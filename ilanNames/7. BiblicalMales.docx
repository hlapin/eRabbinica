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487779" w14:textId="77777777" w:rsidR="00375D2C" w:rsidRPr="00E8424F" w:rsidRDefault="00791988" w:rsidP="00E8424F">
      <w:pPr>
        <w:bidi w:val="0"/>
        <w:jc w:val="center"/>
        <w:rPr>
          <w:sz w:val="24"/>
          <w:szCs w:val="24"/>
        </w:rPr>
      </w:pPr>
      <w:r w:rsidRPr="00E8424F">
        <w:rPr>
          <w:sz w:val="24"/>
          <w:szCs w:val="24"/>
        </w:rPr>
        <w:t xml:space="preserve">Biblical Names </w:t>
      </w:r>
      <w:r w:rsidR="00382338" w:rsidRPr="00E8424F">
        <w:rPr>
          <w:sz w:val="24"/>
          <w:szCs w:val="24"/>
        </w:rPr>
        <w:t>–</w:t>
      </w:r>
      <w:r w:rsidRPr="00E8424F">
        <w:rPr>
          <w:sz w:val="24"/>
          <w:szCs w:val="24"/>
        </w:rPr>
        <w:t xml:space="preserve"> Male</w:t>
      </w:r>
    </w:p>
    <w:p w14:paraId="6A1C1766" w14:textId="77777777" w:rsidR="00382338" w:rsidRDefault="00671041" w:rsidP="00671041">
      <w:pPr>
        <w:tabs>
          <w:tab w:val="left" w:pos="5268"/>
        </w:tabs>
        <w:bidi w:val="0"/>
      </w:pPr>
      <w:r>
        <w:tab/>
      </w:r>
    </w:p>
    <w:p w14:paraId="52BA97F8" w14:textId="77777777" w:rsidR="00BD0433" w:rsidRDefault="00047F25" w:rsidP="00066856">
      <w:pPr>
        <w:bidi w:val="0"/>
        <w:rPr>
          <w:b/>
          <w:bCs/>
        </w:rPr>
      </w:pPr>
      <w:r w:rsidRPr="00047F25">
        <w:rPr>
          <w:rFonts w:cs="Times New Roman"/>
          <w:sz w:val="24"/>
          <w:szCs w:val="24"/>
          <w:rtl/>
        </w:rPr>
        <w:t>אבידן</w:t>
      </w:r>
      <w:r w:rsidR="00BD0433" w:rsidRPr="00047F25">
        <w:rPr>
          <w:rStyle w:val="FootnoteReference"/>
          <w:rFonts w:cs="Times New Roman"/>
          <w:sz w:val="24"/>
          <w:szCs w:val="24"/>
          <w:lang w:val="en-GB"/>
        </w:rPr>
        <w:footnoteReference w:id="1"/>
      </w:r>
      <w:r w:rsidR="00BD0433" w:rsidRPr="00047F25">
        <w:rPr>
          <w:rFonts w:cs="Times New Roman"/>
          <w:b/>
          <w:bCs/>
          <w:sz w:val="24"/>
          <w:szCs w:val="24"/>
          <w:lang w:val="en-GB"/>
        </w:rPr>
        <w:t xml:space="preserve"> </w:t>
      </w:r>
      <w:r w:rsidR="00BD0433" w:rsidRPr="00047F25">
        <w:rPr>
          <w:rFonts w:cs="Times New Roman"/>
          <w:sz w:val="24"/>
          <w:szCs w:val="24"/>
          <w:lang w:val="en-GB"/>
        </w:rPr>
        <w:t>–</w:t>
      </w:r>
      <w:r w:rsidR="00BD0433" w:rsidRPr="00047F25">
        <w:rPr>
          <w:rFonts w:cs="Times New Roman"/>
          <w:b/>
          <w:bCs/>
          <w:sz w:val="24"/>
          <w:szCs w:val="24"/>
          <w:lang w:val="en-GB"/>
        </w:rPr>
        <w:t xml:space="preserve"> </w:t>
      </w:r>
      <w:r w:rsidR="00BD0433" w:rsidRPr="002049C8">
        <w:rPr>
          <w:rFonts w:cs="Times New Roman"/>
          <w:i/>
          <w:iCs/>
          <w:sz w:val="24"/>
          <w:szCs w:val="24"/>
          <w:lang w:val="en-GB"/>
        </w:rPr>
        <w:t>Abidan</w:t>
      </w:r>
    </w:p>
    <w:p w14:paraId="5B64DEDB" w14:textId="77777777" w:rsidR="00BD0433" w:rsidRPr="000B5922" w:rsidRDefault="00BD0433" w:rsidP="002049C8">
      <w:pPr>
        <w:bidi w:val="0"/>
        <w:rPr>
          <w:b/>
          <w:bCs/>
        </w:rPr>
      </w:pPr>
    </w:p>
    <w:p w14:paraId="47C668A0" w14:textId="77777777" w:rsidR="00BD0433" w:rsidRDefault="00BD0433" w:rsidP="003618B2">
      <w:pPr>
        <w:numPr>
          <w:ilvl w:val="0"/>
          <w:numId w:val="1"/>
        </w:numPr>
        <w:bidi w:val="0"/>
        <w:rPr>
          <w:b/>
          <w:bCs/>
          <w:lang w:val="en-GB"/>
        </w:rPr>
      </w:pPr>
      <w:bookmarkStart w:id="0" w:name="_GoBack"/>
      <w:r w:rsidRPr="003C460A">
        <w:rPr>
          <w:rFonts w:cs="Times New Roman"/>
          <w:b/>
          <w:bCs/>
          <w:lang w:val="en-GB"/>
        </w:rPr>
        <w:t xml:space="preserve">O: </w:t>
      </w:r>
      <w:r w:rsidR="00273F1A">
        <w:rPr>
          <w:rFonts w:ascii="Coptic" w:hAnsi="Coptic" w:cs="Times New Roman"/>
          <w:lang w:val="en-GB"/>
        </w:rPr>
        <w:t>abid</w:t>
      </w:r>
      <w:r w:rsidR="00AA19C6">
        <w:rPr>
          <w:rFonts w:ascii="Coptic" w:hAnsi="Coptic" w:cs="Times New Roman"/>
          <w:lang w:val="en-GB"/>
        </w:rPr>
        <w:t>w</w:t>
      </w:r>
      <w:r w:rsidRPr="00680B02">
        <w:rPr>
          <w:rFonts w:ascii="Coptic" w:hAnsi="Coptic" w:cs="Times New Roman"/>
          <w:lang w:val="en-GB"/>
        </w:rPr>
        <w:t>n</w:t>
      </w:r>
      <w:r w:rsidRPr="00327F42">
        <w:rPr>
          <w:rStyle w:val="FootnoteReference"/>
          <w:rFonts w:cs="Times New Roman"/>
          <w:lang w:val="en-GB"/>
        </w:rPr>
        <w:footnoteReference w:id="2"/>
      </w:r>
      <w:r>
        <w:rPr>
          <w:rFonts w:cs="Times New Roman"/>
          <w:b/>
          <w:bCs/>
          <w:lang w:val="en-GB"/>
        </w:rPr>
        <w:t xml:space="preserve"> </w:t>
      </w:r>
      <w:r w:rsidRPr="003C460A">
        <w:rPr>
          <w:rFonts w:cs="Times New Roman"/>
          <w:b/>
          <w:bCs/>
          <w:lang w:val="en-GB"/>
        </w:rPr>
        <w:t xml:space="preserve">Ds: </w:t>
      </w:r>
      <w:r w:rsidR="003618B2">
        <w:rPr>
          <w:rFonts w:cs="Times New Roman"/>
          <w:lang w:val="en-GB"/>
        </w:rPr>
        <w:t>High p</w:t>
      </w:r>
      <w:r>
        <w:rPr>
          <w:rFonts w:cs="Times New Roman"/>
          <w:lang w:val="en-GB"/>
        </w:rPr>
        <w:t>riest</w:t>
      </w:r>
      <w:r>
        <w:rPr>
          <w:rStyle w:val="FootnoteReference"/>
          <w:rFonts w:cs="Times New Roman"/>
          <w:lang w:val="en-GB"/>
        </w:rPr>
        <w:footnoteReference w:id="3"/>
      </w:r>
      <w:r>
        <w:rPr>
          <w:rFonts w:cs="Times New Roman"/>
          <w:b/>
          <w:bCs/>
          <w:lang w:val="en-GB"/>
        </w:rPr>
        <w:t xml:space="preserve"> </w:t>
      </w:r>
      <w:r w:rsidRPr="003C460A">
        <w:rPr>
          <w:rFonts w:cs="Times New Roman"/>
          <w:b/>
          <w:bCs/>
          <w:lang w:val="en-GB"/>
        </w:rPr>
        <w:t xml:space="preserve">F: </w:t>
      </w:r>
      <w:r w:rsidRPr="00C01DB8">
        <w:rPr>
          <w:rFonts w:cs="Times New Roman"/>
          <w:lang w:val="en-GB"/>
        </w:rPr>
        <w:t>–</w:t>
      </w:r>
      <w:r w:rsidRPr="003C460A">
        <w:rPr>
          <w:rFonts w:cs="Times New Roman"/>
          <w:lang w:val="en-GB"/>
        </w:rPr>
        <w:t xml:space="preserve"> </w:t>
      </w:r>
      <w:r w:rsidRPr="003C460A">
        <w:rPr>
          <w:rFonts w:cs="Times New Roman"/>
          <w:b/>
          <w:bCs/>
          <w:lang w:val="en-GB"/>
        </w:rPr>
        <w:t xml:space="preserve">S: </w:t>
      </w:r>
      <w:r>
        <w:t xml:space="preserve">Pseudo-Cyril of Jerusalem, </w:t>
      </w:r>
      <w:r>
        <w:rPr>
          <w:i/>
          <w:iCs/>
        </w:rPr>
        <w:t>The Cross</w:t>
      </w:r>
      <w:r>
        <w:t>, 29b II</w:t>
      </w:r>
      <w:r w:rsidRPr="003C460A">
        <w:rPr>
          <w:rFonts w:cs="Times New Roman"/>
          <w:b/>
          <w:bCs/>
          <w:lang w:val="en-GB"/>
        </w:rPr>
        <w:t xml:space="preserve"> E: </w:t>
      </w:r>
      <w:r w:rsidRPr="00840B48">
        <w:rPr>
          <w:rFonts w:cs="Times New Roman"/>
          <w:lang w:val="en-GB"/>
        </w:rPr>
        <w:t>–</w:t>
      </w:r>
      <w:r w:rsidRPr="003C460A">
        <w:rPr>
          <w:rFonts w:cs="Times New Roman"/>
          <w:b/>
          <w:bCs/>
          <w:lang w:val="en-GB"/>
        </w:rPr>
        <w:t xml:space="preserve"> D: </w:t>
      </w:r>
      <w:bookmarkEnd w:id="0"/>
      <w:r>
        <w:rPr>
          <w:rFonts w:cs="Times New Roman"/>
          <w:lang w:val="en-GB"/>
        </w:rPr>
        <w:t>312-37</w:t>
      </w:r>
      <w:r>
        <w:rPr>
          <w:rStyle w:val="FootnoteReference"/>
          <w:rFonts w:cs="Times New Roman"/>
          <w:lang w:val="en-GB"/>
        </w:rPr>
        <w:footnoteReference w:id="4"/>
      </w:r>
    </w:p>
    <w:p w14:paraId="21A89FA3" w14:textId="77777777" w:rsidR="00BD0433" w:rsidRDefault="00BD0433" w:rsidP="00F8429E">
      <w:pPr>
        <w:numPr>
          <w:ilvl w:val="0"/>
          <w:numId w:val="1"/>
        </w:numPr>
        <w:bidi w:val="0"/>
        <w:rPr>
          <w:rFonts w:cs="Times New Roman"/>
          <w:sz w:val="24"/>
          <w:szCs w:val="24"/>
        </w:rPr>
        <w:sectPr w:rsidR="00BD0433" w:rsidSect="00445A44">
          <w:footerReference w:type="default" r:id="rId8"/>
          <w:footnotePr>
            <w:pos w:val="beneathText"/>
            <w:numRestart w:val="eachSect"/>
          </w:footnotePr>
          <w:type w:val="continuous"/>
          <w:pgSz w:w="11906" w:h="16838"/>
          <w:pgMar w:top="1440" w:right="1800" w:bottom="1440" w:left="1800" w:header="720" w:footer="720" w:gutter="0"/>
          <w:pgNumType w:start="49"/>
          <w:cols w:space="720"/>
          <w:bidi/>
          <w:rtlGutter/>
        </w:sectPr>
      </w:pPr>
      <w:r w:rsidRPr="000B5922">
        <w:rPr>
          <w:b/>
          <w:bCs/>
          <w:lang w:val="en-GB"/>
        </w:rPr>
        <w:t xml:space="preserve">O: </w:t>
      </w:r>
      <w:r w:rsidRPr="00CC3B00">
        <w:rPr>
          <w:rFonts w:cs="Times New Roman"/>
          <w:rtl/>
        </w:rPr>
        <w:t>אבודן</w:t>
      </w:r>
      <w:r>
        <w:rPr>
          <w:rStyle w:val="FootnoteReference"/>
          <w:lang w:val="en-GB"/>
        </w:rPr>
        <w:footnoteReference w:id="5"/>
      </w:r>
      <w:r>
        <w:rPr>
          <w:lang w:val="en-GB"/>
        </w:rPr>
        <w:t xml:space="preserve"> </w:t>
      </w:r>
      <w:r w:rsidRPr="000B5922">
        <w:rPr>
          <w:b/>
          <w:bCs/>
          <w:lang w:val="en-GB"/>
        </w:rPr>
        <w:t xml:space="preserve">Ds: </w:t>
      </w:r>
      <w:r w:rsidRPr="000B5922">
        <w:rPr>
          <w:lang w:val="en-GB"/>
        </w:rPr>
        <w:t>Aaron (</w:t>
      </w:r>
      <w:r>
        <w:rPr>
          <w:lang w:val="en-GB"/>
        </w:rPr>
        <w:t>3</w:t>
      </w:r>
      <w:r w:rsidRPr="000B5922">
        <w:rPr>
          <w:lang w:val="en-GB"/>
        </w:rPr>
        <w:t xml:space="preserve">)’s </w:t>
      </w:r>
      <w:r>
        <w:rPr>
          <w:lang w:val="en-GB"/>
        </w:rPr>
        <w:t>father?</w:t>
      </w:r>
      <w:r>
        <w:rPr>
          <w:rStyle w:val="FootnoteReference"/>
          <w:lang w:val="en-GB"/>
        </w:rPr>
        <w:footnoteReference w:id="6"/>
      </w:r>
      <w:r w:rsidRPr="000B5922">
        <w:rPr>
          <w:lang w:val="en-GB"/>
        </w:rPr>
        <w:t xml:space="preserve"> </w:t>
      </w:r>
      <w:r w:rsidRPr="000B5922">
        <w:rPr>
          <w:b/>
          <w:bCs/>
          <w:lang w:val="en-GB"/>
        </w:rPr>
        <w:t xml:space="preserve">F: </w:t>
      </w:r>
      <w:r w:rsidRPr="000B5922">
        <w:rPr>
          <w:lang w:val="en-GB"/>
        </w:rPr>
        <w:t xml:space="preserve">Epitaph, </w:t>
      </w:r>
      <w:smartTag w:uri="urn:schemas-microsoft-com:office:smarttags" w:element="City">
        <w:r w:rsidRPr="000B5922">
          <w:rPr>
            <w:lang w:val="en-GB"/>
          </w:rPr>
          <w:t>Jerusalem</w:t>
        </w:r>
      </w:smartTag>
      <w:r w:rsidRPr="000B5922">
        <w:rPr>
          <w:lang w:val="en-GB"/>
        </w:rPr>
        <w:t>,</w:t>
      </w:r>
      <w:r w:rsidRPr="000B5922">
        <w:rPr>
          <w:b/>
          <w:bCs/>
          <w:lang w:val="en-GB"/>
        </w:rPr>
        <w:t xml:space="preserve"> </w:t>
      </w:r>
      <w:r w:rsidRPr="000B5922">
        <w:rPr>
          <w:lang w:val="en-GB"/>
        </w:rPr>
        <w:t>Clermont-Ganneau</w:t>
      </w:r>
      <w:r w:rsidRPr="000B5922">
        <w:rPr>
          <w:b/>
          <w:bCs/>
          <w:lang w:val="en-GB"/>
        </w:rPr>
        <w:t xml:space="preserve"> S: </w:t>
      </w:r>
      <w:r w:rsidRPr="000B5922">
        <w:rPr>
          <w:i/>
          <w:iCs/>
          <w:lang w:val="en-GB"/>
        </w:rPr>
        <w:t>CIJ</w:t>
      </w:r>
      <w:r w:rsidRPr="000B5922">
        <w:rPr>
          <w:lang w:val="en-GB"/>
        </w:rPr>
        <w:t xml:space="preserve"> 1389 </w:t>
      </w:r>
      <w:r>
        <w:rPr>
          <w:b/>
          <w:bCs/>
          <w:lang w:val="en-GB"/>
        </w:rPr>
        <w:t xml:space="preserve">E: </w:t>
      </w:r>
      <w:r w:rsidRPr="00FA6BAE">
        <w:rPr>
          <w:lang w:val="en-GB"/>
        </w:rPr>
        <w:t>Family?</w:t>
      </w:r>
      <w:r>
        <w:rPr>
          <w:rStyle w:val="FootnoteReference"/>
          <w:lang w:val="en-GB"/>
        </w:rPr>
        <w:footnoteReference w:id="7"/>
      </w:r>
      <w:r w:rsidRPr="000B5922">
        <w:rPr>
          <w:lang w:val="en-GB"/>
        </w:rPr>
        <w:t xml:space="preserve"> </w:t>
      </w:r>
      <w:r w:rsidRPr="000B5922">
        <w:rPr>
          <w:b/>
          <w:bCs/>
          <w:lang w:val="en-GB"/>
        </w:rPr>
        <w:t xml:space="preserve">D: </w:t>
      </w:r>
      <w:r w:rsidR="00F8429E">
        <w:t>3</w:t>
      </w:r>
      <w:r w:rsidR="00F8429E" w:rsidRPr="00550A76">
        <w:rPr>
          <w:vertAlign w:val="superscript"/>
        </w:rPr>
        <w:t>rd</w:t>
      </w:r>
      <w:r w:rsidR="00F8429E">
        <w:t>-7</w:t>
      </w:r>
      <w:r w:rsidR="00F8429E" w:rsidRPr="00550A76">
        <w:rPr>
          <w:vertAlign w:val="superscript"/>
        </w:rPr>
        <w:t>th</w:t>
      </w:r>
      <w:r w:rsidR="00F8429E">
        <w:t xml:space="preserve"> C</w:t>
      </w:r>
      <w:r w:rsidR="00F8429E">
        <w:rPr>
          <w:rStyle w:val="FootnoteReference"/>
        </w:rPr>
        <w:footnoteReference w:id="8"/>
      </w:r>
    </w:p>
    <w:p w14:paraId="5D00FE10" w14:textId="77777777" w:rsidR="00BD0433" w:rsidRDefault="00BD0433" w:rsidP="001C1433">
      <w:pPr>
        <w:bidi w:val="0"/>
        <w:rPr>
          <w:rFonts w:cs="Times New Roman"/>
          <w:sz w:val="24"/>
          <w:szCs w:val="24"/>
        </w:rPr>
      </w:pPr>
    </w:p>
    <w:p w14:paraId="0A1FA174" w14:textId="77777777" w:rsidR="00BD0433" w:rsidRDefault="00BD0433" w:rsidP="00306377">
      <w:pPr>
        <w:bidi w:val="0"/>
        <w:rPr>
          <w:i/>
          <w:iCs/>
          <w:sz w:val="24"/>
          <w:szCs w:val="24"/>
        </w:rPr>
      </w:pPr>
      <w:r w:rsidRPr="00F4065A">
        <w:rPr>
          <w:rFonts w:cs="Times New Roman"/>
          <w:sz w:val="24"/>
          <w:szCs w:val="24"/>
          <w:rtl/>
        </w:rPr>
        <w:t>אביה</w:t>
      </w:r>
      <w:r w:rsidRPr="00F4065A">
        <w:rPr>
          <w:rStyle w:val="FootnoteReference"/>
          <w:sz w:val="24"/>
          <w:szCs w:val="24"/>
        </w:rPr>
        <w:footnoteReference w:id="9"/>
      </w:r>
      <w:r w:rsidRPr="00F4065A">
        <w:rPr>
          <w:b/>
          <w:bCs/>
          <w:sz w:val="24"/>
          <w:szCs w:val="24"/>
        </w:rPr>
        <w:t xml:space="preserve"> </w:t>
      </w:r>
      <w:r w:rsidRPr="00F4065A">
        <w:rPr>
          <w:sz w:val="24"/>
          <w:szCs w:val="24"/>
        </w:rPr>
        <w:t>–</w:t>
      </w:r>
      <w:r w:rsidRPr="00F4065A">
        <w:rPr>
          <w:b/>
          <w:bCs/>
          <w:sz w:val="24"/>
          <w:szCs w:val="24"/>
        </w:rPr>
        <w:t xml:space="preserve"> </w:t>
      </w:r>
      <w:r w:rsidRPr="002049C8">
        <w:rPr>
          <w:i/>
          <w:iCs/>
          <w:sz w:val="24"/>
          <w:szCs w:val="24"/>
        </w:rPr>
        <w:t>Abiah</w:t>
      </w:r>
      <w:r>
        <w:rPr>
          <w:sz w:val="24"/>
          <w:szCs w:val="24"/>
        </w:rPr>
        <w:t xml:space="preserve"> </w:t>
      </w:r>
    </w:p>
    <w:p w14:paraId="7A81995B" w14:textId="77777777" w:rsidR="00BD0433" w:rsidRPr="00306377" w:rsidRDefault="00BD0433" w:rsidP="002049C8">
      <w:pPr>
        <w:bidi w:val="0"/>
        <w:rPr>
          <w:i/>
          <w:iCs/>
          <w:sz w:val="24"/>
          <w:szCs w:val="24"/>
        </w:rPr>
      </w:pPr>
    </w:p>
    <w:p w14:paraId="58E53D6E" w14:textId="77777777" w:rsidR="00BD0433" w:rsidRPr="00382338" w:rsidRDefault="00BD0433" w:rsidP="006A76D2">
      <w:pPr>
        <w:numPr>
          <w:ilvl w:val="0"/>
          <w:numId w:val="2"/>
        </w:numPr>
        <w:bidi w:val="0"/>
      </w:pPr>
      <w:r>
        <w:rPr>
          <w:b/>
          <w:bCs/>
        </w:rPr>
        <w:t xml:space="preserve">O: </w:t>
      </w:r>
      <w:r w:rsidRPr="008C1A87">
        <w:rPr>
          <w:rFonts w:cs="Times New Roman"/>
          <w:rtl/>
          <w:lang w:bidi="ar-SA"/>
        </w:rPr>
        <w:t>ابيه</w:t>
      </w:r>
      <w:r w:rsidRPr="00D05528">
        <w:rPr>
          <w:rStyle w:val="FootnoteReference"/>
        </w:rPr>
        <w:footnoteReference w:id="10"/>
      </w:r>
      <w:r>
        <w:rPr>
          <w:b/>
          <w:bCs/>
        </w:rPr>
        <w:t xml:space="preserve"> </w:t>
      </w:r>
      <w:r w:rsidRPr="00382338">
        <w:rPr>
          <w:b/>
          <w:bCs/>
        </w:rPr>
        <w:t>Ds</w:t>
      </w:r>
      <w:r>
        <w:rPr>
          <w:b/>
          <w:bCs/>
        </w:rPr>
        <w:t xml:space="preserve">: </w:t>
      </w:r>
      <w:r>
        <w:t>Sectarian</w:t>
      </w:r>
      <w:r>
        <w:rPr>
          <w:rStyle w:val="FootnoteReference"/>
        </w:rPr>
        <w:footnoteReference w:id="11"/>
      </w:r>
      <w:r>
        <w:t xml:space="preserve"> </w:t>
      </w:r>
      <w:r>
        <w:rPr>
          <w:b/>
          <w:bCs/>
        </w:rPr>
        <w:t xml:space="preserve">F: </w:t>
      </w:r>
      <w:r w:rsidRPr="00840B48">
        <w:t>–</w:t>
      </w:r>
      <w:r w:rsidRPr="00E12CAE">
        <w:t xml:space="preserve"> </w:t>
      </w:r>
      <w:r w:rsidRPr="00E12CAE">
        <w:rPr>
          <w:b/>
          <w:bCs/>
        </w:rPr>
        <w:t>S:</w:t>
      </w:r>
      <w:r w:rsidRPr="00E12CAE">
        <w:t xml:space="preserve"> Abu’l Fath</w:t>
      </w:r>
      <w:r>
        <w:t>, 173</w:t>
      </w:r>
      <w:r>
        <w:rPr>
          <w:b/>
          <w:bCs/>
        </w:rPr>
        <w:t xml:space="preserve"> E: </w:t>
      </w:r>
      <w:r w:rsidRPr="006C3B5F">
        <w:t>Samaritan</w:t>
      </w:r>
      <w:r w:rsidRPr="003335B1">
        <w:rPr>
          <w:rStyle w:val="FootnoteReference"/>
          <w:rFonts w:cs="Times New Roman"/>
        </w:rPr>
        <w:footnoteReference w:id="12"/>
      </w:r>
      <w:r>
        <w:rPr>
          <w:b/>
          <w:bCs/>
        </w:rPr>
        <w:t xml:space="preserve"> D: </w:t>
      </w:r>
      <w:r>
        <w:t>4</w:t>
      </w:r>
      <w:r w:rsidRPr="00A91D97">
        <w:rPr>
          <w:vertAlign w:val="superscript"/>
        </w:rPr>
        <w:t>th</w:t>
      </w:r>
      <w:r>
        <w:t>-7</w:t>
      </w:r>
      <w:r w:rsidRPr="00A91D97">
        <w:rPr>
          <w:vertAlign w:val="superscript"/>
        </w:rPr>
        <w:t>th</w:t>
      </w:r>
      <w:r>
        <w:t xml:space="preserve"> C</w:t>
      </w:r>
      <w:r>
        <w:rPr>
          <w:rStyle w:val="FootnoteReference"/>
        </w:rPr>
        <w:footnoteReference w:id="13"/>
      </w:r>
    </w:p>
    <w:p w14:paraId="6D728B16" w14:textId="77777777" w:rsidR="00BD0433" w:rsidRDefault="00BD0433" w:rsidP="00FC0DF3">
      <w:pPr>
        <w:bidi w:val="0"/>
        <w:sectPr w:rsidR="00BD0433" w:rsidSect="00047F25">
          <w:footnotePr>
            <w:pos w:val="beneathText"/>
            <w:numRestart w:val="eachSect"/>
          </w:footnotePr>
          <w:type w:val="continuous"/>
          <w:pgSz w:w="11906" w:h="16838"/>
          <w:pgMar w:top="1440" w:right="1800" w:bottom="1440" w:left="1800" w:header="720" w:footer="720" w:gutter="0"/>
          <w:cols w:space="720"/>
          <w:bidi/>
          <w:rtlGutter/>
        </w:sectPr>
      </w:pPr>
    </w:p>
    <w:p w14:paraId="5E4EBAEF" w14:textId="77777777" w:rsidR="00BD0433" w:rsidRDefault="00BD0433" w:rsidP="00FC0DF3">
      <w:pPr>
        <w:bidi w:val="0"/>
      </w:pPr>
    </w:p>
    <w:p w14:paraId="0D664B0E" w14:textId="77777777" w:rsidR="00BD0433" w:rsidRDefault="00BD0433" w:rsidP="00C911E6">
      <w:pPr>
        <w:bidi w:val="0"/>
        <w:rPr>
          <w:i/>
          <w:iCs/>
          <w:sz w:val="24"/>
          <w:szCs w:val="24"/>
        </w:rPr>
      </w:pPr>
      <w:r w:rsidRPr="00F4065A">
        <w:rPr>
          <w:rFonts w:cs="Times New Roman"/>
          <w:sz w:val="24"/>
          <w:szCs w:val="24"/>
          <w:rtl/>
        </w:rPr>
        <w:t>אביתר</w:t>
      </w:r>
      <w:r w:rsidRPr="00F4065A">
        <w:rPr>
          <w:rStyle w:val="FootnoteReference"/>
          <w:sz w:val="24"/>
          <w:szCs w:val="24"/>
        </w:rPr>
        <w:footnoteReference w:id="14"/>
      </w:r>
      <w:r w:rsidRPr="00F4065A">
        <w:rPr>
          <w:sz w:val="24"/>
          <w:szCs w:val="24"/>
        </w:rPr>
        <w:t xml:space="preserve"> – </w:t>
      </w:r>
      <w:r w:rsidRPr="002049C8">
        <w:rPr>
          <w:i/>
          <w:iCs/>
          <w:sz w:val="24"/>
          <w:szCs w:val="24"/>
        </w:rPr>
        <w:t>Abiathar</w:t>
      </w:r>
      <w:r w:rsidRPr="00F4065A">
        <w:rPr>
          <w:sz w:val="24"/>
          <w:szCs w:val="24"/>
        </w:rPr>
        <w:t xml:space="preserve"> </w:t>
      </w:r>
    </w:p>
    <w:p w14:paraId="2859FE9A" w14:textId="77777777" w:rsidR="00BD0433" w:rsidRPr="00F4065A" w:rsidRDefault="00BD0433" w:rsidP="002049C8">
      <w:pPr>
        <w:bidi w:val="0"/>
        <w:rPr>
          <w:i/>
          <w:iCs/>
          <w:sz w:val="24"/>
          <w:szCs w:val="24"/>
        </w:rPr>
      </w:pPr>
    </w:p>
    <w:p w14:paraId="1F891B5C" w14:textId="77777777" w:rsidR="00BD0433" w:rsidRDefault="00BD0433" w:rsidP="003B7C34">
      <w:pPr>
        <w:numPr>
          <w:ilvl w:val="0"/>
          <w:numId w:val="3"/>
        </w:numPr>
        <w:bidi w:val="0"/>
        <w:rPr>
          <w:rtl/>
        </w:rPr>
      </w:pPr>
      <w:r>
        <w:rPr>
          <w:b/>
          <w:bCs/>
        </w:rPr>
        <w:t xml:space="preserve">O: </w:t>
      </w:r>
      <w:r w:rsidRPr="00840B48">
        <w:t>–</w:t>
      </w:r>
      <w:r>
        <w:rPr>
          <w:b/>
          <w:bCs/>
        </w:rPr>
        <w:t xml:space="preserve"> Ds: </w:t>
      </w:r>
      <w:r w:rsidRPr="00C01DB8">
        <w:t>–</w:t>
      </w:r>
      <w:r>
        <w:rPr>
          <w:b/>
          <w:bCs/>
        </w:rPr>
        <w:t xml:space="preserve"> F: </w:t>
      </w:r>
      <w:r w:rsidRPr="00840B48">
        <w:t>–</w:t>
      </w:r>
      <w:r>
        <w:rPr>
          <w:b/>
          <w:bCs/>
        </w:rPr>
        <w:t xml:space="preserve"> S:</w:t>
      </w:r>
      <w:r>
        <w:t xml:space="preserve"> </w:t>
      </w:r>
      <w:r w:rsidRPr="000A6AD8">
        <w:rPr>
          <w:i/>
          <w:iCs/>
        </w:rPr>
        <w:t>yBer</w:t>
      </w:r>
      <w:r>
        <w:t xml:space="preserve"> 9:</w:t>
      </w:r>
      <w:r w:rsidRPr="00EB227D">
        <w:t>1</w:t>
      </w:r>
      <w:r>
        <w:t xml:space="preserve"> 1</w:t>
      </w:r>
      <w:r w:rsidRPr="00EB227D">
        <w:t>3</w:t>
      </w:r>
      <w:r>
        <w:t>a</w:t>
      </w:r>
      <w:r w:rsidRPr="00EB227D">
        <w:t xml:space="preserve"> (</w:t>
      </w:r>
      <w:r>
        <w:t xml:space="preserve">Kosovsky, </w:t>
      </w:r>
      <w:r>
        <w:rPr>
          <w:i/>
          <w:iCs/>
        </w:rPr>
        <w:t>Yerushalmi</w:t>
      </w:r>
      <w:r>
        <w:t>, 53)</w:t>
      </w:r>
      <w:r>
        <w:rPr>
          <w:b/>
          <w:bCs/>
        </w:rPr>
        <w:t xml:space="preserve"> E:</w:t>
      </w:r>
      <w:r w:rsidRPr="00EB227D">
        <w:rPr>
          <w:b/>
          <w:bCs/>
        </w:rPr>
        <w:t xml:space="preserve"> </w:t>
      </w:r>
      <w:r w:rsidRPr="00840B48">
        <w:t>–</w:t>
      </w:r>
      <w:r>
        <w:rPr>
          <w:b/>
          <w:bCs/>
        </w:rPr>
        <w:t xml:space="preserve"> D: </w:t>
      </w:r>
      <w:r w:rsidR="003B7C34">
        <w:t>3</w:t>
      </w:r>
      <w:r w:rsidR="003B7C34" w:rsidRPr="003B7C34">
        <w:rPr>
          <w:vertAlign w:val="superscript"/>
        </w:rPr>
        <w:t>rd</w:t>
      </w:r>
      <w:r w:rsidR="003B7C34">
        <w:t>-4</w:t>
      </w:r>
      <w:r w:rsidR="003B7C34" w:rsidRPr="003B7C34">
        <w:rPr>
          <w:vertAlign w:val="superscript"/>
        </w:rPr>
        <w:t>th</w:t>
      </w:r>
      <w:r w:rsidR="003B7C34">
        <w:t xml:space="preserve"> C CE</w:t>
      </w:r>
      <w:r w:rsidR="003B7C34">
        <w:rPr>
          <w:rStyle w:val="FootnoteReference"/>
          <w:rtl/>
        </w:rPr>
        <w:footnoteReference w:id="15"/>
      </w:r>
    </w:p>
    <w:p w14:paraId="69EB61D9" w14:textId="77777777" w:rsidR="009637E9" w:rsidRPr="001B0B28" w:rsidRDefault="009637E9" w:rsidP="009637E9">
      <w:pPr>
        <w:numPr>
          <w:ilvl w:val="0"/>
          <w:numId w:val="3"/>
        </w:numPr>
        <w:bidi w:val="0"/>
        <w:rPr>
          <w:noProof/>
        </w:rPr>
      </w:pPr>
      <w:r w:rsidRPr="001B0B28">
        <w:rPr>
          <w:b/>
          <w:bCs/>
          <w:lang w:val="en-GB"/>
        </w:rPr>
        <w:t>O</w:t>
      </w:r>
      <w:r w:rsidRPr="00CE2205">
        <w:rPr>
          <w:b/>
          <w:bCs/>
          <w:lang w:val="en-GB"/>
        </w:rPr>
        <w:t xml:space="preserve">: </w:t>
      </w:r>
      <w:r w:rsidR="00272471">
        <w:rPr>
          <w:rFonts w:ascii="Graeca" w:hAnsi="Graeca"/>
          <w:lang w:val="en-GB"/>
        </w:rPr>
        <w:t></w:t>
      </w:r>
      <w:r w:rsidR="00272471">
        <w:rPr>
          <w:rFonts w:ascii="Graeca" w:hAnsi="Graeca"/>
          <w:lang w:val="en-GB"/>
        </w:rPr>
        <w:t></w:t>
      </w:r>
      <w:r w:rsidRPr="00CE2205">
        <w:rPr>
          <w:rFonts w:ascii="Graeca" w:hAnsi="Graeca"/>
          <w:lang w:val="en-GB"/>
        </w:rPr>
        <w:t></w:t>
      </w:r>
      <w:r w:rsidRPr="00CE2205">
        <w:rPr>
          <w:rFonts w:ascii="Graeca" w:hAnsi="Graeca"/>
          <w:lang w:val="en-GB"/>
        </w:rPr>
        <w:t></w:t>
      </w:r>
      <w:r w:rsidRPr="00CE2205">
        <w:rPr>
          <w:rFonts w:ascii="Graeca" w:hAnsi="Graeca"/>
          <w:lang w:val="en-GB"/>
        </w:rPr>
        <w:t></w:t>
      </w:r>
      <w:r w:rsidR="00865CD2">
        <w:rPr>
          <w:rFonts w:ascii="Graeca" w:hAnsi="Graeca"/>
          <w:lang w:val="en-GB"/>
        </w:rPr>
        <w:t></w:t>
      </w:r>
      <w:r w:rsidRPr="00CE2205">
        <w:rPr>
          <w:rFonts w:ascii="Graeca" w:hAnsi="Graeca"/>
          <w:lang w:val="en-GB"/>
        </w:rPr>
        <w:t></w:t>
      </w:r>
      <w:r w:rsidRPr="00CE2205">
        <w:rPr>
          <w:rFonts w:ascii="Graeca" w:hAnsi="Graeca"/>
          <w:lang w:val="en-GB"/>
        </w:rPr>
        <w:t></w:t>
      </w:r>
      <w:r w:rsidR="00865CD2">
        <w:rPr>
          <w:rFonts w:cs="Times New Roman"/>
          <w:lang w:val="en-GB"/>
        </w:rPr>
        <w:t>&lt;</w:t>
      </w:r>
      <w:r w:rsidR="00865CD2">
        <w:rPr>
          <w:rFonts w:ascii="Graeca" w:hAnsi="Graeca"/>
          <w:lang w:val="en-GB"/>
        </w:rPr>
        <w:t></w:t>
      </w:r>
      <w:r w:rsidR="00865CD2">
        <w:rPr>
          <w:rFonts w:cs="Times New Roman"/>
          <w:lang w:val="en-GB"/>
        </w:rPr>
        <w:t>&gt;</w:t>
      </w:r>
      <w:r w:rsidRPr="00CE2205">
        <w:rPr>
          <w:rFonts w:ascii="Graeca" w:hAnsi="Graeca"/>
          <w:lang w:val="en-GB"/>
        </w:rPr>
        <w:t></w:t>
      </w:r>
      <w:r w:rsidRPr="00CE2205">
        <w:rPr>
          <w:rStyle w:val="FootnoteReference"/>
          <w:rFonts w:ascii="Graeca" w:hAnsi="Graeca"/>
          <w:lang w:val="en-GB"/>
        </w:rPr>
        <w:footnoteReference w:id="16"/>
      </w:r>
      <w:r w:rsidRPr="00CE2205">
        <w:rPr>
          <w:rFonts w:cs="Times New Roman"/>
          <w:lang w:val="en-GB"/>
        </w:rPr>
        <w:t xml:space="preserve"> </w:t>
      </w:r>
      <w:r w:rsidRPr="00CE2205">
        <w:rPr>
          <w:b/>
          <w:bCs/>
          <w:lang w:val="en-GB"/>
        </w:rPr>
        <w:t>Ds</w:t>
      </w:r>
      <w:r w:rsidRPr="001B0B28">
        <w:rPr>
          <w:b/>
          <w:bCs/>
          <w:lang w:val="en-GB"/>
        </w:rPr>
        <w:t>:</w:t>
      </w:r>
      <w:r w:rsidRPr="001B0B28">
        <w:rPr>
          <w:lang w:val="en-GB"/>
        </w:rPr>
        <w:t xml:space="preserve"> </w:t>
      </w:r>
      <w:r w:rsidR="004C4095">
        <w:rPr>
          <w:lang w:val="en-GB"/>
        </w:rPr>
        <w:t>–</w:t>
      </w:r>
      <w:r w:rsidRPr="001B0B28">
        <w:rPr>
          <w:lang w:val="en-GB"/>
        </w:rPr>
        <w:t xml:space="preserve"> </w:t>
      </w:r>
      <w:r w:rsidRPr="001B0B28">
        <w:rPr>
          <w:b/>
          <w:bCs/>
          <w:lang w:val="en-GB"/>
        </w:rPr>
        <w:t xml:space="preserve">F: </w:t>
      </w:r>
      <w:r w:rsidRPr="001B0B28">
        <w:rPr>
          <w:lang w:val="en-GB"/>
        </w:rPr>
        <w:t xml:space="preserve">Inscription, </w:t>
      </w:r>
      <w:r w:rsidR="00F60345">
        <w:t>Elijah’s Cave</w:t>
      </w:r>
      <w:r w:rsidRPr="001B0B28">
        <w:rPr>
          <w:b/>
          <w:bCs/>
          <w:lang w:val="en-GB"/>
        </w:rPr>
        <w:t xml:space="preserve"> S: </w:t>
      </w:r>
      <w:r w:rsidRPr="001B0B28">
        <w:t xml:space="preserve">Appendix, no. </w:t>
      </w:r>
      <w:r w:rsidR="00D24BC8" w:rsidRPr="001B0B28">
        <w:t>30</w:t>
      </w:r>
      <w:r w:rsidRPr="001B0B28">
        <w:t xml:space="preserve"> </w:t>
      </w:r>
      <w:r w:rsidRPr="001B0B28">
        <w:rPr>
          <w:b/>
          <w:bCs/>
          <w:lang w:val="en-GB"/>
        </w:rPr>
        <w:t xml:space="preserve">E: </w:t>
      </w:r>
      <w:r w:rsidR="004C4095">
        <w:rPr>
          <w:lang w:val="en-GB"/>
        </w:rPr>
        <w:t>–</w:t>
      </w:r>
      <w:r w:rsidRPr="001B0B28">
        <w:rPr>
          <w:rStyle w:val="FootnoteReference"/>
          <w:lang w:val="en-GB"/>
        </w:rPr>
        <w:footnoteReference w:id="17"/>
      </w:r>
      <w:r w:rsidRPr="001B0B28">
        <w:rPr>
          <w:lang w:val="en-GB"/>
        </w:rPr>
        <w:t xml:space="preserve"> </w:t>
      </w:r>
      <w:r w:rsidRPr="001B0B28">
        <w:rPr>
          <w:b/>
          <w:bCs/>
          <w:lang w:val="en-GB"/>
        </w:rPr>
        <w:t xml:space="preserve">D: </w:t>
      </w:r>
      <w:r w:rsidRPr="001B0B28">
        <w:rPr>
          <w:lang w:val="en-GB"/>
        </w:rPr>
        <w:t>Pre-8</w:t>
      </w:r>
      <w:r w:rsidRPr="001B0B28">
        <w:rPr>
          <w:vertAlign w:val="superscript"/>
          <w:lang w:val="en-GB"/>
        </w:rPr>
        <w:t>th</w:t>
      </w:r>
      <w:r w:rsidRPr="001B0B28">
        <w:rPr>
          <w:lang w:val="en-GB"/>
        </w:rPr>
        <w:t xml:space="preserve"> C</w:t>
      </w:r>
      <w:r w:rsidRPr="001B0B28">
        <w:rPr>
          <w:rStyle w:val="FootnoteReference"/>
          <w:lang w:val="en-GB"/>
        </w:rPr>
        <w:footnoteReference w:id="18"/>
      </w:r>
    </w:p>
    <w:p w14:paraId="0615C257" w14:textId="77777777" w:rsidR="00BD0433" w:rsidRDefault="00BD0433" w:rsidP="00A45D2E">
      <w:pPr>
        <w:bidi w:val="0"/>
        <w:rPr>
          <w:rtl/>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BCD246D" w14:textId="77777777" w:rsidR="00BD0433" w:rsidRDefault="00BD0433" w:rsidP="00A45D2E">
      <w:pPr>
        <w:bidi w:val="0"/>
      </w:pPr>
    </w:p>
    <w:p w14:paraId="57FB3280" w14:textId="77777777" w:rsidR="00BD0433" w:rsidRDefault="00BD0433" w:rsidP="00C25296">
      <w:pPr>
        <w:bidi w:val="0"/>
        <w:rPr>
          <w:b/>
          <w:bCs/>
        </w:rPr>
      </w:pPr>
      <w:r w:rsidRPr="00F4065A">
        <w:rPr>
          <w:rFonts w:cs="Times New Roman"/>
          <w:sz w:val="24"/>
          <w:szCs w:val="24"/>
          <w:rtl/>
        </w:rPr>
        <w:t>אברהם</w:t>
      </w:r>
      <w:r w:rsidRPr="00F4065A">
        <w:rPr>
          <w:rStyle w:val="FootnoteReference"/>
          <w:sz w:val="24"/>
          <w:szCs w:val="24"/>
        </w:rPr>
        <w:footnoteReference w:id="19"/>
      </w:r>
      <w:r w:rsidRPr="00F4065A">
        <w:rPr>
          <w:b/>
          <w:bCs/>
          <w:sz w:val="24"/>
          <w:szCs w:val="24"/>
        </w:rPr>
        <w:t xml:space="preserve"> </w:t>
      </w:r>
      <w:r w:rsidRPr="00F4065A">
        <w:rPr>
          <w:sz w:val="24"/>
          <w:szCs w:val="24"/>
        </w:rPr>
        <w:t xml:space="preserve">– </w:t>
      </w:r>
      <w:r w:rsidRPr="002049C8">
        <w:rPr>
          <w:i/>
          <w:iCs/>
          <w:sz w:val="24"/>
          <w:szCs w:val="24"/>
        </w:rPr>
        <w:t>Abraham</w:t>
      </w:r>
      <w:r w:rsidRPr="00F4065A">
        <w:rPr>
          <w:sz w:val="24"/>
          <w:szCs w:val="24"/>
        </w:rPr>
        <w:t xml:space="preserve"> </w:t>
      </w:r>
    </w:p>
    <w:p w14:paraId="5ACD4E96" w14:textId="77777777" w:rsidR="00BD0433" w:rsidRDefault="00BD0433" w:rsidP="002049C8">
      <w:pPr>
        <w:bidi w:val="0"/>
        <w:rPr>
          <w:b/>
          <w:bCs/>
        </w:rPr>
      </w:pPr>
    </w:p>
    <w:p w14:paraId="114CB486" w14:textId="77777777" w:rsidR="00BD0433" w:rsidRPr="00A45D2E" w:rsidRDefault="00BD0433" w:rsidP="00CF1A10">
      <w:pPr>
        <w:numPr>
          <w:ilvl w:val="0"/>
          <w:numId w:val="124"/>
        </w:numPr>
        <w:bidi w:val="0"/>
        <w:rPr>
          <w:rtl/>
        </w:rPr>
      </w:pPr>
      <w:r>
        <w:rPr>
          <w:b/>
          <w:bCs/>
        </w:rPr>
        <w:t xml:space="preserve">O: </w:t>
      </w:r>
      <w:r w:rsidRPr="00E64237">
        <w:rPr>
          <w:rFonts w:ascii="Graeca" w:hAnsi="Graeca"/>
        </w:rPr>
        <w:t></w:t>
      </w:r>
      <w:r w:rsidRPr="00E64237">
        <w:rPr>
          <w:rFonts w:ascii="Graeca" w:hAnsi="Graeca"/>
        </w:rPr>
        <w:t></w:t>
      </w:r>
      <w:r w:rsidRPr="00E64237">
        <w:rPr>
          <w:rFonts w:ascii="Graeca" w:hAnsi="Graeca"/>
        </w:rPr>
        <w:t></w:t>
      </w:r>
      <w:r w:rsidRPr="00E64237">
        <w:rPr>
          <w:rFonts w:ascii="Graeca" w:hAnsi="Graeca"/>
        </w:rPr>
        <w:t></w:t>
      </w:r>
      <w:r w:rsidRPr="00E64237">
        <w:rPr>
          <w:rFonts w:ascii="Graeca" w:hAnsi="Graeca"/>
        </w:rPr>
        <w:t></w:t>
      </w:r>
      <w:r w:rsidRPr="00E64237">
        <w:rPr>
          <w:rFonts w:ascii="Graeca" w:hAnsi="Graeca"/>
        </w:rPr>
        <w:t></w:t>
      </w:r>
      <w:r w:rsidRPr="00E64237">
        <w:rPr>
          <w:rFonts w:ascii="Graeca" w:hAnsi="Graeca"/>
        </w:rPr>
        <w:t></w:t>
      </w:r>
      <w:r w:rsidRPr="00E64237">
        <w:rPr>
          <w:rFonts w:ascii="Graeca" w:hAnsi="Graeca"/>
        </w:rPr>
        <w:t></w:t>
      </w:r>
      <w:r w:rsidRPr="00E64237">
        <w:rPr>
          <w:rFonts w:ascii="Graeca" w:hAnsi="Graeca"/>
        </w:rPr>
        <w:t></w:t>
      </w:r>
      <w:r w:rsidRPr="00E64237">
        <w:rPr>
          <w:rStyle w:val="FootnoteReference"/>
          <w:rFonts w:cs="Times New Roman"/>
          <w:rtl/>
        </w:rPr>
        <w:footnoteReference w:id="20"/>
      </w:r>
      <w:r>
        <w:rPr>
          <w:rFonts w:cs="Times New Roman"/>
        </w:rPr>
        <w:t xml:space="preserve"> </w:t>
      </w:r>
      <w:r>
        <w:rPr>
          <w:b/>
          <w:bCs/>
        </w:rPr>
        <w:t xml:space="preserve">Ds: </w:t>
      </w:r>
      <w:r w:rsidRPr="000A5932">
        <w:t>Christian monk</w:t>
      </w:r>
      <w:r>
        <w:rPr>
          <w:rStyle w:val="FootnoteReference"/>
        </w:rPr>
        <w:footnoteReference w:id="21"/>
      </w:r>
      <w:r>
        <w:rPr>
          <w:rFonts w:cs="Times New Roman"/>
        </w:rPr>
        <w:t xml:space="preserve"> </w:t>
      </w:r>
      <w:r>
        <w:rPr>
          <w:b/>
          <w:bCs/>
        </w:rPr>
        <w:t xml:space="preserve">F: </w:t>
      </w:r>
      <w:r w:rsidRPr="00840B48">
        <w:t>–</w:t>
      </w:r>
      <w:r>
        <w:rPr>
          <w:b/>
          <w:bCs/>
        </w:rPr>
        <w:t xml:space="preserve"> S:</w:t>
      </w:r>
      <w:r w:rsidRPr="005F1F7E">
        <w:t xml:space="preserve"> </w:t>
      </w:r>
      <w:r w:rsidRPr="003707AA">
        <w:t xml:space="preserve">Antiochus Monachus, </w:t>
      </w:r>
      <w:r w:rsidRPr="003707AA">
        <w:rPr>
          <w:i/>
          <w:iCs/>
        </w:rPr>
        <w:t>PG</w:t>
      </w:r>
      <w:r w:rsidRPr="003707AA">
        <w:t xml:space="preserve"> 89, 16</w:t>
      </w:r>
      <w:r>
        <w:t>92</w:t>
      </w:r>
      <w:r>
        <w:rPr>
          <w:b/>
          <w:bCs/>
        </w:rPr>
        <w:t xml:space="preserve"> E: </w:t>
      </w:r>
      <w:r w:rsidRPr="00E64237">
        <w:rPr>
          <w:rFonts w:cs="Times New Roman"/>
        </w:rPr>
        <w:t>Proselyte</w:t>
      </w:r>
      <w:r w:rsidRPr="00E64237">
        <w:rPr>
          <w:rStyle w:val="FootnoteReference"/>
          <w:rFonts w:cs="Times New Roman"/>
          <w:rtl/>
        </w:rPr>
        <w:footnoteReference w:id="22"/>
      </w:r>
      <w:r>
        <w:rPr>
          <w:b/>
          <w:bCs/>
        </w:rPr>
        <w:t xml:space="preserve"> D:</w:t>
      </w:r>
      <w:r>
        <w:t xml:space="preserve"> </w:t>
      </w:r>
      <w:r w:rsidR="00647ED9">
        <w:t>6</w:t>
      </w:r>
      <w:r w:rsidR="00647ED9" w:rsidRPr="00647ED9">
        <w:rPr>
          <w:vertAlign w:val="superscript"/>
        </w:rPr>
        <w:t>th</w:t>
      </w:r>
      <w:r w:rsidR="00647ED9">
        <w:t>-7</w:t>
      </w:r>
      <w:r w:rsidR="00647ED9" w:rsidRPr="00647ED9">
        <w:rPr>
          <w:vertAlign w:val="superscript"/>
        </w:rPr>
        <w:t>th</w:t>
      </w:r>
      <w:r w:rsidR="00647ED9">
        <w:t xml:space="preserve"> C</w:t>
      </w:r>
      <w:r w:rsidR="00647ED9">
        <w:rPr>
          <w:rStyle w:val="FootnoteReference"/>
        </w:rPr>
        <w:footnoteReference w:id="23"/>
      </w:r>
    </w:p>
    <w:p w14:paraId="46B63EF6" w14:textId="77777777" w:rsidR="00BD0433" w:rsidRPr="00F907FB" w:rsidRDefault="00BD0433" w:rsidP="00CF1A10">
      <w:pPr>
        <w:numPr>
          <w:ilvl w:val="0"/>
          <w:numId w:val="124"/>
        </w:numPr>
        <w:bidi w:val="0"/>
        <w:rPr>
          <w:rtl/>
        </w:rPr>
      </w:pPr>
      <w:r w:rsidRPr="00F907FB">
        <w:rPr>
          <w:b/>
          <w:bCs/>
        </w:rPr>
        <w:lastRenderedPageBreak/>
        <w:t xml:space="preserve">O: </w:t>
      </w:r>
      <w:r w:rsidRPr="00F907FB">
        <w:rPr>
          <w:rFonts w:ascii="Graeca" w:hAnsi="Graeca"/>
        </w:rPr>
        <w:t></w:t>
      </w:r>
      <w:r w:rsidRPr="00F907FB">
        <w:rPr>
          <w:rFonts w:ascii="Graeca" w:hAnsi="Graeca"/>
        </w:rPr>
        <w:t></w:t>
      </w:r>
      <w:r w:rsidRPr="00F907FB">
        <w:rPr>
          <w:rFonts w:ascii="Graeca" w:hAnsi="Graeca"/>
        </w:rPr>
        <w:t></w:t>
      </w:r>
      <w:r w:rsidRPr="00F907FB">
        <w:rPr>
          <w:rFonts w:ascii="Graeca" w:hAnsi="Graeca"/>
        </w:rPr>
        <w:t></w:t>
      </w:r>
      <w:r w:rsidRPr="00F907FB">
        <w:rPr>
          <w:rFonts w:ascii="Graeca" w:hAnsi="Graeca"/>
        </w:rPr>
        <w:t></w:t>
      </w:r>
      <w:r w:rsidRPr="00F907FB">
        <w:rPr>
          <w:rFonts w:ascii="Graeca" w:hAnsi="Graeca"/>
        </w:rPr>
        <w:t></w:t>
      </w:r>
      <w:r w:rsidRPr="00F907FB">
        <w:rPr>
          <w:rFonts w:ascii="Graeca" w:hAnsi="Graeca"/>
        </w:rPr>
        <w:t></w:t>
      </w:r>
      <w:r w:rsidRPr="00F907FB">
        <w:rPr>
          <w:rFonts w:ascii="Graeca" w:hAnsi="Graeca"/>
        </w:rPr>
        <w:t></w:t>
      </w:r>
      <w:r w:rsidRPr="00F907FB">
        <w:rPr>
          <w:rFonts w:ascii="Graeca" w:hAnsi="Graeca"/>
        </w:rPr>
        <w:t></w:t>
      </w:r>
      <w:r w:rsidRPr="00F907FB">
        <w:rPr>
          <w:rFonts w:ascii="Graeca" w:hAnsi="Graeca"/>
        </w:rPr>
        <w:t></w:t>
      </w:r>
      <w:r w:rsidRPr="00F907FB">
        <w:rPr>
          <w:rFonts w:ascii="Graeca" w:hAnsi="Graeca"/>
        </w:rPr>
        <w:t></w:t>
      </w:r>
      <w:r w:rsidRPr="00F907FB">
        <w:rPr>
          <w:rFonts w:ascii="Graeca" w:hAnsi="Graeca"/>
        </w:rPr>
        <w:t></w:t>
      </w:r>
      <w:r w:rsidRPr="00F907FB">
        <w:rPr>
          <w:rStyle w:val="FootnoteReference"/>
          <w:rFonts w:cs="Times New Roman"/>
        </w:rPr>
        <w:footnoteReference w:id="24"/>
      </w:r>
      <w:r w:rsidRPr="00F907FB">
        <w:rPr>
          <w:rFonts w:cs="Times New Roman"/>
        </w:rPr>
        <w:t xml:space="preserve"> </w:t>
      </w:r>
      <w:r w:rsidRPr="00F907FB">
        <w:rPr>
          <w:b/>
          <w:bCs/>
        </w:rPr>
        <w:t xml:space="preserve">Ds: </w:t>
      </w:r>
      <w:r w:rsidRPr="00F907FB">
        <w:t>Justus (2)’s brother F</w:t>
      </w:r>
      <w:r w:rsidRPr="00F907FB">
        <w:rPr>
          <w:b/>
          <w:bCs/>
        </w:rPr>
        <w:t xml:space="preserve">: </w:t>
      </w:r>
      <w:r w:rsidRPr="00F907FB">
        <w:t>–</w:t>
      </w:r>
      <w:r w:rsidRPr="00F907FB">
        <w:rPr>
          <w:b/>
          <w:bCs/>
        </w:rPr>
        <w:t xml:space="preserve"> S: </w:t>
      </w:r>
      <w:r w:rsidRPr="00F907FB">
        <w:rPr>
          <w:i/>
          <w:iCs/>
        </w:rPr>
        <w:t>Doctrina Jacobi</w:t>
      </w:r>
      <w:r w:rsidRPr="00F907FB">
        <w:t xml:space="preserve"> 3:2</w:t>
      </w:r>
      <w:r w:rsidRPr="00F907FB">
        <w:rPr>
          <w:b/>
          <w:bCs/>
        </w:rPr>
        <w:t xml:space="preserve"> E: </w:t>
      </w:r>
      <w:r w:rsidRPr="00F907FB">
        <w:t>–</w:t>
      </w:r>
      <w:r w:rsidRPr="00F907FB">
        <w:rPr>
          <w:b/>
          <w:bCs/>
        </w:rPr>
        <w:t xml:space="preserve"> D: </w:t>
      </w:r>
      <w:r w:rsidRPr="00F907FB">
        <w:rPr>
          <w:rFonts w:cs="Times New Roman"/>
        </w:rPr>
        <w:t>7</w:t>
      </w:r>
      <w:r w:rsidRPr="00F907FB">
        <w:rPr>
          <w:rFonts w:cs="Times New Roman"/>
          <w:vertAlign w:val="superscript"/>
        </w:rPr>
        <w:t xml:space="preserve">th </w:t>
      </w:r>
      <w:r w:rsidRPr="00F907FB">
        <w:t>C</w:t>
      </w:r>
      <w:r w:rsidRPr="00F907FB">
        <w:rPr>
          <w:rStyle w:val="FootnoteReference"/>
          <w:rFonts w:cs="Times New Roman"/>
        </w:rPr>
        <w:footnoteReference w:id="25"/>
      </w:r>
    </w:p>
    <w:p w14:paraId="589A4BBE" w14:textId="77777777" w:rsidR="00BD0433" w:rsidRPr="008F792C" w:rsidRDefault="00BD0433" w:rsidP="005C5E83">
      <w:pPr>
        <w:numPr>
          <w:ilvl w:val="0"/>
          <w:numId w:val="124"/>
        </w:numPr>
        <w:bidi w:val="0"/>
      </w:pPr>
      <w:r w:rsidRPr="008F792C">
        <w:rPr>
          <w:b/>
          <w:bCs/>
        </w:rPr>
        <w:t xml:space="preserve">O: </w:t>
      </w:r>
      <w:r w:rsidRPr="008F792C">
        <w:rPr>
          <w:rFonts w:cs="Times New Roman"/>
          <w:lang w:val="en-GB"/>
        </w:rPr>
        <w:t>–</w:t>
      </w:r>
      <w:r w:rsidRPr="008F792C">
        <w:rPr>
          <w:b/>
          <w:bCs/>
        </w:rPr>
        <w:t xml:space="preserve"> Ds: </w:t>
      </w:r>
      <w:r w:rsidRPr="008F792C">
        <w:t>Or (1)’s son,</w:t>
      </w:r>
      <w:r w:rsidRPr="008F792C">
        <w:rPr>
          <w:rtl/>
        </w:rPr>
        <w:t xml:space="preserve"> </w:t>
      </w:r>
      <w:r w:rsidRPr="008F792C">
        <w:t>Shemt</w:t>
      </w:r>
      <w:r w:rsidR="003613F8">
        <w:t>a‘</w:t>
      </w:r>
      <w:r w:rsidRPr="008F792C">
        <w:t>ima</w:t>
      </w:r>
      <w:r w:rsidRPr="008F792C">
        <w:rPr>
          <w:rStyle w:val="FootnoteReference"/>
        </w:rPr>
        <w:footnoteReference w:id="26"/>
      </w:r>
      <w:r>
        <w:t xml:space="preserve"> leader</w:t>
      </w:r>
      <w:r>
        <w:rPr>
          <w:rStyle w:val="FootnoteReference"/>
        </w:rPr>
        <w:footnoteReference w:id="27"/>
      </w:r>
      <w:r w:rsidRPr="008F792C">
        <w:t xml:space="preserve"> </w:t>
      </w:r>
      <w:r w:rsidRPr="008F792C">
        <w:rPr>
          <w:b/>
          <w:bCs/>
        </w:rPr>
        <w:t>F:</w:t>
      </w:r>
      <w:r w:rsidR="00073A11">
        <w:rPr>
          <w:b/>
          <w:bCs/>
        </w:rPr>
        <w:t xml:space="preserve"> </w:t>
      </w:r>
      <w:r w:rsidR="00073A11" w:rsidRPr="00F907FB">
        <w:t>–</w:t>
      </w:r>
      <w:r w:rsidRPr="008F792C">
        <w:rPr>
          <w:b/>
          <w:bCs/>
        </w:rPr>
        <w:t xml:space="preserve"> S:</w:t>
      </w:r>
      <w:r w:rsidRPr="008F792C">
        <w:rPr>
          <w:i/>
          <w:iCs/>
        </w:rPr>
        <w:t xml:space="preserve"> Tulida</w:t>
      </w:r>
      <w:r w:rsidRPr="008F792C">
        <w:t xml:space="preserve">, 130 </w:t>
      </w:r>
      <w:r w:rsidRPr="008F792C">
        <w:rPr>
          <w:b/>
          <w:bCs/>
        </w:rPr>
        <w:t xml:space="preserve">E: </w:t>
      </w:r>
      <w:r w:rsidRPr="008F792C">
        <w:t>Samaritan</w:t>
      </w:r>
      <w:r w:rsidRPr="008F792C">
        <w:rPr>
          <w:rStyle w:val="FootnoteReference"/>
          <w:rFonts w:cs="Times New Roman"/>
        </w:rPr>
        <w:footnoteReference w:id="28"/>
      </w:r>
      <w:r w:rsidRPr="008F792C">
        <w:rPr>
          <w:b/>
          <w:bCs/>
        </w:rPr>
        <w:t xml:space="preserve"> D:</w:t>
      </w:r>
      <w:r w:rsidRPr="008F792C">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w:t>
      </w:r>
      <w:r w:rsidR="005C5E83">
        <w:rPr>
          <w:rFonts w:hint="cs"/>
        </w:rPr>
        <w:t>C</w:t>
      </w:r>
      <w:r w:rsidRPr="008F792C">
        <w:rPr>
          <w:rStyle w:val="FootnoteReference"/>
          <w:rFonts w:cs="Times New Roman"/>
          <w:rtl/>
        </w:rPr>
        <w:footnoteReference w:id="29"/>
      </w:r>
    </w:p>
    <w:p w14:paraId="325892D6" w14:textId="77777777" w:rsidR="00BD0433" w:rsidRPr="008F792C" w:rsidRDefault="00BD0433" w:rsidP="002028B3">
      <w:pPr>
        <w:numPr>
          <w:ilvl w:val="0"/>
          <w:numId w:val="124"/>
        </w:numPr>
        <w:bidi w:val="0"/>
        <w:rPr>
          <w:rtl/>
        </w:rPr>
      </w:pPr>
      <w:r w:rsidRPr="008F792C">
        <w:rPr>
          <w:b/>
          <w:bCs/>
        </w:rPr>
        <w:t>O:</w:t>
      </w:r>
      <w:r w:rsidRPr="008F792C">
        <w:rPr>
          <w:rFonts w:hint="cs"/>
          <w:b/>
          <w:bCs/>
          <w:rtl/>
        </w:rPr>
        <w:t xml:space="preserve"> </w:t>
      </w:r>
      <w:r w:rsidRPr="008F792C">
        <w:rPr>
          <w:rFonts w:cs="Times New Roman"/>
          <w:lang w:val="en-GB"/>
        </w:rPr>
        <w:t>–</w:t>
      </w:r>
      <w:r w:rsidRPr="008F792C">
        <w:rPr>
          <w:b/>
          <w:bCs/>
        </w:rPr>
        <w:t xml:space="preserve"> Ds: </w:t>
      </w:r>
      <w:r w:rsidRPr="008F792C">
        <w:t>L</w:t>
      </w:r>
      <w:r w:rsidR="002028B3">
        <w:t>ol</w:t>
      </w:r>
      <w:r w:rsidRPr="008F792C">
        <w:t xml:space="preserve">lianus (6)’s son </w:t>
      </w:r>
      <w:r w:rsidRPr="008F792C">
        <w:rPr>
          <w:b/>
          <w:bCs/>
        </w:rPr>
        <w:t>F:</w:t>
      </w:r>
      <w:r w:rsidRPr="008F792C">
        <w:t xml:space="preserve"> Inscription, Golden Gate, </w:t>
      </w:r>
      <w:smartTag w:uri="urn:schemas-microsoft-com:office:smarttags" w:element="City">
        <w:r>
          <w:t>Jerusalem</w:t>
        </w:r>
      </w:smartTag>
      <w:r>
        <w:t xml:space="preserve">, </w:t>
      </w:r>
      <w:r w:rsidRPr="008F792C">
        <w:t>Macalister</w:t>
      </w:r>
      <w:r w:rsidRPr="008F792C">
        <w:rPr>
          <w:b/>
          <w:bCs/>
        </w:rPr>
        <w:t xml:space="preserve"> S:</w:t>
      </w:r>
      <w:r w:rsidRPr="008F792C">
        <w:rPr>
          <w:i/>
          <w:iCs/>
        </w:rPr>
        <w:t xml:space="preserve"> CIJ</w:t>
      </w:r>
      <w:r w:rsidRPr="008F792C">
        <w:t xml:space="preserve"> 1397</w:t>
      </w:r>
      <w:r w:rsidRPr="008F792C">
        <w:rPr>
          <w:b/>
          <w:bCs/>
        </w:rPr>
        <w:t xml:space="preserve"> E: </w:t>
      </w:r>
      <w:r w:rsidRPr="008F792C">
        <w:t>Late?</w:t>
      </w:r>
      <w:r w:rsidRPr="008F792C">
        <w:rPr>
          <w:rStyle w:val="FootnoteReference"/>
        </w:rPr>
        <w:footnoteReference w:id="30"/>
      </w:r>
      <w:r w:rsidRPr="008F792C">
        <w:rPr>
          <w:b/>
          <w:bCs/>
        </w:rPr>
        <w:t xml:space="preserve"> D: </w:t>
      </w:r>
      <w:r w:rsidRPr="001C69FA">
        <w:t>Pre-650?</w:t>
      </w:r>
      <w:r>
        <w:rPr>
          <w:rStyle w:val="FootnoteReference"/>
        </w:rPr>
        <w:footnoteReference w:id="31"/>
      </w:r>
    </w:p>
    <w:p w14:paraId="0B05FB48" w14:textId="77777777" w:rsidR="00BD0433" w:rsidRPr="008F792C" w:rsidRDefault="00BD0433" w:rsidP="003613F8">
      <w:pPr>
        <w:numPr>
          <w:ilvl w:val="0"/>
          <w:numId w:val="124"/>
        </w:numPr>
        <w:bidi w:val="0"/>
        <w:jc w:val="both"/>
        <w:rPr>
          <w:b/>
          <w:bCs/>
        </w:rPr>
      </w:pPr>
      <w:r w:rsidRPr="008F792C">
        <w:rPr>
          <w:b/>
          <w:bCs/>
        </w:rPr>
        <w:t xml:space="preserve">O: </w:t>
      </w:r>
      <w:r w:rsidRPr="008F792C">
        <w:t>Abraha</w:t>
      </w:r>
      <w:r w:rsidRPr="008F792C">
        <w:rPr>
          <w:rStyle w:val="FootnoteReference"/>
        </w:rPr>
        <w:footnoteReference w:id="32"/>
      </w:r>
      <w:r w:rsidRPr="008F792C">
        <w:rPr>
          <w:b/>
          <w:bCs/>
        </w:rPr>
        <w:t xml:space="preserve"> Ds: </w:t>
      </w:r>
      <w:r w:rsidRPr="008F792C">
        <w:t>The Syrian</w:t>
      </w:r>
      <w:r w:rsidRPr="008F792C">
        <w:rPr>
          <w:rFonts w:cs="Times New Roman"/>
        </w:rPr>
        <w:t>?</w:t>
      </w:r>
      <w:r w:rsidRPr="008F792C">
        <w:rPr>
          <w:rStyle w:val="FootnoteReference"/>
          <w:rFonts w:cs="Times New Roman"/>
          <w:rtl/>
        </w:rPr>
        <w:footnoteReference w:id="33"/>
      </w:r>
      <w:r w:rsidRPr="008F792C">
        <w:rPr>
          <w:rFonts w:cs="Times New Roman"/>
        </w:rPr>
        <w:t xml:space="preserve"> </w:t>
      </w:r>
      <w:r w:rsidRPr="008F792C">
        <w:rPr>
          <w:b/>
          <w:bCs/>
        </w:rPr>
        <w:t xml:space="preserve">F: </w:t>
      </w:r>
      <w:r w:rsidRPr="008F792C">
        <w:t xml:space="preserve">Epitaph, </w:t>
      </w:r>
      <w:smartTag w:uri="urn:schemas-microsoft-com:office:smarttags" w:element="City">
        <w:r w:rsidRPr="008F792C">
          <w:t>Celeia</w:t>
        </w:r>
      </w:smartTag>
      <w:r w:rsidR="00073A11">
        <w:t>,</w:t>
      </w:r>
      <w:r w:rsidRPr="008F792C">
        <w:rPr>
          <w:rStyle w:val="FootnoteReference"/>
        </w:rPr>
        <w:footnoteReference w:id="34"/>
      </w:r>
      <w:r w:rsidRPr="008F792C">
        <w:rPr>
          <w:b/>
          <w:bCs/>
        </w:rPr>
        <w:t xml:space="preserve"> </w:t>
      </w:r>
      <w:r w:rsidRPr="008F792C">
        <w:t>Diehl</w:t>
      </w:r>
      <w:r w:rsidRPr="008F792C">
        <w:rPr>
          <w:b/>
          <w:bCs/>
        </w:rPr>
        <w:t xml:space="preserve"> S: </w:t>
      </w:r>
      <w:r w:rsidRPr="008F792C">
        <w:rPr>
          <w:i/>
          <w:iCs/>
        </w:rPr>
        <w:t>CIJ</w:t>
      </w:r>
      <w:r w:rsidRPr="008F792C">
        <w:t xml:space="preserve"> 91*</w:t>
      </w:r>
      <w:r w:rsidRPr="008F792C">
        <w:rPr>
          <w:rtl/>
        </w:rPr>
        <w:t xml:space="preserve"> </w:t>
      </w:r>
      <w:r w:rsidRPr="008F792C">
        <w:rPr>
          <w:b/>
          <w:bCs/>
        </w:rPr>
        <w:t>E:</w:t>
      </w:r>
      <w:r w:rsidRPr="008F792C">
        <w:t xml:space="preserve"> Christian?</w:t>
      </w:r>
      <w:r w:rsidRPr="008F792C">
        <w:rPr>
          <w:rStyle w:val="FootnoteReference"/>
          <w:rFonts w:cs="Times New Roman"/>
          <w:rtl/>
        </w:rPr>
        <w:footnoteReference w:id="35"/>
      </w:r>
      <w:r w:rsidRPr="008F792C">
        <w:t xml:space="preserve"> </w:t>
      </w:r>
      <w:r w:rsidRPr="008F792C">
        <w:rPr>
          <w:b/>
          <w:bCs/>
        </w:rPr>
        <w:t>D:</w:t>
      </w:r>
      <w:r w:rsidRPr="008F792C">
        <w:t xml:space="preserve"> </w:t>
      </w:r>
      <w:r w:rsidR="006C06DF" w:rsidRPr="00E84E53">
        <w:rPr>
          <w:rFonts w:cs="Times New Roman"/>
          <w:lang w:val="it-IT"/>
        </w:rPr>
        <w:t>–</w:t>
      </w:r>
      <w:r w:rsidR="006C06DF" w:rsidRPr="005F539E">
        <w:rPr>
          <w:rStyle w:val="FootnoteReference"/>
          <w:rFonts w:cs="Times New Roman"/>
        </w:rPr>
        <w:footnoteReference w:id="36"/>
      </w:r>
    </w:p>
    <w:p w14:paraId="7F859CF8" w14:textId="77777777" w:rsidR="00BD0433" w:rsidRPr="008F792C" w:rsidRDefault="00BD0433" w:rsidP="00CF1A10">
      <w:pPr>
        <w:numPr>
          <w:ilvl w:val="0"/>
          <w:numId w:val="124"/>
        </w:numPr>
        <w:bidi w:val="0"/>
        <w:jc w:val="both"/>
        <w:rPr>
          <w:lang w:val="en-GB"/>
        </w:rPr>
      </w:pPr>
      <w:r w:rsidRPr="008F792C">
        <w:rPr>
          <w:b/>
          <w:bCs/>
          <w:lang w:val="en-GB"/>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37"/>
      </w:r>
      <w:r w:rsidRPr="008F792C">
        <w:rPr>
          <w:b/>
          <w:bCs/>
          <w:lang w:val="en-GB"/>
        </w:rPr>
        <w:t xml:space="preserve"> Ds: </w:t>
      </w:r>
      <w:r w:rsidRPr="008F792C">
        <w:t>–</w:t>
      </w:r>
      <w:r w:rsidRPr="008F792C">
        <w:rPr>
          <w:b/>
          <w:bCs/>
          <w:lang w:val="en-GB"/>
        </w:rPr>
        <w:t xml:space="preserve"> F: </w:t>
      </w:r>
      <w:r w:rsidR="00231766">
        <w:rPr>
          <w:lang w:val="en-GB"/>
        </w:rPr>
        <w:t>Epitaph</w:t>
      </w:r>
      <w:r w:rsidRPr="008F792C">
        <w:rPr>
          <w:lang w:val="en-GB"/>
        </w:rPr>
        <w:t xml:space="preserve">, </w:t>
      </w:r>
      <w:r w:rsidRPr="008F792C">
        <w:t>Beth She‘arim,</w:t>
      </w:r>
      <w:r w:rsidRPr="008F792C">
        <w:rPr>
          <w:i/>
          <w:iCs/>
        </w:rPr>
        <w:t xml:space="preserve"> </w:t>
      </w:r>
      <w:r w:rsidRPr="008F792C">
        <w:rPr>
          <w:lang w:val="en-GB"/>
        </w:rPr>
        <w:t xml:space="preserve">catacomb 1, </w:t>
      </w:r>
      <w:r w:rsidRPr="008F792C">
        <w:rPr>
          <w:i/>
          <w:iCs/>
          <w:lang w:val="en-GB"/>
        </w:rPr>
        <w:t>CIJ</w:t>
      </w:r>
      <w:r w:rsidRPr="008F792C">
        <w:rPr>
          <w:lang w:val="en-GB"/>
        </w:rPr>
        <w:t xml:space="preserve"> 1053</w:t>
      </w:r>
      <w:r w:rsidRPr="008F792C">
        <w:rPr>
          <w:i/>
          <w:iCs/>
          <w:lang w:val="en-GB"/>
        </w:rPr>
        <w:t xml:space="preserve"> </w:t>
      </w:r>
      <w:r w:rsidRPr="008F792C">
        <w:rPr>
          <w:b/>
          <w:bCs/>
          <w:lang w:val="en-GB"/>
        </w:rPr>
        <w:t xml:space="preserve">S: </w:t>
      </w:r>
      <w:r w:rsidRPr="008F792C">
        <w:rPr>
          <w:i/>
          <w:iCs/>
          <w:lang w:val="en-GB"/>
        </w:rPr>
        <w:t>BS</w:t>
      </w:r>
      <w:r w:rsidRPr="008F792C">
        <w:t xml:space="preserve"> 2:42</w:t>
      </w:r>
      <w:r w:rsidRPr="008F792C">
        <w:rPr>
          <w:b/>
          <w:bCs/>
          <w:lang w:val="en-GB"/>
        </w:rPr>
        <w:t xml:space="preserve"> </w:t>
      </w:r>
      <w:r w:rsidR="004B4D04" w:rsidRPr="008F792C">
        <w:rPr>
          <w:b/>
          <w:bCs/>
        </w:rPr>
        <w:t xml:space="preserve">E: </w:t>
      </w:r>
      <w:r w:rsidR="004B4D04" w:rsidRPr="008F792C">
        <w:t xml:space="preserve">– </w:t>
      </w:r>
      <w:r w:rsidRPr="008F792C">
        <w:rPr>
          <w:b/>
          <w:bCs/>
          <w:lang w:val="en-GB"/>
        </w:rPr>
        <w:t xml:space="preserve"> D:</w:t>
      </w:r>
      <w:r w:rsidRPr="008F792C">
        <w:rPr>
          <w:lang w:val="en-GB"/>
        </w:rPr>
        <w:t xml:space="preserve"> Pre-352</w:t>
      </w:r>
      <w:r w:rsidRPr="008F792C">
        <w:rPr>
          <w:rStyle w:val="FootnoteReference"/>
          <w:lang w:val="en-GB"/>
        </w:rPr>
        <w:footnoteReference w:id="38"/>
      </w:r>
      <w:r w:rsidRPr="008F792C">
        <w:rPr>
          <w:lang w:val="en-GB"/>
        </w:rPr>
        <w:t xml:space="preserve"> </w:t>
      </w:r>
    </w:p>
    <w:p w14:paraId="43E3CF8D" w14:textId="77777777" w:rsidR="00BD0433" w:rsidRPr="008F792C" w:rsidRDefault="00BD0433" w:rsidP="00CF1A10">
      <w:pPr>
        <w:numPr>
          <w:ilvl w:val="0"/>
          <w:numId w:val="124"/>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39"/>
      </w:r>
      <w:r w:rsidRPr="008F792C">
        <w:rPr>
          <w:b/>
          <w:bCs/>
        </w:rPr>
        <w:t xml:space="preserve"> Ds:</w:t>
      </w:r>
      <w:r w:rsidRPr="008F792C">
        <w:t xml:space="preserve"> Mar</w:t>
      </w:r>
      <w:r>
        <w:t>marius (1)’s son</w:t>
      </w:r>
      <w:r w:rsidRPr="008F792C">
        <w:rPr>
          <w:b/>
          <w:bCs/>
        </w:rPr>
        <w:t xml:space="preserve"> F:</w:t>
      </w:r>
      <w:r w:rsidRPr="008F792C">
        <w:t xml:space="preserve"> Synagogue inscription, Tiberias</w:t>
      </w:r>
      <w:r w:rsidRPr="008F792C">
        <w:rPr>
          <w:b/>
          <w:bCs/>
        </w:rPr>
        <w:t xml:space="preserve"> S:</w:t>
      </w:r>
      <w:r w:rsidRPr="008F792C">
        <w:t xml:space="preserve"> Roth-Gerson, </w:t>
      </w:r>
      <w:r w:rsidRPr="008F792C">
        <w:rPr>
          <w:i/>
          <w:iCs/>
        </w:rPr>
        <w:t>G</w:t>
      </w:r>
      <w:r w:rsidRPr="008F792C">
        <w:rPr>
          <w:i/>
          <w:iCs/>
        </w:rPr>
        <w:t>I</w:t>
      </w:r>
      <w:r w:rsidRPr="008F792C">
        <w:rPr>
          <w:i/>
          <w:iCs/>
        </w:rPr>
        <w:t>SEI</w:t>
      </w:r>
      <w:r w:rsidRPr="008F792C">
        <w:t>,</w:t>
      </w:r>
      <w:r w:rsidRPr="008F792C">
        <w:rPr>
          <w:i/>
          <w:iCs/>
        </w:rPr>
        <w:t xml:space="preserve"> </w:t>
      </w:r>
      <w:r w:rsidRPr="008F792C">
        <w:t>no. 14</w:t>
      </w:r>
      <w:r w:rsidRPr="008F792C">
        <w:rPr>
          <w:b/>
          <w:bCs/>
        </w:rPr>
        <w:t xml:space="preserve"> E: </w:t>
      </w:r>
      <w:r w:rsidRPr="008F792C">
        <w:t xml:space="preserve">– </w:t>
      </w:r>
      <w:r w:rsidRPr="008F792C">
        <w:rPr>
          <w:b/>
          <w:bCs/>
        </w:rPr>
        <w:t>D:</w:t>
      </w:r>
      <w:r w:rsidRPr="008F792C">
        <w:t xml:space="preserve"> 4</w:t>
      </w:r>
      <w:r w:rsidRPr="008F792C">
        <w:rPr>
          <w:vertAlign w:val="superscript"/>
        </w:rPr>
        <w:t>th</w:t>
      </w:r>
      <w:r w:rsidRPr="008F792C">
        <w:t>-7</w:t>
      </w:r>
      <w:r w:rsidRPr="008F792C">
        <w:rPr>
          <w:vertAlign w:val="superscript"/>
        </w:rPr>
        <w:t>th</w:t>
      </w:r>
      <w:r w:rsidRPr="008F792C">
        <w:t xml:space="preserve"> C </w:t>
      </w:r>
    </w:p>
    <w:p w14:paraId="159E3F00" w14:textId="77777777" w:rsidR="00BD0433" w:rsidRPr="008F792C" w:rsidRDefault="00BD0433" w:rsidP="00CF1A10">
      <w:pPr>
        <w:numPr>
          <w:ilvl w:val="0"/>
          <w:numId w:val="124"/>
        </w:numPr>
        <w:bidi w:val="0"/>
        <w:rPr>
          <w:b/>
          <w:bCs/>
          <w:lang w:val="de-DE"/>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40"/>
      </w:r>
      <w:r w:rsidRPr="008F792C">
        <w:rPr>
          <w:b/>
          <w:bCs/>
        </w:rPr>
        <w:t xml:space="preserve"> Ds:</w:t>
      </w:r>
      <w:r w:rsidRPr="008F792C">
        <w:t xml:space="preserve"> – </w:t>
      </w:r>
      <w:r w:rsidRPr="008F792C">
        <w:rPr>
          <w:b/>
          <w:bCs/>
        </w:rPr>
        <w:t>F:</w:t>
      </w:r>
      <w:r w:rsidRPr="008F792C">
        <w:t xml:space="preserve"> Epitaph, </w:t>
      </w:r>
      <w:smartTag w:uri="urn:schemas-microsoft-com:office:smarttags" w:element="place">
        <w:smartTag w:uri="urn:schemas-microsoft-com:office:smarttags" w:element="City">
          <w:r w:rsidRPr="008F792C">
            <w:t>Hebron</w:t>
          </w:r>
        </w:smartTag>
      </w:smartTag>
      <w:r w:rsidRPr="008F792C">
        <w:t>?</w:t>
      </w:r>
      <w:r w:rsidRPr="008F792C">
        <w:rPr>
          <w:rStyle w:val="FootnoteReference"/>
        </w:rPr>
        <w:footnoteReference w:id="41"/>
      </w:r>
      <w:r w:rsidRPr="008F792C">
        <w:rPr>
          <w:b/>
          <w:bCs/>
        </w:rPr>
        <w:t xml:space="preserve"> </w:t>
      </w:r>
      <w:r w:rsidRPr="008F792C">
        <w:rPr>
          <w:b/>
          <w:bCs/>
          <w:lang w:val="de-DE"/>
        </w:rPr>
        <w:t>S:</w:t>
      </w:r>
      <w:r w:rsidRPr="008F792C">
        <w:rPr>
          <w:lang w:val="de-DE"/>
        </w:rPr>
        <w:t xml:space="preserve"> Mordtmann, </w:t>
      </w:r>
      <w:r w:rsidRPr="008F792C">
        <w:rPr>
          <w:i/>
          <w:iCs/>
          <w:lang w:val="de-DE"/>
        </w:rPr>
        <w:t>ZDPV</w:t>
      </w:r>
      <w:r w:rsidRPr="008F792C">
        <w:rPr>
          <w:lang w:val="de-DE"/>
        </w:rPr>
        <w:t xml:space="preserve"> 12 (1889) 132</w:t>
      </w:r>
      <w:r w:rsidRPr="008F792C">
        <w:rPr>
          <w:b/>
          <w:bCs/>
          <w:lang w:val="de-DE"/>
        </w:rPr>
        <w:t xml:space="preserve"> E: </w:t>
      </w:r>
      <w:r w:rsidRPr="008F792C">
        <w:rPr>
          <w:lang w:val="de-DE"/>
        </w:rPr>
        <w:t>Jew?</w:t>
      </w:r>
      <w:r w:rsidRPr="008F792C">
        <w:rPr>
          <w:rStyle w:val="FootnoteReference"/>
          <w:lang w:val="it-IT"/>
        </w:rPr>
        <w:footnoteReference w:id="42"/>
      </w:r>
      <w:r w:rsidRPr="008F792C">
        <w:rPr>
          <w:b/>
          <w:bCs/>
          <w:lang w:val="de-DE"/>
        </w:rPr>
        <w:t xml:space="preserve"> D: </w:t>
      </w:r>
      <w:r w:rsidRPr="00E84E53">
        <w:rPr>
          <w:rFonts w:cs="Times New Roman"/>
          <w:lang w:val="it-IT"/>
        </w:rPr>
        <w:t>–</w:t>
      </w:r>
      <w:r w:rsidRPr="005F539E">
        <w:rPr>
          <w:rStyle w:val="FootnoteReference"/>
          <w:rFonts w:cs="Times New Roman"/>
        </w:rPr>
        <w:footnoteReference w:id="43"/>
      </w:r>
    </w:p>
    <w:p w14:paraId="72E39041" w14:textId="77777777" w:rsidR="00BD0433" w:rsidRPr="00292BC4" w:rsidRDefault="00BD0433" w:rsidP="00115519">
      <w:pPr>
        <w:bidi w:val="0"/>
        <w:rPr>
          <w:b/>
          <w:bCs/>
          <w:lang w:val="de-DE"/>
        </w:rPr>
        <w:sectPr w:rsidR="00BD0433" w:rsidRPr="00292BC4" w:rsidSect="00BD3E28">
          <w:footnotePr>
            <w:pos w:val="beneathText"/>
            <w:numRestart w:val="eachSect"/>
          </w:footnotePr>
          <w:type w:val="continuous"/>
          <w:pgSz w:w="11906" w:h="16838"/>
          <w:pgMar w:top="1440" w:right="1800" w:bottom="1440" w:left="1800" w:header="720" w:footer="720" w:gutter="0"/>
          <w:cols w:space="720"/>
          <w:bidi/>
          <w:rtlGutter/>
        </w:sectPr>
      </w:pPr>
    </w:p>
    <w:p w14:paraId="1F2202BB" w14:textId="77777777" w:rsidR="00BD0433" w:rsidRPr="00292BC4" w:rsidRDefault="00BD0433" w:rsidP="0025341C">
      <w:pPr>
        <w:bidi w:val="0"/>
        <w:rPr>
          <w:b/>
          <w:bCs/>
          <w:lang w:val="de-DE"/>
        </w:rPr>
      </w:pPr>
    </w:p>
    <w:p w14:paraId="76CF6FCF" w14:textId="77777777" w:rsidR="00BD0433" w:rsidRPr="00292BC4" w:rsidRDefault="00BD0433" w:rsidP="00306377">
      <w:pPr>
        <w:bidi w:val="0"/>
        <w:rPr>
          <w:lang w:val="de-DE"/>
        </w:rPr>
      </w:pPr>
      <w:r w:rsidRPr="00C25296">
        <w:rPr>
          <w:rFonts w:cs="Times New Roman"/>
          <w:sz w:val="24"/>
          <w:szCs w:val="24"/>
          <w:rtl/>
        </w:rPr>
        <w:t>אבשלום</w:t>
      </w:r>
      <w:r w:rsidRPr="00C25296">
        <w:rPr>
          <w:rStyle w:val="FootnoteReference"/>
          <w:sz w:val="24"/>
          <w:szCs w:val="24"/>
        </w:rPr>
        <w:footnoteReference w:id="44"/>
      </w:r>
      <w:r w:rsidRPr="00292BC4">
        <w:rPr>
          <w:b/>
          <w:bCs/>
          <w:sz w:val="24"/>
          <w:szCs w:val="24"/>
          <w:lang w:val="de-DE"/>
        </w:rPr>
        <w:t xml:space="preserve"> </w:t>
      </w:r>
      <w:r w:rsidRPr="00292BC4">
        <w:rPr>
          <w:sz w:val="24"/>
          <w:szCs w:val="24"/>
          <w:lang w:val="de-DE"/>
        </w:rPr>
        <w:t xml:space="preserve">– </w:t>
      </w:r>
      <w:r w:rsidRPr="002049C8">
        <w:rPr>
          <w:i/>
          <w:iCs/>
          <w:sz w:val="24"/>
          <w:szCs w:val="24"/>
          <w:lang w:val="de-DE"/>
        </w:rPr>
        <w:t>Abshalom</w:t>
      </w:r>
      <w:r w:rsidRPr="00292BC4">
        <w:rPr>
          <w:lang w:val="de-DE"/>
        </w:rPr>
        <w:t xml:space="preserve"> </w:t>
      </w:r>
    </w:p>
    <w:p w14:paraId="0F015B07" w14:textId="77777777" w:rsidR="00BD0433" w:rsidRDefault="00BD0433" w:rsidP="00F7193D">
      <w:pPr>
        <w:bidi w:val="0"/>
        <w:rPr>
          <w:b/>
          <w:bCs/>
          <w:lang w:val="de-DE"/>
        </w:rPr>
      </w:pPr>
    </w:p>
    <w:p w14:paraId="420DD4B7" w14:textId="77777777" w:rsidR="00BD0433" w:rsidRPr="00F907FB" w:rsidRDefault="00BD0433" w:rsidP="004C68BA">
      <w:pPr>
        <w:numPr>
          <w:ilvl w:val="0"/>
          <w:numId w:val="4"/>
        </w:numPr>
        <w:bidi w:val="0"/>
      </w:pPr>
      <w:r w:rsidRPr="00F907FB">
        <w:rPr>
          <w:b/>
          <w:bCs/>
        </w:rPr>
        <w:t xml:space="preserve">O: </w:t>
      </w:r>
      <w:r w:rsidRPr="00F907FB">
        <w:t>–</w:t>
      </w:r>
      <w:r w:rsidRPr="00F907FB">
        <w:rPr>
          <w:b/>
          <w:bCs/>
        </w:rPr>
        <w:t xml:space="preserve"> Ds: </w:t>
      </w:r>
      <w:r w:rsidR="006E130E">
        <w:rPr>
          <w:rFonts w:cs="Times New Roman"/>
        </w:rPr>
        <w:t>Sip</w:t>
      </w:r>
      <w:r w:rsidRPr="00F907FB">
        <w:rPr>
          <w:rFonts w:cs="Times New Roman"/>
        </w:rPr>
        <w:t>ora</w:t>
      </w:r>
      <w:r w:rsidRPr="00F907FB">
        <w:t xml:space="preserve"> </w:t>
      </w:r>
      <w:r>
        <w:t>(1</w:t>
      </w:r>
      <w:r w:rsidRPr="00F907FB">
        <w:t xml:space="preserve">)’s father </w:t>
      </w:r>
      <w:r w:rsidRPr="00F907FB">
        <w:rPr>
          <w:b/>
          <w:bCs/>
        </w:rPr>
        <w:t xml:space="preserve">F: </w:t>
      </w:r>
      <w:r w:rsidRPr="00F907FB">
        <w:t>–</w:t>
      </w:r>
      <w:r w:rsidRPr="00F907FB">
        <w:rPr>
          <w:b/>
          <w:bCs/>
        </w:rPr>
        <w:t xml:space="preserve"> S: </w:t>
      </w:r>
      <w:r w:rsidRPr="00F907FB">
        <w:rPr>
          <w:i/>
          <w:iCs/>
        </w:rPr>
        <w:t>yGit</w:t>
      </w:r>
      <w:r w:rsidRPr="00F907FB">
        <w:t xml:space="preserve"> 5:3 46d (Kosovsky, </w:t>
      </w:r>
      <w:r w:rsidRPr="00F907FB">
        <w:rPr>
          <w:i/>
          <w:iCs/>
        </w:rPr>
        <w:t>Yerushalmi</w:t>
      </w:r>
      <w:r w:rsidRPr="00F907FB">
        <w:t xml:space="preserve">, 55) </w:t>
      </w:r>
      <w:r w:rsidRPr="00F907FB">
        <w:rPr>
          <w:b/>
          <w:bCs/>
        </w:rPr>
        <w:t xml:space="preserve">E: </w:t>
      </w:r>
      <w:r w:rsidRPr="00F907FB">
        <w:t>–</w:t>
      </w:r>
      <w:r w:rsidRPr="00F907FB">
        <w:rPr>
          <w:b/>
          <w:bCs/>
        </w:rPr>
        <w:t xml:space="preserve"> D:</w:t>
      </w:r>
      <w:r w:rsidRPr="00F907FB">
        <w:t xml:space="preserve"> </w:t>
      </w:r>
      <w:r w:rsidR="004C68BA">
        <w:t>3</w:t>
      </w:r>
      <w:r w:rsidR="004C68BA" w:rsidRPr="004C68BA">
        <w:rPr>
          <w:vertAlign w:val="superscript"/>
        </w:rPr>
        <w:t>rd</w:t>
      </w:r>
      <w:r w:rsidR="004C68BA">
        <w:t>-4</w:t>
      </w:r>
      <w:r w:rsidR="004C68BA" w:rsidRPr="004C68BA">
        <w:rPr>
          <w:vertAlign w:val="superscript"/>
        </w:rPr>
        <w:t>th</w:t>
      </w:r>
      <w:r w:rsidR="004C68BA">
        <w:t xml:space="preserve"> C</w:t>
      </w:r>
      <w:r w:rsidR="004C68BA">
        <w:rPr>
          <w:rStyle w:val="FootnoteReference"/>
        </w:rPr>
        <w:footnoteReference w:id="45"/>
      </w:r>
    </w:p>
    <w:p w14:paraId="27A63AA9" w14:textId="77777777" w:rsidR="00BD0433" w:rsidRPr="00292BC4" w:rsidRDefault="00BD0433" w:rsidP="004C68BA">
      <w:pPr>
        <w:numPr>
          <w:ilvl w:val="0"/>
          <w:numId w:val="4"/>
        </w:numPr>
        <w:bidi w:val="0"/>
        <w:rPr>
          <w:lang w:val="de-DE"/>
        </w:rPr>
      </w:pPr>
      <w:r w:rsidRPr="00292BC4">
        <w:rPr>
          <w:b/>
          <w:bCs/>
          <w:lang w:val="de-DE"/>
        </w:rPr>
        <w:t xml:space="preserve">O: </w:t>
      </w:r>
      <w:r w:rsidRPr="000B139A">
        <w:rPr>
          <w:rFonts w:cs="Times New Roman"/>
          <w:rtl/>
        </w:rPr>
        <w:t>אבטולמוס</w:t>
      </w:r>
      <w:r>
        <w:rPr>
          <w:rStyle w:val="FootnoteReference"/>
          <w:rFonts w:cs="Times New Roman"/>
        </w:rPr>
        <w:footnoteReference w:id="46"/>
      </w:r>
      <w:r w:rsidRPr="00292BC4">
        <w:rPr>
          <w:rFonts w:cs="Times New Roman"/>
          <w:lang w:val="de-DE"/>
        </w:rPr>
        <w:t>/</w:t>
      </w:r>
      <w:r w:rsidRPr="00435A04">
        <w:rPr>
          <w:rFonts w:cs="Times New Roman"/>
          <w:rtl/>
        </w:rPr>
        <w:t>אבטלמס</w:t>
      </w:r>
      <w:r w:rsidRPr="000D06D0">
        <w:rPr>
          <w:rStyle w:val="FootnoteReference"/>
        </w:rPr>
        <w:footnoteReference w:id="47"/>
      </w:r>
      <w:r>
        <w:rPr>
          <w:rFonts w:cs="Times New Roman"/>
        </w:rPr>
        <w:t>/</w:t>
      </w:r>
      <w:r w:rsidRPr="000B139A">
        <w:rPr>
          <w:rFonts w:cs="Times New Roman" w:hint="eastAsia"/>
          <w:rtl/>
        </w:rPr>
        <w:t>אבטלוס</w:t>
      </w:r>
      <w:r w:rsidRPr="000D06D0">
        <w:rPr>
          <w:rStyle w:val="FootnoteReference"/>
        </w:rPr>
        <w:footnoteReference w:id="48"/>
      </w:r>
      <w:r w:rsidRPr="00292BC4">
        <w:rPr>
          <w:rFonts w:cs="Times New Roman"/>
          <w:lang w:val="de-DE"/>
        </w:rPr>
        <w:t>/</w:t>
      </w:r>
      <w:r w:rsidRPr="000B139A">
        <w:rPr>
          <w:rFonts w:cs="Times New Roman" w:hint="eastAsia"/>
          <w:rtl/>
        </w:rPr>
        <w:t>אבישלום</w:t>
      </w:r>
      <w:r w:rsidRPr="00776EDD">
        <w:rPr>
          <w:rStyle w:val="FootnoteReference"/>
          <w:rFonts w:cs="Times New Roman"/>
        </w:rPr>
        <w:footnoteReference w:id="49"/>
      </w:r>
      <w:r w:rsidRPr="00292BC4">
        <w:rPr>
          <w:b/>
          <w:bCs/>
          <w:lang w:val="de-DE"/>
        </w:rPr>
        <w:t xml:space="preserve"> Ds:</w:t>
      </w:r>
      <w:r w:rsidRPr="00292BC4">
        <w:rPr>
          <w:lang w:val="de-DE"/>
        </w:rPr>
        <w:t xml:space="preserve"> Simon (</w:t>
      </w:r>
      <w:r>
        <w:rPr>
          <w:lang w:val="de-DE"/>
        </w:rPr>
        <w:t>3</w:t>
      </w:r>
      <w:r w:rsidR="004B7DBB">
        <w:rPr>
          <w:lang w:val="de-DE"/>
        </w:rPr>
        <w:t>1</w:t>
      </w:r>
      <w:r w:rsidRPr="00292BC4">
        <w:rPr>
          <w:lang w:val="de-DE"/>
        </w:rPr>
        <w:t>)’s father</w:t>
      </w:r>
      <w:r w:rsidRPr="00292BC4">
        <w:rPr>
          <w:b/>
          <w:bCs/>
          <w:lang w:val="de-DE"/>
        </w:rPr>
        <w:t xml:space="preserve"> F: </w:t>
      </w:r>
      <w:r w:rsidRPr="00840B48">
        <w:rPr>
          <w:lang w:val="de-DE"/>
        </w:rPr>
        <w:t>–</w:t>
      </w:r>
      <w:r w:rsidRPr="00292BC4">
        <w:rPr>
          <w:b/>
          <w:bCs/>
          <w:lang w:val="de-DE"/>
        </w:rPr>
        <w:t xml:space="preserve"> S: </w:t>
      </w:r>
      <w:r w:rsidRPr="00292BC4">
        <w:rPr>
          <w:i/>
          <w:iCs/>
          <w:lang w:val="de-DE"/>
        </w:rPr>
        <w:t>bBer</w:t>
      </w:r>
      <w:r w:rsidRPr="00292BC4">
        <w:rPr>
          <w:lang w:val="de-DE"/>
        </w:rPr>
        <w:t xml:space="preserve"> 7b</w:t>
      </w:r>
      <w:r w:rsidRPr="007754F2">
        <w:rPr>
          <w:rStyle w:val="FootnoteReference"/>
        </w:rPr>
        <w:footnoteReference w:id="50"/>
      </w:r>
      <w:r w:rsidRPr="00292BC4">
        <w:rPr>
          <w:lang w:val="de-DE"/>
        </w:rPr>
        <w:t xml:space="preserve"> (Kosowsky, </w:t>
      </w:r>
      <w:r w:rsidRPr="00292BC4">
        <w:rPr>
          <w:i/>
          <w:iCs/>
          <w:lang w:val="de-DE"/>
        </w:rPr>
        <w:t>Babylonico</w:t>
      </w:r>
      <w:r w:rsidRPr="00292BC4">
        <w:rPr>
          <w:lang w:val="de-DE"/>
        </w:rPr>
        <w:t xml:space="preserve">, 1686) </w:t>
      </w:r>
      <w:r w:rsidRPr="00292BC4">
        <w:rPr>
          <w:b/>
          <w:bCs/>
          <w:lang w:val="de-DE"/>
        </w:rPr>
        <w:t xml:space="preserve">E: </w:t>
      </w:r>
      <w:r w:rsidRPr="00840B48">
        <w:rPr>
          <w:lang w:val="de-DE"/>
        </w:rPr>
        <w:t>–</w:t>
      </w:r>
      <w:r w:rsidRPr="00292BC4">
        <w:rPr>
          <w:b/>
          <w:bCs/>
          <w:lang w:val="de-DE"/>
        </w:rPr>
        <w:t xml:space="preserve"> D: </w:t>
      </w:r>
      <w:r w:rsidR="004C68BA">
        <w:rPr>
          <w:lang w:val="de-DE"/>
        </w:rPr>
        <w:t>Pre-400</w:t>
      </w:r>
      <w:r w:rsidR="004C68BA">
        <w:rPr>
          <w:rStyle w:val="FootnoteReference"/>
          <w:lang w:val="de-DE"/>
        </w:rPr>
        <w:footnoteReference w:id="51"/>
      </w:r>
    </w:p>
    <w:p w14:paraId="2F25387E" w14:textId="77777777" w:rsidR="00BD0433" w:rsidRPr="00292BC4" w:rsidRDefault="00BD0433" w:rsidP="00F8429E">
      <w:pPr>
        <w:numPr>
          <w:ilvl w:val="0"/>
          <w:numId w:val="4"/>
        </w:numPr>
        <w:bidi w:val="0"/>
        <w:rPr>
          <w:lang w:val="de-DE"/>
        </w:rPr>
      </w:pPr>
      <w:r w:rsidRPr="00292BC4">
        <w:rPr>
          <w:b/>
          <w:bCs/>
          <w:lang w:val="de-DE"/>
        </w:rPr>
        <w:t xml:space="preserve">O: </w:t>
      </w:r>
      <w:r w:rsidRPr="00BF48C5">
        <w:rPr>
          <w:rFonts w:cs="Times New Roman"/>
          <w:rtl/>
        </w:rPr>
        <w:t>אבשלם</w:t>
      </w:r>
      <w:r w:rsidRPr="007C7D5E">
        <w:rPr>
          <w:rStyle w:val="FootnoteReference"/>
        </w:rPr>
        <w:footnoteReference w:id="52"/>
      </w:r>
      <w:r w:rsidRPr="00292BC4">
        <w:rPr>
          <w:b/>
          <w:bCs/>
          <w:lang w:val="de-DE"/>
        </w:rPr>
        <w:t xml:space="preserve"> Ds</w:t>
      </w:r>
      <w:r w:rsidRPr="00CF4BBF">
        <w:rPr>
          <w:b/>
          <w:bCs/>
          <w:lang w:val="de-DE"/>
        </w:rPr>
        <w:t>:</w:t>
      </w:r>
      <w:r>
        <w:rPr>
          <w:lang w:val="de-DE"/>
        </w:rPr>
        <w:t xml:space="preserve"> </w:t>
      </w:r>
      <w:r w:rsidRPr="007A191E">
        <w:rPr>
          <w:lang w:val="de-DE"/>
        </w:rPr>
        <w:t>Burqai (</w:t>
      </w:r>
      <w:r w:rsidR="002028B3">
        <w:rPr>
          <w:lang w:val="de-DE"/>
        </w:rPr>
        <w:t>2</w:t>
      </w:r>
      <w:r w:rsidRPr="007A191E">
        <w:rPr>
          <w:lang w:val="de-DE"/>
        </w:rPr>
        <w:t xml:space="preserve">)’s </w:t>
      </w:r>
      <w:r w:rsidR="00F8429E">
        <w:rPr>
          <w:lang w:val="de-DE"/>
        </w:rPr>
        <w:t>father</w:t>
      </w:r>
      <w:r w:rsidR="00F8429E" w:rsidRPr="00292BC4">
        <w:rPr>
          <w:b/>
          <w:bCs/>
          <w:lang w:val="de-DE"/>
        </w:rPr>
        <w:t xml:space="preserve"> </w:t>
      </w:r>
      <w:r w:rsidRPr="00292BC4">
        <w:rPr>
          <w:b/>
          <w:bCs/>
          <w:lang w:val="de-DE"/>
        </w:rPr>
        <w:t xml:space="preserve">F: </w:t>
      </w:r>
      <w:r w:rsidRPr="00292BC4">
        <w:rPr>
          <w:lang w:val="de-DE"/>
        </w:rPr>
        <w:t xml:space="preserve">Epitaph, </w:t>
      </w:r>
      <w:r w:rsidRPr="005C4614">
        <w:rPr>
          <w:lang w:val="de-DE"/>
        </w:rPr>
        <w:t>Samakiya</w:t>
      </w:r>
      <w:r>
        <w:rPr>
          <w:rStyle w:val="FootnoteReference"/>
          <w:lang w:val="de-DE"/>
        </w:rPr>
        <w:footnoteReference w:id="53"/>
      </w:r>
      <w:r w:rsidRPr="00292BC4">
        <w:rPr>
          <w:b/>
          <w:bCs/>
          <w:lang w:val="de-DE"/>
        </w:rPr>
        <w:t xml:space="preserve"> S: </w:t>
      </w:r>
      <w:r w:rsidRPr="00292BC4">
        <w:rPr>
          <w:lang w:val="de-DE"/>
        </w:rPr>
        <w:t xml:space="preserve">Milik, </w:t>
      </w:r>
      <w:r w:rsidRPr="00292BC4">
        <w:rPr>
          <w:i/>
          <w:iCs/>
          <w:lang w:val="de-DE"/>
        </w:rPr>
        <w:t>LA</w:t>
      </w:r>
      <w:r w:rsidRPr="00292BC4">
        <w:rPr>
          <w:lang w:val="de-DE"/>
        </w:rPr>
        <w:t xml:space="preserve"> 9 (1958-9) 343 </w:t>
      </w:r>
      <w:r w:rsidRPr="00292BC4">
        <w:rPr>
          <w:b/>
          <w:bCs/>
          <w:lang w:val="de-DE"/>
        </w:rPr>
        <w:t>E:</w:t>
      </w:r>
      <w:r w:rsidRPr="00292BC4">
        <w:rPr>
          <w:lang w:val="de-DE"/>
        </w:rPr>
        <w:t xml:space="preserve"> Jew?</w:t>
      </w:r>
      <w:r>
        <w:rPr>
          <w:rStyle w:val="FootnoteReference"/>
        </w:rPr>
        <w:footnoteReference w:id="54"/>
      </w:r>
      <w:r>
        <w:rPr>
          <w:lang w:val="de-DE"/>
        </w:rPr>
        <w:t xml:space="preserve"> </w:t>
      </w:r>
      <w:r w:rsidRPr="00292BC4">
        <w:rPr>
          <w:b/>
          <w:bCs/>
          <w:lang w:val="de-DE"/>
        </w:rPr>
        <w:t xml:space="preserve">D: </w:t>
      </w:r>
      <w:r w:rsidRPr="00E84E53">
        <w:rPr>
          <w:rFonts w:cs="Times New Roman"/>
          <w:lang w:val="it-IT"/>
        </w:rPr>
        <w:t>–</w:t>
      </w:r>
      <w:r w:rsidRPr="005F539E">
        <w:rPr>
          <w:rStyle w:val="FootnoteReference"/>
          <w:rFonts w:cs="Times New Roman"/>
        </w:rPr>
        <w:footnoteReference w:id="55"/>
      </w:r>
    </w:p>
    <w:p w14:paraId="41F4FE1C" w14:textId="77777777" w:rsidR="00BD0433" w:rsidRPr="002028B3" w:rsidRDefault="00BD0433" w:rsidP="0008173C">
      <w:pPr>
        <w:numPr>
          <w:ilvl w:val="0"/>
          <w:numId w:val="4"/>
        </w:numPr>
        <w:bidi w:val="0"/>
      </w:pPr>
      <w:r w:rsidRPr="00D724FD">
        <w:rPr>
          <w:b/>
          <w:bCs/>
        </w:rPr>
        <w:t xml:space="preserve">O: </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sidRPr="007E5758">
        <w:rPr>
          <w:rStyle w:val="FootnoteReference"/>
          <w:lang w:val="de-DE"/>
        </w:rPr>
        <w:footnoteReference w:id="56"/>
      </w:r>
      <w:r w:rsidRPr="00D724FD">
        <w:rPr>
          <w:b/>
          <w:bCs/>
        </w:rPr>
        <w:t xml:space="preserve"> Ds: </w:t>
      </w:r>
      <w:r w:rsidR="0008173C" w:rsidRPr="00D724FD">
        <w:t xml:space="preserve">Zedoqomo </w:t>
      </w:r>
      <w:r w:rsidRPr="00D724FD">
        <w:t>(1)’s son</w:t>
      </w:r>
      <w:r w:rsidR="00684696" w:rsidRPr="00D724FD">
        <w:t>, architect</w:t>
      </w:r>
      <w:r w:rsidR="00684696">
        <w:rPr>
          <w:rStyle w:val="FootnoteReference"/>
        </w:rPr>
        <w:footnoteReference w:id="57"/>
      </w:r>
      <w:r w:rsidRPr="00D724FD">
        <w:t xml:space="preserve"> </w:t>
      </w:r>
      <w:r w:rsidRPr="00D724FD">
        <w:rPr>
          <w:b/>
          <w:bCs/>
        </w:rPr>
        <w:t>F:</w:t>
      </w:r>
      <w:r w:rsidRPr="00D724FD">
        <w:t xml:space="preserve"> Inscription, Beth She’an</w:t>
      </w:r>
      <w:r w:rsidRPr="00D724FD">
        <w:rPr>
          <w:b/>
          <w:bCs/>
        </w:rPr>
        <w:t xml:space="preserve"> S:</w:t>
      </w:r>
      <w:r w:rsidRPr="00D724FD">
        <w:t xml:space="preserve"> A</w:t>
      </w:r>
      <w:r w:rsidRPr="00D724FD">
        <w:t>p</w:t>
      </w:r>
      <w:r w:rsidRPr="00D724FD">
        <w:t xml:space="preserve">plebaum, Isaac &amp; Landau, </w:t>
      </w:r>
      <w:r w:rsidRPr="00D724FD">
        <w:rPr>
          <w:i/>
          <w:iCs/>
        </w:rPr>
        <w:t>SCI</w:t>
      </w:r>
      <w:r w:rsidRPr="00D724FD">
        <w:t xml:space="preserve"> 4 (1978) 13</w:t>
      </w:r>
      <w:r w:rsidRPr="00EA1A7B">
        <w:rPr>
          <w:lang w:val="en-GB"/>
        </w:rPr>
        <w:t>9</w:t>
      </w:r>
      <w:r w:rsidRPr="00EA1A7B">
        <w:rPr>
          <w:b/>
          <w:bCs/>
          <w:lang w:val="en-GB"/>
        </w:rPr>
        <w:t xml:space="preserve"> E: </w:t>
      </w:r>
      <w:r w:rsidR="00684696" w:rsidRPr="00EA1A7B">
        <w:rPr>
          <w:lang w:val="en-GB"/>
        </w:rPr>
        <w:t>Jew?</w:t>
      </w:r>
      <w:r w:rsidR="00684696">
        <w:rPr>
          <w:rStyle w:val="FootnoteReference"/>
          <w:lang w:val="de-DE"/>
        </w:rPr>
        <w:footnoteReference w:id="58"/>
      </w:r>
      <w:r w:rsidRPr="00EA1A7B">
        <w:rPr>
          <w:b/>
          <w:bCs/>
          <w:lang w:val="en-GB"/>
        </w:rPr>
        <w:t xml:space="preserve"> </w:t>
      </w:r>
      <w:r w:rsidRPr="002028B3">
        <w:rPr>
          <w:b/>
          <w:bCs/>
        </w:rPr>
        <w:t>D:</w:t>
      </w:r>
      <w:r w:rsidRPr="002028B3">
        <w:t xml:space="preserve"> 2</w:t>
      </w:r>
      <w:r w:rsidRPr="002028B3">
        <w:rPr>
          <w:vertAlign w:val="superscript"/>
        </w:rPr>
        <w:t>nd</w:t>
      </w:r>
      <w:r w:rsidRPr="002028B3">
        <w:rPr>
          <w:b/>
          <w:bCs/>
        </w:rPr>
        <w:t>-</w:t>
      </w:r>
      <w:r w:rsidRPr="002028B3">
        <w:t>3</w:t>
      </w:r>
      <w:r w:rsidRPr="002028B3">
        <w:rPr>
          <w:vertAlign w:val="superscript"/>
        </w:rPr>
        <w:t>rd</w:t>
      </w:r>
      <w:r w:rsidRPr="002028B3">
        <w:t xml:space="preserve"> C </w:t>
      </w:r>
    </w:p>
    <w:p w14:paraId="6EC544D2" w14:textId="77777777" w:rsidR="00BD0433" w:rsidRPr="002028B3" w:rsidRDefault="00BD0433" w:rsidP="000E36EB">
      <w:pPr>
        <w:bidi w:val="0"/>
        <w:sectPr w:rsidR="00BD0433" w:rsidRPr="002028B3" w:rsidSect="00BD3E28">
          <w:footnotePr>
            <w:pos w:val="beneathText"/>
            <w:numRestart w:val="eachSect"/>
          </w:footnotePr>
          <w:type w:val="continuous"/>
          <w:pgSz w:w="11906" w:h="16838"/>
          <w:pgMar w:top="1440" w:right="1800" w:bottom="1440" w:left="1800" w:header="720" w:footer="720" w:gutter="0"/>
          <w:cols w:space="720"/>
          <w:bidi/>
          <w:rtlGutter/>
        </w:sectPr>
      </w:pPr>
    </w:p>
    <w:p w14:paraId="20EE2586" w14:textId="77777777" w:rsidR="00BD0433" w:rsidRPr="002028B3" w:rsidRDefault="00BD0433" w:rsidP="000E36EB">
      <w:pPr>
        <w:bidi w:val="0"/>
      </w:pPr>
    </w:p>
    <w:p w14:paraId="6B225B9F" w14:textId="77777777" w:rsidR="00BD0433" w:rsidRDefault="00BD0433" w:rsidP="008647B7">
      <w:pPr>
        <w:bidi w:val="0"/>
        <w:rPr>
          <w:rFonts w:cs="Times New Roman"/>
          <w:i/>
          <w:iCs/>
          <w:sz w:val="24"/>
          <w:szCs w:val="24"/>
          <w:lang w:val="de-DE"/>
        </w:rPr>
      </w:pPr>
      <w:r w:rsidRPr="00BD0717">
        <w:rPr>
          <w:rFonts w:cs="Times New Roman"/>
          <w:sz w:val="24"/>
          <w:szCs w:val="24"/>
          <w:rtl/>
        </w:rPr>
        <w:t>אהרן</w:t>
      </w:r>
      <w:r w:rsidRPr="0045060E">
        <w:rPr>
          <w:rStyle w:val="FootnoteReference"/>
          <w:rFonts w:cs="Times New Roman"/>
          <w:sz w:val="24"/>
          <w:szCs w:val="24"/>
        </w:rPr>
        <w:footnoteReference w:id="59"/>
      </w:r>
      <w:r w:rsidRPr="00292BC4">
        <w:rPr>
          <w:rFonts w:cs="Times New Roman"/>
          <w:b/>
          <w:bCs/>
          <w:sz w:val="24"/>
          <w:szCs w:val="24"/>
          <w:lang w:val="de-DE"/>
        </w:rPr>
        <w:t xml:space="preserve"> </w:t>
      </w:r>
      <w:r w:rsidRPr="00292BC4">
        <w:rPr>
          <w:rFonts w:cs="Times New Roman"/>
          <w:sz w:val="24"/>
          <w:szCs w:val="24"/>
          <w:lang w:val="de-DE"/>
        </w:rPr>
        <w:t xml:space="preserve">– </w:t>
      </w:r>
      <w:r w:rsidRPr="002049C8">
        <w:rPr>
          <w:rFonts w:cs="Times New Roman"/>
          <w:i/>
          <w:iCs/>
          <w:sz w:val="24"/>
          <w:szCs w:val="24"/>
          <w:lang w:val="de-DE"/>
        </w:rPr>
        <w:t>Aaron</w:t>
      </w:r>
    </w:p>
    <w:p w14:paraId="2021C9B7" w14:textId="77777777" w:rsidR="00BD0433" w:rsidRPr="00292BC4" w:rsidRDefault="00BD0433" w:rsidP="002049C8">
      <w:pPr>
        <w:bidi w:val="0"/>
        <w:rPr>
          <w:rFonts w:cs="Times New Roman"/>
          <w:i/>
          <w:iCs/>
          <w:sz w:val="24"/>
          <w:szCs w:val="24"/>
          <w:lang w:val="de-DE"/>
        </w:rPr>
      </w:pPr>
    </w:p>
    <w:p w14:paraId="4B443B22" w14:textId="77777777" w:rsidR="00BD0433" w:rsidRPr="006442F5" w:rsidRDefault="00BD0433" w:rsidP="00815F05">
      <w:pPr>
        <w:numPr>
          <w:ilvl w:val="0"/>
          <w:numId w:val="5"/>
        </w:numPr>
        <w:bidi w:val="0"/>
      </w:pPr>
      <w:r w:rsidRPr="006442F5">
        <w:rPr>
          <w:b/>
          <w:bCs/>
        </w:rPr>
        <w:t xml:space="preserve">O: </w:t>
      </w:r>
      <w:r w:rsidRPr="006442F5">
        <w:t>–</w:t>
      </w:r>
      <w:r w:rsidR="006442F5">
        <w:rPr>
          <w:rStyle w:val="FootnoteReference"/>
          <w:rFonts w:cs="Times New Roman"/>
          <w:lang w:val="en-GB"/>
        </w:rPr>
        <w:footnoteReference w:id="60"/>
      </w:r>
      <w:r w:rsidRPr="006442F5">
        <w:rPr>
          <w:b/>
          <w:bCs/>
        </w:rPr>
        <w:t xml:space="preserve"> Ds: </w:t>
      </w:r>
      <w:r w:rsidRPr="006442F5">
        <w:t>Zohar (1)’s son, priest</w:t>
      </w:r>
      <w:r>
        <w:rPr>
          <w:rStyle w:val="FootnoteReference"/>
        </w:rPr>
        <w:footnoteReference w:id="61"/>
      </w:r>
      <w:r w:rsidRPr="006442F5">
        <w:rPr>
          <w:b/>
          <w:bCs/>
        </w:rPr>
        <w:t xml:space="preserve"> F: </w:t>
      </w:r>
      <w:r w:rsidRPr="006442F5">
        <w:t>–</w:t>
      </w:r>
      <w:r w:rsidRPr="006442F5">
        <w:rPr>
          <w:b/>
          <w:bCs/>
        </w:rPr>
        <w:t xml:space="preserve"> S: </w:t>
      </w:r>
      <w:r w:rsidRPr="006442F5">
        <w:rPr>
          <w:i/>
          <w:iCs/>
        </w:rPr>
        <w:t>Tulida</w:t>
      </w:r>
      <w:r w:rsidRPr="006442F5">
        <w:t>, 132</w:t>
      </w:r>
      <w:r>
        <w:rPr>
          <w:rtl/>
        </w:rPr>
        <w:t xml:space="preserve"> </w:t>
      </w:r>
      <w:r w:rsidRPr="006442F5">
        <w:rPr>
          <w:b/>
          <w:bCs/>
        </w:rPr>
        <w:t xml:space="preserve">E: </w:t>
      </w:r>
      <w:r w:rsidRPr="006442F5">
        <w:t>Samaritan</w:t>
      </w:r>
      <w:r w:rsidRPr="005434BF">
        <w:rPr>
          <w:rStyle w:val="FootnoteReference"/>
          <w:rFonts w:cs="Times New Roman"/>
        </w:rPr>
        <w:footnoteReference w:id="62"/>
      </w:r>
      <w:r w:rsidRPr="006442F5">
        <w:rPr>
          <w:b/>
          <w:bCs/>
        </w:rPr>
        <w:t xml:space="preserve"> 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9D42B9">
        <w:rPr>
          <w:rStyle w:val="FootnoteReference"/>
          <w:rFonts w:cs="Times New Roman"/>
          <w:rtl/>
        </w:rPr>
        <w:footnoteReference w:id="63"/>
      </w:r>
    </w:p>
    <w:p w14:paraId="139D7666" w14:textId="77777777" w:rsidR="00BD0433" w:rsidRPr="000C6054" w:rsidRDefault="00BD0433" w:rsidP="002028B3">
      <w:pPr>
        <w:numPr>
          <w:ilvl w:val="0"/>
          <w:numId w:val="5"/>
        </w:numPr>
        <w:bidi w:val="0"/>
      </w:pPr>
      <w:r w:rsidRPr="006442F5">
        <w:rPr>
          <w:b/>
          <w:bCs/>
        </w:rPr>
        <w:t xml:space="preserve">O: </w:t>
      </w:r>
      <w:r w:rsidRPr="006442F5">
        <w:t>–</w:t>
      </w:r>
      <w:r w:rsidR="006442F5">
        <w:rPr>
          <w:rStyle w:val="FootnoteReference"/>
          <w:rFonts w:cs="Times New Roman"/>
          <w:lang w:val="en-GB"/>
        </w:rPr>
        <w:footnoteReference w:id="64"/>
      </w:r>
      <w:r w:rsidRPr="006442F5">
        <w:rPr>
          <w:b/>
          <w:bCs/>
        </w:rPr>
        <w:t xml:space="preserve"> Ds: </w:t>
      </w:r>
      <w:r w:rsidR="002028B3" w:rsidRPr="006442F5">
        <w:t>Z</w:t>
      </w:r>
      <w:r w:rsidR="002028B3">
        <w:t>e</w:t>
      </w:r>
      <w:r w:rsidR="002028B3" w:rsidRPr="006442F5">
        <w:t>bad</w:t>
      </w:r>
      <w:r w:rsidR="002028B3">
        <w:t>i</w:t>
      </w:r>
      <w:r w:rsidR="002028B3" w:rsidRPr="006442F5">
        <w:t xml:space="preserve"> </w:t>
      </w:r>
      <w:r w:rsidRPr="006442F5">
        <w:t>(1)’s son, p</w:t>
      </w:r>
      <w:r w:rsidRPr="000C6054">
        <w:t>riest</w:t>
      </w:r>
      <w:r>
        <w:rPr>
          <w:rStyle w:val="FootnoteReference"/>
        </w:rPr>
        <w:footnoteReference w:id="65"/>
      </w:r>
      <w:r w:rsidRPr="000C6054">
        <w:t xml:space="preserve"> F</w:t>
      </w:r>
      <w:r w:rsidRPr="000C6054">
        <w:rPr>
          <w:b/>
          <w:bCs/>
        </w:rPr>
        <w:t>:</w:t>
      </w:r>
      <w:r w:rsidR="00073A11">
        <w:rPr>
          <w:b/>
          <w:bCs/>
        </w:rPr>
        <w:t xml:space="preserve"> </w:t>
      </w:r>
      <w:r w:rsidR="00073A11" w:rsidRPr="00F907FB">
        <w:t>–</w:t>
      </w:r>
      <w:r w:rsidRPr="000C6054">
        <w:rPr>
          <w:b/>
          <w:bCs/>
        </w:rPr>
        <w:t xml:space="preserve"> S:</w:t>
      </w:r>
      <w:r w:rsidRPr="000C6054">
        <w:rPr>
          <w:i/>
          <w:iCs/>
        </w:rPr>
        <w:t xml:space="preserve"> Tulida</w:t>
      </w:r>
      <w:r w:rsidRPr="000C6054">
        <w:t xml:space="preserve">, 134 </w:t>
      </w:r>
      <w:r w:rsidRPr="000C6054">
        <w:rPr>
          <w:b/>
          <w:bCs/>
        </w:rPr>
        <w:t>E:</w:t>
      </w:r>
      <w:r w:rsidRPr="000C6054">
        <w:t xml:space="preserve"> Samaritan</w:t>
      </w:r>
      <w:r w:rsidRPr="005434BF">
        <w:rPr>
          <w:rStyle w:val="FootnoteReference"/>
          <w:rFonts w:cs="Times New Roman"/>
        </w:rPr>
        <w:footnoteReference w:id="66"/>
      </w:r>
      <w:r w:rsidRPr="000C6054">
        <w:rPr>
          <w:b/>
          <w:bCs/>
        </w:rPr>
        <w:t xml:space="preserve"> 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9D42B9">
        <w:rPr>
          <w:rStyle w:val="FootnoteReference"/>
          <w:rFonts w:cs="Times New Roman"/>
          <w:rtl/>
        </w:rPr>
        <w:footnoteReference w:id="67"/>
      </w:r>
    </w:p>
    <w:p w14:paraId="1AD3E1E0" w14:textId="77777777" w:rsidR="00BD0433" w:rsidRDefault="00BD0433" w:rsidP="00815F05">
      <w:pPr>
        <w:numPr>
          <w:ilvl w:val="0"/>
          <w:numId w:val="5"/>
        </w:numPr>
        <w:bidi w:val="0"/>
      </w:pPr>
      <w:r w:rsidRPr="000E36EB">
        <w:rPr>
          <w:b/>
          <w:bCs/>
        </w:rPr>
        <w:t>O</w:t>
      </w:r>
      <w:r>
        <w:rPr>
          <w:b/>
          <w:bCs/>
        </w:rPr>
        <w:t xml:space="preserve">: </w:t>
      </w:r>
      <w:r w:rsidRPr="00A47DE3">
        <w:t>–</w:t>
      </w:r>
      <w:r w:rsidRPr="000E36EB">
        <w:rPr>
          <w:b/>
          <w:bCs/>
        </w:rPr>
        <w:t xml:space="preserve"> Ds:</w:t>
      </w:r>
      <w:r w:rsidR="00196B3F">
        <w:t xml:space="preserve"> Joseph (8</w:t>
      </w:r>
      <w:r w:rsidR="002C2DA4">
        <w:t>1</w:t>
      </w:r>
      <w:r>
        <w:t xml:space="preserve">)’s father </w:t>
      </w:r>
      <w:r w:rsidRPr="000E36EB">
        <w:rPr>
          <w:b/>
          <w:bCs/>
        </w:rPr>
        <w:t xml:space="preserve">F: </w:t>
      </w:r>
      <w:r w:rsidRPr="00562C02">
        <w:t>Epitap</w:t>
      </w:r>
      <w:r>
        <w:t xml:space="preserve">h, </w:t>
      </w:r>
      <w:smartTag w:uri="urn:schemas-microsoft-com:office:smarttags" w:element="City">
        <w:r>
          <w:t>Jerusalem</w:t>
        </w:r>
      </w:smartTag>
      <w:r>
        <w:t>,</w:t>
      </w:r>
      <w:r w:rsidRPr="00AF36BE">
        <w:t xml:space="preserve"> </w:t>
      </w:r>
      <w:r>
        <w:t xml:space="preserve">Clermont-Ganneau </w:t>
      </w:r>
      <w:r w:rsidRPr="000E36EB">
        <w:rPr>
          <w:b/>
          <w:bCs/>
        </w:rPr>
        <w:t>S:</w:t>
      </w:r>
      <w:r w:rsidRPr="00AF36BE">
        <w:rPr>
          <w:i/>
          <w:iCs/>
        </w:rPr>
        <w:t xml:space="preserve"> </w:t>
      </w:r>
      <w:r>
        <w:rPr>
          <w:i/>
          <w:iCs/>
        </w:rPr>
        <w:t>CIJ</w:t>
      </w:r>
      <w:r>
        <w:t xml:space="preserve"> 1389</w:t>
      </w:r>
      <w:r w:rsidRPr="000E36EB">
        <w:rPr>
          <w:b/>
          <w:bCs/>
        </w:rPr>
        <w:t xml:space="preserve"> E:</w:t>
      </w:r>
      <w:r>
        <w:rPr>
          <w:b/>
          <w:bCs/>
        </w:rPr>
        <w:t xml:space="preserve"> </w:t>
      </w:r>
      <w:r w:rsidRPr="00A47DE3">
        <w:t>–</w:t>
      </w:r>
      <w:r>
        <w:t xml:space="preserve"> </w:t>
      </w:r>
      <w:r w:rsidRPr="000E36EB">
        <w:rPr>
          <w:b/>
          <w:bCs/>
        </w:rPr>
        <w:t>D:</w:t>
      </w:r>
      <w:r>
        <w:rPr>
          <w:b/>
          <w:bCs/>
        </w:rPr>
        <w:t xml:space="preserve"> </w:t>
      </w:r>
      <w:r>
        <w:t>3</w:t>
      </w:r>
      <w:r w:rsidRPr="00550A76">
        <w:rPr>
          <w:vertAlign w:val="superscript"/>
        </w:rPr>
        <w:t>rd</w:t>
      </w:r>
      <w:r>
        <w:t>-7</w:t>
      </w:r>
      <w:r w:rsidRPr="00550A76">
        <w:rPr>
          <w:vertAlign w:val="superscript"/>
        </w:rPr>
        <w:t>th</w:t>
      </w:r>
      <w:r>
        <w:t xml:space="preserve"> C</w:t>
      </w:r>
      <w:r>
        <w:rPr>
          <w:rStyle w:val="FootnoteReference"/>
        </w:rPr>
        <w:footnoteReference w:id="68"/>
      </w:r>
    </w:p>
    <w:p w14:paraId="4D8D1867" w14:textId="77777777" w:rsidR="00BD0433" w:rsidRPr="005F3EEF" w:rsidRDefault="00BD0433" w:rsidP="00E9768A">
      <w:pPr>
        <w:numPr>
          <w:ilvl w:val="0"/>
          <w:numId w:val="5"/>
        </w:numPr>
        <w:bidi w:val="0"/>
        <w:rPr>
          <w:lang w:val="de-DE"/>
        </w:rPr>
      </w:pPr>
      <w:r w:rsidRPr="000E36EB">
        <w:rPr>
          <w:b/>
          <w:bCs/>
        </w:rPr>
        <w:t xml:space="preserve">O: </w:t>
      </w:r>
      <w:r w:rsidRPr="006F77F5">
        <w:rPr>
          <w:rFonts w:ascii="Graeca" w:hAnsi="Graeca"/>
        </w:rPr>
        <w:t></w:t>
      </w:r>
      <w:r w:rsidRPr="006F77F5">
        <w:rPr>
          <w:rFonts w:ascii="Graeca" w:hAnsi="Graeca"/>
        </w:rPr>
        <w:t></w:t>
      </w:r>
      <w:r w:rsidRPr="006F77F5">
        <w:rPr>
          <w:rFonts w:ascii="Graeca" w:hAnsi="Graeca"/>
        </w:rPr>
        <w:t></w:t>
      </w:r>
      <w:r w:rsidRPr="006F77F5">
        <w:rPr>
          <w:rFonts w:ascii="Graeca" w:hAnsi="Graeca"/>
        </w:rPr>
        <w:t></w:t>
      </w:r>
      <w:r w:rsidRPr="006F77F5">
        <w:rPr>
          <w:rFonts w:ascii="Graeca" w:hAnsi="Graeca"/>
        </w:rPr>
        <w:t></w:t>
      </w:r>
      <w:r w:rsidRPr="006F77F5">
        <w:rPr>
          <w:rFonts w:ascii="Graeca" w:hAnsi="Graeca"/>
        </w:rPr>
        <w:t></w:t>
      </w:r>
      <w:r w:rsidRPr="006F77F5">
        <w:rPr>
          <w:rFonts w:ascii="Graeca" w:hAnsi="Graeca"/>
        </w:rPr>
        <w:t></w:t>
      </w:r>
      <w:r w:rsidRPr="003624F8">
        <w:rPr>
          <w:rStyle w:val="FootnoteReference"/>
          <w:rFonts w:cs="Times New Roman"/>
        </w:rPr>
        <w:footnoteReference w:id="69"/>
      </w:r>
      <w:r>
        <w:rPr>
          <w:rFonts w:cs="Times New Roman"/>
        </w:rPr>
        <w:t xml:space="preserve"> </w:t>
      </w:r>
      <w:r w:rsidRPr="000E36EB">
        <w:rPr>
          <w:b/>
          <w:bCs/>
        </w:rPr>
        <w:t>Ds:</w:t>
      </w:r>
      <w:r>
        <w:rPr>
          <w:b/>
          <w:bCs/>
        </w:rPr>
        <w:t xml:space="preserve"> </w:t>
      </w:r>
      <w:r w:rsidRPr="00A47DE3">
        <w:t>–</w:t>
      </w:r>
      <w:r w:rsidRPr="000E36EB">
        <w:rPr>
          <w:b/>
          <w:bCs/>
        </w:rPr>
        <w:t xml:space="preserve"> F:</w:t>
      </w:r>
      <w:r w:rsidRPr="00B203E8">
        <w:t xml:space="preserve"> </w:t>
      </w:r>
      <w:r w:rsidRPr="00562C02">
        <w:t>Epitap</w:t>
      </w:r>
      <w:r>
        <w:t xml:space="preserve">h, </w:t>
      </w:r>
      <w:smartTag w:uri="urn:schemas-microsoft-com:office:smarttags" w:element="place">
        <w:smartTag w:uri="urn:schemas-microsoft-com:office:smarttags" w:element="City">
          <w:r>
            <w:t>Hebron</w:t>
          </w:r>
        </w:smartTag>
      </w:smartTag>
      <w:r>
        <w:t>?</w:t>
      </w:r>
      <w:r>
        <w:rPr>
          <w:rStyle w:val="FootnoteReference"/>
        </w:rPr>
        <w:footnoteReference w:id="70"/>
      </w:r>
      <w:r w:rsidRPr="000E36EB">
        <w:rPr>
          <w:b/>
          <w:bCs/>
        </w:rPr>
        <w:t xml:space="preserve"> </w:t>
      </w:r>
      <w:r w:rsidRPr="005F3EEF">
        <w:rPr>
          <w:b/>
          <w:bCs/>
          <w:lang w:val="de-DE"/>
        </w:rPr>
        <w:t>S:</w:t>
      </w:r>
      <w:r w:rsidRPr="005F3EEF">
        <w:rPr>
          <w:lang w:val="de-DE"/>
        </w:rPr>
        <w:t xml:space="preserve"> Mordtmann, </w:t>
      </w:r>
      <w:r w:rsidRPr="005F3EEF">
        <w:rPr>
          <w:i/>
          <w:iCs/>
          <w:lang w:val="de-DE"/>
        </w:rPr>
        <w:t>ZDPV</w:t>
      </w:r>
      <w:r w:rsidRPr="005F3EEF">
        <w:rPr>
          <w:lang w:val="de-DE"/>
        </w:rPr>
        <w:t xml:space="preserve"> 12 (1889) 132</w:t>
      </w:r>
      <w:r w:rsidRPr="00E9768A">
        <w:rPr>
          <w:lang w:val="de-DE"/>
        </w:rPr>
        <w:t xml:space="preserve"> </w:t>
      </w:r>
      <w:r w:rsidRPr="005F3EEF">
        <w:rPr>
          <w:b/>
          <w:bCs/>
          <w:lang w:val="de-DE"/>
        </w:rPr>
        <w:t xml:space="preserve">E: </w:t>
      </w:r>
      <w:r w:rsidRPr="005F3EEF">
        <w:rPr>
          <w:lang w:val="de-DE"/>
        </w:rPr>
        <w:t>Jew?</w:t>
      </w:r>
      <w:r w:rsidRPr="00BA4E20">
        <w:rPr>
          <w:rStyle w:val="FootnoteReference"/>
          <w:lang w:val="it-IT"/>
        </w:rPr>
        <w:footnoteReference w:id="71"/>
      </w:r>
      <w:r w:rsidRPr="005F3EEF">
        <w:rPr>
          <w:lang w:val="de-DE"/>
        </w:rPr>
        <w:t xml:space="preserve"> </w:t>
      </w:r>
      <w:r w:rsidRPr="005F3EEF">
        <w:rPr>
          <w:b/>
          <w:bCs/>
          <w:lang w:val="de-DE"/>
        </w:rPr>
        <w:t>D</w:t>
      </w:r>
      <w:r w:rsidRPr="00FF45AD">
        <w:rPr>
          <w:b/>
          <w:bCs/>
          <w:lang w:val="de-DE"/>
        </w:rPr>
        <w:t>:</w:t>
      </w:r>
      <w:r w:rsidRPr="00FF45AD">
        <w:rPr>
          <w:lang w:val="de-DE"/>
        </w:rPr>
        <w:t xml:space="preserve"> </w:t>
      </w:r>
      <w:r w:rsidRPr="00E84E53">
        <w:rPr>
          <w:rFonts w:cs="Times New Roman"/>
          <w:lang w:val="it-IT"/>
        </w:rPr>
        <w:t>–</w:t>
      </w:r>
      <w:r w:rsidRPr="005F539E">
        <w:rPr>
          <w:rStyle w:val="FootnoteReference"/>
          <w:rFonts w:cs="Times New Roman"/>
        </w:rPr>
        <w:footnoteReference w:id="72"/>
      </w:r>
    </w:p>
    <w:p w14:paraId="38EE12F1" w14:textId="77777777" w:rsidR="00BD0433" w:rsidRPr="005F3EEF" w:rsidRDefault="00BD0433" w:rsidP="00815F05">
      <w:pPr>
        <w:numPr>
          <w:ilvl w:val="0"/>
          <w:numId w:val="5"/>
        </w:numPr>
        <w:bidi w:val="0"/>
        <w:rPr>
          <w:lang w:val="de-DE"/>
        </w:rPr>
      </w:pPr>
      <w:r w:rsidRPr="005F3EEF">
        <w:rPr>
          <w:b/>
          <w:bCs/>
          <w:lang w:val="de-DE"/>
        </w:rPr>
        <w:t xml:space="preserve">O: </w:t>
      </w:r>
      <w:r w:rsidRPr="005379D2">
        <w:rPr>
          <w:rFonts w:cs="Times New Roman"/>
          <w:rtl/>
        </w:rPr>
        <w:t>עארון</w:t>
      </w:r>
      <w:r w:rsidRPr="005379D2">
        <w:rPr>
          <w:rStyle w:val="FootnoteReference"/>
          <w:lang w:val="de-DE"/>
        </w:rPr>
        <w:footnoteReference w:id="73"/>
      </w:r>
      <w:r>
        <w:rPr>
          <w:b/>
          <w:bCs/>
          <w:lang w:val="de-DE"/>
        </w:rPr>
        <w:t xml:space="preserve"> </w:t>
      </w:r>
      <w:r w:rsidRPr="005F3EEF">
        <w:rPr>
          <w:b/>
          <w:bCs/>
          <w:lang w:val="de-DE"/>
        </w:rPr>
        <w:t xml:space="preserve">Ds: </w:t>
      </w:r>
      <w:r w:rsidRPr="005F3EEF">
        <w:rPr>
          <w:lang w:val="de-DE"/>
        </w:rPr>
        <w:t>–</w:t>
      </w:r>
      <w:r w:rsidRPr="005F3EEF">
        <w:rPr>
          <w:b/>
          <w:bCs/>
          <w:lang w:val="de-DE"/>
        </w:rPr>
        <w:t xml:space="preserve"> F: </w:t>
      </w:r>
      <w:r w:rsidRPr="005F3EEF">
        <w:rPr>
          <w:lang w:val="de-DE"/>
        </w:rPr>
        <w:t>Epitaph</w:t>
      </w:r>
      <w:r w:rsidRPr="005F3EEF">
        <w:rPr>
          <w:b/>
          <w:bCs/>
          <w:lang w:val="de-DE"/>
        </w:rPr>
        <w:t xml:space="preserve">, </w:t>
      </w:r>
      <w:r w:rsidRPr="005F3EEF">
        <w:rPr>
          <w:lang w:val="de-DE"/>
        </w:rPr>
        <w:t>Zoar</w:t>
      </w:r>
      <w:r w:rsidRPr="005F3EEF">
        <w:rPr>
          <w:b/>
          <w:bCs/>
          <w:lang w:val="de-DE"/>
        </w:rPr>
        <w:t xml:space="preserve"> S:</w:t>
      </w:r>
      <w:r w:rsidRPr="005F3EEF">
        <w:rPr>
          <w:lang w:val="de-DE"/>
        </w:rPr>
        <w:t xml:space="preserve"> Misgav &amp; Stern, </w:t>
      </w:r>
      <w:r w:rsidRPr="005F3EEF">
        <w:rPr>
          <w:i/>
          <w:iCs/>
          <w:lang w:val="de-DE"/>
        </w:rPr>
        <w:t>Tarbiz</w:t>
      </w:r>
      <w:r w:rsidRPr="005F3EEF">
        <w:rPr>
          <w:lang w:val="de-DE"/>
        </w:rPr>
        <w:t xml:space="preserve"> 74 (2005) </w:t>
      </w:r>
      <w:r>
        <w:rPr>
          <w:lang w:val="de-DE"/>
        </w:rPr>
        <w:t>no. 29</w:t>
      </w:r>
      <w:r w:rsidRPr="005F3EEF">
        <w:rPr>
          <w:b/>
          <w:bCs/>
          <w:lang w:val="de-DE"/>
        </w:rPr>
        <w:t xml:space="preserve"> E: </w:t>
      </w:r>
      <w:r w:rsidRPr="005F3EEF">
        <w:rPr>
          <w:lang w:val="de-DE"/>
        </w:rPr>
        <w:t>–</w:t>
      </w:r>
      <w:r w:rsidRPr="005F3EEF">
        <w:rPr>
          <w:b/>
          <w:bCs/>
          <w:lang w:val="de-DE"/>
        </w:rPr>
        <w:t xml:space="preserve"> D:</w:t>
      </w:r>
      <w:r w:rsidRPr="005F3EEF">
        <w:rPr>
          <w:lang w:val="de-DE"/>
        </w:rPr>
        <w:t xml:space="preserve"> </w:t>
      </w:r>
      <w:r>
        <w:rPr>
          <w:lang w:val="de-DE"/>
        </w:rPr>
        <w:t>579</w:t>
      </w:r>
      <w:r>
        <w:rPr>
          <w:rStyle w:val="FootnoteReference"/>
          <w:lang w:val="de-DE"/>
        </w:rPr>
        <w:footnoteReference w:id="74"/>
      </w:r>
    </w:p>
    <w:p w14:paraId="20597421" w14:textId="77777777" w:rsidR="00BD0433" w:rsidRPr="005F3EEF" w:rsidRDefault="00BD0433" w:rsidP="00B203E8">
      <w:pPr>
        <w:bidi w:val="0"/>
        <w:rPr>
          <w:b/>
          <w:bCs/>
          <w:lang w:val="de-DE"/>
        </w:rPr>
        <w:sectPr w:rsidR="00BD0433" w:rsidRPr="005F3EEF" w:rsidSect="00BD3E28">
          <w:footnotePr>
            <w:pos w:val="beneathText"/>
            <w:numRestart w:val="eachSect"/>
          </w:footnotePr>
          <w:type w:val="continuous"/>
          <w:pgSz w:w="11906" w:h="16838"/>
          <w:pgMar w:top="1440" w:right="1800" w:bottom="1440" w:left="1800" w:header="720" w:footer="720" w:gutter="0"/>
          <w:cols w:space="720"/>
          <w:bidi/>
          <w:rtlGutter/>
        </w:sectPr>
      </w:pPr>
    </w:p>
    <w:p w14:paraId="22C8E1E5" w14:textId="77777777" w:rsidR="00BD0433" w:rsidRPr="005F3EEF" w:rsidRDefault="00BD0433" w:rsidP="00B203E8">
      <w:pPr>
        <w:bidi w:val="0"/>
        <w:rPr>
          <w:b/>
          <w:bCs/>
          <w:lang w:val="de-DE"/>
        </w:rPr>
      </w:pPr>
    </w:p>
    <w:p w14:paraId="0F8EC1BF" w14:textId="77777777" w:rsidR="00BD0433" w:rsidRPr="005F3EEF" w:rsidRDefault="00BD0433" w:rsidP="00FE7D81">
      <w:pPr>
        <w:bidi w:val="0"/>
        <w:rPr>
          <w:rFonts w:cs="Times New Roman"/>
          <w:i/>
          <w:iCs/>
          <w:sz w:val="24"/>
          <w:szCs w:val="24"/>
          <w:lang w:val="de-DE"/>
        </w:rPr>
      </w:pPr>
      <w:r w:rsidRPr="00A47DE3">
        <w:rPr>
          <w:rFonts w:cs="Times New Roman"/>
          <w:sz w:val="24"/>
          <w:szCs w:val="24"/>
          <w:rtl/>
        </w:rPr>
        <w:t>אחי</w:t>
      </w:r>
      <w:r w:rsidRPr="00A47DE3">
        <w:rPr>
          <w:rStyle w:val="FootnoteReference"/>
          <w:rFonts w:cs="Times New Roman"/>
          <w:sz w:val="24"/>
          <w:szCs w:val="24"/>
          <w:lang w:eastAsia="en-GB"/>
        </w:rPr>
        <w:footnoteReference w:id="75"/>
      </w:r>
      <w:r w:rsidRPr="005F3EEF">
        <w:rPr>
          <w:rFonts w:cs="Times New Roman"/>
          <w:sz w:val="24"/>
          <w:szCs w:val="24"/>
          <w:lang w:val="de-DE"/>
        </w:rPr>
        <w:t xml:space="preserve"> </w:t>
      </w:r>
      <w:r w:rsidRPr="005F3EEF">
        <w:rPr>
          <w:lang w:val="de-DE"/>
        </w:rPr>
        <w:t>–</w:t>
      </w:r>
      <w:r w:rsidRPr="005F3EEF">
        <w:rPr>
          <w:rFonts w:cs="Times New Roman"/>
          <w:b/>
          <w:bCs/>
          <w:sz w:val="24"/>
          <w:szCs w:val="24"/>
          <w:lang w:val="de-DE"/>
        </w:rPr>
        <w:t xml:space="preserve"> </w:t>
      </w:r>
      <w:r w:rsidRPr="005F3EEF">
        <w:rPr>
          <w:rFonts w:cs="Times New Roman"/>
          <w:i/>
          <w:iCs/>
          <w:sz w:val="24"/>
          <w:szCs w:val="24"/>
          <w:lang w:val="de-DE"/>
        </w:rPr>
        <w:t>Ahi</w:t>
      </w:r>
    </w:p>
    <w:p w14:paraId="72AB6EA9" w14:textId="77777777" w:rsidR="00BD0433" w:rsidRPr="005F3EEF" w:rsidRDefault="00BD0433" w:rsidP="002049C8">
      <w:pPr>
        <w:bidi w:val="0"/>
        <w:rPr>
          <w:rFonts w:cs="Times New Roman"/>
          <w:i/>
          <w:iCs/>
          <w:sz w:val="24"/>
          <w:szCs w:val="24"/>
          <w:lang w:val="de-DE"/>
        </w:rPr>
      </w:pPr>
    </w:p>
    <w:p w14:paraId="35C14507" w14:textId="77777777" w:rsidR="00BD0433" w:rsidRPr="005F3EEF" w:rsidRDefault="00BD0433" w:rsidP="004C68BA">
      <w:pPr>
        <w:numPr>
          <w:ilvl w:val="0"/>
          <w:numId w:val="6"/>
        </w:numPr>
        <w:bidi w:val="0"/>
        <w:rPr>
          <w:b/>
          <w:bCs/>
          <w:lang w:val="de-DE"/>
        </w:rPr>
      </w:pPr>
      <w:r w:rsidRPr="005F3EEF">
        <w:rPr>
          <w:b/>
          <w:bCs/>
          <w:lang w:val="de-DE"/>
        </w:rPr>
        <w:t xml:space="preserve">O: </w:t>
      </w:r>
      <w:r w:rsidRPr="00A47DE3">
        <w:rPr>
          <w:rFonts w:cs="Times New Roman"/>
          <w:rtl/>
        </w:rPr>
        <w:t>אחא</w:t>
      </w:r>
      <w:r w:rsidRPr="00A47DE3">
        <w:rPr>
          <w:rStyle w:val="FootnoteReference"/>
        </w:rPr>
        <w:footnoteReference w:id="76"/>
      </w:r>
      <w:r w:rsidRPr="005F3EEF">
        <w:rPr>
          <w:b/>
          <w:bCs/>
          <w:lang w:val="de-DE"/>
        </w:rPr>
        <w:t xml:space="preserve"> Ds: </w:t>
      </w:r>
      <w:r w:rsidRPr="005F3EEF">
        <w:rPr>
          <w:lang w:val="de-DE"/>
        </w:rPr>
        <w:t xml:space="preserve">– </w:t>
      </w:r>
      <w:r w:rsidRPr="005F3EEF">
        <w:rPr>
          <w:b/>
          <w:bCs/>
          <w:lang w:val="de-DE"/>
        </w:rPr>
        <w:t xml:space="preserve">F: </w:t>
      </w:r>
      <w:r w:rsidRPr="005F3EEF">
        <w:rPr>
          <w:lang w:val="de-DE"/>
        </w:rPr>
        <w:t>–</w:t>
      </w:r>
      <w:r w:rsidRPr="005F3EEF">
        <w:rPr>
          <w:b/>
          <w:bCs/>
          <w:lang w:val="de-DE"/>
        </w:rPr>
        <w:t xml:space="preserve"> S: </w:t>
      </w:r>
      <w:r w:rsidRPr="005F3EEF">
        <w:rPr>
          <w:i/>
          <w:iCs/>
          <w:lang w:val="de-DE"/>
        </w:rPr>
        <w:t>yBer</w:t>
      </w:r>
      <w:r w:rsidRPr="005F3EEF">
        <w:rPr>
          <w:b/>
          <w:bCs/>
          <w:lang w:val="de-DE"/>
        </w:rPr>
        <w:t xml:space="preserve"> </w:t>
      </w:r>
      <w:r w:rsidRPr="005F3EEF">
        <w:rPr>
          <w:lang w:val="de-DE"/>
        </w:rPr>
        <w:t xml:space="preserve">1:1, 2b (Kosovsky, </w:t>
      </w:r>
      <w:r w:rsidRPr="005F3EEF">
        <w:rPr>
          <w:i/>
          <w:iCs/>
          <w:lang w:val="de-DE"/>
        </w:rPr>
        <w:t>Yerushalmi</w:t>
      </w:r>
      <w:r w:rsidRPr="005F3EEF">
        <w:rPr>
          <w:lang w:val="de-DE"/>
        </w:rPr>
        <w:t>, 70</w:t>
      </w:r>
      <w:r w:rsidRPr="005F3EEF">
        <w:rPr>
          <w:b/>
          <w:bCs/>
          <w:lang w:val="de-DE"/>
        </w:rPr>
        <w:t>-</w:t>
      </w:r>
      <w:r w:rsidRPr="005F3EEF">
        <w:rPr>
          <w:lang w:val="de-DE"/>
        </w:rPr>
        <w:t xml:space="preserve">5) </w:t>
      </w:r>
      <w:r w:rsidRPr="005F3EEF">
        <w:rPr>
          <w:b/>
          <w:bCs/>
          <w:lang w:val="de-DE"/>
        </w:rPr>
        <w:t xml:space="preserve">E: </w:t>
      </w:r>
      <w:r w:rsidRPr="005F3EEF">
        <w:rPr>
          <w:lang w:val="de-DE"/>
        </w:rPr>
        <w:t>–</w:t>
      </w:r>
      <w:r w:rsidRPr="005F3EEF">
        <w:rPr>
          <w:b/>
          <w:bCs/>
          <w:lang w:val="de-DE"/>
        </w:rPr>
        <w:t xml:space="preserve"> D: </w:t>
      </w:r>
      <w:r w:rsidR="004C68BA">
        <w:rPr>
          <w:lang w:val="de-DE"/>
        </w:rPr>
        <w:t>3</w:t>
      </w:r>
      <w:r w:rsidR="004C68BA" w:rsidRPr="004C68BA">
        <w:rPr>
          <w:vertAlign w:val="superscript"/>
          <w:lang w:val="de-DE"/>
        </w:rPr>
        <w:t>rd</w:t>
      </w:r>
      <w:r w:rsidR="004C68BA">
        <w:rPr>
          <w:lang w:val="de-DE"/>
        </w:rPr>
        <w:t xml:space="preserve"> C</w:t>
      </w:r>
      <w:r w:rsidR="004C68BA">
        <w:rPr>
          <w:rStyle w:val="FootnoteReference"/>
          <w:lang w:val="de-DE"/>
        </w:rPr>
        <w:footnoteReference w:id="77"/>
      </w:r>
    </w:p>
    <w:p w14:paraId="5281EC4B" w14:textId="77777777" w:rsidR="00BD0433" w:rsidRPr="005F3EEF" w:rsidRDefault="00BD0433" w:rsidP="00851030">
      <w:pPr>
        <w:numPr>
          <w:ilvl w:val="0"/>
          <w:numId w:val="6"/>
        </w:numPr>
        <w:bidi w:val="0"/>
        <w:rPr>
          <w:lang w:val="de-DE"/>
        </w:rPr>
      </w:pPr>
      <w:r w:rsidRPr="005F3EEF">
        <w:rPr>
          <w:rFonts w:cs="Times New Roman"/>
          <w:b/>
          <w:bCs/>
          <w:lang w:val="de-DE"/>
        </w:rPr>
        <w:t xml:space="preserve">O: </w:t>
      </w:r>
      <w:r w:rsidRPr="00426DE2">
        <w:rPr>
          <w:rFonts w:cs="Times New Roman"/>
          <w:rtl/>
        </w:rPr>
        <w:t>אהבה</w:t>
      </w:r>
      <w:r>
        <w:rPr>
          <w:rStyle w:val="FootnoteReference"/>
          <w:rFonts w:cs="Times New Roman"/>
        </w:rPr>
        <w:footnoteReference w:id="78"/>
      </w:r>
      <w:r>
        <w:rPr>
          <w:rFonts w:cs="Times New Roman"/>
        </w:rPr>
        <w:t>/</w:t>
      </w:r>
      <w:r w:rsidRPr="00426DE2">
        <w:rPr>
          <w:rFonts w:cs="Times New Roman"/>
          <w:rtl/>
        </w:rPr>
        <w:t>אחוא</w:t>
      </w:r>
      <w:r>
        <w:rPr>
          <w:rStyle w:val="FootnoteReference"/>
          <w:rFonts w:cs="Times New Roman"/>
        </w:rPr>
        <w:footnoteReference w:id="79"/>
      </w:r>
      <w:r w:rsidRPr="005F3EEF">
        <w:rPr>
          <w:rFonts w:cs="Times New Roman"/>
          <w:lang w:val="de-DE"/>
        </w:rPr>
        <w:t>/</w:t>
      </w:r>
      <w:r w:rsidRPr="002675AD">
        <w:rPr>
          <w:rFonts w:cs="Times New Roman"/>
          <w:rtl/>
        </w:rPr>
        <w:t>אחייא</w:t>
      </w:r>
      <w:r>
        <w:rPr>
          <w:rStyle w:val="FootnoteReference"/>
          <w:rFonts w:cs="Times New Roman"/>
        </w:rPr>
        <w:footnoteReference w:id="80"/>
      </w:r>
      <w:r w:rsidRPr="005F3EEF">
        <w:rPr>
          <w:rFonts w:cs="Times New Roman"/>
          <w:b/>
          <w:bCs/>
          <w:lang w:val="de-DE"/>
        </w:rPr>
        <w:t xml:space="preserve"> Ds: </w:t>
      </w:r>
      <w:r w:rsidRPr="00932B85">
        <w:rPr>
          <w:rFonts w:cs="Times New Roman"/>
          <w:lang w:val="de-DE"/>
        </w:rPr>
        <w:t>Ze‘ira (4)’s son</w:t>
      </w:r>
      <w:r w:rsidRPr="005F3EEF">
        <w:rPr>
          <w:rFonts w:cs="Times New Roman"/>
          <w:lang w:val="de-DE"/>
        </w:rPr>
        <w:t xml:space="preserve"> </w:t>
      </w:r>
      <w:r w:rsidRPr="005F3EEF">
        <w:rPr>
          <w:rFonts w:cs="Times New Roman"/>
          <w:b/>
          <w:bCs/>
          <w:lang w:val="de-DE"/>
        </w:rPr>
        <w:t xml:space="preserve">F: </w:t>
      </w:r>
      <w:r w:rsidRPr="005F3EEF">
        <w:rPr>
          <w:lang w:val="de-DE"/>
        </w:rPr>
        <w:t>–</w:t>
      </w:r>
      <w:r w:rsidRPr="005F3EEF">
        <w:rPr>
          <w:rFonts w:cs="Times New Roman"/>
          <w:b/>
          <w:bCs/>
          <w:lang w:val="de-DE"/>
        </w:rPr>
        <w:t xml:space="preserve"> S:</w:t>
      </w:r>
      <w:r w:rsidRPr="005F3EEF">
        <w:rPr>
          <w:rFonts w:cs="Times New Roman"/>
          <w:lang w:val="de-DE"/>
        </w:rPr>
        <w:t xml:space="preserve"> </w:t>
      </w:r>
      <w:r w:rsidRPr="005F3EEF">
        <w:rPr>
          <w:rFonts w:cs="Times New Roman"/>
          <w:i/>
          <w:iCs/>
          <w:lang w:val="de-DE"/>
        </w:rPr>
        <w:t>yBer</w:t>
      </w:r>
      <w:r w:rsidRPr="005F3EEF">
        <w:rPr>
          <w:rFonts w:cs="Times New Roman"/>
          <w:lang w:val="de-DE"/>
        </w:rPr>
        <w:t xml:space="preserve"> 1:6, 3d (Kosovsky, </w:t>
      </w:r>
      <w:r w:rsidRPr="005F3EEF">
        <w:rPr>
          <w:rFonts w:cs="Times New Roman"/>
          <w:i/>
          <w:iCs/>
          <w:lang w:val="de-DE"/>
        </w:rPr>
        <w:t>Yerusha</w:t>
      </w:r>
      <w:r w:rsidRPr="005F3EEF">
        <w:rPr>
          <w:rFonts w:cs="Times New Roman"/>
          <w:i/>
          <w:iCs/>
          <w:lang w:val="de-DE"/>
        </w:rPr>
        <w:t>l</w:t>
      </w:r>
      <w:r w:rsidRPr="005F3EEF">
        <w:rPr>
          <w:rFonts w:cs="Times New Roman"/>
          <w:i/>
          <w:iCs/>
          <w:lang w:val="de-DE"/>
        </w:rPr>
        <w:t>mi</w:t>
      </w:r>
      <w:r w:rsidRPr="005F3EEF">
        <w:rPr>
          <w:rFonts w:cs="Times New Roman"/>
          <w:lang w:val="de-DE"/>
        </w:rPr>
        <w:t>,75)</w:t>
      </w:r>
      <w:r w:rsidRPr="005F3EEF">
        <w:rPr>
          <w:lang w:val="de-DE"/>
        </w:rPr>
        <w:t xml:space="preserve"> </w:t>
      </w:r>
      <w:r w:rsidRPr="005F3EEF">
        <w:rPr>
          <w:b/>
          <w:bCs/>
          <w:lang w:val="de-DE"/>
        </w:rPr>
        <w:t xml:space="preserve">E: </w:t>
      </w:r>
      <w:r w:rsidRPr="005F3EEF">
        <w:rPr>
          <w:lang w:val="de-DE"/>
        </w:rPr>
        <w:t>–</w:t>
      </w:r>
      <w:r w:rsidRPr="005F3EEF">
        <w:rPr>
          <w:b/>
          <w:bCs/>
          <w:lang w:val="de-DE"/>
        </w:rPr>
        <w:t xml:space="preserve"> D: </w:t>
      </w:r>
      <w:r w:rsidR="00851030">
        <w:rPr>
          <w:lang w:val="de-DE"/>
        </w:rPr>
        <w:t>3</w:t>
      </w:r>
      <w:r w:rsidR="00851030" w:rsidRPr="004C68BA">
        <w:rPr>
          <w:vertAlign w:val="superscript"/>
          <w:lang w:val="de-DE"/>
        </w:rPr>
        <w:t>rd</w:t>
      </w:r>
      <w:r w:rsidR="00851030">
        <w:rPr>
          <w:lang w:val="de-DE"/>
        </w:rPr>
        <w:t xml:space="preserve"> C</w:t>
      </w:r>
      <w:r w:rsidR="00851030">
        <w:rPr>
          <w:rStyle w:val="FootnoteReference"/>
          <w:lang w:val="de-DE"/>
        </w:rPr>
        <w:footnoteReference w:id="81"/>
      </w:r>
    </w:p>
    <w:p w14:paraId="5D52CF6A" w14:textId="77777777" w:rsidR="00BD0433" w:rsidRPr="005F3EEF" w:rsidRDefault="00BD0433" w:rsidP="00851030">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82"/>
      </w:r>
      <w:r w:rsidRPr="005F3EEF">
        <w:rPr>
          <w:b/>
          <w:bCs/>
          <w:lang w:val="de-DE"/>
        </w:rPr>
        <w:t xml:space="preserve"> Ds: </w:t>
      </w:r>
      <w:r w:rsidRPr="005F3EEF">
        <w:rPr>
          <w:lang w:val="de-DE"/>
        </w:rPr>
        <w:t>Abba (</w:t>
      </w:r>
      <w:r w:rsidR="00210CF5">
        <w:rPr>
          <w:lang w:val="de-DE"/>
        </w:rPr>
        <w:t>9</w:t>
      </w:r>
      <w:r w:rsidRPr="00F907FB">
        <w:rPr>
          <w:lang w:val="de-DE"/>
        </w:rPr>
        <w:t>)</w:t>
      </w:r>
      <w:r w:rsidRPr="005F3EEF">
        <w:rPr>
          <w:lang w:val="de-DE"/>
        </w:rPr>
        <w:t>’s father</w:t>
      </w:r>
      <w:r w:rsidRPr="005F3EEF">
        <w:rPr>
          <w:b/>
          <w:bCs/>
          <w:lang w:val="de-DE"/>
        </w:rPr>
        <w:t xml:space="preserve"> F: </w:t>
      </w:r>
      <w:r w:rsidRPr="005F3EEF">
        <w:rPr>
          <w:lang w:val="de-DE"/>
        </w:rPr>
        <w:t>–</w:t>
      </w:r>
      <w:r w:rsidRPr="005F3EEF">
        <w:rPr>
          <w:b/>
          <w:bCs/>
          <w:lang w:val="de-DE"/>
        </w:rPr>
        <w:t xml:space="preserve"> S: </w:t>
      </w:r>
      <w:r w:rsidRPr="000B340F">
        <w:rPr>
          <w:i/>
          <w:iCs/>
          <w:lang w:val="de-DE"/>
        </w:rPr>
        <w:t>yBer</w:t>
      </w:r>
      <w:r w:rsidRPr="000B340F">
        <w:rPr>
          <w:lang w:val="de-DE"/>
        </w:rPr>
        <w:t xml:space="preserve"> 3:4, 6c (Kosovsky</w:t>
      </w:r>
      <w:r w:rsidRPr="005F3EEF">
        <w:rPr>
          <w:lang w:val="de-DE"/>
        </w:rPr>
        <w:t xml:space="preserve">, </w:t>
      </w:r>
      <w:r w:rsidRPr="005F3EEF">
        <w:rPr>
          <w:i/>
          <w:iCs/>
          <w:lang w:val="de-DE"/>
        </w:rPr>
        <w:t>Yerushalmi</w:t>
      </w:r>
      <w:r w:rsidRPr="005F3EEF">
        <w:rPr>
          <w:lang w:val="de-DE"/>
        </w:rPr>
        <w:t xml:space="preserve">, 11) </w:t>
      </w:r>
      <w:r w:rsidRPr="005F3EEF">
        <w:rPr>
          <w:b/>
          <w:bCs/>
          <w:lang w:val="de-DE"/>
        </w:rPr>
        <w:t xml:space="preserve">E: </w:t>
      </w:r>
      <w:r w:rsidRPr="005F3EEF">
        <w:rPr>
          <w:lang w:val="de-DE"/>
        </w:rPr>
        <w:t>–</w:t>
      </w:r>
      <w:r w:rsidRPr="005F3EEF">
        <w:rPr>
          <w:b/>
          <w:bCs/>
          <w:lang w:val="de-DE"/>
        </w:rPr>
        <w:t xml:space="preserve"> D: </w:t>
      </w:r>
      <w:r w:rsidR="00851030">
        <w:rPr>
          <w:lang w:val="de-DE"/>
        </w:rPr>
        <w:t>3</w:t>
      </w:r>
      <w:r w:rsidR="00851030" w:rsidRPr="004C68BA">
        <w:rPr>
          <w:vertAlign w:val="superscript"/>
          <w:lang w:val="de-DE"/>
        </w:rPr>
        <w:t>rd</w:t>
      </w:r>
      <w:r w:rsidR="00851030">
        <w:rPr>
          <w:lang w:val="de-DE"/>
        </w:rPr>
        <w:t xml:space="preserve"> C</w:t>
      </w:r>
      <w:r w:rsidR="00851030">
        <w:rPr>
          <w:rStyle w:val="FootnoteReference"/>
          <w:lang w:val="de-DE"/>
        </w:rPr>
        <w:footnoteReference w:id="83"/>
      </w:r>
    </w:p>
    <w:p w14:paraId="4CEBEB00" w14:textId="77777777" w:rsidR="00BD0433" w:rsidRPr="005F3EEF" w:rsidRDefault="00BD0433" w:rsidP="002043E3">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84"/>
      </w:r>
      <w:r w:rsidRPr="005F3EEF">
        <w:rPr>
          <w:rFonts w:cs="Times New Roman"/>
          <w:lang w:val="de-DE"/>
        </w:rPr>
        <w:t xml:space="preserve"> </w:t>
      </w:r>
      <w:r w:rsidRPr="005F3EEF">
        <w:rPr>
          <w:b/>
          <w:bCs/>
          <w:lang w:val="de-DE"/>
        </w:rPr>
        <w:t xml:space="preserve">Ds: </w:t>
      </w:r>
      <w:r w:rsidRPr="005F3EEF">
        <w:rPr>
          <w:lang w:val="de-DE"/>
        </w:rPr>
        <w:t>Jacob</w:t>
      </w:r>
      <w:r w:rsidRPr="005F3EEF">
        <w:rPr>
          <w:b/>
          <w:bCs/>
          <w:lang w:val="de-DE"/>
        </w:rPr>
        <w:t xml:space="preserve"> </w:t>
      </w:r>
      <w:r w:rsidRPr="005F3EEF">
        <w:rPr>
          <w:lang w:val="de-DE"/>
        </w:rPr>
        <w:t>(</w:t>
      </w:r>
      <w:r>
        <w:rPr>
          <w:lang w:val="de-DE"/>
        </w:rPr>
        <w:t>10)</w:t>
      </w:r>
      <w:r w:rsidRPr="005F3EEF">
        <w:rPr>
          <w:lang w:val="de-DE"/>
        </w:rPr>
        <w:t>’s father</w:t>
      </w:r>
      <w:r w:rsidRPr="005F3EEF">
        <w:rPr>
          <w:b/>
          <w:bCs/>
          <w:lang w:val="de-DE"/>
        </w:rPr>
        <w:t xml:space="preserve"> F: </w:t>
      </w:r>
      <w:r w:rsidRPr="005F3EEF">
        <w:rPr>
          <w:lang w:val="de-DE"/>
        </w:rPr>
        <w:t>–</w:t>
      </w:r>
      <w:r w:rsidRPr="005F3EEF">
        <w:rPr>
          <w:b/>
          <w:bCs/>
          <w:lang w:val="de-DE"/>
        </w:rPr>
        <w:t xml:space="preserve"> S: </w:t>
      </w:r>
      <w:r w:rsidRPr="005F3EEF">
        <w:rPr>
          <w:i/>
          <w:iCs/>
          <w:lang w:val="de-DE"/>
        </w:rPr>
        <w:t>yBer</w:t>
      </w:r>
      <w:r w:rsidRPr="005F3EEF">
        <w:rPr>
          <w:b/>
          <w:bCs/>
          <w:lang w:val="de-DE"/>
        </w:rPr>
        <w:t xml:space="preserve"> </w:t>
      </w:r>
      <w:r w:rsidRPr="005F3EEF">
        <w:rPr>
          <w:lang w:val="de-DE"/>
        </w:rPr>
        <w:t xml:space="preserve">2:3, 4c (Kosovsky, </w:t>
      </w:r>
      <w:r w:rsidRPr="005F3EEF">
        <w:rPr>
          <w:i/>
          <w:iCs/>
          <w:lang w:val="de-DE"/>
        </w:rPr>
        <w:t>Yerushalmi</w:t>
      </w:r>
      <w:r w:rsidRPr="005F3EEF">
        <w:rPr>
          <w:lang w:val="de-DE"/>
        </w:rPr>
        <w:t>, 76-81)</w:t>
      </w:r>
      <w:r w:rsidRPr="005F3EEF">
        <w:rPr>
          <w:b/>
          <w:bCs/>
          <w:lang w:val="de-DE"/>
        </w:rPr>
        <w:t xml:space="preserve"> E: </w:t>
      </w:r>
      <w:r w:rsidRPr="005F3EEF">
        <w:rPr>
          <w:lang w:val="de-DE"/>
        </w:rPr>
        <w:t>–</w:t>
      </w:r>
      <w:r w:rsidRPr="005F3EEF">
        <w:rPr>
          <w:b/>
          <w:bCs/>
          <w:lang w:val="de-DE"/>
        </w:rPr>
        <w:t xml:space="preserve"> D: </w:t>
      </w:r>
      <w:r w:rsidR="002043E3">
        <w:rPr>
          <w:lang w:val="de-DE"/>
        </w:rPr>
        <w:t>3</w:t>
      </w:r>
      <w:r w:rsidR="002043E3" w:rsidRPr="004C68BA">
        <w:rPr>
          <w:vertAlign w:val="superscript"/>
          <w:lang w:val="de-DE"/>
        </w:rPr>
        <w:t>rd</w:t>
      </w:r>
      <w:r w:rsidR="002043E3">
        <w:rPr>
          <w:lang w:val="de-DE"/>
        </w:rPr>
        <w:t xml:space="preserve"> C</w:t>
      </w:r>
      <w:r w:rsidR="002043E3">
        <w:rPr>
          <w:rStyle w:val="FootnoteReference"/>
          <w:lang w:val="de-DE"/>
        </w:rPr>
        <w:footnoteReference w:id="85"/>
      </w:r>
    </w:p>
    <w:p w14:paraId="11A34282" w14:textId="77777777" w:rsidR="00BD0433" w:rsidRPr="005F3EEF" w:rsidRDefault="00BD0433" w:rsidP="00815F05">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86"/>
      </w:r>
      <w:r w:rsidRPr="005F3EEF">
        <w:rPr>
          <w:b/>
          <w:bCs/>
          <w:lang w:val="de-DE"/>
        </w:rPr>
        <w:t xml:space="preserve"> Ds: </w:t>
      </w:r>
      <w:r w:rsidRPr="005F3EEF">
        <w:rPr>
          <w:lang w:val="de-DE"/>
        </w:rPr>
        <w:t>Hananiah</w:t>
      </w:r>
      <w:r w:rsidRPr="005F3EEF">
        <w:rPr>
          <w:b/>
          <w:bCs/>
          <w:lang w:val="de-DE"/>
        </w:rPr>
        <w:t xml:space="preserve"> </w:t>
      </w:r>
      <w:r w:rsidRPr="005F3EEF">
        <w:rPr>
          <w:lang w:val="de-DE"/>
        </w:rPr>
        <w:t>(</w:t>
      </w:r>
      <w:r>
        <w:rPr>
          <w:lang w:val="de-DE"/>
        </w:rPr>
        <w:t>7</w:t>
      </w:r>
      <w:r w:rsidRPr="005F3EEF">
        <w:rPr>
          <w:lang w:val="de-DE"/>
        </w:rPr>
        <w:t xml:space="preserve">)’s son </w:t>
      </w:r>
      <w:r w:rsidRPr="005F3EEF">
        <w:rPr>
          <w:b/>
          <w:bCs/>
          <w:lang w:val="de-DE"/>
        </w:rPr>
        <w:t xml:space="preserve">F: </w:t>
      </w:r>
      <w:r w:rsidRPr="005F3EEF">
        <w:rPr>
          <w:lang w:val="de-DE"/>
        </w:rPr>
        <w:t>–</w:t>
      </w:r>
      <w:r w:rsidRPr="005F3EEF">
        <w:rPr>
          <w:b/>
          <w:bCs/>
          <w:lang w:val="de-DE"/>
        </w:rPr>
        <w:t xml:space="preserve"> S:</w:t>
      </w:r>
      <w:r w:rsidRPr="005F3EEF">
        <w:rPr>
          <w:i/>
          <w:iCs/>
          <w:lang w:val="de-DE"/>
        </w:rPr>
        <w:t xml:space="preserve"> yBer</w:t>
      </w:r>
      <w:r w:rsidRPr="005F3EEF">
        <w:rPr>
          <w:b/>
          <w:bCs/>
          <w:lang w:val="de-DE"/>
        </w:rPr>
        <w:t xml:space="preserve"> </w:t>
      </w:r>
      <w:r w:rsidRPr="005F3EEF">
        <w:rPr>
          <w:lang w:val="de-DE"/>
        </w:rPr>
        <w:t xml:space="preserve">2:4, 5a (Kosovsky, </w:t>
      </w:r>
      <w:r w:rsidRPr="005F3EEF">
        <w:rPr>
          <w:i/>
          <w:iCs/>
          <w:lang w:val="de-DE"/>
        </w:rPr>
        <w:t>Yerushalmi</w:t>
      </w:r>
      <w:r w:rsidRPr="005F3EEF">
        <w:rPr>
          <w:lang w:val="de-DE"/>
        </w:rPr>
        <w:t>, 76)</w:t>
      </w:r>
      <w:r w:rsidRPr="005F3EEF">
        <w:rPr>
          <w:b/>
          <w:bCs/>
          <w:lang w:val="de-DE"/>
        </w:rPr>
        <w:t xml:space="preserve"> E: </w:t>
      </w:r>
      <w:r w:rsidRPr="005F3EEF">
        <w:rPr>
          <w:lang w:val="de-DE"/>
        </w:rPr>
        <w:t>–</w:t>
      </w:r>
      <w:r w:rsidRPr="005F3EEF">
        <w:rPr>
          <w:b/>
          <w:bCs/>
          <w:lang w:val="de-DE"/>
        </w:rPr>
        <w:t xml:space="preserve"> D: </w:t>
      </w:r>
      <w:r w:rsidR="002043E3">
        <w:rPr>
          <w:lang w:val="de-DE"/>
        </w:rPr>
        <w:t>4</w:t>
      </w:r>
      <w:r w:rsidR="002043E3" w:rsidRPr="002043E3">
        <w:rPr>
          <w:vertAlign w:val="superscript"/>
          <w:lang w:val="de-DE"/>
        </w:rPr>
        <w:t>th</w:t>
      </w:r>
      <w:r w:rsidR="002043E3">
        <w:rPr>
          <w:lang w:val="de-DE"/>
        </w:rPr>
        <w:t xml:space="preserve"> C</w:t>
      </w:r>
      <w:r w:rsidR="002043E3">
        <w:rPr>
          <w:rStyle w:val="FootnoteReference"/>
          <w:lang w:val="de-DE"/>
        </w:rPr>
        <w:footnoteReference w:id="87"/>
      </w:r>
    </w:p>
    <w:p w14:paraId="3F3B3118" w14:textId="77777777" w:rsidR="00BD0433" w:rsidRPr="005F3EEF" w:rsidRDefault="00BD0433" w:rsidP="00E86AD9">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88"/>
      </w:r>
      <w:r w:rsidRPr="005F3EEF">
        <w:rPr>
          <w:b/>
          <w:bCs/>
          <w:lang w:val="de-DE"/>
        </w:rPr>
        <w:t xml:space="preserve"> Ds:</w:t>
      </w:r>
      <w:r w:rsidRPr="005F3EEF">
        <w:rPr>
          <w:lang w:val="de-DE"/>
        </w:rPr>
        <w:t xml:space="preserve"> Isaac (</w:t>
      </w:r>
      <w:r>
        <w:rPr>
          <w:lang w:val="de-DE"/>
        </w:rPr>
        <w:t>7</w:t>
      </w:r>
      <w:r w:rsidRPr="005F3EEF">
        <w:rPr>
          <w:lang w:val="de-DE"/>
        </w:rPr>
        <w:t>)’s son</w:t>
      </w:r>
      <w:r w:rsidRPr="005F3EEF">
        <w:rPr>
          <w:b/>
          <w:bCs/>
          <w:lang w:val="de-DE"/>
        </w:rPr>
        <w:t xml:space="preserve"> F: </w:t>
      </w:r>
      <w:r w:rsidRPr="005F3EEF">
        <w:rPr>
          <w:lang w:val="de-DE"/>
        </w:rPr>
        <w:t>–</w:t>
      </w:r>
      <w:r w:rsidRPr="005F3EEF">
        <w:rPr>
          <w:b/>
          <w:bCs/>
          <w:lang w:val="de-DE"/>
        </w:rPr>
        <w:t xml:space="preserve"> S:</w:t>
      </w:r>
      <w:r w:rsidRPr="005F3EEF">
        <w:rPr>
          <w:i/>
          <w:iCs/>
          <w:lang w:val="de-DE"/>
        </w:rPr>
        <w:t xml:space="preserve"> yBer </w:t>
      </w:r>
      <w:r w:rsidRPr="005F3EEF">
        <w:rPr>
          <w:lang w:val="de-DE"/>
        </w:rPr>
        <w:t>4:3, 8a</w:t>
      </w:r>
      <w:r w:rsidRPr="005F3EEF">
        <w:rPr>
          <w:b/>
          <w:bCs/>
          <w:lang w:val="de-DE"/>
        </w:rPr>
        <w:t xml:space="preserve"> </w:t>
      </w:r>
      <w:r w:rsidRPr="005F3EEF">
        <w:rPr>
          <w:lang w:val="de-DE"/>
        </w:rPr>
        <w:t xml:space="preserve">(Kosovsky, </w:t>
      </w:r>
      <w:r w:rsidRPr="005F3EEF">
        <w:rPr>
          <w:i/>
          <w:iCs/>
          <w:lang w:val="de-DE"/>
        </w:rPr>
        <w:t>Yerushalmi</w:t>
      </w:r>
      <w:r w:rsidRPr="005F3EEF">
        <w:rPr>
          <w:lang w:val="de-DE"/>
        </w:rPr>
        <w:t xml:space="preserve">, 76) </w:t>
      </w:r>
      <w:r w:rsidRPr="005F3EEF">
        <w:rPr>
          <w:b/>
          <w:bCs/>
          <w:lang w:val="de-DE"/>
        </w:rPr>
        <w:t xml:space="preserve">E: </w:t>
      </w:r>
      <w:r w:rsidRPr="005F3EEF">
        <w:rPr>
          <w:lang w:val="de-DE"/>
        </w:rPr>
        <w:t>–</w:t>
      </w:r>
      <w:r w:rsidRPr="005F3EEF">
        <w:rPr>
          <w:b/>
          <w:bCs/>
          <w:lang w:val="de-DE"/>
        </w:rPr>
        <w:t xml:space="preserve"> D: </w:t>
      </w:r>
      <w:r w:rsidR="00E86AD9">
        <w:rPr>
          <w:lang w:val="de-DE"/>
        </w:rPr>
        <w:t>3</w:t>
      </w:r>
      <w:r w:rsidR="00E86AD9">
        <w:rPr>
          <w:vertAlign w:val="superscript"/>
          <w:lang w:val="de-DE"/>
        </w:rPr>
        <w:t>rd</w:t>
      </w:r>
      <w:r w:rsidR="00E86AD9">
        <w:rPr>
          <w:lang w:val="de-DE"/>
        </w:rPr>
        <w:t xml:space="preserve"> C</w:t>
      </w:r>
      <w:r w:rsidR="00E86AD9">
        <w:rPr>
          <w:rStyle w:val="FootnoteReference"/>
          <w:lang w:val="de-DE"/>
        </w:rPr>
        <w:footnoteReference w:id="89"/>
      </w:r>
    </w:p>
    <w:p w14:paraId="5CD74494" w14:textId="77777777" w:rsidR="00BD0433" w:rsidRPr="001D6511" w:rsidRDefault="00BD0433" w:rsidP="00A1110E">
      <w:pPr>
        <w:numPr>
          <w:ilvl w:val="0"/>
          <w:numId w:val="6"/>
        </w:numPr>
        <w:bidi w:val="0"/>
      </w:pPr>
      <w:r w:rsidRPr="001D6511">
        <w:rPr>
          <w:b/>
          <w:bCs/>
        </w:rPr>
        <w:t xml:space="preserve">O: </w:t>
      </w:r>
      <w:r w:rsidRPr="001D6511">
        <w:rPr>
          <w:rFonts w:cs="Times New Roman"/>
          <w:rtl/>
        </w:rPr>
        <w:t>אחא</w:t>
      </w:r>
      <w:r w:rsidRPr="001D6511">
        <w:rPr>
          <w:rStyle w:val="FootnoteReference"/>
        </w:rPr>
        <w:footnoteReference w:id="90"/>
      </w:r>
      <w:r w:rsidRPr="001D6511">
        <w:rPr>
          <w:b/>
          <w:bCs/>
        </w:rPr>
        <w:t xml:space="preserve"> Ds:</w:t>
      </w:r>
      <w:r w:rsidRPr="001D6511">
        <w:t xml:space="preserve"> Isaac (5)’s father</w:t>
      </w:r>
      <w:r w:rsidRPr="001D6511">
        <w:rPr>
          <w:b/>
          <w:bCs/>
        </w:rPr>
        <w:t xml:space="preserve"> F:</w:t>
      </w:r>
      <w:r w:rsidRPr="001D6511">
        <w:t xml:space="preserve"> </w:t>
      </w:r>
      <w:r w:rsidRPr="001D6511">
        <w:rPr>
          <w:rFonts w:cs="Times New Roman"/>
          <w:lang w:val="en-GB"/>
        </w:rPr>
        <w:t>–</w:t>
      </w:r>
      <w:r w:rsidRPr="001D6511">
        <w:t xml:space="preserve"> </w:t>
      </w:r>
      <w:r w:rsidRPr="001D6511">
        <w:rPr>
          <w:b/>
          <w:bCs/>
        </w:rPr>
        <w:t>S:</w:t>
      </w:r>
      <w:r w:rsidRPr="001D6511">
        <w:t xml:space="preserve"> </w:t>
      </w:r>
      <w:r w:rsidRPr="001D6511">
        <w:rPr>
          <w:i/>
          <w:iCs/>
        </w:rPr>
        <w:t xml:space="preserve">yPea </w:t>
      </w:r>
      <w:r w:rsidRPr="001D6511">
        <w:t xml:space="preserve">5:1, 18d (Kosovsky, </w:t>
      </w:r>
      <w:r w:rsidRPr="001D6511">
        <w:rPr>
          <w:i/>
          <w:iCs/>
        </w:rPr>
        <w:t>Yerushalmi</w:t>
      </w:r>
      <w:r w:rsidRPr="001D6511">
        <w:t xml:space="preserve">, 76) </w:t>
      </w:r>
      <w:r w:rsidRPr="001D6511">
        <w:rPr>
          <w:b/>
          <w:bCs/>
        </w:rPr>
        <w:t xml:space="preserve">E: </w:t>
      </w:r>
      <w:r w:rsidRPr="001D6511">
        <w:rPr>
          <w:rFonts w:cs="Times New Roman"/>
          <w:lang w:val="en-GB"/>
        </w:rPr>
        <w:t>–</w:t>
      </w:r>
      <w:r w:rsidRPr="001D6511">
        <w:rPr>
          <w:b/>
          <w:bCs/>
        </w:rPr>
        <w:t xml:space="preserve"> D: </w:t>
      </w:r>
      <w:r w:rsidR="00A1110E">
        <w:t>3</w:t>
      </w:r>
      <w:r w:rsidR="00A1110E" w:rsidRPr="00A1110E">
        <w:rPr>
          <w:vertAlign w:val="superscript"/>
        </w:rPr>
        <w:t>rd</w:t>
      </w:r>
      <w:r w:rsidR="00A1110E">
        <w:t>-4</w:t>
      </w:r>
      <w:r w:rsidR="00A1110E" w:rsidRPr="00A1110E">
        <w:rPr>
          <w:vertAlign w:val="superscript"/>
        </w:rPr>
        <w:t>th</w:t>
      </w:r>
      <w:r w:rsidR="00A1110E">
        <w:t xml:space="preserve"> C</w:t>
      </w:r>
      <w:r w:rsidR="00A1110E">
        <w:rPr>
          <w:rStyle w:val="FootnoteReference"/>
        </w:rPr>
        <w:footnoteReference w:id="91"/>
      </w:r>
    </w:p>
    <w:p w14:paraId="496EB9F5" w14:textId="77777777" w:rsidR="00BD0433" w:rsidRPr="005F3EEF" w:rsidRDefault="00BD0433" w:rsidP="004B4D16">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92"/>
      </w:r>
      <w:r w:rsidRPr="005F3EEF">
        <w:rPr>
          <w:b/>
          <w:bCs/>
          <w:lang w:val="de-DE"/>
        </w:rPr>
        <w:t xml:space="preserve"> Ds: </w:t>
      </w:r>
      <w:r w:rsidRPr="005F3EEF">
        <w:rPr>
          <w:lang w:val="de-DE"/>
        </w:rPr>
        <w:t>Pappus</w:t>
      </w:r>
      <w:r>
        <w:rPr>
          <w:lang w:val="de-DE"/>
        </w:rPr>
        <w:t xml:space="preserve"> (4</w:t>
      </w:r>
      <w:r w:rsidRPr="005F3EEF">
        <w:rPr>
          <w:lang w:val="de-DE"/>
        </w:rPr>
        <w:t>)’s son</w:t>
      </w:r>
      <w:r w:rsidRPr="005F3EEF">
        <w:rPr>
          <w:b/>
          <w:bCs/>
          <w:lang w:val="de-DE"/>
        </w:rPr>
        <w:t xml:space="preserve"> F: </w:t>
      </w:r>
      <w:r w:rsidRPr="005F3EEF">
        <w:rPr>
          <w:lang w:val="de-DE"/>
        </w:rPr>
        <w:t>–</w:t>
      </w:r>
      <w:r w:rsidRPr="005F3EEF">
        <w:rPr>
          <w:b/>
          <w:bCs/>
          <w:lang w:val="de-DE"/>
        </w:rPr>
        <w:t xml:space="preserve"> S: </w:t>
      </w:r>
      <w:r w:rsidRPr="005F3EEF">
        <w:rPr>
          <w:i/>
          <w:iCs/>
          <w:lang w:val="de-DE"/>
        </w:rPr>
        <w:t>yMSh</w:t>
      </w:r>
      <w:r w:rsidRPr="005F3EEF">
        <w:rPr>
          <w:lang w:val="de-DE"/>
        </w:rPr>
        <w:t xml:space="preserve"> 5:</w:t>
      </w:r>
      <w:r w:rsidR="00F17E67">
        <w:t>7</w:t>
      </w:r>
      <w:r w:rsidRPr="005F3EEF">
        <w:rPr>
          <w:lang w:val="de-DE"/>
        </w:rPr>
        <w:t>, 56c</w:t>
      </w:r>
      <w:r w:rsidRPr="005F3EEF">
        <w:rPr>
          <w:b/>
          <w:bCs/>
          <w:lang w:val="de-DE"/>
        </w:rPr>
        <w:t xml:space="preserve"> </w:t>
      </w:r>
      <w:r w:rsidRPr="005F3EEF">
        <w:rPr>
          <w:lang w:val="de-DE"/>
        </w:rPr>
        <w:t xml:space="preserve">(Kosovsky, </w:t>
      </w:r>
      <w:r w:rsidRPr="005F3EEF">
        <w:rPr>
          <w:i/>
          <w:iCs/>
          <w:lang w:val="de-DE"/>
        </w:rPr>
        <w:t>Yerushalmi</w:t>
      </w:r>
      <w:r w:rsidRPr="005F3EEF">
        <w:rPr>
          <w:lang w:val="de-DE"/>
        </w:rPr>
        <w:t xml:space="preserve">, 76) </w:t>
      </w:r>
      <w:r w:rsidRPr="005F3EEF">
        <w:rPr>
          <w:b/>
          <w:bCs/>
          <w:lang w:val="de-DE"/>
        </w:rPr>
        <w:t xml:space="preserve">E: </w:t>
      </w:r>
      <w:r w:rsidRPr="005F3EEF">
        <w:rPr>
          <w:lang w:val="de-DE"/>
        </w:rPr>
        <w:t>–</w:t>
      </w:r>
      <w:r w:rsidRPr="005F3EEF">
        <w:rPr>
          <w:b/>
          <w:bCs/>
          <w:lang w:val="de-DE"/>
        </w:rPr>
        <w:t xml:space="preserve"> D: </w:t>
      </w:r>
      <w:r w:rsidR="004B4D16">
        <w:rPr>
          <w:rFonts w:cs="Times New Roman"/>
          <w:lang w:val="en-GB"/>
        </w:rPr>
        <w:t>4</w:t>
      </w:r>
      <w:r w:rsidR="004B4D16" w:rsidRPr="00805CD2">
        <w:rPr>
          <w:rFonts w:cs="Times New Roman"/>
          <w:vertAlign w:val="superscript"/>
          <w:lang w:val="en-GB"/>
        </w:rPr>
        <w:t>th</w:t>
      </w:r>
      <w:r w:rsidR="004B4D16">
        <w:rPr>
          <w:rFonts w:cs="Times New Roman"/>
          <w:lang w:val="en-GB"/>
        </w:rPr>
        <w:t xml:space="preserve"> C</w:t>
      </w:r>
      <w:r w:rsidR="004B4D16">
        <w:rPr>
          <w:rStyle w:val="FootnoteReference"/>
          <w:rFonts w:cs="Times New Roman"/>
          <w:lang w:val="en-GB"/>
        </w:rPr>
        <w:footnoteReference w:id="93"/>
      </w:r>
    </w:p>
    <w:p w14:paraId="37E0BDD4" w14:textId="77777777" w:rsidR="00BD0433" w:rsidRPr="005F3EEF" w:rsidRDefault="00BD0433" w:rsidP="004B4D16">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94"/>
      </w:r>
      <w:r w:rsidRPr="005F3EEF">
        <w:rPr>
          <w:b/>
          <w:bCs/>
          <w:lang w:val="de-DE"/>
        </w:rPr>
        <w:t xml:space="preserve"> Ds: </w:t>
      </w:r>
      <w:r w:rsidRPr="005F3EEF">
        <w:rPr>
          <w:lang w:val="de-DE"/>
        </w:rPr>
        <w:t>Huna (</w:t>
      </w:r>
      <w:r>
        <w:rPr>
          <w:lang w:val="de-DE"/>
        </w:rPr>
        <w:t>4</w:t>
      </w:r>
      <w:r w:rsidRPr="00185BEA">
        <w:rPr>
          <w:lang w:val="de-DE"/>
        </w:rPr>
        <w:t>)’s</w:t>
      </w:r>
      <w:r w:rsidRPr="005F3EEF">
        <w:rPr>
          <w:lang w:val="de-DE"/>
        </w:rPr>
        <w:t xml:space="preserve"> father</w:t>
      </w:r>
      <w:r w:rsidRPr="005F3EEF">
        <w:rPr>
          <w:b/>
          <w:bCs/>
          <w:lang w:val="de-DE"/>
        </w:rPr>
        <w:t xml:space="preserve"> F: </w:t>
      </w:r>
      <w:r w:rsidRPr="005F3EEF">
        <w:rPr>
          <w:lang w:val="de-DE"/>
        </w:rPr>
        <w:t>–</w:t>
      </w:r>
      <w:r w:rsidRPr="005F3EEF">
        <w:rPr>
          <w:b/>
          <w:bCs/>
          <w:lang w:val="de-DE"/>
        </w:rPr>
        <w:t xml:space="preserve"> S: </w:t>
      </w:r>
      <w:r w:rsidRPr="005F3EEF">
        <w:rPr>
          <w:i/>
          <w:iCs/>
          <w:lang w:val="de-DE"/>
        </w:rPr>
        <w:t>yMSh</w:t>
      </w:r>
      <w:r w:rsidRPr="005F3EEF">
        <w:rPr>
          <w:lang w:val="de-DE"/>
        </w:rPr>
        <w:t xml:space="preserve"> 5:</w:t>
      </w:r>
      <w:r w:rsidR="00F17E67">
        <w:rPr>
          <w:lang w:val="de-DE"/>
        </w:rPr>
        <w:t>8</w:t>
      </w:r>
      <w:r w:rsidRPr="005F3EEF">
        <w:rPr>
          <w:lang w:val="de-DE"/>
        </w:rPr>
        <w:t>, 56c</w:t>
      </w:r>
      <w:r w:rsidRPr="005F3EEF">
        <w:rPr>
          <w:b/>
          <w:bCs/>
          <w:lang w:val="de-DE"/>
        </w:rPr>
        <w:t xml:space="preserve"> </w:t>
      </w:r>
      <w:r w:rsidRPr="005F3EEF">
        <w:rPr>
          <w:lang w:val="de-DE"/>
        </w:rPr>
        <w:t xml:space="preserve">(Kosovsky, </w:t>
      </w:r>
      <w:r w:rsidRPr="005F3EEF">
        <w:rPr>
          <w:i/>
          <w:iCs/>
          <w:lang w:val="de-DE"/>
        </w:rPr>
        <w:t>Yerushalmi</w:t>
      </w:r>
      <w:r w:rsidRPr="005F3EEF">
        <w:rPr>
          <w:lang w:val="de-DE"/>
        </w:rPr>
        <w:t xml:space="preserve">, 76) </w:t>
      </w:r>
      <w:r w:rsidRPr="005F3EEF">
        <w:rPr>
          <w:b/>
          <w:bCs/>
          <w:lang w:val="de-DE"/>
        </w:rPr>
        <w:t xml:space="preserve">E: </w:t>
      </w:r>
      <w:r w:rsidRPr="005F3EEF">
        <w:rPr>
          <w:lang w:val="de-DE"/>
        </w:rPr>
        <w:t>–</w:t>
      </w:r>
      <w:r w:rsidRPr="005F3EEF">
        <w:rPr>
          <w:b/>
          <w:bCs/>
          <w:lang w:val="de-DE"/>
        </w:rPr>
        <w:t xml:space="preserve"> D: </w:t>
      </w:r>
      <w:r w:rsidR="004B4D16">
        <w:rPr>
          <w:rFonts w:cs="Times New Roman"/>
          <w:lang w:val="it-IT"/>
        </w:rPr>
        <w:t>3</w:t>
      </w:r>
      <w:r w:rsidR="004B4D16" w:rsidRPr="001A46D0">
        <w:rPr>
          <w:rFonts w:cs="Times New Roman"/>
          <w:vertAlign w:val="superscript"/>
          <w:lang w:val="it-IT"/>
        </w:rPr>
        <w:t>rd</w:t>
      </w:r>
      <w:r w:rsidR="004B4D16" w:rsidRPr="00AA7480">
        <w:rPr>
          <w:rFonts w:cs="Times New Roman"/>
          <w:vertAlign w:val="superscript"/>
          <w:lang w:val="it-IT"/>
        </w:rPr>
        <w:t xml:space="preserve"> </w:t>
      </w:r>
      <w:r w:rsidR="004B4D16" w:rsidRPr="00AA7480">
        <w:rPr>
          <w:rFonts w:cs="Times New Roman"/>
          <w:lang w:val="it-IT"/>
        </w:rPr>
        <w:t>C</w:t>
      </w:r>
      <w:r w:rsidR="004B4D16">
        <w:rPr>
          <w:rStyle w:val="FootnoteReference"/>
          <w:rFonts w:cs="Times New Roman"/>
          <w:lang w:val="en-GB"/>
        </w:rPr>
        <w:footnoteReference w:id="95"/>
      </w:r>
    </w:p>
    <w:p w14:paraId="43DF2EFB" w14:textId="77777777" w:rsidR="00BD0433" w:rsidRPr="005F3EEF" w:rsidRDefault="00BD0433" w:rsidP="00063122">
      <w:pPr>
        <w:numPr>
          <w:ilvl w:val="0"/>
          <w:numId w:val="6"/>
        </w:numPr>
        <w:bidi w:val="0"/>
        <w:rPr>
          <w:lang w:val="de-DE"/>
        </w:rPr>
      </w:pPr>
      <w:r w:rsidRPr="005F3EEF">
        <w:rPr>
          <w:b/>
          <w:bCs/>
          <w:lang w:val="de-DE"/>
        </w:rPr>
        <w:t xml:space="preserve">O: </w:t>
      </w:r>
      <w:r w:rsidRPr="00426DE2">
        <w:rPr>
          <w:rFonts w:cs="Times New Roman"/>
          <w:rtl/>
        </w:rPr>
        <w:t>אחווא</w:t>
      </w:r>
      <w:r w:rsidRPr="005A51BE">
        <w:rPr>
          <w:rStyle w:val="FootnoteReference"/>
        </w:rPr>
        <w:footnoteReference w:id="96"/>
      </w:r>
      <w:r w:rsidRPr="005F3EEF">
        <w:rPr>
          <w:b/>
          <w:bCs/>
          <w:lang w:val="de-DE"/>
        </w:rPr>
        <w:t xml:space="preserve"> Ds:</w:t>
      </w:r>
      <w:r w:rsidRPr="005F3EEF">
        <w:rPr>
          <w:lang w:val="de-DE"/>
        </w:rPr>
        <w:t xml:space="preserve"> Ze</w:t>
      </w:r>
      <w:r w:rsidR="00992B82">
        <w:rPr>
          <w:rFonts w:cs="Times New Roman"/>
          <w:lang w:val="de-DE"/>
        </w:rPr>
        <w:t>‘</w:t>
      </w:r>
      <w:r w:rsidRPr="005F3EEF">
        <w:rPr>
          <w:lang w:val="de-DE"/>
        </w:rPr>
        <w:t>ira (</w:t>
      </w:r>
      <w:r>
        <w:rPr>
          <w:lang w:val="de-DE"/>
        </w:rPr>
        <w:t>6</w:t>
      </w:r>
      <w:r w:rsidRPr="005F3EEF">
        <w:rPr>
          <w:lang w:val="de-DE"/>
        </w:rPr>
        <w:t>)’s son</w:t>
      </w:r>
      <w:r w:rsidRPr="005F3EEF">
        <w:rPr>
          <w:b/>
          <w:bCs/>
          <w:lang w:val="de-DE"/>
        </w:rPr>
        <w:t xml:space="preserve"> F: </w:t>
      </w:r>
      <w:r w:rsidRPr="005F3EEF">
        <w:rPr>
          <w:lang w:val="de-DE"/>
        </w:rPr>
        <w:t xml:space="preserve">– </w:t>
      </w:r>
      <w:r w:rsidRPr="005F3EEF">
        <w:rPr>
          <w:b/>
          <w:bCs/>
          <w:lang w:val="de-DE"/>
        </w:rPr>
        <w:t>S:</w:t>
      </w:r>
      <w:r w:rsidRPr="005F3EEF">
        <w:rPr>
          <w:i/>
          <w:iCs/>
          <w:lang w:val="de-DE"/>
        </w:rPr>
        <w:t xml:space="preserve"> yShab</w:t>
      </w:r>
      <w:r w:rsidRPr="005F3EEF">
        <w:rPr>
          <w:lang w:val="de-DE"/>
        </w:rPr>
        <w:t xml:space="preserve"> 6:9, 8d (Kosovsky, </w:t>
      </w:r>
      <w:r w:rsidRPr="005F3EEF">
        <w:rPr>
          <w:i/>
          <w:iCs/>
          <w:lang w:val="de-DE"/>
        </w:rPr>
        <w:t>Yerushalmi</w:t>
      </w:r>
      <w:r w:rsidRPr="005F3EEF">
        <w:rPr>
          <w:lang w:val="de-DE"/>
        </w:rPr>
        <w:t xml:space="preserve">, 75-6) </w:t>
      </w:r>
      <w:r w:rsidRPr="005F3EEF">
        <w:rPr>
          <w:b/>
          <w:bCs/>
          <w:lang w:val="de-DE"/>
        </w:rPr>
        <w:t xml:space="preserve">E: </w:t>
      </w:r>
      <w:r w:rsidRPr="005F3EEF">
        <w:rPr>
          <w:lang w:val="de-DE"/>
        </w:rPr>
        <w:t>–</w:t>
      </w:r>
      <w:r w:rsidRPr="005F3EEF">
        <w:rPr>
          <w:b/>
          <w:bCs/>
          <w:lang w:val="de-DE"/>
        </w:rPr>
        <w:t xml:space="preserve"> D: </w:t>
      </w:r>
      <w:r w:rsidR="00063122">
        <w:rPr>
          <w:lang w:val="de-DE"/>
        </w:rPr>
        <w:t>3</w:t>
      </w:r>
      <w:r w:rsidR="00063122" w:rsidRPr="00063122">
        <w:rPr>
          <w:vertAlign w:val="superscript"/>
          <w:lang w:val="de-DE"/>
        </w:rPr>
        <w:t>rd</w:t>
      </w:r>
      <w:r w:rsidR="00063122">
        <w:rPr>
          <w:lang w:val="de-DE"/>
        </w:rPr>
        <w:t xml:space="preserve"> C</w:t>
      </w:r>
      <w:r w:rsidR="00063122">
        <w:rPr>
          <w:rStyle w:val="FootnoteReference"/>
          <w:lang w:val="de-DE"/>
        </w:rPr>
        <w:footnoteReference w:id="97"/>
      </w:r>
    </w:p>
    <w:p w14:paraId="641A192A" w14:textId="77777777" w:rsidR="00BD0433" w:rsidRPr="003448CB" w:rsidRDefault="00BD0433" w:rsidP="00063122">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98"/>
      </w:r>
      <w:r w:rsidRPr="005F3EEF">
        <w:rPr>
          <w:b/>
          <w:bCs/>
          <w:lang w:val="de-DE"/>
        </w:rPr>
        <w:t xml:space="preserve"> Ds:</w:t>
      </w:r>
      <w:r w:rsidRPr="005F3EEF">
        <w:rPr>
          <w:lang w:val="de-DE"/>
        </w:rPr>
        <w:t xml:space="preserve"> Rav’s son</w:t>
      </w:r>
      <w:r>
        <w:rPr>
          <w:rStyle w:val="FootnoteReference"/>
          <w:lang w:val="de-DE"/>
        </w:rPr>
        <w:footnoteReference w:id="99"/>
      </w:r>
      <w:r w:rsidRPr="005F3EEF">
        <w:rPr>
          <w:b/>
          <w:bCs/>
          <w:lang w:val="de-DE"/>
        </w:rPr>
        <w:t xml:space="preserve"> F: </w:t>
      </w:r>
      <w:r w:rsidRPr="005F3EEF">
        <w:rPr>
          <w:lang w:val="de-DE"/>
        </w:rPr>
        <w:t>–</w:t>
      </w:r>
      <w:r w:rsidRPr="005F3EEF">
        <w:rPr>
          <w:b/>
          <w:bCs/>
          <w:lang w:val="de-DE"/>
        </w:rPr>
        <w:t xml:space="preserve"> S:</w:t>
      </w:r>
      <w:r w:rsidRPr="005F3EEF">
        <w:rPr>
          <w:i/>
          <w:iCs/>
          <w:lang w:val="de-DE"/>
        </w:rPr>
        <w:t xml:space="preserve"> yShab</w:t>
      </w:r>
      <w:r w:rsidRPr="005F3EEF">
        <w:rPr>
          <w:lang w:val="de-DE"/>
        </w:rPr>
        <w:t xml:space="preserve"> 7:2, 9d (Kosovsky, </w:t>
      </w:r>
      <w:r w:rsidRPr="005F3EEF">
        <w:rPr>
          <w:i/>
          <w:iCs/>
          <w:lang w:val="de-DE"/>
        </w:rPr>
        <w:t>Yerushalmi</w:t>
      </w:r>
      <w:r w:rsidRPr="005F3EEF">
        <w:rPr>
          <w:lang w:val="de-DE"/>
        </w:rPr>
        <w:t xml:space="preserve">, 76) </w:t>
      </w:r>
      <w:r w:rsidRPr="005F3EEF">
        <w:rPr>
          <w:b/>
          <w:bCs/>
          <w:lang w:val="de-DE"/>
        </w:rPr>
        <w:t xml:space="preserve">E: </w:t>
      </w:r>
      <w:r w:rsidRPr="005F3EEF">
        <w:rPr>
          <w:lang w:val="de-DE"/>
        </w:rPr>
        <w:t>–</w:t>
      </w:r>
      <w:r w:rsidRPr="005F3EEF">
        <w:rPr>
          <w:b/>
          <w:bCs/>
          <w:lang w:val="de-DE"/>
        </w:rPr>
        <w:t xml:space="preserve"> D: </w:t>
      </w:r>
      <w:r w:rsidR="00063122">
        <w:rPr>
          <w:lang w:val="de-DE"/>
        </w:rPr>
        <w:t>3</w:t>
      </w:r>
      <w:r w:rsidR="00063122" w:rsidRPr="00063122">
        <w:rPr>
          <w:vertAlign w:val="superscript"/>
          <w:lang w:val="de-DE"/>
        </w:rPr>
        <w:t>rd</w:t>
      </w:r>
      <w:r w:rsidR="00063122">
        <w:rPr>
          <w:lang w:val="de-DE"/>
        </w:rPr>
        <w:t xml:space="preserve"> C</w:t>
      </w:r>
      <w:r w:rsidR="00063122">
        <w:rPr>
          <w:rStyle w:val="FootnoteReference"/>
          <w:lang w:val="de-DE"/>
        </w:rPr>
        <w:footnoteReference w:id="100"/>
      </w:r>
    </w:p>
    <w:p w14:paraId="5844531F" w14:textId="77777777" w:rsidR="00BD0433" w:rsidRPr="005F3EEF" w:rsidRDefault="00BD0433" w:rsidP="00815F05">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101"/>
      </w:r>
      <w:r w:rsidRPr="005F3EEF">
        <w:rPr>
          <w:b/>
          <w:bCs/>
          <w:lang w:val="de-DE"/>
        </w:rPr>
        <w:t xml:space="preserve"> Ds: </w:t>
      </w:r>
      <w:r w:rsidRPr="005F3EEF">
        <w:rPr>
          <w:lang w:val="de-DE"/>
        </w:rPr>
        <w:t>Joseph (</w:t>
      </w:r>
      <w:r>
        <w:rPr>
          <w:lang w:val="de-DE"/>
        </w:rPr>
        <w:t>2</w:t>
      </w:r>
      <w:r w:rsidR="002C2DA4">
        <w:rPr>
          <w:lang w:val="de-DE"/>
        </w:rPr>
        <w:t>6</w:t>
      </w:r>
      <w:r w:rsidRPr="005F3EEF">
        <w:rPr>
          <w:lang w:val="de-DE"/>
        </w:rPr>
        <w:t>)’s father</w:t>
      </w:r>
      <w:r w:rsidRPr="005F3EEF">
        <w:rPr>
          <w:b/>
          <w:bCs/>
          <w:lang w:val="de-DE"/>
        </w:rPr>
        <w:t xml:space="preserve"> F: </w:t>
      </w:r>
      <w:r w:rsidRPr="005F3EEF">
        <w:rPr>
          <w:lang w:val="de-DE"/>
        </w:rPr>
        <w:t>–</w:t>
      </w:r>
      <w:r w:rsidRPr="005F3EEF">
        <w:rPr>
          <w:b/>
          <w:bCs/>
          <w:lang w:val="de-DE"/>
        </w:rPr>
        <w:t xml:space="preserve"> S:</w:t>
      </w:r>
      <w:r w:rsidRPr="005F3EEF">
        <w:rPr>
          <w:lang w:val="de-DE"/>
        </w:rPr>
        <w:t xml:space="preserve"> </w:t>
      </w:r>
      <w:r w:rsidRPr="005F3EEF">
        <w:rPr>
          <w:i/>
          <w:iCs/>
          <w:lang w:val="de-DE"/>
        </w:rPr>
        <w:t>yEruv</w:t>
      </w:r>
      <w:r w:rsidRPr="005F3EEF">
        <w:rPr>
          <w:lang w:val="de-DE"/>
        </w:rPr>
        <w:t xml:space="preserve"> 5:1, 22b (Kosovsky, </w:t>
      </w:r>
      <w:r w:rsidRPr="005F3EEF">
        <w:rPr>
          <w:i/>
          <w:iCs/>
          <w:lang w:val="de-DE"/>
        </w:rPr>
        <w:t>Yerushalmi</w:t>
      </w:r>
      <w:r w:rsidRPr="005F3EEF">
        <w:rPr>
          <w:lang w:val="de-DE"/>
        </w:rPr>
        <w:t>, 76)</w:t>
      </w:r>
      <w:r w:rsidRPr="005F3EEF">
        <w:rPr>
          <w:b/>
          <w:bCs/>
          <w:lang w:val="de-DE"/>
        </w:rPr>
        <w:t xml:space="preserve"> E: </w:t>
      </w:r>
      <w:r w:rsidRPr="005F3EEF">
        <w:rPr>
          <w:lang w:val="de-DE"/>
        </w:rPr>
        <w:t>–</w:t>
      </w:r>
      <w:r w:rsidRPr="005F3EEF">
        <w:rPr>
          <w:b/>
          <w:bCs/>
          <w:lang w:val="de-DE"/>
        </w:rPr>
        <w:t xml:space="preserve"> D: </w:t>
      </w:r>
      <w:r w:rsidR="00694C15">
        <w:rPr>
          <w:lang w:val="de-DE"/>
        </w:rPr>
        <w:t>4</w:t>
      </w:r>
      <w:r w:rsidR="00694C15" w:rsidRPr="00694C15">
        <w:rPr>
          <w:vertAlign w:val="superscript"/>
          <w:lang w:val="de-DE"/>
        </w:rPr>
        <w:t>th</w:t>
      </w:r>
      <w:r w:rsidR="00694C15">
        <w:rPr>
          <w:lang w:val="de-DE"/>
        </w:rPr>
        <w:t xml:space="preserve"> C</w:t>
      </w:r>
      <w:r w:rsidR="00694C15">
        <w:rPr>
          <w:rStyle w:val="FootnoteReference"/>
          <w:lang w:val="de-DE"/>
        </w:rPr>
        <w:footnoteReference w:id="102"/>
      </w:r>
    </w:p>
    <w:p w14:paraId="5035B78F" w14:textId="77777777" w:rsidR="00BD0433" w:rsidRPr="005F3EEF" w:rsidRDefault="00BD0433" w:rsidP="00E4548F">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103"/>
      </w:r>
      <w:r w:rsidRPr="005F3EEF">
        <w:rPr>
          <w:b/>
          <w:bCs/>
          <w:lang w:val="de-DE"/>
        </w:rPr>
        <w:t xml:space="preserve"> Ds:</w:t>
      </w:r>
      <w:r w:rsidRPr="005F3EEF">
        <w:rPr>
          <w:lang w:val="de-DE"/>
        </w:rPr>
        <w:t xml:space="preserve"> Simon (</w:t>
      </w:r>
      <w:r w:rsidR="00E4548F">
        <w:rPr>
          <w:lang w:val="de-DE"/>
        </w:rPr>
        <w:t>2</w:t>
      </w:r>
      <w:r w:rsidR="004B7DBB">
        <w:rPr>
          <w:lang w:val="de-DE"/>
        </w:rPr>
        <w:t>2</w:t>
      </w:r>
      <w:r w:rsidRPr="005F3EEF">
        <w:rPr>
          <w:lang w:val="de-DE"/>
        </w:rPr>
        <w:t>)’s son</w:t>
      </w:r>
      <w:r w:rsidRPr="005F3EEF">
        <w:rPr>
          <w:b/>
          <w:bCs/>
          <w:lang w:val="de-DE"/>
        </w:rPr>
        <w:t xml:space="preserve"> F: </w:t>
      </w:r>
      <w:r w:rsidRPr="005F3EEF">
        <w:rPr>
          <w:lang w:val="de-DE"/>
        </w:rPr>
        <w:t>–</w:t>
      </w:r>
      <w:r w:rsidRPr="005F3EEF">
        <w:rPr>
          <w:b/>
          <w:bCs/>
          <w:lang w:val="de-DE"/>
        </w:rPr>
        <w:t xml:space="preserve"> S: </w:t>
      </w:r>
      <w:r w:rsidRPr="005F3EEF">
        <w:rPr>
          <w:i/>
          <w:iCs/>
          <w:lang w:val="de-DE"/>
        </w:rPr>
        <w:t>yMeg</w:t>
      </w:r>
      <w:r w:rsidRPr="005F3EEF">
        <w:rPr>
          <w:lang w:val="de-DE"/>
        </w:rPr>
        <w:t xml:space="preserve"> 1:9, 71c (Kosovsky, </w:t>
      </w:r>
      <w:r w:rsidRPr="005F3EEF">
        <w:rPr>
          <w:i/>
          <w:iCs/>
          <w:lang w:val="de-DE"/>
        </w:rPr>
        <w:t>Yerushalmi</w:t>
      </w:r>
      <w:r w:rsidRPr="005F3EEF">
        <w:rPr>
          <w:lang w:val="de-DE"/>
        </w:rPr>
        <w:t>, 76)</w:t>
      </w:r>
      <w:r w:rsidRPr="005F3EEF">
        <w:rPr>
          <w:b/>
          <w:bCs/>
          <w:lang w:val="de-DE"/>
        </w:rPr>
        <w:t xml:space="preserve"> E: </w:t>
      </w:r>
      <w:r w:rsidRPr="005F3EEF">
        <w:rPr>
          <w:lang w:val="de-DE"/>
        </w:rPr>
        <w:t>–</w:t>
      </w:r>
      <w:r w:rsidR="00E4548F">
        <w:rPr>
          <w:b/>
          <w:bCs/>
          <w:lang w:val="de-DE"/>
        </w:rPr>
        <w:t xml:space="preserve"> </w:t>
      </w:r>
      <w:r w:rsidR="0010736C" w:rsidRPr="005F3EEF">
        <w:rPr>
          <w:b/>
          <w:bCs/>
          <w:lang w:val="de-DE"/>
        </w:rPr>
        <w:t xml:space="preserve">D: </w:t>
      </w:r>
      <w:r w:rsidR="0010736C">
        <w:rPr>
          <w:lang w:val="de-DE"/>
        </w:rPr>
        <w:t>3</w:t>
      </w:r>
      <w:r w:rsidR="0010736C" w:rsidRPr="00063122">
        <w:rPr>
          <w:vertAlign w:val="superscript"/>
          <w:lang w:val="de-DE"/>
        </w:rPr>
        <w:t>rd</w:t>
      </w:r>
      <w:r w:rsidR="0010736C">
        <w:rPr>
          <w:lang w:val="de-DE"/>
        </w:rPr>
        <w:t xml:space="preserve"> C</w:t>
      </w:r>
      <w:r w:rsidR="0010736C">
        <w:rPr>
          <w:rStyle w:val="FootnoteReference"/>
          <w:lang w:val="de-DE"/>
        </w:rPr>
        <w:footnoteReference w:id="104"/>
      </w:r>
    </w:p>
    <w:p w14:paraId="37CFC6FC" w14:textId="77777777" w:rsidR="00BD0433" w:rsidRPr="005F3EEF" w:rsidRDefault="00BD0433" w:rsidP="00980F48">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105"/>
      </w:r>
      <w:r w:rsidRPr="005F3EEF">
        <w:rPr>
          <w:b/>
          <w:bCs/>
          <w:lang w:val="de-DE"/>
        </w:rPr>
        <w:t xml:space="preserve"> Ds: </w:t>
      </w:r>
      <w:r w:rsidRPr="005F3EEF">
        <w:rPr>
          <w:lang w:val="de-DE"/>
        </w:rPr>
        <w:t>H</w:t>
      </w:r>
      <w:r>
        <w:rPr>
          <w:rFonts w:cs="Times New Roman"/>
          <w:lang w:val="de-DE"/>
        </w:rPr>
        <w:t>̣</w:t>
      </w:r>
      <w:r w:rsidRPr="005F3EEF">
        <w:rPr>
          <w:lang w:val="de-DE"/>
        </w:rPr>
        <w:t>iyya</w:t>
      </w:r>
      <w:r w:rsidRPr="005F3EEF">
        <w:rPr>
          <w:b/>
          <w:bCs/>
          <w:lang w:val="de-DE"/>
        </w:rPr>
        <w:t xml:space="preserve"> </w:t>
      </w:r>
      <w:r w:rsidRPr="005F3EEF">
        <w:rPr>
          <w:lang w:val="de-DE"/>
        </w:rPr>
        <w:t>(</w:t>
      </w:r>
      <w:r w:rsidR="00980F48">
        <w:rPr>
          <w:lang w:val="de-DE"/>
        </w:rPr>
        <w:t>18</w:t>
      </w:r>
      <w:r w:rsidRPr="005F3EEF">
        <w:rPr>
          <w:lang w:val="de-DE"/>
        </w:rPr>
        <w:t>)’s father</w:t>
      </w:r>
      <w:r w:rsidRPr="005F3EEF">
        <w:rPr>
          <w:b/>
          <w:bCs/>
          <w:lang w:val="de-DE"/>
        </w:rPr>
        <w:t xml:space="preserve"> F: </w:t>
      </w:r>
      <w:r w:rsidRPr="005F3EEF">
        <w:rPr>
          <w:lang w:val="de-DE"/>
        </w:rPr>
        <w:t>–</w:t>
      </w:r>
      <w:r w:rsidRPr="005F3EEF">
        <w:rPr>
          <w:b/>
          <w:bCs/>
          <w:lang w:val="de-DE"/>
        </w:rPr>
        <w:t xml:space="preserve"> S: </w:t>
      </w:r>
      <w:r w:rsidRPr="005F3EEF">
        <w:rPr>
          <w:i/>
          <w:iCs/>
          <w:lang w:val="de-DE"/>
        </w:rPr>
        <w:t xml:space="preserve">yKet </w:t>
      </w:r>
      <w:r w:rsidRPr="005F3EEF">
        <w:rPr>
          <w:lang w:val="de-DE"/>
        </w:rPr>
        <w:t xml:space="preserve">4:10, 29a (Kosovsky, </w:t>
      </w:r>
      <w:r w:rsidRPr="005F3EEF">
        <w:rPr>
          <w:i/>
          <w:iCs/>
          <w:lang w:val="de-DE"/>
        </w:rPr>
        <w:t>Yerushalmi</w:t>
      </w:r>
      <w:r w:rsidRPr="005F3EEF">
        <w:rPr>
          <w:lang w:val="de-DE"/>
        </w:rPr>
        <w:t>, 76)</w:t>
      </w:r>
      <w:r w:rsidRPr="005F3EEF">
        <w:rPr>
          <w:b/>
          <w:bCs/>
          <w:lang w:val="de-DE"/>
        </w:rPr>
        <w:t xml:space="preserve"> E: </w:t>
      </w:r>
      <w:r w:rsidRPr="005F3EEF">
        <w:rPr>
          <w:lang w:val="de-DE"/>
        </w:rPr>
        <w:t>–</w:t>
      </w:r>
      <w:r>
        <w:rPr>
          <w:b/>
          <w:bCs/>
          <w:lang w:val="de-DE"/>
        </w:rPr>
        <w:t xml:space="preserve"> </w:t>
      </w:r>
      <w:r w:rsidRPr="005F3EEF">
        <w:rPr>
          <w:b/>
          <w:bCs/>
          <w:lang w:val="de-DE"/>
        </w:rPr>
        <w:t xml:space="preserve">D: </w:t>
      </w:r>
      <w:r w:rsidR="0010736C">
        <w:rPr>
          <w:lang w:val="de-DE"/>
        </w:rPr>
        <w:t>3</w:t>
      </w:r>
      <w:r w:rsidR="0010736C" w:rsidRPr="00063122">
        <w:rPr>
          <w:vertAlign w:val="superscript"/>
          <w:lang w:val="de-DE"/>
        </w:rPr>
        <w:t>rd</w:t>
      </w:r>
      <w:r w:rsidR="0010736C">
        <w:rPr>
          <w:lang w:val="de-DE"/>
        </w:rPr>
        <w:t xml:space="preserve"> C</w:t>
      </w:r>
      <w:r w:rsidR="0010736C">
        <w:rPr>
          <w:rStyle w:val="FootnoteReference"/>
          <w:lang w:val="de-DE"/>
        </w:rPr>
        <w:footnoteReference w:id="106"/>
      </w:r>
      <w:r w:rsidRPr="005F3EEF">
        <w:rPr>
          <w:b/>
          <w:bCs/>
          <w:lang w:val="de-DE"/>
        </w:rPr>
        <w:t xml:space="preserve"> </w:t>
      </w:r>
    </w:p>
    <w:p w14:paraId="391189D0" w14:textId="77777777" w:rsidR="00BD0433" w:rsidRPr="005F3EEF" w:rsidRDefault="00BD0433" w:rsidP="0010736C">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107"/>
      </w:r>
      <w:r w:rsidRPr="005F3EEF">
        <w:rPr>
          <w:b/>
          <w:bCs/>
          <w:lang w:val="de-DE"/>
        </w:rPr>
        <w:t xml:space="preserve"> Ds: </w:t>
      </w:r>
      <w:r w:rsidRPr="00C05BC6">
        <w:rPr>
          <w:lang w:val="de-DE"/>
        </w:rPr>
        <w:t>Governor of the</w:t>
      </w:r>
      <w:r w:rsidRPr="00C05BC6">
        <w:rPr>
          <w:b/>
          <w:bCs/>
          <w:lang w:val="de-DE"/>
        </w:rPr>
        <w:t xml:space="preserve"> </w:t>
      </w:r>
      <w:r w:rsidRPr="00C05BC6">
        <w:rPr>
          <w:lang w:val="de-DE"/>
        </w:rPr>
        <w:t>castle</w:t>
      </w:r>
      <w:r>
        <w:rPr>
          <w:rStyle w:val="FootnoteReference"/>
        </w:rPr>
        <w:footnoteReference w:id="108"/>
      </w:r>
      <w:r w:rsidRPr="005F3EEF">
        <w:rPr>
          <w:lang w:val="de-DE"/>
        </w:rPr>
        <w:t xml:space="preserve"> </w:t>
      </w:r>
      <w:r w:rsidRPr="005F3EEF">
        <w:rPr>
          <w:b/>
          <w:bCs/>
          <w:lang w:val="de-DE"/>
        </w:rPr>
        <w:t xml:space="preserve">F: </w:t>
      </w:r>
      <w:r w:rsidRPr="005F3EEF">
        <w:rPr>
          <w:lang w:val="de-DE"/>
        </w:rPr>
        <w:t>–</w:t>
      </w:r>
      <w:r w:rsidRPr="005F3EEF">
        <w:rPr>
          <w:b/>
          <w:bCs/>
          <w:lang w:val="de-DE"/>
        </w:rPr>
        <w:t xml:space="preserve"> S: </w:t>
      </w:r>
      <w:r w:rsidRPr="005F3EEF">
        <w:rPr>
          <w:i/>
          <w:iCs/>
          <w:lang w:val="de-DE"/>
        </w:rPr>
        <w:t xml:space="preserve">bKet </w:t>
      </w:r>
      <w:r w:rsidRPr="005F3EEF">
        <w:rPr>
          <w:lang w:val="de-DE"/>
        </w:rPr>
        <w:t>88a</w:t>
      </w:r>
      <w:r>
        <w:rPr>
          <w:rStyle w:val="FootnoteReference"/>
        </w:rPr>
        <w:footnoteReference w:id="109"/>
      </w:r>
      <w:r w:rsidRPr="005F3EEF">
        <w:rPr>
          <w:lang w:val="de-DE"/>
        </w:rPr>
        <w:t xml:space="preserve"> (Kosowsky, </w:t>
      </w:r>
      <w:r w:rsidRPr="005F3EEF">
        <w:rPr>
          <w:i/>
          <w:iCs/>
          <w:lang w:val="de-DE"/>
        </w:rPr>
        <w:t>Babylonico</w:t>
      </w:r>
      <w:r w:rsidRPr="005F3EEF">
        <w:rPr>
          <w:lang w:val="de-DE"/>
        </w:rPr>
        <w:t>, 132)</w:t>
      </w:r>
      <w:r w:rsidRPr="005F3EEF">
        <w:rPr>
          <w:b/>
          <w:bCs/>
          <w:lang w:val="de-DE"/>
        </w:rPr>
        <w:t xml:space="preserve"> E: </w:t>
      </w:r>
      <w:r w:rsidRPr="005F3EEF">
        <w:rPr>
          <w:lang w:val="de-DE"/>
        </w:rPr>
        <w:t>–</w:t>
      </w:r>
      <w:r w:rsidRPr="005F3EEF">
        <w:rPr>
          <w:b/>
          <w:bCs/>
          <w:lang w:val="de-DE"/>
        </w:rPr>
        <w:t xml:space="preserve"> D: </w:t>
      </w:r>
      <w:r w:rsidR="0010736C">
        <w:rPr>
          <w:lang w:val="de-DE"/>
        </w:rPr>
        <w:t>3</w:t>
      </w:r>
      <w:r w:rsidR="0010736C">
        <w:rPr>
          <w:vertAlign w:val="superscript"/>
          <w:lang w:val="de-DE"/>
        </w:rPr>
        <w:t>rd</w:t>
      </w:r>
      <w:r w:rsidR="0010736C">
        <w:rPr>
          <w:lang w:val="de-DE"/>
        </w:rPr>
        <w:t xml:space="preserve"> C</w:t>
      </w:r>
      <w:r w:rsidR="0010736C">
        <w:rPr>
          <w:rStyle w:val="FootnoteReference"/>
          <w:lang w:val="de-DE"/>
        </w:rPr>
        <w:footnoteReference w:id="110"/>
      </w:r>
    </w:p>
    <w:p w14:paraId="70E0C95A" w14:textId="77777777" w:rsidR="00BD0433" w:rsidRPr="001825F5" w:rsidRDefault="00BD0433" w:rsidP="00815F05">
      <w:pPr>
        <w:numPr>
          <w:ilvl w:val="0"/>
          <w:numId w:val="6"/>
        </w:numPr>
        <w:bidi w:val="0"/>
        <w:jc w:val="both"/>
        <w:rPr>
          <w:rFonts w:cs="Times New Roman"/>
          <w:lang w:val="en-GB"/>
        </w:rPr>
      </w:pPr>
      <w:r w:rsidRPr="007E26C6">
        <w:rPr>
          <w:rFonts w:cs="Times New Roman"/>
          <w:b/>
          <w:lang w:val="en-GB"/>
        </w:rPr>
        <w:t>O:</w:t>
      </w:r>
      <w:r w:rsidRPr="007E26C6">
        <w:rPr>
          <w:rFonts w:cs="Times New Roman"/>
          <w:lang w:val="en-GB"/>
        </w:rPr>
        <w:t xml:space="preserve"> </w:t>
      </w:r>
      <w:r w:rsidRPr="00426DE2">
        <w:rPr>
          <w:rFonts w:cs="Times New Roman"/>
          <w:rtl/>
        </w:rPr>
        <w:t>אחא</w:t>
      </w:r>
      <w:r w:rsidRPr="001825F5">
        <w:rPr>
          <w:rStyle w:val="FootnoteReference"/>
          <w:rFonts w:cs="Times New Roman"/>
        </w:rPr>
        <w:footnoteReference w:id="111"/>
      </w:r>
      <w:r w:rsidRPr="001825F5">
        <w:rPr>
          <w:rFonts w:cs="Times New Roman"/>
          <w:lang w:val="en-GB"/>
        </w:rPr>
        <w:t>/</w:t>
      </w:r>
      <w:r w:rsidRPr="001825F5">
        <w:rPr>
          <w:rFonts w:cs="Times New Roman"/>
          <w:rtl/>
          <w:lang w:val="en-GB"/>
        </w:rPr>
        <w:t>אחיו</w:t>
      </w:r>
      <w:r w:rsidRPr="00873396">
        <w:rPr>
          <w:rStyle w:val="FootnoteReference"/>
          <w:rFonts w:ascii="Times Beyrut Roman" w:hAnsi="Times Beyrut Roman" w:cs="David"/>
          <w:lang w:val="en-GB"/>
        </w:rPr>
        <w:footnoteReference w:id="112"/>
      </w:r>
      <w:r w:rsidRPr="007E26C6">
        <w:rPr>
          <w:rFonts w:cs="Times New Roman"/>
          <w:color w:val="000000"/>
        </w:rPr>
        <w:t xml:space="preserve"> </w:t>
      </w:r>
      <w:r w:rsidRPr="007E26C6">
        <w:rPr>
          <w:rFonts w:cs="Times New Roman"/>
          <w:b/>
          <w:lang w:val="en-GB"/>
        </w:rPr>
        <w:t xml:space="preserve">Ds: </w:t>
      </w:r>
      <w:r>
        <w:rPr>
          <w:rFonts w:cs="Times New Roman"/>
          <w:bCs/>
          <w:lang w:val="en-GB"/>
        </w:rPr>
        <w:t>Hidya (1</w:t>
      </w:r>
      <w:r w:rsidRPr="007E26C6">
        <w:rPr>
          <w:rFonts w:cs="Times New Roman"/>
          <w:bCs/>
          <w:lang w:val="en-GB"/>
        </w:rPr>
        <w:t xml:space="preserve">)’s </w:t>
      </w:r>
      <w:r>
        <w:rPr>
          <w:rFonts w:cs="Times New Roman"/>
          <w:bCs/>
          <w:lang w:val="en-GB"/>
        </w:rPr>
        <w:t>son</w:t>
      </w:r>
      <w:r w:rsidRPr="007E26C6">
        <w:rPr>
          <w:rFonts w:cs="Times New Roman"/>
          <w:b/>
          <w:lang w:val="en-GB"/>
        </w:rPr>
        <w:t xml:space="preserve"> F:</w:t>
      </w:r>
      <w:r w:rsidRPr="007E26C6">
        <w:rPr>
          <w:rFonts w:cs="Times New Roman"/>
          <w:lang w:val="en-GB"/>
        </w:rPr>
        <w:t xml:space="preserve"> – </w:t>
      </w:r>
      <w:r w:rsidRPr="007E26C6">
        <w:rPr>
          <w:rFonts w:cs="Times New Roman"/>
          <w:b/>
          <w:lang w:val="en-GB"/>
        </w:rPr>
        <w:t xml:space="preserve">S: </w:t>
      </w:r>
      <w:r w:rsidRPr="007E26C6">
        <w:rPr>
          <w:rFonts w:cs="Times New Roman"/>
          <w:i/>
          <w:lang w:val="en-GB"/>
        </w:rPr>
        <w:t>bGit</w:t>
      </w:r>
      <w:r w:rsidRPr="007E26C6">
        <w:rPr>
          <w:rFonts w:cs="Times New Roman"/>
          <w:lang w:val="en-GB"/>
        </w:rPr>
        <w:t xml:space="preserve"> 35a</w:t>
      </w:r>
      <w:r w:rsidRPr="007E26C6">
        <w:rPr>
          <w:rStyle w:val="FootnoteReference"/>
          <w:rFonts w:cs="Times New Roman"/>
          <w:lang w:val="en-GB"/>
        </w:rPr>
        <w:footnoteReference w:id="113"/>
      </w:r>
      <w:r w:rsidRPr="007E26C6">
        <w:rPr>
          <w:rFonts w:cs="Times New Roman"/>
          <w:lang w:val="en-GB"/>
        </w:rPr>
        <w:t xml:space="preserve"> (Kosowsky, </w:t>
      </w:r>
      <w:r w:rsidRPr="007E26C6">
        <w:rPr>
          <w:rFonts w:cs="Times New Roman"/>
          <w:i/>
          <w:iCs/>
          <w:lang w:val="en-GB"/>
        </w:rPr>
        <w:t>Babylonico</w:t>
      </w:r>
      <w:r w:rsidRPr="007E26C6">
        <w:rPr>
          <w:rFonts w:cs="Times New Roman"/>
          <w:lang w:val="en-GB"/>
        </w:rPr>
        <w:t>, 1</w:t>
      </w:r>
      <w:r>
        <w:rPr>
          <w:rFonts w:cs="Times New Roman"/>
          <w:lang w:val="en-GB"/>
        </w:rPr>
        <w:t>3</w:t>
      </w:r>
      <w:r w:rsidRPr="007E26C6">
        <w:rPr>
          <w:rFonts w:cs="Times New Roman"/>
          <w:lang w:val="en-GB"/>
        </w:rPr>
        <w:t xml:space="preserve">6) </w:t>
      </w:r>
      <w:r w:rsidRPr="007E26C6">
        <w:rPr>
          <w:rFonts w:cs="Times New Roman"/>
          <w:b/>
          <w:lang w:val="en-GB"/>
        </w:rPr>
        <w:t>E:</w:t>
      </w:r>
      <w:r w:rsidRPr="007E26C6">
        <w:rPr>
          <w:rFonts w:cs="Times New Roman"/>
          <w:lang w:val="en-GB"/>
        </w:rPr>
        <w:t xml:space="preserve"> – </w:t>
      </w:r>
      <w:r w:rsidRPr="007E26C6">
        <w:rPr>
          <w:rFonts w:cs="Times New Roman"/>
          <w:b/>
          <w:lang w:val="en-GB"/>
        </w:rPr>
        <w:t xml:space="preserve">D: </w:t>
      </w:r>
      <w:r w:rsidRPr="001825F5">
        <w:rPr>
          <w:rFonts w:cs="Times New Roman"/>
          <w:b/>
          <w:lang w:val="en-GB"/>
        </w:rPr>
        <w:t xml:space="preserve">D: </w:t>
      </w:r>
      <w:r w:rsidRPr="001825F5">
        <w:rPr>
          <w:rFonts w:cs="Times New Roman"/>
          <w:lang w:val="en-GB"/>
        </w:rPr>
        <w:t>Pre-427</w:t>
      </w:r>
      <w:r w:rsidRPr="001825F5">
        <w:rPr>
          <w:rStyle w:val="FootnoteReference"/>
          <w:rFonts w:cs="Times New Roman"/>
          <w:lang w:val="en-GB"/>
        </w:rPr>
        <w:footnoteReference w:id="114"/>
      </w:r>
      <w:r w:rsidRPr="001825F5">
        <w:rPr>
          <w:rFonts w:cs="Times New Roman"/>
          <w:i/>
          <w:lang w:val="en-GB"/>
        </w:rPr>
        <w:t xml:space="preserve"> </w:t>
      </w:r>
    </w:p>
    <w:p w14:paraId="7A9964E6" w14:textId="77777777" w:rsidR="00BD0433" w:rsidRPr="001825F5" w:rsidRDefault="00BD0433" w:rsidP="0010736C">
      <w:pPr>
        <w:numPr>
          <w:ilvl w:val="0"/>
          <w:numId w:val="6"/>
        </w:numPr>
        <w:bidi w:val="0"/>
        <w:rPr>
          <w:lang w:val="en-GB"/>
        </w:rPr>
      </w:pPr>
      <w:r w:rsidRPr="001825F5">
        <w:rPr>
          <w:b/>
          <w:bCs/>
          <w:lang w:val="en-GB"/>
        </w:rPr>
        <w:t xml:space="preserve">O: </w:t>
      </w:r>
      <w:r w:rsidRPr="00D05528">
        <w:rPr>
          <w:rFonts w:cs="Times New Roman"/>
          <w:rtl/>
        </w:rPr>
        <w:t>אחאי</w:t>
      </w:r>
      <w:r w:rsidRPr="00147508">
        <w:rPr>
          <w:rStyle w:val="FootnoteReference"/>
        </w:rPr>
        <w:footnoteReference w:id="115"/>
      </w:r>
      <w:r w:rsidRPr="001825F5">
        <w:rPr>
          <w:b/>
          <w:bCs/>
          <w:lang w:val="en-GB"/>
        </w:rPr>
        <w:t xml:space="preserve"> Ds:</w:t>
      </w:r>
      <w:r w:rsidR="00CF5BBC">
        <w:rPr>
          <w:b/>
          <w:bCs/>
          <w:lang w:val="en-GB"/>
        </w:rPr>
        <w:t xml:space="preserve"> </w:t>
      </w:r>
      <w:r w:rsidR="00CF5BBC" w:rsidRPr="00CF5BBC">
        <w:rPr>
          <w:lang w:val="en-GB"/>
        </w:rPr>
        <w:t>B</w:t>
      </w:r>
      <w:r w:rsidR="00F17E67">
        <w:rPr>
          <w:lang w:val="en-GB"/>
        </w:rPr>
        <w:t>e</w:t>
      </w:r>
      <w:r w:rsidR="00CF5BBC" w:rsidRPr="00CF5BBC">
        <w:rPr>
          <w:lang w:val="en-GB"/>
        </w:rPr>
        <w:t>rra</w:t>
      </w:r>
      <w:r w:rsidR="00E25144" w:rsidRPr="00CF5BBC">
        <w:rPr>
          <w:lang w:val="en-GB"/>
        </w:rPr>
        <w:t>bbi</w:t>
      </w:r>
      <w:r w:rsidRPr="00AA7509">
        <w:rPr>
          <w:rStyle w:val="FootnoteReference"/>
        </w:rPr>
        <w:footnoteReference w:id="116"/>
      </w:r>
      <w:r w:rsidRPr="001825F5">
        <w:rPr>
          <w:b/>
          <w:bCs/>
          <w:lang w:val="en-GB"/>
        </w:rPr>
        <w:t xml:space="preserve"> F: </w:t>
      </w:r>
      <w:r w:rsidRPr="001825F5">
        <w:rPr>
          <w:lang w:val="en-GB"/>
        </w:rPr>
        <w:t>–</w:t>
      </w:r>
      <w:r w:rsidRPr="001825F5">
        <w:rPr>
          <w:b/>
          <w:bCs/>
          <w:lang w:val="en-GB"/>
        </w:rPr>
        <w:t xml:space="preserve"> S: </w:t>
      </w:r>
      <w:r w:rsidRPr="001825F5">
        <w:rPr>
          <w:i/>
          <w:iCs/>
          <w:lang w:val="en-GB"/>
        </w:rPr>
        <w:t xml:space="preserve">bBekh </w:t>
      </w:r>
      <w:r w:rsidRPr="001825F5">
        <w:rPr>
          <w:lang w:val="en-GB"/>
        </w:rPr>
        <w:t>24b</w:t>
      </w:r>
      <w:r>
        <w:rPr>
          <w:rStyle w:val="FootnoteReference"/>
        </w:rPr>
        <w:footnoteReference w:id="117"/>
      </w:r>
      <w:r w:rsidRPr="001825F5">
        <w:rPr>
          <w:lang w:val="en-GB"/>
        </w:rPr>
        <w:t xml:space="preserve"> (Kosowsky, </w:t>
      </w:r>
      <w:r w:rsidRPr="001825F5">
        <w:rPr>
          <w:i/>
          <w:iCs/>
          <w:lang w:val="en-GB"/>
        </w:rPr>
        <w:t>Babylonico</w:t>
      </w:r>
      <w:r w:rsidRPr="001825F5">
        <w:rPr>
          <w:lang w:val="en-GB"/>
        </w:rPr>
        <w:t>, 148)</w:t>
      </w:r>
      <w:r w:rsidRPr="001825F5">
        <w:rPr>
          <w:b/>
          <w:bCs/>
          <w:lang w:val="en-GB"/>
        </w:rPr>
        <w:t xml:space="preserve"> E: </w:t>
      </w:r>
      <w:r w:rsidRPr="001825F5">
        <w:rPr>
          <w:lang w:val="en-GB"/>
        </w:rPr>
        <w:t>–</w:t>
      </w:r>
      <w:r w:rsidRPr="001825F5">
        <w:rPr>
          <w:b/>
          <w:bCs/>
          <w:lang w:val="en-GB"/>
        </w:rPr>
        <w:t xml:space="preserve"> D: </w:t>
      </w:r>
      <w:r w:rsidR="0010736C">
        <w:rPr>
          <w:lang w:val="de-DE"/>
        </w:rPr>
        <w:t>3</w:t>
      </w:r>
      <w:r w:rsidR="0010736C" w:rsidRPr="00063122">
        <w:rPr>
          <w:vertAlign w:val="superscript"/>
          <w:lang w:val="de-DE"/>
        </w:rPr>
        <w:t>rd</w:t>
      </w:r>
      <w:r w:rsidR="0010736C">
        <w:rPr>
          <w:lang w:val="de-DE"/>
        </w:rPr>
        <w:t xml:space="preserve"> C</w:t>
      </w:r>
      <w:r w:rsidR="0010736C">
        <w:rPr>
          <w:rStyle w:val="FootnoteReference"/>
          <w:lang w:val="de-DE"/>
        </w:rPr>
        <w:footnoteReference w:id="118"/>
      </w:r>
    </w:p>
    <w:p w14:paraId="69C0B846" w14:textId="77777777" w:rsidR="00BD0433" w:rsidRPr="003335B1" w:rsidRDefault="00BD0433" w:rsidP="00423DA2">
      <w:pPr>
        <w:numPr>
          <w:ilvl w:val="0"/>
          <w:numId w:val="6"/>
        </w:numPr>
        <w:bidi w:val="0"/>
        <w:rPr>
          <w:rFonts w:cs="Times New Roman"/>
          <w:lang w:val="en-GB"/>
        </w:rPr>
      </w:pPr>
      <w:r w:rsidRPr="003335B1">
        <w:rPr>
          <w:rFonts w:cs="Times New Roman"/>
          <w:b/>
          <w:bCs/>
          <w:lang w:val="en-GB"/>
        </w:rPr>
        <w:t xml:space="preserve">O: </w:t>
      </w:r>
      <w:r w:rsidRPr="00426DE2">
        <w:rPr>
          <w:rFonts w:cs="Times New Roman"/>
          <w:rtl/>
        </w:rPr>
        <w:t>אחא</w:t>
      </w:r>
      <w:r w:rsidRPr="00426DE2">
        <w:rPr>
          <w:rStyle w:val="FootnoteReference"/>
        </w:rPr>
        <w:footnoteReference w:id="119"/>
      </w:r>
      <w:r w:rsidRPr="003335B1">
        <w:rPr>
          <w:rFonts w:cs="Times New Roman"/>
          <w:b/>
          <w:bCs/>
          <w:lang w:val="en-GB"/>
        </w:rPr>
        <w:t xml:space="preserve"> </w:t>
      </w:r>
      <w:r w:rsidRPr="001067D4">
        <w:rPr>
          <w:rFonts w:cs="Times New Roman"/>
          <w:b/>
          <w:bCs/>
          <w:lang w:val="en-GB"/>
        </w:rPr>
        <w:t xml:space="preserve">Ds: </w:t>
      </w:r>
      <w:r w:rsidRPr="001067D4">
        <w:rPr>
          <w:rFonts w:cs="Times New Roman"/>
          <w:lang w:val="en-GB"/>
        </w:rPr>
        <w:t>A</w:t>
      </w:r>
      <w:r>
        <w:rPr>
          <w:rFonts w:cs="Times New Roman"/>
          <w:lang w:val="en-GB"/>
        </w:rPr>
        <w:t>iala (2</w:t>
      </w:r>
      <w:r w:rsidRPr="001067D4">
        <w:rPr>
          <w:rFonts w:cs="Times New Roman"/>
          <w:lang w:val="en-GB"/>
        </w:rPr>
        <w:t xml:space="preserve">)’s </w:t>
      </w:r>
      <w:r>
        <w:rPr>
          <w:rFonts w:cs="Times New Roman"/>
          <w:lang w:val="en-GB"/>
        </w:rPr>
        <w:t>son</w:t>
      </w:r>
      <w:r w:rsidRPr="001067D4">
        <w:rPr>
          <w:rFonts w:cs="Times New Roman"/>
          <w:lang w:val="en-GB"/>
        </w:rPr>
        <w:t xml:space="preserve"> </w:t>
      </w:r>
      <w:r w:rsidRPr="001067D4">
        <w:rPr>
          <w:rFonts w:cs="Times New Roman"/>
          <w:b/>
          <w:bCs/>
          <w:lang w:val="en-GB"/>
        </w:rPr>
        <w:t xml:space="preserve">F: </w:t>
      </w:r>
      <w:r w:rsidRPr="001067D4">
        <w:rPr>
          <w:rFonts w:cs="Times New Roman"/>
          <w:lang w:val="en-GB"/>
        </w:rPr>
        <w:t>–</w:t>
      </w:r>
      <w:r w:rsidRPr="001067D4">
        <w:rPr>
          <w:rFonts w:cs="Times New Roman"/>
          <w:b/>
          <w:bCs/>
          <w:lang w:val="en-GB"/>
        </w:rPr>
        <w:t xml:space="preserve"> S: </w:t>
      </w:r>
      <w:r w:rsidRPr="001067D4">
        <w:rPr>
          <w:rFonts w:cs="Times New Roman"/>
          <w:i/>
          <w:iCs/>
          <w:lang w:val="en-GB"/>
        </w:rPr>
        <w:t xml:space="preserve">Gen Rab </w:t>
      </w:r>
      <w:r w:rsidRPr="001067D4">
        <w:rPr>
          <w:rFonts w:cs="Times New Roman"/>
          <w:lang w:val="en-GB"/>
        </w:rPr>
        <w:t xml:space="preserve">94:2 (Hyman. </w:t>
      </w:r>
      <w:r w:rsidRPr="001067D4">
        <w:rPr>
          <w:rFonts w:cs="Times New Roman"/>
          <w:i/>
          <w:iCs/>
          <w:lang w:val="en-GB"/>
        </w:rPr>
        <w:t>Toldoth</w:t>
      </w:r>
      <w:r w:rsidRPr="001067D4">
        <w:rPr>
          <w:rFonts w:cs="Times New Roman"/>
          <w:lang w:val="en-GB"/>
        </w:rPr>
        <w:t>, 124</w:t>
      </w:r>
      <w:r w:rsidRPr="001067D4">
        <w:rPr>
          <w:rStyle w:val="FootnoteReference"/>
          <w:rFonts w:cs="Times New Roman"/>
          <w:lang w:val="en-GB"/>
        </w:rPr>
        <w:footnoteReference w:id="120"/>
      </w:r>
      <w:r w:rsidRPr="001067D4">
        <w:rPr>
          <w:rFonts w:cs="Times New Roman"/>
          <w:lang w:val="en-GB"/>
        </w:rPr>
        <w:t xml:space="preserve">) </w:t>
      </w:r>
      <w:r w:rsidRPr="001067D4">
        <w:rPr>
          <w:rFonts w:cs="Times New Roman"/>
          <w:b/>
          <w:bCs/>
          <w:lang w:val="en-GB"/>
        </w:rPr>
        <w:t>E</w:t>
      </w:r>
      <w:r w:rsidRPr="000718D1">
        <w:rPr>
          <w:rFonts w:cs="Times New Roman"/>
          <w:b/>
          <w:bCs/>
          <w:lang w:val="en-GB"/>
        </w:rPr>
        <w:t>:</w:t>
      </w:r>
      <w:r w:rsidRPr="003335B1">
        <w:rPr>
          <w:rFonts w:cs="Times New Roman"/>
          <w:b/>
          <w:bCs/>
          <w:lang w:val="en-GB"/>
        </w:rPr>
        <w:t xml:space="preserve"> </w:t>
      </w:r>
      <w:r w:rsidRPr="00171AB4">
        <w:rPr>
          <w:rFonts w:cs="Times New Roman"/>
          <w:lang w:val="en-GB"/>
        </w:rPr>
        <w:t>–</w:t>
      </w:r>
      <w:r w:rsidRPr="003335B1">
        <w:rPr>
          <w:rFonts w:cs="Times New Roman"/>
          <w:b/>
          <w:bCs/>
          <w:lang w:val="en-GB"/>
        </w:rPr>
        <w:t xml:space="preserve"> D: </w:t>
      </w:r>
      <w:r w:rsidR="00423DA2">
        <w:rPr>
          <w:rFonts w:cs="Times New Roman"/>
          <w:lang w:val="it-IT"/>
        </w:rPr>
        <w:t>Pre-4</w:t>
      </w:r>
      <w:r w:rsidR="00423DA2" w:rsidRPr="00AA7480">
        <w:rPr>
          <w:rFonts w:cs="Times New Roman"/>
          <w:lang w:val="it-IT"/>
        </w:rPr>
        <w:t>00</w:t>
      </w:r>
      <w:r w:rsidR="00423DA2">
        <w:rPr>
          <w:rStyle w:val="FootnoteReference"/>
          <w:rFonts w:cs="Times New Roman"/>
        </w:rPr>
        <w:footnoteReference w:id="121"/>
      </w:r>
    </w:p>
    <w:p w14:paraId="216A44DA" w14:textId="77777777" w:rsidR="00BD0433" w:rsidRPr="00D95E6C" w:rsidRDefault="00BD0433" w:rsidP="00401FE5">
      <w:pPr>
        <w:numPr>
          <w:ilvl w:val="0"/>
          <w:numId w:val="6"/>
        </w:numPr>
        <w:bidi w:val="0"/>
        <w:rPr>
          <w:lang w:val="en-GB"/>
        </w:rPr>
      </w:pPr>
      <w:r w:rsidRPr="00D95E6C">
        <w:rPr>
          <w:b/>
          <w:bCs/>
          <w:lang w:val="en-GB"/>
        </w:rPr>
        <w:t xml:space="preserve">O: </w:t>
      </w:r>
      <w:r w:rsidRPr="00426DE2">
        <w:rPr>
          <w:rFonts w:cs="Times New Roman"/>
          <w:rtl/>
        </w:rPr>
        <w:t>אחא</w:t>
      </w:r>
      <w:r w:rsidRPr="00426DE2">
        <w:rPr>
          <w:rStyle w:val="FootnoteReference"/>
        </w:rPr>
        <w:footnoteReference w:id="122"/>
      </w:r>
      <w:r w:rsidRPr="00D95E6C">
        <w:rPr>
          <w:b/>
          <w:bCs/>
          <w:lang w:val="en-GB"/>
        </w:rPr>
        <w:t xml:space="preserve"> Ds: </w:t>
      </w:r>
      <w:r>
        <w:rPr>
          <w:lang w:val="en-GB"/>
        </w:rPr>
        <w:t>Hananiah</w:t>
      </w:r>
      <w:r w:rsidRPr="00D95E6C">
        <w:rPr>
          <w:lang w:val="en-GB"/>
        </w:rPr>
        <w:t xml:space="preserve"> </w:t>
      </w:r>
      <w:r w:rsidR="00DD0FCD">
        <w:rPr>
          <w:lang w:val="en-GB"/>
        </w:rPr>
        <w:t>(40</w:t>
      </w:r>
      <w:r w:rsidRPr="001F0F38">
        <w:rPr>
          <w:lang w:val="en-GB"/>
        </w:rPr>
        <w:t>)</w:t>
      </w:r>
      <w:r>
        <w:rPr>
          <w:lang w:val="en-GB"/>
        </w:rPr>
        <w:t>’</w:t>
      </w:r>
      <w:r w:rsidRPr="001F0F38">
        <w:rPr>
          <w:lang w:val="en-GB"/>
        </w:rPr>
        <w:t xml:space="preserve">s </w:t>
      </w:r>
      <w:r w:rsidR="00401FE5">
        <w:rPr>
          <w:lang w:val="en-GB"/>
        </w:rPr>
        <w:t>father</w:t>
      </w:r>
      <w:r w:rsidR="00401FE5" w:rsidRPr="00692169">
        <w:t xml:space="preserve"> </w:t>
      </w:r>
      <w:r w:rsidRPr="00D95E6C">
        <w:rPr>
          <w:b/>
          <w:bCs/>
          <w:lang w:val="en-GB"/>
        </w:rPr>
        <w:t>F:</w:t>
      </w:r>
      <w:r>
        <w:rPr>
          <w:b/>
          <w:bCs/>
          <w:lang w:val="en-GB"/>
        </w:rPr>
        <w:t xml:space="preserve"> </w:t>
      </w:r>
      <w:r w:rsidRPr="00840B48">
        <w:rPr>
          <w:lang w:val="en-GB"/>
        </w:rPr>
        <w:t>–</w:t>
      </w:r>
      <w:r w:rsidRPr="00D95E6C">
        <w:rPr>
          <w:lang w:val="en-GB"/>
        </w:rPr>
        <w:t xml:space="preserve"> </w:t>
      </w:r>
      <w:r w:rsidRPr="00D95E6C">
        <w:rPr>
          <w:b/>
          <w:bCs/>
          <w:lang w:val="en-GB"/>
        </w:rPr>
        <w:t>S:</w:t>
      </w:r>
      <w:r w:rsidRPr="00D95E6C">
        <w:rPr>
          <w:lang w:val="en-GB"/>
        </w:rPr>
        <w:t xml:space="preserve"> </w:t>
      </w:r>
      <w:r w:rsidRPr="009519B7">
        <w:rPr>
          <w:i/>
          <w:iCs/>
          <w:lang w:val="en-GB"/>
        </w:rPr>
        <w:t>Lev</w:t>
      </w:r>
      <w:r>
        <w:rPr>
          <w:i/>
          <w:iCs/>
          <w:lang w:val="en-GB"/>
        </w:rPr>
        <w:t xml:space="preserve"> </w:t>
      </w:r>
      <w:r w:rsidRPr="00C678D1">
        <w:rPr>
          <w:i/>
          <w:iCs/>
          <w:lang w:val="en-GB"/>
        </w:rPr>
        <w:t>R</w:t>
      </w:r>
      <w:r>
        <w:rPr>
          <w:i/>
          <w:iCs/>
          <w:lang w:val="en-GB"/>
        </w:rPr>
        <w:t xml:space="preserve">ab </w:t>
      </w:r>
      <w:r>
        <w:rPr>
          <w:lang w:val="en-GB"/>
        </w:rPr>
        <w:t>3:6</w:t>
      </w:r>
      <w:r>
        <w:rPr>
          <w:i/>
          <w:iCs/>
          <w:lang w:val="en-GB"/>
        </w:rPr>
        <w:t xml:space="preserve"> </w:t>
      </w:r>
      <w:r>
        <w:t xml:space="preserve">(Hyman, </w:t>
      </w:r>
      <w:r>
        <w:rPr>
          <w:i/>
          <w:iCs/>
        </w:rPr>
        <w:t>Toldoth</w:t>
      </w:r>
      <w:r>
        <w:t>, 478)</w:t>
      </w:r>
      <w:r w:rsidRPr="00692169">
        <w:t xml:space="preserve"> </w:t>
      </w:r>
      <w:r w:rsidRPr="001F0F38">
        <w:rPr>
          <w:b/>
          <w:bCs/>
          <w:lang w:val="en-GB"/>
        </w:rPr>
        <w:t xml:space="preserve">E: </w:t>
      </w:r>
      <w:r w:rsidRPr="00840B48">
        <w:rPr>
          <w:lang w:val="en-GB"/>
        </w:rPr>
        <w:t>–</w:t>
      </w:r>
      <w:r w:rsidRPr="001F0F38">
        <w:rPr>
          <w:b/>
          <w:bCs/>
          <w:lang w:val="en-GB"/>
        </w:rPr>
        <w:t xml:space="preserve"> D: </w:t>
      </w:r>
      <w:r w:rsidR="00BF12FA">
        <w:rPr>
          <w:lang w:val="en-GB"/>
        </w:rPr>
        <w:t>3</w:t>
      </w:r>
      <w:r w:rsidR="00BF12FA" w:rsidRPr="00BF12FA">
        <w:rPr>
          <w:vertAlign w:val="superscript"/>
          <w:lang w:val="en-GB"/>
        </w:rPr>
        <w:t>rd</w:t>
      </w:r>
      <w:r w:rsidR="00BF12FA">
        <w:rPr>
          <w:lang w:val="en-GB"/>
        </w:rPr>
        <w:t xml:space="preserve"> C</w:t>
      </w:r>
      <w:r w:rsidR="00BF12FA">
        <w:rPr>
          <w:rStyle w:val="FootnoteReference"/>
          <w:lang w:val="en-GB"/>
        </w:rPr>
        <w:footnoteReference w:id="123"/>
      </w:r>
    </w:p>
    <w:p w14:paraId="04E0167F" w14:textId="77777777" w:rsidR="00BD0433" w:rsidRPr="00185FED" w:rsidRDefault="00BD0433" w:rsidP="00B7770C">
      <w:pPr>
        <w:numPr>
          <w:ilvl w:val="0"/>
          <w:numId w:val="6"/>
        </w:numPr>
        <w:bidi w:val="0"/>
        <w:rPr>
          <w:lang w:val="en-GB"/>
        </w:rPr>
      </w:pPr>
      <w:r w:rsidRPr="00185FED">
        <w:rPr>
          <w:b/>
          <w:bCs/>
          <w:lang w:val="en-GB"/>
        </w:rPr>
        <w:t xml:space="preserve">O: </w:t>
      </w:r>
      <w:r w:rsidRPr="00426DE2">
        <w:rPr>
          <w:rFonts w:cs="Times New Roman"/>
          <w:rtl/>
        </w:rPr>
        <w:t>אחא</w:t>
      </w:r>
      <w:r w:rsidRPr="00426DE2">
        <w:rPr>
          <w:rStyle w:val="FootnoteReference"/>
        </w:rPr>
        <w:footnoteReference w:id="124"/>
      </w:r>
      <w:r w:rsidRPr="00185FED">
        <w:rPr>
          <w:b/>
          <w:bCs/>
          <w:lang w:val="en-GB"/>
        </w:rPr>
        <w:t xml:space="preserve"> Ds:</w:t>
      </w:r>
      <w:r w:rsidRPr="00185FED">
        <w:rPr>
          <w:lang w:val="en-GB"/>
        </w:rPr>
        <w:t xml:space="preserve"> Sheila</w:t>
      </w:r>
      <w:r w:rsidRPr="00185FED">
        <w:rPr>
          <w:b/>
          <w:bCs/>
          <w:lang w:val="en-GB"/>
        </w:rPr>
        <w:t xml:space="preserve"> </w:t>
      </w:r>
      <w:r w:rsidR="007E4CCA">
        <w:rPr>
          <w:lang w:val="en-GB"/>
        </w:rPr>
        <w:t>(5</w:t>
      </w:r>
      <w:r w:rsidRPr="00185FED">
        <w:rPr>
          <w:lang w:val="en-GB"/>
        </w:rPr>
        <w:t>)’s son</w:t>
      </w:r>
      <w:r w:rsidRPr="00185FED">
        <w:rPr>
          <w:rFonts w:cs="Times New Roman"/>
          <w:lang w:val="en-GB"/>
        </w:rPr>
        <w:t>,</w:t>
      </w:r>
      <w:r w:rsidRPr="00AA7509">
        <w:rPr>
          <w:rStyle w:val="FootnoteReference"/>
          <w:rFonts w:cs="Times New Roman"/>
          <w:rtl/>
        </w:rPr>
        <w:t xml:space="preserve"> </w:t>
      </w:r>
      <w:r w:rsidRPr="00AA7509">
        <w:rPr>
          <w:rStyle w:val="FootnoteReference"/>
          <w:rFonts w:cs="Times New Roman"/>
          <w:rtl/>
        </w:rPr>
        <w:footnoteReference w:id="125"/>
      </w:r>
      <w:r w:rsidRPr="00185FED">
        <w:rPr>
          <w:lang w:val="en-GB"/>
        </w:rPr>
        <w:t>of Kfar Tamarta</w:t>
      </w:r>
      <w:r>
        <w:rPr>
          <w:rStyle w:val="FootnoteReference"/>
        </w:rPr>
        <w:footnoteReference w:id="126"/>
      </w:r>
      <w:r w:rsidRPr="00185FED">
        <w:rPr>
          <w:b/>
          <w:bCs/>
          <w:lang w:val="en-GB"/>
        </w:rPr>
        <w:t xml:space="preserve"> F: </w:t>
      </w:r>
      <w:r w:rsidRPr="00185FED">
        <w:rPr>
          <w:lang w:val="en-GB"/>
        </w:rPr>
        <w:t>–</w:t>
      </w:r>
      <w:r w:rsidRPr="00185FED">
        <w:rPr>
          <w:b/>
          <w:bCs/>
          <w:lang w:val="en-GB"/>
        </w:rPr>
        <w:t xml:space="preserve"> S: </w:t>
      </w:r>
      <w:r w:rsidRPr="00185FED">
        <w:rPr>
          <w:i/>
          <w:iCs/>
          <w:lang w:val="en-GB"/>
        </w:rPr>
        <w:t xml:space="preserve">Est Rab </w:t>
      </w:r>
      <w:r w:rsidRPr="00185FED">
        <w:rPr>
          <w:lang w:val="en-GB"/>
        </w:rPr>
        <w:t xml:space="preserve">6 (Hyman, </w:t>
      </w:r>
      <w:r w:rsidRPr="00185FED">
        <w:rPr>
          <w:i/>
          <w:iCs/>
          <w:lang w:val="en-GB"/>
        </w:rPr>
        <w:t>Toldoth</w:t>
      </w:r>
      <w:r w:rsidRPr="00185FED">
        <w:rPr>
          <w:lang w:val="en-GB"/>
        </w:rPr>
        <w:t xml:space="preserve">, 132) </w:t>
      </w:r>
      <w:r w:rsidRPr="00185FED">
        <w:rPr>
          <w:b/>
          <w:bCs/>
          <w:lang w:val="en-GB"/>
        </w:rPr>
        <w:t xml:space="preserve">E: </w:t>
      </w:r>
      <w:r w:rsidRPr="00185FED">
        <w:rPr>
          <w:lang w:val="en-GB"/>
        </w:rPr>
        <w:t>–</w:t>
      </w:r>
      <w:r w:rsidRPr="00185FED">
        <w:rPr>
          <w:b/>
          <w:bCs/>
          <w:lang w:val="en-GB"/>
        </w:rPr>
        <w:t xml:space="preserve"> D: </w:t>
      </w:r>
      <w:r w:rsidR="00B7770C" w:rsidRPr="00185FED">
        <w:rPr>
          <w:lang w:val="en-GB"/>
        </w:rPr>
        <w:t>3</w:t>
      </w:r>
      <w:r w:rsidR="00B7770C" w:rsidRPr="00185FED">
        <w:rPr>
          <w:vertAlign w:val="superscript"/>
          <w:lang w:val="en-GB"/>
        </w:rPr>
        <w:t>rd</w:t>
      </w:r>
      <w:r w:rsidR="00B7770C" w:rsidRPr="00185FED">
        <w:rPr>
          <w:lang w:val="en-GB"/>
        </w:rPr>
        <w:t xml:space="preserve"> C-4</w:t>
      </w:r>
      <w:r w:rsidR="00B7770C" w:rsidRPr="00185FED">
        <w:rPr>
          <w:vertAlign w:val="superscript"/>
          <w:lang w:val="en-GB"/>
        </w:rPr>
        <w:t>th</w:t>
      </w:r>
      <w:r w:rsidR="00B7770C" w:rsidRPr="00185FED">
        <w:rPr>
          <w:lang w:val="en-GB"/>
        </w:rPr>
        <w:t xml:space="preserve"> C</w:t>
      </w:r>
      <w:r w:rsidR="00B7770C">
        <w:rPr>
          <w:rStyle w:val="FootnoteReference"/>
          <w:lang w:val="de-DE"/>
        </w:rPr>
        <w:footnoteReference w:id="127"/>
      </w:r>
    </w:p>
    <w:p w14:paraId="23CBBB90" w14:textId="77777777" w:rsidR="00BD0433" w:rsidRPr="00185FED" w:rsidRDefault="00BD0433" w:rsidP="00AA7509">
      <w:pPr>
        <w:bidi w:val="0"/>
        <w:rPr>
          <w:lang w:val="en-GB"/>
        </w:rPr>
        <w:sectPr w:rsidR="00BD0433" w:rsidRPr="00185FED" w:rsidSect="00BD3E28">
          <w:footnotePr>
            <w:pos w:val="beneathText"/>
            <w:numRestart w:val="eachSect"/>
          </w:footnotePr>
          <w:type w:val="continuous"/>
          <w:pgSz w:w="11906" w:h="16838"/>
          <w:pgMar w:top="1440" w:right="1800" w:bottom="1440" w:left="1800" w:header="720" w:footer="720" w:gutter="0"/>
          <w:cols w:space="720"/>
          <w:bidi/>
          <w:rtlGutter/>
        </w:sectPr>
      </w:pPr>
    </w:p>
    <w:p w14:paraId="59E74A58" w14:textId="77777777" w:rsidR="00BD0433" w:rsidRPr="00185FED" w:rsidRDefault="00BD0433" w:rsidP="00AA7509">
      <w:pPr>
        <w:bidi w:val="0"/>
        <w:rPr>
          <w:lang w:val="en-GB"/>
        </w:rPr>
      </w:pPr>
    </w:p>
    <w:p w14:paraId="191BF34E" w14:textId="77777777" w:rsidR="00BD0433" w:rsidRPr="005F3EEF" w:rsidRDefault="00BD0433" w:rsidP="003E069F">
      <w:pPr>
        <w:bidi w:val="0"/>
        <w:rPr>
          <w:rFonts w:cs="Times New Roman"/>
          <w:sz w:val="24"/>
          <w:szCs w:val="24"/>
          <w:lang w:val="de-DE"/>
        </w:rPr>
      </w:pPr>
      <w:r w:rsidRPr="00D800E5">
        <w:rPr>
          <w:rFonts w:cs="Times New Roman"/>
          <w:sz w:val="24"/>
          <w:szCs w:val="24"/>
          <w:rtl/>
        </w:rPr>
        <w:t>אחיה</w:t>
      </w:r>
      <w:r w:rsidRPr="00D800E5">
        <w:rPr>
          <w:rStyle w:val="FootnoteReference"/>
          <w:rFonts w:cs="Times New Roman"/>
          <w:sz w:val="24"/>
          <w:szCs w:val="24"/>
        </w:rPr>
        <w:footnoteReference w:id="128"/>
      </w:r>
      <w:r w:rsidRPr="005F3EEF">
        <w:rPr>
          <w:rFonts w:cs="Times New Roman"/>
          <w:b/>
          <w:bCs/>
          <w:sz w:val="24"/>
          <w:szCs w:val="24"/>
          <w:lang w:val="de-DE"/>
        </w:rPr>
        <w:t xml:space="preserve"> </w:t>
      </w:r>
      <w:r w:rsidRPr="005F3EEF">
        <w:rPr>
          <w:rFonts w:cs="Times New Roman"/>
          <w:sz w:val="24"/>
          <w:szCs w:val="24"/>
          <w:lang w:val="de-DE"/>
        </w:rPr>
        <w:t>–</w:t>
      </w:r>
      <w:r w:rsidRPr="005F3EEF">
        <w:rPr>
          <w:rFonts w:cs="Times New Roman"/>
          <w:b/>
          <w:bCs/>
          <w:sz w:val="24"/>
          <w:szCs w:val="24"/>
          <w:lang w:val="de-DE"/>
        </w:rPr>
        <w:t xml:space="preserve"> </w:t>
      </w:r>
      <w:r w:rsidRPr="005F3EEF">
        <w:rPr>
          <w:rFonts w:cs="Times New Roman"/>
          <w:i/>
          <w:iCs/>
          <w:sz w:val="24"/>
          <w:szCs w:val="24"/>
          <w:lang w:val="de-DE"/>
        </w:rPr>
        <w:t>Ahiah</w:t>
      </w:r>
      <w:r w:rsidRPr="005F3EEF">
        <w:rPr>
          <w:rFonts w:cs="Times New Roman"/>
          <w:sz w:val="24"/>
          <w:szCs w:val="24"/>
          <w:lang w:val="de-DE"/>
        </w:rPr>
        <w:t xml:space="preserve"> </w:t>
      </w:r>
    </w:p>
    <w:p w14:paraId="6051A8F0" w14:textId="77777777" w:rsidR="00BD0433" w:rsidRPr="005F3EEF" w:rsidRDefault="00BD0433" w:rsidP="002049C8">
      <w:pPr>
        <w:bidi w:val="0"/>
        <w:rPr>
          <w:rFonts w:cs="Times New Roman"/>
          <w:sz w:val="24"/>
          <w:szCs w:val="24"/>
          <w:lang w:val="de-DE"/>
        </w:rPr>
      </w:pPr>
    </w:p>
    <w:p w14:paraId="37CAE278" w14:textId="77777777" w:rsidR="00BD0433" w:rsidRPr="00EA1A7B" w:rsidRDefault="00BD0433" w:rsidP="00815F05">
      <w:pPr>
        <w:numPr>
          <w:ilvl w:val="0"/>
          <w:numId w:val="7"/>
        </w:numPr>
        <w:bidi w:val="0"/>
        <w:rPr>
          <w:lang w:val="en-GB"/>
        </w:rPr>
      </w:pPr>
      <w:r w:rsidRPr="00EA1A7B">
        <w:rPr>
          <w:b/>
          <w:bCs/>
          <w:lang w:val="en-GB"/>
        </w:rPr>
        <w:t xml:space="preserve">O: </w:t>
      </w:r>
      <w:r w:rsidRPr="00EA1A7B">
        <w:rPr>
          <w:lang w:val="en-GB"/>
        </w:rPr>
        <w:t>–</w:t>
      </w:r>
      <w:r w:rsidRPr="00EA1A7B">
        <w:rPr>
          <w:b/>
          <w:bCs/>
          <w:lang w:val="en-GB"/>
        </w:rPr>
        <w:t xml:space="preserve"> Ds: </w:t>
      </w:r>
      <w:r w:rsidRPr="00EA1A7B">
        <w:rPr>
          <w:lang w:val="en-GB"/>
        </w:rPr>
        <w:t>–</w:t>
      </w:r>
      <w:r w:rsidRPr="00EA1A7B">
        <w:rPr>
          <w:b/>
          <w:bCs/>
          <w:lang w:val="en-GB"/>
        </w:rPr>
        <w:t xml:space="preserve"> F: </w:t>
      </w:r>
      <w:r w:rsidRPr="00EA1A7B">
        <w:rPr>
          <w:lang w:val="en-GB"/>
        </w:rPr>
        <w:t>Epitaph, Beth She‘arim,</w:t>
      </w:r>
      <w:r w:rsidRPr="00EA1A7B">
        <w:rPr>
          <w:i/>
          <w:iCs/>
          <w:lang w:val="en-GB"/>
        </w:rPr>
        <w:t xml:space="preserve"> </w:t>
      </w:r>
      <w:r w:rsidRPr="00EA1A7B">
        <w:rPr>
          <w:lang w:val="en-GB"/>
        </w:rPr>
        <w:t xml:space="preserve">catacomb 20 </w:t>
      </w:r>
      <w:r w:rsidRPr="00EA1A7B">
        <w:rPr>
          <w:b/>
          <w:bCs/>
          <w:lang w:val="en-GB"/>
        </w:rPr>
        <w:t xml:space="preserve">S: </w:t>
      </w:r>
      <w:r w:rsidRPr="00EA1A7B">
        <w:rPr>
          <w:i/>
          <w:iCs/>
          <w:lang w:val="en-GB"/>
        </w:rPr>
        <w:t xml:space="preserve">BS </w:t>
      </w:r>
      <w:r w:rsidRPr="00EA1A7B">
        <w:rPr>
          <w:lang w:val="en-GB"/>
        </w:rPr>
        <w:t xml:space="preserve">3:13 </w:t>
      </w:r>
      <w:r w:rsidRPr="00EA1A7B">
        <w:rPr>
          <w:b/>
          <w:bCs/>
          <w:lang w:val="en-GB"/>
        </w:rPr>
        <w:t>E: - D:</w:t>
      </w:r>
      <w:r w:rsidRPr="00EA1A7B">
        <w:rPr>
          <w:lang w:val="en-GB"/>
        </w:rPr>
        <w:t xml:space="preserve"> Pre</w:t>
      </w:r>
      <w:r w:rsidRPr="00EA1A7B">
        <w:rPr>
          <w:b/>
          <w:bCs/>
          <w:lang w:val="en-GB"/>
        </w:rPr>
        <w:t>-</w:t>
      </w:r>
      <w:r w:rsidRPr="00EA1A7B">
        <w:rPr>
          <w:lang w:val="en-GB"/>
        </w:rPr>
        <w:t>352</w:t>
      </w:r>
      <w:r w:rsidRPr="00F07A8D">
        <w:rPr>
          <w:rStyle w:val="FootnoteReference"/>
        </w:rPr>
        <w:footnoteReference w:id="129"/>
      </w:r>
    </w:p>
    <w:p w14:paraId="7D5EE2EB" w14:textId="77777777" w:rsidR="00BD0433" w:rsidRPr="00EA1A7B" w:rsidRDefault="00BD0433" w:rsidP="00517F8F">
      <w:pPr>
        <w:bidi w:val="0"/>
        <w:rPr>
          <w:b/>
          <w:bCs/>
          <w:lang w:val="en-GB"/>
        </w:rPr>
        <w:sectPr w:rsidR="00BD0433" w:rsidRPr="00EA1A7B" w:rsidSect="00BD3E28">
          <w:footnotePr>
            <w:pos w:val="beneathText"/>
            <w:numRestart w:val="eachSect"/>
          </w:footnotePr>
          <w:type w:val="continuous"/>
          <w:pgSz w:w="11906" w:h="16838"/>
          <w:pgMar w:top="1440" w:right="1800" w:bottom="1440" w:left="1800" w:header="720" w:footer="720" w:gutter="0"/>
          <w:cols w:space="720"/>
          <w:bidi/>
          <w:rtlGutter/>
        </w:sectPr>
      </w:pPr>
    </w:p>
    <w:p w14:paraId="3C343C98" w14:textId="77777777" w:rsidR="00BD0433" w:rsidRPr="00EA1A7B" w:rsidRDefault="00BD0433" w:rsidP="00517F8F">
      <w:pPr>
        <w:bidi w:val="0"/>
        <w:rPr>
          <w:b/>
          <w:bCs/>
          <w:lang w:val="en-GB"/>
        </w:rPr>
      </w:pPr>
    </w:p>
    <w:p w14:paraId="3B056A5C" w14:textId="77777777" w:rsidR="00BD0433" w:rsidRPr="005F3EEF" w:rsidRDefault="00BD0433" w:rsidP="00D800E5">
      <w:pPr>
        <w:bidi w:val="0"/>
        <w:rPr>
          <w:rFonts w:cs="Times New Roman"/>
          <w:i/>
          <w:iCs/>
          <w:sz w:val="24"/>
          <w:szCs w:val="24"/>
          <w:lang w:val="de-DE"/>
        </w:rPr>
      </w:pPr>
      <w:r w:rsidRPr="00D800E5">
        <w:rPr>
          <w:rFonts w:cs="Times New Roman"/>
          <w:sz w:val="24"/>
          <w:szCs w:val="24"/>
          <w:rtl/>
        </w:rPr>
        <w:t>אליהו</w:t>
      </w:r>
      <w:r w:rsidRPr="00D800E5">
        <w:rPr>
          <w:rStyle w:val="FootnoteReference"/>
          <w:rFonts w:cs="Times New Roman"/>
          <w:sz w:val="24"/>
          <w:szCs w:val="24"/>
        </w:rPr>
        <w:footnoteReference w:id="130"/>
      </w:r>
      <w:r w:rsidRPr="005F3EEF">
        <w:rPr>
          <w:rFonts w:cs="Times New Roman"/>
          <w:b/>
          <w:bCs/>
          <w:sz w:val="24"/>
          <w:szCs w:val="24"/>
          <w:lang w:val="de-DE"/>
        </w:rPr>
        <w:t xml:space="preserve"> </w:t>
      </w:r>
      <w:r w:rsidRPr="005F3EEF">
        <w:rPr>
          <w:rFonts w:cs="Times New Roman"/>
          <w:sz w:val="24"/>
          <w:szCs w:val="24"/>
          <w:lang w:val="de-DE"/>
        </w:rPr>
        <w:t xml:space="preserve">– </w:t>
      </w:r>
      <w:r w:rsidRPr="005F3EEF">
        <w:rPr>
          <w:rFonts w:cs="Times New Roman"/>
          <w:i/>
          <w:iCs/>
          <w:sz w:val="24"/>
          <w:szCs w:val="24"/>
          <w:lang w:val="de-DE"/>
        </w:rPr>
        <w:t>Elijah</w:t>
      </w:r>
    </w:p>
    <w:p w14:paraId="59CE2EC7" w14:textId="77777777" w:rsidR="00BD0433" w:rsidRPr="005F3EEF" w:rsidRDefault="00BD0433" w:rsidP="002049C8">
      <w:pPr>
        <w:bidi w:val="0"/>
        <w:rPr>
          <w:rFonts w:cs="Times New Roman"/>
          <w:i/>
          <w:iCs/>
          <w:sz w:val="24"/>
          <w:szCs w:val="24"/>
          <w:lang w:val="de-DE"/>
        </w:rPr>
      </w:pPr>
    </w:p>
    <w:p w14:paraId="55E55C96" w14:textId="77777777" w:rsidR="00BD0433" w:rsidRDefault="00BD0433" w:rsidP="00E9768A">
      <w:pPr>
        <w:numPr>
          <w:ilvl w:val="0"/>
          <w:numId w:val="8"/>
        </w:numPr>
        <w:bidi w:val="0"/>
      </w:pPr>
      <w:r w:rsidRPr="000E36EB">
        <w:rPr>
          <w:b/>
          <w:bCs/>
        </w:rPr>
        <w:t>O:</w:t>
      </w:r>
      <w:r>
        <w:rPr>
          <w:b/>
          <w:bCs/>
        </w:rPr>
        <w:t xml:space="preserve"> </w:t>
      </w:r>
      <w:r w:rsidRPr="008C1A87">
        <w:rPr>
          <w:rFonts w:ascii="Graeca" w:hAnsi="Graeca"/>
        </w:rPr>
        <w:t></w:t>
      </w:r>
      <w:r w:rsidRPr="008C1A87">
        <w:rPr>
          <w:rFonts w:ascii="Graeca" w:hAnsi="Graeca"/>
        </w:rPr>
        <w:t></w:t>
      </w:r>
      <w:r w:rsidRPr="008C1A87">
        <w:rPr>
          <w:rFonts w:ascii="Graeca" w:hAnsi="Graeca"/>
        </w:rPr>
        <w:t></w:t>
      </w:r>
      <w:r w:rsidRPr="008C1A87">
        <w:rPr>
          <w:rFonts w:ascii="Graeca" w:hAnsi="Graeca"/>
        </w:rPr>
        <w:t></w:t>
      </w:r>
      <w:r w:rsidRPr="008C1A87">
        <w:rPr>
          <w:rFonts w:ascii="Graeca" w:hAnsi="Graeca"/>
        </w:rPr>
        <w:t></w:t>
      </w:r>
      <w:r w:rsidRPr="008C1A87">
        <w:rPr>
          <w:rFonts w:ascii="Graeca" w:hAnsi="Graeca"/>
        </w:rPr>
        <w:t></w:t>
      </w:r>
      <w:r w:rsidRPr="008C1A87">
        <w:rPr>
          <w:rFonts w:ascii="Graeca" w:hAnsi="Graeca"/>
        </w:rPr>
        <w:t></w:t>
      </w:r>
      <w:r w:rsidRPr="008C1A87">
        <w:rPr>
          <w:rFonts w:ascii="Graeca" w:hAnsi="Graeca"/>
        </w:rPr>
        <w:t></w:t>
      </w:r>
      <w:r w:rsidRPr="00856A8D">
        <w:rPr>
          <w:rStyle w:val="FootnoteReference"/>
        </w:rPr>
        <w:footnoteReference w:id="131"/>
      </w:r>
      <w:r>
        <w:rPr>
          <w:b/>
          <w:bCs/>
        </w:rPr>
        <w:t xml:space="preserve"> </w:t>
      </w:r>
      <w:r w:rsidRPr="00FE7D81">
        <w:rPr>
          <w:b/>
          <w:bCs/>
        </w:rPr>
        <w:t>Ds</w:t>
      </w:r>
      <w:r w:rsidRPr="000E36EB">
        <w:rPr>
          <w:b/>
          <w:bCs/>
        </w:rPr>
        <w:t>:</w:t>
      </w:r>
      <w:r w:rsidRPr="006A4521">
        <w:rPr>
          <w:b/>
          <w:bCs/>
        </w:rPr>
        <w:t xml:space="preserve"> </w:t>
      </w:r>
      <w:r>
        <w:t>“Father”</w:t>
      </w:r>
      <w:r w:rsidRPr="00D800E5">
        <w:rPr>
          <w:rStyle w:val="FootnoteReference"/>
          <w:rFonts w:cs="Times New Roman"/>
          <w:rtl/>
        </w:rPr>
        <w:footnoteReference w:id="132"/>
      </w:r>
      <w:r>
        <w:t xml:space="preserve"> </w:t>
      </w:r>
      <w:r w:rsidRPr="000E36EB">
        <w:rPr>
          <w:b/>
          <w:bCs/>
        </w:rPr>
        <w:t>F:</w:t>
      </w:r>
      <w:r>
        <w:rPr>
          <w:b/>
          <w:bCs/>
        </w:rPr>
        <w:t xml:space="preserve"> </w:t>
      </w:r>
      <w:r>
        <w:t xml:space="preserve">Dedicatory inscription, </w:t>
      </w:r>
      <w:smartTag w:uri="urn:schemas-microsoft-com:office:smarttags" w:element="place">
        <w:r>
          <w:t>Caesarea</w:t>
        </w:r>
      </w:smartTag>
      <w:r>
        <w:t xml:space="preserve"> </w:t>
      </w:r>
      <w:r w:rsidRPr="000E36EB">
        <w:rPr>
          <w:b/>
          <w:bCs/>
        </w:rPr>
        <w:t>S:</w:t>
      </w:r>
      <w:r w:rsidRPr="006A4521">
        <w:rPr>
          <w:b/>
          <w:bCs/>
        </w:rPr>
        <w:t xml:space="preserve"> </w:t>
      </w:r>
      <w:r w:rsidRPr="003707AA">
        <w:t>Lehmann &amp; Holum</w:t>
      </w:r>
      <w:r>
        <w:t>,</w:t>
      </w:r>
      <w:r w:rsidRPr="003707AA">
        <w:rPr>
          <w:i/>
          <w:iCs/>
        </w:rPr>
        <w:t xml:space="preserve"> CMER</w:t>
      </w:r>
      <w:r w:rsidRPr="003707AA">
        <w:t xml:space="preserve"> 5, no. 58</w:t>
      </w:r>
      <w:r>
        <w:t xml:space="preserve"> </w:t>
      </w:r>
      <w:r w:rsidRPr="000E36EB">
        <w:rPr>
          <w:b/>
          <w:bCs/>
        </w:rPr>
        <w:t>E:</w:t>
      </w:r>
      <w:r>
        <w:rPr>
          <w:b/>
          <w:bCs/>
        </w:rPr>
        <w:t xml:space="preserve"> </w:t>
      </w:r>
      <w:r>
        <w:t>Jew?</w:t>
      </w:r>
      <w:r w:rsidRPr="00D800E5">
        <w:rPr>
          <w:rStyle w:val="FootnoteReference"/>
          <w:rFonts w:cs="Times New Roman"/>
          <w:rtl/>
        </w:rPr>
        <w:footnoteReference w:id="133"/>
      </w:r>
      <w:r>
        <w:rPr>
          <w:b/>
          <w:bCs/>
        </w:rPr>
        <w:t xml:space="preserve"> </w:t>
      </w:r>
      <w:r w:rsidRPr="000E36EB">
        <w:rPr>
          <w:b/>
          <w:bCs/>
        </w:rPr>
        <w:t>D:</w:t>
      </w:r>
      <w:r>
        <w:rPr>
          <w:b/>
          <w:bCs/>
        </w:rPr>
        <w:t xml:space="preserve"> </w:t>
      </w:r>
      <w:r w:rsidRPr="006C646C">
        <w:rPr>
          <w:rFonts w:cs="Times New Roman"/>
          <w:lang w:val="it-IT"/>
        </w:rPr>
        <w:t>–</w:t>
      </w:r>
      <w:r w:rsidRPr="005F539E">
        <w:rPr>
          <w:rStyle w:val="FootnoteReference"/>
          <w:rFonts w:cs="Times New Roman"/>
        </w:rPr>
        <w:footnoteReference w:id="134"/>
      </w:r>
    </w:p>
    <w:p w14:paraId="5B1DCD98" w14:textId="77777777" w:rsidR="00BD0433" w:rsidRDefault="00BD0433" w:rsidP="00815F05">
      <w:pPr>
        <w:numPr>
          <w:ilvl w:val="0"/>
          <w:numId w:val="8"/>
        </w:numPr>
        <w:bidi w:val="0"/>
      </w:pPr>
      <w:r w:rsidRPr="000E36EB">
        <w:rPr>
          <w:b/>
          <w:bCs/>
        </w:rPr>
        <w:t>O:</w:t>
      </w:r>
      <w:r>
        <w:rPr>
          <w:b/>
          <w:bCs/>
        </w:rPr>
        <w:t xml:space="preserve"> </w:t>
      </w:r>
      <w:r w:rsidRPr="00CC31E1">
        <w:rPr>
          <w:rFonts w:ascii="Graeca" w:hAnsi="Graeca" w:cs="Graeca"/>
        </w:rPr>
        <w:t></w:t>
      </w:r>
      <w:r w:rsidRPr="00CC31E1">
        <w:rPr>
          <w:rFonts w:ascii="Graeca" w:hAnsi="Graeca" w:cs="Graeca"/>
        </w:rPr>
        <w:t></w:t>
      </w:r>
      <w:r w:rsidRPr="00CC31E1">
        <w:rPr>
          <w:rFonts w:ascii="Graeca" w:hAnsi="Graeca" w:cs="Graeca"/>
        </w:rPr>
        <w:t></w:t>
      </w:r>
      <w:r w:rsidRPr="00CC31E1">
        <w:rPr>
          <w:rFonts w:ascii="Graeca" w:hAnsi="Graeca" w:cs="Graeca"/>
        </w:rPr>
        <w:t></w:t>
      </w:r>
      <w:r w:rsidRPr="00CC31E1">
        <w:rPr>
          <w:rFonts w:ascii="Graeca" w:hAnsi="Graeca" w:cs="Graeca"/>
        </w:rPr>
        <w:t></w:t>
      </w:r>
      <w:r w:rsidRPr="00CC31E1">
        <w:rPr>
          <w:rFonts w:ascii="Graeca" w:hAnsi="Graeca" w:cs="Graeca"/>
        </w:rPr>
        <w:t></w:t>
      </w:r>
      <w:r w:rsidRPr="00CC31E1">
        <w:rPr>
          <w:rFonts w:ascii="Graeca" w:hAnsi="Graeca" w:cs="Graeca"/>
        </w:rPr>
        <w:t></w:t>
      </w:r>
      <w:r w:rsidRPr="00CC31E1">
        <w:rPr>
          <w:rFonts w:ascii="Graeca" w:hAnsi="Graeca" w:cs="Graeca"/>
        </w:rPr>
        <w:t></w:t>
      </w:r>
      <w:r w:rsidRPr="00CC31E1">
        <w:rPr>
          <w:rStyle w:val="FootnoteReference"/>
        </w:rPr>
        <w:footnoteReference w:id="135"/>
      </w:r>
      <w:r w:rsidRPr="006A4521">
        <w:rPr>
          <w:b/>
          <w:bCs/>
        </w:rPr>
        <w:t xml:space="preserve"> </w:t>
      </w:r>
      <w:r w:rsidRPr="00FE7D81">
        <w:rPr>
          <w:b/>
          <w:bCs/>
        </w:rPr>
        <w:t>Ds</w:t>
      </w:r>
      <w:r w:rsidRPr="000E36EB">
        <w:rPr>
          <w:b/>
          <w:bCs/>
        </w:rPr>
        <w:t>:</w:t>
      </w:r>
      <w:r w:rsidRPr="006A4521">
        <w:rPr>
          <w:b/>
          <w:bCs/>
        </w:rPr>
        <w:t xml:space="preserve"> </w:t>
      </w:r>
      <w:r w:rsidRPr="00A47DE3">
        <w:t>–</w:t>
      </w:r>
      <w:r>
        <w:rPr>
          <w:b/>
          <w:bCs/>
        </w:rPr>
        <w:t xml:space="preserve"> </w:t>
      </w:r>
      <w:r w:rsidRPr="000E36EB">
        <w:rPr>
          <w:b/>
          <w:bCs/>
        </w:rPr>
        <w:t>F:</w:t>
      </w:r>
      <w:r>
        <w:rPr>
          <w:b/>
          <w:bCs/>
        </w:rPr>
        <w:t xml:space="preserve"> </w:t>
      </w:r>
      <w:r w:rsidRPr="003227B3">
        <w:t>Epitaph</w:t>
      </w:r>
      <w:r>
        <w:t xml:space="preserve">, </w:t>
      </w:r>
      <w:smartTag w:uri="urn:schemas-microsoft-com:office:smarttags" w:element="place">
        <w:r>
          <w:t>Caesarea</w:t>
        </w:r>
      </w:smartTag>
      <w:r>
        <w:t xml:space="preserve"> </w:t>
      </w:r>
      <w:r w:rsidRPr="000E36EB">
        <w:rPr>
          <w:b/>
          <w:bCs/>
        </w:rPr>
        <w:t>S:</w:t>
      </w:r>
      <w:r w:rsidRPr="003227B3">
        <w:t xml:space="preserve"> </w:t>
      </w:r>
      <w:r>
        <w:t>Lehmann &amp; Holum,</w:t>
      </w:r>
      <w:r>
        <w:rPr>
          <w:i/>
          <w:iCs/>
        </w:rPr>
        <w:t xml:space="preserve"> CMER</w:t>
      </w:r>
      <w:r>
        <w:t xml:space="preserve"> 5, no. 167</w:t>
      </w:r>
      <w:r w:rsidRPr="006A4521">
        <w:rPr>
          <w:b/>
          <w:bCs/>
        </w:rPr>
        <w:t xml:space="preserve"> </w:t>
      </w:r>
      <w:r w:rsidRPr="000E36EB">
        <w:rPr>
          <w:b/>
          <w:bCs/>
        </w:rPr>
        <w:t>E:</w:t>
      </w:r>
      <w:r>
        <w:rPr>
          <w:b/>
          <w:bCs/>
        </w:rPr>
        <w:t xml:space="preserve"> </w:t>
      </w:r>
      <w:r w:rsidRPr="000D278A">
        <w:t>–</w:t>
      </w:r>
      <w:r w:rsidR="000D278A">
        <w:rPr>
          <w:rStyle w:val="FootnoteReference"/>
        </w:rPr>
        <w:footnoteReference w:id="136"/>
      </w:r>
      <w:r>
        <w:rPr>
          <w:b/>
          <w:bCs/>
        </w:rPr>
        <w:t xml:space="preserve"> </w:t>
      </w:r>
      <w:r w:rsidRPr="000E36EB">
        <w:rPr>
          <w:b/>
          <w:bCs/>
        </w:rPr>
        <w:t>D:</w:t>
      </w:r>
      <w:r w:rsidRPr="003227B3">
        <w:t xml:space="preserve"> </w:t>
      </w:r>
      <w:r w:rsidRPr="00943A7E">
        <w:t>4</w:t>
      </w:r>
      <w:r w:rsidRPr="00943A7E">
        <w:rPr>
          <w:vertAlign w:val="superscript"/>
        </w:rPr>
        <w:t>th</w:t>
      </w:r>
      <w:r w:rsidRPr="00943A7E">
        <w:rPr>
          <w:b/>
          <w:bCs/>
        </w:rPr>
        <w:t>-</w:t>
      </w:r>
      <w:r w:rsidRPr="00943A7E">
        <w:t>7</w:t>
      </w:r>
      <w:r w:rsidRPr="00943A7E">
        <w:rPr>
          <w:vertAlign w:val="superscript"/>
        </w:rPr>
        <w:t>th</w:t>
      </w:r>
      <w:r w:rsidRPr="00943A7E">
        <w:t xml:space="preserve"> C</w:t>
      </w:r>
      <w:r>
        <w:t xml:space="preserve"> </w:t>
      </w:r>
    </w:p>
    <w:p w14:paraId="216517AA" w14:textId="77777777" w:rsidR="00BD0433" w:rsidRDefault="00BD0433" w:rsidP="00815F05">
      <w:pPr>
        <w:numPr>
          <w:ilvl w:val="0"/>
          <w:numId w:val="8"/>
        </w:numPr>
        <w:bidi w:val="0"/>
      </w:pPr>
      <w:r w:rsidRPr="000E36EB">
        <w:rPr>
          <w:b/>
          <w:bCs/>
        </w:rPr>
        <w:t>O:</w:t>
      </w:r>
      <w:r w:rsidRPr="006A4521">
        <w:rPr>
          <w:b/>
          <w:bCs/>
        </w:rPr>
        <w:t xml:space="preserve"> </w:t>
      </w:r>
      <w:r w:rsidRPr="00315CBB">
        <w:rPr>
          <w:rFonts w:ascii="Graeca" w:hAnsi="Graeca" w:cs="Graeca"/>
        </w:rPr>
        <w:t></w:t>
      </w:r>
      <w:r w:rsidRPr="00315CBB">
        <w:rPr>
          <w:rFonts w:ascii="Graeca" w:hAnsi="Graeca" w:cs="Graeca"/>
        </w:rPr>
        <w:t></w:t>
      </w:r>
      <w:r w:rsidRPr="00315CBB">
        <w:rPr>
          <w:rFonts w:ascii="Graeca" w:hAnsi="Graeca" w:cs="Graeca"/>
        </w:rPr>
        <w:t></w:t>
      </w:r>
      <w:r w:rsidRPr="00315CBB">
        <w:rPr>
          <w:rFonts w:ascii="Graeca" w:hAnsi="Graeca" w:cs="Graeca"/>
        </w:rPr>
        <w:t></w:t>
      </w:r>
      <w:r w:rsidRPr="00315CBB">
        <w:rPr>
          <w:rFonts w:ascii="Graeca" w:hAnsi="Graeca" w:cs="Graeca"/>
        </w:rPr>
        <w:t></w:t>
      </w:r>
      <w:r w:rsidRPr="00315CBB">
        <w:rPr>
          <w:rFonts w:ascii="Graeca" w:hAnsi="Graeca" w:cs="Graeca"/>
        </w:rPr>
        <w:t></w:t>
      </w:r>
      <w:r w:rsidRPr="00315CBB">
        <w:rPr>
          <w:rFonts w:ascii="Graeca" w:hAnsi="Graeca" w:cs="Graeca"/>
        </w:rPr>
        <w:t></w:t>
      </w:r>
      <w:r w:rsidRPr="00315CBB">
        <w:rPr>
          <w:rFonts w:ascii="Graeca" w:hAnsi="Graeca" w:cs="Graeca"/>
        </w:rPr>
        <w:t></w:t>
      </w:r>
      <w:r w:rsidRPr="00CC31E1">
        <w:rPr>
          <w:rStyle w:val="FootnoteReference"/>
        </w:rPr>
        <w:footnoteReference w:id="137"/>
      </w:r>
      <w:r>
        <w:rPr>
          <w:b/>
          <w:bCs/>
        </w:rPr>
        <w:t xml:space="preserve"> </w:t>
      </w:r>
      <w:r w:rsidRPr="00FE7D81">
        <w:rPr>
          <w:b/>
          <w:bCs/>
        </w:rPr>
        <w:t>Ds</w:t>
      </w:r>
      <w:r w:rsidRPr="000E36EB">
        <w:rPr>
          <w:b/>
          <w:bCs/>
        </w:rPr>
        <w:t>:</w:t>
      </w:r>
      <w:r w:rsidRPr="006A4521">
        <w:rPr>
          <w:b/>
          <w:bCs/>
        </w:rPr>
        <w:t xml:space="preserve"> </w:t>
      </w:r>
      <w:r w:rsidRPr="00A47DE3">
        <w:t>–</w:t>
      </w:r>
      <w:r>
        <w:rPr>
          <w:b/>
          <w:bCs/>
        </w:rPr>
        <w:t xml:space="preserve"> </w:t>
      </w:r>
      <w:r w:rsidRPr="000E36EB">
        <w:rPr>
          <w:b/>
          <w:bCs/>
        </w:rPr>
        <w:t xml:space="preserve">F: </w:t>
      </w:r>
      <w:r w:rsidRPr="003227B3">
        <w:t>Epitaph</w:t>
      </w:r>
      <w:r>
        <w:t xml:space="preserve">, </w:t>
      </w:r>
      <w:smartTag w:uri="urn:schemas-microsoft-com:office:smarttags" w:element="place">
        <w:r>
          <w:t>Caesarea</w:t>
        </w:r>
      </w:smartTag>
      <w:r>
        <w:t xml:space="preserve"> </w:t>
      </w:r>
      <w:r w:rsidRPr="000E36EB">
        <w:rPr>
          <w:b/>
          <w:bCs/>
        </w:rPr>
        <w:t>S:</w:t>
      </w:r>
      <w:r w:rsidRPr="00856ED1">
        <w:t xml:space="preserve"> </w:t>
      </w:r>
      <w:r>
        <w:t>Lehmann &amp; Holum,</w:t>
      </w:r>
      <w:r>
        <w:rPr>
          <w:i/>
          <w:iCs/>
        </w:rPr>
        <w:t xml:space="preserve"> CMER</w:t>
      </w:r>
      <w:r>
        <w:t xml:space="preserve"> 5, no. 169</w:t>
      </w:r>
      <w:r w:rsidRPr="006A4521">
        <w:rPr>
          <w:b/>
          <w:bCs/>
        </w:rPr>
        <w:t xml:space="preserve"> </w:t>
      </w:r>
      <w:r w:rsidRPr="000E36EB">
        <w:rPr>
          <w:b/>
          <w:bCs/>
        </w:rPr>
        <w:t>E:</w:t>
      </w:r>
      <w:r>
        <w:rPr>
          <w:b/>
          <w:bCs/>
        </w:rPr>
        <w:t xml:space="preserve"> </w:t>
      </w:r>
      <w:r w:rsidRPr="000D278A">
        <w:t>–</w:t>
      </w:r>
      <w:r w:rsidR="000D278A">
        <w:rPr>
          <w:rStyle w:val="FootnoteReference"/>
        </w:rPr>
        <w:footnoteReference w:id="138"/>
      </w:r>
      <w:r>
        <w:rPr>
          <w:b/>
          <w:bCs/>
        </w:rPr>
        <w:t xml:space="preserve"> </w:t>
      </w:r>
      <w:r w:rsidRPr="000E36EB">
        <w:rPr>
          <w:b/>
          <w:bCs/>
        </w:rPr>
        <w:t>D:</w:t>
      </w:r>
      <w:r w:rsidRPr="00856ED1">
        <w:t xml:space="preserve"> </w:t>
      </w:r>
      <w:r w:rsidRPr="00943A7E">
        <w:t>4</w:t>
      </w:r>
      <w:r w:rsidRPr="00943A7E">
        <w:rPr>
          <w:vertAlign w:val="superscript"/>
        </w:rPr>
        <w:t>th</w:t>
      </w:r>
      <w:r w:rsidRPr="00943A7E">
        <w:rPr>
          <w:b/>
          <w:bCs/>
        </w:rPr>
        <w:t>-</w:t>
      </w:r>
      <w:r w:rsidRPr="00943A7E">
        <w:t>7</w:t>
      </w:r>
      <w:r w:rsidRPr="00943A7E">
        <w:rPr>
          <w:vertAlign w:val="superscript"/>
        </w:rPr>
        <w:t>th</w:t>
      </w:r>
      <w:r w:rsidRPr="00943A7E">
        <w:t xml:space="preserve"> C</w:t>
      </w:r>
      <w:r>
        <w:t xml:space="preserve"> </w:t>
      </w:r>
    </w:p>
    <w:p w14:paraId="3E498743" w14:textId="77777777" w:rsidR="00BD0433" w:rsidRDefault="00BD0433" w:rsidP="00815F05">
      <w:pPr>
        <w:numPr>
          <w:ilvl w:val="0"/>
          <w:numId w:val="8"/>
        </w:numPr>
        <w:bidi w:val="0"/>
      </w:pPr>
      <w:r>
        <w:rPr>
          <w:b/>
          <w:bCs/>
        </w:rPr>
        <w:t xml:space="preserve">O: </w:t>
      </w:r>
      <w:r w:rsidRPr="002326DC">
        <w:rPr>
          <w:rFonts w:ascii="Graeca" w:hAnsi="Graeca"/>
        </w:rPr>
        <w:t></w:t>
      </w:r>
      <w:r w:rsidRPr="002326DC">
        <w:rPr>
          <w:rFonts w:ascii="Graeca" w:hAnsi="Graeca"/>
        </w:rPr>
        <w:t></w:t>
      </w:r>
      <w:r w:rsidRPr="002326DC">
        <w:rPr>
          <w:rFonts w:ascii="Graeca" w:hAnsi="Graeca"/>
        </w:rPr>
        <w:t></w:t>
      </w:r>
      <w:r w:rsidRPr="002326DC">
        <w:rPr>
          <w:rFonts w:ascii="Graeca" w:hAnsi="Graeca"/>
        </w:rPr>
        <w:t></w:t>
      </w:r>
      <w:r w:rsidRPr="002326DC">
        <w:rPr>
          <w:rFonts w:ascii="Graeca" w:hAnsi="Graeca"/>
        </w:rPr>
        <w:t></w:t>
      </w:r>
      <w:r w:rsidRPr="002326DC">
        <w:rPr>
          <w:rFonts w:ascii="Graeca" w:hAnsi="Graeca"/>
        </w:rPr>
        <w:t></w:t>
      </w:r>
      <w:r w:rsidRPr="002326DC">
        <w:rPr>
          <w:rFonts w:ascii="Graeca" w:hAnsi="Graeca"/>
        </w:rPr>
        <w:t></w:t>
      </w:r>
      <w:r w:rsidRPr="002326DC">
        <w:rPr>
          <w:rStyle w:val="FootnoteReference"/>
        </w:rPr>
        <w:footnoteReference w:id="139"/>
      </w:r>
      <w:r>
        <w:rPr>
          <w:rFonts w:cs="Times New Roman"/>
        </w:rPr>
        <w:t xml:space="preserve"> </w:t>
      </w:r>
      <w:r>
        <w:rPr>
          <w:b/>
          <w:bCs/>
        </w:rPr>
        <w:t xml:space="preserve">Ds: </w:t>
      </w:r>
      <w:r>
        <w:t xml:space="preserve">– </w:t>
      </w:r>
      <w:r>
        <w:rPr>
          <w:b/>
          <w:bCs/>
        </w:rPr>
        <w:t>F:</w:t>
      </w:r>
      <w:r>
        <w:t xml:space="preserve"> Memorial inscription, Hammat Gader </w:t>
      </w:r>
      <w:r>
        <w:rPr>
          <w:b/>
          <w:bCs/>
        </w:rPr>
        <w:t>S:</w:t>
      </w:r>
      <w:r>
        <w:t xml:space="preserve"> Di Segni, </w:t>
      </w:r>
      <w:r>
        <w:rPr>
          <w:i/>
          <w:iCs/>
        </w:rPr>
        <w:t>Hammat Gader</w:t>
      </w:r>
      <w:r>
        <w:t xml:space="preserve">, no. 10 </w:t>
      </w:r>
      <w:r w:rsidRPr="001401FF">
        <w:rPr>
          <w:b/>
          <w:bCs/>
        </w:rPr>
        <w:t>E:</w:t>
      </w:r>
      <w:r>
        <w:t xml:space="preserve"> Jew?</w:t>
      </w:r>
      <w:r>
        <w:rPr>
          <w:rStyle w:val="FootnoteReference"/>
        </w:rPr>
        <w:footnoteReference w:id="140"/>
      </w:r>
      <w:r>
        <w:t xml:space="preserve"> </w:t>
      </w:r>
      <w:r w:rsidRPr="005F77BC">
        <w:rPr>
          <w:b/>
          <w:bCs/>
        </w:rPr>
        <w:t>D:</w:t>
      </w:r>
      <w:r>
        <w:t xml:space="preserve"> </w:t>
      </w:r>
      <w:r w:rsidRPr="00943A7E">
        <w:t>5</w:t>
      </w:r>
      <w:r w:rsidRPr="00943A7E">
        <w:rPr>
          <w:vertAlign w:val="superscript"/>
        </w:rPr>
        <w:t>th</w:t>
      </w:r>
      <w:r w:rsidRPr="00943A7E">
        <w:rPr>
          <w:b/>
          <w:bCs/>
        </w:rPr>
        <w:t>-</w:t>
      </w:r>
      <w:r w:rsidRPr="00943A7E">
        <w:t>6</w:t>
      </w:r>
      <w:r w:rsidRPr="00943A7E">
        <w:rPr>
          <w:vertAlign w:val="superscript"/>
        </w:rPr>
        <w:t>th</w:t>
      </w:r>
      <w:r w:rsidRPr="00943A7E">
        <w:t xml:space="preserve"> C</w:t>
      </w:r>
    </w:p>
    <w:p w14:paraId="25D6D927" w14:textId="77777777" w:rsidR="00BD0433" w:rsidRDefault="00BD0433" w:rsidP="00815F05">
      <w:pPr>
        <w:numPr>
          <w:ilvl w:val="0"/>
          <w:numId w:val="8"/>
        </w:numPr>
        <w:bidi w:val="0"/>
        <w:rPr>
          <w:b/>
          <w:bCs/>
        </w:rPr>
      </w:pPr>
      <w:r>
        <w:rPr>
          <w:b/>
          <w:bCs/>
        </w:rPr>
        <w:t xml:space="preserve">O: </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Style w:val="FootnoteReference"/>
        </w:rPr>
        <w:footnoteReference w:id="141"/>
      </w:r>
      <w:r>
        <w:rPr>
          <w:b/>
          <w:bCs/>
        </w:rPr>
        <w:t xml:space="preserve"> Ds: </w:t>
      </w:r>
      <w:r w:rsidRPr="0005071A">
        <w:t>Marble worker</w:t>
      </w:r>
      <w:r>
        <w:rPr>
          <w:rStyle w:val="FootnoteReference"/>
        </w:rPr>
        <w:footnoteReference w:id="142"/>
      </w:r>
      <w:r>
        <w:t xml:space="preserve"> </w:t>
      </w:r>
      <w:r>
        <w:rPr>
          <w:b/>
          <w:bCs/>
        </w:rPr>
        <w:t>F:</w:t>
      </w:r>
      <w:r>
        <w:t xml:space="preserve"> Memorial inscription, Hammat Gader </w:t>
      </w:r>
      <w:r>
        <w:rPr>
          <w:b/>
          <w:bCs/>
        </w:rPr>
        <w:t>S:</w:t>
      </w:r>
      <w:r>
        <w:t xml:space="preserve"> Di Segni, </w:t>
      </w:r>
      <w:r>
        <w:rPr>
          <w:i/>
          <w:iCs/>
        </w:rPr>
        <w:t>Hammat Ga</w:t>
      </w:r>
      <w:r>
        <w:rPr>
          <w:i/>
          <w:iCs/>
        </w:rPr>
        <w:t>d</w:t>
      </w:r>
      <w:r>
        <w:rPr>
          <w:i/>
          <w:iCs/>
        </w:rPr>
        <w:t>er</w:t>
      </w:r>
      <w:r>
        <w:t xml:space="preserve">, no. 23 </w:t>
      </w:r>
      <w:r w:rsidRPr="001401FF">
        <w:rPr>
          <w:b/>
          <w:bCs/>
        </w:rPr>
        <w:t>E:</w:t>
      </w:r>
      <w:r>
        <w:t xml:space="preserve"> Jew?</w:t>
      </w:r>
      <w:r>
        <w:rPr>
          <w:rStyle w:val="FootnoteReference"/>
        </w:rPr>
        <w:footnoteReference w:id="143"/>
      </w:r>
      <w:r>
        <w:t xml:space="preserve"> </w:t>
      </w:r>
      <w:r w:rsidRPr="005F77BC">
        <w:rPr>
          <w:b/>
          <w:bCs/>
        </w:rPr>
        <w:t>D:</w:t>
      </w:r>
      <w:r>
        <w:t xml:space="preserve"> </w:t>
      </w:r>
      <w:r w:rsidRPr="00943A7E">
        <w:t>5</w:t>
      </w:r>
      <w:r w:rsidRPr="00943A7E">
        <w:rPr>
          <w:vertAlign w:val="superscript"/>
        </w:rPr>
        <w:t>th</w:t>
      </w:r>
      <w:r w:rsidRPr="00943A7E">
        <w:rPr>
          <w:b/>
          <w:bCs/>
        </w:rPr>
        <w:t>-</w:t>
      </w:r>
      <w:r w:rsidRPr="00943A7E">
        <w:t>6</w:t>
      </w:r>
      <w:r w:rsidRPr="00943A7E">
        <w:rPr>
          <w:vertAlign w:val="superscript"/>
        </w:rPr>
        <w:t>th</w:t>
      </w:r>
      <w:r w:rsidRPr="00943A7E">
        <w:t xml:space="preserve"> C</w:t>
      </w:r>
    </w:p>
    <w:p w14:paraId="3E556F68" w14:textId="77777777" w:rsidR="00BD0433" w:rsidRDefault="00BD0433" w:rsidP="00815F05">
      <w:pPr>
        <w:numPr>
          <w:ilvl w:val="0"/>
          <w:numId w:val="8"/>
        </w:numPr>
        <w:bidi w:val="0"/>
      </w:pPr>
      <w:r>
        <w:rPr>
          <w:b/>
          <w:bCs/>
        </w:rPr>
        <w:t xml:space="preserve">O: </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Style w:val="FootnoteReference"/>
        </w:rPr>
        <w:footnoteReference w:id="144"/>
      </w:r>
      <w:r>
        <w:rPr>
          <w:b/>
          <w:bCs/>
        </w:rPr>
        <w:t xml:space="preserve"> Ds: </w:t>
      </w:r>
      <w:r w:rsidR="00240275">
        <w:t>Mariam (1</w:t>
      </w:r>
      <w:r w:rsidR="00A5420F">
        <w:t>2</w:t>
      </w:r>
      <w:r>
        <w:t xml:space="preserve">)’s husband </w:t>
      </w:r>
      <w:r>
        <w:rPr>
          <w:b/>
          <w:bCs/>
        </w:rPr>
        <w:t>F:</w:t>
      </w:r>
      <w:r>
        <w:t xml:space="preserve"> Memorial inscription, Hammat Gader </w:t>
      </w:r>
      <w:r>
        <w:rPr>
          <w:b/>
          <w:bCs/>
        </w:rPr>
        <w:t>S:</w:t>
      </w:r>
      <w:r>
        <w:t xml:space="preserve"> Di S</w:t>
      </w:r>
      <w:r>
        <w:t>e</w:t>
      </w:r>
      <w:r>
        <w:t xml:space="preserve">gni, </w:t>
      </w:r>
      <w:r>
        <w:rPr>
          <w:i/>
          <w:iCs/>
        </w:rPr>
        <w:t>Hammat Gader</w:t>
      </w:r>
      <w:r>
        <w:t xml:space="preserve">, no. 38 </w:t>
      </w:r>
      <w:r w:rsidRPr="001401FF">
        <w:rPr>
          <w:b/>
          <w:bCs/>
        </w:rPr>
        <w:t>E:</w:t>
      </w:r>
      <w:r>
        <w:t xml:space="preserve"> Jew?</w:t>
      </w:r>
      <w:r>
        <w:rPr>
          <w:rStyle w:val="FootnoteReference"/>
        </w:rPr>
        <w:footnoteReference w:id="145"/>
      </w:r>
      <w:r>
        <w:t xml:space="preserve"> </w:t>
      </w:r>
      <w:r w:rsidRPr="005F77BC">
        <w:rPr>
          <w:b/>
          <w:bCs/>
        </w:rPr>
        <w:t>D:</w:t>
      </w:r>
      <w:r>
        <w:t xml:space="preserve"> </w:t>
      </w:r>
      <w:r w:rsidRPr="00943A7E">
        <w:t>5</w:t>
      </w:r>
      <w:r w:rsidRPr="00943A7E">
        <w:rPr>
          <w:vertAlign w:val="superscript"/>
        </w:rPr>
        <w:t>th</w:t>
      </w:r>
      <w:r w:rsidRPr="00943A7E">
        <w:rPr>
          <w:b/>
          <w:bCs/>
        </w:rPr>
        <w:t>-</w:t>
      </w:r>
      <w:r w:rsidRPr="00943A7E">
        <w:t>6</w:t>
      </w:r>
      <w:r w:rsidRPr="00943A7E">
        <w:rPr>
          <w:vertAlign w:val="superscript"/>
        </w:rPr>
        <w:t>th</w:t>
      </w:r>
      <w:r w:rsidRPr="00943A7E">
        <w:t xml:space="preserve"> C</w:t>
      </w:r>
    </w:p>
    <w:p w14:paraId="6E9FB222" w14:textId="77777777" w:rsidR="00BD0433" w:rsidRDefault="00BD0433" w:rsidP="00815F05">
      <w:pPr>
        <w:numPr>
          <w:ilvl w:val="0"/>
          <w:numId w:val="8"/>
        </w:numPr>
        <w:bidi w:val="0"/>
      </w:pPr>
      <w:r w:rsidRPr="000E36EB">
        <w:rPr>
          <w:b/>
          <w:bCs/>
        </w:rPr>
        <w:t>O:</w:t>
      </w:r>
      <w:r>
        <w:rPr>
          <w:b/>
          <w:bCs/>
        </w:rPr>
        <w:t xml:space="preserve"> </w:t>
      </w:r>
      <w:r w:rsidRPr="00856A8D">
        <w:rPr>
          <w:rFonts w:ascii="Graeca" w:hAnsi="Graeca"/>
        </w:rPr>
        <w:t></w:t>
      </w:r>
      <w:r w:rsidRPr="00856A8D">
        <w:rPr>
          <w:rFonts w:ascii="Graeca" w:hAnsi="Graeca"/>
        </w:rPr>
        <w:t></w:t>
      </w:r>
      <w:r w:rsidRPr="00856A8D">
        <w:rPr>
          <w:rFonts w:ascii="Graeca" w:hAnsi="Graeca"/>
        </w:rPr>
        <w:t></w:t>
      </w:r>
      <w:r w:rsidRPr="00856A8D">
        <w:rPr>
          <w:rFonts w:ascii="Graeca" w:hAnsi="Graeca"/>
        </w:rPr>
        <w:t></w:t>
      </w:r>
      <w:r w:rsidRPr="00856A8D">
        <w:rPr>
          <w:rFonts w:ascii="Graeca" w:hAnsi="Graeca"/>
        </w:rPr>
        <w:t></w:t>
      </w:r>
      <w:r w:rsidRPr="00856A8D">
        <w:rPr>
          <w:rFonts w:ascii="Graeca" w:hAnsi="Graeca"/>
        </w:rPr>
        <w:t></w:t>
      </w:r>
      <w:r w:rsidRPr="00856A8D">
        <w:rPr>
          <w:rFonts w:ascii="Graeca" w:hAnsi="Graeca"/>
        </w:rPr>
        <w:t></w:t>
      </w:r>
      <w:r w:rsidRPr="00856A8D">
        <w:rPr>
          <w:rFonts w:ascii="Graeca" w:hAnsi="Graeca"/>
        </w:rPr>
        <w:t></w:t>
      </w:r>
      <w:r w:rsidRPr="00856A8D">
        <w:rPr>
          <w:rStyle w:val="FootnoteReference"/>
        </w:rPr>
        <w:footnoteReference w:id="146"/>
      </w:r>
      <w:r>
        <w:rPr>
          <w:b/>
          <w:bCs/>
        </w:rPr>
        <w:t xml:space="preserve"> </w:t>
      </w:r>
      <w:r w:rsidRPr="00FE7D81">
        <w:rPr>
          <w:b/>
          <w:bCs/>
        </w:rPr>
        <w:t>Ds</w:t>
      </w:r>
      <w:r w:rsidRPr="000E36EB">
        <w:rPr>
          <w:b/>
          <w:bCs/>
        </w:rPr>
        <w:t>:</w:t>
      </w:r>
      <w:r w:rsidRPr="006A4521">
        <w:rPr>
          <w:b/>
          <w:bCs/>
        </w:rPr>
        <w:t xml:space="preserve"> </w:t>
      </w:r>
      <w:r w:rsidRPr="0050467D">
        <w:t>Official</w:t>
      </w:r>
      <w:r w:rsidRPr="00933013">
        <w:rPr>
          <w:rStyle w:val="FootnoteReference"/>
          <w:rFonts w:cs="Times New Roman"/>
          <w:rtl/>
        </w:rPr>
        <w:footnoteReference w:id="147"/>
      </w:r>
      <w:r>
        <w:t xml:space="preserve"> </w:t>
      </w:r>
      <w:r w:rsidRPr="000E36EB">
        <w:rPr>
          <w:b/>
          <w:bCs/>
        </w:rPr>
        <w:t xml:space="preserve">F: </w:t>
      </w:r>
      <w:r>
        <w:t xml:space="preserve">Boundary stone, </w:t>
      </w:r>
      <w:r w:rsidRPr="008F406D">
        <w:t>Abel Beit Ma‘akha</w:t>
      </w:r>
      <w:r>
        <w:rPr>
          <w:rStyle w:val="FootnoteReference"/>
        </w:rPr>
        <w:footnoteReference w:id="148"/>
      </w:r>
      <w:r>
        <w:t xml:space="preserve"> </w:t>
      </w:r>
      <w:r w:rsidRPr="000E36EB">
        <w:rPr>
          <w:b/>
          <w:bCs/>
        </w:rPr>
        <w:t>S:</w:t>
      </w:r>
      <w:r w:rsidRPr="00184146">
        <w:t xml:space="preserve"> </w:t>
      </w:r>
      <w:r w:rsidRPr="003707AA">
        <w:t xml:space="preserve">Offord, </w:t>
      </w:r>
      <w:r w:rsidRPr="003707AA">
        <w:rPr>
          <w:i/>
          <w:iCs/>
        </w:rPr>
        <w:t>PEFQS</w:t>
      </w:r>
      <w:r w:rsidRPr="003707AA">
        <w:t xml:space="preserve"> 40</w:t>
      </w:r>
      <w:r>
        <w:t xml:space="preserve"> (1908) 260</w:t>
      </w:r>
      <w:r w:rsidRPr="006A4521">
        <w:rPr>
          <w:b/>
          <w:bCs/>
        </w:rPr>
        <w:t xml:space="preserve"> </w:t>
      </w:r>
      <w:r w:rsidRPr="000E36EB">
        <w:rPr>
          <w:b/>
          <w:bCs/>
        </w:rPr>
        <w:t>E:</w:t>
      </w:r>
      <w:r>
        <w:rPr>
          <w:b/>
          <w:bCs/>
        </w:rPr>
        <w:t xml:space="preserve"> </w:t>
      </w:r>
      <w:r w:rsidRPr="004A3A5C">
        <w:t>Jew?</w:t>
      </w:r>
      <w:r>
        <w:rPr>
          <w:rStyle w:val="FootnoteReference"/>
        </w:rPr>
        <w:footnoteReference w:id="149"/>
      </w:r>
      <w:r>
        <w:t xml:space="preserve"> </w:t>
      </w:r>
      <w:r w:rsidRPr="000E36EB">
        <w:rPr>
          <w:b/>
          <w:bCs/>
        </w:rPr>
        <w:t>D:</w:t>
      </w:r>
      <w:r w:rsidRPr="00184146">
        <w:t xml:space="preserve"> </w:t>
      </w:r>
      <w:r>
        <w:t>293-305</w:t>
      </w:r>
      <w:r>
        <w:rPr>
          <w:rStyle w:val="FootnoteReference"/>
        </w:rPr>
        <w:footnoteReference w:id="150"/>
      </w:r>
    </w:p>
    <w:p w14:paraId="7F81BBE2" w14:textId="77777777" w:rsidR="00147AF5" w:rsidRPr="00CE2205" w:rsidRDefault="009873F9" w:rsidP="00272471">
      <w:pPr>
        <w:numPr>
          <w:ilvl w:val="0"/>
          <w:numId w:val="8"/>
        </w:numPr>
        <w:bidi w:val="0"/>
        <w:rPr>
          <w:noProof/>
        </w:rPr>
      </w:pPr>
      <w:r w:rsidRPr="00CE7207">
        <w:rPr>
          <w:b/>
          <w:bCs/>
          <w:lang w:val="en-GB"/>
        </w:rPr>
        <w:t>O</w:t>
      </w:r>
      <w:r w:rsidRPr="00CE2205">
        <w:rPr>
          <w:b/>
          <w:bCs/>
          <w:lang w:val="en-GB"/>
        </w:rPr>
        <w:t>:</w:t>
      </w:r>
      <w:r>
        <w:rPr>
          <w:rFonts w:ascii="Graeca" w:hAnsi="Graeca"/>
          <w:noProof/>
        </w:rPr>
        <w:t></w:t>
      </w:r>
      <w:r w:rsidR="00272471">
        <w:rPr>
          <w:rFonts w:ascii="Graeca" w:hAnsi="Graeca"/>
          <w:noProof/>
        </w:rPr>
        <w:t></w:t>
      </w:r>
      <w:r w:rsidR="00272471">
        <w:rPr>
          <w:rFonts w:ascii="Graeca" w:hAnsi="Graeca"/>
          <w:noProof/>
        </w:rPr>
        <w:t></w:t>
      </w:r>
      <w:r w:rsidR="00147AF5" w:rsidRPr="00CE2205">
        <w:rPr>
          <w:rFonts w:ascii="Graeca" w:hAnsi="Graeca"/>
          <w:noProof/>
        </w:rPr>
        <w:t></w:t>
      </w:r>
      <w:r w:rsidR="00147AF5" w:rsidRPr="00CE2205">
        <w:rPr>
          <w:rFonts w:ascii="Graeca" w:hAnsi="Graeca"/>
          <w:noProof/>
        </w:rPr>
        <w:t></w:t>
      </w:r>
      <w:r w:rsidR="00147AF5" w:rsidRPr="00CE2205">
        <w:rPr>
          <w:rFonts w:ascii="Graeca" w:hAnsi="Graeca"/>
          <w:noProof/>
        </w:rPr>
        <w:t></w:t>
      </w:r>
      <w:r w:rsidR="00272471">
        <w:rPr>
          <w:rFonts w:ascii="Graeca" w:hAnsi="Graeca"/>
          <w:noProof/>
        </w:rPr>
        <w:t></w:t>
      </w:r>
      <w:r w:rsidR="00147AF5" w:rsidRPr="00CE2205">
        <w:rPr>
          <w:rFonts w:ascii="Graeca" w:hAnsi="Graeca"/>
          <w:noProof/>
        </w:rPr>
        <w:t></w:t>
      </w:r>
      <w:r w:rsidR="00807682">
        <w:rPr>
          <w:rFonts w:cs="Times New Roman"/>
          <w:noProof/>
        </w:rPr>
        <w:t>[</w:t>
      </w:r>
      <w:r w:rsidR="00807682">
        <w:rPr>
          <w:rFonts w:ascii="Graeca" w:hAnsi="Graeca"/>
          <w:noProof/>
        </w:rPr>
        <w:t></w:t>
      </w:r>
      <w:r w:rsidR="00807682">
        <w:rPr>
          <w:rFonts w:cs="Times New Roman"/>
          <w:noProof/>
        </w:rPr>
        <w:t>]</w:t>
      </w:r>
      <w:r w:rsidR="00147AF5" w:rsidRPr="00CE2205">
        <w:rPr>
          <w:rStyle w:val="FootnoteReference"/>
          <w:lang w:val="en-GB"/>
        </w:rPr>
        <w:footnoteReference w:id="151"/>
      </w:r>
      <w:r w:rsidR="00147AF5" w:rsidRPr="00CE2205">
        <w:rPr>
          <w:b/>
          <w:bCs/>
          <w:lang w:val="en-GB"/>
        </w:rPr>
        <w:t xml:space="preserve"> Ds:</w:t>
      </w:r>
      <w:r w:rsidR="00147AF5" w:rsidRPr="00CE2205">
        <w:rPr>
          <w:lang w:val="en-GB"/>
        </w:rPr>
        <w:t xml:space="preserve"> His house?</w:t>
      </w:r>
      <w:r w:rsidR="00147AF5" w:rsidRPr="00CE2205">
        <w:rPr>
          <w:rStyle w:val="FootnoteReference"/>
          <w:lang w:val="en-GB"/>
        </w:rPr>
        <w:footnoteReference w:id="152"/>
      </w:r>
      <w:r w:rsidR="00147AF5" w:rsidRPr="00CE2205">
        <w:rPr>
          <w:lang w:val="en-GB"/>
        </w:rPr>
        <w:t xml:space="preserve"> </w:t>
      </w:r>
      <w:r w:rsidR="00147AF5" w:rsidRPr="00CE2205">
        <w:rPr>
          <w:b/>
          <w:bCs/>
          <w:lang w:val="en-GB"/>
        </w:rPr>
        <w:t xml:space="preserve">F: </w:t>
      </w:r>
      <w:r w:rsidR="00147AF5" w:rsidRPr="00CE2205">
        <w:rPr>
          <w:lang w:val="en-GB"/>
        </w:rPr>
        <w:t xml:space="preserve">Inscription, </w:t>
      </w:r>
      <w:r w:rsidR="00147AF5" w:rsidRPr="00CE2205">
        <w:t xml:space="preserve">Elijah’s </w:t>
      </w:r>
      <w:r w:rsidR="00F60345" w:rsidRPr="00CE2205">
        <w:t>C</w:t>
      </w:r>
      <w:r w:rsidR="00147AF5" w:rsidRPr="00CE2205">
        <w:t>ave</w:t>
      </w:r>
      <w:r w:rsidR="00147AF5" w:rsidRPr="00CE2205">
        <w:rPr>
          <w:b/>
          <w:bCs/>
          <w:lang w:val="en-GB"/>
        </w:rPr>
        <w:t xml:space="preserve"> S: </w:t>
      </w:r>
      <w:r w:rsidR="00147AF5" w:rsidRPr="00CE2205">
        <w:t xml:space="preserve">Appendix, no. 8 </w:t>
      </w:r>
      <w:r w:rsidR="00147AF5" w:rsidRPr="00CE2205">
        <w:rPr>
          <w:b/>
          <w:bCs/>
          <w:lang w:val="en-GB"/>
        </w:rPr>
        <w:t xml:space="preserve">E: </w:t>
      </w:r>
      <w:r w:rsidR="00147AF5" w:rsidRPr="00CE2205">
        <w:rPr>
          <w:lang w:val="en-GB"/>
        </w:rPr>
        <w:t>Jew?</w:t>
      </w:r>
      <w:r w:rsidR="00147AF5" w:rsidRPr="00CE2205">
        <w:rPr>
          <w:rStyle w:val="FootnoteReference"/>
          <w:lang w:val="en-GB"/>
        </w:rPr>
        <w:footnoteReference w:id="153"/>
      </w:r>
      <w:r w:rsidR="00147AF5" w:rsidRPr="00CE2205">
        <w:rPr>
          <w:lang w:val="en-GB"/>
        </w:rPr>
        <w:t xml:space="preserve"> Name?</w:t>
      </w:r>
      <w:r w:rsidR="00147AF5" w:rsidRPr="00CE2205">
        <w:rPr>
          <w:rStyle w:val="FootnoteReference"/>
          <w:lang w:val="en-GB"/>
        </w:rPr>
        <w:footnoteReference w:id="154"/>
      </w:r>
      <w:r w:rsidR="00147AF5" w:rsidRPr="00CE2205">
        <w:rPr>
          <w:lang w:val="en-GB"/>
        </w:rPr>
        <w:t xml:space="preserve"> </w:t>
      </w:r>
      <w:r w:rsidR="00147AF5" w:rsidRPr="00CE2205">
        <w:rPr>
          <w:b/>
          <w:bCs/>
          <w:lang w:val="en-GB"/>
        </w:rPr>
        <w:t xml:space="preserve">D: </w:t>
      </w:r>
      <w:r w:rsidR="00147AF5" w:rsidRPr="00CE2205">
        <w:rPr>
          <w:lang w:val="en-GB"/>
        </w:rPr>
        <w:t>Pre-8</w:t>
      </w:r>
      <w:r w:rsidR="00147AF5" w:rsidRPr="00CE2205">
        <w:rPr>
          <w:vertAlign w:val="superscript"/>
          <w:lang w:val="en-GB"/>
        </w:rPr>
        <w:t>th</w:t>
      </w:r>
      <w:r w:rsidR="00147AF5" w:rsidRPr="00CE2205">
        <w:rPr>
          <w:lang w:val="en-GB"/>
        </w:rPr>
        <w:t xml:space="preserve"> C</w:t>
      </w:r>
      <w:r w:rsidR="00147AF5" w:rsidRPr="00CE2205">
        <w:rPr>
          <w:rStyle w:val="FootnoteReference"/>
          <w:lang w:val="en-GB"/>
        </w:rPr>
        <w:footnoteReference w:id="155"/>
      </w:r>
      <w:r w:rsidR="00147AF5" w:rsidRPr="00CE2205">
        <w:t xml:space="preserve"> </w:t>
      </w:r>
    </w:p>
    <w:p w14:paraId="2F11BEEB" w14:textId="77777777" w:rsidR="00BD0433" w:rsidRPr="00CE2205" w:rsidRDefault="00BD0433" w:rsidP="00E73C37">
      <w:pPr>
        <w:numPr>
          <w:ilvl w:val="0"/>
          <w:numId w:val="8"/>
        </w:numPr>
        <w:bidi w:val="0"/>
        <w:rPr>
          <w:noProof/>
        </w:rPr>
      </w:pPr>
      <w:r w:rsidRPr="00CE2205">
        <w:rPr>
          <w:b/>
          <w:bCs/>
          <w:lang w:val="en-GB"/>
        </w:rPr>
        <w:t xml:space="preserve">O: </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00236485" w:rsidRPr="00CE2205">
        <w:rPr>
          <w:rStyle w:val="FootnoteReference"/>
          <w:noProof/>
        </w:rPr>
        <w:footnoteReference w:id="156"/>
      </w:r>
      <w:r w:rsidR="00236485" w:rsidRPr="00CE2205">
        <w:rPr>
          <w:noProof/>
        </w:rPr>
        <w:t xml:space="preserve"> </w:t>
      </w:r>
      <w:r w:rsidRPr="00CE2205">
        <w:rPr>
          <w:b/>
          <w:bCs/>
          <w:lang w:val="en-GB"/>
        </w:rPr>
        <w:t>Ds:</w:t>
      </w:r>
      <w:r w:rsidRPr="00CE2205">
        <w:rPr>
          <w:lang w:val="en-GB"/>
        </w:rPr>
        <w:t xml:space="preserve"> Cyrillus (5)’s father, the greatest, </w:t>
      </w:r>
      <w:r w:rsidRPr="00CE2205">
        <w:rPr>
          <w:noProof/>
        </w:rPr>
        <w:t>decurion of the colony Ptol</w:t>
      </w:r>
      <w:r w:rsidR="00E84E53" w:rsidRPr="00CE2205">
        <w:rPr>
          <w:noProof/>
        </w:rPr>
        <w:t>e</w:t>
      </w:r>
      <w:r w:rsidRPr="00CE2205">
        <w:rPr>
          <w:noProof/>
        </w:rPr>
        <w:t>mais</w:t>
      </w:r>
      <w:r w:rsidRPr="00CE2205">
        <w:rPr>
          <w:rStyle w:val="FootnoteReference"/>
          <w:noProof/>
        </w:rPr>
        <w:footnoteReference w:id="157"/>
      </w:r>
      <w:r w:rsidRPr="00CE2205">
        <w:rPr>
          <w:lang w:val="en-GB"/>
        </w:rPr>
        <w:t xml:space="preserve"> </w:t>
      </w:r>
      <w:r w:rsidRPr="00CE2205">
        <w:rPr>
          <w:b/>
          <w:bCs/>
          <w:lang w:val="en-GB"/>
        </w:rPr>
        <w:t xml:space="preserve">F: </w:t>
      </w:r>
      <w:r w:rsidRPr="00CE2205">
        <w:rPr>
          <w:lang w:val="en-GB"/>
        </w:rPr>
        <w:t>I</w:t>
      </w:r>
      <w:r w:rsidRPr="00CE2205">
        <w:rPr>
          <w:lang w:val="en-GB"/>
        </w:rPr>
        <w:t>n</w:t>
      </w:r>
      <w:r w:rsidRPr="00CE2205">
        <w:rPr>
          <w:lang w:val="en-GB"/>
        </w:rPr>
        <w:t xml:space="preserve">scription, </w:t>
      </w:r>
      <w:r w:rsidR="00F60345" w:rsidRPr="00CE2205">
        <w:t>Elijah’s Cave</w:t>
      </w:r>
      <w:r w:rsidRPr="00CE2205">
        <w:rPr>
          <w:b/>
          <w:bCs/>
          <w:lang w:val="en-GB"/>
        </w:rPr>
        <w:t xml:space="preserve"> S: </w:t>
      </w:r>
      <w:r w:rsidRPr="00CE2205">
        <w:t xml:space="preserve">Appendix, no. </w:t>
      </w:r>
      <w:r w:rsidR="00E73C37" w:rsidRPr="00CE2205">
        <w:t>17</w:t>
      </w:r>
      <w:r w:rsidRPr="00CE2205">
        <w:t xml:space="preserve"> </w:t>
      </w:r>
      <w:r w:rsidRPr="00CE2205">
        <w:rPr>
          <w:b/>
          <w:bCs/>
          <w:lang w:val="en-GB"/>
        </w:rPr>
        <w:t xml:space="preserve">E: </w:t>
      </w:r>
      <w:r w:rsidRPr="00CE2205">
        <w:rPr>
          <w:lang w:val="en-GB"/>
        </w:rPr>
        <w:t>Jew?</w:t>
      </w:r>
      <w:r w:rsidR="00236485" w:rsidRPr="00CE2205">
        <w:rPr>
          <w:rStyle w:val="FootnoteReference"/>
          <w:lang w:val="en-GB"/>
        </w:rPr>
        <w:footnoteReference w:id="158"/>
      </w:r>
      <w:r w:rsidRPr="00CE2205">
        <w:rPr>
          <w:lang w:val="en-GB"/>
        </w:rPr>
        <w:t xml:space="preserve"> </w:t>
      </w:r>
      <w:r w:rsidRPr="00CE2205">
        <w:rPr>
          <w:b/>
          <w:bCs/>
          <w:lang w:val="en-GB"/>
        </w:rPr>
        <w:t xml:space="preserve">D: </w:t>
      </w:r>
      <w:r w:rsidR="00236485" w:rsidRPr="00CE2205">
        <w:rPr>
          <w:lang w:val="en-GB"/>
        </w:rPr>
        <w:t>Pre-8</w:t>
      </w:r>
      <w:r w:rsidR="00236485" w:rsidRPr="00CE2205">
        <w:rPr>
          <w:vertAlign w:val="superscript"/>
          <w:lang w:val="en-GB"/>
        </w:rPr>
        <w:t>th</w:t>
      </w:r>
      <w:r w:rsidR="00236485" w:rsidRPr="00CE2205">
        <w:rPr>
          <w:lang w:val="en-GB"/>
        </w:rPr>
        <w:t xml:space="preserve"> C</w:t>
      </w:r>
      <w:r w:rsidR="00236485" w:rsidRPr="00CE2205">
        <w:rPr>
          <w:rStyle w:val="FootnoteReference"/>
          <w:lang w:val="en-GB"/>
        </w:rPr>
        <w:footnoteReference w:id="159"/>
      </w:r>
    </w:p>
    <w:p w14:paraId="56D613EA" w14:textId="77777777" w:rsidR="007A7B24" w:rsidRPr="00A52457" w:rsidRDefault="007A7B24" w:rsidP="007A7B24">
      <w:pPr>
        <w:numPr>
          <w:ilvl w:val="0"/>
          <w:numId w:val="8"/>
        </w:numPr>
        <w:bidi w:val="0"/>
        <w:rPr>
          <w:noProof/>
        </w:rPr>
      </w:pPr>
      <w:r w:rsidRPr="00CE2205">
        <w:rPr>
          <w:b/>
          <w:bCs/>
          <w:lang w:val="en-GB"/>
        </w:rPr>
        <w:t xml:space="preserve">O: </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Style w:val="FootnoteReference"/>
          <w:noProof/>
        </w:rPr>
        <w:footnoteReference w:id="160"/>
      </w:r>
      <w:r w:rsidRPr="00CE2205">
        <w:rPr>
          <w:noProof/>
        </w:rPr>
        <w:t xml:space="preserve"> </w:t>
      </w:r>
      <w:r w:rsidRPr="00CE2205">
        <w:rPr>
          <w:b/>
          <w:bCs/>
          <w:lang w:val="en-GB"/>
        </w:rPr>
        <w:t>Ds:</w:t>
      </w:r>
      <w:r w:rsidRPr="00376C2A">
        <w:rPr>
          <w:lang w:val="en-GB"/>
        </w:rPr>
        <w:t xml:space="preserve"> </w:t>
      </w:r>
      <w:r>
        <w:rPr>
          <w:lang w:val="en-GB"/>
        </w:rPr>
        <w:t>Julius (</w:t>
      </w:r>
      <w:r w:rsidR="007837DE">
        <w:rPr>
          <w:lang w:val="en-GB"/>
        </w:rPr>
        <w:t>12</w:t>
      </w:r>
      <w:r>
        <w:rPr>
          <w:lang w:val="en-GB"/>
        </w:rPr>
        <w:t xml:space="preserve">) </w:t>
      </w:r>
      <w:r w:rsidRPr="00376C2A">
        <w:rPr>
          <w:b/>
          <w:bCs/>
          <w:lang w:val="en-GB"/>
        </w:rPr>
        <w:t xml:space="preserve">F: </w:t>
      </w:r>
      <w:r w:rsidRPr="00376C2A">
        <w:rPr>
          <w:lang w:val="en-GB"/>
        </w:rPr>
        <w:t xml:space="preserve">Inscription, </w:t>
      </w:r>
      <w:r w:rsidR="00F60345">
        <w:t>Elijah’s Cave</w:t>
      </w:r>
      <w:r w:rsidRPr="00376C2A">
        <w:rPr>
          <w:b/>
          <w:bCs/>
          <w:lang w:val="en-GB"/>
        </w:rPr>
        <w:t xml:space="preserve"> S: </w:t>
      </w:r>
      <w:r w:rsidRPr="00CE7207">
        <w:t xml:space="preserve">Appendix, no. </w:t>
      </w:r>
      <w:r w:rsidRPr="004C4095">
        <w:t>2</w:t>
      </w:r>
      <w:r w:rsidR="007675EF" w:rsidRPr="004C4095">
        <w:t>7</w:t>
      </w:r>
      <w:r w:rsidRPr="00CE7207">
        <w:t xml:space="preserve"> </w:t>
      </w:r>
      <w:r w:rsidRPr="00376C2A">
        <w:rPr>
          <w:b/>
          <w:bCs/>
          <w:lang w:val="en-GB"/>
        </w:rPr>
        <w:t xml:space="preserve">E: </w:t>
      </w:r>
      <w:r w:rsidRPr="00236485">
        <w:rPr>
          <w:lang w:val="en-GB"/>
        </w:rPr>
        <w:t>Jew</w:t>
      </w:r>
      <w:r w:rsidRPr="00376C2A">
        <w:rPr>
          <w:lang w:val="en-GB"/>
        </w:rPr>
        <w:t>?</w:t>
      </w:r>
      <w:r>
        <w:rPr>
          <w:rStyle w:val="FootnoteReference"/>
          <w:lang w:val="en-GB"/>
        </w:rPr>
        <w:footnoteReference w:id="161"/>
      </w:r>
      <w:r w:rsidRPr="00376C2A">
        <w:rPr>
          <w:lang w:val="en-GB"/>
        </w:rPr>
        <w:t xml:space="preserve"> </w:t>
      </w:r>
      <w:r w:rsidRPr="00376C2A">
        <w:rPr>
          <w:b/>
          <w:bCs/>
          <w:lang w:val="en-GB"/>
        </w:rPr>
        <w:t xml:space="preserve">D: </w:t>
      </w:r>
      <w:r>
        <w:rPr>
          <w:lang w:val="en-GB"/>
        </w:rPr>
        <w:t>Pre-8</w:t>
      </w:r>
      <w:r w:rsidRPr="00236485">
        <w:rPr>
          <w:vertAlign w:val="superscript"/>
          <w:lang w:val="en-GB"/>
        </w:rPr>
        <w:t>th</w:t>
      </w:r>
      <w:r>
        <w:rPr>
          <w:lang w:val="en-GB"/>
        </w:rPr>
        <w:t xml:space="preserve"> C</w:t>
      </w:r>
      <w:r>
        <w:rPr>
          <w:rStyle w:val="FootnoteReference"/>
          <w:lang w:val="en-GB"/>
        </w:rPr>
        <w:footnoteReference w:id="162"/>
      </w:r>
    </w:p>
    <w:p w14:paraId="6DC6C9FA" w14:textId="77777777" w:rsidR="00BD0433" w:rsidRDefault="00BD0433" w:rsidP="001F7E73">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7E3F7114" w14:textId="77777777" w:rsidR="00BD0433" w:rsidRDefault="00BD0433" w:rsidP="001F7E73">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62E216CE" w14:textId="77777777" w:rsidR="00BD0433" w:rsidRDefault="00BD0433" w:rsidP="0090179B">
      <w:pPr>
        <w:bidi w:val="0"/>
        <w:rPr>
          <w:rFonts w:cs="Times New Roman"/>
          <w:i/>
          <w:iCs/>
          <w:sz w:val="24"/>
          <w:szCs w:val="24"/>
        </w:rPr>
      </w:pPr>
      <w:r w:rsidRPr="00933013">
        <w:rPr>
          <w:rFonts w:cs="Times New Roman"/>
          <w:sz w:val="24"/>
          <w:szCs w:val="24"/>
          <w:rtl/>
        </w:rPr>
        <w:t>אלי</w:t>
      </w:r>
      <w:r>
        <w:rPr>
          <w:rFonts w:cs="Times New Roman" w:hint="cs"/>
          <w:sz w:val="24"/>
          <w:szCs w:val="24"/>
          <w:rtl/>
        </w:rPr>
        <w:t>הוע</w:t>
      </w:r>
      <w:r w:rsidRPr="00933013">
        <w:rPr>
          <w:rFonts w:cs="Times New Roman"/>
          <w:sz w:val="24"/>
          <w:szCs w:val="24"/>
          <w:rtl/>
        </w:rPr>
        <w:t>י</w:t>
      </w:r>
      <w:r>
        <w:rPr>
          <w:rFonts w:cs="Times New Roman" w:hint="cs"/>
          <w:sz w:val="24"/>
          <w:szCs w:val="24"/>
          <w:rtl/>
        </w:rPr>
        <w:t>ני</w:t>
      </w:r>
      <w:r>
        <w:rPr>
          <w:rStyle w:val="FootnoteReference"/>
          <w:rFonts w:cs="Times New Roman"/>
          <w:sz w:val="24"/>
          <w:szCs w:val="24"/>
        </w:rPr>
        <w:footnoteReference w:id="163"/>
      </w:r>
      <w:r w:rsidRPr="00933013">
        <w:rPr>
          <w:rFonts w:cs="Times New Roman"/>
          <w:sz w:val="24"/>
          <w:szCs w:val="24"/>
        </w:rPr>
        <w:t xml:space="preserve"> </w:t>
      </w:r>
      <w:r w:rsidRPr="00E42897">
        <w:rPr>
          <w:rFonts w:cs="Times New Roman"/>
          <w:sz w:val="24"/>
          <w:szCs w:val="24"/>
        </w:rPr>
        <w:t>–</w:t>
      </w:r>
      <w:r w:rsidRPr="00933013">
        <w:rPr>
          <w:rFonts w:cs="Times New Roman"/>
          <w:i/>
          <w:iCs/>
          <w:sz w:val="24"/>
          <w:szCs w:val="24"/>
          <w:rtl/>
        </w:rPr>
        <w:t xml:space="preserve"> </w:t>
      </w:r>
      <w:r w:rsidRPr="002049C8">
        <w:rPr>
          <w:rFonts w:cs="Times New Roman"/>
          <w:i/>
          <w:iCs/>
          <w:sz w:val="24"/>
          <w:szCs w:val="24"/>
        </w:rPr>
        <w:t>El</w:t>
      </w:r>
      <w:r>
        <w:rPr>
          <w:rFonts w:cs="Times New Roman"/>
          <w:i/>
          <w:iCs/>
          <w:sz w:val="24"/>
          <w:szCs w:val="24"/>
        </w:rPr>
        <w:t>ihoeyni</w:t>
      </w:r>
    </w:p>
    <w:p w14:paraId="1691D77F" w14:textId="77777777" w:rsidR="00BD0433" w:rsidRDefault="00BD0433" w:rsidP="0090179B">
      <w:pPr>
        <w:bidi w:val="0"/>
        <w:rPr>
          <w:b/>
          <w:bCs/>
        </w:rPr>
      </w:pPr>
    </w:p>
    <w:p w14:paraId="7404E3DF" w14:textId="77777777" w:rsidR="00BD0433" w:rsidRPr="00517F8F" w:rsidRDefault="00BD0433" w:rsidP="002F14F3">
      <w:pPr>
        <w:numPr>
          <w:ilvl w:val="0"/>
          <w:numId w:val="126"/>
        </w:numPr>
        <w:bidi w:val="0"/>
        <w:rPr>
          <w:rtl/>
        </w:rPr>
      </w:pPr>
      <w:r w:rsidRPr="007B1E43">
        <w:rPr>
          <w:b/>
          <w:bCs/>
        </w:rPr>
        <w:t xml:space="preserve">O: </w:t>
      </w:r>
      <w:r w:rsidRPr="007B1E43">
        <w:t>–</w:t>
      </w:r>
      <w:r>
        <w:rPr>
          <w:rStyle w:val="FootnoteReference"/>
        </w:rPr>
        <w:footnoteReference w:id="164"/>
      </w:r>
      <w:r w:rsidRPr="007B1E43">
        <w:rPr>
          <w:b/>
          <w:bCs/>
        </w:rPr>
        <w:t xml:space="preserve"> Ds: </w:t>
      </w:r>
      <w:r w:rsidRPr="007B1E43">
        <w:t>–</w:t>
      </w:r>
      <w:r>
        <w:t xml:space="preserve"> </w:t>
      </w:r>
      <w:r w:rsidRPr="007B1E43">
        <w:rPr>
          <w:b/>
          <w:bCs/>
        </w:rPr>
        <w:t xml:space="preserve">F: </w:t>
      </w:r>
      <w:r w:rsidRPr="007B1E43">
        <w:t>–</w:t>
      </w:r>
      <w:r w:rsidRPr="007B1E43">
        <w:rPr>
          <w:b/>
          <w:bCs/>
        </w:rPr>
        <w:t xml:space="preserve"> S: </w:t>
      </w:r>
      <w:r w:rsidRPr="007B1E43">
        <w:rPr>
          <w:i/>
          <w:iCs/>
        </w:rPr>
        <w:t>Gen Rab</w:t>
      </w:r>
      <w:r w:rsidRPr="007B1E43">
        <w:t xml:space="preserve"> 51:9 (Hyman, </w:t>
      </w:r>
      <w:r w:rsidRPr="007B1E43">
        <w:rPr>
          <w:i/>
          <w:iCs/>
        </w:rPr>
        <w:t>Toldoth</w:t>
      </w:r>
      <w:r>
        <w:t xml:space="preserve">, 150) </w:t>
      </w:r>
      <w:r w:rsidRPr="007B1E43">
        <w:rPr>
          <w:b/>
          <w:bCs/>
        </w:rPr>
        <w:t xml:space="preserve">E: </w:t>
      </w:r>
      <w:r w:rsidRPr="007B1E43">
        <w:t>–</w:t>
      </w:r>
      <w:r w:rsidRPr="007B1E43">
        <w:rPr>
          <w:b/>
          <w:bCs/>
        </w:rPr>
        <w:t xml:space="preserve"> D: </w:t>
      </w:r>
      <w:r w:rsidR="002F14F3">
        <w:t>3</w:t>
      </w:r>
      <w:r w:rsidR="002F14F3" w:rsidRPr="002F14F3">
        <w:rPr>
          <w:vertAlign w:val="superscript"/>
        </w:rPr>
        <w:t>rd</w:t>
      </w:r>
      <w:r w:rsidR="00F60345">
        <w:t>-</w:t>
      </w:r>
      <w:r w:rsidR="002F14F3">
        <w:t>4</w:t>
      </w:r>
      <w:r w:rsidR="002F14F3" w:rsidRPr="002F14F3">
        <w:rPr>
          <w:vertAlign w:val="superscript"/>
        </w:rPr>
        <w:t>th</w:t>
      </w:r>
      <w:r w:rsidR="002F14F3">
        <w:t xml:space="preserve"> C</w:t>
      </w:r>
      <w:r w:rsidR="002F14F3">
        <w:rPr>
          <w:rStyle w:val="FootnoteReference"/>
        </w:rPr>
        <w:footnoteReference w:id="165"/>
      </w:r>
    </w:p>
    <w:p w14:paraId="7AA6DFD0" w14:textId="77777777" w:rsidR="00BD0433" w:rsidRDefault="00BD0433" w:rsidP="0090179B">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6EE52DDD" w14:textId="77777777" w:rsidR="00BD0433" w:rsidRDefault="00BD0433" w:rsidP="0090179B">
      <w:pPr>
        <w:bidi w:val="0"/>
        <w:rPr>
          <w:b/>
          <w:bCs/>
        </w:rPr>
      </w:pPr>
    </w:p>
    <w:p w14:paraId="691D6880" w14:textId="77777777" w:rsidR="00BD0433" w:rsidRDefault="00BD0433" w:rsidP="003E069F">
      <w:pPr>
        <w:bidi w:val="0"/>
        <w:rPr>
          <w:rFonts w:cs="Times New Roman"/>
          <w:i/>
          <w:iCs/>
          <w:sz w:val="24"/>
          <w:szCs w:val="24"/>
        </w:rPr>
      </w:pPr>
      <w:r w:rsidRPr="00933013">
        <w:rPr>
          <w:rFonts w:cs="Times New Roman"/>
          <w:sz w:val="24"/>
          <w:szCs w:val="24"/>
          <w:rtl/>
        </w:rPr>
        <w:t>אליקים</w:t>
      </w:r>
      <w:r>
        <w:rPr>
          <w:rStyle w:val="FootnoteReference"/>
          <w:rFonts w:cs="Times New Roman"/>
          <w:sz w:val="24"/>
          <w:szCs w:val="24"/>
        </w:rPr>
        <w:footnoteReference w:id="166"/>
      </w:r>
      <w:r w:rsidRPr="00933013">
        <w:rPr>
          <w:rFonts w:cs="Times New Roman"/>
          <w:sz w:val="24"/>
          <w:szCs w:val="24"/>
        </w:rPr>
        <w:t xml:space="preserve"> </w:t>
      </w:r>
      <w:r w:rsidRPr="00E42897">
        <w:rPr>
          <w:rFonts w:cs="Times New Roman"/>
          <w:sz w:val="24"/>
          <w:szCs w:val="24"/>
        </w:rPr>
        <w:t>–</w:t>
      </w:r>
      <w:r w:rsidRPr="00933013">
        <w:rPr>
          <w:rFonts w:cs="Times New Roman"/>
          <w:i/>
          <w:iCs/>
          <w:sz w:val="24"/>
          <w:szCs w:val="24"/>
          <w:rtl/>
        </w:rPr>
        <w:t xml:space="preserve"> </w:t>
      </w:r>
      <w:r w:rsidRPr="002049C8">
        <w:rPr>
          <w:rFonts w:cs="Times New Roman"/>
          <w:i/>
          <w:iCs/>
          <w:sz w:val="24"/>
          <w:szCs w:val="24"/>
        </w:rPr>
        <w:t>Elyakim</w:t>
      </w:r>
    </w:p>
    <w:p w14:paraId="283EE206" w14:textId="77777777" w:rsidR="00BD0433" w:rsidRPr="0090179B" w:rsidRDefault="00BD0433" w:rsidP="002049C8">
      <w:pPr>
        <w:bidi w:val="0"/>
        <w:rPr>
          <w:rFonts w:cs="Times New Roman"/>
        </w:rPr>
      </w:pPr>
    </w:p>
    <w:p w14:paraId="0F71CCC2" w14:textId="77777777" w:rsidR="00BD0433" w:rsidRDefault="00BD0433" w:rsidP="0088137C">
      <w:pPr>
        <w:numPr>
          <w:ilvl w:val="0"/>
          <w:numId w:val="9"/>
        </w:num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r w:rsidRPr="000E36EB">
        <w:rPr>
          <w:b/>
          <w:bCs/>
        </w:rPr>
        <w:t>O:</w:t>
      </w:r>
      <w:r w:rsidRPr="006A4521">
        <w:rPr>
          <w:b/>
          <w:bCs/>
        </w:rPr>
        <w:t xml:space="preserve"> </w:t>
      </w:r>
      <w:r w:rsidRPr="00480F6D">
        <w:rPr>
          <w:rFonts w:cs="Times New Roman"/>
          <w:sz w:val="24"/>
          <w:szCs w:val="24"/>
          <w:lang w:val="en-GB"/>
        </w:rPr>
        <w:t>–</w:t>
      </w:r>
      <w:r>
        <w:rPr>
          <w:b/>
          <w:bCs/>
        </w:rPr>
        <w:t xml:space="preserve"> </w:t>
      </w:r>
      <w:r w:rsidRPr="00FE7D81">
        <w:rPr>
          <w:b/>
          <w:bCs/>
        </w:rPr>
        <w:t>Ds</w:t>
      </w:r>
      <w:r w:rsidRPr="000E36EB">
        <w:rPr>
          <w:b/>
          <w:bCs/>
        </w:rPr>
        <w:t>:</w:t>
      </w:r>
      <w:r w:rsidRPr="006A4521">
        <w:rPr>
          <w:b/>
          <w:bCs/>
        </w:rPr>
        <w:t xml:space="preserve"> </w:t>
      </w:r>
      <w:r>
        <w:t>Joseph (5</w:t>
      </w:r>
      <w:r w:rsidR="002C2DA4">
        <w:t>2</w:t>
      </w:r>
      <w:r>
        <w:t>)’s father</w:t>
      </w:r>
      <w:r w:rsidRPr="006A4521">
        <w:rPr>
          <w:b/>
          <w:bCs/>
        </w:rPr>
        <w:t xml:space="preserve"> </w:t>
      </w:r>
      <w:r w:rsidRPr="000E36EB">
        <w:rPr>
          <w:b/>
          <w:bCs/>
        </w:rPr>
        <w:t>F:</w:t>
      </w:r>
      <w:r>
        <w:rPr>
          <w:b/>
          <w:bCs/>
        </w:rPr>
        <w:t xml:space="preserve"> </w:t>
      </w:r>
      <w:r w:rsidRPr="00A47DE3">
        <w:t>–</w:t>
      </w:r>
      <w:r w:rsidRPr="000E36EB">
        <w:rPr>
          <w:b/>
          <w:bCs/>
        </w:rPr>
        <w:t xml:space="preserve"> S:</w:t>
      </w:r>
      <w:r>
        <w:rPr>
          <w:b/>
          <w:bCs/>
        </w:rPr>
        <w:t xml:space="preserve"> </w:t>
      </w:r>
      <w:r w:rsidRPr="00FB20EC">
        <w:rPr>
          <w:i/>
          <w:iCs/>
        </w:rPr>
        <w:t>bBer</w:t>
      </w:r>
      <w:r w:rsidRPr="00FB20EC">
        <w:t xml:space="preserve"> 9b</w:t>
      </w:r>
      <w:r>
        <w:rPr>
          <w:rStyle w:val="FootnoteReference"/>
        </w:rPr>
        <w:footnoteReference w:id="167"/>
      </w:r>
      <w:r>
        <w:rPr>
          <w:b/>
          <w:bCs/>
        </w:rPr>
        <w:t xml:space="preserve"> </w:t>
      </w:r>
      <w:r>
        <w:t xml:space="preserve">(Kosowsky, </w:t>
      </w:r>
      <w:r>
        <w:rPr>
          <w:i/>
          <w:iCs/>
        </w:rPr>
        <w:t>Babylonico</w:t>
      </w:r>
      <w:r>
        <w:t xml:space="preserve">, 830) </w:t>
      </w:r>
      <w:r w:rsidRPr="00B02992">
        <w:rPr>
          <w:b/>
          <w:bCs/>
        </w:rPr>
        <w:t>E</w:t>
      </w:r>
      <w:r w:rsidRPr="000E36EB">
        <w:rPr>
          <w:b/>
          <w:bCs/>
        </w:rPr>
        <w:t>:</w:t>
      </w:r>
      <w:r>
        <w:rPr>
          <w:b/>
          <w:bCs/>
        </w:rPr>
        <w:t xml:space="preserve"> </w:t>
      </w:r>
      <w:r w:rsidRPr="00A47DE3">
        <w:t>–</w:t>
      </w:r>
      <w:r>
        <w:rPr>
          <w:b/>
          <w:bCs/>
        </w:rPr>
        <w:t xml:space="preserve"> </w:t>
      </w:r>
      <w:r w:rsidRPr="000E36EB">
        <w:rPr>
          <w:b/>
          <w:bCs/>
        </w:rPr>
        <w:t>D:</w:t>
      </w:r>
      <w:r>
        <w:rPr>
          <w:b/>
          <w:bCs/>
        </w:rPr>
        <w:t xml:space="preserve"> </w:t>
      </w:r>
      <w:r w:rsidR="0088137C">
        <w:t>3</w:t>
      </w:r>
      <w:r w:rsidR="0088137C" w:rsidRPr="0088137C">
        <w:rPr>
          <w:vertAlign w:val="superscript"/>
        </w:rPr>
        <w:t>rd</w:t>
      </w:r>
      <w:r w:rsidR="0088137C">
        <w:t xml:space="preserve"> C</w:t>
      </w:r>
      <w:r w:rsidR="0088137C">
        <w:rPr>
          <w:rStyle w:val="FootnoteReference"/>
        </w:rPr>
        <w:footnoteReference w:id="168"/>
      </w:r>
    </w:p>
    <w:p w14:paraId="1BC8FA62" w14:textId="77777777" w:rsidR="00BD0433" w:rsidRDefault="00BD0433" w:rsidP="00933013">
      <w:pPr>
        <w:bidi w:val="0"/>
        <w:rPr>
          <w:rtl/>
        </w:rPr>
      </w:pPr>
    </w:p>
    <w:p w14:paraId="083A3528" w14:textId="77777777" w:rsidR="00BD0433" w:rsidRDefault="00BD0433" w:rsidP="003E069F">
      <w:pPr>
        <w:bidi w:val="0"/>
        <w:rPr>
          <w:rFonts w:cs="Times New Roman"/>
          <w:i/>
          <w:iCs/>
          <w:sz w:val="24"/>
          <w:szCs w:val="24"/>
        </w:rPr>
      </w:pPr>
      <w:r w:rsidRPr="00933013">
        <w:rPr>
          <w:rFonts w:cs="Times New Roman"/>
          <w:sz w:val="24"/>
          <w:szCs w:val="24"/>
          <w:rtl/>
        </w:rPr>
        <w:t>אלישיב</w:t>
      </w:r>
      <w:r w:rsidRPr="00933013">
        <w:rPr>
          <w:rStyle w:val="FootnoteReference"/>
          <w:rFonts w:cs="Times New Roman"/>
          <w:sz w:val="24"/>
          <w:szCs w:val="24"/>
        </w:rPr>
        <w:footnoteReference w:id="169"/>
      </w:r>
      <w:r w:rsidRPr="00933013">
        <w:rPr>
          <w:rFonts w:cs="Times New Roman"/>
          <w:b/>
          <w:bCs/>
          <w:sz w:val="24"/>
          <w:szCs w:val="24"/>
        </w:rPr>
        <w:t xml:space="preserve"> </w:t>
      </w:r>
      <w:r w:rsidRPr="00E42897">
        <w:rPr>
          <w:rFonts w:cs="Times New Roman"/>
          <w:sz w:val="24"/>
          <w:szCs w:val="24"/>
        </w:rPr>
        <w:t>–</w:t>
      </w:r>
      <w:r w:rsidRPr="00933013">
        <w:rPr>
          <w:rFonts w:cs="Times New Roman"/>
          <w:b/>
          <w:bCs/>
          <w:sz w:val="24"/>
          <w:szCs w:val="24"/>
        </w:rPr>
        <w:t xml:space="preserve"> </w:t>
      </w:r>
      <w:r w:rsidRPr="002049C8">
        <w:rPr>
          <w:rFonts w:cs="Times New Roman"/>
          <w:i/>
          <w:iCs/>
          <w:sz w:val="24"/>
          <w:szCs w:val="24"/>
        </w:rPr>
        <w:t>Elyashib</w:t>
      </w:r>
    </w:p>
    <w:p w14:paraId="3C15F1CF" w14:textId="77777777" w:rsidR="00BD0433" w:rsidRPr="00933013" w:rsidRDefault="00BD0433" w:rsidP="002049C8">
      <w:pPr>
        <w:bidi w:val="0"/>
        <w:rPr>
          <w:rFonts w:cs="Times New Roman"/>
          <w:i/>
          <w:iCs/>
          <w:sz w:val="24"/>
          <w:szCs w:val="24"/>
        </w:rPr>
      </w:pPr>
    </w:p>
    <w:p w14:paraId="30EA6778" w14:textId="77777777" w:rsidR="00BD0433" w:rsidRDefault="00BD0433" w:rsidP="008371D4">
      <w:pPr>
        <w:numPr>
          <w:ilvl w:val="0"/>
          <w:numId w:val="10"/>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t xml:space="preserve"> Isaac (11)’s father</w:t>
      </w:r>
      <w:r w:rsidRPr="006A4521">
        <w:rPr>
          <w:b/>
          <w:bCs/>
        </w:rPr>
        <w:t xml:space="preserve"> </w:t>
      </w:r>
      <w:r w:rsidRPr="000E36EB">
        <w:rPr>
          <w:b/>
          <w:bCs/>
        </w:rPr>
        <w:t>F:</w:t>
      </w:r>
      <w:r>
        <w:rPr>
          <w:b/>
          <w:bCs/>
        </w:rPr>
        <w:t xml:space="preserve"> </w:t>
      </w:r>
      <w:r w:rsidRPr="00A47DE3">
        <w:t>–</w:t>
      </w:r>
      <w:r>
        <w:rPr>
          <w:b/>
          <w:bCs/>
        </w:rPr>
        <w:t xml:space="preserve"> </w:t>
      </w:r>
      <w:r w:rsidRPr="000E36EB">
        <w:rPr>
          <w:b/>
          <w:bCs/>
        </w:rPr>
        <w:t>S:</w:t>
      </w:r>
      <w:r w:rsidRPr="006A4521">
        <w:rPr>
          <w:b/>
          <w:bCs/>
        </w:rPr>
        <w:t xml:space="preserve"> </w:t>
      </w:r>
      <w:r>
        <w:rPr>
          <w:i/>
          <w:iCs/>
        </w:rPr>
        <w:t>yBer</w:t>
      </w:r>
      <w:r>
        <w:t xml:space="preserve"> 7:1, 11a (Kosovsky, </w:t>
      </w:r>
      <w:r>
        <w:rPr>
          <w:i/>
          <w:iCs/>
        </w:rPr>
        <w:t>Yerushalmi</w:t>
      </w:r>
      <w:r>
        <w:t xml:space="preserve">, 110)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8371D4">
        <w:t>4</w:t>
      </w:r>
      <w:r w:rsidR="008371D4" w:rsidRPr="003354F2">
        <w:rPr>
          <w:vertAlign w:val="superscript"/>
        </w:rPr>
        <w:t>th</w:t>
      </w:r>
      <w:r w:rsidR="008371D4">
        <w:t xml:space="preserve"> C</w:t>
      </w:r>
      <w:r w:rsidR="008371D4">
        <w:rPr>
          <w:rStyle w:val="FootnoteReference"/>
        </w:rPr>
        <w:footnoteReference w:id="170"/>
      </w:r>
    </w:p>
    <w:p w14:paraId="2B903532" w14:textId="77777777" w:rsidR="00BD0433" w:rsidRDefault="00BD0433" w:rsidP="00390869">
      <w:pPr>
        <w:numPr>
          <w:ilvl w:val="0"/>
          <w:numId w:val="10"/>
        </w:numPr>
        <w:bidi w:val="0"/>
      </w:pPr>
      <w:r w:rsidRPr="000E36EB">
        <w:rPr>
          <w:b/>
          <w:bCs/>
        </w:rPr>
        <w:t>O:</w:t>
      </w:r>
      <w:r>
        <w:rPr>
          <w:b/>
          <w:bCs/>
        </w:rPr>
        <w:t xml:space="preserve"> </w:t>
      </w:r>
      <w:r w:rsidR="00D11A6D" w:rsidRPr="00D11A6D">
        <w:rPr>
          <w:rFonts w:cs="Times New Roman"/>
          <w:rtl/>
        </w:rPr>
        <w:t>אלישע</w:t>
      </w:r>
      <w:r w:rsidR="00D11A6D">
        <w:rPr>
          <w:rStyle w:val="FootnoteReference"/>
        </w:rPr>
        <w:footnoteReference w:id="171"/>
      </w:r>
      <w:r w:rsidR="00D11A6D">
        <w:t xml:space="preserve"> </w:t>
      </w:r>
      <w:r w:rsidRPr="00FE7D81">
        <w:rPr>
          <w:b/>
          <w:bCs/>
        </w:rPr>
        <w:t>Ds</w:t>
      </w:r>
      <w:r w:rsidRPr="000E36EB">
        <w:rPr>
          <w:b/>
          <w:bCs/>
        </w:rPr>
        <w:t>:</w:t>
      </w:r>
      <w:r>
        <w:rPr>
          <w:b/>
          <w:bCs/>
        </w:rPr>
        <w:t xml:space="preserve"> </w:t>
      </w:r>
      <w:r>
        <w:t>Abba</w:t>
      </w:r>
      <w:r w:rsidRPr="006A4521">
        <w:rPr>
          <w:b/>
          <w:bCs/>
        </w:rPr>
        <w:t xml:space="preserve"> </w:t>
      </w:r>
      <w:r>
        <w:t>(</w:t>
      </w:r>
      <w:r w:rsidR="00390869">
        <w:t>48</w:t>
      </w:r>
      <w:r>
        <w:t>)’s father</w:t>
      </w:r>
      <w:r w:rsidRPr="006A4521">
        <w:rPr>
          <w:b/>
          <w:bCs/>
        </w:rPr>
        <w:t xml:space="preserve"> </w:t>
      </w:r>
      <w:r w:rsidRPr="000E36EB">
        <w:rPr>
          <w:b/>
          <w:bCs/>
        </w:rPr>
        <w:t xml:space="preserve">F: </w:t>
      </w:r>
      <w:r w:rsidRPr="00A47DE3">
        <w:t>–</w:t>
      </w:r>
      <w:r>
        <w:rPr>
          <w:b/>
          <w:bCs/>
        </w:rPr>
        <w:t xml:space="preserve"> </w:t>
      </w:r>
      <w:r w:rsidRPr="000E36EB">
        <w:rPr>
          <w:b/>
          <w:bCs/>
        </w:rPr>
        <w:t>S:</w:t>
      </w:r>
      <w:r>
        <w:rPr>
          <w:b/>
          <w:bCs/>
        </w:rPr>
        <w:t xml:space="preserve"> </w:t>
      </w:r>
      <w:r>
        <w:rPr>
          <w:i/>
          <w:iCs/>
        </w:rPr>
        <w:t xml:space="preserve">Gen Rab </w:t>
      </w:r>
      <w:r>
        <w:t>80:7</w:t>
      </w:r>
      <w:r w:rsidRPr="00506034">
        <w:t xml:space="preserve"> </w:t>
      </w:r>
      <w:r>
        <w:t xml:space="preserve">(Hyman, </w:t>
      </w:r>
      <w:r>
        <w:rPr>
          <w:i/>
          <w:iCs/>
        </w:rPr>
        <w:t>Toldoth</w:t>
      </w:r>
      <w:r>
        <w:t>, 42)</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A37136">
        <w:t>3</w:t>
      </w:r>
      <w:r w:rsidR="00A37136" w:rsidRPr="00A37136">
        <w:rPr>
          <w:vertAlign w:val="superscript"/>
        </w:rPr>
        <w:t>rd</w:t>
      </w:r>
      <w:r w:rsidR="00A37136">
        <w:t xml:space="preserve"> C</w:t>
      </w:r>
      <w:r w:rsidR="00A37136">
        <w:rPr>
          <w:rStyle w:val="FootnoteReference"/>
        </w:rPr>
        <w:footnoteReference w:id="172"/>
      </w:r>
    </w:p>
    <w:p w14:paraId="56558765" w14:textId="77777777" w:rsidR="00BD0433" w:rsidRDefault="00BD0433" w:rsidP="000601AF">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2A380B6E" w14:textId="77777777" w:rsidR="00BD0433" w:rsidRDefault="00BD0433" w:rsidP="00506034">
      <w:pPr>
        <w:bidi w:val="0"/>
        <w:rPr>
          <w:b/>
          <w:bCs/>
        </w:rPr>
      </w:pPr>
    </w:p>
    <w:p w14:paraId="431B375A" w14:textId="77777777" w:rsidR="00BD0433" w:rsidRDefault="00BD0433" w:rsidP="003E069F">
      <w:pPr>
        <w:bidi w:val="0"/>
        <w:rPr>
          <w:rFonts w:cs="Times New Roman"/>
          <w:i/>
          <w:iCs/>
          <w:sz w:val="24"/>
          <w:szCs w:val="24"/>
        </w:rPr>
      </w:pPr>
      <w:r w:rsidRPr="00A50C27">
        <w:rPr>
          <w:rFonts w:cs="Times New Roman"/>
          <w:sz w:val="24"/>
          <w:szCs w:val="24"/>
          <w:rtl/>
        </w:rPr>
        <w:t>אלישע</w:t>
      </w:r>
      <w:r w:rsidRPr="00A50C27">
        <w:rPr>
          <w:rStyle w:val="FootnoteReference"/>
          <w:rFonts w:cs="Times New Roman"/>
          <w:sz w:val="24"/>
          <w:szCs w:val="24"/>
        </w:rPr>
        <w:footnoteReference w:id="173"/>
      </w:r>
      <w:r>
        <w:rPr>
          <w:rFonts w:cs="Times New Roman"/>
          <w:b/>
          <w:bCs/>
          <w:sz w:val="24"/>
          <w:szCs w:val="24"/>
        </w:rPr>
        <w:t xml:space="preserve"> </w:t>
      </w:r>
      <w:r w:rsidRPr="00E42897">
        <w:rPr>
          <w:rFonts w:cs="Times New Roman"/>
          <w:sz w:val="24"/>
          <w:szCs w:val="24"/>
        </w:rPr>
        <w:t>–</w:t>
      </w:r>
      <w:r w:rsidRPr="00A50C27">
        <w:rPr>
          <w:rFonts w:cs="Times New Roman"/>
          <w:b/>
          <w:bCs/>
          <w:sz w:val="24"/>
          <w:szCs w:val="24"/>
        </w:rPr>
        <w:t xml:space="preserve"> </w:t>
      </w:r>
      <w:r w:rsidRPr="002049C8">
        <w:rPr>
          <w:rFonts w:cs="Times New Roman"/>
          <w:i/>
          <w:iCs/>
          <w:sz w:val="24"/>
          <w:szCs w:val="24"/>
        </w:rPr>
        <w:t>Elisha</w:t>
      </w:r>
    </w:p>
    <w:p w14:paraId="062760F9" w14:textId="77777777" w:rsidR="00BD0433" w:rsidRPr="003E069F" w:rsidRDefault="00BD0433" w:rsidP="002049C8">
      <w:pPr>
        <w:bidi w:val="0"/>
        <w:rPr>
          <w:rFonts w:cs="Times New Roman"/>
          <w:i/>
          <w:iCs/>
          <w:sz w:val="24"/>
          <w:szCs w:val="24"/>
        </w:rPr>
      </w:pPr>
    </w:p>
    <w:p w14:paraId="2FBFEBCD" w14:textId="77777777" w:rsidR="00BD0433" w:rsidRDefault="00BD0433" w:rsidP="00937A8C">
      <w:pPr>
        <w:numPr>
          <w:ilvl w:val="0"/>
          <w:numId w:val="11"/>
        </w:numPr>
        <w:bidi w:val="0"/>
        <w:rPr>
          <w:rtl/>
        </w:rPr>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rPr>
          <w:b/>
          <w:bCs/>
        </w:rPr>
        <w:t xml:space="preserve"> </w:t>
      </w:r>
      <w:r w:rsidRPr="00A47DE3">
        <w:t>–</w:t>
      </w:r>
      <w:r w:rsidRPr="006A4521">
        <w:rPr>
          <w:b/>
          <w:bCs/>
        </w:rPr>
        <w:t xml:space="preserve"> </w:t>
      </w:r>
      <w:r w:rsidRPr="000E36EB">
        <w:rPr>
          <w:b/>
          <w:bCs/>
        </w:rPr>
        <w:t>F:</w:t>
      </w:r>
      <w:r>
        <w:rPr>
          <w:b/>
          <w:bCs/>
        </w:rPr>
        <w:t xml:space="preserve"> </w:t>
      </w:r>
      <w:r>
        <w:t>Graffiti, Parod</w:t>
      </w:r>
      <w:r>
        <w:rPr>
          <w:rStyle w:val="FootnoteReference"/>
        </w:rPr>
        <w:footnoteReference w:id="174"/>
      </w:r>
      <w:r w:rsidRPr="000E36EB">
        <w:rPr>
          <w:b/>
          <w:bCs/>
        </w:rPr>
        <w:t xml:space="preserve"> S:</w:t>
      </w:r>
      <w:r w:rsidRPr="004508B7">
        <w:t xml:space="preserve"> </w:t>
      </w:r>
      <w:r>
        <w:t xml:space="preserve">Ben-Zvi, </w:t>
      </w:r>
      <w:r>
        <w:rPr>
          <w:i/>
          <w:iCs/>
        </w:rPr>
        <w:t>BIES</w:t>
      </w:r>
      <w:r>
        <w:t xml:space="preserve"> 1 (1933) 19</w:t>
      </w:r>
      <w:r w:rsidRPr="006A4521">
        <w:rPr>
          <w:b/>
          <w:bCs/>
        </w:rPr>
        <w:t xml:space="preserve"> </w:t>
      </w:r>
      <w:r w:rsidRPr="000E36EB">
        <w:rPr>
          <w:b/>
          <w:bCs/>
        </w:rPr>
        <w:t>E:</w:t>
      </w:r>
      <w:r>
        <w:rPr>
          <w:b/>
          <w:bCs/>
        </w:rPr>
        <w:t xml:space="preserve"> </w:t>
      </w:r>
      <w:r w:rsidRPr="000E4347">
        <w:t>Late?</w:t>
      </w:r>
      <w:r>
        <w:rPr>
          <w:rStyle w:val="FootnoteReference"/>
        </w:rPr>
        <w:footnoteReference w:id="175"/>
      </w:r>
      <w:r>
        <w:rPr>
          <w:b/>
          <w:bCs/>
        </w:rPr>
        <w:t xml:space="preserve"> </w:t>
      </w:r>
      <w:r w:rsidRPr="000E36EB">
        <w:rPr>
          <w:b/>
          <w:bCs/>
        </w:rPr>
        <w:t>D:</w:t>
      </w:r>
      <w:r>
        <w:rPr>
          <w:b/>
          <w:bCs/>
        </w:rPr>
        <w:t xml:space="preserve"> </w:t>
      </w:r>
      <w:r w:rsidR="00937A8C" w:rsidRPr="00E84E53">
        <w:rPr>
          <w:rFonts w:cs="Times New Roman"/>
          <w:lang w:val="it-IT"/>
        </w:rPr>
        <w:t>–</w:t>
      </w:r>
      <w:r w:rsidR="00937A8C" w:rsidRPr="005F539E">
        <w:rPr>
          <w:rStyle w:val="FootnoteReference"/>
          <w:rFonts w:cs="Times New Roman"/>
        </w:rPr>
        <w:footnoteReference w:id="176"/>
      </w:r>
    </w:p>
    <w:p w14:paraId="70C5EBEA" w14:textId="77777777" w:rsidR="00BD0433" w:rsidRDefault="00BD0433" w:rsidP="00506034">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73F8650B" w14:textId="77777777" w:rsidR="00BD0433" w:rsidRDefault="00BD0433" w:rsidP="00506034">
      <w:pPr>
        <w:bidi w:val="0"/>
        <w:rPr>
          <w:b/>
          <w:bCs/>
        </w:rPr>
      </w:pPr>
    </w:p>
    <w:p w14:paraId="1B494CB6" w14:textId="77777777" w:rsidR="00BD0433" w:rsidRDefault="00BD0433" w:rsidP="003E069F">
      <w:pPr>
        <w:bidi w:val="0"/>
        <w:rPr>
          <w:rFonts w:cs="Times New Roman"/>
          <w:i/>
          <w:iCs/>
          <w:sz w:val="24"/>
          <w:szCs w:val="24"/>
        </w:rPr>
      </w:pPr>
      <w:r w:rsidRPr="00A50C27">
        <w:rPr>
          <w:rFonts w:cs="Times New Roman"/>
          <w:sz w:val="24"/>
          <w:szCs w:val="24"/>
          <w:rtl/>
        </w:rPr>
        <w:t>אלעזר</w:t>
      </w:r>
      <w:r w:rsidRPr="00A50C27">
        <w:rPr>
          <w:rStyle w:val="FootnoteReference"/>
          <w:rFonts w:cs="Times New Roman"/>
          <w:sz w:val="24"/>
          <w:szCs w:val="24"/>
        </w:rPr>
        <w:footnoteReference w:id="177"/>
      </w:r>
      <w:r w:rsidRPr="00A50C27">
        <w:rPr>
          <w:rFonts w:cs="Times New Roman"/>
          <w:b/>
          <w:bCs/>
          <w:sz w:val="24"/>
          <w:szCs w:val="24"/>
        </w:rPr>
        <w:t xml:space="preserve"> </w:t>
      </w:r>
      <w:r w:rsidRPr="00E42897">
        <w:rPr>
          <w:rFonts w:cs="Times New Roman"/>
          <w:sz w:val="24"/>
          <w:szCs w:val="24"/>
        </w:rPr>
        <w:t>–</w:t>
      </w:r>
      <w:r w:rsidRPr="00A50C27">
        <w:rPr>
          <w:rFonts w:cs="Times New Roman"/>
          <w:b/>
          <w:bCs/>
          <w:sz w:val="24"/>
          <w:szCs w:val="24"/>
        </w:rPr>
        <w:t xml:space="preserve"> </w:t>
      </w:r>
      <w:r w:rsidRPr="002049C8">
        <w:rPr>
          <w:rFonts w:cs="Times New Roman"/>
          <w:i/>
          <w:iCs/>
          <w:sz w:val="24"/>
          <w:szCs w:val="24"/>
        </w:rPr>
        <w:t>Eleazar</w:t>
      </w:r>
    </w:p>
    <w:p w14:paraId="6610A361" w14:textId="77777777" w:rsidR="00BD0433" w:rsidRPr="003E069F" w:rsidRDefault="00BD0433" w:rsidP="002049C8">
      <w:pPr>
        <w:bidi w:val="0"/>
        <w:rPr>
          <w:rFonts w:cs="Times New Roman"/>
          <w:sz w:val="24"/>
          <w:szCs w:val="24"/>
        </w:rPr>
      </w:pPr>
    </w:p>
    <w:p w14:paraId="2758A219" w14:textId="77777777" w:rsidR="00BD0433" w:rsidRDefault="00BD0433" w:rsidP="00F11EFA">
      <w:pPr>
        <w:pStyle w:val="FootnoteText"/>
        <w:numPr>
          <w:ilvl w:val="0"/>
          <w:numId w:val="12"/>
        </w:numPr>
        <w:bidi w:val="0"/>
        <w:spacing w:line="240" w:lineRule="auto"/>
        <w:rPr>
          <w:rFonts w:cs="Miriam"/>
          <w:lang w:eastAsia="en-GB"/>
        </w:rPr>
      </w:pPr>
      <w:r w:rsidRPr="000E36EB">
        <w:rPr>
          <w:b/>
          <w:bCs/>
        </w:rPr>
        <w:t>O:</w:t>
      </w:r>
      <w:r w:rsidRPr="006A4521">
        <w:rPr>
          <w:b/>
          <w:bCs/>
        </w:rPr>
        <w:t xml:space="preserve"> </w:t>
      </w:r>
      <w:r w:rsidRPr="00A47DE3">
        <w:t>–</w:t>
      </w:r>
      <w:r w:rsidR="006442F5">
        <w:rPr>
          <w:rStyle w:val="FootnoteReference"/>
          <w:rFonts w:cs="Times New Roman"/>
        </w:rPr>
        <w:footnoteReference w:id="178"/>
      </w:r>
      <w:r>
        <w:rPr>
          <w:b/>
          <w:bCs/>
        </w:rPr>
        <w:t xml:space="preserve"> </w:t>
      </w:r>
      <w:r w:rsidRPr="00FE7D81">
        <w:rPr>
          <w:b/>
          <w:bCs/>
        </w:rPr>
        <w:t>Ds</w:t>
      </w:r>
      <w:r w:rsidRPr="000E36EB">
        <w:rPr>
          <w:b/>
          <w:bCs/>
        </w:rPr>
        <w:t>:</w:t>
      </w:r>
      <w:r>
        <w:rPr>
          <w:b/>
          <w:bCs/>
        </w:rPr>
        <w:t xml:space="preserve"> </w:t>
      </w:r>
      <w:r w:rsidRPr="000E4347">
        <w:t>Priest</w:t>
      </w:r>
      <w:r w:rsidR="00F11EFA">
        <w:t xml:space="preserve"> (XXI</w:t>
      </w:r>
      <w:r>
        <w:t>)</w:t>
      </w:r>
      <w:r w:rsidR="00F11EFA">
        <w:rPr>
          <w:rStyle w:val="FootnoteReference"/>
          <w:rFonts w:cs="Miriam"/>
        </w:rPr>
        <w:footnoteReference w:id="179"/>
      </w:r>
      <w:r w:rsidRPr="006A4521">
        <w:rPr>
          <w:b/>
          <w:bCs/>
        </w:rPr>
        <w:t xml:space="preserve"> </w:t>
      </w:r>
      <w:r w:rsidRPr="000E36EB">
        <w:rPr>
          <w:b/>
          <w:bCs/>
        </w:rPr>
        <w:t>F:</w:t>
      </w:r>
      <w:r>
        <w:rPr>
          <w:b/>
          <w:bCs/>
        </w:rPr>
        <w:t xml:space="preserve"> </w:t>
      </w:r>
      <w:r w:rsidRPr="00A47DE3">
        <w:t>–</w:t>
      </w:r>
      <w:r>
        <w:rPr>
          <w:b/>
          <w:bCs/>
        </w:rPr>
        <w:t xml:space="preserve"> </w:t>
      </w:r>
      <w:r w:rsidRPr="000E36EB">
        <w:rPr>
          <w:b/>
          <w:bCs/>
        </w:rPr>
        <w:t>S:</w:t>
      </w:r>
      <w:r w:rsidRPr="006A4521">
        <w:rPr>
          <w:b/>
          <w:bCs/>
        </w:rPr>
        <w:t xml:space="preserve"> </w:t>
      </w:r>
      <w:r>
        <w:rPr>
          <w:i/>
          <w:iCs/>
          <w:lang w:val="en-US"/>
        </w:rPr>
        <w:t>Tulida</w:t>
      </w:r>
      <w:r>
        <w:rPr>
          <w:lang w:val="en-US"/>
        </w:rPr>
        <w:t xml:space="preserve">, 119 </w:t>
      </w:r>
      <w:r w:rsidRPr="000E36EB">
        <w:rPr>
          <w:b/>
          <w:bCs/>
        </w:rPr>
        <w:t>E:</w:t>
      </w:r>
      <w:r>
        <w:rPr>
          <w:b/>
          <w:bCs/>
        </w:rPr>
        <w:t xml:space="preserve"> </w:t>
      </w:r>
      <w:r w:rsidRPr="00014673">
        <w:t>Samaritan</w:t>
      </w:r>
      <w:r w:rsidRPr="005434BF">
        <w:rPr>
          <w:rStyle w:val="FootnoteReference"/>
          <w:rFonts w:cs="Times New Roman"/>
        </w:rPr>
        <w:footnoteReference w:id="180"/>
      </w:r>
      <w:r>
        <w:rPr>
          <w:b/>
          <w:bCs/>
        </w:rPr>
        <w:t xml:space="preserve"> </w:t>
      </w:r>
      <w:r w:rsidRPr="000E36EB">
        <w:rPr>
          <w:b/>
          <w:bCs/>
        </w:rPr>
        <w:t>D:</w:t>
      </w:r>
      <w:r w:rsidRPr="00A4244F">
        <w:rPr>
          <w:lang w:eastAsia="en-GB"/>
        </w:rPr>
        <w:t xml:space="preserve"> </w:t>
      </w:r>
      <w:r w:rsidRPr="002B46E6">
        <w:rPr>
          <w:rFonts w:cs="Miriam"/>
          <w:lang w:eastAsia="en-GB"/>
        </w:rPr>
        <w:t>Post</w:t>
      </w:r>
      <w:r w:rsidRPr="002B46E6">
        <w:rPr>
          <w:rFonts w:cs="Miriam"/>
          <w:b/>
          <w:bCs/>
          <w:lang w:eastAsia="en-GB"/>
        </w:rPr>
        <w:t>-</w:t>
      </w:r>
      <w:r w:rsidRPr="002B46E6">
        <w:rPr>
          <w:rFonts w:cs="Miriam"/>
          <w:lang w:eastAsia="en-GB"/>
        </w:rPr>
        <w:t>200</w:t>
      </w:r>
      <w:r>
        <w:rPr>
          <w:rStyle w:val="FootnoteReference"/>
        </w:rPr>
        <w:footnoteReference w:id="181"/>
      </w:r>
      <w:r>
        <w:rPr>
          <w:lang w:eastAsia="en-GB"/>
        </w:rPr>
        <w:t xml:space="preserve"> </w:t>
      </w:r>
    </w:p>
    <w:p w14:paraId="0E4F551A" w14:textId="77777777" w:rsidR="00BD0433" w:rsidRDefault="00BD0433" w:rsidP="00815F05">
      <w:pPr>
        <w:numPr>
          <w:ilvl w:val="0"/>
          <w:numId w:val="12"/>
        </w:numPr>
        <w:bidi w:val="0"/>
      </w:pPr>
      <w:r w:rsidRPr="000E36EB">
        <w:rPr>
          <w:b/>
          <w:bCs/>
        </w:rPr>
        <w:t>O:</w:t>
      </w:r>
      <w:r w:rsidRPr="006A4521">
        <w:rPr>
          <w:b/>
          <w:bCs/>
        </w:rPr>
        <w:t xml:space="preserve"> </w:t>
      </w:r>
      <w:r w:rsidRPr="00A47DE3">
        <w:t>–</w:t>
      </w:r>
      <w:r w:rsidR="006442F5">
        <w:rPr>
          <w:rStyle w:val="FootnoteReference"/>
          <w:rFonts w:cs="Times New Roman"/>
          <w:lang w:val="en-GB"/>
        </w:rPr>
        <w:footnoteReference w:id="182"/>
      </w:r>
      <w:r>
        <w:rPr>
          <w:b/>
          <w:bCs/>
        </w:rPr>
        <w:t xml:space="preserve"> </w:t>
      </w:r>
      <w:r w:rsidRPr="00FE7D81">
        <w:rPr>
          <w:b/>
          <w:bCs/>
        </w:rPr>
        <w:t>Ds</w:t>
      </w:r>
      <w:r w:rsidRPr="000E36EB">
        <w:rPr>
          <w:b/>
          <w:bCs/>
        </w:rPr>
        <w:t>:</w:t>
      </w:r>
      <w:r w:rsidRPr="003B12E8">
        <w:t xml:space="preserve"> </w:t>
      </w:r>
      <w:r w:rsidRPr="0088301C">
        <w:rPr>
          <w:rFonts w:cs="Times New Roman"/>
          <w:lang w:val="en-GB"/>
        </w:rPr>
        <w:t>Pelaḥ</w:t>
      </w:r>
      <w:r>
        <w:t xml:space="preserve"> (1)’s son, </w:t>
      </w:r>
      <w:r w:rsidRPr="000E4347">
        <w:t>priest</w:t>
      </w:r>
      <w:r>
        <w:rPr>
          <w:rStyle w:val="FootnoteReference"/>
        </w:rPr>
        <w:footnoteReference w:id="183"/>
      </w:r>
      <w:r>
        <w:t xml:space="preserve"> </w:t>
      </w:r>
      <w:r w:rsidRPr="000E36EB">
        <w:rPr>
          <w:b/>
          <w:bCs/>
        </w:rPr>
        <w:t xml:space="preserve">F: </w:t>
      </w:r>
      <w:r w:rsidRPr="00A47DE3">
        <w:t>–</w:t>
      </w:r>
      <w:r>
        <w:rPr>
          <w:b/>
          <w:bCs/>
        </w:rPr>
        <w:t xml:space="preserve"> </w:t>
      </w:r>
      <w:r w:rsidRPr="000E36EB">
        <w:rPr>
          <w:b/>
          <w:bCs/>
        </w:rPr>
        <w:t>S:</w:t>
      </w:r>
      <w:r w:rsidRPr="006A4521">
        <w:rPr>
          <w:b/>
          <w:bCs/>
        </w:rPr>
        <w:t xml:space="preserve"> </w:t>
      </w:r>
      <w:r>
        <w:rPr>
          <w:i/>
          <w:iCs/>
        </w:rPr>
        <w:t>Tulida</w:t>
      </w:r>
      <w:r>
        <w:t>, 128</w:t>
      </w:r>
      <w:r>
        <w:rPr>
          <w:rtl/>
        </w:rPr>
        <w:t xml:space="preserve"> </w:t>
      </w:r>
      <w:r w:rsidRPr="000E36EB">
        <w:rPr>
          <w:b/>
          <w:bCs/>
        </w:rPr>
        <w:t>E:</w:t>
      </w:r>
      <w:r>
        <w:rPr>
          <w:b/>
          <w:bCs/>
        </w:rPr>
        <w:t xml:space="preserve"> </w:t>
      </w:r>
      <w:r w:rsidRPr="00014673">
        <w:t>Samaritan</w:t>
      </w:r>
      <w:r w:rsidRPr="005434BF">
        <w:rPr>
          <w:rStyle w:val="FootnoteReference"/>
          <w:rFonts w:cs="Times New Roman"/>
        </w:rPr>
        <w:footnoteReference w:id="184"/>
      </w:r>
      <w:r w:rsidRPr="000E36EB">
        <w:rPr>
          <w:b/>
          <w:bCs/>
        </w:rPr>
        <w:t xml:space="preserve"> D:</w:t>
      </w:r>
      <w:r w:rsidRPr="003B12E8">
        <w:t xml:space="preserve"> </w:t>
      </w:r>
      <w:r w:rsidR="005C5E83">
        <w:t>3</w:t>
      </w:r>
      <w:r w:rsidR="005C5E83" w:rsidRPr="00F8429E">
        <w:rPr>
          <w:vertAlign w:val="superscript"/>
        </w:rPr>
        <w:t>rd</w:t>
      </w:r>
      <w:r w:rsidR="005C5E83">
        <w:t>-4</w:t>
      </w:r>
      <w:r w:rsidR="005C5E83" w:rsidRPr="00F8429E">
        <w:rPr>
          <w:vertAlign w:val="superscript"/>
        </w:rPr>
        <w:t>th</w:t>
      </w:r>
      <w:r w:rsidR="005C5E83">
        <w:t xml:space="preserve"> C</w:t>
      </w:r>
      <w:r w:rsidRPr="00A50C27">
        <w:rPr>
          <w:rStyle w:val="FootnoteReference"/>
          <w:rFonts w:cs="Times New Roman"/>
          <w:rtl/>
        </w:rPr>
        <w:footnoteReference w:id="185"/>
      </w:r>
      <w:r>
        <w:t xml:space="preserve"> </w:t>
      </w:r>
    </w:p>
    <w:p w14:paraId="14808CE2" w14:textId="77777777" w:rsidR="00BD0433" w:rsidRPr="008D5325" w:rsidRDefault="00BD0433" w:rsidP="00F11EFA">
      <w:pPr>
        <w:numPr>
          <w:ilvl w:val="0"/>
          <w:numId w:val="12"/>
        </w:numPr>
        <w:bidi w:val="0"/>
      </w:pPr>
      <w:r w:rsidRPr="000E36EB">
        <w:rPr>
          <w:b/>
          <w:bCs/>
        </w:rPr>
        <w:t>O:</w:t>
      </w:r>
      <w:r>
        <w:rPr>
          <w:b/>
          <w:bCs/>
        </w:rPr>
        <w:t xml:space="preserve"> </w:t>
      </w:r>
      <w:r w:rsidRPr="00A47DE3">
        <w:t>–</w:t>
      </w:r>
      <w:r w:rsidR="006442F5">
        <w:rPr>
          <w:rStyle w:val="FootnoteReference"/>
          <w:rFonts w:cs="Times New Roman"/>
          <w:lang w:val="en-GB"/>
        </w:rPr>
        <w:footnoteReference w:id="186"/>
      </w:r>
      <w:r w:rsidRPr="006A4521">
        <w:rPr>
          <w:b/>
          <w:bCs/>
        </w:rPr>
        <w:t xml:space="preserve"> </w:t>
      </w:r>
      <w:r w:rsidRPr="00FE7D81">
        <w:rPr>
          <w:b/>
          <w:bCs/>
        </w:rPr>
        <w:t>Ds</w:t>
      </w:r>
      <w:r w:rsidRPr="000E36EB">
        <w:rPr>
          <w:b/>
          <w:bCs/>
        </w:rPr>
        <w:t>:</w:t>
      </w:r>
      <w:r>
        <w:rPr>
          <w:b/>
          <w:bCs/>
        </w:rPr>
        <w:t xml:space="preserve"> </w:t>
      </w:r>
      <w:r>
        <w:t>Mariam (1)’s father,</w:t>
      </w:r>
      <w:r w:rsidRPr="006A4521">
        <w:rPr>
          <w:b/>
          <w:bCs/>
        </w:rPr>
        <w:t xml:space="preserve"> </w:t>
      </w:r>
      <w:r w:rsidRPr="000E4347">
        <w:t>priest</w:t>
      </w:r>
      <w:r w:rsidRPr="000E36EB">
        <w:rPr>
          <w:b/>
          <w:bCs/>
        </w:rPr>
        <w:t xml:space="preserve"> </w:t>
      </w:r>
      <w:r w:rsidR="00F11EFA">
        <w:t>(XXVII</w:t>
      </w:r>
      <w:r>
        <w:t>)</w:t>
      </w:r>
      <w:r w:rsidR="00F11EFA">
        <w:rPr>
          <w:rStyle w:val="FootnoteReference"/>
        </w:rPr>
        <w:footnoteReference w:id="187"/>
      </w:r>
      <w:r w:rsidRPr="006A4521">
        <w:rPr>
          <w:b/>
          <w:bCs/>
        </w:rPr>
        <w:t xml:space="preserve"> </w:t>
      </w:r>
      <w:r w:rsidRPr="000E36EB">
        <w:rPr>
          <w:b/>
          <w:bCs/>
        </w:rPr>
        <w:t xml:space="preserve">F: </w:t>
      </w:r>
      <w:r w:rsidRPr="00A47DE3">
        <w:t>–</w:t>
      </w:r>
      <w:r>
        <w:rPr>
          <w:b/>
          <w:bCs/>
        </w:rPr>
        <w:t xml:space="preserve"> </w:t>
      </w:r>
      <w:r w:rsidRPr="000E36EB">
        <w:rPr>
          <w:b/>
          <w:bCs/>
        </w:rPr>
        <w:t>S:</w:t>
      </w:r>
      <w:r w:rsidRPr="003B12E8">
        <w:rPr>
          <w:i/>
          <w:iCs/>
        </w:rPr>
        <w:t xml:space="preserve"> </w:t>
      </w:r>
      <w:r>
        <w:rPr>
          <w:i/>
          <w:iCs/>
        </w:rPr>
        <w:t>Tulida</w:t>
      </w:r>
      <w:r>
        <w:t xml:space="preserve">, 142 </w:t>
      </w:r>
      <w:r w:rsidRPr="000E36EB">
        <w:rPr>
          <w:b/>
          <w:bCs/>
        </w:rPr>
        <w:t>E:</w:t>
      </w:r>
      <w:r>
        <w:rPr>
          <w:b/>
          <w:bCs/>
        </w:rPr>
        <w:t xml:space="preserve"> </w:t>
      </w:r>
      <w:r w:rsidRPr="00014673">
        <w:t>Samaritan</w:t>
      </w:r>
      <w:r w:rsidRPr="005434BF">
        <w:rPr>
          <w:rStyle w:val="FootnoteReference"/>
          <w:rFonts w:cs="Times New Roman"/>
        </w:rPr>
        <w:footnoteReference w:id="188"/>
      </w:r>
      <w:r>
        <w:rPr>
          <w:b/>
          <w:bCs/>
        </w:rPr>
        <w:t xml:space="preserve"> </w:t>
      </w:r>
      <w:r w:rsidRPr="000E36EB">
        <w:rPr>
          <w:b/>
          <w:bCs/>
        </w:rPr>
        <w:t>D:</w:t>
      </w:r>
      <w:r>
        <w:rPr>
          <w:b/>
          <w:bCs/>
        </w:rPr>
        <w:t xml:space="preserve"> </w:t>
      </w:r>
      <w:r>
        <w:t>4</w:t>
      </w:r>
      <w:r w:rsidRPr="00C04A6E">
        <w:rPr>
          <w:vertAlign w:val="superscript"/>
        </w:rPr>
        <w:t>th</w:t>
      </w:r>
      <w:r>
        <w:t xml:space="preserve"> C</w:t>
      </w:r>
      <w:r>
        <w:rPr>
          <w:rStyle w:val="FootnoteReference"/>
        </w:rPr>
        <w:footnoteReference w:id="189"/>
      </w:r>
    </w:p>
    <w:p w14:paraId="22A963B0" w14:textId="77777777" w:rsidR="00BD0433" w:rsidRDefault="00BD0433" w:rsidP="00F11EFA">
      <w:pPr>
        <w:numPr>
          <w:ilvl w:val="0"/>
          <w:numId w:val="12"/>
        </w:numPr>
        <w:bidi w:val="0"/>
      </w:pPr>
      <w:r w:rsidRPr="000E36EB">
        <w:rPr>
          <w:b/>
          <w:bCs/>
        </w:rPr>
        <w:t>O:</w:t>
      </w:r>
      <w:r>
        <w:rPr>
          <w:b/>
          <w:bCs/>
        </w:rPr>
        <w:t xml:space="preserve"> </w:t>
      </w:r>
      <w:r w:rsidRPr="00A47DE3">
        <w:t>–</w:t>
      </w:r>
      <w:r w:rsidR="006442F5">
        <w:rPr>
          <w:rStyle w:val="FootnoteReference"/>
          <w:rFonts w:cs="Times New Roman"/>
          <w:lang w:val="en-GB"/>
        </w:rPr>
        <w:footnoteReference w:id="190"/>
      </w:r>
      <w:r>
        <w:rPr>
          <w:b/>
          <w:bCs/>
        </w:rPr>
        <w:t xml:space="preserve"> </w:t>
      </w:r>
      <w:r w:rsidRPr="00FE7D81">
        <w:rPr>
          <w:b/>
          <w:bCs/>
        </w:rPr>
        <w:t>Ds</w:t>
      </w:r>
      <w:r w:rsidRPr="000E36EB">
        <w:rPr>
          <w:b/>
          <w:bCs/>
        </w:rPr>
        <w:t>:</w:t>
      </w:r>
      <w:r w:rsidRPr="006A4521">
        <w:rPr>
          <w:b/>
          <w:bCs/>
        </w:rPr>
        <w:t xml:space="preserve"> </w:t>
      </w:r>
      <w:r w:rsidRPr="000E4347">
        <w:t>Priest</w:t>
      </w:r>
      <w:r w:rsidRPr="000E36EB">
        <w:rPr>
          <w:b/>
          <w:bCs/>
        </w:rPr>
        <w:t xml:space="preserve"> </w:t>
      </w:r>
      <w:r w:rsidR="00F11EFA">
        <w:t>(XXIX</w:t>
      </w:r>
      <w:r>
        <w:t>)</w:t>
      </w:r>
      <w:r w:rsidR="00F11EFA">
        <w:rPr>
          <w:rStyle w:val="FootnoteReference"/>
        </w:rPr>
        <w:footnoteReference w:id="191"/>
      </w:r>
      <w:r w:rsidRPr="006A4521">
        <w:rPr>
          <w:b/>
          <w:bCs/>
        </w:rPr>
        <w:t xml:space="preserve"> </w:t>
      </w:r>
      <w:r w:rsidRPr="000E36EB">
        <w:rPr>
          <w:b/>
          <w:bCs/>
        </w:rPr>
        <w:t>F:</w:t>
      </w:r>
      <w:r>
        <w:rPr>
          <w:b/>
          <w:bCs/>
        </w:rPr>
        <w:t xml:space="preserve"> </w:t>
      </w:r>
      <w:r w:rsidRPr="00A47DE3">
        <w:t>–</w:t>
      </w:r>
      <w:r w:rsidRPr="000E36EB">
        <w:rPr>
          <w:b/>
          <w:bCs/>
        </w:rPr>
        <w:t xml:space="preserve"> S:</w:t>
      </w:r>
      <w:r w:rsidRPr="006A4521">
        <w:rPr>
          <w:b/>
          <w:bCs/>
        </w:rPr>
        <w:t xml:space="preserve"> </w:t>
      </w:r>
      <w:r>
        <w:rPr>
          <w:i/>
          <w:iCs/>
        </w:rPr>
        <w:t>Tulida</w:t>
      </w:r>
      <w:r>
        <w:t>, 144</w:t>
      </w:r>
      <w:r>
        <w:rPr>
          <w:rtl/>
        </w:rPr>
        <w:t xml:space="preserve"> </w:t>
      </w:r>
      <w:r w:rsidRPr="000E36EB">
        <w:rPr>
          <w:b/>
          <w:bCs/>
        </w:rPr>
        <w:t>E:</w:t>
      </w:r>
      <w:r>
        <w:rPr>
          <w:b/>
          <w:bCs/>
        </w:rPr>
        <w:t xml:space="preserve"> </w:t>
      </w:r>
      <w:r w:rsidRPr="00014673">
        <w:t>Samaritan</w:t>
      </w:r>
      <w:r w:rsidRPr="005434BF">
        <w:rPr>
          <w:rStyle w:val="FootnoteReference"/>
          <w:rFonts w:cs="Times New Roman"/>
        </w:rPr>
        <w:footnoteReference w:id="192"/>
      </w:r>
      <w:r>
        <w:rPr>
          <w:b/>
          <w:bCs/>
        </w:rPr>
        <w:t xml:space="preserve"> </w:t>
      </w:r>
      <w:r w:rsidRPr="000E36EB">
        <w:rPr>
          <w:b/>
          <w:bCs/>
        </w:rPr>
        <w:t>D:</w:t>
      </w:r>
      <w:r>
        <w:rPr>
          <w:b/>
          <w:bCs/>
        </w:rPr>
        <w:t xml:space="preserve"> </w:t>
      </w:r>
      <w:r>
        <w:t>5</w:t>
      </w:r>
      <w:r w:rsidRPr="00C04A6E">
        <w:rPr>
          <w:vertAlign w:val="superscript"/>
        </w:rPr>
        <w:t>th</w:t>
      </w:r>
      <w:r>
        <w:t xml:space="preserve"> C</w:t>
      </w:r>
      <w:r>
        <w:rPr>
          <w:rStyle w:val="FootnoteReference"/>
        </w:rPr>
        <w:footnoteReference w:id="193"/>
      </w:r>
    </w:p>
    <w:p w14:paraId="57622982" w14:textId="77777777" w:rsidR="00BD0433" w:rsidRPr="0091514B" w:rsidRDefault="00BD0433" w:rsidP="00F11EFA">
      <w:pPr>
        <w:numPr>
          <w:ilvl w:val="0"/>
          <w:numId w:val="12"/>
        </w:numPr>
        <w:bidi w:val="0"/>
      </w:pPr>
      <w:r w:rsidRPr="000E36EB">
        <w:rPr>
          <w:b/>
          <w:bCs/>
        </w:rPr>
        <w:t>O:</w:t>
      </w:r>
      <w:r>
        <w:rPr>
          <w:b/>
          <w:bCs/>
        </w:rPr>
        <w:t xml:space="preserve"> </w:t>
      </w:r>
      <w:r w:rsidRPr="00A47DE3">
        <w:t>–</w:t>
      </w:r>
      <w:r w:rsidR="006442F5">
        <w:rPr>
          <w:rStyle w:val="FootnoteReference"/>
          <w:rFonts w:cs="Times New Roman"/>
          <w:lang w:val="en-GB"/>
        </w:rPr>
        <w:footnoteReference w:id="194"/>
      </w:r>
      <w:r>
        <w:rPr>
          <w:b/>
          <w:bCs/>
        </w:rPr>
        <w:t xml:space="preserve"> </w:t>
      </w:r>
      <w:r w:rsidRPr="00FE7D81">
        <w:rPr>
          <w:b/>
          <w:bCs/>
        </w:rPr>
        <w:t>Ds</w:t>
      </w:r>
      <w:r w:rsidRPr="000E36EB">
        <w:rPr>
          <w:b/>
          <w:bCs/>
        </w:rPr>
        <w:t>:</w:t>
      </w:r>
      <w:r w:rsidRPr="006A4521">
        <w:rPr>
          <w:b/>
          <w:bCs/>
        </w:rPr>
        <w:t xml:space="preserve"> </w:t>
      </w:r>
      <w:r w:rsidRPr="000E4347">
        <w:t>Priest</w:t>
      </w:r>
      <w:r w:rsidRPr="000E36EB">
        <w:rPr>
          <w:b/>
          <w:bCs/>
        </w:rPr>
        <w:t xml:space="preserve"> </w:t>
      </w:r>
      <w:r w:rsidR="00F11EFA">
        <w:t>(XXXI</w:t>
      </w:r>
      <w:r>
        <w:t>)</w:t>
      </w:r>
      <w:r w:rsidR="00F11EFA">
        <w:rPr>
          <w:rStyle w:val="FootnoteReference"/>
        </w:rPr>
        <w:footnoteReference w:id="195"/>
      </w:r>
      <w:r w:rsidRPr="006A4521">
        <w:rPr>
          <w:b/>
          <w:bCs/>
        </w:rPr>
        <w:t xml:space="preserve"> </w:t>
      </w:r>
      <w:r w:rsidRPr="000E36EB">
        <w:rPr>
          <w:b/>
          <w:bCs/>
        </w:rPr>
        <w:t>F:</w:t>
      </w:r>
      <w:r>
        <w:rPr>
          <w:b/>
          <w:bCs/>
        </w:rPr>
        <w:t xml:space="preserve"> -</w:t>
      </w:r>
      <w:r w:rsidRPr="000E36EB">
        <w:rPr>
          <w:b/>
          <w:bCs/>
        </w:rPr>
        <w:t xml:space="preserve"> S:</w:t>
      </w:r>
      <w:r w:rsidRPr="006A4521">
        <w:rPr>
          <w:b/>
          <w:bCs/>
        </w:rPr>
        <w:t xml:space="preserve"> </w:t>
      </w:r>
      <w:r>
        <w:rPr>
          <w:i/>
          <w:iCs/>
        </w:rPr>
        <w:t>Tulida</w:t>
      </w:r>
      <w:r>
        <w:t>, 146</w:t>
      </w:r>
      <w:r>
        <w:rPr>
          <w:rtl/>
        </w:rPr>
        <w:t xml:space="preserve"> </w:t>
      </w:r>
      <w:r w:rsidRPr="000E36EB">
        <w:rPr>
          <w:b/>
          <w:bCs/>
        </w:rPr>
        <w:t>E:</w:t>
      </w:r>
      <w:r>
        <w:rPr>
          <w:b/>
          <w:bCs/>
        </w:rPr>
        <w:t xml:space="preserve"> </w:t>
      </w:r>
      <w:r w:rsidRPr="00014673">
        <w:t>Samaritan</w:t>
      </w:r>
      <w:r w:rsidRPr="005434BF">
        <w:rPr>
          <w:rStyle w:val="FootnoteReference"/>
          <w:rFonts w:cs="Times New Roman"/>
        </w:rPr>
        <w:footnoteReference w:id="196"/>
      </w:r>
      <w:r>
        <w:rPr>
          <w:b/>
          <w:bCs/>
        </w:rPr>
        <w:t xml:space="preserve"> </w:t>
      </w:r>
      <w:r w:rsidRPr="000E36EB">
        <w:rPr>
          <w:b/>
          <w:bCs/>
        </w:rPr>
        <w:t>D:</w:t>
      </w:r>
      <w:r>
        <w:rPr>
          <w:b/>
          <w:bCs/>
        </w:rPr>
        <w:t xml:space="preserve"> </w:t>
      </w:r>
      <w:r>
        <w:t>5</w:t>
      </w:r>
      <w:r w:rsidRPr="00C04A6E">
        <w:rPr>
          <w:vertAlign w:val="superscript"/>
        </w:rPr>
        <w:t>th</w:t>
      </w:r>
      <w:r>
        <w:t xml:space="preserve"> C</w:t>
      </w:r>
      <w:r>
        <w:rPr>
          <w:rStyle w:val="FootnoteReference"/>
        </w:rPr>
        <w:footnoteReference w:id="197"/>
      </w:r>
    </w:p>
    <w:p w14:paraId="6BDF4082" w14:textId="77777777" w:rsidR="00BD0433" w:rsidRPr="0091514B" w:rsidRDefault="00BD0433" w:rsidP="00F11EFA">
      <w:pPr>
        <w:numPr>
          <w:ilvl w:val="0"/>
          <w:numId w:val="12"/>
        </w:numPr>
        <w:bidi w:val="0"/>
      </w:pPr>
      <w:r w:rsidRPr="000E36EB">
        <w:rPr>
          <w:b/>
          <w:bCs/>
        </w:rPr>
        <w:t>O:</w:t>
      </w:r>
      <w:r>
        <w:rPr>
          <w:b/>
          <w:bCs/>
        </w:rPr>
        <w:t xml:space="preserve"> </w:t>
      </w:r>
      <w:r w:rsidRPr="00A47DE3">
        <w:t>–</w:t>
      </w:r>
      <w:r w:rsidR="006442F5">
        <w:rPr>
          <w:rStyle w:val="FootnoteReference"/>
          <w:rFonts w:cs="Times New Roman"/>
          <w:lang w:val="en-GB"/>
        </w:rPr>
        <w:footnoteReference w:id="198"/>
      </w:r>
      <w:r>
        <w:rPr>
          <w:b/>
          <w:bCs/>
        </w:rPr>
        <w:t xml:space="preserve"> </w:t>
      </w:r>
      <w:r w:rsidRPr="00FE7D81">
        <w:rPr>
          <w:b/>
          <w:bCs/>
        </w:rPr>
        <w:t>Ds</w:t>
      </w:r>
      <w:r w:rsidRPr="000E36EB">
        <w:rPr>
          <w:b/>
          <w:bCs/>
        </w:rPr>
        <w:t>:</w:t>
      </w:r>
      <w:r w:rsidRPr="006A4521">
        <w:rPr>
          <w:b/>
          <w:bCs/>
        </w:rPr>
        <w:t xml:space="preserve"> </w:t>
      </w:r>
      <w:r w:rsidRPr="000E4347">
        <w:t>Priest</w:t>
      </w:r>
      <w:r w:rsidRPr="000E36EB">
        <w:rPr>
          <w:b/>
          <w:bCs/>
        </w:rPr>
        <w:t xml:space="preserve"> </w:t>
      </w:r>
      <w:r w:rsidR="00F11EFA">
        <w:t>(XXXIII</w:t>
      </w:r>
      <w:r>
        <w:t>)</w:t>
      </w:r>
      <w:r w:rsidR="00F11EFA">
        <w:rPr>
          <w:rStyle w:val="FootnoteReference"/>
        </w:rPr>
        <w:footnoteReference w:id="199"/>
      </w:r>
      <w:r w:rsidRPr="006A4521">
        <w:rPr>
          <w:b/>
          <w:bCs/>
        </w:rPr>
        <w:t xml:space="preserve"> </w:t>
      </w:r>
      <w:r w:rsidRPr="000E36EB">
        <w:rPr>
          <w:b/>
          <w:bCs/>
        </w:rPr>
        <w:t>F:</w:t>
      </w:r>
      <w:r>
        <w:rPr>
          <w:b/>
          <w:bCs/>
        </w:rPr>
        <w:t xml:space="preserve"> </w:t>
      </w:r>
      <w:r w:rsidRPr="00A47DE3">
        <w:t>–</w:t>
      </w:r>
      <w:r w:rsidRPr="000E36EB">
        <w:rPr>
          <w:b/>
          <w:bCs/>
        </w:rPr>
        <w:t xml:space="preserve"> S:</w:t>
      </w:r>
      <w:r w:rsidRPr="006A4521">
        <w:rPr>
          <w:b/>
          <w:bCs/>
        </w:rPr>
        <w:t xml:space="preserve"> </w:t>
      </w:r>
      <w:r>
        <w:rPr>
          <w:i/>
          <w:iCs/>
        </w:rPr>
        <w:t>Tulida</w:t>
      </w:r>
      <w:r>
        <w:t>, 148</w:t>
      </w:r>
      <w:r>
        <w:rPr>
          <w:rtl/>
        </w:rPr>
        <w:t xml:space="preserve"> </w:t>
      </w:r>
      <w:r w:rsidRPr="000E36EB">
        <w:rPr>
          <w:b/>
          <w:bCs/>
        </w:rPr>
        <w:t>E:</w:t>
      </w:r>
      <w:r>
        <w:rPr>
          <w:b/>
          <w:bCs/>
        </w:rPr>
        <w:t xml:space="preserve"> </w:t>
      </w:r>
      <w:r w:rsidRPr="00014673">
        <w:t>Samaritan</w:t>
      </w:r>
      <w:r w:rsidRPr="005434BF">
        <w:rPr>
          <w:rStyle w:val="FootnoteReference"/>
          <w:rFonts w:cs="Times New Roman"/>
        </w:rPr>
        <w:footnoteReference w:id="200"/>
      </w:r>
      <w:r>
        <w:rPr>
          <w:b/>
          <w:bCs/>
        </w:rPr>
        <w:t xml:space="preserve"> </w:t>
      </w:r>
      <w:r w:rsidRPr="000E36EB">
        <w:rPr>
          <w:b/>
          <w:bCs/>
        </w:rPr>
        <w:t>D:</w:t>
      </w:r>
      <w:r>
        <w:rPr>
          <w:b/>
          <w:bCs/>
        </w:rPr>
        <w:t xml:space="preserve"> </w:t>
      </w:r>
      <w:r w:rsidR="00D11CEA">
        <w:t>Pre-632</w:t>
      </w:r>
      <w:r>
        <w:rPr>
          <w:rStyle w:val="FootnoteReference"/>
        </w:rPr>
        <w:footnoteReference w:id="201"/>
      </w:r>
    </w:p>
    <w:p w14:paraId="6EBAA4B9" w14:textId="77777777" w:rsidR="00BD0433" w:rsidRPr="00A4244F" w:rsidRDefault="00BD0433" w:rsidP="00815F05">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rPr>
          <w:b/>
          <w:bCs/>
        </w:rPr>
        <w:t xml:space="preserve"> </w:t>
      </w:r>
      <w:r>
        <w:t>Menahem</w:t>
      </w:r>
      <w:r w:rsidRPr="006A4521">
        <w:rPr>
          <w:b/>
          <w:bCs/>
        </w:rPr>
        <w:t xml:space="preserve"> </w:t>
      </w:r>
      <w:r>
        <w:t>(1)’s son</w:t>
      </w:r>
      <w:r w:rsidRPr="000E36EB">
        <w:rPr>
          <w:b/>
          <w:bCs/>
        </w:rPr>
        <w:t xml:space="preserve"> F:</w:t>
      </w:r>
      <w:r>
        <w:rPr>
          <w:b/>
          <w:bCs/>
        </w:rPr>
        <w:t xml:space="preserve"> </w:t>
      </w:r>
      <w:r w:rsidRPr="00A47DE3">
        <w:t>–</w:t>
      </w:r>
      <w:r w:rsidRPr="000E36EB">
        <w:rPr>
          <w:b/>
          <w:bCs/>
        </w:rPr>
        <w:t xml:space="preserve"> S:</w:t>
      </w:r>
      <w:r w:rsidRPr="005C1669">
        <w:rPr>
          <w:rFonts w:cs="Times New Roman"/>
          <w:i/>
          <w:iCs/>
        </w:rPr>
        <w:t xml:space="preserve"> </w:t>
      </w:r>
      <w:r w:rsidRPr="00095324">
        <w:rPr>
          <w:rFonts w:cs="Times New Roman"/>
          <w:i/>
          <w:iCs/>
        </w:rPr>
        <w:t>y</w:t>
      </w:r>
      <w:r>
        <w:rPr>
          <w:rFonts w:cs="Times New Roman"/>
          <w:i/>
          <w:iCs/>
        </w:rPr>
        <w:t>Ber</w:t>
      </w:r>
      <w:r>
        <w:rPr>
          <w:rFonts w:cs="Times New Roman"/>
        </w:rPr>
        <w:t xml:space="preserve"> 1:1, 2d</w:t>
      </w:r>
      <w:r>
        <w:t xml:space="preserve"> (Kosovsky, </w:t>
      </w:r>
      <w:r>
        <w:rPr>
          <w:i/>
          <w:iCs/>
        </w:rPr>
        <w:t>Yerushalmi</w:t>
      </w:r>
      <w:r>
        <w:t xml:space="preserve">, 128)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0E3DBA">
        <w:t>3</w:t>
      </w:r>
      <w:r w:rsidR="000E3DBA" w:rsidRPr="000E3DBA">
        <w:rPr>
          <w:vertAlign w:val="superscript"/>
        </w:rPr>
        <w:t>rd</w:t>
      </w:r>
      <w:r w:rsidR="000E3DBA">
        <w:t xml:space="preserve"> C</w:t>
      </w:r>
      <w:r w:rsidR="000E3DBA">
        <w:rPr>
          <w:rStyle w:val="FootnoteReference"/>
        </w:rPr>
        <w:footnoteReference w:id="202"/>
      </w:r>
    </w:p>
    <w:p w14:paraId="094E43D2" w14:textId="77777777" w:rsidR="00BD0433" w:rsidRDefault="00BD0433" w:rsidP="00010014">
      <w:pPr>
        <w:numPr>
          <w:ilvl w:val="0"/>
          <w:numId w:val="12"/>
        </w:numPr>
        <w:bidi w:val="0"/>
      </w:pPr>
      <w:r w:rsidRPr="000E36EB">
        <w:rPr>
          <w:b/>
          <w:bCs/>
        </w:rPr>
        <w:t>O:</w:t>
      </w:r>
      <w:r>
        <w:rPr>
          <w:b/>
          <w:bCs/>
        </w:rPr>
        <w:t xml:space="preserve"> </w:t>
      </w:r>
      <w:r w:rsidRPr="00A47DE3">
        <w:t>–</w:t>
      </w:r>
      <w:r w:rsidRPr="006A4521">
        <w:rPr>
          <w:b/>
          <w:bCs/>
        </w:rPr>
        <w:t xml:space="preserve"> </w:t>
      </w:r>
      <w:r w:rsidRPr="00FE7D81">
        <w:rPr>
          <w:b/>
          <w:bCs/>
        </w:rPr>
        <w:t>Ds</w:t>
      </w:r>
      <w:r w:rsidRPr="000E36EB">
        <w:rPr>
          <w:b/>
          <w:bCs/>
        </w:rPr>
        <w:t>:</w:t>
      </w:r>
      <w:r w:rsidRPr="006A4521">
        <w:rPr>
          <w:b/>
          <w:bCs/>
        </w:rPr>
        <w:t xml:space="preserve"> </w:t>
      </w:r>
      <w:r w:rsidRPr="00A47DE3">
        <w:t>–</w:t>
      </w:r>
      <w:r>
        <w:rPr>
          <w:b/>
          <w:bCs/>
        </w:rPr>
        <w:t xml:space="preserve"> </w:t>
      </w:r>
      <w:r w:rsidRPr="000E36EB">
        <w:rPr>
          <w:b/>
          <w:bCs/>
        </w:rPr>
        <w:t xml:space="preserve">F: </w:t>
      </w:r>
      <w:r w:rsidRPr="00A47DE3">
        <w:t>–</w:t>
      </w:r>
      <w:r>
        <w:rPr>
          <w:b/>
          <w:bCs/>
        </w:rPr>
        <w:t xml:space="preserve"> </w:t>
      </w:r>
      <w:r w:rsidRPr="000E36EB">
        <w:rPr>
          <w:b/>
          <w:bCs/>
        </w:rPr>
        <w:t>S:</w:t>
      </w:r>
      <w:r w:rsidRPr="006A4521">
        <w:rPr>
          <w:b/>
          <w:bCs/>
        </w:rPr>
        <w:t xml:space="preserve"> </w:t>
      </w:r>
      <w:r w:rsidRPr="00095324">
        <w:rPr>
          <w:rFonts w:cs="Times New Roman"/>
          <w:i/>
          <w:iCs/>
        </w:rPr>
        <w:t>y</w:t>
      </w:r>
      <w:r>
        <w:rPr>
          <w:rFonts w:cs="Times New Roman"/>
          <w:i/>
          <w:iCs/>
        </w:rPr>
        <w:t>Ber</w:t>
      </w:r>
      <w:r>
        <w:rPr>
          <w:rFonts w:cs="Times New Roman"/>
        </w:rPr>
        <w:t xml:space="preserve"> 1:5, 3c (</w:t>
      </w:r>
      <w:r>
        <w:t xml:space="preserve">Kosovsky, </w:t>
      </w:r>
      <w:r>
        <w:rPr>
          <w:i/>
          <w:iCs/>
        </w:rPr>
        <w:t>Yerushalmi</w:t>
      </w:r>
      <w:r>
        <w:t xml:space="preserve">, 112-26) </w:t>
      </w:r>
      <w:r w:rsidRPr="000E36EB">
        <w:rPr>
          <w:b/>
          <w:bCs/>
        </w:rPr>
        <w:t>E:</w:t>
      </w:r>
      <w:r>
        <w:rPr>
          <w:b/>
          <w:bCs/>
        </w:rPr>
        <w:t xml:space="preserve"> </w:t>
      </w:r>
      <w:r w:rsidRPr="00A47DE3">
        <w:t>–</w:t>
      </w:r>
      <w:r>
        <w:rPr>
          <w:b/>
          <w:bCs/>
        </w:rPr>
        <w:t xml:space="preserve"> </w:t>
      </w:r>
      <w:r w:rsidRPr="000E36EB">
        <w:rPr>
          <w:b/>
          <w:bCs/>
        </w:rPr>
        <w:t>D:</w:t>
      </w:r>
      <w:r w:rsidRPr="005C1669">
        <w:t xml:space="preserve"> </w:t>
      </w:r>
      <w:r w:rsidR="00010014">
        <w:rPr>
          <w:lang w:val="it-IT"/>
        </w:rPr>
        <w:t>4</w:t>
      </w:r>
      <w:r w:rsidR="00010014" w:rsidRPr="00102597">
        <w:rPr>
          <w:vertAlign w:val="superscript"/>
          <w:lang w:val="it-IT"/>
        </w:rPr>
        <w:t>th</w:t>
      </w:r>
      <w:r w:rsidR="00010014">
        <w:rPr>
          <w:lang w:val="it-IT"/>
        </w:rPr>
        <w:t xml:space="preserve"> C</w:t>
      </w:r>
      <w:r w:rsidR="00010014">
        <w:rPr>
          <w:rStyle w:val="FootnoteReference"/>
          <w:lang w:val="it-IT"/>
        </w:rPr>
        <w:footnoteReference w:id="203"/>
      </w:r>
    </w:p>
    <w:p w14:paraId="1A8C9773" w14:textId="77777777" w:rsidR="00BD0433" w:rsidRDefault="00BD0433" w:rsidP="000E3DBA">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rsidRPr="009669F1">
        <w:t xml:space="preserve"> </w:t>
      </w:r>
      <w:r w:rsidRPr="007D00DB">
        <w:rPr>
          <w:lang w:val="en-GB"/>
        </w:rPr>
        <w:t>Ab</w:t>
      </w:r>
      <w:r>
        <w:rPr>
          <w:lang w:val="en-GB"/>
        </w:rPr>
        <w:t>bin</w:t>
      </w:r>
      <w:r w:rsidRPr="007D00DB">
        <w:rPr>
          <w:lang w:val="en-GB"/>
        </w:rPr>
        <w:t xml:space="preserve"> </w:t>
      </w:r>
      <w:r>
        <w:t>(2)’s son</w:t>
      </w:r>
      <w:r w:rsidRPr="006A4521">
        <w:rPr>
          <w:b/>
          <w:bCs/>
        </w:rPr>
        <w:t xml:space="preserve"> </w:t>
      </w:r>
      <w:r w:rsidRPr="000E36EB">
        <w:rPr>
          <w:b/>
          <w:bCs/>
        </w:rPr>
        <w:t>F:</w:t>
      </w:r>
      <w:r>
        <w:rPr>
          <w:b/>
          <w:bCs/>
        </w:rPr>
        <w:t xml:space="preserve"> </w:t>
      </w:r>
      <w:r w:rsidRPr="00A47DE3">
        <w:t>–</w:t>
      </w:r>
      <w:r w:rsidRPr="000E36EB">
        <w:rPr>
          <w:b/>
          <w:bCs/>
        </w:rPr>
        <w:t xml:space="preserve"> S:</w:t>
      </w:r>
      <w:r w:rsidRPr="007D00DB">
        <w:rPr>
          <w:rFonts w:cs="Times New Roman"/>
          <w:i/>
          <w:iCs/>
        </w:rPr>
        <w:t xml:space="preserve"> </w:t>
      </w:r>
      <w:r w:rsidRPr="00095324">
        <w:rPr>
          <w:rFonts w:cs="Times New Roman"/>
          <w:i/>
          <w:iCs/>
        </w:rPr>
        <w:t>y</w:t>
      </w:r>
      <w:r>
        <w:rPr>
          <w:rFonts w:cs="Times New Roman"/>
          <w:i/>
          <w:iCs/>
        </w:rPr>
        <w:t>Ber</w:t>
      </w:r>
      <w:r>
        <w:rPr>
          <w:rFonts w:cs="Times New Roman"/>
        </w:rPr>
        <w:t xml:space="preserve"> 1:5, 3c (</w:t>
      </w:r>
      <w:r>
        <w:t xml:space="preserve">Kosovsky, </w:t>
      </w:r>
      <w:r>
        <w:rPr>
          <w:i/>
          <w:iCs/>
        </w:rPr>
        <w:t>Yerushalmi</w:t>
      </w:r>
      <w:r>
        <w:t>, 51)</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0E3DBA">
        <w:t>3</w:t>
      </w:r>
      <w:r w:rsidR="000E3DBA" w:rsidRPr="000E3DBA">
        <w:rPr>
          <w:vertAlign w:val="superscript"/>
        </w:rPr>
        <w:t>rd</w:t>
      </w:r>
      <w:r w:rsidR="00E2267C">
        <w:t>-4</w:t>
      </w:r>
      <w:r w:rsidR="00E2267C" w:rsidRPr="00E2267C">
        <w:rPr>
          <w:vertAlign w:val="superscript"/>
        </w:rPr>
        <w:t>th</w:t>
      </w:r>
      <w:r w:rsidR="00E2267C">
        <w:t xml:space="preserve"> </w:t>
      </w:r>
      <w:r w:rsidR="000E3DBA">
        <w:t>C</w:t>
      </w:r>
      <w:r w:rsidR="000E3DBA">
        <w:rPr>
          <w:rStyle w:val="FootnoteReference"/>
        </w:rPr>
        <w:footnoteReference w:id="204"/>
      </w:r>
    </w:p>
    <w:p w14:paraId="1E9AC72F" w14:textId="77777777" w:rsidR="00BD0433" w:rsidRDefault="00BD0433" w:rsidP="00F32D9E">
      <w:pPr>
        <w:numPr>
          <w:ilvl w:val="0"/>
          <w:numId w:val="12"/>
        </w:numPr>
        <w:bidi w:val="0"/>
      </w:pPr>
      <w:r w:rsidRPr="000E36EB">
        <w:rPr>
          <w:b/>
          <w:bCs/>
        </w:rPr>
        <w:t>O:</w:t>
      </w:r>
      <w:r>
        <w:rPr>
          <w:b/>
          <w:bCs/>
        </w:rPr>
        <w:t xml:space="preserve"> </w:t>
      </w:r>
      <w:r w:rsidRPr="00A47DE3">
        <w:t>–</w:t>
      </w:r>
      <w:r>
        <w:rPr>
          <w:b/>
          <w:bCs/>
        </w:rPr>
        <w:t xml:space="preserve"> </w:t>
      </w:r>
      <w:r w:rsidRPr="00FE7D81">
        <w:rPr>
          <w:b/>
          <w:bCs/>
        </w:rPr>
        <w:t>Ds</w:t>
      </w:r>
      <w:r w:rsidRPr="000E36EB">
        <w:rPr>
          <w:b/>
          <w:bCs/>
        </w:rPr>
        <w:t>:</w:t>
      </w:r>
      <w:r>
        <w:t xml:space="preserve"> Isaac (4)’s father</w:t>
      </w:r>
      <w:r w:rsidRPr="006A4521">
        <w:rPr>
          <w:b/>
          <w:bCs/>
        </w:rPr>
        <w:t xml:space="preserve"> </w:t>
      </w:r>
      <w:r w:rsidRPr="000E36EB">
        <w:rPr>
          <w:b/>
          <w:bCs/>
        </w:rPr>
        <w:t>F:</w:t>
      </w:r>
      <w:r>
        <w:rPr>
          <w:b/>
          <w:bCs/>
        </w:rPr>
        <w:t xml:space="preserve"> </w:t>
      </w:r>
      <w:r w:rsidRPr="00A47DE3">
        <w:t>–</w:t>
      </w:r>
      <w:r w:rsidRPr="000E36EB">
        <w:rPr>
          <w:b/>
          <w:bCs/>
        </w:rPr>
        <w:t xml:space="preserve"> S:</w:t>
      </w:r>
      <w:r>
        <w:rPr>
          <w:b/>
          <w:bCs/>
        </w:rPr>
        <w:t xml:space="preserve"> </w:t>
      </w:r>
      <w:r w:rsidRPr="00095324">
        <w:rPr>
          <w:rFonts w:cs="Times New Roman"/>
          <w:i/>
          <w:iCs/>
        </w:rPr>
        <w:t>y</w:t>
      </w:r>
      <w:r>
        <w:rPr>
          <w:rFonts w:cs="Times New Roman"/>
          <w:i/>
          <w:iCs/>
        </w:rPr>
        <w:t>Ber</w:t>
      </w:r>
      <w:r>
        <w:rPr>
          <w:rFonts w:cs="Times New Roman"/>
        </w:rPr>
        <w:t xml:space="preserve"> 1:5, 3d</w:t>
      </w:r>
      <w:r w:rsidRPr="006A4521">
        <w:rPr>
          <w:b/>
          <w:bCs/>
        </w:rPr>
        <w:t xml:space="preserve"> </w:t>
      </w:r>
      <w:r>
        <w:t xml:space="preserve">(Kosovsky, </w:t>
      </w:r>
      <w:r>
        <w:rPr>
          <w:i/>
          <w:iCs/>
        </w:rPr>
        <w:t>Yerushalmi</w:t>
      </w:r>
      <w:r>
        <w:t xml:space="preserve">, 131-2)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F32D9E">
        <w:t>3</w:t>
      </w:r>
      <w:r w:rsidR="00F32D9E" w:rsidRPr="000E3DBA">
        <w:rPr>
          <w:vertAlign w:val="superscript"/>
        </w:rPr>
        <w:t>rd</w:t>
      </w:r>
      <w:r w:rsidR="00F32D9E">
        <w:t xml:space="preserve"> C</w:t>
      </w:r>
      <w:r w:rsidR="00F32D9E">
        <w:rPr>
          <w:rStyle w:val="FootnoteReference"/>
        </w:rPr>
        <w:footnoteReference w:id="205"/>
      </w:r>
    </w:p>
    <w:p w14:paraId="32D81697" w14:textId="77777777" w:rsidR="00BD0433" w:rsidRDefault="00BD0433" w:rsidP="00F32D9E">
      <w:pPr>
        <w:numPr>
          <w:ilvl w:val="0"/>
          <w:numId w:val="12"/>
        </w:numPr>
        <w:bidi w:val="0"/>
      </w:pPr>
      <w:r w:rsidRPr="000E36EB">
        <w:rPr>
          <w:b/>
          <w:bCs/>
        </w:rPr>
        <w:t>O:</w:t>
      </w:r>
      <w:r>
        <w:rPr>
          <w:b/>
          <w:bCs/>
        </w:rPr>
        <w:t xml:space="preserve"> </w:t>
      </w:r>
      <w:r w:rsidRPr="00A47DE3">
        <w:t>–</w:t>
      </w:r>
      <w:r w:rsidRPr="006A4521">
        <w:rPr>
          <w:b/>
          <w:bCs/>
        </w:rPr>
        <w:t xml:space="preserve"> </w:t>
      </w:r>
      <w:r w:rsidRPr="00FE7D81">
        <w:rPr>
          <w:b/>
          <w:bCs/>
        </w:rPr>
        <w:t>Ds</w:t>
      </w:r>
      <w:r w:rsidRPr="000E36EB">
        <w:rPr>
          <w:b/>
          <w:bCs/>
        </w:rPr>
        <w:t>:</w:t>
      </w:r>
      <w:r w:rsidRPr="006A4521">
        <w:rPr>
          <w:b/>
          <w:bCs/>
        </w:rPr>
        <w:t xml:space="preserve"> </w:t>
      </w:r>
      <w:r>
        <w:t xml:space="preserve">Antigonus (1)’s son </w:t>
      </w:r>
      <w:r w:rsidRPr="000E36EB">
        <w:rPr>
          <w:b/>
          <w:bCs/>
        </w:rPr>
        <w:t>F:</w:t>
      </w:r>
      <w:r>
        <w:rPr>
          <w:b/>
          <w:bCs/>
        </w:rPr>
        <w:t xml:space="preserve"> </w:t>
      </w:r>
      <w:r w:rsidRPr="00A47DE3">
        <w:t>–</w:t>
      </w:r>
      <w:r w:rsidRPr="000E36EB">
        <w:rPr>
          <w:b/>
          <w:bCs/>
        </w:rPr>
        <w:t xml:space="preserve"> S:</w:t>
      </w:r>
      <w:r w:rsidRPr="007D00DB">
        <w:rPr>
          <w:rFonts w:cs="Times New Roman"/>
          <w:i/>
          <w:iCs/>
        </w:rPr>
        <w:t xml:space="preserve"> </w:t>
      </w:r>
      <w:r w:rsidRPr="00095324">
        <w:rPr>
          <w:rFonts w:cs="Times New Roman"/>
          <w:i/>
          <w:iCs/>
        </w:rPr>
        <w:t>y</w:t>
      </w:r>
      <w:r>
        <w:rPr>
          <w:rFonts w:cs="Times New Roman"/>
          <w:i/>
          <w:iCs/>
        </w:rPr>
        <w:t>Ber</w:t>
      </w:r>
      <w:r>
        <w:rPr>
          <w:rFonts w:cs="Times New Roman"/>
        </w:rPr>
        <w:t xml:space="preserve"> 2:6, 5b (</w:t>
      </w:r>
      <w:r>
        <w:t xml:space="preserve">Kosovsky, </w:t>
      </w:r>
      <w:r>
        <w:rPr>
          <w:i/>
          <w:iCs/>
        </w:rPr>
        <w:t>Yerushalmi</w:t>
      </w:r>
      <w:r>
        <w:t>, 127)</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F32D9E">
        <w:rPr>
          <w:rFonts w:cs="Times New Roman"/>
        </w:rPr>
        <w:t>3</w:t>
      </w:r>
      <w:r w:rsidR="00F32D9E" w:rsidRPr="00757F3D">
        <w:rPr>
          <w:rFonts w:cs="Times New Roman"/>
          <w:vertAlign w:val="superscript"/>
        </w:rPr>
        <w:t>rd</w:t>
      </w:r>
      <w:r w:rsidR="00F32D9E">
        <w:rPr>
          <w:rFonts w:cs="Times New Roman"/>
        </w:rPr>
        <w:t xml:space="preserve"> C</w:t>
      </w:r>
      <w:r w:rsidR="00F32D9E">
        <w:rPr>
          <w:rStyle w:val="FootnoteReference"/>
          <w:rFonts w:cs="Times New Roman"/>
          <w:lang w:val="it-IT"/>
        </w:rPr>
        <w:footnoteReference w:id="206"/>
      </w:r>
    </w:p>
    <w:p w14:paraId="26E76165" w14:textId="77777777" w:rsidR="00BD0433" w:rsidRDefault="00BD0433" w:rsidP="00163831">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rsidRPr="006A4521">
        <w:rPr>
          <w:b/>
          <w:bCs/>
        </w:rPr>
        <w:t xml:space="preserve"> </w:t>
      </w:r>
      <w:r w:rsidRPr="003A1165">
        <w:rPr>
          <w:lang w:val="it-IT"/>
        </w:rPr>
        <w:t>Hoshaiah</w:t>
      </w:r>
      <w:r>
        <w:t xml:space="preserve"> (1)’s son </w:t>
      </w:r>
      <w:r w:rsidRPr="00C24ECF">
        <w:rPr>
          <w:b/>
          <w:bCs/>
        </w:rPr>
        <w:t xml:space="preserve">F: </w:t>
      </w:r>
      <w:r w:rsidRPr="00A47DE3">
        <w:t>–</w:t>
      </w:r>
      <w:r w:rsidRPr="00C24ECF">
        <w:rPr>
          <w:b/>
          <w:bCs/>
        </w:rPr>
        <w:t xml:space="preserve"> S</w:t>
      </w:r>
      <w:r w:rsidRPr="000E36EB">
        <w:rPr>
          <w:b/>
          <w:bCs/>
        </w:rPr>
        <w:t>:</w:t>
      </w:r>
      <w:r>
        <w:rPr>
          <w:b/>
          <w:bCs/>
        </w:rPr>
        <w:t xml:space="preserve"> </w:t>
      </w:r>
      <w:r w:rsidRPr="00095324">
        <w:rPr>
          <w:rFonts w:cs="Times New Roman"/>
          <w:i/>
          <w:iCs/>
        </w:rPr>
        <w:t>y</w:t>
      </w:r>
      <w:r>
        <w:rPr>
          <w:rFonts w:cs="Times New Roman"/>
          <w:i/>
          <w:iCs/>
        </w:rPr>
        <w:t>Ber</w:t>
      </w:r>
      <w:r>
        <w:rPr>
          <w:rFonts w:cs="Times New Roman"/>
        </w:rPr>
        <w:t xml:space="preserve"> 5:2, 9b (</w:t>
      </w:r>
      <w:r>
        <w:t xml:space="preserve">Kosovsky, </w:t>
      </w:r>
      <w:r>
        <w:rPr>
          <w:i/>
          <w:iCs/>
        </w:rPr>
        <w:t>Yerushalmi</w:t>
      </w:r>
      <w:r>
        <w:t>, 69)</w:t>
      </w:r>
      <w:r w:rsidRPr="006A4521">
        <w:rPr>
          <w:b/>
          <w:bCs/>
        </w:rPr>
        <w:t xml:space="preserve"> </w:t>
      </w:r>
      <w:r w:rsidRPr="000E36EB">
        <w:rPr>
          <w:b/>
          <w:bCs/>
        </w:rPr>
        <w:t>E:</w:t>
      </w:r>
      <w:r>
        <w:rPr>
          <w:b/>
          <w:bCs/>
        </w:rPr>
        <w:t xml:space="preserve"> </w:t>
      </w:r>
      <w:r w:rsidR="00080A7C" w:rsidRPr="00185FED">
        <w:t>Fictitious?</w:t>
      </w:r>
      <w:r w:rsidR="00080A7C" w:rsidRPr="00185FED">
        <w:rPr>
          <w:rStyle w:val="FootnoteReference"/>
        </w:rPr>
        <w:footnoteReference w:id="207"/>
      </w:r>
      <w:r>
        <w:rPr>
          <w:b/>
          <w:bCs/>
        </w:rPr>
        <w:t xml:space="preserve"> </w:t>
      </w:r>
      <w:r w:rsidRPr="000E36EB">
        <w:rPr>
          <w:b/>
          <w:bCs/>
        </w:rPr>
        <w:t>D:</w:t>
      </w:r>
      <w:r>
        <w:rPr>
          <w:b/>
          <w:bCs/>
        </w:rPr>
        <w:t xml:space="preserve"> </w:t>
      </w:r>
      <w:r w:rsidR="00163831" w:rsidRPr="00B32F2E">
        <w:rPr>
          <w:rFonts w:cs="Times New Roman"/>
        </w:rPr>
        <w:t>P</w:t>
      </w:r>
      <w:r w:rsidR="00163831">
        <w:rPr>
          <w:rFonts w:cs="Times New Roman"/>
        </w:rPr>
        <w:t>re-4</w:t>
      </w:r>
      <w:r w:rsidR="00163831" w:rsidRPr="00B32F2E">
        <w:rPr>
          <w:rFonts w:cs="Times New Roman"/>
        </w:rPr>
        <w:t>00</w:t>
      </w:r>
      <w:r w:rsidR="00163831">
        <w:rPr>
          <w:rStyle w:val="FootnoteReference"/>
          <w:rFonts w:cs="Times New Roman"/>
        </w:rPr>
        <w:footnoteReference w:id="208"/>
      </w:r>
      <w:r>
        <w:rPr>
          <w:b/>
          <w:bCs/>
        </w:rPr>
        <w:t xml:space="preserve"> </w:t>
      </w:r>
    </w:p>
    <w:p w14:paraId="15901E8F" w14:textId="77777777" w:rsidR="00BD0433" w:rsidRDefault="00BD0433" w:rsidP="009C7911">
      <w:pPr>
        <w:numPr>
          <w:ilvl w:val="0"/>
          <w:numId w:val="12"/>
        </w:numPr>
        <w:bidi w:val="0"/>
        <w:rPr>
          <w:rFonts w:cs="Times New Roman"/>
          <w:b/>
          <w:bCs/>
        </w:rPr>
      </w:pPr>
      <w:r w:rsidRPr="000E36EB">
        <w:rPr>
          <w:b/>
          <w:bCs/>
        </w:rPr>
        <w:t>O:</w:t>
      </w:r>
      <w:r>
        <w:rPr>
          <w:b/>
          <w:bCs/>
        </w:rPr>
        <w:t xml:space="preserve"> </w:t>
      </w:r>
      <w:r w:rsidRPr="007753C2">
        <w:rPr>
          <w:rFonts w:cs="Times New Roman" w:hint="cs"/>
          <w:rtl/>
        </w:rPr>
        <w:t>לעזר</w:t>
      </w:r>
      <w:r>
        <w:rPr>
          <w:rStyle w:val="FootnoteReference"/>
        </w:rPr>
        <w:footnoteReference w:id="209"/>
      </w:r>
      <w:r>
        <w:rPr>
          <w:b/>
          <w:bCs/>
        </w:rPr>
        <w:t xml:space="preserve"> </w:t>
      </w:r>
      <w:r w:rsidRPr="00FE7D81">
        <w:rPr>
          <w:b/>
          <w:bCs/>
        </w:rPr>
        <w:t>Ds</w:t>
      </w:r>
      <w:r w:rsidRPr="000E36EB">
        <w:rPr>
          <w:b/>
          <w:bCs/>
        </w:rPr>
        <w:t>:</w:t>
      </w:r>
      <w:r w:rsidRPr="006A4521">
        <w:rPr>
          <w:b/>
          <w:bCs/>
        </w:rPr>
        <w:t xml:space="preserve"> </w:t>
      </w:r>
      <w:r w:rsidRPr="00095324">
        <w:rPr>
          <w:rFonts w:cs="Times New Roman"/>
        </w:rPr>
        <w:t xml:space="preserve">Of </w:t>
      </w:r>
      <w:r>
        <w:rPr>
          <w:rFonts w:cs="Times New Roman"/>
        </w:rPr>
        <w:t>Darom</w:t>
      </w:r>
      <w:r w:rsidRPr="00095324">
        <w:rPr>
          <w:rStyle w:val="FootnoteReference"/>
          <w:rFonts w:cs="Times New Roman"/>
          <w:rtl/>
        </w:rPr>
        <w:footnoteReference w:id="210"/>
      </w:r>
      <w:r w:rsidRPr="00095324">
        <w:rPr>
          <w:rFonts w:cs="Times New Roman"/>
        </w:rPr>
        <w:t xml:space="preserve"> </w:t>
      </w:r>
      <w:r w:rsidRPr="000E36EB">
        <w:rPr>
          <w:b/>
          <w:bCs/>
        </w:rPr>
        <w:t>F:</w:t>
      </w:r>
      <w:r>
        <w:rPr>
          <w:b/>
          <w:bCs/>
        </w:rPr>
        <w:t xml:space="preserve"> </w:t>
      </w:r>
      <w:r w:rsidRPr="00A47DE3">
        <w:t>–</w:t>
      </w:r>
      <w:r w:rsidRPr="000E36EB">
        <w:rPr>
          <w:b/>
          <w:bCs/>
        </w:rPr>
        <w:t xml:space="preserve"> S:</w:t>
      </w:r>
      <w:r w:rsidRPr="006A4521">
        <w:rPr>
          <w:b/>
          <w:bCs/>
        </w:rPr>
        <w:t xml:space="preserve"> </w:t>
      </w:r>
      <w:r>
        <w:rPr>
          <w:rFonts w:cs="Times New Roman"/>
          <w:i/>
          <w:iCs/>
        </w:rPr>
        <w:t xml:space="preserve">yPea </w:t>
      </w:r>
      <w:r>
        <w:rPr>
          <w:rFonts w:cs="Times New Roman"/>
        </w:rPr>
        <w:t>8:2, 20d (</w:t>
      </w:r>
      <w:r w:rsidRPr="00095324">
        <w:rPr>
          <w:rFonts w:cs="Times New Roman"/>
        </w:rPr>
        <w:t xml:space="preserve">Kosovsky, </w:t>
      </w:r>
      <w:r w:rsidRPr="00095324">
        <w:rPr>
          <w:rFonts w:cs="Times New Roman"/>
          <w:i/>
          <w:iCs/>
        </w:rPr>
        <w:t>Yerushalmi</w:t>
      </w:r>
      <w:r w:rsidRPr="00095324">
        <w:rPr>
          <w:rFonts w:cs="Times New Roman"/>
        </w:rPr>
        <w:t>, 12</w:t>
      </w:r>
      <w:r>
        <w:rPr>
          <w:rFonts w:cs="Times New Roman"/>
        </w:rPr>
        <w:t xml:space="preserve">6) </w:t>
      </w:r>
      <w:r w:rsidRPr="000E36EB">
        <w:rPr>
          <w:b/>
          <w:bCs/>
        </w:rPr>
        <w:t>E:</w:t>
      </w:r>
      <w:r w:rsidRPr="0091514B">
        <w:rPr>
          <w:rFonts w:cs="Times New Roman"/>
          <w:b/>
          <w:bCs/>
        </w:rPr>
        <w:t xml:space="preserve"> </w:t>
      </w:r>
      <w:r w:rsidR="009C7911" w:rsidRPr="00A47DE3">
        <w:t>–</w:t>
      </w:r>
      <w:r w:rsidR="009C7911">
        <w:rPr>
          <w:b/>
          <w:bCs/>
        </w:rPr>
        <w:t xml:space="preserve"> </w:t>
      </w:r>
      <w:r w:rsidRPr="000E36EB">
        <w:rPr>
          <w:b/>
          <w:bCs/>
        </w:rPr>
        <w:t>D:</w:t>
      </w:r>
      <w:r w:rsidRPr="0091514B">
        <w:rPr>
          <w:rFonts w:cs="Times New Roman"/>
        </w:rPr>
        <w:t xml:space="preserve"> </w:t>
      </w:r>
      <w:r w:rsidR="00163831">
        <w:rPr>
          <w:rFonts w:cs="Times New Roman"/>
        </w:rPr>
        <w:t>4</w:t>
      </w:r>
      <w:r w:rsidR="00163831" w:rsidRPr="00163831">
        <w:rPr>
          <w:rFonts w:cs="Times New Roman"/>
          <w:vertAlign w:val="superscript"/>
        </w:rPr>
        <w:t>th</w:t>
      </w:r>
      <w:r w:rsidR="00163831">
        <w:rPr>
          <w:rFonts w:cs="Times New Roman"/>
        </w:rPr>
        <w:t xml:space="preserve"> C</w:t>
      </w:r>
      <w:r w:rsidR="00163831">
        <w:rPr>
          <w:rStyle w:val="FootnoteReference"/>
          <w:rFonts w:cs="Times New Roman"/>
        </w:rPr>
        <w:footnoteReference w:id="211"/>
      </w:r>
      <w:r>
        <w:rPr>
          <w:rFonts w:cs="Times New Roman"/>
        </w:rPr>
        <w:t xml:space="preserve"> </w:t>
      </w:r>
    </w:p>
    <w:p w14:paraId="54F116A2" w14:textId="77777777" w:rsidR="00BD0433" w:rsidRDefault="00BD0433" w:rsidP="00BF2BAC">
      <w:pPr>
        <w:numPr>
          <w:ilvl w:val="0"/>
          <w:numId w:val="12"/>
        </w:numPr>
        <w:bidi w:val="0"/>
      </w:pPr>
      <w:r w:rsidRPr="000E36EB">
        <w:rPr>
          <w:b/>
          <w:bCs/>
        </w:rPr>
        <w:t>O:</w:t>
      </w:r>
      <w:r>
        <w:rPr>
          <w:b/>
          <w:bCs/>
        </w:rPr>
        <w:t xml:space="preserve"> </w:t>
      </w:r>
      <w:r w:rsidRPr="007753C2">
        <w:rPr>
          <w:rFonts w:cs="Times New Roman"/>
          <w:rtl/>
        </w:rPr>
        <w:t>לעזר</w:t>
      </w:r>
      <w:r>
        <w:rPr>
          <w:rStyle w:val="FootnoteReference"/>
        </w:rPr>
        <w:footnoteReference w:id="212"/>
      </w:r>
      <w:r>
        <w:t xml:space="preserve"> </w:t>
      </w:r>
      <w:r w:rsidRPr="00FE7D81">
        <w:rPr>
          <w:b/>
          <w:bCs/>
        </w:rPr>
        <w:t>Ds</w:t>
      </w:r>
      <w:r w:rsidRPr="000E36EB">
        <w:rPr>
          <w:b/>
          <w:bCs/>
        </w:rPr>
        <w:t>:</w:t>
      </w:r>
      <w:r w:rsidRPr="006A4521">
        <w:rPr>
          <w:b/>
          <w:bCs/>
        </w:rPr>
        <w:t xml:space="preserve"> </w:t>
      </w:r>
      <w:r>
        <w:t>Hananiah (23)’s son</w:t>
      </w:r>
      <w:r w:rsidR="00BF2BAC">
        <w:rPr>
          <w:rStyle w:val="FootnoteReference"/>
        </w:rPr>
        <w:footnoteReference w:id="213"/>
      </w:r>
      <w:r>
        <w:t xml:space="preserve"> </w:t>
      </w:r>
      <w:r w:rsidRPr="000E36EB">
        <w:rPr>
          <w:b/>
          <w:bCs/>
        </w:rPr>
        <w:t>F:</w:t>
      </w:r>
      <w:r>
        <w:rPr>
          <w:b/>
          <w:bCs/>
        </w:rPr>
        <w:t xml:space="preserve"> </w:t>
      </w:r>
      <w:r w:rsidRPr="00A47DE3">
        <w:t>–</w:t>
      </w:r>
      <w:r w:rsidRPr="000E36EB">
        <w:rPr>
          <w:b/>
          <w:bCs/>
        </w:rPr>
        <w:t xml:space="preserve"> S:</w:t>
      </w:r>
      <w:r w:rsidRPr="006A4521">
        <w:rPr>
          <w:b/>
          <w:bCs/>
        </w:rPr>
        <w:t xml:space="preserve"> </w:t>
      </w:r>
      <w:r w:rsidRPr="00095324">
        <w:rPr>
          <w:rFonts w:cs="Times New Roman"/>
          <w:i/>
          <w:iCs/>
        </w:rPr>
        <w:t>y</w:t>
      </w:r>
      <w:r>
        <w:rPr>
          <w:rFonts w:cs="Times New Roman"/>
          <w:i/>
          <w:iCs/>
        </w:rPr>
        <w:t>Shab</w:t>
      </w:r>
      <w:r>
        <w:rPr>
          <w:rFonts w:cs="Times New Roman"/>
        </w:rPr>
        <w:t xml:space="preserve"> 3:7, 6c (</w:t>
      </w:r>
      <w:r>
        <w:t xml:space="preserve">Kosovsky, </w:t>
      </w:r>
      <w:r>
        <w:rPr>
          <w:i/>
          <w:iCs/>
        </w:rPr>
        <w:t>Yerushalmi</w:t>
      </w:r>
      <w:r>
        <w:t>, 127)</w:t>
      </w:r>
      <w:r>
        <w:rPr>
          <w:rFonts w:cs="Times New Roman"/>
          <w:i/>
          <w:i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BF2BAC" w:rsidRPr="00B32F2E">
        <w:rPr>
          <w:rFonts w:cs="Times New Roman"/>
        </w:rPr>
        <w:t>P</w:t>
      </w:r>
      <w:r w:rsidR="00BF2BAC">
        <w:rPr>
          <w:rFonts w:cs="Times New Roman"/>
        </w:rPr>
        <w:t>re-4</w:t>
      </w:r>
      <w:r w:rsidR="00BF2BAC" w:rsidRPr="00B32F2E">
        <w:rPr>
          <w:rFonts w:cs="Times New Roman"/>
        </w:rPr>
        <w:t>00</w:t>
      </w:r>
      <w:r w:rsidR="00BF2BAC">
        <w:rPr>
          <w:rStyle w:val="FootnoteReference"/>
          <w:rFonts w:cs="Times New Roman"/>
        </w:rPr>
        <w:footnoteReference w:id="214"/>
      </w:r>
      <w:r>
        <w:rPr>
          <w:b/>
          <w:bCs/>
        </w:rPr>
        <w:t xml:space="preserve"> </w:t>
      </w:r>
    </w:p>
    <w:p w14:paraId="3FFE3804" w14:textId="77777777" w:rsidR="00BD0433" w:rsidRDefault="00BD0433" w:rsidP="0063224F">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rPr>
          <w:b/>
          <w:bCs/>
        </w:rPr>
        <w:t xml:space="preserve"> </w:t>
      </w:r>
      <w:r w:rsidR="00330A74">
        <w:t>Jeremiah (8</w:t>
      </w:r>
      <w:r>
        <w:t>)’s father</w:t>
      </w:r>
      <w:r w:rsidRPr="006A4521">
        <w:rPr>
          <w:b/>
          <w:bCs/>
        </w:rPr>
        <w:t xml:space="preserve"> </w:t>
      </w:r>
      <w:r w:rsidRPr="000E36EB">
        <w:rPr>
          <w:b/>
          <w:bCs/>
        </w:rPr>
        <w:t>F:</w:t>
      </w:r>
      <w:r>
        <w:rPr>
          <w:b/>
          <w:bCs/>
        </w:rPr>
        <w:t xml:space="preserve"> </w:t>
      </w:r>
      <w:r w:rsidRPr="00A47DE3">
        <w:t>–</w:t>
      </w:r>
      <w:r w:rsidRPr="000E36EB">
        <w:rPr>
          <w:b/>
          <w:bCs/>
        </w:rPr>
        <w:t xml:space="preserve"> S:</w:t>
      </w:r>
      <w:r w:rsidRPr="006A4521">
        <w:rPr>
          <w:b/>
          <w:bCs/>
        </w:rPr>
        <w:t xml:space="preserve"> </w:t>
      </w:r>
      <w:r w:rsidRPr="00095324">
        <w:rPr>
          <w:rFonts w:cs="Times New Roman"/>
          <w:i/>
          <w:iCs/>
        </w:rPr>
        <w:t>y</w:t>
      </w:r>
      <w:r>
        <w:rPr>
          <w:rFonts w:cs="Times New Roman"/>
          <w:i/>
          <w:iCs/>
        </w:rPr>
        <w:t>Shab</w:t>
      </w:r>
      <w:r w:rsidRPr="000E36EB">
        <w:rPr>
          <w:b/>
          <w:bCs/>
        </w:rPr>
        <w:t xml:space="preserve"> </w:t>
      </w:r>
      <w:r w:rsidRPr="0058577B">
        <w:t>6:9</w:t>
      </w:r>
      <w:r>
        <w:t xml:space="preserve">, 8d </w:t>
      </w:r>
      <w:r>
        <w:rPr>
          <w:rFonts w:cs="Times New Roman"/>
        </w:rPr>
        <w:t>(</w:t>
      </w:r>
      <w:r>
        <w:t xml:space="preserve">Kosovsky, </w:t>
      </w:r>
      <w:r>
        <w:rPr>
          <w:i/>
          <w:iCs/>
        </w:rPr>
        <w:t>Yerushalmi</w:t>
      </w:r>
      <w:r>
        <w:t>, 132)</w:t>
      </w:r>
      <w:r>
        <w:rPr>
          <w:rFonts w:cs="Times New Roman"/>
          <w:i/>
          <w:i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63224F" w:rsidRPr="00B32F2E">
        <w:rPr>
          <w:rFonts w:cs="Times New Roman"/>
        </w:rPr>
        <w:t>P</w:t>
      </w:r>
      <w:r w:rsidR="0063224F">
        <w:rPr>
          <w:rFonts w:cs="Times New Roman"/>
        </w:rPr>
        <w:t>re-4</w:t>
      </w:r>
      <w:r w:rsidR="0063224F" w:rsidRPr="00B32F2E">
        <w:rPr>
          <w:rFonts w:cs="Times New Roman"/>
        </w:rPr>
        <w:t>00</w:t>
      </w:r>
      <w:r w:rsidR="0063224F">
        <w:rPr>
          <w:rStyle w:val="FootnoteReference"/>
          <w:rFonts w:cs="Times New Roman"/>
        </w:rPr>
        <w:footnoteReference w:id="215"/>
      </w:r>
    </w:p>
    <w:p w14:paraId="16B7D243" w14:textId="77777777" w:rsidR="00BD0433" w:rsidRDefault="00BD0433" w:rsidP="002D4DA8">
      <w:pPr>
        <w:numPr>
          <w:ilvl w:val="0"/>
          <w:numId w:val="12"/>
        </w:numPr>
        <w:bidi w:val="0"/>
      </w:pPr>
      <w:r w:rsidRPr="000E36EB">
        <w:rPr>
          <w:b/>
          <w:bCs/>
        </w:rPr>
        <w:t>O:</w:t>
      </w:r>
      <w:r w:rsidRPr="006A4521">
        <w:rPr>
          <w:b/>
          <w:bCs/>
        </w:rPr>
        <w:t xml:space="preserve"> </w:t>
      </w:r>
      <w:r w:rsidRPr="007753C2">
        <w:rPr>
          <w:rFonts w:cs="Times New Roman"/>
          <w:rtl/>
        </w:rPr>
        <w:t>לעזר</w:t>
      </w:r>
      <w:r>
        <w:rPr>
          <w:rStyle w:val="FootnoteReference"/>
        </w:rPr>
        <w:footnoteReference w:id="216"/>
      </w:r>
      <w:r w:rsidRPr="00FE7D81">
        <w:rPr>
          <w:b/>
          <w:bCs/>
        </w:rPr>
        <w:t xml:space="preserve"> Ds</w:t>
      </w:r>
      <w:r w:rsidRPr="000E36EB">
        <w:rPr>
          <w:b/>
          <w:bCs/>
        </w:rPr>
        <w:t>:</w:t>
      </w:r>
      <w:r>
        <w:rPr>
          <w:b/>
          <w:bCs/>
        </w:rPr>
        <w:t xml:space="preserve"> </w:t>
      </w:r>
      <w:r>
        <w:t>Hagai (3)’s son</w:t>
      </w:r>
      <w:r w:rsidRPr="006A4521">
        <w:rPr>
          <w:b/>
          <w:bCs/>
        </w:rPr>
        <w:t xml:space="preserve"> </w:t>
      </w:r>
      <w:r w:rsidRPr="000E36EB">
        <w:rPr>
          <w:b/>
          <w:bCs/>
        </w:rPr>
        <w:t xml:space="preserve">F: </w:t>
      </w:r>
      <w:r w:rsidRPr="00A47DE3">
        <w:t>–</w:t>
      </w:r>
      <w:r>
        <w:rPr>
          <w:b/>
          <w:bCs/>
        </w:rPr>
        <w:t xml:space="preserve"> </w:t>
      </w:r>
      <w:r w:rsidRPr="000E36EB">
        <w:rPr>
          <w:b/>
          <w:bCs/>
        </w:rPr>
        <w:t>S:</w:t>
      </w:r>
      <w:r w:rsidRPr="006A4521">
        <w:rPr>
          <w:b/>
          <w:bCs/>
        </w:rPr>
        <w:t xml:space="preserve"> </w:t>
      </w:r>
      <w:r>
        <w:rPr>
          <w:rFonts w:cs="Times New Roman"/>
          <w:i/>
          <w:iCs/>
        </w:rPr>
        <w:t>ySheq</w:t>
      </w:r>
      <w:r>
        <w:rPr>
          <w:rFonts w:cs="Times New Roman"/>
        </w:rPr>
        <w:t xml:space="preserve"> 7:2, 50c</w:t>
      </w:r>
      <w:r w:rsidRPr="000E36EB">
        <w:rPr>
          <w:b/>
          <w:bCs/>
        </w:rPr>
        <w:t xml:space="preserve"> </w:t>
      </w:r>
      <w:r>
        <w:rPr>
          <w:rFonts w:cs="Times New Roman"/>
        </w:rPr>
        <w:t>(</w:t>
      </w:r>
      <w:r>
        <w:t xml:space="preserve">Kosovsky, </w:t>
      </w:r>
      <w:r>
        <w:rPr>
          <w:i/>
          <w:iCs/>
        </w:rPr>
        <w:t>Yerushalmi</w:t>
      </w:r>
      <w:r>
        <w:t>, 127)</w:t>
      </w:r>
      <w:r w:rsidRPr="0011643E">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2D4DA8">
        <w:t>4</w:t>
      </w:r>
      <w:r w:rsidR="002D4DA8" w:rsidRPr="002D4DA8">
        <w:rPr>
          <w:vertAlign w:val="superscript"/>
        </w:rPr>
        <w:t>th</w:t>
      </w:r>
      <w:r w:rsidR="002D4DA8">
        <w:t xml:space="preserve"> C</w:t>
      </w:r>
      <w:r w:rsidR="002D4DA8">
        <w:rPr>
          <w:rStyle w:val="FootnoteReference"/>
        </w:rPr>
        <w:footnoteReference w:id="217"/>
      </w:r>
    </w:p>
    <w:p w14:paraId="250A21E5" w14:textId="77777777" w:rsidR="00BD0433" w:rsidRDefault="00BD0433" w:rsidP="001E5A2E">
      <w:pPr>
        <w:numPr>
          <w:ilvl w:val="0"/>
          <w:numId w:val="12"/>
        </w:numPr>
        <w:bidi w:val="0"/>
      </w:pPr>
      <w:r w:rsidRPr="000E36EB">
        <w:rPr>
          <w:b/>
          <w:bCs/>
        </w:rPr>
        <w:t>O:</w:t>
      </w:r>
      <w:r w:rsidRPr="006A4521">
        <w:rPr>
          <w:b/>
          <w:bCs/>
        </w:rPr>
        <w:t xml:space="preserve"> </w:t>
      </w:r>
      <w:r w:rsidRPr="007753C2">
        <w:rPr>
          <w:rFonts w:cs="Times New Roman"/>
          <w:rtl/>
        </w:rPr>
        <w:t>לעזר</w:t>
      </w:r>
      <w:r>
        <w:rPr>
          <w:rStyle w:val="FootnoteReference"/>
        </w:rPr>
        <w:footnoteReference w:id="218"/>
      </w:r>
      <w:r w:rsidRPr="00FE7D81">
        <w:rPr>
          <w:b/>
          <w:bCs/>
        </w:rPr>
        <w:t xml:space="preserve"> Ds</w:t>
      </w:r>
      <w:r>
        <w:rPr>
          <w:b/>
          <w:bCs/>
        </w:rPr>
        <w:t>:</w:t>
      </w:r>
      <w:r>
        <w:t xml:space="preserve"> Marom (1)’s son</w:t>
      </w:r>
      <w:r w:rsidRPr="006A4521">
        <w:rPr>
          <w:b/>
          <w:bCs/>
        </w:rPr>
        <w:t xml:space="preserve"> </w:t>
      </w:r>
      <w:r w:rsidRPr="000E36EB">
        <w:rPr>
          <w:b/>
          <w:bCs/>
        </w:rPr>
        <w:t>F:</w:t>
      </w:r>
      <w:r>
        <w:rPr>
          <w:b/>
          <w:bCs/>
        </w:rPr>
        <w:t xml:space="preserve"> </w:t>
      </w:r>
      <w:r w:rsidRPr="00A47DE3">
        <w:t>–</w:t>
      </w:r>
      <w:r w:rsidRPr="000E36EB">
        <w:rPr>
          <w:b/>
          <w:bCs/>
        </w:rPr>
        <w:t xml:space="preserve"> S:</w:t>
      </w:r>
      <w:r w:rsidRPr="0011643E">
        <w:rPr>
          <w:rFonts w:cs="Times New Roman"/>
          <w:i/>
          <w:iCs/>
        </w:rPr>
        <w:t xml:space="preserve"> </w:t>
      </w:r>
      <w:r>
        <w:rPr>
          <w:rFonts w:cs="Times New Roman"/>
          <w:i/>
          <w:iCs/>
        </w:rPr>
        <w:t>yTaan</w:t>
      </w:r>
      <w:r>
        <w:rPr>
          <w:rFonts w:cs="Times New Roman"/>
        </w:rPr>
        <w:t xml:space="preserve"> 4:3, 68b</w:t>
      </w:r>
      <w:r w:rsidRPr="006A4521">
        <w:rPr>
          <w:b/>
          <w:bCs/>
        </w:rPr>
        <w:t xml:space="preserve"> </w:t>
      </w:r>
      <w:r>
        <w:rPr>
          <w:rFonts w:cs="Times New Roman"/>
        </w:rPr>
        <w:t>(</w:t>
      </w:r>
      <w:r>
        <w:t xml:space="preserve">Kosovsky, </w:t>
      </w:r>
      <w:r>
        <w:rPr>
          <w:i/>
          <w:iCs/>
        </w:rPr>
        <w:t>Yerushalmi</w:t>
      </w:r>
      <w:r>
        <w:t>, 128)</w:t>
      </w:r>
      <w:r w:rsidRPr="0011643E">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1E5A2E">
        <w:t>4</w:t>
      </w:r>
      <w:r w:rsidR="001E5A2E" w:rsidRPr="002D4DA8">
        <w:rPr>
          <w:vertAlign w:val="superscript"/>
        </w:rPr>
        <w:t>th</w:t>
      </w:r>
      <w:r w:rsidR="001E5A2E">
        <w:t xml:space="preserve"> C</w:t>
      </w:r>
      <w:r w:rsidR="001E5A2E">
        <w:rPr>
          <w:rStyle w:val="FootnoteReference"/>
        </w:rPr>
        <w:footnoteReference w:id="219"/>
      </w:r>
    </w:p>
    <w:p w14:paraId="10C30198" w14:textId="77777777" w:rsidR="00BD0433" w:rsidRDefault="00BD0433" w:rsidP="00F6189A">
      <w:pPr>
        <w:numPr>
          <w:ilvl w:val="0"/>
          <w:numId w:val="12"/>
        </w:numPr>
        <w:bidi w:val="0"/>
      </w:pPr>
      <w:r w:rsidRPr="000E36EB">
        <w:rPr>
          <w:b/>
          <w:bCs/>
        </w:rPr>
        <w:t>O:</w:t>
      </w:r>
      <w:r>
        <w:rPr>
          <w:b/>
          <w:bCs/>
        </w:rPr>
        <w:t xml:space="preserve"> </w:t>
      </w:r>
      <w:r w:rsidR="00CC4564" w:rsidRPr="00B725E1">
        <w:rPr>
          <w:rFonts w:cs="Times New Roman"/>
          <w:rtl/>
        </w:rPr>
        <w:t>אילעאי</w:t>
      </w:r>
      <w:r w:rsidR="00607308" w:rsidRPr="00B61867">
        <w:rPr>
          <w:rStyle w:val="FootnoteReference"/>
        </w:rPr>
        <w:footnoteReference w:id="220"/>
      </w:r>
      <w:r w:rsidR="00B61867">
        <w:rPr>
          <w:b/>
          <w:bCs/>
        </w:rPr>
        <w:t xml:space="preserve"> </w:t>
      </w:r>
      <w:r w:rsidRPr="00FE7D81">
        <w:rPr>
          <w:b/>
          <w:bCs/>
        </w:rPr>
        <w:t>Ds</w:t>
      </w:r>
      <w:r w:rsidRPr="000E36EB">
        <w:rPr>
          <w:b/>
          <w:bCs/>
        </w:rPr>
        <w:t>:</w:t>
      </w:r>
      <w:r>
        <w:t xml:space="preserve"> Joseph (3</w:t>
      </w:r>
      <w:r w:rsidR="002C2DA4">
        <w:t>6</w:t>
      </w:r>
      <w:r>
        <w:t>)’s father</w:t>
      </w:r>
      <w:r w:rsidRPr="006A4521">
        <w:rPr>
          <w:b/>
          <w:bCs/>
        </w:rPr>
        <w:t xml:space="preserve"> </w:t>
      </w:r>
      <w:r w:rsidRPr="000E36EB">
        <w:rPr>
          <w:b/>
          <w:bCs/>
        </w:rPr>
        <w:t xml:space="preserve">F: </w:t>
      </w:r>
      <w:r w:rsidRPr="00A47DE3">
        <w:t>–</w:t>
      </w:r>
      <w:r>
        <w:rPr>
          <w:b/>
          <w:bCs/>
        </w:rPr>
        <w:t xml:space="preserve"> </w:t>
      </w:r>
      <w:r w:rsidRPr="000E36EB">
        <w:rPr>
          <w:b/>
          <w:bCs/>
        </w:rPr>
        <w:t>S:</w:t>
      </w:r>
      <w:r w:rsidRPr="00AD114F">
        <w:rPr>
          <w:rFonts w:cs="Times New Roman"/>
          <w:i/>
          <w:iCs/>
        </w:rPr>
        <w:t xml:space="preserve"> </w:t>
      </w:r>
      <w:r>
        <w:rPr>
          <w:rFonts w:cs="Times New Roman"/>
          <w:i/>
          <w:iCs/>
        </w:rPr>
        <w:t>yMeg</w:t>
      </w:r>
      <w:r>
        <w:rPr>
          <w:rFonts w:cs="Times New Roman"/>
        </w:rPr>
        <w:t xml:space="preserve"> 1:12, 72c (</w:t>
      </w:r>
      <w:r>
        <w:t xml:space="preserve">Kosovsky, </w:t>
      </w:r>
      <w:r>
        <w:rPr>
          <w:i/>
          <w:iCs/>
        </w:rPr>
        <w:t>Yer</w:t>
      </w:r>
      <w:r>
        <w:rPr>
          <w:i/>
          <w:iCs/>
        </w:rPr>
        <w:t>u</w:t>
      </w:r>
      <w:r>
        <w:rPr>
          <w:i/>
          <w:iCs/>
        </w:rPr>
        <w:t>shalmi</w:t>
      </w:r>
      <w:r>
        <w:t>, 91)</w:t>
      </w:r>
      <w:r w:rsidRPr="0011643E">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1E5A2E">
        <w:t>3</w:t>
      </w:r>
      <w:r w:rsidR="001E5A2E" w:rsidRPr="001E5A2E">
        <w:rPr>
          <w:vertAlign w:val="superscript"/>
        </w:rPr>
        <w:t>rd</w:t>
      </w:r>
      <w:r w:rsidR="001E5A2E">
        <w:t xml:space="preserve"> C</w:t>
      </w:r>
      <w:r w:rsidR="001E5A2E">
        <w:rPr>
          <w:rStyle w:val="FootnoteReference"/>
        </w:rPr>
        <w:footnoteReference w:id="221"/>
      </w:r>
    </w:p>
    <w:p w14:paraId="2420EEED" w14:textId="77777777" w:rsidR="00BD0433" w:rsidRDefault="00BD0433" w:rsidP="001E5A2E">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t xml:space="preserve"> Tiridates (1)’s son </w:t>
      </w:r>
      <w:r w:rsidRPr="000E36EB">
        <w:rPr>
          <w:b/>
          <w:bCs/>
        </w:rPr>
        <w:t>F:</w:t>
      </w:r>
      <w:r>
        <w:rPr>
          <w:b/>
          <w:bCs/>
        </w:rPr>
        <w:t xml:space="preserve"> </w:t>
      </w:r>
      <w:r w:rsidRPr="00A47DE3">
        <w:t>–</w:t>
      </w:r>
      <w:r w:rsidRPr="000E36EB">
        <w:rPr>
          <w:b/>
          <w:bCs/>
        </w:rPr>
        <w:t xml:space="preserve"> S:</w:t>
      </w:r>
      <w:r w:rsidRPr="000D4A7A">
        <w:rPr>
          <w:rFonts w:cs="Times New Roman"/>
          <w:i/>
          <w:iCs/>
        </w:rPr>
        <w:t xml:space="preserve"> </w:t>
      </w:r>
      <w:r w:rsidRPr="00095324">
        <w:rPr>
          <w:rFonts w:cs="Times New Roman"/>
          <w:i/>
          <w:iCs/>
        </w:rPr>
        <w:t>y</w:t>
      </w:r>
      <w:r>
        <w:rPr>
          <w:rFonts w:cs="Times New Roman"/>
          <w:i/>
          <w:iCs/>
        </w:rPr>
        <w:t>Git</w:t>
      </w:r>
      <w:r>
        <w:rPr>
          <w:rFonts w:cs="Times New Roman"/>
        </w:rPr>
        <w:t xml:space="preserve"> 7:4, 48d (</w:t>
      </w:r>
      <w:r>
        <w:t xml:space="preserve">Kosovsky, </w:t>
      </w:r>
      <w:r>
        <w:rPr>
          <w:i/>
          <w:iCs/>
        </w:rPr>
        <w:t>Yerushalmi</w:t>
      </w:r>
      <w:r>
        <w:t>, 131)</w:t>
      </w:r>
      <w:r>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1E5A2E">
        <w:rPr>
          <w:rFonts w:cs="Times New Roman"/>
          <w:lang w:val="it-IT"/>
        </w:rPr>
        <w:t>Pre-4</w:t>
      </w:r>
      <w:r w:rsidR="001E5A2E" w:rsidRPr="00AA7480">
        <w:rPr>
          <w:rFonts w:cs="Times New Roman"/>
          <w:lang w:val="it-IT"/>
        </w:rPr>
        <w:t>00</w:t>
      </w:r>
      <w:r w:rsidR="001E5A2E">
        <w:rPr>
          <w:rStyle w:val="FootnoteReference"/>
          <w:rFonts w:cs="Times New Roman"/>
        </w:rPr>
        <w:footnoteReference w:id="222"/>
      </w:r>
    </w:p>
    <w:p w14:paraId="1E7AB13F" w14:textId="77777777" w:rsidR="00BD0433" w:rsidRDefault="00BD0433" w:rsidP="00CA4DC9">
      <w:pPr>
        <w:numPr>
          <w:ilvl w:val="0"/>
          <w:numId w:val="12"/>
        </w:numPr>
        <w:bidi w:val="0"/>
        <w:jc w:val="both"/>
      </w:pPr>
      <w:r w:rsidRPr="000E36EB">
        <w:rPr>
          <w:b/>
          <w:bCs/>
        </w:rPr>
        <w:t>O:</w:t>
      </w:r>
      <w:r w:rsidRPr="006A4521">
        <w:rPr>
          <w:b/>
          <w:bCs/>
        </w:rPr>
        <w:t xml:space="preserve"> </w:t>
      </w:r>
      <w:r w:rsidRPr="00071BC8">
        <w:rPr>
          <w:rFonts w:cs="Times New Roman"/>
          <w:rtl/>
        </w:rPr>
        <w:t>ליעזר</w:t>
      </w:r>
      <w:r w:rsidRPr="00071BC8">
        <w:rPr>
          <w:rStyle w:val="FootnoteReference"/>
        </w:rPr>
        <w:footnoteReference w:id="223"/>
      </w:r>
      <w:r>
        <w:rPr>
          <w:b/>
          <w:bCs/>
        </w:rPr>
        <w:t xml:space="preserve"> </w:t>
      </w:r>
      <w:r w:rsidRPr="00FE7D81">
        <w:rPr>
          <w:b/>
          <w:bCs/>
        </w:rPr>
        <w:t>Ds</w:t>
      </w:r>
      <w:r w:rsidRPr="000E36EB">
        <w:rPr>
          <w:b/>
          <w:bCs/>
        </w:rPr>
        <w:t>:</w:t>
      </w:r>
      <w:r>
        <w:rPr>
          <w:b/>
          <w:bCs/>
        </w:rPr>
        <w:t xml:space="preserve"> </w:t>
      </w:r>
      <w:r>
        <w:t>Ishmael</w:t>
      </w:r>
      <w:r w:rsidRPr="006A4521">
        <w:rPr>
          <w:b/>
          <w:bCs/>
        </w:rPr>
        <w:t xml:space="preserve"> </w:t>
      </w:r>
      <w:r w:rsidR="00CA4DC9">
        <w:t>(7</w:t>
      </w:r>
      <w:r>
        <w:t>)’s son</w:t>
      </w:r>
      <w:r w:rsidRPr="006A4521">
        <w:rPr>
          <w:b/>
          <w:bCs/>
        </w:rPr>
        <w:t xml:space="preserve"> </w:t>
      </w:r>
      <w:r w:rsidRPr="000E36EB">
        <w:rPr>
          <w:b/>
          <w:bCs/>
        </w:rPr>
        <w:t xml:space="preserve">F: </w:t>
      </w:r>
      <w:r w:rsidRPr="00A47DE3">
        <w:t>–</w:t>
      </w:r>
      <w:r>
        <w:rPr>
          <w:b/>
          <w:bCs/>
        </w:rPr>
        <w:t xml:space="preserve"> </w:t>
      </w:r>
      <w:r w:rsidRPr="000E36EB">
        <w:rPr>
          <w:b/>
          <w:bCs/>
        </w:rPr>
        <w:t>S:</w:t>
      </w:r>
      <w:r w:rsidRPr="006A4521">
        <w:rPr>
          <w:b/>
          <w:bCs/>
        </w:rPr>
        <w:t xml:space="preserve"> </w:t>
      </w:r>
      <w:r>
        <w:rPr>
          <w:rFonts w:cs="Times New Roman"/>
          <w:i/>
          <w:iCs/>
        </w:rPr>
        <w:t xml:space="preserve">yNaz </w:t>
      </w:r>
      <w:r>
        <w:rPr>
          <w:rFonts w:cs="Times New Roman"/>
        </w:rPr>
        <w:t>6:2 55a (</w:t>
      </w:r>
      <w:r>
        <w:t xml:space="preserve">Kosovsky, </w:t>
      </w:r>
      <w:r>
        <w:rPr>
          <w:i/>
          <w:iCs/>
        </w:rPr>
        <w:t>Yerushalmi</w:t>
      </w:r>
      <w:r>
        <w:t>, 109)</w:t>
      </w:r>
      <w:r w:rsidRPr="0011643E">
        <w:rPr>
          <w:b/>
          <w:bCs/>
        </w:rPr>
        <w:t xml:space="preserve"> </w:t>
      </w:r>
      <w:r w:rsidRPr="000E36EB">
        <w:rPr>
          <w:b/>
          <w:bCs/>
        </w:rPr>
        <w:t>E:</w:t>
      </w:r>
      <w:r>
        <w:rPr>
          <w:b/>
          <w:bCs/>
        </w:rPr>
        <w:t xml:space="preserve"> </w:t>
      </w:r>
      <w:r w:rsidR="00CA4DC9" w:rsidRPr="00185FED">
        <w:t>Fict</w:t>
      </w:r>
      <w:r w:rsidR="00CA4DC9" w:rsidRPr="00185FED">
        <w:t>i</w:t>
      </w:r>
      <w:r w:rsidR="00CA4DC9" w:rsidRPr="00185FED">
        <w:t>tious?</w:t>
      </w:r>
      <w:r w:rsidR="00CA4DC9" w:rsidRPr="00185FED">
        <w:rPr>
          <w:rStyle w:val="FootnoteReference"/>
        </w:rPr>
        <w:footnoteReference w:id="224"/>
      </w:r>
      <w:r>
        <w:rPr>
          <w:b/>
          <w:bCs/>
        </w:rPr>
        <w:t xml:space="preserve"> </w:t>
      </w:r>
      <w:r w:rsidRPr="000E36EB">
        <w:rPr>
          <w:b/>
          <w:bCs/>
        </w:rPr>
        <w:t>D:</w:t>
      </w:r>
      <w:r>
        <w:rPr>
          <w:b/>
          <w:bCs/>
        </w:rPr>
        <w:t xml:space="preserve"> </w:t>
      </w:r>
      <w:r w:rsidR="00CA4DC9">
        <w:rPr>
          <w:rFonts w:cs="Times New Roman"/>
          <w:lang w:val="it-IT"/>
        </w:rPr>
        <w:t>Pre-4</w:t>
      </w:r>
      <w:r w:rsidR="00CA4DC9" w:rsidRPr="00AA7480">
        <w:rPr>
          <w:rFonts w:cs="Times New Roman"/>
          <w:lang w:val="it-IT"/>
        </w:rPr>
        <w:t>00</w:t>
      </w:r>
      <w:r w:rsidR="00CA4DC9">
        <w:rPr>
          <w:rStyle w:val="FootnoteReference"/>
          <w:rFonts w:cs="Times New Roman"/>
        </w:rPr>
        <w:footnoteReference w:id="225"/>
      </w:r>
    </w:p>
    <w:p w14:paraId="63EE8BBC" w14:textId="77777777" w:rsidR="00BD0433" w:rsidRDefault="00BD0433" w:rsidP="00815F05">
      <w:pPr>
        <w:numPr>
          <w:ilvl w:val="0"/>
          <w:numId w:val="12"/>
        </w:numPr>
        <w:bidi w:val="0"/>
      </w:pPr>
      <w:r w:rsidRPr="000E36EB">
        <w:rPr>
          <w:b/>
          <w:bCs/>
        </w:rPr>
        <w:t>O:</w:t>
      </w:r>
      <w:r>
        <w:rPr>
          <w:b/>
          <w:bCs/>
        </w:rPr>
        <w:t xml:space="preserve"> </w:t>
      </w:r>
      <w:r w:rsidRPr="00AD3E33">
        <w:rPr>
          <w:rFonts w:cs="Times New Roman"/>
          <w:rtl/>
        </w:rPr>
        <w:t>לעזר</w:t>
      </w:r>
      <w:r>
        <w:rPr>
          <w:rStyle w:val="FootnoteReference"/>
        </w:rPr>
        <w:footnoteReference w:id="226"/>
      </w:r>
      <w:r>
        <w:rPr>
          <w:b/>
          <w:bCs/>
        </w:rPr>
        <w:t xml:space="preserve"> </w:t>
      </w:r>
      <w:r w:rsidRPr="00FE7D81">
        <w:rPr>
          <w:b/>
          <w:bCs/>
        </w:rPr>
        <w:t>Ds</w:t>
      </w:r>
      <w:r w:rsidRPr="000E36EB">
        <w:rPr>
          <w:b/>
          <w:bCs/>
        </w:rPr>
        <w:t>:</w:t>
      </w:r>
      <w:r w:rsidRPr="006A4521">
        <w:rPr>
          <w:b/>
          <w:bCs/>
        </w:rPr>
        <w:t xml:space="preserve"> </w:t>
      </w:r>
      <w:r w:rsidR="004D0ADD">
        <w:t>Abbin (2</w:t>
      </w:r>
      <w:r w:rsidR="004F65DE">
        <w:t>0</w:t>
      </w:r>
      <w:r>
        <w:t>)’s father</w:t>
      </w:r>
      <w:r w:rsidRPr="006A4521">
        <w:rPr>
          <w:b/>
          <w:bCs/>
        </w:rPr>
        <w:t xml:space="preserve"> </w:t>
      </w:r>
      <w:r w:rsidRPr="000E36EB">
        <w:rPr>
          <w:b/>
          <w:bCs/>
        </w:rPr>
        <w:t>F:</w:t>
      </w:r>
      <w:r>
        <w:rPr>
          <w:b/>
          <w:bCs/>
        </w:rPr>
        <w:t xml:space="preserve"> </w:t>
      </w:r>
      <w:r w:rsidRPr="00A47DE3">
        <w:t>–</w:t>
      </w:r>
      <w:r w:rsidRPr="000E36EB">
        <w:rPr>
          <w:b/>
          <w:bCs/>
        </w:rPr>
        <w:t xml:space="preserve"> S:</w:t>
      </w:r>
      <w:r w:rsidRPr="006A4521">
        <w:rPr>
          <w:b/>
          <w:bCs/>
        </w:rPr>
        <w:t xml:space="preserve"> </w:t>
      </w:r>
      <w:r>
        <w:rPr>
          <w:rFonts w:cs="Times New Roman"/>
          <w:i/>
          <w:iCs/>
        </w:rPr>
        <w:t xml:space="preserve">ySan </w:t>
      </w:r>
      <w:r>
        <w:rPr>
          <w:rFonts w:cs="Times New Roman"/>
        </w:rPr>
        <w:t>2:4, 20b (</w:t>
      </w:r>
      <w:r>
        <w:t xml:space="preserve">Kosovsky, </w:t>
      </w:r>
      <w:r>
        <w:rPr>
          <w:i/>
          <w:iCs/>
        </w:rPr>
        <w:t>Yerushalmi</w:t>
      </w:r>
      <w:r>
        <w:t>, 40)</w:t>
      </w:r>
      <w:r w:rsidRPr="0011643E">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1A3F81">
        <w:rPr>
          <w:rFonts w:cs="Times New Roman"/>
          <w:lang w:val="it-IT"/>
        </w:rPr>
        <w:t>Pre-4</w:t>
      </w:r>
      <w:r w:rsidR="001A3F81" w:rsidRPr="00AA7480">
        <w:rPr>
          <w:rFonts w:cs="Times New Roman"/>
          <w:lang w:val="it-IT"/>
        </w:rPr>
        <w:t>00</w:t>
      </w:r>
      <w:r w:rsidR="001A3F81">
        <w:rPr>
          <w:rStyle w:val="FootnoteReference"/>
          <w:rFonts w:cs="Times New Roman"/>
        </w:rPr>
        <w:footnoteReference w:id="227"/>
      </w:r>
      <w:r>
        <w:rPr>
          <w:rFonts w:cs="Times New Roman"/>
        </w:rPr>
        <w:t xml:space="preserve"> </w:t>
      </w:r>
    </w:p>
    <w:p w14:paraId="5173A0EF" w14:textId="77777777" w:rsidR="00BD0433" w:rsidRDefault="00BD0433" w:rsidP="00AB31D5">
      <w:pPr>
        <w:numPr>
          <w:ilvl w:val="0"/>
          <w:numId w:val="12"/>
        </w:numPr>
        <w:bidi w:val="0"/>
      </w:pPr>
      <w:r w:rsidRPr="000E36EB">
        <w:rPr>
          <w:b/>
          <w:bCs/>
        </w:rPr>
        <w:t>O:</w:t>
      </w:r>
      <w:r>
        <w:rPr>
          <w:b/>
          <w:bCs/>
        </w:rPr>
        <w:t xml:space="preserve"> </w:t>
      </w:r>
      <w:r w:rsidRPr="00AD3E33">
        <w:rPr>
          <w:rFonts w:cs="Times New Roman"/>
          <w:rtl/>
        </w:rPr>
        <w:t>לעזר</w:t>
      </w:r>
      <w:r>
        <w:rPr>
          <w:rStyle w:val="FootnoteReference"/>
        </w:rPr>
        <w:footnoteReference w:id="228"/>
      </w:r>
      <w:r>
        <w:t xml:space="preserve"> </w:t>
      </w:r>
      <w:r w:rsidRPr="00FE7D81">
        <w:rPr>
          <w:b/>
          <w:bCs/>
        </w:rPr>
        <w:t>Ds</w:t>
      </w:r>
      <w:r w:rsidRPr="000E36EB">
        <w:rPr>
          <w:b/>
          <w:bCs/>
        </w:rPr>
        <w:t>:</w:t>
      </w:r>
      <w:r>
        <w:rPr>
          <w:b/>
          <w:bCs/>
        </w:rPr>
        <w:t xml:space="preserve"> </w:t>
      </w:r>
      <w:r>
        <w:t>Isaac (</w:t>
      </w:r>
      <w:r w:rsidR="00AB31D5">
        <w:t>2</w:t>
      </w:r>
      <w:r w:rsidR="001E2E33">
        <w:t>4</w:t>
      </w:r>
      <w:r>
        <w:t>)’s father</w:t>
      </w:r>
      <w:r w:rsidRPr="006A4521">
        <w:rPr>
          <w:b/>
          <w:bCs/>
        </w:rPr>
        <w:t xml:space="preserve"> </w:t>
      </w:r>
      <w:r w:rsidRPr="000E36EB">
        <w:rPr>
          <w:b/>
          <w:bCs/>
        </w:rPr>
        <w:t xml:space="preserve">F: </w:t>
      </w:r>
      <w:r w:rsidRPr="00A47DE3">
        <w:t>–</w:t>
      </w:r>
      <w:r>
        <w:rPr>
          <w:b/>
          <w:bCs/>
        </w:rPr>
        <w:t xml:space="preserve"> </w:t>
      </w:r>
      <w:r w:rsidRPr="000E36EB">
        <w:rPr>
          <w:b/>
          <w:bCs/>
        </w:rPr>
        <w:t>S:</w:t>
      </w:r>
      <w:r w:rsidRPr="006A4521">
        <w:rPr>
          <w:b/>
          <w:bCs/>
        </w:rPr>
        <w:t xml:space="preserve"> </w:t>
      </w:r>
      <w:r>
        <w:rPr>
          <w:rFonts w:cs="Times New Roman"/>
          <w:i/>
          <w:iCs/>
        </w:rPr>
        <w:t xml:space="preserve">yBB </w:t>
      </w:r>
      <w:r>
        <w:rPr>
          <w:rFonts w:cs="Times New Roman"/>
        </w:rPr>
        <w:t>8:1, 15a (</w:t>
      </w:r>
      <w:r>
        <w:t xml:space="preserve">Kosovsky, </w:t>
      </w:r>
      <w:r>
        <w:rPr>
          <w:i/>
          <w:iCs/>
        </w:rPr>
        <w:t>Yerushalmi</w:t>
      </w:r>
      <w:r>
        <w:t>, 40)</w:t>
      </w:r>
      <w:r w:rsidRPr="0011643E">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581217">
        <w:t>3</w:t>
      </w:r>
      <w:r w:rsidR="00581217" w:rsidRPr="00581217">
        <w:rPr>
          <w:vertAlign w:val="superscript"/>
        </w:rPr>
        <w:t>rd</w:t>
      </w:r>
      <w:r w:rsidR="00581217">
        <w:t xml:space="preserve"> C</w:t>
      </w:r>
      <w:r w:rsidR="00581217">
        <w:rPr>
          <w:rStyle w:val="FootnoteReference"/>
        </w:rPr>
        <w:footnoteReference w:id="229"/>
      </w:r>
      <w:r>
        <w:t xml:space="preserve"> </w:t>
      </w:r>
    </w:p>
    <w:p w14:paraId="5BF1D168" w14:textId="77777777" w:rsidR="00BD0433" w:rsidRDefault="00BD0433" w:rsidP="00815F05">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rsidRPr="006A4521">
        <w:rPr>
          <w:b/>
          <w:bCs/>
        </w:rPr>
        <w:t xml:space="preserve"> </w:t>
      </w:r>
      <w:r>
        <w:t>Milai (2)’s son</w:t>
      </w:r>
      <w:r w:rsidRPr="006A4521">
        <w:rPr>
          <w:b/>
          <w:bCs/>
        </w:rPr>
        <w:t xml:space="preserve"> </w:t>
      </w:r>
      <w:r w:rsidRPr="000E36EB">
        <w:rPr>
          <w:b/>
          <w:bCs/>
        </w:rPr>
        <w:t>F:</w:t>
      </w:r>
      <w:r>
        <w:rPr>
          <w:b/>
          <w:bCs/>
        </w:rPr>
        <w:t xml:space="preserve"> </w:t>
      </w:r>
      <w:r w:rsidRPr="00A47DE3">
        <w:t>–</w:t>
      </w:r>
      <w:r w:rsidRPr="000E36EB">
        <w:rPr>
          <w:b/>
          <w:bCs/>
        </w:rPr>
        <w:t xml:space="preserve"> S:</w:t>
      </w:r>
      <w:r w:rsidRPr="00E33A8B">
        <w:rPr>
          <w:i/>
          <w:iCs/>
        </w:rPr>
        <w:t xml:space="preserve"> </w:t>
      </w:r>
      <w:r w:rsidRPr="00B14BD4">
        <w:rPr>
          <w:i/>
          <w:iCs/>
        </w:rPr>
        <w:t>bShab</w:t>
      </w:r>
      <w:r w:rsidRPr="00B14BD4">
        <w:t xml:space="preserve"> 139a</w:t>
      </w:r>
      <w:r>
        <w:rPr>
          <w:rStyle w:val="FootnoteReference"/>
          <w:rFonts w:cs="Times New Roman"/>
        </w:rPr>
        <w:footnoteReference w:id="230"/>
      </w:r>
      <w:r w:rsidRPr="006A4521">
        <w:rPr>
          <w:b/>
          <w:bCs/>
        </w:rPr>
        <w:t xml:space="preserve"> </w:t>
      </w:r>
      <w:r>
        <w:t xml:space="preserve">(Kosowsky, </w:t>
      </w:r>
      <w:r>
        <w:rPr>
          <w:i/>
          <w:iCs/>
        </w:rPr>
        <w:t>Babylonico</w:t>
      </w:r>
      <w:r>
        <w:t xml:space="preserve">, 212)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581217">
        <w:t>3</w:t>
      </w:r>
      <w:r w:rsidR="00581217" w:rsidRPr="00581217">
        <w:rPr>
          <w:vertAlign w:val="superscript"/>
        </w:rPr>
        <w:t>rd</w:t>
      </w:r>
      <w:r w:rsidR="00581217">
        <w:t xml:space="preserve"> C</w:t>
      </w:r>
      <w:r w:rsidR="00581217">
        <w:rPr>
          <w:rStyle w:val="FootnoteReference"/>
        </w:rPr>
        <w:footnoteReference w:id="231"/>
      </w:r>
    </w:p>
    <w:p w14:paraId="66FB61CA" w14:textId="77777777" w:rsidR="00BD0433" w:rsidRPr="00C04A6E" w:rsidRDefault="00BD0433" w:rsidP="00815F05">
      <w:pPr>
        <w:numPr>
          <w:ilvl w:val="0"/>
          <w:numId w:val="12"/>
        </w:numPr>
        <w:bidi w:val="0"/>
      </w:pPr>
      <w:r w:rsidRPr="000E36EB">
        <w:rPr>
          <w:b/>
          <w:bCs/>
        </w:rPr>
        <w:t>O:</w:t>
      </w:r>
      <w:r>
        <w:rPr>
          <w:b/>
          <w:bCs/>
        </w:rPr>
        <w:t xml:space="preserve"> </w:t>
      </w:r>
      <w:r w:rsidRPr="000302AC">
        <w:rPr>
          <w:rFonts w:cs="Times New Roman"/>
          <w:rtl/>
        </w:rPr>
        <w:t>אילא</w:t>
      </w:r>
      <w:r>
        <w:rPr>
          <w:rStyle w:val="FootnoteReference"/>
          <w:rFonts w:cs="Times New Roman"/>
        </w:rPr>
        <w:footnoteReference w:id="232"/>
      </w:r>
      <w:r>
        <w:t>/</w:t>
      </w:r>
      <w:r w:rsidRPr="00AD3E33">
        <w:rPr>
          <w:rFonts w:cs="Times New Roman"/>
          <w:rtl/>
        </w:rPr>
        <w:t>אלעא</w:t>
      </w:r>
      <w:r w:rsidRPr="004C70D3">
        <w:rPr>
          <w:rStyle w:val="FootnoteReference"/>
        </w:rPr>
        <w:footnoteReference w:id="233"/>
      </w:r>
      <w:r>
        <w:rPr>
          <w:rFonts w:cs="Times New Roman"/>
        </w:rPr>
        <w:t>/</w:t>
      </w:r>
      <w:r w:rsidRPr="00AD3E33">
        <w:rPr>
          <w:rFonts w:cs="Times New Roman"/>
          <w:rtl/>
        </w:rPr>
        <w:t>אלעאי</w:t>
      </w:r>
      <w:r>
        <w:rPr>
          <w:rStyle w:val="FootnoteReference"/>
        </w:rPr>
        <w:footnoteReference w:id="234"/>
      </w:r>
      <w:r w:rsidRPr="004C70D3">
        <w:t>/</w:t>
      </w:r>
      <w:r w:rsidRPr="00E82063">
        <w:rPr>
          <w:rFonts w:cs="Times New Roman" w:hint="cs"/>
          <w:rtl/>
        </w:rPr>
        <w:t>עולא</w:t>
      </w:r>
      <w:r>
        <w:rPr>
          <w:rStyle w:val="FootnoteReference"/>
          <w:rFonts w:cs="Times New Roman"/>
        </w:rPr>
        <w:footnoteReference w:id="235"/>
      </w:r>
      <w:r>
        <w:rPr>
          <w:b/>
          <w:bCs/>
        </w:rPr>
        <w:t xml:space="preserve"> </w:t>
      </w:r>
      <w:r w:rsidRPr="00FE7D81">
        <w:rPr>
          <w:b/>
          <w:bCs/>
        </w:rPr>
        <w:t>Ds</w:t>
      </w:r>
      <w:r w:rsidRPr="000E36EB">
        <w:rPr>
          <w:b/>
          <w:bCs/>
        </w:rPr>
        <w:t>:</w:t>
      </w:r>
      <w:r>
        <w:rPr>
          <w:b/>
          <w:bCs/>
        </w:rPr>
        <w:t xml:space="preserve"> </w:t>
      </w:r>
      <w:r>
        <w:t>Barachiah</w:t>
      </w:r>
      <w:r w:rsidRPr="006A4521">
        <w:rPr>
          <w:b/>
          <w:bCs/>
        </w:rPr>
        <w:t xml:space="preserve"> </w:t>
      </w:r>
      <w:r>
        <w:t>(2)’s son</w:t>
      </w:r>
      <w:r w:rsidRPr="006A4521">
        <w:rPr>
          <w:b/>
          <w:bCs/>
        </w:rPr>
        <w:t xml:space="preserve"> </w:t>
      </w:r>
      <w:r w:rsidRPr="000E36EB">
        <w:rPr>
          <w:b/>
          <w:bCs/>
        </w:rPr>
        <w:t xml:space="preserve">F: </w:t>
      </w:r>
      <w:r w:rsidRPr="00A47DE3">
        <w:t>–</w:t>
      </w:r>
      <w:r>
        <w:rPr>
          <w:b/>
          <w:bCs/>
        </w:rPr>
        <w:t xml:space="preserve"> </w:t>
      </w:r>
      <w:r w:rsidRPr="000E36EB">
        <w:rPr>
          <w:b/>
          <w:bCs/>
        </w:rPr>
        <w:t>S:</w:t>
      </w:r>
      <w:r>
        <w:rPr>
          <w:i/>
          <w:iCs/>
        </w:rPr>
        <w:t xml:space="preserve"> </w:t>
      </w:r>
      <w:r w:rsidRPr="007754F2">
        <w:rPr>
          <w:i/>
          <w:iCs/>
        </w:rPr>
        <w:t>bTaan</w:t>
      </w:r>
      <w:r w:rsidRPr="007754F2">
        <w:t xml:space="preserve"> 10b</w:t>
      </w:r>
      <w:r w:rsidRPr="007754F2">
        <w:rPr>
          <w:rStyle w:val="FootnoteReference"/>
        </w:rPr>
        <w:footnoteReference w:id="236"/>
      </w:r>
      <w:r w:rsidRPr="006A4521">
        <w:rPr>
          <w:b/>
          <w:bCs/>
        </w:rPr>
        <w:t xml:space="preserve"> </w:t>
      </w:r>
      <w:r>
        <w:t xml:space="preserve">(Kosowsky, </w:t>
      </w:r>
      <w:r>
        <w:rPr>
          <w:i/>
          <w:iCs/>
        </w:rPr>
        <w:t>Bab</w:t>
      </w:r>
      <w:r>
        <w:rPr>
          <w:i/>
          <w:iCs/>
        </w:rPr>
        <w:t>y</w:t>
      </w:r>
      <w:r>
        <w:rPr>
          <w:i/>
          <w:iCs/>
        </w:rPr>
        <w:t>lonico</w:t>
      </w:r>
      <w:r>
        <w:t>, 169)</w:t>
      </w:r>
      <w:r w:rsidRPr="006A4521">
        <w:rPr>
          <w:b/>
          <w:bCs/>
        </w:rPr>
        <w:t xml:space="preserve"> </w:t>
      </w:r>
      <w:r w:rsidRPr="000E36EB">
        <w:rPr>
          <w:b/>
          <w:bCs/>
        </w:rPr>
        <w:t>E:</w:t>
      </w:r>
      <w:r w:rsidRPr="00EF4B18">
        <w:rPr>
          <w:rStyle w:val="FootnoteReference"/>
          <w:rtl/>
        </w:rPr>
        <w:t xml:space="preserve"> </w:t>
      </w:r>
      <w:r w:rsidRPr="00A47DE3">
        <w:t>–</w:t>
      </w:r>
      <w:r>
        <w:t xml:space="preserve"> </w:t>
      </w:r>
      <w:r w:rsidRPr="000E36EB">
        <w:rPr>
          <w:b/>
          <w:bCs/>
        </w:rPr>
        <w:t>D:</w:t>
      </w:r>
      <w:r>
        <w:rPr>
          <w:b/>
          <w:bCs/>
        </w:rPr>
        <w:t xml:space="preserve"> </w:t>
      </w:r>
      <w:r w:rsidR="00581217">
        <w:rPr>
          <w:rFonts w:cs="Times New Roman"/>
          <w:lang w:val="it-IT"/>
        </w:rPr>
        <w:t>Pre-4</w:t>
      </w:r>
      <w:r w:rsidR="00581217" w:rsidRPr="00AA7480">
        <w:rPr>
          <w:rFonts w:cs="Times New Roman"/>
          <w:lang w:val="it-IT"/>
        </w:rPr>
        <w:t>00</w:t>
      </w:r>
      <w:r w:rsidR="00581217">
        <w:rPr>
          <w:rStyle w:val="FootnoteReference"/>
          <w:rFonts w:cs="Times New Roman"/>
        </w:rPr>
        <w:footnoteReference w:id="237"/>
      </w:r>
    </w:p>
    <w:p w14:paraId="54E36882" w14:textId="77777777" w:rsidR="00BD0433" w:rsidRDefault="00BD0433" w:rsidP="00815F05">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rPr>
          <w:b/>
          <w:bCs/>
        </w:rPr>
        <w:t xml:space="preserve"> </w:t>
      </w:r>
      <w:r>
        <w:t>Pedat (2)’s son</w:t>
      </w:r>
      <w:r w:rsidRPr="006A4521">
        <w:rPr>
          <w:b/>
          <w:bCs/>
        </w:rPr>
        <w:t xml:space="preserve"> </w:t>
      </w:r>
      <w:r w:rsidRPr="000E36EB">
        <w:rPr>
          <w:b/>
          <w:bCs/>
        </w:rPr>
        <w:t>F:</w:t>
      </w:r>
      <w:r>
        <w:rPr>
          <w:b/>
          <w:bCs/>
        </w:rPr>
        <w:t xml:space="preserve"> -</w:t>
      </w:r>
      <w:r w:rsidRPr="000E36EB">
        <w:rPr>
          <w:b/>
          <w:bCs/>
        </w:rPr>
        <w:t xml:space="preserve"> S:</w:t>
      </w:r>
      <w:r w:rsidRPr="006A4521">
        <w:rPr>
          <w:b/>
          <w:bCs/>
        </w:rPr>
        <w:t xml:space="preserve"> </w:t>
      </w:r>
      <w:r w:rsidRPr="00F7193D">
        <w:rPr>
          <w:i/>
          <w:iCs/>
        </w:rPr>
        <w:t>bTaan</w:t>
      </w:r>
      <w:r w:rsidRPr="00F7193D">
        <w:rPr>
          <w:b/>
          <w:bCs/>
        </w:rPr>
        <w:t xml:space="preserve"> </w:t>
      </w:r>
      <w:r w:rsidRPr="00F7193D">
        <w:t>25a</w:t>
      </w:r>
      <w:r>
        <w:rPr>
          <w:rStyle w:val="FootnoteReference"/>
        </w:rPr>
        <w:footnoteReference w:id="238"/>
      </w:r>
      <w:r>
        <w:t xml:space="preserve"> (Kosowsky, </w:t>
      </w:r>
      <w:r>
        <w:rPr>
          <w:i/>
          <w:iCs/>
        </w:rPr>
        <w:t>Babylonico</w:t>
      </w:r>
      <w:r>
        <w:t xml:space="preserve">, 215-35)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8F0253">
        <w:t>3</w:t>
      </w:r>
      <w:r w:rsidR="008F0253" w:rsidRPr="008F0253">
        <w:rPr>
          <w:vertAlign w:val="superscript"/>
        </w:rPr>
        <w:t>rd</w:t>
      </w:r>
      <w:r w:rsidR="008F0253">
        <w:t xml:space="preserve"> C</w:t>
      </w:r>
      <w:r w:rsidR="008F0253">
        <w:rPr>
          <w:rStyle w:val="FootnoteReference"/>
        </w:rPr>
        <w:footnoteReference w:id="239"/>
      </w:r>
    </w:p>
    <w:p w14:paraId="332D332C" w14:textId="77777777" w:rsidR="00BD0433" w:rsidRDefault="00BD0433" w:rsidP="00815F05">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rsidRPr="002045B7">
        <w:t xml:space="preserve"> </w:t>
      </w:r>
      <w:r>
        <w:t>Benjamin (10)’s son</w:t>
      </w:r>
      <w:r w:rsidRPr="006A4521">
        <w:rPr>
          <w:b/>
          <w:bCs/>
        </w:rPr>
        <w:t xml:space="preserve"> </w:t>
      </w:r>
      <w:r w:rsidRPr="000E36EB">
        <w:rPr>
          <w:b/>
          <w:bCs/>
        </w:rPr>
        <w:t xml:space="preserve">F: </w:t>
      </w:r>
      <w:r w:rsidRPr="00A47DE3">
        <w:t>–</w:t>
      </w:r>
      <w:r>
        <w:rPr>
          <w:b/>
          <w:bCs/>
        </w:rPr>
        <w:t xml:space="preserve"> </w:t>
      </w:r>
      <w:r w:rsidRPr="000E36EB">
        <w:rPr>
          <w:b/>
          <w:bCs/>
        </w:rPr>
        <w:t>S:</w:t>
      </w:r>
      <w:r>
        <w:rPr>
          <w:i/>
          <w:iCs/>
        </w:rPr>
        <w:t xml:space="preserve"> </w:t>
      </w:r>
      <w:r w:rsidRPr="0062439D">
        <w:rPr>
          <w:i/>
          <w:iCs/>
        </w:rPr>
        <w:t>bHul</w:t>
      </w:r>
      <w:r w:rsidRPr="0062439D">
        <w:t xml:space="preserve"> 19b</w:t>
      </w:r>
      <w:r w:rsidRPr="0062439D">
        <w:rPr>
          <w:rStyle w:val="FootnoteReference"/>
        </w:rPr>
        <w:footnoteReference w:id="240"/>
      </w:r>
      <w:r w:rsidRPr="006A4521">
        <w:rPr>
          <w:b/>
          <w:bCs/>
        </w:rPr>
        <w:t xml:space="preserve"> </w:t>
      </w:r>
      <w:r>
        <w:t xml:space="preserve">(Kosowsky, </w:t>
      </w:r>
      <w:r>
        <w:rPr>
          <w:i/>
          <w:iCs/>
        </w:rPr>
        <w:t>Babylonico</w:t>
      </w:r>
      <w:r>
        <w:t xml:space="preserve">, 212) </w:t>
      </w:r>
      <w:r w:rsidRPr="000E36EB">
        <w:rPr>
          <w:b/>
          <w:bCs/>
        </w:rPr>
        <w:t>E:</w:t>
      </w:r>
      <w:r w:rsidRPr="002045B7">
        <w:rPr>
          <w:rStyle w:val="FootnoteReference"/>
          <w:rtl/>
        </w:rPr>
        <w:t xml:space="preserve"> </w:t>
      </w:r>
      <w:r w:rsidRPr="00A47DE3">
        <w:t>–</w:t>
      </w:r>
      <w:r w:rsidRPr="000E36EB">
        <w:rPr>
          <w:b/>
          <w:bCs/>
        </w:rPr>
        <w:t>D:</w:t>
      </w:r>
      <w:r>
        <w:rPr>
          <w:b/>
          <w:bCs/>
        </w:rPr>
        <w:t xml:space="preserve"> </w:t>
      </w:r>
      <w:r w:rsidR="005C724F">
        <w:t>Pre-320</w:t>
      </w:r>
      <w:r w:rsidR="005C724F">
        <w:rPr>
          <w:rStyle w:val="FootnoteReference"/>
        </w:rPr>
        <w:footnoteReference w:id="241"/>
      </w:r>
    </w:p>
    <w:p w14:paraId="6810E0B2" w14:textId="77777777" w:rsidR="00BD0433" w:rsidRDefault="00BD0433" w:rsidP="00815F05">
      <w:pPr>
        <w:numPr>
          <w:ilvl w:val="0"/>
          <w:numId w:val="12"/>
        </w:numPr>
        <w:bidi w:val="0"/>
      </w:pPr>
      <w:r w:rsidRPr="000E36EB">
        <w:rPr>
          <w:b/>
          <w:bCs/>
        </w:rPr>
        <w:t>O:</w:t>
      </w:r>
      <w:r>
        <w:rPr>
          <w:b/>
          <w:bCs/>
        </w:rPr>
        <w:t xml:space="preserve"> </w:t>
      </w:r>
      <w:r w:rsidRPr="00071BC8">
        <w:rPr>
          <w:rFonts w:cs="Times New Roman"/>
          <w:rtl/>
        </w:rPr>
        <w:t>לעיי</w:t>
      </w:r>
      <w:r>
        <w:rPr>
          <w:rStyle w:val="FootnoteReference"/>
          <w:rFonts w:cs="Times New Roman"/>
        </w:rPr>
        <w:footnoteReference w:id="242"/>
      </w:r>
      <w:r>
        <w:rPr>
          <w:b/>
          <w:bCs/>
        </w:rPr>
        <w:t xml:space="preserve"> </w:t>
      </w:r>
      <w:r w:rsidRPr="00FE7D81">
        <w:rPr>
          <w:b/>
          <w:bCs/>
        </w:rPr>
        <w:t>Ds</w:t>
      </w:r>
      <w:r w:rsidRPr="000E36EB">
        <w:rPr>
          <w:b/>
          <w:bCs/>
        </w:rPr>
        <w:t>:</w:t>
      </w:r>
      <w:r>
        <w:rPr>
          <w:b/>
          <w:bCs/>
        </w:rPr>
        <w:t xml:space="preserve"> </w:t>
      </w:r>
      <w:r>
        <w:t>Joseph</w:t>
      </w:r>
      <w:r w:rsidRPr="006A4521">
        <w:rPr>
          <w:b/>
          <w:bCs/>
        </w:rPr>
        <w:t xml:space="preserve"> </w:t>
      </w:r>
      <w:r>
        <w:t>(5</w:t>
      </w:r>
      <w:r w:rsidR="002C2DA4">
        <w:t>5</w:t>
      </w:r>
      <w:r>
        <w:t>)’s father</w:t>
      </w:r>
      <w:r w:rsidRPr="006A4521">
        <w:rPr>
          <w:b/>
          <w:bCs/>
        </w:rPr>
        <w:t xml:space="preserve"> </w:t>
      </w:r>
      <w:r w:rsidRPr="000E36EB">
        <w:rPr>
          <w:b/>
          <w:bCs/>
        </w:rPr>
        <w:t>F:</w:t>
      </w:r>
      <w:r>
        <w:rPr>
          <w:b/>
          <w:bCs/>
        </w:rPr>
        <w:t xml:space="preserve"> </w:t>
      </w:r>
      <w:r w:rsidRPr="00A47DE3">
        <w:t>–</w:t>
      </w:r>
      <w:r w:rsidRPr="000E36EB">
        <w:rPr>
          <w:b/>
          <w:bCs/>
        </w:rPr>
        <w:t xml:space="preserve"> S:</w:t>
      </w:r>
      <w:r>
        <w:rPr>
          <w:b/>
          <w:bCs/>
        </w:rPr>
        <w:t xml:space="preserve"> </w:t>
      </w:r>
      <w:r>
        <w:rPr>
          <w:i/>
          <w:iCs/>
        </w:rPr>
        <w:t>Gen Rab</w:t>
      </w:r>
      <w:r>
        <w:t xml:space="preserve"> 6:3</w:t>
      </w:r>
      <w:r w:rsidRPr="00A51E14">
        <w:t xml:space="preserve"> </w:t>
      </w:r>
      <w:r>
        <w:t xml:space="preserve">(Hyman, </w:t>
      </w:r>
      <w:r>
        <w:rPr>
          <w:i/>
          <w:iCs/>
        </w:rPr>
        <w:t>Toldoth</w:t>
      </w:r>
      <w:r>
        <w:t xml:space="preserve">, </w:t>
      </w:r>
      <w:r w:rsidR="00C069AF">
        <w:t>719</w:t>
      </w:r>
      <w:r>
        <w:rPr>
          <w:rStyle w:val="FootnoteReference"/>
        </w:rPr>
        <w:footnoteReference w:id="243"/>
      </w:r>
      <w:r>
        <w:t>)</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5C724F">
        <w:t>3</w:t>
      </w:r>
      <w:r w:rsidR="005C724F" w:rsidRPr="005C724F">
        <w:rPr>
          <w:vertAlign w:val="superscript"/>
        </w:rPr>
        <w:t>rd</w:t>
      </w:r>
      <w:r w:rsidR="005C724F">
        <w:t xml:space="preserve"> C</w:t>
      </w:r>
      <w:r w:rsidR="005C724F">
        <w:rPr>
          <w:rStyle w:val="FootnoteReference"/>
        </w:rPr>
        <w:footnoteReference w:id="244"/>
      </w:r>
    </w:p>
    <w:p w14:paraId="6A88F1F7" w14:textId="77777777" w:rsidR="00BD0433" w:rsidRDefault="00BD0433" w:rsidP="006C61B0">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rsidRPr="006A4521">
        <w:rPr>
          <w:b/>
          <w:bCs/>
        </w:rPr>
        <w:t xml:space="preserve"> </w:t>
      </w:r>
      <w:r w:rsidRPr="003B5850">
        <w:t>Karsana</w:t>
      </w:r>
      <w:r>
        <w:rPr>
          <w:b/>
          <w:bCs/>
        </w:rPr>
        <w:t xml:space="preserve"> </w:t>
      </w:r>
      <w:r>
        <w:t>(3)’s son</w:t>
      </w:r>
      <w:r w:rsidRPr="006A4521">
        <w:rPr>
          <w:b/>
          <w:bCs/>
        </w:rPr>
        <w:t xml:space="preserve"> </w:t>
      </w:r>
      <w:r w:rsidRPr="000E36EB">
        <w:rPr>
          <w:b/>
          <w:bCs/>
        </w:rPr>
        <w:t>F:</w:t>
      </w:r>
      <w:r>
        <w:rPr>
          <w:b/>
          <w:bCs/>
        </w:rPr>
        <w:t xml:space="preserve"> -</w:t>
      </w:r>
      <w:r w:rsidRPr="000E36EB">
        <w:rPr>
          <w:b/>
          <w:bCs/>
        </w:rPr>
        <w:t xml:space="preserve"> S:</w:t>
      </w:r>
      <w:r w:rsidRPr="006A4C85">
        <w:rPr>
          <w:i/>
          <w:iCs/>
        </w:rPr>
        <w:t xml:space="preserve"> </w:t>
      </w:r>
      <w:r>
        <w:rPr>
          <w:i/>
          <w:iCs/>
        </w:rPr>
        <w:t>Gen Rab</w:t>
      </w:r>
      <w:r>
        <w:t xml:space="preserve"> 18:2</w:t>
      </w:r>
      <w:r w:rsidRPr="006A4C85">
        <w:t xml:space="preserve"> </w:t>
      </w:r>
      <w:r>
        <w:t xml:space="preserve">(Hyman, </w:t>
      </w:r>
      <w:r>
        <w:rPr>
          <w:i/>
          <w:iCs/>
        </w:rPr>
        <w:t>Toldoth</w:t>
      </w:r>
      <w:r>
        <w:t>, 160)</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6C61B0" w:rsidRPr="006C61B0">
        <w:t>3</w:t>
      </w:r>
      <w:r w:rsidR="006C61B0" w:rsidRPr="006C61B0">
        <w:rPr>
          <w:vertAlign w:val="superscript"/>
        </w:rPr>
        <w:t>rd</w:t>
      </w:r>
      <w:r w:rsidR="006C61B0" w:rsidRPr="006C61B0">
        <w:t xml:space="preserve"> C</w:t>
      </w:r>
      <w:r w:rsidR="006C61B0">
        <w:rPr>
          <w:rStyle w:val="FootnoteReference"/>
          <w:lang w:val="de-DE"/>
        </w:rPr>
        <w:footnoteReference w:id="245"/>
      </w:r>
    </w:p>
    <w:p w14:paraId="22B780C0" w14:textId="77777777" w:rsidR="00BD0433" w:rsidRPr="008F792C" w:rsidRDefault="00484B6B" w:rsidP="00C05BC6">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00BD0433" w:rsidRPr="008F792C">
        <w:rPr>
          <w:b/>
          <w:bCs/>
          <w:lang w:val="en-GB"/>
        </w:rPr>
        <w:t xml:space="preserve">: </w:t>
      </w:r>
      <w:r w:rsidR="00BD0433">
        <w:rPr>
          <w:lang w:val="en-GB"/>
        </w:rPr>
        <w:t>Jonathan</w:t>
      </w:r>
      <w:r w:rsidR="00BD0433" w:rsidRPr="008F792C">
        <w:rPr>
          <w:lang w:val="en-GB"/>
        </w:rPr>
        <w:t xml:space="preserve"> </w:t>
      </w:r>
      <w:r w:rsidR="00BD0433" w:rsidRPr="008F792C">
        <w:t>(</w:t>
      </w:r>
      <w:r w:rsidR="00BD0433">
        <w:t>1</w:t>
      </w:r>
      <w:r w:rsidR="00BF6CA8">
        <w:t>8</w:t>
      </w:r>
      <w:r w:rsidR="00BD0433" w:rsidRPr="008F792C">
        <w:t xml:space="preserve">)’s </w:t>
      </w:r>
      <w:r w:rsidR="00BD0433">
        <w:t>father</w:t>
      </w:r>
      <w:r w:rsidR="00BD0433" w:rsidRPr="008F792C">
        <w:t xml:space="preserve"> </w:t>
      </w:r>
      <w:r w:rsidR="00BD0433" w:rsidRPr="008F792C">
        <w:rPr>
          <w:b/>
          <w:bCs/>
          <w:lang w:val="en-GB"/>
        </w:rPr>
        <w:t>F:</w:t>
      </w:r>
      <w:r w:rsidR="00BD0433" w:rsidRPr="008F792C">
        <w:rPr>
          <w:lang w:val="en-GB"/>
        </w:rPr>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Gen Rab </w:t>
      </w:r>
      <w:r w:rsidR="00BD0433" w:rsidRPr="008F792C">
        <w:t>95:3</w:t>
      </w:r>
      <w:r w:rsidR="00BD0433" w:rsidRPr="008F792C">
        <w:rPr>
          <w:lang w:val="en-GB"/>
        </w:rPr>
        <w:t xml:space="preserve"> (</w:t>
      </w:r>
      <w:r w:rsidR="00BD0433" w:rsidRPr="008F792C">
        <w:t xml:space="preserve">Hyman, </w:t>
      </w:r>
      <w:r w:rsidR="00BD0433" w:rsidRPr="008F792C">
        <w:rPr>
          <w:i/>
          <w:iCs/>
        </w:rPr>
        <w:t>Toldoth</w:t>
      </w:r>
      <w:r w:rsidR="00BD0433" w:rsidRPr="008F792C">
        <w:t xml:space="preserve">, 701) </w:t>
      </w:r>
      <w:r w:rsidR="00BD0433" w:rsidRPr="008F792C">
        <w:rPr>
          <w:b/>
          <w:bCs/>
        </w:rPr>
        <w:t xml:space="preserve">E: </w:t>
      </w:r>
      <w:r w:rsidR="00BD0433" w:rsidRPr="008F792C">
        <w:rPr>
          <w:rFonts w:cs="Times New Roman"/>
          <w:lang w:val="en-GB"/>
        </w:rPr>
        <w:t>–</w:t>
      </w:r>
      <w:r w:rsidR="00BD0433" w:rsidRPr="008F792C">
        <w:rPr>
          <w:b/>
          <w:bCs/>
        </w:rPr>
        <w:t xml:space="preserve"> D: </w:t>
      </w:r>
      <w:r w:rsidR="00520DF1">
        <w:t>3</w:t>
      </w:r>
      <w:r w:rsidR="00520DF1" w:rsidRPr="00520DF1">
        <w:rPr>
          <w:vertAlign w:val="superscript"/>
        </w:rPr>
        <w:t>rd</w:t>
      </w:r>
      <w:r w:rsidR="00520DF1">
        <w:t xml:space="preserve"> C</w:t>
      </w:r>
      <w:r w:rsidR="00520DF1">
        <w:rPr>
          <w:rStyle w:val="FootnoteReference"/>
        </w:rPr>
        <w:footnoteReference w:id="246"/>
      </w:r>
    </w:p>
    <w:p w14:paraId="74D30E6D" w14:textId="77777777" w:rsidR="00BD0433" w:rsidRDefault="00BD0433" w:rsidP="00D41B4A">
      <w:pPr>
        <w:numPr>
          <w:ilvl w:val="0"/>
          <w:numId w:val="12"/>
        </w:numPr>
        <w:bidi w:val="0"/>
        <w:jc w:val="both"/>
      </w:pPr>
      <w:r w:rsidRPr="000E36EB">
        <w:rPr>
          <w:b/>
          <w:bCs/>
        </w:rPr>
        <w:t>O:</w:t>
      </w:r>
      <w:r>
        <w:rPr>
          <w:b/>
          <w:bCs/>
        </w:rPr>
        <w:t xml:space="preserve"> </w:t>
      </w:r>
      <w:r w:rsidRPr="000C74F2">
        <w:t>–</w:t>
      </w:r>
      <w:r>
        <w:rPr>
          <w:b/>
          <w:bCs/>
        </w:rPr>
        <w:t xml:space="preserve"> </w:t>
      </w:r>
      <w:r w:rsidRPr="00FE7D81">
        <w:rPr>
          <w:b/>
          <w:bCs/>
        </w:rPr>
        <w:t>Ds</w:t>
      </w:r>
      <w:r w:rsidRPr="000E36EB">
        <w:rPr>
          <w:b/>
          <w:bCs/>
        </w:rPr>
        <w:t>:</w:t>
      </w:r>
      <w:r>
        <w:rPr>
          <w:b/>
          <w:bCs/>
        </w:rPr>
        <w:t xml:space="preserve"> </w:t>
      </w:r>
      <w:r w:rsidRPr="00F25190">
        <w:t>Of Bostra</w:t>
      </w:r>
      <w:r w:rsidRPr="00F14114">
        <w:rPr>
          <w:rStyle w:val="FootnoteReference"/>
        </w:rPr>
        <w:footnoteReference w:id="247"/>
      </w:r>
      <w:r w:rsidRPr="006A4521">
        <w:rPr>
          <w:b/>
          <w:bCs/>
        </w:rPr>
        <w:t xml:space="preserve"> </w:t>
      </w:r>
      <w:r w:rsidRPr="000E36EB">
        <w:rPr>
          <w:b/>
          <w:bCs/>
        </w:rPr>
        <w:t xml:space="preserve">F: </w:t>
      </w:r>
      <w:r w:rsidRPr="00A47DE3">
        <w:t>–</w:t>
      </w:r>
      <w:r>
        <w:rPr>
          <w:b/>
          <w:bCs/>
        </w:rPr>
        <w:t xml:space="preserve"> </w:t>
      </w:r>
      <w:r w:rsidRPr="000E36EB">
        <w:rPr>
          <w:b/>
          <w:bCs/>
        </w:rPr>
        <w:t>S:</w:t>
      </w:r>
      <w:r>
        <w:rPr>
          <w:b/>
          <w:bCs/>
        </w:rPr>
        <w:t xml:space="preserve"> </w:t>
      </w:r>
      <w:r>
        <w:rPr>
          <w:i/>
          <w:iCs/>
        </w:rPr>
        <w:t>Lam Rab</w:t>
      </w:r>
      <w:r>
        <w:t xml:space="preserve"> 4:23</w:t>
      </w:r>
      <w:r w:rsidR="008F568A">
        <w:rPr>
          <w:rStyle w:val="FootnoteReference"/>
        </w:rPr>
        <w:footnoteReference w:id="248"/>
      </w:r>
      <w:r>
        <w:t xml:space="preserve"> (Hyman, </w:t>
      </w:r>
      <w:r>
        <w:rPr>
          <w:i/>
          <w:iCs/>
        </w:rPr>
        <w:t>Toldoth,</w:t>
      </w:r>
      <w:r>
        <w:t xml:space="preserve"> 159) </w:t>
      </w:r>
      <w:r w:rsidR="00443D10" w:rsidRPr="008F792C">
        <w:rPr>
          <w:b/>
          <w:bCs/>
        </w:rPr>
        <w:t xml:space="preserve">E: </w:t>
      </w:r>
      <w:r w:rsidR="00443D10" w:rsidRPr="008F792C">
        <w:t xml:space="preserve">– </w:t>
      </w:r>
      <w:r>
        <w:rPr>
          <w:b/>
          <w:bCs/>
        </w:rPr>
        <w:t xml:space="preserve"> </w:t>
      </w:r>
      <w:r w:rsidRPr="000E36EB">
        <w:rPr>
          <w:b/>
          <w:bCs/>
        </w:rPr>
        <w:t>D:</w:t>
      </w:r>
      <w:r w:rsidR="00C42F96">
        <w:rPr>
          <w:b/>
          <w:bCs/>
        </w:rPr>
        <w:t xml:space="preserve"> </w:t>
      </w:r>
      <w:r w:rsidR="00C42F96" w:rsidRPr="00C42F96">
        <w:t>–</w:t>
      </w:r>
      <w:r>
        <w:rPr>
          <w:b/>
          <w:bCs/>
        </w:rPr>
        <w:t xml:space="preserve"> </w:t>
      </w:r>
      <w:r w:rsidR="00D41B4A" w:rsidRPr="006C61B0">
        <w:t>3</w:t>
      </w:r>
      <w:r w:rsidR="00D41B4A" w:rsidRPr="006C61B0">
        <w:rPr>
          <w:vertAlign w:val="superscript"/>
        </w:rPr>
        <w:t>rd</w:t>
      </w:r>
      <w:r w:rsidR="00D41B4A" w:rsidRPr="006C61B0">
        <w:t xml:space="preserve"> C</w:t>
      </w:r>
      <w:r w:rsidR="00D41B4A">
        <w:rPr>
          <w:rStyle w:val="FootnoteReference"/>
          <w:lang w:val="de-DE"/>
        </w:rPr>
        <w:footnoteReference w:id="249"/>
      </w:r>
    </w:p>
    <w:p w14:paraId="5FDD7324" w14:textId="77777777" w:rsidR="00BD0433" w:rsidRDefault="00BD0433" w:rsidP="00815F05">
      <w:pPr>
        <w:numPr>
          <w:ilvl w:val="0"/>
          <w:numId w:val="12"/>
        </w:numPr>
        <w:bidi w:val="0"/>
      </w:pPr>
      <w:r w:rsidRPr="000E36EB">
        <w:rPr>
          <w:b/>
          <w:bCs/>
        </w:rPr>
        <w:t>O:</w:t>
      </w:r>
      <w:r>
        <w:rPr>
          <w:b/>
          <w:bCs/>
        </w:rPr>
        <w:t xml:space="preserve"> </w:t>
      </w:r>
      <w:r w:rsidRPr="00A47DE3">
        <w:t>–</w:t>
      </w:r>
      <w:r w:rsidRPr="006A4521">
        <w:rPr>
          <w:b/>
          <w:bCs/>
        </w:rPr>
        <w:t xml:space="preserve"> </w:t>
      </w:r>
      <w:r w:rsidRPr="00FE7D81">
        <w:rPr>
          <w:b/>
          <w:bCs/>
        </w:rPr>
        <w:t>Ds</w:t>
      </w:r>
      <w:r w:rsidRPr="000E36EB">
        <w:rPr>
          <w:b/>
          <w:bCs/>
        </w:rPr>
        <w:t>:</w:t>
      </w:r>
      <w:r>
        <w:rPr>
          <w:b/>
          <w:bCs/>
        </w:rPr>
        <w:t xml:space="preserve"> </w:t>
      </w:r>
      <w:r>
        <w:t xml:space="preserve">Kalir, </w:t>
      </w:r>
      <w:r>
        <w:rPr>
          <w:rFonts w:cs="Times New Roman"/>
          <w:lang w:val="en-GB"/>
        </w:rPr>
        <w:t>p</w:t>
      </w:r>
      <w:r w:rsidRPr="00E475D9">
        <w:rPr>
          <w:rFonts w:cs="Times New Roman"/>
          <w:lang w:val="en-GB"/>
        </w:rPr>
        <w:t>oet</w:t>
      </w:r>
      <w:r w:rsidRPr="003D0D19">
        <w:rPr>
          <w:rStyle w:val="FootnoteReference"/>
          <w:rFonts w:cs="Times New Roman"/>
          <w:lang w:val="de-DE"/>
        </w:rPr>
        <w:footnoteReference w:id="250"/>
      </w:r>
      <w:r w:rsidRPr="00E475D9">
        <w:rPr>
          <w:rFonts w:cs="Times New Roman"/>
          <w:b/>
          <w:bCs/>
          <w:lang w:val="en-GB"/>
        </w:rPr>
        <w:t xml:space="preserve"> F: </w:t>
      </w:r>
      <w:r w:rsidRPr="00A87F4E">
        <w:t>–</w:t>
      </w:r>
      <w:r w:rsidRPr="00E475D9">
        <w:rPr>
          <w:rFonts w:cs="Times New Roman"/>
          <w:b/>
          <w:bCs/>
          <w:lang w:val="en-GB"/>
        </w:rPr>
        <w:t xml:space="preserve"> S:</w:t>
      </w:r>
      <w:r w:rsidRPr="00E475D9">
        <w:rPr>
          <w:rFonts w:cs="Times New Roman"/>
          <w:lang w:val="en-GB"/>
        </w:rPr>
        <w:t xml:space="preserve"> Saadia Gaon,</w:t>
      </w:r>
      <w:r w:rsidRPr="00E475D9">
        <w:rPr>
          <w:rFonts w:cs="Times New Roman"/>
          <w:b/>
          <w:bCs/>
          <w:lang w:val="en-GB"/>
        </w:rPr>
        <w:t xml:space="preserve"> </w:t>
      </w:r>
      <w:r w:rsidRPr="00E475D9">
        <w:rPr>
          <w:i/>
          <w:iCs/>
          <w:lang w:val="en-GB"/>
        </w:rPr>
        <w:t>Ha’egron</w:t>
      </w:r>
      <w:r>
        <w:t xml:space="preserve"> </w:t>
      </w:r>
      <w:r w:rsidRPr="00143B89">
        <w:rPr>
          <w:rFonts w:cs="Times New Roman"/>
        </w:rPr>
        <w:t>155</w:t>
      </w:r>
      <w:r>
        <w:rPr>
          <w:rFonts w:cs="Times New Roman"/>
        </w:rPr>
        <w:t xml:space="preserve"> </w:t>
      </w:r>
      <w:r w:rsidRPr="000E36EB">
        <w:rPr>
          <w:b/>
          <w:bCs/>
        </w:rPr>
        <w:t>E:</w:t>
      </w:r>
      <w:r>
        <w:rPr>
          <w:b/>
          <w:bCs/>
        </w:rPr>
        <w:t xml:space="preserve"> </w:t>
      </w:r>
      <w:r w:rsidRPr="00A47DE3">
        <w:t>–</w:t>
      </w:r>
      <w:r>
        <w:rPr>
          <w:b/>
          <w:bCs/>
        </w:rPr>
        <w:t xml:space="preserve"> </w:t>
      </w:r>
      <w:r w:rsidRPr="000E36EB">
        <w:rPr>
          <w:b/>
          <w:bCs/>
        </w:rPr>
        <w:t>D:</w:t>
      </w:r>
      <w:r w:rsidRPr="0045449D">
        <w:t xml:space="preserve"> </w:t>
      </w:r>
      <w:r>
        <w:t>4</w:t>
      </w:r>
      <w:r w:rsidRPr="00352824">
        <w:rPr>
          <w:vertAlign w:val="superscript"/>
        </w:rPr>
        <w:t>th</w:t>
      </w:r>
      <w:r>
        <w:t>-7</w:t>
      </w:r>
      <w:r w:rsidRPr="00352824">
        <w:rPr>
          <w:vertAlign w:val="superscript"/>
        </w:rPr>
        <w:t>th</w:t>
      </w:r>
      <w:r>
        <w:t xml:space="preserve"> C</w:t>
      </w:r>
      <w:r w:rsidRPr="003138E1">
        <w:rPr>
          <w:rStyle w:val="FootnoteReference"/>
          <w:rFonts w:cs="Times New Roman"/>
          <w:rtl/>
        </w:rPr>
        <w:footnoteReference w:id="251"/>
      </w:r>
    </w:p>
    <w:p w14:paraId="4D971C8C" w14:textId="77777777" w:rsidR="00BD0433" w:rsidRPr="006D70BD" w:rsidRDefault="00BD0433" w:rsidP="00073A11">
      <w:pPr>
        <w:numPr>
          <w:ilvl w:val="0"/>
          <w:numId w:val="12"/>
        </w:numPr>
        <w:bidi w:val="0"/>
        <w:rPr>
          <w:lang w:val="en-GB"/>
        </w:rPr>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t xml:space="preserve"> Phineas</w:t>
      </w:r>
      <w:r>
        <w:rPr>
          <w:b/>
          <w:bCs/>
        </w:rPr>
        <w:t xml:space="preserve"> </w:t>
      </w:r>
      <w:r>
        <w:t xml:space="preserve">(13)’s son, </w:t>
      </w:r>
      <w:r w:rsidRPr="007037E9">
        <w:t>poet</w:t>
      </w:r>
      <w:r w:rsidRPr="00277168">
        <w:rPr>
          <w:rStyle w:val="FootnoteReference"/>
        </w:rPr>
        <w:footnoteReference w:id="252"/>
      </w:r>
      <w:r>
        <w:t xml:space="preserve"> </w:t>
      </w:r>
      <w:r w:rsidRPr="006D70BD">
        <w:rPr>
          <w:b/>
          <w:bCs/>
          <w:lang w:val="en-GB"/>
        </w:rPr>
        <w:t xml:space="preserve">F: </w:t>
      </w:r>
      <w:r w:rsidR="00073A11" w:rsidRPr="00F907FB">
        <w:t>–</w:t>
      </w:r>
      <w:r w:rsidRPr="006D70BD">
        <w:rPr>
          <w:b/>
          <w:bCs/>
          <w:lang w:val="en-GB"/>
        </w:rPr>
        <w:t xml:space="preserve"> S: </w:t>
      </w:r>
      <w:r w:rsidRPr="006D70BD">
        <w:rPr>
          <w:lang w:val="en-GB"/>
        </w:rPr>
        <w:t xml:space="preserve">Zulay, </w:t>
      </w:r>
      <w:r w:rsidRPr="006D70BD">
        <w:rPr>
          <w:i/>
          <w:iCs/>
          <w:lang w:val="en-GB"/>
        </w:rPr>
        <w:t>Eretz Israel</w:t>
      </w:r>
      <w:r w:rsidRPr="006D70BD">
        <w:rPr>
          <w:lang w:val="en-GB"/>
        </w:rPr>
        <w:t xml:space="preserve">, 164 </w:t>
      </w:r>
      <w:r w:rsidRPr="006D70BD">
        <w:rPr>
          <w:b/>
          <w:bCs/>
          <w:lang w:val="en-GB"/>
        </w:rPr>
        <w:t xml:space="preserve">E: </w:t>
      </w:r>
      <w:r w:rsidRPr="00A47DE3">
        <w:t>–</w:t>
      </w:r>
      <w:r w:rsidRPr="006D70BD">
        <w:rPr>
          <w:b/>
          <w:bCs/>
          <w:lang w:val="en-GB"/>
        </w:rPr>
        <w:t xml:space="preserve"> D:</w:t>
      </w:r>
      <w:r w:rsidRPr="006D70BD">
        <w:rPr>
          <w:lang w:val="en-GB"/>
        </w:rPr>
        <w:t xml:space="preserve"> </w:t>
      </w:r>
      <w:r>
        <w:t>4</w:t>
      </w:r>
      <w:r w:rsidRPr="00352824">
        <w:rPr>
          <w:vertAlign w:val="superscript"/>
        </w:rPr>
        <w:t>th</w:t>
      </w:r>
      <w:r>
        <w:t>-7</w:t>
      </w:r>
      <w:r w:rsidRPr="00352824">
        <w:rPr>
          <w:vertAlign w:val="superscript"/>
        </w:rPr>
        <w:t>th</w:t>
      </w:r>
      <w:r>
        <w:t xml:space="preserve"> C</w:t>
      </w:r>
      <w:r w:rsidRPr="003138E1">
        <w:rPr>
          <w:rStyle w:val="FootnoteReference"/>
          <w:rFonts w:cs="Times New Roman"/>
          <w:rtl/>
        </w:rPr>
        <w:footnoteReference w:id="253"/>
      </w:r>
    </w:p>
    <w:p w14:paraId="392EF2FD" w14:textId="77777777" w:rsidR="00BD0433" w:rsidRDefault="00BD0433" w:rsidP="00815F05">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rPr>
          <w:b/>
          <w:bCs/>
        </w:rPr>
        <w:t xml:space="preserve"> </w:t>
      </w:r>
      <w:r>
        <w:t>Joshua (22)’s son</w:t>
      </w:r>
      <w:r w:rsidRPr="006A4521">
        <w:rPr>
          <w:b/>
          <w:bCs/>
        </w:rPr>
        <w:t xml:space="preserve"> </w:t>
      </w:r>
      <w:r w:rsidRPr="000E36EB">
        <w:rPr>
          <w:b/>
          <w:bCs/>
        </w:rPr>
        <w:t>F:</w:t>
      </w:r>
      <w:r>
        <w:rPr>
          <w:b/>
          <w:bCs/>
        </w:rPr>
        <w:t xml:space="preserve"> </w:t>
      </w:r>
      <w:r w:rsidRPr="008D6868">
        <w:t xml:space="preserve">Epitaph, </w:t>
      </w:r>
      <w:smartTag w:uri="urn:schemas-microsoft-com:office:smarttags" w:element="place">
        <w:smartTag w:uri="urn:schemas-microsoft-com:office:smarttags" w:element="City">
          <w:r w:rsidRPr="008D6868">
            <w:t>Jaffa</w:t>
          </w:r>
        </w:smartTag>
      </w:smartTag>
      <w:r>
        <w:t>,</w:t>
      </w:r>
      <w:r w:rsidRPr="000E36EB">
        <w:rPr>
          <w:b/>
          <w:bCs/>
        </w:rPr>
        <w:t xml:space="preserve"> </w:t>
      </w:r>
      <w:r>
        <w:t>Clermont-Ganneau</w:t>
      </w:r>
      <w:r w:rsidRPr="000E36EB">
        <w:rPr>
          <w:b/>
          <w:bCs/>
        </w:rPr>
        <w:t xml:space="preserve"> S:</w:t>
      </w:r>
      <w:r w:rsidRPr="008D6868">
        <w:rPr>
          <w:i/>
          <w:iCs/>
        </w:rPr>
        <w:t xml:space="preserve"> </w:t>
      </w:r>
      <w:r>
        <w:rPr>
          <w:i/>
          <w:iCs/>
        </w:rPr>
        <w:t>CIJ</w:t>
      </w:r>
      <w:r>
        <w:t xml:space="preserve"> 897</w:t>
      </w:r>
      <w:r>
        <w:rPr>
          <w:rtl/>
        </w:rPr>
        <w:t xml:space="preserve"> </w:t>
      </w:r>
      <w:r w:rsidRPr="000E36EB">
        <w:rPr>
          <w:b/>
          <w:bCs/>
        </w:rPr>
        <w:t>E:</w:t>
      </w:r>
      <w:r>
        <w:rPr>
          <w:b/>
          <w:bCs/>
        </w:rPr>
        <w:t xml:space="preserve"> </w:t>
      </w:r>
      <w:r w:rsidRPr="00A47DE3">
        <w:t>–</w:t>
      </w:r>
      <w:r>
        <w:rPr>
          <w:b/>
          <w:bCs/>
        </w:rPr>
        <w:t xml:space="preserve"> </w:t>
      </w:r>
      <w:r w:rsidRPr="000E36EB">
        <w:rPr>
          <w:b/>
          <w:bCs/>
        </w:rPr>
        <w:t>D:</w:t>
      </w:r>
      <w:r w:rsidRPr="008D6868">
        <w:t xml:space="preserve"> </w:t>
      </w:r>
      <w:r w:rsidRPr="00943A7E">
        <w:t>3</w:t>
      </w:r>
      <w:r w:rsidRPr="00943A7E">
        <w:rPr>
          <w:vertAlign w:val="superscript"/>
        </w:rPr>
        <w:t>rd</w:t>
      </w:r>
      <w:r w:rsidRPr="00943A7E">
        <w:t xml:space="preserve"> C</w:t>
      </w:r>
      <w:r>
        <w:t xml:space="preserve"> </w:t>
      </w:r>
    </w:p>
    <w:p w14:paraId="592C9C5D" w14:textId="77777777" w:rsidR="00BD0433" w:rsidRDefault="00BD0433" w:rsidP="00980F48">
      <w:pPr>
        <w:numPr>
          <w:ilvl w:val="0"/>
          <w:numId w:val="12"/>
        </w:numPr>
        <w:bidi w:val="0"/>
      </w:pPr>
      <w:r w:rsidRPr="000E36EB">
        <w:rPr>
          <w:b/>
          <w:bCs/>
        </w:rPr>
        <w:t>O:</w:t>
      </w:r>
      <w:r w:rsidRPr="006A4521">
        <w:rPr>
          <w:b/>
          <w:bCs/>
        </w:rPr>
        <w:t xml:space="preserve"> </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Style w:val="FootnoteReference"/>
          <w:rFonts w:cs="Times New Roman"/>
          <w:rtl/>
        </w:rPr>
        <w:footnoteReference w:id="254"/>
      </w:r>
      <w:r>
        <w:rPr>
          <w:rFonts w:cs="Times New Roman"/>
        </w:rPr>
        <w:t xml:space="preserve"> </w:t>
      </w:r>
      <w:r w:rsidRPr="00FE7D81">
        <w:rPr>
          <w:b/>
          <w:bCs/>
        </w:rPr>
        <w:t>Ds</w:t>
      </w:r>
      <w:r w:rsidRPr="000E36EB">
        <w:rPr>
          <w:b/>
          <w:bCs/>
        </w:rPr>
        <w:t>:</w:t>
      </w:r>
      <w:r w:rsidRPr="006A4521">
        <w:rPr>
          <w:b/>
          <w:bCs/>
        </w:rPr>
        <w:t xml:space="preserve"> </w:t>
      </w:r>
      <w:r>
        <w:t>Ḥiyya (</w:t>
      </w:r>
      <w:r w:rsidR="00980F48">
        <w:t>29</w:t>
      </w:r>
      <w:r>
        <w:t>)’s father</w:t>
      </w:r>
      <w:r w:rsidRPr="006A4521">
        <w:rPr>
          <w:b/>
          <w:bCs/>
        </w:rPr>
        <w:t xml:space="preserve"> </w:t>
      </w:r>
      <w:r w:rsidRPr="000E36EB">
        <w:rPr>
          <w:b/>
          <w:bCs/>
        </w:rPr>
        <w:t>F:</w:t>
      </w:r>
      <w:r w:rsidRPr="008D6868">
        <w:t xml:space="preserve"> Epitaph, </w:t>
      </w:r>
      <w:smartTag w:uri="urn:schemas-microsoft-com:office:smarttags" w:element="place">
        <w:smartTag w:uri="urn:schemas-microsoft-com:office:smarttags" w:element="City">
          <w:r w:rsidRPr="008D6868">
            <w:t>Jaffa</w:t>
          </w:r>
        </w:smartTag>
      </w:smartTag>
      <w:r>
        <w:t>,</w:t>
      </w:r>
      <w:r w:rsidRPr="000E36EB">
        <w:rPr>
          <w:b/>
          <w:bCs/>
        </w:rPr>
        <w:t xml:space="preserve"> </w:t>
      </w:r>
      <w:r>
        <w:t>Clermont-Ganneau</w:t>
      </w:r>
      <w:r w:rsidRPr="000E36EB">
        <w:rPr>
          <w:b/>
          <w:bCs/>
        </w:rPr>
        <w:t xml:space="preserve"> S:</w:t>
      </w:r>
      <w:r w:rsidRPr="00DF30DF">
        <w:rPr>
          <w:i/>
          <w:iCs/>
        </w:rPr>
        <w:t xml:space="preserve"> </w:t>
      </w:r>
      <w:r>
        <w:rPr>
          <w:i/>
          <w:iCs/>
        </w:rPr>
        <w:t>CIJ</w:t>
      </w:r>
      <w:r>
        <w:t xml:space="preserve"> 899 </w:t>
      </w:r>
      <w:r w:rsidRPr="000E36EB">
        <w:rPr>
          <w:b/>
          <w:bCs/>
        </w:rPr>
        <w:t>E:</w:t>
      </w:r>
      <w:r>
        <w:rPr>
          <w:b/>
          <w:bCs/>
        </w:rPr>
        <w:t xml:space="preserve"> </w:t>
      </w:r>
      <w:r w:rsidRPr="00A47DE3">
        <w:t>–</w:t>
      </w:r>
      <w:r>
        <w:rPr>
          <w:b/>
          <w:bCs/>
        </w:rPr>
        <w:t xml:space="preserve"> </w:t>
      </w:r>
      <w:r w:rsidRPr="000E36EB">
        <w:rPr>
          <w:b/>
          <w:bCs/>
        </w:rPr>
        <w:t>D:</w:t>
      </w:r>
      <w:r w:rsidRPr="00DF30DF">
        <w:t xml:space="preserve"> </w:t>
      </w:r>
      <w:r w:rsidRPr="00943A7E">
        <w:t>3</w:t>
      </w:r>
      <w:r w:rsidRPr="00943A7E">
        <w:rPr>
          <w:vertAlign w:val="superscript"/>
        </w:rPr>
        <w:t>rd</w:t>
      </w:r>
      <w:r w:rsidRPr="00943A7E">
        <w:t xml:space="preserve"> C</w:t>
      </w:r>
      <w:r>
        <w:t xml:space="preserve"> </w:t>
      </w:r>
    </w:p>
    <w:p w14:paraId="1F778E6E" w14:textId="77777777" w:rsidR="00BD0433" w:rsidRDefault="00BD0433" w:rsidP="00AF217E">
      <w:pPr>
        <w:numPr>
          <w:ilvl w:val="0"/>
          <w:numId w:val="12"/>
        </w:numPr>
        <w:bidi w:val="0"/>
      </w:pPr>
      <w:r w:rsidRPr="000E36EB">
        <w:rPr>
          <w:b/>
          <w:bCs/>
        </w:rPr>
        <w:t>O:</w:t>
      </w:r>
      <w:r w:rsidRPr="006A4521">
        <w:rPr>
          <w:b/>
          <w:bCs/>
        </w:rPr>
        <w:t xml:space="preserve"> </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Style w:val="FootnoteReference"/>
          <w:rFonts w:cs="Times New Roman"/>
          <w:rtl/>
        </w:rPr>
        <w:footnoteReference w:id="255"/>
      </w:r>
      <w:r>
        <w:rPr>
          <w:rFonts w:cs="Times New Roman"/>
        </w:rPr>
        <w:t xml:space="preserve"> </w:t>
      </w:r>
      <w:r w:rsidRPr="00FE7D81">
        <w:rPr>
          <w:b/>
          <w:bCs/>
        </w:rPr>
        <w:t>Ds</w:t>
      </w:r>
      <w:r w:rsidRPr="000E36EB">
        <w:rPr>
          <w:b/>
          <w:bCs/>
        </w:rPr>
        <w:t>:</w:t>
      </w:r>
      <w:r>
        <w:t xml:space="preserve"> Simon (4</w:t>
      </w:r>
      <w:r w:rsidR="004B7DBB">
        <w:t>7</w:t>
      </w:r>
      <w:r>
        <w:t>)’s son</w:t>
      </w:r>
      <w:r w:rsidRPr="006A4521">
        <w:rPr>
          <w:b/>
          <w:bCs/>
        </w:rPr>
        <w:t xml:space="preserve"> </w:t>
      </w:r>
      <w:r w:rsidRPr="000E36EB">
        <w:rPr>
          <w:b/>
          <w:bCs/>
        </w:rPr>
        <w:t>F:</w:t>
      </w:r>
      <w:r w:rsidRPr="00DF30DF">
        <w:t xml:space="preserve"> </w:t>
      </w:r>
      <w:r w:rsidRPr="008D6868">
        <w:t xml:space="preserve">Epitaph, </w:t>
      </w:r>
      <w:smartTag w:uri="urn:schemas-microsoft-com:office:smarttags" w:element="place">
        <w:smartTag w:uri="urn:schemas-microsoft-com:office:smarttags" w:element="City">
          <w:r w:rsidRPr="008D6868">
            <w:t>Jaffa</w:t>
          </w:r>
        </w:smartTag>
      </w:smartTag>
      <w:r>
        <w:t>,</w:t>
      </w:r>
      <w:r w:rsidRPr="000E36EB">
        <w:rPr>
          <w:b/>
          <w:bCs/>
        </w:rPr>
        <w:t xml:space="preserve"> </w:t>
      </w:r>
      <w:r>
        <w:t>Clermont-Ganneau</w:t>
      </w:r>
      <w:r w:rsidRPr="000E36EB">
        <w:rPr>
          <w:b/>
          <w:bCs/>
        </w:rPr>
        <w:t xml:space="preserve"> S:</w:t>
      </w:r>
      <w:r>
        <w:rPr>
          <w:b/>
          <w:bCs/>
        </w:rPr>
        <w:t xml:space="preserve"> </w:t>
      </w:r>
      <w:r>
        <w:rPr>
          <w:i/>
          <w:iCs/>
        </w:rPr>
        <w:t>CIJ</w:t>
      </w:r>
      <w:r>
        <w:t xml:space="preserve"> 935</w:t>
      </w:r>
      <w:r>
        <w:rPr>
          <w:rtl/>
        </w:rPr>
        <w:t xml:space="preserve"> </w:t>
      </w:r>
      <w:r w:rsidRPr="000E36EB">
        <w:rPr>
          <w:b/>
          <w:bCs/>
        </w:rPr>
        <w:t>E:</w:t>
      </w:r>
      <w:r>
        <w:rPr>
          <w:b/>
          <w:bCs/>
        </w:rPr>
        <w:t xml:space="preserve"> </w:t>
      </w:r>
      <w:r w:rsidRPr="00A47DE3">
        <w:t>–</w:t>
      </w:r>
      <w:r>
        <w:rPr>
          <w:b/>
          <w:bCs/>
        </w:rPr>
        <w:t xml:space="preserve"> </w:t>
      </w:r>
      <w:r w:rsidRPr="000E36EB">
        <w:rPr>
          <w:b/>
          <w:bCs/>
        </w:rPr>
        <w:t>D:</w:t>
      </w:r>
      <w:r w:rsidRPr="00DF30DF">
        <w:t xml:space="preserve"> </w:t>
      </w:r>
      <w:r w:rsidRPr="00943A7E">
        <w:t>3</w:t>
      </w:r>
      <w:r w:rsidRPr="00943A7E">
        <w:rPr>
          <w:vertAlign w:val="superscript"/>
        </w:rPr>
        <w:t>rd</w:t>
      </w:r>
      <w:r w:rsidRPr="00943A7E">
        <w:t xml:space="preserve"> C</w:t>
      </w:r>
    </w:p>
    <w:p w14:paraId="489FC1FD" w14:textId="77777777" w:rsidR="00BD0433" w:rsidRPr="003624F8" w:rsidRDefault="00BD0433" w:rsidP="00E8118E">
      <w:pPr>
        <w:numPr>
          <w:ilvl w:val="0"/>
          <w:numId w:val="12"/>
        </w:numPr>
        <w:bidi w:val="0"/>
        <w:rPr>
          <w:rFonts w:cs="Times New Roman"/>
        </w:rPr>
      </w:pPr>
      <w:r w:rsidRPr="000E36EB">
        <w:rPr>
          <w:b/>
          <w:bCs/>
        </w:rPr>
        <w:t>O:</w:t>
      </w:r>
      <w:r w:rsidRPr="006A4521">
        <w:rPr>
          <w:b/>
          <w:bCs/>
        </w:rPr>
        <w:t xml:space="preserve"> </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Style w:val="FootnoteReference"/>
          <w:rFonts w:cs="Times New Roman"/>
          <w:rtl/>
        </w:rPr>
        <w:footnoteReference w:id="256"/>
      </w:r>
      <w:r>
        <w:rPr>
          <w:rFonts w:cs="Times New Roman"/>
        </w:rPr>
        <w:t xml:space="preserve"> </w:t>
      </w:r>
      <w:r w:rsidRPr="00FE7D81">
        <w:rPr>
          <w:b/>
          <w:bCs/>
        </w:rPr>
        <w:t>Ds</w:t>
      </w:r>
      <w:r w:rsidRPr="000E36EB">
        <w:rPr>
          <w:b/>
          <w:bCs/>
        </w:rPr>
        <w:t>:</w:t>
      </w:r>
      <w:r>
        <w:rPr>
          <w:b/>
          <w:bCs/>
        </w:rPr>
        <w:t xml:space="preserve"> </w:t>
      </w:r>
      <w:r w:rsidRPr="00A47DE3">
        <w:t>–</w:t>
      </w:r>
      <w:r>
        <w:rPr>
          <w:b/>
          <w:bCs/>
        </w:rPr>
        <w:t xml:space="preserve"> </w:t>
      </w:r>
      <w:r w:rsidRPr="000E36EB">
        <w:rPr>
          <w:b/>
          <w:bCs/>
        </w:rPr>
        <w:t>F:</w:t>
      </w:r>
      <w:r w:rsidRPr="00C14066">
        <w:t xml:space="preserve"> </w:t>
      </w:r>
      <w:r w:rsidRPr="008D6868">
        <w:t>Epitaph,</w:t>
      </w:r>
      <w:r>
        <w:t xml:space="preserve"> </w:t>
      </w:r>
      <w:smartTag w:uri="urn:schemas-microsoft-com:office:smarttags" w:element="place">
        <w:r>
          <w:t>Caesarea</w:t>
        </w:r>
      </w:smartTag>
      <w:r>
        <w:t>, Germer-Durand</w:t>
      </w:r>
      <w:r w:rsidRPr="000E36EB">
        <w:rPr>
          <w:b/>
          <w:bCs/>
        </w:rPr>
        <w:t xml:space="preserve"> S:</w:t>
      </w:r>
      <w:r w:rsidRPr="00C14066">
        <w:rPr>
          <w:i/>
          <w:iCs/>
        </w:rPr>
        <w:t xml:space="preserve"> </w:t>
      </w:r>
      <w:r>
        <w:rPr>
          <w:i/>
          <w:iCs/>
        </w:rPr>
        <w:t>CIJ</w:t>
      </w:r>
      <w:r>
        <w:t xml:space="preserve"> 938</w:t>
      </w:r>
      <w:r w:rsidRPr="006A4521">
        <w:rPr>
          <w:b/>
          <w:bCs/>
        </w:rPr>
        <w:t xml:space="preserve"> </w:t>
      </w:r>
      <w:r w:rsidRPr="000E36EB">
        <w:rPr>
          <w:b/>
          <w:bCs/>
        </w:rPr>
        <w:t>E:</w:t>
      </w:r>
      <w:r>
        <w:rPr>
          <w:b/>
          <w:bCs/>
        </w:rPr>
        <w:t xml:space="preserve"> </w:t>
      </w:r>
      <w:r w:rsidR="00E8118E">
        <w:t>Jew?</w:t>
      </w:r>
      <w:r w:rsidR="00E8118E">
        <w:rPr>
          <w:rStyle w:val="FootnoteReference"/>
        </w:rPr>
        <w:footnoteReference w:id="257"/>
      </w:r>
      <w:r>
        <w:rPr>
          <w:b/>
          <w:bCs/>
        </w:rPr>
        <w:t xml:space="preserve"> </w:t>
      </w:r>
      <w:r w:rsidRPr="000E36EB">
        <w:rPr>
          <w:b/>
          <w:bCs/>
        </w:rPr>
        <w:t>D:</w:t>
      </w:r>
      <w:r w:rsidRPr="00C14066">
        <w:t xml:space="preserve"> </w:t>
      </w:r>
      <w:r>
        <w:t>3</w:t>
      </w:r>
      <w:r>
        <w:rPr>
          <w:vertAlign w:val="superscript"/>
        </w:rPr>
        <w:t>rd</w:t>
      </w:r>
      <w:r>
        <w:t xml:space="preserve"> C</w:t>
      </w:r>
    </w:p>
    <w:p w14:paraId="33E1F14F" w14:textId="77777777" w:rsidR="00BD0433" w:rsidRDefault="00BD0433" w:rsidP="00E9768A">
      <w:pPr>
        <w:numPr>
          <w:ilvl w:val="0"/>
          <w:numId w:val="12"/>
        </w:numPr>
        <w:bidi w:val="0"/>
      </w:pPr>
      <w:r w:rsidRPr="000E36EB">
        <w:rPr>
          <w:b/>
          <w:bCs/>
        </w:rPr>
        <w:t>O:</w:t>
      </w:r>
      <w:r w:rsidRPr="006A4521">
        <w:rPr>
          <w:b/>
          <w:bCs/>
        </w:rPr>
        <w:t xml:space="preserve"> </w:t>
      </w:r>
      <w:r w:rsidRPr="00715357">
        <w:rPr>
          <w:rFonts w:ascii="Graeca" w:hAnsi="Graeca" w:cs="Graeca"/>
        </w:rPr>
        <w:t></w:t>
      </w:r>
      <w:r w:rsidRPr="00715357">
        <w:rPr>
          <w:rFonts w:ascii="Graeca" w:hAnsi="Graeca" w:cs="Graeca"/>
        </w:rPr>
        <w:t></w:t>
      </w:r>
      <w:r w:rsidRPr="00715357">
        <w:rPr>
          <w:rFonts w:ascii="Graeca" w:hAnsi="Graeca" w:cs="Graeca"/>
        </w:rPr>
        <w:t></w:t>
      </w:r>
      <w:r w:rsidRPr="00715357">
        <w:rPr>
          <w:rFonts w:ascii="Graeca" w:hAnsi="Graeca" w:cs="Graeca"/>
        </w:rPr>
        <w:t></w:t>
      </w:r>
      <w:r w:rsidRPr="00715357">
        <w:rPr>
          <w:rFonts w:ascii="Graeca" w:hAnsi="Graeca" w:cs="Graeca"/>
        </w:rPr>
        <w:t></w:t>
      </w:r>
      <w:r w:rsidRPr="00715357">
        <w:rPr>
          <w:rFonts w:ascii="Graeca" w:hAnsi="Graeca" w:cs="Graeca"/>
        </w:rPr>
        <w:t></w:t>
      </w:r>
      <w:r w:rsidRPr="00715357">
        <w:t>[</w:t>
      </w:r>
      <w:r w:rsidRPr="00715357">
        <w:rPr>
          <w:rFonts w:ascii="Graeca" w:hAnsi="Graeca" w:cs="Graeca"/>
        </w:rPr>
        <w:t></w:t>
      </w:r>
      <w:r w:rsidRPr="00715357">
        <w:rPr>
          <w:rFonts w:ascii="Graeca" w:hAnsi="Graeca" w:cs="Graeca"/>
        </w:rPr>
        <w:t></w:t>
      </w:r>
      <w:r w:rsidRPr="00715357">
        <w:t>]</w:t>
      </w:r>
      <w:r w:rsidRPr="000E41E3">
        <w:rPr>
          <w:rStyle w:val="FootnoteReference"/>
        </w:rPr>
        <w:footnoteReference w:id="258"/>
      </w:r>
      <w:r>
        <w:t xml:space="preserve"> </w:t>
      </w:r>
      <w:r w:rsidRPr="00FE7D81">
        <w:rPr>
          <w:b/>
          <w:bCs/>
        </w:rPr>
        <w:t>Ds</w:t>
      </w:r>
      <w:r w:rsidRPr="000E36EB">
        <w:rPr>
          <w:b/>
          <w:bCs/>
        </w:rPr>
        <w:t>:</w:t>
      </w:r>
      <w:r>
        <w:rPr>
          <w:b/>
          <w:bCs/>
        </w:rPr>
        <w:t xml:space="preserve"> </w:t>
      </w:r>
      <w:r w:rsidRPr="00A47DE3">
        <w:t>–</w:t>
      </w:r>
      <w:r w:rsidRPr="006A4521">
        <w:rPr>
          <w:b/>
          <w:bCs/>
        </w:rPr>
        <w:t xml:space="preserve"> </w:t>
      </w:r>
      <w:r w:rsidRPr="000E36EB">
        <w:rPr>
          <w:b/>
          <w:bCs/>
        </w:rPr>
        <w:t>F:</w:t>
      </w:r>
      <w:r>
        <w:t xml:space="preserve"> Synagogue inscription, </w:t>
      </w:r>
      <w:smartTag w:uri="urn:schemas-microsoft-com:office:smarttags" w:element="place">
        <w:smartTag w:uri="urn:schemas-microsoft-com:office:smarttags" w:element="City">
          <w:r>
            <w:t>Gaza</w:t>
          </w:r>
        </w:smartTag>
      </w:smartTag>
      <w:r>
        <w:t>, Germer-Durand</w:t>
      </w:r>
      <w:r w:rsidRPr="000E36EB">
        <w:rPr>
          <w:b/>
          <w:bCs/>
        </w:rPr>
        <w:t xml:space="preserve"> S:</w:t>
      </w:r>
      <w:r w:rsidRPr="006A4521">
        <w:rPr>
          <w:b/>
          <w:bCs/>
        </w:rPr>
        <w:t xml:space="preserve"> </w:t>
      </w:r>
      <w:r>
        <w:rPr>
          <w:i/>
          <w:iCs/>
        </w:rPr>
        <w:t>CIJ</w:t>
      </w:r>
      <w:r>
        <w:t xml:space="preserve"> 966 </w:t>
      </w:r>
      <w:r w:rsidRPr="000E36EB">
        <w:rPr>
          <w:b/>
          <w:bCs/>
        </w:rPr>
        <w:t>E:</w:t>
      </w:r>
      <w:r>
        <w:rPr>
          <w:b/>
          <w:bCs/>
        </w:rPr>
        <w:t xml:space="preserve"> </w:t>
      </w:r>
      <w:r w:rsidRPr="00A47DE3">
        <w:t>–</w:t>
      </w:r>
      <w:r>
        <w:rPr>
          <w:b/>
          <w:bCs/>
        </w:rPr>
        <w:t xml:space="preserve"> </w:t>
      </w:r>
      <w:r w:rsidRPr="000E36EB">
        <w:rPr>
          <w:b/>
          <w:bCs/>
        </w:rPr>
        <w:t>D:</w:t>
      </w:r>
      <w:r w:rsidRPr="00213F13">
        <w:t xml:space="preserve"> </w:t>
      </w:r>
      <w:r w:rsidRPr="00E84E53">
        <w:rPr>
          <w:rFonts w:cs="Times New Roman"/>
          <w:lang w:val="it-IT"/>
        </w:rPr>
        <w:t>–</w:t>
      </w:r>
      <w:r w:rsidRPr="005F539E">
        <w:rPr>
          <w:rStyle w:val="FootnoteReference"/>
          <w:rFonts w:cs="Times New Roman"/>
        </w:rPr>
        <w:footnoteReference w:id="259"/>
      </w:r>
    </w:p>
    <w:p w14:paraId="7DF33AD6" w14:textId="77777777" w:rsidR="00BD0433" w:rsidRDefault="00BD0433" w:rsidP="00876C71">
      <w:pPr>
        <w:numPr>
          <w:ilvl w:val="0"/>
          <w:numId w:val="12"/>
        </w:numPr>
        <w:bidi w:val="0"/>
      </w:pPr>
      <w:r w:rsidRPr="000E36EB">
        <w:rPr>
          <w:b/>
          <w:bCs/>
        </w:rPr>
        <w:t>O:</w:t>
      </w:r>
      <w:r>
        <w:rPr>
          <w:b/>
          <w:bCs/>
        </w:rPr>
        <w:t xml:space="preserve"> </w:t>
      </w:r>
      <w:r w:rsidRPr="00A47DE3">
        <w:t>–</w:t>
      </w:r>
      <w:r>
        <w:rPr>
          <w:b/>
          <w:bCs/>
        </w:rPr>
        <w:t xml:space="preserve"> </w:t>
      </w:r>
      <w:r w:rsidRPr="00FE7D81">
        <w:rPr>
          <w:b/>
          <w:bCs/>
        </w:rPr>
        <w:t>Ds</w:t>
      </w:r>
      <w:r w:rsidRPr="000E36EB">
        <w:rPr>
          <w:b/>
          <w:bCs/>
        </w:rPr>
        <w:t>:</w:t>
      </w:r>
      <w:r w:rsidRPr="00E71E6E">
        <w:t xml:space="preserve"> </w:t>
      </w:r>
      <w:smartTag w:uri="urn:schemas-microsoft-com:office:smarttags" w:element="country-region">
        <w:r>
          <w:t>Judah</w:t>
        </w:r>
      </w:smartTag>
      <w:r w:rsidR="00905902">
        <w:t xml:space="preserve"> (6</w:t>
      </w:r>
      <w:r w:rsidR="00DD2DF2">
        <w:t>8</w:t>
      </w:r>
      <w:r>
        <w:t xml:space="preserve">)’s son </w:t>
      </w:r>
      <w:r w:rsidRPr="000E36EB">
        <w:rPr>
          <w:b/>
          <w:bCs/>
        </w:rPr>
        <w:t>F:</w:t>
      </w:r>
      <w:r>
        <w:t xml:space="preserve"> Synagogue inscription</w:t>
      </w:r>
      <w:r w:rsidRPr="002028B3">
        <w:t>,</w:t>
      </w:r>
      <w:r>
        <w:rPr>
          <w:b/>
          <w:bCs/>
        </w:rPr>
        <w:t xml:space="preserve"> </w:t>
      </w:r>
      <w:r>
        <w:t>Bar‘am,</w:t>
      </w:r>
      <w:r>
        <w:rPr>
          <w:rStyle w:val="FootnoteReference"/>
        </w:rPr>
        <w:footnoteReference w:id="260"/>
      </w:r>
      <w:r w:rsidRPr="00E71E6E">
        <w:t xml:space="preserve"> </w:t>
      </w:r>
      <w:r>
        <w:t>Renan</w:t>
      </w:r>
      <w:r w:rsidRPr="000E36EB">
        <w:rPr>
          <w:b/>
          <w:bCs/>
        </w:rPr>
        <w:t xml:space="preserve"> S:</w:t>
      </w:r>
      <w:r w:rsidRPr="00E71E6E">
        <w:rPr>
          <w:i/>
          <w:iCs/>
        </w:rPr>
        <w:t xml:space="preserve"> </w:t>
      </w:r>
      <w:r>
        <w:rPr>
          <w:i/>
          <w:iCs/>
        </w:rPr>
        <w:t>CIJ</w:t>
      </w:r>
      <w:r>
        <w:t xml:space="preserve"> 975</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Pr="00E84E53">
        <w:rPr>
          <w:rFonts w:cs="Times New Roman"/>
          <w:lang w:val="it-IT"/>
        </w:rPr>
        <w:t>–</w:t>
      </w:r>
      <w:r w:rsidR="00876C71" w:rsidRPr="005F539E">
        <w:rPr>
          <w:rStyle w:val="FootnoteReference"/>
          <w:rFonts w:cs="Times New Roman"/>
        </w:rPr>
        <w:footnoteReference w:id="261"/>
      </w:r>
    </w:p>
    <w:p w14:paraId="77252D75" w14:textId="77777777" w:rsidR="00BD0433" w:rsidRDefault="00BD0433" w:rsidP="00876C71">
      <w:pPr>
        <w:numPr>
          <w:ilvl w:val="0"/>
          <w:numId w:val="12"/>
        </w:numPr>
        <w:bidi w:val="0"/>
      </w:pPr>
      <w:r w:rsidRPr="000E36EB">
        <w:rPr>
          <w:b/>
          <w:bCs/>
        </w:rPr>
        <w:t>O:</w:t>
      </w:r>
      <w:r>
        <w:rPr>
          <w:b/>
          <w:bCs/>
        </w:rPr>
        <w:t xml:space="preserve"> </w:t>
      </w:r>
      <w:r w:rsidRPr="00A47DE3">
        <w:t>–</w:t>
      </w:r>
      <w:r w:rsidRPr="006A4521">
        <w:rPr>
          <w:b/>
          <w:bCs/>
        </w:rPr>
        <w:t xml:space="preserve"> </w:t>
      </w:r>
      <w:r w:rsidRPr="00FE7D81">
        <w:rPr>
          <w:b/>
          <w:bCs/>
        </w:rPr>
        <w:t>Ds</w:t>
      </w:r>
      <w:r w:rsidRPr="000E36EB">
        <w:rPr>
          <w:b/>
          <w:bCs/>
        </w:rPr>
        <w:t>:</w:t>
      </w:r>
      <w:r>
        <w:rPr>
          <w:b/>
          <w:bCs/>
        </w:rPr>
        <w:t xml:space="preserve"> </w:t>
      </w:r>
      <w:r>
        <w:t>Pera</w:t>
      </w:r>
      <w:r w:rsidRPr="003E60C3">
        <w:rPr>
          <w:rFonts w:cs="Times New Roman"/>
          <w:lang w:val="it-IT"/>
        </w:rPr>
        <w:t>ḥ</w:t>
      </w:r>
      <w:r>
        <w:t>iah</w:t>
      </w:r>
      <w:r w:rsidRPr="006A4521">
        <w:rPr>
          <w:b/>
          <w:bCs/>
        </w:rPr>
        <w:t xml:space="preserve"> </w:t>
      </w:r>
      <w:r>
        <w:t xml:space="preserve">(1)’s son </w:t>
      </w:r>
      <w:r w:rsidRPr="000E36EB">
        <w:rPr>
          <w:b/>
          <w:bCs/>
        </w:rPr>
        <w:t xml:space="preserve">F: </w:t>
      </w:r>
      <w:r>
        <w:t>Synagogue inscription</w:t>
      </w:r>
      <w:r w:rsidRPr="002028B3">
        <w:t>,</w:t>
      </w:r>
      <w:r>
        <w:rPr>
          <w:b/>
          <w:bCs/>
        </w:rPr>
        <w:t xml:space="preserve"> </w:t>
      </w:r>
      <w:r w:rsidRPr="00E71E6E">
        <w:t>Rama</w:t>
      </w:r>
      <w:r>
        <w:t>,</w:t>
      </w:r>
      <w:r>
        <w:rPr>
          <w:rStyle w:val="FootnoteReference"/>
        </w:rPr>
        <w:footnoteReference w:id="262"/>
      </w:r>
      <w:r>
        <w:rPr>
          <w:b/>
          <w:bCs/>
        </w:rPr>
        <w:t xml:space="preserve"> </w:t>
      </w:r>
      <w:r>
        <w:t>Ben Zvi</w:t>
      </w:r>
      <w:r>
        <w:rPr>
          <w:rtl/>
        </w:rPr>
        <w:t xml:space="preserve"> </w:t>
      </w:r>
      <w:r w:rsidRPr="000E36EB">
        <w:rPr>
          <w:b/>
          <w:bCs/>
        </w:rPr>
        <w:t>S:</w:t>
      </w:r>
      <w:r w:rsidRPr="00E71E6E">
        <w:rPr>
          <w:i/>
          <w:iCs/>
        </w:rPr>
        <w:t xml:space="preserve"> </w:t>
      </w:r>
      <w:r>
        <w:rPr>
          <w:i/>
          <w:iCs/>
        </w:rPr>
        <w:t>CIJ</w:t>
      </w:r>
      <w:r>
        <w:t xml:space="preserve"> 979</w:t>
      </w:r>
      <w:r>
        <w:rPr>
          <w:rtl/>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Pr="00E84E53">
        <w:rPr>
          <w:rFonts w:cs="Times New Roman"/>
          <w:lang w:val="it-IT"/>
        </w:rPr>
        <w:t>–</w:t>
      </w:r>
      <w:r w:rsidR="00876C71" w:rsidRPr="005F539E">
        <w:rPr>
          <w:rStyle w:val="FootnoteReference"/>
          <w:rFonts w:cs="Times New Roman"/>
        </w:rPr>
        <w:footnoteReference w:id="263"/>
      </w:r>
    </w:p>
    <w:p w14:paraId="684DDC4F" w14:textId="77777777" w:rsidR="00BD0433" w:rsidRDefault="00BD0433" w:rsidP="00876C71">
      <w:pPr>
        <w:numPr>
          <w:ilvl w:val="0"/>
          <w:numId w:val="12"/>
        </w:numPr>
        <w:bidi w:val="0"/>
      </w:pPr>
      <w:r w:rsidRPr="000E36EB">
        <w:rPr>
          <w:b/>
          <w:bCs/>
        </w:rPr>
        <w:t>O:</w:t>
      </w:r>
      <w:r>
        <w:rPr>
          <w:b/>
          <w:bCs/>
        </w:rPr>
        <w:t xml:space="preserve"> </w:t>
      </w:r>
      <w:r w:rsidRPr="00A47DE3">
        <w:t>–</w:t>
      </w:r>
      <w:r w:rsidRPr="006A4521">
        <w:rPr>
          <w:b/>
          <w:bCs/>
        </w:rPr>
        <w:t xml:space="preserve"> </w:t>
      </w:r>
      <w:r w:rsidRPr="00FE7D81">
        <w:rPr>
          <w:b/>
          <w:bCs/>
        </w:rPr>
        <w:t>Ds</w:t>
      </w:r>
      <w:r w:rsidRPr="000E36EB">
        <w:rPr>
          <w:b/>
          <w:bCs/>
        </w:rPr>
        <w:t>:</w:t>
      </w:r>
      <w:r w:rsidRPr="00FC24E2">
        <w:t xml:space="preserve"> </w:t>
      </w:r>
      <w:smartTag w:uri="urn:schemas-microsoft-com:office:smarttags" w:element="country-region">
        <w:r>
          <w:t>Judah</w:t>
        </w:r>
      </w:smartTag>
      <w:r w:rsidRPr="006A4521">
        <w:rPr>
          <w:b/>
          <w:bCs/>
        </w:rPr>
        <w:t xml:space="preserve"> </w:t>
      </w:r>
      <w:r w:rsidR="00905902">
        <w:t>(7</w:t>
      </w:r>
      <w:r w:rsidR="00DD2DF2">
        <w:t>3</w:t>
      </w:r>
      <w:r>
        <w:t>)’s father</w:t>
      </w:r>
      <w:r w:rsidRPr="006A4521">
        <w:rPr>
          <w:b/>
          <w:bCs/>
        </w:rPr>
        <w:t xml:space="preserve"> </w:t>
      </w:r>
      <w:r w:rsidRPr="000E36EB">
        <w:rPr>
          <w:b/>
          <w:bCs/>
        </w:rPr>
        <w:t>F:</w:t>
      </w:r>
      <w:r>
        <w:rPr>
          <w:b/>
          <w:bCs/>
        </w:rPr>
        <w:t xml:space="preserve"> </w:t>
      </w:r>
      <w:r w:rsidRPr="00FC24E2">
        <w:t>Sarcophagus</w:t>
      </w:r>
      <w:r>
        <w:rPr>
          <w:b/>
          <w:bCs/>
        </w:rPr>
        <w:t xml:space="preserve">, </w:t>
      </w:r>
      <w:r w:rsidRPr="00FC24E2">
        <w:t>Gofn</w:t>
      </w:r>
      <w:r w:rsidRPr="003C086E">
        <w:t>a,</w:t>
      </w:r>
      <w:r w:rsidRPr="003C086E">
        <w:rPr>
          <w:rStyle w:val="FootnoteReference"/>
        </w:rPr>
        <w:footnoteReference w:id="264"/>
      </w:r>
      <w:r>
        <w:rPr>
          <w:b/>
          <w:bCs/>
        </w:rPr>
        <w:t xml:space="preserve"> </w:t>
      </w:r>
      <w:r>
        <w:t>Legrange</w:t>
      </w:r>
      <w:r w:rsidRPr="000E36EB">
        <w:rPr>
          <w:b/>
          <w:bCs/>
        </w:rPr>
        <w:t xml:space="preserve"> S:</w:t>
      </w:r>
      <w:r w:rsidRPr="00FC24E2">
        <w:rPr>
          <w:i/>
          <w:iCs/>
        </w:rPr>
        <w:t xml:space="preserve"> </w:t>
      </w:r>
      <w:r>
        <w:rPr>
          <w:i/>
          <w:iCs/>
        </w:rPr>
        <w:t>CIJ</w:t>
      </w:r>
      <w:r>
        <w:t xml:space="preserve"> 1171</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Pr="00E84E53">
        <w:rPr>
          <w:rFonts w:cs="Times New Roman"/>
          <w:lang w:val="it-IT"/>
        </w:rPr>
        <w:t>–</w:t>
      </w:r>
      <w:r w:rsidR="00876C71" w:rsidRPr="005F539E">
        <w:rPr>
          <w:rStyle w:val="FootnoteReference"/>
          <w:rFonts w:cs="Times New Roman"/>
        </w:rPr>
        <w:footnoteReference w:id="265"/>
      </w:r>
    </w:p>
    <w:p w14:paraId="0E09B7D1" w14:textId="77777777" w:rsidR="00BD0433" w:rsidRDefault="00BD0433" w:rsidP="00815F05">
      <w:pPr>
        <w:numPr>
          <w:ilvl w:val="0"/>
          <w:numId w:val="12"/>
        </w:numPr>
        <w:bidi w:val="0"/>
      </w:pPr>
      <w:r w:rsidRPr="000E36EB">
        <w:rPr>
          <w:b/>
          <w:bCs/>
        </w:rPr>
        <w:t>O:</w:t>
      </w:r>
      <w:r w:rsidRPr="006A4521">
        <w:rPr>
          <w:b/>
          <w:bCs/>
        </w:rPr>
        <w:t xml:space="preserve"> </w:t>
      </w:r>
      <w:r w:rsidRPr="00812A7E">
        <w:rPr>
          <w:rFonts w:ascii="Graeca" w:hAnsi="Graeca" w:cs="Graeca"/>
        </w:rPr>
        <w:t></w:t>
      </w:r>
      <w:r w:rsidRPr="00812A7E">
        <w:rPr>
          <w:rFonts w:ascii="Graeca" w:hAnsi="Graeca" w:cs="Graeca"/>
        </w:rPr>
        <w:t></w:t>
      </w:r>
      <w:r w:rsidRPr="00812A7E">
        <w:rPr>
          <w:rFonts w:ascii="Graeca" w:hAnsi="Graeca" w:cs="Graeca"/>
        </w:rPr>
        <w:t></w:t>
      </w:r>
      <w:r w:rsidRPr="00812A7E">
        <w:rPr>
          <w:rFonts w:ascii="Graeca" w:hAnsi="Graeca" w:cs="Graeca"/>
        </w:rPr>
        <w:t></w:t>
      </w:r>
      <w:r w:rsidRPr="00812A7E">
        <w:rPr>
          <w:rFonts w:ascii="Graeca" w:hAnsi="Graeca" w:cs="Graeca"/>
        </w:rPr>
        <w:t></w:t>
      </w:r>
      <w:r w:rsidRPr="00812A7E">
        <w:rPr>
          <w:rStyle w:val="FootnoteReference"/>
        </w:rPr>
        <w:footnoteReference w:id="266"/>
      </w:r>
      <w:r>
        <w:rPr>
          <w:b/>
          <w:bCs/>
        </w:rPr>
        <w:t xml:space="preserve"> </w:t>
      </w:r>
      <w:r w:rsidRPr="00FE7D81">
        <w:rPr>
          <w:b/>
          <w:bCs/>
        </w:rPr>
        <w:t>Ds</w:t>
      </w:r>
      <w:r w:rsidRPr="000E36EB">
        <w:rPr>
          <w:b/>
          <w:bCs/>
        </w:rPr>
        <w:t>:</w:t>
      </w:r>
      <w:r>
        <w:rPr>
          <w:b/>
          <w:bCs/>
        </w:rPr>
        <w:t xml:space="preserve"> </w:t>
      </w:r>
      <w:r w:rsidRPr="00A47DE3">
        <w:t>–</w:t>
      </w:r>
      <w:r w:rsidRPr="006A4521">
        <w:rPr>
          <w:b/>
          <w:bCs/>
        </w:rPr>
        <w:t xml:space="preserve"> </w:t>
      </w:r>
      <w:r w:rsidRPr="000E36EB">
        <w:rPr>
          <w:b/>
          <w:bCs/>
        </w:rPr>
        <w:t>F:</w:t>
      </w:r>
      <w:r>
        <w:rPr>
          <w:b/>
          <w:bCs/>
        </w:rPr>
        <w:t xml:space="preserve"> </w:t>
      </w:r>
      <w:r>
        <w:t>Epitaph</w:t>
      </w:r>
      <w:r>
        <w:rPr>
          <w:b/>
          <w:bCs/>
        </w:rPr>
        <w:t>,</w:t>
      </w:r>
      <w:r>
        <w:t xml:space="preserve"> </w:t>
      </w:r>
      <w:r w:rsidRPr="004C3FA7">
        <w:t>Beth She‘arim</w:t>
      </w:r>
      <w:r>
        <w:t>,</w:t>
      </w:r>
      <w:r>
        <w:rPr>
          <w:i/>
          <w:iCs/>
        </w:rPr>
        <w:t xml:space="preserve"> </w:t>
      </w:r>
      <w:r>
        <w:t xml:space="preserve">catacomb 4, </w:t>
      </w:r>
      <w:r>
        <w:rPr>
          <w:i/>
          <w:iCs/>
        </w:rPr>
        <w:t>CIJ</w:t>
      </w:r>
      <w:r>
        <w:t xml:space="preserve"> 1116 </w:t>
      </w:r>
      <w:r w:rsidRPr="000E36EB">
        <w:rPr>
          <w:b/>
          <w:bCs/>
        </w:rPr>
        <w:t>S:</w:t>
      </w:r>
      <w:r>
        <w:t xml:space="preserve"> </w:t>
      </w:r>
      <w:r>
        <w:rPr>
          <w:i/>
          <w:iCs/>
        </w:rPr>
        <w:t xml:space="preserve">BS </w:t>
      </w:r>
      <w:r>
        <w:t xml:space="preserve">2:93 </w:t>
      </w:r>
      <w:r w:rsidRPr="000E36EB">
        <w:rPr>
          <w:b/>
          <w:bCs/>
        </w:rPr>
        <w:t>E:</w:t>
      </w:r>
      <w:r>
        <w:rPr>
          <w:b/>
          <w:bCs/>
        </w:rPr>
        <w:t xml:space="preserve"> </w:t>
      </w:r>
      <w:r w:rsidRPr="00A47DE3">
        <w:t>–</w:t>
      </w:r>
      <w:r>
        <w:rPr>
          <w:b/>
          <w:bCs/>
        </w:rPr>
        <w:t xml:space="preserve"> </w:t>
      </w:r>
      <w:r w:rsidRPr="000E36EB">
        <w:rPr>
          <w:b/>
          <w:bCs/>
        </w:rPr>
        <w:t>D:</w:t>
      </w:r>
      <w:r w:rsidRPr="00736FB8">
        <w:t xml:space="preserve"> </w:t>
      </w:r>
      <w:r w:rsidRPr="00F07A8D">
        <w:t>Pre</w:t>
      </w:r>
      <w:r w:rsidRPr="00A90D8F">
        <w:rPr>
          <w:b/>
          <w:bCs/>
        </w:rPr>
        <w:t>-</w:t>
      </w:r>
      <w:r w:rsidRPr="00F07A8D">
        <w:t>352</w:t>
      </w:r>
      <w:r w:rsidRPr="00F07A8D">
        <w:rPr>
          <w:rStyle w:val="FootnoteReference"/>
        </w:rPr>
        <w:footnoteReference w:id="267"/>
      </w:r>
    </w:p>
    <w:p w14:paraId="25DD7CBB" w14:textId="77777777" w:rsidR="00BD0433" w:rsidRDefault="00BD0433" w:rsidP="00815F05">
      <w:pPr>
        <w:numPr>
          <w:ilvl w:val="0"/>
          <w:numId w:val="12"/>
        </w:numPr>
        <w:bidi w:val="0"/>
      </w:pPr>
      <w:r w:rsidRPr="000E36EB">
        <w:rPr>
          <w:b/>
          <w:bCs/>
        </w:rPr>
        <w:t>O:</w:t>
      </w:r>
      <w:r>
        <w:rPr>
          <w:b/>
          <w:bCs/>
        </w:rPr>
        <w:t xml:space="preserve"> </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Style w:val="FootnoteReference"/>
        </w:rPr>
        <w:footnoteReference w:id="268"/>
      </w:r>
      <w:r w:rsidRPr="006A4521">
        <w:rPr>
          <w:b/>
          <w:bCs/>
        </w:rPr>
        <w:t xml:space="preserve"> </w:t>
      </w:r>
      <w:r w:rsidRPr="00FE7D81">
        <w:rPr>
          <w:b/>
          <w:bCs/>
        </w:rPr>
        <w:t>Ds</w:t>
      </w:r>
      <w:r w:rsidRPr="000E36EB">
        <w:rPr>
          <w:b/>
          <w:bCs/>
        </w:rPr>
        <w:t>:</w:t>
      </w:r>
      <w:r w:rsidR="00196B3F">
        <w:t xml:space="preserve"> Joseph (9</w:t>
      </w:r>
      <w:r w:rsidR="002C2DA4">
        <w:t>3</w:t>
      </w:r>
      <w:r>
        <w:t>)’s son</w:t>
      </w:r>
      <w:r w:rsidRPr="006A4521">
        <w:rPr>
          <w:b/>
          <w:bCs/>
        </w:rPr>
        <w:t xml:space="preserve"> </w:t>
      </w:r>
      <w:r w:rsidRPr="000E36EB">
        <w:rPr>
          <w:b/>
          <w:bCs/>
        </w:rPr>
        <w:t>F:</w:t>
      </w:r>
      <w:r w:rsidRPr="00005289">
        <w:t xml:space="preserve"> </w:t>
      </w:r>
      <w:r>
        <w:t xml:space="preserve">Epitaph, </w:t>
      </w:r>
      <w:r w:rsidRPr="004C3FA7">
        <w:t>Beth She‘arim</w:t>
      </w:r>
      <w:r>
        <w:t>,</w:t>
      </w:r>
      <w:r>
        <w:rPr>
          <w:i/>
          <w:iCs/>
        </w:rPr>
        <w:t xml:space="preserve"> </w:t>
      </w:r>
      <w:r>
        <w:t>catacomb 15</w:t>
      </w:r>
      <w:r w:rsidRPr="000E36EB">
        <w:rPr>
          <w:b/>
          <w:bCs/>
        </w:rPr>
        <w:t xml:space="preserve"> S:</w:t>
      </w:r>
      <w:r w:rsidRPr="00005289">
        <w:rPr>
          <w:i/>
          <w:iCs/>
        </w:rPr>
        <w:t xml:space="preserve"> </w:t>
      </w:r>
      <w:r>
        <w:rPr>
          <w:i/>
          <w:iCs/>
        </w:rPr>
        <w:t xml:space="preserve">BS </w:t>
      </w:r>
      <w:r>
        <w:t xml:space="preserve">2:177 </w:t>
      </w:r>
      <w:r w:rsidRPr="000E36EB">
        <w:rPr>
          <w:b/>
          <w:bCs/>
        </w:rPr>
        <w:t>E:</w:t>
      </w:r>
      <w:r>
        <w:rPr>
          <w:b/>
          <w:bCs/>
        </w:rPr>
        <w:t xml:space="preserve"> </w:t>
      </w:r>
      <w:r w:rsidRPr="00A47DE3">
        <w:t>–</w:t>
      </w:r>
      <w:r>
        <w:rPr>
          <w:b/>
          <w:bCs/>
        </w:rPr>
        <w:t xml:space="preserve"> </w:t>
      </w:r>
      <w:r w:rsidRPr="000E36EB">
        <w:rPr>
          <w:b/>
          <w:bCs/>
        </w:rPr>
        <w:t>D:</w:t>
      </w:r>
      <w:r w:rsidRPr="00005289">
        <w:t xml:space="preserve"> </w:t>
      </w:r>
      <w:r w:rsidRPr="00F07A8D">
        <w:t>Pre</w:t>
      </w:r>
      <w:r w:rsidRPr="00A90D8F">
        <w:rPr>
          <w:b/>
          <w:bCs/>
        </w:rPr>
        <w:t>-</w:t>
      </w:r>
      <w:r w:rsidRPr="00F07A8D">
        <w:t>352</w:t>
      </w:r>
      <w:r w:rsidRPr="00F07A8D">
        <w:rPr>
          <w:rStyle w:val="FootnoteReference"/>
        </w:rPr>
        <w:footnoteReference w:id="269"/>
      </w:r>
    </w:p>
    <w:p w14:paraId="3D06E76D" w14:textId="77777777" w:rsidR="00BD0433" w:rsidRDefault="00BD0433" w:rsidP="00D11CEA">
      <w:pPr>
        <w:numPr>
          <w:ilvl w:val="0"/>
          <w:numId w:val="12"/>
        </w:numPr>
        <w:bidi w:val="0"/>
      </w:pPr>
      <w:r w:rsidRPr="000E36EB">
        <w:rPr>
          <w:b/>
          <w:bCs/>
        </w:rPr>
        <w:t>O:</w:t>
      </w:r>
      <w:r w:rsidRPr="006A4521">
        <w:rPr>
          <w:b/>
          <w:bCs/>
        </w:rPr>
        <w:t xml:space="preserve"> </w:t>
      </w:r>
      <w:r w:rsidRPr="00A90D8F">
        <w:rPr>
          <w:rFonts w:cs="Times New Roman"/>
          <w:rtl/>
        </w:rPr>
        <w:t>אליעזר</w:t>
      </w:r>
      <w:r>
        <w:rPr>
          <w:rStyle w:val="FootnoteReference"/>
        </w:rPr>
        <w:footnoteReference w:id="270"/>
      </w:r>
      <w:r w:rsidRPr="00FE7D81">
        <w:rPr>
          <w:b/>
          <w:bCs/>
        </w:rPr>
        <w:t xml:space="preserve"> Ds</w:t>
      </w:r>
      <w:r w:rsidRPr="000E36EB">
        <w:rPr>
          <w:b/>
          <w:bCs/>
        </w:rPr>
        <w:t>:</w:t>
      </w:r>
      <w:r>
        <w:rPr>
          <w:b/>
          <w:bCs/>
        </w:rPr>
        <w:t xml:space="preserve"> </w:t>
      </w:r>
      <w:r>
        <w:t>Gam</w:t>
      </w:r>
      <w:r w:rsidR="00467A0A">
        <w:t>a</w:t>
      </w:r>
      <w:r>
        <w:t>liel (10)’s father</w:t>
      </w:r>
      <w:r w:rsidRPr="006A4521">
        <w:rPr>
          <w:b/>
          <w:bCs/>
        </w:rPr>
        <w:t xml:space="preserve"> </w:t>
      </w:r>
      <w:r w:rsidRPr="000E36EB">
        <w:rPr>
          <w:b/>
          <w:bCs/>
        </w:rPr>
        <w:t>F:</w:t>
      </w:r>
      <w:r w:rsidRPr="00005289">
        <w:t xml:space="preserve"> </w:t>
      </w:r>
      <w:r>
        <w:t>Epitaph</w:t>
      </w:r>
      <w:r w:rsidRPr="002028B3">
        <w:t xml:space="preserve">, </w:t>
      </w:r>
      <w:r w:rsidRPr="004C3FA7">
        <w:t>Beth She‘arim</w:t>
      </w:r>
      <w:r>
        <w:t>,</w:t>
      </w:r>
      <w:r>
        <w:rPr>
          <w:i/>
          <w:iCs/>
        </w:rPr>
        <w:t xml:space="preserve"> </w:t>
      </w:r>
      <w:r>
        <w:t>catacomb 20</w:t>
      </w:r>
      <w:r w:rsidRPr="000E36EB">
        <w:rPr>
          <w:b/>
          <w:bCs/>
        </w:rPr>
        <w:t xml:space="preserve"> S:</w:t>
      </w:r>
      <w:r w:rsidRPr="00005289">
        <w:rPr>
          <w:i/>
          <w:iCs/>
        </w:rPr>
        <w:t xml:space="preserve"> </w:t>
      </w:r>
      <w:r>
        <w:rPr>
          <w:i/>
          <w:iCs/>
        </w:rPr>
        <w:t xml:space="preserve">BS </w:t>
      </w:r>
      <w:r>
        <w:t>3:26</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sidRPr="00005289">
        <w:t xml:space="preserve"> </w:t>
      </w:r>
      <w:r w:rsidRPr="00F07A8D">
        <w:t>Pre-352</w:t>
      </w:r>
      <w:r w:rsidR="00D11CEA" w:rsidRPr="00F07A8D">
        <w:rPr>
          <w:rStyle w:val="FootnoteReference"/>
        </w:rPr>
        <w:footnoteReference w:id="271"/>
      </w:r>
    </w:p>
    <w:p w14:paraId="4CE9241A" w14:textId="77777777" w:rsidR="00BD0433" w:rsidRDefault="00BD0433" w:rsidP="00876C71">
      <w:pPr>
        <w:numPr>
          <w:ilvl w:val="0"/>
          <w:numId w:val="12"/>
        </w:numPr>
        <w:bidi w:val="0"/>
      </w:pPr>
      <w:r w:rsidRPr="000E36EB">
        <w:rPr>
          <w:b/>
          <w:bCs/>
        </w:rPr>
        <w:t>O:</w:t>
      </w:r>
      <w:r>
        <w:rPr>
          <w:b/>
          <w:bCs/>
        </w:rPr>
        <w:t xml:space="preserve"> </w:t>
      </w:r>
      <w:r w:rsidRPr="00A47DE3">
        <w:t>–</w:t>
      </w:r>
      <w:r w:rsidRPr="006A4521">
        <w:rPr>
          <w:b/>
          <w:bCs/>
        </w:rPr>
        <w:t xml:space="preserve"> </w:t>
      </w:r>
      <w:r w:rsidRPr="00FE7D81">
        <w:rPr>
          <w:b/>
          <w:bCs/>
        </w:rPr>
        <w:t>Ds</w:t>
      </w:r>
      <w:r w:rsidRPr="000E36EB">
        <w:rPr>
          <w:b/>
          <w:bCs/>
        </w:rPr>
        <w:t>:</w:t>
      </w:r>
      <w:r w:rsidRPr="006A4521">
        <w:rPr>
          <w:b/>
          <w:bCs/>
        </w:rPr>
        <w:t xml:space="preserve"> </w:t>
      </w:r>
      <w:r w:rsidRPr="00A47DE3">
        <w:t>–</w:t>
      </w:r>
      <w:r>
        <w:rPr>
          <w:b/>
          <w:bCs/>
        </w:rPr>
        <w:t xml:space="preserve"> </w:t>
      </w:r>
      <w:r w:rsidRPr="000E36EB">
        <w:rPr>
          <w:b/>
          <w:bCs/>
        </w:rPr>
        <w:t>F:</w:t>
      </w:r>
      <w:r w:rsidRPr="006F6BE2">
        <w:t xml:space="preserve"> </w:t>
      </w:r>
      <w:r>
        <w:t xml:space="preserve">Synagogue inscription, </w:t>
      </w:r>
      <w:r w:rsidRPr="00822B79">
        <w:t>Dabb</w:t>
      </w:r>
      <w:r w:rsidRPr="00822B79">
        <w:rPr>
          <w:rFonts w:cs="Times New Roman"/>
        </w:rPr>
        <w:t>û</w:t>
      </w:r>
      <w:r w:rsidRPr="00822B79">
        <w:t>ra</w:t>
      </w:r>
      <w:r>
        <w:t>,</w:t>
      </w:r>
      <w:r>
        <w:rPr>
          <w:rStyle w:val="FootnoteReference"/>
        </w:rPr>
        <w:footnoteReference w:id="272"/>
      </w:r>
      <w:r>
        <w:t xml:space="preserve"> Urman</w:t>
      </w:r>
      <w:r w:rsidRPr="000E36EB">
        <w:rPr>
          <w:b/>
          <w:bCs/>
        </w:rPr>
        <w:t xml:space="preserve"> S:</w:t>
      </w:r>
      <w:r w:rsidRPr="006F6BE2">
        <w:t xml:space="preserve"> </w:t>
      </w:r>
      <w:r>
        <w:t xml:space="preserve">Naveh, </w:t>
      </w:r>
      <w:r>
        <w:rPr>
          <w:i/>
          <w:iCs/>
        </w:rPr>
        <w:t>OSM</w:t>
      </w:r>
      <w:r>
        <w:t>, no. 7</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Pr="00E84E53">
        <w:rPr>
          <w:rFonts w:cs="Times New Roman"/>
          <w:lang w:val="it-IT"/>
        </w:rPr>
        <w:t>–</w:t>
      </w:r>
      <w:r w:rsidR="00876C71" w:rsidRPr="005F539E">
        <w:rPr>
          <w:rStyle w:val="FootnoteReference"/>
          <w:rFonts w:cs="Times New Roman"/>
        </w:rPr>
        <w:footnoteReference w:id="273"/>
      </w:r>
    </w:p>
    <w:p w14:paraId="271ADBAE" w14:textId="77777777" w:rsidR="00BD0433" w:rsidRDefault="00BD0433" w:rsidP="00815F05">
      <w:pPr>
        <w:numPr>
          <w:ilvl w:val="0"/>
          <w:numId w:val="12"/>
        </w:numPr>
        <w:bidi w:val="0"/>
      </w:pPr>
      <w:r w:rsidRPr="000E36EB">
        <w:rPr>
          <w:b/>
          <w:bCs/>
        </w:rPr>
        <w:t>O:</w:t>
      </w:r>
      <w:r>
        <w:rPr>
          <w:b/>
          <w:bCs/>
        </w:rPr>
        <w:t xml:space="preserve"> </w:t>
      </w:r>
      <w:r w:rsidRPr="00943A7E">
        <w:rPr>
          <w:rFonts w:cs="Times New Roman"/>
          <w:rtl/>
        </w:rPr>
        <w:t>ליזר</w:t>
      </w:r>
      <w:r w:rsidRPr="00071BC8">
        <w:rPr>
          <w:rStyle w:val="FootnoteReference"/>
        </w:rPr>
        <w:footnoteReference w:id="274"/>
      </w:r>
      <w:r>
        <w:rPr>
          <w:b/>
          <w:bCs/>
        </w:rPr>
        <w:t xml:space="preserve"> </w:t>
      </w:r>
      <w:r w:rsidRPr="00FE7D81">
        <w:rPr>
          <w:b/>
          <w:bCs/>
        </w:rPr>
        <w:t>Ds</w:t>
      </w:r>
      <w:r w:rsidRPr="000E36EB">
        <w:rPr>
          <w:b/>
          <w:bCs/>
        </w:rPr>
        <w:t>:</w:t>
      </w:r>
      <w:r>
        <w:t xml:space="preserve"> Hananiah</w:t>
      </w:r>
      <w:r w:rsidRPr="006A4521">
        <w:rPr>
          <w:b/>
          <w:bCs/>
        </w:rPr>
        <w:t xml:space="preserve"> </w:t>
      </w:r>
      <w:r w:rsidR="00DD0FCD">
        <w:t>(51</w:t>
      </w:r>
      <w:r>
        <w:t>)’s father</w:t>
      </w:r>
      <w:r w:rsidRPr="006A4521">
        <w:rPr>
          <w:b/>
          <w:bCs/>
        </w:rPr>
        <w:t xml:space="preserve"> </w:t>
      </w:r>
      <w:r w:rsidRPr="000E36EB">
        <w:rPr>
          <w:b/>
          <w:bCs/>
        </w:rPr>
        <w:t>F:</w:t>
      </w:r>
      <w:r w:rsidRPr="006F6BE2">
        <w:t xml:space="preserve"> </w:t>
      </w:r>
      <w:r>
        <w:t>Synagogue inscription</w:t>
      </w:r>
      <w:r>
        <w:rPr>
          <w:b/>
          <w:bCs/>
        </w:rPr>
        <w:t xml:space="preserve">, </w:t>
      </w:r>
      <w:r w:rsidRPr="00963891">
        <w:t xml:space="preserve">Kfar </w:t>
      </w:r>
      <w:r>
        <w:t>Nevoraya,</w:t>
      </w:r>
      <w:r>
        <w:rPr>
          <w:rStyle w:val="FootnoteReference"/>
        </w:rPr>
        <w:footnoteReference w:id="275"/>
      </w:r>
      <w:r>
        <w:t xml:space="preserve"> Renan</w:t>
      </w:r>
      <w:r w:rsidRPr="000E36EB">
        <w:rPr>
          <w:b/>
          <w:bCs/>
        </w:rPr>
        <w:t xml:space="preserve"> S:</w:t>
      </w:r>
      <w:r w:rsidRPr="006F6BE2">
        <w:t xml:space="preserve"> </w:t>
      </w:r>
      <w:r>
        <w:t xml:space="preserve">Naveh, </w:t>
      </w:r>
      <w:r>
        <w:rPr>
          <w:i/>
          <w:iCs/>
        </w:rPr>
        <w:t>OSM</w:t>
      </w:r>
      <w:r>
        <w:t xml:space="preserve">, no. 13 </w:t>
      </w:r>
      <w:r w:rsidRPr="000E36EB">
        <w:rPr>
          <w:b/>
          <w:bCs/>
        </w:rPr>
        <w:t>E:</w:t>
      </w:r>
      <w:r>
        <w:rPr>
          <w:b/>
          <w:bCs/>
        </w:rPr>
        <w:t xml:space="preserve"> </w:t>
      </w:r>
      <w:r w:rsidRPr="00A47DE3">
        <w:t>–</w:t>
      </w:r>
      <w:r>
        <w:rPr>
          <w:b/>
          <w:bCs/>
        </w:rPr>
        <w:t xml:space="preserve"> </w:t>
      </w:r>
      <w:r w:rsidRPr="000E36EB">
        <w:rPr>
          <w:b/>
          <w:bCs/>
        </w:rPr>
        <w:t>D:</w:t>
      </w:r>
      <w:r>
        <w:rPr>
          <w:b/>
          <w:bCs/>
        </w:rPr>
        <w:t xml:space="preserve"> </w:t>
      </w:r>
      <w:r>
        <w:t>564</w:t>
      </w:r>
      <w:r>
        <w:rPr>
          <w:rStyle w:val="FootnoteReference"/>
        </w:rPr>
        <w:footnoteReference w:id="276"/>
      </w:r>
    </w:p>
    <w:p w14:paraId="4C6A5AB5" w14:textId="77777777" w:rsidR="00BD0433" w:rsidRDefault="00BD0433" w:rsidP="00876C71">
      <w:pPr>
        <w:numPr>
          <w:ilvl w:val="0"/>
          <w:numId w:val="12"/>
        </w:numPr>
        <w:bidi w:val="0"/>
      </w:pPr>
      <w:r w:rsidRPr="000E36EB">
        <w:rPr>
          <w:b/>
          <w:bCs/>
        </w:rPr>
        <w:t>O:</w:t>
      </w:r>
      <w:r>
        <w:rPr>
          <w:b/>
          <w:bCs/>
        </w:rPr>
        <w:t xml:space="preserve"> </w:t>
      </w:r>
      <w:r w:rsidRPr="00115355">
        <w:rPr>
          <w:rFonts w:cs="Times New Roman"/>
          <w:rtl/>
        </w:rPr>
        <w:t>לעזר</w:t>
      </w:r>
      <w:r>
        <w:rPr>
          <w:rStyle w:val="FootnoteReference"/>
        </w:rPr>
        <w:footnoteReference w:id="277"/>
      </w:r>
      <w:r>
        <w:rPr>
          <w:b/>
          <w:bCs/>
        </w:rPr>
        <w:t xml:space="preserve"> </w:t>
      </w:r>
      <w:r w:rsidRPr="00FE7D81">
        <w:rPr>
          <w:b/>
          <w:bCs/>
        </w:rPr>
        <w:t>Ds</w:t>
      </w:r>
      <w:r w:rsidRPr="000E36EB">
        <w:rPr>
          <w:b/>
          <w:bCs/>
        </w:rPr>
        <w:t>:</w:t>
      </w:r>
      <w:r>
        <w:rPr>
          <w:b/>
          <w:bCs/>
        </w:rPr>
        <w:t xml:space="preserve"> </w:t>
      </w:r>
      <w:r>
        <w:t>Priest</w:t>
      </w:r>
      <w:r>
        <w:rPr>
          <w:rStyle w:val="FootnoteReference"/>
        </w:rPr>
        <w:footnoteReference w:id="278"/>
      </w:r>
      <w:r>
        <w:t xml:space="preserve"> </w:t>
      </w:r>
      <w:r w:rsidRPr="000E36EB">
        <w:rPr>
          <w:b/>
          <w:bCs/>
        </w:rPr>
        <w:t xml:space="preserve">F: </w:t>
      </w:r>
      <w:r>
        <w:t>Synagogue inscription, Eshtamo‘a,</w:t>
      </w:r>
      <w:r>
        <w:rPr>
          <w:rStyle w:val="FootnoteReference"/>
        </w:rPr>
        <w:footnoteReference w:id="279"/>
      </w:r>
      <w:r>
        <w:t xml:space="preserve"> Yeivin</w:t>
      </w:r>
      <w:r>
        <w:rPr>
          <w:b/>
          <w:bCs/>
        </w:rPr>
        <w:t xml:space="preserve"> </w:t>
      </w:r>
      <w:r w:rsidRPr="000E36EB">
        <w:rPr>
          <w:b/>
          <w:bCs/>
        </w:rPr>
        <w:t>S:</w:t>
      </w:r>
      <w:r w:rsidRPr="00564FFA">
        <w:t xml:space="preserve"> </w:t>
      </w:r>
      <w:r>
        <w:t xml:space="preserve">Naveh, </w:t>
      </w:r>
      <w:r>
        <w:rPr>
          <w:i/>
          <w:iCs/>
        </w:rPr>
        <w:t>OSM</w:t>
      </w:r>
      <w:r>
        <w:t>, no. 74</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Pr="00E84E53">
        <w:rPr>
          <w:rFonts w:cs="Times New Roman"/>
          <w:lang w:val="it-IT"/>
        </w:rPr>
        <w:t>–</w:t>
      </w:r>
      <w:r w:rsidR="00876C71" w:rsidRPr="005F539E">
        <w:rPr>
          <w:rStyle w:val="FootnoteReference"/>
          <w:rFonts w:cs="Times New Roman"/>
        </w:rPr>
        <w:footnoteReference w:id="280"/>
      </w:r>
    </w:p>
    <w:p w14:paraId="2726A9F2" w14:textId="77777777" w:rsidR="00BD0433" w:rsidRDefault="00BD0433" w:rsidP="00AF217E">
      <w:pPr>
        <w:numPr>
          <w:ilvl w:val="0"/>
          <w:numId w:val="12"/>
        </w:numPr>
        <w:bidi w:val="0"/>
      </w:pPr>
      <w:r w:rsidRPr="000E36EB">
        <w:rPr>
          <w:b/>
          <w:bCs/>
        </w:rPr>
        <w:t>O:</w:t>
      </w:r>
      <w:r w:rsidRPr="006A4521">
        <w:rPr>
          <w:b/>
          <w:bCs/>
        </w:rPr>
        <w:t xml:space="preserve"> </w:t>
      </w:r>
      <w:r w:rsidRPr="00115355">
        <w:rPr>
          <w:rFonts w:cs="Times New Roman"/>
          <w:rtl/>
        </w:rPr>
        <w:t>לעזר</w:t>
      </w:r>
      <w:r>
        <w:rPr>
          <w:rStyle w:val="FootnoteReference"/>
        </w:rPr>
        <w:footnoteReference w:id="281"/>
      </w:r>
      <w:r w:rsidRPr="00FE7D81">
        <w:rPr>
          <w:b/>
          <w:bCs/>
        </w:rPr>
        <w:t xml:space="preserve"> Ds</w:t>
      </w:r>
      <w:r w:rsidRPr="000E36EB">
        <w:rPr>
          <w:b/>
          <w:bCs/>
        </w:rPr>
        <w:t>:</w:t>
      </w:r>
      <w:r>
        <w:rPr>
          <w:b/>
          <w:bCs/>
        </w:rPr>
        <w:t xml:space="preserve"> </w:t>
      </w:r>
      <w:r>
        <w:t>Simon (6</w:t>
      </w:r>
      <w:r w:rsidR="004B7DBB">
        <w:t>1</w:t>
      </w:r>
      <w:r>
        <w:t>)’s son</w:t>
      </w:r>
      <w:r w:rsidRPr="006A4521">
        <w:rPr>
          <w:b/>
          <w:bCs/>
        </w:rPr>
        <w:t xml:space="preserve"> </w:t>
      </w:r>
      <w:r w:rsidRPr="000E36EB">
        <w:rPr>
          <w:b/>
          <w:bCs/>
        </w:rPr>
        <w:t xml:space="preserve">F: </w:t>
      </w:r>
      <w:r>
        <w:t>Synagogue inscription</w:t>
      </w:r>
      <w:r w:rsidRPr="002028B3">
        <w:t>,</w:t>
      </w:r>
      <w:r>
        <w:rPr>
          <w:b/>
          <w:bCs/>
        </w:rPr>
        <w:t xml:space="preserve"> </w:t>
      </w:r>
      <w:r w:rsidRPr="00564FFA">
        <w:t>Sus</w:t>
      </w:r>
      <w:r>
        <w:t>ya,</w:t>
      </w:r>
      <w:r>
        <w:rPr>
          <w:rStyle w:val="FootnoteReference"/>
        </w:rPr>
        <w:footnoteReference w:id="282"/>
      </w:r>
      <w:r>
        <w:t xml:space="preserve"> Yeivin</w:t>
      </w:r>
      <w:r w:rsidRPr="000E36EB">
        <w:rPr>
          <w:b/>
          <w:bCs/>
        </w:rPr>
        <w:t xml:space="preserve"> S:</w:t>
      </w:r>
      <w:r w:rsidRPr="006A4521">
        <w:rPr>
          <w:b/>
          <w:bCs/>
        </w:rPr>
        <w:t xml:space="preserve"> </w:t>
      </w:r>
      <w:r>
        <w:t xml:space="preserve">Naveh, </w:t>
      </w:r>
      <w:r>
        <w:rPr>
          <w:i/>
          <w:iCs/>
        </w:rPr>
        <w:t>OSM</w:t>
      </w:r>
      <w:r>
        <w:t xml:space="preserve">, no. 81 </w:t>
      </w:r>
      <w:r w:rsidRPr="000E36EB">
        <w:rPr>
          <w:b/>
          <w:bCs/>
        </w:rPr>
        <w:t>E:</w:t>
      </w:r>
      <w:r>
        <w:rPr>
          <w:b/>
          <w:bCs/>
        </w:rPr>
        <w:t xml:space="preserve"> </w:t>
      </w:r>
      <w:r w:rsidRPr="00A47DE3">
        <w:t>–</w:t>
      </w:r>
      <w:r>
        <w:rPr>
          <w:b/>
          <w:bCs/>
        </w:rPr>
        <w:t xml:space="preserve"> </w:t>
      </w:r>
      <w:r w:rsidRPr="000E36EB">
        <w:rPr>
          <w:b/>
          <w:bCs/>
        </w:rPr>
        <w:t>D:</w:t>
      </w:r>
      <w:r>
        <w:rPr>
          <w:b/>
          <w:bCs/>
        </w:rPr>
        <w:t xml:space="preserve"> </w:t>
      </w:r>
      <w:r w:rsidRPr="00E84E53">
        <w:rPr>
          <w:rFonts w:cs="Times New Roman"/>
          <w:lang w:val="it-IT"/>
        </w:rPr>
        <w:t>–</w:t>
      </w:r>
      <w:r w:rsidR="00876C71" w:rsidRPr="005F539E">
        <w:rPr>
          <w:rStyle w:val="FootnoteReference"/>
          <w:rFonts w:cs="Times New Roman"/>
        </w:rPr>
        <w:footnoteReference w:id="283"/>
      </w:r>
    </w:p>
    <w:p w14:paraId="11527ABD" w14:textId="77777777" w:rsidR="00BD0433" w:rsidRDefault="00BD0433" w:rsidP="00AF217E">
      <w:pPr>
        <w:numPr>
          <w:ilvl w:val="0"/>
          <w:numId w:val="12"/>
        </w:numPr>
        <w:bidi w:val="0"/>
      </w:pPr>
      <w:r w:rsidRPr="000E36EB">
        <w:rPr>
          <w:b/>
          <w:bCs/>
        </w:rPr>
        <w:t>O:</w:t>
      </w:r>
      <w:r w:rsidRPr="006A4521">
        <w:rPr>
          <w:b/>
          <w:bCs/>
        </w:rPr>
        <w:t xml:space="preserve"> </w:t>
      </w:r>
      <w:r w:rsidRPr="00115355">
        <w:rPr>
          <w:rFonts w:cs="Times New Roman"/>
          <w:rtl/>
        </w:rPr>
        <w:t>לעזר</w:t>
      </w:r>
      <w:r>
        <w:rPr>
          <w:rStyle w:val="FootnoteReference"/>
        </w:rPr>
        <w:footnoteReference w:id="284"/>
      </w:r>
      <w:r w:rsidRPr="00FE7D81">
        <w:rPr>
          <w:b/>
          <w:bCs/>
        </w:rPr>
        <w:t xml:space="preserve"> Ds</w:t>
      </w:r>
      <w:r w:rsidRPr="000E36EB">
        <w:rPr>
          <w:b/>
          <w:bCs/>
        </w:rPr>
        <w:t>:</w:t>
      </w:r>
      <w:r w:rsidRPr="000F7789">
        <w:t xml:space="preserve"> </w:t>
      </w:r>
      <w:r>
        <w:t>Simon</w:t>
      </w:r>
      <w:r w:rsidRPr="006A4521">
        <w:rPr>
          <w:b/>
          <w:bCs/>
        </w:rPr>
        <w:t xml:space="preserve"> </w:t>
      </w:r>
      <w:r>
        <w:t>(6</w:t>
      </w:r>
      <w:r w:rsidR="004B7DBB">
        <w:t>1</w:t>
      </w:r>
      <w:r>
        <w:t>)’s father</w:t>
      </w:r>
      <w:r w:rsidRPr="006A4521">
        <w:rPr>
          <w:b/>
          <w:bCs/>
        </w:rPr>
        <w:t xml:space="preserve"> </w:t>
      </w:r>
      <w:r w:rsidRPr="000E36EB">
        <w:rPr>
          <w:b/>
          <w:bCs/>
        </w:rPr>
        <w:t>F:</w:t>
      </w:r>
      <w:r>
        <w:rPr>
          <w:b/>
          <w:bCs/>
        </w:rPr>
        <w:t xml:space="preserve"> </w:t>
      </w:r>
      <w:r>
        <w:t>Synagogue inscription</w:t>
      </w:r>
      <w:r w:rsidRPr="002028B3">
        <w:t>,</w:t>
      </w:r>
      <w:r>
        <w:rPr>
          <w:b/>
          <w:bCs/>
        </w:rPr>
        <w:t xml:space="preserve"> </w:t>
      </w:r>
      <w:r w:rsidRPr="00564FFA">
        <w:t>Sus</w:t>
      </w:r>
      <w:r>
        <w:t>ya,</w:t>
      </w:r>
      <w:r w:rsidRPr="00C40927">
        <w:rPr>
          <w:rStyle w:val="FootnoteReference"/>
        </w:rPr>
        <w:t xml:space="preserve"> </w:t>
      </w:r>
      <w:r>
        <w:rPr>
          <w:rStyle w:val="FootnoteReference"/>
        </w:rPr>
        <w:footnoteReference w:id="285"/>
      </w:r>
      <w:r>
        <w:t xml:space="preserve"> Yeivin</w:t>
      </w:r>
      <w:r w:rsidRPr="000E36EB">
        <w:rPr>
          <w:b/>
          <w:bCs/>
        </w:rPr>
        <w:t xml:space="preserve"> S:</w:t>
      </w:r>
      <w:r w:rsidRPr="006A4521">
        <w:rPr>
          <w:b/>
          <w:bCs/>
        </w:rPr>
        <w:t xml:space="preserve"> </w:t>
      </w:r>
      <w:r>
        <w:t xml:space="preserve">Naveh, </w:t>
      </w:r>
      <w:r>
        <w:rPr>
          <w:i/>
          <w:iCs/>
        </w:rPr>
        <w:t>OSM</w:t>
      </w:r>
      <w:r>
        <w:t xml:space="preserve">, no. 81 </w:t>
      </w:r>
      <w:r w:rsidRPr="000E36EB">
        <w:rPr>
          <w:b/>
          <w:bCs/>
        </w:rPr>
        <w:t>E:</w:t>
      </w:r>
      <w:r>
        <w:rPr>
          <w:b/>
          <w:bCs/>
        </w:rPr>
        <w:t xml:space="preserve"> </w:t>
      </w:r>
      <w:r w:rsidRPr="00A47DE3">
        <w:t>–</w:t>
      </w:r>
      <w:r>
        <w:rPr>
          <w:b/>
          <w:bCs/>
        </w:rPr>
        <w:t xml:space="preserve"> </w:t>
      </w:r>
      <w:r w:rsidRPr="000E36EB">
        <w:rPr>
          <w:b/>
          <w:bCs/>
        </w:rPr>
        <w:t>D:</w:t>
      </w:r>
      <w:r>
        <w:rPr>
          <w:b/>
          <w:bCs/>
        </w:rPr>
        <w:t xml:space="preserve"> </w:t>
      </w:r>
      <w:r w:rsidRPr="00E84E53">
        <w:rPr>
          <w:rFonts w:cs="Times New Roman"/>
          <w:lang w:val="it-IT"/>
        </w:rPr>
        <w:t>–</w:t>
      </w:r>
      <w:r w:rsidR="00876C71" w:rsidRPr="005F539E">
        <w:rPr>
          <w:rStyle w:val="FootnoteReference"/>
          <w:rFonts w:cs="Times New Roman"/>
        </w:rPr>
        <w:footnoteReference w:id="286"/>
      </w:r>
    </w:p>
    <w:p w14:paraId="243B65A0" w14:textId="77777777" w:rsidR="00BD0433" w:rsidRDefault="00BD0433" w:rsidP="00E9768A">
      <w:pPr>
        <w:numPr>
          <w:ilvl w:val="0"/>
          <w:numId w:val="12"/>
        </w:numPr>
        <w:bidi w:val="0"/>
      </w:pPr>
      <w:r w:rsidRPr="000E36EB">
        <w:rPr>
          <w:b/>
          <w:bCs/>
        </w:rPr>
        <w:t>O:</w:t>
      </w:r>
      <w:r>
        <w:rPr>
          <w:b/>
          <w:bCs/>
        </w:rPr>
        <w:t xml:space="preserve"> </w:t>
      </w:r>
      <w:r w:rsidRPr="00115355">
        <w:rPr>
          <w:rFonts w:cs="Times New Roman"/>
          <w:rtl/>
        </w:rPr>
        <w:t>לעזר</w:t>
      </w:r>
      <w:r>
        <w:rPr>
          <w:rStyle w:val="FootnoteReference"/>
        </w:rPr>
        <w:footnoteReference w:id="287"/>
      </w:r>
      <w:r w:rsidRPr="00FE7D81">
        <w:rPr>
          <w:b/>
          <w:bCs/>
        </w:rPr>
        <w:t xml:space="preserve"> Ds</w:t>
      </w:r>
      <w:r w:rsidRPr="000E36EB">
        <w:rPr>
          <w:b/>
          <w:bCs/>
        </w:rPr>
        <w:t>:</w:t>
      </w:r>
      <w:r>
        <w:rPr>
          <w:b/>
          <w:bCs/>
        </w:rPr>
        <w:t xml:space="preserve"> </w:t>
      </w:r>
      <w:r w:rsidRPr="00A47DE3">
        <w:t>–</w:t>
      </w:r>
      <w:r w:rsidRPr="006A4521">
        <w:rPr>
          <w:b/>
          <w:bCs/>
        </w:rPr>
        <w:t xml:space="preserve"> </w:t>
      </w:r>
      <w:r w:rsidRPr="000E36EB">
        <w:rPr>
          <w:b/>
          <w:bCs/>
        </w:rPr>
        <w:t xml:space="preserve">F: </w:t>
      </w:r>
      <w:r>
        <w:t>Synagogue inscription</w:t>
      </w:r>
      <w:r w:rsidRPr="002028B3">
        <w:t>,</w:t>
      </w:r>
      <w:r>
        <w:rPr>
          <w:b/>
          <w:bCs/>
        </w:rPr>
        <w:t xml:space="preserve"> </w:t>
      </w:r>
      <w:r w:rsidRPr="00564FFA">
        <w:t>Sus</w:t>
      </w:r>
      <w:r>
        <w:t>ya,</w:t>
      </w:r>
      <w:r w:rsidRPr="00C40927">
        <w:rPr>
          <w:rStyle w:val="FootnoteReference"/>
        </w:rPr>
        <w:t xml:space="preserve"> </w:t>
      </w:r>
      <w:r>
        <w:rPr>
          <w:rStyle w:val="FootnoteReference"/>
        </w:rPr>
        <w:footnoteReference w:id="288"/>
      </w:r>
      <w:r>
        <w:t xml:space="preserve"> Yeivin</w:t>
      </w:r>
      <w:r w:rsidRPr="000E36EB">
        <w:rPr>
          <w:b/>
          <w:bCs/>
        </w:rPr>
        <w:t xml:space="preserve"> S:</w:t>
      </w:r>
      <w:r w:rsidRPr="000F7789">
        <w:t xml:space="preserve"> </w:t>
      </w:r>
      <w:r>
        <w:t xml:space="preserve">Naveh, </w:t>
      </w:r>
      <w:r>
        <w:rPr>
          <w:i/>
          <w:iCs/>
        </w:rPr>
        <w:t>OSM</w:t>
      </w:r>
      <w:r>
        <w:t>, no. 85</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Pr>
          <w:rFonts w:cs="Times New Roman"/>
          <w:b/>
          <w:bCs/>
          <w:lang w:val="it-IT"/>
        </w:rPr>
        <w:t>–</w:t>
      </w:r>
      <w:r w:rsidRPr="005F539E">
        <w:rPr>
          <w:rStyle w:val="FootnoteReference"/>
          <w:rFonts w:cs="Times New Roman"/>
        </w:rPr>
        <w:footnoteReference w:id="289"/>
      </w:r>
    </w:p>
    <w:p w14:paraId="15B6711C" w14:textId="77777777" w:rsidR="00BD0433" w:rsidRPr="000C27E2" w:rsidRDefault="00BD0433" w:rsidP="0048270E">
      <w:pPr>
        <w:numPr>
          <w:ilvl w:val="0"/>
          <w:numId w:val="12"/>
        </w:numPr>
        <w:bidi w:val="0"/>
      </w:pPr>
      <w:r w:rsidRPr="000C27E2">
        <w:rPr>
          <w:b/>
          <w:bCs/>
        </w:rPr>
        <w:t xml:space="preserve">O: </w:t>
      </w:r>
      <w:r w:rsidRPr="000C27E2">
        <w:rPr>
          <w:rFonts w:ascii="Graeca" w:hAnsi="Graeca" w:cs="Graeca"/>
        </w:rPr>
        <w:t></w:t>
      </w:r>
      <w:r w:rsidRPr="000C27E2">
        <w:rPr>
          <w:rFonts w:ascii="Graeca" w:hAnsi="Graeca" w:cs="Graeca"/>
        </w:rPr>
        <w:t></w:t>
      </w:r>
      <w:r w:rsidRPr="000C27E2">
        <w:t>[</w:t>
      </w:r>
      <w:r w:rsidRPr="000C27E2">
        <w:rPr>
          <w:rFonts w:ascii="Graeca" w:hAnsi="Graeca" w:cs="Graeca"/>
        </w:rPr>
        <w:t></w:t>
      </w:r>
      <w:r w:rsidRPr="000C27E2">
        <w:t>]</w:t>
      </w:r>
      <w:r w:rsidRPr="000C27E2">
        <w:rPr>
          <w:rFonts w:ascii="Graeca" w:hAnsi="Graeca" w:cs="Graeca"/>
        </w:rPr>
        <w:t></w:t>
      </w:r>
      <w:r w:rsidRPr="000C27E2">
        <w:rPr>
          <w:rFonts w:ascii="Graeca" w:hAnsi="Graeca" w:cs="Graeca"/>
        </w:rPr>
        <w:t></w:t>
      </w:r>
      <w:r w:rsidRPr="000C27E2">
        <w:rPr>
          <w:rFonts w:ascii="Graeca" w:hAnsi="Graeca" w:cs="Graeca"/>
        </w:rPr>
        <w:t></w:t>
      </w:r>
      <w:r w:rsidRPr="000C27E2">
        <w:rPr>
          <w:rFonts w:ascii="Graeca" w:hAnsi="Graeca" w:cs="Graeca"/>
        </w:rPr>
        <w:t></w:t>
      </w:r>
      <w:r w:rsidRPr="000C27E2">
        <w:rPr>
          <w:rFonts w:ascii="Graeca" w:hAnsi="Graeca" w:cs="Graeca"/>
        </w:rPr>
        <w:t></w:t>
      </w:r>
      <w:r w:rsidRPr="000C27E2">
        <w:rPr>
          <w:rStyle w:val="FootnoteReference"/>
        </w:rPr>
        <w:footnoteReference w:id="290"/>
      </w:r>
      <w:r w:rsidRPr="000C27E2">
        <w:rPr>
          <w:b/>
          <w:bCs/>
        </w:rPr>
        <w:t xml:space="preserve"> Ds: </w:t>
      </w:r>
      <w:r w:rsidRPr="000C27E2">
        <w:t>–</w:t>
      </w:r>
      <w:r w:rsidRPr="000C27E2">
        <w:rPr>
          <w:b/>
          <w:bCs/>
        </w:rPr>
        <w:t xml:space="preserve"> F: </w:t>
      </w:r>
      <w:r w:rsidRPr="000C27E2">
        <w:t xml:space="preserve">Epitaph, </w:t>
      </w:r>
      <w:smartTag w:uri="urn:schemas-microsoft-com:office:smarttags" w:element="place">
        <w:r w:rsidRPr="000C27E2">
          <w:t>Caesarea</w:t>
        </w:r>
      </w:smartTag>
      <w:r w:rsidRPr="000C27E2">
        <w:t xml:space="preserve"> </w:t>
      </w:r>
      <w:r w:rsidRPr="000C27E2">
        <w:rPr>
          <w:b/>
          <w:bCs/>
        </w:rPr>
        <w:t xml:space="preserve">S: </w:t>
      </w:r>
      <w:r w:rsidRPr="000C27E2">
        <w:t>Lehmann &amp; Holum,</w:t>
      </w:r>
      <w:r w:rsidRPr="000C27E2">
        <w:rPr>
          <w:i/>
          <w:iCs/>
        </w:rPr>
        <w:t xml:space="preserve"> CMER</w:t>
      </w:r>
      <w:r w:rsidRPr="000C27E2">
        <w:t xml:space="preserve"> 5, no. 188</w:t>
      </w:r>
      <w:r w:rsidRPr="000C27E2">
        <w:rPr>
          <w:b/>
          <w:bCs/>
        </w:rPr>
        <w:t xml:space="preserve"> E: </w:t>
      </w:r>
      <w:r w:rsidR="000C27E2">
        <w:t>Jew?</w:t>
      </w:r>
      <w:r w:rsidR="000C27E2">
        <w:rPr>
          <w:rStyle w:val="FootnoteReference"/>
        </w:rPr>
        <w:footnoteReference w:id="291"/>
      </w:r>
      <w:r w:rsidRPr="000C27E2">
        <w:rPr>
          <w:b/>
          <w:bCs/>
        </w:rPr>
        <w:t xml:space="preserve"> D:</w:t>
      </w:r>
      <w:r w:rsidRPr="000C27E2">
        <w:t xml:space="preserve"> </w:t>
      </w:r>
      <w:r w:rsidRPr="00E84E53">
        <w:rPr>
          <w:rFonts w:cs="Times New Roman"/>
          <w:lang w:val="it-IT"/>
        </w:rPr>
        <w:t>–</w:t>
      </w:r>
      <w:r w:rsidR="0048270E" w:rsidRPr="005F539E">
        <w:rPr>
          <w:rStyle w:val="FootnoteReference"/>
          <w:rFonts w:cs="Times New Roman"/>
        </w:rPr>
        <w:footnoteReference w:id="292"/>
      </w:r>
    </w:p>
    <w:p w14:paraId="131E0BAD" w14:textId="77777777" w:rsidR="00E92C2C" w:rsidRPr="002D1EE3" w:rsidRDefault="00E92C2C" w:rsidP="002028B3">
      <w:pPr>
        <w:numPr>
          <w:ilvl w:val="0"/>
          <w:numId w:val="12"/>
        </w:numPr>
        <w:bidi w:val="0"/>
      </w:pPr>
      <w:r w:rsidRPr="002D1EE3">
        <w:rPr>
          <w:b/>
          <w:bCs/>
        </w:rPr>
        <w:t>O</w:t>
      </w:r>
      <w:r w:rsidRPr="00CE2205">
        <w:rPr>
          <w:b/>
          <w:bCs/>
        </w:rPr>
        <w:t xml:space="preserve">: </w:t>
      </w:r>
      <w:r w:rsidRPr="00CE2205">
        <w:rPr>
          <w:rFonts w:ascii="Graeca" w:hAnsi="Graeca" w:cs="Graeca"/>
        </w:rPr>
        <w:t></w:t>
      </w:r>
      <w:r w:rsidRPr="00CE2205">
        <w:rPr>
          <w:rFonts w:ascii="Graeca" w:hAnsi="Graeca" w:cs="Graeca"/>
        </w:rPr>
        <w:t></w:t>
      </w:r>
      <w:r w:rsidRPr="00CE2205">
        <w:rPr>
          <w:rFonts w:ascii="Graeca" w:hAnsi="Graeca" w:cs="Graeca"/>
        </w:rPr>
        <w:t></w:t>
      </w:r>
      <w:r w:rsidRPr="00CE2205">
        <w:rPr>
          <w:rFonts w:ascii="Graeca" w:hAnsi="Graeca" w:cs="Graeca"/>
        </w:rPr>
        <w:t></w:t>
      </w:r>
      <w:r w:rsidRPr="00CE2205">
        <w:rPr>
          <w:rFonts w:ascii="Graeca" w:hAnsi="Graeca" w:cs="Graeca"/>
        </w:rPr>
        <w:t></w:t>
      </w:r>
      <w:r w:rsidRPr="00CE2205">
        <w:rPr>
          <w:rFonts w:ascii="Graeca" w:hAnsi="Graeca" w:cs="Graeca"/>
        </w:rPr>
        <w:t></w:t>
      </w:r>
      <w:r w:rsidR="0097319D" w:rsidRPr="00CE2205">
        <w:rPr>
          <w:rFonts w:cs="Times New Roman"/>
        </w:rPr>
        <w:t>[</w:t>
      </w:r>
      <w:r w:rsidRPr="00CE2205">
        <w:rPr>
          <w:rFonts w:ascii="Graeca" w:hAnsi="Graeca" w:cs="Graeca"/>
        </w:rPr>
        <w:t></w:t>
      </w:r>
      <w:r w:rsidRPr="00CE2205">
        <w:rPr>
          <w:rFonts w:ascii="Graeca" w:hAnsi="Graeca" w:cs="Graeca"/>
        </w:rPr>
        <w:t></w:t>
      </w:r>
      <w:r w:rsidRPr="00CE2205">
        <w:rPr>
          <w:rFonts w:cs="Times New Roman"/>
        </w:rPr>
        <w:t>]</w:t>
      </w:r>
      <w:r w:rsidRPr="00CE2205">
        <w:rPr>
          <w:rStyle w:val="FootnoteReference"/>
        </w:rPr>
        <w:footnoteReference w:id="293"/>
      </w:r>
      <w:r w:rsidRPr="002D1EE3">
        <w:rPr>
          <w:b/>
          <w:bCs/>
        </w:rPr>
        <w:t xml:space="preserve"> Ds: </w:t>
      </w:r>
      <w:r w:rsidR="002028B3" w:rsidRPr="002D1EE3">
        <w:t>Anastasi</w:t>
      </w:r>
      <w:r w:rsidR="002028B3">
        <w:t>e</w:t>
      </w:r>
      <w:r w:rsidR="002028B3" w:rsidRPr="002D1EE3">
        <w:t xml:space="preserve"> </w:t>
      </w:r>
      <w:r w:rsidR="00C54569" w:rsidRPr="002D1EE3">
        <w:t>(2</w:t>
      </w:r>
      <w:r w:rsidRPr="002D1EE3">
        <w:t>)’s hu</w:t>
      </w:r>
      <w:r w:rsidR="00A55439">
        <w:t>s</w:t>
      </w:r>
      <w:r w:rsidRPr="002D1EE3">
        <w:t>band</w:t>
      </w:r>
      <w:r w:rsidRPr="002D1EE3">
        <w:rPr>
          <w:b/>
          <w:bCs/>
        </w:rPr>
        <w:t xml:space="preserve"> F: </w:t>
      </w:r>
      <w:r w:rsidRPr="002D1EE3">
        <w:t>Dedicatory inscription, Coastal Plain</w:t>
      </w:r>
      <w:r w:rsidRPr="002D1EE3">
        <w:rPr>
          <w:rStyle w:val="FootnoteReference"/>
        </w:rPr>
        <w:footnoteReference w:id="294"/>
      </w:r>
      <w:r w:rsidRPr="002D1EE3">
        <w:t xml:space="preserve"> </w:t>
      </w:r>
      <w:r w:rsidRPr="002D1EE3">
        <w:rPr>
          <w:b/>
          <w:bCs/>
        </w:rPr>
        <w:t xml:space="preserve">S: </w:t>
      </w:r>
      <w:r w:rsidRPr="002D1EE3">
        <w:t xml:space="preserve">Germer-Durand, </w:t>
      </w:r>
      <w:r w:rsidRPr="002D1EE3">
        <w:rPr>
          <w:i/>
          <w:iCs/>
        </w:rPr>
        <w:t>RB</w:t>
      </w:r>
      <w:r w:rsidR="00C54569" w:rsidRPr="002D1EE3">
        <w:t xml:space="preserve"> 1 (1892) 248</w:t>
      </w:r>
      <w:r w:rsidRPr="002D1EE3">
        <w:rPr>
          <w:b/>
          <w:bCs/>
        </w:rPr>
        <w:t xml:space="preserve"> E: </w:t>
      </w:r>
      <w:r w:rsidRPr="002D1EE3">
        <w:t>Jew?</w:t>
      </w:r>
      <w:r w:rsidRPr="002D1EE3">
        <w:rPr>
          <w:rStyle w:val="FootnoteReference"/>
        </w:rPr>
        <w:footnoteReference w:id="295"/>
      </w:r>
      <w:r w:rsidRPr="002D1EE3">
        <w:rPr>
          <w:b/>
          <w:bCs/>
        </w:rPr>
        <w:t xml:space="preserve"> D:</w:t>
      </w:r>
      <w:r w:rsidRPr="002D1EE3">
        <w:t xml:space="preserve"> </w:t>
      </w:r>
      <w:r w:rsidRPr="002D1EE3">
        <w:rPr>
          <w:rFonts w:cs="Times New Roman"/>
          <w:lang w:val="it-IT"/>
        </w:rPr>
        <w:t>–</w:t>
      </w:r>
      <w:r w:rsidRPr="002D1EE3">
        <w:rPr>
          <w:rStyle w:val="FootnoteReference"/>
          <w:rFonts w:cs="Times New Roman"/>
        </w:rPr>
        <w:footnoteReference w:id="296"/>
      </w:r>
    </w:p>
    <w:p w14:paraId="02B2B0C9" w14:textId="77777777" w:rsidR="00BD0433" w:rsidRDefault="00BD0433" w:rsidP="00876C71">
      <w:pPr>
        <w:numPr>
          <w:ilvl w:val="0"/>
          <w:numId w:val="12"/>
        </w:numPr>
        <w:bidi w:val="0"/>
      </w:pPr>
      <w:r w:rsidRPr="000E36EB">
        <w:rPr>
          <w:b/>
          <w:bCs/>
        </w:rPr>
        <w:t>O:</w:t>
      </w:r>
      <w:r>
        <w:rPr>
          <w:b/>
          <w:bCs/>
        </w:rPr>
        <w:t xml:space="preserve"> </w:t>
      </w:r>
      <w:r w:rsidRPr="00115355">
        <w:rPr>
          <w:rFonts w:cs="Times New Roman"/>
          <w:rtl/>
        </w:rPr>
        <w:t>אליעזר</w:t>
      </w:r>
      <w:r>
        <w:rPr>
          <w:rStyle w:val="FootnoteReference"/>
        </w:rPr>
        <w:footnoteReference w:id="297"/>
      </w:r>
      <w:r>
        <w:rPr>
          <w:b/>
          <w:bCs/>
        </w:rPr>
        <w:t xml:space="preserve"> </w:t>
      </w:r>
      <w:r w:rsidRPr="00FE7D81">
        <w:rPr>
          <w:b/>
          <w:bCs/>
        </w:rPr>
        <w:t>Ds</w:t>
      </w:r>
      <w:r w:rsidRPr="000E36EB">
        <w:rPr>
          <w:b/>
          <w:bCs/>
        </w:rPr>
        <w:t>:</w:t>
      </w:r>
      <w:r>
        <w:rPr>
          <w:b/>
          <w:bCs/>
        </w:rPr>
        <w:t xml:space="preserve"> </w:t>
      </w:r>
      <w:r>
        <w:t xml:space="preserve">Theodorus (14)’s son </w:t>
      </w:r>
      <w:r w:rsidRPr="000E36EB">
        <w:rPr>
          <w:b/>
          <w:bCs/>
        </w:rPr>
        <w:t xml:space="preserve">F: </w:t>
      </w:r>
      <w:r>
        <w:t xml:space="preserve">Dedicatory inscription, </w:t>
      </w:r>
      <w:r w:rsidRPr="000807C8">
        <w:rPr>
          <w:lang w:val="en-GB"/>
        </w:rPr>
        <w:t>Er</w:t>
      </w:r>
      <w:r w:rsidRPr="000807C8">
        <w:rPr>
          <w:b/>
          <w:bCs/>
        </w:rPr>
        <w:t>-</w:t>
      </w:r>
      <w:r w:rsidRPr="000807C8">
        <w:rPr>
          <w:lang w:val="en-GB"/>
        </w:rPr>
        <w:t>R</w:t>
      </w:r>
      <w:r w:rsidRPr="000807C8">
        <w:rPr>
          <w:rFonts w:cs="Times New Roman"/>
          <w:lang w:val="en-GB"/>
        </w:rPr>
        <w:t>ā</w:t>
      </w:r>
      <w:r w:rsidRPr="000807C8">
        <w:rPr>
          <w:lang w:val="en-GB"/>
        </w:rPr>
        <w:t>ma</w:t>
      </w:r>
      <w:r>
        <w:rPr>
          <w:rStyle w:val="FootnoteReference"/>
        </w:rPr>
        <w:footnoteReference w:id="298"/>
      </w:r>
      <w:r>
        <w:t xml:space="preserve"> </w:t>
      </w:r>
      <w:r w:rsidRPr="000E36EB">
        <w:rPr>
          <w:b/>
          <w:bCs/>
        </w:rPr>
        <w:t>S:</w:t>
      </w:r>
      <w:r w:rsidRPr="00DA21C8">
        <w:t xml:space="preserve"> </w:t>
      </w:r>
      <w:r>
        <w:t xml:space="preserve">Ben Zvi, </w:t>
      </w:r>
      <w:r>
        <w:rPr>
          <w:i/>
          <w:iCs/>
        </w:rPr>
        <w:t>JPOS</w:t>
      </w:r>
      <w:r>
        <w:t xml:space="preserve"> 13 (1933) 95</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Pr="00E84E53">
        <w:rPr>
          <w:rFonts w:cs="Times New Roman"/>
          <w:lang w:val="it-IT"/>
        </w:rPr>
        <w:t>–</w:t>
      </w:r>
      <w:r w:rsidR="00876C71" w:rsidRPr="005F539E">
        <w:rPr>
          <w:rStyle w:val="FootnoteReference"/>
          <w:rFonts w:cs="Times New Roman"/>
        </w:rPr>
        <w:footnoteReference w:id="299"/>
      </w:r>
    </w:p>
    <w:p w14:paraId="1C34C6B2" w14:textId="77777777" w:rsidR="00BD0433" w:rsidRDefault="00BD0433" w:rsidP="00815F05">
      <w:pPr>
        <w:numPr>
          <w:ilvl w:val="0"/>
          <w:numId w:val="12"/>
        </w:numPr>
        <w:bidi w:val="0"/>
      </w:pPr>
      <w:r w:rsidRPr="000E36EB">
        <w:rPr>
          <w:b/>
          <w:bCs/>
        </w:rPr>
        <w:t>O:</w:t>
      </w:r>
      <w:r w:rsidRPr="006A4521">
        <w:rPr>
          <w:b/>
          <w:bCs/>
        </w:rPr>
        <w:t xml:space="preserve"> </w:t>
      </w:r>
      <w:r w:rsidRPr="00CF3780">
        <w:rPr>
          <w:rFonts w:cs="Times New Roman"/>
          <w:rtl/>
        </w:rPr>
        <w:t>אלעז[ר]</w:t>
      </w:r>
      <w:r w:rsidRPr="000E41E3">
        <w:rPr>
          <w:rStyle w:val="FootnoteReference"/>
        </w:rPr>
        <w:footnoteReference w:id="300"/>
      </w:r>
      <w:r>
        <w:t xml:space="preserve"> </w:t>
      </w:r>
      <w:r w:rsidRPr="00FE7D81">
        <w:rPr>
          <w:b/>
          <w:bCs/>
        </w:rPr>
        <w:t>Ds</w:t>
      </w:r>
      <w:r w:rsidRPr="000E36EB">
        <w:rPr>
          <w:b/>
          <w:bCs/>
        </w:rPr>
        <w:t>:</w:t>
      </w:r>
      <w:r>
        <w:rPr>
          <w:b/>
          <w:bCs/>
        </w:rPr>
        <w:t xml:space="preserve"> </w:t>
      </w:r>
      <w:r w:rsidRPr="007962B9">
        <w:t>Jacob</w:t>
      </w:r>
      <w:r w:rsidRPr="006A4521">
        <w:rPr>
          <w:b/>
          <w:bCs/>
        </w:rPr>
        <w:t xml:space="preserve"> </w:t>
      </w:r>
      <w:r>
        <w:t>(67)’s son</w:t>
      </w:r>
      <w:r w:rsidRPr="006A4521">
        <w:rPr>
          <w:b/>
          <w:bCs/>
        </w:rPr>
        <w:t xml:space="preserve"> </w:t>
      </w:r>
      <w:r w:rsidRPr="000E36EB">
        <w:rPr>
          <w:b/>
          <w:bCs/>
        </w:rPr>
        <w:t xml:space="preserve">F: </w:t>
      </w:r>
      <w:r>
        <w:t xml:space="preserve">Epitaph, Zoar </w:t>
      </w:r>
      <w:r w:rsidRPr="000E36EB">
        <w:rPr>
          <w:b/>
          <w:bCs/>
        </w:rPr>
        <w:t>S:</w:t>
      </w:r>
      <w:r w:rsidRPr="006A4521">
        <w:rPr>
          <w:b/>
          <w:bCs/>
        </w:rPr>
        <w:t xml:space="preserve"> </w:t>
      </w:r>
      <w:r>
        <w:t xml:space="preserve">Ben Zvi, </w:t>
      </w:r>
      <w:r>
        <w:rPr>
          <w:i/>
          <w:iCs/>
        </w:rPr>
        <w:t>BIES</w:t>
      </w:r>
      <w:r>
        <w:t xml:space="preserve"> 10 (1943) 36 </w:t>
      </w:r>
      <w:r w:rsidRPr="000E36EB">
        <w:rPr>
          <w:b/>
          <w:bCs/>
        </w:rPr>
        <w:t>E:</w:t>
      </w:r>
      <w:r>
        <w:rPr>
          <w:b/>
          <w:bCs/>
        </w:rPr>
        <w:t xml:space="preserve"> </w:t>
      </w:r>
      <w:r w:rsidRPr="00A47DE3">
        <w:t>–</w:t>
      </w:r>
      <w:r>
        <w:rPr>
          <w:b/>
          <w:bCs/>
        </w:rPr>
        <w:t xml:space="preserve"> </w:t>
      </w:r>
      <w:r w:rsidRPr="000E36EB">
        <w:rPr>
          <w:b/>
          <w:bCs/>
        </w:rPr>
        <w:t>D:</w:t>
      </w:r>
      <w:r w:rsidRPr="007962B9">
        <w:t xml:space="preserve"> </w:t>
      </w:r>
      <w:r>
        <w:t>505</w:t>
      </w:r>
      <w:r>
        <w:rPr>
          <w:rStyle w:val="FootnoteReference"/>
          <w:lang w:val="de-DE"/>
        </w:rPr>
        <w:footnoteReference w:id="301"/>
      </w:r>
      <w:r w:rsidRPr="00B95278">
        <w:t xml:space="preserve"> </w:t>
      </w:r>
    </w:p>
    <w:p w14:paraId="2FB74C92" w14:textId="77777777" w:rsidR="00BD0433" w:rsidRDefault="00BD0433" w:rsidP="007B6353">
      <w:pPr>
        <w:numPr>
          <w:ilvl w:val="0"/>
          <w:numId w:val="12"/>
        </w:numPr>
        <w:bidi w:val="0"/>
      </w:pPr>
      <w:commentRangeStart w:id="1"/>
      <w:r w:rsidRPr="000E36EB">
        <w:rPr>
          <w:b/>
          <w:bCs/>
        </w:rPr>
        <w:t>O:</w:t>
      </w:r>
      <w:r>
        <w:rPr>
          <w:b/>
          <w:bCs/>
        </w:rPr>
        <w:t xml:space="preserve"> </w:t>
      </w:r>
      <w:r w:rsidRPr="00812A7E">
        <w:rPr>
          <w:rFonts w:ascii="Graeca" w:hAnsi="Graeca" w:cs="Graeca"/>
        </w:rPr>
        <w:t></w:t>
      </w:r>
      <w:r w:rsidRPr="00812A7E">
        <w:rPr>
          <w:rFonts w:ascii="Graeca" w:hAnsi="Graeca" w:cs="Graeca"/>
        </w:rPr>
        <w:t></w:t>
      </w:r>
      <w:r w:rsidRPr="00812A7E">
        <w:rPr>
          <w:rFonts w:ascii="Graeca" w:hAnsi="Graeca" w:cs="Graeca"/>
        </w:rPr>
        <w:t></w:t>
      </w:r>
      <w:r w:rsidRPr="00812A7E">
        <w:rPr>
          <w:rFonts w:ascii="Graeca" w:hAnsi="Graeca" w:cs="Graeca"/>
        </w:rPr>
        <w:t></w:t>
      </w:r>
      <w:r w:rsidRPr="00812A7E">
        <w:rPr>
          <w:rStyle w:val="FootnoteReference"/>
          <w:rFonts w:cs="Times New Roman"/>
          <w:rtl/>
        </w:rPr>
        <w:footnoteReference w:id="302"/>
      </w:r>
      <w:r>
        <w:rPr>
          <w:b/>
          <w:bCs/>
        </w:rPr>
        <w:t xml:space="preserve"> </w:t>
      </w:r>
      <w:commentRangeEnd w:id="1"/>
      <w:r w:rsidR="006A12D4">
        <w:rPr>
          <w:rStyle w:val="CommentReference"/>
          <w:rtl/>
        </w:rPr>
        <w:commentReference w:id="1"/>
      </w:r>
      <w:r w:rsidRPr="00FE7D81">
        <w:rPr>
          <w:b/>
          <w:bCs/>
        </w:rPr>
        <w:t>Ds</w:t>
      </w:r>
      <w:r w:rsidRPr="000E36EB">
        <w:rPr>
          <w:b/>
          <w:bCs/>
        </w:rPr>
        <w:t>:</w:t>
      </w:r>
      <w:r>
        <w:rPr>
          <w:b/>
          <w:bCs/>
        </w:rPr>
        <w:t xml:space="preserve"> </w:t>
      </w:r>
      <w:r>
        <w:t>Abba (</w:t>
      </w:r>
      <w:r w:rsidR="007B6353">
        <w:t>59</w:t>
      </w:r>
      <w:r>
        <w:t xml:space="preserve">)’s son </w:t>
      </w:r>
      <w:r w:rsidRPr="000E36EB">
        <w:rPr>
          <w:b/>
          <w:bCs/>
        </w:rPr>
        <w:t>F:</w:t>
      </w:r>
      <w:r w:rsidRPr="00E401B7">
        <w:t xml:space="preserve"> </w:t>
      </w:r>
      <w:r>
        <w:t xml:space="preserve">Epitaph, </w:t>
      </w:r>
      <w:r w:rsidR="00D058F6" w:rsidRPr="00A43129">
        <w:rPr>
          <w:rFonts w:cs="Times New Roman"/>
          <w:lang w:val="it-IT"/>
        </w:rPr>
        <w:t>Lahav</w:t>
      </w:r>
      <w:r w:rsidR="00D058F6" w:rsidRPr="00A43129">
        <w:rPr>
          <w:rStyle w:val="FootnoteReference"/>
          <w:rFonts w:cs="Times New Roman"/>
          <w:lang w:val="it-IT"/>
        </w:rPr>
        <w:footnoteReference w:id="303"/>
      </w:r>
      <w:r w:rsidRPr="000E36EB">
        <w:rPr>
          <w:b/>
          <w:bCs/>
        </w:rPr>
        <w:t xml:space="preserve"> S:</w:t>
      </w:r>
      <w:r w:rsidRPr="006A4521">
        <w:rPr>
          <w:b/>
          <w:bCs/>
        </w:rPr>
        <w:t xml:space="preserve"> </w:t>
      </w:r>
      <w:r>
        <w:t xml:space="preserve">Meehan, </w:t>
      </w:r>
      <w:r>
        <w:rPr>
          <w:i/>
          <w:iCs/>
        </w:rPr>
        <w:t>ZDPV</w:t>
      </w:r>
      <w:r>
        <w:t xml:space="preserve"> 96 (1980) 59 </w:t>
      </w:r>
      <w:r w:rsidRPr="000E36EB">
        <w:rPr>
          <w:b/>
          <w:bCs/>
        </w:rPr>
        <w:t>E:</w:t>
      </w:r>
      <w:r>
        <w:rPr>
          <w:b/>
          <w:bCs/>
        </w:rPr>
        <w:t xml:space="preserve"> </w:t>
      </w:r>
      <w:r w:rsidRPr="00A47DE3">
        <w:t>–</w:t>
      </w:r>
      <w:r w:rsidR="00AB0453">
        <w:rPr>
          <w:rStyle w:val="FootnoteReference"/>
        </w:rPr>
        <w:footnoteReference w:id="304"/>
      </w:r>
      <w:r>
        <w:rPr>
          <w:b/>
          <w:bCs/>
        </w:rPr>
        <w:t xml:space="preserve"> </w:t>
      </w:r>
      <w:r w:rsidRPr="000E36EB">
        <w:rPr>
          <w:b/>
          <w:bCs/>
        </w:rPr>
        <w:t>D:</w:t>
      </w:r>
      <w:r>
        <w:rPr>
          <w:b/>
          <w:bCs/>
        </w:rPr>
        <w:t xml:space="preserve"> </w:t>
      </w:r>
      <w:r w:rsidRPr="00053EFE">
        <w:rPr>
          <w:rFonts w:cs="Times New Roman"/>
          <w:lang w:val="it-IT"/>
        </w:rPr>
        <w:t>–</w:t>
      </w:r>
      <w:r w:rsidR="00876C71" w:rsidRPr="005F539E">
        <w:rPr>
          <w:rStyle w:val="FootnoteReference"/>
          <w:rFonts w:cs="Times New Roman"/>
        </w:rPr>
        <w:footnoteReference w:id="305"/>
      </w:r>
    </w:p>
    <w:p w14:paraId="26014678" w14:textId="77777777" w:rsidR="00BD0433" w:rsidRDefault="00BD0433" w:rsidP="00876C71">
      <w:pPr>
        <w:numPr>
          <w:ilvl w:val="0"/>
          <w:numId w:val="12"/>
        </w:numPr>
        <w:bidi w:val="0"/>
      </w:pPr>
      <w:r w:rsidRPr="000E36EB">
        <w:rPr>
          <w:b/>
          <w:bCs/>
        </w:rPr>
        <w:t>O:</w:t>
      </w:r>
      <w:r>
        <w:rPr>
          <w:b/>
          <w:bCs/>
        </w:rPr>
        <w:t xml:space="preserve"> </w:t>
      </w:r>
      <w:r w:rsidRPr="00812A7E">
        <w:rPr>
          <w:rFonts w:cs="Times New Roman"/>
          <w:rtl/>
        </w:rPr>
        <w:t>לע[זר]</w:t>
      </w:r>
      <w:r w:rsidRPr="000E41E3">
        <w:rPr>
          <w:rStyle w:val="FootnoteReference"/>
        </w:rPr>
        <w:footnoteReference w:id="306"/>
      </w:r>
      <w:r>
        <w:rPr>
          <w:b/>
          <w:bCs/>
        </w:rPr>
        <w:t xml:space="preserve"> </w:t>
      </w:r>
      <w:r w:rsidRPr="00FE7D81">
        <w:rPr>
          <w:b/>
          <w:bCs/>
        </w:rPr>
        <w:t>Ds</w:t>
      </w:r>
      <w:r w:rsidRPr="000E36EB">
        <w:rPr>
          <w:b/>
          <w:bCs/>
        </w:rPr>
        <w:t>:</w:t>
      </w:r>
      <w:r>
        <w:rPr>
          <w:b/>
          <w:bCs/>
        </w:rPr>
        <w:t xml:space="preserve"> </w:t>
      </w:r>
      <w:smartTag w:uri="urn:schemas-microsoft-com:office:smarttags" w:element="country-region">
        <w:r>
          <w:t>Judah</w:t>
        </w:r>
      </w:smartTag>
      <w:r w:rsidR="00905902">
        <w:t xml:space="preserve"> (11</w:t>
      </w:r>
      <w:r w:rsidR="00DD2DF2">
        <w:t>0</w:t>
      </w:r>
      <w:r>
        <w:t>)’s father</w:t>
      </w:r>
      <w:r w:rsidRPr="006A4521">
        <w:rPr>
          <w:b/>
          <w:bCs/>
        </w:rPr>
        <w:t xml:space="preserve"> </w:t>
      </w:r>
      <w:r w:rsidRPr="000E36EB">
        <w:rPr>
          <w:b/>
          <w:bCs/>
        </w:rPr>
        <w:t xml:space="preserve">F: </w:t>
      </w:r>
      <w:r>
        <w:t xml:space="preserve">Inscription, </w:t>
      </w:r>
      <w:r w:rsidRPr="00822B79">
        <w:t>Dabb</w:t>
      </w:r>
      <w:r w:rsidRPr="00822B79">
        <w:rPr>
          <w:rFonts w:cs="Times New Roman"/>
        </w:rPr>
        <w:t>û</w:t>
      </w:r>
      <w:r w:rsidRPr="00822B79">
        <w:t>ra</w:t>
      </w:r>
      <w:r>
        <w:rPr>
          <w:rStyle w:val="FootnoteReference"/>
        </w:rPr>
        <w:footnoteReference w:id="307"/>
      </w:r>
      <w:r>
        <w:t xml:space="preserve"> </w:t>
      </w:r>
      <w:r w:rsidRPr="000E36EB">
        <w:rPr>
          <w:b/>
          <w:bCs/>
        </w:rPr>
        <w:t>S:</w:t>
      </w:r>
      <w:r w:rsidRPr="00F4654B">
        <w:t xml:space="preserve"> </w:t>
      </w:r>
      <w:r>
        <w:t xml:space="preserve">Urman, </w:t>
      </w:r>
      <w:r>
        <w:rPr>
          <w:i/>
          <w:iCs/>
        </w:rPr>
        <w:t>Tarbiz</w:t>
      </w:r>
      <w:r>
        <w:t xml:space="preserve"> 65 (1996) 517</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Pr="00053EFE">
        <w:rPr>
          <w:rFonts w:cs="Times New Roman"/>
          <w:lang w:val="it-IT"/>
        </w:rPr>
        <w:t>–</w:t>
      </w:r>
      <w:r w:rsidR="00876C71" w:rsidRPr="005F539E">
        <w:rPr>
          <w:rStyle w:val="FootnoteReference"/>
          <w:rFonts w:cs="Times New Roman"/>
        </w:rPr>
        <w:footnoteReference w:id="308"/>
      </w:r>
    </w:p>
    <w:p w14:paraId="19F943BC" w14:textId="77777777" w:rsidR="00BD0433" w:rsidRDefault="00BD0433" w:rsidP="00F05CE4">
      <w:pPr>
        <w:numPr>
          <w:ilvl w:val="0"/>
          <w:numId w:val="12"/>
        </w:numPr>
        <w:bidi w:val="0"/>
      </w:pPr>
      <w:r w:rsidRPr="000E36EB">
        <w:rPr>
          <w:b/>
          <w:bCs/>
        </w:rPr>
        <w:t>O:</w:t>
      </w:r>
      <w:r>
        <w:rPr>
          <w:b/>
          <w:bCs/>
        </w:rPr>
        <w:t xml:space="preserve"> </w:t>
      </w:r>
      <w:r w:rsidRPr="00115355">
        <w:rPr>
          <w:rFonts w:ascii="Graeca" w:hAnsi="Graeca"/>
        </w:rPr>
        <w:t></w:t>
      </w:r>
      <w:r w:rsidRPr="00115355">
        <w:rPr>
          <w:rFonts w:ascii="Graeca" w:hAnsi="Graeca"/>
        </w:rPr>
        <w:t></w:t>
      </w:r>
      <w:r w:rsidRPr="00115355">
        <w:rPr>
          <w:rFonts w:ascii="Graeca" w:hAnsi="Graeca"/>
        </w:rPr>
        <w:t></w:t>
      </w:r>
      <w:r w:rsidRPr="00115355">
        <w:rPr>
          <w:rFonts w:ascii="Graeca" w:hAnsi="Graeca"/>
        </w:rPr>
        <w:t></w:t>
      </w:r>
      <w:r w:rsidRPr="00115355">
        <w:rPr>
          <w:rFonts w:ascii="Graeca" w:hAnsi="Graeca"/>
        </w:rPr>
        <w:t></w:t>
      </w:r>
      <w:r w:rsidRPr="00115355">
        <w:rPr>
          <w:rFonts w:ascii="Graeca" w:hAnsi="Graeca"/>
        </w:rPr>
        <w:t></w:t>
      </w:r>
      <w:r w:rsidRPr="00115355">
        <w:rPr>
          <w:rFonts w:ascii="Graeca" w:hAnsi="Graeca"/>
        </w:rPr>
        <w:t></w:t>
      </w:r>
      <w:r w:rsidRPr="00115355">
        <w:rPr>
          <w:rFonts w:ascii="Graeca" w:hAnsi="Graeca"/>
        </w:rPr>
        <w:t></w:t>
      </w:r>
      <w:r w:rsidRPr="00115355">
        <w:rPr>
          <w:rFonts w:ascii="Graeca" w:hAnsi="Graeca"/>
        </w:rPr>
        <w:t></w:t>
      </w:r>
      <w:r w:rsidRPr="00115355">
        <w:rPr>
          <w:rFonts w:ascii="Graeca" w:hAnsi="Graeca"/>
        </w:rPr>
        <w:t></w:t>
      </w:r>
      <w:r w:rsidRPr="00115355">
        <w:rPr>
          <w:rFonts w:ascii="Graeca" w:hAnsi="Graeca"/>
        </w:rPr>
        <w:t></w:t>
      </w:r>
      <w:r w:rsidRPr="00115355">
        <w:rPr>
          <w:rFonts w:ascii="Graeca" w:hAnsi="Graeca"/>
        </w:rPr>
        <w:t></w:t>
      </w:r>
      <w:r w:rsidRPr="00C66424">
        <w:rPr>
          <w:rStyle w:val="FootnoteReference"/>
        </w:rPr>
        <w:footnoteReference w:id="309"/>
      </w:r>
      <w:r w:rsidRPr="006A4521">
        <w:rPr>
          <w:b/>
          <w:bCs/>
        </w:rPr>
        <w:t xml:space="preserve"> </w:t>
      </w:r>
      <w:r w:rsidRPr="00FE7D81">
        <w:rPr>
          <w:b/>
          <w:bCs/>
        </w:rPr>
        <w:t>Ds</w:t>
      </w:r>
      <w:r w:rsidRPr="000E36EB">
        <w:rPr>
          <w:b/>
          <w:bCs/>
        </w:rPr>
        <w:t>:</w:t>
      </w:r>
      <w:r w:rsidRPr="00E70ED7">
        <w:t xml:space="preserve"> </w:t>
      </w:r>
      <w:r w:rsidR="00196B3F">
        <w:t>Joseph (</w:t>
      </w:r>
      <w:r w:rsidR="00F05CE4">
        <w:t>12</w:t>
      </w:r>
      <w:r w:rsidR="002C2DA4">
        <w:t>3</w:t>
      </w:r>
      <w:r>
        <w:t>)’s father,</w:t>
      </w:r>
      <w:r w:rsidRPr="006A4521">
        <w:rPr>
          <w:b/>
          <w:bCs/>
        </w:rPr>
        <w:t xml:space="preserve"> </w:t>
      </w:r>
      <w:r>
        <w:t>Sheila (1</w:t>
      </w:r>
      <w:r w:rsidR="007E4CCA">
        <w:t>1</w:t>
      </w:r>
      <w:r>
        <w:t xml:space="preserve">)’s son, </w:t>
      </w:r>
      <w:r w:rsidRPr="00354DA7">
        <w:t>of Horsha</w:t>
      </w:r>
      <w:r>
        <w:rPr>
          <w:rStyle w:val="FootnoteReference"/>
        </w:rPr>
        <w:footnoteReference w:id="310"/>
      </w:r>
      <w:r>
        <w:t xml:space="preserve"> </w:t>
      </w:r>
      <w:r w:rsidRPr="000E36EB">
        <w:rPr>
          <w:b/>
          <w:bCs/>
        </w:rPr>
        <w:t>F:</w:t>
      </w:r>
      <w:r w:rsidRPr="00356DE0">
        <w:t xml:space="preserve"> </w:t>
      </w:r>
      <w:r>
        <w:t>Epitaph, Tib</w:t>
      </w:r>
      <w:r>
        <w:t>e</w:t>
      </w:r>
      <w:r>
        <w:t>rias</w:t>
      </w:r>
      <w:r w:rsidRPr="000E36EB">
        <w:rPr>
          <w:b/>
          <w:bCs/>
        </w:rPr>
        <w:t xml:space="preserve"> S:</w:t>
      </w:r>
      <w:r w:rsidRPr="00356DE0">
        <w:t xml:space="preserve"> </w:t>
      </w:r>
      <w:r w:rsidRPr="003707AA">
        <w:t xml:space="preserve">Damati, </w:t>
      </w:r>
      <w:r w:rsidRPr="003707AA">
        <w:rPr>
          <w:i/>
          <w:iCs/>
        </w:rPr>
        <w:t>Atiqot</w:t>
      </w:r>
      <w:r w:rsidRPr="003707AA">
        <w:t xml:space="preserve"> 38 (1999)</w:t>
      </w:r>
      <w:r w:rsidRPr="006A4521">
        <w:rPr>
          <w:b/>
          <w:bCs/>
        </w:rPr>
        <w:t xml:space="preserve"> </w:t>
      </w:r>
      <w:r w:rsidRPr="003707AA">
        <w:t>91*</w:t>
      </w:r>
      <w:r>
        <w:t xml:space="preserve"> </w:t>
      </w:r>
      <w:r w:rsidRPr="000E36EB">
        <w:rPr>
          <w:b/>
          <w:bCs/>
        </w:rPr>
        <w:t>E:</w:t>
      </w:r>
      <w:r>
        <w:rPr>
          <w:b/>
          <w:bCs/>
        </w:rPr>
        <w:t xml:space="preserve"> </w:t>
      </w:r>
      <w:r w:rsidR="0085137D">
        <w:t>Jew?</w:t>
      </w:r>
      <w:r w:rsidR="0085137D">
        <w:rPr>
          <w:rStyle w:val="FootnoteReference"/>
        </w:rPr>
        <w:footnoteReference w:id="311"/>
      </w:r>
      <w:r>
        <w:rPr>
          <w:b/>
          <w:bCs/>
        </w:rPr>
        <w:t xml:space="preserve"> </w:t>
      </w:r>
      <w:r w:rsidRPr="000E36EB">
        <w:rPr>
          <w:b/>
          <w:bCs/>
        </w:rPr>
        <w:t>D</w:t>
      </w:r>
      <w:r w:rsidRPr="00053EFE">
        <w:t xml:space="preserve">: </w:t>
      </w:r>
      <w:r w:rsidRPr="00053EFE">
        <w:rPr>
          <w:rFonts w:cs="Times New Roman"/>
          <w:lang w:val="it-IT"/>
        </w:rPr>
        <w:t>–</w:t>
      </w:r>
      <w:r w:rsidR="00876C71" w:rsidRPr="005F539E">
        <w:rPr>
          <w:rStyle w:val="FootnoteReference"/>
          <w:rFonts w:cs="Times New Roman"/>
        </w:rPr>
        <w:footnoteReference w:id="312"/>
      </w:r>
    </w:p>
    <w:p w14:paraId="0AA84A7B" w14:textId="77777777" w:rsidR="00BD0433" w:rsidRDefault="00BD0433" w:rsidP="00253304">
      <w:pPr>
        <w:numPr>
          <w:ilvl w:val="0"/>
          <w:numId w:val="12"/>
        </w:numPr>
        <w:bidi w:val="0"/>
      </w:pPr>
      <w:r w:rsidRPr="000E36EB">
        <w:rPr>
          <w:b/>
          <w:bCs/>
        </w:rPr>
        <w:t>O:</w:t>
      </w:r>
      <w:r>
        <w:rPr>
          <w:b/>
          <w:bCs/>
        </w:rPr>
        <w:t xml:space="preserve"> </w:t>
      </w:r>
      <w:r w:rsidRPr="00CF3780">
        <w:rPr>
          <w:rFonts w:cs="Times New Roman"/>
          <w:rtl/>
        </w:rPr>
        <w:t>[אלע]זר</w:t>
      </w:r>
      <w:r w:rsidRPr="000E41E3">
        <w:rPr>
          <w:rStyle w:val="FootnoteReference"/>
        </w:rPr>
        <w:footnoteReference w:id="313"/>
      </w:r>
      <w:r>
        <w:t xml:space="preserve"> </w:t>
      </w:r>
      <w:r w:rsidRPr="00FE7D81">
        <w:rPr>
          <w:b/>
          <w:bCs/>
        </w:rPr>
        <w:t>Ds</w:t>
      </w:r>
      <w:r w:rsidRPr="000E36EB">
        <w:rPr>
          <w:b/>
          <w:bCs/>
        </w:rPr>
        <w:t>:</w:t>
      </w:r>
      <w:r>
        <w:rPr>
          <w:b/>
          <w:bCs/>
        </w:rPr>
        <w:t xml:space="preserve"> </w:t>
      </w:r>
      <w:r w:rsidRPr="00A47DE3">
        <w:t>–</w:t>
      </w:r>
      <w:r>
        <w:rPr>
          <w:b/>
          <w:bCs/>
        </w:rPr>
        <w:t xml:space="preserve"> </w:t>
      </w:r>
      <w:r w:rsidRPr="000E36EB">
        <w:rPr>
          <w:b/>
          <w:bCs/>
        </w:rPr>
        <w:t xml:space="preserve">F: </w:t>
      </w:r>
      <w:r w:rsidRPr="00A3148E">
        <w:t>S</w:t>
      </w:r>
      <w:r>
        <w:t>yn</w:t>
      </w:r>
      <w:r w:rsidRPr="00A3148E">
        <w:t>agogue inscription</w:t>
      </w:r>
      <w:r>
        <w:t>, Rehov</w:t>
      </w:r>
      <w:r>
        <w:rPr>
          <w:rStyle w:val="FootnoteReference"/>
        </w:rPr>
        <w:footnoteReference w:id="314"/>
      </w:r>
      <w:r>
        <w:t xml:space="preserve"> </w:t>
      </w:r>
      <w:r w:rsidRPr="000E36EB">
        <w:rPr>
          <w:b/>
          <w:bCs/>
        </w:rPr>
        <w:t>S:</w:t>
      </w:r>
      <w:r w:rsidRPr="006A4521">
        <w:rPr>
          <w:b/>
          <w:bCs/>
        </w:rPr>
        <w:t xml:space="preserve"> </w:t>
      </w:r>
      <w:r w:rsidR="00E03D8A">
        <w:t>Vito</w:t>
      </w:r>
      <w:r>
        <w:t>, “Reh</w:t>
      </w:r>
      <w:r>
        <w:rPr>
          <w:rFonts w:cs="Times New Roman"/>
        </w:rPr>
        <w:t>̣</w:t>
      </w:r>
      <w:r>
        <w:t>ob,” 93</w:t>
      </w:r>
      <w:r>
        <w:rPr>
          <w:rStyle w:val="FootnoteReference"/>
        </w:rPr>
        <w:footnoteReference w:id="315"/>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753E1996" w14:textId="77777777" w:rsidR="00BD0433" w:rsidRDefault="00BD0433" w:rsidP="007E5E61">
      <w:pPr>
        <w:numPr>
          <w:ilvl w:val="0"/>
          <w:numId w:val="12"/>
        </w:numPr>
        <w:bidi w:val="0"/>
      </w:pPr>
      <w:r w:rsidRPr="000E36EB">
        <w:rPr>
          <w:b/>
          <w:bCs/>
        </w:rPr>
        <w:t>O:</w:t>
      </w:r>
      <w:r>
        <w:rPr>
          <w:b/>
          <w:bCs/>
        </w:rPr>
        <w:t xml:space="preserve"> </w:t>
      </w:r>
      <w:r w:rsidRPr="00A47DE3">
        <w:t>–</w:t>
      </w:r>
      <w:r w:rsidRPr="006A4521">
        <w:rPr>
          <w:b/>
          <w:bCs/>
        </w:rPr>
        <w:t xml:space="preserve"> </w:t>
      </w:r>
      <w:r w:rsidRPr="00FE7D81">
        <w:rPr>
          <w:b/>
          <w:bCs/>
        </w:rPr>
        <w:t>Ds</w:t>
      </w:r>
      <w:r w:rsidRPr="000E36EB">
        <w:rPr>
          <w:b/>
          <w:bCs/>
        </w:rPr>
        <w:t>:</w:t>
      </w:r>
      <w:r>
        <w:rPr>
          <w:b/>
          <w:bCs/>
        </w:rPr>
        <w:t xml:space="preserve"> </w:t>
      </w:r>
      <w:r w:rsidRPr="00A47DE3">
        <w:t>–</w:t>
      </w:r>
      <w:r w:rsidRPr="006A4521">
        <w:rPr>
          <w:b/>
          <w:bCs/>
        </w:rPr>
        <w:t xml:space="preserve"> </w:t>
      </w:r>
      <w:r w:rsidRPr="000E36EB">
        <w:rPr>
          <w:b/>
          <w:bCs/>
        </w:rPr>
        <w:t xml:space="preserve">F: </w:t>
      </w:r>
      <w:r w:rsidRPr="00A3148E">
        <w:t>S</w:t>
      </w:r>
      <w:r>
        <w:t>yn</w:t>
      </w:r>
      <w:r w:rsidRPr="00A3148E">
        <w:t>agogue inscription</w:t>
      </w:r>
      <w:r>
        <w:t>, Rehov</w:t>
      </w:r>
      <w:r>
        <w:rPr>
          <w:rStyle w:val="FootnoteReference"/>
        </w:rPr>
        <w:footnoteReference w:id="316"/>
      </w:r>
      <w:r>
        <w:t xml:space="preserve"> </w:t>
      </w:r>
      <w:r w:rsidRPr="000E36EB">
        <w:rPr>
          <w:b/>
          <w:bCs/>
        </w:rPr>
        <w:t>S:</w:t>
      </w:r>
      <w:r w:rsidRPr="006A4521">
        <w:rPr>
          <w:b/>
          <w:bCs/>
        </w:rPr>
        <w:t xml:space="preserve"> </w:t>
      </w:r>
      <w:r w:rsidR="00E03D8A">
        <w:t>Vito</w:t>
      </w:r>
      <w:r>
        <w:t>, “Reh</w:t>
      </w:r>
      <w:r>
        <w:rPr>
          <w:rFonts w:cs="Times New Roman"/>
        </w:rPr>
        <w:t>̣</w:t>
      </w:r>
      <w:r>
        <w:t>ob,” 93</w:t>
      </w:r>
      <w:r>
        <w:rPr>
          <w:rStyle w:val="FootnoteReference"/>
        </w:rPr>
        <w:footnoteReference w:id="317"/>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6A688594" w14:textId="77777777" w:rsidR="00BD0433" w:rsidRDefault="00BD0433" w:rsidP="00253304">
      <w:pPr>
        <w:numPr>
          <w:ilvl w:val="0"/>
          <w:numId w:val="12"/>
        </w:numPr>
        <w:bidi w:val="0"/>
      </w:pPr>
      <w:r w:rsidRPr="000E36EB">
        <w:rPr>
          <w:b/>
          <w:bCs/>
        </w:rPr>
        <w:t>O:</w:t>
      </w:r>
      <w:r w:rsidRPr="006A4521">
        <w:rPr>
          <w:b/>
          <w:bCs/>
        </w:rPr>
        <w:t xml:space="preserve"> </w:t>
      </w:r>
      <w:r w:rsidRPr="00115355">
        <w:rPr>
          <w:rFonts w:cs="Times New Roman"/>
          <w:rtl/>
        </w:rPr>
        <w:t>אלעי</w:t>
      </w:r>
      <w:r>
        <w:rPr>
          <w:rStyle w:val="FootnoteReference"/>
        </w:rPr>
        <w:footnoteReference w:id="318"/>
      </w:r>
      <w:r w:rsidRPr="00FE7D81">
        <w:rPr>
          <w:b/>
          <w:bCs/>
        </w:rPr>
        <w:t xml:space="preserve"> Ds</w:t>
      </w:r>
      <w:r w:rsidRPr="000E36EB">
        <w:rPr>
          <w:b/>
          <w:bCs/>
        </w:rPr>
        <w:t>:</w:t>
      </w:r>
      <w:r>
        <w:t xml:space="preserve"> Joseph</w:t>
      </w:r>
      <w:r w:rsidRPr="006A4521">
        <w:rPr>
          <w:b/>
          <w:bCs/>
        </w:rPr>
        <w:t xml:space="preserve"> </w:t>
      </w:r>
      <w:r w:rsidR="00196B3F">
        <w:t>(12</w:t>
      </w:r>
      <w:r w:rsidR="002C2DA4">
        <w:t>7</w:t>
      </w:r>
      <w:r>
        <w:t>)’s father</w:t>
      </w:r>
      <w:r w:rsidRPr="000E36EB">
        <w:rPr>
          <w:b/>
          <w:bCs/>
        </w:rPr>
        <w:t xml:space="preserve"> F: </w:t>
      </w:r>
      <w:r w:rsidRPr="00A3148E">
        <w:t>S</w:t>
      </w:r>
      <w:r>
        <w:t>yn</w:t>
      </w:r>
      <w:r w:rsidRPr="00A3148E">
        <w:t>agogue inscription</w:t>
      </w:r>
      <w:r>
        <w:t>, Rehov</w:t>
      </w:r>
      <w:r>
        <w:rPr>
          <w:rStyle w:val="FootnoteReference"/>
        </w:rPr>
        <w:footnoteReference w:id="319"/>
      </w:r>
      <w:r>
        <w:t xml:space="preserve"> </w:t>
      </w:r>
      <w:r w:rsidRPr="000E36EB">
        <w:rPr>
          <w:b/>
          <w:bCs/>
        </w:rPr>
        <w:t>S:</w:t>
      </w:r>
      <w:r w:rsidRPr="006A4521">
        <w:rPr>
          <w:b/>
          <w:bCs/>
        </w:rPr>
        <w:t xml:space="preserve"> </w:t>
      </w:r>
      <w:r w:rsidR="00E03D8A">
        <w:t>Vito</w:t>
      </w:r>
      <w:r>
        <w:t>, “Reh</w:t>
      </w:r>
      <w:r>
        <w:rPr>
          <w:rFonts w:cs="Times New Roman"/>
        </w:rPr>
        <w:t>̣</w:t>
      </w:r>
      <w:r>
        <w:t>ob,” 93</w:t>
      </w:r>
      <w:r>
        <w:rPr>
          <w:rStyle w:val="FootnoteReference"/>
        </w:rPr>
        <w:footnoteReference w:id="320"/>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46D962CB" w14:textId="77777777" w:rsidR="00BD0433" w:rsidRDefault="00BD0433" w:rsidP="00253304">
      <w:pPr>
        <w:numPr>
          <w:ilvl w:val="0"/>
          <w:numId w:val="12"/>
        </w:numPr>
        <w:bidi w:val="0"/>
      </w:pPr>
      <w:r w:rsidRPr="000E36EB">
        <w:rPr>
          <w:b/>
          <w:bCs/>
        </w:rPr>
        <w:t>O:</w:t>
      </w:r>
      <w:r>
        <w:rPr>
          <w:b/>
          <w:bCs/>
        </w:rPr>
        <w:t xml:space="preserve"> </w:t>
      </w:r>
      <w:r w:rsidRPr="00115355">
        <w:rPr>
          <w:rFonts w:cs="Times New Roman"/>
          <w:rtl/>
        </w:rPr>
        <w:t>לעזר</w:t>
      </w:r>
      <w:r>
        <w:rPr>
          <w:rStyle w:val="FootnoteReference"/>
        </w:rPr>
        <w:footnoteReference w:id="321"/>
      </w:r>
      <w:r>
        <w:rPr>
          <w:b/>
          <w:bCs/>
        </w:rPr>
        <w:t xml:space="preserve"> </w:t>
      </w:r>
      <w:r w:rsidRPr="00FE7D81">
        <w:rPr>
          <w:b/>
          <w:bCs/>
        </w:rPr>
        <w:t>Ds</w:t>
      </w:r>
      <w:r w:rsidRPr="000E36EB">
        <w:rPr>
          <w:b/>
          <w:bCs/>
        </w:rPr>
        <w:t>:</w:t>
      </w:r>
      <w:r w:rsidRPr="00457DEA">
        <w:rPr>
          <w:rtl/>
        </w:rPr>
        <w:t xml:space="preserve"> </w:t>
      </w:r>
      <w:r w:rsidRPr="0074231D">
        <w:t>Sakhari</w:t>
      </w:r>
      <w:r>
        <w:t xml:space="preserve"> (1)’s son</w:t>
      </w:r>
      <w:r w:rsidRPr="006A4521">
        <w:rPr>
          <w:b/>
          <w:bCs/>
        </w:rPr>
        <w:t xml:space="preserve"> </w:t>
      </w:r>
      <w:r w:rsidRPr="000E36EB">
        <w:rPr>
          <w:b/>
          <w:bCs/>
        </w:rPr>
        <w:t>F:</w:t>
      </w:r>
      <w:r w:rsidRPr="00457DEA">
        <w:t xml:space="preserve"> </w:t>
      </w:r>
      <w:r w:rsidRPr="00A3148E">
        <w:t>S</w:t>
      </w:r>
      <w:r>
        <w:t>yn</w:t>
      </w:r>
      <w:r w:rsidRPr="00A3148E">
        <w:t>agogue inscription</w:t>
      </w:r>
      <w:r>
        <w:t>, Rehov</w:t>
      </w:r>
      <w:r>
        <w:rPr>
          <w:rStyle w:val="FootnoteReference"/>
        </w:rPr>
        <w:footnoteReference w:id="322"/>
      </w:r>
      <w:r>
        <w:t xml:space="preserve"> </w:t>
      </w:r>
      <w:r w:rsidRPr="000E36EB">
        <w:rPr>
          <w:b/>
          <w:bCs/>
        </w:rPr>
        <w:t>S:</w:t>
      </w:r>
      <w:r w:rsidRPr="006A4521">
        <w:rPr>
          <w:b/>
          <w:bCs/>
        </w:rPr>
        <w:t xml:space="preserve"> </w:t>
      </w:r>
      <w:r w:rsidR="00E03D8A">
        <w:t>Vito</w:t>
      </w:r>
      <w:r>
        <w:t>, “Reh</w:t>
      </w:r>
      <w:r>
        <w:rPr>
          <w:rFonts w:cs="Times New Roman"/>
        </w:rPr>
        <w:t>̣</w:t>
      </w:r>
      <w:r>
        <w:t>ob,” 93</w:t>
      </w:r>
      <w:r>
        <w:rPr>
          <w:rStyle w:val="FootnoteReference"/>
        </w:rPr>
        <w:footnoteReference w:id="323"/>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1CAFF265" w14:textId="77777777" w:rsidR="00BD0433" w:rsidRPr="000B1D36" w:rsidRDefault="00BD0433" w:rsidP="00F8429E">
      <w:pPr>
        <w:numPr>
          <w:ilvl w:val="0"/>
          <w:numId w:val="12"/>
        </w:numPr>
        <w:bidi w:val="0"/>
        <w:rPr>
          <w:lang w:val="en-GB"/>
        </w:rPr>
      </w:pPr>
      <w:r w:rsidRPr="000B1D36">
        <w:rPr>
          <w:b/>
          <w:bCs/>
          <w:lang w:val="en-GB"/>
        </w:rPr>
        <w:t xml:space="preserve">O: </w:t>
      </w:r>
      <w:r w:rsidRPr="00A47DE3">
        <w:t>–</w:t>
      </w:r>
      <w:r w:rsidRPr="000B1D36">
        <w:rPr>
          <w:b/>
          <w:bCs/>
          <w:lang w:val="en-GB"/>
        </w:rPr>
        <w:t xml:space="preserve"> Ds: </w:t>
      </w:r>
      <w:r w:rsidRPr="000B1D36">
        <w:rPr>
          <w:lang w:val="en-GB"/>
        </w:rPr>
        <w:t xml:space="preserve">Esther </w:t>
      </w:r>
      <w:r>
        <w:t>(13)’s son</w:t>
      </w:r>
      <w:r>
        <w:rPr>
          <w:lang w:val="en-GB"/>
        </w:rPr>
        <w:t xml:space="preserve">, </w:t>
      </w:r>
      <w:r w:rsidRPr="003F474C">
        <w:rPr>
          <w:lang w:val="en-GB"/>
        </w:rPr>
        <w:t>rabbi</w:t>
      </w:r>
      <w:r>
        <w:rPr>
          <w:rStyle w:val="FootnoteReference"/>
          <w:lang w:val="en-GB"/>
        </w:rPr>
        <w:footnoteReference w:id="324"/>
      </w:r>
      <w:r w:rsidRPr="000B1D36">
        <w:rPr>
          <w:lang w:val="en-GB"/>
        </w:rPr>
        <w:t xml:space="preserve"> </w:t>
      </w:r>
      <w:r w:rsidRPr="000B1D36">
        <w:rPr>
          <w:b/>
          <w:bCs/>
          <w:lang w:val="en-GB"/>
        </w:rPr>
        <w:t>F:</w:t>
      </w:r>
      <w:r>
        <w:t xml:space="preserve"> </w:t>
      </w:r>
      <w:r w:rsidRPr="000B1D36">
        <w:rPr>
          <w:lang w:val="en-GB"/>
        </w:rPr>
        <w:t>A</w:t>
      </w:r>
      <w:r>
        <w:rPr>
          <w:lang w:val="en-GB"/>
        </w:rPr>
        <w:t>mulet</w:t>
      </w:r>
      <w:r w:rsidRPr="00113994">
        <w:rPr>
          <w:lang w:val="en-GB"/>
        </w:rPr>
        <w:t>, Horvat Kanaf</w:t>
      </w:r>
      <w:r w:rsidRPr="00113994">
        <w:rPr>
          <w:rStyle w:val="FootnoteReference"/>
          <w:lang w:val="en-GB"/>
        </w:rPr>
        <w:footnoteReference w:id="325"/>
      </w:r>
      <w:r>
        <w:t xml:space="preserve"> </w:t>
      </w:r>
      <w:r w:rsidRPr="000B1D36">
        <w:rPr>
          <w:b/>
          <w:bCs/>
          <w:lang w:val="en-GB"/>
        </w:rPr>
        <w:t>S:</w:t>
      </w:r>
      <w:r w:rsidRPr="00C45866">
        <w:rPr>
          <w:i/>
          <w:iCs/>
        </w:rPr>
        <w:t xml:space="preserve"> </w:t>
      </w:r>
      <w:r>
        <w:rPr>
          <w:i/>
          <w:iCs/>
        </w:rPr>
        <w:t xml:space="preserve">AMB </w:t>
      </w:r>
      <w:r>
        <w:t>no. 3</w:t>
      </w:r>
      <w:r w:rsidRPr="000B1D36">
        <w:rPr>
          <w:b/>
          <w:bCs/>
          <w:lang w:val="en-GB"/>
        </w:rPr>
        <w:t xml:space="preserve"> E:</w:t>
      </w:r>
      <w:r>
        <w:rPr>
          <w:b/>
          <w:bCs/>
          <w:lang w:val="en-GB"/>
        </w:rPr>
        <w:t xml:space="preserve"> </w:t>
      </w:r>
      <w:r w:rsidRPr="00A47DE3">
        <w:t>–</w:t>
      </w:r>
      <w:r w:rsidRPr="000B1D36">
        <w:rPr>
          <w:b/>
          <w:bCs/>
          <w:lang w:val="en-GB"/>
        </w:rPr>
        <w:t xml:space="preserve"> D:</w:t>
      </w:r>
      <w:r w:rsidRPr="00C45866">
        <w:t xml:space="preserve"> </w:t>
      </w:r>
      <w:r>
        <w:t>350-500</w:t>
      </w:r>
    </w:p>
    <w:p w14:paraId="24F2CEB5" w14:textId="77777777" w:rsidR="00BD0433" w:rsidRDefault="00BD0433" w:rsidP="003723D0">
      <w:pPr>
        <w:bidi w:val="0"/>
        <w:rPr>
          <w:rFonts w:cs="Times New Roman"/>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11F0AA35" w14:textId="77777777" w:rsidR="00BD0433" w:rsidRDefault="00BD0433" w:rsidP="00C34A90">
      <w:pPr>
        <w:bidi w:val="0"/>
        <w:rPr>
          <w:b/>
          <w:bCs/>
        </w:rPr>
      </w:pPr>
    </w:p>
    <w:p w14:paraId="58BE6C6C" w14:textId="77777777" w:rsidR="00BD0433" w:rsidRDefault="00BD0433" w:rsidP="00A07634">
      <w:pPr>
        <w:bidi w:val="0"/>
        <w:rPr>
          <w:rFonts w:cs="Times New Roman"/>
          <w:i/>
          <w:iCs/>
          <w:sz w:val="24"/>
          <w:szCs w:val="24"/>
        </w:rPr>
      </w:pPr>
      <w:r w:rsidRPr="003723D0">
        <w:rPr>
          <w:rStyle w:val="FootnoteReference"/>
          <w:rFonts w:cs="Times New Roman"/>
          <w:sz w:val="24"/>
          <w:szCs w:val="24"/>
          <w:rtl/>
        </w:rPr>
        <w:footnoteReference w:id="326"/>
      </w:r>
      <w:r w:rsidRPr="003723D0">
        <w:rPr>
          <w:rFonts w:cs="Times New Roman"/>
          <w:sz w:val="24"/>
          <w:szCs w:val="24"/>
          <w:rtl/>
        </w:rPr>
        <w:t>אלקנה</w:t>
      </w:r>
      <w:r w:rsidRPr="003723D0">
        <w:rPr>
          <w:rFonts w:cs="Times New Roman"/>
          <w:sz w:val="24"/>
          <w:szCs w:val="24"/>
        </w:rPr>
        <w:t xml:space="preserve"> </w:t>
      </w:r>
      <w:r>
        <w:rPr>
          <w:rFonts w:cs="Times New Roman"/>
          <w:sz w:val="24"/>
          <w:szCs w:val="24"/>
        </w:rPr>
        <w:t>–</w:t>
      </w:r>
      <w:r w:rsidRPr="003723D0">
        <w:rPr>
          <w:rFonts w:cs="Times New Roman"/>
          <w:sz w:val="24"/>
          <w:szCs w:val="24"/>
        </w:rPr>
        <w:t xml:space="preserve"> </w:t>
      </w:r>
      <w:r w:rsidRPr="002049C8">
        <w:rPr>
          <w:rFonts w:cs="Times New Roman"/>
          <w:i/>
          <w:iCs/>
          <w:sz w:val="24"/>
          <w:szCs w:val="24"/>
        </w:rPr>
        <w:t>Elkanah</w:t>
      </w:r>
    </w:p>
    <w:p w14:paraId="1C525BC7" w14:textId="77777777" w:rsidR="00BD0433" w:rsidRPr="003723D0" w:rsidRDefault="00BD0433" w:rsidP="002049C8">
      <w:pPr>
        <w:bidi w:val="0"/>
        <w:rPr>
          <w:rFonts w:cs="Times New Roman"/>
          <w:b/>
          <w:bCs/>
          <w:i/>
          <w:iCs/>
          <w:sz w:val="24"/>
          <w:szCs w:val="24"/>
        </w:rPr>
      </w:pPr>
    </w:p>
    <w:p w14:paraId="1E97B464" w14:textId="77777777" w:rsidR="00BD0433" w:rsidRDefault="00BD0433" w:rsidP="00815F05">
      <w:pPr>
        <w:numPr>
          <w:ilvl w:val="0"/>
          <w:numId w:val="13"/>
        </w:numPr>
        <w:bidi w:val="0"/>
        <w:rPr>
          <w:rtl/>
        </w:rPr>
      </w:pPr>
      <w:r w:rsidRPr="00686AFF">
        <w:rPr>
          <w:b/>
          <w:bCs/>
        </w:rPr>
        <w:t xml:space="preserve">O: </w:t>
      </w:r>
      <w:r w:rsidRPr="00C74698">
        <w:rPr>
          <w:rFonts w:ascii="Graeca" w:hAnsi="Graeca" w:cs="Graeca"/>
        </w:rPr>
        <w:t></w:t>
      </w:r>
      <w:r w:rsidRPr="00C74698">
        <w:rPr>
          <w:rFonts w:ascii="Graeca" w:hAnsi="Graeca" w:cs="Graeca"/>
        </w:rPr>
        <w:t></w:t>
      </w:r>
      <w:r w:rsidRPr="00C74698">
        <w:rPr>
          <w:rFonts w:ascii="Graeca" w:hAnsi="Graeca" w:cs="Graeca"/>
        </w:rPr>
        <w:t></w:t>
      </w:r>
      <w:r w:rsidRPr="00C74698">
        <w:rPr>
          <w:rFonts w:ascii="Graeca" w:hAnsi="Graeca" w:cs="Graeca"/>
        </w:rPr>
        <w:t></w:t>
      </w:r>
      <w:r w:rsidRPr="00C74698">
        <w:rPr>
          <w:rFonts w:ascii="Graeca" w:hAnsi="Graeca" w:cs="Graeca"/>
        </w:rPr>
        <w:t></w:t>
      </w:r>
      <w:r w:rsidRPr="00C74698">
        <w:rPr>
          <w:rFonts w:ascii="Graeca" w:hAnsi="Graeca" w:cs="Graeca"/>
        </w:rPr>
        <w:t></w:t>
      </w:r>
      <w:r w:rsidRPr="00C74698">
        <w:rPr>
          <w:rFonts w:ascii="Graeca" w:hAnsi="Graeca" w:cs="Graeca"/>
        </w:rPr>
        <w:t></w:t>
      </w:r>
      <w:r w:rsidRPr="00C74698">
        <w:rPr>
          <w:rFonts w:ascii="Graeca" w:hAnsi="Graeca" w:cs="Graeca"/>
        </w:rPr>
        <w:t></w:t>
      </w:r>
      <w:r w:rsidR="00D83ADE">
        <w:rPr>
          <w:rFonts w:ascii="Graeca" w:hAnsi="Graeca" w:cs="Graeca"/>
        </w:rPr>
        <w:t></w:t>
      </w:r>
      <w:r w:rsidRPr="006E2971">
        <w:rPr>
          <w:rStyle w:val="FootnoteReference"/>
        </w:rPr>
        <w:footnoteReference w:id="327"/>
      </w:r>
      <w:r>
        <w:rPr>
          <w:rFonts w:ascii="Graeca" w:hAnsi="Graeca" w:cs="Graeca"/>
        </w:rPr>
        <w:t></w:t>
      </w:r>
      <w:r w:rsidRPr="00686AFF">
        <w:rPr>
          <w:b/>
          <w:bCs/>
        </w:rPr>
        <w:t>Ds:</w:t>
      </w:r>
      <w:r>
        <w:rPr>
          <w:b/>
          <w:bCs/>
        </w:rPr>
        <w:t xml:space="preserve"> </w:t>
      </w:r>
      <w:r w:rsidRPr="00A47DE3">
        <w:t>–</w:t>
      </w:r>
      <w:r w:rsidRPr="00686AFF">
        <w:rPr>
          <w:b/>
          <w:bCs/>
        </w:rPr>
        <w:t xml:space="preserve"> F: </w:t>
      </w:r>
      <w:r w:rsidRPr="00686AFF">
        <w:t>Synagogue inscription</w:t>
      </w:r>
      <w:r>
        <w:t xml:space="preserve">, </w:t>
      </w:r>
      <w:smartTag w:uri="urn:schemas-microsoft-com:office:smarttags" w:element="place">
        <w:smartTag w:uri="urn:schemas-microsoft-com:office:smarttags" w:element="City">
          <w:r>
            <w:t>Jaffa</w:t>
          </w:r>
        </w:smartTag>
      </w:smartTag>
      <w:r>
        <w:t>, Jaussen</w:t>
      </w:r>
      <w:r w:rsidRPr="00686AFF">
        <w:rPr>
          <w:b/>
          <w:bCs/>
        </w:rPr>
        <w:t xml:space="preserve"> S:</w:t>
      </w:r>
      <w:r w:rsidRPr="008E4DDF">
        <w:rPr>
          <w:i/>
          <w:iCs/>
        </w:rPr>
        <w:t xml:space="preserve"> </w:t>
      </w:r>
      <w:r>
        <w:rPr>
          <w:i/>
          <w:iCs/>
        </w:rPr>
        <w:t>CIJ</w:t>
      </w:r>
      <w:r>
        <w:t xml:space="preserve"> 913</w:t>
      </w:r>
      <w:r w:rsidRPr="00686AFF">
        <w:rPr>
          <w:b/>
          <w:bCs/>
        </w:rPr>
        <w:t xml:space="preserve"> E:</w:t>
      </w:r>
      <w:r>
        <w:rPr>
          <w:b/>
          <w:bCs/>
        </w:rPr>
        <w:t xml:space="preserve"> </w:t>
      </w:r>
      <w:r w:rsidRPr="00A47DE3">
        <w:t>–</w:t>
      </w:r>
      <w:r w:rsidRPr="00686AFF">
        <w:rPr>
          <w:b/>
          <w:bCs/>
        </w:rPr>
        <w:t xml:space="preserve"> D:</w:t>
      </w:r>
      <w:r w:rsidRPr="008E4DDF">
        <w:t xml:space="preserve"> </w:t>
      </w:r>
      <w:r w:rsidRPr="00943A7E">
        <w:t>3</w:t>
      </w:r>
      <w:r w:rsidRPr="00943A7E">
        <w:rPr>
          <w:vertAlign w:val="superscript"/>
        </w:rPr>
        <w:t>rd</w:t>
      </w:r>
      <w:r w:rsidRPr="00943A7E">
        <w:t xml:space="preserve"> C</w:t>
      </w:r>
    </w:p>
    <w:p w14:paraId="3CF024AA" w14:textId="77777777" w:rsidR="00BD0433" w:rsidRDefault="00BD0433" w:rsidP="003723D0">
      <w:p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63BB5A68" w14:textId="77777777" w:rsidR="00BD0433" w:rsidRDefault="00BD0433" w:rsidP="003723D0">
      <w:pPr>
        <w:bidi w:val="0"/>
        <w:rPr>
          <w:rtl/>
        </w:rPr>
      </w:pPr>
    </w:p>
    <w:p w14:paraId="25884104" w14:textId="77777777" w:rsidR="00BD0433" w:rsidRDefault="00BD0433" w:rsidP="008E4DDF">
      <w:pPr>
        <w:bidi w:val="0"/>
        <w:rPr>
          <w:rFonts w:cs="Times New Roman"/>
          <w:i/>
          <w:iCs/>
          <w:sz w:val="24"/>
          <w:szCs w:val="24"/>
        </w:rPr>
      </w:pPr>
      <w:r w:rsidRPr="003723D0">
        <w:rPr>
          <w:rFonts w:cs="Times New Roman"/>
          <w:sz w:val="24"/>
          <w:szCs w:val="24"/>
          <w:rtl/>
        </w:rPr>
        <w:t>אסף</w:t>
      </w:r>
      <w:r>
        <w:rPr>
          <w:rStyle w:val="FootnoteReference"/>
          <w:rFonts w:cs="Times New Roman"/>
          <w:sz w:val="24"/>
          <w:szCs w:val="24"/>
        </w:rPr>
        <w:footnoteReference w:id="328"/>
      </w:r>
      <w:r w:rsidRPr="003723D0">
        <w:rPr>
          <w:rFonts w:cs="Times New Roman"/>
          <w:sz w:val="24"/>
          <w:szCs w:val="24"/>
        </w:rPr>
        <w:t xml:space="preserve"> </w:t>
      </w:r>
      <w:r>
        <w:rPr>
          <w:rFonts w:cs="Times New Roman"/>
          <w:sz w:val="24"/>
          <w:szCs w:val="24"/>
        </w:rPr>
        <w:t>–</w:t>
      </w:r>
      <w:r w:rsidRPr="003723D0">
        <w:rPr>
          <w:rFonts w:cs="Times New Roman"/>
          <w:sz w:val="24"/>
          <w:szCs w:val="24"/>
        </w:rPr>
        <w:t xml:space="preserve"> </w:t>
      </w:r>
      <w:r w:rsidRPr="002049C8">
        <w:rPr>
          <w:rFonts w:cs="Times New Roman"/>
          <w:i/>
          <w:iCs/>
          <w:sz w:val="24"/>
          <w:szCs w:val="24"/>
        </w:rPr>
        <w:t>Asaf</w:t>
      </w:r>
    </w:p>
    <w:p w14:paraId="77330C3E" w14:textId="77777777" w:rsidR="00BD0433" w:rsidRDefault="00BD0433" w:rsidP="002049C8">
      <w:pPr>
        <w:bidi w:val="0"/>
        <w:rPr>
          <w:rFonts w:cs="Times New Roman"/>
          <w:b/>
          <w:bCs/>
          <w:i/>
          <w:iCs/>
          <w:sz w:val="24"/>
          <w:szCs w:val="24"/>
        </w:rPr>
      </w:pPr>
    </w:p>
    <w:p w14:paraId="7C69A5E6" w14:textId="77777777" w:rsidR="00BD0433" w:rsidRPr="008F792C" w:rsidRDefault="00BD0433" w:rsidP="003021C5">
      <w:pPr>
        <w:numPr>
          <w:ilvl w:val="0"/>
          <w:numId w:val="14"/>
        </w:numPr>
        <w:bidi w:val="0"/>
      </w:pPr>
      <w:r w:rsidRPr="008F792C">
        <w:rPr>
          <w:b/>
          <w:bCs/>
        </w:rPr>
        <w:t xml:space="preserve">O: </w:t>
      </w:r>
      <w:r w:rsidRPr="008F792C">
        <w:rPr>
          <w:rFonts w:cs="Times New Roman"/>
          <w:lang w:val="en-GB"/>
        </w:rPr>
        <w:t>–</w:t>
      </w:r>
      <w:r w:rsidRPr="008F792C">
        <w:rPr>
          <w:b/>
          <w:bCs/>
        </w:rPr>
        <w:t xml:space="preserve"> Ds:</w:t>
      </w:r>
      <w:r w:rsidRPr="008F792C">
        <w:t xml:space="preserve"> Barachiah (</w:t>
      </w:r>
      <w:r>
        <w:t>7</w:t>
      </w:r>
      <w:r w:rsidRPr="008F792C">
        <w:t>)’s son, the physician</w:t>
      </w:r>
      <w:r w:rsidR="003021C5">
        <w:t>,</w:t>
      </w:r>
      <w:r w:rsidRPr="003021C5">
        <w:rPr>
          <w:rStyle w:val="FootnoteReference"/>
        </w:rPr>
        <w:footnoteReference w:id="329"/>
      </w:r>
      <w:r w:rsidR="003021C5">
        <w:t xml:space="preserve"> of </w:t>
      </w:r>
      <w:smartTag w:uri="urn:schemas-microsoft-com:office:smarttags" w:element="place">
        <w:smartTag w:uri="urn:schemas-microsoft-com:office:smarttags" w:element="City">
          <w:r w:rsidR="003021C5">
            <w:t>Jericho</w:t>
          </w:r>
        </w:smartTag>
      </w:smartTag>
      <w:r w:rsidR="003021C5">
        <w:rPr>
          <w:rStyle w:val="FootnoteReference"/>
        </w:rPr>
        <w:footnoteReference w:id="330"/>
      </w:r>
      <w:r w:rsidR="00973871">
        <w:t xml:space="preserve"> </w:t>
      </w:r>
      <w:r w:rsidRPr="008F792C">
        <w:rPr>
          <w:b/>
          <w:bCs/>
        </w:rPr>
        <w:t xml:space="preserve">F: </w:t>
      </w:r>
      <w:r w:rsidRPr="008F792C">
        <w:t>–</w:t>
      </w:r>
      <w:r w:rsidRPr="008F792C">
        <w:rPr>
          <w:b/>
          <w:bCs/>
        </w:rPr>
        <w:t xml:space="preserve"> S:</w:t>
      </w:r>
      <w:r w:rsidRPr="008F792C">
        <w:t xml:space="preserve"> Pines, </w:t>
      </w:r>
      <w:r w:rsidRPr="008F792C">
        <w:rPr>
          <w:i/>
          <w:iCs/>
        </w:rPr>
        <w:t>PIASH</w:t>
      </w:r>
      <w:r w:rsidRPr="008F792C">
        <w:t xml:space="preserve"> 5 (1971-6) 258</w:t>
      </w:r>
      <w:r w:rsidRPr="008F792C">
        <w:rPr>
          <w:b/>
          <w:bCs/>
        </w:rPr>
        <w:t xml:space="preserve"> E: </w:t>
      </w:r>
      <w:r w:rsidRPr="008F792C">
        <w:t>Fict</w:t>
      </w:r>
      <w:r w:rsidRPr="008F792C">
        <w:t>i</w:t>
      </w:r>
      <w:r w:rsidRPr="008F792C">
        <w:t>tious?</w:t>
      </w:r>
      <w:r w:rsidRPr="00E146A5">
        <w:rPr>
          <w:rStyle w:val="FootnoteReference"/>
        </w:rPr>
        <w:footnoteReference w:id="331"/>
      </w:r>
      <w:r w:rsidRPr="00E146A5">
        <w:t xml:space="preserve"> </w:t>
      </w:r>
      <w:r w:rsidRPr="008F792C">
        <w:rPr>
          <w:b/>
          <w:bCs/>
        </w:rPr>
        <w:t>D:</w:t>
      </w:r>
      <w:r w:rsidRPr="008F792C">
        <w:t xml:space="preserve"> Pre-6</w:t>
      </w:r>
      <w:r w:rsidRPr="008F792C">
        <w:rPr>
          <w:vertAlign w:val="superscript"/>
        </w:rPr>
        <w:t>th</w:t>
      </w:r>
      <w:r w:rsidRPr="008F792C">
        <w:t xml:space="preserve"> C</w:t>
      </w:r>
      <w:r w:rsidRPr="008F792C">
        <w:rPr>
          <w:rStyle w:val="FootnoteReference"/>
          <w:rFonts w:cs="Times New Roman"/>
          <w:rtl/>
        </w:rPr>
        <w:footnoteReference w:id="332"/>
      </w:r>
    </w:p>
    <w:p w14:paraId="7C0E60A9" w14:textId="77777777" w:rsidR="00BD0433" w:rsidRDefault="00BD0433">
      <w:pPr>
        <w:rPr>
          <w:rtl/>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4E9F3A31" w14:textId="77777777" w:rsidR="00BD0433" w:rsidRDefault="00BD0433" w:rsidP="0045060E">
      <w:pPr>
        <w:bidi w:val="0"/>
        <w:rPr>
          <w:rtl/>
        </w:rPr>
      </w:pPr>
    </w:p>
    <w:p w14:paraId="4D883AF3" w14:textId="77777777" w:rsidR="00BD0433" w:rsidRDefault="00BD0433" w:rsidP="00A07634">
      <w:pPr>
        <w:bidi w:val="0"/>
        <w:rPr>
          <w:rFonts w:cs="Times New Roman"/>
          <w:i/>
          <w:iCs/>
          <w:sz w:val="24"/>
          <w:szCs w:val="24"/>
        </w:rPr>
      </w:pPr>
      <w:r w:rsidRPr="00740E45">
        <w:rPr>
          <w:rFonts w:cs="Times New Roman"/>
          <w:sz w:val="24"/>
          <w:szCs w:val="24"/>
          <w:rtl/>
        </w:rPr>
        <w:t>אפרים</w:t>
      </w:r>
      <w:r w:rsidRPr="00740E45">
        <w:rPr>
          <w:rStyle w:val="FootnoteReference"/>
          <w:rFonts w:cs="Times New Roman"/>
          <w:sz w:val="24"/>
          <w:szCs w:val="24"/>
        </w:rPr>
        <w:footnoteReference w:id="333"/>
      </w:r>
      <w:r w:rsidRPr="00740E45">
        <w:rPr>
          <w:rFonts w:cs="Times New Roman"/>
          <w:sz w:val="24"/>
          <w:szCs w:val="24"/>
        </w:rPr>
        <w:t xml:space="preserve"> </w:t>
      </w:r>
      <w:r>
        <w:rPr>
          <w:rFonts w:cs="Times New Roman"/>
          <w:sz w:val="24"/>
          <w:szCs w:val="24"/>
        </w:rPr>
        <w:t>–</w:t>
      </w:r>
      <w:r w:rsidRPr="00740E45">
        <w:rPr>
          <w:rFonts w:cs="Times New Roman"/>
          <w:sz w:val="24"/>
          <w:szCs w:val="24"/>
        </w:rPr>
        <w:t xml:space="preserve"> </w:t>
      </w:r>
      <w:r w:rsidRPr="002049C8">
        <w:rPr>
          <w:rFonts w:cs="Times New Roman"/>
          <w:i/>
          <w:iCs/>
          <w:sz w:val="24"/>
          <w:szCs w:val="24"/>
        </w:rPr>
        <w:t>Ephraim</w:t>
      </w:r>
    </w:p>
    <w:p w14:paraId="7E4A4B40" w14:textId="77777777" w:rsidR="00BD0433" w:rsidRPr="00A07634" w:rsidRDefault="00BD0433" w:rsidP="002049C8">
      <w:pPr>
        <w:bidi w:val="0"/>
        <w:rPr>
          <w:rFonts w:cs="Times New Roman"/>
          <w:sz w:val="24"/>
          <w:szCs w:val="24"/>
        </w:rPr>
      </w:pPr>
    </w:p>
    <w:p w14:paraId="0335C154" w14:textId="77777777" w:rsidR="00BD0433" w:rsidRDefault="00BD0433" w:rsidP="00073A11">
      <w:pPr>
        <w:numPr>
          <w:ilvl w:val="0"/>
          <w:numId w:val="15"/>
        </w:numPr>
        <w:bidi w:val="0"/>
      </w:pPr>
      <w:r w:rsidRPr="00686AFF">
        <w:rPr>
          <w:b/>
          <w:bCs/>
        </w:rPr>
        <w:t xml:space="preserve">O: </w:t>
      </w:r>
      <w:r w:rsidRPr="00A47DE3">
        <w:t>–</w:t>
      </w:r>
      <w:r>
        <w:rPr>
          <w:b/>
          <w:bCs/>
        </w:rPr>
        <w:t xml:space="preserve"> </w:t>
      </w:r>
      <w:r w:rsidRPr="00686AFF">
        <w:rPr>
          <w:b/>
          <w:bCs/>
        </w:rPr>
        <w:t>Ds:</w:t>
      </w:r>
      <w:r>
        <w:t xml:space="preserve"> The scribe?</w:t>
      </w:r>
      <w:r w:rsidRPr="00740E45">
        <w:rPr>
          <w:rStyle w:val="FootnoteReference"/>
          <w:rFonts w:cs="Times New Roman"/>
          <w:rtl/>
        </w:rPr>
        <w:footnoteReference w:id="334"/>
      </w:r>
      <w:r>
        <w:t xml:space="preserve"> </w:t>
      </w:r>
      <w:r w:rsidRPr="00686AFF">
        <w:rPr>
          <w:b/>
          <w:bCs/>
        </w:rPr>
        <w:t xml:space="preserve">F: </w:t>
      </w:r>
      <w:r w:rsidR="00073A11" w:rsidRPr="00F907FB">
        <w:t>–</w:t>
      </w:r>
      <w:r>
        <w:rPr>
          <w:b/>
          <w:bCs/>
        </w:rPr>
        <w:t xml:space="preserve"> </w:t>
      </w:r>
      <w:r w:rsidRPr="00686AFF">
        <w:rPr>
          <w:b/>
          <w:bCs/>
        </w:rPr>
        <w:t>S:</w:t>
      </w:r>
      <w:r>
        <w:rPr>
          <w:b/>
          <w:bCs/>
        </w:rPr>
        <w:t xml:space="preserve"> </w:t>
      </w:r>
      <w:r>
        <w:rPr>
          <w:i/>
          <w:iCs/>
        </w:rPr>
        <w:t>yBM</w:t>
      </w:r>
      <w:r>
        <w:t xml:space="preserve"> 10:8, 12d</w:t>
      </w:r>
      <w:r w:rsidRPr="00D72C45">
        <w:t xml:space="preserve"> </w:t>
      </w:r>
      <w:r>
        <w:t xml:space="preserve">(Kosovsky, </w:t>
      </w:r>
      <w:r>
        <w:rPr>
          <w:i/>
          <w:iCs/>
        </w:rPr>
        <w:t>Yerushalmi</w:t>
      </w:r>
      <w:r>
        <w:t>, 138)</w:t>
      </w:r>
      <w:r w:rsidRPr="00686AFF">
        <w:rPr>
          <w:b/>
          <w:bCs/>
        </w:rPr>
        <w:t xml:space="preserve"> E:</w:t>
      </w:r>
      <w:r>
        <w:rPr>
          <w:b/>
          <w:bCs/>
        </w:rPr>
        <w:t xml:space="preserve"> </w:t>
      </w:r>
      <w:r w:rsidRPr="00A47DE3">
        <w:t>–</w:t>
      </w:r>
      <w:r w:rsidRPr="00686AFF">
        <w:rPr>
          <w:b/>
          <w:bCs/>
        </w:rPr>
        <w:t xml:space="preserve"> D:</w:t>
      </w:r>
      <w:r w:rsidRPr="00D72C45">
        <w:t xml:space="preserve"> </w:t>
      </w:r>
      <w:r w:rsidR="00003808">
        <w:t>3</w:t>
      </w:r>
      <w:r w:rsidR="00003808" w:rsidRPr="005C724F">
        <w:rPr>
          <w:vertAlign w:val="superscript"/>
        </w:rPr>
        <w:t>rd</w:t>
      </w:r>
      <w:r w:rsidR="00003808">
        <w:t xml:space="preserve"> C</w:t>
      </w:r>
      <w:r w:rsidR="00003808">
        <w:rPr>
          <w:rStyle w:val="FootnoteReference"/>
        </w:rPr>
        <w:footnoteReference w:id="335"/>
      </w:r>
    </w:p>
    <w:p w14:paraId="4046565C" w14:textId="77777777" w:rsidR="00BD0433" w:rsidRPr="008F792C" w:rsidRDefault="00BD0433" w:rsidP="001F0E6F">
      <w:pPr>
        <w:numPr>
          <w:ilvl w:val="0"/>
          <w:numId w:val="15"/>
        </w:numPr>
        <w:bidi w:val="0"/>
        <w:rPr>
          <w:lang w:val="en-GB"/>
        </w:rPr>
      </w:pPr>
      <w:r w:rsidRPr="008F792C">
        <w:rPr>
          <w:b/>
          <w:bCs/>
          <w:lang w:val="en-GB"/>
        </w:rPr>
        <w:t xml:space="preserve">O: </w:t>
      </w:r>
      <w:r>
        <w:rPr>
          <w:rFonts w:cs="Times New Roman" w:hint="cs"/>
          <w:rtl/>
        </w:rPr>
        <w:t>אבירים</w:t>
      </w:r>
      <w:r>
        <w:rPr>
          <w:rFonts w:cs="Times New Roman"/>
        </w:rPr>
        <w:t>/</w:t>
      </w:r>
      <w:r>
        <w:rPr>
          <w:rFonts w:cs="Times New Roman" w:hint="cs"/>
          <w:rtl/>
          <w:lang w:val="en-GB"/>
        </w:rPr>
        <w:t>אבירם</w:t>
      </w:r>
      <w:r>
        <w:rPr>
          <w:rStyle w:val="FootnoteReference"/>
          <w:rFonts w:cs="Times New Roman"/>
        </w:rPr>
        <w:footnoteReference w:id="336"/>
      </w:r>
      <w:r>
        <w:rPr>
          <w:rFonts w:cs="Times New Roman"/>
        </w:rPr>
        <w:t>/</w:t>
      </w:r>
      <w:r>
        <w:rPr>
          <w:rFonts w:cs="Times New Roman" w:hint="cs"/>
          <w:rtl/>
        </w:rPr>
        <w:t>בודי</w:t>
      </w:r>
      <w:r>
        <w:rPr>
          <w:rFonts w:cs="Times New Roman" w:hint="cs"/>
        </w:rPr>
        <w:t>/</w:t>
      </w:r>
      <w:r>
        <w:rPr>
          <w:rFonts w:cs="Times New Roman" w:hint="cs"/>
          <w:rtl/>
        </w:rPr>
        <w:t>בירי</w:t>
      </w:r>
      <w:r>
        <w:rPr>
          <w:rFonts w:cs="Times New Roman" w:hint="cs"/>
        </w:rPr>
        <w:t>/</w:t>
      </w:r>
      <w:r>
        <w:rPr>
          <w:rFonts w:cs="Times New Roman" w:hint="cs"/>
          <w:rtl/>
        </w:rPr>
        <w:t>ברי</w:t>
      </w:r>
      <w:r>
        <w:rPr>
          <w:rStyle w:val="FootnoteReference"/>
          <w:rFonts w:cs="Times New Roman"/>
        </w:rPr>
        <w:footnoteReference w:id="337"/>
      </w:r>
      <w:r w:rsidRPr="008F792C">
        <w:rPr>
          <w:b/>
          <w:bCs/>
          <w:lang w:val="en-GB"/>
        </w:rPr>
        <w:t xml:space="preserve"> Ds:</w:t>
      </w:r>
      <w:r w:rsidRPr="008F792C">
        <w:rPr>
          <w:lang w:val="en-GB"/>
        </w:rPr>
        <w:t xml:space="preserve"> </w:t>
      </w:r>
      <w:r>
        <w:rPr>
          <w:lang w:val="en-GB"/>
        </w:rPr>
        <w:t>Joshua</w:t>
      </w:r>
      <w:r w:rsidRPr="008F792C">
        <w:rPr>
          <w:lang w:val="en-GB"/>
        </w:rPr>
        <w:t xml:space="preserve"> </w:t>
      </w:r>
      <w:r>
        <w:t>(19</w:t>
      </w:r>
      <w:r w:rsidRPr="008F792C">
        <w:t xml:space="preserve">)’s </w:t>
      </w:r>
      <w:r>
        <w:t>father</w:t>
      </w:r>
      <w:r w:rsidRPr="008F792C">
        <w:rPr>
          <w:b/>
          <w:bCs/>
        </w:rPr>
        <w:t xml:space="preserve"> </w:t>
      </w:r>
      <w:r w:rsidRPr="008F792C">
        <w:rPr>
          <w:b/>
          <w:bCs/>
          <w:lang w:val="en-GB"/>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Est Rab </w:t>
      </w:r>
      <w:r w:rsidRPr="008F792C">
        <w:t xml:space="preserve">5:4 (Hyman, </w:t>
      </w:r>
      <w:r w:rsidRPr="008F792C">
        <w:rPr>
          <w:i/>
          <w:iCs/>
        </w:rPr>
        <w:t>Toldoth</w:t>
      </w:r>
      <w:r w:rsidRPr="008F792C">
        <w:t>, 620-1)</w:t>
      </w:r>
      <w:r w:rsidRPr="008F792C">
        <w:rPr>
          <w:b/>
          <w:bCs/>
        </w:rPr>
        <w:t xml:space="preserve"> E: </w:t>
      </w:r>
      <w:r w:rsidRPr="008F792C">
        <w:rPr>
          <w:rFonts w:cs="Times New Roman"/>
          <w:lang w:val="en-GB"/>
        </w:rPr>
        <w:t>–</w:t>
      </w:r>
      <w:r w:rsidRPr="008F792C">
        <w:rPr>
          <w:b/>
          <w:bCs/>
        </w:rPr>
        <w:t xml:space="preserve"> D: </w:t>
      </w:r>
      <w:r w:rsidR="001F0E6F">
        <w:rPr>
          <w:rFonts w:cs="Times New Roman"/>
          <w:lang w:val="it-IT"/>
        </w:rPr>
        <w:t>Pre-4</w:t>
      </w:r>
      <w:r w:rsidR="001F0E6F" w:rsidRPr="00AA7480">
        <w:rPr>
          <w:rFonts w:cs="Times New Roman"/>
          <w:lang w:val="it-IT"/>
        </w:rPr>
        <w:t>00</w:t>
      </w:r>
      <w:r w:rsidR="001F0E6F">
        <w:rPr>
          <w:rStyle w:val="FootnoteReference"/>
          <w:rFonts w:cs="Times New Roman"/>
        </w:rPr>
        <w:footnoteReference w:id="338"/>
      </w:r>
    </w:p>
    <w:p w14:paraId="656BCCA8" w14:textId="77777777" w:rsidR="00BD0433" w:rsidRDefault="00BD0433" w:rsidP="00053EFE">
      <w:pPr>
        <w:numPr>
          <w:ilvl w:val="0"/>
          <w:numId w:val="15"/>
        </w:numPr>
        <w:bidi w:val="0"/>
        <w:rPr>
          <w:b/>
          <w:bCs/>
        </w:rPr>
      </w:pPr>
      <w:r w:rsidRPr="00686AFF">
        <w:rPr>
          <w:b/>
          <w:bCs/>
        </w:rPr>
        <w:t>O:</w:t>
      </w:r>
      <w:r>
        <w:rPr>
          <w:b/>
          <w:bCs/>
        </w:rPr>
        <w:t xml:space="preserve"> </w:t>
      </w:r>
      <w:r w:rsidRPr="00812A7E">
        <w:rPr>
          <w:rFonts w:ascii="Graeca" w:hAnsi="Graeca" w:cs="Graeca"/>
        </w:rPr>
        <w:t></w:t>
      </w:r>
      <w:r w:rsidRPr="00812A7E">
        <w:rPr>
          <w:rFonts w:ascii="Graeca" w:hAnsi="Graeca" w:cs="Graeca"/>
        </w:rPr>
        <w:t></w:t>
      </w:r>
      <w:r w:rsidRPr="00812A7E">
        <w:rPr>
          <w:rFonts w:ascii="Graeca" w:hAnsi="Graeca" w:cs="Graeca"/>
        </w:rPr>
        <w:t></w:t>
      </w:r>
      <w:r w:rsidRPr="00812A7E">
        <w:rPr>
          <w:rFonts w:ascii="Graeca" w:hAnsi="Graeca" w:cs="Graeca"/>
        </w:rPr>
        <w:t></w:t>
      </w:r>
      <w:r w:rsidRPr="00812A7E">
        <w:rPr>
          <w:rFonts w:ascii="Graeca" w:hAnsi="Graeca" w:cs="Graeca"/>
        </w:rPr>
        <w:t></w:t>
      </w:r>
      <w:r w:rsidRPr="00812A7E">
        <w:rPr>
          <w:rFonts w:ascii="Graeca" w:hAnsi="Graeca" w:cs="Graeca"/>
        </w:rPr>
        <w:t></w:t>
      </w:r>
      <w:r w:rsidRPr="00812A7E">
        <w:rPr>
          <w:rStyle w:val="FootnoteReference"/>
        </w:rPr>
        <w:footnoteReference w:id="339"/>
      </w:r>
      <w:r w:rsidRPr="00686AFF">
        <w:rPr>
          <w:b/>
          <w:bCs/>
        </w:rPr>
        <w:t xml:space="preserve"> Ds:</w:t>
      </w:r>
      <w:r>
        <w:t xml:space="preserve"> Severi</w:t>
      </w:r>
      <w:r w:rsidR="00C30E29">
        <w:t>a</w:t>
      </w:r>
      <w:r>
        <w:t>nus</w:t>
      </w:r>
      <w:r w:rsidRPr="00686AFF">
        <w:rPr>
          <w:b/>
          <w:bCs/>
        </w:rPr>
        <w:t xml:space="preserve"> </w:t>
      </w:r>
      <w:r>
        <w:t>(1)’s father</w:t>
      </w:r>
      <w:r>
        <w:rPr>
          <w:b/>
          <w:bCs/>
        </w:rPr>
        <w:t xml:space="preserve">, </w:t>
      </w:r>
      <w:r w:rsidRPr="009A268C">
        <w:t>of</w:t>
      </w:r>
      <w:r>
        <w:t xml:space="preserve"> </w:t>
      </w:r>
      <w:smartTag w:uri="urn:schemas-microsoft-com:office:smarttags" w:element="City">
        <w:r w:rsidRPr="009A268C">
          <w:t>T</w:t>
        </w:r>
        <w:r>
          <w:t>yre</w:t>
        </w:r>
      </w:smartTag>
      <w:r w:rsidRPr="00740E45">
        <w:rPr>
          <w:rStyle w:val="FootnoteReference"/>
          <w:rFonts w:cs="Times New Roman"/>
          <w:rtl/>
        </w:rPr>
        <w:footnoteReference w:id="340"/>
      </w:r>
      <w:r>
        <w:t xml:space="preserve"> </w:t>
      </w:r>
      <w:r w:rsidRPr="00686AFF">
        <w:rPr>
          <w:b/>
          <w:bCs/>
        </w:rPr>
        <w:t>F:</w:t>
      </w:r>
      <w:r w:rsidRPr="00CD4963">
        <w:t xml:space="preserve"> </w:t>
      </w:r>
      <w:r w:rsidRPr="00686AFF">
        <w:t>Synagogue inscription</w:t>
      </w:r>
      <w:r>
        <w:t>, Sepphoris,</w:t>
      </w:r>
      <w:r w:rsidRPr="009D2C6C">
        <w:t xml:space="preserve"> </w:t>
      </w:r>
      <w:smartTag w:uri="urn:schemas-microsoft-com:office:smarttags" w:element="place">
        <w:r w:rsidRPr="00CB25E9">
          <w:t>Ewing</w:t>
        </w:r>
      </w:smartTag>
      <w:r w:rsidRPr="00686AFF">
        <w:rPr>
          <w:b/>
          <w:bCs/>
        </w:rPr>
        <w:t xml:space="preserve"> S:</w:t>
      </w:r>
      <w:r w:rsidRPr="009D2C6C">
        <w:rPr>
          <w:i/>
          <w:iCs/>
        </w:rPr>
        <w:t xml:space="preserve"> </w:t>
      </w:r>
      <w:r w:rsidRPr="00CB25E9">
        <w:rPr>
          <w:i/>
          <w:iCs/>
        </w:rPr>
        <w:t>CIJ</w:t>
      </w:r>
      <w:r w:rsidRPr="00CB25E9">
        <w:t xml:space="preserve"> 991</w:t>
      </w:r>
      <w:r w:rsidRPr="00686AFF">
        <w:rPr>
          <w:b/>
          <w:bCs/>
        </w:rPr>
        <w:t xml:space="preserve"> E:</w:t>
      </w:r>
      <w:r>
        <w:rPr>
          <w:b/>
          <w:bCs/>
        </w:rPr>
        <w:t xml:space="preserve"> </w:t>
      </w:r>
      <w:r w:rsidR="00053EFE" w:rsidRPr="008F792C">
        <w:rPr>
          <w:rFonts w:cs="Times New Roman"/>
          <w:lang w:val="en-GB"/>
        </w:rPr>
        <w:t>–</w:t>
      </w:r>
      <w:r w:rsidRPr="00686AFF">
        <w:rPr>
          <w:b/>
          <w:bCs/>
        </w:rPr>
        <w:t>D:</w:t>
      </w:r>
      <w:r w:rsidRPr="009D2C6C">
        <w:t xml:space="preserve"> </w:t>
      </w:r>
      <w:r w:rsidRPr="00402BCE">
        <w:t>4</w:t>
      </w:r>
      <w:r w:rsidRPr="00402BCE">
        <w:rPr>
          <w:vertAlign w:val="superscript"/>
        </w:rPr>
        <w:t>th</w:t>
      </w:r>
      <w:r w:rsidRPr="00402BCE">
        <w:t>-5</w:t>
      </w:r>
      <w:r w:rsidRPr="00402BCE">
        <w:rPr>
          <w:vertAlign w:val="superscript"/>
        </w:rPr>
        <w:t>th</w:t>
      </w:r>
      <w:r w:rsidRPr="00402BCE">
        <w:t xml:space="preserve"> C</w:t>
      </w:r>
    </w:p>
    <w:p w14:paraId="73973394" w14:textId="77777777" w:rsidR="00BD0433" w:rsidRPr="00A07634" w:rsidRDefault="00BD0433" w:rsidP="00876C71">
      <w:pPr>
        <w:numPr>
          <w:ilvl w:val="0"/>
          <w:numId w:val="15"/>
        </w:numPr>
        <w:bidi w:val="0"/>
      </w:pPr>
      <w:r w:rsidRPr="00A07634">
        <w:rPr>
          <w:b/>
          <w:bCs/>
        </w:rPr>
        <w:t xml:space="preserve">O: </w:t>
      </w:r>
      <w:r w:rsidRPr="00D165A2">
        <w:rPr>
          <w:rFonts w:cs="Times New Roman"/>
          <w:rtl/>
        </w:rPr>
        <w:t>אפר</w:t>
      </w:r>
      <w:r w:rsidRPr="00D165A2">
        <w:rPr>
          <w:rStyle w:val="FootnoteReference"/>
        </w:rPr>
        <w:footnoteReference w:id="341"/>
      </w:r>
      <w:r>
        <w:rPr>
          <w:b/>
          <w:bCs/>
        </w:rPr>
        <w:t xml:space="preserve"> </w:t>
      </w:r>
      <w:r w:rsidRPr="00A07634">
        <w:rPr>
          <w:b/>
          <w:bCs/>
        </w:rPr>
        <w:t xml:space="preserve">Ds: </w:t>
      </w:r>
      <w:r w:rsidRPr="00A07634">
        <w:t>–</w:t>
      </w:r>
      <w:r w:rsidRPr="00A07634">
        <w:rPr>
          <w:b/>
          <w:bCs/>
        </w:rPr>
        <w:t xml:space="preserve"> F:</w:t>
      </w:r>
      <w:r w:rsidRPr="00A07634">
        <w:t xml:space="preserve"> Synagogue inscription, Beth She’an</w:t>
      </w:r>
      <w:r w:rsidRPr="00A07634">
        <w:rPr>
          <w:b/>
          <w:bCs/>
        </w:rPr>
        <w:t xml:space="preserve"> S: </w:t>
      </w:r>
      <w:r w:rsidRPr="00A07634">
        <w:t xml:space="preserve">Naveh, </w:t>
      </w:r>
      <w:r w:rsidRPr="00A07634">
        <w:rPr>
          <w:i/>
          <w:iCs/>
        </w:rPr>
        <w:t>OSM</w:t>
      </w:r>
      <w:r>
        <w:t>,</w:t>
      </w:r>
      <w:r w:rsidRPr="00A07634">
        <w:t xml:space="preserve"> </w:t>
      </w:r>
      <w:r>
        <w:t>p. 76</w:t>
      </w:r>
      <w:r w:rsidRPr="00A07634">
        <w:t xml:space="preserve"> </w:t>
      </w:r>
      <w:r w:rsidRPr="00A07634">
        <w:rPr>
          <w:b/>
          <w:bCs/>
        </w:rPr>
        <w:t xml:space="preserve">E: </w:t>
      </w:r>
      <w:r w:rsidRPr="0061681F">
        <w:t>Samar</w:t>
      </w:r>
      <w:r w:rsidRPr="0061681F">
        <w:t>i</w:t>
      </w:r>
      <w:r w:rsidRPr="0061681F">
        <w:t>tan</w:t>
      </w:r>
      <w:r>
        <w:rPr>
          <w:rStyle w:val="FootnoteReference"/>
        </w:rPr>
        <w:footnoteReference w:id="342"/>
      </w:r>
      <w:r w:rsidRPr="00A07634">
        <w:rPr>
          <w:b/>
          <w:bCs/>
        </w:rPr>
        <w:t xml:space="preserve"> D: </w:t>
      </w:r>
      <w:r w:rsidRPr="00053EFE">
        <w:rPr>
          <w:rFonts w:cs="Times New Roman"/>
          <w:lang w:val="it-IT"/>
        </w:rPr>
        <w:t>–</w:t>
      </w:r>
      <w:r w:rsidR="00876C71" w:rsidRPr="005F539E">
        <w:rPr>
          <w:rStyle w:val="FootnoteReference"/>
          <w:rFonts w:cs="Times New Roman"/>
        </w:rPr>
        <w:footnoteReference w:id="343"/>
      </w:r>
    </w:p>
    <w:p w14:paraId="0AA299D9" w14:textId="77777777" w:rsidR="00BD0433" w:rsidRDefault="00BD0433">
      <w:pPr>
        <w:pStyle w:val="FootnoteText"/>
        <w:spacing w:line="240" w:lineRule="auto"/>
        <w:rPr>
          <w:rFonts w:cs="Miriam"/>
          <w:lang w:val="en-U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1AF4CEA9" w14:textId="77777777" w:rsidR="00BD0433" w:rsidRDefault="00BD0433" w:rsidP="0045060E">
      <w:pPr>
        <w:pStyle w:val="FootnoteText"/>
        <w:bidi w:val="0"/>
        <w:spacing w:line="240" w:lineRule="auto"/>
        <w:rPr>
          <w:rFonts w:cs="Miriam"/>
          <w:rtl/>
          <w:lang w:val="en-US"/>
        </w:rPr>
      </w:pPr>
    </w:p>
    <w:p w14:paraId="3CA8DF0B" w14:textId="77777777" w:rsidR="00BD0433" w:rsidRDefault="00BD0433" w:rsidP="00A07634">
      <w:pPr>
        <w:bidi w:val="0"/>
        <w:rPr>
          <w:rFonts w:cs="Times New Roman"/>
          <w:i/>
          <w:iCs/>
          <w:sz w:val="24"/>
          <w:szCs w:val="24"/>
        </w:rPr>
      </w:pPr>
      <w:r w:rsidRPr="00740E45">
        <w:rPr>
          <w:rFonts w:cs="Times New Roman"/>
          <w:sz w:val="24"/>
          <w:szCs w:val="24"/>
          <w:rtl/>
        </w:rPr>
        <w:t>אשר</w:t>
      </w:r>
      <w:r>
        <w:rPr>
          <w:rStyle w:val="FootnoteReference"/>
          <w:rFonts w:cs="Times New Roman"/>
          <w:sz w:val="24"/>
          <w:szCs w:val="24"/>
        </w:rPr>
        <w:footnoteReference w:id="344"/>
      </w:r>
      <w:r w:rsidRPr="00740E45">
        <w:rPr>
          <w:rFonts w:cs="Times New Roman"/>
          <w:sz w:val="24"/>
          <w:szCs w:val="24"/>
        </w:rPr>
        <w:t xml:space="preserve"> </w:t>
      </w:r>
      <w:r>
        <w:rPr>
          <w:rFonts w:cs="Times New Roman"/>
          <w:sz w:val="24"/>
          <w:szCs w:val="24"/>
        </w:rPr>
        <w:t>–</w:t>
      </w:r>
      <w:r w:rsidRPr="00740E45">
        <w:rPr>
          <w:rFonts w:cs="Times New Roman"/>
          <w:sz w:val="24"/>
          <w:szCs w:val="24"/>
        </w:rPr>
        <w:t xml:space="preserve"> </w:t>
      </w:r>
      <w:r w:rsidRPr="002049C8">
        <w:rPr>
          <w:rFonts w:cs="Times New Roman"/>
          <w:i/>
          <w:iCs/>
          <w:sz w:val="24"/>
          <w:szCs w:val="24"/>
        </w:rPr>
        <w:t>Asher</w:t>
      </w:r>
    </w:p>
    <w:p w14:paraId="358184EF" w14:textId="77777777" w:rsidR="00BD0433" w:rsidRPr="00A07634" w:rsidRDefault="00BD0433" w:rsidP="002049C8">
      <w:pPr>
        <w:bidi w:val="0"/>
        <w:rPr>
          <w:rFonts w:cs="Times New Roman"/>
          <w:sz w:val="24"/>
          <w:szCs w:val="24"/>
        </w:rPr>
      </w:pPr>
    </w:p>
    <w:p w14:paraId="44D599CB" w14:textId="77777777" w:rsidR="00BD0433" w:rsidRDefault="00BD0433" w:rsidP="00876C71">
      <w:pPr>
        <w:numPr>
          <w:ilvl w:val="0"/>
          <w:numId w:val="16"/>
        </w:numPr>
        <w:bidi w:val="0"/>
      </w:pPr>
      <w:r w:rsidRPr="00686AFF">
        <w:rPr>
          <w:b/>
          <w:bCs/>
        </w:rPr>
        <w:t xml:space="preserve">O: </w:t>
      </w:r>
      <w:r w:rsidRPr="00A47DE3">
        <w:t>–</w:t>
      </w:r>
      <w:r>
        <w:rPr>
          <w:b/>
          <w:bCs/>
        </w:rPr>
        <w:t xml:space="preserve"> </w:t>
      </w:r>
      <w:r w:rsidRPr="00686AFF">
        <w:rPr>
          <w:b/>
          <w:bCs/>
        </w:rPr>
        <w:t>Ds:</w:t>
      </w:r>
      <w:r>
        <w:t xml:space="preserve"> Levi (33)’s father</w:t>
      </w:r>
      <w:r w:rsidRPr="00686AFF">
        <w:rPr>
          <w:b/>
          <w:bCs/>
        </w:rPr>
        <w:t xml:space="preserve"> F: </w:t>
      </w:r>
      <w:r w:rsidRPr="00686AFF">
        <w:t xml:space="preserve">Synagogue </w:t>
      </w:r>
      <w:r w:rsidRPr="007F3AC4">
        <w:t>inscription</w:t>
      </w:r>
      <w:r>
        <w:t xml:space="preserve">, </w:t>
      </w:r>
      <w:r w:rsidRPr="003F474C">
        <w:t>Naveh</w:t>
      </w:r>
      <w:r>
        <w:rPr>
          <w:rStyle w:val="FootnoteReference"/>
        </w:rPr>
        <w:footnoteReference w:id="345"/>
      </w:r>
      <w:r>
        <w:t xml:space="preserve"> (Samuel Bar Simson 1210)</w:t>
      </w:r>
      <w:r>
        <w:rPr>
          <w:rtl/>
        </w:rPr>
        <w:t xml:space="preserve"> </w:t>
      </w:r>
      <w:r w:rsidRPr="007F3AC4">
        <w:rPr>
          <w:b/>
          <w:bCs/>
        </w:rPr>
        <w:t>S:</w:t>
      </w:r>
      <w:r w:rsidRPr="007F3AC4">
        <w:t xml:space="preserve"> </w:t>
      </w:r>
      <w:r>
        <w:t xml:space="preserve">Naveh, </w:t>
      </w:r>
      <w:r>
        <w:rPr>
          <w:i/>
          <w:iCs/>
        </w:rPr>
        <w:t>OSM</w:t>
      </w:r>
      <w:r>
        <w:t>, no. 36</w:t>
      </w:r>
      <w:r w:rsidRPr="00686AFF">
        <w:rPr>
          <w:b/>
          <w:bCs/>
        </w:rPr>
        <w:t xml:space="preserve"> E:</w:t>
      </w:r>
      <w:r>
        <w:rPr>
          <w:b/>
          <w:bCs/>
        </w:rPr>
        <w:t xml:space="preserve"> </w:t>
      </w:r>
      <w:r w:rsidRPr="00A47DE3">
        <w:t>–</w:t>
      </w:r>
      <w:r>
        <w:t xml:space="preserve"> </w:t>
      </w:r>
      <w:r w:rsidRPr="00686AFF">
        <w:rPr>
          <w:b/>
          <w:bCs/>
        </w:rPr>
        <w:t>D:</w:t>
      </w:r>
      <w:r>
        <w:rPr>
          <w:b/>
          <w:bCs/>
        </w:rPr>
        <w:t xml:space="preserve"> </w:t>
      </w:r>
      <w:r w:rsidRPr="00053EFE">
        <w:rPr>
          <w:rFonts w:cs="Times New Roman"/>
          <w:lang w:val="it-IT"/>
        </w:rPr>
        <w:t>–</w:t>
      </w:r>
      <w:r w:rsidR="00876C71" w:rsidRPr="005F539E">
        <w:rPr>
          <w:rStyle w:val="FootnoteReference"/>
          <w:rFonts w:cs="Times New Roman"/>
        </w:rPr>
        <w:footnoteReference w:id="346"/>
      </w:r>
    </w:p>
    <w:p w14:paraId="5179D9D6" w14:textId="77777777" w:rsidR="00BD0433" w:rsidRDefault="00BD0433" w:rsidP="00937A8C">
      <w:pPr>
        <w:numPr>
          <w:ilvl w:val="0"/>
          <w:numId w:val="16"/>
        </w:numPr>
        <w:bidi w:val="0"/>
      </w:pPr>
      <w:r w:rsidRPr="00686AFF">
        <w:rPr>
          <w:b/>
          <w:bCs/>
        </w:rPr>
        <w:t>O:</w:t>
      </w:r>
      <w:r>
        <w:rPr>
          <w:b/>
          <w:bCs/>
        </w:rPr>
        <w:t xml:space="preserve"> </w:t>
      </w:r>
      <w:r w:rsidRPr="009C4265">
        <w:rPr>
          <w:rFonts w:cs="Times New Roman"/>
          <w:rtl/>
        </w:rPr>
        <w:t>אשור</w:t>
      </w:r>
      <w:r w:rsidRPr="003F4E35">
        <w:rPr>
          <w:rStyle w:val="FootnoteReference"/>
        </w:rPr>
        <w:footnoteReference w:id="347"/>
      </w:r>
      <w:r>
        <w:rPr>
          <w:b/>
          <w:bCs/>
        </w:rPr>
        <w:t xml:space="preserve"> </w:t>
      </w:r>
      <w:r w:rsidRPr="00686AFF">
        <w:rPr>
          <w:b/>
          <w:bCs/>
        </w:rPr>
        <w:t>Ds:</w:t>
      </w:r>
      <w:r>
        <w:rPr>
          <w:b/>
          <w:bCs/>
        </w:rPr>
        <w:t xml:space="preserve"> </w:t>
      </w:r>
      <w:r w:rsidRPr="00A47DE3">
        <w:t>–</w:t>
      </w:r>
      <w:r>
        <w:rPr>
          <w:b/>
          <w:bCs/>
        </w:rPr>
        <w:t xml:space="preserve"> </w:t>
      </w:r>
      <w:r w:rsidRPr="00686AFF">
        <w:rPr>
          <w:b/>
          <w:bCs/>
        </w:rPr>
        <w:t xml:space="preserve">F: </w:t>
      </w:r>
      <w:r>
        <w:t>Graffiti, Parod</w:t>
      </w:r>
      <w:r>
        <w:rPr>
          <w:rStyle w:val="FootnoteReference"/>
        </w:rPr>
        <w:footnoteReference w:id="348"/>
      </w:r>
      <w:r w:rsidRPr="00686AFF">
        <w:rPr>
          <w:b/>
          <w:bCs/>
        </w:rPr>
        <w:t xml:space="preserve"> S:</w:t>
      </w:r>
      <w:r w:rsidRPr="00BB18C6">
        <w:t xml:space="preserve"> </w:t>
      </w:r>
      <w:r>
        <w:t xml:space="preserve">Ben-Zvi, </w:t>
      </w:r>
      <w:r>
        <w:rPr>
          <w:i/>
          <w:iCs/>
        </w:rPr>
        <w:t>BIES</w:t>
      </w:r>
      <w:r>
        <w:t xml:space="preserve"> 1 (1933) 19 </w:t>
      </w:r>
      <w:r w:rsidRPr="00686AFF">
        <w:rPr>
          <w:b/>
          <w:bCs/>
        </w:rPr>
        <w:t xml:space="preserve">E: </w:t>
      </w:r>
      <w:r w:rsidRPr="0061681F">
        <w:t>Late?</w:t>
      </w:r>
      <w:r>
        <w:rPr>
          <w:rStyle w:val="FootnoteReference"/>
        </w:rPr>
        <w:footnoteReference w:id="349"/>
      </w:r>
      <w:r>
        <w:t xml:space="preserve"> </w:t>
      </w:r>
      <w:r w:rsidRPr="00686AFF">
        <w:rPr>
          <w:b/>
          <w:bCs/>
        </w:rPr>
        <w:t>D:</w:t>
      </w:r>
      <w:r>
        <w:rPr>
          <w:b/>
          <w:bCs/>
        </w:rPr>
        <w:t xml:space="preserve"> </w:t>
      </w:r>
      <w:r w:rsidR="00937A8C" w:rsidRPr="00053EFE">
        <w:rPr>
          <w:rFonts w:cs="Times New Roman"/>
          <w:lang w:val="it-IT"/>
        </w:rPr>
        <w:t>–</w:t>
      </w:r>
      <w:r w:rsidR="00937A8C" w:rsidRPr="005F539E">
        <w:rPr>
          <w:rStyle w:val="FootnoteReference"/>
          <w:rFonts w:cs="Times New Roman"/>
        </w:rPr>
        <w:footnoteReference w:id="350"/>
      </w:r>
    </w:p>
    <w:p w14:paraId="4AA6BF75" w14:textId="77777777" w:rsidR="00BD0433" w:rsidRDefault="00BD0433" w:rsidP="00876C71">
      <w:pPr>
        <w:numPr>
          <w:ilvl w:val="0"/>
          <w:numId w:val="16"/>
        </w:numPr>
        <w:bidi w:val="0"/>
      </w:pPr>
      <w:r w:rsidRPr="00686AFF">
        <w:rPr>
          <w:b/>
          <w:bCs/>
        </w:rPr>
        <w:t>O:</w:t>
      </w:r>
      <w:r>
        <w:rPr>
          <w:b/>
          <w:bCs/>
        </w:rPr>
        <w:t xml:space="preserve"> </w:t>
      </w:r>
      <w:r w:rsidRPr="00A47DE3">
        <w:t>–</w:t>
      </w:r>
      <w:r w:rsidRPr="00740E45">
        <w:rPr>
          <w:rStyle w:val="FootnoteReference"/>
          <w:rFonts w:cs="Times New Roman"/>
          <w:rtl/>
        </w:rPr>
        <w:footnoteReference w:id="351"/>
      </w:r>
      <w:r>
        <w:t xml:space="preserve"> </w:t>
      </w:r>
      <w:r w:rsidRPr="00686AFF">
        <w:rPr>
          <w:b/>
          <w:bCs/>
        </w:rPr>
        <w:t xml:space="preserve">Ds: </w:t>
      </w:r>
      <w:r w:rsidRPr="00A47DE3">
        <w:t>–</w:t>
      </w:r>
      <w:r>
        <w:rPr>
          <w:b/>
          <w:bCs/>
        </w:rPr>
        <w:t xml:space="preserve"> </w:t>
      </w:r>
      <w:r w:rsidRPr="00686AFF">
        <w:rPr>
          <w:b/>
          <w:bCs/>
        </w:rPr>
        <w:t>F:</w:t>
      </w:r>
      <w:r>
        <w:rPr>
          <w:b/>
          <w:bCs/>
        </w:rPr>
        <w:t xml:space="preserve"> </w:t>
      </w:r>
      <w:r>
        <w:t xml:space="preserve">Chancel screen inscription, synagogue, </w:t>
      </w:r>
      <w:smartTag w:uri="urn:schemas-microsoft-com:office:smarttags" w:element="place">
        <w:smartTag w:uri="urn:schemas-microsoft-com:office:smarttags" w:element="City">
          <w:r>
            <w:t>Gaza</w:t>
          </w:r>
        </w:smartTag>
      </w:smartTag>
      <w:r w:rsidRPr="00686AFF">
        <w:rPr>
          <w:b/>
          <w:bCs/>
        </w:rPr>
        <w:t xml:space="preserve"> S: </w:t>
      </w:r>
      <w:r>
        <w:t xml:space="preserve">Ovadiah, </w:t>
      </w:r>
      <w:r>
        <w:rPr>
          <w:i/>
          <w:iCs/>
        </w:rPr>
        <w:t>AN</w:t>
      </w:r>
      <w:r>
        <w:t xml:space="preserve"> 24 (1968) 11 </w:t>
      </w:r>
      <w:r w:rsidRPr="00686AFF">
        <w:rPr>
          <w:b/>
          <w:bCs/>
        </w:rPr>
        <w:t>E:</w:t>
      </w:r>
      <w:r>
        <w:rPr>
          <w:b/>
          <w:bCs/>
        </w:rPr>
        <w:t xml:space="preserve"> </w:t>
      </w:r>
      <w:r w:rsidRPr="00A47DE3">
        <w:t>–</w:t>
      </w:r>
      <w:r w:rsidR="00F218B3">
        <w:rPr>
          <w:rStyle w:val="FootnoteReference"/>
        </w:rPr>
        <w:footnoteReference w:id="352"/>
      </w:r>
      <w:r w:rsidRPr="00686AFF">
        <w:rPr>
          <w:b/>
          <w:bCs/>
        </w:rPr>
        <w:t xml:space="preserve"> D:</w:t>
      </w:r>
      <w:r>
        <w:rPr>
          <w:b/>
          <w:bCs/>
        </w:rPr>
        <w:t xml:space="preserve"> </w:t>
      </w:r>
      <w:r w:rsidRPr="00053EFE">
        <w:rPr>
          <w:rFonts w:cs="Times New Roman"/>
          <w:lang w:val="it-IT"/>
        </w:rPr>
        <w:t>–</w:t>
      </w:r>
      <w:r w:rsidR="00876C71" w:rsidRPr="005F539E">
        <w:rPr>
          <w:rStyle w:val="FootnoteReference"/>
          <w:rFonts w:cs="Times New Roman"/>
        </w:rPr>
        <w:footnoteReference w:id="353"/>
      </w:r>
    </w:p>
    <w:p w14:paraId="7A0BC7BD" w14:textId="77777777" w:rsidR="00BD0433" w:rsidRDefault="00BD0433">
      <w:pPr>
        <w:rPr>
          <w:rFonts w:hint="cs"/>
          <w:rtl/>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30FA8E81" w14:textId="77777777" w:rsidR="00BD0433" w:rsidRDefault="00BD0433" w:rsidP="00672146">
      <w:pPr>
        <w:bidi w:val="0"/>
        <w:rPr>
          <w:b/>
          <w:bCs/>
        </w:rPr>
      </w:pPr>
    </w:p>
    <w:p w14:paraId="1739B39F" w14:textId="77777777" w:rsidR="00BD0433" w:rsidRDefault="00BD0433" w:rsidP="00A07634">
      <w:pPr>
        <w:bidi w:val="0"/>
        <w:rPr>
          <w:rFonts w:cs="Times New Roman"/>
          <w:i/>
          <w:iCs/>
          <w:sz w:val="24"/>
          <w:szCs w:val="24"/>
        </w:rPr>
      </w:pPr>
      <w:r w:rsidRPr="008A7827">
        <w:rPr>
          <w:rFonts w:cs="Times New Roman"/>
          <w:sz w:val="24"/>
          <w:szCs w:val="24"/>
          <w:rtl/>
        </w:rPr>
        <w:t>בבי</w:t>
      </w:r>
      <w:r w:rsidRPr="008A7827">
        <w:rPr>
          <w:rStyle w:val="FootnoteReference"/>
          <w:rFonts w:cs="Times New Roman"/>
          <w:sz w:val="24"/>
          <w:szCs w:val="24"/>
          <w:lang w:eastAsia="en-GB"/>
        </w:rPr>
        <w:footnoteReference w:id="354"/>
      </w:r>
      <w:r w:rsidRPr="008A7827">
        <w:rPr>
          <w:rFonts w:cs="Times New Roman"/>
          <w:sz w:val="24"/>
          <w:szCs w:val="24"/>
        </w:rPr>
        <w:t xml:space="preserve"> </w:t>
      </w:r>
      <w:r>
        <w:rPr>
          <w:rFonts w:cs="Times New Roman"/>
          <w:sz w:val="24"/>
          <w:szCs w:val="24"/>
        </w:rPr>
        <w:t>–</w:t>
      </w:r>
      <w:r w:rsidRPr="008A7827">
        <w:rPr>
          <w:rFonts w:cs="Times New Roman"/>
          <w:sz w:val="24"/>
          <w:szCs w:val="24"/>
        </w:rPr>
        <w:t xml:space="preserve"> </w:t>
      </w:r>
      <w:r w:rsidRPr="002049C8">
        <w:rPr>
          <w:rFonts w:cs="Times New Roman"/>
          <w:i/>
          <w:iCs/>
          <w:sz w:val="24"/>
          <w:szCs w:val="24"/>
        </w:rPr>
        <w:t>Bebai</w:t>
      </w:r>
    </w:p>
    <w:p w14:paraId="1BAC9C8D" w14:textId="77777777" w:rsidR="00BD0433" w:rsidRPr="008A7827" w:rsidRDefault="00BD0433" w:rsidP="002049C8">
      <w:pPr>
        <w:bidi w:val="0"/>
        <w:rPr>
          <w:rFonts w:cs="Times New Roman"/>
          <w:b/>
          <w:bCs/>
          <w:sz w:val="24"/>
          <w:szCs w:val="24"/>
        </w:rPr>
      </w:pPr>
    </w:p>
    <w:p w14:paraId="47FE9321" w14:textId="77777777" w:rsidR="00BD0433" w:rsidRPr="00E475D9" w:rsidRDefault="00BD0433" w:rsidP="00815F05">
      <w:pPr>
        <w:numPr>
          <w:ilvl w:val="0"/>
          <w:numId w:val="17"/>
        </w:numPr>
        <w:bidi w:val="0"/>
        <w:rPr>
          <w:lang w:val="fr-FR"/>
        </w:rPr>
      </w:pPr>
      <w:r w:rsidRPr="00E475D9">
        <w:rPr>
          <w:b/>
          <w:bCs/>
          <w:lang w:val="fr-FR"/>
        </w:rPr>
        <w:t xml:space="preserve">O: </w:t>
      </w:r>
      <w:r w:rsidRPr="00FC5C73">
        <w:rPr>
          <w:rFonts w:cs="Times New Roman"/>
          <w:rtl/>
        </w:rPr>
        <w:t>בבא</w:t>
      </w:r>
      <w:r w:rsidRPr="001C44AA">
        <w:rPr>
          <w:rStyle w:val="FootnoteReference"/>
          <w:rFonts w:cs="Times New Roman"/>
          <w:lang w:eastAsia="en-GB"/>
        </w:rPr>
        <w:footnoteReference w:id="355"/>
      </w:r>
      <w:r>
        <w:rPr>
          <w:b/>
          <w:bCs/>
          <w:lang w:val="fr-FR"/>
        </w:rPr>
        <w:t xml:space="preserve"> </w:t>
      </w:r>
      <w:r w:rsidRPr="00E475D9">
        <w:rPr>
          <w:b/>
          <w:bCs/>
          <w:lang w:val="fr-FR"/>
        </w:rPr>
        <w:t xml:space="preserve">Ds: </w:t>
      </w:r>
      <w:r>
        <w:rPr>
          <w:lang w:val="fr-FR"/>
        </w:rPr>
        <w:t xml:space="preserve">The </w:t>
      </w:r>
      <w:r w:rsidRPr="000F47FA">
        <w:rPr>
          <w:lang w:val="fr-FR"/>
        </w:rPr>
        <w:t>Great</w:t>
      </w:r>
      <w:r>
        <w:rPr>
          <w:rStyle w:val="FootnoteReference"/>
          <w:lang w:val="fr-FR"/>
        </w:rPr>
        <w:footnoteReference w:id="356"/>
      </w:r>
      <w:r w:rsidRPr="00E475D9">
        <w:rPr>
          <w:b/>
          <w:bCs/>
          <w:lang w:val="fr-FR"/>
        </w:rPr>
        <w:t xml:space="preserve"> F: </w:t>
      </w:r>
      <w:r w:rsidRPr="00A47DE3">
        <w:t>–</w:t>
      </w:r>
      <w:r w:rsidRPr="00E475D9">
        <w:rPr>
          <w:b/>
          <w:bCs/>
          <w:lang w:val="fr-FR"/>
        </w:rPr>
        <w:t xml:space="preserve"> S:</w:t>
      </w:r>
      <w:r w:rsidRPr="00E475D9">
        <w:rPr>
          <w:i/>
          <w:iCs/>
          <w:lang w:val="fr-FR"/>
        </w:rPr>
        <w:t xml:space="preserve"> Tulida</w:t>
      </w:r>
      <w:r w:rsidRPr="00E475D9">
        <w:rPr>
          <w:lang w:val="fr-FR"/>
        </w:rPr>
        <w:t>, 122</w:t>
      </w:r>
      <w:r>
        <w:rPr>
          <w:rtl/>
          <w:lang w:eastAsia="en-GB"/>
        </w:rPr>
        <w:t xml:space="preserve"> </w:t>
      </w:r>
      <w:r w:rsidRPr="00E475D9">
        <w:rPr>
          <w:b/>
          <w:bCs/>
          <w:lang w:val="fr-FR"/>
        </w:rPr>
        <w:t xml:space="preserve">E: </w:t>
      </w:r>
      <w:r w:rsidRPr="00014673">
        <w:rPr>
          <w:lang w:val="fr-FR"/>
        </w:rPr>
        <w:t>Samaritan</w:t>
      </w:r>
      <w:r w:rsidRPr="005434BF">
        <w:rPr>
          <w:rStyle w:val="FootnoteReference"/>
          <w:rFonts w:cs="Times New Roman"/>
        </w:rPr>
        <w:footnoteReference w:id="357"/>
      </w:r>
      <w:r w:rsidRPr="00E475D9">
        <w:rPr>
          <w:b/>
          <w:bCs/>
          <w:lang w:val="fr-FR"/>
        </w:rPr>
        <w:t xml:space="preserve"> D:</w:t>
      </w:r>
      <w:r w:rsidRPr="00E475D9">
        <w:rPr>
          <w:lang w:val="fr-FR"/>
        </w:rPr>
        <w:t xml:space="preserve"> </w:t>
      </w:r>
      <w:r w:rsidR="005C5E83">
        <w:rPr>
          <w:lang w:val="fr-FR"/>
        </w:rPr>
        <w:t>3</w:t>
      </w:r>
      <w:r w:rsidR="005C5E83" w:rsidRPr="005C5E83">
        <w:rPr>
          <w:vertAlign w:val="superscript"/>
          <w:lang w:val="fr-FR"/>
        </w:rPr>
        <w:t>rd</w:t>
      </w:r>
      <w:r w:rsidR="005C5E83">
        <w:rPr>
          <w:lang w:val="fr-FR"/>
        </w:rPr>
        <w:t>-4</w:t>
      </w:r>
      <w:r w:rsidR="005C5E83" w:rsidRPr="005C5E83">
        <w:rPr>
          <w:vertAlign w:val="superscript"/>
          <w:lang w:val="fr-FR"/>
        </w:rPr>
        <w:t>th</w:t>
      </w:r>
      <w:r w:rsidR="005C5E83">
        <w:rPr>
          <w:lang w:val="fr-FR"/>
        </w:rPr>
        <w:t xml:space="preserve"> C</w:t>
      </w:r>
      <w:r w:rsidRPr="008A7827">
        <w:rPr>
          <w:rStyle w:val="FootnoteReference"/>
          <w:rFonts w:cs="Times New Roman"/>
          <w:rtl/>
        </w:rPr>
        <w:footnoteReference w:id="358"/>
      </w:r>
      <w:r w:rsidRPr="00E475D9">
        <w:rPr>
          <w:lang w:val="fr-FR"/>
        </w:rPr>
        <w:t xml:space="preserve"> </w:t>
      </w:r>
    </w:p>
    <w:p w14:paraId="0C5F44E3" w14:textId="77777777" w:rsidR="00BD0433" w:rsidRPr="00292BC4" w:rsidRDefault="00BD0433" w:rsidP="00815F05">
      <w:pPr>
        <w:numPr>
          <w:ilvl w:val="0"/>
          <w:numId w:val="17"/>
        </w:numPr>
        <w:bidi w:val="0"/>
        <w:rPr>
          <w:lang w:val="fr-FR"/>
        </w:rPr>
      </w:pPr>
      <w:r w:rsidRPr="00E475D9">
        <w:rPr>
          <w:b/>
          <w:bCs/>
          <w:lang w:val="fr-FR"/>
        </w:rPr>
        <w:t xml:space="preserve">O: </w:t>
      </w:r>
      <w:r w:rsidRPr="003F7A75">
        <w:rPr>
          <w:rFonts w:cs="Times New Roman"/>
          <w:rtl/>
        </w:rPr>
        <w:t>ביבא</w:t>
      </w:r>
      <w:r w:rsidRPr="008A7827">
        <w:rPr>
          <w:rStyle w:val="FootnoteReference"/>
          <w:lang w:val="fr-FR"/>
        </w:rPr>
        <w:footnoteReference w:id="359"/>
      </w:r>
      <w:r>
        <w:rPr>
          <w:b/>
          <w:bCs/>
          <w:lang w:val="fr-FR"/>
        </w:rPr>
        <w:t xml:space="preserve"> </w:t>
      </w:r>
      <w:r w:rsidRPr="00E475D9">
        <w:rPr>
          <w:b/>
          <w:bCs/>
          <w:lang w:val="fr-FR"/>
        </w:rPr>
        <w:t xml:space="preserve">Ds: </w:t>
      </w:r>
      <w:r w:rsidRPr="00840B48">
        <w:rPr>
          <w:lang w:val="fr-FR"/>
        </w:rPr>
        <w:t>–</w:t>
      </w:r>
      <w:r w:rsidRPr="00E475D9">
        <w:rPr>
          <w:b/>
          <w:bCs/>
          <w:lang w:val="fr-FR"/>
        </w:rPr>
        <w:t xml:space="preserve"> F: </w:t>
      </w:r>
      <w:r w:rsidRPr="00C75D9D">
        <w:rPr>
          <w:lang w:val="fr-FR"/>
        </w:rPr>
        <w:t>–</w:t>
      </w:r>
      <w:r w:rsidRPr="00E475D9">
        <w:rPr>
          <w:b/>
          <w:bCs/>
          <w:lang w:val="fr-FR"/>
        </w:rPr>
        <w:t xml:space="preserve"> S: </w:t>
      </w:r>
      <w:r w:rsidRPr="00E475D9">
        <w:rPr>
          <w:i/>
          <w:iCs/>
          <w:lang w:val="fr-FR"/>
        </w:rPr>
        <w:t>yBer</w:t>
      </w:r>
      <w:r w:rsidRPr="00E475D9">
        <w:rPr>
          <w:lang w:val="fr-FR"/>
        </w:rPr>
        <w:t xml:space="preserve"> 1:4, 3c</w:t>
      </w:r>
      <w:r w:rsidRPr="00E475D9">
        <w:rPr>
          <w:b/>
          <w:bCs/>
          <w:lang w:val="fr-FR"/>
        </w:rPr>
        <w:t xml:space="preserve"> </w:t>
      </w:r>
      <w:r w:rsidRPr="00E475D9">
        <w:rPr>
          <w:lang w:val="fr-FR"/>
        </w:rPr>
        <w:t xml:space="preserve">(Kosovsky, </w:t>
      </w:r>
      <w:r w:rsidRPr="00E475D9">
        <w:rPr>
          <w:i/>
          <w:iCs/>
          <w:lang w:val="fr-FR"/>
        </w:rPr>
        <w:t>Yerushalmi</w:t>
      </w:r>
      <w:r w:rsidRPr="00E475D9">
        <w:rPr>
          <w:lang w:val="fr-FR"/>
        </w:rPr>
        <w:t xml:space="preserve">, 147) </w:t>
      </w:r>
      <w:r>
        <w:rPr>
          <w:b/>
          <w:bCs/>
          <w:lang w:val="fr-FR"/>
        </w:rPr>
        <w:t xml:space="preserve">E: </w:t>
      </w:r>
      <w:r w:rsidRPr="00840B48">
        <w:rPr>
          <w:lang w:val="fr-FR"/>
        </w:rPr>
        <w:t>–</w:t>
      </w:r>
      <w:r>
        <w:rPr>
          <w:b/>
          <w:bCs/>
          <w:lang w:val="fr-FR"/>
        </w:rPr>
        <w:t xml:space="preserve"> D: </w:t>
      </w:r>
      <w:r w:rsidR="001F0E6F">
        <w:rPr>
          <w:lang w:val="fr-FR"/>
        </w:rPr>
        <w:t>3</w:t>
      </w:r>
      <w:r w:rsidR="001F0E6F" w:rsidRPr="001F0E6F">
        <w:rPr>
          <w:vertAlign w:val="superscript"/>
          <w:lang w:val="fr-FR"/>
        </w:rPr>
        <w:t>rd</w:t>
      </w:r>
      <w:r w:rsidR="001F0E6F">
        <w:rPr>
          <w:lang w:val="fr-FR"/>
        </w:rPr>
        <w:t xml:space="preserve"> C</w:t>
      </w:r>
      <w:r w:rsidR="001F0E6F">
        <w:rPr>
          <w:rStyle w:val="FootnoteReference"/>
          <w:lang w:val="fr-FR"/>
        </w:rPr>
        <w:footnoteReference w:id="360"/>
      </w:r>
    </w:p>
    <w:p w14:paraId="3DE28185" w14:textId="77777777" w:rsidR="00BD0433" w:rsidRPr="00292BC4" w:rsidRDefault="00BD0433" w:rsidP="00AA6FD4">
      <w:pPr>
        <w:numPr>
          <w:ilvl w:val="0"/>
          <w:numId w:val="17"/>
        </w:numPr>
        <w:bidi w:val="0"/>
        <w:rPr>
          <w:lang w:val="fr-FR"/>
        </w:rPr>
      </w:pPr>
      <w:r w:rsidRPr="00292BC4">
        <w:rPr>
          <w:b/>
          <w:bCs/>
          <w:lang w:val="fr-FR"/>
        </w:rPr>
        <w:t xml:space="preserve">O: </w:t>
      </w:r>
      <w:r w:rsidRPr="00402BCE">
        <w:rPr>
          <w:rFonts w:cs="Times New Roman"/>
          <w:rtl/>
        </w:rPr>
        <w:t>ביבין</w:t>
      </w:r>
      <w:r w:rsidRPr="008A7827">
        <w:rPr>
          <w:rStyle w:val="FootnoteReference"/>
          <w:lang w:val="fr-FR"/>
        </w:rPr>
        <w:footnoteReference w:id="361"/>
      </w:r>
      <w:r w:rsidRPr="00292BC4">
        <w:rPr>
          <w:b/>
          <w:bCs/>
          <w:lang w:val="fr-FR"/>
        </w:rPr>
        <w:t xml:space="preserve"> Ds: </w:t>
      </w:r>
      <w:r w:rsidRPr="00292BC4">
        <w:rPr>
          <w:lang w:val="fr-FR"/>
        </w:rPr>
        <w:t>Joseph</w:t>
      </w:r>
      <w:r w:rsidRPr="00292BC4">
        <w:rPr>
          <w:b/>
          <w:bCs/>
          <w:lang w:val="fr-FR"/>
        </w:rPr>
        <w:t xml:space="preserve"> </w:t>
      </w:r>
      <w:r w:rsidRPr="00292BC4">
        <w:rPr>
          <w:lang w:val="fr-FR"/>
        </w:rPr>
        <w:t>(</w:t>
      </w:r>
      <w:r w:rsidR="00AA6FD4">
        <w:rPr>
          <w:lang w:val="fr-FR"/>
        </w:rPr>
        <w:t>3</w:t>
      </w:r>
      <w:r w:rsidR="002C2DA4">
        <w:rPr>
          <w:lang w:val="fr-FR"/>
        </w:rPr>
        <w:t>0</w:t>
      </w:r>
      <w:r w:rsidRPr="00292BC4">
        <w:rPr>
          <w:lang w:val="fr-FR"/>
        </w:rPr>
        <w:t>)’s father</w:t>
      </w:r>
      <w:r w:rsidRPr="00292BC4">
        <w:rPr>
          <w:b/>
          <w:bCs/>
          <w:lang w:val="fr-FR"/>
        </w:rPr>
        <w:t xml:space="preserve"> F: </w:t>
      </w:r>
      <w:r w:rsidRPr="00292BC4">
        <w:rPr>
          <w:lang w:val="fr-FR"/>
        </w:rPr>
        <w:t>–</w:t>
      </w:r>
      <w:r w:rsidRPr="00292BC4">
        <w:rPr>
          <w:b/>
          <w:bCs/>
          <w:lang w:val="fr-FR"/>
        </w:rPr>
        <w:t xml:space="preserve"> S: </w:t>
      </w:r>
      <w:r w:rsidRPr="00292BC4">
        <w:rPr>
          <w:i/>
          <w:iCs/>
          <w:lang w:val="fr-FR"/>
        </w:rPr>
        <w:t xml:space="preserve">ySheq </w:t>
      </w:r>
      <w:r w:rsidRPr="00292BC4">
        <w:rPr>
          <w:lang w:val="fr-FR"/>
        </w:rPr>
        <w:t xml:space="preserve">3:2, </w:t>
      </w:r>
      <w:r w:rsidR="00AA6FD4">
        <w:rPr>
          <w:lang w:val="fr-FR"/>
        </w:rPr>
        <w:t>4</w:t>
      </w:r>
      <w:r w:rsidR="00AA6FD4" w:rsidRPr="00292BC4">
        <w:rPr>
          <w:lang w:val="fr-FR"/>
        </w:rPr>
        <w:t xml:space="preserve">7b </w:t>
      </w:r>
      <w:r w:rsidRPr="00292BC4">
        <w:rPr>
          <w:lang w:val="fr-FR"/>
        </w:rPr>
        <w:t xml:space="preserve">(Kosovsky, </w:t>
      </w:r>
      <w:r w:rsidRPr="00292BC4">
        <w:rPr>
          <w:i/>
          <w:iCs/>
          <w:lang w:val="fr-FR"/>
        </w:rPr>
        <w:t>Yerushalmi</w:t>
      </w:r>
      <w:r w:rsidRPr="00292BC4">
        <w:rPr>
          <w:lang w:val="fr-FR"/>
        </w:rPr>
        <w:t xml:space="preserve">, 147) </w:t>
      </w:r>
      <w:r w:rsidRPr="00292BC4">
        <w:rPr>
          <w:b/>
          <w:bCs/>
          <w:lang w:val="fr-FR"/>
        </w:rPr>
        <w:t xml:space="preserve">E: </w:t>
      </w:r>
      <w:r w:rsidRPr="00292BC4">
        <w:rPr>
          <w:lang w:val="fr-FR"/>
        </w:rPr>
        <w:t>–</w:t>
      </w:r>
      <w:r w:rsidRPr="00292BC4">
        <w:rPr>
          <w:b/>
          <w:bCs/>
          <w:lang w:val="fr-FR"/>
        </w:rPr>
        <w:t xml:space="preserve"> D: </w:t>
      </w:r>
      <w:r w:rsidR="00910002">
        <w:rPr>
          <w:lang w:val="fr-FR"/>
        </w:rPr>
        <w:t>3</w:t>
      </w:r>
      <w:r w:rsidR="00910002" w:rsidRPr="00910002">
        <w:rPr>
          <w:vertAlign w:val="superscript"/>
          <w:lang w:val="fr-FR"/>
        </w:rPr>
        <w:t>rd</w:t>
      </w:r>
      <w:r w:rsidR="00910002">
        <w:rPr>
          <w:lang w:val="fr-FR"/>
        </w:rPr>
        <w:t xml:space="preserve"> C</w:t>
      </w:r>
      <w:r w:rsidR="00910002">
        <w:rPr>
          <w:rStyle w:val="FootnoteReference"/>
          <w:lang w:val="fr-FR"/>
        </w:rPr>
        <w:footnoteReference w:id="362"/>
      </w:r>
    </w:p>
    <w:p w14:paraId="358FA8FA" w14:textId="77777777" w:rsidR="00BD0433" w:rsidRPr="00292BC4" w:rsidRDefault="00BD0433" w:rsidP="00941EF8">
      <w:pPr>
        <w:numPr>
          <w:ilvl w:val="0"/>
          <w:numId w:val="17"/>
        </w:numPr>
        <w:bidi w:val="0"/>
        <w:rPr>
          <w:lang w:val="fr-FR"/>
        </w:rPr>
      </w:pPr>
      <w:r w:rsidRPr="00292BC4">
        <w:rPr>
          <w:b/>
          <w:bCs/>
          <w:lang w:val="fr-FR"/>
        </w:rPr>
        <w:t xml:space="preserve">O: </w:t>
      </w:r>
      <w:r w:rsidRPr="00FC5C73">
        <w:rPr>
          <w:rFonts w:cs="Times New Roman"/>
          <w:rtl/>
        </w:rPr>
        <w:t>ביבי</w:t>
      </w:r>
      <w:r w:rsidRPr="00FC5C73">
        <w:rPr>
          <w:rStyle w:val="FootnoteReference"/>
          <w:lang w:val="fr-FR"/>
        </w:rPr>
        <w:footnoteReference w:id="363"/>
      </w:r>
      <w:r w:rsidRPr="00292BC4">
        <w:rPr>
          <w:b/>
          <w:bCs/>
          <w:lang w:val="fr-FR"/>
        </w:rPr>
        <w:t xml:space="preserve"> Ds:</w:t>
      </w:r>
      <w:r w:rsidRPr="00292BC4">
        <w:rPr>
          <w:lang w:val="fr-FR"/>
        </w:rPr>
        <w:t xml:space="preserve"> Gozlon (</w:t>
      </w:r>
      <w:r>
        <w:rPr>
          <w:lang w:val="fr-FR"/>
        </w:rPr>
        <w:t>1</w:t>
      </w:r>
      <w:r w:rsidRPr="00292BC4">
        <w:rPr>
          <w:lang w:val="fr-FR"/>
        </w:rPr>
        <w:t>)’s son</w:t>
      </w:r>
      <w:r w:rsidRPr="00292BC4">
        <w:rPr>
          <w:b/>
          <w:bCs/>
          <w:lang w:val="fr-FR"/>
        </w:rPr>
        <w:t xml:space="preserve"> F: </w:t>
      </w:r>
      <w:r w:rsidRPr="00292BC4">
        <w:rPr>
          <w:lang w:val="fr-FR"/>
        </w:rPr>
        <w:t>–</w:t>
      </w:r>
      <w:r w:rsidRPr="00292BC4">
        <w:rPr>
          <w:b/>
          <w:bCs/>
          <w:lang w:val="fr-FR"/>
        </w:rPr>
        <w:t xml:space="preserve"> S:</w:t>
      </w:r>
      <w:r w:rsidRPr="00292BC4">
        <w:rPr>
          <w:i/>
          <w:iCs/>
          <w:lang w:val="fr-FR"/>
        </w:rPr>
        <w:t xml:space="preserve"> yBM </w:t>
      </w:r>
      <w:r w:rsidRPr="00292BC4">
        <w:rPr>
          <w:lang w:val="fr-FR"/>
        </w:rPr>
        <w:t xml:space="preserve">2:5, 8c (Kosovsky, </w:t>
      </w:r>
      <w:r w:rsidRPr="00292BC4">
        <w:rPr>
          <w:i/>
          <w:iCs/>
          <w:lang w:val="fr-FR"/>
        </w:rPr>
        <w:t>Yerushalmi</w:t>
      </w:r>
      <w:r w:rsidRPr="00292BC4">
        <w:rPr>
          <w:lang w:val="fr-FR"/>
        </w:rPr>
        <w:t xml:space="preserve">, 147) </w:t>
      </w:r>
      <w:r w:rsidRPr="00292BC4">
        <w:rPr>
          <w:b/>
          <w:bCs/>
          <w:lang w:val="fr-FR"/>
        </w:rPr>
        <w:t xml:space="preserve">E: </w:t>
      </w:r>
      <w:r w:rsidRPr="00292BC4">
        <w:rPr>
          <w:lang w:val="fr-FR"/>
        </w:rPr>
        <w:t>–</w:t>
      </w:r>
      <w:r w:rsidRPr="00292BC4">
        <w:rPr>
          <w:b/>
          <w:bCs/>
          <w:lang w:val="fr-FR"/>
        </w:rPr>
        <w:t xml:space="preserve"> D: </w:t>
      </w:r>
      <w:r w:rsidR="00941EF8">
        <w:rPr>
          <w:lang w:val="fr-FR"/>
        </w:rPr>
        <w:t>3</w:t>
      </w:r>
      <w:r w:rsidR="00941EF8" w:rsidRPr="00941EF8">
        <w:rPr>
          <w:vertAlign w:val="superscript"/>
          <w:lang w:val="fr-FR"/>
        </w:rPr>
        <w:t>rd</w:t>
      </w:r>
      <w:r w:rsidR="00941EF8">
        <w:rPr>
          <w:lang w:val="fr-FR"/>
        </w:rPr>
        <w:t xml:space="preserve"> C</w:t>
      </w:r>
      <w:r w:rsidR="00910002">
        <w:rPr>
          <w:rStyle w:val="FootnoteReference"/>
          <w:lang w:val="fr-FR"/>
        </w:rPr>
        <w:footnoteReference w:id="364"/>
      </w:r>
    </w:p>
    <w:p w14:paraId="63525A9B" w14:textId="77777777" w:rsidR="00BD0433" w:rsidRPr="00292BC4" w:rsidRDefault="00BD0433" w:rsidP="0075763D">
      <w:pPr>
        <w:numPr>
          <w:ilvl w:val="0"/>
          <w:numId w:val="17"/>
        </w:numPr>
        <w:bidi w:val="0"/>
        <w:rPr>
          <w:lang w:val="fr-FR"/>
        </w:rPr>
      </w:pPr>
      <w:r w:rsidRPr="00292BC4">
        <w:rPr>
          <w:b/>
          <w:bCs/>
          <w:lang w:val="fr-FR"/>
        </w:rPr>
        <w:t xml:space="preserve">O: </w:t>
      </w:r>
      <w:r w:rsidRPr="00FC5C73">
        <w:rPr>
          <w:rFonts w:cs="Times New Roman"/>
          <w:rtl/>
        </w:rPr>
        <w:t>ביבי</w:t>
      </w:r>
      <w:r w:rsidRPr="00FC5C73">
        <w:rPr>
          <w:rStyle w:val="FootnoteReference"/>
          <w:lang w:val="fr-FR"/>
        </w:rPr>
        <w:footnoteReference w:id="365"/>
      </w:r>
      <w:r w:rsidRPr="00292BC4">
        <w:rPr>
          <w:b/>
          <w:bCs/>
          <w:lang w:val="fr-FR"/>
        </w:rPr>
        <w:t xml:space="preserve"> Ds: </w:t>
      </w:r>
      <w:r w:rsidRPr="00292BC4">
        <w:rPr>
          <w:lang w:val="fr-FR"/>
        </w:rPr>
        <w:t>Ami (</w:t>
      </w:r>
      <w:r>
        <w:rPr>
          <w:lang w:val="fr-FR"/>
        </w:rPr>
        <w:t>1</w:t>
      </w:r>
      <w:r w:rsidRPr="00292BC4">
        <w:rPr>
          <w:lang w:val="fr-FR"/>
        </w:rPr>
        <w:t>)’s son</w:t>
      </w:r>
      <w:r w:rsidRPr="00292BC4">
        <w:rPr>
          <w:b/>
          <w:bCs/>
          <w:lang w:val="fr-FR"/>
        </w:rPr>
        <w:t xml:space="preserve"> F: </w:t>
      </w:r>
      <w:r w:rsidRPr="00292BC4">
        <w:rPr>
          <w:lang w:val="fr-FR"/>
        </w:rPr>
        <w:t>–</w:t>
      </w:r>
      <w:r w:rsidRPr="00292BC4">
        <w:rPr>
          <w:b/>
          <w:bCs/>
          <w:lang w:val="fr-FR"/>
        </w:rPr>
        <w:t xml:space="preserve"> S: </w:t>
      </w:r>
      <w:r w:rsidRPr="00292BC4">
        <w:rPr>
          <w:i/>
          <w:iCs/>
          <w:lang w:val="fr-FR"/>
        </w:rPr>
        <w:t>Gen Rab</w:t>
      </w:r>
      <w:r>
        <w:rPr>
          <w:i/>
          <w:iCs/>
          <w:lang w:val="fr-FR"/>
        </w:rPr>
        <w:t xml:space="preserve"> </w:t>
      </w:r>
      <w:r w:rsidRPr="00292BC4">
        <w:rPr>
          <w:lang w:val="fr-FR"/>
        </w:rPr>
        <w:t xml:space="preserve">26:6 (Hyman, </w:t>
      </w:r>
      <w:r w:rsidRPr="00292BC4">
        <w:rPr>
          <w:i/>
          <w:iCs/>
          <w:lang w:val="fr-FR"/>
        </w:rPr>
        <w:t>Toldoth</w:t>
      </w:r>
      <w:r w:rsidRPr="00292BC4">
        <w:rPr>
          <w:lang w:val="fr-FR"/>
        </w:rPr>
        <w:t>, 266)</w:t>
      </w:r>
      <w:r w:rsidRPr="00292BC4">
        <w:rPr>
          <w:b/>
          <w:bCs/>
          <w:lang w:val="fr-FR"/>
        </w:rPr>
        <w:t xml:space="preserve"> E: </w:t>
      </w:r>
      <w:r w:rsidRPr="00292BC4">
        <w:rPr>
          <w:lang w:val="fr-FR"/>
        </w:rPr>
        <w:t>–</w:t>
      </w:r>
      <w:r w:rsidRPr="00292BC4">
        <w:rPr>
          <w:b/>
          <w:bCs/>
          <w:lang w:val="fr-FR"/>
        </w:rPr>
        <w:t xml:space="preserve"> D: </w:t>
      </w:r>
      <w:r w:rsidR="0075763D">
        <w:rPr>
          <w:lang w:val="fr-FR"/>
        </w:rPr>
        <w:t>3</w:t>
      </w:r>
      <w:r w:rsidR="0075763D" w:rsidRPr="0075763D">
        <w:rPr>
          <w:vertAlign w:val="superscript"/>
          <w:lang w:val="fr-FR"/>
        </w:rPr>
        <w:t>rd</w:t>
      </w:r>
      <w:r w:rsidR="0075763D">
        <w:rPr>
          <w:lang w:val="fr-FR"/>
        </w:rPr>
        <w:t xml:space="preserve"> C</w:t>
      </w:r>
      <w:r w:rsidR="0075763D">
        <w:rPr>
          <w:rStyle w:val="FootnoteReference"/>
          <w:lang w:val="fr-FR"/>
        </w:rPr>
        <w:footnoteReference w:id="366"/>
      </w:r>
    </w:p>
    <w:p w14:paraId="696AD9B4" w14:textId="77777777" w:rsidR="00BD0433" w:rsidRPr="00292BC4" w:rsidRDefault="00BD0433" w:rsidP="007B6353">
      <w:pPr>
        <w:numPr>
          <w:ilvl w:val="0"/>
          <w:numId w:val="17"/>
        </w:numPr>
        <w:bidi w:val="0"/>
        <w:jc w:val="both"/>
        <w:rPr>
          <w:lang w:val="fr-FR"/>
        </w:rPr>
      </w:pPr>
      <w:r w:rsidRPr="00292BC4">
        <w:rPr>
          <w:b/>
          <w:bCs/>
          <w:lang w:val="fr-FR"/>
        </w:rPr>
        <w:t xml:space="preserve">O: </w:t>
      </w:r>
      <w:r w:rsidRPr="00445069">
        <w:rPr>
          <w:rFonts w:cs="Times New Roman" w:hint="cs"/>
          <w:rtl/>
        </w:rPr>
        <w:t>ביבא</w:t>
      </w:r>
      <w:r w:rsidRPr="008A7827">
        <w:rPr>
          <w:rStyle w:val="FootnoteReference"/>
          <w:lang w:val="fr-FR"/>
        </w:rPr>
        <w:footnoteReference w:id="367"/>
      </w:r>
      <w:r w:rsidRPr="00292BC4">
        <w:rPr>
          <w:rFonts w:cs="Times New Roman"/>
          <w:lang w:val="fr-FR"/>
        </w:rPr>
        <w:t>/</w:t>
      </w:r>
      <w:r w:rsidRPr="00D71823">
        <w:rPr>
          <w:rFonts w:cs="Times New Roman"/>
          <w:rtl/>
        </w:rPr>
        <w:t>ביבי</w:t>
      </w:r>
      <w:r w:rsidRPr="00CF5D4F">
        <w:rPr>
          <w:rStyle w:val="FootnoteReference"/>
        </w:rPr>
        <w:footnoteReference w:id="368"/>
      </w:r>
      <w:r w:rsidRPr="00292BC4">
        <w:rPr>
          <w:rFonts w:cs="Times New Roman"/>
          <w:lang w:val="fr-FR"/>
        </w:rPr>
        <w:t>/</w:t>
      </w:r>
      <w:r w:rsidRPr="001700EA">
        <w:rPr>
          <w:rFonts w:cs="Times New Roman" w:hint="cs"/>
          <w:rtl/>
        </w:rPr>
        <w:t>פפא</w:t>
      </w:r>
      <w:r w:rsidRPr="00292BC4">
        <w:rPr>
          <w:rFonts w:cs="Times New Roman"/>
          <w:lang w:val="fr-FR"/>
        </w:rPr>
        <w:t>/</w:t>
      </w:r>
      <w:r w:rsidRPr="001700EA">
        <w:rPr>
          <w:rFonts w:cs="Times New Roman" w:hint="cs"/>
          <w:rtl/>
        </w:rPr>
        <w:t>רבינא</w:t>
      </w:r>
      <w:r w:rsidRPr="00CF5D4F">
        <w:rPr>
          <w:rStyle w:val="FootnoteReference"/>
        </w:rPr>
        <w:footnoteReference w:id="369"/>
      </w:r>
      <w:r w:rsidRPr="00292BC4">
        <w:rPr>
          <w:b/>
          <w:bCs/>
          <w:lang w:val="fr-FR"/>
        </w:rPr>
        <w:t xml:space="preserve"> Ds: </w:t>
      </w:r>
      <w:r w:rsidRPr="00292BC4">
        <w:rPr>
          <w:lang w:val="fr-FR"/>
        </w:rPr>
        <w:t>Abba (</w:t>
      </w:r>
      <w:r w:rsidR="007B6353">
        <w:rPr>
          <w:lang w:val="fr-FR"/>
        </w:rPr>
        <w:t>49</w:t>
      </w:r>
      <w:r w:rsidRPr="00292BC4">
        <w:rPr>
          <w:lang w:val="fr-FR"/>
        </w:rPr>
        <w:t>)’s son</w:t>
      </w:r>
      <w:r>
        <w:rPr>
          <w:rStyle w:val="FootnoteReference"/>
          <w:rFonts w:cs="Times New Roman"/>
          <w:lang w:val="en-GB"/>
        </w:rPr>
        <w:footnoteReference w:id="370"/>
      </w:r>
      <w:r w:rsidRPr="00292BC4">
        <w:rPr>
          <w:b/>
          <w:bCs/>
          <w:lang w:val="fr-FR"/>
        </w:rPr>
        <w:t xml:space="preserve"> F: </w:t>
      </w:r>
      <w:r w:rsidRPr="00292BC4">
        <w:rPr>
          <w:lang w:val="fr-FR"/>
        </w:rPr>
        <w:t>–</w:t>
      </w:r>
      <w:r w:rsidRPr="00292BC4">
        <w:rPr>
          <w:b/>
          <w:bCs/>
          <w:lang w:val="fr-FR"/>
        </w:rPr>
        <w:t xml:space="preserve"> S: </w:t>
      </w:r>
      <w:r w:rsidRPr="00292BC4">
        <w:rPr>
          <w:i/>
          <w:iCs/>
          <w:lang w:val="fr-FR"/>
        </w:rPr>
        <w:t>Lev Rab</w:t>
      </w:r>
      <w:r>
        <w:rPr>
          <w:i/>
          <w:iCs/>
          <w:lang w:val="fr-FR"/>
        </w:rPr>
        <w:t xml:space="preserve"> </w:t>
      </w:r>
      <w:r w:rsidRPr="00292BC4">
        <w:rPr>
          <w:lang w:val="fr-FR"/>
        </w:rPr>
        <w:t>29:9</w:t>
      </w:r>
      <w:r>
        <w:rPr>
          <w:lang w:val="fr-FR"/>
        </w:rPr>
        <w:t xml:space="preserve"> </w:t>
      </w:r>
      <w:r w:rsidRPr="00292BC4">
        <w:rPr>
          <w:lang w:val="fr-FR"/>
        </w:rPr>
        <w:t xml:space="preserve">(Hyman, </w:t>
      </w:r>
      <w:r w:rsidRPr="00292BC4">
        <w:rPr>
          <w:i/>
          <w:iCs/>
          <w:lang w:val="fr-FR"/>
        </w:rPr>
        <w:t>Toldoth</w:t>
      </w:r>
      <w:r w:rsidRPr="00292BC4">
        <w:rPr>
          <w:lang w:val="fr-FR"/>
        </w:rPr>
        <w:t>, 264)</w:t>
      </w:r>
      <w:r w:rsidRPr="00292BC4">
        <w:rPr>
          <w:b/>
          <w:bCs/>
          <w:lang w:val="fr-FR"/>
        </w:rPr>
        <w:t xml:space="preserve"> E: </w:t>
      </w:r>
      <w:r w:rsidRPr="00292BC4">
        <w:rPr>
          <w:lang w:val="fr-FR"/>
        </w:rPr>
        <w:t>–</w:t>
      </w:r>
      <w:r w:rsidRPr="00292BC4">
        <w:rPr>
          <w:b/>
          <w:bCs/>
          <w:lang w:val="fr-FR"/>
        </w:rPr>
        <w:t xml:space="preserve"> D:</w:t>
      </w:r>
      <w:r>
        <w:rPr>
          <w:b/>
          <w:bCs/>
          <w:lang w:val="fr-FR"/>
        </w:rPr>
        <w:t> </w:t>
      </w:r>
      <w:r w:rsidR="0075763D">
        <w:rPr>
          <w:lang w:val="fr-FR"/>
        </w:rPr>
        <w:t>3</w:t>
      </w:r>
      <w:r w:rsidR="0075763D" w:rsidRPr="0075763D">
        <w:rPr>
          <w:vertAlign w:val="superscript"/>
          <w:lang w:val="fr-FR"/>
        </w:rPr>
        <w:t>rd</w:t>
      </w:r>
      <w:r w:rsidR="0075763D">
        <w:rPr>
          <w:lang w:val="fr-FR"/>
        </w:rPr>
        <w:t xml:space="preserve"> C</w:t>
      </w:r>
      <w:r w:rsidR="0075763D">
        <w:rPr>
          <w:rStyle w:val="FootnoteReference"/>
          <w:lang w:val="fr-FR"/>
        </w:rPr>
        <w:footnoteReference w:id="371"/>
      </w:r>
    </w:p>
    <w:p w14:paraId="432EAFB9" w14:textId="77777777" w:rsidR="00BD0433" w:rsidRPr="00292BC4" w:rsidRDefault="00BD0433" w:rsidP="00AF217E">
      <w:pPr>
        <w:numPr>
          <w:ilvl w:val="0"/>
          <w:numId w:val="17"/>
        </w:numPr>
        <w:bidi w:val="0"/>
        <w:rPr>
          <w:lang w:val="fr-FR"/>
        </w:rPr>
      </w:pPr>
      <w:r w:rsidRPr="00292BC4">
        <w:rPr>
          <w:b/>
          <w:bCs/>
          <w:lang w:val="fr-FR"/>
        </w:rPr>
        <w:t xml:space="preserve">O: </w:t>
      </w:r>
      <w:r w:rsidRPr="00E072CE">
        <w:rPr>
          <w:rFonts w:ascii="Graeca" w:hAnsi="Graeca"/>
        </w:rPr>
        <w:t></w:t>
      </w:r>
      <w:r w:rsidRPr="00E072CE">
        <w:rPr>
          <w:rFonts w:ascii="Graeca" w:hAnsi="Graeca"/>
        </w:rPr>
        <w:t></w:t>
      </w:r>
      <w:r w:rsidRPr="00E072CE">
        <w:rPr>
          <w:rFonts w:ascii="Graeca" w:hAnsi="Graeca"/>
        </w:rPr>
        <w:t></w:t>
      </w:r>
      <w:r w:rsidRPr="00E072CE">
        <w:rPr>
          <w:rFonts w:ascii="Graeca" w:hAnsi="Graeca"/>
        </w:rPr>
        <w:t></w:t>
      </w:r>
      <w:r w:rsidRPr="00E072CE">
        <w:rPr>
          <w:rFonts w:ascii="Graeca" w:hAnsi="Graeca"/>
        </w:rPr>
        <w:t></w:t>
      </w:r>
      <w:r w:rsidRPr="00E072CE">
        <w:rPr>
          <w:rFonts w:ascii="Graeca" w:hAnsi="Graeca"/>
        </w:rPr>
        <w:t></w:t>
      </w:r>
      <w:r w:rsidRPr="00E072CE">
        <w:rPr>
          <w:rFonts w:ascii="Graeca" w:hAnsi="Graeca"/>
        </w:rPr>
        <w:t></w:t>
      </w:r>
      <w:r w:rsidR="00D83ADE">
        <w:rPr>
          <w:rFonts w:ascii="Graeca" w:hAnsi="Graeca"/>
        </w:rPr>
        <w:t></w:t>
      </w:r>
      <w:r w:rsidRPr="00E072CE">
        <w:rPr>
          <w:rStyle w:val="FootnoteReference"/>
          <w:lang w:val="fr-FR"/>
        </w:rPr>
        <w:footnoteReference w:id="372"/>
      </w:r>
      <w:r>
        <w:rPr>
          <w:b/>
          <w:bCs/>
          <w:lang w:val="fr-FR"/>
        </w:rPr>
        <w:t xml:space="preserve"> </w:t>
      </w:r>
      <w:r w:rsidRPr="00292BC4">
        <w:rPr>
          <w:b/>
          <w:bCs/>
          <w:lang w:val="fr-FR"/>
        </w:rPr>
        <w:t>Ds:</w:t>
      </w:r>
      <w:r w:rsidRPr="00292BC4">
        <w:rPr>
          <w:lang w:val="fr-FR"/>
        </w:rPr>
        <w:t xml:space="preserve"> Simon (</w:t>
      </w:r>
      <w:r>
        <w:rPr>
          <w:lang w:val="fr-FR"/>
        </w:rPr>
        <w:t>4</w:t>
      </w:r>
      <w:r w:rsidR="004B7DBB">
        <w:rPr>
          <w:lang w:val="fr-FR"/>
        </w:rPr>
        <w:t>8</w:t>
      </w:r>
      <w:r w:rsidRPr="00292BC4">
        <w:rPr>
          <w:lang w:val="fr-FR"/>
        </w:rPr>
        <w:t xml:space="preserve">)’s </w:t>
      </w:r>
      <w:r w:rsidRPr="002B78E5">
        <w:rPr>
          <w:lang w:val="fr-FR"/>
        </w:rPr>
        <w:t>father</w:t>
      </w:r>
      <w:r w:rsidRPr="00292BC4">
        <w:rPr>
          <w:b/>
          <w:bCs/>
          <w:lang w:val="fr-FR"/>
        </w:rPr>
        <w:t xml:space="preserve"> F: </w:t>
      </w:r>
      <w:r w:rsidRPr="00292BC4">
        <w:rPr>
          <w:lang w:val="fr-FR"/>
        </w:rPr>
        <w:t>Epitaph, Jaffa</w:t>
      </w:r>
      <w:r w:rsidRPr="00292BC4">
        <w:rPr>
          <w:b/>
          <w:bCs/>
          <w:lang w:val="fr-FR"/>
        </w:rPr>
        <w:t xml:space="preserve">, </w:t>
      </w:r>
      <w:r w:rsidRPr="00292BC4">
        <w:rPr>
          <w:lang w:val="fr-FR"/>
        </w:rPr>
        <w:t xml:space="preserve">Clermont-Ganneau </w:t>
      </w:r>
      <w:r w:rsidRPr="00292BC4">
        <w:rPr>
          <w:b/>
          <w:bCs/>
          <w:lang w:val="fr-FR"/>
        </w:rPr>
        <w:t>S:</w:t>
      </w:r>
      <w:r w:rsidRPr="00292BC4">
        <w:rPr>
          <w:i/>
          <w:iCs/>
          <w:lang w:val="fr-FR"/>
        </w:rPr>
        <w:t xml:space="preserve"> CIJ</w:t>
      </w:r>
      <w:r w:rsidRPr="00292BC4">
        <w:rPr>
          <w:lang w:val="fr-FR"/>
        </w:rPr>
        <w:t xml:space="preserve"> 943</w:t>
      </w:r>
      <w:r w:rsidRPr="00292BC4">
        <w:rPr>
          <w:b/>
          <w:bCs/>
          <w:lang w:val="fr-FR"/>
        </w:rPr>
        <w:t xml:space="preserve"> E: </w:t>
      </w:r>
      <w:r>
        <w:rPr>
          <w:lang w:val="fr-FR"/>
        </w:rPr>
        <w:t>Family?</w:t>
      </w:r>
      <w:r w:rsidR="00402EA0">
        <w:rPr>
          <w:rStyle w:val="FootnoteReference"/>
          <w:lang w:val="fr-FR"/>
        </w:rPr>
        <w:footnoteReference w:id="373"/>
      </w:r>
      <w:r w:rsidRPr="00292BC4">
        <w:rPr>
          <w:b/>
          <w:bCs/>
          <w:lang w:val="fr-FR"/>
        </w:rPr>
        <w:t xml:space="preserve"> D:</w:t>
      </w:r>
      <w:r w:rsidRPr="00292BC4">
        <w:rPr>
          <w:lang w:val="fr-FR"/>
        </w:rPr>
        <w:t xml:space="preserve"> </w:t>
      </w:r>
      <w:r w:rsidRPr="00C25EFC">
        <w:rPr>
          <w:lang w:val="fr-FR"/>
        </w:rPr>
        <w:t>3</w:t>
      </w:r>
      <w:r w:rsidRPr="00C25EFC">
        <w:rPr>
          <w:vertAlign w:val="superscript"/>
          <w:lang w:val="fr-FR"/>
        </w:rPr>
        <w:t>rd</w:t>
      </w:r>
      <w:r w:rsidRPr="00C25EFC">
        <w:rPr>
          <w:lang w:val="fr-FR"/>
        </w:rPr>
        <w:t xml:space="preserve"> C</w:t>
      </w:r>
    </w:p>
    <w:p w14:paraId="7118242C" w14:textId="77777777" w:rsidR="00BD0433" w:rsidRDefault="00BD0433" w:rsidP="00876C71">
      <w:pPr>
        <w:numPr>
          <w:ilvl w:val="0"/>
          <w:numId w:val="17"/>
        </w:numPr>
        <w:bidi w:val="0"/>
      </w:pPr>
      <w:r w:rsidRPr="00686AFF">
        <w:rPr>
          <w:b/>
          <w:bCs/>
        </w:rPr>
        <w:t xml:space="preserve">O: </w:t>
      </w:r>
      <w:r w:rsidRPr="001700EA">
        <w:rPr>
          <w:rFonts w:ascii="Graeca" w:hAnsi="Graeca"/>
        </w:rPr>
        <w:t></w:t>
      </w:r>
      <w:r w:rsidRPr="001700EA">
        <w:rPr>
          <w:rFonts w:ascii="Graeca" w:hAnsi="Graeca"/>
        </w:rPr>
        <w:t></w:t>
      </w:r>
      <w:r w:rsidRPr="001700EA">
        <w:rPr>
          <w:rFonts w:ascii="Graeca" w:hAnsi="Graeca"/>
        </w:rPr>
        <w:t></w:t>
      </w:r>
      <w:r w:rsidRPr="001700EA">
        <w:rPr>
          <w:rFonts w:ascii="Graeca" w:hAnsi="Graeca"/>
        </w:rPr>
        <w:t></w:t>
      </w:r>
      <w:r w:rsidRPr="001700EA">
        <w:rPr>
          <w:rFonts w:ascii="Graeca" w:hAnsi="Graeca"/>
        </w:rPr>
        <w:t></w:t>
      </w:r>
      <w:r w:rsidRPr="001700EA">
        <w:rPr>
          <w:rFonts w:ascii="Graeca" w:hAnsi="Graeca"/>
        </w:rPr>
        <w:t></w:t>
      </w:r>
      <w:r w:rsidRPr="001700EA">
        <w:rPr>
          <w:rStyle w:val="FootnoteReference"/>
          <w:rFonts w:cs="Times New Roman"/>
          <w:rtl/>
          <w:lang w:eastAsia="en-GB"/>
        </w:rPr>
        <w:footnoteReference w:id="374"/>
      </w:r>
      <w:r>
        <w:rPr>
          <w:b/>
          <w:bCs/>
        </w:rPr>
        <w:t xml:space="preserve"> </w:t>
      </w:r>
      <w:r w:rsidRPr="00686AFF">
        <w:rPr>
          <w:b/>
          <w:bCs/>
        </w:rPr>
        <w:t>Ds:</w:t>
      </w:r>
      <w:r>
        <w:t xml:space="preserve"> Maximus</w:t>
      </w:r>
      <w:r>
        <w:rPr>
          <w:rStyle w:val="FootnoteReference"/>
        </w:rPr>
        <w:footnoteReference w:id="375"/>
      </w:r>
      <w:r w:rsidRPr="00686AFF">
        <w:rPr>
          <w:b/>
          <w:bCs/>
        </w:rPr>
        <w:t xml:space="preserve"> </w:t>
      </w:r>
      <w:r>
        <w:t>(2)’s son</w:t>
      </w:r>
      <w:r w:rsidRPr="00686AFF">
        <w:rPr>
          <w:b/>
          <w:bCs/>
        </w:rPr>
        <w:t xml:space="preserve"> F: </w:t>
      </w:r>
      <w:r>
        <w:t>Epitaph</w:t>
      </w:r>
      <w:r>
        <w:rPr>
          <w:b/>
          <w:bCs/>
        </w:rPr>
        <w:t xml:space="preserve">, </w:t>
      </w:r>
      <w:r>
        <w:t>A</w:t>
      </w:r>
      <w:r w:rsidRPr="00496796">
        <w:t>pol</w:t>
      </w:r>
      <w:r>
        <w:t>l</w:t>
      </w:r>
      <w:r w:rsidRPr="00496796">
        <w:t>onia</w:t>
      </w:r>
      <w:r>
        <w:rPr>
          <w:rStyle w:val="FootnoteReference"/>
        </w:rPr>
        <w:footnoteReference w:id="376"/>
      </w:r>
      <w:r>
        <w:t xml:space="preserve"> </w:t>
      </w:r>
      <w:r w:rsidRPr="00496796">
        <w:rPr>
          <w:b/>
          <w:bCs/>
        </w:rPr>
        <w:t>S</w:t>
      </w:r>
      <w:r w:rsidRPr="00686AFF">
        <w:rPr>
          <w:b/>
          <w:bCs/>
        </w:rPr>
        <w:t xml:space="preserve">: </w:t>
      </w:r>
      <w:r w:rsidRPr="00CB25E9">
        <w:t xml:space="preserve">Germer-Durand, </w:t>
      </w:r>
      <w:r w:rsidRPr="00CB25E9">
        <w:rPr>
          <w:i/>
          <w:iCs/>
        </w:rPr>
        <w:t>RB</w:t>
      </w:r>
      <w:r w:rsidRPr="00CB25E9">
        <w:t xml:space="preserve"> 1</w:t>
      </w:r>
      <w:r>
        <w:t xml:space="preserve"> </w:t>
      </w:r>
      <w:r w:rsidRPr="00CB25E9">
        <w:t>(1892) 247</w:t>
      </w:r>
      <w:r>
        <w:t xml:space="preserve"> </w:t>
      </w:r>
      <w:r w:rsidRPr="00686AFF">
        <w:rPr>
          <w:b/>
          <w:bCs/>
        </w:rPr>
        <w:t>E:</w:t>
      </w:r>
      <w:r>
        <w:t xml:space="preserve"> </w:t>
      </w:r>
      <w:r w:rsidRPr="005C5C9A">
        <w:t>Samaritan</w:t>
      </w:r>
      <w:r w:rsidR="00232745">
        <w:t>?</w:t>
      </w:r>
      <w:r>
        <w:rPr>
          <w:rStyle w:val="FootnoteReference"/>
        </w:rPr>
        <w:footnoteReference w:id="377"/>
      </w:r>
      <w:r w:rsidRPr="00686AFF">
        <w:rPr>
          <w:b/>
          <w:bCs/>
        </w:rPr>
        <w:t xml:space="preserve"> D:</w:t>
      </w:r>
      <w:r>
        <w:rPr>
          <w:b/>
          <w:bCs/>
        </w:rPr>
        <w:t xml:space="preserve"> </w:t>
      </w:r>
      <w:r w:rsidRPr="00053EFE">
        <w:rPr>
          <w:rFonts w:cs="Times New Roman"/>
          <w:lang w:val="it-IT"/>
        </w:rPr>
        <w:t>–</w:t>
      </w:r>
      <w:r w:rsidR="00876C71" w:rsidRPr="005F539E">
        <w:rPr>
          <w:rStyle w:val="FootnoteReference"/>
          <w:rFonts w:cs="Times New Roman"/>
        </w:rPr>
        <w:footnoteReference w:id="378"/>
      </w:r>
    </w:p>
    <w:p w14:paraId="46308F44" w14:textId="77777777" w:rsidR="00BD0433" w:rsidRDefault="00BD0433" w:rsidP="00876C71">
      <w:pPr>
        <w:numPr>
          <w:ilvl w:val="0"/>
          <w:numId w:val="17"/>
        </w:numPr>
        <w:bidi w:val="0"/>
      </w:pPr>
      <w:r w:rsidRPr="00BD42E1">
        <w:rPr>
          <w:b/>
          <w:bCs/>
        </w:rPr>
        <w:t xml:space="preserve">O: </w:t>
      </w:r>
      <w:r w:rsidRPr="00AD506A">
        <w:rPr>
          <w:rFonts w:ascii="Graeca" w:hAnsi="Graeca"/>
        </w:rPr>
        <w:t></w:t>
      </w:r>
      <w:r w:rsidRPr="00AD506A">
        <w:rPr>
          <w:rFonts w:ascii="Graeca" w:hAnsi="Graeca"/>
        </w:rPr>
        <w:t></w:t>
      </w:r>
      <w:r w:rsidRPr="00AD506A">
        <w:rPr>
          <w:rFonts w:ascii="Graeca" w:hAnsi="Graeca"/>
        </w:rPr>
        <w:t></w:t>
      </w:r>
      <w:r w:rsidRPr="00AD506A">
        <w:rPr>
          <w:rFonts w:ascii="Graeca" w:hAnsi="Graeca"/>
        </w:rPr>
        <w:t></w:t>
      </w:r>
      <w:r w:rsidRPr="00AD506A">
        <w:rPr>
          <w:rFonts w:ascii="Graeca" w:hAnsi="Graeca"/>
        </w:rPr>
        <w:t></w:t>
      </w:r>
      <w:r w:rsidRPr="00AD506A">
        <w:rPr>
          <w:rFonts w:ascii="Graeca" w:hAnsi="Graeca"/>
        </w:rPr>
        <w:t></w:t>
      </w:r>
      <w:r w:rsidRPr="00AD506A">
        <w:rPr>
          <w:rStyle w:val="FootnoteReference"/>
        </w:rPr>
        <w:footnoteReference w:id="379"/>
      </w:r>
      <w:r>
        <w:rPr>
          <w:b/>
          <w:bCs/>
        </w:rPr>
        <w:t xml:space="preserve"> </w:t>
      </w:r>
      <w:r w:rsidRPr="00BD42E1">
        <w:rPr>
          <w:b/>
          <w:bCs/>
        </w:rPr>
        <w:t>Ds:</w:t>
      </w:r>
      <w:r>
        <w:rPr>
          <w:b/>
          <w:bCs/>
        </w:rPr>
        <w:t xml:space="preserve"> </w:t>
      </w:r>
      <w:r w:rsidRPr="00A47DE3">
        <w:t>–</w:t>
      </w:r>
      <w:r w:rsidRPr="00BD42E1">
        <w:rPr>
          <w:b/>
          <w:bCs/>
        </w:rPr>
        <w:t xml:space="preserve"> F: </w:t>
      </w:r>
      <w:r w:rsidRPr="00BD42E1">
        <w:t xml:space="preserve">Dedicatory inscription, </w:t>
      </w:r>
      <w:r>
        <w:t xml:space="preserve">theatre </w:t>
      </w:r>
      <w:r w:rsidRPr="00BD42E1">
        <w:t xml:space="preserve">seat, </w:t>
      </w:r>
      <w:r>
        <w:t>Sichem-</w:t>
      </w:r>
      <w:r w:rsidRPr="00BD42E1">
        <w:t xml:space="preserve">Nablus </w:t>
      </w:r>
      <w:r w:rsidRPr="00BD42E1">
        <w:rPr>
          <w:b/>
          <w:bCs/>
        </w:rPr>
        <w:t xml:space="preserve">S: </w:t>
      </w:r>
      <w:r w:rsidRPr="00BD42E1">
        <w:t xml:space="preserve">FitzGerald, </w:t>
      </w:r>
      <w:r w:rsidRPr="00BD42E1">
        <w:rPr>
          <w:i/>
          <w:iCs/>
        </w:rPr>
        <w:t>P</w:t>
      </w:r>
      <w:r w:rsidRPr="00BD42E1">
        <w:rPr>
          <w:i/>
          <w:iCs/>
        </w:rPr>
        <w:t>E</w:t>
      </w:r>
      <w:r w:rsidRPr="00BD42E1">
        <w:rPr>
          <w:i/>
          <w:iCs/>
        </w:rPr>
        <w:t>FQS</w:t>
      </w:r>
      <w:r w:rsidRPr="00BD42E1">
        <w:t xml:space="preserve"> 61 (1929) 107 </w:t>
      </w:r>
      <w:r w:rsidRPr="00BD42E1">
        <w:rPr>
          <w:b/>
          <w:bCs/>
        </w:rPr>
        <w:t>E:</w:t>
      </w:r>
      <w:r w:rsidRPr="00686AFF">
        <w:rPr>
          <w:b/>
          <w:bCs/>
        </w:rPr>
        <w:t xml:space="preserve"> </w:t>
      </w:r>
      <w:r>
        <w:t>S</w:t>
      </w:r>
      <w:r>
        <w:t>a</w:t>
      </w:r>
      <w:r>
        <w:t>maritan</w:t>
      </w:r>
      <w:r w:rsidR="00C55B3C">
        <w:t>?</w:t>
      </w:r>
      <w:r w:rsidRPr="00A97DFF">
        <w:rPr>
          <w:rStyle w:val="FootnoteReference"/>
          <w:rFonts w:cs="Times New Roman"/>
          <w:rtl/>
        </w:rPr>
        <w:footnoteReference w:id="380"/>
      </w:r>
      <w:r w:rsidRPr="00686AFF">
        <w:rPr>
          <w:b/>
          <w:bCs/>
        </w:rPr>
        <w:t xml:space="preserve"> D:</w:t>
      </w:r>
      <w:r>
        <w:rPr>
          <w:b/>
          <w:bCs/>
        </w:rPr>
        <w:t xml:space="preserve"> </w:t>
      </w:r>
      <w:r w:rsidRPr="00053EFE">
        <w:rPr>
          <w:rFonts w:cs="Times New Roman"/>
          <w:lang w:val="it-IT"/>
        </w:rPr>
        <w:t>–</w:t>
      </w:r>
      <w:r w:rsidR="00876C71" w:rsidRPr="005F539E">
        <w:rPr>
          <w:rStyle w:val="FootnoteReference"/>
          <w:rFonts w:cs="Times New Roman"/>
        </w:rPr>
        <w:footnoteReference w:id="381"/>
      </w:r>
    </w:p>
    <w:p w14:paraId="4FF4F11A" w14:textId="77777777" w:rsidR="00BD0433" w:rsidRPr="00686AFF" w:rsidRDefault="00BD0433" w:rsidP="00815F05">
      <w:pPr>
        <w:numPr>
          <w:ilvl w:val="0"/>
          <w:numId w:val="17"/>
        </w:numPr>
        <w:bidi w:val="0"/>
      </w:pPr>
      <w:r w:rsidRPr="00686AFF">
        <w:rPr>
          <w:b/>
          <w:bCs/>
        </w:rPr>
        <w:t xml:space="preserve">O: </w:t>
      </w:r>
      <w:r w:rsidRPr="002A6DBB">
        <w:rPr>
          <w:rFonts w:cs="Times New Roman"/>
          <w:rtl/>
        </w:rPr>
        <w:t>באבה</w:t>
      </w:r>
      <w:r w:rsidRPr="0035434F">
        <w:rPr>
          <w:rStyle w:val="FootnoteReference"/>
        </w:rPr>
        <w:footnoteReference w:id="382"/>
      </w:r>
      <w:r>
        <w:t xml:space="preserve"> </w:t>
      </w:r>
      <w:r w:rsidRPr="00686AFF">
        <w:rPr>
          <w:b/>
          <w:bCs/>
        </w:rPr>
        <w:t>Ds:</w:t>
      </w:r>
      <w:r>
        <w:rPr>
          <w:b/>
          <w:bCs/>
        </w:rPr>
        <w:t xml:space="preserve"> </w:t>
      </w:r>
      <w:r>
        <w:t>Esther (12)’s father</w:t>
      </w:r>
      <w:r w:rsidRPr="00686AFF">
        <w:rPr>
          <w:b/>
          <w:bCs/>
        </w:rPr>
        <w:t xml:space="preserve"> F: </w:t>
      </w:r>
      <w:r>
        <w:t>Epitaph</w:t>
      </w:r>
      <w:r>
        <w:rPr>
          <w:b/>
          <w:bCs/>
        </w:rPr>
        <w:t>,</w:t>
      </w:r>
      <w:r>
        <w:t xml:space="preserve"> Zoar </w:t>
      </w:r>
      <w:r w:rsidRPr="00686AFF">
        <w:rPr>
          <w:b/>
          <w:bCs/>
        </w:rPr>
        <w:t>S:</w:t>
      </w:r>
      <w:r w:rsidRPr="00406EB6">
        <w:t xml:space="preserve"> </w:t>
      </w:r>
      <w:r>
        <w:t xml:space="preserve">Naveh, </w:t>
      </w:r>
      <w:r>
        <w:rPr>
          <w:i/>
          <w:iCs/>
        </w:rPr>
        <w:t>Tarbiz</w:t>
      </w:r>
      <w:r>
        <w:t xml:space="preserve"> 64 (1995) no. 11</w:t>
      </w:r>
      <w:r w:rsidRPr="00686AFF">
        <w:rPr>
          <w:b/>
          <w:bCs/>
        </w:rPr>
        <w:t xml:space="preserve"> E:</w:t>
      </w:r>
      <w:r w:rsidRPr="00406EB6">
        <w:t xml:space="preserve"> </w:t>
      </w:r>
      <w:r w:rsidRPr="00A47DE3">
        <w:t>–</w:t>
      </w:r>
      <w:r>
        <w:t xml:space="preserve"> </w:t>
      </w:r>
      <w:r>
        <w:rPr>
          <w:b/>
          <w:bCs/>
        </w:rPr>
        <w:t>D</w:t>
      </w:r>
      <w:r w:rsidRPr="00686AFF">
        <w:rPr>
          <w:b/>
          <w:bCs/>
        </w:rPr>
        <w:t>:</w:t>
      </w:r>
      <w:r>
        <w:rPr>
          <w:b/>
          <w:bCs/>
        </w:rPr>
        <w:t xml:space="preserve"> </w:t>
      </w:r>
      <w:r>
        <w:t>468</w:t>
      </w:r>
      <w:r>
        <w:rPr>
          <w:rStyle w:val="FootnoteReference"/>
        </w:rPr>
        <w:footnoteReference w:id="383"/>
      </w:r>
    </w:p>
    <w:p w14:paraId="02D264A4" w14:textId="77777777" w:rsidR="00BD0433" w:rsidRDefault="00BD0433" w:rsidP="00C30E29">
      <w:pPr>
        <w:numPr>
          <w:ilvl w:val="0"/>
          <w:numId w:val="17"/>
        </w:numPr>
        <w:bidi w:val="0"/>
        <w:rPr>
          <w:b/>
          <w:bCs/>
        </w:rPr>
      </w:pPr>
      <w:r w:rsidRPr="00686AFF">
        <w:rPr>
          <w:b/>
          <w:bCs/>
        </w:rPr>
        <w:t>O</w:t>
      </w:r>
      <w:r>
        <w:rPr>
          <w:b/>
          <w:bCs/>
        </w:rPr>
        <w:t xml:space="preserve">: </w:t>
      </w:r>
      <w:r w:rsidRPr="00AD506A">
        <w:rPr>
          <w:rFonts w:ascii="Graeca" w:hAnsi="Graeca"/>
        </w:rPr>
        <w:t></w:t>
      </w:r>
      <w:r w:rsidRPr="00AD506A">
        <w:rPr>
          <w:rFonts w:ascii="Graeca" w:hAnsi="Graeca"/>
        </w:rPr>
        <w:t></w:t>
      </w:r>
      <w:r w:rsidRPr="00AD506A">
        <w:rPr>
          <w:rFonts w:ascii="Graeca" w:hAnsi="Graeca"/>
        </w:rPr>
        <w:t></w:t>
      </w:r>
      <w:r w:rsidRPr="00AD506A">
        <w:rPr>
          <w:rFonts w:ascii="Graeca" w:hAnsi="Graeca"/>
        </w:rPr>
        <w:t></w:t>
      </w:r>
      <w:r w:rsidRPr="00AD506A">
        <w:rPr>
          <w:rFonts w:ascii="Graeca" w:hAnsi="Graeca"/>
        </w:rPr>
        <w:t></w:t>
      </w:r>
      <w:r w:rsidRPr="00AD506A">
        <w:rPr>
          <w:rFonts w:ascii="Graeca" w:hAnsi="Graeca"/>
        </w:rPr>
        <w:t></w:t>
      </w:r>
      <w:r w:rsidRPr="00AD506A">
        <w:rPr>
          <w:rFonts w:ascii="Graeca" w:hAnsi="Graeca"/>
        </w:rPr>
        <w:t></w:t>
      </w:r>
      <w:r w:rsidRPr="00AD506A">
        <w:rPr>
          <w:rStyle w:val="FootnoteReference"/>
        </w:rPr>
        <w:footnoteReference w:id="384"/>
      </w:r>
      <w:r w:rsidRPr="00686AFF">
        <w:rPr>
          <w:b/>
          <w:bCs/>
        </w:rPr>
        <w:t xml:space="preserve"> Ds:</w:t>
      </w:r>
      <w:r>
        <w:rPr>
          <w:b/>
          <w:bCs/>
        </w:rPr>
        <w:t xml:space="preserve"> </w:t>
      </w:r>
      <w:r w:rsidR="009856E6">
        <w:t>Isaac (</w:t>
      </w:r>
      <w:r w:rsidR="00C30E29">
        <w:t>66</w:t>
      </w:r>
      <w:r>
        <w:t>)’s</w:t>
      </w:r>
      <w:r w:rsidRPr="00686AFF">
        <w:rPr>
          <w:b/>
          <w:bCs/>
        </w:rPr>
        <w:t xml:space="preserve"> </w:t>
      </w:r>
      <w:r>
        <w:t>nephew</w:t>
      </w:r>
      <w:r w:rsidRPr="00471330">
        <w:rPr>
          <w:rStyle w:val="FootnoteReference"/>
          <w:rFonts w:cs="Times New Roman"/>
          <w:rtl/>
        </w:rPr>
        <w:footnoteReference w:id="385"/>
      </w:r>
      <w:r>
        <w:t xml:space="preserve"> </w:t>
      </w:r>
      <w:r w:rsidRPr="00686AFF">
        <w:rPr>
          <w:b/>
          <w:bCs/>
        </w:rPr>
        <w:t>F:</w:t>
      </w:r>
      <w:r w:rsidRPr="009E08F4">
        <w:t xml:space="preserve"> </w:t>
      </w:r>
      <w:r>
        <w:t>Epitaph</w:t>
      </w:r>
      <w:r>
        <w:rPr>
          <w:b/>
          <w:bCs/>
        </w:rPr>
        <w:t>,</w:t>
      </w:r>
      <w:r>
        <w:t xml:space="preserve"> </w:t>
      </w:r>
      <w:smartTag w:uri="urn:schemas-microsoft-com:office:smarttags" w:element="place">
        <w:smartTag w:uri="urn:schemas-microsoft-com:office:smarttags" w:element="City">
          <w:r>
            <w:t>Jaffa</w:t>
          </w:r>
        </w:smartTag>
      </w:smartTag>
      <w:r w:rsidRPr="00686AFF">
        <w:rPr>
          <w:b/>
          <w:bCs/>
        </w:rPr>
        <w:t xml:space="preserve"> S: </w:t>
      </w:r>
      <w:r w:rsidRPr="00CB25E9">
        <w:t xml:space="preserve">Price, </w:t>
      </w:r>
      <w:r w:rsidRPr="00CB25E9">
        <w:rPr>
          <w:i/>
          <w:iCs/>
        </w:rPr>
        <w:t>SCI</w:t>
      </w:r>
      <w:r w:rsidRPr="00CB25E9">
        <w:t xml:space="preserve"> 22 (2003) 218</w:t>
      </w:r>
      <w:r>
        <w:t xml:space="preserve"> </w:t>
      </w:r>
      <w:r w:rsidRPr="00686AFF">
        <w:rPr>
          <w:b/>
          <w:bCs/>
        </w:rPr>
        <w:t>E:</w:t>
      </w:r>
      <w:r>
        <w:rPr>
          <w:b/>
          <w:bCs/>
        </w:rPr>
        <w:t xml:space="preserve"> </w:t>
      </w:r>
      <w:r w:rsidRPr="00A47DE3">
        <w:t>–</w:t>
      </w:r>
      <w:r w:rsidRPr="00686AFF">
        <w:rPr>
          <w:b/>
          <w:bCs/>
        </w:rPr>
        <w:t xml:space="preserve"> D:</w:t>
      </w:r>
      <w:r>
        <w:rPr>
          <w:b/>
          <w:bCs/>
        </w:rPr>
        <w:t xml:space="preserve"> </w:t>
      </w:r>
      <w:r w:rsidRPr="008B59C0">
        <w:t>3</w:t>
      </w:r>
      <w:r w:rsidRPr="008B59C0">
        <w:rPr>
          <w:vertAlign w:val="superscript"/>
        </w:rPr>
        <w:t>rd</w:t>
      </w:r>
      <w:r w:rsidRPr="008B59C0">
        <w:t xml:space="preserve"> C</w:t>
      </w:r>
      <w:r>
        <w:t>?</w:t>
      </w:r>
      <w:r>
        <w:rPr>
          <w:rStyle w:val="FootnoteReference"/>
        </w:rPr>
        <w:footnoteReference w:id="386"/>
      </w:r>
    </w:p>
    <w:p w14:paraId="5C6B9429" w14:textId="77777777" w:rsidR="00BD0433" w:rsidRDefault="00BD0433" w:rsidP="00C6196F">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261FC5A9" w14:textId="77777777" w:rsidR="00BD0433" w:rsidRDefault="00BD0433" w:rsidP="00C6196F">
      <w:pPr>
        <w:bidi w:val="0"/>
        <w:rPr>
          <w:b/>
          <w:bCs/>
        </w:rPr>
      </w:pPr>
    </w:p>
    <w:p w14:paraId="2BEEA9EE" w14:textId="77777777" w:rsidR="00BD0433" w:rsidRDefault="00BD0433" w:rsidP="00A07634">
      <w:pPr>
        <w:bidi w:val="0"/>
        <w:rPr>
          <w:rFonts w:cs="Times New Roman"/>
          <w:i/>
          <w:iCs/>
          <w:sz w:val="24"/>
          <w:szCs w:val="24"/>
        </w:rPr>
      </w:pPr>
      <w:r w:rsidRPr="00471330">
        <w:rPr>
          <w:rFonts w:cs="Times New Roman"/>
          <w:sz w:val="24"/>
          <w:szCs w:val="24"/>
          <w:rtl/>
        </w:rPr>
        <w:t>בניה</w:t>
      </w:r>
      <w:r w:rsidRPr="00471330">
        <w:rPr>
          <w:rStyle w:val="FootnoteReference"/>
          <w:rFonts w:cs="Times New Roman"/>
          <w:sz w:val="24"/>
          <w:szCs w:val="24"/>
          <w:lang w:eastAsia="en-GB"/>
        </w:rPr>
        <w:footnoteReference w:id="387"/>
      </w:r>
      <w:r w:rsidRPr="00471330">
        <w:rPr>
          <w:rFonts w:cs="Times New Roman"/>
          <w:sz w:val="24"/>
          <w:szCs w:val="24"/>
        </w:rPr>
        <w:t xml:space="preserve"> </w:t>
      </w:r>
      <w:r>
        <w:rPr>
          <w:rFonts w:cs="Times New Roman"/>
          <w:sz w:val="24"/>
          <w:szCs w:val="24"/>
        </w:rPr>
        <w:t>–</w:t>
      </w:r>
      <w:r w:rsidRPr="00471330">
        <w:rPr>
          <w:rFonts w:cs="Times New Roman"/>
          <w:sz w:val="24"/>
          <w:szCs w:val="24"/>
        </w:rPr>
        <w:t xml:space="preserve"> </w:t>
      </w:r>
      <w:r w:rsidRPr="002049C8">
        <w:rPr>
          <w:rFonts w:cs="Times New Roman"/>
          <w:i/>
          <w:iCs/>
          <w:sz w:val="24"/>
          <w:szCs w:val="24"/>
        </w:rPr>
        <w:t>Benaiah</w:t>
      </w:r>
    </w:p>
    <w:p w14:paraId="7DF9D883" w14:textId="77777777" w:rsidR="00BD0433" w:rsidRPr="00A07634" w:rsidRDefault="00BD0433" w:rsidP="002049C8">
      <w:pPr>
        <w:bidi w:val="0"/>
        <w:rPr>
          <w:rFonts w:cs="Times New Roman"/>
          <w:sz w:val="24"/>
          <w:szCs w:val="24"/>
        </w:rPr>
      </w:pPr>
    </w:p>
    <w:p w14:paraId="74F41D9C" w14:textId="77777777" w:rsidR="00BD0433" w:rsidRDefault="00BD0433" w:rsidP="00815F05">
      <w:pPr>
        <w:numPr>
          <w:ilvl w:val="0"/>
          <w:numId w:val="18"/>
        </w:numPr>
        <w:bidi w:val="0"/>
      </w:pPr>
      <w:r w:rsidRPr="00686AFF">
        <w:rPr>
          <w:b/>
          <w:bCs/>
        </w:rPr>
        <w:t xml:space="preserve">O: </w:t>
      </w:r>
      <w:r w:rsidRPr="00A0126A">
        <w:rPr>
          <w:rFonts w:cs="Times New Roman"/>
          <w:rtl/>
        </w:rPr>
        <w:t>בנייה</w:t>
      </w:r>
      <w:r>
        <w:rPr>
          <w:rStyle w:val="FootnoteReference"/>
          <w:rFonts w:cs="Times New Roman"/>
        </w:rPr>
        <w:footnoteReference w:id="388"/>
      </w:r>
      <w:r w:rsidRPr="00686AFF">
        <w:rPr>
          <w:b/>
          <w:bCs/>
        </w:rPr>
        <w:t xml:space="preserve"> Ds: </w:t>
      </w:r>
      <w:r w:rsidRPr="00A47DE3">
        <w:t>–</w:t>
      </w:r>
      <w:r>
        <w:rPr>
          <w:b/>
          <w:bCs/>
        </w:rPr>
        <w:t xml:space="preserve"> </w:t>
      </w:r>
      <w:r w:rsidRPr="00686AFF">
        <w:rPr>
          <w:b/>
          <w:bCs/>
        </w:rPr>
        <w:t>F:</w:t>
      </w:r>
      <w:r>
        <w:rPr>
          <w:b/>
          <w:bCs/>
        </w:rPr>
        <w:t xml:space="preserve"> </w:t>
      </w:r>
      <w:r w:rsidRPr="00A47DE3">
        <w:t>–</w:t>
      </w:r>
      <w:r>
        <w:rPr>
          <w:b/>
          <w:bCs/>
        </w:rPr>
        <w:t xml:space="preserve"> </w:t>
      </w:r>
      <w:r w:rsidRPr="00686AFF">
        <w:rPr>
          <w:b/>
          <w:bCs/>
        </w:rPr>
        <w:t>S:</w:t>
      </w:r>
      <w:r w:rsidRPr="00E7570C">
        <w:rPr>
          <w:i/>
          <w:iCs/>
        </w:rPr>
        <w:t xml:space="preserve"> </w:t>
      </w:r>
      <w:r>
        <w:rPr>
          <w:i/>
          <w:iCs/>
        </w:rPr>
        <w:t xml:space="preserve">yPea </w:t>
      </w:r>
      <w:r>
        <w:t>1:1, 15b</w:t>
      </w:r>
      <w:r>
        <w:rPr>
          <w:i/>
          <w:iCs/>
        </w:rPr>
        <w:t xml:space="preserve"> </w:t>
      </w:r>
      <w:r>
        <w:t xml:space="preserve">(Kosovsky, </w:t>
      </w:r>
      <w:r>
        <w:rPr>
          <w:i/>
          <w:iCs/>
        </w:rPr>
        <w:t>Yerushalmi</w:t>
      </w:r>
      <w:r>
        <w:t>, 152)</w:t>
      </w:r>
      <w:r w:rsidRPr="00686AFF">
        <w:rPr>
          <w:b/>
          <w:bCs/>
        </w:rPr>
        <w:t xml:space="preserve"> E:</w:t>
      </w:r>
      <w:r>
        <w:rPr>
          <w:b/>
          <w:bCs/>
        </w:rPr>
        <w:t xml:space="preserve"> </w:t>
      </w:r>
      <w:r w:rsidRPr="00A47DE3">
        <w:t>–</w:t>
      </w:r>
      <w:r w:rsidRPr="00686AFF">
        <w:rPr>
          <w:b/>
          <w:bCs/>
        </w:rPr>
        <w:t xml:space="preserve"> D:</w:t>
      </w:r>
      <w:r>
        <w:rPr>
          <w:b/>
          <w:bCs/>
        </w:rPr>
        <w:t xml:space="preserve"> </w:t>
      </w:r>
      <w:r w:rsidR="00BE175A">
        <w:t>3</w:t>
      </w:r>
      <w:r w:rsidR="00BE175A" w:rsidRPr="00BE175A">
        <w:rPr>
          <w:vertAlign w:val="superscript"/>
        </w:rPr>
        <w:t>rd</w:t>
      </w:r>
      <w:r w:rsidR="00BE175A">
        <w:t xml:space="preserve"> C</w:t>
      </w:r>
      <w:r w:rsidR="00BE175A">
        <w:rPr>
          <w:rStyle w:val="FootnoteReference"/>
        </w:rPr>
        <w:footnoteReference w:id="389"/>
      </w:r>
    </w:p>
    <w:p w14:paraId="5420EBF9" w14:textId="77777777" w:rsidR="00BD0433" w:rsidRDefault="00BD0433" w:rsidP="00815F05">
      <w:pPr>
        <w:numPr>
          <w:ilvl w:val="0"/>
          <w:numId w:val="18"/>
        </w:numPr>
        <w:bidi w:val="0"/>
      </w:pPr>
      <w:r w:rsidRPr="00686AFF">
        <w:rPr>
          <w:b/>
          <w:bCs/>
        </w:rPr>
        <w:t xml:space="preserve">O: </w:t>
      </w:r>
      <w:r w:rsidRPr="00470312">
        <w:rPr>
          <w:rFonts w:cs="Times New Roman"/>
          <w:rtl/>
        </w:rPr>
        <w:t>בוני</w:t>
      </w:r>
      <w:r w:rsidRPr="00470312">
        <w:rPr>
          <w:rStyle w:val="FootnoteReference"/>
        </w:rPr>
        <w:footnoteReference w:id="390"/>
      </w:r>
      <w:r w:rsidRPr="00686AFF">
        <w:rPr>
          <w:b/>
          <w:bCs/>
        </w:rPr>
        <w:t xml:space="preserve"> Ds:</w:t>
      </w:r>
      <w:r>
        <w:rPr>
          <w:b/>
          <w:bCs/>
        </w:rPr>
        <w:t xml:space="preserve"> </w:t>
      </w:r>
      <w:smartTag w:uri="urn:schemas-microsoft-com:office:smarttags" w:element="country-region">
        <w:r>
          <w:t>Judah</w:t>
        </w:r>
      </w:smartTag>
      <w:r w:rsidRPr="00686AFF">
        <w:rPr>
          <w:b/>
          <w:bCs/>
        </w:rPr>
        <w:t xml:space="preserve"> </w:t>
      </w:r>
      <w:r>
        <w:t>(24)’s father</w:t>
      </w:r>
      <w:r w:rsidRPr="00686AFF">
        <w:rPr>
          <w:b/>
          <w:bCs/>
        </w:rPr>
        <w:t xml:space="preserve"> F:</w:t>
      </w:r>
      <w:r>
        <w:rPr>
          <w:b/>
          <w:bCs/>
        </w:rPr>
        <w:t xml:space="preserve"> </w:t>
      </w:r>
      <w:r w:rsidRPr="00A47DE3">
        <w:t>–</w:t>
      </w:r>
      <w:r w:rsidRPr="00686AFF">
        <w:rPr>
          <w:b/>
          <w:bCs/>
        </w:rPr>
        <w:t xml:space="preserve"> S:</w:t>
      </w:r>
      <w:r w:rsidRPr="006D0818">
        <w:rPr>
          <w:i/>
          <w:iCs/>
        </w:rPr>
        <w:t xml:space="preserve"> </w:t>
      </w:r>
      <w:r>
        <w:rPr>
          <w:i/>
          <w:iCs/>
        </w:rPr>
        <w:t xml:space="preserve">yBM </w:t>
      </w:r>
      <w:r>
        <w:t xml:space="preserve">7:1, 11b (Kosovsky, </w:t>
      </w:r>
      <w:r>
        <w:rPr>
          <w:i/>
          <w:iCs/>
        </w:rPr>
        <w:t>Yerushalmi</w:t>
      </w:r>
      <w:r>
        <w:t>, 51)</w:t>
      </w:r>
      <w:r w:rsidRPr="00686AFF">
        <w:rPr>
          <w:b/>
          <w:bCs/>
        </w:rPr>
        <w:t xml:space="preserve"> E: </w:t>
      </w:r>
      <w:r w:rsidRPr="00A47DE3">
        <w:t>–</w:t>
      </w:r>
      <w:r>
        <w:rPr>
          <w:b/>
          <w:bCs/>
        </w:rPr>
        <w:t xml:space="preserve"> </w:t>
      </w:r>
      <w:r w:rsidRPr="00686AFF">
        <w:rPr>
          <w:b/>
          <w:bCs/>
        </w:rPr>
        <w:t>D:</w:t>
      </w:r>
      <w:r>
        <w:rPr>
          <w:b/>
          <w:bCs/>
        </w:rPr>
        <w:t xml:space="preserve"> </w:t>
      </w:r>
      <w:r w:rsidR="00BE175A">
        <w:t>3</w:t>
      </w:r>
      <w:r w:rsidR="00BE175A" w:rsidRPr="00BE175A">
        <w:rPr>
          <w:vertAlign w:val="superscript"/>
        </w:rPr>
        <w:t>rd</w:t>
      </w:r>
      <w:r w:rsidR="00BE175A">
        <w:t xml:space="preserve"> C</w:t>
      </w:r>
      <w:r w:rsidR="00BE175A">
        <w:rPr>
          <w:rStyle w:val="FootnoteReference"/>
        </w:rPr>
        <w:footnoteReference w:id="391"/>
      </w:r>
    </w:p>
    <w:p w14:paraId="0E098481" w14:textId="77777777" w:rsidR="00BD0433" w:rsidRDefault="00BD0433" w:rsidP="00192D80">
      <w:pPr>
        <w:numPr>
          <w:ilvl w:val="0"/>
          <w:numId w:val="18"/>
        </w:numPr>
        <w:bidi w:val="0"/>
        <w:rPr>
          <w:b/>
          <w:bCs/>
        </w:rPr>
      </w:pPr>
      <w:r w:rsidRPr="00BB3B72">
        <w:rPr>
          <w:b/>
          <w:bCs/>
        </w:rPr>
        <w:t xml:space="preserve">O: </w:t>
      </w:r>
      <w:r w:rsidRPr="00BB3B72">
        <w:t>–</w:t>
      </w:r>
      <w:r w:rsidRPr="00BB3B72">
        <w:rPr>
          <w:b/>
          <w:bCs/>
        </w:rPr>
        <w:t xml:space="preserve"> Ds: </w:t>
      </w:r>
      <w:r w:rsidRPr="00BB3B72">
        <w:t>Priest?</w:t>
      </w:r>
      <w:r w:rsidRPr="00BB3B72">
        <w:rPr>
          <w:rStyle w:val="FootnoteReference"/>
        </w:rPr>
        <w:footnoteReference w:id="392"/>
      </w:r>
      <w:r w:rsidRPr="00BB3B72">
        <w:rPr>
          <w:b/>
          <w:bCs/>
        </w:rPr>
        <w:t xml:space="preserve"> F: </w:t>
      </w:r>
      <w:r w:rsidRPr="00BB3B72">
        <w:t>Graf</w:t>
      </w:r>
      <w:r w:rsidR="00CB003E">
        <w:t>f</w:t>
      </w:r>
      <w:r w:rsidRPr="00BB3B72">
        <w:t>ito</w:t>
      </w:r>
      <w:r w:rsidRPr="005E436F">
        <w:t>, Golden Gate</w:t>
      </w:r>
      <w:r w:rsidRPr="00C30E29">
        <w:t>,</w:t>
      </w:r>
      <w:r w:rsidRPr="00BB3B72">
        <w:rPr>
          <w:b/>
          <w:bCs/>
        </w:rPr>
        <w:t xml:space="preserve"> </w:t>
      </w:r>
      <w:smartTag w:uri="urn:schemas-microsoft-com:office:smarttags" w:element="City">
        <w:r w:rsidRPr="005E436F">
          <w:t>Jerusalem</w:t>
        </w:r>
      </w:smartTag>
      <w:r>
        <w:rPr>
          <w:b/>
          <w:bCs/>
        </w:rPr>
        <w:t xml:space="preserve"> </w:t>
      </w:r>
      <w:r w:rsidRPr="00BB3B72">
        <w:rPr>
          <w:b/>
          <w:bCs/>
        </w:rPr>
        <w:t>S:</w:t>
      </w:r>
      <w:r w:rsidRPr="00BB3B72">
        <w:rPr>
          <w:i/>
          <w:iCs/>
        </w:rPr>
        <w:t xml:space="preserve"> </w:t>
      </w:r>
      <w:smartTag w:uri="urn:schemas-microsoft-com:office:smarttags" w:element="place">
        <w:smartTag w:uri="urn:schemas-microsoft-com:office:smarttags" w:element="City">
          <w:r w:rsidRPr="005E436F">
            <w:t>Gera</w:t>
          </w:r>
        </w:smartTag>
      </w:smartTag>
      <w:r w:rsidRPr="005E436F">
        <w:t>,</w:t>
      </w:r>
      <w:r w:rsidRPr="00BB3B72">
        <w:rPr>
          <w:b/>
          <w:bCs/>
        </w:rPr>
        <w:t xml:space="preserve"> </w:t>
      </w:r>
      <w:r w:rsidRPr="00BB3B72">
        <w:rPr>
          <w:i/>
          <w:iCs/>
        </w:rPr>
        <w:t>C</w:t>
      </w:r>
      <w:r w:rsidRPr="005E436F">
        <w:rPr>
          <w:i/>
          <w:iCs/>
        </w:rPr>
        <w:t>athedra</w:t>
      </w:r>
      <w:r w:rsidRPr="00BB3B72">
        <w:t xml:space="preserve"> </w:t>
      </w:r>
      <w:r w:rsidRPr="005E436F">
        <w:t>61</w:t>
      </w:r>
      <w:r w:rsidRPr="00BB3B72">
        <w:t xml:space="preserve"> (1992) 180</w:t>
      </w:r>
      <w:r w:rsidRPr="00BB3B72">
        <w:rPr>
          <w:b/>
          <w:bCs/>
        </w:rPr>
        <w:t xml:space="preserve"> E: </w:t>
      </w:r>
      <w:r w:rsidRPr="008F792C">
        <w:t>Late?</w:t>
      </w:r>
      <w:r w:rsidRPr="008F792C">
        <w:rPr>
          <w:rStyle w:val="FootnoteReference"/>
        </w:rPr>
        <w:footnoteReference w:id="393"/>
      </w:r>
      <w:r w:rsidRPr="008F792C">
        <w:rPr>
          <w:b/>
          <w:bCs/>
        </w:rPr>
        <w:t xml:space="preserve"> D: </w:t>
      </w:r>
      <w:r w:rsidRPr="001C69FA">
        <w:t>Pre-650?</w:t>
      </w:r>
      <w:r>
        <w:rPr>
          <w:rStyle w:val="FootnoteReference"/>
        </w:rPr>
        <w:footnoteReference w:id="394"/>
      </w:r>
    </w:p>
    <w:p w14:paraId="1E2D028F" w14:textId="77777777" w:rsidR="00BD0433" w:rsidRDefault="00BD0433" w:rsidP="00B61867">
      <w:pPr>
        <w:numPr>
          <w:ilvl w:val="0"/>
          <w:numId w:val="18"/>
        </w:num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r w:rsidRPr="00686AFF">
        <w:rPr>
          <w:b/>
          <w:bCs/>
        </w:rPr>
        <w:t xml:space="preserve">O: </w:t>
      </w:r>
      <w:r w:rsidRPr="00812A7E">
        <w:rPr>
          <w:rFonts w:ascii="Graeca" w:hAnsi="Graeca"/>
        </w:rPr>
        <w:t></w:t>
      </w:r>
      <w:r w:rsidRPr="00812A7E">
        <w:rPr>
          <w:rFonts w:ascii="Graeca" w:hAnsi="Graeca"/>
        </w:rPr>
        <w:t></w:t>
      </w:r>
      <w:r w:rsidRPr="00812A7E">
        <w:rPr>
          <w:rFonts w:ascii="Graeca" w:hAnsi="Graeca"/>
        </w:rPr>
        <w:t></w:t>
      </w:r>
      <w:r w:rsidRPr="00812A7E">
        <w:rPr>
          <w:rStyle w:val="FootnoteReference"/>
          <w:rFonts w:cs="Times New Roman"/>
          <w:rtl/>
        </w:rPr>
        <w:footnoteReference w:id="395"/>
      </w:r>
      <w:r>
        <w:rPr>
          <w:b/>
          <w:bCs/>
        </w:rPr>
        <w:t xml:space="preserve"> </w:t>
      </w:r>
      <w:r w:rsidRPr="00686AFF">
        <w:rPr>
          <w:b/>
          <w:bCs/>
        </w:rPr>
        <w:t xml:space="preserve">Ds: </w:t>
      </w:r>
      <w:r>
        <w:t>Jacob (63)’s father</w:t>
      </w:r>
      <w:r w:rsidRPr="00686AFF">
        <w:rPr>
          <w:b/>
          <w:bCs/>
        </w:rPr>
        <w:t xml:space="preserve"> F: </w:t>
      </w:r>
      <w:r>
        <w:t>Epitaph</w:t>
      </w:r>
      <w:r w:rsidRPr="00C30E29">
        <w:t>,</w:t>
      </w:r>
      <w:r>
        <w:rPr>
          <w:b/>
          <w:bCs/>
        </w:rPr>
        <w:t xml:space="preserve"> </w:t>
      </w:r>
      <w:smartTag w:uri="urn:schemas-microsoft-com:office:smarttags" w:element="place">
        <w:r>
          <w:t>Caesarea</w:t>
        </w:r>
      </w:smartTag>
      <w:r>
        <w:t xml:space="preserve"> </w:t>
      </w:r>
      <w:r w:rsidRPr="00686AFF">
        <w:rPr>
          <w:b/>
          <w:bCs/>
        </w:rPr>
        <w:t xml:space="preserve">S: </w:t>
      </w:r>
      <w:r w:rsidRPr="00CB25E9">
        <w:rPr>
          <w:lang w:eastAsia="en-GB"/>
        </w:rPr>
        <w:t>Lehmann &amp; Holum</w:t>
      </w:r>
      <w:r>
        <w:rPr>
          <w:lang w:eastAsia="en-GB"/>
        </w:rPr>
        <w:t>,</w:t>
      </w:r>
      <w:r w:rsidRPr="00CB25E9">
        <w:rPr>
          <w:i/>
          <w:iCs/>
          <w:lang w:eastAsia="en-GB"/>
        </w:rPr>
        <w:t xml:space="preserve"> CMER</w:t>
      </w:r>
      <w:r w:rsidRPr="00CB25E9">
        <w:rPr>
          <w:lang w:eastAsia="en-GB"/>
        </w:rPr>
        <w:t xml:space="preserve"> 5, no. 190</w:t>
      </w:r>
      <w:r>
        <w:rPr>
          <w:lang w:eastAsia="en-GB"/>
        </w:rPr>
        <w:t xml:space="preserve"> </w:t>
      </w:r>
      <w:r w:rsidRPr="00686AFF">
        <w:rPr>
          <w:b/>
          <w:bCs/>
        </w:rPr>
        <w:t>E:</w:t>
      </w:r>
      <w:r>
        <w:rPr>
          <w:b/>
          <w:bCs/>
        </w:rPr>
        <w:t xml:space="preserve"> </w:t>
      </w:r>
      <w:r w:rsidR="00934160">
        <w:t>Jew?</w:t>
      </w:r>
      <w:r w:rsidR="00934160">
        <w:rPr>
          <w:rStyle w:val="FootnoteReference"/>
        </w:rPr>
        <w:footnoteReference w:id="396"/>
      </w:r>
      <w:r w:rsidRPr="00686AFF">
        <w:rPr>
          <w:b/>
          <w:bCs/>
        </w:rPr>
        <w:t xml:space="preserve"> D:</w:t>
      </w:r>
      <w:r w:rsidRPr="00E7570C">
        <w:rPr>
          <w:lang w:eastAsia="en-GB"/>
        </w:rPr>
        <w:t xml:space="preserve"> </w:t>
      </w:r>
      <w:r w:rsidR="00B61867">
        <w:rPr>
          <w:lang w:val="en-GB"/>
        </w:rPr>
        <w:t>5</w:t>
      </w:r>
      <w:r w:rsidR="00B61867" w:rsidRPr="002316F5">
        <w:rPr>
          <w:vertAlign w:val="superscript"/>
          <w:lang w:val="en-GB"/>
        </w:rPr>
        <w:t>th</w:t>
      </w:r>
      <w:r w:rsidR="00B61867">
        <w:rPr>
          <w:lang w:val="en-GB"/>
        </w:rPr>
        <w:t>-7</w:t>
      </w:r>
      <w:r w:rsidR="00B61867" w:rsidRPr="002316F5">
        <w:rPr>
          <w:vertAlign w:val="superscript"/>
          <w:lang w:val="en-GB"/>
        </w:rPr>
        <w:t>th</w:t>
      </w:r>
      <w:r w:rsidR="00B61867">
        <w:rPr>
          <w:lang w:val="en-GB"/>
        </w:rPr>
        <w:t xml:space="preserve"> C</w:t>
      </w:r>
      <w:r w:rsidR="00B61867">
        <w:rPr>
          <w:rStyle w:val="FootnoteReference"/>
          <w:lang w:val="en-GB"/>
        </w:rPr>
        <w:footnoteReference w:id="397"/>
      </w:r>
    </w:p>
    <w:p w14:paraId="3FC7FC8B" w14:textId="77777777" w:rsidR="00BD0433" w:rsidRDefault="00BD0433" w:rsidP="00471330">
      <w:pPr>
        <w:bidi w:val="0"/>
        <w:rPr>
          <w:b/>
          <w:bCs/>
        </w:rPr>
      </w:pPr>
    </w:p>
    <w:p w14:paraId="76303D1B" w14:textId="77777777" w:rsidR="00BD0433" w:rsidRDefault="00BD0433" w:rsidP="00A07634">
      <w:pPr>
        <w:bidi w:val="0"/>
        <w:rPr>
          <w:rFonts w:cs="Times New Roman"/>
          <w:i/>
          <w:iCs/>
          <w:sz w:val="24"/>
          <w:szCs w:val="24"/>
        </w:rPr>
      </w:pPr>
      <w:r w:rsidRPr="00471330">
        <w:rPr>
          <w:rFonts w:cs="Times New Roman"/>
          <w:sz w:val="24"/>
          <w:szCs w:val="24"/>
          <w:rtl/>
        </w:rPr>
        <w:t>בנימין</w:t>
      </w:r>
      <w:r w:rsidRPr="00471330">
        <w:rPr>
          <w:rStyle w:val="FootnoteReference"/>
          <w:rFonts w:cs="Times New Roman"/>
          <w:sz w:val="24"/>
          <w:szCs w:val="24"/>
        </w:rPr>
        <w:footnoteReference w:id="398"/>
      </w:r>
      <w:r w:rsidRPr="00471330">
        <w:rPr>
          <w:rFonts w:cs="Times New Roman"/>
          <w:sz w:val="24"/>
          <w:szCs w:val="24"/>
        </w:rPr>
        <w:t xml:space="preserve"> </w:t>
      </w:r>
      <w:r>
        <w:rPr>
          <w:rFonts w:cs="Times New Roman"/>
          <w:sz w:val="24"/>
          <w:szCs w:val="24"/>
        </w:rPr>
        <w:t>–</w:t>
      </w:r>
      <w:r w:rsidRPr="00471330">
        <w:rPr>
          <w:rFonts w:cs="Times New Roman"/>
          <w:sz w:val="24"/>
          <w:szCs w:val="24"/>
        </w:rPr>
        <w:t xml:space="preserve"> </w:t>
      </w:r>
      <w:r w:rsidRPr="002049C8">
        <w:rPr>
          <w:rFonts w:cs="Times New Roman"/>
          <w:i/>
          <w:iCs/>
          <w:sz w:val="24"/>
          <w:szCs w:val="24"/>
        </w:rPr>
        <w:t>Benjamin</w:t>
      </w:r>
    </w:p>
    <w:p w14:paraId="33A52221" w14:textId="77777777" w:rsidR="00BD0433" w:rsidRPr="00A07634" w:rsidRDefault="00BD0433" w:rsidP="002049C8">
      <w:pPr>
        <w:bidi w:val="0"/>
        <w:rPr>
          <w:rFonts w:cs="Times New Roman"/>
          <w:sz w:val="24"/>
          <w:szCs w:val="24"/>
        </w:rPr>
      </w:pPr>
    </w:p>
    <w:p w14:paraId="611B266D" w14:textId="77777777" w:rsidR="00BD0433" w:rsidRDefault="00BD0433" w:rsidP="00236485">
      <w:pPr>
        <w:numPr>
          <w:ilvl w:val="0"/>
          <w:numId w:val="19"/>
        </w:numPr>
        <w:bidi w:val="0"/>
      </w:pPr>
      <w:r w:rsidRPr="00686AFF">
        <w:rPr>
          <w:b/>
          <w:bCs/>
        </w:rPr>
        <w:t xml:space="preserve">O: </w:t>
      </w:r>
      <w:r w:rsidRPr="000410DE">
        <w:rPr>
          <w:rFonts w:ascii="Graeca" w:hAnsi="Graeca"/>
        </w:rPr>
        <w:t></w:t>
      </w:r>
      <w:r w:rsidRPr="000410DE">
        <w:rPr>
          <w:rFonts w:ascii="Graeca" w:hAnsi="Graeca"/>
        </w:rPr>
        <w:t></w:t>
      </w:r>
      <w:r w:rsidRPr="000410DE">
        <w:rPr>
          <w:rFonts w:ascii="Graeca" w:hAnsi="Graeca"/>
        </w:rPr>
        <w:t></w:t>
      </w:r>
      <w:r w:rsidRPr="000410DE">
        <w:rPr>
          <w:rFonts w:ascii="Graeca" w:hAnsi="Graeca"/>
        </w:rPr>
        <w:t></w:t>
      </w:r>
      <w:r w:rsidRPr="000410DE">
        <w:rPr>
          <w:rFonts w:ascii="Graeca" w:hAnsi="Graeca"/>
        </w:rPr>
        <w:t></w:t>
      </w:r>
      <w:r w:rsidRPr="000410DE">
        <w:rPr>
          <w:rFonts w:ascii="Graeca" w:hAnsi="Graeca"/>
        </w:rPr>
        <w:t></w:t>
      </w:r>
      <w:r w:rsidRPr="000410DE">
        <w:rPr>
          <w:rFonts w:ascii="Graeca" w:hAnsi="Graeca"/>
        </w:rPr>
        <w:t></w:t>
      </w:r>
      <w:r w:rsidRPr="000410DE">
        <w:rPr>
          <w:rFonts w:ascii="Graeca" w:hAnsi="Graeca"/>
        </w:rPr>
        <w:t></w:t>
      </w:r>
      <w:r w:rsidRPr="000410DE">
        <w:rPr>
          <w:rFonts w:ascii="Graeca" w:hAnsi="Graeca"/>
        </w:rPr>
        <w:t></w:t>
      </w:r>
      <w:r w:rsidRPr="000410DE">
        <w:rPr>
          <w:rStyle w:val="FootnoteReference"/>
          <w:rFonts w:cs="Times New Roman"/>
          <w:rtl/>
        </w:rPr>
        <w:footnoteReference w:id="399"/>
      </w:r>
      <w:r>
        <w:rPr>
          <w:rFonts w:cs="Times New Roman"/>
        </w:rPr>
        <w:t xml:space="preserve"> </w:t>
      </w:r>
      <w:r w:rsidRPr="00686AFF">
        <w:rPr>
          <w:b/>
          <w:bCs/>
        </w:rPr>
        <w:t>Ds:</w:t>
      </w:r>
      <w:r>
        <w:t xml:space="preserve"> </w:t>
      </w:r>
      <w:r w:rsidRPr="00DF69A0">
        <w:t>Of Tiberias</w:t>
      </w:r>
      <w:r>
        <w:rPr>
          <w:rStyle w:val="FootnoteReference"/>
        </w:rPr>
        <w:footnoteReference w:id="400"/>
      </w:r>
      <w:r w:rsidRPr="00686AFF">
        <w:rPr>
          <w:b/>
          <w:bCs/>
        </w:rPr>
        <w:t xml:space="preserve"> F: </w:t>
      </w:r>
      <w:r w:rsidRPr="00A47DE3">
        <w:t>–</w:t>
      </w:r>
      <w:r>
        <w:rPr>
          <w:b/>
          <w:bCs/>
        </w:rPr>
        <w:t xml:space="preserve"> </w:t>
      </w:r>
      <w:r w:rsidRPr="00686AFF">
        <w:rPr>
          <w:b/>
          <w:bCs/>
        </w:rPr>
        <w:t xml:space="preserve">S: </w:t>
      </w:r>
      <w:r w:rsidRPr="00CB25E9">
        <w:t xml:space="preserve">Theophanes, </w:t>
      </w:r>
      <w:r w:rsidRPr="00CB25E9">
        <w:rPr>
          <w:i/>
          <w:iCs/>
        </w:rPr>
        <w:t>PG</w:t>
      </w:r>
      <w:r w:rsidRPr="00CB25E9">
        <w:t xml:space="preserve"> 108, 676</w:t>
      </w:r>
      <w:r>
        <w:t xml:space="preserve"> </w:t>
      </w:r>
      <w:r w:rsidRPr="00686AFF">
        <w:rPr>
          <w:b/>
          <w:bCs/>
        </w:rPr>
        <w:t>E:</w:t>
      </w:r>
      <w:r>
        <w:rPr>
          <w:b/>
          <w:bCs/>
        </w:rPr>
        <w:t xml:space="preserve"> </w:t>
      </w:r>
      <w:r w:rsidRPr="00DF69A0">
        <w:t>Christian</w:t>
      </w:r>
      <w:r w:rsidRPr="00DF69A0">
        <w:rPr>
          <w:b/>
          <w:bCs/>
        </w:rPr>
        <w:t xml:space="preserve"> </w:t>
      </w:r>
      <w:r w:rsidRPr="00DF69A0">
        <w:t>convert</w:t>
      </w:r>
      <w:r>
        <w:rPr>
          <w:rStyle w:val="FootnoteReference"/>
        </w:rPr>
        <w:footnoteReference w:id="401"/>
      </w:r>
      <w:r w:rsidRPr="00BD42E1">
        <w:t xml:space="preserve"> </w:t>
      </w:r>
      <w:r w:rsidRPr="00686AFF">
        <w:rPr>
          <w:b/>
          <w:bCs/>
        </w:rPr>
        <w:t>D:</w:t>
      </w:r>
      <w:r w:rsidRPr="00315292">
        <w:t xml:space="preserve"> </w:t>
      </w:r>
      <w:r w:rsidR="009A3D8B" w:rsidRPr="009A3D8B">
        <w:t>628</w:t>
      </w:r>
      <w:r w:rsidR="009A3D8B">
        <w:rPr>
          <w:rStyle w:val="FootnoteReference"/>
        </w:rPr>
        <w:footnoteReference w:id="402"/>
      </w:r>
      <w:r w:rsidRPr="00B95278">
        <w:t xml:space="preserve"> </w:t>
      </w:r>
    </w:p>
    <w:p w14:paraId="699E06A7" w14:textId="77777777" w:rsidR="00BD0433" w:rsidRPr="00BD42E1" w:rsidRDefault="00BD0433" w:rsidP="00C30E29">
      <w:pPr>
        <w:numPr>
          <w:ilvl w:val="0"/>
          <w:numId w:val="19"/>
        </w:numPr>
        <w:bidi w:val="0"/>
        <w:rPr>
          <w:b/>
          <w:bCs/>
        </w:rPr>
      </w:pPr>
      <w:r w:rsidRPr="00BD42E1">
        <w:rPr>
          <w:b/>
          <w:bCs/>
        </w:rPr>
        <w:t>O:</w:t>
      </w:r>
      <w:r w:rsidRPr="00BD42E1">
        <w:rPr>
          <w:rFonts w:cs="David"/>
        </w:rPr>
        <w:t xml:space="preserve"> </w:t>
      </w:r>
      <w:r w:rsidRPr="00E63BCE">
        <w:rPr>
          <w:rFonts w:cs="Times New Roman"/>
          <w:rtl/>
          <w:lang w:bidi="ar-SA"/>
        </w:rPr>
        <w:t>بنيمين</w:t>
      </w:r>
      <w:r w:rsidRPr="00275D23">
        <w:rPr>
          <w:rStyle w:val="FootnoteReference"/>
        </w:rPr>
        <w:footnoteReference w:id="403"/>
      </w:r>
      <w:r>
        <w:rPr>
          <w:b/>
          <w:bCs/>
        </w:rPr>
        <w:t xml:space="preserve"> </w:t>
      </w:r>
      <w:r w:rsidRPr="00BD42E1">
        <w:rPr>
          <w:b/>
          <w:bCs/>
        </w:rPr>
        <w:t xml:space="preserve">Ds: </w:t>
      </w:r>
      <w:r w:rsidRPr="00BD42E1">
        <w:t>Leader of the Jews</w:t>
      </w:r>
      <w:r w:rsidRPr="00BD42E1">
        <w:rPr>
          <w:rStyle w:val="FootnoteReference"/>
        </w:rPr>
        <w:footnoteReference w:id="404"/>
      </w:r>
      <w:r w:rsidRPr="00BD42E1">
        <w:rPr>
          <w:rFonts w:cs="Times New Roman"/>
        </w:rPr>
        <w:t xml:space="preserve"> </w:t>
      </w:r>
      <w:r w:rsidRPr="00BD42E1">
        <w:rPr>
          <w:rFonts w:cs="Times New Roman"/>
          <w:b/>
          <w:bCs/>
        </w:rPr>
        <w:t xml:space="preserve">F: </w:t>
      </w:r>
      <w:r>
        <w:rPr>
          <w:rFonts w:cs="Times New Roman"/>
        </w:rPr>
        <w:t>–</w:t>
      </w:r>
      <w:r w:rsidRPr="00BD42E1">
        <w:rPr>
          <w:rFonts w:cs="Times New Roman"/>
        </w:rPr>
        <w:t xml:space="preserve"> </w:t>
      </w:r>
      <w:r w:rsidRPr="00BD42E1">
        <w:rPr>
          <w:rFonts w:cs="Times New Roman"/>
          <w:b/>
          <w:bCs/>
        </w:rPr>
        <w:t xml:space="preserve">S: </w:t>
      </w:r>
      <w:smartTag w:uri="urn:schemas-microsoft-com:office:smarttags" w:element="place">
        <w:smartTag w:uri="urn:schemas-microsoft-com:office:smarttags" w:element="City">
          <w:r w:rsidRPr="00BD42E1">
            <w:rPr>
              <w:rFonts w:cs="Times New Roman"/>
            </w:rPr>
            <w:t>Esbroeck</w:t>
          </w:r>
        </w:smartTag>
        <w:r w:rsidRPr="00BD42E1">
          <w:rPr>
            <w:rFonts w:cs="Times New Roman"/>
          </w:rPr>
          <w:t xml:space="preserve">, </w:t>
        </w:r>
        <w:smartTag w:uri="urn:schemas-microsoft-com:office:smarttags" w:element="State">
          <w:r w:rsidRPr="00BD42E1">
            <w:rPr>
              <w:rFonts w:cs="Times New Roman"/>
              <w:i/>
              <w:iCs/>
            </w:rPr>
            <w:t>AB</w:t>
          </w:r>
        </w:smartTag>
      </w:smartTag>
      <w:r w:rsidRPr="00BD42E1">
        <w:rPr>
          <w:rFonts w:cs="Times New Roman"/>
        </w:rPr>
        <w:t xml:space="preserve"> 104 (1986) 156 </w:t>
      </w:r>
      <w:r w:rsidRPr="00BD42E1">
        <w:rPr>
          <w:rFonts w:cs="Times New Roman"/>
          <w:b/>
          <w:bCs/>
        </w:rPr>
        <w:t xml:space="preserve">E: </w:t>
      </w:r>
      <w:r w:rsidR="00C30E29">
        <w:rPr>
          <w:rFonts w:cs="Times New Roman"/>
        </w:rPr>
        <w:t>F</w:t>
      </w:r>
      <w:r w:rsidR="00C30E29" w:rsidRPr="008A6A1B">
        <w:rPr>
          <w:rFonts w:cs="Times New Roman"/>
        </w:rPr>
        <w:t>ictitious</w:t>
      </w:r>
      <w:r>
        <w:rPr>
          <w:rStyle w:val="FootnoteReference"/>
          <w:rFonts w:cs="Times New Roman"/>
          <w:b/>
          <w:bCs/>
        </w:rPr>
        <w:footnoteReference w:id="405"/>
      </w:r>
      <w:r w:rsidRPr="00BD42E1">
        <w:rPr>
          <w:rFonts w:cs="Times New Roman"/>
          <w:b/>
          <w:bCs/>
        </w:rPr>
        <w:t xml:space="preserve"> D: </w:t>
      </w:r>
      <w:r w:rsidRPr="00BD42E1">
        <w:rPr>
          <w:rFonts w:cs="Times New Roman"/>
        </w:rPr>
        <w:t>452</w:t>
      </w:r>
      <w:r w:rsidRPr="00BD42E1">
        <w:rPr>
          <w:rStyle w:val="FootnoteReference"/>
          <w:rFonts w:cs="Times New Roman"/>
        </w:rPr>
        <w:footnoteReference w:id="406"/>
      </w:r>
    </w:p>
    <w:p w14:paraId="6E721373" w14:textId="77777777" w:rsidR="00BD0433" w:rsidRDefault="00BD0433" w:rsidP="00441C7E">
      <w:pPr>
        <w:numPr>
          <w:ilvl w:val="0"/>
          <w:numId w:val="19"/>
        </w:numPr>
        <w:bidi w:val="0"/>
        <w:rPr>
          <w:b/>
          <w:bCs/>
          <w:lang w:val="en-GB"/>
        </w:rPr>
      </w:pPr>
      <w:r w:rsidRPr="003C460A">
        <w:rPr>
          <w:rFonts w:cs="Times New Roman"/>
          <w:b/>
          <w:bCs/>
          <w:lang w:val="en-GB"/>
        </w:rPr>
        <w:t xml:space="preserve">O: </w:t>
      </w:r>
      <w:r w:rsidRPr="00D165A2">
        <w:rPr>
          <w:rFonts w:ascii="Coptic" w:hAnsi="Coptic" w:cs="Times New Roman"/>
          <w:lang w:val="en-GB"/>
        </w:rPr>
        <w:t>Iamein</w:t>
      </w:r>
      <w:r w:rsidRPr="00327F42">
        <w:rPr>
          <w:rStyle w:val="FootnoteReference"/>
          <w:rFonts w:cs="Times New Roman"/>
          <w:lang w:val="en-GB"/>
        </w:rPr>
        <w:footnoteReference w:id="407"/>
      </w:r>
      <w:r>
        <w:rPr>
          <w:rFonts w:cs="Times New Roman"/>
          <w:b/>
          <w:bCs/>
          <w:lang w:val="en-GB"/>
        </w:rPr>
        <w:t xml:space="preserve"> </w:t>
      </w:r>
      <w:r w:rsidRPr="003C460A">
        <w:rPr>
          <w:rFonts w:cs="Times New Roman"/>
          <w:b/>
          <w:bCs/>
          <w:lang w:val="en-GB"/>
        </w:rPr>
        <w:t xml:space="preserve">Ds: </w:t>
      </w:r>
      <w:r w:rsidR="00441C7E">
        <w:rPr>
          <w:rFonts w:cs="Times New Roman"/>
          <w:lang w:val="en-GB"/>
        </w:rPr>
        <w:t>High p</w:t>
      </w:r>
      <w:r>
        <w:rPr>
          <w:rFonts w:cs="Times New Roman"/>
          <w:lang w:val="en-GB"/>
        </w:rPr>
        <w:t>riest</w:t>
      </w:r>
      <w:r>
        <w:rPr>
          <w:rStyle w:val="FootnoteReference"/>
          <w:rFonts w:cs="Times New Roman"/>
          <w:lang w:val="en-GB"/>
        </w:rPr>
        <w:footnoteReference w:id="408"/>
      </w:r>
      <w:r>
        <w:rPr>
          <w:rFonts w:cs="Times New Roman"/>
          <w:b/>
          <w:bCs/>
          <w:lang w:val="en-GB"/>
        </w:rPr>
        <w:t xml:space="preserve"> </w:t>
      </w:r>
      <w:r w:rsidRPr="003C460A">
        <w:rPr>
          <w:rFonts w:cs="Times New Roman"/>
          <w:b/>
          <w:bCs/>
          <w:lang w:val="en-GB"/>
        </w:rPr>
        <w:t xml:space="preserve">F: </w:t>
      </w:r>
      <w:r w:rsidRPr="00840B48">
        <w:rPr>
          <w:rFonts w:cs="Times New Roman"/>
          <w:lang w:val="en-GB"/>
        </w:rPr>
        <w:t>–</w:t>
      </w:r>
      <w:r w:rsidRPr="003C460A">
        <w:rPr>
          <w:rFonts w:cs="Times New Roman"/>
          <w:lang w:val="en-GB"/>
        </w:rPr>
        <w:t xml:space="preserve"> </w:t>
      </w:r>
      <w:r w:rsidRPr="003C460A">
        <w:rPr>
          <w:rFonts w:cs="Times New Roman"/>
          <w:b/>
          <w:bCs/>
          <w:lang w:val="en-GB"/>
        </w:rPr>
        <w:t xml:space="preserve">S: </w:t>
      </w:r>
      <w:r>
        <w:t xml:space="preserve">Pseudo-Cyril of </w:t>
      </w:r>
      <w:smartTag w:uri="urn:schemas-microsoft-com:office:smarttags" w:element="City">
        <w:r>
          <w:t>Jerusalem</w:t>
        </w:r>
      </w:smartTag>
      <w:r>
        <w:t xml:space="preserve">, </w:t>
      </w:r>
      <w:r>
        <w:rPr>
          <w:i/>
          <w:iCs/>
        </w:rPr>
        <w:t>The Cross</w:t>
      </w:r>
      <w:r>
        <w:t>, 29b II</w:t>
      </w:r>
      <w:r w:rsidRPr="003C460A">
        <w:rPr>
          <w:rFonts w:cs="Times New Roman"/>
          <w:b/>
          <w:bCs/>
          <w:lang w:val="en-GB"/>
        </w:rPr>
        <w:t xml:space="preserve"> E: </w:t>
      </w:r>
      <w:r w:rsidRPr="00840B48">
        <w:rPr>
          <w:rFonts w:cs="Times New Roman"/>
          <w:lang w:val="en-GB"/>
        </w:rPr>
        <w:t>–</w:t>
      </w:r>
      <w:r w:rsidRPr="003C460A">
        <w:rPr>
          <w:rFonts w:cs="Times New Roman"/>
          <w:b/>
          <w:bCs/>
          <w:lang w:val="en-GB"/>
        </w:rPr>
        <w:t xml:space="preserve"> D: </w:t>
      </w:r>
      <w:r>
        <w:rPr>
          <w:rFonts w:cs="Times New Roman"/>
          <w:lang w:val="en-GB"/>
        </w:rPr>
        <w:t>312-37</w:t>
      </w:r>
      <w:r>
        <w:rPr>
          <w:rStyle w:val="FootnoteReference"/>
          <w:rFonts w:cs="Times New Roman"/>
          <w:lang w:val="en-GB"/>
        </w:rPr>
        <w:footnoteReference w:id="409"/>
      </w:r>
    </w:p>
    <w:p w14:paraId="29611A5D" w14:textId="77777777" w:rsidR="00BD0433" w:rsidRDefault="00BD0433" w:rsidP="00815F05">
      <w:pPr>
        <w:numPr>
          <w:ilvl w:val="0"/>
          <w:numId w:val="19"/>
        </w:numPr>
        <w:bidi w:val="0"/>
      </w:pPr>
      <w:r w:rsidRPr="00686AFF">
        <w:rPr>
          <w:b/>
          <w:bCs/>
        </w:rPr>
        <w:t xml:space="preserve">O: </w:t>
      </w:r>
      <w:r w:rsidRPr="00A47DE3">
        <w:t>–</w:t>
      </w:r>
      <w:r>
        <w:rPr>
          <w:b/>
          <w:bCs/>
        </w:rPr>
        <w:t xml:space="preserve"> </w:t>
      </w:r>
      <w:r w:rsidRPr="00686AFF">
        <w:rPr>
          <w:b/>
          <w:bCs/>
        </w:rPr>
        <w:t xml:space="preserve">Ds: </w:t>
      </w:r>
      <w:r w:rsidRPr="00DE426E">
        <w:t>Japhet</w:t>
      </w:r>
      <w:r>
        <w:t xml:space="preserve"> (1)’s son</w:t>
      </w:r>
      <w:r w:rsidRPr="00686AFF">
        <w:rPr>
          <w:b/>
          <w:bCs/>
        </w:rPr>
        <w:t xml:space="preserve"> F: </w:t>
      </w:r>
      <w:r w:rsidRPr="00A47DE3">
        <w:t>–</w:t>
      </w:r>
      <w:r>
        <w:rPr>
          <w:b/>
          <w:bCs/>
        </w:rPr>
        <w:t xml:space="preserve"> </w:t>
      </w:r>
      <w:r w:rsidRPr="00686AFF">
        <w:rPr>
          <w:b/>
          <w:bCs/>
        </w:rPr>
        <w:t>S:</w:t>
      </w:r>
      <w:r>
        <w:rPr>
          <w:b/>
          <w:bCs/>
        </w:rPr>
        <w:t xml:space="preserve"> </w:t>
      </w:r>
      <w:r>
        <w:rPr>
          <w:i/>
          <w:iCs/>
        </w:rPr>
        <w:t xml:space="preserve">yBer </w:t>
      </w:r>
      <w:r>
        <w:t>6:1, 10a</w:t>
      </w:r>
      <w:r w:rsidRPr="00686AFF">
        <w:rPr>
          <w:b/>
          <w:bCs/>
        </w:rPr>
        <w:t xml:space="preserve"> </w:t>
      </w:r>
      <w:r>
        <w:t xml:space="preserve">(Kosovsky, </w:t>
      </w:r>
      <w:r>
        <w:rPr>
          <w:i/>
          <w:iCs/>
        </w:rPr>
        <w:t>Yerushalmi</w:t>
      </w:r>
      <w:r>
        <w:t xml:space="preserve">, 153) </w:t>
      </w:r>
      <w:r w:rsidRPr="00686AFF">
        <w:rPr>
          <w:b/>
          <w:bCs/>
        </w:rPr>
        <w:t xml:space="preserve">E: </w:t>
      </w:r>
      <w:r w:rsidRPr="00A47DE3">
        <w:t>–</w:t>
      </w:r>
      <w:r>
        <w:rPr>
          <w:b/>
          <w:bCs/>
        </w:rPr>
        <w:t xml:space="preserve"> </w:t>
      </w:r>
      <w:r w:rsidRPr="00686AFF">
        <w:rPr>
          <w:b/>
          <w:bCs/>
        </w:rPr>
        <w:t>D:</w:t>
      </w:r>
      <w:r w:rsidRPr="00DE426E">
        <w:t xml:space="preserve"> </w:t>
      </w:r>
      <w:r w:rsidRPr="00737D8D">
        <w:t>3</w:t>
      </w:r>
      <w:r w:rsidRPr="00737D8D">
        <w:rPr>
          <w:vertAlign w:val="superscript"/>
        </w:rPr>
        <w:t>rd</w:t>
      </w:r>
      <w:r w:rsidRPr="00737D8D">
        <w:t xml:space="preserve"> C</w:t>
      </w:r>
      <w:r w:rsidR="00737D8D">
        <w:rPr>
          <w:rStyle w:val="FootnoteReference"/>
        </w:rPr>
        <w:footnoteReference w:id="410"/>
      </w:r>
    </w:p>
    <w:p w14:paraId="0D3D37BB" w14:textId="77777777" w:rsidR="00BD0433" w:rsidRDefault="00BD0433" w:rsidP="00815F05">
      <w:pPr>
        <w:numPr>
          <w:ilvl w:val="0"/>
          <w:numId w:val="19"/>
        </w:numPr>
        <w:bidi w:val="0"/>
      </w:pPr>
      <w:r w:rsidRPr="00686AFF">
        <w:rPr>
          <w:b/>
          <w:bCs/>
        </w:rPr>
        <w:t>O:</w:t>
      </w:r>
      <w:r>
        <w:rPr>
          <w:b/>
          <w:bCs/>
        </w:rPr>
        <w:t xml:space="preserve"> </w:t>
      </w:r>
      <w:r w:rsidRPr="00275D23">
        <w:rPr>
          <w:rFonts w:cs="Times New Roman"/>
          <w:rtl/>
        </w:rPr>
        <w:t>בנימן</w:t>
      </w:r>
      <w:r w:rsidRPr="003B4573">
        <w:rPr>
          <w:rStyle w:val="FootnoteReference"/>
        </w:rPr>
        <w:footnoteReference w:id="411"/>
      </w:r>
      <w:r>
        <w:rPr>
          <w:b/>
          <w:bCs/>
        </w:rPr>
        <w:t xml:space="preserve"> </w:t>
      </w:r>
      <w:r w:rsidRPr="00686AFF">
        <w:rPr>
          <w:b/>
          <w:bCs/>
        </w:rPr>
        <w:t>Ds:</w:t>
      </w:r>
      <w:r>
        <w:rPr>
          <w:b/>
          <w:bCs/>
        </w:rPr>
        <w:t xml:space="preserve"> </w:t>
      </w:r>
      <w:r>
        <w:t>Levi</w:t>
      </w:r>
      <w:r w:rsidRPr="00686AFF">
        <w:rPr>
          <w:b/>
          <w:bCs/>
        </w:rPr>
        <w:t xml:space="preserve"> </w:t>
      </w:r>
      <w:r>
        <w:t>(9)’s son</w:t>
      </w:r>
      <w:r w:rsidRPr="00686AFF">
        <w:rPr>
          <w:b/>
          <w:bCs/>
        </w:rPr>
        <w:t xml:space="preserve"> F: </w:t>
      </w:r>
      <w:r w:rsidRPr="00840B48">
        <w:t>–</w:t>
      </w:r>
      <w:r>
        <w:rPr>
          <w:b/>
          <w:bCs/>
        </w:rPr>
        <w:t xml:space="preserve"> </w:t>
      </w:r>
      <w:r w:rsidRPr="00686AFF">
        <w:rPr>
          <w:b/>
          <w:bCs/>
        </w:rPr>
        <w:t>S:</w:t>
      </w:r>
      <w:r w:rsidRPr="00AF6872">
        <w:rPr>
          <w:i/>
          <w:iCs/>
        </w:rPr>
        <w:t xml:space="preserve"> </w:t>
      </w:r>
      <w:r>
        <w:rPr>
          <w:i/>
          <w:iCs/>
        </w:rPr>
        <w:t>yPea</w:t>
      </w:r>
      <w:r w:rsidRPr="00686AFF">
        <w:rPr>
          <w:b/>
          <w:bCs/>
        </w:rPr>
        <w:t xml:space="preserve"> </w:t>
      </w:r>
      <w:r>
        <w:t xml:space="preserve">1:1, 15a (Kosovsky, </w:t>
      </w:r>
      <w:r>
        <w:rPr>
          <w:i/>
          <w:iCs/>
        </w:rPr>
        <w:t>Yerushalmi</w:t>
      </w:r>
      <w:r>
        <w:t>, 153)</w:t>
      </w:r>
      <w:r w:rsidRPr="00686AFF">
        <w:rPr>
          <w:b/>
          <w:bCs/>
        </w:rPr>
        <w:t xml:space="preserve"> E: </w:t>
      </w:r>
      <w:r w:rsidRPr="00A47DE3">
        <w:t>–</w:t>
      </w:r>
      <w:r>
        <w:rPr>
          <w:b/>
          <w:bCs/>
        </w:rPr>
        <w:t xml:space="preserve"> </w:t>
      </w:r>
      <w:r w:rsidRPr="00686AFF">
        <w:rPr>
          <w:b/>
          <w:bCs/>
        </w:rPr>
        <w:t>D:</w:t>
      </w:r>
      <w:r>
        <w:rPr>
          <w:b/>
          <w:bCs/>
        </w:rPr>
        <w:t xml:space="preserve"> </w:t>
      </w:r>
      <w:r w:rsidR="00737D8D">
        <w:t>3</w:t>
      </w:r>
      <w:r w:rsidR="00737D8D" w:rsidRPr="00737D8D">
        <w:rPr>
          <w:vertAlign w:val="superscript"/>
        </w:rPr>
        <w:t>rd</w:t>
      </w:r>
      <w:r w:rsidR="00737D8D">
        <w:t xml:space="preserve"> C</w:t>
      </w:r>
      <w:r w:rsidR="00737D8D">
        <w:rPr>
          <w:rStyle w:val="FootnoteReference"/>
        </w:rPr>
        <w:footnoteReference w:id="412"/>
      </w:r>
    </w:p>
    <w:p w14:paraId="008FC187" w14:textId="77777777" w:rsidR="00BD0433" w:rsidRDefault="00BD0433" w:rsidP="00DA48F4">
      <w:pPr>
        <w:numPr>
          <w:ilvl w:val="0"/>
          <w:numId w:val="19"/>
        </w:numPr>
        <w:bidi w:val="0"/>
      </w:pPr>
      <w:r w:rsidRPr="00686AFF">
        <w:rPr>
          <w:b/>
          <w:bCs/>
        </w:rPr>
        <w:t>O:</w:t>
      </w:r>
      <w:r>
        <w:rPr>
          <w:b/>
          <w:bCs/>
        </w:rPr>
        <w:t xml:space="preserve"> </w:t>
      </w:r>
      <w:r w:rsidRPr="003B4573">
        <w:rPr>
          <w:rFonts w:cs="Times New Roman"/>
          <w:rtl/>
        </w:rPr>
        <w:t>בנימן</w:t>
      </w:r>
      <w:r w:rsidRPr="003B4573">
        <w:rPr>
          <w:rStyle w:val="FootnoteReference"/>
        </w:rPr>
        <w:footnoteReference w:id="413"/>
      </w:r>
      <w:r>
        <w:rPr>
          <w:b/>
          <w:bCs/>
        </w:rPr>
        <w:t xml:space="preserve"> </w:t>
      </w:r>
      <w:r w:rsidRPr="00686AFF">
        <w:rPr>
          <w:b/>
          <w:bCs/>
        </w:rPr>
        <w:t>Ds:</w:t>
      </w:r>
      <w:r>
        <w:rPr>
          <w:b/>
          <w:bCs/>
        </w:rPr>
        <w:t xml:space="preserve"> </w:t>
      </w:r>
      <w:r>
        <w:t>Abba (</w:t>
      </w:r>
      <w:r w:rsidR="00DA48F4">
        <w:t>22</w:t>
      </w:r>
      <w:r>
        <w:t>)’s father</w:t>
      </w:r>
      <w:r w:rsidRPr="00686AFF">
        <w:rPr>
          <w:b/>
          <w:bCs/>
        </w:rPr>
        <w:t xml:space="preserve"> F:</w:t>
      </w:r>
      <w:r>
        <w:rPr>
          <w:b/>
          <w:bCs/>
        </w:rPr>
        <w:t xml:space="preserve"> </w:t>
      </w:r>
      <w:r w:rsidRPr="00A47DE3">
        <w:t>–</w:t>
      </w:r>
      <w:r w:rsidRPr="00686AFF">
        <w:rPr>
          <w:b/>
          <w:bCs/>
        </w:rPr>
        <w:t xml:space="preserve"> S:</w:t>
      </w:r>
      <w:r>
        <w:rPr>
          <w:i/>
          <w:iCs/>
        </w:rPr>
        <w:t xml:space="preserve"> yShevi</w:t>
      </w:r>
      <w:r>
        <w:t xml:space="preserve"> 6:3, 36d</w:t>
      </w:r>
      <w:r w:rsidRPr="00686AFF">
        <w:rPr>
          <w:b/>
          <w:bCs/>
        </w:rPr>
        <w:t xml:space="preserve"> </w:t>
      </w:r>
      <w:r>
        <w:t xml:space="preserve">(Kosovsky, </w:t>
      </w:r>
      <w:r>
        <w:rPr>
          <w:i/>
          <w:iCs/>
        </w:rPr>
        <w:t>Yerushalmi</w:t>
      </w:r>
      <w:r>
        <w:t>, 11)</w:t>
      </w:r>
      <w:r w:rsidRPr="00686AFF">
        <w:rPr>
          <w:b/>
          <w:bCs/>
        </w:rPr>
        <w:t xml:space="preserve"> E: </w:t>
      </w:r>
      <w:r w:rsidRPr="00A47DE3">
        <w:t>–</w:t>
      </w:r>
      <w:r>
        <w:rPr>
          <w:b/>
          <w:bCs/>
        </w:rPr>
        <w:t xml:space="preserve"> </w:t>
      </w:r>
      <w:r w:rsidRPr="00686AFF">
        <w:rPr>
          <w:b/>
          <w:bCs/>
        </w:rPr>
        <w:t>D:</w:t>
      </w:r>
      <w:r>
        <w:rPr>
          <w:b/>
          <w:bCs/>
        </w:rPr>
        <w:t xml:space="preserve"> </w:t>
      </w:r>
      <w:r w:rsidR="00737D8D">
        <w:t>3</w:t>
      </w:r>
      <w:r w:rsidR="00737D8D" w:rsidRPr="00737D8D">
        <w:rPr>
          <w:vertAlign w:val="superscript"/>
        </w:rPr>
        <w:t>rd</w:t>
      </w:r>
      <w:r w:rsidR="00737D8D">
        <w:t xml:space="preserve"> C</w:t>
      </w:r>
      <w:r w:rsidR="00737D8D">
        <w:rPr>
          <w:rStyle w:val="FootnoteReference"/>
        </w:rPr>
        <w:footnoteReference w:id="414"/>
      </w:r>
    </w:p>
    <w:p w14:paraId="25FFFB30" w14:textId="77777777" w:rsidR="00BD0433" w:rsidRDefault="00BD0433" w:rsidP="00815F05">
      <w:pPr>
        <w:numPr>
          <w:ilvl w:val="0"/>
          <w:numId w:val="19"/>
        </w:numPr>
        <w:bidi w:val="0"/>
      </w:pPr>
      <w:r w:rsidRPr="00686AFF">
        <w:rPr>
          <w:b/>
          <w:bCs/>
        </w:rPr>
        <w:t xml:space="preserve">O: </w:t>
      </w:r>
      <w:r w:rsidRPr="003B4573">
        <w:rPr>
          <w:rFonts w:cs="Times New Roman"/>
          <w:rtl/>
        </w:rPr>
        <w:t>בנימן</w:t>
      </w:r>
      <w:r w:rsidRPr="003B4573">
        <w:rPr>
          <w:rStyle w:val="FootnoteReference"/>
        </w:rPr>
        <w:footnoteReference w:id="415"/>
      </w:r>
      <w:r w:rsidRPr="00686AFF">
        <w:rPr>
          <w:b/>
          <w:bCs/>
        </w:rPr>
        <w:t xml:space="preserve"> Ds:</w:t>
      </w:r>
      <w:r>
        <w:t xml:space="preserve"> Ashtor</w:t>
      </w:r>
      <w:r w:rsidRPr="00686AFF">
        <w:rPr>
          <w:b/>
          <w:bCs/>
        </w:rPr>
        <w:t xml:space="preserve"> </w:t>
      </w:r>
      <w:r>
        <w:t>(2)’s son</w:t>
      </w:r>
      <w:r w:rsidRPr="00686AFF">
        <w:rPr>
          <w:b/>
          <w:bCs/>
        </w:rPr>
        <w:t xml:space="preserve"> F: </w:t>
      </w:r>
      <w:r w:rsidRPr="00A47DE3">
        <w:t>–</w:t>
      </w:r>
      <w:r>
        <w:rPr>
          <w:b/>
          <w:bCs/>
        </w:rPr>
        <w:t xml:space="preserve"> </w:t>
      </w:r>
      <w:r w:rsidRPr="00686AFF">
        <w:rPr>
          <w:b/>
          <w:bCs/>
        </w:rPr>
        <w:t xml:space="preserve">S: </w:t>
      </w:r>
      <w:r>
        <w:rPr>
          <w:i/>
          <w:iCs/>
        </w:rPr>
        <w:t xml:space="preserve">yBik </w:t>
      </w:r>
      <w:r>
        <w:t xml:space="preserve">1:4, 64a (Kosovsky, </w:t>
      </w:r>
      <w:r>
        <w:rPr>
          <w:i/>
          <w:iCs/>
        </w:rPr>
        <w:t>Yerushalmi</w:t>
      </w:r>
      <w:r>
        <w:t>, 153)</w:t>
      </w:r>
      <w:r w:rsidRPr="00686AFF">
        <w:rPr>
          <w:b/>
          <w:bCs/>
        </w:rPr>
        <w:t xml:space="preserve"> E: </w:t>
      </w:r>
      <w:r w:rsidRPr="00A47DE3">
        <w:t>–</w:t>
      </w:r>
      <w:r>
        <w:rPr>
          <w:b/>
          <w:bCs/>
        </w:rPr>
        <w:t xml:space="preserve"> </w:t>
      </w:r>
      <w:r w:rsidRPr="00686AFF">
        <w:rPr>
          <w:b/>
          <w:bCs/>
        </w:rPr>
        <w:t>D:</w:t>
      </w:r>
      <w:r>
        <w:rPr>
          <w:b/>
          <w:bCs/>
        </w:rPr>
        <w:t xml:space="preserve"> </w:t>
      </w:r>
      <w:r w:rsidR="00CF3A73">
        <w:t>3</w:t>
      </w:r>
      <w:r w:rsidR="00CF3A73" w:rsidRPr="00CF3A73">
        <w:rPr>
          <w:vertAlign w:val="superscript"/>
        </w:rPr>
        <w:t>rd</w:t>
      </w:r>
      <w:r w:rsidR="00CF3A73">
        <w:t>-4</w:t>
      </w:r>
      <w:r w:rsidR="00CF3A73" w:rsidRPr="00CF3A73">
        <w:rPr>
          <w:vertAlign w:val="superscript"/>
        </w:rPr>
        <w:t>th</w:t>
      </w:r>
      <w:r w:rsidR="00CF3A73">
        <w:t xml:space="preserve"> C</w:t>
      </w:r>
      <w:r w:rsidR="00CF3A73">
        <w:rPr>
          <w:rStyle w:val="FootnoteReference"/>
        </w:rPr>
        <w:footnoteReference w:id="416"/>
      </w:r>
    </w:p>
    <w:p w14:paraId="68541B2E" w14:textId="77777777" w:rsidR="00BD0433" w:rsidRDefault="00BD0433" w:rsidP="00815F05">
      <w:pPr>
        <w:numPr>
          <w:ilvl w:val="0"/>
          <w:numId w:val="19"/>
        </w:numPr>
        <w:bidi w:val="0"/>
      </w:pPr>
      <w:r w:rsidRPr="00187793">
        <w:rPr>
          <w:rFonts w:cs="Times New Roman"/>
          <w:b/>
          <w:lang w:val="fr-FR"/>
        </w:rPr>
        <w:t>O</w:t>
      </w:r>
      <w:r>
        <w:rPr>
          <w:rFonts w:cs="Times New Roman"/>
          <w:b/>
          <w:lang w:val="fr-FR"/>
        </w:rPr>
        <w:t>:</w:t>
      </w:r>
      <w:r w:rsidRPr="00187793">
        <w:rPr>
          <w:rFonts w:cs="Times New Roman"/>
          <w:b/>
          <w:lang w:val="fr-FR"/>
        </w:rPr>
        <w:t xml:space="preserve"> </w:t>
      </w:r>
      <w:r w:rsidRPr="00187793">
        <w:rPr>
          <w:rFonts w:cs="Times New Roman"/>
          <w:b/>
          <w:rtl/>
        </w:rPr>
        <w:t>בנימן</w:t>
      </w:r>
      <w:r w:rsidRPr="00187793">
        <w:rPr>
          <w:rStyle w:val="FootnoteReference"/>
          <w:rFonts w:cs="Times New Roman"/>
          <w:bCs/>
          <w:lang w:val="en-GB"/>
        </w:rPr>
        <w:footnoteReference w:id="417"/>
      </w:r>
      <w:r w:rsidRPr="00187793">
        <w:rPr>
          <w:rFonts w:cs="Times New Roman"/>
          <w:b/>
          <w:lang w:val="fr-FR"/>
        </w:rPr>
        <w:t xml:space="preserve"> Ds:</w:t>
      </w:r>
      <w:r w:rsidRPr="00187793">
        <w:rPr>
          <w:rFonts w:cs="Times New Roman"/>
          <w:lang w:val="fr-FR"/>
        </w:rPr>
        <w:t xml:space="preserve"> Gidol (</w:t>
      </w:r>
      <w:r>
        <w:rPr>
          <w:rFonts w:cs="Times New Roman"/>
          <w:lang w:val="fr-FR"/>
        </w:rPr>
        <w:t>2</w:t>
      </w:r>
      <w:r w:rsidRPr="00187793">
        <w:rPr>
          <w:rFonts w:cs="Times New Roman"/>
          <w:lang w:val="fr-FR"/>
        </w:rPr>
        <w:t xml:space="preserve">)’s </w:t>
      </w:r>
      <w:r>
        <w:rPr>
          <w:rFonts w:cs="Times New Roman"/>
          <w:lang w:val="fr-FR"/>
        </w:rPr>
        <w:t>son</w:t>
      </w:r>
      <w:r w:rsidRPr="00187793">
        <w:rPr>
          <w:rFonts w:cs="Times New Roman"/>
          <w:lang w:val="fr-FR"/>
        </w:rPr>
        <w:t xml:space="preserve"> </w:t>
      </w:r>
      <w:r w:rsidRPr="00187793">
        <w:rPr>
          <w:rFonts w:cs="Times New Roman"/>
          <w:b/>
          <w:lang w:val="fr-FR"/>
        </w:rPr>
        <w:t xml:space="preserve">F: </w:t>
      </w:r>
      <w:r w:rsidRPr="00916E4E">
        <w:rPr>
          <w:rFonts w:cs="Times New Roman"/>
          <w:bCs/>
        </w:rPr>
        <w:t>–</w:t>
      </w:r>
      <w:r w:rsidRPr="00187793">
        <w:rPr>
          <w:rFonts w:cs="Times New Roman"/>
          <w:b/>
          <w:lang w:val="fr-FR"/>
        </w:rPr>
        <w:t xml:space="preserve"> S: </w:t>
      </w:r>
      <w:r w:rsidRPr="00187793">
        <w:rPr>
          <w:rFonts w:cs="Times New Roman"/>
          <w:bCs/>
          <w:lang w:val="fr-FR"/>
        </w:rPr>
        <w:t xml:space="preserve">1. </w:t>
      </w:r>
      <w:r w:rsidRPr="00187793">
        <w:rPr>
          <w:rFonts w:cs="Times New Roman"/>
          <w:i/>
          <w:lang w:val="fr-FR"/>
        </w:rPr>
        <w:t>yYev</w:t>
      </w:r>
      <w:r w:rsidRPr="00187793">
        <w:rPr>
          <w:rFonts w:cs="Times New Roman"/>
          <w:lang w:val="fr-FR"/>
        </w:rPr>
        <w:t xml:space="preserve"> 1:1, 2b (Kosovsky, </w:t>
      </w:r>
      <w:r w:rsidRPr="00187793">
        <w:rPr>
          <w:rFonts w:cs="Times New Roman"/>
          <w:i/>
          <w:iCs/>
          <w:lang w:val="fr-FR"/>
        </w:rPr>
        <w:t>Yerushalmi</w:t>
      </w:r>
      <w:r w:rsidRPr="00187793">
        <w:rPr>
          <w:rFonts w:cs="Times New Roman"/>
          <w:lang w:val="fr-FR"/>
        </w:rPr>
        <w:t xml:space="preserve">, 153); </w:t>
      </w:r>
      <w:r w:rsidRPr="00187793">
        <w:rPr>
          <w:rFonts w:cs="Times New Roman"/>
          <w:bCs/>
          <w:lang w:val="fr-FR"/>
        </w:rPr>
        <w:t xml:space="preserve">2. </w:t>
      </w:r>
      <w:r>
        <w:rPr>
          <w:rFonts w:cs="Times New Roman"/>
          <w:bCs/>
          <w:i/>
          <w:iCs/>
          <w:lang w:val="fr-FR"/>
        </w:rPr>
        <w:t xml:space="preserve">bHul </w:t>
      </w:r>
      <w:r>
        <w:rPr>
          <w:rFonts w:cs="Times New Roman"/>
          <w:bCs/>
          <w:lang w:val="fr-FR"/>
        </w:rPr>
        <w:t>125a</w:t>
      </w:r>
      <w:r w:rsidRPr="00187793">
        <w:rPr>
          <w:rFonts w:cs="Times New Roman"/>
          <w:bCs/>
          <w:lang w:val="fr-FR"/>
        </w:rPr>
        <w:t xml:space="preserve"> </w:t>
      </w:r>
      <w:r w:rsidRPr="00187793">
        <w:rPr>
          <w:rFonts w:cs="Times New Roman"/>
          <w:lang w:val="fr-FR"/>
        </w:rPr>
        <w:t xml:space="preserve">(Kosowsky, </w:t>
      </w:r>
      <w:r w:rsidRPr="00187793">
        <w:rPr>
          <w:rFonts w:cs="Times New Roman"/>
          <w:i/>
          <w:iCs/>
          <w:lang w:val="fr-FR"/>
        </w:rPr>
        <w:t>Babylonico</w:t>
      </w:r>
      <w:r w:rsidRPr="00187793">
        <w:rPr>
          <w:rFonts w:cs="Times New Roman"/>
          <w:lang w:val="fr-FR"/>
        </w:rPr>
        <w:t xml:space="preserve">, </w:t>
      </w:r>
      <w:r w:rsidRPr="00187793">
        <w:rPr>
          <w:rFonts w:cs="Times New Roman"/>
          <w:bCs/>
          <w:lang w:val="fr-FR"/>
        </w:rPr>
        <w:t xml:space="preserve">324) </w:t>
      </w:r>
      <w:r w:rsidRPr="00187793">
        <w:rPr>
          <w:rFonts w:cs="Times New Roman"/>
          <w:b/>
          <w:lang w:val="fr-FR"/>
        </w:rPr>
        <w:t>E:</w:t>
      </w:r>
      <w:r w:rsidRPr="00187793">
        <w:rPr>
          <w:rFonts w:cs="Times New Roman"/>
          <w:lang w:val="fr-FR"/>
        </w:rPr>
        <w:t xml:space="preserve"> </w:t>
      </w:r>
      <w:r w:rsidRPr="00916E4E">
        <w:rPr>
          <w:rFonts w:cs="Times New Roman"/>
          <w:bCs/>
        </w:rPr>
        <w:t>–</w:t>
      </w:r>
      <w:r w:rsidRPr="00187793">
        <w:rPr>
          <w:rFonts w:cs="Times New Roman"/>
        </w:rPr>
        <w:t xml:space="preserve"> </w:t>
      </w:r>
      <w:r w:rsidRPr="00187793">
        <w:rPr>
          <w:rFonts w:cs="Times New Roman"/>
          <w:b/>
          <w:lang w:val="fr-FR"/>
        </w:rPr>
        <w:t xml:space="preserve">D: </w:t>
      </w:r>
      <w:r w:rsidR="00CF3A73">
        <w:rPr>
          <w:rFonts w:cs="Times New Roman"/>
          <w:lang w:val="fr-FR"/>
        </w:rPr>
        <w:t>3</w:t>
      </w:r>
      <w:r w:rsidR="00CF3A73" w:rsidRPr="00CF3A73">
        <w:rPr>
          <w:rFonts w:cs="Times New Roman"/>
          <w:vertAlign w:val="superscript"/>
          <w:lang w:val="fr-FR"/>
        </w:rPr>
        <w:t>rd</w:t>
      </w:r>
      <w:r w:rsidR="00CF3A73">
        <w:rPr>
          <w:rFonts w:cs="Times New Roman"/>
          <w:lang w:val="fr-FR"/>
        </w:rPr>
        <w:t xml:space="preserve"> C</w:t>
      </w:r>
      <w:r>
        <w:rPr>
          <w:rStyle w:val="FootnoteReference"/>
          <w:rFonts w:cs="Times New Roman"/>
          <w:lang w:val="fr-FR"/>
        </w:rPr>
        <w:footnoteReference w:id="418"/>
      </w:r>
      <w:r w:rsidRPr="00187793">
        <w:rPr>
          <w:rFonts w:cs="Times New Roman"/>
          <w:lang w:val="fr-FR"/>
        </w:rPr>
        <w:t xml:space="preserve"> </w:t>
      </w:r>
    </w:p>
    <w:p w14:paraId="7DA3A8A2" w14:textId="77777777" w:rsidR="00BD0433" w:rsidRPr="00707240" w:rsidRDefault="00BD0433" w:rsidP="00815F05">
      <w:pPr>
        <w:numPr>
          <w:ilvl w:val="0"/>
          <w:numId w:val="19"/>
        </w:numPr>
        <w:bidi w:val="0"/>
      </w:pPr>
      <w:r w:rsidRPr="00707240">
        <w:rPr>
          <w:rFonts w:cs="Times New Roman"/>
          <w:b/>
          <w:lang w:val="fr-FR"/>
        </w:rPr>
        <w:t xml:space="preserve">O: </w:t>
      </w:r>
      <w:r w:rsidRPr="00707240">
        <w:rPr>
          <w:rFonts w:cs="Times New Roman"/>
          <w:b/>
          <w:rtl/>
        </w:rPr>
        <w:t>בנימן</w:t>
      </w:r>
      <w:r w:rsidRPr="00707240">
        <w:rPr>
          <w:rStyle w:val="FootnoteReference"/>
          <w:rFonts w:cs="Times New Roman"/>
          <w:bCs/>
          <w:lang w:val="en-GB"/>
        </w:rPr>
        <w:footnoteReference w:id="419"/>
      </w:r>
      <w:r w:rsidRPr="00707240">
        <w:rPr>
          <w:rFonts w:cs="Times New Roman"/>
          <w:b/>
          <w:lang w:val="fr-FR"/>
        </w:rPr>
        <w:t>/</w:t>
      </w:r>
      <w:r>
        <w:rPr>
          <w:rFonts w:cs="Times New Roman" w:hint="cs"/>
          <w:rtl/>
        </w:rPr>
        <w:t>מיניימין</w:t>
      </w:r>
      <w:r w:rsidRPr="00707240">
        <w:rPr>
          <w:rStyle w:val="FootnoteReference"/>
          <w:rFonts w:cs="Times New Roman"/>
          <w:bCs/>
          <w:lang w:val="fr-FR"/>
        </w:rPr>
        <w:footnoteReference w:id="420"/>
      </w:r>
      <w:r>
        <w:rPr>
          <w:rFonts w:cs="Times New Roman"/>
          <w:b/>
          <w:lang w:val="fr-FR"/>
        </w:rPr>
        <w:t>/</w:t>
      </w:r>
      <w:r w:rsidRPr="00707240">
        <w:rPr>
          <w:rFonts w:cs="Times New Roman"/>
          <w:rtl/>
        </w:rPr>
        <w:t>מניומי</w:t>
      </w:r>
      <w:r w:rsidRPr="00707240">
        <w:rPr>
          <w:rStyle w:val="FootnoteReference"/>
          <w:rFonts w:cs="Times New Roman"/>
          <w:bCs/>
          <w:lang w:val="en-GB"/>
        </w:rPr>
        <w:footnoteReference w:id="421"/>
      </w:r>
      <w:r w:rsidRPr="00707240">
        <w:rPr>
          <w:rFonts w:cs="Times New Roman"/>
          <w:b/>
        </w:rPr>
        <w:t xml:space="preserve"> </w:t>
      </w:r>
      <w:r w:rsidRPr="00707240">
        <w:rPr>
          <w:rFonts w:cs="Times New Roman"/>
          <w:b/>
          <w:lang w:val="fr-FR"/>
        </w:rPr>
        <w:t>Ds:</w:t>
      </w:r>
      <w:r w:rsidRPr="00707240">
        <w:rPr>
          <w:rFonts w:cs="Times New Roman"/>
          <w:lang w:val="fr-FR"/>
        </w:rPr>
        <w:t xml:space="preserve"> Gidol (</w:t>
      </w:r>
      <w:r>
        <w:rPr>
          <w:rFonts w:cs="Times New Roman"/>
          <w:lang w:val="fr-FR"/>
        </w:rPr>
        <w:t>3</w:t>
      </w:r>
      <w:r w:rsidRPr="00707240">
        <w:rPr>
          <w:rFonts w:cs="Times New Roman"/>
          <w:lang w:val="fr-FR"/>
        </w:rPr>
        <w:t>)’s father</w:t>
      </w:r>
      <w:r w:rsidRPr="00707240">
        <w:rPr>
          <w:rStyle w:val="FootnoteReference"/>
          <w:rFonts w:cs="Times New Roman"/>
          <w:lang w:val="fr-FR"/>
        </w:rPr>
        <w:footnoteReference w:id="422"/>
      </w:r>
      <w:r w:rsidRPr="00707240">
        <w:rPr>
          <w:rFonts w:cs="Times New Roman"/>
          <w:lang w:val="fr-FR"/>
        </w:rPr>
        <w:t xml:space="preserve"> </w:t>
      </w:r>
      <w:r w:rsidRPr="00707240">
        <w:rPr>
          <w:rFonts w:cs="Times New Roman"/>
          <w:b/>
          <w:lang w:val="fr-FR"/>
        </w:rPr>
        <w:t xml:space="preserve">F: </w:t>
      </w:r>
      <w:r w:rsidRPr="00916E4E">
        <w:rPr>
          <w:rFonts w:cs="Times New Roman"/>
          <w:bCs/>
        </w:rPr>
        <w:t>–</w:t>
      </w:r>
      <w:r w:rsidRPr="00707240">
        <w:rPr>
          <w:rFonts w:cs="Times New Roman"/>
          <w:b/>
          <w:lang w:val="fr-FR"/>
        </w:rPr>
        <w:t xml:space="preserve"> S: </w:t>
      </w:r>
      <w:r w:rsidRPr="00707240">
        <w:rPr>
          <w:rFonts w:cs="Times New Roman"/>
          <w:bCs/>
          <w:lang w:val="fr-FR"/>
        </w:rPr>
        <w:t xml:space="preserve">1. </w:t>
      </w:r>
      <w:r w:rsidRPr="00707240">
        <w:rPr>
          <w:rFonts w:cs="Times New Roman"/>
          <w:i/>
          <w:lang w:val="fr-FR"/>
        </w:rPr>
        <w:t>yYev</w:t>
      </w:r>
      <w:r w:rsidRPr="00707240">
        <w:rPr>
          <w:rFonts w:cs="Times New Roman"/>
          <w:lang w:val="fr-FR"/>
        </w:rPr>
        <w:t xml:space="preserve"> 15:6, 15b (Kosovsky, </w:t>
      </w:r>
      <w:r w:rsidRPr="00707240">
        <w:rPr>
          <w:rFonts w:cs="Times New Roman"/>
          <w:i/>
          <w:iCs/>
          <w:lang w:val="fr-FR"/>
        </w:rPr>
        <w:t>Y</w:t>
      </w:r>
      <w:r w:rsidRPr="00707240">
        <w:rPr>
          <w:rFonts w:cs="Times New Roman"/>
          <w:i/>
          <w:iCs/>
          <w:lang w:val="fr-FR"/>
        </w:rPr>
        <w:t>e</w:t>
      </w:r>
      <w:r w:rsidRPr="00707240">
        <w:rPr>
          <w:rFonts w:cs="Times New Roman"/>
          <w:i/>
          <w:iCs/>
          <w:lang w:val="fr-FR"/>
        </w:rPr>
        <w:t>rushalmi</w:t>
      </w:r>
      <w:r w:rsidRPr="00707240">
        <w:rPr>
          <w:rFonts w:cs="Times New Roman"/>
          <w:lang w:val="fr-FR"/>
        </w:rPr>
        <w:t xml:space="preserve">, 153); </w:t>
      </w:r>
      <w:r w:rsidRPr="00707240">
        <w:rPr>
          <w:rFonts w:cs="Times New Roman"/>
          <w:bCs/>
          <w:lang w:val="fr-FR"/>
        </w:rPr>
        <w:t xml:space="preserve">2. </w:t>
      </w:r>
      <w:r w:rsidRPr="00707240">
        <w:rPr>
          <w:rFonts w:cs="Times New Roman"/>
          <w:bCs/>
          <w:i/>
          <w:iCs/>
          <w:lang w:val="fr-FR"/>
        </w:rPr>
        <w:t xml:space="preserve">bPes </w:t>
      </w:r>
      <w:r w:rsidRPr="00707240">
        <w:rPr>
          <w:rFonts w:cs="Times New Roman"/>
          <w:bCs/>
          <w:lang w:val="fr-FR"/>
        </w:rPr>
        <w:t xml:space="preserve">107a </w:t>
      </w:r>
      <w:r w:rsidRPr="00707240">
        <w:rPr>
          <w:rFonts w:cs="Times New Roman"/>
          <w:lang w:val="fr-FR"/>
        </w:rPr>
        <w:t xml:space="preserve">(Kosowsky, </w:t>
      </w:r>
      <w:r w:rsidRPr="00707240">
        <w:rPr>
          <w:rFonts w:cs="Times New Roman"/>
          <w:i/>
          <w:iCs/>
          <w:lang w:val="fr-FR"/>
        </w:rPr>
        <w:t>Babylonico</w:t>
      </w:r>
      <w:r w:rsidRPr="00707240">
        <w:rPr>
          <w:rFonts w:cs="Times New Roman"/>
          <w:lang w:val="fr-FR"/>
        </w:rPr>
        <w:t xml:space="preserve">, </w:t>
      </w:r>
      <w:r w:rsidRPr="00707240">
        <w:rPr>
          <w:rFonts w:cs="Times New Roman"/>
          <w:bCs/>
          <w:lang w:val="fr-FR"/>
        </w:rPr>
        <w:t xml:space="preserve">324) </w:t>
      </w:r>
      <w:r w:rsidRPr="00707240">
        <w:rPr>
          <w:rFonts w:cs="Times New Roman"/>
          <w:b/>
          <w:lang w:val="fr-FR"/>
        </w:rPr>
        <w:t>E:</w:t>
      </w:r>
      <w:r w:rsidRPr="00707240">
        <w:rPr>
          <w:rFonts w:cs="Times New Roman"/>
          <w:lang w:val="fr-FR"/>
        </w:rPr>
        <w:t xml:space="preserve"> </w:t>
      </w:r>
      <w:r w:rsidRPr="00410716">
        <w:rPr>
          <w:rFonts w:cs="Times New Roman"/>
          <w:bCs/>
        </w:rPr>
        <w:t>–</w:t>
      </w:r>
      <w:r w:rsidRPr="00707240">
        <w:rPr>
          <w:rFonts w:cs="Times New Roman"/>
        </w:rPr>
        <w:t xml:space="preserve"> </w:t>
      </w:r>
      <w:r w:rsidRPr="00707240">
        <w:rPr>
          <w:rFonts w:cs="Times New Roman"/>
          <w:b/>
          <w:lang w:val="fr-FR"/>
        </w:rPr>
        <w:t xml:space="preserve">D: </w:t>
      </w:r>
      <w:r w:rsidR="00CF3A73">
        <w:rPr>
          <w:rFonts w:cs="Times New Roman"/>
          <w:lang w:val="fr-FR"/>
        </w:rPr>
        <w:t>3</w:t>
      </w:r>
      <w:r w:rsidR="00CF3A73" w:rsidRPr="00CF3A73">
        <w:rPr>
          <w:rFonts w:cs="Times New Roman"/>
          <w:vertAlign w:val="superscript"/>
          <w:lang w:val="fr-FR"/>
        </w:rPr>
        <w:t>rd</w:t>
      </w:r>
      <w:r w:rsidR="00CF3A73">
        <w:rPr>
          <w:rFonts w:cs="Times New Roman"/>
          <w:lang w:val="fr-FR"/>
        </w:rPr>
        <w:t xml:space="preserve"> C</w:t>
      </w:r>
      <w:r>
        <w:rPr>
          <w:rStyle w:val="FootnoteReference"/>
        </w:rPr>
        <w:footnoteReference w:id="423"/>
      </w:r>
    </w:p>
    <w:p w14:paraId="0A894D2F" w14:textId="77777777" w:rsidR="00BD0433" w:rsidRPr="007C4904" w:rsidRDefault="00BD0433" w:rsidP="00815F05">
      <w:pPr>
        <w:numPr>
          <w:ilvl w:val="0"/>
          <w:numId w:val="19"/>
        </w:numPr>
        <w:bidi w:val="0"/>
      </w:pPr>
      <w:r w:rsidRPr="004F5C53">
        <w:rPr>
          <w:rFonts w:cs="Times New Roman"/>
          <w:b/>
          <w:bCs/>
          <w:lang w:val="en-GB"/>
        </w:rPr>
        <w:t xml:space="preserve">O: </w:t>
      </w:r>
      <w:r w:rsidRPr="007C4904">
        <w:rPr>
          <w:rFonts w:cs="Times New Roman"/>
          <w:rtl/>
        </w:rPr>
        <w:t>מניומי</w:t>
      </w:r>
      <w:r>
        <w:rPr>
          <w:rStyle w:val="FootnoteReference"/>
          <w:rFonts w:cs="Times New Roman"/>
          <w:lang w:val="en-GB"/>
        </w:rPr>
        <w:footnoteReference w:id="424"/>
      </w:r>
      <w:r>
        <w:rPr>
          <w:rFonts w:cs="Times New Roman"/>
          <w:lang w:val="en-GB"/>
        </w:rPr>
        <w:t xml:space="preserve"> </w:t>
      </w:r>
      <w:r w:rsidRPr="004F5C53">
        <w:rPr>
          <w:rFonts w:cs="Times New Roman"/>
          <w:b/>
          <w:bCs/>
          <w:lang w:val="en-GB"/>
        </w:rPr>
        <w:t xml:space="preserve">Ds: </w:t>
      </w:r>
      <w:r w:rsidRPr="004F5C53">
        <w:rPr>
          <w:rFonts w:cs="Times New Roman"/>
          <w:lang w:val="en-GB"/>
        </w:rPr>
        <w:t>Eleazar (</w:t>
      </w:r>
      <w:r>
        <w:rPr>
          <w:rFonts w:cs="Times New Roman"/>
          <w:lang w:val="en-GB"/>
        </w:rPr>
        <w:t>2</w:t>
      </w:r>
      <w:r w:rsidR="007A0AFA">
        <w:rPr>
          <w:rFonts w:cs="Times New Roman"/>
          <w:lang w:val="en-GB"/>
        </w:rPr>
        <w:t>6</w:t>
      </w:r>
      <w:r w:rsidRPr="004F5C53">
        <w:rPr>
          <w:rFonts w:cs="Times New Roman"/>
          <w:lang w:val="en-GB"/>
        </w:rPr>
        <w:t xml:space="preserve">)’s father </w:t>
      </w:r>
      <w:r w:rsidRPr="004F5C53">
        <w:rPr>
          <w:rFonts w:cs="Times New Roman"/>
          <w:b/>
          <w:bCs/>
          <w:lang w:val="en-GB"/>
        </w:rPr>
        <w:t xml:space="preserve">F: </w:t>
      </w:r>
      <w:r w:rsidRPr="00C01DB8">
        <w:rPr>
          <w:rFonts w:cs="Times New Roman"/>
          <w:lang w:val="en-GB"/>
        </w:rPr>
        <w:t>–</w:t>
      </w:r>
      <w:r w:rsidRPr="004F5C53">
        <w:rPr>
          <w:rFonts w:cs="Times New Roman"/>
          <w:b/>
          <w:bCs/>
          <w:lang w:val="en-GB"/>
        </w:rPr>
        <w:t xml:space="preserve"> S: </w:t>
      </w:r>
      <w:r w:rsidRPr="004F5C53">
        <w:rPr>
          <w:rFonts w:cs="Times New Roman"/>
          <w:i/>
          <w:iCs/>
          <w:lang w:val="en-GB"/>
        </w:rPr>
        <w:t>bHul</w:t>
      </w:r>
      <w:r w:rsidRPr="004F5C53">
        <w:rPr>
          <w:rFonts w:cs="Times New Roman"/>
          <w:lang w:val="en-GB"/>
        </w:rPr>
        <w:t xml:space="preserve"> 19b</w:t>
      </w:r>
      <w:r>
        <w:rPr>
          <w:rStyle w:val="FootnoteReference"/>
          <w:rFonts w:cs="Times New Roman"/>
          <w:lang w:val="en-GB"/>
        </w:rPr>
        <w:footnoteReference w:id="425"/>
      </w:r>
      <w:r w:rsidRPr="004F5C53">
        <w:rPr>
          <w:rFonts w:cs="Times New Roman"/>
          <w:lang w:val="en-GB"/>
        </w:rPr>
        <w:t xml:space="preserve"> (</w:t>
      </w:r>
      <w:r w:rsidRPr="004F5C53">
        <w:rPr>
          <w:rFonts w:cs="Times New Roman"/>
        </w:rPr>
        <w:t xml:space="preserve">Kosowsky, </w:t>
      </w:r>
      <w:r w:rsidRPr="004F5C53">
        <w:rPr>
          <w:rFonts w:cs="Times New Roman"/>
          <w:i/>
          <w:iCs/>
        </w:rPr>
        <w:t>Babylonico</w:t>
      </w:r>
      <w:r w:rsidRPr="004F5C53">
        <w:rPr>
          <w:rFonts w:cs="Times New Roman"/>
        </w:rPr>
        <w:t>, 212</w:t>
      </w:r>
      <w:r w:rsidRPr="004F5C53">
        <w:rPr>
          <w:rFonts w:cs="Times New Roman"/>
          <w:lang w:val="en-GB"/>
        </w:rPr>
        <w:t xml:space="preserve">) </w:t>
      </w:r>
      <w:r w:rsidRPr="004F5C53">
        <w:rPr>
          <w:rFonts w:cs="Times New Roman"/>
          <w:b/>
          <w:bCs/>
          <w:lang w:val="en-GB"/>
        </w:rPr>
        <w:t xml:space="preserve">E: </w:t>
      </w:r>
      <w:r w:rsidRPr="00C01DB8">
        <w:rPr>
          <w:rFonts w:cs="Times New Roman"/>
          <w:lang w:val="en-GB"/>
        </w:rPr>
        <w:t>–</w:t>
      </w:r>
      <w:r w:rsidRPr="004F5C53">
        <w:rPr>
          <w:rFonts w:cs="Times New Roman"/>
          <w:b/>
          <w:bCs/>
          <w:lang w:val="en-GB"/>
        </w:rPr>
        <w:t xml:space="preserve"> D</w:t>
      </w:r>
      <w:r w:rsidRPr="00504238">
        <w:rPr>
          <w:rFonts w:cs="Times New Roman"/>
          <w:b/>
          <w:bCs/>
          <w:lang w:val="en-GB"/>
        </w:rPr>
        <w:t xml:space="preserve">: </w:t>
      </w:r>
      <w:r w:rsidR="00CF3A73">
        <w:t>Pre-320</w:t>
      </w:r>
      <w:r w:rsidR="00CF3A73">
        <w:rPr>
          <w:rStyle w:val="FootnoteReference"/>
        </w:rPr>
        <w:footnoteReference w:id="426"/>
      </w:r>
    </w:p>
    <w:p w14:paraId="5062C124" w14:textId="77777777" w:rsidR="00BD0433" w:rsidRDefault="00BD0433" w:rsidP="00CF3A73">
      <w:pPr>
        <w:numPr>
          <w:ilvl w:val="0"/>
          <w:numId w:val="19"/>
        </w:numPr>
        <w:bidi w:val="0"/>
      </w:pPr>
      <w:r w:rsidRPr="00187793">
        <w:rPr>
          <w:b/>
          <w:bCs/>
        </w:rPr>
        <w:t xml:space="preserve">O: </w:t>
      </w:r>
      <w:r w:rsidRPr="00187793">
        <w:t>–</w:t>
      </w:r>
      <w:r w:rsidRPr="00187793">
        <w:rPr>
          <w:b/>
          <w:bCs/>
        </w:rPr>
        <w:t xml:space="preserve"> Ds:</w:t>
      </w:r>
      <w:r w:rsidRPr="00187793">
        <w:t xml:space="preserve"> </w:t>
      </w:r>
      <w:r w:rsidR="00FF62FD">
        <w:t>Abbin</w:t>
      </w:r>
      <w:r w:rsidR="004D0ADD">
        <w:t xml:space="preserve"> (2</w:t>
      </w:r>
      <w:r w:rsidR="004F65DE">
        <w:t>6</w:t>
      </w:r>
      <w:r w:rsidRPr="00C47E34">
        <w:t>)’s father</w:t>
      </w:r>
      <w:r w:rsidRPr="00187793">
        <w:rPr>
          <w:b/>
          <w:bCs/>
        </w:rPr>
        <w:t xml:space="preserve"> F: </w:t>
      </w:r>
      <w:r w:rsidRPr="00187793">
        <w:t>–</w:t>
      </w:r>
      <w:r w:rsidRPr="00187793">
        <w:rPr>
          <w:b/>
          <w:bCs/>
        </w:rPr>
        <w:t xml:space="preserve"> S:</w:t>
      </w:r>
      <w:r w:rsidRPr="00187793">
        <w:t xml:space="preserve"> </w:t>
      </w:r>
      <w:r w:rsidRPr="00187793">
        <w:rPr>
          <w:i/>
          <w:iCs/>
        </w:rPr>
        <w:t>Lev Rab</w:t>
      </w:r>
      <w:r w:rsidRPr="00187793">
        <w:t xml:space="preserve"> 10:5</w:t>
      </w:r>
      <w:r w:rsidRPr="00187793">
        <w:rPr>
          <w:b/>
          <w:bCs/>
        </w:rPr>
        <w:t xml:space="preserve"> </w:t>
      </w:r>
      <w:r w:rsidRPr="00187793">
        <w:t xml:space="preserve">(Hyman, </w:t>
      </w:r>
      <w:r w:rsidRPr="00187793">
        <w:rPr>
          <w:i/>
          <w:iCs/>
        </w:rPr>
        <w:t>Toldoth</w:t>
      </w:r>
      <w:r w:rsidRPr="00187793">
        <w:t xml:space="preserve">, 93) </w:t>
      </w:r>
      <w:r w:rsidRPr="00187793">
        <w:rPr>
          <w:b/>
          <w:bCs/>
        </w:rPr>
        <w:t xml:space="preserve">E: </w:t>
      </w:r>
      <w:r w:rsidRPr="00187793">
        <w:t>–</w:t>
      </w:r>
      <w:r w:rsidRPr="00187793">
        <w:rPr>
          <w:b/>
          <w:bCs/>
        </w:rPr>
        <w:t xml:space="preserve"> D: </w:t>
      </w:r>
      <w:r w:rsidR="00CF3A73" w:rsidRPr="00CF3A73">
        <w:t>3</w:t>
      </w:r>
      <w:r w:rsidR="00CF3A73" w:rsidRPr="00CF3A73">
        <w:rPr>
          <w:vertAlign w:val="superscript"/>
        </w:rPr>
        <w:t>rd</w:t>
      </w:r>
      <w:r w:rsidR="00CF3A73" w:rsidRPr="00CF3A73">
        <w:t xml:space="preserve"> C</w:t>
      </w:r>
      <w:r w:rsidR="00CF3A73">
        <w:rPr>
          <w:rStyle w:val="FootnoteReference"/>
          <w:lang w:val="de-DE"/>
        </w:rPr>
        <w:footnoteReference w:id="427"/>
      </w:r>
    </w:p>
    <w:p w14:paraId="77985D56" w14:textId="77777777" w:rsidR="00BD0433" w:rsidRDefault="00BD0433" w:rsidP="00876C71">
      <w:pPr>
        <w:numPr>
          <w:ilvl w:val="0"/>
          <w:numId w:val="19"/>
        </w:numPr>
        <w:bidi w:val="0"/>
      </w:pPr>
      <w:r w:rsidRPr="00686AFF">
        <w:rPr>
          <w:b/>
          <w:bCs/>
        </w:rPr>
        <w:t xml:space="preserve">O: </w:t>
      </w:r>
      <w:r w:rsidRPr="004C24F7">
        <w:t>[</w:t>
      </w:r>
      <w:r w:rsidRPr="004C24F7">
        <w:rPr>
          <w:rFonts w:ascii="Graeca" w:hAnsi="Graeca" w:cs="Graeca"/>
        </w:rPr>
        <w:t></w:t>
      </w:r>
      <w:r w:rsidRPr="004C24F7">
        <w:rPr>
          <w:rFonts w:ascii="Graeca" w:hAnsi="Graeca" w:cs="Graeca"/>
        </w:rPr>
        <w:t></w:t>
      </w:r>
      <w:r w:rsidRPr="004C24F7">
        <w:rPr>
          <w:rFonts w:ascii="Graeca" w:hAnsi="Graeca" w:cs="Graeca"/>
        </w:rPr>
        <w:t></w:t>
      </w:r>
      <w:r w:rsidRPr="004C24F7">
        <w:t>]</w:t>
      </w:r>
      <w:r w:rsidRPr="004C24F7">
        <w:rPr>
          <w:rFonts w:ascii="Graeca" w:hAnsi="Graeca" w:cs="Graeca"/>
        </w:rPr>
        <w:t></w:t>
      </w:r>
      <w:r w:rsidRPr="004C24F7">
        <w:rPr>
          <w:rFonts w:ascii="Graeca" w:hAnsi="Graeca" w:cs="Graeca"/>
        </w:rPr>
        <w:t></w:t>
      </w:r>
      <w:r w:rsidRPr="004C24F7">
        <w:rPr>
          <w:rFonts w:ascii="Graeca" w:hAnsi="Graeca" w:cs="Graeca"/>
        </w:rPr>
        <w:t></w:t>
      </w:r>
      <w:r w:rsidRPr="004C24F7">
        <w:rPr>
          <w:rFonts w:ascii="Graeca" w:hAnsi="Graeca" w:cs="Graeca"/>
        </w:rPr>
        <w:t></w:t>
      </w:r>
      <w:r w:rsidRPr="004C24F7">
        <w:rPr>
          <w:rFonts w:ascii="Graeca" w:hAnsi="Graeca" w:cs="Graeca"/>
        </w:rPr>
        <w:t></w:t>
      </w:r>
      <w:r w:rsidRPr="004C24F7">
        <w:rPr>
          <w:rFonts w:ascii="Graeca" w:hAnsi="Graeca" w:cs="Graeca"/>
        </w:rPr>
        <w:t></w:t>
      </w:r>
      <w:r w:rsidRPr="004C24F7">
        <w:rPr>
          <w:rStyle w:val="FootnoteReference"/>
        </w:rPr>
        <w:footnoteReference w:id="428"/>
      </w:r>
      <w:r>
        <w:rPr>
          <w:b/>
          <w:bCs/>
        </w:rPr>
        <w:t xml:space="preserve"> </w:t>
      </w:r>
      <w:r w:rsidRPr="00686AFF">
        <w:rPr>
          <w:b/>
          <w:bCs/>
        </w:rPr>
        <w:t>Ds:</w:t>
      </w:r>
      <w:r>
        <w:t xml:space="preserve"> Leah (1)’s father</w:t>
      </w:r>
      <w:r w:rsidRPr="00686AFF">
        <w:rPr>
          <w:b/>
          <w:bCs/>
        </w:rPr>
        <w:t xml:space="preserve"> F: </w:t>
      </w:r>
      <w:r>
        <w:t>Epitaph</w:t>
      </w:r>
      <w:r>
        <w:rPr>
          <w:b/>
          <w:bCs/>
        </w:rPr>
        <w:t xml:space="preserve">, </w:t>
      </w:r>
      <w:smartTag w:uri="urn:schemas-microsoft-com:office:smarttags" w:element="place">
        <w:r>
          <w:t>Caesarea</w:t>
        </w:r>
      </w:smartTag>
      <w:r>
        <w:t>, Sukenik</w:t>
      </w:r>
      <w:r>
        <w:rPr>
          <w:rtl/>
        </w:rPr>
        <w:t xml:space="preserve"> </w:t>
      </w:r>
      <w:r w:rsidRPr="00686AFF">
        <w:rPr>
          <w:b/>
          <w:bCs/>
        </w:rPr>
        <w:t>S:</w:t>
      </w:r>
      <w:r w:rsidRPr="00614E41">
        <w:rPr>
          <w:i/>
          <w:iCs/>
        </w:rPr>
        <w:t xml:space="preserve"> </w:t>
      </w:r>
      <w:r>
        <w:rPr>
          <w:i/>
          <w:iCs/>
        </w:rPr>
        <w:t>CIJ</w:t>
      </w:r>
      <w:r>
        <w:t xml:space="preserve"> 888</w:t>
      </w:r>
      <w:r w:rsidRPr="00686AFF">
        <w:rPr>
          <w:b/>
          <w:bCs/>
        </w:rPr>
        <w:t xml:space="preserve"> E: </w:t>
      </w:r>
      <w:r w:rsidRPr="00A47DE3">
        <w:t>–</w:t>
      </w:r>
      <w:r>
        <w:rPr>
          <w:b/>
          <w:bCs/>
        </w:rPr>
        <w:t xml:space="preserve"> </w:t>
      </w:r>
      <w:r w:rsidRPr="00686AFF">
        <w:rPr>
          <w:b/>
          <w:bCs/>
        </w:rPr>
        <w:t>D:</w:t>
      </w:r>
      <w:r>
        <w:rPr>
          <w:b/>
          <w:bCs/>
        </w:rPr>
        <w:t xml:space="preserve"> </w:t>
      </w:r>
      <w:r w:rsidRPr="00053EFE">
        <w:rPr>
          <w:rFonts w:cs="Times New Roman"/>
          <w:lang w:val="it-IT"/>
        </w:rPr>
        <w:t>–</w:t>
      </w:r>
      <w:r w:rsidR="00876C71" w:rsidRPr="005F539E">
        <w:rPr>
          <w:rStyle w:val="FootnoteReference"/>
          <w:rFonts w:cs="Times New Roman"/>
        </w:rPr>
        <w:footnoteReference w:id="429"/>
      </w:r>
    </w:p>
    <w:p w14:paraId="2B41B596" w14:textId="77777777" w:rsidR="00BD0433" w:rsidRDefault="00BD0433" w:rsidP="00090458">
      <w:pPr>
        <w:numPr>
          <w:ilvl w:val="0"/>
          <w:numId w:val="19"/>
        </w:numPr>
        <w:bidi w:val="0"/>
      </w:pPr>
      <w:r w:rsidRPr="00686AFF">
        <w:rPr>
          <w:b/>
          <w:bCs/>
        </w:rPr>
        <w:t xml:space="preserve">O: </w:t>
      </w:r>
      <w:r w:rsidRPr="004C24F7">
        <w:rPr>
          <w:rFonts w:ascii="Graeca" w:hAnsi="Graeca" w:cs="Graeca"/>
        </w:rPr>
        <w:t></w:t>
      </w:r>
      <w:r w:rsidRPr="004C24F7">
        <w:rPr>
          <w:rFonts w:ascii="Graeca" w:hAnsi="Graeca" w:cs="Graeca"/>
        </w:rPr>
        <w:t></w:t>
      </w:r>
      <w:r w:rsidRPr="004C24F7">
        <w:rPr>
          <w:rFonts w:ascii="Graeca" w:hAnsi="Graeca" w:cs="Graeca"/>
        </w:rPr>
        <w:t></w:t>
      </w:r>
      <w:r w:rsidRPr="004C24F7">
        <w:rPr>
          <w:rFonts w:ascii="Graeca" w:hAnsi="Graeca" w:cs="Graeca"/>
        </w:rPr>
        <w:t></w:t>
      </w:r>
      <w:r w:rsidRPr="004C24F7">
        <w:rPr>
          <w:rFonts w:ascii="Graeca" w:hAnsi="Graeca" w:cs="Graeca"/>
        </w:rPr>
        <w:t></w:t>
      </w:r>
      <w:r w:rsidRPr="004C24F7">
        <w:rPr>
          <w:rFonts w:ascii="Graeca" w:hAnsi="Graeca" w:cs="Graeca"/>
        </w:rPr>
        <w:t></w:t>
      </w:r>
      <w:r w:rsidRPr="004C24F7">
        <w:rPr>
          <w:rFonts w:ascii="Graeca" w:hAnsi="Graeca" w:cs="Graeca"/>
        </w:rPr>
        <w:t></w:t>
      </w:r>
      <w:r w:rsidRPr="004C24F7">
        <w:rPr>
          <w:rFonts w:ascii="Graeca" w:hAnsi="Graeca" w:cs="Graeca"/>
        </w:rPr>
        <w:t></w:t>
      </w:r>
      <w:r w:rsidRPr="004C24F7">
        <w:rPr>
          <w:rFonts w:ascii="Graeca" w:hAnsi="Graeca" w:cs="Graeca"/>
        </w:rPr>
        <w:t></w:t>
      </w:r>
      <w:r w:rsidRPr="004C24F7">
        <w:rPr>
          <w:rStyle w:val="FootnoteReference"/>
          <w:rFonts w:cs="Times New Roman"/>
          <w:rtl/>
        </w:rPr>
        <w:footnoteReference w:id="430"/>
      </w:r>
      <w:r>
        <w:rPr>
          <w:b/>
          <w:bCs/>
        </w:rPr>
        <w:t xml:space="preserve"> </w:t>
      </w:r>
      <w:r w:rsidRPr="00686AFF">
        <w:rPr>
          <w:b/>
          <w:bCs/>
        </w:rPr>
        <w:t>Ds:</w:t>
      </w:r>
      <w:r>
        <w:t xml:space="preserve"> Joseph (</w:t>
      </w:r>
      <w:r w:rsidR="00090458">
        <w:t>7</w:t>
      </w:r>
      <w:r w:rsidR="002C2DA4">
        <w:t>4</w:t>
      </w:r>
      <w:r>
        <w:t>)’s son</w:t>
      </w:r>
      <w:r w:rsidRPr="00686AFF">
        <w:rPr>
          <w:b/>
          <w:bCs/>
        </w:rPr>
        <w:t xml:space="preserve"> F:</w:t>
      </w:r>
      <w:r w:rsidRPr="00D51255">
        <w:t xml:space="preserve"> </w:t>
      </w:r>
      <w:r>
        <w:t>Epitaph</w:t>
      </w:r>
      <w:r w:rsidRPr="00D51255">
        <w:t xml:space="preserve">, </w:t>
      </w:r>
      <w:smartTag w:uri="urn:schemas-microsoft-com:office:smarttags" w:element="place">
        <w:smartTag w:uri="urn:schemas-microsoft-com:office:smarttags" w:element="City">
          <w:r>
            <w:t>Jaffa</w:t>
          </w:r>
        </w:smartTag>
      </w:smartTag>
      <w:r>
        <w:t>, Vincent</w:t>
      </w:r>
      <w:r w:rsidRPr="00686AFF">
        <w:rPr>
          <w:b/>
          <w:bCs/>
        </w:rPr>
        <w:t xml:space="preserve"> S:</w:t>
      </w:r>
      <w:r w:rsidRPr="00D51255">
        <w:rPr>
          <w:i/>
          <w:iCs/>
        </w:rPr>
        <w:t xml:space="preserve"> </w:t>
      </w:r>
      <w:r>
        <w:rPr>
          <w:i/>
          <w:iCs/>
        </w:rPr>
        <w:t>CIJ</w:t>
      </w:r>
      <w:r>
        <w:t xml:space="preserve"> 908</w:t>
      </w:r>
      <w:r>
        <w:rPr>
          <w:rtl/>
        </w:rPr>
        <w:t xml:space="preserve"> </w:t>
      </w:r>
      <w:r w:rsidRPr="00686AFF">
        <w:rPr>
          <w:b/>
          <w:bCs/>
        </w:rPr>
        <w:t xml:space="preserve">E: </w:t>
      </w:r>
      <w:r w:rsidRPr="00A47DE3">
        <w:t>–</w:t>
      </w:r>
      <w:r>
        <w:rPr>
          <w:b/>
          <w:bCs/>
        </w:rPr>
        <w:t xml:space="preserve"> </w:t>
      </w:r>
      <w:r w:rsidRPr="00686AFF">
        <w:rPr>
          <w:b/>
          <w:bCs/>
        </w:rPr>
        <w:t>D:</w:t>
      </w:r>
      <w:r w:rsidRPr="00D51255">
        <w:t xml:space="preserve"> </w:t>
      </w:r>
      <w:r>
        <w:t>3</w:t>
      </w:r>
      <w:r>
        <w:rPr>
          <w:vertAlign w:val="superscript"/>
        </w:rPr>
        <w:t>rd</w:t>
      </w:r>
      <w:r>
        <w:t xml:space="preserve"> C</w:t>
      </w:r>
    </w:p>
    <w:p w14:paraId="12E01363" w14:textId="77777777" w:rsidR="00BD0433" w:rsidRDefault="00BD0433" w:rsidP="008C7469">
      <w:pPr>
        <w:numPr>
          <w:ilvl w:val="0"/>
          <w:numId w:val="19"/>
        </w:numPr>
        <w:bidi w:val="0"/>
      </w:pPr>
      <w:r w:rsidRPr="00686AFF">
        <w:rPr>
          <w:b/>
          <w:bCs/>
        </w:rPr>
        <w:t xml:space="preserve">O: </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Pr>
          <w:rStyle w:val="FootnoteReference"/>
          <w:rFonts w:cs="Times New Roman"/>
        </w:rPr>
        <w:footnoteReference w:id="431"/>
      </w:r>
      <w:r>
        <w:rPr>
          <w:rFonts w:cs="Times New Roman"/>
        </w:rPr>
        <w:t xml:space="preserve"> </w:t>
      </w:r>
      <w:r w:rsidRPr="00686AFF">
        <w:rPr>
          <w:b/>
          <w:bCs/>
        </w:rPr>
        <w:t xml:space="preserve">Ds: </w:t>
      </w:r>
      <w:r w:rsidR="009856E6">
        <w:t>Isaac (</w:t>
      </w:r>
      <w:r w:rsidR="008C7469">
        <w:t>4</w:t>
      </w:r>
      <w:r w:rsidR="001E2E33">
        <w:t>3</w:t>
      </w:r>
      <w:r>
        <w:t>)’s father</w:t>
      </w:r>
      <w:r w:rsidRPr="00686AFF">
        <w:rPr>
          <w:b/>
          <w:bCs/>
        </w:rPr>
        <w:t xml:space="preserve"> F: </w:t>
      </w:r>
      <w:r>
        <w:t>Epitaph</w:t>
      </w:r>
      <w:r w:rsidRPr="00D51255">
        <w:t xml:space="preserve">, </w:t>
      </w:r>
      <w:smartTag w:uri="urn:schemas-microsoft-com:office:smarttags" w:element="place">
        <w:smartTag w:uri="urn:schemas-microsoft-com:office:smarttags" w:element="City">
          <w:r>
            <w:t>Jaffa</w:t>
          </w:r>
        </w:smartTag>
      </w:smartTag>
      <w:r>
        <w:t>, Clermont-Ganneau</w:t>
      </w:r>
      <w:r w:rsidRPr="00686AFF">
        <w:rPr>
          <w:b/>
          <w:bCs/>
        </w:rPr>
        <w:t xml:space="preserve"> S: </w:t>
      </w:r>
      <w:r>
        <w:rPr>
          <w:i/>
          <w:iCs/>
        </w:rPr>
        <w:t>CIJ</w:t>
      </w:r>
      <w:r>
        <w:t xml:space="preserve"> 912 </w:t>
      </w:r>
      <w:r w:rsidRPr="00686AFF">
        <w:rPr>
          <w:b/>
          <w:bCs/>
        </w:rPr>
        <w:t>E:</w:t>
      </w:r>
      <w:r>
        <w:rPr>
          <w:b/>
          <w:bCs/>
        </w:rPr>
        <w:t xml:space="preserve"> </w:t>
      </w:r>
      <w:r w:rsidRPr="00A47DE3">
        <w:t>–</w:t>
      </w:r>
      <w:r w:rsidRPr="00686AFF">
        <w:rPr>
          <w:b/>
          <w:bCs/>
        </w:rPr>
        <w:t xml:space="preserve"> D:</w:t>
      </w:r>
      <w:r>
        <w:rPr>
          <w:b/>
          <w:bCs/>
        </w:rPr>
        <w:t xml:space="preserve"> </w:t>
      </w:r>
      <w:r w:rsidRPr="002A6DBB">
        <w:t>3</w:t>
      </w:r>
      <w:r w:rsidRPr="002A6DBB">
        <w:rPr>
          <w:vertAlign w:val="superscript"/>
        </w:rPr>
        <w:t>rd</w:t>
      </w:r>
      <w:r w:rsidRPr="002A6DBB">
        <w:t xml:space="preserve"> C</w:t>
      </w:r>
    </w:p>
    <w:p w14:paraId="395472EA" w14:textId="77777777" w:rsidR="00BD0433" w:rsidRDefault="00BD0433" w:rsidP="00815F05">
      <w:pPr>
        <w:numPr>
          <w:ilvl w:val="0"/>
          <w:numId w:val="19"/>
        </w:numPr>
        <w:bidi w:val="0"/>
      </w:pPr>
      <w:r w:rsidRPr="00686AFF">
        <w:rPr>
          <w:b/>
          <w:bCs/>
        </w:rPr>
        <w:t xml:space="preserve">O: </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sidR="00D83ADE">
        <w:rPr>
          <w:rFonts w:ascii="Graeca" w:hAnsi="Graeca" w:cs="Graeca"/>
        </w:rPr>
        <w:t></w:t>
      </w:r>
      <w:r>
        <w:rPr>
          <w:rStyle w:val="FootnoteReference"/>
          <w:rFonts w:cs="Times New Roman"/>
        </w:rPr>
        <w:footnoteReference w:id="432"/>
      </w:r>
      <w:r>
        <w:rPr>
          <w:b/>
          <w:bCs/>
        </w:rPr>
        <w:t xml:space="preserve"> </w:t>
      </w:r>
      <w:r w:rsidRPr="00686AFF">
        <w:rPr>
          <w:b/>
          <w:bCs/>
        </w:rPr>
        <w:t xml:space="preserve">Ds: </w:t>
      </w:r>
      <w:r w:rsidRPr="00A47DE3">
        <w:t>–</w:t>
      </w:r>
      <w:r>
        <w:rPr>
          <w:b/>
          <w:bCs/>
        </w:rPr>
        <w:t xml:space="preserve"> </w:t>
      </w:r>
      <w:r w:rsidRPr="00686AFF">
        <w:rPr>
          <w:b/>
          <w:bCs/>
        </w:rPr>
        <w:t xml:space="preserve">F: </w:t>
      </w:r>
      <w:r>
        <w:t>Epitaph</w:t>
      </w:r>
      <w:r w:rsidRPr="00D51255">
        <w:t xml:space="preserve">, </w:t>
      </w:r>
      <w:smartTag w:uri="urn:schemas-microsoft-com:office:smarttags" w:element="place">
        <w:smartTag w:uri="urn:schemas-microsoft-com:office:smarttags" w:element="City">
          <w:r>
            <w:t>Jaffa</w:t>
          </w:r>
        </w:smartTag>
      </w:smartTag>
      <w:r>
        <w:t xml:space="preserve">, Sukenik </w:t>
      </w:r>
      <w:r w:rsidRPr="00686AFF">
        <w:rPr>
          <w:b/>
          <w:bCs/>
        </w:rPr>
        <w:t>S:</w:t>
      </w:r>
      <w:r w:rsidRPr="00150764">
        <w:rPr>
          <w:i/>
          <w:iCs/>
        </w:rPr>
        <w:t xml:space="preserve"> </w:t>
      </w:r>
      <w:r>
        <w:rPr>
          <w:i/>
          <w:iCs/>
        </w:rPr>
        <w:t>CIJ</w:t>
      </w:r>
      <w:r>
        <w:t xml:space="preserve"> 942 </w:t>
      </w:r>
      <w:r w:rsidRPr="00686AFF">
        <w:rPr>
          <w:b/>
          <w:bCs/>
        </w:rPr>
        <w:t xml:space="preserve">E: </w:t>
      </w:r>
      <w:r w:rsidRPr="00A47DE3">
        <w:t>–</w:t>
      </w:r>
      <w:r>
        <w:rPr>
          <w:b/>
          <w:bCs/>
        </w:rPr>
        <w:t xml:space="preserve"> </w:t>
      </w:r>
      <w:r w:rsidRPr="00686AFF">
        <w:rPr>
          <w:b/>
          <w:bCs/>
        </w:rPr>
        <w:t>D:</w:t>
      </w:r>
      <w:r w:rsidRPr="00150764">
        <w:t xml:space="preserve"> </w:t>
      </w:r>
      <w:r w:rsidRPr="002A6DBB">
        <w:t>3</w:t>
      </w:r>
      <w:r w:rsidRPr="002A6DBB">
        <w:rPr>
          <w:vertAlign w:val="superscript"/>
        </w:rPr>
        <w:t>rd</w:t>
      </w:r>
      <w:r w:rsidRPr="002A6DBB">
        <w:t xml:space="preserve"> C</w:t>
      </w:r>
    </w:p>
    <w:p w14:paraId="77C94C74" w14:textId="77777777" w:rsidR="00BD0433" w:rsidRDefault="00BD0433" w:rsidP="00090458">
      <w:pPr>
        <w:numPr>
          <w:ilvl w:val="0"/>
          <w:numId w:val="19"/>
        </w:numPr>
        <w:bidi w:val="0"/>
      </w:pPr>
      <w:r w:rsidRPr="00686AFF">
        <w:rPr>
          <w:b/>
          <w:bCs/>
        </w:rPr>
        <w:t>O:</w:t>
      </w:r>
      <w:r>
        <w:rPr>
          <w:b/>
          <w:bCs/>
        </w:rPr>
        <w:t xml:space="preserve"> </w:t>
      </w:r>
      <w:r w:rsidRPr="00FE1FC5">
        <w:rPr>
          <w:rFonts w:cs="Times New Roman"/>
          <w:rtl/>
        </w:rPr>
        <w:t>בינימין</w:t>
      </w:r>
      <w:r w:rsidRPr="00CF218F">
        <w:rPr>
          <w:rStyle w:val="FootnoteReference"/>
        </w:rPr>
        <w:footnoteReference w:id="433"/>
      </w:r>
      <w:r>
        <w:rPr>
          <w:b/>
          <w:bCs/>
        </w:rPr>
        <w:t xml:space="preserve"> </w:t>
      </w:r>
      <w:r w:rsidRPr="00686AFF">
        <w:rPr>
          <w:b/>
          <w:bCs/>
        </w:rPr>
        <w:t>Ds:</w:t>
      </w:r>
      <w:r>
        <w:rPr>
          <w:b/>
          <w:bCs/>
        </w:rPr>
        <w:t xml:space="preserve"> </w:t>
      </w:r>
      <w:r w:rsidR="00C6721E" w:rsidRPr="00C6721E">
        <w:t>Joseph (</w:t>
      </w:r>
      <w:r w:rsidR="00090458" w:rsidRPr="00C6721E">
        <w:t>8</w:t>
      </w:r>
      <w:r w:rsidR="002C2DA4">
        <w:t>0</w:t>
      </w:r>
      <w:r w:rsidR="00C6721E" w:rsidRPr="00C6721E">
        <w:t>)’s son,</w:t>
      </w:r>
      <w:r w:rsidR="00C6721E">
        <w:rPr>
          <w:b/>
          <w:bCs/>
        </w:rPr>
        <w:t xml:space="preserve"> </w:t>
      </w:r>
      <w:r w:rsidR="00C6721E">
        <w:t>a</w:t>
      </w:r>
      <w:r w:rsidRPr="00AD152E">
        <w:t>dministrator</w:t>
      </w:r>
      <w:r>
        <w:rPr>
          <w:rStyle w:val="FootnoteReference"/>
        </w:rPr>
        <w:footnoteReference w:id="434"/>
      </w:r>
      <w:r w:rsidRPr="00686AFF">
        <w:rPr>
          <w:b/>
          <w:bCs/>
        </w:rPr>
        <w:t xml:space="preserve"> F: </w:t>
      </w:r>
      <w:r>
        <w:t>Synagogue inscription, Na‘aran,</w:t>
      </w:r>
      <w:r>
        <w:rPr>
          <w:rStyle w:val="FootnoteReference"/>
        </w:rPr>
        <w:footnoteReference w:id="435"/>
      </w:r>
      <w:r>
        <w:t xml:space="preserve"> Vi</w:t>
      </w:r>
      <w:r>
        <w:t>n</w:t>
      </w:r>
      <w:r>
        <w:t>cent &amp; Carri</w:t>
      </w:r>
      <w:r>
        <w:rPr>
          <w:rFonts w:cs="Times New Roman"/>
        </w:rPr>
        <w:t>è</w:t>
      </w:r>
      <w:r>
        <w:t xml:space="preserve">re </w:t>
      </w:r>
      <w:r w:rsidRPr="00686AFF">
        <w:rPr>
          <w:b/>
          <w:bCs/>
        </w:rPr>
        <w:t>S:</w:t>
      </w:r>
      <w:r w:rsidRPr="00AD152E">
        <w:rPr>
          <w:i/>
          <w:iCs/>
        </w:rPr>
        <w:t xml:space="preserve"> </w:t>
      </w:r>
      <w:r>
        <w:rPr>
          <w:i/>
          <w:iCs/>
        </w:rPr>
        <w:t>CIJ</w:t>
      </w:r>
      <w:r>
        <w:t xml:space="preserve"> 1202 </w:t>
      </w:r>
      <w:r w:rsidRPr="00686AFF">
        <w:rPr>
          <w:b/>
          <w:bCs/>
        </w:rPr>
        <w:t xml:space="preserve">E: </w:t>
      </w:r>
      <w:r w:rsidRPr="00A47DE3">
        <w:t>–</w:t>
      </w:r>
      <w:r>
        <w:rPr>
          <w:b/>
          <w:bCs/>
        </w:rPr>
        <w:t xml:space="preserve"> </w:t>
      </w:r>
      <w:r w:rsidRPr="00686AFF">
        <w:rPr>
          <w:b/>
          <w:bCs/>
        </w:rPr>
        <w:t>D:</w:t>
      </w:r>
      <w:r>
        <w:rPr>
          <w:b/>
          <w:bCs/>
        </w:rPr>
        <w:t xml:space="preserve"> </w:t>
      </w:r>
      <w:r w:rsidRPr="00053EFE">
        <w:rPr>
          <w:rFonts w:cs="Times New Roman"/>
          <w:lang w:val="it-IT"/>
        </w:rPr>
        <w:t>–</w:t>
      </w:r>
      <w:r w:rsidR="00876C71" w:rsidRPr="005F539E">
        <w:rPr>
          <w:rStyle w:val="FootnoteReference"/>
          <w:rFonts w:cs="Times New Roman"/>
        </w:rPr>
        <w:footnoteReference w:id="436"/>
      </w:r>
    </w:p>
    <w:p w14:paraId="0086E8FE" w14:textId="77777777" w:rsidR="00BD0433" w:rsidRDefault="00BD0433" w:rsidP="00815F05">
      <w:pPr>
        <w:numPr>
          <w:ilvl w:val="0"/>
          <w:numId w:val="19"/>
        </w:numPr>
        <w:bidi w:val="0"/>
      </w:pPr>
      <w:r w:rsidRPr="00686AFF">
        <w:rPr>
          <w:b/>
          <w:bCs/>
        </w:rPr>
        <w:t>O</w:t>
      </w:r>
      <w:r w:rsidRPr="00BB3B72">
        <w:rPr>
          <w:b/>
          <w:bCs/>
        </w:rPr>
        <w:t>:</w:t>
      </w:r>
      <w:r>
        <w:rPr>
          <w:b/>
          <w:bCs/>
        </w:rPr>
        <w:t xml:space="preserve"> </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Style w:val="FootnoteReference"/>
          <w:rFonts w:cs="Times New Roman"/>
        </w:rPr>
        <w:footnoteReference w:id="437"/>
      </w:r>
      <w:r>
        <w:rPr>
          <w:b/>
          <w:bCs/>
        </w:rPr>
        <w:t xml:space="preserve"> </w:t>
      </w:r>
      <w:r w:rsidRPr="00686AFF">
        <w:rPr>
          <w:b/>
          <w:bCs/>
        </w:rPr>
        <w:t>Ds:</w:t>
      </w:r>
      <w:r>
        <w:rPr>
          <w:b/>
          <w:bCs/>
        </w:rPr>
        <w:t xml:space="preserve"> </w:t>
      </w:r>
      <w:r w:rsidRPr="00A47DE3">
        <w:t>–</w:t>
      </w:r>
      <w:r w:rsidRPr="0057431B">
        <w:t xml:space="preserve"> </w:t>
      </w:r>
      <w:r w:rsidRPr="00686AFF">
        <w:rPr>
          <w:b/>
          <w:bCs/>
        </w:rPr>
        <w:t>F:</w:t>
      </w:r>
      <w:r w:rsidRPr="0057431B">
        <w:t xml:space="preserve"> </w:t>
      </w:r>
      <w:r>
        <w:t xml:space="preserve">Epitaph, </w:t>
      </w:r>
      <w:r w:rsidRPr="004C3FA7">
        <w:t>Beth She‘arim</w:t>
      </w:r>
      <w:r>
        <w:t>,</w:t>
      </w:r>
      <w:r>
        <w:rPr>
          <w:i/>
          <w:iCs/>
        </w:rPr>
        <w:t xml:space="preserve"> </w:t>
      </w:r>
      <w:r w:rsidRPr="00221C4E">
        <w:t>catacomb 1</w:t>
      </w:r>
      <w:r>
        <w:t>,</w:t>
      </w:r>
      <w:r>
        <w:rPr>
          <w:b/>
          <w:bCs/>
        </w:rPr>
        <w:t xml:space="preserve"> </w:t>
      </w:r>
      <w:r>
        <w:rPr>
          <w:i/>
          <w:iCs/>
        </w:rPr>
        <w:t>CIJ</w:t>
      </w:r>
      <w:r>
        <w:t xml:space="preserve"> 1099 </w:t>
      </w:r>
      <w:r w:rsidRPr="00686AFF">
        <w:rPr>
          <w:b/>
          <w:bCs/>
        </w:rPr>
        <w:t>S:</w:t>
      </w:r>
      <w:r w:rsidRPr="0057431B">
        <w:rPr>
          <w:i/>
          <w:iCs/>
        </w:rPr>
        <w:t xml:space="preserve"> </w:t>
      </w:r>
      <w:r>
        <w:rPr>
          <w:i/>
          <w:iCs/>
        </w:rPr>
        <w:t xml:space="preserve">BS </w:t>
      </w:r>
      <w:r>
        <w:t>2:80</w:t>
      </w:r>
      <w:r w:rsidRPr="00686AFF">
        <w:rPr>
          <w:b/>
          <w:bCs/>
        </w:rPr>
        <w:t xml:space="preserve"> E:</w:t>
      </w:r>
      <w:r>
        <w:rPr>
          <w:b/>
          <w:bCs/>
        </w:rPr>
        <w:t xml:space="preserve"> </w:t>
      </w:r>
      <w:r w:rsidRPr="00A47DE3">
        <w:t>–</w:t>
      </w:r>
      <w:r w:rsidRPr="00686AFF">
        <w:rPr>
          <w:b/>
          <w:bCs/>
        </w:rPr>
        <w:t xml:space="preserve"> D:</w:t>
      </w:r>
      <w:r w:rsidRPr="0057431B">
        <w:t xml:space="preserve"> </w:t>
      </w:r>
      <w:r w:rsidRPr="005171F2">
        <w:t>Pre-352</w:t>
      </w:r>
      <w:r w:rsidRPr="005171F2">
        <w:rPr>
          <w:rStyle w:val="FootnoteReference"/>
        </w:rPr>
        <w:footnoteReference w:id="438"/>
      </w:r>
    </w:p>
    <w:p w14:paraId="52A50CA6" w14:textId="77777777" w:rsidR="00BD0433" w:rsidRDefault="00BD0433" w:rsidP="00C30E29">
      <w:pPr>
        <w:numPr>
          <w:ilvl w:val="0"/>
          <w:numId w:val="19"/>
        </w:numPr>
        <w:bidi w:val="0"/>
      </w:pPr>
      <w:r w:rsidRPr="00686AFF">
        <w:rPr>
          <w:b/>
          <w:bCs/>
        </w:rPr>
        <w:t>O:</w:t>
      </w:r>
      <w:r>
        <w:rPr>
          <w:b/>
          <w:bCs/>
        </w:rPr>
        <w:t xml:space="preserve"> </w:t>
      </w:r>
      <w:r w:rsidRPr="004519CF">
        <w:rPr>
          <w:rFonts w:ascii="Graeca" w:hAnsi="Graeca" w:cs="Graeca"/>
        </w:rPr>
        <w:t></w:t>
      </w:r>
      <w:r w:rsidRPr="004519CF">
        <w:rPr>
          <w:rFonts w:ascii="Graeca" w:hAnsi="Graeca" w:cs="Graeca"/>
        </w:rPr>
        <w:t></w:t>
      </w:r>
      <w:r w:rsidRPr="004519CF">
        <w:rPr>
          <w:rFonts w:ascii="Graeca" w:hAnsi="Graeca" w:cs="Graeca"/>
        </w:rPr>
        <w:t></w:t>
      </w:r>
      <w:r w:rsidRPr="004519CF">
        <w:rPr>
          <w:rFonts w:ascii="Graeca" w:hAnsi="Graeca" w:cs="Graeca"/>
        </w:rPr>
        <w:t></w:t>
      </w:r>
      <w:r w:rsidRPr="004519CF">
        <w:rPr>
          <w:rFonts w:ascii="Graeca" w:hAnsi="Graeca" w:cs="Graeca"/>
        </w:rPr>
        <w:t></w:t>
      </w:r>
      <w:r w:rsidRPr="004519CF">
        <w:rPr>
          <w:rFonts w:ascii="Graeca" w:hAnsi="Graeca" w:cs="Graeca"/>
        </w:rPr>
        <w:t></w:t>
      </w:r>
      <w:r w:rsidRPr="004519CF">
        <w:rPr>
          <w:rFonts w:ascii="Graeca" w:hAnsi="Graeca" w:cs="Graeca"/>
        </w:rPr>
        <w:t></w:t>
      </w:r>
      <w:r w:rsidRPr="004519CF">
        <w:rPr>
          <w:rFonts w:ascii="Graeca" w:hAnsi="Graeca" w:cs="Graeca"/>
        </w:rPr>
        <w:t></w:t>
      </w:r>
      <w:r w:rsidRPr="004519CF">
        <w:rPr>
          <w:rFonts w:ascii="Graeca" w:hAnsi="Graeca" w:cs="Graeca"/>
        </w:rPr>
        <w:t></w:t>
      </w:r>
      <w:r w:rsidRPr="004519CF">
        <w:rPr>
          <w:rFonts w:ascii="Graeca" w:hAnsi="Graeca" w:cs="Graeca"/>
        </w:rPr>
        <w:t></w:t>
      </w:r>
      <w:r>
        <w:rPr>
          <w:rStyle w:val="FootnoteReference"/>
          <w:rFonts w:cs="Times New Roman"/>
        </w:rPr>
        <w:footnoteReference w:id="439"/>
      </w:r>
      <w:r>
        <w:rPr>
          <w:b/>
          <w:bCs/>
        </w:rPr>
        <w:t xml:space="preserve"> Ds:</w:t>
      </w:r>
      <w:r>
        <w:t xml:space="preserve"> Julius (</w:t>
      </w:r>
      <w:r w:rsidR="00C30E29">
        <w:t>6</w:t>
      </w:r>
      <w:r>
        <w:t>)’s son</w:t>
      </w:r>
      <w:r w:rsidRPr="00686AFF">
        <w:rPr>
          <w:b/>
          <w:bCs/>
        </w:rPr>
        <w:t xml:space="preserve"> F:</w:t>
      </w:r>
      <w:r w:rsidRPr="001151E0">
        <w:t xml:space="preserve"> </w:t>
      </w:r>
      <w:r>
        <w:t xml:space="preserve">Epitaph, </w:t>
      </w:r>
      <w:r w:rsidRPr="004C3FA7">
        <w:t>Beth She‘arim</w:t>
      </w:r>
      <w:r>
        <w:t>,</w:t>
      </w:r>
      <w:r>
        <w:rPr>
          <w:i/>
          <w:iCs/>
        </w:rPr>
        <w:t xml:space="preserve"> </w:t>
      </w:r>
      <w:r w:rsidRPr="00221C4E">
        <w:t>catacomb 19</w:t>
      </w:r>
      <w:r w:rsidRPr="00686AFF">
        <w:rPr>
          <w:b/>
          <w:bCs/>
        </w:rPr>
        <w:t xml:space="preserve"> S:</w:t>
      </w:r>
      <w:r w:rsidRPr="001151E0">
        <w:rPr>
          <w:i/>
          <w:iCs/>
        </w:rPr>
        <w:t xml:space="preserve"> </w:t>
      </w:r>
      <w:r>
        <w:rPr>
          <w:i/>
          <w:iCs/>
        </w:rPr>
        <w:t xml:space="preserve">BS </w:t>
      </w:r>
      <w:r>
        <w:t>2:189</w:t>
      </w:r>
      <w:r w:rsidRPr="00686AFF">
        <w:rPr>
          <w:b/>
          <w:bCs/>
        </w:rPr>
        <w:t xml:space="preserve"> E: </w:t>
      </w:r>
      <w:r w:rsidRPr="00A47DE3">
        <w:t>–</w:t>
      </w:r>
      <w:r>
        <w:rPr>
          <w:b/>
          <w:bCs/>
        </w:rPr>
        <w:t xml:space="preserve"> </w:t>
      </w:r>
      <w:r w:rsidRPr="00686AFF">
        <w:rPr>
          <w:b/>
          <w:bCs/>
        </w:rPr>
        <w:t>D:</w:t>
      </w:r>
      <w:r w:rsidRPr="001151E0">
        <w:t xml:space="preserve"> </w:t>
      </w:r>
      <w:r w:rsidRPr="005171F2">
        <w:t>Pre-352</w:t>
      </w:r>
      <w:r w:rsidR="00E146A5" w:rsidRPr="005171F2">
        <w:rPr>
          <w:rStyle w:val="FootnoteReference"/>
        </w:rPr>
        <w:footnoteReference w:id="440"/>
      </w:r>
    </w:p>
    <w:p w14:paraId="20E314E0" w14:textId="77777777" w:rsidR="00BD0433" w:rsidRDefault="00BD0433" w:rsidP="00AF4EC2">
      <w:pPr>
        <w:numPr>
          <w:ilvl w:val="0"/>
          <w:numId w:val="19"/>
        </w:numPr>
        <w:bidi w:val="0"/>
        <w:rPr>
          <w:b/>
          <w:bCs/>
        </w:rPr>
      </w:pPr>
      <w:r w:rsidRPr="00686AFF">
        <w:rPr>
          <w:b/>
          <w:bCs/>
        </w:rPr>
        <w:t xml:space="preserve">O: </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Style w:val="FootnoteReference"/>
          <w:rFonts w:cs="Times New Roman"/>
        </w:rPr>
        <w:footnoteReference w:id="441"/>
      </w:r>
      <w:r>
        <w:rPr>
          <w:rFonts w:cs="Times New Roman"/>
        </w:rPr>
        <w:t xml:space="preserve"> </w:t>
      </w:r>
      <w:r w:rsidRPr="00686AFF">
        <w:rPr>
          <w:b/>
          <w:bCs/>
        </w:rPr>
        <w:t>Ds:</w:t>
      </w:r>
      <w:r>
        <w:t xml:space="preserve"> </w:t>
      </w:r>
      <w:r w:rsidRPr="00F24E4E">
        <w:t>Leader</w:t>
      </w:r>
      <w:r>
        <w:t>, of Caes</w:t>
      </w:r>
      <w:r w:rsidR="00224E94">
        <w:t>a</w:t>
      </w:r>
      <w:r>
        <w:t>rea</w:t>
      </w:r>
      <w:r w:rsidRPr="000C28E8">
        <w:rPr>
          <w:rStyle w:val="FootnoteReference"/>
          <w:rFonts w:cs="Times New Roman"/>
          <w:rtl/>
        </w:rPr>
        <w:footnoteReference w:id="442"/>
      </w:r>
      <w:r w:rsidRPr="00686AFF">
        <w:rPr>
          <w:b/>
          <w:bCs/>
        </w:rPr>
        <w:t xml:space="preserve"> F:</w:t>
      </w:r>
      <w:r w:rsidRPr="004964D8">
        <w:t xml:space="preserve"> </w:t>
      </w:r>
      <w:smartTag w:uri="urn:schemas-microsoft-com:office:smarttags" w:element="place">
        <w:smartTag w:uri="urn:schemas-microsoft-com:office:smarttags" w:element="City">
          <w:r>
            <w:t>Epitaph</w:t>
          </w:r>
        </w:smartTag>
        <w:r>
          <w:t xml:space="preserve">, </w:t>
        </w:r>
        <w:smartTag w:uri="urn:schemas-microsoft-com:office:smarttags" w:element="country-region">
          <w:r w:rsidR="00053EFE">
            <w:t>Italy</w:t>
          </w:r>
        </w:smartTag>
      </w:smartTag>
      <w:r>
        <w:t>,</w:t>
      </w:r>
      <w:r w:rsidRPr="00686AFF">
        <w:rPr>
          <w:b/>
          <w:bCs/>
        </w:rPr>
        <w:t xml:space="preserve"> </w:t>
      </w:r>
      <w:r w:rsidRPr="00CB25E9">
        <w:t>Miranda</w:t>
      </w:r>
      <w:r w:rsidRPr="00CB25E9">
        <w:rPr>
          <w:rtl/>
        </w:rPr>
        <w:t xml:space="preserve"> </w:t>
      </w:r>
      <w:r w:rsidRPr="00686AFF">
        <w:rPr>
          <w:b/>
          <w:bCs/>
        </w:rPr>
        <w:t xml:space="preserve">S: </w:t>
      </w:r>
      <w:r w:rsidRPr="00CB25E9">
        <w:rPr>
          <w:i/>
          <w:iCs/>
        </w:rPr>
        <w:t>JIWE</w:t>
      </w:r>
      <w:r w:rsidRPr="00CB25E9">
        <w:t xml:space="preserve"> 1, 30</w:t>
      </w:r>
      <w:r>
        <w:t xml:space="preserve"> </w:t>
      </w:r>
      <w:r w:rsidRPr="00686AFF">
        <w:rPr>
          <w:b/>
          <w:bCs/>
        </w:rPr>
        <w:t>E:</w:t>
      </w:r>
      <w:r>
        <w:rPr>
          <w:b/>
          <w:bCs/>
        </w:rPr>
        <w:t xml:space="preserve"> </w:t>
      </w:r>
      <w:r w:rsidR="00AF4EC2" w:rsidRPr="002D1EE3">
        <w:t>Jew</w:t>
      </w:r>
      <w:r w:rsidR="00AF4EC2">
        <w:t>?</w:t>
      </w:r>
      <w:r w:rsidR="00A834FA" w:rsidRPr="000C28E8">
        <w:rPr>
          <w:rStyle w:val="FootnoteReference"/>
          <w:rFonts w:cs="Times New Roman"/>
          <w:rtl/>
        </w:rPr>
        <w:footnoteReference w:id="443"/>
      </w:r>
      <w:r>
        <w:rPr>
          <w:b/>
          <w:bCs/>
        </w:rPr>
        <w:t xml:space="preserve"> </w:t>
      </w:r>
      <w:r w:rsidRPr="00686AFF">
        <w:rPr>
          <w:b/>
          <w:bCs/>
        </w:rPr>
        <w:t>D:</w:t>
      </w:r>
      <w:r>
        <w:t xml:space="preserve"> 4</w:t>
      </w:r>
      <w:r>
        <w:rPr>
          <w:vertAlign w:val="superscript"/>
        </w:rPr>
        <w:t>th</w:t>
      </w:r>
      <w:r>
        <w:t>-5</w:t>
      </w:r>
      <w:r>
        <w:rPr>
          <w:vertAlign w:val="superscript"/>
        </w:rPr>
        <w:t>th</w:t>
      </w:r>
      <w:r>
        <w:t xml:space="preserve"> C</w:t>
      </w:r>
    </w:p>
    <w:p w14:paraId="42A488C7" w14:textId="77777777" w:rsidR="00BD0433" w:rsidRDefault="00BD0433" w:rsidP="00C30E29">
      <w:pPr>
        <w:numPr>
          <w:ilvl w:val="0"/>
          <w:numId w:val="19"/>
        </w:numPr>
        <w:bidi w:val="0"/>
        <w:rPr>
          <w:b/>
          <w:bCs/>
        </w:rPr>
      </w:pPr>
      <w:r w:rsidRPr="00686AFF">
        <w:rPr>
          <w:b/>
          <w:bCs/>
        </w:rPr>
        <w:t>O</w:t>
      </w:r>
      <w:r w:rsidRPr="00BB3B72">
        <w:rPr>
          <w:b/>
          <w:bCs/>
        </w:rPr>
        <w:t>:</w:t>
      </w:r>
      <w:r>
        <w:rPr>
          <w:b/>
          <w:bCs/>
        </w:rPr>
        <w:t xml:space="preserve"> </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Style w:val="FootnoteReference"/>
          <w:rFonts w:cs="Times New Roman"/>
        </w:rPr>
        <w:footnoteReference w:id="444"/>
      </w:r>
      <w:r w:rsidRPr="00686AFF">
        <w:rPr>
          <w:b/>
          <w:bCs/>
        </w:rPr>
        <w:t xml:space="preserve"> Ds:</w:t>
      </w:r>
      <w:r>
        <w:rPr>
          <w:b/>
          <w:bCs/>
        </w:rPr>
        <w:t xml:space="preserve"> </w:t>
      </w:r>
      <w:r>
        <w:t>Joseph</w:t>
      </w:r>
      <w:r w:rsidR="00196B3F">
        <w:t xml:space="preserve"> (8</w:t>
      </w:r>
      <w:r w:rsidR="002C2DA4">
        <w:t>5</w:t>
      </w:r>
      <w:r>
        <w:t>)’s son</w:t>
      </w:r>
      <w:r w:rsidR="00CF5BBC" w:rsidRPr="000C28E8">
        <w:rPr>
          <w:rStyle w:val="FootnoteReference"/>
          <w:rFonts w:cs="Times New Roman"/>
          <w:rtl/>
        </w:rPr>
        <w:footnoteReference w:id="445"/>
      </w:r>
      <w:r w:rsidRPr="00686AFF">
        <w:rPr>
          <w:b/>
          <w:bCs/>
        </w:rPr>
        <w:t xml:space="preserve"> F:</w:t>
      </w:r>
      <w:r>
        <w:t xml:space="preserve"> Synagogue inscription, </w:t>
      </w:r>
      <w:r w:rsidR="00C30E29">
        <w:rPr>
          <w:rFonts w:ascii="Times Beyrut Roman" w:hAnsi="Times Beyrut Roman"/>
        </w:rPr>
        <w:t>Í</w:t>
      </w:r>
      <w:r>
        <w:t xml:space="preserve">an </w:t>
      </w:r>
      <w:r w:rsidR="00C30E29">
        <w:rPr>
          <w:rFonts w:ascii="Times Beyrut Roman" w:hAnsi="Times Beyrut Roman"/>
        </w:rPr>
        <w:t>Í</w:t>
      </w:r>
      <w:r>
        <w:t>alde,</w:t>
      </w:r>
      <w:r w:rsidRPr="00150351">
        <w:rPr>
          <w:rStyle w:val="FootnoteReference"/>
          <w:rFonts w:cs="Times New Roman"/>
          <w:rtl/>
        </w:rPr>
        <w:footnoteReference w:id="446"/>
      </w:r>
      <w:r>
        <w:t xml:space="preserve"> </w:t>
      </w:r>
      <w:r w:rsidRPr="00CB25E9">
        <w:t>Rey-Coquais</w:t>
      </w:r>
      <w:r w:rsidRPr="00686AFF">
        <w:rPr>
          <w:b/>
          <w:bCs/>
        </w:rPr>
        <w:t xml:space="preserve"> S: </w:t>
      </w:r>
      <w:r w:rsidRPr="00CB25E9">
        <w:rPr>
          <w:i/>
          <w:iCs/>
        </w:rPr>
        <w:t>IJO</w:t>
      </w:r>
      <w:r w:rsidRPr="00CB25E9">
        <w:t xml:space="preserve"> 3, Syr23</w:t>
      </w:r>
      <w:r>
        <w:t xml:space="preserve"> </w:t>
      </w:r>
      <w:r w:rsidRPr="00686AFF">
        <w:rPr>
          <w:b/>
          <w:bCs/>
        </w:rPr>
        <w:t>E:</w:t>
      </w:r>
      <w:r>
        <w:rPr>
          <w:b/>
          <w:bCs/>
        </w:rPr>
        <w:t xml:space="preserve"> </w:t>
      </w:r>
      <w:r w:rsidR="001E5651" w:rsidRPr="002F193E">
        <w:rPr>
          <w:rFonts w:cs="Times New Roman"/>
          <w:lang w:val="it-IT"/>
        </w:rPr>
        <w:t>–</w:t>
      </w:r>
      <w:r w:rsidR="002627B7" w:rsidRPr="002F193E">
        <w:rPr>
          <w:rStyle w:val="FootnoteReference"/>
          <w:rFonts w:cs="Times New Roman"/>
          <w:rtl/>
        </w:rPr>
        <w:footnoteReference w:id="447"/>
      </w:r>
      <w:r w:rsidR="002627B7">
        <w:t xml:space="preserve"> </w:t>
      </w:r>
      <w:r w:rsidRPr="00686AFF">
        <w:rPr>
          <w:b/>
          <w:bCs/>
        </w:rPr>
        <w:t>D:</w:t>
      </w:r>
      <w:r w:rsidRPr="00027270">
        <w:t xml:space="preserve"> </w:t>
      </w:r>
      <w:r w:rsidRPr="00CB25E9">
        <w:t>605</w:t>
      </w:r>
      <w:r w:rsidRPr="00150351">
        <w:rPr>
          <w:rStyle w:val="FootnoteReference"/>
          <w:rFonts w:cs="Times New Roman"/>
          <w:rtl/>
        </w:rPr>
        <w:footnoteReference w:id="448"/>
      </w:r>
    </w:p>
    <w:p w14:paraId="3D2004FF" w14:textId="77777777" w:rsidR="00BD0433" w:rsidRDefault="00BD0433" w:rsidP="00876C71">
      <w:pPr>
        <w:numPr>
          <w:ilvl w:val="0"/>
          <w:numId w:val="19"/>
        </w:numPr>
        <w:bidi w:val="0"/>
      </w:pPr>
      <w:r w:rsidRPr="00686AFF">
        <w:rPr>
          <w:b/>
          <w:bCs/>
        </w:rPr>
        <w:t xml:space="preserve">O: </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Style w:val="FootnoteReference"/>
          <w:rFonts w:cs="Times New Roman"/>
        </w:rPr>
        <w:footnoteReference w:id="449"/>
      </w:r>
      <w:r>
        <w:rPr>
          <w:rFonts w:cs="Times New Roman"/>
        </w:rPr>
        <w:t xml:space="preserve"> </w:t>
      </w:r>
      <w:r w:rsidRPr="00686AFF">
        <w:rPr>
          <w:b/>
          <w:bCs/>
        </w:rPr>
        <w:t>Ds:</w:t>
      </w:r>
      <w:r>
        <w:rPr>
          <w:b/>
          <w:bCs/>
        </w:rPr>
        <w:t xml:space="preserve"> </w:t>
      </w:r>
      <w:r w:rsidRPr="00A47DE3">
        <w:t>–</w:t>
      </w:r>
      <w:r w:rsidRPr="00686AFF">
        <w:rPr>
          <w:b/>
          <w:bCs/>
        </w:rPr>
        <w:t xml:space="preserve"> F:</w:t>
      </w:r>
      <w:r w:rsidRPr="00BD06E8">
        <w:t xml:space="preserve"> </w:t>
      </w:r>
      <w:r>
        <w:t xml:space="preserve">Bowl, synagogue, </w:t>
      </w:r>
      <w:smartTag w:uri="urn:schemas-microsoft-com:office:smarttags" w:element="place">
        <w:smartTag w:uri="urn:schemas-microsoft-com:office:smarttags" w:element="City">
          <w:r>
            <w:t>Gaza</w:t>
          </w:r>
        </w:smartTag>
      </w:smartTag>
      <w:r w:rsidRPr="00686AFF">
        <w:rPr>
          <w:b/>
          <w:bCs/>
        </w:rPr>
        <w:t xml:space="preserve"> S: </w:t>
      </w:r>
      <w:r>
        <w:t xml:space="preserve">Ovadiah, </w:t>
      </w:r>
      <w:r>
        <w:rPr>
          <w:i/>
          <w:iCs/>
        </w:rPr>
        <w:t>IEJ</w:t>
      </w:r>
      <w:r>
        <w:t xml:space="preserve"> 19 (1969) 196 </w:t>
      </w:r>
      <w:r w:rsidRPr="00686AFF">
        <w:rPr>
          <w:b/>
          <w:bCs/>
        </w:rPr>
        <w:t>E:</w:t>
      </w:r>
      <w:r>
        <w:rPr>
          <w:b/>
          <w:bCs/>
        </w:rPr>
        <w:t xml:space="preserve"> </w:t>
      </w:r>
      <w:r w:rsidRPr="00A47DE3">
        <w:t>–</w:t>
      </w:r>
      <w:r w:rsidRPr="00686AFF">
        <w:rPr>
          <w:b/>
          <w:bCs/>
        </w:rPr>
        <w:t xml:space="preserve"> D:</w:t>
      </w:r>
      <w:r>
        <w:rPr>
          <w:b/>
          <w:bCs/>
        </w:rPr>
        <w:t xml:space="preserve"> </w:t>
      </w:r>
      <w:r w:rsidRPr="004527E4">
        <w:rPr>
          <w:rFonts w:cs="Times New Roman"/>
          <w:lang w:val="it-IT"/>
        </w:rPr>
        <w:t>–</w:t>
      </w:r>
      <w:r w:rsidR="00876C71" w:rsidRPr="005F539E">
        <w:rPr>
          <w:rStyle w:val="FootnoteReference"/>
          <w:rFonts w:cs="Times New Roman"/>
        </w:rPr>
        <w:footnoteReference w:id="450"/>
      </w:r>
    </w:p>
    <w:p w14:paraId="106C8827" w14:textId="77777777" w:rsidR="00BD0433" w:rsidRDefault="00BD0433" w:rsidP="00A741D3">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2EAFE7A8" w14:textId="77777777" w:rsidR="00BD0433" w:rsidRDefault="00BD0433" w:rsidP="00A741D3">
      <w:pPr>
        <w:bidi w:val="0"/>
        <w:rPr>
          <w:b/>
          <w:bCs/>
        </w:rPr>
      </w:pPr>
    </w:p>
    <w:p w14:paraId="2D56E74F" w14:textId="77777777" w:rsidR="00BD0433" w:rsidRDefault="00BD0433" w:rsidP="00A07634">
      <w:pPr>
        <w:bidi w:val="0"/>
        <w:rPr>
          <w:rFonts w:cs="Times New Roman"/>
          <w:i/>
          <w:iCs/>
          <w:sz w:val="24"/>
          <w:szCs w:val="24"/>
        </w:rPr>
      </w:pPr>
      <w:r w:rsidRPr="00150351">
        <w:rPr>
          <w:rFonts w:cs="Times New Roman"/>
          <w:sz w:val="24"/>
          <w:szCs w:val="24"/>
          <w:rtl/>
        </w:rPr>
        <w:t>בסי</w:t>
      </w:r>
      <w:r w:rsidRPr="00150351">
        <w:rPr>
          <w:rStyle w:val="FootnoteReference"/>
          <w:rFonts w:cs="Times New Roman"/>
          <w:sz w:val="24"/>
          <w:szCs w:val="24"/>
          <w:lang w:eastAsia="en-GB"/>
        </w:rPr>
        <w:footnoteReference w:id="451"/>
      </w:r>
      <w:r w:rsidRPr="00150351">
        <w:rPr>
          <w:rFonts w:cs="Times New Roman"/>
          <w:sz w:val="24"/>
          <w:szCs w:val="24"/>
        </w:rPr>
        <w:t xml:space="preserve"> </w:t>
      </w:r>
      <w:r>
        <w:rPr>
          <w:rFonts w:cs="Times New Roman"/>
          <w:sz w:val="24"/>
          <w:szCs w:val="24"/>
        </w:rPr>
        <w:t>–</w:t>
      </w:r>
      <w:r w:rsidRPr="00150351">
        <w:rPr>
          <w:rFonts w:cs="Times New Roman"/>
          <w:sz w:val="24"/>
          <w:szCs w:val="24"/>
        </w:rPr>
        <w:t xml:space="preserve"> </w:t>
      </w:r>
      <w:r w:rsidRPr="0066795F">
        <w:rPr>
          <w:rFonts w:cs="Times New Roman"/>
          <w:i/>
          <w:iCs/>
          <w:sz w:val="24"/>
          <w:szCs w:val="24"/>
        </w:rPr>
        <w:t>Besai</w:t>
      </w:r>
    </w:p>
    <w:p w14:paraId="79F47BEA" w14:textId="77777777" w:rsidR="00BD0433" w:rsidRPr="00A07634" w:rsidRDefault="00BD0433" w:rsidP="0066795F">
      <w:pPr>
        <w:bidi w:val="0"/>
        <w:rPr>
          <w:rFonts w:cs="Times New Roman"/>
          <w:sz w:val="24"/>
          <w:szCs w:val="24"/>
        </w:rPr>
      </w:pPr>
    </w:p>
    <w:p w14:paraId="3342C562" w14:textId="77777777" w:rsidR="00BD0433" w:rsidRDefault="00BD0433" w:rsidP="00EE78BA">
      <w:pPr>
        <w:numPr>
          <w:ilvl w:val="0"/>
          <w:numId w:val="20"/>
        </w:numPr>
        <w:bidi w:val="0"/>
      </w:pPr>
      <w:r w:rsidRPr="00686AFF">
        <w:rPr>
          <w:b/>
          <w:bCs/>
        </w:rPr>
        <w:t>O</w:t>
      </w:r>
      <w:r w:rsidRPr="00324049">
        <w:rPr>
          <w:b/>
          <w:bCs/>
        </w:rPr>
        <w:t xml:space="preserve">: </w:t>
      </w:r>
      <w:r w:rsidRPr="009A2F3A">
        <w:rPr>
          <w:rFonts w:ascii="Graeca" w:hAnsi="Graeca" w:cs="Graeca"/>
        </w:rPr>
        <w:t></w:t>
      </w:r>
      <w:r w:rsidRPr="009A2F3A">
        <w:rPr>
          <w:rFonts w:ascii="Graeca" w:hAnsi="Graeca" w:cs="Graeca"/>
        </w:rPr>
        <w:t></w:t>
      </w:r>
      <w:r w:rsidRPr="009A2F3A">
        <w:rPr>
          <w:rFonts w:ascii="Graeca" w:hAnsi="Graeca" w:cs="Graeca"/>
        </w:rPr>
        <w:t></w:t>
      </w:r>
      <w:r w:rsidRPr="009A2F3A">
        <w:rPr>
          <w:rFonts w:ascii="Graeca" w:hAnsi="Graeca" w:cs="Graeca"/>
        </w:rPr>
        <w:t></w:t>
      </w:r>
      <w:r w:rsidRPr="009A2F3A">
        <w:rPr>
          <w:rFonts w:ascii="Graeca" w:hAnsi="Graeca" w:cs="Graeca"/>
        </w:rPr>
        <w:t></w:t>
      </w:r>
      <w:r w:rsidRPr="009A2F3A">
        <w:rPr>
          <w:rFonts w:ascii="Graeca" w:hAnsi="Graeca" w:cs="Graeca"/>
        </w:rPr>
        <w:t></w:t>
      </w:r>
      <w:r w:rsidRPr="009A2F3A">
        <w:rPr>
          <w:rStyle w:val="FootnoteReference"/>
        </w:rPr>
        <w:footnoteReference w:id="452"/>
      </w:r>
      <w:r>
        <w:rPr>
          <w:b/>
          <w:bCs/>
        </w:rPr>
        <w:t xml:space="preserve"> </w:t>
      </w:r>
      <w:r w:rsidRPr="00686AFF">
        <w:rPr>
          <w:b/>
          <w:bCs/>
        </w:rPr>
        <w:t>Ds:</w:t>
      </w:r>
      <w:r>
        <w:t xml:space="preserve"> Nonnus (2)’s son</w:t>
      </w:r>
      <w:r w:rsidRPr="00686AFF">
        <w:rPr>
          <w:b/>
          <w:bCs/>
        </w:rPr>
        <w:t xml:space="preserve"> F:</w:t>
      </w:r>
      <w:r>
        <w:t xml:space="preserve"> Epitaph, </w:t>
      </w:r>
      <w:smartTag w:uri="urn:schemas-microsoft-com:office:smarttags" w:element="place">
        <w:smartTag w:uri="urn:schemas-microsoft-com:office:smarttags" w:element="City">
          <w:r>
            <w:t>Jaffa</w:t>
          </w:r>
        </w:smartTag>
      </w:smartTag>
      <w:r>
        <w:t>,</w:t>
      </w:r>
      <w:r w:rsidRPr="00686AFF">
        <w:rPr>
          <w:b/>
          <w:bCs/>
        </w:rPr>
        <w:t xml:space="preserve"> </w:t>
      </w:r>
      <w:r>
        <w:rPr>
          <w:rFonts w:cs="Times New Roman"/>
        </w:rPr>
        <w:t>Clermont-Ganneau</w:t>
      </w:r>
      <w:r w:rsidRPr="00686AFF">
        <w:rPr>
          <w:b/>
          <w:bCs/>
        </w:rPr>
        <w:t xml:space="preserve"> S: </w:t>
      </w:r>
      <w:r>
        <w:rPr>
          <w:i/>
          <w:iCs/>
        </w:rPr>
        <w:t>CIJ</w:t>
      </w:r>
      <w:r>
        <w:t xml:space="preserve"> 909 </w:t>
      </w:r>
      <w:r w:rsidR="00EE78BA" w:rsidRPr="008F792C">
        <w:rPr>
          <w:b/>
          <w:bCs/>
        </w:rPr>
        <w:t xml:space="preserve">E: </w:t>
      </w:r>
      <w:r w:rsidR="00EE78BA" w:rsidRPr="008F792C">
        <w:rPr>
          <w:rFonts w:cs="Times New Roman"/>
        </w:rPr>
        <w:t>–</w:t>
      </w:r>
      <w:r w:rsidR="00EE78BA" w:rsidRPr="008F792C">
        <w:rPr>
          <w:b/>
          <w:bCs/>
        </w:rPr>
        <w:t xml:space="preserve"> </w:t>
      </w:r>
      <w:r w:rsidRPr="00686AFF">
        <w:rPr>
          <w:b/>
          <w:bCs/>
        </w:rPr>
        <w:t xml:space="preserve"> D:</w:t>
      </w:r>
      <w:r w:rsidRPr="00FB2DCB">
        <w:t xml:space="preserve"> </w:t>
      </w:r>
      <w:r w:rsidRPr="002A6DBB">
        <w:t>3</w:t>
      </w:r>
      <w:r w:rsidRPr="002A6DBB">
        <w:rPr>
          <w:vertAlign w:val="superscript"/>
        </w:rPr>
        <w:t>rd</w:t>
      </w:r>
      <w:r w:rsidRPr="002A6DBB">
        <w:t xml:space="preserve"> C</w:t>
      </w:r>
    </w:p>
    <w:p w14:paraId="239B005E" w14:textId="77777777" w:rsidR="00BD0433" w:rsidRDefault="00BD0433" w:rsidP="0014214E">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C69DFBB" w14:textId="77777777" w:rsidR="00BD0433" w:rsidRDefault="00BD0433" w:rsidP="00B07772">
      <w:pPr>
        <w:bidi w:val="0"/>
        <w:rPr>
          <w:b/>
          <w:bCs/>
        </w:rPr>
      </w:pPr>
    </w:p>
    <w:p w14:paraId="54B8CAA5" w14:textId="77777777" w:rsidR="00BD0433" w:rsidRDefault="00BD0433" w:rsidP="00B07772">
      <w:pPr>
        <w:bidi w:val="0"/>
        <w:rPr>
          <w:rFonts w:cs="Times New Roman"/>
          <w:i/>
          <w:iCs/>
          <w:sz w:val="24"/>
          <w:szCs w:val="24"/>
        </w:rPr>
      </w:pPr>
      <w:r w:rsidRPr="00150351">
        <w:rPr>
          <w:rFonts w:cs="Times New Roman"/>
          <w:sz w:val="24"/>
          <w:szCs w:val="24"/>
          <w:rtl/>
        </w:rPr>
        <w:t>בצלאל</w:t>
      </w:r>
      <w:r>
        <w:rPr>
          <w:rStyle w:val="FootnoteReference"/>
          <w:rFonts w:cs="Times New Roman"/>
          <w:sz w:val="24"/>
          <w:szCs w:val="24"/>
        </w:rPr>
        <w:footnoteReference w:id="453"/>
      </w:r>
      <w:r w:rsidRPr="00150351">
        <w:rPr>
          <w:rFonts w:cs="Times New Roman"/>
          <w:sz w:val="24"/>
          <w:szCs w:val="24"/>
        </w:rPr>
        <w:t xml:space="preserve"> </w:t>
      </w:r>
      <w:r>
        <w:rPr>
          <w:rFonts w:cs="Times New Roman"/>
          <w:sz w:val="24"/>
          <w:szCs w:val="24"/>
        </w:rPr>
        <w:t>–</w:t>
      </w:r>
      <w:r w:rsidRPr="00150351">
        <w:rPr>
          <w:rFonts w:cs="Times New Roman"/>
          <w:sz w:val="24"/>
          <w:szCs w:val="24"/>
        </w:rPr>
        <w:t xml:space="preserve"> </w:t>
      </w:r>
      <w:r w:rsidRPr="00343ADD">
        <w:rPr>
          <w:rFonts w:cs="Times New Roman"/>
          <w:i/>
          <w:iCs/>
          <w:sz w:val="24"/>
          <w:szCs w:val="24"/>
        </w:rPr>
        <w:t>Bezalel</w:t>
      </w:r>
    </w:p>
    <w:p w14:paraId="5043013E" w14:textId="77777777" w:rsidR="00BD0433" w:rsidRDefault="00BD0433" w:rsidP="00343ADD">
      <w:pPr>
        <w:bidi w:val="0"/>
        <w:rPr>
          <w:rFonts w:cs="Times New Roman"/>
          <w:sz w:val="24"/>
          <w:szCs w:val="24"/>
        </w:rPr>
      </w:pPr>
    </w:p>
    <w:p w14:paraId="3593978B" w14:textId="77777777" w:rsidR="00BD0433" w:rsidRPr="008F792C" w:rsidRDefault="00BD0433" w:rsidP="00202EC4">
      <w:pPr>
        <w:numPr>
          <w:ilvl w:val="0"/>
          <w:numId w:val="21"/>
        </w:numPr>
        <w:bidi w:val="0"/>
        <w:rPr>
          <w:rtl/>
        </w:rPr>
      </w:pPr>
      <w:r w:rsidRPr="008F792C">
        <w:rPr>
          <w:b/>
          <w:bCs/>
        </w:rPr>
        <w:t xml:space="preserve">O: </w:t>
      </w:r>
      <w:r w:rsidRPr="008F792C">
        <w:rPr>
          <w:rFonts w:cs="Times New Roman"/>
          <w:rtl/>
        </w:rPr>
        <w:t>בוצלא</w:t>
      </w:r>
      <w:r w:rsidRPr="008F792C">
        <w:rPr>
          <w:rStyle w:val="FootnoteReference"/>
        </w:rPr>
        <w:footnoteReference w:id="454"/>
      </w:r>
      <w:r w:rsidRPr="008F792C">
        <w:rPr>
          <w:b/>
          <w:bCs/>
        </w:rPr>
        <w:t xml:space="preserve"> Ds: </w:t>
      </w:r>
      <w:r w:rsidRPr="008F792C">
        <w:rPr>
          <w:rFonts w:cs="Times New Roman"/>
        </w:rPr>
        <w:t>–</w:t>
      </w:r>
      <w:r w:rsidRPr="008F792C">
        <w:rPr>
          <w:b/>
          <w:bCs/>
        </w:rPr>
        <w:t xml:space="preserve"> F: </w:t>
      </w:r>
      <w:r w:rsidRPr="008F792C">
        <w:rPr>
          <w:rFonts w:cs="Times New Roman"/>
        </w:rPr>
        <w:t>–</w:t>
      </w:r>
      <w:r w:rsidRPr="008F792C">
        <w:rPr>
          <w:b/>
          <w:bCs/>
        </w:rPr>
        <w:t xml:space="preserve"> S: </w:t>
      </w:r>
      <w:r w:rsidRPr="008F792C">
        <w:rPr>
          <w:i/>
          <w:iCs/>
        </w:rPr>
        <w:t xml:space="preserve">Rut Rab </w:t>
      </w:r>
      <w:r w:rsidRPr="008F792C">
        <w:t xml:space="preserve">1:2 (Hyman, </w:t>
      </w:r>
      <w:r w:rsidRPr="008F792C">
        <w:rPr>
          <w:i/>
          <w:iCs/>
        </w:rPr>
        <w:t>Toldoth</w:t>
      </w:r>
      <w:r w:rsidRPr="008F792C">
        <w:t xml:space="preserve">, 283) </w:t>
      </w:r>
      <w:r w:rsidRPr="008F792C">
        <w:rPr>
          <w:b/>
          <w:bCs/>
        </w:rPr>
        <w:t xml:space="preserve">E: </w:t>
      </w:r>
      <w:r w:rsidRPr="008F792C">
        <w:rPr>
          <w:rFonts w:cs="Times New Roman"/>
        </w:rPr>
        <w:t>–</w:t>
      </w:r>
      <w:r w:rsidRPr="008F792C">
        <w:rPr>
          <w:b/>
          <w:bCs/>
        </w:rPr>
        <w:t xml:space="preserve"> D: </w:t>
      </w:r>
      <w:r w:rsidR="00202EC4">
        <w:rPr>
          <w:rFonts w:cs="Times New Roman"/>
          <w:lang w:val="it-IT"/>
        </w:rPr>
        <w:t>Pre-4</w:t>
      </w:r>
      <w:r w:rsidR="00202EC4" w:rsidRPr="00AA7480">
        <w:rPr>
          <w:rFonts w:cs="Times New Roman"/>
          <w:lang w:val="it-IT"/>
        </w:rPr>
        <w:t>00</w:t>
      </w:r>
      <w:r w:rsidR="00202EC4">
        <w:rPr>
          <w:rStyle w:val="FootnoteReference"/>
          <w:rFonts w:cs="Times New Roman"/>
        </w:rPr>
        <w:footnoteReference w:id="455"/>
      </w:r>
    </w:p>
    <w:p w14:paraId="7A29782C" w14:textId="77777777" w:rsidR="00BD0433" w:rsidRDefault="00BD0433" w:rsidP="00BD06E8">
      <w:p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23F43788" w14:textId="77777777" w:rsidR="00BD0433" w:rsidRDefault="00BD0433" w:rsidP="00BD06E8">
      <w:pPr>
        <w:bidi w:val="0"/>
      </w:pPr>
    </w:p>
    <w:p w14:paraId="6B032682" w14:textId="77777777" w:rsidR="00BD0433" w:rsidRDefault="00BD0433" w:rsidP="00A07634">
      <w:pPr>
        <w:bidi w:val="0"/>
        <w:rPr>
          <w:rFonts w:cs="Times New Roman"/>
          <w:i/>
          <w:iCs/>
          <w:sz w:val="24"/>
          <w:szCs w:val="24"/>
        </w:rPr>
      </w:pPr>
      <w:r w:rsidRPr="00150351">
        <w:rPr>
          <w:rFonts w:cs="Times New Roman"/>
          <w:sz w:val="24"/>
          <w:szCs w:val="24"/>
          <w:rtl/>
        </w:rPr>
        <w:t>ברוך</w:t>
      </w:r>
      <w:r w:rsidRPr="00150351">
        <w:rPr>
          <w:rStyle w:val="FootnoteReference"/>
          <w:rFonts w:cs="Times New Roman"/>
          <w:sz w:val="24"/>
          <w:szCs w:val="24"/>
        </w:rPr>
        <w:footnoteReference w:id="456"/>
      </w:r>
      <w:r w:rsidRPr="00150351">
        <w:rPr>
          <w:rFonts w:cs="Times New Roman"/>
          <w:sz w:val="24"/>
          <w:szCs w:val="24"/>
        </w:rPr>
        <w:t xml:space="preserve"> </w:t>
      </w:r>
      <w:r>
        <w:rPr>
          <w:rFonts w:cs="Times New Roman"/>
          <w:sz w:val="24"/>
          <w:szCs w:val="24"/>
        </w:rPr>
        <w:t>–</w:t>
      </w:r>
      <w:r w:rsidRPr="00150351">
        <w:rPr>
          <w:rFonts w:cs="Times New Roman"/>
          <w:sz w:val="24"/>
          <w:szCs w:val="24"/>
        </w:rPr>
        <w:t xml:space="preserve"> </w:t>
      </w:r>
      <w:r w:rsidRPr="00343ADD">
        <w:rPr>
          <w:rFonts w:cs="Times New Roman"/>
          <w:i/>
          <w:iCs/>
          <w:sz w:val="24"/>
          <w:szCs w:val="24"/>
        </w:rPr>
        <w:t>Baruch</w:t>
      </w:r>
    </w:p>
    <w:p w14:paraId="72E93BB7" w14:textId="77777777" w:rsidR="00BD0433" w:rsidRPr="00A07634" w:rsidRDefault="00BD0433" w:rsidP="00343ADD">
      <w:pPr>
        <w:bidi w:val="0"/>
        <w:rPr>
          <w:rFonts w:cs="Times New Roman"/>
          <w:sz w:val="24"/>
          <w:szCs w:val="24"/>
        </w:rPr>
      </w:pPr>
    </w:p>
    <w:p w14:paraId="78A4CA4C" w14:textId="77777777" w:rsidR="00BD0433" w:rsidRPr="008F792C" w:rsidRDefault="00BD0433" w:rsidP="00815F05">
      <w:pPr>
        <w:numPr>
          <w:ilvl w:val="0"/>
          <w:numId w:val="22"/>
        </w:numPr>
        <w:bidi w:val="0"/>
        <w:rPr>
          <w:rtl/>
        </w:rPr>
      </w:pPr>
      <w:r w:rsidRPr="008F792C">
        <w:rPr>
          <w:b/>
          <w:bCs/>
        </w:rPr>
        <w:t xml:space="preserve">O: </w:t>
      </w:r>
      <w:r w:rsidRPr="008F792C">
        <w:rPr>
          <w:rFonts w:cs="Times New Roman"/>
        </w:rPr>
        <w:t>–</w:t>
      </w:r>
      <w:r w:rsidRPr="008F792C">
        <w:rPr>
          <w:b/>
          <w:bCs/>
        </w:rPr>
        <w:t xml:space="preserve"> Ds:</w:t>
      </w:r>
      <w:r w:rsidRPr="008F792C">
        <w:t xml:space="preserve"> Saul</w:t>
      </w:r>
      <w:r w:rsidRPr="008F792C">
        <w:rPr>
          <w:b/>
          <w:bCs/>
        </w:rPr>
        <w:t xml:space="preserve"> </w:t>
      </w:r>
      <w:r w:rsidRPr="008F792C">
        <w:t>(</w:t>
      </w:r>
      <w:r>
        <w:t>3</w:t>
      </w:r>
      <w:r w:rsidRPr="008F792C">
        <w:t>)’s father</w:t>
      </w:r>
      <w:r w:rsidRPr="008F792C">
        <w:rPr>
          <w:b/>
          <w:bCs/>
        </w:rPr>
        <w:t xml:space="preserve"> F: </w:t>
      </w:r>
      <w:r w:rsidRPr="008F792C">
        <w:rPr>
          <w:rFonts w:cs="Times New Roman"/>
        </w:rPr>
        <w:t>–</w:t>
      </w:r>
      <w:r w:rsidRPr="008F792C">
        <w:rPr>
          <w:b/>
          <w:bCs/>
        </w:rPr>
        <w:t xml:space="preserve"> S: </w:t>
      </w:r>
      <w:r w:rsidRPr="008F792C">
        <w:rPr>
          <w:i/>
          <w:iCs/>
        </w:rPr>
        <w:t xml:space="preserve">yGit </w:t>
      </w:r>
      <w:r w:rsidRPr="008F792C">
        <w:t xml:space="preserve">9:7, 50c (Kosovsky, </w:t>
      </w:r>
      <w:r w:rsidRPr="008F792C">
        <w:rPr>
          <w:i/>
          <w:iCs/>
        </w:rPr>
        <w:t>Yerushalmi</w:t>
      </w:r>
      <w:r w:rsidRPr="008F792C">
        <w:t>, 156)</w:t>
      </w:r>
      <w:r w:rsidRPr="008F792C">
        <w:rPr>
          <w:b/>
          <w:bCs/>
        </w:rPr>
        <w:t xml:space="preserve"> E:</w:t>
      </w:r>
      <w:r w:rsidRPr="008F792C">
        <w:t xml:space="preserve"> Fictitious?</w:t>
      </w:r>
      <w:r w:rsidRPr="008F792C">
        <w:rPr>
          <w:rStyle w:val="FootnoteReference"/>
        </w:rPr>
        <w:footnoteReference w:id="457"/>
      </w:r>
      <w:r w:rsidRPr="008F792C">
        <w:rPr>
          <w:b/>
          <w:bCs/>
        </w:rPr>
        <w:t xml:space="preserve"> D: </w:t>
      </w:r>
      <w:r w:rsidR="00D20B3C">
        <w:t>3</w:t>
      </w:r>
      <w:r w:rsidR="00D20B3C" w:rsidRPr="00D20B3C">
        <w:rPr>
          <w:vertAlign w:val="superscript"/>
        </w:rPr>
        <w:t>rd</w:t>
      </w:r>
      <w:r w:rsidR="00D20B3C">
        <w:t xml:space="preserve"> C</w:t>
      </w:r>
      <w:r w:rsidR="00D20B3C">
        <w:rPr>
          <w:rStyle w:val="FootnoteReference"/>
        </w:rPr>
        <w:footnoteReference w:id="458"/>
      </w:r>
    </w:p>
    <w:p w14:paraId="64F1B853" w14:textId="77777777" w:rsidR="00BD0433" w:rsidRPr="008F792C" w:rsidRDefault="00BD0433" w:rsidP="00815F05">
      <w:pPr>
        <w:numPr>
          <w:ilvl w:val="0"/>
          <w:numId w:val="22"/>
        </w:numPr>
        <w:bidi w:val="0"/>
      </w:pPr>
      <w:r w:rsidRPr="008F792C">
        <w:rPr>
          <w:b/>
          <w:bCs/>
        </w:rPr>
        <w:t xml:space="preserve">O: </w:t>
      </w:r>
      <w:r w:rsidRPr="008F792C">
        <w:rPr>
          <w:rFonts w:cs="Times New Roman"/>
        </w:rPr>
        <w:t>–</w:t>
      </w:r>
      <w:r w:rsidRPr="008F792C">
        <w:rPr>
          <w:b/>
          <w:bCs/>
        </w:rPr>
        <w:t xml:space="preserve"> Ds: </w:t>
      </w:r>
      <w:r w:rsidRPr="008F792C">
        <w:t>Phineas (</w:t>
      </w:r>
      <w:r>
        <w:t>16</w:t>
      </w:r>
      <w:r w:rsidRPr="008F792C">
        <w:t>)’s father</w:t>
      </w:r>
      <w:r w:rsidRPr="008F792C">
        <w:rPr>
          <w:b/>
          <w:bCs/>
        </w:rPr>
        <w:t xml:space="preserve"> F: </w:t>
      </w:r>
      <w:r w:rsidRPr="008F792C">
        <w:t>Synagogue inscription, Jerash,</w:t>
      </w:r>
      <w:r w:rsidRPr="008F792C">
        <w:rPr>
          <w:rStyle w:val="FootnoteReference"/>
        </w:rPr>
        <w:footnoteReference w:id="459"/>
      </w:r>
      <w:r w:rsidRPr="008F792C">
        <w:t xml:space="preserve"> Crowfoot</w:t>
      </w:r>
      <w:r w:rsidRPr="008F792C">
        <w:rPr>
          <w:b/>
          <w:bCs/>
        </w:rPr>
        <w:t xml:space="preserve"> S:</w:t>
      </w:r>
      <w:r w:rsidRPr="008F792C">
        <w:rPr>
          <w:i/>
          <w:iCs/>
        </w:rPr>
        <w:t xml:space="preserve"> CIJ</w:t>
      </w:r>
      <w:r w:rsidRPr="008F792C">
        <w:t xml:space="preserve"> 866</w:t>
      </w:r>
      <w:r w:rsidRPr="008F792C">
        <w:rPr>
          <w:b/>
          <w:bCs/>
        </w:rPr>
        <w:t xml:space="preserve"> E: </w:t>
      </w:r>
      <w:r w:rsidRPr="008F792C">
        <w:rPr>
          <w:rFonts w:cs="Times New Roman"/>
        </w:rPr>
        <w:t>–</w:t>
      </w:r>
      <w:r w:rsidRPr="008F792C">
        <w:rPr>
          <w:b/>
          <w:bCs/>
        </w:rPr>
        <w:t xml:space="preserve"> D:</w:t>
      </w:r>
      <w:r w:rsidRPr="008F792C">
        <w:t xml:space="preserve"> 5</w:t>
      </w:r>
      <w:r w:rsidRPr="008F792C">
        <w:rPr>
          <w:vertAlign w:val="superscript"/>
        </w:rPr>
        <w:t>th</w:t>
      </w:r>
      <w:r w:rsidRPr="008F792C">
        <w:t xml:space="preserve"> C</w:t>
      </w:r>
    </w:p>
    <w:p w14:paraId="28392597" w14:textId="77777777" w:rsidR="00BD0433" w:rsidRPr="008F792C" w:rsidRDefault="00BD0433" w:rsidP="00815F05">
      <w:pPr>
        <w:numPr>
          <w:ilvl w:val="0"/>
          <w:numId w:val="22"/>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460"/>
      </w:r>
      <w:r w:rsidRPr="008F792C">
        <w:rPr>
          <w:b/>
          <w:bCs/>
        </w:rPr>
        <w:t xml:space="preserve"> Ds: </w:t>
      </w:r>
      <w:r w:rsidRPr="008F792C">
        <w:rPr>
          <w:rFonts w:cs="Times New Roman"/>
        </w:rPr>
        <w:t>–</w:t>
      </w:r>
      <w:r w:rsidRPr="008F792C">
        <w:rPr>
          <w:b/>
          <w:bCs/>
        </w:rPr>
        <w:t xml:space="preserve"> F:</w:t>
      </w:r>
      <w:r w:rsidRPr="008F792C">
        <w:t xml:space="preserve"> Epitaph, </w:t>
      </w:r>
      <w:smartTag w:uri="urn:schemas-microsoft-com:office:smarttags" w:element="place">
        <w:smartTag w:uri="urn:schemas-microsoft-com:office:smarttags" w:element="City">
          <w:r w:rsidRPr="008F792C">
            <w:t>Jaffa</w:t>
          </w:r>
        </w:smartTag>
      </w:smartTag>
      <w:r w:rsidRPr="008F792C">
        <w:t>, Clermont-Ganneau</w:t>
      </w:r>
      <w:r w:rsidRPr="008F792C">
        <w:rPr>
          <w:b/>
          <w:bCs/>
        </w:rPr>
        <w:t xml:space="preserve"> S:</w:t>
      </w:r>
      <w:r w:rsidRPr="008F792C">
        <w:rPr>
          <w:i/>
          <w:iCs/>
        </w:rPr>
        <w:t xml:space="preserve"> CIJ</w:t>
      </w:r>
      <w:r w:rsidRPr="008F792C">
        <w:t xml:space="preserve"> 953</w:t>
      </w:r>
      <w:r w:rsidRPr="008F792C">
        <w:rPr>
          <w:b/>
          <w:bCs/>
        </w:rPr>
        <w:t xml:space="preserve"> E: </w:t>
      </w:r>
      <w:r w:rsidRPr="008F792C">
        <w:rPr>
          <w:rFonts w:cs="Times New Roman"/>
        </w:rPr>
        <w:t>–</w:t>
      </w:r>
      <w:r w:rsidRPr="008F792C">
        <w:rPr>
          <w:b/>
          <w:bCs/>
        </w:rPr>
        <w:t xml:space="preserve"> D:</w:t>
      </w:r>
      <w:r w:rsidRPr="008F792C">
        <w:t xml:space="preserve"> 3</w:t>
      </w:r>
      <w:r w:rsidRPr="008F792C">
        <w:rPr>
          <w:vertAlign w:val="superscript"/>
        </w:rPr>
        <w:t>rd</w:t>
      </w:r>
      <w:r w:rsidRPr="008F792C">
        <w:t xml:space="preserve"> C</w:t>
      </w:r>
    </w:p>
    <w:p w14:paraId="3363D8BD" w14:textId="77777777" w:rsidR="00BD0433" w:rsidRDefault="00BD0433" w:rsidP="00414983">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187E9E0F" w14:textId="77777777" w:rsidR="00BD0433" w:rsidRDefault="00BD0433" w:rsidP="00414983">
      <w:pPr>
        <w:bidi w:val="0"/>
        <w:rPr>
          <w:b/>
          <w:bCs/>
        </w:rPr>
      </w:pPr>
    </w:p>
    <w:p w14:paraId="4C825F4B" w14:textId="77777777" w:rsidR="00BD0433" w:rsidRDefault="00BD0433" w:rsidP="00A07634">
      <w:pPr>
        <w:bidi w:val="0"/>
        <w:rPr>
          <w:rFonts w:cs="Times New Roman"/>
          <w:i/>
          <w:iCs/>
          <w:sz w:val="24"/>
          <w:szCs w:val="24"/>
        </w:rPr>
      </w:pPr>
      <w:r w:rsidRPr="00A44052">
        <w:rPr>
          <w:rFonts w:cs="Times New Roman"/>
          <w:sz w:val="24"/>
          <w:szCs w:val="24"/>
          <w:rtl/>
        </w:rPr>
        <w:t>ברכיה</w:t>
      </w:r>
      <w:r>
        <w:rPr>
          <w:rStyle w:val="FootnoteReference"/>
          <w:rFonts w:cs="Times New Roman"/>
          <w:sz w:val="24"/>
          <w:szCs w:val="24"/>
        </w:rPr>
        <w:footnoteReference w:id="461"/>
      </w:r>
      <w:r w:rsidRPr="00A44052">
        <w:rPr>
          <w:rFonts w:cs="Times New Roman"/>
          <w:sz w:val="24"/>
          <w:szCs w:val="24"/>
        </w:rPr>
        <w:t xml:space="preserve"> </w:t>
      </w:r>
      <w:r>
        <w:rPr>
          <w:rFonts w:cs="Times New Roman"/>
          <w:sz w:val="24"/>
          <w:szCs w:val="24"/>
        </w:rPr>
        <w:t>–</w:t>
      </w:r>
      <w:r>
        <w:rPr>
          <w:rFonts w:cs="Times New Roman"/>
          <w:i/>
          <w:iCs/>
          <w:sz w:val="24"/>
          <w:szCs w:val="24"/>
        </w:rPr>
        <w:t xml:space="preserve"> </w:t>
      </w:r>
      <w:r w:rsidRPr="00343ADD">
        <w:rPr>
          <w:rFonts w:cs="Times New Roman"/>
          <w:i/>
          <w:iCs/>
          <w:sz w:val="24"/>
          <w:szCs w:val="24"/>
        </w:rPr>
        <w:t>Barachiah</w:t>
      </w:r>
    </w:p>
    <w:p w14:paraId="408EA2C7" w14:textId="77777777" w:rsidR="00BD0433" w:rsidRPr="00A07634" w:rsidRDefault="00BD0433" w:rsidP="00343ADD">
      <w:pPr>
        <w:bidi w:val="0"/>
        <w:rPr>
          <w:rFonts w:cs="Times New Roman"/>
          <w:sz w:val="24"/>
          <w:szCs w:val="24"/>
        </w:rPr>
      </w:pPr>
    </w:p>
    <w:p w14:paraId="3B0780AA" w14:textId="77777777" w:rsidR="00BD0433" w:rsidRPr="008F792C" w:rsidRDefault="00BD0433" w:rsidP="00D414DA">
      <w:pPr>
        <w:numPr>
          <w:ilvl w:val="0"/>
          <w:numId w:val="23"/>
        </w:numPr>
        <w:bidi w:val="0"/>
        <w:rPr>
          <w:rtl/>
        </w:rPr>
      </w:pPr>
      <w:r w:rsidRPr="008F792C">
        <w:rPr>
          <w:b/>
          <w:bCs/>
        </w:rPr>
        <w:t>O</w:t>
      </w:r>
      <w:r w:rsidR="00D414DA" w:rsidRPr="008F792C">
        <w:rPr>
          <w:b/>
          <w:bCs/>
        </w:rPr>
        <w:t xml:space="preserve">: </w:t>
      </w:r>
      <w:r w:rsidR="00D414DA" w:rsidRPr="008F792C">
        <w:rPr>
          <w:rFonts w:cs="Times New Roman"/>
        </w:rPr>
        <w:t>–</w:t>
      </w:r>
      <w:r w:rsidR="00D414DA" w:rsidRPr="008F792C">
        <w:rPr>
          <w:b/>
          <w:bCs/>
        </w:rPr>
        <w:t xml:space="preserve"> </w:t>
      </w:r>
      <w:r w:rsidRPr="008F792C">
        <w:rPr>
          <w:b/>
          <w:bCs/>
        </w:rPr>
        <w:t xml:space="preserve">Ds: </w:t>
      </w:r>
      <w:r w:rsidRPr="008F792C">
        <w:rPr>
          <w:rFonts w:cs="Times New Roman"/>
        </w:rPr>
        <w:t>–</w:t>
      </w:r>
      <w:r w:rsidRPr="008F792C">
        <w:rPr>
          <w:b/>
          <w:bCs/>
        </w:rPr>
        <w:t xml:space="preserve"> F: </w:t>
      </w:r>
      <w:r w:rsidRPr="008F792C">
        <w:rPr>
          <w:rFonts w:cs="Times New Roman"/>
        </w:rPr>
        <w:t>–</w:t>
      </w:r>
      <w:r w:rsidRPr="008F792C">
        <w:rPr>
          <w:b/>
          <w:bCs/>
        </w:rPr>
        <w:t xml:space="preserve"> S: </w:t>
      </w:r>
      <w:r w:rsidRPr="008F792C">
        <w:rPr>
          <w:i/>
          <w:iCs/>
        </w:rPr>
        <w:t xml:space="preserve">yBer </w:t>
      </w:r>
      <w:r w:rsidRPr="008F792C">
        <w:t xml:space="preserve">1:1, 2d, Kosovsky, </w:t>
      </w:r>
      <w:r w:rsidRPr="008F792C">
        <w:rPr>
          <w:i/>
          <w:iCs/>
        </w:rPr>
        <w:t>Yerushalmi</w:t>
      </w:r>
      <w:r w:rsidRPr="008F792C">
        <w:t xml:space="preserve">, 158-9 </w:t>
      </w:r>
      <w:r w:rsidRPr="008F792C">
        <w:rPr>
          <w:b/>
          <w:bCs/>
        </w:rPr>
        <w:t xml:space="preserve">E: </w:t>
      </w:r>
      <w:r w:rsidRPr="008F792C">
        <w:rPr>
          <w:rFonts w:cs="Times New Roman"/>
        </w:rPr>
        <w:t>–</w:t>
      </w:r>
      <w:r w:rsidRPr="008F792C">
        <w:rPr>
          <w:b/>
          <w:bCs/>
        </w:rPr>
        <w:t xml:space="preserve"> D: </w:t>
      </w:r>
      <w:r w:rsidR="00D20B3C">
        <w:t>3</w:t>
      </w:r>
      <w:r w:rsidR="00D20B3C" w:rsidRPr="00D20B3C">
        <w:rPr>
          <w:vertAlign w:val="superscript"/>
        </w:rPr>
        <w:t>rd</w:t>
      </w:r>
      <w:r w:rsidR="00D20B3C">
        <w:t>-4</w:t>
      </w:r>
      <w:r w:rsidR="00D20B3C" w:rsidRPr="00D20B3C">
        <w:rPr>
          <w:vertAlign w:val="superscript"/>
        </w:rPr>
        <w:t>th</w:t>
      </w:r>
      <w:r w:rsidR="00D20B3C">
        <w:t xml:space="preserve"> C</w:t>
      </w:r>
      <w:r w:rsidR="00D20B3C">
        <w:rPr>
          <w:rStyle w:val="FootnoteReference"/>
        </w:rPr>
        <w:footnoteReference w:id="462"/>
      </w:r>
    </w:p>
    <w:p w14:paraId="29DFC177" w14:textId="77777777" w:rsidR="00BD0433" w:rsidRPr="008F792C" w:rsidRDefault="00BD0433" w:rsidP="00D20B3C">
      <w:pPr>
        <w:numPr>
          <w:ilvl w:val="0"/>
          <w:numId w:val="23"/>
        </w:numPr>
        <w:bidi w:val="0"/>
      </w:pPr>
      <w:r w:rsidRPr="008F792C">
        <w:rPr>
          <w:b/>
          <w:bCs/>
        </w:rPr>
        <w:t xml:space="preserve">O: </w:t>
      </w:r>
      <w:r w:rsidRPr="008F792C">
        <w:rPr>
          <w:rFonts w:cs="Times New Roman"/>
          <w:rtl/>
        </w:rPr>
        <w:t>יברכיה</w:t>
      </w:r>
      <w:r w:rsidRPr="008F792C">
        <w:rPr>
          <w:rStyle w:val="FootnoteReference"/>
        </w:rPr>
        <w:footnoteReference w:id="463"/>
      </w:r>
      <w:r w:rsidRPr="008F792C">
        <w:rPr>
          <w:b/>
          <w:bCs/>
        </w:rPr>
        <w:t xml:space="preserve"> Ds: </w:t>
      </w:r>
      <w:r w:rsidRPr="008F792C">
        <w:t>Eleazar (</w:t>
      </w:r>
      <w:r>
        <w:t>2</w:t>
      </w:r>
      <w:r w:rsidR="007A0AFA">
        <w:t>4</w:t>
      </w:r>
      <w:r w:rsidRPr="008F792C">
        <w:t>)’s father</w:t>
      </w:r>
      <w:r w:rsidRPr="008F792C">
        <w:rPr>
          <w:b/>
          <w:bCs/>
        </w:rPr>
        <w:t xml:space="preserve"> F: </w:t>
      </w:r>
      <w:r w:rsidRPr="008F792C">
        <w:rPr>
          <w:rFonts w:cs="Times New Roman"/>
        </w:rPr>
        <w:t>–</w:t>
      </w:r>
      <w:r w:rsidRPr="008F792C">
        <w:rPr>
          <w:b/>
          <w:bCs/>
        </w:rPr>
        <w:t xml:space="preserve"> S: </w:t>
      </w:r>
      <w:r w:rsidRPr="008F792C">
        <w:rPr>
          <w:i/>
          <w:iCs/>
        </w:rPr>
        <w:t xml:space="preserve">bTaan </w:t>
      </w:r>
      <w:r w:rsidRPr="008F792C">
        <w:t>10b</w:t>
      </w:r>
      <w:r w:rsidRPr="008F792C">
        <w:rPr>
          <w:rStyle w:val="FootnoteReference"/>
        </w:rPr>
        <w:footnoteReference w:id="464"/>
      </w:r>
      <w:r w:rsidRPr="008F792C">
        <w:t xml:space="preserve"> (Kosowsky, </w:t>
      </w:r>
      <w:r w:rsidRPr="008F792C">
        <w:rPr>
          <w:i/>
          <w:iCs/>
        </w:rPr>
        <w:t>Babylonico</w:t>
      </w:r>
      <w:r w:rsidRPr="008F792C">
        <w:t>, 161)</w:t>
      </w:r>
      <w:r w:rsidRPr="008F792C">
        <w:rPr>
          <w:b/>
          <w:bCs/>
        </w:rPr>
        <w:t xml:space="preserve"> E: </w:t>
      </w:r>
      <w:r w:rsidRPr="008F792C">
        <w:rPr>
          <w:rFonts w:cs="Times New Roman"/>
        </w:rPr>
        <w:t>–</w:t>
      </w:r>
      <w:r w:rsidRPr="008F792C">
        <w:rPr>
          <w:b/>
          <w:bCs/>
        </w:rPr>
        <w:t xml:space="preserve"> D: </w:t>
      </w:r>
      <w:r w:rsidR="00D20B3C">
        <w:rPr>
          <w:rFonts w:cs="Times New Roman"/>
          <w:lang w:val="it-IT"/>
        </w:rPr>
        <w:t>Pre-4</w:t>
      </w:r>
      <w:r w:rsidR="00D20B3C" w:rsidRPr="00AA7480">
        <w:rPr>
          <w:rFonts w:cs="Times New Roman"/>
          <w:lang w:val="it-IT"/>
        </w:rPr>
        <w:t>00</w:t>
      </w:r>
      <w:r w:rsidR="00D20B3C">
        <w:rPr>
          <w:rStyle w:val="FootnoteReference"/>
          <w:rFonts w:cs="Times New Roman"/>
        </w:rPr>
        <w:footnoteReference w:id="465"/>
      </w:r>
    </w:p>
    <w:p w14:paraId="080DC58E" w14:textId="77777777" w:rsidR="00BD0433" w:rsidRPr="008F792C" w:rsidRDefault="00BD0433" w:rsidP="00505AB4">
      <w:pPr>
        <w:numPr>
          <w:ilvl w:val="0"/>
          <w:numId w:val="23"/>
        </w:numPr>
        <w:bidi w:val="0"/>
      </w:pPr>
      <w:r w:rsidRPr="008F792C">
        <w:rPr>
          <w:b/>
          <w:bCs/>
        </w:rPr>
        <w:t xml:space="preserve">O: </w:t>
      </w:r>
      <w:r w:rsidRPr="008F792C">
        <w:rPr>
          <w:rFonts w:cs="Times New Roman"/>
        </w:rPr>
        <w:t>–</w:t>
      </w:r>
      <w:r w:rsidRPr="008F792C">
        <w:rPr>
          <w:b/>
          <w:bCs/>
        </w:rPr>
        <w:t xml:space="preserve"> Ds: </w:t>
      </w:r>
      <w:r w:rsidRPr="008F792C">
        <w:t>Hanan (</w:t>
      </w:r>
      <w:r>
        <w:t>11</w:t>
      </w:r>
      <w:r w:rsidRPr="008F792C">
        <w:t>)’s father, of Bostra</w:t>
      </w:r>
      <w:r w:rsidRPr="008F792C">
        <w:rPr>
          <w:rStyle w:val="FootnoteReference"/>
        </w:rPr>
        <w:footnoteReference w:id="466"/>
      </w:r>
      <w:r w:rsidRPr="008F792C">
        <w:t xml:space="preserve"> </w:t>
      </w:r>
      <w:r w:rsidRPr="008F792C">
        <w:rPr>
          <w:b/>
          <w:bCs/>
        </w:rPr>
        <w:t xml:space="preserve">F: </w:t>
      </w:r>
      <w:r w:rsidRPr="008F792C">
        <w:rPr>
          <w:rFonts w:cs="Times New Roman"/>
        </w:rPr>
        <w:t>–</w:t>
      </w:r>
      <w:r w:rsidRPr="008F792C">
        <w:rPr>
          <w:b/>
          <w:bCs/>
        </w:rPr>
        <w:t xml:space="preserve"> S: </w:t>
      </w:r>
      <w:r w:rsidRPr="008F792C">
        <w:rPr>
          <w:i/>
          <w:iCs/>
        </w:rPr>
        <w:t>Gen Rab</w:t>
      </w:r>
      <w:r w:rsidRPr="008F792C">
        <w:t xml:space="preserve"> 66:2 (Hyman, </w:t>
      </w:r>
      <w:r w:rsidRPr="008F792C">
        <w:rPr>
          <w:i/>
          <w:iCs/>
        </w:rPr>
        <w:t>Toldoth</w:t>
      </w:r>
      <w:r w:rsidRPr="008F792C">
        <w:t>, 470)</w:t>
      </w:r>
      <w:r w:rsidRPr="008F792C">
        <w:rPr>
          <w:b/>
          <w:bCs/>
        </w:rPr>
        <w:t xml:space="preserve"> E:</w:t>
      </w:r>
      <w:r w:rsidR="00772E0E">
        <w:rPr>
          <w:b/>
          <w:bCs/>
        </w:rPr>
        <w:t xml:space="preserve"> </w:t>
      </w:r>
      <w:r w:rsidR="00772E0E" w:rsidRPr="00772E0E">
        <w:t>–</w:t>
      </w:r>
      <w:r w:rsidRPr="008F792C">
        <w:rPr>
          <w:b/>
          <w:bCs/>
        </w:rPr>
        <w:t xml:space="preserve"> D: </w:t>
      </w:r>
      <w:r w:rsidR="00505AB4">
        <w:t>3</w:t>
      </w:r>
      <w:r w:rsidR="00505AB4" w:rsidRPr="00D20B3C">
        <w:rPr>
          <w:vertAlign w:val="superscript"/>
        </w:rPr>
        <w:t>rd</w:t>
      </w:r>
      <w:r w:rsidR="00505AB4">
        <w:t xml:space="preserve"> C</w:t>
      </w:r>
      <w:r w:rsidR="00505AB4">
        <w:rPr>
          <w:rStyle w:val="FootnoteReference"/>
        </w:rPr>
        <w:footnoteReference w:id="467"/>
      </w:r>
    </w:p>
    <w:p w14:paraId="13608B77" w14:textId="77777777" w:rsidR="00404873" w:rsidRDefault="00BD0433" w:rsidP="00404873">
      <w:pPr>
        <w:numPr>
          <w:ilvl w:val="0"/>
          <w:numId w:val="23"/>
        </w:numPr>
        <w:bidi w:val="0"/>
      </w:pPr>
      <w:r w:rsidRPr="008F792C">
        <w:rPr>
          <w:b/>
          <w:bCs/>
        </w:rPr>
        <w:t xml:space="preserve">O: </w:t>
      </w:r>
      <w:r w:rsidRPr="008F792C">
        <w:rPr>
          <w:rFonts w:cs="Times New Roman"/>
        </w:rPr>
        <w:t>–</w:t>
      </w:r>
      <w:r w:rsidRPr="008F792C">
        <w:rPr>
          <w:b/>
          <w:bCs/>
        </w:rPr>
        <w:t xml:space="preserve"> Ds: </w:t>
      </w:r>
      <w:r w:rsidRPr="008F792C">
        <w:t>Elder</w:t>
      </w:r>
      <w:r w:rsidRPr="008F792C">
        <w:rPr>
          <w:rStyle w:val="FootnoteReference"/>
        </w:rPr>
        <w:footnoteReference w:id="468"/>
      </w:r>
      <w:r w:rsidRPr="008F792C">
        <w:t xml:space="preserve"> </w:t>
      </w:r>
      <w:r w:rsidRPr="008F792C">
        <w:rPr>
          <w:b/>
          <w:bCs/>
        </w:rPr>
        <w:t xml:space="preserve">F: </w:t>
      </w:r>
      <w:r w:rsidRPr="008F792C">
        <w:rPr>
          <w:rFonts w:cs="Times New Roman"/>
        </w:rPr>
        <w:t>–</w:t>
      </w:r>
      <w:r w:rsidRPr="008F792C">
        <w:rPr>
          <w:b/>
          <w:bCs/>
        </w:rPr>
        <w:t xml:space="preserve"> S:</w:t>
      </w:r>
      <w:r w:rsidRPr="008F792C">
        <w:rPr>
          <w:i/>
          <w:iCs/>
        </w:rPr>
        <w:t xml:space="preserve"> Lev Rab</w:t>
      </w:r>
      <w:r w:rsidRPr="008F792C">
        <w:t xml:space="preserve"> 1:4 (Hyman, </w:t>
      </w:r>
      <w:r w:rsidRPr="008F792C">
        <w:rPr>
          <w:i/>
          <w:iCs/>
        </w:rPr>
        <w:t>Toldoth</w:t>
      </w:r>
      <w:r w:rsidRPr="008F792C">
        <w:t>, 299)</w:t>
      </w:r>
      <w:r w:rsidRPr="008F792C">
        <w:rPr>
          <w:b/>
          <w:bCs/>
        </w:rPr>
        <w:t xml:space="preserve"> E: </w:t>
      </w:r>
      <w:r w:rsidRPr="008F792C">
        <w:rPr>
          <w:rFonts w:cs="Times New Roman"/>
        </w:rPr>
        <w:t>–</w:t>
      </w:r>
      <w:r w:rsidRPr="008F792C">
        <w:rPr>
          <w:b/>
          <w:bCs/>
        </w:rPr>
        <w:t xml:space="preserve"> D: </w:t>
      </w:r>
      <w:r w:rsidR="006129F2">
        <w:t>3</w:t>
      </w:r>
      <w:r w:rsidR="006129F2" w:rsidRPr="006129F2">
        <w:rPr>
          <w:vertAlign w:val="superscript"/>
        </w:rPr>
        <w:t>rd</w:t>
      </w:r>
      <w:r w:rsidR="006129F2">
        <w:t>-4</w:t>
      </w:r>
      <w:r w:rsidR="006129F2" w:rsidRPr="006129F2">
        <w:rPr>
          <w:vertAlign w:val="superscript"/>
        </w:rPr>
        <w:t>th</w:t>
      </w:r>
      <w:r w:rsidR="006129F2">
        <w:t xml:space="preserve"> C</w:t>
      </w:r>
      <w:r w:rsidR="006129F2">
        <w:rPr>
          <w:rStyle w:val="FootnoteReference"/>
        </w:rPr>
        <w:footnoteReference w:id="469"/>
      </w:r>
    </w:p>
    <w:p w14:paraId="79D31484" w14:textId="77777777" w:rsidR="00BD0433" w:rsidRPr="006129F2" w:rsidRDefault="00BD0433" w:rsidP="00404873">
      <w:pPr>
        <w:numPr>
          <w:ilvl w:val="0"/>
          <w:numId w:val="23"/>
        </w:numPr>
        <w:bidi w:val="0"/>
      </w:pPr>
      <w:r w:rsidRPr="00404873">
        <w:rPr>
          <w:b/>
          <w:bCs/>
        </w:rPr>
        <w:t xml:space="preserve">O: </w:t>
      </w:r>
      <w:r w:rsidRPr="00404873">
        <w:rPr>
          <w:rFonts w:cs="Times New Roman"/>
        </w:rPr>
        <w:t>–</w:t>
      </w:r>
      <w:r w:rsidRPr="00404873">
        <w:rPr>
          <w:b/>
          <w:bCs/>
        </w:rPr>
        <w:t xml:space="preserve"> Ds:</w:t>
      </w:r>
      <w:r w:rsidRPr="008F792C">
        <w:t xml:space="preserve"> Priest</w:t>
      </w:r>
      <w:r w:rsidR="00CF5BBC">
        <w:t>,</w:t>
      </w:r>
      <w:r w:rsidRPr="00404873">
        <w:rPr>
          <w:b/>
          <w:bCs/>
        </w:rPr>
        <w:t xml:space="preserve"> </w:t>
      </w:r>
      <w:r w:rsidR="00CF5BBC" w:rsidRPr="00CF5BBC">
        <w:t>b</w:t>
      </w:r>
      <w:r w:rsidR="002F193E">
        <w:t>e</w:t>
      </w:r>
      <w:r w:rsidR="00CF5BBC" w:rsidRPr="00CF5BBC">
        <w:t>rrabbi</w:t>
      </w:r>
      <w:r w:rsidRPr="008F792C">
        <w:rPr>
          <w:rStyle w:val="FootnoteReference"/>
        </w:rPr>
        <w:footnoteReference w:id="470"/>
      </w:r>
      <w:r w:rsidRPr="008F792C">
        <w:t xml:space="preserve"> </w:t>
      </w:r>
      <w:r w:rsidRPr="00404873">
        <w:rPr>
          <w:b/>
          <w:bCs/>
        </w:rPr>
        <w:t xml:space="preserve">F: </w:t>
      </w:r>
      <w:r w:rsidRPr="008F792C">
        <w:t>–</w:t>
      </w:r>
      <w:r w:rsidRPr="00404873">
        <w:rPr>
          <w:b/>
          <w:bCs/>
        </w:rPr>
        <w:t xml:space="preserve"> S: </w:t>
      </w:r>
      <w:r w:rsidRPr="00404873">
        <w:rPr>
          <w:i/>
          <w:iCs/>
        </w:rPr>
        <w:t>TanB lekh lekha</w:t>
      </w:r>
      <w:r w:rsidRPr="008F792C">
        <w:t xml:space="preserve"> 4:4 </w:t>
      </w:r>
      <w:r w:rsidRPr="00404873">
        <w:rPr>
          <w:lang w:val="en-GB"/>
        </w:rPr>
        <w:t xml:space="preserve">(Hyman, </w:t>
      </w:r>
      <w:r w:rsidRPr="00404873">
        <w:rPr>
          <w:i/>
          <w:iCs/>
          <w:lang w:val="en-GB"/>
        </w:rPr>
        <w:t>Toldoth</w:t>
      </w:r>
      <w:r w:rsidRPr="00404873">
        <w:rPr>
          <w:lang w:val="en-GB"/>
        </w:rPr>
        <w:t>, 299)</w:t>
      </w:r>
      <w:r w:rsidRPr="00404873">
        <w:rPr>
          <w:b/>
          <w:bCs/>
          <w:lang w:val="en-GB"/>
        </w:rPr>
        <w:t xml:space="preserve"> E: </w:t>
      </w:r>
      <w:r w:rsidRPr="00404873">
        <w:rPr>
          <w:rFonts w:cs="Times New Roman"/>
        </w:rPr>
        <w:t>–</w:t>
      </w:r>
      <w:r w:rsidRPr="00404873">
        <w:rPr>
          <w:b/>
          <w:bCs/>
          <w:lang w:val="en-GB"/>
        </w:rPr>
        <w:t xml:space="preserve"> D: </w:t>
      </w:r>
      <w:r w:rsidR="006129F2">
        <w:t>3</w:t>
      </w:r>
      <w:r w:rsidR="006129F2" w:rsidRPr="00404873">
        <w:rPr>
          <w:vertAlign w:val="superscript"/>
        </w:rPr>
        <w:t>rd</w:t>
      </w:r>
      <w:r w:rsidR="006129F2">
        <w:t xml:space="preserve"> C</w:t>
      </w:r>
      <w:r w:rsidR="006129F2">
        <w:rPr>
          <w:rStyle w:val="FootnoteReference"/>
        </w:rPr>
        <w:footnoteReference w:id="471"/>
      </w:r>
    </w:p>
    <w:p w14:paraId="31C70650" w14:textId="77777777" w:rsidR="00BD0433" w:rsidRPr="008F792C" w:rsidRDefault="00BD0433" w:rsidP="00815F05">
      <w:pPr>
        <w:numPr>
          <w:ilvl w:val="0"/>
          <w:numId w:val="23"/>
        </w:numPr>
        <w:bidi w:val="0"/>
        <w:rPr>
          <w:lang w:val="en-GB"/>
        </w:rPr>
      </w:pPr>
      <w:r w:rsidRPr="008F792C">
        <w:rPr>
          <w:b/>
          <w:bCs/>
          <w:lang w:val="en-GB"/>
        </w:rPr>
        <w:t xml:space="preserve">O: </w:t>
      </w:r>
      <w:r w:rsidRPr="008F792C">
        <w:rPr>
          <w:rFonts w:cs="Times New Roman" w:hint="cs"/>
          <w:rtl/>
        </w:rPr>
        <w:t>זכריה</w:t>
      </w:r>
      <w:r w:rsidRPr="008F792C">
        <w:rPr>
          <w:rStyle w:val="FootnoteReference"/>
          <w:lang w:val="en-GB"/>
        </w:rPr>
        <w:footnoteReference w:id="472"/>
      </w:r>
      <w:r w:rsidRPr="008F792C">
        <w:rPr>
          <w:rFonts w:cs="Times New Roman"/>
        </w:rPr>
        <w:t xml:space="preserve"> </w:t>
      </w:r>
      <w:r w:rsidRPr="008F792C">
        <w:rPr>
          <w:b/>
          <w:bCs/>
          <w:lang w:val="en-GB"/>
        </w:rPr>
        <w:t xml:space="preserve">Ds: </w:t>
      </w:r>
      <w:r w:rsidRPr="008F792C">
        <w:rPr>
          <w:lang w:val="en-GB"/>
        </w:rPr>
        <w:t xml:space="preserve">Levi </w:t>
      </w:r>
      <w:r w:rsidRPr="008F792C">
        <w:t>(</w:t>
      </w:r>
      <w:r>
        <w:rPr>
          <w:rFonts w:cs="Estrangelo Edessa" w:hint="cs"/>
          <w:rtl/>
          <w:lang w:bidi="syr-SY"/>
        </w:rPr>
        <w:t>2</w:t>
      </w:r>
      <w:r>
        <w:rPr>
          <w:rFonts w:cs="Estrangelo Edessa"/>
          <w:lang w:bidi="syr-SY"/>
        </w:rPr>
        <w:t>3</w:t>
      </w:r>
      <w:r w:rsidRPr="008F792C">
        <w:t>)’s father</w:t>
      </w:r>
      <w:r w:rsidRPr="008F792C">
        <w:rPr>
          <w:b/>
          <w:bCs/>
          <w:lang w:val="en-GB"/>
        </w:rPr>
        <w:t xml:space="preserve"> F: </w:t>
      </w:r>
      <w:r w:rsidRPr="008F792C">
        <w:rPr>
          <w:rFonts w:cs="Times New Roman"/>
        </w:rPr>
        <w:t>–</w:t>
      </w:r>
      <w:r w:rsidRPr="008F792C">
        <w:rPr>
          <w:b/>
          <w:bCs/>
          <w:lang w:val="en-GB"/>
        </w:rPr>
        <w:t xml:space="preserve"> S: </w:t>
      </w:r>
      <w:r w:rsidRPr="008F792C">
        <w:rPr>
          <w:i/>
          <w:iCs/>
        </w:rPr>
        <w:t>TanB</w:t>
      </w:r>
      <w:r w:rsidRPr="008F792C">
        <w:rPr>
          <w:lang w:val="en-GB"/>
        </w:rPr>
        <w:t xml:space="preserve"> </w:t>
      </w:r>
      <w:r w:rsidRPr="008F792C">
        <w:rPr>
          <w:i/>
          <w:iCs/>
          <w:lang w:val="en-GB"/>
        </w:rPr>
        <w:t>behukotai</w:t>
      </w:r>
      <w:r w:rsidRPr="008F792C">
        <w:rPr>
          <w:lang w:val="en-GB"/>
        </w:rPr>
        <w:t xml:space="preserve"> 7:7 (Hyman, </w:t>
      </w:r>
      <w:r w:rsidRPr="008F792C">
        <w:rPr>
          <w:i/>
          <w:iCs/>
          <w:lang w:val="en-GB"/>
        </w:rPr>
        <w:t>Toldoth</w:t>
      </w:r>
      <w:r w:rsidRPr="008F792C">
        <w:rPr>
          <w:lang w:val="en-GB"/>
        </w:rPr>
        <w:t>, 858)</w:t>
      </w:r>
      <w:r w:rsidRPr="008F792C">
        <w:rPr>
          <w:b/>
          <w:bCs/>
          <w:lang w:val="en-GB"/>
        </w:rPr>
        <w:t xml:space="preserve"> E: </w:t>
      </w:r>
      <w:r w:rsidRPr="008F792C">
        <w:rPr>
          <w:rFonts w:cs="Times New Roman"/>
        </w:rPr>
        <w:t>–</w:t>
      </w:r>
      <w:r w:rsidRPr="008F792C">
        <w:rPr>
          <w:b/>
          <w:bCs/>
          <w:lang w:val="en-GB"/>
        </w:rPr>
        <w:t xml:space="preserve"> D: </w:t>
      </w:r>
      <w:r w:rsidR="00E754E7">
        <w:rPr>
          <w:rFonts w:cs="Times New Roman"/>
          <w:lang w:val="it-IT"/>
        </w:rPr>
        <w:t>Pre-4</w:t>
      </w:r>
      <w:r w:rsidR="00E754E7" w:rsidRPr="00AA7480">
        <w:rPr>
          <w:rFonts w:cs="Times New Roman"/>
          <w:lang w:val="it-IT"/>
        </w:rPr>
        <w:t>00</w:t>
      </w:r>
      <w:r w:rsidR="00E754E7">
        <w:rPr>
          <w:rStyle w:val="FootnoteReference"/>
          <w:rFonts w:cs="Times New Roman"/>
        </w:rPr>
        <w:footnoteReference w:id="473"/>
      </w:r>
    </w:p>
    <w:p w14:paraId="3B49F65E" w14:textId="77777777" w:rsidR="00BD0433" w:rsidRPr="008F792C" w:rsidRDefault="00BD0433" w:rsidP="00815F05">
      <w:pPr>
        <w:numPr>
          <w:ilvl w:val="0"/>
          <w:numId w:val="23"/>
        </w:numPr>
        <w:bidi w:val="0"/>
      </w:pPr>
      <w:r w:rsidRPr="008F792C">
        <w:rPr>
          <w:b/>
          <w:bCs/>
        </w:rPr>
        <w:t xml:space="preserve">O: </w:t>
      </w:r>
      <w:r w:rsidRPr="008F792C">
        <w:rPr>
          <w:rFonts w:cs="Times New Roman"/>
        </w:rPr>
        <w:t>–</w:t>
      </w:r>
      <w:r w:rsidRPr="008F792C">
        <w:rPr>
          <w:b/>
          <w:bCs/>
        </w:rPr>
        <w:t xml:space="preserve"> Ds: </w:t>
      </w:r>
      <w:r w:rsidRPr="008F792C">
        <w:t>Asaf (</w:t>
      </w:r>
      <w:r>
        <w:t>1</w:t>
      </w:r>
      <w:r w:rsidRPr="008F792C">
        <w:t>)’s father</w:t>
      </w:r>
      <w:r w:rsidRPr="008F792C">
        <w:rPr>
          <w:b/>
          <w:bCs/>
          <w:lang w:val="en-GB"/>
        </w:rPr>
        <w:t xml:space="preserve"> </w:t>
      </w:r>
      <w:r w:rsidRPr="008F792C">
        <w:rPr>
          <w:b/>
          <w:bCs/>
        </w:rPr>
        <w:t xml:space="preserve">F: </w:t>
      </w:r>
      <w:r w:rsidRPr="008F792C">
        <w:rPr>
          <w:rFonts w:cs="Times New Roman"/>
        </w:rPr>
        <w:t>–</w:t>
      </w:r>
      <w:r w:rsidRPr="008F792C">
        <w:rPr>
          <w:b/>
          <w:bCs/>
        </w:rPr>
        <w:t xml:space="preserve"> S:</w:t>
      </w:r>
      <w:r w:rsidRPr="008F792C">
        <w:t xml:space="preserve"> Pines, </w:t>
      </w:r>
      <w:r w:rsidRPr="008F792C">
        <w:rPr>
          <w:i/>
          <w:iCs/>
        </w:rPr>
        <w:t>PIASH</w:t>
      </w:r>
      <w:r w:rsidRPr="008F792C">
        <w:t xml:space="preserve"> 5 (1971-6) 258</w:t>
      </w:r>
      <w:r w:rsidRPr="008F792C">
        <w:rPr>
          <w:b/>
          <w:bCs/>
        </w:rPr>
        <w:t xml:space="preserve"> E:</w:t>
      </w:r>
      <w:r w:rsidRPr="008F792C">
        <w:t xml:space="preserve"> Fictitious?</w:t>
      </w:r>
      <w:r w:rsidRPr="00E146A5">
        <w:rPr>
          <w:rStyle w:val="FootnoteReference"/>
        </w:rPr>
        <w:footnoteReference w:id="474"/>
      </w:r>
      <w:r w:rsidRPr="008F792C">
        <w:rPr>
          <w:b/>
          <w:bCs/>
        </w:rPr>
        <w:t xml:space="preserve"> D:</w:t>
      </w:r>
      <w:r w:rsidRPr="008F792C">
        <w:t xml:space="preserve"> 6</w:t>
      </w:r>
      <w:r w:rsidRPr="008F792C">
        <w:rPr>
          <w:vertAlign w:val="superscript"/>
        </w:rPr>
        <w:t>th</w:t>
      </w:r>
      <w:r w:rsidRPr="008F792C">
        <w:t xml:space="preserve"> C</w:t>
      </w:r>
      <w:r w:rsidRPr="008F792C">
        <w:rPr>
          <w:rStyle w:val="FootnoteReference"/>
          <w:rFonts w:cs="Times New Roman"/>
          <w:rtl/>
        </w:rPr>
        <w:footnoteReference w:id="475"/>
      </w:r>
    </w:p>
    <w:p w14:paraId="1F7D3CAE" w14:textId="77777777" w:rsidR="00BD0433" w:rsidRDefault="00BD0433" w:rsidP="00C30E29">
      <w:pPr>
        <w:numPr>
          <w:ilvl w:val="0"/>
          <w:numId w:val="23"/>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476"/>
      </w:r>
      <w:r w:rsidRPr="008F792C">
        <w:rPr>
          <w:b/>
          <w:bCs/>
        </w:rPr>
        <w:t xml:space="preserve"> Ds: </w:t>
      </w:r>
      <w:r w:rsidRPr="008F792C">
        <w:t>Marcelina (</w:t>
      </w:r>
      <w:r>
        <w:t>1</w:t>
      </w:r>
      <w:r w:rsidRPr="008F792C">
        <w:t>)’s son</w:t>
      </w:r>
      <w:r w:rsidRPr="008F792C">
        <w:rPr>
          <w:b/>
          <w:bCs/>
        </w:rPr>
        <w:t xml:space="preserve"> F:</w:t>
      </w:r>
      <w:r w:rsidRPr="008F792C">
        <w:t xml:space="preserve"> Amulet, </w:t>
      </w:r>
      <w:smartTag w:uri="urn:schemas-microsoft-com:office:smarttags" w:element="place">
        <w:smartTag w:uri="urn:schemas-microsoft-com:office:smarttags" w:element="City">
          <w:r w:rsidRPr="008F792C">
            <w:t>Samaria</w:t>
          </w:r>
        </w:smartTag>
      </w:smartTag>
      <w:r w:rsidRPr="008F792C">
        <w:rPr>
          <w:b/>
          <w:bCs/>
        </w:rPr>
        <w:t xml:space="preserve"> S: </w:t>
      </w:r>
      <w:r w:rsidRPr="008F792C">
        <w:t xml:space="preserve">Piccirillo, </w:t>
      </w:r>
      <w:r w:rsidRPr="008F792C">
        <w:rPr>
          <w:i/>
          <w:iCs/>
        </w:rPr>
        <w:t>Historiam pictura</w:t>
      </w:r>
      <w:r w:rsidRPr="008F792C">
        <w:t xml:space="preserve">, 468 </w:t>
      </w:r>
      <w:r w:rsidRPr="008F792C">
        <w:rPr>
          <w:b/>
          <w:bCs/>
        </w:rPr>
        <w:t xml:space="preserve">E: </w:t>
      </w:r>
      <w:r w:rsidRPr="008F792C">
        <w:t>S</w:t>
      </w:r>
      <w:r w:rsidRPr="008F792C">
        <w:t>a</w:t>
      </w:r>
      <w:r w:rsidRPr="008F792C">
        <w:t>maritan</w:t>
      </w:r>
      <w:r w:rsidR="00232745">
        <w:t>?</w:t>
      </w:r>
      <w:r w:rsidRPr="008F792C">
        <w:rPr>
          <w:rStyle w:val="FootnoteReference"/>
        </w:rPr>
        <w:footnoteReference w:id="477"/>
      </w:r>
      <w:r w:rsidRPr="008F792C">
        <w:t xml:space="preserve"> </w:t>
      </w:r>
      <w:r w:rsidRPr="008F792C">
        <w:rPr>
          <w:b/>
          <w:bCs/>
        </w:rPr>
        <w:t>D:</w:t>
      </w:r>
      <w:r w:rsidRPr="008F792C">
        <w:t xml:space="preserve"> 572</w:t>
      </w:r>
      <w:r w:rsidRPr="008F792C">
        <w:rPr>
          <w:rStyle w:val="FootnoteReference"/>
        </w:rPr>
        <w:footnoteReference w:id="478"/>
      </w:r>
    </w:p>
    <w:p w14:paraId="228DB275" w14:textId="77777777" w:rsidR="00871B4B" w:rsidRPr="008F792C" w:rsidRDefault="00871B4B" w:rsidP="00871B4B">
      <w:pPr>
        <w:numPr>
          <w:ilvl w:val="0"/>
          <w:numId w:val="23"/>
        </w:numPr>
        <w:bidi w:val="0"/>
      </w:pPr>
      <w:r w:rsidRPr="00F30AB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479"/>
      </w:r>
      <w:r w:rsidRPr="00F30ABC">
        <w:rPr>
          <w:b/>
          <w:bCs/>
        </w:rPr>
        <w:t xml:space="preserve"> Ds: </w:t>
      </w:r>
      <w:r w:rsidRPr="00F30ABC">
        <w:rPr>
          <w:rFonts w:cs="Times New Roman"/>
        </w:rPr>
        <w:t>–</w:t>
      </w:r>
      <w:r w:rsidRPr="00F30ABC">
        <w:rPr>
          <w:b/>
          <w:bCs/>
        </w:rPr>
        <w:t xml:space="preserve"> F:</w:t>
      </w:r>
      <w:r w:rsidRPr="008F792C">
        <w:t xml:space="preserve"> </w:t>
      </w:r>
      <w:r>
        <w:t>Epitaph, Caesarea</w:t>
      </w:r>
      <w:r w:rsidRPr="00F30ABC">
        <w:rPr>
          <w:b/>
          <w:bCs/>
        </w:rPr>
        <w:t xml:space="preserve"> S: </w:t>
      </w:r>
      <w:r w:rsidRPr="00F30ABC">
        <w:rPr>
          <w:i/>
          <w:iCs/>
        </w:rPr>
        <w:t xml:space="preserve">CIIP </w:t>
      </w:r>
      <w:r>
        <w:t>2, 1461</w:t>
      </w:r>
      <w:r w:rsidRPr="008F792C">
        <w:t xml:space="preserve"> </w:t>
      </w:r>
      <w:r w:rsidRPr="00F30ABC">
        <w:rPr>
          <w:b/>
          <w:bCs/>
        </w:rPr>
        <w:t xml:space="preserve">E: </w:t>
      </w:r>
      <w:r w:rsidRPr="00F30ABC">
        <w:rPr>
          <w:lang w:val="en-GB"/>
        </w:rPr>
        <w:t>Jew?</w:t>
      </w:r>
      <w:r w:rsidRPr="00553235">
        <w:rPr>
          <w:rStyle w:val="FootnoteReference"/>
          <w:lang w:val="en-GB"/>
        </w:rPr>
        <w:footnoteReference w:id="480"/>
      </w:r>
      <w:r w:rsidRPr="00F30ABC">
        <w:rPr>
          <w:b/>
          <w:bCs/>
        </w:rPr>
        <w:t xml:space="preserve"> D: </w:t>
      </w:r>
      <w:r w:rsidRPr="00F30ABC">
        <w:rPr>
          <w:rFonts w:cs="Times New Roman"/>
          <w:lang w:val="it-IT"/>
        </w:rPr>
        <w:t>–</w:t>
      </w:r>
      <w:r w:rsidRPr="005F539E">
        <w:rPr>
          <w:rStyle w:val="FootnoteReference"/>
          <w:rFonts w:cs="Times New Roman"/>
        </w:rPr>
        <w:footnoteReference w:id="481"/>
      </w:r>
    </w:p>
    <w:p w14:paraId="310404C7" w14:textId="77777777" w:rsidR="00BD0433" w:rsidRDefault="00BD0433" w:rsidP="00C75FC4">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2380AB5" w14:textId="77777777" w:rsidR="00BD0433" w:rsidRDefault="00BD0433" w:rsidP="00C75FC4">
      <w:pPr>
        <w:bidi w:val="0"/>
        <w:rPr>
          <w:b/>
          <w:bCs/>
        </w:rPr>
      </w:pPr>
    </w:p>
    <w:p w14:paraId="3AFF6F03" w14:textId="77777777" w:rsidR="00BD0433" w:rsidRDefault="00BD0433" w:rsidP="00A07634">
      <w:pPr>
        <w:bidi w:val="0"/>
        <w:rPr>
          <w:rFonts w:cs="Times New Roman"/>
          <w:i/>
          <w:iCs/>
          <w:sz w:val="24"/>
          <w:szCs w:val="24"/>
        </w:rPr>
      </w:pPr>
      <w:r w:rsidRPr="00EF7895">
        <w:rPr>
          <w:rFonts w:cs="Times New Roman"/>
          <w:sz w:val="24"/>
          <w:szCs w:val="24"/>
          <w:rtl/>
        </w:rPr>
        <w:t>ברק</w:t>
      </w:r>
      <w:r>
        <w:rPr>
          <w:rStyle w:val="FootnoteReference"/>
          <w:rFonts w:cs="Times New Roman"/>
          <w:sz w:val="24"/>
          <w:szCs w:val="24"/>
        </w:rPr>
        <w:footnoteReference w:id="482"/>
      </w:r>
      <w:r w:rsidRPr="00EF7895">
        <w:rPr>
          <w:rFonts w:cs="Times New Roman"/>
          <w:sz w:val="24"/>
          <w:szCs w:val="24"/>
        </w:rPr>
        <w:t xml:space="preserve"> </w:t>
      </w:r>
      <w:r>
        <w:rPr>
          <w:rFonts w:cs="Times New Roman"/>
          <w:sz w:val="24"/>
          <w:szCs w:val="24"/>
        </w:rPr>
        <w:t>–</w:t>
      </w:r>
      <w:r w:rsidRPr="00EF7895">
        <w:rPr>
          <w:rFonts w:cs="Times New Roman"/>
          <w:i/>
          <w:iCs/>
          <w:sz w:val="24"/>
          <w:szCs w:val="24"/>
        </w:rPr>
        <w:t xml:space="preserve"> </w:t>
      </w:r>
      <w:r w:rsidRPr="00343ADD">
        <w:rPr>
          <w:rFonts w:cs="Times New Roman"/>
          <w:i/>
          <w:iCs/>
          <w:sz w:val="24"/>
          <w:szCs w:val="24"/>
        </w:rPr>
        <w:t>Barak</w:t>
      </w:r>
    </w:p>
    <w:p w14:paraId="745294D7" w14:textId="77777777" w:rsidR="00BD0433" w:rsidRPr="00A07634" w:rsidRDefault="00BD0433" w:rsidP="00343ADD">
      <w:pPr>
        <w:bidi w:val="0"/>
        <w:rPr>
          <w:rFonts w:cs="Times New Roman"/>
          <w:sz w:val="24"/>
          <w:szCs w:val="24"/>
        </w:rPr>
      </w:pPr>
    </w:p>
    <w:p w14:paraId="1F24E947" w14:textId="77777777" w:rsidR="00BD0433" w:rsidRPr="008F792C" w:rsidRDefault="00BD0433" w:rsidP="00815F05">
      <w:pPr>
        <w:numPr>
          <w:ilvl w:val="0"/>
          <w:numId w:val="24"/>
        </w:numPr>
        <w:bidi w:val="0"/>
      </w:pPr>
      <w:r w:rsidRPr="008F792C">
        <w:rPr>
          <w:b/>
          <w:bCs/>
        </w:rPr>
        <w:t xml:space="preserve">O: </w:t>
      </w:r>
      <w:r w:rsidRPr="008F792C">
        <w:rPr>
          <w:rFonts w:cs="Times New Roman"/>
        </w:rPr>
        <w:t>–</w:t>
      </w:r>
      <w:r w:rsidR="00446803">
        <w:rPr>
          <w:rStyle w:val="FootnoteReference"/>
          <w:rFonts w:cs="Times New Roman"/>
          <w:lang w:val="en-GB"/>
        </w:rPr>
        <w:footnoteReference w:id="483"/>
      </w:r>
      <w:r w:rsidRPr="008F792C">
        <w:rPr>
          <w:b/>
          <w:bCs/>
        </w:rPr>
        <w:t xml:space="preserve"> Ds: </w:t>
      </w:r>
      <w:r w:rsidRPr="008F792C">
        <w:t>Joshua (</w:t>
      </w:r>
      <w:r>
        <w:t>3</w:t>
      </w:r>
      <w:r w:rsidRPr="008F792C">
        <w:t xml:space="preserve">)’s father, </w:t>
      </w:r>
      <w:smartTag w:uri="urn:schemas-microsoft-com:office:smarttags" w:element="place">
        <w:smartTag w:uri="urn:schemas-microsoft-com:office:smarttags" w:element="City">
          <w:r w:rsidRPr="008F792C">
            <w:t>Eden</w:t>
          </w:r>
        </w:smartTag>
      </w:smartTag>
      <w:r w:rsidRPr="008F792C">
        <w:t xml:space="preserve"> (</w:t>
      </w:r>
      <w:r>
        <w:t>1</w:t>
      </w:r>
      <w:r w:rsidRPr="008F792C">
        <w:t>)’s</w:t>
      </w:r>
      <w:r w:rsidRPr="008F792C">
        <w:rPr>
          <w:b/>
          <w:bCs/>
        </w:rPr>
        <w:t xml:space="preserve"> </w:t>
      </w:r>
      <w:r w:rsidRPr="008F792C">
        <w:t xml:space="preserve">son </w:t>
      </w:r>
      <w:r w:rsidRPr="008F792C">
        <w:rPr>
          <w:b/>
          <w:bCs/>
        </w:rPr>
        <w:t xml:space="preserve">F: </w:t>
      </w:r>
      <w:r w:rsidRPr="008F792C">
        <w:rPr>
          <w:rFonts w:cs="Times New Roman"/>
        </w:rPr>
        <w:t>–</w:t>
      </w:r>
      <w:r w:rsidRPr="008F792C">
        <w:rPr>
          <w:b/>
          <w:bCs/>
        </w:rPr>
        <w:t xml:space="preserve"> S: </w:t>
      </w:r>
      <w:r w:rsidRPr="008F792C">
        <w:rPr>
          <w:i/>
          <w:iCs/>
        </w:rPr>
        <w:t>Tulida</w:t>
      </w:r>
      <w:r w:rsidRPr="008F792C">
        <w:t>, 129</w:t>
      </w:r>
      <w:r w:rsidRPr="008F792C">
        <w:rPr>
          <w:rtl/>
        </w:rPr>
        <w:t xml:space="preserve"> </w:t>
      </w:r>
      <w:r w:rsidRPr="008F792C">
        <w:rPr>
          <w:b/>
          <w:bCs/>
        </w:rPr>
        <w:t xml:space="preserve">E: </w:t>
      </w:r>
      <w:r w:rsidRPr="008F792C">
        <w:t>Samaritan</w:t>
      </w:r>
      <w:r w:rsidRPr="008F792C">
        <w:rPr>
          <w:rStyle w:val="FootnoteReference"/>
          <w:rFonts w:cs="Times New Roman"/>
        </w:rPr>
        <w:footnoteReference w:id="484"/>
      </w:r>
      <w:r w:rsidRPr="008F792C">
        <w:rPr>
          <w:b/>
          <w:bCs/>
        </w:rPr>
        <w:t xml:space="preserve"> D:</w:t>
      </w:r>
      <w:r w:rsidRPr="008F792C">
        <w:rPr>
          <w:rtl/>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Fonts w:cs="Times New Roman"/>
          <w:rtl/>
        </w:rPr>
        <w:footnoteReference w:id="485"/>
      </w:r>
    </w:p>
    <w:p w14:paraId="6616154B" w14:textId="77777777" w:rsidR="00BD0433" w:rsidRDefault="00BD0433" w:rsidP="006C66F7">
      <w:pPr>
        <w:bidi w:val="0"/>
        <w:rPr>
          <w:b/>
          <w:bCs/>
        </w:rPr>
      </w:pPr>
    </w:p>
    <w:p w14:paraId="783BC98A" w14:textId="77777777" w:rsidR="00BD0433" w:rsidRDefault="00BD0433" w:rsidP="00EF446A">
      <w:pPr>
        <w:bidi w:val="0"/>
        <w:rPr>
          <w:rFonts w:cs="Times New Roman"/>
          <w:sz w:val="24"/>
          <w:szCs w:val="24"/>
          <w:rtl/>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28AFB788" w14:textId="77777777" w:rsidR="00BD0433" w:rsidRDefault="00BD0433" w:rsidP="00EF446A">
      <w:pPr>
        <w:bidi w:val="0"/>
        <w:rPr>
          <w:rFonts w:cs="Times New Roman"/>
          <w:sz w:val="24"/>
          <w:szCs w:val="24"/>
        </w:rPr>
      </w:pPr>
    </w:p>
    <w:p w14:paraId="7820B4BE" w14:textId="77777777" w:rsidR="00BD0433" w:rsidRDefault="00BD0433" w:rsidP="00343ADD">
      <w:pPr>
        <w:bidi w:val="0"/>
        <w:rPr>
          <w:rFonts w:cs="Times New Roman"/>
          <w:i/>
          <w:iCs/>
          <w:sz w:val="24"/>
          <w:szCs w:val="24"/>
        </w:rPr>
      </w:pPr>
      <w:r w:rsidRPr="00911F4C">
        <w:rPr>
          <w:rFonts w:cs="Times New Roman"/>
          <w:sz w:val="24"/>
          <w:szCs w:val="24"/>
          <w:rtl/>
        </w:rPr>
        <w:t>גבריאל</w:t>
      </w:r>
      <w:r>
        <w:rPr>
          <w:rStyle w:val="FootnoteReference"/>
          <w:rFonts w:cs="Times New Roman"/>
          <w:sz w:val="24"/>
          <w:szCs w:val="24"/>
        </w:rPr>
        <w:footnoteReference w:id="486"/>
      </w:r>
      <w:r w:rsidRPr="00911F4C">
        <w:rPr>
          <w:rFonts w:cs="Times New Roman"/>
          <w:sz w:val="24"/>
          <w:szCs w:val="24"/>
        </w:rPr>
        <w:t xml:space="preserve"> </w:t>
      </w:r>
      <w:r>
        <w:rPr>
          <w:rFonts w:cs="Times New Roman"/>
          <w:sz w:val="24"/>
          <w:szCs w:val="24"/>
        </w:rPr>
        <w:t>–</w:t>
      </w:r>
      <w:r w:rsidRPr="00911F4C">
        <w:rPr>
          <w:rFonts w:cs="Times New Roman"/>
          <w:sz w:val="24"/>
          <w:szCs w:val="24"/>
        </w:rPr>
        <w:t xml:space="preserve"> </w:t>
      </w:r>
      <w:r w:rsidRPr="00343ADD">
        <w:rPr>
          <w:rFonts w:cs="Times New Roman"/>
          <w:i/>
          <w:iCs/>
          <w:sz w:val="24"/>
          <w:szCs w:val="24"/>
        </w:rPr>
        <w:t>Gabriel</w:t>
      </w:r>
    </w:p>
    <w:p w14:paraId="19C2E326" w14:textId="77777777" w:rsidR="00BD0433" w:rsidRDefault="00BD0433" w:rsidP="00343ADD">
      <w:pPr>
        <w:bidi w:val="0"/>
        <w:rPr>
          <w:rFonts w:cs="Times New Roman"/>
          <w:sz w:val="24"/>
          <w:szCs w:val="24"/>
        </w:rPr>
      </w:pPr>
    </w:p>
    <w:p w14:paraId="6490E1AC" w14:textId="77777777" w:rsidR="00BD0433" w:rsidRPr="0061363C" w:rsidRDefault="00BD0433" w:rsidP="00876C71">
      <w:pPr>
        <w:numPr>
          <w:ilvl w:val="0"/>
          <w:numId w:val="25"/>
        </w:numPr>
        <w:bidi w:val="0"/>
      </w:pPr>
      <w:r w:rsidRPr="00686AFF">
        <w:rPr>
          <w:b/>
          <w:bCs/>
        </w:rPr>
        <w:t xml:space="preserve">O: </w:t>
      </w:r>
      <w:r w:rsidRPr="00215CB8">
        <w:rPr>
          <w:rFonts w:ascii="Graeca" w:hAnsi="Graeca" w:cs="Graeca"/>
        </w:rPr>
        <w:t></w:t>
      </w:r>
      <w:r w:rsidRPr="00215CB8">
        <w:rPr>
          <w:rFonts w:ascii="Graeca" w:hAnsi="Graeca" w:cs="Graeca"/>
        </w:rPr>
        <w:t></w:t>
      </w:r>
      <w:r w:rsidRPr="00215CB8">
        <w:rPr>
          <w:rFonts w:ascii="Graeca" w:hAnsi="Graeca" w:cs="Graeca"/>
        </w:rPr>
        <w:t></w:t>
      </w:r>
      <w:r w:rsidRPr="00215CB8">
        <w:rPr>
          <w:rFonts w:ascii="Graeca" w:hAnsi="Graeca" w:cs="Graeca"/>
        </w:rPr>
        <w:t></w:t>
      </w:r>
      <w:r w:rsidRPr="00215CB8">
        <w:t>[</w:t>
      </w:r>
      <w:r w:rsidRPr="00215CB8">
        <w:rPr>
          <w:rFonts w:ascii="Graeca" w:hAnsi="Graeca" w:cs="Graeca"/>
        </w:rPr>
        <w:t></w:t>
      </w:r>
      <w:r w:rsidRPr="00215CB8">
        <w:rPr>
          <w:rFonts w:ascii="Graeca" w:hAnsi="Graeca" w:cs="Graeca"/>
        </w:rPr>
        <w:t></w:t>
      </w:r>
      <w:r w:rsidRPr="00215CB8">
        <w:rPr>
          <w:rFonts w:ascii="Graeca" w:hAnsi="Graeca" w:cs="Graeca"/>
        </w:rPr>
        <w:t></w:t>
      </w:r>
      <w:r w:rsidRPr="00215CB8">
        <w:rPr>
          <w:rFonts w:ascii="Graeca" w:hAnsi="Graeca" w:cs="Graeca"/>
        </w:rPr>
        <w:t></w:t>
      </w:r>
      <w:r w:rsidRPr="00215CB8">
        <w:t>]</w:t>
      </w:r>
      <w:r w:rsidRPr="000E41E3">
        <w:rPr>
          <w:rStyle w:val="FootnoteReference"/>
        </w:rPr>
        <w:footnoteReference w:id="487"/>
      </w:r>
      <w:r>
        <w:t xml:space="preserve"> </w:t>
      </w:r>
      <w:r w:rsidRPr="00686AFF">
        <w:rPr>
          <w:b/>
          <w:bCs/>
        </w:rPr>
        <w:t xml:space="preserve">Ds: </w:t>
      </w:r>
      <w:r>
        <w:t>Amos (1)’s father</w:t>
      </w:r>
      <w:r w:rsidRPr="00686AFF">
        <w:rPr>
          <w:b/>
          <w:bCs/>
        </w:rPr>
        <w:t xml:space="preserve"> F:</w:t>
      </w:r>
      <w:r w:rsidRPr="00370500">
        <w:t xml:space="preserve"> </w:t>
      </w:r>
      <w:r>
        <w:t xml:space="preserve">Epitaph, </w:t>
      </w:r>
      <w:smartTag w:uri="urn:schemas-microsoft-com:office:smarttags" w:element="place">
        <w:r>
          <w:t>Caesarea</w:t>
        </w:r>
      </w:smartTag>
      <w:r w:rsidRPr="00686AFF">
        <w:rPr>
          <w:b/>
          <w:bCs/>
        </w:rPr>
        <w:t xml:space="preserve"> S: </w:t>
      </w:r>
      <w:r>
        <w:t>Lehmann &amp; Holum,</w:t>
      </w:r>
      <w:r>
        <w:rPr>
          <w:i/>
          <w:iCs/>
        </w:rPr>
        <w:t xml:space="preserve"> CMER</w:t>
      </w:r>
      <w:r>
        <w:t xml:space="preserve"> 5, no. 293 </w:t>
      </w:r>
      <w:r w:rsidRPr="00A864A0">
        <w:rPr>
          <w:b/>
          <w:bCs/>
          <w:lang w:val="en-GB"/>
        </w:rPr>
        <w:t xml:space="preserve">E: </w:t>
      </w:r>
      <w:r w:rsidRPr="0061363C">
        <w:rPr>
          <w:rFonts w:cs="Times New Roman"/>
        </w:rPr>
        <w:t>Christian?</w:t>
      </w:r>
      <w:r>
        <w:rPr>
          <w:rStyle w:val="FootnoteReference"/>
          <w:rFonts w:cs="Times New Roman"/>
        </w:rPr>
        <w:footnoteReference w:id="488"/>
      </w:r>
      <w:r w:rsidRPr="00DC3ADB">
        <w:rPr>
          <w:b/>
          <w:bCs/>
          <w:lang w:val="en-GB"/>
        </w:rPr>
        <w:t xml:space="preserve"> </w:t>
      </w:r>
      <w:r w:rsidRPr="00A864A0">
        <w:rPr>
          <w:b/>
          <w:bCs/>
          <w:lang w:val="en-GB"/>
        </w:rPr>
        <w:t xml:space="preserve">D: </w:t>
      </w:r>
      <w:r>
        <w:rPr>
          <w:rFonts w:cs="Times New Roman"/>
          <w:b/>
          <w:bCs/>
          <w:lang w:val="it-IT"/>
        </w:rPr>
        <w:t>–</w:t>
      </w:r>
      <w:r w:rsidR="00876C71" w:rsidRPr="005F539E">
        <w:rPr>
          <w:rStyle w:val="FootnoteReference"/>
          <w:rFonts w:cs="Times New Roman"/>
        </w:rPr>
        <w:footnoteReference w:id="489"/>
      </w:r>
    </w:p>
    <w:p w14:paraId="252E7E85" w14:textId="77777777" w:rsidR="00BD0433" w:rsidRDefault="00BD0433" w:rsidP="003D3077">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3B87189" w14:textId="77777777" w:rsidR="00BD0433" w:rsidRDefault="00BD0433" w:rsidP="003D3077">
      <w:pPr>
        <w:bidi w:val="0"/>
        <w:rPr>
          <w:b/>
          <w:bCs/>
        </w:rPr>
      </w:pPr>
    </w:p>
    <w:p w14:paraId="55E8579B" w14:textId="77777777" w:rsidR="00BD0433" w:rsidRDefault="00BD0433" w:rsidP="003D3077">
      <w:pPr>
        <w:bidi w:val="0"/>
        <w:rPr>
          <w:rFonts w:cs="Times New Roman"/>
          <w:i/>
          <w:iCs/>
          <w:sz w:val="24"/>
          <w:szCs w:val="24"/>
        </w:rPr>
      </w:pPr>
      <w:r w:rsidRPr="00911F4C">
        <w:rPr>
          <w:rFonts w:cs="Times New Roman"/>
          <w:sz w:val="24"/>
          <w:szCs w:val="24"/>
          <w:rtl/>
        </w:rPr>
        <w:t>גדליה</w:t>
      </w:r>
      <w:r>
        <w:rPr>
          <w:rStyle w:val="FootnoteReference"/>
          <w:rFonts w:cs="Times New Roman"/>
          <w:sz w:val="24"/>
          <w:szCs w:val="24"/>
        </w:rPr>
        <w:footnoteReference w:id="490"/>
      </w:r>
      <w:r w:rsidRPr="00911F4C">
        <w:rPr>
          <w:rFonts w:cs="Times New Roman"/>
          <w:sz w:val="24"/>
          <w:szCs w:val="24"/>
        </w:rPr>
        <w:t xml:space="preserve"> </w:t>
      </w:r>
      <w:r>
        <w:rPr>
          <w:rFonts w:cs="Times New Roman"/>
          <w:sz w:val="24"/>
          <w:szCs w:val="24"/>
        </w:rPr>
        <w:t>–</w:t>
      </w:r>
      <w:r w:rsidRPr="00911F4C">
        <w:rPr>
          <w:rFonts w:cs="Times New Roman"/>
          <w:sz w:val="24"/>
          <w:szCs w:val="24"/>
        </w:rPr>
        <w:t xml:space="preserve"> </w:t>
      </w:r>
      <w:r w:rsidRPr="00343ADD">
        <w:rPr>
          <w:rFonts w:cs="Times New Roman"/>
          <w:i/>
          <w:iCs/>
          <w:sz w:val="24"/>
          <w:szCs w:val="24"/>
        </w:rPr>
        <w:t>Gedaliah</w:t>
      </w:r>
    </w:p>
    <w:p w14:paraId="4D75B00C" w14:textId="77777777" w:rsidR="00BD0433" w:rsidRDefault="00BD0433" w:rsidP="00343ADD">
      <w:pPr>
        <w:bidi w:val="0"/>
        <w:rPr>
          <w:rFonts w:cs="Times New Roman"/>
          <w:sz w:val="24"/>
          <w:szCs w:val="24"/>
        </w:rPr>
      </w:pPr>
    </w:p>
    <w:p w14:paraId="36EF94ED" w14:textId="77777777" w:rsidR="00BD0433" w:rsidRPr="008F792C" w:rsidRDefault="00BD0433" w:rsidP="0071713A">
      <w:pPr>
        <w:numPr>
          <w:ilvl w:val="0"/>
          <w:numId w:val="26"/>
        </w:numPr>
        <w:bidi w:val="0"/>
      </w:pPr>
      <w:r w:rsidRPr="008F792C">
        <w:rPr>
          <w:b/>
          <w:bCs/>
        </w:rPr>
        <w:t xml:space="preserve">O: </w:t>
      </w:r>
      <w:r w:rsidRPr="00FC639B">
        <w:rPr>
          <w:rFonts w:cs="Times New Roman"/>
          <w:rtl/>
        </w:rPr>
        <w:t>ג</w:t>
      </w:r>
      <w:r w:rsidRPr="008F792C">
        <w:rPr>
          <w:rFonts w:cs="Times New Roman"/>
          <w:rtl/>
        </w:rPr>
        <w:t>וריא</w:t>
      </w:r>
      <w:r w:rsidRPr="008F792C">
        <w:rPr>
          <w:rStyle w:val="FootnoteReference"/>
        </w:rPr>
        <w:footnoteReference w:id="491"/>
      </w:r>
      <w:r w:rsidRPr="008F792C">
        <w:rPr>
          <w:b/>
          <w:bCs/>
        </w:rPr>
        <w:t xml:space="preserve"> Ds:</w:t>
      </w:r>
      <w:r w:rsidRPr="008F792C">
        <w:t xml:space="preserve"> Samuel</w:t>
      </w:r>
      <w:r w:rsidRPr="008F792C">
        <w:rPr>
          <w:b/>
          <w:bCs/>
        </w:rPr>
        <w:t xml:space="preserve"> </w:t>
      </w:r>
      <w:r w:rsidRPr="008F792C">
        <w:t>(</w:t>
      </w:r>
      <w:r>
        <w:t>3</w:t>
      </w:r>
      <w:r w:rsidR="00992E06">
        <w:t>4</w:t>
      </w:r>
      <w:r w:rsidRPr="008F792C">
        <w:t>)’s father</w:t>
      </w:r>
      <w:r w:rsidRPr="008F792C">
        <w:rPr>
          <w:b/>
          <w:bCs/>
        </w:rPr>
        <w:t xml:space="preserve"> F: </w:t>
      </w:r>
      <w:r w:rsidRPr="008F792C">
        <w:t>–</w:t>
      </w:r>
      <w:r w:rsidRPr="008F792C">
        <w:rPr>
          <w:b/>
          <w:bCs/>
        </w:rPr>
        <w:t xml:space="preserve"> S:</w:t>
      </w:r>
      <w:r w:rsidRPr="008F792C">
        <w:rPr>
          <w:i/>
          <w:iCs/>
        </w:rPr>
        <w:t xml:space="preserve"> TanB, bahar</w:t>
      </w:r>
      <w:r w:rsidRPr="008F792C">
        <w:rPr>
          <w:b/>
          <w:bCs/>
        </w:rPr>
        <w:t xml:space="preserve"> </w:t>
      </w:r>
      <w:r w:rsidRPr="008F792C">
        <w:t>2</w:t>
      </w:r>
      <w:r w:rsidRPr="008F792C">
        <w:rPr>
          <w:b/>
          <w:bCs/>
        </w:rPr>
        <w:t xml:space="preserve"> </w:t>
      </w:r>
      <w:r w:rsidRPr="008F792C">
        <w:t>(</w:t>
      </w:r>
      <w:r w:rsidRPr="00FC639B">
        <w:t xml:space="preserve">Hyman, </w:t>
      </w:r>
      <w:r w:rsidRPr="00FC639B">
        <w:rPr>
          <w:i/>
          <w:iCs/>
        </w:rPr>
        <w:t>Toldoth</w:t>
      </w:r>
      <w:r w:rsidRPr="00FC639B">
        <w:t>, 1136</w:t>
      </w:r>
      <w:r w:rsidRPr="008F792C">
        <w:t xml:space="preserve">) </w:t>
      </w:r>
      <w:r w:rsidRPr="008F792C">
        <w:rPr>
          <w:b/>
          <w:bCs/>
        </w:rPr>
        <w:t xml:space="preserve">E: </w:t>
      </w:r>
      <w:r w:rsidRPr="008F792C">
        <w:rPr>
          <w:rFonts w:cs="Times New Roman"/>
        </w:rPr>
        <w:t>–</w:t>
      </w:r>
      <w:r w:rsidRPr="008F792C">
        <w:rPr>
          <w:b/>
          <w:bCs/>
        </w:rPr>
        <w:t xml:space="preserve"> D: </w:t>
      </w:r>
      <w:r w:rsidR="0071713A">
        <w:rPr>
          <w:lang w:val="de-DE"/>
        </w:rPr>
        <w:t>Pre-400</w:t>
      </w:r>
      <w:r w:rsidR="0071713A">
        <w:rPr>
          <w:rStyle w:val="FootnoteReference"/>
          <w:lang w:val="de-DE"/>
        </w:rPr>
        <w:footnoteReference w:id="492"/>
      </w:r>
    </w:p>
    <w:p w14:paraId="20311666" w14:textId="77777777" w:rsidR="00BD0433" w:rsidRPr="008F792C" w:rsidRDefault="00BD0433" w:rsidP="00815F05">
      <w:pPr>
        <w:numPr>
          <w:ilvl w:val="0"/>
          <w:numId w:val="26"/>
        </w:numPr>
        <w:bidi w:val="0"/>
        <w:rPr>
          <w:rFonts w:cs="David"/>
          <w:b/>
          <w:bCs/>
        </w:rPr>
      </w:pPr>
      <w:r w:rsidRPr="008F792C">
        <w:rPr>
          <w:b/>
          <w:bCs/>
        </w:rPr>
        <w:t xml:space="preserve">O: </w:t>
      </w:r>
      <w:r w:rsidRPr="008F792C">
        <w:rPr>
          <w:rFonts w:cs="Times New Roman"/>
        </w:rPr>
        <w:t>–</w:t>
      </w:r>
      <w:r w:rsidRPr="008F792C">
        <w:rPr>
          <w:b/>
          <w:bCs/>
        </w:rPr>
        <w:t xml:space="preserve"> Ds: </w:t>
      </w:r>
      <w:r w:rsidRPr="008F792C">
        <w:t>Jeremia</w:t>
      </w:r>
      <w:r w:rsidR="00330A74">
        <w:t>h (16</w:t>
      </w:r>
      <w:r w:rsidRPr="008F792C">
        <w:t>)’s father, Joseph (</w:t>
      </w:r>
      <w:r w:rsidR="00196B3F">
        <w:t>12</w:t>
      </w:r>
      <w:r w:rsidR="002C2DA4">
        <w:t>8</w:t>
      </w:r>
      <w:r w:rsidRPr="008F792C">
        <w:t>)’s son</w:t>
      </w:r>
      <w:r w:rsidRPr="008F792C">
        <w:rPr>
          <w:b/>
          <w:bCs/>
        </w:rPr>
        <w:t xml:space="preserve"> F: </w:t>
      </w:r>
      <w:r w:rsidRPr="008F792C">
        <w:t xml:space="preserve">Inscription, </w:t>
      </w:r>
      <w:smartTag w:uri="urn:schemas-microsoft-com:office:smarttags" w:element="PlaceType">
        <w:r w:rsidRPr="008F792C">
          <w:t>Temple</w:t>
        </w:r>
      </w:smartTag>
      <w:r w:rsidRPr="008F792C">
        <w:t xml:space="preserve"> </w:t>
      </w:r>
      <w:smartTag w:uri="urn:schemas-microsoft-com:office:smarttags" w:element="PlaceName">
        <w:r w:rsidRPr="008F792C">
          <w:t>Mount</w:t>
        </w:r>
      </w:smartTag>
      <w:r w:rsidRPr="008F792C">
        <w:t xml:space="preserve">, </w:t>
      </w:r>
      <w:smartTag w:uri="urn:schemas-microsoft-com:office:smarttags" w:element="City">
        <w:r w:rsidRPr="008F792C">
          <w:t>Jerusalem</w:t>
        </w:r>
      </w:smartTag>
      <w:r w:rsidRPr="008F792C">
        <w:t xml:space="preserve"> </w:t>
      </w:r>
      <w:r w:rsidRPr="008F792C">
        <w:rPr>
          <w:b/>
          <w:bCs/>
        </w:rPr>
        <w:t xml:space="preserve">S: </w:t>
      </w:r>
      <w:r w:rsidRPr="008F792C">
        <w:t xml:space="preserve">Ben-Dov, </w:t>
      </w:r>
      <w:r w:rsidRPr="008F792C">
        <w:rPr>
          <w:i/>
          <w:iCs/>
        </w:rPr>
        <w:t>Shadow of the Temple</w:t>
      </w:r>
      <w:r w:rsidRPr="008F792C">
        <w:t>, 334</w:t>
      </w:r>
      <w:r w:rsidRPr="008F792C">
        <w:rPr>
          <w:b/>
          <w:bCs/>
        </w:rPr>
        <w:t xml:space="preserve"> E: </w:t>
      </w:r>
      <w:r w:rsidRPr="008F792C">
        <w:t>Late?</w:t>
      </w:r>
      <w:r w:rsidRPr="008F792C">
        <w:rPr>
          <w:rStyle w:val="FootnoteReference"/>
        </w:rPr>
        <w:footnoteReference w:id="493"/>
      </w:r>
      <w:r w:rsidRPr="008F792C">
        <w:rPr>
          <w:b/>
          <w:bCs/>
        </w:rPr>
        <w:t xml:space="preserve"> D: </w:t>
      </w:r>
      <w:r w:rsidRPr="001C69FA">
        <w:t>Pre-650?</w:t>
      </w:r>
      <w:r>
        <w:rPr>
          <w:rStyle w:val="FootnoteReference"/>
        </w:rPr>
        <w:footnoteReference w:id="494"/>
      </w:r>
    </w:p>
    <w:p w14:paraId="163519C7" w14:textId="77777777" w:rsidR="00BD0433" w:rsidRDefault="00BD0433" w:rsidP="008C7CE8">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E2AAF27" w14:textId="77777777" w:rsidR="00BD0433" w:rsidRDefault="00BD0433" w:rsidP="008C7CE8">
      <w:pPr>
        <w:bidi w:val="0"/>
        <w:rPr>
          <w:b/>
          <w:bCs/>
        </w:rPr>
      </w:pPr>
    </w:p>
    <w:p w14:paraId="168E2611" w14:textId="77777777" w:rsidR="00BD0433" w:rsidRDefault="00BD0433" w:rsidP="009E54A7">
      <w:pPr>
        <w:bidi w:val="0"/>
        <w:rPr>
          <w:i/>
          <w:iCs/>
          <w:sz w:val="24"/>
          <w:szCs w:val="24"/>
        </w:rPr>
      </w:pPr>
      <w:r w:rsidRPr="00911F4C">
        <w:rPr>
          <w:rFonts w:cs="Times New Roman"/>
          <w:sz w:val="24"/>
          <w:szCs w:val="24"/>
          <w:rtl/>
        </w:rPr>
        <w:t>גלית</w:t>
      </w:r>
      <w:r w:rsidRPr="00911F4C">
        <w:rPr>
          <w:rStyle w:val="FootnoteReference"/>
          <w:sz w:val="24"/>
          <w:szCs w:val="24"/>
        </w:rPr>
        <w:footnoteReference w:id="495"/>
      </w:r>
      <w:r w:rsidRPr="00911F4C">
        <w:rPr>
          <w:sz w:val="24"/>
          <w:szCs w:val="24"/>
        </w:rPr>
        <w:t xml:space="preserve"> – </w:t>
      </w:r>
      <w:r w:rsidRPr="00343ADD">
        <w:rPr>
          <w:i/>
          <w:iCs/>
          <w:sz w:val="24"/>
          <w:szCs w:val="24"/>
        </w:rPr>
        <w:t>Goliath</w:t>
      </w:r>
    </w:p>
    <w:p w14:paraId="665704CF" w14:textId="77777777" w:rsidR="00BD0433" w:rsidRPr="009E54A7" w:rsidRDefault="00BD0433" w:rsidP="00343ADD">
      <w:pPr>
        <w:bidi w:val="0"/>
        <w:rPr>
          <w:sz w:val="24"/>
          <w:szCs w:val="24"/>
        </w:rPr>
      </w:pPr>
    </w:p>
    <w:p w14:paraId="3360609A" w14:textId="77777777" w:rsidR="00BD0433" w:rsidRDefault="00BD0433" w:rsidP="00815F05">
      <w:pPr>
        <w:numPr>
          <w:ilvl w:val="0"/>
          <w:numId w:val="27"/>
        </w:numPr>
        <w:bidi w:val="0"/>
        <w:rPr>
          <w:b/>
          <w:bCs/>
        </w:rPr>
      </w:pPr>
      <w:r w:rsidRPr="00B849A3">
        <w:rPr>
          <w:b/>
          <w:bCs/>
          <w:lang w:val="en-GB"/>
        </w:rPr>
        <w:t xml:space="preserve">O: </w:t>
      </w:r>
      <w:r>
        <w:rPr>
          <w:rFonts w:cs="Times New Roman"/>
          <w:rtl/>
          <w:lang w:val="en-GB"/>
        </w:rPr>
        <w:t>איגוד</w:t>
      </w:r>
      <w:r>
        <w:rPr>
          <w:rFonts w:cs="Times New Roman"/>
          <w:lang w:val="en-GB"/>
        </w:rPr>
        <w:t>/</w:t>
      </w:r>
      <w:r w:rsidRPr="00B849A3">
        <w:rPr>
          <w:rFonts w:cs="Times New Roman"/>
          <w:rtl/>
        </w:rPr>
        <w:t>גוליד</w:t>
      </w:r>
      <w:r w:rsidRPr="00B849A3">
        <w:rPr>
          <w:rFonts w:cs="Times New Roman"/>
        </w:rPr>
        <w:t>/</w:t>
      </w:r>
      <w:r w:rsidRPr="00B849A3">
        <w:rPr>
          <w:rFonts w:cs="Times New Roman"/>
          <w:rtl/>
        </w:rPr>
        <w:t>גולידו</w:t>
      </w:r>
      <w:r w:rsidRPr="00B849A3">
        <w:rPr>
          <w:rFonts w:cs="Times New Roman"/>
        </w:rPr>
        <w:t>/</w:t>
      </w:r>
      <w:r w:rsidRPr="00B849A3">
        <w:rPr>
          <w:rFonts w:cs="Times New Roman"/>
          <w:rtl/>
        </w:rPr>
        <w:t>גולייר</w:t>
      </w:r>
      <w:r w:rsidRPr="00B849A3">
        <w:rPr>
          <w:rFonts w:cs="Times New Roman"/>
        </w:rPr>
        <w:t>/</w:t>
      </w:r>
      <w:r w:rsidRPr="00B849A3">
        <w:rPr>
          <w:rFonts w:cs="Times New Roman"/>
          <w:rtl/>
        </w:rPr>
        <w:t>גולירי</w:t>
      </w:r>
      <w:r w:rsidRPr="00B849A3">
        <w:rPr>
          <w:rFonts w:cs="Times New Roman"/>
        </w:rPr>
        <w:t>/</w:t>
      </w:r>
      <w:r w:rsidRPr="00B849A3">
        <w:rPr>
          <w:rFonts w:cs="Times New Roman"/>
          <w:rtl/>
          <w:lang w:val="en-GB"/>
        </w:rPr>
        <w:t>גולית</w:t>
      </w:r>
      <w:r w:rsidRPr="00911F4C">
        <w:rPr>
          <w:rStyle w:val="FootnoteReference"/>
          <w:rFonts w:cs="Times New Roman"/>
          <w:lang w:val="en-GB"/>
        </w:rPr>
        <w:footnoteReference w:id="496"/>
      </w:r>
      <w:r w:rsidRPr="00911F4C">
        <w:rPr>
          <w:rFonts w:cs="Times New Roman"/>
          <w:lang w:val="en-GB"/>
        </w:rPr>
        <w:t>/</w:t>
      </w:r>
      <w:r w:rsidRPr="00911F4C">
        <w:rPr>
          <w:rFonts w:cs="Times New Roman"/>
          <w:rtl/>
          <w:lang w:val="en-GB"/>
        </w:rPr>
        <w:t>אמי</w:t>
      </w:r>
      <w:r w:rsidRPr="00911F4C">
        <w:rPr>
          <w:rStyle w:val="FootnoteReference"/>
          <w:rFonts w:cs="Times New Roman"/>
          <w:lang w:val="en-GB"/>
        </w:rPr>
        <w:footnoteReference w:id="497"/>
      </w:r>
      <w:r w:rsidRPr="000B5922">
        <w:rPr>
          <w:b/>
          <w:bCs/>
          <w:lang w:val="en-GB"/>
        </w:rPr>
        <w:t xml:space="preserve"> Ds: </w:t>
      </w:r>
      <w:r w:rsidRPr="000B5922">
        <w:rPr>
          <w:lang w:val="en-GB"/>
        </w:rPr>
        <w:t>Hananiah (</w:t>
      </w:r>
      <w:r w:rsidR="00DD0FCD">
        <w:rPr>
          <w:lang w:val="en-GB"/>
        </w:rPr>
        <w:t>38</w:t>
      </w:r>
      <w:r w:rsidRPr="000B5922">
        <w:rPr>
          <w:lang w:val="en-GB"/>
        </w:rPr>
        <w:t xml:space="preserve">)’s father </w:t>
      </w:r>
      <w:r w:rsidRPr="000B5922">
        <w:rPr>
          <w:b/>
          <w:bCs/>
          <w:lang w:val="en-GB"/>
        </w:rPr>
        <w:t xml:space="preserve">F: </w:t>
      </w:r>
      <w:r w:rsidRPr="00840B48">
        <w:rPr>
          <w:lang w:val="en-GB"/>
        </w:rPr>
        <w:t>–</w:t>
      </w:r>
      <w:r w:rsidRPr="000B5922">
        <w:rPr>
          <w:b/>
          <w:bCs/>
          <w:lang w:val="en-GB"/>
        </w:rPr>
        <w:t xml:space="preserve"> S: </w:t>
      </w:r>
      <w:r w:rsidRPr="000B5922">
        <w:rPr>
          <w:i/>
          <w:iCs/>
          <w:lang w:val="en-GB"/>
        </w:rPr>
        <w:t>Gen Rab</w:t>
      </w:r>
      <w:r w:rsidRPr="000B5922">
        <w:rPr>
          <w:lang w:val="en-GB"/>
        </w:rPr>
        <w:t xml:space="preserve"> 16:3</w:t>
      </w:r>
      <w:r>
        <w:rPr>
          <w:lang w:val="en-GB"/>
        </w:rPr>
        <w:t xml:space="preserve"> (Hyman, </w:t>
      </w:r>
      <w:r w:rsidRPr="009E0550">
        <w:rPr>
          <w:i/>
          <w:iCs/>
          <w:lang w:val="en-GB"/>
        </w:rPr>
        <w:t>Toldoth</w:t>
      </w:r>
      <w:r>
        <w:rPr>
          <w:lang w:val="en-GB"/>
        </w:rPr>
        <w:t xml:space="preserve">, </w:t>
      </w:r>
      <w:r>
        <w:t>479</w:t>
      </w:r>
      <w:r>
        <w:rPr>
          <w:lang w:val="en-GB"/>
        </w:rPr>
        <w:t>)</w:t>
      </w:r>
      <w:r w:rsidRPr="000B5922">
        <w:rPr>
          <w:lang w:val="en-GB"/>
        </w:rPr>
        <w:t xml:space="preserve"> </w:t>
      </w:r>
      <w:r w:rsidRPr="000B5922">
        <w:rPr>
          <w:b/>
          <w:bCs/>
          <w:lang w:val="en-GB"/>
        </w:rPr>
        <w:t xml:space="preserve">E: </w:t>
      </w:r>
      <w:r w:rsidRPr="00A4132C">
        <w:rPr>
          <w:lang w:val="en-GB"/>
        </w:rPr>
        <w:t>Nic</w:t>
      </w:r>
      <w:r w:rsidRPr="00A4132C">
        <w:rPr>
          <w:lang w:val="en-GB"/>
        </w:rPr>
        <w:t>k</w:t>
      </w:r>
      <w:r w:rsidRPr="00A4132C">
        <w:rPr>
          <w:lang w:val="en-GB"/>
        </w:rPr>
        <w:t>name</w:t>
      </w:r>
      <w:r>
        <w:rPr>
          <w:rStyle w:val="FootnoteReference"/>
          <w:rFonts w:cs="Times New Roman"/>
          <w:lang w:val="en-GB"/>
        </w:rPr>
        <w:footnoteReference w:id="498"/>
      </w:r>
      <w:r w:rsidRPr="000B5922">
        <w:rPr>
          <w:lang w:val="en-GB"/>
        </w:rPr>
        <w:t xml:space="preserve"> </w:t>
      </w:r>
      <w:r w:rsidRPr="000B5922">
        <w:rPr>
          <w:b/>
          <w:bCs/>
          <w:lang w:val="en-GB"/>
        </w:rPr>
        <w:t xml:space="preserve">D: </w:t>
      </w:r>
      <w:r w:rsidR="001D2A18">
        <w:t>3</w:t>
      </w:r>
      <w:r w:rsidR="001D2A18" w:rsidRPr="00404873">
        <w:rPr>
          <w:vertAlign w:val="superscript"/>
        </w:rPr>
        <w:t>rd</w:t>
      </w:r>
      <w:r w:rsidR="001D2A18">
        <w:t>-4</w:t>
      </w:r>
      <w:r w:rsidR="001D2A18" w:rsidRPr="001D2A18">
        <w:rPr>
          <w:vertAlign w:val="superscript"/>
        </w:rPr>
        <w:t>th</w:t>
      </w:r>
      <w:r w:rsidR="001D2A18">
        <w:t xml:space="preserve"> C</w:t>
      </w:r>
      <w:r w:rsidR="001D2A18">
        <w:rPr>
          <w:rStyle w:val="FootnoteReference"/>
        </w:rPr>
        <w:footnoteReference w:id="499"/>
      </w:r>
    </w:p>
    <w:p w14:paraId="1366C0E6" w14:textId="77777777" w:rsidR="00BD0433" w:rsidRDefault="00BD0433" w:rsidP="001C7EFD">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6802FFEF" w14:textId="77777777" w:rsidR="00BD0433" w:rsidRDefault="00BD0433" w:rsidP="004D05AE">
      <w:pPr>
        <w:bidi w:val="0"/>
        <w:rPr>
          <w:b/>
          <w:bCs/>
        </w:rPr>
      </w:pPr>
    </w:p>
    <w:p w14:paraId="56215F7F" w14:textId="77777777" w:rsidR="00BD0433" w:rsidRDefault="00BD0433" w:rsidP="009D597B">
      <w:pPr>
        <w:pStyle w:val="Heading2"/>
        <w:bidi w:val="0"/>
        <w:spacing w:before="0" w:after="0"/>
        <w:rPr>
          <w:rFonts w:ascii="Times New Roman" w:hAnsi="Times New Roman" w:cs="Times New Roman"/>
          <w:b w:val="0"/>
          <w:bCs w:val="0"/>
          <w:sz w:val="24"/>
          <w:szCs w:val="24"/>
        </w:rPr>
      </w:pPr>
      <w:r w:rsidRPr="009D597B">
        <w:rPr>
          <w:rFonts w:ascii="Times New Roman" w:hAnsi="Times New Roman" w:cs="Times New Roman"/>
          <w:b w:val="0"/>
          <w:bCs w:val="0"/>
          <w:i w:val="0"/>
          <w:iCs w:val="0"/>
          <w:sz w:val="24"/>
          <w:szCs w:val="24"/>
          <w:rtl/>
        </w:rPr>
        <w:t>גמליאל</w:t>
      </w:r>
      <w:r w:rsidRPr="009D597B">
        <w:rPr>
          <w:rStyle w:val="FootnoteReference"/>
          <w:rFonts w:ascii="Times New Roman" w:hAnsi="Times New Roman" w:cs="Times New Roman"/>
          <w:b w:val="0"/>
          <w:bCs w:val="0"/>
          <w:i w:val="0"/>
          <w:iCs w:val="0"/>
          <w:sz w:val="24"/>
          <w:szCs w:val="24"/>
        </w:rPr>
        <w:footnoteReference w:id="500"/>
      </w:r>
      <w:r w:rsidRPr="009D597B">
        <w:rPr>
          <w:rFonts w:ascii="Times New Roman" w:hAnsi="Times New Roman" w:cs="Times New Roman"/>
          <w:b w:val="0"/>
          <w:bCs w:val="0"/>
          <w:i w:val="0"/>
          <w:iCs w:val="0"/>
          <w:sz w:val="24"/>
          <w:szCs w:val="24"/>
        </w:rPr>
        <w:t xml:space="preserve"> – </w:t>
      </w:r>
      <w:r w:rsidRPr="00343ADD">
        <w:rPr>
          <w:rFonts w:ascii="Times New Roman" w:hAnsi="Times New Roman" w:cs="Times New Roman"/>
          <w:b w:val="0"/>
          <w:bCs w:val="0"/>
          <w:sz w:val="24"/>
          <w:szCs w:val="24"/>
        </w:rPr>
        <w:t>Gamaliel</w:t>
      </w:r>
    </w:p>
    <w:p w14:paraId="595965A6" w14:textId="77777777" w:rsidR="00BD0433" w:rsidRPr="00343ADD" w:rsidRDefault="00BD0433" w:rsidP="00343ADD">
      <w:pPr>
        <w:bidi w:val="0"/>
      </w:pPr>
    </w:p>
    <w:p w14:paraId="559D7B54" w14:textId="77777777" w:rsidR="00BD0433" w:rsidRPr="008F792C" w:rsidRDefault="00BD0433" w:rsidP="00815F05">
      <w:pPr>
        <w:numPr>
          <w:ilvl w:val="0"/>
          <w:numId w:val="28"/>
        </w:numPr>
        <w:bidi w:val="0"/>
        <w:rPr>
          <w:rtl/>
        </w:rPr>
      </w:pPr>
      <w:r w:rsidRPr="008F792C">
        <w:rPr>
          <w:b/>
          <w:bCs/>
        </w:rPr>
        <w:t>O:</w:t>
      </w:r>
      <w:r w:rsidRPr="008F792C">
        <w:t xml:space="preserve"> </w:t>
      </w:r>
      <w:r w:rsidRPr="00AC5D68">
        <w:t>Gamalielus</w:t>
      </w:r>
      <w:r>
        <w:rPr>
          <w:rStyle w:val="FootnoteReference"/>
        </w:rPr>
        <w:footnoteReference w:id="501"/>
      </w:r>
      <w:r>
        <w:t xml:space="preserve"> </w:t>
      </w:r>
      <w:r w:rsidRPr="008F792C">
        <w:rPr>
          <w:b/>
          <w:bCs/>
        </w:rPr>
        <w:t xml:space="preserve">Ds: </w:t>
      </w:r>
      <w:r w:rsidRPr="008F792C">
        <w:t xml:space="preserve">The </w:t>
      </w:r>
      <w:r w:rsidRPr="00317763">
        <w:t>Patriarch</w:t>
      </w:r>
      <w:r w:rsidRPr="008F792C">
        <w:rPr>
          <w:rStyle w:val="FootnoteReference"/>
        </w:rPr>
        <w:footnoteReference w:id="502"/>
      </w:r>
      <w:r w:rsidRPr="008F792C">
        <w:t xml:space="preserve"> </w:t>
      </w:r>
      <w:r w:rsidRPr="008F792C">
        <w:rPr>
          <w:b/>
          <w:bCs/>
        </w:rPr>
        <w:t xml:space="preserve">F: </w:t>
      </w:r>
      <w:r w:rsidRPr="008F792C">
        <w:rPr>
          <w:i/>
          <w:iCs/>
        </w:rPr>
        <w:t xml:space="preserve">Codex Theodosianus </w:t>
      </w:r>
      <w:r w:rsidRPr="008F792C">
        <w:t xml:space="preserve">16:8:22 </w:t>
      </w:r>
      <w:r w:rsidRPr="008F792C">
        <w:rPr>
          <w:b/>
          <w:bCs/>
        </w:rPr>
        <w:t xml:space="preserve">S: </w:t>
      </w:r>
      <w:r w:rsidRPr="008F792C">
        <w:t xml:space="preserve">1. Marcellus, </w:t>
      </w:r>
      <w:r w:rsidRPr="008F792C">
        <w:rPr>
          <w:i/>
          <w:iCs/>
        </w:rPr>
        <w:t>De Medicamentis</w:t>
      </w:r>
      <w:r w:rsidRPr="008F792C">
        <w:t xml:space="preserve"> 23</w:t>
      </w:r>
      <w:r w:rsidRPr="004527E4">
        <w:t>,</w:t>
      </w:r>
      <w:r w:rsidRPr="008F792C">
        <w:rPr>
          <w:b/>
          <w:bCs/>
        </w:rPr>
        <w:t xml:space="preserve"> </w:t>
      </w:r>
      <w:r w:rsidRPr="008F792C">
        <w:t>77</w:t>
      </w:r>
      <w:r w:rsidRPr="008F792C">
        <w:rPr>
          <w:rStyle w:val="FootnoteReference"/>
          <w:rFonts w:cs="Times New Roman"/>
          <w:rtl/>
        </w:rPr>
        <w:footnoteReference w:id="503"/>
      </w:r>
      <w:r w:rsidRPr="008F792C">
        <w:rPr>
          <w:b/>
          <w:bCs/>
        </w:rPr>
        <w:t xml:space="preserve"> </w:t>
      </w:r>
      <w:r w:rsidRPr="008F792C">
        <w:t xml:space="preserve">2. Linder, </w:t>
      </w:r>
      <w:r w:rsidRPr="008F792C">
        <w:rPr>
          <w:i/>
          <w:iCs/>
        </w:rPr>
        <w:t>JRIL</w:t>
      </w:r>
      <w:r w:rsidRPr="008F792C">
        <w:t xml:space="preserve">, no. 41 </w:t>
      </w:r>
      <w:r w:rsidRPr="008F792C">
        <w:rPr>
          <w:b/>
          <w:bCs/>
        </w:rPr>
        <w:t xml:space="preserve">E: </w:t>
      </w:r>
      <w:r w:rsidRPr="008F792C">
        <w:rPr>
          <w:rFonts w:cs="Times New Roman"/>
        </w:rPr>
        <w:t>–</w:t>
      </w:r>
      <w:r w:rsidRPr="008F792C">
        <w:rPr>
          <w:b/>
          <w:bCs/>
        </w:rPr>
        <w:t xml:space="preserve"> D:</w:t>
      </w:r>
      <w:r w:rsidRPr="008F792C">
        <w:t xml:space="preserve"> 415</w:t>
      </w:r>
      <w:r w:rsidRPr="008F792C">
        <w:rPr>
          <w:rStyle w:val="FootnoteReference"/>
        </w:rPr>
        <w:footnoteReference w:id="504"/>
      </w:r>
    </w:p>
    <w:p w14:paraId="1591202F" w14:textId="77777777" w:rsidR="00BD0433" w:rsidRPr="008F792C" w:rsidRDefault="00BD0433" w:rsidP="00815F05">
      <w:pPr>
        <w:numPr>
          <w:ilvl w:val="0"/>
          <w:numId w:val="28"/>
        </w:numPr>
        <w:bidi w:val="0"/>
        <w:rPr>
          <w:lang w:val="en-GB"/>
        </w:rPr>
      </w:pPr>
      <w:r w:rsidRPr="008F792C">
        <w:rPr>
          <w:b/>
          <w:bCs/>
          <w:lang w:val="en-GB"/>
        </w:rPr>
        <w:t xml:space="preserve">O: </w:t>
      </w:r>
      <w:r w:rsidRPr="001D6EE1">
        <w:rPr>
          <w:lang w:val="en-GB"/>
        </w:rPr>
        <w:t>Gamaliel</w:t>
      </w:r>
      <w:r>
        <w:rPr>
          <w:rStyle w:val="FootnoteReference"/>
        </w:rPr>
        <w:footnoteReference w:id="505"/>
      </w:r>
      <w:r>
        <w:t>/</w:t>
      </w:r>
      <w:r w:rsidRPr="001D6EE1">
        <w:t>Gamalihel</w:t>
      </w:r>
      <w:r>
        <w:rPr>
          <w:rStyle w:val="FootnoteReference"/>
        </w:rPr>
        <w:footnoteReference w:id="506"/>
      </w:r>
      <w:r w:rsidRPr="008F792C">
        <w:rPr>
          <w:lang w:val="en-GB"/>
        </w:rPr>
        <w:t xml:space="preserve"> </w:t>
      </w:r>
      <w:r w:rsidRPr="008F792C">
        <w:rPr>
          <w:b/>
          <w:bCs/>
          <w:lang w:val="en-GB"/>
        </w:rPr>
        <w:t>Ds:</w:t>
      </w:r>
      <w:r w:rsidRPr="008F792C">
        <w:rPr>
          <w:lang w:val="en-GB"/>
        </w:rPr>
        <w:t xml:space="preserve"> </w:t>
      </w:r>
      <w:r w:rsidRPr="008F792C">
        <w:t xml:space="preserve">The </w:t>
      </w:r>
      <w:r w:rsidRPr="00317763">
        <w:t>Patriarch</w:t>
      </w:r>
      <w:r w:rsidRPr="008F792C">
        <w:rPr>
          <w:rStyle w:val="FootnoteReference"/>
        </w:rPr>
        <w:footnoteReference w:id="507"/>
      </w:r>
      <w:r w:rsidRPr="008F792C">
        <w:t xml:space="preserve"> </w:t>
      </w:r>
      <w:r w:rsidRPr="008F792C">
        <w:rPr>
          <w:b/>
          <w:bCs/>
          <w:lang w:val="en-GB"/>
        </w:rPr>
        <w:t xml:space="preserve">F: </w:t>
      </w:r>
      <w:r w:rsidRPr="008F792C">
        <w:rPr>
          <w:rFonts w:cs="Times New Roman"/>
        </w:rPr>
        <w:t>–</w:t>
      </w:r>
      <w:r w:rsidRPr="008F792C">
        <w:rPr>
          <w:b/>
          <w:bCs/>
          <w:lang w:val="en-GB"/>
        </w:rPr>
        <w:t xml:space="preserve"> S:</w:t>
      </w:r>
      <w:r w:rsidRPr="008F792C">
        <w:rPr>
          <w:lang w:val="en-GB"/>
        </w:rPr>
        <w:t xml:space="preserve"> Jerome, </w:t>
      </w:r>
      <w:r w:rsidRPr="008F792C">
        <w:rPr>
          <w:i/>
          <w:iCs/>
          <w:lang w:val="en-GB"/>
        </w:rPr>
        <w:t>PL</w:t>
      </w:r>
      <w:r w:rsidRPr="008F792C">
        <w:rPr>
          <w:lang w:val="en-GB"/>
        </w:rPr>
        <w:t xml:space="preserve"> 22, 570 </w:t>
      </w:r>
      <w:r w:rsidRPr="008F792C">
        <w:rPr>
          <w:b/>
          <w:bCs/>
          <w:lang w:val="en-GB"/>
        </w:rPr>
        <w:t xml:space="preserve">E: </w:t>
      </w:r>
      <w:r w:rsidRPr="008F792C">
        <w:rPr>
          <w:lang w:val="en-GB"/>
        </w:rPr>
        <w:t>–</w:t>
      </w:r>
      <w:r w:rsidRPr="008F792C">
        <w:rPr>
          <w:b/>
          <w:bCs/>
          <w:lang w:val="en-GB"/>
        </w:rPr>
        <w:t xml:space="preserve"> D:</w:t>
      </w:r>
      <w:r w:rsidRPr="008F792C">
        <w:rPr>
          <w:lang w:val="en-GB"/>
        </w:rPr>
        <w:t xml:space="preserve"> </w:t>
      </w:r>
      <w:r>
        <w:rPr>
          <w:lang w:val="en-GB"/>
        </w:rPr>
        <w:t>395</w:t>
      </w:r>
      <w:r>
        <w:rPr>
          <w:rStyle w:val="FootnoteReference"/>
          <w:lang w:val="en-GB"/>
        </w:rPr>
        <w:footnoteReference w:id="508"/>
      </w:r>
    </w:p>
    <w:p w14:paraId="7B8C564E" w14:textId="77777777" w:rsidR="00BD0433" w:rsidRPr="008F792C" w:rsidRDefault="00BD0433" w:rsidP="00AD3DC7">
      <w:pPr>
        <w:numPr>
          <w:ilvl w:val="0"/>
          <w:numId w:val="28"/>
        </w:numPr>
        <w:bidi w:val="0"/>
      </w:pPr>
      <w:r w:rsidRPr="008F792C">
        <w:rPr>
          <w:b/>
          <w:bCs/>
          <w:lang w:val="en-GB"/>
        </w:rPr>
        <w:t xml:space="preserve">O: </w:t>
      </w:r>
      <w:r w:rsidRPr="008F792C">
        <w:rPr>
          <w:rFonts w:cs="Times New Roman"/>
        </w:rPr>
        <w:t>–</w:t>
      </w:r>
      <w:r w:rsidRPr="008F792C">
        <w:rPr>
          <w:b/>
          <w:bCs/>
          <w:lang w:val="en-GB"/>
        </w:rPr>
        <w:t xml:space="preserve"> Ds: </w:t>
      </w:r>
      <w:r w:rsidRPr="008F792C">
        <w:rPr>
          <w:lang w:val="en-GB"/>
        </w:rPr>
        <w:t>Annianus</w:t>
      </w:r>
      <w:r w:rsidRPr="008F792C">
        <w:t xml:space="preserve"> (</w:t>
      </w:r>
      <w:r>
        <w:t>2</w:t>
      </w:r>
      <w:r w:rsidRPr="008F792C">
        <w:t>)’s son</w:t>
      </w:r>
      <w:r w:rsidRPr="008F792C">
        <w:rPr>
          <w:lang w:val="en-GB"/>
        </w:rPr>
        <w:t xml:space="preserve"> </w:t>
      </w:r>
      <w:r w:rsidRPr="008F792C">
        <w:rPr>
          <w:b/>
          <w:bCs/>
          <w:lang w:val="en-GB"/>
        </w:rPr>
        <w:t xml:space="preserve">F: </w:t>
      </w:r>
      <w:r w:rsidRPr="008F792C">
        <w:rPr>
          <w:lang w:val="en-GB"/>
        </w:rPr>
        <w:t>–</w:t>
      </w:r>
      <w:r w:rsidRPr="008F792C">
        <w:rPr>
          <w:b/>
          <w:bCs/>
          <w:lang w:val="en-GB"/>
        </w:rPr>
        <w:t xml:space="preserve"> S:</w:t>
      </w:r>
      <w:r w:rsidRPr="008F792C">
        <w:rPr>
          <w:i/>
          <w:iCs/>
          <w:lang w:val="en-GB"/>
        </w:rPr>
        <w:t xml:space="preserve"> yPea</w:t>
      </w:r>
      <w:r w:rsidRPr="008F792C">
        <w:rPr>
          <w:lang w:val="en-GB"/>
        </w:rPr>
        <w:t xml:space="preserve"> 1:1, 15b (</w:t>
      </w:r>
      <w:r w:rsidRPr="008F792C">
        <w:t xml:space="preserve">Kosovsky, </w:t>
      </w:r>
      <w:r w:rsidRPr="008F792C">
        <w:rPr>
          <w:i/>
          <w:iCs/>
        </w:rPr>
        <w:t>Yerushalmi</w:t>
      </w:r>
      <w:r w:rsidRPr="008F792C">
        <w:t xml:space="preserve">, 63) </w:t>
      </w:r>
      <w:r w:rsidRPr="008F792C">
        <w:rPr>
          <w:b/>
          <w:bCs/>
          <w:lang w:val="en-GB"/>
        </w:rPr>
        <w:t xml:space="preserve">E: </w:t>
      </w:r>
      <w:r w:rsidRPr="008F792C">
        <w:rPr>
          <w:rFonts w:cs="Times New Roman"/>
        </w:rPr>
        <w:t>–</w:t>
      </w:r>
      <w:r w:rsidRPr="008F792C">
        <w:rPr>
          <w:b/>
          <w:bCs/>
          <w:lang w:val="en-GB"/>
        </w:rPr>
        <w:t xml:space="preserve"> D: </w:t>
      </w:r>
      <w:r w:rsidR="00AD3DC7">
        <w:rPr>
          <w:rFonts w:cs="Times New Roman"/>
          <w:lang w:val="en-GB"/>
        </w:rPr>
        <w:t>3</w:t>
      </w:r>
      <w:r w:rsidR="00AD3DC7" w:rsidRPr="004C6829">
        <w:rPr>
          <w:rFonts w:cs="Times New Roman"/>
          <w:vertAlign w:val="superscript"/>
          <w:lang w:val="en-GB"/>
        </w:rPr>
        <w:t>rd</w:t>
      </w:r>
      <w:r w:rsidR="00AD3DC7">
        <w:rPr>
          <w:rFonts w:cs="Times New Roman"/>
          <w:lang w:val="en-GB"/>
        </w:rPr>
        <w:t>-4</w:t>
      </w:r>
      <w:r w:rsidR="00AD3DC7" w:rsidRPr="004C6829">
        <w:rPr>
          <w:rFonts w:cs="Times New Roman"/>
          <w:vertAlign w:val="superscript"/>
          <w:lang w:val="en-GB"/>
        </w:rPr>
        <w:t>th</w:t>
      </w:r>
      <w:r w:rsidR="00AD3DC7">
        <w:rPr>
          <w:rFonts w:cs="Times New Roman"/>
          <w:lang w:val="en-GB"/>
        </w:rPr>
        <w:t xml:space="preserve"> C</w:t>
      </w:r>
      <w:r w:rsidR="00AD3DC7">
        <w:rPr>
          <w:rStyle w:val="FootnoteReference"/>
          <w:rFonts w:cs="Times New Roman"/>
          <w:lang w:val="en-GB"/>
        </w:rPr>
        <w:footnoteReference w:id="509"/>
      </w:r>
    </w:p>
    <w:p w14:paraId="51D7E71F" w14:textId="77777777" w:rsidR="00BD0433" w:rsidRPr="008F792C" w:rsidRDefault="00BD0433" w:rsidP="00695E41">
      <w:pPr>
        <w:numPr>
          <w:ilvl w:val="0"/>
          <w:numId w:val="28"/>
        </w:numPr>
        <w:bidi w:val="0"/>
      </w:pPr>
      <w:r w:rsidRPr="008F792C">
        <w:rPr>
          <w:b/>
          <w:bCs/>
          <w:lang w:val="en-GB"/>
        </w:rPr>
        <w:t xml:space="preserve">O: </w:t>
      </w:r>
      <w:r w:rsidRPr="008F792C">
        <w:rPr>
          <w:rFonts w:cs="Times New Roman"/>
        </w:rPr>
        <w:t>–</w:t>
      </w:r>
      <w:r w:rsidRPr="008F792C">
        <w:rPr>
          <w:b/>
          <w:bCs/>
          <w:lang w:val="en-GB"/>
        </w:rPr>
        <w:t xml:space="preserve"> Ds:</w:t>
      </w:r>
      <w:r w:rsidRPr="008F792C">
        <w:rPr>
          <w:lang w:val="en-GB"/>
        </w:rPr>
        <w:t xml:space="preserve"> </w:t>
      </w:r>
      <w:r w:rsidRPr="00317763">
        <w:rPr>
          <w:lang w:val="en-GB"/>
        </w:rPr>
        <w:t>The 3</w:t>
      </w:r>
      <w:r w:rsidRPr="00317763">
        <w:rPr>
          <w:vertAlign w:val="superscript"/>
          <w:lang w:val="en-GB"/>
        </w:rPr>
        <w:t>rd</w:t>
      </w:r>
      <w:r>
        <w:rPr>
          <w:rStyle w:val="FootnoteReference"/>
          <w:lang w:val="en-GB"/>
        </w:rPr>
        <w:footnoteReference w:id="510"/>
      </w:r>
      <w:r w:rsidRPr="008F792C">
        <w:rPr>
          <w:lang w:val="en-GB"/>
        </w:rPr>
        <w:t xml:space="preserve"> </w:t>
      </w:r>
      <w:r w:rsidRPr="008F792C">
        <w:rPr>
          <w:b/>
          <w:bCs/>
          <w:lang w:val="en-GB"/>
        </w:rPr>
        <w:t xml:space="preserve">F: </w:t>
      </w:r>
      <w:r w:rsidRPr="008F792C">
        <w:rPr>
          <w:lang w:val="en-GB"/>
        </w:rPr>
        <w:t>–</w:t>
      </w:r>
      <w:r w:rsidRPr="008F792C">
        <w:rPr>
          <w:b/>
          <w:bCs/>
          <w:lang w:val="en-GB"/>
        </w:rPr>
        <w:t xml:space="preserve"> S:</w:t>
      </w:r>
      <w:r w:rsidRPr="008F792C">
        <w:rPr>
          <w:i/>
          <w:iCs/>
          <w:lang w:val="en-GB"/>
        </w:rPr>
        <w:t xml:space="preserve"> yKil</w:t>
      </w:r>
      <w:r w:rsidRPr="008F792C">
        <w:rPr>
          <w:lang w:val="en-GB"/>
        </w:rPr>
        <w:t xml:space="preserve"> 2:8, 28b (</w:t>
      </w:r>
      <w:r w:rsidRPr="008F792C">
        <w:t xml:space="preserve">Kosovsky, </w:t>
      </w:r>
      <w:r w:rsidRPr="008F792C">
        <w:rPr>
          <w:i/>
          <w:iCs/>
        </w:rPr>
        <w:t>Yerushalmi</w:t>
      </w:r>
      <w:r w:rsidRPr="008F792C">
        <w:t>, 173)</w:t>
      </w:r>
      <w:r w:rsidRPr="008F792C">
        <w:rPr>
          <w:lang w:val="en-GB"/>
        </w:rPr>
        <w:t xml:space="preserve"> </w:t>
      </w:r>
      <w:r w:rsidRPr="008F792C">
        <w:rPr>
          <w:b/>
          <w:bCs/>
          <w:lang w:val="en-GB"/>
        </w:rPr>
        <w:t xml:space="preserve">E: </w:t>
      </w:r>
      <w:r w:rsidRPr="008F792C">
        <w:rPr>
          <w:rFonts w:cs="Times New Roman"/>
        </w:rPr>
        <w:t>–</w:t>
      </w:r>
      <w:r w:rsidRPr="008F792C">
        <w:rPr>
          <w:b/>
          <w:bCs/>
          <w:lang w:val="en-GB"/>
        </w:rPr>
        <w:t xml:space="preserve"> D: </w:t>
      </w:r>
      <w:r w:rsidR="00695E41">
        <w:t>225-35</w:t>
      </w:r>
      <w:r w:rsidR="00695E41">
        <w:rPr>
          <w:rStyle w:val="FootnoteReference"/>
        </w:rPr>
        <w:footnoteReference w:id="511"/>
      </w:r>
    </w:p>
    <w:p w14:paraId="62CA629B" w14:textId="77777777" w:rsidR="00BD0433" w:rsidRPr="008F792C" w:rsidRDefault="00BD0433" w:rsidP="001D6923">
      <w:pPr>
        <w:numPr>
          <w:ilvl w:val="0"/>
          <w:numId w:val="28"/>
        </w:numPr>
        <w:bidi w:val="0"/>
      </w:pPr>
      <w:r w:rsidRPr="008F792C">
        <w:rPr>
          <w:b/>
          <w:bCs/>
          <w:lang w:val="en-GB"/>
        </w:rPr>
        <w:t xml:space="preserve">O: </w:t>
      </w:r>
      <w:r w:rsidRPr="008F792C">
        <w:rPr>
          <w:rFonts w:cs="Times New Roman"/>
        </w:rPr>
        <w:t>–</w:t>
      </w:r>
      <w:r w:rsidRPr="008F792C">
        <w:rPr>
          <w:b/>
          <w:bCs/>
          <w:lang w:val="en-GB"/>
        </w:rPr>
        <w:t xml:space="preserve"> Ds:</w:t>
      </w:r>
      <w:r w:rsidRPr="008F792C">
        <w:rPr>
          <w:lang w:val="en-GB"/>
        </w:rPr>
        <w:t xml:space="preserve"> </w:t>
      </w:r>
      <w:r w:rsidRPr="00C25D3F">
        <w:rPr>
          <w:lang w:val="en-GB"/>
        </w:rPr>
        <w:t>Twin</w:t>
      </w:r>
      <w:r w:rsidRPr="008F792C">
        <w:rPr>
          <w:lang w:val="en-GB"/>
        </w:rPr>
        <w:t>/partner?</w:t>
      </w:r>
      <w:r w:rsidRPr="008F792C">
        <w:rPr>
          <w:rStyle w:val="FootnoteReference"/>
          <w:lang w:val="en-GB"/>
        </w:rPr>
        <w:footnoteReference w:id="512"/>
      </w:r>
      <w:r w:rsidRPr="008F792C">
        <w:rPr>
          <w:lang w:val="en-GB"/>
        </w:rPr>
        <w:t xml:space="preserve"> </w:t>
      </w:r>
      <w:r w:rsidRPr="008F792C">
        <w:rPr>
          <w:b/>
          <w:bCs/>
          <w:lang w:val="en-GB"/>
        </w:rPr>
        <w:t xml:space="preserve">F: </w:t>
      </w:r>
      <w:r w:rsidRPr="008F792C">
        <w:rPr>
          <w:rFonts w:cs="Times New Roman"/>
        </w:rPr>
        <w:t>–</w:t>
      </w:r>
      <w:r w:rsidRPr="008F792C">
        <w:rPr>
          <w:b/>
          <w:bCs/>
          <w:lang w:val="en-GB"/>
        </w:rPr>
        <w:t xml:space="preserve"> S:</w:t>
      </w:r>
      <w:r w:rsidRPr="008F792C">
        <w:rPr>
          <w:i/>
          <w:iCs/>
          <w:lang w:val="en-GB"/>
        </w:rPr>
        <w:t xml:space="preserve"> yTer</w:t>
      </w:r>
      <w:r w:rsidRPr="008F792C">
        <w:rPr>
          <w:lang w:val="en-GB"/>
        </w:rPr>
        <w:t xml:space="preserve"> 11:5, 48b (</w:t>
      </w:r>
      <w:r w:rsidRPr="008F792C">
        <w:t xml:space="preserve">Kosovsky, </w:t>
      </w:r>
      <w:r w:rsidRPr="008F792C">
        <w:rPr>
          <w:i/>
          <w:iCs/>
        </w:rPr>
        <w:t>Yerushalmi</w:t>
      </w:r>
      <w:r w:rsidRPr="008F792C">
        <w:t xml:space="preserve">, 172) </w:t>
      </w:r>
      <w:r w:rsidRPr="008F792C">
        <w:rPr>
          <w:b/>
          <w:bCs/>
          <w:lang w:val="en-GB"/>
        </w:rPr>
        <w:t xml:space="preserve">E: </w:t>
      </w:r>
      <w:r w:rsidRPr="008F792C">
        <w:rPr>
          <w:rFonts w:cs="Times New Roman"/>
        </w:rPr>
        <w:t>–</w:t>
      </w:r>
      <w:r w:rsidRPr="008F792C">
        <w:rPr>
          <w:b/>
          <w:bCs/>
          <w:lang w:val="en-GB"/>
        </w:rPr>
        <w:t xml:space="preserve"> D: </w:t>
      </w:r>
      <w:r w:rsidR="001D6923" w:rsidRPr="001D6923">
        <w:t>3</w:t>
      </w:r>
      <w:r w:rsidR="001D6923" w:rsidRPr="001D6923">
        <w:rPr>
          <w:vertAlign w:val="superscript"/>
        </w:rPr>
        <w:t>rd</w:t>
      </w:r>
      <w:r w:rsidR="001D6923" w:rsidRPr="001D6923">
        <w:t xml:space="preserve"> C</w:t>
      </w:r>
      <w:r w:rsidR="001D6923">
        <w:rPr>
          <w:rStyle w:val="FootnoteReference"/>
          <w:lang w:val="de-DE"/>
        </w:rPr>
        <w:footnoteReference w:id="513"/>
      </w:r>
    </w:p>
    <w:p w14:paraId="0935C60E" w14:textId="77777777" w:rsidR="00BD0433" w:rsidRPr="008F792C" w:rsidRDefault="00BD0433" w:rsidP="00815F05">
      <w:pPr>
        <w:numPr>
          <w:ilvl w:val="0"/>
          <w:numId w:val="28"/>
        </w:numPr>
        <w:bidi w:val="0"/>
      </w:pPr>
      <w:r w:rsidRPr="008F792C">
        <w:rPr>
          <w:b/>
          <w:bCs/>
          <w:lang w:val="it-IT"/>
        </w:rPr>
        <w:t xml:space="preserve">O: </w:t>
      </w:r>
      <w:r w:rsidRPr="008F792C">
        <w:rPr>
          <w:rFonts w:cs="Times New Roman"/>
          <w:rtl/>
        </w:rPr>
        <w:t>גמלייל</w:t>
      </w:r>
      <w:r w:rsidRPr="008F792C">
        <w:rPr>
          <w:rStyle w:val="FootnoteReference"/>
          <w:lang w:val="it-IT"/>
        </w:rPr>
        <w:footnoteReference w:id="514"/>
      </w:r>
      <w:r w:rsidRPr="008F792C">
        <w:rPr>
          <w:b/>
          <w:bCs/>
          <w:lang w:val="it-IT"/>
        </w:rPr>
        <w:t xml:space="preserve"> Ds:</w:t>
      </w:r>
      <w:r w:rsidRPr="008F792C">
        <w:rPr>
          <w:lang w:val="it-IT"/>
        </w:rPr>
        <w:t xml:space="preserve"> Of Qunteh</w:t>
      </w:r>
      <w:r w:rsidRPr="008F792C">
        <w:rPr>
          <w:rStyle w:val="FootnoteReference"/>
          <w:lang w:val="it-IT"/>
        </w:rPr>
        <w:footnoteReference w:id="515"/>
      </w:r>
      <w:r w:rsidRPr="008F792C">
        <w:rPr>
          <w:lang w:val="it-IT"/>
        </w:rPr>
        <w:t xml:space="preserve"> </w:t>
      </w:r>
      <w:r w:rsidRPr="008F792C">
        <w:rPr>
          <w:b/>
          <w:bCs/>
          <w:lang w:val="it-IT"/>
        </w:rPr>
        <w:t xml:space="preserve">F: </w:t>
      </w:r>
      <w:r w:rsidRPr="008F792C">
        <w:rPr>
          <w:rFonts w:cs="Times New Roman"/>
        </w:rPr>
        <w:t>–</w:t>
      </w:r>
      <w:r w:rsidRPr="008F792C">
        <w:rPr>
          <w:b/>
          <w:bCs/>
          <w:lang w:val="it-IT"/>
        </w:rPr>
        <w:t xml:space="preserve"> S:</w:t>
      </w:r>
      <w:r w:rsidRPr="008F792C">
        <w:rPr>
          <w:lang w:val="it-IT"/>
        </w:rPr>
        <w:t xml:space="preserve"> </w:t>
      </w:r>
      <w:r w:rsidRPr="008F792C">
        <w:rPr>
          <w:i/>
          <w:iCs/>
          <w:lang w:val="it-IT"/>
        </w:rPr>
        <w:t xml:space="preserve">yNed </w:t>
      </w:r>
      <w:r w:rsidRPr="008F792C">
        <w:rPr>
          <w:lang w:val="it-IT"/>
        </w:rPr>
        <w:t xml:space="preserve">10:8, 42b </w:t>
      </w:r>
      <w:r w:rsidRPr="008F792C">
        <w:rPr>
          <w:lang w:val="en-GB"/>
        </w:rPr>
        <w:t>(</w:t>
      </w:r>
      <w:r w:rsidRPr="008F792C">
        <w:t xml:space="preserve">Kosovsky, </w:t>
      </w:r>
      <w:r w:rsidRPr="008F792C">
        <w:rPr>
          <w:i/>
          <w:iCs/>
        </w:rPr>
        <w:t>Yerushalmi</w:t>
      </w:r>
      <w:r w:rsidRPr="008F792C">
        <w:t xml:space="preserve">, 172) </w:t>
      </w:r>
      <w:r w:rsidRPr="008F792C">
        <w:rPr>
          <w:b/>
          <w:bCs/>
          <w:lang w:val="it-IT"/>
        </w:rPr>
        <w:t xml:space="preserve">E: </w:t>
      </w:r>
      <w:r w:rsidRPr="008F792C">
        <w:rPr>
          <w:rFonts w:cs="Times New Roman"/>
        </w:rPr>
        <w:t>–</w:t>
      </w:r>
      <w:r w:rsidRPr="008F792C">
        <w:rPr>
          <w:b/>
          <w:bCs/>
          <w:lang w:val="it-IT"/>
        </w:rPr>
        <w:t xml:space="preserve"> D: </w:t>
      </w:r>
      <w:r w:rsidR="00533088">
        <w:rPr>
          <w:lang w:val="it-IT"/>
        </w:rPr>
        <w:t>3</w:t>
      </w:r>
      <w:r w:rsidR="00533088" w:rsidRPr="00533088">
        <w:rPr>
          <w:vertAlign w:val="superscript"/>
          <w:lang w:val="it-IT"/>
        </w:rPr>
        <w:t>rd</w:t>
      </w:r>
      <w:r w:rsidR="00533088">
        <w:rPr>
          <w:lang w:val="it-IT"/>
        </w:rPr>
        <w:t xml:space="preserve"> C</w:t>
      </w:r>
      <w:r w:rsidR="00533088">
        <w:rPr>
          <w:rStyle w:val="FootnoteReference"/>
        </w:rPr>
        <w:footnoteReference w:id="516"/>
      </w:r>
    </w:p>
    <w:p w14:paraId="6EFBB038" w14:textId="77777777" w:rsidR="00BD0433" w:rsidRPr="008F792C" w:rsidRDefault="00BD0433" w:rsidP="00815F05">
      <w:pPr>
        <w:numPr>
          <w:ilvl w:val="0"/>
          <w:numId w:val="28"/>
        </w:numPr>
        <w:bidi w:val="0"/>
        <w:rPr>
          <w:lang w:val="en-GB"/>
        </w:rPr>
      </w:pPr>
      <w:r w:rsidRPr="008F792C">
        <w:rPr>
          <w:b/>
          <w:bCs/>
          <w:lang w:val="en-GB"/>
        </w:rPr>
        <w:t xml:space="preserve">O: </w:t>
      </w:r>
      <w:r w:rsidRPr="008F792C">
        <w:rPr>
          <w:lang w:val="en-GB"/>
        </w:rPr>
        <w:t>–</w:t>
      </w:r>
      <w:r w:rsidRPr="008F792C">
        <w:rPr>
          <w:b/>
          <w:bCs/>
          <w:lang w:val="en-GB"/>
        </w:rPr>
        <w:t xml:space="preserve"> Ds:</w:t>
      </w:r>
      <w:r w:rsidRPr="008F792C">
        <w:rPr>
          <w:lang w:val="en-GB"/>
        </w:rPr>
        <w:t xml:space="preserve"> Liani </w:t>
      </w:r>
      <w:r w:rsidRPr="008F792C">
        <w:t>(</w:t>
      </w:r>
      <w:r>
        <w:t>1</w:t>
      </w:r>
      <w:r w:rsidRPr="008F792C">
        <w:t>)’s son</w:t>
      </w:r>
      <w:r w:rsidRPr="008F792C">
        <w:rPr>
          <w:lang w:val="en-GB"/>
        </w:rPr>
        <w:t xml:space="preserve"> </w:t>
      </w:r>
      <w:r w:rsidRPr="008F792C">
        <w:rPr>
          <w:b/>
          <w:bCs/>
          <w:lang w:val="en-GB"/>
        </w:rPr>
        <w:t xml:space="preserve">F: </w:t>
      </w:r>
      <w:r w:rsidRPr="008F792C">
        <w:rPr>
          <w:rFonts w:cs="Times New Roman"/>
        </w:rPr>
        <w:t>–</w:t>
      </w:r>
      <w:r w:rsidRPr="008F792C">
        <w:rPr>
          <w:b/>
          <w:bCs/>
          <w:lang w:val="en-GB"/>
        </w:rPr>
        <w:t xml:space="preserve"> S:</w:t>
      </w:r>
      <w:r w:rsidRPr="008F792C">
        <w:rPr>
          <w:lang w:val="en-GB"/>
        </w:rPr>
        <w:t xml:space="preserve"> </w:t>
      </w:r>
      <w:r w:rsidRPr="008F792C">
        <w:rPr>
          <w:i/>
          <w:iCs/>
          <w:lang w:val="en-GB"/>
        </w:rPr>
        <w:t xml:space="preserve">yNid </w:t>
      </w:r>
      <w:r w:rsidRPr="008F792C">
        <w:rPr>
          <w:lang w:val="en-GB"/>
        </w:rPr>
        <w:t>3:5, 51a (</w:t>
      </w:r>
      <w:r w:rsidRPr="008F792C">
        <w:t xml:space="preserve">Kosovsky, </w:t>
      </w:r>
      <w:r w:rsidRPr="008F792C">
        <w:rPr>
          <w:i/>
          <w:iCs/>
        </w:rPr>
        <w:t>Yerushalmi</w:t>
      </w:r>
      <w:r w:rsidRPr="008F792C">
        <w:t xml:space="preserve">, 486) </w:t>
      </w:r>
      <w:r w:rsidRPr="008F792C">
        <w:rPr>
          <w:b/>
          <w:bCs/>
          <w:lang w:val="en-GB"/>
        </w:rPr>
        <w:t xml:space="preserve">E: </w:t>
      </w:r>
      <w:r w:rsidRPr="008F792C">
        <w:rPr>
          <w:rFonts w:cs="Times New Roman"/>
        </w:rPr>
        <w:t>–</w:t>
      </w:r>
      <w:r w:rsidRPr="008F792C">
        <w:rPr>
          <w:b/>
          <w:bCs/>
          <w:lang w:val="en-GB"/>
        </w:rPr>
        <w:t xml:space="preserve"> D: </w:t>
      </w:r>
      <w:r w:rsidR="00AC04EA">
        <w:rPr>
          <w:lang w:val="en-GB"/>
        </w:rPr>
        <w:t>4</w:t>
      </w:r>
      <w:r w:rsidR="00AC04EA" w:rsidRPr="00AC04EA">
        <w:rPr>
          <w:vertAlign w:val="superscript"/>
          <w:lang w:val="en-GB"/>
        </w:rPr>
        <w:t>th</w:t>
      </w:r>
      <w:r w:rsidR="00AC04EA">
        <w:rPr>
          <w:lang w:val="en-GB"/>
        </w:rPr>
        <w:t xml:space="preserve"> C</w:t>
      </w:r>
      <w:r w:rsidR="00AC04EA">
        <w:rPr>
          <w:rStyle w:val="FootnoteReference"/>
          <w:lang w:val="en-GB"/>
        </w:rPr>
        <w:footnoteReference w:id="517"/>
      </w:r>
    </w:p>
    <w:p w14:paraId="48A449D5" w14:textId="77777777" w:rsidR="00BD0433" w:rsidRPr="008F792C" w:rsidRDefault="00BD0433" w:rsidP="000C0B4B">
      <w:pPr>
        <w:numPr>
          <w:ilvl w:val="0"/>
          <w:numId w:val="28"/>
        </w:numPr>
        <w:bidi w:val="0"/>
        <w:jc w:val="both"/>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7B2CB5">
        <w:rPr>
          <w:rStyle w:val="FootnoteReference"/>
        </w:rPr>
        <w:footnoteReference w:id="518"/>
      </w:r>
      <w:r>
        <w:rPr>
          <w:b/>
          <w:bCs/>
        </w:rPr>
        <w:t xml:space="preserve"> </w:t>
      </w:r>
      <w:r w:rsidRPr="008F792C">
        <w:rPr>
          <w:b/>
          <w:bCs/>
        </w:rPr>
        <w:t>Ds:</w:t>
      </w:r>
      <w:r w:rsidRPr="008F792C">
        <w:t xml:space="preserve"> Rabbi</w:t>
      </w:r>
      <w:r w:rsidRPr="008F792C">
        <w:rPr>
          <w:rStyle w:val="FootnoteReference"/>
        </w:rPr>
        <w:footnoteReference w:id="519"/>
      </w:r>
      <w:r w:rsidRPr="008F792C">
        <w:t xml:space="preserve"> </w:t>
      </w:r>
      <w:r w:rsidRPr="008F792C">
        <w:rPr>
          <w:b/>
          <w:bCs/>
        </w:rPr>
        <w:t xml:space="preserve">F: </w:t>
      </w:r>
      <w:r w:rsidRPr="001E244C">
        <w:t>Epitaphs</w:t>
      </w:r>
      <w:r w:rsidRPr="008F792C">
        <w:t>, Beth She‘arim,</w:t>
      </w:r>
      <w:r w:rsidRPr="008F792C">
        <w:rPr>
          <w:i/>
          <w:iCs/>
        </w:rPr>
        <w:t xml:space="preserve"> </w:t>
      </w:r>
      <w:r w:rsidRPr="008F792C">
        <w:t xml:space="preserve">catacomb 14 </w:t>
      </w:r>
      <w:r w:rsidRPr="008F792C">
        <w:rPr>
          <w:b/>
          <w:bCs/>
        </w:rPr>
        <w:t xml:space="preserve">S: </w:t>
      </w:r>
      <w:r w:rsidRPr="008F792C">
        <w:t>1.</w:t>
      </w:r>
      <w:r w:rsidRPr="008F792C">
        <w:rPr>
          <w:i/>
          <w:iCs/>
        </w:rPr>
        <w:t xml:space="preserve"> BS </w:t>
      </w:r>
      <w:r w:rsidRPr="008F792C">
        <w:t xml:space="preserve">2:174; 2. 3:9 </w:t>
      </w:r>
      <w:r w:rsidRPr="008F792C">
        <w:rPr>
          <w:b/>
          <w:bCs/>
        </w:rPr>
        <w:t xml:space="preserve">E: </w:t>
      </w:r>
      <w:r w:rsidRPr="008F792C">
        <w:rPr>
          <w:rFonts w:cs="Times New Roman"/>
        </w:rPr>
        <w:t>–</w:t>
      </w:r>
      <w:r w:rsidRPr="008F792C">
        <w:rPr>
          <w:b/>
          <w:bCs/>
        </w:rPr>
        <w:t xml:space="preserve"> D: </w:t>
      </w:r>
      <w:r w:rsidRPr="008F792C">
        <w:t>Pre-352</w:t>
      </w:r>
      <w:r w:rsidR="000C0B4B" w:rsidRPr="005171F2">
        <w:rPr>
          <w:rStyle w:val="FootnoteReference"/>
        </w:rPr>
        <w:footnoteReference w:id="520"/>
      </w:r>
    </w:p>
    <w:p w14:paraId="61B14306" w14:textId="77777777" w:rsidR="00BD0433" w:rsidRPr="008F792C" w:rsidRDefault="00BD0433" w:rsidP="000C0B4B">
      <w:pPr>
        <w:numPr>
          <w:ilvl w:val="0"/>
          <w:numId w:val="28"/>
        </w:numPr>
        <w:bidi w:val="0"/>
        <w:rPr>
          <w:lang w:val="en-GB"/>
        </w:rPr>
      </w:pPr>
      <w:r w:rsidRPr="008F792C">
        <w:rPr>
          <w:b/>
          <w:bCs/>
          <w:lang w:val="en-GB"/>
        </w:rPr>
        <w:t xml:space="preserve">O: </w:t>
      </w:r>
      <w:r w:rsidRPr="008F792C">
        <w:rPr>
          <w:rFonts w:cs="Times New Roman"/>
        </w:rPr>
        <w:t>–</w:t>
      </w:r>
      <w:r w:rsidRPr="008F792C">
        <w:rPr>
          <w:b/>
          <w:bCs/>
          <w:lang w:val="en-GB"/>
        </w:rPr>
        <w:t xml:space="preserve"> Ds:</w:t>
      </w:r>
      <w:r w:rsidRPr="008F792C">
        <w:rPr>
          <w:lang w:val="en-GB"/>
        </w:rPr>
        <w:t xml:space="preserve"> Nehemiah </w:t>
      </w:r>
      <w:r w:rsidRPr="008F792C">
        <w:t>(</w:t>
      </w:r>
      <w:r>
        <w:t>10</w:t>
      </w:r>
      <w:r w:rsidRPr="008F792C">
        <w:t>)’s son</w:t>
      </w:r>
      <w:r w:rsidRPr="008F792C">
        <w:rPr>
          <w:lang w:val="en-GB"/>
        </w:rPr>
        <w:t xml:space="preserve"> </w:t>
      </w:r>
      <w:r w:rsidRPr="008F792C">
        <w:rPr>
          <w:b/>
          <w:bCs/>
          <w:lang w:val="en-GB"/>
        </w:rPr>
        <w:t xml:space="preserve">F: </w:t>
      </w:r>
      <w:r w:rsidRPr="008F792C">
        <w:t>Epitaph, Beth She‘arim,</w:t>
      </w:r>
      <w:r w:rsidRPr="008F792C">
        <w:rPr>
          <w:i/>
          <w:iCs/>
        </w:rPr>
        <w:t xml:space="preserve"> </w:t>
      </w:r>
      <w:r w:rsidRPr="008F792C">
        <w:t xml:space="preserve">catacomb 20 </w:t>
      </w:r>
      <w:r w:rsidRPr="008F792C">
        <w:rPr>
          <w:b/>
          <w:bCs/>
          <w:lang w:val="en-GB"/>
        </w:rPr>
        <w:t>S:</w:t>
      </w:r>
      <w:r w:rsidRPr="008F792C">
        <w:rPr>
          <w:lang w:val="en-GB"/>
        </w:rPr>
        <w:t xml:space="preserve"> </w:t>
      </w:r>
      <w:r w:rsidRPr="008F792C">
        <w:rPr>
          <w:i/>
          <w:iCs/>
        </w:rPr>
        <w:t xml:space="preserve">BS </w:t>
      </w:r>
      <w:r w:rsidRPr="008F792C">
        <w:t xml:space="preserve">3:15 </w:t>
      </w:r>
      <w:r w:rsidRPr="008F792C">
        <w:rPr>
          <w:b/>
          <w:bCs/>
          <w:lang w:val="en-GB"/>
        </w:rPr>
        <w:t xml:space="preserve">E: </w:t>
      </w:r>
      <w:r w:rsidRPr="008F792C">
        <w:rPr>
          <w:rFonts w:cs="Times New Roman"/>
        </w:rPr>
        <w:t>–</w:t>
      </w:r>
      <w:r w:rsidRPr="008F792C">
        <w:rPr>
          <w:b/>
          <w:bCs/>
          <w:lang w:val="en-GB"/>
        </w:rPr>
        <w:t xml:space="preserve"> D: </w:t>
      </w:r>
      <w:r w:rsidRPr="008F792C">
        <w:t>Pre-352</w:t>
      </w:r>
      <w:r w:rsidR="000C0B4B" w:rsidRPr="005171F2">
        <w:rPr>
          <w:rStyle w:val="FootnoteReference"/>
        </w:rPr>
        <w:footnoteReference w:id="521"/>
      </w:r>
    </w:p>
    <w:p w14:paraId="6865246E" w14:textId="77777777" w:rsidR="00BD0433" w:rsidRPr="008F792C" w:rsidRDefault="00BD0433" w:rsidP="000C0B4B">
      <w:pPr>
        <w:numPr>
          <w:ilvl w:val="0"/>
          <w:numId w:val="28"/>
        </w:numPr>
        <w:bidi w:val="0"/>
      </w:pPr>
      <w:r w:rsidRPr="008F792C">
        <w:rPr>
          <w:b/>
          <w:bCs/>
          <w:lang w:val="en-GB"/>
        </w:rPr>
        <w:t xml:space="preserve">O: </w:t>
      </w:r>
      <w:r w:rsidRPr="008F792C">
        <w:rPr>
          <w:rFonts w:cs="Times New Roman"/>
        </w:rPr>
        <w:t>–</w:t>
      </w:r>
      <w:r w:rsidRPr="008F792C">
        <w:rPr>
          <w:b/>
          <w:bCs/>
          <w:lang w:val="en-GB"/>
        </w:rPr>
        <w:t xml:space="preserve"> Ds:</w:t>
      </w:r>
      <w:r w:rsidRPr="008F792C">
        <w:rPr>
          <w:lang w:val="en-GB"/>
        </w:rPr>
        <w:t xml:space="preserve"> Eleazar </w:t>
      </w:r>
      <w:r w:rsidRPr="008F792C">
        <w:t>(</w:t>
      </w:r>
      <w:r>
        <w:t>4</w:t>
      </w:r>
      <w:r w:rsidR="007A0AFA">
        <w:t>3</w:t>
      </w:r>
      <w:r w:rsidRPr="008F792C">
        <w:t>)’s son</w:t>
      </w:r>
      <w:r w:rsidRPr="008F792C">
        <w:rPr>
          <w:lang w:val="en-GB"/>
        </w:rPr>
        <w:t xml:space="preserve"> </w:t>
      </w:r>
      <w:r w:rsidRPr="008F792C">
        <w:rPr>
          <w:b/>
          <w:bCs/>
          <w:lang w:val="en-GB"/>
        </w:rPr>
        <w:t xml:space="preserve">F: </w:t>
      </w:r>
      <w:r w:rsidRPr="008F792C">
        <w:t>Epitaph, Beth She‘arim,</w:t>
      </w:r>
      <w:r w:rsidRPr="008F792C">
        <w:rPr>
          <w:i/>
          <w:iCs/>
        </w:rPr>
        <w:t xml:space="preserve"> </w:t>
      </w:r>
      <w:r w:rsidRPr="008F792C">
        <w:t xml:space="preserve">catacomb 20 </w:t>
      </w:r>
      <w:r w:rsidRPr="008F792C">
        <w:rPr>
          <w:b/>
          <w:bCs/>
          <w:lang w:val="en-GB"/>
        </w:rPr>
        <w:t>S:</w:t>
      </w:r>
      <w:r w:rsidRPr="008F792C">
        <w:rPr>
          <w:i/>
          <w:iCs/>
        </w:rPr>
        <w:t xml:space="preserve"> BS </w:t>
      </w:r>
      <w:r w:rsidRPr="008F792C">
        <w:t>3:26</w:t>
      </w:r>
      <w:r w:rsidRPr="008F792C">
        <w:rPr>
          <w:lang w:val="en-GB"/>
        </w:rPr>
        <w:t xml:space="preserve"> </w:t>
      </w:r>
      <w:r w:rsidRPr="008F792C">
        <w:rPr>
          <w:b/>
          <w:bCs/>
          <w:lang w:val="en-GB"/>
        </w:rPr>
        <w:t xml:space="preserve">E: </w:t>
      </w:r>
      <w:r w:rsidRPr="008F792C">
        <w:rPr>
          <w:rFonts w:cs="Times New Roman"/>
        </w:rPr>
        <w:t>–</w:t>
      </w:r>
      <w:r w:rsidRPr="008F792C">
        <w:rPr>
          <w:b/>
          <w:bCs/>
          <w:lang w:val="en-GB"/>
        </w:rPr>
        <w:t xml:space="preserve"> D: </w:t>
      </w:r>
      <w:r w:rsidRPr="008F792C">
        <w:t>Pre-352</w:t>
      </w:r>
      <w:r w:rsidR="000C0B4B" w:rsidRPr="005171F2">
        <w:rPr>
          <w:rStyle w:val="FootnoteReference"/>
        </w:rPr>
        <w:footnoteReference w:id="522"/>
      </w:r>
    </w:p>
    <w:p w14:paraId="0B337558" w14:textId="77777777" w:rsidR="00BD0433" w:rsidRDefault="00BD0433" w:rsidP="00B25951">
      <w:p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50295B3A" w14:textId="77777777" w:rsidR="00BD0433" w:rsidRDefault="00BD0433" w:rsidP="00B25951">
      <w:pPr>
        <w:bidi w:val="0"/>
      </w:pPr>
    </w:p>
    <w:p w14:paraId="5D9DAAFE" w14:textId="77777777" w:rsidR="00BD0433" w:rsidRDefault="00BD0433" w:rsidP="009E54A7">
      <w:pPr>
        <w:bidi w:val="0"/>
        <w:rPr>
          <w:rFonts w:cs="Times New Roman"/>
          <w:i/>
          <w:iCs/>
          <w:sz w:val="24"/>
          <w:szCs w:val="24"/>
        </w:rPr>
      </w:pPr>
      <w:r w:rsidRPr="0045060E">
        <w:rPr>
          <w:rFonts w:cs="Times New Roman"/>
          <w:sz w:val="24"/>
          <w:szCs w:val="24"/>
          <w:rtl/>
        </w:rPr>
        <w:t>גרשום</w:t>
      </w:r>
      <w:r>
        <w:rPr>
          <w:rStyle w:val="FootnoteReference"/>
          <w:rFonts w:cs="Times New Roman"/>
          <w:sz w:val="24"/>
          <w:szCs w:val="24"/>
        </w:rPr>
        <w:footnoteReference w:id="523"/>
      </w:r>
      <w:r w:rsidRPr="0045060E">
        <w:rPr>
          <w:rFonts w:cs="Times New Roman"/>
          <w:sz w:val="24"/>
          <w:szCs w:val="24"/>
        </w:rPr>
        <w:t xml:space="preserve"> </w:t>
      </w:r>
      <w:r>
        <w:rPr>
          <w:rFonts w:cs="Times New Roman"/>
          <w:sz w:val="24"/>
          <w:szCs w:val="24"/>
        </w:rPr>
        <w:t>–</w:t>
      </w:r>
      <w:r w:rsidRPr="0045060E">
        <w:rPr>
          <w:rFonts w:cs="Times New Roman"/>
          <w:i/>
          <w:iCs/>
          <w:sz w:val="24"/>
          <w:szCs w:val="24"/>
        </w:rPr>
        <w:t xml:space="preserve"> </w:t>
      </w:r>
      <w:r w:rsidRPr="00343ADD">
        <w:rPr>
          <w:rFonts w:cs="Times New Roman"/>
          <w:i/>
          <w:iCs/>
          <w:sz w:val="24"/>
          <w:szCs w:val="24"/>
        </w:rPr>
        <w:t>Gershom</w:t>
      </w:r>
    </w:p>
    <w:p w14:paraId="04B5B3D6" w14:textId="77777777" w:rsidR="00BD0433" w:rsidRPr="009E54A7" w:rsidRDefault="00BD0433" w:rsidP="00343ADD">
      <w:pPr>
        <w:bidi w:val="0"/>
        <w:rPr>
          <w:rFonts w:cs="Times New Roman"/>
          <w:sz w:val="24"/>
          <w:szCs w:val="24"/>
        </w:rPr>
      </w:pPr>
    </w:p>
    <w:p w14:paraId="49C0B8E3" w14:textId="77777777" w:rsidR="00BD0433" w:rsidRPr="008F792C" w:rsidRDefault="00BD0433" w:rsidP="00B75F09">
      <w:pPr>
        <w:numPr>
          <w:ilvl w:val="0"/>
          <w:numId w:val="29"/>
        </w:numPr>
        <w:bidi w:val="0"/>
      </w:pPr>
      <w:r w:rsidRPr="008F792C">
        <w:rPr>
          <w:b/>
          <w:bCs/>
        </w:rPr>
        <w:t xml:space="preserve">O: </w:t>
      </w:r>
      <w:r w:rsidRPr="008F792C">
        <w:rPr>
          <w:rFonts w:cs="Times New Roman"/>
          <w:rtl/>
        </w:rPr>
        <w:t>גרשון</w:t>
      </w:r>
      <w:r w:rsidRPr="008F792C">
        <w:rPr>
          <w:rStyle w:val="FootnoteReference"/>
        </w:rPr>
        <w:footnoteReference w:id="524"/>
      </w:r>
      <w:r w:rsidRPr="008F792C">
        <w:rPr>
          <w:b/>
          <w:bCs/>
        </w:rPr>
        <w:t xml:space="preserve"> Ds:</w:t>
      </w:r>
      <w:r w:rsidRPr="008F792C">
        <w:t xml:space="preserve"> </w:t>
      </w:r>
      <w:smartTag w:uri="urn:schemas-microsoft-com:office:smarttags" w:element="place">
        <w:smartTag w:uri="urn:schemas-microsoft-com:office:smarttags" w:element="City">
          <w:r w:rsidRPr="008F792C">
            <w:t>Ada</w:t>
          </w:r>
        </w:smartTag>
      </w:smartTag>
      <w:r w:rsidRPr="008F792C">
        <w:t xml:space="preserve"> (</w:t>
      </w:r>
      <w:r>
        <w:t>10</w:t>
      </w:r>
      <w:r w:rsidRPr="008F792C">
        <w:t>)’s father</w:t>
      </w:r>
      <w:r w:rsidRPr="008F792C">
        <w:rPr>
          <w:b/>
          <w:bCs/>
        </w:rPr>
        <w:t xml:space="preserve"> F: </w:t>
      </w:r>
      <w:r w:rsidRPr="008F792C">
        <w:rPr>
          <w:rFonts w:cs="Times New Roman"/>
        </w:rPr>
        <w:t>–</w:t>
      </w:r>
      <w:r w:rsidRPr="008F792C">
        <w:rPr>
          <w:b/>
          <w:bCs/>
        </w:rPr>
        <w:t xml:space="preserve"> S:</w:t>
      </w:r>
      <w:r w:rsidRPr="008F792C">
        <w:t xml:space="preserve"> </w:t>
      </w:r>
      <w:r w:rsidRPr="008F792C">
        <w:rPr>
          <w:i/>
          <w:iCs/>
        </w:rPr>
        <w:t xml:space="preserve">yTer </w:t>
      </w:r>
      <w:r w:rsidRPr="008F792C">
        <w:t>10:10, 47b</w:t>
      </w:r>
      <w:r w:rsidR="002D267B" w:rsidRPr="008F792C">
        <w:rPr>
          <w:rStyle w:val="FootnoteReference"/>
          <w:rFonts w:cs="Times New Roman"/>
          <w:lang w:val="en-GB"/>
        </w:rPr>
        <w:footnoteReference w:id="525"/>
      </w:r>
      <w:r w:rsidRPr="008F792C">
        <w:t xml:space="preserve"> (Kosovsky, </w:t>
      </w:r>
      <w:r w:rsidRPr="008F792C">
        <w:rPr>
          <w:i/>
          <w:iCs/>
        </w:rPr>
        <w:t>Yerushalmi</w:t>
      </w:r>
      <w:r w:rsidRPr="008F792C">
        <w:t>, 56)</w:t>
      </w:r>
      <w:r w:rsidRPr="008F792C">
        <w:rPr>
          <w:lang w:val="en-GB"/>
        </w:rPr>
        <w:t xml:space="preserve"> </w:t>
      </w:r>
      <w:r w:rsidRPr="008F792C">
        <w:rPr>
          <w:b/>
          <w:bCs/>
        </w:rPr>
        <w:t xml:space="preserve">E: </w:t>
      </w:r>
      <w:r w:rsidRPr="008F792C">
        <w:rPr>
          <w:rFonts w:cs="Times New Roman"/>
        </w:rPr>
        <w:t>–</w:t>
      </w:r>
      <w:r w:rsidRPr="008F792C">
        <w:rPr>
          <w:b/>
          <w:bCs/>
        </w:rPr>
        <w:t xml:space="preserve">D: </w:t>
      </w:r>
      <w:r w:rsidR="00B75F09" w:rsidRPr="004A4DCF">
        <w:rPr>
          <w:rFonts w:cs="Times New Roman"/>
        </w:rPr>
        <w:t>Pre-400</w:t>
      </w:r>
      <w:r w:rsidR="00B75F09">
        <w:rPr>
          <w:rStyle w:val="FootnoteReference"/>
          <w:rFonts w:cs="Times New Roman"/>
        </w:rPr>
        <w:footnoteReference w:id="526"/>
      </w:r>
    </w:p>
    <w:p w14:paraId="0181B363" w14:textId="77777777" w:rsidR="00BD0433" w:rsidRPr="008F792C" w:rsidRDefault="00BD0433" w:rsidP="00815F05">
      <w:pPr>
        <w:numPr>
          <w:ilvl w:val="0"/>
          <w:numId w:val="29"/>
        </w:numPr>
        <w:bidi w:val="0"/>
      </w:pPr>
      <w:r w:rsidRPr="008F792C">
        <w:rPr>
          <w:b/>
          <w:bCs/>
          <w:lang w:val="en-GB"/>
        </w:rPr>
        <w:t xml:space="preserve">O: </w:t>
      </w:r>
      <w:r w:rsidRPr="008F792C">
        <w:rPr>
          <w:rFonts w:cs="Times New Roman"/>
        </w:rPr>
        <w:t>–</w:t>
      </w:r>
      <w:r w:rsidRPr="008F792C">
        <w:rPr>
          <w:b/>
          <w:bCs/>
          <w:lang w:val="en-GB"/>
        </w:rPr>
        <w:t xml:space="preserve"> Ds: </w:t>
      </w:r>
      <w:r w:rsidRPr="008F792C">
        <w:rPr>
          <w:rFonts w:cs="Times New Roman"/>
        </w:rPr>
        <w:t>–</w:t>
      </w:r>
      <w:r w:rsidRPr="008F792C">
        <w:rPr>
          <w:lang w:val="en-GB"/>
        </w:rPr>
        <w:t xml:space="preserve"> </w:t>
      </w:r>
      <w:r w:rsidRPr="008F792C">
        <w:rPr>
          <w:b/>
          <w:bCs/>
          <w:lang w:val="en-GB"/>
        </w:rPr>
        <w:t xml:space="preserve">F: </w:t>
      </w:r>
      <w:r w:rsidRPr="008F792C">
        <w:rPr>
          <w:rFonts w:cs="Times New Roman"/>
        </w:rPr>
        <w:t>–</w:t>
      </w:r>
      <w:r w:rsidRPr="008F792C">
        <w:rPr>
          <w:b/>
          <w:bCs/>
          <w:lang w:val="en-GB"/>
        </w:rPr>
        <w:t xml:space="preserve"> S:</w:t>
      </w:r>
      <w:r w:rsidRPr="008F792C">
        <w:rPr>
          <w:i/>
          <w:iCs/>
          <w:lang w:val="en-GB"/>
        </w:rPr>
        <w:t xml:space="preserve"> yNed </w:t>
      </w:r>
      <w:r w:rsidRPr="008F792C">
        <w:rPr>
          <w:lang w:val="en-GB"/>
        </w:rPr>
        <w:t>3:8, 38a</w:t>
      </w:r>
      <w:r w:rsidRPr="008F792C">
        <w:t xml:space="preserve"> (Kosovsky, </w:t>
      </w:r>
      <w:r w:rsidRPr="008F792C">
        <w:rPr>
          <w:i/>
          <w:iCs/>
        </w:rPr>
        <w:t>Yerushalmi</w:t>
      </w:r>
      <w:r w:rsidRPr="008F792C">
        <w:t>, 178)</w:t>
      </w:r>
      <w:r w:rsidRPr="008F792C">
        <w:rPr>
          <w:lang w:val="en-GB"/>
        </w:rPr>
        <w:t xml:space="preserve"> </w:t>
      </w:r>
      <w:r w:rsidRPr="008F792C">
        <w:rPr>
          <w:b/>
          <w:bCs/>
          <w:lang w:val="en-GB"/>
        </w:rPr>
        <w:t xml:space="preserve">E: </w:t>
      </w:r>
      <w:r w:rsidRPr="008F792C">
        <w:rPr>
          <w:rFonts w:cs="Times New Roman"/>
        </w:rPr>
        <w:t>–</w:t>
      </w:r>
      <w:r w:rsidRPr="008F792C">
        <w:rPr>
          <w:b/>
          <w:bCs/>
          <w:lang w:val="en-GB"/>
        </w:rPr>
        <w:t xml:space="preserve"> D: </w:t>
      </w:r>
      <w:r w:rsidR="00C4291F" w:rsidRPr="00C4291F">
        <w:t>3</w:t>
      </w:r>
      <w:r w:rsidR="00C4291F" w:rsidRPr="00C4291F">
        <w:rPr>
          <w:vertAlign w:val="superscript"/>
        </w:rPr>
        <w:t>rd</w:t>
      </w:r>
      <w:r w:rsidR="00C4291F" w:rsidRPr="00C4291F">
        <w:t xml:space="preserve"> C</w:t>
      </w:r>
      <w:r w:rsidR="00C4291F">
        <w:rPr>
          <w:rStyle w:val="FootnoteReference"/>
          <w:lang w:val="de-DE"/>
        </w:rPr>
        <w:footnoteReference w:id="527"/>
      </w:r>
    </w:p>
    <w:p w14:paraId="67CB850D" w14:textId="77777777" w:rsidR="00BD0433" w:rsidRDefault="00BD0433" w:rsidP="00757446">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5BC2463" w14:textId="77777777" w:rsidR="00BD0433" w:rsidRDefault="00BD0433" w:rsidP="00757446">
      <w:pPr>
        <w:bidi w:val="0"/>
        <w:rPr>
          <w:b/>
          <w:bCs/>
        </w:rPr>
      </w:pPr>
    </w:p>
    <w:p w14:paraId="1DCC8EAF" w14:textId="77777777" w:rsidR="00BD0433" w:rsidRDefault="00BD0433" w:rsidP="00BD3853">
      <w:pPr>
        <w:bidi w:val="0"/>
        <w:rPr>
          <w:rFonts w:cs="Times New Roman"/>
          <w:i/>
          <w:iCs/>
          <w:sz w:val="24"/>
          <w:szCs w:val="24"/>
        </w:rPr>
      </w:pPr>
      <w:r w:rsidRPr="00F05B6B">
        <w:rPr>
          <w:rFonts w:cs="Times New Roman"/>
          <w:sz w:val="24"/>
          <w:szCs w:val="24"/>
          <w:rtl/>
        </w:rPr>
        <w:t>דוד</w:t>
      </w:r>
      <w:r w:rsidRPr="00F05B6B">
        <w:rPr>
          <w:rStyle w:val="FootnoteReference"/>
          <w:rFonts w:cs="Times New Roman"/>
          <w:sz w:val="24"/>
          <w:szCs w:val="24"/>
        </w:rPr>
        <w:footnoteReference w:id="528"/>
      </w:r>
      <w:r w:rsidRPr="00F05B6B">
        <w:rPr>
          <w:rFonts w:cs="Times New Roman"/>
          <w:sz w:val="24"/>
          <w:szCs w:val="24"/>
        </w:rPr>
        <w:t xml:space="preserve"> </w:t>
      </w:r>
      <w:r>
        <w:rPr>
          <w:rFonts w:cs="Times New Roman"/>
          <w:sz w:val="24"/>
          <w:szCs w:val="24"/>
        </w:rPr>
        <w:t>–</w:t>
      </w:r>
      <w:r w:rsidRPr="00F05B6B">
        <w:rPr>
          <w:rFonts w:cs="Times New Roman"/>
          <w:sz w:val="24"/>
          <w:szCs w:val="24"/>
        </w:rPr>
        <w:t xml:space="preserve"> </w:t>
      </w:r>
      <w:r w:rsidRPr="00343ADD">
        <w:rPr>
          <w:rFonts w:cs="Times New Roman"/>
          <w:i/>
          <w:iCs/>
          <w:sz w:val="24"/>
          <w:szCs w:val="24"/>
        </w:rPr>
        <w:t>David</w:t>
      </w:r>
    </w:p>
    <w:p w14:paraId="4B8A8333" w14:textId="77777777" w:rsidR="00BD0433" w:rsidRDefault="00BD0433" w:rsidP="00343ADD">
      <w:pPr>
        <w:bidi w:val="0"/>
        <w:rPr>
          <w:rFonts w:cs="Times New Roman"/>
          <w:sz w:val="24"/>
          <w:szCs w:val="24"/>
        </w:rPr>
      </w:pPr>
    </w:p>
    <w:p w14:paraId="1BD81B23" w14:textId="77777777" w:rsidR="00BD0433" w:rsidRPr="008F792C" w:rsidRDefault="00BD0433" w:rsidP="00C4291F">
      <w:pPr>
        <w:numPr>
          <w:ilvl w:val="0"/>
          <w:numId w:val="30"/>
        </w:numPr>
        <w:bidi w:val="0"/>
        <w:rPr>
          <w:b/>
          <w:bCs/>
        </w:rPr>
      </w:pPr>
      <w:r w:rsidRPr="008F792C">
        <w:rPr>
          <w:b/>
          <w:bCs/>
          <w:lang w:val="it-IT"/>
        </w:rPr>
        <w:t xml:space="preserve">O: </w:t>
      </w:r>
      <w:r w:rsidRPr="008F792C">
        <w:rPr>
          <w:rFonts w:cs="Times New Roman"/>
          <w:rtl/>
        </w:rPr>
        <w:t>דויד</w:t>
      </w:r>
      <w:r w:rsidRPr="008F792C">
        <w:rPr>
          <w:rStyle w:val="FootnoteReference"/>
          <w:lang w:val="it-IT"/>
        </w:rPr>
        <w:footnoteReference w:id="529"/>
      </w:r>
      <w:r w:rsidRPr="008F792C">
        <w:rPr>
          <w:b/>
          <w:bCs/>
          <w:lang w:val="it-IT"/>
        </w:rPr>
        <w:t xml:space="preserve"> Ds:</w:t>
      </w:r>
      <w:r w:rsidRPr="008F792C">
        <w:rPr>
          <w:lang w:val="it-IT"/>
        </w:rPr>
        <w:t xml:space="preserve"> </w:t>
      </w:r>
      <w:r w:rsidRPr="008F792C">
        <w:rPr>
          <w:rFonts w:cs="Times New Roman"/>
        </w:rPr>
        <w:t>–</w:t>
      </w:r>
      <w:r w:rsidRPr="008F792C">
        <w:rPr>
          <w:lang w:val="it-IT"/>
        </w:rPr>
        <w:t xml:space="preserve"> </w:t>
      </w:r>
      <w:r w:rsidRPr="008F792C">
        <w:rPr>
          <w:b/>
          <w:bCs/>
          <w:lang w:val="it-IT"/>
        </w:rPr>
        <w:t xml:space="preserve">F: </w:t>
      </w:r>
      <w:r w:rsidRPr="008F792C">
        <w:rPr>
          <w:rFonts w:cs="Times New Roman"/>
        </w:rPr>
        <w:t>–</w:t>
      </w:r>
      <w:r w:rsidRPr="008F792C">
        <w:rPr>
          <w:b/>
          <w:bCs/>
          <w:lang w:val="it-IT"/>
        </w:rPr>
        <w:t xml:space="preserve"> S:</w:t>
      </w:r>
      <w:r w:rsidRPr="008F792C">
        <w:rPr>
          <w:lang w:val="it-IT"/>
        </w:rPr>
        <w:t xml:space="preserve"> </w:t>
      </w:r>
      <w:r w:rsidRPr="008F792C">
        <w:rPr>
          <w:i/>
          <w:iCs/>
          <w:lang w:val="it-IT"/>
        </w:rPr>
        <w:t xml:space="preserve">yQid </w:t>
      </w:r>
      <w:r w:rsidRPr="008F792C">
        <w:rPr>
          <w:lang w:val="it-IT"/>
        </w:rPr>
        <w:t xml:space="preserve">3:1, 63d </w:t>
      </w:r>
      <w:r w:rsidRPr="008F792C">
        <w:t xml:space="preserve">(Kosovsky, </w:t>
      </w:r>
      <w:r w:rsidRPr="008F792C">
        <w:rPr>
          <w:i/>
          <w:iCs/>
        </w:rPr>
        <w:t>Yerushalmi</w:t>
      </w:r>
      <w:r w:rsidRPr="008F792C">
        <w:t xml:space="preserve">, 182) </w:t>
      </w:r>
      <w:r w:rsidRPr="008F792C">
        <w:rPr>
          <w:b/>
          <w:bCs/>
          <w:lang w:val="en-GB"/>
        </w:rPr>
        <w:t xml:space="preserve">E: </w:t>
      </w:r>
      <w:r w:rsidRPr="008F792C">
        <w:rPr>
          <w:rFonts w:cs="Times New Roman"/>
        </w:rPr>
        <w:t>–</w:t>
      </w:r>
      <w:r w:rsidRPr="008F792C">
        <w:rPr>
          <w:b/>
          <w:bCs/>
          <w:lang w:val="en-GB"/>
        </w:rPr>
        <w:t xml:space="preserve"> D: </w:t>
      </w:r>
      <w:r w:rsidR="00C4291F">
        <w:rPr>
          <w:rFonts w:cs="Times New Roman"/>
          <w:lang w:val="en-GB"/>
        </w:rPr>
        <w:t>3</w:t>
      </w:r>
      <w:r w:rsidR="00C4291F" w:rsidRPr="002B189E">
        <w:rPr>
          <w:rFonts w:cs="Times New Roman"/>
          <w:vertAlign w:val="superscript"/>
          <w:lang w:val="en-GB"/>
        </w:rPr>
        <w:t>rd</w:t>
      </w:r>
      <w:r w:rsidR="00C4291F">
        <w:rPr>
          <w:rFonts w:cs="Times New Roman"/>
          <w:lang w:val="en-GB"/>
        </w:rPr>
        <w:t xml:space="preserve"> C</w:t>
      </w:r>
      <w:r w:rsidR="00C4291F">
        <w:rPr>
          <w:rStyle w:val="FootnoteReference"/>
          <w:rFonts w:cs="Times New Roman"/>
          <w:lang w:val="en-GB"/>
        </w:rPr>
        <w:footnoteReference w:id="530"/>
      </w:r>
    </w:p>
    <w:p w14:paraId="4C95DEDD" w14:textId="77777777" w:rsidR="00BD0433" w:rsidRPr="008F792C" w:rsidRDefault="00BD0433" w:rsidP="00876C71">
      <w:pPr>
        <w:numPr>
          <w:ilvl w:val="0"/>
          <w:numId w:val="30"/>
        </w:numPr>
        <w:bidi w:val="0"/>
        <w:rPr>
          <w:lang w:val="de-DE"/>
        </w:rPr>
      </w:pPr>
      <w:r w:rsidRPr="008F792C">
        <w:rPr>
          <w:b/>
          <w:bCs/>
          <w:lang w:val="de-DE"/>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531"/>
      </w:r>
      <w:r w:rsidRPr="008F792C">
        <w:rPr>
          <w:b/>
          <w:bCs/>
          <w:lang w:val="de-DE"/>
        </w:rPr>
        <w:t xml:space="preserve"> Ds: </w:t>
      </w:r>
      <w:r w:rsidRPr="008F792C">
        <w:rPr>
          <w:rFonts w:cs="Times New Roman"/>
          <w:lang w:val="de-DE"/>
        </w:rPr>
        <w:t>–</w:t>
      </w:r>
      <w:r w:rsidRPr="008F792C">
        <w:rPr>
          <w:lang w:val="de-DE"/>
        </w:rPr>
        <w:t xml:space="preserve"> </w:t>
      </w:r>
      <w:r w:rsidRPr="008F792C">
        <w:rPr>
          <w:b/>
          <w:bCs/>
          <w:lang w:val="de-DE"/>
        </w:rPr>
        <w:t xml:space="preserve">F: </w:t>
      </w:r>
      <w:r w:rsidRPr="008F792C">
        <w:rPr>
          <w:lang w:val="de-DE"/>
        </w:rPr>
        <w:t>Epitaph, Tabgha,</w:t>
      </w:r>
      <w:r w:rsidRPr="008F792C">
        <w:rPr>
          <w:rStyle w:val="FootnoteReference"/>
        </w:rPr>
        <w:footnoteReference w:id="532"/>
      </w:r>
      <w:r w:rsidRPr="008F792C">
        <w:rPr>
          <w:lang w:val="de-DE"/>
        </w:rPr>
        <w:t xml:space="preserve"> Schneider</w:t>
      </w:r>
      <w:r w:rsidRPr="008F792C">
        <w:rPr>
          <w:rtl/>
        </w:rPr>
        <w:t xml:space="preserve"> </w:t>
      </w:r>
      <w:r w:rsidRPr="008F792C">
        <w:rPr>
          <w:b/>
          <w:bCs/>
          <w:lang w:val="de-DE"/>
        </w:rPr>
        <w:t>S:</w:t>
      </w:r>
      <w:r w:rsidRPr="008F792C">
        <w:rPr>
          <w:lang w:val="de-DE"/>
        </w:rPr>
        <w:t xml:space="preserve"> Klein, </w:t>
      </w:r>
      <w:r w:rsidRPr="008F792C">
        <w:rPr>
          <w:i/>
          <w:iCs/>
          <w:lang w:val="de-DE"/>
        </w:rPr>
        <w:t>Yeshuv</w:t>
      </w:r>
      <w:r w:rsidRPr="008F792C">
        <w:rPr>
          <w:lang w:val="de-DE"/>
        </w:rPr>
        <w:t xml:space="preserve">, 39 </w:t>
      </w:r>
      <w:r w:rsidRPr="008F792C">
        <w:rPr>
          <w:b/>
          <w:bCs/>
          <w:lang w:val="de-DE"/>
        </w:rPr>
        <w:t xml:space="preserve">E: </w:t>
      </w:r>
      <w:r w:rsidRPr="008F792C">
        <w:rPr>
          <w:rFonts w:cs="Times New Roman"/>
          <w:lang w:val="de-DE"/>
        </w:rPr>
        <w:t>–</w:t>
      </w:r>
      <w:r w:rsidRPr="008F792C">
        <w:rPr>
          <w:lang w:val="de-DE"/>
        </w:rPr>
        <w:t xml:space="preserve"> </w:t>
      </w:r>
      <w:r w:rsidRPr="008F792C">
        <w:rPr>
          <w:b/>
          <w:bCs/>
          <w:lang w:val="it-IT"/>
        </w:rPr>
        <w:t xml:space="preserve">D: </w:t>
      </w:r>
      <w:r w:rsidRPr="004527E4">
        <w:rPr>
          <w:rFonts w:cs="Times New Roman"/>
          <w:lang w:val="it-IT"/>
        </w:rPr>
        <w:t>–</w:t>
      </w:r>
      <w:r w:rsidR="00876C71" w:rsidRPr="005F539E">
        <w:rPr>
          <w:rStyle w:val="FootnoteReference"/>
          <w:rFonts w:cs="Times New Roman"/>
        </w:rPr>
        <w:footnoteReference w:id="533"/>
      </w:r>
    </w:p>
    <w:p w14:paraId="2C939343" w14:textId="77777777" w:rsidR="00BD0433" w:rsidRPr="008F792C" w:rsidRDefault="00BD0433" w:rsidP="00815F05">
      <w:pPr>
        <w:numPr>
          <w:ilvl w:val="0"/>
          <w:numId w:val="30"/>
        </w:numPr>
        <w:bidi w:val="0"/>
        <w:rPr>
          <w:rFonts w:cs="David"/>
          <w:b/>
          <w:bCs/>
        </w:rPr>
      </w:pPr>
      <w:r w:rsidRPr="008F792C">
        <w:rPr>
          <w:b/>
          <w:bCs/>
        </w:rPr>
        <w:t xml:space="preserve">O: </w:t>
      </w:r>
      <w:r w:rsidRPr="008F792C">
        <w:rPr>
          <w:rFonts w:cs="Times New Roman"/>
          <w:rtl/>
        </w:rPr>
        <w:t>דויד</w:t>
      </w:r>
      <w:r w:rsidRPr="008F792C">
        <w:rPr>
          <w:rStyle w:val="FootnoteReference"/>
          <w:lang w:val="it-IT"/>
        </w:rPr>
        <w:footnoteReference w:id="534"/>
      </w:r>
      <w:r w:rsidRPr="008F792C">
        <w:rPr>
          <w:b/>
          <w:bCs/>
        </w:rPr>
        <w:t xml:space="preserve"> Ds: </w:t>
      </w:r>
      <w:r w:rsidRPr="008F792C">
        <w:t>Moses (</w:t>
      </w:r>
      <w:r>
        <w:t>8</w:t>
      </w:r>
      <w:r w:rsidRPr="008F792C">
        <w:t xml:space="preserve">)’s son </w:t>
      </w:r>
      <w:r w:rsidRPr="008F792C">
        <w:rPr>
          <w:b/>
          <w:bCs/>
        </w:rPr>
        <w:t xml:space="preserve">F: </w:t>
      </w:r>
      <w:r w:rsidRPr="008F792C">
        <w:t xml:space="preserve">Inscription, </w:t>
      </w:r>
      <w:smartTag w:uri="urn:schemas-microsoft-com:office:smarttags" w:element="PlaceType">
        <w:r w:rsidRPr="008F792C">
          <w:t>Temple</w:t>
        </w:r>
      </w:smartTag>
      <w:r w:rsidRPr="008F792C">
        <w:t xml:space="preserve"> </w:t>
      </w:r>
      <w:smartTag w:uri="urn:schemas-microsoft-com:office:smarttags" w:element="PlaceName">
        <w:r w:rsidRPr="008F792C">
          <w:t>Mount</w:t>
        </w:r>
      </w:smartTag>
      <w:r w:rsidRPr="008F792C">
        <w:t xml:space="preserve">, </w:t>
      </w:r>
      <w:smartTag w:uri="urn:schemas-microsoft-com:office:smarttags" w:element="City">
        <w:r w:rsidRPr="008F792C">
          <w:t>Jerusalem</w:t>
        </w:r>
      </w:smartTag>
      <w:r w:rsidRPr="008F792C">
        <w:t xml:space="preserve"> </w:t>
      </w:r>
      <w:r w:rsidRPr="008F792C">
        <w:rPr>
          <w:b/>
          <w:bCs/>
        </w:rPr>
        <w:t xml:space="preserve">S: </w:t>
      </w:r>
      <w:r w:rsidRPr="008F792C">
        <w:t xml:space="preserve">Sukenik, “Jewish Inscriptions,” 139 </w:t>
      </w:r>
      <w:r w:rsidRPr="008F792C">
        <w:rPr>
          <w:b/>
          <w:bCs/>
        </w:rPr>
        <w:t xml:space="preserve">E: </w:t>
      </w:r>
      <w:r w:rsidRPr="008F792C">
        <w:t>Late?</w:t>
      </w:r>
      <w:r w:rsidRPr="008F792C">
        <w:rPr>
          <w:rStyle w:val="FootnoteReference"/>
        </w:rPr>
        <w:footnoteReference w:id="535"/>
      </w:r>
      <w:r w:rsidRPr="008F792C">
        <w:rPr>
          <w:b/>
          <w:bCs/>
        </w:rPr>
        <w:t xml:space="preserve"> D: </w:t>
      </w:r>
      <w:r w:rsidRPr="001C69FA">
        <w:t>Pre-650?</w:t>
      </w:r>
      <w:r>
        <w:rPr>
          <w:rStyle w:val="FootnoteReference"/>
        </w:rPr>
        <w:footnoteReference w:id="536"/>
      </w:r>
    </w:p>
    <w:p w14:paraId="3485360D" w14:textId="77777777" w:rsidR="00BD0433" w:rsidRDefault="00BD0433" w:rsidP="00D61C9D">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757759DA" w14:textId="77777777" w:rsidR="00BD0433" w:rsidRPr="00F05B6B" w:rsidRDefault="00BD0433" w:rsidP="00D61C9D">
      <w:pPr>
        <w:bidi w:val="0"/>
        <w:rPr>
          <w:b/>
          <w:bCs/>
        </w:rPr>
      </w:pPr>
    </w:p>
    <w:p w14:paraId="7EBEE4D2" w14:textId="77777777" w:rsidR="00BD0433" w:rsidRDefault="00BD0433" w:rsidP="0036446E">
      <w:pPr>
        <w:bidi w:val="0"/>
        <w:rPr>
          <w:i/>
          <w:iCs/>
          <w:sz w:val="24"/>
          <w:szCs w:val="24"/>
          <w:lang w:val="it-IT"/>
        </w:rPr>
      </w:pPr>
      <w:r w:rsidRPr="00F05B6B">
        <w:rPr>
          <w:rFonts w:cs="Times New Roman"/>
          <w:sz w:val="24"/>
          <w:szCs w:val="24"/>
          <w:rtl/>
        </w:rPr>
        <w:t>דליה</w:t>
      </w:r>
      <w:r w:rsidRPr="00F05B6B">
        <w:rPr>
          <w:rStyle w:val="FootnoteReference"/>
          <w:sz w:val="24"/>
          <w:szCs w:val="24"/>
        </w:rPr>
        <w:footnoteReference w:id="537"/>
      </w:r>
      <w:r w:rsidRPr="00F05B6B">
        <w:rPr>
          <w:sz w:val="24"/>
          <w:szCs w:val="24"/>
          <w:lang w:val="it-IT"/>
        </w:rPr>
        <w:t xml:space="preserve"> </w:t>
      </w:r>
      <w:r>
        <w:rPr>
          <w:sz w:val="24"/>
          <w:szCs w:val="24"/>
          <w:lang w:val="it-IT"/>
        </w:rPr>
        <w:t>–</w:t>
      </w:r>
      <w:r w:rsidRPr="00F05B6B">
        <w:rPr>
          <w:sz w:val="24"/>
          <w:szCs w:val="24"/>
          <w:lang w:val="it-IT"/>
        </w:rPr>
        <w:t xml:space="preserve"> </w:t>
      </w:r>
      <w:r w:rsidRPr="00343ADD">
        <w:rPr>
          <w:i/>
          <w:iCs/>
          <w:sz w:val="24"/>
          <w:szCs w:val="24"/>
          <w:lang w:val="it-IT"/>
        </w:rPr>
        <w:t>Daliah</w:t>
      </w:r>
    </w:p>
    <w:p w14:paraId="7C5D4A64" w14:textId="77777777" w:rsidR="00BD0433" w:rsidRPr="00F05B6B" w:rsidRDefault="00BD0433" w:rsidP="00343ADD">
      <w:pPr>
        <w:bidi w:val="0"/>
        <w:rPr>
          <w:b/>
          <w:bCs/>
          <w:i/>
          <w:iCs/>
          <w:sz w:val="24"/>
          <w:szCs w:val="24"/>
          <w:lang w:val="it-IT"/>
        </w:rPr>
      </w:pPr>
    </w:p>
    <w:p w14:paraId="21FBD325" w14:textId="77777777" w:rsidR="00BD0433" w:rsidRPr="004527E4" w:rsidRDefault="00BD0433" w:rsidP="00815F05">
      <w:pPr>
        <w:numPr>
          <w:ilvl w:val="0"/>
          <w:numId w:val="31"/>
        </w:numPr>
        <w:bidi w:val="0"/>
        <w:rPr>
          <w:lang w:val="it-IT"/>
        </w:rPr>
      </w:pPr>
      <w:r w:rsidRPr="0082579D">
        <w:rPr>
          <w:b/>
          <w:bCs/>
          <w:lang w:val="it-IT"/>
        </w:rPr>
        <w:t>O:</w:t>
      </w:r>
      <w:r>
        <w:rPr>
          <w:b/>
          <w:bCs/>
          <w:lang w:val="it-IT"/>
        </w:rPr>
        <w:t xml:space="preserve"> </w:t>
      </w:r>
      <w:r w:rsidRPr="00840B48">
        <w:rPr>
          <w:lang w:val="it-IT"/>
        </w:rPr>
        <w:t>–</w:t>
      </w:r>
      <w:r>
        <w:rPr>
          <w:b/>
          <w:bCs/>
          <w:lang w:val="it-IT"/>
        </w:rPr>
        <w:t xml:space="preserve"> </w:t>
      </w:r>
      <w:r w:rsidRPr="0082579D">
        <w:rPr>
          <w:b/>
          <w:bCs/>
          <w:lang w:val="it-IT"/>
        </w:rPr>
        <w:t>Ds:</w:t>
      </w:r>
      <w:r>
        <w:rPr>
          <w:lang w:val="it-IT"/>
        </w:rPr>
        <w:t xml:space="preserve"> </w:t>
      </w:r>
      <w:r w:rsidRPr="00D97339">
        <w:rPr>
          <w:lang w:val="it-IT"/>
        </w:rPr>
        <w:t>His son</w:t>
      </w:r>
      <w:r>
        <w:rPr>
          <w:rStyle w:val="FootnoteReference"/>
          <w:lang w:val="it-IT"/>
        </w:rPr>
        <w:footnoteReference w:id="538"/>
      </w:r>
      <w:r w:rsidRPr="0082579D">
        <w:rPr>
          <w:lang w:val="it-IT"/>
        </w:rPr>
        <w:t xml:space="preserve"> </w:t>
      </w:r>
      <w:r w:rsidRPr="004527E4">
        <w:rPr>
          <w:b/>
          <w:bCs/>
          <w:lang w:val="it-IT"/>
        </w:rPr>
        <w:t>F:</w:t>
      </w:r>
      <w:r w:rsidRPr="004527E4">
        <w:rPr>
          <w:lang w:val="it-IT"/>
        </w:rPr>
        <w:t xml:space="preserve"> </w:t>
      </w:r>
      <w:r w:rsidRPr="004527E4">
        <w:rPr>
          <w:b/>
          <w:bCs/>
          <w:lang w:val="it-IT"/>
        </w:rPr>
        <w:t>S:</w:t>
      </w:r>
      <w:r w:rsidRPr="004527E4">
        <w:rPr>
          <w:lang w:val="it-IT"/>
        </w:rPr>
        <w:t xml:space="preserve"> </w:t>
      </w:r>
      <w:r w:rsidRPr="004527E4">
        <w:rPr>
          <w:i/>
          <w:iCs/>
          <w:lang w:val="it-IT"/>
        </w:rPr>
        <w:t xml:space="preserve">yKil </w:t>
      </w:r>
      <w:r w:rsidRPr="004527E4">
        <w:rPr>
          <w:lang w:val="it-IT"/>
        </w:rPr>
        <w:t xml:space="preserve">1:6, 27a (Kosovsky, </w:t>
      </w:r>
      <w:r w:rsidRPr="004527E4">
        <w:rPr>
          <w:i/>
          <w:iCs/>
          <w:lang w:val="it-IT"/>
        </w:rPr>
        <w:t>Yerushalmi</w:t>
      </w:r>
      <w:r w:rsidRPr="004527E4">
        <w:rPr>
          <w:lang w:val="it-IT"/>
        </w:rPr>
        <w:t xml:space="preserve">, 156) </w:t>
      </w:r>
      <w:r w:rsidRPr="004527E4">
        <w:rPr>
          <w:b/>
          <w:bCs/>
          <w:lang w:val="it-IT"/>
        </w:rPr>
        <w:t xml:space="preserve">E: </w:t>
      </w:r>
      <w:r w:rsidR="004527E4">
        <w:rPr>
          <w:lang w:val="it-IT"/>
        </w:rPr>
        <w:t>Nickname;</w:t>
      </w:r>
      <w:r w:rsidRPr="004527E4">
        <w:rPr>
          <w:lang w:val="it-IT"/>
        </w:rPr>
        <w:t xml:space="preserve"> fa</w:t>
      </w:r>
      <w:r w:rsidRPr="004527E4">
        <w:rPr>
          <w:lang w:val="it-IT"/>
        </w:rPr>
        <w:t>m</w:t>
      </w:r>
      <w:r w:rsidRPr="004527E4">
        <w:rPr>
          <w:lang w:val="it-IT"/>
        </w:rPr>
        <w:t>ily?</w:t>
      </w:r>
      <w:r>
        <w:rPr>
          <w:rStyle w:val="FootnoteReference"/>
          <w:rFonts w:cs="Times New Roman"/>
          <w:lang w:val="en-GB"/>
        </w:rPr>
        <w:footnoteReference w:id="539"/>
      </w:r>
      <w:r w:rsidRPr="004527E4">
        <w:rPr>
          <w:b/>
          <w:bCs/>
          <w:lang w:val="it-IT"/>
        </w:rPr>
        <w:t xml:space="preserve"> D: </w:t>
      </w:r>
      <w:r w:rsidR="00C4291F">
        <w:rPr>
          <w:lang w:val="it-IT"/>
        </w:rPr>
        <w:t>3</w:t>
      </w:r>
      <w:r w:rsidR="00C4291F" w:rsidRPr="00C4291F">
        <w:rPr>
          <w:vertAlign w:val="superscript"/>
          <w:lang w:val="it-IT"/>
        </w:rPr>
        <w:t>rd</w:t>
      </w:r>
      <w:r w:rsidR="00C4291F">
        <w:rPr>
          <w:lang w:val="it-IT"/>
        </w:rPr>
        <w:t xml:space="preserve"> C</w:t>
      </w:r>
      <w:r w:rsidR="00C4291F">
        <w:rPr>
          <w:rStyle w:val="FootnoteReference"/>
          <w:lang w:val="it-IT"/>
        </w:rPr>
        <w:footnoteReference w:id="540"/>
      </w:r>
    </w:p>
    <w:p w14:paraId="54DFECCF" w14:textId="77777777" w:rsidR="00BD0433" w:rsidRDefault="00BD0433">
      <w:pPr>
        <w:pStyle w:val="FootnoteText"/>
        <w:spacing w:line="240" w:lineRule="auto"/>
        <w:rPr>
          <w:rFonts w:cs="Miriam" w:hint="cs"/>
          <w:rtl/>
          <w:lang w:val="en-U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2D8CAE25" w14:textId="77777777" w:rsidR="00BD0433" w:rsidRDefault="00BD0433" w:rsidP="00F05B6B">
      <w:pPr>
        <w:pStyle w:val="FootnoteText"/>
        <w:bidi w:val="0"/>
        <w:spacing w:line="240" w:lineRule="auto"/>
        <w:rPr>
          <w:rFonts w:cs="Miriam"/>
          <w:rtl/>
          <w:lang w:val="en-US"/>
        </w:rPr>
      </w:pPr>
    </w:p>
    <w:p w14:paraId="09019F55" w14:textId="77777777" w:rsidR="00BD0433" w:rsidRPr="004527E4" w:rsidRDefault="00BD0433" w:rsidP="009E54A7">
      <w:pPr>
        <w:bidi w:val="0"/>
        <w:rPr>
          <w:rFonts w:cs="Times New Roman"/>
          <w:i/>
          <w:iCs/>
          <w:sz w:val="24"/>
          <w:szCs w:val="24"/>
          <w:lang w:val="it-IT"/>
        </w:rPr>
      </w:pPr>
      <w:r w:rsidRPr="00F05B6B">
        <w:rPr>
          <w:rFonts w:cs="Times New Roman"/>
          <w:sz w:val="24"/>
          <w:szCs w:val="24"/>
          <w:rtl/>
        </w:rPr>
        <w:t>דניאל</w:t>
      </w:r>
      <w:r w:rsidRPr="00F05B6B">
        <w:rPr>
          <w:rStyle w:val="FootnoteReference"/>
          <w:rFonts w:cs="Times New Roman"/>
          <w:sz w:val="24"/>
          <w:szCs w:val="24"/>
        </w:rPr>
        <w:footnoteReference w:id="541"/>
      </w:r>
      <w:r w:rsidRPr="004527E4">
        <w:rPr>
          <w:rFonts w:cs="Times New Roman"/>
          <w:sz w:val="24"/>
          <w:szCs w:val="24"/>
          <w:lang w:val="it-IT"/>
        </w:rPr>
        <w:t xml:space="preserve"> – </w:t>
      </w:r>
      <w:r w:rsidRPr="004527E4">
        <w:rPr>
          <w:rFonts w:cs="Times New Roman"/>
          <w:i/>
          <w:iCs/>
          <w:sz w:val="24"/>
          <w:szCs w:val="24"/>
          <w:lang w:val="it-IT"/>
        </w:rPr>
        <w:t>Daniel</w:t>
      </w:r>
    </w:p>
    <w:p w14:paraId="1E4A23D9" w14:textId="77777777" w:rsidR="00BD0433" w:rsidRPr="004527E4" w:rsidRDefault="00BD0433" w:rsidP="00343ADD">
      <w:pPr>
        <w:bidi w:val="0"/>
        <w:rPr>
          <w:rFonts w:cs="Times New Roman"/>
          <w:sz w:val="24"/>
          <w:szCs w:val="24"/>
          <w:lang w:val="it-IT"/>
        </w:rPr>
      </w:pPr>
    </w:p>
    <w:p w14:paraId="1D4DF681" w14:textId="77777777" w:rsidR="00BD0433" w:rsidRPr="008F792C" w:rsidRDefault="00BD0433" w:rsidP="00A4328C">
      <w:pPr>
        <w:numPr>
          <w:ilvl w:val="0"/>
          <w:numId w:val="32"/>
        </w:numPr>
        <w:bidi w:val="0"/>
        <w:rPr>
          <w:lang w:val="it-IT"/>
        </w:rPr>
      </w:pPr>
      <w:r w:rsidRPr="008F792C">
        <w:rPr>
          <w:b/>
          <w:bCs/>
          <w:lang w:val="it-IT"/>
        </w:rPr>
        <w:t xml:space="preserve">O: </w:t>
      </w:r>
      <w:r w:rsidRPr="004527E4">
        <w:rPr>
          <w:rFonts w:cs="Times New Roman"/>
          <w:lang w:val="it-IT"/>
        </w:rPr>
        <w:t xml:space="preserve">– </w:t>
      </w:r>
      <w:r w:rsidRPr="008F792C">
        <w:rPr>
          <w:b/>
          <w:bCs/>
          <w:lang w:val="it-IT"/>
        </w:rPr>
        <w:t>Ds:</w:t>
      </w:r>
      <w:r w:rsidRPr="008F792C">
        <w:rPr>
          <w:rtl/>
        </w:rPr>
        <w:t xml:space="preserve"> </w:t>
      </w:r>
      <w:r w:rsidRPr="004527E4">
        <w:rPr>
          <w:lang w:val="it-IT"/>
        </w:rPr>
        <w:t>Tailor</w:t>
      </w:r>
      <w:r w:rsidRPr="008F792C">
        <w:rPr>
          <w:rStyle w:val="FootnoteReference"/>
        </w:rPr>
        <w:footnoteReference w:id="542"/>
      </w:r>
      <w:r w:rsidRPr="004527E4">
        <w:rPr>
          <w:lang w:val="it-IT"/>
        </w:rPr>
        <w:t xml:space="preserve"> </w:t>
      </w:r>
      <w:r w:rsidRPr="008F792C">
        <w:rPr>
          <w:b/>
          <w:bCs/>
          <w:lang w:val="it-IT"/>
        </w:rPr>
        <w:t xml:space="preserve">F: </w:t>
      </w:r>
      <w:r w:rsidRPr="004527E4">
        <w:rPr>
          <w:rFonts w:cs="Times New Roman"/>
          <w:lang w:val="it-IT"/>
        </w:rPr>
        <w:t>–</w:t>
      </w:r>
      <w:r w:rsidRPr="008F792C">
        <w:rPr>
          <w:b/>
          <w:bCs/>
          <w:lang w:val="it-IT"/>
        </w:rPr>
        <w:t xml:space="preserve"> S:</w:t>
      </w:r>
      <w:r w:rsidRPr="008F792C">
        <w:rPr>
          <w:lang w:val="it-IT"/>
        </w:rPr>
        <w:t xml:space="preserve"> </w:t>
      </w:r>
      <w:r w:rsidRPr="008F792C">
        <w:rPr>
          <w:i/>
          <w:iCs/>
          <w:lang w:val="it-IT"/>
        </w:rPr>
        <w:t xml:space="preserve">Gen Rab </w:t>
      </w:r>
      <w:r w:rsidRPr="008F792C">
        <w:rPr>
          <w:lang w:val="it-IT"/>
        </w:rPr>
        <w:t xml:space="preserve">64:7 (Hyman, </w:t>
      </w:r>
      <w:r w:rsidRPr="008F792C">
        <w:rPr>
          <w:i/>
          <w:iCs/>
          <w:lang w:val="it-IT"/>
        </w:rPr>
        <w:t>Toldoth</w:t>
      </w:r>
      <w:r w:rsidRPr="008F792C">
        <w:rPr>
          <w:lang w:val="it-IT"/>
        </w:rPr>
        <w:t xml:space="preserve">, 334) </w:t>
      </w:r>
      <w:r w:rsidRPr="004527E4">
        <w:rPr>
          <w:b/>
          <w:bCs/>
          <w:lang w:val="it-IT"/>
        </w:rPr>
        <w:t xml:space="preserve">E: </w:t>
      </w:r>
      <w:r w:rsidRPr="004527E4">
        <w:rPr>
          <w:rFonts w:cs="Times New Roman"/>
          <w:lang w:val="it-IT"/>
        </w:rPr>
        <w:t>–</w:t>
      </w:r>
      <w:r w:rsidRPr="004527E4">
        <w:rPr>
          <w:b/>
          <w:bCs/>
          <w:lang w:val="it-IT"/>
        </w:rPr>
        <w:t xml:space="preserve"> D: </w:t>
      </w:r>
      <w:r w:rsidR="00A4328C" w:rsidRPr="00A4328C">
        <w:t>Pre-400</w:t>
      </w:r>
      <w:r w:rsidR="00A4328C">
        <w:rPr>
          <w:rStyle w:val="FootnoteReference"/>
          <w:lang w:val="de-DE"/>
        </w:rPr>
        <w:footnoteReference w:id="543"/>
      </w:r>
    </w:p>
    <w:p w14:paraId="52F66EF4" w14:textId="77777777" w:rsidR="00BD0433" w:rsidRPr="008F792C" w:rsidRDefault="00BD0433" w:rsidP="00815F05">
      <w:pPr>
        <w:numPr>
          <w:ilvl w:val="0"/>
          <w:numId w:val="32"/>
        </w:numPr>
        <w:bidi w:val="0"/>
        <w:rPr>
          <w:lang w:val="it-IT"/>
        </w:rPr>
      </w:pPr>
      <w:r w:rsidRPr="008F792C">
        <w:rPr>
          <w:b/>
          <w:bCs/>
          <w:lang w:val="it-IT"/>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tl/>
        </w:rPr>
        <w:footnoteReference w:id="544"/>
      </w:r>
      <w:r w:rsidRPr="008F792C">
        <w:rPr>
          <w:b/>
          <w:bCs/>
          <w:lang w:val="it-IT"/>
        </w:rPr>
        <w:t xml:space="preserve"> Ds:</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 xml:space="preserve">F: </w:t>
      </w:r>
      <w:r w:rsidRPr="008F792C">
        <w:rPr>
          <w:lang w:val="it-IT"/>
        </w:rPr>
        <w:t xml:space="preserve">Epitaph, Jaffa, Euting </w:t>
      </w:r>
      <w:r w:rsidRPr="008F792C">
        <w:rPr>
          <w:b/>
          <w:bCs/>
          <w:lang w:val="it-IT"/>
        </w:rPr>
        <w:t>S:</w:t>
      </w:r>
      <w:r w:rsidRPr="008F792C">
        <w:rPr>
          <w:i/>
          <w:iCs/>
          <w:lang w:val="it-IT"/>
        </w:rPr>
        <w:t xml:space="preserve"> CIJ</w:t>
      </w:r>
      <w:r w:rsidRPr="008F792C">
        <w:rPr>
          <w:lang w:val="it-IT"/>
        </w:rPr>
        <w:t xml:space="preserve"> 933</w:t>
      </w:r>
      <w:r w:rsidRPr="008F792C">
        <w:rPr>
          <w:rtl/>
        </w:rPr>
        <w:t xml:space="preserve"> </w:t>
      </w:r>
      <w:r w:rsidRPr="008F792C">
        <w:rPr>
          <w:b/>
          <w:bCs/>
          <w:lang w:val="it-IT"/>
        </w:rPr>
        <w:t xml:space="preserve">E: </w:t>
      </w:r>
      <w:r w:rsidRPr="008F792C">
        <w:rPr>
          <w:rFonts w:cs="Times New Roman"/>
          <w:lang w:val="it-IT"/>
        </w:rPr>
        <w:t>–</w:t>
      </w:r>
      <w:r w:rsidRPr="008F792C">
        <w:rPr>
          <w:b/>
          <w:bCs/>
          <w:lang w:val="it-IT"/>
        </w:rPr>
        <w:t xml:space="preserve"> D:</w:t>
      </w:r>
      <w:r w:rsidRPr="008F792C">
        <w:rPr>
          <w:lang w:val="it-IT"/>
        </w:rPr>
        <w:t xml:space="preserve"> 3</w:t>
      </w:r>
      <w:r w:rsidRPr="008F792C">
        <w:rPr>
          <w:vertAlign w:val="superscript"/>
          <w:lang w:val="it-IT"/>
        </w:rPr>
        <w:t>rd</w:t>
      </w:r>
      <w:r w:rsidRPr="008F792C">
        <w:rPr>
          <w:lang w:val="it-IT"/>
        </w:rPr>
        <w:t xml:space="preserve"> C</w:t>
      </w:r>
    </w:p>
    <w:p w14:paraId="530B7A67" w14:textId="77777777" w:rsidR="00BD0433" w:rsidRPr="008F792C" w:rsidRDefault="00BD0433" w:rsidP="000C0B4B">
      <w:pPr>
        <w:numPr>
          <w:ilvl w:val="0"/>
          <w:numId w:val="32"/>
        </w:numPr>
        <w:bidi w:val="0"/>
        <w:rPr>
          <w:b/>
          <w:bCs/>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545"/>
      </w:r>
      <w:r w:rsidRPr="008F792C">
        <w:rPr>
          <w:b/>
          <w:bCs/>
        </w:rPr>
        <w:t xml:space="preserve"> Ds:</w:t>
      </w:r>
      <w:r w:rsidRPr="008F792C">
        <w:t xml:space="preserve"> </w:t>
      </w:r>
      <w:smartTag w:uri="urn:schemas-microsoft-com:office:smarttags" w:element="City">
        <w:r w:rsidRPr="008F792C">
          <w:t>Ad</w:t>
        </w:r>
        <w:r>
          <w:t>a</w:t>
        </w:r>
      </w:smartTag>
      <w:r w:rsidRPr="008F792C">
        <w:t xml:space="preserve"> (</w:t>
      </w:r>
      <w:r>
        <w:t>22</w:t>
      </w:r>
      <w:r w:rsidRPr="008F792C">
        <w:t xml:space="preserve">)’s son, of </w:t>
      </w:r>
      <w:smartTag w:uri="urn:schemas-microsoft-com:office:smarttags" w:element="place">
        <w:smartTag w:uri="urn:schemas-microsoft-com:office:smarttags" w:element="City">
          <w:r w:rsidRPr="008F792C">
            <w:t>Tyre</w:t>
          </w:r>
        </w:smartTag>
      </w:smartTag>
      <w:r w:rsidRPr="008F792C">
        <w:rPr>
          <w:rStyle w:val="FootnoteReference"/>
          <w:rFonts w:cs="Times New Roman"/>
          <w:rtl/>
        </w:rPr>
        <w:footnoteReference w:id="546"/>
      </w:r>
      <w:r w:rsidRPr="008F792C">
        <w:t xml:space="preserve"> </w:t>
      </w:r>
      <w:r w:rsidRPr="008F792C">
        <w:rPr>
          <w:b/>
          <w:bCs/>
        </w:rPr>
        <w:t xml:space="preserve">F: </w:t>
      </w:r>
      <w:r w:rsidRPr="008F792C">
        <w:t>Epitaph, Beit She‘arim, Avigad S</w:t>
      </w:r>
      <w:r w:rsidRPr="008F792C">
        <w:rPr>
          <w:b/>
          <w:bCs/>
        </w:rPr>
        <w:t>:</w:t>
      </w:r>
      <w:r w:rsidRPr="008F792C">
        <w:rPr>
          <w:i/>
          <w:iCs/>
        </w:rPr>
        <w:t xml:space="preserve"> IJO</w:t>
      </w:r>
      <w:r w:rsidRPr="008F792C">
        <w:t xml:space="preserve"> 3, Syr7 </w:t>
      </w:r>
      <w:r w:rsidRPr="008F792C">
        <w:rPr>
          <w:b/>
          <w:bCs/>
        </w:rPr>
        <w:t xml:space="preserve">E: </w:t>
      </w:r>
      <w:r w:rsidRPr="008F792C">
        <w:rPr>
          <w:rFonts w:cs="Times New Roman"/>
        </w:rPr>
        <w:t>–</w:t>
      </w:r>
      <w:r w:rsidRPr="008F792C">
        <w:rPr>
          <w:b/>
          <w:bCs/>
        </w:rPr>
        <w:t xml:space="preserve"> D: </w:t>
      </w:r>
      <w:r w:rsidRPr="008F792C">
        <w:t>Pre-352</w:t>
      </w:r>
      <w:r w:rsidR="000C0B4B" w:rsidRPr="005171F2">
        <w:rPr>
          <w:rStyle w:val="FootnoteReference"/>
        </w:rPr>
        <w:footnoteReference w:id="547"/>
      </w:r>
      <w:r w:rsidRPr="008F792C">
        <w:rPr>
          <w:b/>
          <w:bCs/>
        </w:rPr>
        <w:t xml:space="preserve"> </w:t>
      </w:r>
    </w:p>
    <w:p w14:paraId="7A63B39B" w14:textId="77777777" w:rsidR="00BD0433" w:rsidRPr="008F792C" w:rsidRDefault="00BD0433" w:rsidP="00815F05">
      <w:pPr>
        <w:numPr>
          <w:ilvl w:val="0"/>
          <w:numId w:val="32"/>
        </w:numPr>
        <w:bidi w:val="0"/>
        <w:rPr>
          <w:b/>
          <w:bCs/>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548"/>
      </w:r>
      <w:r w:rsidRPr="008F792C">
        <w:t xml:space="preserve"> </w:t>
      </w:r>
      <w:r w:rsidRPr="008F792C">
        <w:rPr>
          <w:b/>
          <w:bCs/>
        </w:rPr>
        <w:t xml:space="preserve">Ds: </w:t>
      </w:r>
      <w:r w:rsidRPr="008F792C">
        <w:t>Antoninus (</w:t>
      </w:r>
      <w:r w:rsidR="001F5CC1">
        <w:t>3</w:t>
      </w:r>
      <w:r w:rsidRPr="008F792C">
        <w:t>), Marcus (</w:t>
      </w:r>
      <w:r>
        <w:t>4</w:t>
      </w:r>
      <w:r w:rsidRPr="008F792C">
        <w:t>) and Nonna (</w:t>
      </w:r>
      <w:r>
        <w:t>4</w:t>
      </w:r>
      <w:r w:rsidRPr="008F792C">
        <w:t>)’s sons, Theodorus (</w:t>
      </w:r>
      <w:r>
        <w:t>13</w:t>
      </w:r>
      <w:r w:rsidRPr="008F792C">
        <w:t>) Joshua (</w:t>
      </w:r>
      <w:r w:rsidR="002D1A59">
        <w:t>31</w:t>
      </w:r>
      <w:r w:rsidRPr="008F792C">
        <w:t xml:space="preserve">)’s brother </w:t>
      </w:r>
      <w:r w:rsidRPr="008F792C">
        <w:rPr>
          <w:b/>
          <w:bCs/>
        </w:rPr>
        <w:t>F:</w:t>
      </w:r>
      <w:r w:rsidRPr="008F792C">
        <w:t xml:space="preserve"> Dedicatory inscription, Hammat Gader </w:t>
      </w:r>
      <w:r w:rsidRPr="008F792C">
        <w:rPr>
          <w:b/>
          <w:bCs/>
        </w:rPr>
        <w:t>S:</w:t>
      </w:r>
      <w:r w:rsidRPr="008F792C">
        <w:t xml:space="preserve"> Di Segni, </w:t>
      </w:r>
      <w:r w:rsidRPr="008F792C">
        <w:rPr>
          <w:i/>
          <w:iCs/>
        </w:rPr>
        <w:t>Hammat Gader</w:t>
      </w:r>
      <w:r w:rsidRPr="008F792C">
        <w:t xml:space="preserve">, no. 2 </w:t>
      </w:r>
      <w:r w:rsidRPr="008F792C">
        <w:rPr>
          <w:b/>
          <w:bCs/>
        </w:rPr>
        <w:t>E:</w:t>
      </w:r>
      <w:r w:rsidRPr="008F792C">
        <w:t xml:space="preserve"> Jew?</w:t>
      </w:r>
      <w:r w:rsidRPr="008F792C">
        <w:rPr>
          <w:rStyle w:val="FootnoteReference"/>
        </w:rPr>
        <w:footnoteReference w:id="549"/>
      </w:r>
      <w:r w:rsidRPr="008F792C">
        <w:t xml:space="preserve"> </w:t>
      </w:r>
      <w:r w:rsidRPr="008F792C">
        <w:rPr>
          <w:b/>
          <w:bCs/>
        </w:rPr>
        <w:t>D:</w:t>
      </w:r>
      <w:r w:rsidRPr="008F792C">
        <w:t xml:space="preserve"> 455</w:t>
      </w:r>
      <w:r>
        <w:rPr>
          <w:rStyle w:val="FootnoteReference"/>
        </w:rPr>
        <w:footnoteReference w:id="550"/>
      </w:r>
      <w:r w:rsidRPr="008F792C">
        <w:rPr>
          <w:b/>
          <w:bCs/>
        </w:rPr>
        <w:t xml:space="preserve"> </w:t>
      </w:r>
    </w:p>
    <w:p w14:paraId="5DEE3A9E" w14:textId="77777777" w:rsidR="00BD0433" w:rsidRPr="008F792C" w:rsidRDefault="00BD0433" w:rsidP="009510F1">
      <w:pPr>
        <w:numPr>
          <w:ilvl w:val="0"/>
          <w:numId w:val="32"/>
        </w:numPr>
        <w:bidi w:val="0"/>
        <w:rPr>
          <w:lang w:val="it-IT"/>
        </w:rPr>
      </w:pPr>
      <w:r w:rsidRPr="008F792C">
        <w:rPr>
          <w:b/>
          <w:bCs/>
          <w:lang w:val="it-IT"/>
        </w:rPr>
        <w:t xml:space="preserve">O: </w:t>
      </w:r>
      <w:r w:rsidRPr="008F792C">
        <w:rPr>
          <w:rFonts w:cs="Times New Roman"/>
        </w:rPr>
        <w:t>–</w:t>
      </w:r>
      <w:r w:rsidRPr="008F792C">
        <w:rPr>
          <w:b/>
          <w:bCs/>
          <w:lang w:val="it-IT"/>
        </w:rPr>
        <w:t xml:space="preserve"> Ds: </w:t>
      </w:r>
      <w:r w:rsidRPr="008F792C">
        <w:rPr>
          <w:rFonts w:cs="Times New Roman"/>
        </w:rPr>
        <w:t>–</w:t>
      </w:r>
      <w:r w:rsidRPr="008F792C">
        <w:rPr>
          <w:lang w:val="it-IT"/>
        </w:rPr>
        <w:t xml:space="preserve"> </w:t>
      </w:r>
      <w:r w:rsidRPr="008F792C">
        <w:rPr>
          <w:b/>
          <w:bCs/>
          <w:lang w:val="it-IT"/>
        </w:rPr>
        <w:t xml:space="preserve">F: </w:t>
      </w:r>
      <w:r w:rsidRPr="008F792C">
        <w:rPr>
          <w:lang w:val="it-IT"/>
        </w:rPr>
        <w:t xml:space="preserve">Epitaph, Sepphoris </w:t>
      </w:r>
      <w:r w:rsidRPr="008F792C">
        <w:rPr>
          <w:b/>
          <w:bCs/>
          <w:lang w:val="it-IT"/>
        </w:rPr>
        <w:t>S:</w:t>
      </w:r>
      <w:r w:rsidRPr="008F792C">
        <w:rPr>
          <w:lang w:val="it-IT"/>
        </w:rPr>
        <w:t xml:space="preserve"> Sukenik, </w:t>
      </w:r>
      <w:r w:rsidRPr="008F792C">
        <w:rPr>
          <w:i/>
          <w:iCs/>
          <w:lang w:val="it-IT"/>
        </w:rPr>
        <w:t>BIES</w:t>
      </w:r>
      <w:r w:rsidRPr="008F792C">
        <w:rPr>
          <w:lang w:val="it-IT"/>
        </w:rPr>
        <w:t xml:space="preserve"> </w:t>
      </w:r>
      <w:r w:rsidR="009510F1">
        <w:rPr>
          <w:lang w:val="it-IT"/>
        </w:rPr>
        <w:t>12</w:t>
      </w:r>
      <w:r w:rsidRPr="008F792C">
        <w:rPr>
          <w:lang w:val="it-IT"/>
        </w:rPr>
        <w:t xml:space="preserve"> (1946) 64 </w:t>
      </w:r>
      <w:r w:rsidRPr="008F792C">
        <w:rPr>
          <w:b/>
          <w:bCs/>
          <w:lang w:val="it-IT"/>
        </w:rPr>
        <w:t xml:space="preserve">E: </w:t>
      </w:r>
      <w:r w:rsidRPr="008F792C">
        <w:rPr>
          <w:rFonts w:cs="Times New Roman"/>
        </w:rPr>
        <w:t>–</w:t>
      </w:r>
      <w:r w:rsidRPr="008F792C">
        <w:rPr>
          <w:b/>
          <w:bCs/>
          <w:lang w:val="it-IT"/>
        </w:rPr>
        <w:t xml:space="preserve"> D: </w:t>
      </w:r>
      <w:r w:rsidRPr="004527E4">
        <w:rPr>
          <w:rFonts w:cs="Times New Roman"/>
          <w:lang w:val="it-IT"/>
        </w:rPr>
        <w:t>–</w:t>
      </w:r>
      <w:r w:rsidR="00876C71" w:rsidRPr="005F539E">
        <w:rPr>
          <w:rStyle w:val="FootnoteReference"/>
          <w:rFonts w:cs="Times New Roman"/>
        </w:rPr>
        <w:footnoteReference w:id="551"/>
      </w:r>
    </w:p>
    <w:p w14:paraId="174B9C3D" w14:textId="77777777" w:rsidR="00BD0433" w:rsidRDefault="00BD0433" w:rsidP="001F7E73">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4AB585A9" w14:textId="77777777" w:rsidR="00BD0433" w:rsidRPr="00F05B6B" w:rsidRDefault="00BD0433" w:rsidP="001F7E73">
      <w:pPr>
        <w:bidi w:val="0"/>
        <w:rPr>
          <w:b/>
          <w:bCs/>
        </w:rPr>
      </w:pPr>
    </w:p>
    <w:p w14:paraId="30D57265" w14:textId="77777777" w:rsidR="00BD0433" w:rsidRDefault="00BD0433" w:rsidP="009E54A7">
      <w:pPr>
        <w:bidi w:val="0"/>
        <w:rPr>
          <w:i/>
          <w:iCs/>
          <w:sz w:val="24"/>
          <w:szCs w:val="24"/>
          <w:lang w:val="it-IT"/>
        </w:rPr>
      </w:pPr>
      <w:r w:rsidRPr="003D38E6">
        <w:rPr>
          <w:rFonts w:cs="Times New Roman"/>
          <w:sz w:val="24"/>
          <w:szCs w:val="24"/>
          <w:rtl/>
        </w:rPr>
        <w:t>הושעיה</w:t>
      </w:r>
      <w:r w:rsidRPr="003D38E6">
        <w:rPr>
          <w:rStyle w:val="FootnoteReference"/>
          <w:rFonts w:cs="David"/>
          <w:sz w:val="24"/>
          <w:szCs w:val="24"/>
        </w:rPr>
        <w:footnoteReference w:id="552"/>
      </w:r>
      <w:r w:rsidRPr="003D38E6">
        <w:rPr>
          <w:sz w:val="24"/>
          <w:szCs w:val="24"/>
          <w:lang w:val="it-IT"/>
        </w:rPr>
        <w:t xml:space="preserve"> </w:t>
      </w:r>
      <w:r w:rsidRPr="0052249C">
        <w:rPr>
          <w:sz w:val="24"/>
          <w:szCs w:val="24"/>
          <w:lang w:val="it-IT"/>
        </w:rPr>
        <w:t xml:space="preserve">– </w:t>
      </w:r>
      <w:r w:rsidRPr="00343ADD">
        <w:rPr>
          <w:i/>
          <w:iCs/>
          <w:sz w:val="24"/>
          <w:szCs w:val="24"/>
          <w:lang w:val="it-IT"/>
        </w:rPr>
        <w:t>Hoshaiah</w:t>
      </w:r>
    </w:p>
    <w:p w14:paraId="079269E8" w14:textId="77777777" w:rsidR="00BD0433" w:rsidRPr="009E54A7" w:rsidRDefault="00BD0433" w:rsidP="00343ADD">
      <w:pPr>
        <w:bidi w:val="0"/>
        <w:rPr>
          <w:b/>
          <w:bCs/>
          <w:i/>
          <w:iCs/>
          <w:sz w:val="24"/>
          <w:szCs w:val="24"/>
          <w:lang w:val="it-IT"/>
        </w:rPr>
      </w:pPr>
    </w:p>
    <w:p w14:paraId="16F59B43" w14:textId="77777777" w:rsidR="00BD0433" w:rsidRPr="008F792C" w:rsidRDefault="00BD0433" w:rsidP="00505AB4">
      <w:pPr>
        <w:numPr>
          <w:ilvl w:val="0"/>
          <w:numId w:val="33"/>
        </w:numPr>
        <w:bidi w:val="0"/>
        <w:rPr>
          <w:b/>
          <w:bCs/>
          <w:lang w:val="it-IT"/>
        </w:rPr>
      </w:pPr>
      <w:r w:rsidRPr="008F792C">
        <w:rPr>
          <w:b/>
          <w:bCs/>
          <w:lang w:val="it-IT"/>
        </w:rPr>
        <w:t xml:space="preserve">O: </w:t>
      </w:r>
      <w:r w:rsidRPr="008F792C">
        <w:rPr>
          <w:rFonts w:cs="Times New Roman"/>
        </w:rPr>
        <w:t>–</w:t>
      </w:r>
      <w:r w:rsidRPr="008F792C">
        <w:rPr>
          <w:b/>
          <w:bCs/>
          <w:lang w:val="it-IT"/>
        </w:rPr>
        <w:t xml:space="preserve"> Ds:</w:t>
      </w:r>
      <w:r w:rsidRPr="008F792C">
        <w:rPr>
          <w:lang w:val="it-IT"/>
        </w:rPr>
        <w:t xml:space="preserve"> Eleazar (</w:t>
      </w:r>
      <w:r>
        <w:rPr>
          <w:lang w:val="it-IT"/>
        </w:rPr>
        <w:t>12</w:t>
      </w:r>
      <w:r w:rsidRPr="008F792C">
        <w:rPr>
          <w:lang w:val="it-IT"/>
        </w:rPr>
        <w:t>)’s father</w:t>
      </w:r>
      <w:r w:rsidRPr="008F792C">
        <w:rPr>
          <w:b/>
          <w:bCs/>
          <w:lang w:val="it-IT"/>
        </w:rPr>
        <w:t xml:space="preserve"> F: </w:t>
      </w:r>
      <w:r w:rsidRPr="008F792C">
        <w:rPr>
          <w:lang w:val="it-IT"/>
        </w:rPr>
        <w:t>–</w:t>
      </w:r>
      <w:r w:rsidRPr="008F792C">
        <w:rPr>
          <w:i/>
          <w:iCs/>
          <w:lang w:val="it-IT"/>
        </w:rPr>
        <w:t xml:space="preserve"> </w:t>
      </w:r>
      <w:r w:rsidRPr="008F792C">
        <w:rPr>
          <w:b/>
          <w:bCs/>
          <w:lang w:val="it-IT"/>
        </w:rPr>
        <w:t>S:</w:t>
      </w:r>
      <w:r w:rsidRPr="008F792C">
        <w:rPr>
          <w:i/>
          <w:iCs/>
          <w:lang w:val="it-IT"/>
        </w:rPr>
        <w:t xml:space="preserve"> yBer </w:t>
      </w:r>
      <w:r w:rsidRPr="008F792C">
        <w:rPr>
          <w:lang w:val="it-IT"/>
        </w:rPr>
        <w:t xml:space="preserve">5:2, 9b (Kosovsky, </w:t>
      </w:r>
      <w:r w:rsidRPr="008F792C">
        <w:rPr>
          <w:i/>
          <w:iCs/>
          <w:lang w:val="it-IT"/>
        </w:rPr>
        <w:t>Yerushalmi</w:t>
      </w:r>
      <w:r w:rsidRPr="008F792C">
        <w:rPr>
          <w:lang w:val="it-IT"/>
        </w:rPr>
        <w:t>, 69)</w:t>
      </w:r>
      <w:r w:rsidRPr="008F792C">
        <w:rPr>
          <w:b/>
          <w:bCs/>
          <w:lang w:val="it-IT"/>
        </w:rPr>
        <w:t xml:space="preserve"> E: </w:t>
      </w:r>
      <w:r w:rsidR="00505AB4" w:rsidRPr="00EE15AC">
        <w:t>Fictitious?</w:t>
      </w:r>
      <w:r w:rsidR="00505AB4" w:rsidRPr="00EE15AC">
        <w:rPr>
          <w:rStyle w:val="FootnoteReference"/>
        </w:rPr>
        <w:footnoteReference w:id="553"/>
      </w:r>
      <w:r w:rsidR="00505AB4">
        <w:rPr>
          <w:b/>
          <w:bCs/>
        </w:rPr>
        <w:t xml:space="preserve"> </w:t>
      </w:r>
      <w:r w:rsidRPr="008F792C">
        <w:rPr>
          <w:b/>
          <w:bCs/>
          <w:lang w:val="it-IT"/>
        </w:rPr>
        <w:t xml:space="preserve"> D: </w:t>
      </w:r>
      <w:r w:rsidR="002A1C18" w:rsidRPr="00B32F2E">
        <w:rPr>
          <w:rFonts w:cs="Times New Roman"/>
        </w:rPr>
        <w:t>P</w:t>
      </w:r>
      <w:r w:rsidR="002A1C18">
        <w:rPr>
          <w:rFonts w:cs="Times New Roman"/>
        </w:rPr>
        <w:t>re-4</w:t>
      </w:r>
      <w:r w:rsidR="002A1C18" w:rsidRPr="00B32F2E">
        <w:rPr>
          <w:rFonts w:cs="Times New Roman"/>
        </w:rPr>
        <w:t>00</w:t>
      </w:r>
      <w:r w:rsidR="002A1C18">
        <w:rPr>
          <w:rStyle w:val="FootnoteReference"/>
          <w:rFonts w:cs="Times New Roman"/>
        </w:rPr>
        <w:footnoteReference w:id="554"/>
      </w:r>
    </w:p>
    <w:p w14:paraId="675212BC" w14:textId="77777777" w:rsidR="00BD0433" w:rsidRPr="008F792C" w:rsidRDefault="00BD0433" w:rsidP="00614142">
      <w:pPr>
        <w:numPr>
          <w:ilvl w:val="0"/>
          <w:numId w:val="33"/>
        </w:numPr>
        <w:bidi w:val="0"/>
        <w:rPr>
          <w:lang w:val="it-IT"/>
        </w:rPr>
      </w:pPr>
      <w:r w:rsidRPr="008F792C">
        <w:rPr>
          <w:b/>
          <w:bCs/>
          <w:lang w:val="it-IT"/>
        </w:rPr>
        <w:t xml:space="preserve">O: </w:t>
      </w:r>
      <w:r w:rsidRPr="008F792C">
        <w:rPr>
          <w:rFonts w:cs="Times New Roman"/>
        </w:rPr>
        <w:t>–</w:t>
      </w:r>
      <w:r w:rsidRPr="008F792C">
        <w:rPr>
          <w:b/>
          <w:bCs/>
          <w:lang w:val="it-IT"/>
        </w:rPr>
        <w:t xml:space="preserve"> Ds:</w:t>
      </w:r>
      <w:r w:rsidRPr="008F792C">
        <w:rPr>
          <w:lang w:val="it-IT"/>
        </w:rPr>
        <w:t xml:space="preserve"> </w:t>
      </w:r>
      <w:r w:rsidR="00DF1E16">
        <w:rPr>
          <w:rFonts w:cs="Times New Roman"/>
        </w:rPr>
        <w:t>B</w:t>
      </w:r>
      <w:r w:rsidR="00656372">
        <w:rPr>
          <w:rFonts w:cs="Times New Roman"/>
        </w:rPr>
        <w:t>e</w:t>
      </w:r>
      <w:r w:rsidR="00DF1E16">
        <w:rPr>
          <w:rFonts w:cs="Times New Roman"/>
        </w:rPr>
        <w:t>rab</w:t>
      </w:r>
      <w:r w:rsidR="00656372">
        <w:rPr>
          <w:rFonts w:cs="Times New Roman"/>
        </w:rPr>
        <w:t>b</w:t>
      </w:r>
      <w:r w:rsidR="00DF1E16">
        <w:rPr>
          <w:rFonts w:cs="Times New Roman"/>
        </w:rPr>
        <w:t>i</w:t>
      </w:r>
      <w:r w:rsidR="00DF1E16">
        <w:rPr>
          <w:rStyle w:val="FootnoteReference"/>
          <w:rFonts w:cs="Times New Roman"/>
        </w:rPr>
        <w:footnoteReference w:id="555"/>
      </w:r>
      <w:r w:rsidRPr="008F792C">
        <w:rPr>
          <w:rFonts w:cs="Times New Roman"/>
        </w:rPr>
        <w:t xml:space="preserve"> </w:t>
      </w:r>
      <w:r w:rsidRPr="008F792C">
        <w:rPr>
          <w:b/>
          <w:bCs/>
          <w:lang w:val="it-IT"/>
        </w:rPr>
        <w:t xml:space="preserve">F: </w:t>
      </w:r>
      <w:r w:rsidRPr="008F792C">
        <w:rPr>
          <w:lang w:val="it-IT"/>
        </w:rPr>
        <w:t>–</w:t>
      </w:r>
      <w:r w:rsidRPr="008F792C">
        <w:rPr>
          <w:b/>
          <w:bCs/>
          <w:lang w:val="it-IT"/>
        </w:rPr>
        <w:t xml:space="preserve"> S: </w:t>
      </w:r>
      <w:r w:rsidRPr="008F792C">
        <w:rPr>
          <w:i/>
          <w:iCs/>
          <w:lang w:val="it-IT"/>
        </w:rPr>
        <w:t>yPea</w:t>
      </w:r>
      <w:r w:rsidRPr="008F792C">
        <w:rPr>
          <w:lang w:val="it-IT"/>
        </w:rPr>
        <w:t xml:space="preserve"> 8:8, 21b (Ko</w:t>
      </w:r>
      <w:r w:rsidRPr="008F792C">
        <w:t xml:space="preserve">sovsky, </w:t>
      </w:r>
      <w:r w:rsidRPr="008F792C">
        <w:rPr>
          <w:i/>
          <w:iCs/>
        </w:rPr>
        <w:t>Yerushalmi</w:t>
      </w:r>
      <w:r w:rsidRPr="008F792C">
        <w:t xml:space="preserve">, 64-9) </w:t>
      </w:r>
      <w:r w:rsidRPr="008F792C">
        <w:rPr>
          <w:b/>
          <w:bCs/>
        </w:rPr>
        <w:t xml:space="preserve">E: </w:t>
      </w:r>
      <w:r w:rsidRPr="008F792C">
        <w:rPr>
          <w:rFonts w:cs="Times New Roman"/>
        </w:rPr>
        <w:t>–</w:t>
      </w:r>
      <w:r w:rsidRPr="008F792C">
        <w:rPr>
          <w:b/>
          <w:bCs/>
        </w:rPr>
        <w:t xml:space="preserve"> D: </w:t>
      </w:r>
      <w:r w:rsidR="00614142">
        <w:rPr>
          <w:rFonts w:cs="Times New Roman"/>
          <w:lang w:val="en-GB"/>
        </w:rPr>
        <w:t>3</w:t>
      </w:r>
      <w:r w:rsidR="00614142" w:rsidRPr="00EF7272">
        <w:rPr>
          <w:rFonts w:cs="Times New Roman"/>
          <w:vertAlign w:val="superscript"/>
          <w:lang w:val="en-GB"/>
        </w:rPr>
        <w:t>rd</w:t>
      </w:r>
      <w:r w:rsidR="00614142">
        <w:rPr>
          <w:rFonts w:cs="Times New Roman"/>
          <w:lang w:val="en-GB"/>
        </w:rPr>
        <w:t xml:space="preserve"> C</w:t>
      </w:r>
      <w:r w:rsidR="00614142">
        <w:rPr>
          <w:rStyle w:val="FootnoteReference"/>
          <w:rFonts w:cs="Times New Roman"/>
          <w:lang w:val="en-GB"/>
        </w:rPr>
        <w:footnoteReference w:id="556"/>
      </w:r>
    </w:p>
    <w:p w14:paraId="52A59561" w14:textId="77777777" w:rsidR="00BD0433" w:rsidRPr="008F792C" w:rsidRDefault="00BD0433" w:rsidP="00815F05">
      <w:pPr>
        <w:numPr>
          <w:ilvl w:val="0"/>
          <w:numId w:val="33"/>
        </w:numPr>
        <w:bidi w:val="0"/>
      </w:pPr>
      <w:r w:rsidRPr="008F792C">
        <w:rPr>
          <w:b/>
          <w:bCs/>
          <w:lang w:val="en-GB"/>
        </w:rPr>
        <w:t xml:space="preserve">O: </w:t>
      </w:r>
      <w:r w:rsidRPr="008F792C">
        <w:rPr>
          <w:rFonts w:cs="Times New Roman"/>
        </w:rPr>
        <w:t>–</w:t>
      </w:r>
      <w:r w:rsidRPr="008F792C">
        <w:rPr>
          <w:b/>
          <w:bCs/>
          <w:lang w:val="en-GB"/>
        </w:rPr>
        <w:t xml:space="preserve"> Ds: </w:t>
      </w:r>
      <w:r w:rsidRPr="008F792C">
        <w:rPr>
          <w:lang w:val="en-GB"/>
        </w:rPr>
        <w:t xml:space="preserve">Samuel </w:t>
      </w:r>
      <w:r w:rsidRPr="008F792C">
        <w:t>(</w:t>
      </w:r>
      <w:r>
        <w:t>14</w:t>
      </w:r>
      <w:r w:rsidRPr="008F792C">
        <w:t xml:space="preserve">)’s son </w:t>
      </w:r>
      <w:r w:rsidRPr="008F792C">
        <w:rPr>
          <w:b/>
          <w:bCs/>
          <w:lang w:val="en-GB"/>
        </w:rPr>
        <w:t xml:space="preserve">F: </w:t>
      </w:r>
      <w:r w:rsidRPr="008F792C">
        <w:rPr>
          <w:lang w:val="en-GB"/>
        </w:rPr>
        <w:t>–</w:t>
      </w:r>
      <w:r w:rsidRPr="008F792C">
        <w:rPr>
          <w:b/>
          <w:bCs/>
          <w:lang w:val="en-GB"/>
        </w:rPr>
        <w:t xml:space="preserve"> S:</w:t>
      </w:r>
      <w:r w:rsidRPr="008F792C">
        <w:rPr>
          <w:lang w:val="en-GB"/>
        </w:rPr>
        <w:t xml:space="preserve"> </w:t>
      </w:r>
      <w:r w:rsidRPr="008F792C">
        <w:rPr>
          <w:i/>
          <w:iCs/>
          <w:lang w:val="en-GB"/>
        </w:rPr>
        <w:t xml:space="preserve">yKil </w:t>
      </w:r>
      <w:r w:rsidRPr="008F792C">
        <w:rPr>
          <w:lang w:val="en-GB"/>
        </w:rPr>
        <w:t>6:3, 30c (Ko</w:t>
      </w:r>
      <w:r w:rsidRPr="008F792C">
        <w:t xml:space="preserve">sovsky, </w:t>
      </w:r>
      <w:r w:rsidRPr="008F792C">
        <w:rPr>
          <w:i/>
          <w:iCs/>
        </w:rPr>
        <w:t>Yerushalmi</w:t>
      </w:r>
      <w:r w:rsidRPr="008F792C">
        <w:t xml:space="preserve">, 69) </w:t>
      </w:r>
      <w:r w:rsidRPr="008F792C">
        <w:rPr>
          <w:b/>
          <w:bCs/>
        </w:rPr>
        <w:t xml:space="preserve">E: </w:t>
      </w:r>
      <w:r w:rsidRPr="008F792C">
        <w:rPr>
          <w:rFonts w:cs="Times New Roman"/>
        </w:rPr>
        <w:t>–</w:t>
      </w:r>
      <w:r w:rsidRPr="008F792C">
        <w:rPr>
          <w:b/>
          <w:bCs/>
        </w:rPr>
        <w:t xml:space="preserve"> D: </w:t>
      </w:r>
      <w:r w:rsidR="00A4328C">
        <w:t>4</w:t>
      </w:r>
      <w:r w:rsidR="00A4328C" w:rsidRPr="00A4328C">
        <w:rPr>
          <w:vertAlign w:val="superscript"/>
        </w:rPr>
        <w:t>th</w:t>
      </w:r>
      <w:r w:rsidR="00A4328C">
        <w:t xml:space="preserve"> C</w:t>
      </w:r>
      <w:r w:rsidR="00A4328C">
        <w:rPr>
          <w:rStyle w:val="FootnoteReference"/>
        </w:rPr>
        <w:footnoteReference w:id="557"/>
      </w:r>
    </w:p>
    <w:p w14:paraId="35609756" w14:textId="77777777" w:rsidR="00BD0433" w:rsidRPr="008F792C" w:rsidRDefault="00BD0433" w:rsidP="00815F05">
      <w:pPr>
        <w:numPr>
          <w:ilvl w:val="0"/>
          <w:numId w:val="33"/>
        </w:numPr>
        <w:bidi w:val="0"/>
      </w:pPr>
      <w:r w:rsidRPr="008F792C">
        <w:rPr>
          <w:b/>
          <w:bCs/>
          <w:lang w:val="en-GB"/>
        </w:rPr>
        <w:t xml:space="preserve">O: </w:t>
      </w:r>
      <w:r w:rsidRPr="008F792C">
        <w:rPr>
          <w:rFonts w:cs="Times New Roman"/>
        </w:rPr>
        <w:t>–</w:t>
      </w:r>
      <w:r w:rsidRPr="008F792C">
        <w:rPr>
          <w:b/>
          <w:bCs/>
          <w:lang w:val="en-GB"/>
        </w:rPr>
        <w:t xml:space="preserve"> Ds:</w:t>
      </w:r>
      <w:r w:rsidRPr="008F792C">
        <w:rPr>
          <w:lang w:val="en-GB"/>
        </w:rPr>
        <w:t xml:space="preserve"> Nathan </w:t>
      </w:r>
      <w:r w:rsidRPr="008F792C">
        <w:t>(</w:t>
      </w:r>
      <w:r>
        <w:t>4</w:t>
      </w:r>
      <w:r w:rsidRPr="008F792C">
        <w:t>)’s father</w:t>
      </w:r>
      <w:r w:rsidRPr="008F792C">
        <w:rPr>
          <w:b/>
          <w:bCs/>
        </w:rPr>
        <w:t xml:space="preserve"> </w:t>
      </w:r>
      <w:r w:rsidRPr="008F792C">
        <w:rPr>
          <w:b/>
          <w:bCs/>
          <w:lang w:val="en-GB"/>
        </w:rPr>
        <w:t xml:space="preserve">F: </w:t>
      </w:r>
      <w:r w:rsidRPr="008F792C">
        <w:rPr>
          <w:lang w:val="en-GB"/>
        </w:rPr>
        <w:t>–</w:t>
      </w:r>
      <w:r w:rsidRPr="008F792C">
        <w:rPr>
          <w:b/>
          <w:bCs/>
          <w:lang w:val="en-GB"/>
        </w:rPr>
        <w:t xml:space="preserve"> S:</w:t>
      </w:r>
      <w:r w:rsidRPr="008F792C">
        <w:rPr>
          <w:i/>
          <w:iCs/>
          <w:lang w:val="en-GB"/>
        </w:rPr>
        <w:t xml:space="preserve"> yTer </w:t>
      </w:r>
      <w:r w:rsidRPr="008F792C">
        <w:rPr>
          <w:lang w:val="en-GB"/>
        </w:rPr>
        <w:t>7:1, 44c (Ko</w:t>
      </w:r>
      <w:r w:rsidRPr="008F792C">
        <w:t xml:space="preserve">sovsky, </w:t>
      </w:r>
      <w:r w:rsidRPr="008F792C">
        <w:rPr>
          <w:i/>
          <w:iCs/>
        </w:rPr>
        <w:t>Yerushalmi</w:t>
      </w:r>
      <w:r w:rsidRPr="008F792C">
        <w:t xml:space="preserve">, 70) </w:t>
      </w:r>
      <w:r w:rsidRPr="008F792C">
        <w:rPr>
          <w:b/>
          <w:bCs/>
        </w:rPr>
        <w:t xml:space="preserve">E: </w:t>
      </w:r>
      <w:r w:rsidRPr="008F792C">
        <w:rPr>
          <w:rFonts w:cs="Times New Roman"/>
        </w:rPr>
        <w:t>–</w:t>
      </w:r>
      <w:r w:rsidRPr="008F792C">
        <w:rPr>
          <w:b/>
          <w:bCs/>
        </w:rPr>
        <w:t xml:space="preserve"> D: </w:t>
      </w:r>
      <w:r w:rsidR="00A4328C">
        <w:t>3</w:t>
      </w:r>
      <w:r w:rsidR="00A4328C" w:rsidRPr="00A4328C">
        <w:rPr>
          <w:vertAlign w:val="superscript"/>
        </w:rPr>
        <w:t>rd</w:t>
      </w:r>
      <w:r w:rsidR="00A4328C">
        <w:t xml:space="preserve"> C</w:t>
      </w:r>
      <w:r w:rsidR="00A4328C">
        <w:rPr>
          <w:rStyle w:val="FootnoteReference"/>
        </w:rPr>
        <w:footnoteReference w:id="558"/>
      </w:r>
    </w:p>
    <w:p w14:paraId="559A83B3" w14:textId="77777777" w:rsidR="00BD0433" w:rsidRPr="008F792C" w:rsidRDefault="00BD0433" w:rsidP="00A00DCA">
      <w:pPr>
        <w:numPr>
          <w:ilvl w:val="0"/>
          <w:numId w:val="33"/>
        </w:numPr>
        <w:bidi w:val="0"/>
      </w:pPr>
      <w:r w:rsidRPr="008F792C">
        <w:rPr>
          <w:b/>
          <w:bCs/>
          <w:lang w:val="it-IT"/>
        </w:rPr>
        <w:t xml:space="preserve">O: </w:t>
      </w:r>
      <w:r w:rsidRPr="008F792C">
        <w:rPr>
          <w:rFonts w:cs="Times New Roman"/>
          <w:rtl/>
        </w:rPr>
        <w:t>אושעיה</w:t>
      </w:r>
      <w:r w:rsidRPr="008F792C">
        <w:rPr>
          <w:rStyle w:val="FootnoteReference"/>
        </w:rPr>
        <w:footnoteReference w:id="559"/>
      </w:r>
      <w:r w:rsidRPr="008F792C">
        <w:rPr>
          <w:b/>
          <w:bCs/>
          <w:lang w:val="it-IT"/>
        </w:rPr>
        <w:t xml:space="preserve"> Ds:</w:t>
      </w:r>
      <w:r w:rsidRPr="008F792C">
        <w:rPr>
          <w:lang w:val="it-IT"/>
        </w:rPr>
        <w:t xml:space="preserve"> Abba </w:t>
      </w:r>
      <w:r>
        <w:t>(35</w:t>
      </w:r>
      <w:r w:rsidRPr="008F792C">
        <w:t>)’s son</w:t>
      </w:r>
      <w:r w:rsidRPr="008F792C">
        <w:rPr>
          <w:lang w:val="en-GB"/>
        </w:rPr>
        <w:t xml:space="preserve"> </w:t>
      </w:r>
      <w:r w:rsidRPr="008F792C">
        <w:rPr>
          <w:b/>
          <w:bCs/>
          <w:lang w:val="it-IT"/>
        </w:rPr>
        <w:t xml:space="preserve">F: </w:t>
      </w:r>
      <w:r w:rsidRPr="008F792C">
        <w:rPr>
          <w:lang w:val="it-IT"/>
        </w:rPr>
        <w:t>–</w:t>
      </w:r>
      <w:r w:rsidRPr="008F792C">
        <w:rPr>
          <w:b/>
          <w:bCs/>
          <w:lang w:val="it-IT"/>
        </w:rPr>
        <w:t xml:space="preserve"> S:</w:t>
      </w:r>
      <w:r w:rsidRPr="008F792C">
        <w:rPr>
          <w:i/>
          <w:iCs/>
          <w:lang w:val="en-GB"/>
        </w:rPr>
        <w:t xml:space="preserve"> yGit</w:t>
      </w:r>
      <w:r w:rsidRPr="008F792C">
        <w:rPr>
          <w:lang w:val="en-GB"/>
        </w:rPr>
        <w:t xml:space="preserve"> 4:2, 45c (Ko</w:t>
      </w:r>
      <w:r w:rsidRPr="008F792C">
        <w:t xml:space="preserve">sovsky, </w:t>
      </w:r>
      <w:r w:rsidRPr="008F792C">
        <w:rPr>
          <w:i/>
          <w:iCs/>
        </w:rPr>
        <w:t>Yerushalmi</w:t>
      </w:r>
      <w:r w:rsidRPr="008F792C">
        <w:t xml:space="preserve">, 18) </w:t>
      </w:r>
      <w:r w:rsidRPr="008F792C">
        <w:rPr>
          <w:b/>
          <w:bCs/>
        </w:rPr>
        <w:t xml:space="preserve">E: </w:t>
      </w:r>
      <w:r w:rsidRPr="008F792C">
        <w:rPr>
          <w:rFonts w:cs="Times New Roman"/>
        </w:rPr>
        <w:t>–</w:t>
      </w:r>
      <w:r w:rsidRPr="008F792C">
        <w:rPr>
          <w:b/>
          <w:bCs/>
        </w:rPr>
        <w:t xml:space="preserve"> D: </w:t>
      </w:r>
      <w:r w:rsidR="00A00DCA">
        <w:rPr>
          <w:rFonts w:cs="Times New Roman"/>
          <w:lang w:val="en-GB"/>
        </w:rPr>
        <w:t>3</w:t>
      </w:r>
      <w:r w:rsidR="00A00DCA" w:rsidRPr="00847157">
        <w:rPr>
          <w:rFonts w:cs="Times New Roman"/>
          <w:vertAlign w:val="superscript"/>
          <w:lang w:val="en-GB"/>
        </w:rPr>
        <w:t>rd</w:t>
      </w:r>
      <w:r w:rsidR="00A00DCA">
        <w:rPr>
          <w:rFonts w:cs="Times New Roman"/>
          <w:lang w:val="en-GB"/>
        </w:rPr>
        <w:t xml:space="preserve"> C</w:t>
      </w:r>
      <w:r w:rsidR="00A00DCA">
        <w:rPr>
          <w:rStyle w:val="FootnoteReference"/>
          <w:rFonts w:cs="Times New Roman"/>
          <w:lang w:val="en-GB"/>
        </w:rPr>
        <w:footnoteReference w:id="560"/>
      </w:r>
    </w:p>
    <w:p w14:paraId="23BB527B" w14:textId="77777777" w:rsidR="00BD0433" w:rsidRPr="008F792C" w:rsidRDefault="00BD0433" w:rsidP="009F62DF">
      <w:pPr>
        <w:numPr>
          <w:ilvl w:val="0"/>
          <w:numId w:val="33"/>
        </w:numPr>
        <w:bidi w:val="0"/>
      </w:pPr>
      <w:r w:rsidRPr="008F792C">
        <w:rPr>
          <w:b/>
          <w:bCs/>
          <w:lang w:val="it-IT"/>
        </w:rPr>
        <w:t xml:space="preserve">O: </w:t>
      </w:r>
      <w:r w:rsidRPr="008F792C">
        <w:rPr>
          <w:rFonts w:cs="Times New Roman"/>
          <w:rtl/>
          <w:lang w:val="it-IT"/>
        </w:rPr>
        <w:t>אושעיא</w:t>
      </w:r>
      <w:r w:rsidRPr="008F792C">
        <w:rPr>
          <w:rStyle w:val="FootnoteReference"/>
        </w:rPr>
        <w:footnoteReference w:id="561"/>
      </w:r>
      <w:r w:rsidRPr="008F792C">
        <w:t>/</w:t>
      </w:r>
      <w:r w:rsidRPr="008F792C">
        <w:rPr>
          <w:rFonts w:cs="Times New Roman"/>
          <w:rtl/>
        </w:rPr>
        <w:t>הושעי</w:t>
      </w:r>
      <w:r w:rsidRPr="008F792C">
        <w:rPr>
          <w:rFonts w:cs="Times New Roman" w:hint="cs"/>
          <w:rtl/>
        </w:rPr>
        <w:t>א</w:t>
      </w:r>
      <w:r w:rsidRPr="008F792C">
        <w:rPr>
          <w:rStyle w:val="FootnoteReference"/>
          <w:rFonts w:cs="Times New Roman"/>
        </w:rPr>
        <w:footnoteReference w:id="562"/>
      </w:r>
      <w:r w:rsidRPr="008F792C">
        <w:rPr>
          <w:rFonts w:cs="Times New Roman"/>
        </w:rPr>
        <w:t>/</w:t>
      </w:r>
      <w:r w:rsidRPr="008F792C">
        <w:rPr>
          <w:rFonts w:cs="Times New Roman" w:hint="cs"/>
          <w:rtl/>
        </w:rPr>
        <w:t>יהושעיא</w:t>
      </w:r>
      <w:r w:rsidRPr="008F792C">
        <w:rPr>
          <w:rStyle w:val="FootnoteReference"/>
          <w:lang w:val="it-IT"/>
        </w:rPr>
        <w:footnoteReference w:id="563"/>
      </w:r>
      <w:r w:rsidRPr="008F792C">
        <w:rPr>
          <w:b/>
          <w:bCs/>
          <w:lang w:val="it-IT"/>
        </w:rPr>
        <w:t xml:space="preserve"> Ds: </w:t>
      </w:r>
      <w:r w:rsidR="009F62DF" w:rsidRPr="008F792C">
        <w:rPr>
          <w:lang w:val="it-IT"/>
        </w:rPr>
        <w:t>Zeb</w:t>
      </w:r>
      <w:r w:rsidR="009F62DF">
        <w:t>a</w:t>
      </w:r>
      <w:r w:rsidR="009F62DF" w:rsidRPr="008F792C">
        <w:rPr>
          <w:lang w:val="it-IT"/>
        </w:rPr>
        <w:t xml:space="preserve">diah </w:t>
      </w:r>
      <w:r w:rsidRPr="008F792C">
        <w:t>(</w:t>
      </w:r>
      <w:r w:rsidR="00753D25">
        <w:t>6</w:t>
      </w:r>
      <w:r w:rsidRPr="008F792C">
        <w:t>)’s son</w:t>
      </w:r>
      <w:r w:rsidRPr="008F792C">
        <w:rPr>
          <w:lang w:val="en-GB"/>
        </w:rPr>
        <w:t xml:space="preserve"> </w:t>
      </w:r>
      <w:r w:rsidRPr="008F792C">
        <w:rPr>
          <w:b/>
          <w:bCs/>
          <w:lang w:val="it-IT"/>
        </w:rPr>
        <w:t xml:space="preserve">F: </w:t>
      </w:r>
      <w:r w:rsidRPr="008F792C">
        <w:rPr>
          <w:lang w:val="it-IT"/>
        </w:rPr>
        <w:t>–</w:t>
      </w:r>
      <w:r w:rsidRPr="008F792C">
        <w:rPr>
          <w:b/>
          <w:bCs/>
          <w:lang w:val="it-IT"/>
        </w:rPr>
        <w:t xml:space="preserve"> S:</w:t>
      </w:r>
      <w:r w:rsidRPr="008F792C">
        <w:rPr>
          <w:lang w:val="it-IT"/>
        </w:rPr>
        <w:t xml:space="preserve"> </w:t>
      </w:r>
      <w:r w:rsidRPr="008F792C">
        <w:rPr>
          <w:i/>
          <w:iCs/>
          <w:lang w:val="it-IT"/>
        </w:rPr>
        <w:t xml:space="preserve">bTaan </w:t>
      </w:r>
      <w:r w:rsidRPr="008F792C">
        <w:rPr>
          <w:lang w:val="it-IT"/>
        </w:rPr>
        <w:t>26b</w:t>
      </w:r>
      <w:r w:rsidR="00E85A3D">
        <w:rPr>
          <w:rStyle w:val="FootnoteReference"/>
          <w:lang w:val="it-IT"/>
        </w:rPr>
        <w:footnoteReference w:id="564"/>
      </w:r>
      <w:r w:rsidRPr="008F792C">
        <w:rPr>
          <w:lang w:val="it-IT"/>
        </w:rPr>
        <w:t xml:space="preserve"> (</w:t>
      </w:r>
      <w:r w:rsidRPr="008F792C">
        <w:t xml:space="preserve">Kosowsky, </w:t>
      </w:r>
      <w:r w:rsidRPr="008F792C">
        <w:rPr>
          <w:i/>
          <w:iCs/>
        </w:rPr>
        <w:t>Bab</w:t>
      </w:r>
      <w:r w:rsidRPr="008F792C">
        <w:rPr>
          <w:i/>
          <w:iCs/>
        </w:rPr>
        <w:t>y</w:t>
      </w:r>
      <w:r w:rsidRPr="008F792C">
        <w:rPr>
          <w:i/>
          <w:iCs/>
        </w:rPr>
        <w:t>lonico</w:t>
      </w:r>
      <w:r w:rsidRPr="008F792C">
        <w:t>, 127)</w:t>
      </w:r>
      <w:r w:rsidRPr="008F792C">
        <w:rPr>
          <w:lang w:val="it-IT"/>
        </w:rPr>
        <w:t xml:space="preserve"> </w:t>
      </w:r>
      <w:r w:rsidRPr="008F792C">
        <w:rPr>
          <w:b/>
          <w:bCs/>
        </w:rPr>
        <w:t xml:space="preserve">E: </w:t>
      </w:r>
      <w:r w:rsidRPr="008F792C">
        <w:t>–</w:t>
      </w:r>
      <w:r w:rsidRPr="008F792C">
        <w:rPr>
          <w:b/>
          <w:bCs/>
        </w:rPr>
        <w:t xml:space="preserve"> D: </w:t>
      </w:r>
      <w:r w:rsidR="00A4328C">
        <w:t>3</w:t>
      </w:r>
      <w:r w:rsidR="00A4328C" w:rsidRPr="00A4328C">
        <w:rPr>
          <w:vertAlign w:val="superscript"/>
        </w:rPr>
        <w:t>rd</w:t>
      </w:r>
      <w:r w:rsidR="00A4328C">
        <w:t xml:space="preserve"> C</w:t>
      </w:r>
      <w:r w:rsidR="00A4328C">
        <w:rPr>
          <w:rStyle w:val="FootnoteReference"/>
        </w:rPr>
        <w:footnoteReference w:id="565"/>
      </w:r>
    </w:p>
    <w:p w14:paraId="6457F41A" w14:textId="77777777" w:rsidR="00BD0433" w:rsidRPr="00A770E1" w:rsidRDefault="00BD0433" w:rsidP="00C30E29">
      <w:pPr>
        <w:numPr>
          <w:ilvl w:val="0"/>
          <w:numId w:val="33"/>
        </w:numPr>
        <w:bidi w:val="0"/>
      </w:pPr>
      <w:r w:rsidRPr="009741C0">
        <w:rPr>
          <w:rFonts w:cs="Times New Roman"/>
          <w:b/>
          <w:bCs/>
          <w:lang w:val="en-GB"/>
        </w:rPr>
        <w:t xml:space="preserve">O: </w:t>
      </w:r>
      <w:r>
        <w:rPr>
          <w:rFonts w:cs="Times New Roman" w:hint="cs"/>
          <w:rtl/>
          <w:lang w:val="en-GB"/>
        </w:rPr>
        <w:t>אושעיה</w:t>
      </w:r>
      <w:r w:rsidRPr="008F792C">
        <w:rPr>
          <w:rStyle w:val="FootnoteReference"/>
        </w:rPr>
        <w:footnoteReference w:id="566"/>
      </w:r>
      <w:r w:rsidRPr="009741C0">
        <w:rPr>
          <w:rFonts w:cs="Times New Roman"/>
          <w:b/>
          <w:bCs/>
          <w:lang w:val="en-GB"/>
        </w:rPr>
        <w:t xml:space="preserve"> Ds: </w:t>
      </w:r>
      <w:r>
        <w:rPr>
          <w:rFonts w:cs="Times New Roman"/>
          <w:lang w:val="en-GB"/>
        </w:rPr>
        <w:t>Ḥama (</w:t>
      </w:r>
      <w:r w:rsidR="00C30E29">
        <w:rPr>
          <w:rFonts w:cs="Times New Roman"/>
          <w:lang w:val="en-GB"/>
        </w:rPr>
        <w:t>10</w:t>
      </w:r>
      <w:r w:rsidRPr="009741C0">
        <w:rPr>
          <w:rFonts w:cs="Times New Roman"/>
          <w:lang w:val="en-GB"/>
        </w:rPr>
        <w:t xml:space="preserve">)’s </w:t>
      </w:r>
      <w:r>
        <w:rPr>
          <w:rFonts w:cs="Times New Roman"/>
          <w:lang w:val="en-GB"/>
        </w:rPr>
        <w:t>father</w:t>
      </w:r>
      <w:r w:rsidRPr="009741C0">
        <w:rPr>
          <w:rFonts w:cs="Times New Roman"/>
          <w:lang w:val="en-GB"/>
        </w:rPr>
        <w:t xml:space="preserve"> </w:t>
      </w:r>
      <w:r w:rsidRPr="009741C0">
        <w:rPr>
          <w:rFonts w:cs="Times New Roman"/>
          <w:b/>
          <w:bCs/>
          <w:lang w:val="en-GB"/>
        </w:rPr>
        <w:t xml:space="preserve">F: </w:t>
      </w:r>
      <w:r w:rsidRPr="00171AB4">
        <w:rPr>
          <w:rFonts w:cs="Times New Roman"/>
          <w:lang w:val="en-GB"/>
        </w:rPr>
        <w:t>–</w:t>
      </w:r>
      <w:r w:rsidRPr="009741C0">
        <w:rPr>
          <w:rFonts w:cs="Times New Roman"/>
          <w:b/>
          <w:bCs/>
          <w:lang w:val="en-GB"/>
        </w:rPr>
        <w:t xml:space="preserve"> S: </w:t>
      </w:r>
      <w:r w:rsidRPr="00932E17">
        <w:rPr>
          <w:rFonts w:cs="Times New Roman"/>
          <w:lang w:val="en-GB"/>
        </w:rPr>
        <w:t xml:space="preserve">1. </w:t>
      </w:r>
      <w:r w:rsidRPr="007C4D62">
        <w:rPr>
          <w:rFonts w:cs="Times New Roman"/>
          <w:i/>
          <w:iCs/>
          <w:lang w:val="en-GB"/>
        </w:rPr>
        <w:t>bSan</w:t>
      </w:r>
      <w:r w:rsidRPr="007C4D62">
        <w:rPr>
          <w:rFonts w:cs="Times New Roman"/>
          <w:lang w:val="en-GB"/>
        </w:rPr>
        <w:t xml:space="preserve"> 25a; 2. </w:t>
      </w:r>
      <w:r w:rsidRPr="007C4D62">
        <w:rPr>
          <w:rFonts w:cs="Times New Roman"/>
          <w:i/>
          <w:iCs/>
          <w:lang w:val="en-GB"/>
        </w:rPr>
        <w:t>Gen Rab</w:t>
      </w:r>
      <w:r w:rsidRPr="007C4D62">
        <w:rPr>
          <w:rFonts w:cs="Times New Roman"/>
          <w:lang w:val="en-GB"/>
        </w:rPr>
        <w:t xml:space="preserve"> 7:5</w:t>
      </w:r>
      <w:r w:rsidRPr="009741C0">
        <w:rPr>
          <w:rFonts w:cs="Times New Roman"/>
          <w:lang w:val="en-GB"/>
        </w:rPr>
        <w:t xml:space="preserve"> (</w:t>
      </w:r>
      <w:r>
        <w:t xml:space="preserve">Hyman, </w:t>
      </w:r>
      <w:r>
        <w:rPr>
          <w:i/>
          <w:iCs/>
        </w:rPr>
        <w:t>Toldoth</w:t>
      </w:r>
      <w:r>
        <w:t>, 458</w:t>
      </w:r>
      <w:r w:rsidRPr="009741C0">
        <w:rPr>
          <w:rFonts w:cs="Times New Roman"/>
          <w:lang w:val="en-GB"/>
        </w:rPr>
        <w:t xml:space="preserve">) </w:t>
      </w:r>
      <w:r w:rsidRPr="009741C0">
        <w:rPr>
          <w:rFonts w:cs="Times New Roman"/>
          <w:b/>
          <w:bCs/>
          <w:lang w:val="en-GB"/>
        </w:rPr>
        <w:t xml:space="preserve">E: </w:t>
      </w:r>
      <w:r w:rsidRPr="00171AB4">
        <w:rPr>
          <w:rFonts w:cs="Times New Roman"/>
          <w:lang w:val="en-GB"/>
        </w:rPr>
        <w:t>–</w:t>
      </w:r>
      <w:r>
        <w:rPr>
          <w:rFonts w:cs="Times New Roman"/>
          <w:b/>
          <w:bCs/>
          <w:lang w:val="en-GB"/>
        </w:rPr>
        <w:t xml:space="preserve"> </w:t>
      </w:r>
      <w:r w:rsidRPr="009741C0">
        <w:rPr>
          <w:rFonts w:cs="Times New Roman"/>
          <w:b/>
          <w:bCs/>
          <w:lang w:val="en-GB"/>
        </w:rPr>
        <w:t>D:</w:t>
      </w:r>
      <w:r>
        <w:rPr>
          <w:rFonts w:cs="Times New Roman"/>
          <w:b/>
          <w:bCs/>
          <w:lang w:val="en-GB"/>
        </w:rPr>
        <w:t xml:space="preserve"> </w:t>
      </w:r>
      <w:r w:rsidR="00A4328C" w:rsidRPr="00A4328C">
        <w:t>Pre-400</w:t>
      </w:r>
      <w:r w:rsidR="00A4328C">
        <w:rPr>
          <w:rStyle w:val="FootnoteReference"/>
          <w:lang w:val="de-DE"/>
        </w:rPr>
        <w:footnoteReference w:id="567"/>
      </w:r>
    </w:p>
    <w:p w14:paraId="1D3C64DC" w14:textId="77777777" w:rsidR="00BD0433" w:rsidRPr="008F792C" w:rsidRDefault="00BD0433" w:rsidP="00815F05">
      <w:pPr>
        <w:numPr>
          <w:ilvl w:val="0"/>
          <w:numId w:val="33"/>
        </w:numPr>
        <w:bidi w:val="0"/>
      </w:pPr>
      <w:r w:rsidRPr="008F792C">
        <w:rPr>
          <w:b/>
          <w:bCs/>
          <w:lang w:val="en-GB"/>
        </w:rPr>
        <w:t xml:space="preserve">O: </w:t>
      </w:r>
      <w:r w:rsidRPr="008F792C">
        <w:rPr>
          <w:rFonts w:cs="Times New Roman"/>
        </w:rPr>
        <w:t>–</w:t>
      </w:r>
      <w:r w:rsidRPr="008F792C">
        <w:rPr>
          <w:b/>
          <w:bCs/>
          <w:lang w:val="en-GB"/>
        </w:rPr>
        <w:t xml:space="preserve"> Ds: </w:t>
      </w:r>
      <w:r w:rsidRPr="008F792C">
        <w:rPr>
          <w:lang w:val="en-GB"/>
        </w:rPr>
        <w:t>Translator</w:t>
      </w:r>
      <w:r w:rsidRPr="008F792C">
        <w:rPr>
          <w:rStyle w:val="FootnoteReference"/>
          <w:lang w:val="en-GB"/>
        </w:rPr>
        <w:footnoteReference w:id="568"/>
      </w:r>
      <w:r w:rsidRPr="008F792C">
        <w:rPr>
          <w:lang w:val="en-GB"/>
        </w:rPr>
        <w:t xml:space="preserve"> </w:t>
      </w:r>
      <w:r w:rsidRPr="008F792C">
        <w:rPr>
          <w:b/>
          <w:bCs/>
          <w:lang w:val="en-GB"/>
        </w:rPr>
        <w:t xml:space="preserve">F: </w:t>
      </w:r>
      <w:r w:rsidRPr="008F792C">
        <w:rPr>
          <w:rFonts w:cs="Times New Roman"/>
        </w:rPr>
        <w:t>–</w:t>
      </w:r>
      <w:r w:rsidRPr="008F792C">
        <w:rPr>
          <w:b/>
          <w:bCs/>
          <w:lang w:val="en-GB"/>
        </w:rPr>
        <w:t xml:space="preserve"> S: </w:t>
      </w:r>
      <w:r w:rsidRPr="008F792C">
        <w:rPr>
          <w:i/>
          <w:iCs/>
          <w:lang w:val="en-GB"/>
        </w:rPr>
        <w:t xml:space="preserve">Gen Rab </w:t>
      </w:r>
      <w:r w:rsidRPr="008F792C">
        <w:rPr>
          <w:lang w:val="en-GB"/>
        </w:rPr>
        <w:t>51:9 (</w:t>
      </w:r>
      <w:r w:rsidRPr="008F792C">
        <w:t xml:space="preserve">Hyman, </w:t>
      </w:r>
      <w:r w:rsidRPr="008F792C">
        <w:rPr>
          <w:i/>
          <w:iCs/>
        </w:rPr>
        <w:t>Toldoth</w:t>
      </w:r>
      <w:r w:rsidRPr="008F792C">
        <w:t xml:space="preserve">, 119) </w:t>
      </w:r>
      <w:r w:rsidRPr="008F792C">
        <w:rPr>
          <w:b/>
          <w:bCs/>
        </w:rPr>
        <w:t xml:space="preserve">E: </w:t>
      </w:r>
      <w:r w:rsidRPr="008F792C">
        <w:rPr>
          <w:rFonts w:cs="Times New Roman"/>
        </w:rPr>
        <w:t>–</w:t>
      </w:r>
      <w:r w:rsidRPr="008F792C">
        <w:rPr>
          <w:b/>
          <w:bCs/>
        </w:rPr>
        <w:t xml:space="preserve"> D: </w:t>
      </w:r>
      <w:r w:rsidR="004245C4">
        <w:t>3</w:t>
      </w:r>
      <w:r w:rsidR="004245C4" w:rsidRPr="004245C4">
        <w:rPr>
          <w:vertAlign w:val="superscript"/>
        </w:rPr>
        <w:t>rd</w:t>
      </w:r>
      <w:r w:rsidR="004245C4">
        <w:t xml:space="preserve"> C</w:t>
      </w:r>
      <w:r w:rsidR="004245C4">
        <w:rPr>
          <w:rStyle w:val="FootnoteReference"/>
        </w:rPr>
        <w:footnoteReference w:id="569"/>
      </w:r>
    </w:p>
    <w:p w14:paraId="30F6167A" w14:textId="77777777" w:rsidR="00BD0433" w:rsidRPr="008F792C" w:rsidRDefault="00BD0433" w:rsidP="004D18AD">
      <w:pPr>
        <w:numPr>
          <w:ilvl w:val="0"/>
          <w:numId w:val="33"/>
        </w:numPr>
        <w:bidi w:val="0"/>
      </w:pPr>
      <w:r w:rsidRPr="008F792C">
        <w:rPr>
          <w:b/>
          <w:bCs/>
        </w:rPr>
        <w:t xml:space="preserve">O: </w:t>
      </w:r>
      <w:r w:rsidRPr="008F792C">
        <w:rPr>
          <w:rFonts w:cs="Times New Roman"/>
        </w:rPr>
        <w:t>–</w:t>
      </w:r>
      <w:r w:rsidRPr="008F792C">
        <w:rPr>
          <w:b/>
          <w:bCs/>
        </w:rPr>
        <w:t xml:space="preserve"> Ds: </w:t>
      </w:r>
      <w:r w:rsidRPr="008F792C">
        <w:t>Samuel (</w:t>
      </w:r>
      <w:r>
        <w:t>3</w:t>
      </w:r>
      <w:r w:rsidR="00992E06">
        <w:t>2</w:t>
      </w:r>
      <w:r w:rsidRPr="008F792C">
        <w:t>)’s son</w:t>
      </w:r>
      <w:r w:rsidR="004245C4">
        <w:rPr>
          <w:rStyle w:val="FootnoteReference"/>
        </w:rPr>
        <w:footnoteReference w:id="570"/>
      </w:r>
      <w:r w:rsidRPr="008F792C">
        <w:t xml:space="preserve"> </w:t>
      </w:r>
      <w:r w:rsidRPr="008F792C">
        <w:rPr>
          <w:b/>
          <w:bCs/>
        </w:rPr>
        <w:t xml:space="preserve">F: </w:t>
      </w:r>
      <w:r w:rsidRPr="008F792C">
        <w:rPr>
          <w:rFonts w:cs="Times New Roman"/>
        </w:rPr>
        <w:t>–</w:t>
      </w:r>
      <w:r w:rsidRPr="008F792C">
        <w:rPr>
          <w:b/>
          <w:bCs/>
        </w:rPr>
        <w:t xml:space="preserve"> S:</w:t>
      </w:r>
      <w:r w:rsidRPr="008F792C">
        <w:t xml:space="preserve"> </w:t>
      </w:r>
      <w:r w:rsidRPr="008F792C">
        <w:rPr>
          <w:i/>
          <w:iCs/>
        </w:rPr>
        <w:t xml:space="preserve">Lev Rab </w:t>
      </w:r>
      <w:r w:rsidRPr="008F792C">
        <w:t xml:space="preserve">31:9 </w:t>
      </w:r>
      <w:r w:rsidRPr="008F792C">
        <w:rPr>
          <w:lang w:val="en-GB"/>
        </w:rPr>
        <w:t>(</w:t>
      </w:r>
      <w:r w:rsidRPr="008F792C">
        <w:t xml:space="preserve">Hyman, </w:t>
      </w:r>
      <w:r w:rsidRPr="008F792C">
        <w:rPr>
          <w:i/>
          <w:iCs/>
        </w:rPr>
        <w:t>Toldoth</w:t>
      </w:r>
      <w:r w:rsidRPr="008F792C">
        <w:t xml:space="preserve">, 118) </w:t>
      </w:r>
      <w:r w:rsidRPr="008F792C">
        <w:rPr>
          <w:b/>
          <w:bCs/>
        </w:rPr>
        <w:t xml:space="preserve">E: </w:t>
      </w:r>
      <w:r w:rsidRPr="008F792C">
        <w:rPr>
          <w:rFonts w:cs="Times New Roman"/>
        </w:rPr>
        <w:t>–</w:t>
      </w:r>
      <w:r w:rsidRPr="008F792C">
        <w:rPr>
          <w:b/>
          <w:bCs/>
        </w:rPr>
        <w:t xml:space="preserve"> D: </w:t>
      </w:r>
      <w:r w:rsidR="004D18AD" w:rsidRPr="00A4328C">
        <w:t>Pre-400</w:t>
      </w:r>
      <w:r w:rsidR="004D18AD">
        <w:rPr>
          <w:rStyle w:val="FootnoteReference"/>
          <w:lang w:val="de-DE"/>
        </w:rPr>
        <w:footnoteReference w:id="571"/>
      </w:r>
    </w:p>
    <w:p w14:paraId="6BC915E4" w14:textId="77777777" w:rsidR="00BD0433" w:rsidRPr="008F792C" w:rsidRDefault="00BD0433" w:rsidP="00876C71">
      <w:pPr>
        <w:numPr>
          <w:ilvl w:val="0"/>
          <w:numId w:val="33"/>
        </w:numPr>
        <w:bidi w:val="0"/>
        <w:rPr>
          <w:lang w:val="it-IT"/>
        </w:rPr>
      </w:pPr>
      <w:r w:rsidRPr="008F792C">
        <w:rPr>
          <w:b/>
          <w:bCs/>
          <w:lang w:val="it-IT"/>
        </w:rPr>
        <w:t xml:space="preserve">O: </w:t>
      </w:r>
      <w:r w:rsidRPr="008F792C">
        <w:rPr>
          <w:rFonts w:cs="Times New Roman"/>
          <w:rtl/>
        </w:rPr>
        <w:t>הושיע</w:t>
      </w:r>
      <w:r w:rsidRPr="008F792C">
        <w:rPr>
          <w:rFonts w:cs="Times New Roman" w:hint="cs"/>
          <w:rtl/>
        </w:rPr>
        <w:t>ה</w:t>
      </w:r>
      <w:r w:rsidRPr="008F792C">
        <w:rPr>
          <w:rStyle w:val="FootnoteReference"/>
          <w:lang w:val="it-IT"/>
        </w:rPr>
        <w:footnoteReference w:id="572"/>
      </w:r>
      <w:r w:rsidRPr="008F792C">
        <w:rPr>
          <w:b/>
          <w:bCs/>
          <w:lang w:val="it-IT"/>
        </w:rPr>
        <w:t xml:space="preserve"> Ds: </w:t>
      </w:r>
      <w:r w:rsidRPr="008F792C">
        <w:rPr>
          <w:rFonts w:cs="Times New Roman"/>
        </w:rPr>
        <w:t>–</w:t>
      </w:r>
      <w:r w:rsidRPr="008F792C">
        <w:rPr>
          <w:lang w:val="it-IT"/>
        </w:rPr>
        <w:t xml:space="preserve"> </w:t>
      </w:r>
      <w:r w:rsidRPr="008F792C">
        <w:rPr>
          <w:b/>
          <w:bCs/>
          <w:lang w:val="it-IT"/>
        </w:rPr>
        <w:t xml:space="preserve">F: </w:t>
      </w:r>
      <w:r w:rsidRPr="008F792C">
        <w:rPr>
          <w:lang w:val="it-IT"/>
        </w:rPr>
        <w:t>Synagogue inscription, Susya,</w:t>
      </w:r>
      <w:r w:rsidRPr="008F792C">
        <w:rPr>
          <w:rStyle w:val="FootnoteReference"/>
          <w:lang w:val="it-IT"/>
        </w:rPr>
        <w:footnoteReference w:id="573"/>
      </w:r>
      <w:r w:rsidRPr="008F792C">
        <w:rPr>
          <w:lang w:val="it-IT"/>
        </w:rPr>
        <w:t xml:space="preserve"> Yeivin</w:t>
      </w:r>
      <w:r w:rsidRPr="008F792C">
        <w:rPr>
          <w:b/>
          <w:bCs/>
          <w:lang w:val="it-IT"/>
        </w:rPr>
        <w:t xml:space="preserve"> S:</w:t>
      </w:r>
      <w:r w:rsidRPr="008F792C">
        <w:rPr>
          <w:lang w:val="it-IT"/>
        </w:rPr>
        <w:t xml:space="preserve"> Naveh, </w:t>
      </w:r>
      <w:r w:rsidRPr="008F792C">
        <w:rPr>
          <w:i/>
          <w:iCs/>
          <w:lang w:val="it-IT"/>
        </w:rPr>
        <w:t>OSM</w:t>
      </w:r>
      <w:r w:rsidRPr="008F792C">
        <w:rPr>
          <w:lang w:val="it-IT"/>
        </w:rPr>
        <w:t xml:space="preserve">, no. 86 </w:t>
      </w:r>
      <w:r w:rsidRPr="008F792C">
        <w:rPr>
          <w:b/>
          <w:bCs/>
          <w:lang w:val="it-IT"/>
        </w:rPr>
        <w:t xml:space="preserve">E: </w:t>
      </w:r>
      <w:r w:rsidRPr="008F792C">
        <w:rPr>
          <w:rFonts w:cs="Times New Roman"/>
        </w:rPr>
        <w:t>–</w:t>
      </w:r>
      <w:r w:rsidRPr="008F792C">
        <w:rPr>
          <w:b/>
          <w:bCs/>
          <w:lang w:val="it-IT"/>
        </w:rPr>
        <w:t xml:space="preserve"> D: </w:t>
      </w:r>
      <w:r w:rsidRPr="004527E4">
        <w:rPr>
          <w:rFonts w:cs="Times New Roman"/>
          <w:lang w:val="it-IT"/>
        </w:rPr>
        <w:t>–</w:t>
      </w:r>
      <w:r w:rsidR="00876C71" w:rsidRPr="005F539E">
        <w:rPr>
          <w:rStyle w:val="FootnoteReference"/>
          <w:rFonts w:cs="Times New Roman"/>
        </w:rPr>
        <w:footnoteReference w:id="574"/>
      </w:r>
    </w:p>
    <w:p w14:paraId="1C59C849" w14:textId="77777777" w:rsidR="00BD0433" w:rsidRPr="00402F60" w:rsidRDefault="00BD0433" w:rsidP="00B700C1">
      <w:pPr>
        <w:numPr>
          <w:ilvl w:val="0"/>
          <w:numId w:val="33"/>
        </w:numPr>
        <w:bidi w:val="0"/>
        <w:jc w:val="both"/>
      </w:pPr>
      <w:r w:rsidRPr="008F792C">
        <w:rPr>
          <w:b/>
          <w:bCs/>
        </w:rPr>
        <w:t>O:</w:t>
      </w:r>
      <w:r>
        <w:rPr>
          <w:b/>
          <w:bCs/>
        </w:rPr>
        <w:t xml:space="preserve"> </w:t>
      </w:r>
      <w:r w:rsidRPr="009E0550">
        <w:rPr>
          <w:rFonts w:ascii="Graeca" w:hAnsi="Graeca"/>
        </w:rPr>
        <w:t></w:t>
      </w:r>
      <w:r w:rsidRPr="009E0550">
        <w:rPr>
          <w:rFonts w:ascii="Graeca" w:hAnsi="Graeca"/>
        </w:rPr>
        <w:t></w:t>
      </w:r>
      <w:r w:rsidRPr="009E0550">
        <w:rPr>
          <w:rFonts w:ascii="Graeca" w:hAnsi="Graeca"/>
        </w:rPr>
        <w:t></w:t>
      </w:r>
      <w:r w:rsidRPr="009E0550">
        <w:rPr>
          <w:rFonts w:ascii="Graeca" w:hAnsi="Graeca"/>
        </w:rPr>
        <w:t></w:t>
      </w:r>
      <w:r w:rsidRPr="009E0550">
        <w:rPr>
          <w:rFonts w:ascii="Graeca" w:hAnsi="Graeca"/>
        </w:rPr>
        <w:t></w:t>
      </w:r>
      <w:r w:rsidRPr="009E0550">
        <w:rPr>
          <w:rFonts w:ascii="Graeca" w:hAnsi="Graeca"/>
        </w:rPr>
        <w:t></w:t>
      </w:r>
      <w:r w:rsidRPr="009E0550">
        <w:rPr>
          <w:rStyle w:val="FootnoteReference"/>
          <w:rFonts w:cs="Times New Roman"/>
        </w:rPr>
        <w:footnoteReference w:id="575"/>
      </w:r>
      <w:r w:rsidRPr="008F792C">
        <w:rPr>
          <w:b/>
          <w:bCs/>
        </w:rPr>
        <w:t xml:space="preserve"> Ds:</w:t>
      </w:r>
      <w:r w:rsidRPr="008F792C">
        <w:t xml:space="preserve"> </w:t>
      </w:r>
      <w:r>
        <w:t>Joseph</w:t>
      </w:r>
      <w:r w:rsidRPr="008F792C">
        <w:t xml:space="preserve"> (</w:t>
      </w:r>
      <w:r w:rsidR="00C30E29">
        <w:t>103</w:t>
      </w:r>
      <w:r w:rsidRPr="008F792C">
        <w:t xml:space="preserve">)’s </w:t>
      </w:r>
      <w:r w:rsidR="00B700C1">
        <w:t>father</w:t>
      </w:r>
      <w:r w:rsidR="00B700C1" w:rsidRPr="008F792C">
        <w:t xml:space="preserve"> </w:t>
      </w:r>
      <w:r w:rsidRPr="008F792C">
        <w:rPr>
          <w:b/>
          <w:bCs/>
        </w:rPr>
        <w:t>F:</w:t>
      </w:r>
      <w:r w:rsidRPr="008F792C">
        <w:t xml:space="preserve"> </w:t>
      </w:r>
      <w:r>
        <w:t>Lintel inscription</w:t>
      </w:r>
      <w:r w:rsidRPr="008F792C">
        <w:t xml:space="preserve">, </w:t>
      </w:r>
      <w:r>
        <w:t>Khisfin</w:t>
      </w:r>
      <w:r>
        <w:rPr>
          <w:rStyle w:val="FootnoteReference"/>
          <w:lang w:val="en-GB"/>
        </w:rPr>
        <w:footnoteReference w:id="576"/>
      </w:r>
      <w:r w:rsidRPr="008F792C">
        <w:t xml:space="preserve"> </w:t>
      </w:r>
      <w:r w:rsidRPr="008F792C">
        <w:rPr>
          <w:b/>
          <w:bCs/>
        </w:rPr>
        <w:t>S:</w:t>
      </w:r>
      <w:r w:rsidRPr="008F792C">
        <w:t xml:space="preserve"> </w:t>
      </w:r>
      <w:r w:rsidRPr="00B700C1">
        <w:t>Gregg &amp; Urman,</w:t>
      </w:r>
      <w:r w:rsidRPr="008F792C">
        <w:t xml:space="preserve"> no. </w:t>
      </w:r>
      <w:r>
        <w:t>74</w:t>
      </w:r>
      <w:r w:rsidRPr="008F792C">
        <w:t xml:space="preserve"> </w:t>
      </w:r>
      <w:r w:rsidRPr="008F792C">
        <w:rPr>
          <w:b/>
          <w:bCs/>
        </w:rPr>
        <w:t xml:space="preserve">E: </w:t>
      </w:r>
      <w:r w:rsidRPr="008F792C">
        <w:rPr>
          <w:rFonts w:cs="Times New Roman"/>
          <w:lang w:val="en-GB"/>
        </w:rPr>
        <w:t>–</w:t>
      </w:r>
      <w:r w:rsidRPr="008F792C">
        <w:rPr>
          <w:b/>
          <w:bCs/>
        </w:rPr>
        <w:t xml:space="preserve"> D: </w:t>
      </w:r>
      <w:r w:rsidRPr="00B725E1">
        <w:rPr>
          <w:rFonts w:cs="Times New Roman"/>
          <w:lang w:val="it-IT"/>
        </w:rPr>
        <w:t>–</w:t>
      </w:r>
      <w:r w:rsidR="00876C71" w:rsidRPr="005F539E">
        <w:rPr>
          <w:rStyle w:val="FootnoteReference"/>
          <w:rFonts w:cs="Times New Roman"/>
        </w:rPr>
        <w:footnoteReference w:id="577"/>
      </w:r>
    </w:p>
    <w:p w14:paraId="3B65671F" w14:textId="77777777" w:rsidR="00BD0433" w:rsidRPr="008F792C" w:rsidRDefault="00BD0433" w:rsidP="00815F05">
      <w:pPr>
        <w:numPr>
          <w:ilvl w:val="0"/>
          <w:numId w:val="33"/>
        </w:numPr>
        <w:bidi w:val="0"/>
      </w:pPr>
      <w:r w:rsidRPr="008F792C">
        <w:rPr>
          <w:b/>
          <w:bCs/>
          <w:lang w:val="en-GB"/>
        </w:rPr>
        <w:t xml:space="preserve">O: </w:t>
      </w:r>
      <w:r w:rsidRPr="008F792C">
        <w:rPr>
          <w:rFonts w:cs="Times New Roman"/>
        </w:rPr>
        <w:t>–</w:t>
      </w:r>
      <w:r w:rsidRPr="008F792C">
        <w:rPr>
          <w:b/>
          <w:bCs/>
          <w:lang w:val="en-GB"/>
        </w:rPr>
        <w:t xml:space="preserve"> Ds:</w:t>
      </w:r>
      <w:r w:rsidRPr="008F792C">
        <w:rPr>
          <w:lang w:val="en-GB"/>
        </w:rPr>
        <w:t xml:space="preserve"> </w:t>
      </w:r>
      <w:r>
        <w:rPr>
          <w:lang w:val="en-GB"/>
        </w:rPr>
        <w:t>Tanḥum</w:t>
      </w:r>
      <w:r w:rsidR="00973871">
        <w:rPr>
          <w:lang w:val="en-GB"/>
        </w:rPr>
        <w:t xml:space="preserve"> </w:t>
      </w:r>
      <w:r w:rsidRPr="008F792C">
        <w:t>(</w:t>
      </w:r>
      <w:r>
        <w:t>3</w:t>
      </w:r>
      <w:r w:rsidR="00916F9F">
        <w:t>5</w:t>
      </w:r>
      <w:r w:rsidRPr="008F792C">
        <w:t>)’s son, of Tiberias</w:t>
      </w:r>
      <w:r w:rsidRPr="008F792C">
        <w:rPr>
          <w:rStyle w:val="FootnoteReference"/>
        </w:rPr>
        <w:footnoteReference w:id="578"/>
      </w:r>
      <w:r w:rsidRPr="008F792C">
        <w:t xml:space="preserve"> </w:t>
      </w:r>
      <w:r w:rsidRPr="008F792C">
        <w:rPr>
          <w:b/>
          <w:bCs/>
          <w:lang w:val="en-GB"/>
        </w:rPr>
        <w:t xml:space="preserve">F: </w:t>
      </w:r>
      <w:r w:rsidRPr="008F792C">
        <w:rPr>
          <w:lang w:val="en-GB"/>
        </w:rPr>
        <w:t xml:space="preserve">Epitaph, Sepphoris, Druks </w:t>
      </w:r>
      <w:r w:rsidRPr="008F792C">
        <w:rPr>
          <w:b/>
          <w:bCs/>
          <w:lang w:val="en-GB"/>
        </w:rPr>
        <w:t>S:</w:t>
      </w:r>
      <w:r w:rsidRPr="008F792C">
        <w:t xml:space="preserve"> Naveh, </w:t>
      </w:r>
      <w:r w:rsidRPr="008F792C">
        <w:rPr>
          <w:i/>
          <w:iCs/>
        </w:rPr>
        <w:t>Atiqot</w:t>
      </w:r>
      <w:r w:rsidRPr="008F792C">
        <w:t xml:space="preserve"> 49 (2005)113*</w:t>
      </w:r>
      <w:r w:rsidRPr="008F792C">
        <w:rPr>
          <w:lang w:val="en-GB"/>
        </w:rPr>
        <w:t xml:space="preserve"> </w:t>
      </w:r>
      <w:r w:rsidRPr="008F792C">
        <w:rPr>
          <w:b/>
          <w:bCs/>
          <w:lang w:val="en-GB"/>
        </w:rPr>
        <w:t xml:space="preserve">E: </w:t>
      </w:r>
      <w:r w:rsidRPr="008F792C">
        <w:rPr>
          <w:rFonts w:cs="Times New Roman"/>
        </w:rPr>
        <w:t>–</w:t>
      </w:r>
      <w:r w:rsidRPr="008F792C">
        <w:rPr>
          <w:b/>
          <w:bCs/>
          <w:lang w:val="en-GB"/>
        </w:rPr>
        <w:t xml:space="preserve"> D: </w:t>
      </w:r>
      <w:r w:rsidRPr="008F792C">
        <w:t>2</w:t>
      </w:r>
      <w:r w:rsidRPr="008F792C">
        <w:rPr>
          <w:vertAlign w:val="superscript"/>
        </w:rPr>
        <w:t>nd</w:t>
      </w:r>
      <w:r w:rsidRPr="008F792C">
        <w:rPr>
          <w:b/>
          <w:bCs/>
        </w:rPr>
        <w:t>-</w:t>
      </w:r>
      <w:r w:rsidRPr="008F792C">
        <w:t>3</w:t>
      </w:r>
      <w:r w:rsidRPr="008F792C">
        <w:rPr>
          <w:vertAlign w:val="superscript"/>
        </w:rPr>
        <w:t>rd</w:t>
      </w:r>
      <w:r w:rsidRPr="008F792C">
        <w:t xml:space="preserve"> C</w:t>
      </w:r>
    </w:p>
    <w:p w14:paraId="3C31D87E" w14:textId="77777777" w:rsidR="00BD0433" w:rsidRDefault="00BD0433" w:rsidP="000A1E04">
      <w:p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5F4B3782" w14:textId="77777777" w:rsidR="00BD0433" w:rsidRDefault="00BD0433" w:rsidP="000A1E04">
      <w:pPr>
        <w:bidi w:val="0"/>
        <w:rPr>
          <w:rtl/>
        </w:rPr>
      </w:pPr>
    </w:p>
    <w:p w14:paraId="639D58FB" w14:textId="77777777" w:rsidR="00BD0433" w:rsidRDefault="00BD0433" w:rsidP="002A5263">
      <w:pPr>
        <w:bidi w:val="0"/>
        <w:rPr>
          <w:rFonts w:cs="Times New Roman"/>
          <w:i/>
          <w:iCs/>
          <w:sz w:val="24"/>
          <w:szCs w:val="24"/>
        </w:rPr>
      </w:pPr>
      <w:r w:rsidRPr="002A5263">
        <w:rPr>
          <w:rFonts w:cs="Times New Roman"/>
          <w:sz w:val="24"/>
          <w:szCs w:val="24"/>
          <w:rtl/>
        </w:rPr>
        <w:t>הלל</w:t>
      </w:r>
      <w:r w:rsidRPr="002A5263">
        <w:rPr>
          <w:rStyle w:val="FootnoteReference"/>
          <w:rFonts w:cs="Times New Roman"/>
          <w:sz w:val="24"/>
          <w:szCs w:val="24"/>
        </w:rPr>
        <w:footnoteReference w:id="579"/>
      </w:r>
      <w:r w:rsidRPr="002A5263">
        <w:rPr>
          <w:rFonts w:cs="Times New Roman"/>
          <w:sz w:val="24"/>
          <w:szCs w:val="24"/>
        </w:rPr>
        <w:t xml:space="preserve"> </w:t>
      </w:r>
      <w:r>
        <w:rPr>
          <w:rFonts w:cs="Times New Roman"/>
          <w:sz w:val="24"/>
          <w:szCs w:val="24"/>
        </w:rPr>
        <w:t>–</w:t>
      </w:r>
      <w:r w:rsidRPr="002A5263">
        <w:rPr>
          <w:rFonts w:cs="Times New Roman"/>
          <w:sz w:val="24"/>
          <w:szCs w:val="24"/>
        </w:rPr>
        <w:t xml:space="preserve"> </w:t>
      </w:r>
      <w:r w:rsidRPr="00343ADD">
        <w:rPr>
          <w:rFonts w:cs="Times New Roman"/>
          <w:i/>
          <w:iCs/>
          <w:sz w:val="24"/>
          <w:szCs w:val="24"/>
        </w:rPr>
        <w:t>Hillel</w:t>
      </w:r>
    </w:p>
    <w:p w14:paraId="266B7E76" w14:textId="77777777" w:rsidR="00BD0433" w:rsidRDefault="00BD0433" w:rsidP="00343ADD">
      <w:pPr>
        <w:bidi w:val="0"/>
        <w:rPr>
          <w:rFonts w:cs="Times New Roman"/>
          <w:sz w:val="24"/>
          <w:szCs w:val="24"/>
        </w:rPr>
      </w:pPr>
    </w:p>
    <w:p w14:paraId="04DF3037" w14:textId="77777777" w:rsidR="00BD0433" w:rsidRPr="007F562C" w:rsidRDefault="00BD0433" w:rsidP="007E2B1D">
      <w:pPr>
        <w:numPr>
          <w:ilvl w:val="0"/>
          <w:numId w:val="34"/>
        </w:numPr>
        <w:bidi w:val="0"/>
        <w:jc w:val="both"/>
        <w:rPr>
          <w:lang w:val="fr-FR"/>
        </w:rPr>
      </w:pPr>
      <w:r w:rsidRPr="007F562C">
        <w:rPr>
          <w:b/>
          <w:bCs/>
          <w:lang w:val="fr-FR"/>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tl/>
        </w:rPr>
        <w:footnoteReference w:id="580"/>
      </w:r>
      <w:r w:rsidRPr="007F562C">
        <w:rPr>
          <w:b/>
          <w:bCs/>
          <w:lang w:val="fr-FR"/>
        </w:rPr>
        <w:t xml:space="preserve"> Ds:</w:t>
      </w:r>
      <w:r w:rsidRPr="007F562C">
        <w:rPr>
          <w:lang w:val="fr-FR"/>
        </w:rPr>
        <w:t xml:space="preserve"> </w:t>
      </w:r>
      <w:r w:rsidRPr="00317763">
        <w:rPr>
          <w:lang w:val="fr-FR"/>
        </w:rPr>
        <w:t>Patriarch</w:t>
      </w:r>
      <w:r w:rsidRPr="005A258B">
        <w:rPr>
          <w:rStyle w:val="FootnoteReference"/>
        </w:rPr>
        <w:footnoteReference w:id="581"/>
      </w:r>
      <w:r w:rsidRPr="007F562C">
        <w:rPr>
          <w:b/>
          <w:bCs/>
          <w:lang w:val="fr-FR"/>
        </w:rPr>
        <w:t xml:space="preserve"> F: </w:t>
      </w:r>
      <w:r w:rsidRPr="007F562C">
        <w:rPr>
          <w:rFonts w:cs="Times New Roman"/>
          <w:lang w:val="fr-FR"/>
        </w:rPr>
        <w:t>–</w:t>
      </w:r>
      <w:r w:rsidRPr="007F562C">
        <w:rPr>
          <w:b/>
          <w:bCs/>
          <w:lang w:val="fr-FR"/>
        </w:rPr>
        <w:t xml:space="preserve"> S:</w:t>
      </w:r>
      <w:r w:rsidRPr="007F562C">
        <w:rPr>
          <w:lang w:val="fr-FR"/>
        </w:rPr>
        <w:t xml:space="preserve"> Epiphanius, </w:t>
      </w:r>
      <w:r w:rsidRPr="007F562C">
        <w:rPr>
          <w:i/>
          <w:iCs/>
          <w:lang w:val="fr-FR"/>
        </w:rPr>
        <w:t xml:space="preserve">PG </w:t>
      </w:r>
      <w:r>
        <w:rPr>
          <w:lang w:val="fr-FR"/>
        </w:rPr>
        <w:t>41, 412</w:t>
      </w:r>
      <w:r w:rsidRPr="008F792C">
        <w:rPr>
          <w:rtl/>
        </w:rPr>
        <w:t xml:space="preserve"> </w:t>
      </w:r>
      <w:r w:rsidRPr="007F562C">
        <w:rPr>
          <w:b/>
          <w:bCs/>
          <w:lang w:val="fr-FR"/>
        </w:rPr>
        <w:t xml:space="preserve">E: </w:t>
      </w:r>
      <w:r w:rsidRPr="007E2B1D">
        <w:rPr>
          <w:rFonts w:cs="Times New Roman"/>
          <w:lang w:val="fr-FR"/>
        </w:rPr>
        <w:t>Christian convert</w:t>
      </w:r>
      <w:r>
        <w:rPr>
          <w:rFonts w:cs="Times New Roman"/>
          <w:lang w:val="fr-FR"/>
        </w:rPr>
        <w:t>?</w:t>
      </w:r>
      <w:r>
        <w:rPr>
          <w:rStyle w:val="FootnoteReference"/>
          <w:rFonts w:cs="Times New Roman"/>
          <w:lang w:val="fr-FR"/>
        </w:rPr>
        <w:footnoteReference w:id="582"/>
      </w:r>
      <w:r w:rsidRPr="007F562C">
        <w:rPr>
          <w:b/>
          <w:bCs/>
          <w:lang w:val="fr-FR"/>
        </w:rPr>
        <w:t xml:space="preserve"> D:</w:t>
      </w:r>
      <w:r w:rsidRPr="007F562C">
        <w:rPr>
          <w:lang w:val="fr-FR"/>
        </w:rPr>
        <w:t xml:space="preserve"> </w:t>
      </w:r>
      <w:r>
        <w:rPr>
          <w:lang w:val="fr-FR"/>
        </w:rPr>
        <w:t>272-337</w:t>
      </w:r>
      <w:r>
        <w:rPr>
          <w:rStyle w:val="FootnoteReference"/>
          <w:lang w:val="fr-FR"/>
        </w:rPr>
        <w:footnoteReference w:id="583"/>
      </w:r>
    </w:p>
    <w:p w14:paraId="01495C11" w14:textId="77777777" w:rsidR="00BD0433" w:rsidRPr="008F792C" w:rsidRDefault="00BD0433" w:rsidP="00815F05">
      <w:pPr>
        <w:numPr>
          <w:ilvl w:val="0"/>
          <w:numId w:val="34"/>
        </w:numPr>
        <w:bidi w:val="0"/>
      </w:pPr>
      <w:r w:rsidRPr="007F562C">
        <w:rPr>
          <w:b/>
          <w:bCs/>
          <w:lang w:val="fr-FR"/>
        </w:rPr>
        <w:t xml:space="preserve">O: </w:t>
      </w:r>
      <w:r w:rsidRPr="007F562C">
        <w:rPr>
          <w:rFonts w:cs="Times New Roman"/>
          <w:lang w:val="fr-FR"/>
        </w:rPr>
        <w:t>–</w:t>
      </w:r>
      <w:r w:rsidRPr="007F562C">
        <w:rPr>
          <w:b/>
          <w:bCs/>
          <w:lang w:val="fr-FR"/>
        </w:rPr>
        <w:t xml:space="preserve"> Ds</w:t>
      </w:r>
      <w:r w:rsidRPr="00AF2CB6">
        <w:rPr>
          <w:b/>
          <w:bCs/>
          <w:lang w:val="fr-FR"/>
        </w:rPr>
        <w:t xml:space="preserve">: </w:t>
      </w:r>
      <w:r w:rsidRPr="00AF2CB6">
        <w:rPr>
          <w:lang w:val="fr-FR"/>
        </w:rPr>
        <w:t>Josep</w:t>
      </w:r>
      <w:r w:rsidRPr="00AF2CB6">
        <w:rPr>
          <w:lang w:val="en-GB"/>
        </w:rPr>
        <w:t xml:space="preserve">h </w:t>
      </w:r>
      <w:r w:rsidRPr="00AF2CB6">
        <w:t>(6)’</w:t>
      </w:r>
      <w:r w:rsidRPr="008F792C">
        <w:t>s son</w:t>
      </w:r>
      <w:r w:rsidRPr="008F792C">
        <w:rPr>
          <w:lang w:val="en-GB"/>
        </w:rPr>
        <w:t xml:space="preserve">-in-law </w:t>
      </w:r>
      <w:r w:rsidRPr="008F792C">
        <w:rPr>
          <w:b/>
          <w:bCs/>
          <w:lang w:val="en-GB"/>
        </w:rPr>
        <w:t xml:space="preserve">F: </w:t>
      </w:r>
      <w:r w:rsidRPr="008F792C">
        <w:rPr>
          <w:rFonts w:cs="Times New Roman"/>
        </w:rPr>
        <w:t>–</w:t>
      </w:r>
      <w:r w:rsidRPr="008F792C">
        <w:rPr>
          <w:i/>
          <w:iCs/>
          <w:lang w:val="en-GB"/>
        </w:rPr>
        <w:t xml:space="preserve"> </w:t>
      </w:r>
      <w:r w:rsidRPr="008F792C">
        <w:rPr>
          <w:b/>
          <w:bCs/>
          <w:lang w:val="en-GB"/>
        </w:rPr>
        <w:t xml:space="preserve">S: </w:t>
      </w:r>
      <w:r w:rsidRPr="008F792C">
        <w:rPr>
          <w:i/>
          <w:iCs/>
          <w:lang w:val="en-GB"/>
        </w:rPr>
        <w:t>yBer</w:t>
      </w:r>
      <w:r w:rsidRPr="008F792C">
        <w:rPr>
          <w:lang w:val="en-GB"/>
        </w:rPr>
        <w:t xml:space="preserve"> 2:5, 5a (</w:t>
      </w:r>
      <w:r w:rsidRPr="008F792C">
        <w:t xml:space="preserve">Kosovsky, </w:t>
      </w:r>
      <w:r w:rsidRPr="008F792C">
        <w:rPr>
          <w:i/>
          <w:iCs/>
        </w:rPr>
        <w:t>Yerushalmi</w:t>
      </w:r>
      <w:r w:rsidRPr="008F792C">
        <w:t>, 204)</w:t>
      </w:r>
      <w:r w:rsidRPr="008F792C">
        <w:rPr>
          <w:lang w:val="en-GB"/>
        </w:rPr>
        <w:t xml:space="preserve"> </w:t>
      </w:r>
      <w:r w:rsidRPr="008F792C">
        <w:rPr>
          <w:b/>
          <w:bCs/>
        </w:rPr>
        <w:t xml:space="preserve">E: </w:t>
      </w:r>
      <w:r w:rsidRPr="008F792C">
        <w:rPr>
          <w:rFonts w:cs="Times New Roman"/>
        </w:rPr>
        <w:t>–</w:t>
      </w:r>
      <w:r w:rsidRPr="008F792C">
        <w:rPr>
          <w:b/>
          <w:bCs/>
        </w:rPr>
        <w:t xml:space="preserve"> D: </w:t>
      </w:r>
      <w:r w:rsidR="004D18AD">
        <w:t>4</w:t>
      </w:r>
      <w:r w:rsidR="004D18AD" w:rsidRPr="004D18AD">
        <w:rPr>
          <w:vertAlign w:val="superscript"/>
        </w:rPr>
        <w:t>th</w:t>
      </w:r>
      <w:r w:rsidR="004D18AD">
        <w:t xml:space="preserve"> C</w:t>
      </w:r>
      <w:r w:rsidR="004D18AD">
        <w:rPr>
          <w:rStyle w:val="FootnoteReference"/>
        </w:rPr>
        <w:footnoteReference w:id="584"/>
      </w:r>
    </w:p>
    <w:p w14:paraId="765DA07C" w14:textId="77777777" w:rsidR="00BD0433" w:rsidRPr="008F792C" w:rsidRDefault="00BD0433" w:rsidP="00C30E29">
      <w:pPr>
        <w:numPr>
          <w:ilvl w:val="0"/>
          <w:numId w:val="34"/>
        </w:numPr>
        <w:bidi w:val="0"/>
      </w:pPr>
      <w:r w:rsidRPr="008F792C">
        <w:rPr>
          <w:b/>
          <w:bCs/>
          <w:lang w:val="en-GB"/>
        </w:rPr>
        <w:t xml:space="preserve">O: </w:t>
      </w:r>
      <w:r w:rsidRPr="008F792C">
        <w:rPr>
          <w:rFonts w:cs="Times New Roman"/>
        </w:rPr>
        <w:t>–</w:t>
      </w:r>
      <w:r w:rsidRPr="008F792C">
        <w:rPr>
          <w:b/>
          <w:bCs/>
          <w:lang w:val="en-GB"/>
        </w:rPr>
        <w:t xml:space="preserve"> Ds: </w:t>
      </w:r>
      <w:r w:rsidR="00C30E29" w:rsidRPr="008F792C">
        <w:rPr>
          <w:lang w:val="en-GB"/>
        </w:rPr>
        <w:t>Paz</w:t>
      </w:r>
      <w:r w:rsidR="00C30E29">
        <w:rPr>
          <w:lang w:val="en-GB"/>
        </w:rPr>
        <w:t>atos</w:t>
      </w:r>
      <w:r w:rsidR="00C30E29" w:rsidRPr="008F792C">
        <w:t xml:space="preserve"> </w:t>
      </w:r>
      <w:r w:rsidRPr="008F792C">
        <w:t>(</w:t>
      </w:r>
      <w:r>
        <w:t>2</w:t>
      </w:r>
      <w:r w:rsidRPr="008F792C">
        <w:t>)’s son</w:t>
      </w:r>
      <w:r w:rsidRPr="008F792C">
        <w:rPr>
          <w:lang w:val="en-GB"/>
        </w:rPr>
        <w:t xml:space="preserve"> </w:t>
      </w:r>
      <w:r w:rsidRPr="008F792C">
        <w:rPr>
          <w:b/>
          <w:bCs/>
          <w:lang w:val="en-GB"/>
        </w:rPr>
        <w:t xml:space="preserve">F: </w:t>
      </w:r>
      <w:r w:rsidRPr="008F792C">
        <w:rPr>
          <w:lang w:val="en-GB"/>
        </w:rPr>
        <w:t>–</w:t>
      </w:r>
      <w:r w:rsidRPr="008F792C">
        <w:rPr>
          <w:b/>
          <w:bCs/>
          <w:lang w:val="en-GB"/>
        </w:rPr>
        <w:t xml:space="preserve"> S:</w:t>
      </w:r>
      <w:r w:rsidRPr="008F792C">
        <w:rPr>
          <w:i/>
          <w:iCs/>
          <w:lang w:val="en-GB"/>
        </w:rPr>
        <w:t xml:space="preserve"> yDem </w:t>
      </w:r>
      <w:r w:rsidRPr="008F792C">
        <w:rPr>
          <w:lang w:val="en-GB"/>
        </w:rPr>
        <w:t>7:7, 26c (</w:t>
      </w:r>
      <w:r w:rsidRPr="008F792C">
        <w:t xml:space="preserve">Kosovsky, </w:t>
      </w:r>
      <w:r w:rsidRPr="008F792C">
        <w:rPr>
          <w:i/>
          <w:iCs/>
        </w:rPr>
        <w:t>Yerushalmi</w:t>
      </w:r>
      <w:r w:rsidRPr="008F792C">
        <w:t>, 204)</w:t>
      </w:r>
      <w:r w:rsidRPr="008F792C">
        <w:rPr>
          <w:lang w:val="en-GB"/>
        </w:rPr>
        <w:t xml:space="preserve"> </w:t>
      </w:r>
      <w:r w:rsidRPr="008F792C">
        <w:rPr>
          <w:b/>
          <w:bCs/>
        </w:rPr>
        <w:t xml:space="preserve">E: </w:t>
      </w:r>
      <w:r w:rsidRPr="008F792C">
        <w:rPr>
          <w:rFonts w:cs="Times New Roman"/>
        </w:rPr>
        <w:t>–</w:t>
      </w:r>
      <w:r w:rsidRPr="008F792C">
        <w:rPr>
          <w:b/>
          <w:bCs/>
        </w:rPr>
        <w:t xml:space="preserve"> D: </w:t>
      </w:r>
      <w:r w:rsidR="00105F0C">
        <w:rPr>
          <w:rFonts w:cs="Times New Roman"/>
        </w:rPr>
        <w:t>3</w:t>
      </w:r>
      <w:r w:rsidR="00105F0C">
        <w:rPr>
          <w:rFonts w:cs="Times New Roman"/>
          <w:vertAlign w:val="superscript"/>
        </w:rPr>
        <w:t>rd</w:t>
      </w:r>
      <w:r w:rsidR="00105F0C">
        <w:rPr>
          <w:rFonts w:cs="Times New Roman"/>
        </w:rPr>
        <w:t xml:space="preserve"> C</w:t>
      </w:r>
      <w:r w:rsidR="00105F0C">
        <w:rPr>
          <w:rStyle w:val="FootnoteReference"/>
          <w:rFonts w:cs="Times New Roman"/>
        </w:rPr>
        <w:footnoteReference w:id="585"/>
      </w:r>
    </w:p>
    <w:p w14:paraId="00E2AA9D" w14:textId="77777777" w:rsidR="00BD0433" w:rsidRPr="008F792C" w:rsidRDefault="00BD0433" w:rsidP="00815F05">
      <w:pPr>
        <w:numPr>
          <w:ilvl w:val="0"/>
          <w:numId w:val="34"/>
        </w:numPr>
        <w:bidi w:val="0"/>
      </w:pPr>
      <w:r w:rsidRPr="008F792C">
        <w:rPr>
          <w:b/>
          <w:bCs/>
          <w:lang w:val="en-GB"/>
        </w:rPr>
        <w:t xml:space="preserve">O: </w:t>
      </w:r>
      <w:r w:rsidRPr="008F792C">
        <w:rPr>
          <w:rFonts w:cs="Times New Roman"/>
        </w:rPr>
        <w:t>–</w:t>
      </w:r>
      <w:r w:rsidRPr="008F792C">
        <w:rPr>
          <w:b/>
          <w:bCs/>
          <w:lang w:val="en-GB"/>
        </w:rPr>
        <w:t xml:space="preserve"> Ds: </w:t>
      </w:r>
      <w:r w:rsidRPr="008F792C">
        <w:rPr>
          <w:lang w:val="en-GB"/>
        </w:rPr>
        <w:t>Of Kifra</w:t>
      </w:r>
      <w:r w:rsidRPr="008F792C">
        <w:rPr>
          <w:rStyle w:val="FootnoteReference"/>
          <w:lang w:val="en-GB"/>
        </w:rPr>
        <w:footnoteReference w:id="586"/>
      </w:r>
      <w:r w:rsidRPr="008F792C">
        <w:rPr>
          <w:lang w:val="en-GB"/>
        </w:rPr>
        <w:t xml:space="preserve"> </w:t>
      </w:r>
      <w:r w:rsidRPr="008F792C">
        <w:rPr>
          <w:b/>
          <w:bCs/>
          <w:lang w:val="en-GB"/>
        </w:rPr>
        <w:t xml:space="preserve">F: </w:t>
      </w:r>
      <w:r w:rsidRPr="008F792C">
        <w:rPr>
          <w:lang w:val="en-GB"/>
        </w:rPr>
        <w:t>–</w:t>
      </w:r>
      <w:r w:rsidRPr="008F792C">
        <w:rPr>
          <w:b/>
          <w:bCs/>
          <w:lang w:val="en-GB"/>
        </w:rPr>
        <w:t xml:space="preserve"> S:</w:t>
      </w:r>
      <w:r w:rsidRPr="008F792C">
        <w:rPr>
          <w:lang w:val="en-GB"/>
        </w:rPr>
        <w:t xml:space="preserve"> </w:t>
      </w:r>
      <w:r w:rsidRPr="008F792C">
        <w:rPr>
          <w:i/>
          <w:iCs/>
          <w:lang w:val="en-GB"/>
        </w:rPr>
        <w:t xml:space="preserve">yPes </w:t>
      </w:r>
      <w:r w:rsidRPr="008F792C">
        <w:rPr>
          <w:lang w:val="en-GB"/>
        </w:rPr>
        <w:t>8:8, 36b (</w:t>
      </w:r>
      <w:r w:rsidRPr="008F792C">
        <w:t xml:space="preserve">Kosovsky, </w:t>
      </w:r>
      <w:r w:rsidRPr="008F792C">
        <w:rPr>
          <w:i/>
          <w:iCs/>
        </w:rPr>
        <w:t>Yerushalmi</w:t>
      </w:r>
      <w:r w:rsidRPr="008F792C">
        <w:t xml:space="preserve">, 204) </w:t>
      </w:r>
      <w:r w:rsidRPr="008F792C">
        <w:rPr>
          <w:b/>
          <w:bCs/>
        </w:rPr>
        <w:t xml:space="preserve">E: </w:t>
      </w:r>
      <w:r w:rsidRPr="008F792C">
        <w:t>–</w:t>
      </w:r>
      <w:r w:rsidRPr="008F792C">
        <w:rPr>
          <w:b/>
          <w:bCs/>
        </w:rPr>
        <w:t xml:space="preserve"> D: </w:t>
      </w:r>
      <w:r w:rsidR="004D18AD">
        <w:t>4</w:t>
      </w:r>
      <w:r w:rsidR="004D18AD" w:rsidRPr="004D18AD">
        <w:rPr>
          <w:vertAlign w:val="superscript"/>
        </w:rPr>
        <w:t>th</w:t>
      </w:r>
      <w:r w:rsidR="004D18AD">
        <w:t xml:space="preserve"> C</w:t>
      </w:r>
      <w:r w:rsidR="004D18AD">
        <w:rPr>
          <w:rStyle w:val="FootnoteReference"/>
        </w:rPr>
        <w:footnoteReference w:id="587"/>
      </w:r>
    </w:p>
    <w:p w14:paraId="12B807E7" w14:textId="77777777" w:rsidR="00BD0433" w:rsidRPr="008F792C" w:rsidRDefault="00BD0433" w:rsidP="00FF2E50">
      <w:pPr>
        <w:numPr>
          <w:ilvl w:val="0"/>
          <w:numId w:val="34"/>
        </w:numPr>
        <w:bidi w:val="0"/>
      </w:pPr>
      <w:r w:rsidRPr="008F792C">
        <w:rPr>
          <w:b/>
          <w:bCs/>
          <w:lang w:val="it-IT"/>
        </w:rPr>
        <w:t xml:space="preserve">O: </w:t>
      </w:r>
      <w:r w:rsidRPr="008F792C">
        <w:rPr>
          <w:rFonts w:cs="Times New Roman"/>
          <w:rtl/>
        </w:rPr>
        <w:t>הילל</w:t>
      </w:r>
      <w:r w:rsidRPr="008F792C">
        <w:rPr>
          <w:rStyle w:val="FootnoteReference"/>
        </w:rPr>
        <w:footnoteReference w:id="588"/>
      </w:r>
      <w:r w:rsidRPr="008F792C">
        <w:t xml:space="preserve"> </w:t>
      </w:r>
      <w:r w:rsidRPr="008F792C">
        <w:rPr>
          <w:b/>
          <w:bCs/>
          <w:lang w:val="it-IT"/>
        </w:rPr>
        <w:t>Ds:</w:t>
      </w:r>
      <w:r w:rsidRPr="008F792C">
        <w:rPr>
          <w:lang w:val="it-IT"/>
        </w:rPr>
        <w:t xml:space="preserve"> </w:t>
      </w:r>
      <w:r w:rsidRPr="00AF2CB6">
        <w:rPr>
          <w:lang w:val="it-IT"/>
        </w:rPr>
        <w:t>Gamaliel</w:t>
      </w:r>
      <w:r w:rsidRPr="00AF2CB6">
        <w:t xml:space="preserve"> (5)’s</w:t>
      </w:r>
      <w:r w:rsidRPr="00AF2CB6">
        <w:rPr>
          <w:lang w:val="it-IT"/>
        </w:rPr>
        <w:t xml:space="preserve"> brother </w:t>
      </w:r>
      <w:r w:rsidRPr="00AF2CB6">
        <w:rPr>
          <w:b/>
          <w:bCs/>
          <w:lang w:val="it-IT"/>
        </w:rPr>
        <w:t>F</w:t>
      </w:r>
      <w:r w:rsidRPr="008F792C">
        <w:rPr>
          <w:b/>
          <w:bCs/>
          <w:lang w:val="it-IT"/>
        </w:rPr>
        <w:t xml:space="preserve">: </w:t>
      </w:r>
      <w:r w:rsidRPr="008F792C">
        <w:rPr>
          <w:rFonts w:cs="Times New Roman"/>
        </w:rPr>
        <w:t>–</w:t>
      </w:r>
      <w:r w:rsidRPr="008F792C">
        <w:rPr>
          <w:b/>
          <w:bCs/>
          <w:lang w:val="it-IT"/>
        </w:rPr>
        <w:t xml:space="preserve"> S:</w:t>
      </w:r>
      <w:r w:rsidRPr="008F792C">
        <w:rPr>
          <w:lang w:val="it-IT"/>
        </w:rPr>
        <w:t xml:space="preserve"> </w:t>
      </w:r>
      <w:r w:rsidRPr="008F792C">
        <w:rPr>
          <w:i/>
          <w:iCs/>
          <w:lang w:val="it-IT"/>
        </w:rPr>
        <w:t>yMQ</w:t>
      </w:r>
      <w:r w:rsidRPr="008F792C">
        <w:rPr>
          <w:lang w:val="it-IT"/>
        </w:rPr>
        <w:t xml:space="preserve"> 3:5, 82c </w:t>
      </w:r>
      <w:r w:rsidRPr="008F792C">
        <w:rPr>
          <w:lang w:val="en-GB"/>
        </w:rPr>
        <w:t>(</w:t>
      </w:r>
      <w:r w:rsidRPr="008F792C">
        <w:t xml:space="preserve">Kosovsky, </w:t>
      </w:r>
      <w:r w:rsidRPr="008F792C">
        <w:rPr>
          <w:i/>
          <w:iCs/>
        </w:rPr>
        <w:t>Yerushalmi</w:t>
      </w:r>
      <w:r w:rsidRPr="008F792C">
        <w:t>, 204)</w:t>
      </w:r>
      <w:r w:rsidRPr="008F792C">
        <w:rPr>
          <w:i/>
          <w:iCs/>
          <w:lang w:val="it-IT"/>
        </w:rPr>
        <w:t xml:space="preserve"> </w:t>
      </w:r>
      <w:r w:rsidRPr="008F792C">
        <w:rPr>
          <w:b/>
          <w:bCs/>
        </w:rPr>
        <w:t xml:space="preserve">E: </w:t>
      </w:r>
      <w:r w:rsidRPr="008F792C">
        <w:rPr>
          <w:rFonts w:cs="Times New Roman"/>
        </w:rPr>
        <w:t>–</w:t>
      </w:r>
      <w:r w:rsidRPr="008F792C">
        <w:rPr>
          <w:b/>
          <w:bCs/>
        </w:rPr>
        <w:t xml:space="preserve"> D: </w:t>
      </w:r>
      <w:r w:rsidR="00FF2E50" w:rsidRPr="001D6923">
        <w:t>3</w:t>
      </w:r>
      <w:r w:rsidR="00FF2E50" w:rsidRPr="001D6923">
        <w:rPr>
          <w:vertAlign w:val="superscript"/>
        </w:rPr>
        <w:t>rd</w:t>
      </w:r>
      <w:r w:rsidR="00FF2E50" w:rsidRPr="001D6923">
        <w:t xml:space="preserve"> C</w:t>
      </w:r>
      <w:r w:rsidR="00FF2E50">
        <w:rPr>
          <w:rStyle w:val="FootnoteReference"/>
          <w:lang w:val="de-DE"/>
        </w:rPr>
        <w:footnoteReference w:id="589"/>
      </w:r>
    </w:p>
    <w:p w14:paraId="3913EB9B" w14:textId="77777777" w:rsidR="00BD0433" w:rsidRPr="008F792C" w:rsidRDefault="00BD0433" w:rsidP="00F2706C">
      <w:pPr>
        <w:numPr>
          <w:ilvl w:val="0"/>
          <w:numId w:val="34"/>
        </w:numPr>
        <w:bidi w:val="0"/>
      </w:pPr>
      <w:r w:rsidRPr="008F792C">
        <w:rPr>
          <w:b/>
          <w:bCs/>
          <w:lang w:val="en-GB"/>
        </w:rPr>
        <w:t xml:space="preserve">O: </w:t>
      </w:r>
      <w:r w:rsidRPr="008F792C">
        <w:rPr>
          <w:rFonts w:cs="Times New Roman"/>
        </w:rPr>
        <w:t>–</w:t>
      </w:r>
      <w:r w:rsidRPr="008F792C">
        <w:rPr>
          <w:b/>
          <w:bCs/>
          <w:lang w:val="en-GB"/>
        </w:rPr>
        <w:t xml:space="preserve"> Ds:</w:t>
      </w:r>
      <w:r w:rsidRPr="008F792C">
        <w:rPr>
          <w:lang w:val="en-GB"/>
        </w:rPr>
        <w:t xml:space="preserve"> </w:t>
      </w:r>
      <w:r w:rsidR="00F2706C">
        <w:rPr>
          <w:rFonts w:cs="Times New Roman"/>
        </w:rPr>
        <w:t>Hananiah (15)’s father</w:t>
      </w:r>
      <w:r w:rsidRPr="008F792C">
        <w:rPr>
          <w:lang w:val="en-GB"/>
        </w:rPr>
        <w:t xml:space="preserve"> </w:t>
      </w:r>
      <w:r w:rsidRPr="008F792C">
        <w:rPr>
          <w:b/>
          <w:bCs/>
          <w:lang w:val="en-GB"/>
        </w:rPr>
        <w:t xml:space="preserve">F: </w:t>
      </w:r>
      <w:r w:rsidRPr="008F792C">
        <w:rPr>
          <w:rFonts w:cs="Times New Roman"/>
        </w:rPr>
        <w:t>–</w:t>
      </w:r>
      <w:r w:rsidRPr="008F792C">
        <w:rPr>
          <w:b/>
          <w:bCs/>
          <w:lang w:val="en-GB"/>
        </w:rPr>
        <w:t xml:space="preserve"> S:</w:t>
      </w:r>
      <w:r w:rsidRPr="008F792C">
        <w:rPr>
          <w:lang w:val="en-GB"/>
        </w:rPr>
        <w:t xml:space="preserve"> </w:t>
      </w:r>
      <w:r w:rsidRPr="008F792C">
        <w:rPr>
          <w:i/>
          <w:iCs/>
          <w:lang w:val="en-GB"/>
        </w:rPr>
        <w:t xml:space="preserve">yTer </w:t>
      </w:r>
      <w:r w:rsidRPr="008F792C">
        <w:rPr>
          <w:lang w:val="en-GB"/>
        </w:rPr>
        <w:t>1:5, 41a (</w:t>
      </w:r>
      <w:r w:rsidRPr="008F792C">
        <w:t xml:space="preserve">Kosovsky, </w:t>
      </w:r>
      <w:r w:rsidRPr="008F792C">
        <w:rPr>
          <w:i/>
          <w:iCs/>
        </w:rPr>
        <w:t>Yerushalmi</w:t>
      </w:r>
      <w:r w:rsidRPr="008F792C">
        <w:t xml:space="preserve">, 204) </w:t>
      </w:r>
      <w:r w:rsidRPr="008F792C">
        <w:rPr>
          <w:b/>
          <w:bCs/>
        </w:rPr>
        <w:t xml:space="preserve">E: </w:t>
      </w:r>
      <w:r w:rsidRPr="008F792C">
        <w:rPr>
          <w:rFonts w:cs="Times New Roman"/>
        </w:rPr>
        <w:t>–</w:t>
      </w:r>
      <w:r w:rsidRPr="008F792C">
        <w:rPr>
          <w:b/>
          <w:bCs/>
        </w:rPr>
        <w:t xml:space="preserve"> D: </w:t>
      </w:r>
      <w:r w:rsidR="00F2706C">
        <w:t>4</w:t>
      </w:r>
      <w:r w:rsidR="00F2706C" w:rsidRPr="00F2706C">
        <w:rPr>
          <w:vertAlign w:val="superscript"/>
        </w:rPr>
        <w:t>th</w:t>
      </w:r>
      <w:r w:rsidR="00F2706C">
        <w:t xml:space="preserve"> C</w:t>
      </w:r>
      <w:r w:rsidR="00F2706C">
        <w:rPr>
          <w:rStyle w:val="FootnoteReference"/>
        </w:rPr>
        <w:footnoteReference w:id="590"/>
      </w:r>
    </w:p>
    <w:p w14:paraId="4C42719C" w14:textId="77777777" w:rsidR="00BD0433" w:rsidRPr="008F792C" w:rsidRDefault="00BD0433" w:rsidP="00815F05">
      <w:pPr>
        <w:numPr>
          <w:ilvl w:val="0"/>
          <w:numId w:val="34"/>
        </w:numPr>
        <w:bidi w:val="0"/>
      </w:pPr>
      <w:r w:rsidRPr="008F792C">
        <w:rPr>
          <w:b/>
          <w:bCs/>
          <w:lang w:val="it-IT"/>
        </w:rPr>
        <w:t xml:space="preserve">O: </w:t>
      </w:r>
      <w:r w:rsidRPr="008F792C">
        <w:rPr>
          <w:rFonts w:cs="Times New Roman"/>
          <w:rtl/>
        </w:rPr>
        <w:t>הילל</w:t>
      </w:r>
      <w:r w:rsidRPr="008F792C">
        <w:rPr>
          <w:rStyle w:val="FootnoteReference"/>
        </w:rPr>
        <w:footnoteReference w:id="591"/>
      </w:r>
      <w:r w:rsidRPr="008F792C">
        <w:rPr>
          <w:b/>
          <w:bCs/>
          <w:lang w:val="it-IT"/>
        </w:rPr>
        <w:t xml:space="preserve"> Ds:</w:t>
      </w:r>
      <w:r w:rsidRPr="008F792C">
        <w:rPr>
          <w:lang w:val="it-IT"/>
        </w:rPr>
        <w:t xml:space="preserve"> Samuel </w:t>
      </w:r>
      <w:r>
        <w:t>(3</w:t>
      </w:r>
      <w:r w:rsidRPr="008F792C">
        <w:t>)’s son</w:t>
      </w:r>
      <w:r w:rsidRPr="008F792C">
        <w:rPr>
          <w:b/>
          <w:bCs/>
          <w:lang w:val="it-IT"/>
        </w:rPr>
        <w:t xml:space="preserve"> F: </w:t>
      </w:r>
      <w:r w:rsidRPr="008F792C">
        <w:rPr>
          <w:rFonts w:cs="Times New Roman"/>
        </w:rPr>
        <w:t>–</w:t>
      </w:r>
      <w:r w:rsidRPr="008F792C">
        <w:rPr>
          <w:b/>
          <w:bCs/>
          <w:lang w:val="it-IT"/>
        </w:rPr>
        <w:t xml:space="preserve"> S:</w:t>
      </w:r>
      <w:r w:rsidRPr="008F792C">
        <w:rPr>
          <w:lang w:val="it-IT"/>
        </w:rPr>
        <w:t xml:space="preserve"> </w:t>
      </w:r>
      <w:r w:rsidRPr="008F792C">
        <w:rPr>
          <w:i/>
          <w:iCs/>
          <w:lang w:val="it-IT"/>
        </w:rPr>
        <w:t xml:space="preserve">yShevu </w:t>
      </w:r>
      <w:r w:rsidRPr="008F792C">
        <w:rPr>
          <w:lang w:val="it-IT"/>
        </w:rPr>
        <w:t xml:space="preserve">6:1, 36b </w:t>
      </w:r>
      <w:r w:rsidRPr="008F792C">
        <w:rPr>
          <w:lang w:val="en-GB"/>
        </w:rPr>
        <w:t>(</w:t>
      </w:r>
      <w:r w:rsidRPr="008F792C">
        <w:t xml:space="preserve">Kosovsky, </w:t>
      </w:r>
      <w:r w:rsidRPr="008F792C">
        <w:rPr>
          <w:i/>
          <w:iCs/>
        </w:rPr>
        <w:t>Yerushalmi</w:t>
      </w:r>
      <w:r w:rsidRPr="008F792C">
        <w:t xml:space="preserve">, 204) </w:t>
      </w:r>
      <w:r w:rsidRPr="008F792C">
        <w:rPr>
          <w:b/>
          <w:bCs/>
        </w:rPr>
        <w:t xml:space="preserve">E: </w:t>
      </w:r>
      <w:r w:rsidRPr="008F792C">
        <w:rPr>
          <w:rFonts w:cs="Times New Roman"/>
        </w:rPr>
        <w:t>–</w:t>
      </w:r>
      <w:r w:rsidRPr="008F792C">
        <w:rPr>
          <w:b/>
          <w:bCs/>
        </w:rPr>
        <w:t xml:space="preserve"> D: </w:t>
      </w:r>
      <w:r w:rsidR="00F2706C">
        <w:t>3</w:t>
      </w:r>
      <w:r w:rsidR="00F2706C" w:rsidRPr="00F2706C">
        <w:rPr>
          <w:vertAlign w:val="superscript"/>
        </w:rPr>
        <w:t>rd</w:t>
      </w:r>
      <w:r w:rsidR="00F2706C">
        <w:t>-4</w:t>
      </w:r>
      <w:r w:rsidR="00F2706C" w:rsidRPr="00F2706C">
        <w:rPr>
          <w:vertAlign w:val="superscript"/>
        </w:rPr>
        <w:t>th</w:t>
      </w:r>
      <w:r w:rsidR="00F2706C">
        <w:t xml:space="preserve"> C</w:t>
      </w:r>
      <w:r w:rsidR="00F2706C">
        <w:rPr>
          <w:rStyle w:val="FootnoteReference"/>
        </w:rPr>
        <w:footnoteReference w:id="592"/>
      </w:r>
    </w:p>
    <w:p w14:paraId="2C0D5D2B" w14:textId="77777777" w:rsidR="00BD0433" w:rsidRPr="008F792C" w:rsidRDefault="00BD0433" w:rsidP="000C0B4B">
      <w:pPr>
        <w:numPr>
          <w:ilvl w:val="0"/>
          <w:numId w:val="34"/>
        </w:numPr>
        <w:bidi w:val="0"/>
      </w:pPr>
      <w:r w:rsidRPr="008F792C">
        <w:rPr>
          <w:b/>
          <w:bCs/>
          <w:lang w:val="en-GB"/>
        </w:rPr>
        <w:t xml:space="preserve">O: </w:t>
      </w:r>
      <w:r w:rsidRPr="008F792C">
        <w:rPr>
          <w:rFonts w:cs="Times New Roman"/>
        </w:rPr>
        <w:t>–</w:t>
      </w:r>
      <w:r w:rsidRPr="008F792C">
        <w:rPr>
          <w:b/>
          <w:bCs/>
          <w:lang w:val="en-GB"/>
        </w:rPr>
        <w:t xml:space="preserve"> Ds:</w:t>
      </w:r>
      <w:r w:rsidRPr="008F792C">
        <w:rPr>
          <w:lang w:val="en-GB"/>
        </w:rPr>
        <w:t xml:space="preserve"> Joshua </w:t>
      </w:r>
      <w:r>
        <w:t>(24</w:t>
      </w:r>
      <w:r w:rsidRPr="008F792C">
        <w:t>)’s father</w:t>
      </w:r>
      <w:r w:rsidRPr="008F792C">
        <w:rPr>
          <w:lang w:val="en-GB"/>
        </w:rPr>
        <w:t xml:space="preserve"> </w:t>
      </w:r>
      <w:r w:rsidRPr="008F792C">
        <w:rPr>
          <w:b/>
          <w:bCs/>
          <w:lang w:val="en-GB"/>
        </w:rPr>
        <w:t xml:space="preserve">F: </w:t>
      </w:r>
      <w:r w:rsidRPr="008F792C">
        <w:rPr>
          <w:lang w:val="en-GB"/>
        </w:rPr>
        <w:t xml:space="preserve">Epitaph, </w:t>
      </w:r>
      <w:r w:rsidRPr="008F792C">
        <w:t>Beth She‘arim,</w:t>
      </w:r>
      <w:r w:rsidRPr="008F792C">
        <w:rPr>
          <w:i/>
          <w:iCs/>
        </w:rPr>
        <w:t xml:space="preserve"> </w:t>
      </w:r>
      <w:r w:rsidRPr="008F792C">
        <w:rPr>
          <w:lang w:val="en-GB"/>
        </w:rPr>
        <w:t xml:space="preserve">catacomb 20 </w:t>
      </w:r>
      <w:r w:rsidRPr="008F792C">
        <w:rPr>
          <w:b/>
          <w:bCs/>
          <w:lang w:val="en-GB"/>
        </w:rPr>
        <w:t>S:</w:t>
      </w:r>
      <w:r w:rsidRPr="008F792C">
        <w:rPr>
          <w:i/>
          <w:iCs/>
        </w:rPr>
        <w:t xml:space="preserve"> BS </w:t>
      </w:r>
      <w:r w:rsidRPr="008F792C">
        <w:t xml:space="preserve">3:16 </w:t>
      </w:r>
      <w:r w:rsidRPr="008F792C">
        <w:rPr>
          <w:b/>
          <w:bCs/>
          <w:lang w:val="en-GB"/>
        </w:rPr>
        <w:t xml:space="preserve">E: </w:t>
      </w:r>
      <w:r w:rsidRPr="008F792C">
        <w:rPr>
          <w:rFonts w:cs="Times New Roman"/>
        </w:rPr>
        <w:t>–</w:t>
      </w:r>
      <w:r w:rsidRPr="008F792C">
        <w:rPr>
          <w:b/>
          <w:bCs/>
          <w:lang w:val="en-GB"/>
        </w:rPr>
        <w:t xml:space="preserve"> D: </w:t>
      </w:r>
      <w:r w:rsidRPr="008F792C">
        <w:t>Pre-352</w:t>
      </w:r>
      <w:r w:rsidR="000C0B4B" w:rsidRPr="005171F2">
        <w:rPr>
          <w:rStyle w:val="FootnoteReference"/>
        </w:rPr>
        <w:footnoteReference w:id="593"/>
      </w:r>
    </w:p>
    <w:p w14:paraId="17BBF8E4" w14:textId="77777777" w:rsidR="00BD0433" w:rsidRPr="008F792C" w:rsidRDefault="00BD0433" w:rsidP="000C0B4B">
      <w:pPr>
        <w:numPr>
          <w:ilvl w:val="0"/>
          <w:numId w:val="34"/>
        </w:numPr>
        <w:bidi w:val="0"/>
      </w:pPr>
      <w:r w:rsidRPr="008F792C">
        <w:rPr>
          <w:b/>
          <w:bCs/>
          <w:lang w:val="it-IT"/>
        </w:rPr>
        <w:t xml:space="preserve">O: </w:t>
      </w:r>
      <w:r w:rsidRPr="008F792C">
        <w:rPr>
          <w:rFonts w:cs="Times New Roman"/>
          <w:rtl/>
        </w:rPr>
        <w:t>הליל</w:t>
      </w:r>
      <w:r w:rsidRPr="008F792C">
        <w:rPr>
          <w:rStyle w:val="FootnoteReference"/>
          <w:lang w:val="it-IT"/>
        </w:rPr>
        <w:footnoteReference w:id="594"/>
      </w:r>
      <w:r w:rsidRPr="008F792C">
        <w:rPr>
          <w:b/>
          <w:bCs/>
          <w:lang w:val="it-IT"/>
        </w:rPr>
        <w:t xml:space="preserve"> Ds:</w:t>
      </w:r>
      <w:r w:rsidRPr="008F792C">
        <w:rPr>
          <w:lang w:val="it-IT"/>
        </w:rPr>
        <w:t xml:space="preserve"> Levi </w:t>
      </w:r>
      <w:r>
        <w:t>(32</w:t>
      </w:r>
      <w:r w:rsidRPr="008F792C">
        <w:t>)’s son</w:t>
      </w:r>
      <w:r w:rsidRPr="008F792C">
        <w:rPr>
          <w:lang w:val="it-IT"/>
        </w:rPr>
        <w:t xml:space="preserve"> </w:t>
      </w:r>
      <w:r w:rsidRPr="008F792C">
        <w:rPr>
          <w:b/>
          <w:bCs/>
          <w:lang w:val="it-IT"/>
        </w:rPr>
        <w:t>F</w:t>
      </w:r>
      <w:r w:rsidRPr="008F792C">
        <w:rPr>
          <w:b/>
          <w:bCs/>
          <w:lang w:val="en-GB"/>
        </w:rPr>
        <w:t xml:space="preserve">: </w:t>
      </w:r>
      <w:r w:rsidRPr="008F792C">
        <w:rPr>
          <w:lang w:val="en-GB"/>
        </w:rPr>
        <w:t xml:space="preserve">Epitaph, </w:t>
      </w:r>
      <w:r w:rsidRPr="008F792C">
        <w:t>Beth She‘arim,</w:t>
      </w:r>
      <w:r w:rsidRPr="008F792C">
        <w:rPr>
          <w:i/>
          <w:iCs/>
        </w:rPr>
        <w:t xml:space="preserve"> </w:t>
      </w:r>
      <w:r w:rsidRPr="008F792C">
        <w:rPr>
          <w:lang w:val="en-GB"/>
        </w:rPr>
        <w:t xml:space="preserve">catacomb 20 </w:t>
      </w:r>
      <w:r w:rsidRPr="008F792C">
        <w:rPr>
          <w:b/>
          <w:bCs/>
          <w:lang w:val="en-GB"/>
        </w:rPr>
        <w:t>S:</w:t>
      </w:r>
      <w:r w:rsidRPr="008F792C">
        <w:rPr>
          <w:i/>
          <w:iCs/>
        </w:rPr>
        <w:t xml:space="preserve"> BS </w:t>
      </w:r>
      <w:r w:rsidRPr="008F792C">
        <w:t xml:space="preserve">3:28 </w:t>
      </w:r>
      <w:r w:rsidRPr="008F792C">
        <w:rPr>
          <w:b/>
          <w:bCs/>
          <w:lang w:val="en-GB"/>
        </w:rPr>
        <w:t xml:space="preserve">E: </w:t>
      </w:r>
      <w:r w:rsidRPr="008F792C">
        <w:rPr>
          <w:rFonts w:cs="Times New Roman"/>
        </w:rPr>
        <w:t>–</w:t>
      </w:r>
      <w:r w:rsidRPr="008F792C">
        <w:rPr>
          <w:b/>
          <w:bCs/>
          <w:lang w:val="en-GB"/>
        </w:rPr>
        <w:t xml:space="preserve"> D: </w:t>
      </w:r>
      <w:r w:rsidRPr="008F792C">
        <w:t>Pre-352</w:t>
      </w:r>
      <w:r w:rsidR="000C0B4B" w:rsidRPr="005171F2">
        <w:rPr>
          <w:rStyle w:val="FootnoteReference"/>
        </w:rPr>
        <w:footnoteReference w:id="595"/>
      </w:r>
    </w:p>
    <w:p w14:paraId="2147F422" w14:textId="77777777" w:rsidR="00BD0433" w:rsidRPr="008F792C" w:rsidRDefault="00BD0433" w:rsidP="004527E4">
      <w:pPr>
        <w:numPr>
          <w:ilvl w:val="0"/>
          <w:numId w:val="34"/>
        </w:numPr>
        <w:bidi w:val="0"/>
      </w:pPr>
      <w:r w:rsidRPr="008F792C">
        <w:rPr>
          <w:b/>
          <w:bCs/>
          <w:lang w:val="it-IT"/>
        </w:rPr>
        <w:t xml:space="preserve">O: </w:t>
      </w:r>
      <w:r w:rsidRPr="008F792C">
        <w:rPr>
          <w:rFonts w:cs="Times New Roman"/>
          <w:rtl/>
        </w:rPr>
        <w:t>הילל</w:t>
      </w:r>
      <w:r w:rsidRPr="008F792C">
        <w:rPr>
          <w:rStyle w:val="FootnoteReference"/>
        </w:rPr>
        <w:footnoteReference w:id="596"/>
      </w:r>
      <w:r w:rsidRPr="008F792C">
        <w:rPr>
          <w:b/>
          <w:bCs/>
          <w:lang w:val="it-IT"/>
        </w:rPr>
        <w:t xml:space="preserve"> Ds:</w:t>
      </w:r>
      <w:r w:rsidR="00E27DAA">
        <w:rPr>
          <w:lang w:val="it-IT"/>
        </w:rPr>
        <w:t xml:space="preserve"> Samuel (6</w:t>
      </w:r>
      <w:r w:rsidR="00992E06">
        <w:rPr>
          <w:lang w:val="it-IT"/>
        </w:rPr>
        <w:t>3</w:t>
      </w:r>
      <w:r w:rsidRPr="008F792C">
        <w:rPr>
          <w:lang w:val="it-IT"/>
        </w:rPr>
        <w:t>)’s father</w:t>
      </w:r>
      <w:r w:rsidRPr="008F792C">
        <w:rPr>
          <w:b/>
          <w:bCs/>
          <w:lang w:val="it-IT"/>
        </w:rPr>
        <w:t xml:space="preserve"> F: </w:t>
      </w:r>
      <w:r w:rsidRPr="008F792C">
        <w:rPr>
          <w:lang w:val="it-IT"/>
        </w:rPr>
        <w:t>Inscription, Wadi Hajjaj</w:t>
      </w:r>
      <w:r w:rsidRPr="008F792C">
        <w:rPr>
          <w:rStyle w:val="FootnoteReference"/>
          <w:lang w:val="it-IT"/>
        </w:rPr>
        <w:footnoteReference w:id="597"/>
      </w:r>
      <w:r w:rsidRPr="008F792C">
        <w:rPr>
          <w:lang w:val="it-IT"/>
        </w:rPr>
        <w:t xml:space="preserve"> </w:t>
      </w:r>
      <w:r w:rsidRPr="008F792C">
        <w:rPr>
          <w:b/>
          <w:bCs/>
          <w:lang w:val="it-IT"/>
        </w:rPr>
        <w:t>S:</w:t>
      </w:r>
      <w:r w:rsidRPr="008F792C">
        <w:rPr>
          <w:lang w:val="it-IT"/>
        </w:rPr>
        <w:t xml:space="preserve"> Negev, </w:t>
      </w:r>
      <w:r w:rsidRPr="008F792C">
        <w:rPr>
          <w:i/>
          <w:iCs/>
          <w:lang w:val="it-IT"/>
        </w:rPr>
        <w:t xml:space="preserve">Qadmoniot </w:t>
      </w:r>
      <w:r w:rsidRPr="008F792C">
        <w:rPr>
          <w:lang w:val="it-IT"/>
        </w:rPr>
        <w:t xml:space="preserve">4 (1971) 24 </w:t>
      </w:r>
      <w:r w:rsidRPr="008F792C">
        <w:rPr>
          <w:b/>
          <w:bCs/>
          <w:lang w:val="it-IT"/>
        </w:rPr>
        <w:t xml:space="preserve">E: </w:t>
      </w:r>
      <w:r w:rsidR="004527E4" w:rsidRPr="004527E4">
        <w:rPr>
          <w:rFonts w:cs="Times New Roman"/>
          <w:lang w:val="it-IT"/>
        </w:rPr>
        <w:t>–</w:t>
      </w:r>
      <w:r w:rsidRPr="008F792C">
        <w:rPr>
          <w:rStyle w:val="FootnoteReference"/>
          <w:rFonts w:cs="Times New Roman"/>
          <w:rtl/>
        </w:rPr>
        <w:footnoteReference w:id="598"/>
      </w:r>
      <w:r w:rsidRPr="008F792C">
        <w:rPr>
          <w:b/>
          <w:bCs/>
          <w:lang w:val="it-IT"/>
        </w:rPr>
        <w:t xml:space="preserve"> D: </w:t>
      </w:r>
      <w:r w:rsidRPr="004527E4">
        <w:rPr>
          <w:rFonts w:cs="Times New Roman"/>
          <w:lang w:val="it-IT"/>
        </w:rPr>
        <w:t>–</w:t>
      </w:r>
      <w:r w:rsidR="00876C71" w:rsidRPr="005F539E">
        <w:rPr>
          <w:rStyle w:val="FootnoteReference"/>
          <w:rFonts w:cs="Times New Roman"/>
        </w:rPr>
        <w:footnoteReference w:id="599"/>
      </w:r>
    </w:p>
    <w:p w14:paraId="606D83C2" w14:textId="77777777" w:rsidR="00BD0433" w:rsidRDefault="00BD0433">
      <w:pPr>
        <w:rPr>
          <w:rFonts w:hint="cs"/>
          <w:rtl/>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64648749" w14:textId="77777777" w:rsidR="00BD0433" w:rsidRDefault="00BD0433">
      <w:pPr>
        <w:rPr>
          <w:rFonts w:hint="cs"/>
          <w:rtl/>
        </w:rPr>
      </w:pPr>
    </w:p>
    <w:p w14:paraId="7FA6E53D" w14:textId="77777777" w:rsidR="00BD0433" w:rsidRDefault="00BD0433" w:rsidP="00424EE8">
      <w:pPr>
        <w:bidi w:val="0"/>
        <w:rPr>
          <w:rFonts w:cs="David"/>
          <w:i/>
          <w:iCs/>
          <w:sz w:val="24"/>
          <w:szCs w:val="24"/>
        </w:rPr>
      </w:pPr>
      <w:r w:rsidRPr="00424EE8">
        <w:rPr>
          <w:rFonts w:cs="Times New Roman"/>
          <w:sz w:val="24"/>
          <w:szCs w:val="24"/>
          <w:rtl/>
        </w:rPr>
        <w:t>זבדי</w:t>
      </w:r>
      <w:r w:rsidRPr="00B91618">
        <w:rPr>
          <w:rStyle w:val="FootnoteReference"/>
          <w:sz w:val="24"/>
          <w:szCs w:val="24"/>
        </w:rPr>
        <w:footnoteReference w:id="600"/>
      </w:r>
      <w:r w:rsidRPr="00B91618">
        <w:rPr>
          <w:rFonts w:cs="David"/>
          <w:sz w:val="24"/>
          <w:szCs w:val="24"/>
        </w:rPr>
        <w:t xml:space="preserve"> – </w:t>
      </w:r>
      <w:r w:rsidRPr="00343ADD">
        <w:rPr>
          <w:rFonts w:cs="David"/>
          <w:i/>
          <w:iCs/>
          <w:sz w:val="24"/>
          <w:szCs w:val="24"/>
        </w:rPr>
        <w:t>Zebadi</w:t>
      </w:r>
    </w:p>
    <w:p w14:paraId="40B560AD" w14:textId="77777777" w:rsidR="00BD0433" w:rsidRPr="00B91618" w:rsidRDefault="00BD0433" w:rsidP="00343ADD">
      <w:pPr>
        <w:bidi w:val="0"/>
        <w:rPr>
          <w:rFonts w:cs="David"/>
          <w:sz w:val="24"/>
          <w:szCs w:val="24"/>
        </w:rPr>
      </w:pPr>
    </w:p>
    <w:p w14:paraId="094AAF15" w14:textId="77777777" w:rsidR="00BD0433" w:rsidRPr="008F792C" w:rsidRDefault="00BD0433" w:rsidP="00815F05">
      <w:pPr>
        <w:numPr>
          <w:ilvl w:val="0"/>
          <w:numId w:val="35"/>
        </w:numPr>
        <w:bidi w:val="0"/>
        <w:rPr>
          <w:lang w:val="it-IT"/>
        </w:rPr>
      </w:pPr>
      <w:r w:rsidRPr="008F792C">
        <w:rPr>
          <w:b/>
          <w:bCs/>
          <w:lang w:val="it-IT"/>
        </w:rPr>
        <w:t xml:space="preserve">O: </w:t>
      </w:r>
      <w:r w:rsidRPr="008F792C">
        <w:rPr>
          <w:rFonts w:cs="Times New Roman"/>
          <w:rtl/>
        </w:rPr>
        <w:t>זבד</w:t>
      </w:r>
      <w:r w:rsidRPr="008F792C">
        <w:rPr>
          <w:rStyle w:val="FootnoteReference"/>
          <w:lang w:val="it-IT"/>
        </w:rPr>
        <w:footnoteReference w:id="601"/>
      </w:r>
      <w:r w:rsidRPr="008F792C">
        <w:rPr>
          <w:b/>
          <w:bCs/>
          <w:lang w:val="it-IT"/>
        </w:rPr>
        <w:t xml:space="preserve"> Ds: </w:t>
      </w:r>
      <w:r w:rsidRPr="008F792C">
        <w:rPr>
          <w:lang w:val="it-IT"/>
        </w:rPr>
        <w:t xml:space="preserve">Aaron </w:t>
      </w:r>
      <w:r w:rsidRPr="008F792C">
        <w:t>(</w:t>
      </w:r>
      <w:r>
        <w:t>2</w:t>
      </w:r>
      <w:r w:rsidRPr="008F792C">
        <w:t>)’s father</w:t>
      </w:r>
      <w:r w:rsidRPr="008F792C">
        <w:rPr>
          <w:b/>
          <w:bCs/>
        </w:rPr>
        <w:t xml:space="preserve"> </w:t>
      </w:r>
      <w:r w:rsidRPr="008F792C">
        <w:rPr>
          <w:b/>
          <w:bCs/>
          <w:lang w:val="it-IT"/>
        </w:rPr>
        <w:t xml:space="preserve">F: </w:t>
      </w:r>
      <w:r w:rsidRPr="008F792C">
        <w:rPr>
          <w:rFonts w:cs="Times New Roman"/>
        </w:rPr>
        <w:t>–</w:t>
      </w:r>
      <w:r w:rsidRPr="008F792C">
        <w:rPr>
          <w:b/>
          <w:bCs/>
          <w:lang w:val="it-IT"/>
        </w:rPr>
        <w:t xml:space="preserve"> S:</w:t>
      </w:r>
      <w:r w:rsidRPr="008F792C">
        <w:rPr>
          <w:lang w:val="it-IT"/>
        </w:rPr>
        <w:t xml:space="preserve"> </w:t>
      </w:r>
      <w:r w:rsidRPr="008F792C">
        <w:rPr>
          <w:i/>
          <w:iCs/>
        </w:rPr>
        <w:t>Tulida</w:t>
      </w:r>
      <w:r w:rsidRPr="008F792C">
        <w:t xml:space="preserve">, 134 </w:t>
      </w:r>
      <w:r w:rsidRPr="008F792C">
        <w:rPr>
          <w:b/>
          <w:bCs/>
          <w:lang w:val="it-IT"/>
        </w:rPr>
        <w:t>E:</w:t>
      </w:r>
      <w:r w:rsidRPr="008F792C">
        <w:rPr>
          <w:lang w:val="it-IT"/>
        </w:rPr>
        <w:t xml:space="preserve"> Samaritan</w:t>
      </w:r>
      <w:r w:rsidRPr="008F792C">
        <w:rPr>
          <w:rStyle w:val="FootnoteReference"/>
          <w:rFonts w:cs="Times New Roman"/>
        </w:rPr>
        <w:footnoteReference w:id="602"/>
      </w:r>
      <w:r w:rsidRPr="008F792C">
        <w:rPr>
          <w:b/>
          <w:bCs/>
          <w:lang w:val="it-IT"/>
        </w:rPr>
        <w:t xml:space="preserve"> 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Fonts w:cs="Times New Roman"/>
          <w:rtl/>
        </w:rPr>
        <w:footnoteReference w:id="603"/>
      </w:r>
      <w:r w:rsidRPr="008F792C">
        <w:rPr>
          <w:b/>
          <w:bCs/>
          <w:lang w:val="it-IT"/>
        </w:rPr>
        <w:t xml:space="preserve"> </w:t>
      </w:r>
    </w:p>
    <w:p w14:paraId="112B7121" w14:textId="77777777" w:rsidR="00BD0433" w:rsidRPr="008F792C" w:rsidRDefault="00BD0433" w:rsidP="00815F05">
      <w:pPr>
        <w:numPr>
          <w:ilvl w:val="0"/>
          <w:numId w:val="35"/>
        </w:numPr>
        <w:bidi w:val="0"/>
        <w:rPr>
          <w:lang w:val="it-IT"/>
        </w:rPr>
      </w:pPr>
      <w:r w:rsidRPr="008F792C">
        <w:rPr>
          <w:b/>
          <w:bCs/>
          <w:lang w:val="it-IT"/>
        </w:rPr>
        <w:t xml:space="preserve">O: </w:t>
      </w:r>
      <w:r w:rsidRPr="008F792C">
        <w:rPr>
          <w:rFonts w:cs="Times New Roman"/>
        </w:rPr>
        <w:t>–</w:t>
      </w:r>
      <w:r w:rsidRPr="008F792C">
        <w:rPr>
          <w:rFonts w:hint="cs"/>
          <w:b/>
          <w:bCs/>
          <w:rtl/>
        </w:rPr>
        <w:t xml:space="preserve"> </w:t>
      </w:r>
      <w:r w:rsidRPr="008F792C">
        <w:rPr>
          <w:b/>
          <w:bCs/>
          <w:lang w:val="it-IT"/>
        </w:rPr>
        <w:t>Ds:</w:t>
      </w:r>
      <w:r w:rsidRPr="008F792C">
        <w:rPr>
          <w:lang w:val="it-IT"/>
        </w:rPr>
        <w:t xml:space="preserve"> Jacob (</w:t>
      </w:r>
      <w:r>
        <w:rPr>
          <w:lang w:val="it-IT"/>
        </w:rPr>
        <w:t>7)</w:t>
      </w:r>
      <w:r w:rsidRPr="008F792C">
        <w:t>’</w:t>
      </w:r>
      <w:r w:rsidRPr="008F792C">
        <w:rPr>
          <w:lang w:val="it-IT"/>
        </w:rPr>
        <w:t xml:space="preserve">s </w:t>
      </w:r>
      <w:r>
        <w:rPr>
          <w:lang w:val="it-IT"/>
        </w:rPr>
        <w:t>father</w:t>
      </w:r>
      <w:r w:rsidRPr="008F792C">
        <w:rPr>
          <w:b/>
          <w:bCs/>
          <w:lang w:val="it-IT"/>
        </w:rPr>
        <w:t xml:space="preserve"> F: </w:t>
      </w:r>
      <w:r w:rsidRPr="008F792C">
        <w:rPr>
          <w:rFonts w:cs="Times New Roman"/>
        </w:rPr>
        <w:t>–</w:t>
      </w:r>
      <w:r w:rsidRPr="008F792C">
        <w:rPr>
          <w:b/>
          <w:bCs/>
          <w:lang w:val="it-IT"/>
        </w:rPr>
        <w:t xml:space="preserve"> S:</w:t>
      </w:r>
      <w:r w:rsidRPr="008F792C">
        <w:rPr>
          <w:i/>
          <w:iCs/>
          <w:lang w:val="it-IT"/>
        </w:rPr>
        <w:t xml:space="preserve"> yBer</w:t>
      </w:r>
      <w:r w:rsidRPr="008F792C">
        <w:rPr>
          <w:lang w:val="it-IT"/>
        </w:rPr>
        <w:t xml:space="preserve"> 1:2, 3b (Kosovsky, </w:t>
      </w:r>
      <w:r w:rsidRPr="008F792C">
        <w:rPr>
          <w:i/>
          <w:iCs/>
          <w:lang w:val="it-IT"/>
        </w:rPr>
        <w:t>Yerushalmi</w:t>
      </w:r>
      <w:r w:rsidRPr="008F792C">
        <w:rPr>
          <w:lang w:val="it-IT"/>
        </w:rPr>
        <w:t xml:space="preserve">, 208-9) </w:t>
      </w:r>
      <w:r w:rsidRPr="008F792C">
        <w:rPr>
          <w:b/>
          <w:bCs/>
          <w:lang w:val="it-IT"/>
        </w:rPr>
        <w:t xml:space="preserve">E: </w:t>
      </w:r>
      <w:r w:rsidRPr="008F792C">
        <w:rPr>
          <w:rFonts w:cs="Times New Roman"/>
        </w:rPr>
        <w:t>–</w:t>
      </w:r>
      <w:r w:rsidRPr="008F792C">
        <w:rPr>
          <w:b/>
          <w:bCs/>
          <w:lang w:val="it-IT"/>
        </w:rPr>
        <w:t xml:space="preserve"> D: </w:t>
      </w:r>
      <w:r w:rsidR="00F22B7A">
        <w:rPr>
          <w:lang w:val="it-IT"/>
        </w:rPr>
        <w:t>3</w:t>
      </w:r>
      <w:r w:rsidR="00F22B7A" w:rsidRPr="00F22B7A">
        <w:rPr>
          <w:vertAlign w:val="superscript"/>
          <w:lang w:val="it-IT"/>
        </w:rPr>
        <w:t>rd</w:t>
      </w:r>
      <w:r w:rsidR="00F22B7A">
        <w:rPr>
          <w:lang w:val="it-IT"/>
        </w:rPr>
        <w:t xml:space="preserve"> C</w:t>
      </w:r>
      <w:r w:rsidR="00F22B7A">
        <w:rPr>
          <w:rStyle w:val="FootnoteReference"/>
          <w:lang w:val="it-IT"/>
        </w:rPr>
        <w:footnoteReference w:id="604"/>
      </w:r>
    </w:p>
    <w:p w14:paraId="4A9FB0D1" w14:textId="77777777" w:rsidR="00BD0433" w:rsidRPr="008F792C" w:rsidRDefault="00BD0433" w:rsidP="00110511">
      <w:pPr>
        <w:numPr>
          <w:ilvl w:val="0"/>
          <w:numId w:val="35"/>
        </w:numPr>
        <w:bidi w:val="0"/>
        <w:rPr>
          <w:lang w:val="it-IT"/>
        </w:rPr>
      </w:pPr>
      <w:r w:rsidRPr="008F792C">
        <w:rPr>
          <w:b/>
          <w:bCs/>
          <w:lang w:val="it-IT"/>
        </w:rPr>
        <w:t xml:space="preserve">O: </w:t>
      </w:r>
      <w:r w:rsidRPr="008F792C">
        <w:rPr>
          <w:rFonts w:cs="Times New Roman"/>
          <w:rtl/>
        </w:rPr>
        <w:t>זבדא</w:t>
      </w:r>
      <w:r w:rsidRPr="008F792C">
        <w:rPr>
          <w:rStyle w:val="FootnoteReference"/>
          <w:lang w:val="it-IT"/>
        </w:rPr>
        <w:footnoteReference w:id="605"/>
      </w:r>
      <w:r w:rsidRPr="008F792C">
        <w:rPr>
          <w:lang w:val="it-IT"/>
        </w:rPr>
        <w:t xml:space="preserve"> </w:t>
      </w:r>
      <w:r w:rsidRPr="008F792C">
        <w:rPr>
          <w:b/>
          <w:bCs/>
          <w:lang w:val="it-IT"/>
        </w:rPr>
        <w:t>Ds:</w:t>
      </w:r>
      <w:r w:rsidRPr="008F792C">
        <w:rPr>
          <w:lang w:val="it-IT"/>
        </w:rPr>
        <w:t xml:space="preserve"> Abba (</w:t>
      </w:r>
      <w:r w:rsidR="00210CF5">
        <w:rPr>
          <w:lang w:val="it-IT"/>
        </w:rPr>
        <w:t>6</w:t>
      </w:r>
      <w:r w:rsidRPr="008F792C">
        <w:rPr>
          <w:lang w:val="it-IT"/>
        </w:rPr>
        <w:t>)’s father</w:t>
      </w:r>
      <w:r w:rsidRPr="008F792C">
        <w:rPr>
          <w:b/>
          <w:bCs/>
          <w:lang w:val="it-IT"/>
        </w:rPr>
        <w:t xml:space="preserve"> F: </w:t>
      </w:r>
      <w:r w:rsidRPr="008F792C">
        <w:rPr>
          <w:rFonts w:cs="Times New Roman"/>
          <w:lang w:val="it-IT"/>
        </w:rPr>
        <w:t>–</w:t>
      </w:r>
      <w:r w:rsidRPr="008F792C">
        <w:rPr>
          <w:b/>
          <w:bCs/>
          <w:lang w:val="it-IT"/>
        </w:rPr>
        <w:t xml:space="preserve"> S:</w:t>
      </w:r>
      <w:r w:rsidRPr="008F792C">
        <w:rPr>
          <w:i/>
          <w:iCs/>
          <w:lang w:val="it-IT"/>
        </w:rPr>
        <w:t xml:space="preserve"> yBer</w:t>
      </w:r>
      <w:r w:rsidRPr="008F792C">
        <w:rPr>
          <w:lang w:val="it-IT"/>
        </w:rPr>
        <w:t xml:space="preserve"> 1:5, 3d (Kosovsky, </w:t>
      </w:r>
      <w:r w:rsidRPr="008F792C">
        <w:rPr>
          <w:i/>
          <w:iCs/>
          <w:lang w:val="it-IT"/>
        </w:rPr>
        <w:t>Yerushalmi</w:t>
      </w:r>
      <w:r w:rsidRPr="008F792C">
        <w:rPr>
          <w:lang w:val="it-IT"/>
        </w:rPr>
        <w:t xml:space="preserve">, 12-3) </w:t>
      </w:r>
      <w:r w:rsidRPr="008F792C">
        <w:rPr>
          <w:b/>
          <w:bCs/>
          <w:lang w:val="it-IT"/>
        </w:rPr>
        <w:t xml:space="preserve">E: </w:t>
      </w:r>
      <w:r w:rsidRPr="008F792C">
        <w:rPr>
          <w:rFonts w:cs="Times New Roman"/>
          <w:lang w:val="it-IT"/>
        </w:rPr>
        <w:t>–</w:t>
      </w:r>
      <w:r w:rsidRPr="008F792C">
        <w:rPr>
          <w:b/>
          <w:bCs/>
          <w:lang w:val="it-IT"/>
        </w:rPr>
        <w:t xml:space="preserve"> D: </w:t>
      </w:r>
      <w:r w:rsidR="00110511">
        <w:rPr>
          <w:rFonts w:cs="Times New Roman"/>
          <w:lang w:val="en-GB"/>
        </w:rPr>
        <w:t>3</w:t>
      </w:r>
      <w:r w:rsidR="00110511" w:rsidRPr="00817234">
        <w:rPr>
          <w:rFonts w:cs="Times New Roman"/>
          <w:vertAlign w:val="superscript"/>
          <w:lang w:val="en-GB"/>
        </w:rPr>
        <w:t>rd</w:t>
      </w:r>
      <w:r w:rsidR="00110511">
        <w:rPr>
          <w:rFonts w:cs="Times New Roman"/>
          <w:lang w:val="en-GB"/>
        </w:rPr>
        <w:t>-4</w:t>
      </w:r>
      <w:r w:rsidR="00110511" w:rsidRPr="00817234">
        <w:rPr>
          <w:rFonts w:cs="Times New Roman"/>
          <w:vertAlign w:val="superscript"/>
          <w:lang w:val="en-GB"/>
        </w:rPr>
        <w:t>th</w:t>
      </w:r>
      <w:r w:rsidR="00110511">
        <w:rPr>
          <w:rFonts w:cs="Times New Roman"/>
          <w:lang w:val="en-GB"/>
        </w:rPr>
        <w:t xml:space="preserve"> C</w:t>
      </w:r>
      <w:r w:rsidR="00110511">
        <w:rPr>
          <w:rStyle w:val="FootnoteReference"/>
          <w:rFonts w:cs="Times New Roman"/>
          <w:lang w:val="en-GB"/>
        </w:rPr>
        <w:footnoteReference w:id="606"/>
      </w:r>
    </w:p>
    <w:p w14:paraId="6B4F13BF" w14:textId="77777777" w:rsidR="00BD0433" w:rsidRPr="008F792C" w:rsidRDefault="00BD0433" w:rsidP="00C30E29">
      <w:pPr>
        <w:numPr>
          <w:ilvl w:val="0"/>
          <w:numId w:val="35"/>
        </w:numPr>
        <w:bidi w:val="0"/>
        <w:rPr>
          <w:lang w:val="it-IT"/>
        </w:rPr>
      </w:pPr>
      <w:r w:rsidRPr="008F792C">
        <w:rPr>
          <w:b/>
          <w:bCs/>
          <w:lang w:val="it-IT"/>
        </w:rPr>
        <w:t xml:space="preserve">O: </w:t>
      </w:r>
      <w:r w:rsidRPr="008F792C">
        <w:rPr>
          <w:rFonts w:cs="Times New Roman"/>
          <w:rtl/>
        </w:rPr>
        <w:t>זביד</w:t>
      </w:r>
      <w:r w:rsidRPr="008F792C">
        <w:rPr>
          <w:rStyle w:val="FootnoteReference"/>
          <w:lang w:val="it-IT"/>
        </w:rPr>
        <w:footnoteReference w:id="607"/>
      </w:r>
      <w:r w:rsidRPr="008F792C">
        <w:rPr>
          <w:lang w:val="it-IT"/>
        </w:rPr>
        <w:t>/</w:t>
      </w:r>
      <w:r w:rsidRPr="008F792C">
        <w:rPr>
          <w:rFonts w:cs="Times New Roman"/>
          <w:rtl/>
        </w:rPr>
        <w:t>זבדא</w:t>
      </w:r>
      <w:r w:rsidRPr="008F792C">
        <w:rPr>
          <w:rStyle w:val="FootnoteReference"/>
          <w:lang w:val="it-IT"/>
        </w:rPr>
        <w:footnoteReference w:id="608"/>
      </w:r>
      <w:r w:rsidRPr="008F792C">
        <w:rPr>
          <w:b/>
          <w:bCs/>
          <w:lang w:val="it-IT"/>
        </w:rPr>
        <w:t xml:space="preserve"> Ds: </w:t>
      </w:r>
      <w:r w:rsidRPr="008F792C">
        <w:rPr>
          <w:lang w:val="it-IT"/>
        </w:rPr>
        <w:t>Simon (</w:t>
      </w:r>
      <w:r w:rsidR="00C30E29">
        <w:rPr>
          <w:lang w:val="it-IT"/>
        </w:rPr>
        <w:t>5</w:t>
      </w:r>
      <w:r w:rsidRPr="008F792C">
        <w:rPr>
          <w:lang w:val="it-IT"/>
        </w:rPr>
        <w:t>)’s father</w:t>
      </w:r>
      <w:r w:rsidRPr="008F792C">
        <w:rPr>
          <w:b/>
          <w:bCs/>
          <w:lang w:val="it-IT"/>
        </w:rPr>
        <w:t xml:space="preserve"> F: </w:t>
      </w:r>
      <w:r w:rsidRPr="008F792C">
        <w:rPr>
          <w:rFonts w:cs="Times New Roman"/>
          <w:lang w:val="it-IT"/>
        </w:rPr>
        <w:t>–</w:t>
      </w:r>
      <w:r w:rsidRPr="008F792C">
        <w:rPr>
          <w:b/>
          <w:bCs/>
          <w:lang w:val="it-IT"/>
        </w:rPr>
        <w:t xml:space="preserve"> S: </w:t>
      </w:r>
      <w:r w:rsidRPr="008F792C">
        <w:rPr>
          <w:i/>
          <w:iCs/>
          <w:lang w:val="it-IT"/>
        </w:rPr>
        <w:t xml:space="preserve">yBer </w:t>
      </w:r>
      <w:r w:rsidRPr="008F792C">
        <w:rPr>
          <w:lang w:val="it-IT"/>
        </w:rPr>
        <w:t xml:space="preserve">2:8, 5c (Kosovsky, </w:t>
      </w:r>
      <w:r w:rsidRPr="008F792C">
        <w:rPr>
          <w:i/>
          <w:iCs/>
          <w:lang w:val="it-IT"/>
        </w:rPr>
        <w:t>Yerushalmi</w:t>
      </w:r>
      <w:r w:rsidRPr="008F792C">
        <w:rPr>
          <w:lang w:val="it-IT"/>
        </w:rPr>
        <w:t xml:space="preserve">, 209) </w:t>
      </w:r>
      <w:r w:rsidRPr="008F792C">
        <w:rPr>
          <w:b/>
          <w:bCs/>
          <w:lang w:val="it-IT"/>
        </w:rPr>
        <w:t xml:space="preserve">E: </w:t>
      </w:r>
      <w:r w:rsidRPr="008F792C">
        <w:rPr>
          <w:rFonts w:cs="Times New Roman"/>
          <w:lang w:val="it-IT"/>
        </w:rPr>
        <w:t>–</w:t>
      </w:r>
      <w:r w:rsidRPr="008F792C">
        <w:rPr>
          <w:b/>
          <w:bCs/>
          <w:lang w:val="it-IT"/>
        </w:rPr>
        <w:t xml:space="preserve"> D: </w:t>
      </w:r>
      <w:r w:rsidR="00F22B7A">
        <w:rPr>
          <w:lang w:val="it-IT"/>
        </w:rPr>
        <w:t>3</w:t>
      </w:r>
      <w:r w:rsidR="00F22B7A" w:rsidRPr="00F22B7A">
        <w:rPr>
          <w:vertAlign w:val="superscript"/>
          <w:lang w:val="it-IT"/>
        </w:rPr>
        <w:t>rd</w:t>
      </w:r>
      <w:r w:rsidR="00F22B7A">
        <w:rPr>
          <w:lang w:val="it-IT"/>
        </w:rPr>
        <w:t>-4</w:t>
      </w:r>
      <w:r w:rsidR="00F22B7A" w:rsidRPr="00F22B7A">
        <w:rPr>
          <w:vertAlign w:val="superscript"/>
          <w:lang w:val="it-IT"/>
        </w:rPr>
        <w:t>th</w:t>
      </w:r>
      <w:r w:rsidR="00F22B7A">
        <w:rPr>
          <w:lang w:val="it-IT"/>
        </w:rPr>
        <w:t xml:space="preserve"> C</w:t>
      </w:r>
      <w:r w:rsidR="00F22B7A">
        <w:rPr>
          <w:rStyle w:val="FootnoteReference"/>
          <w:lang w:val="it-IT"/>
        </w:rPr>
        <w:footnoteReference w:id="609"/>
      </w:r>
    </w:p>
    <w:p w14:paraId="53B56DB6" w14:textId="77777777" w:rsidR="00BD0433" w:rsidRPr="008F792C" w:rsidRDefault="00BD0433" w:rsidP="00815F05">
      <w:pPr>
        <w:numPr>
          <w:ilvl w:val="0"/>
          <w:numId w:val="35"/>
        </w:numPr>
        <w:bidi w:val="0"/>
        <w:rPr>
          <w:lang w:val="it-IT"/>
        </w:rPr>
      </w:pPr>
      <w:r w:rsidRPr="008F792C">
        <w:rPr>
          <w:b/>
          <w:bCs/>
          <w:lang w:val="it-IT"/>
        </w:rPr>
        <w:t xml:space="preserve">O: </w:t>
      </w:r>
      <w:r w:rsidRPr="008F792C">
        <w:rPr>
          <w:rFonts w:cs="Times New Roman"/>
        </w:rPr>
        <w:t>–</w:t>
      </w:r>
      <w:r w:rsidRPr="008F792C">
        <w:rPr>
          <w:rFonts w:hint="cs"/>
          <w:b/>
          <w:bCs/>
          <w:rtl/>
          <w:lang w:val="it-IT"/>
        </w:rPr>
        <w:t xml:space="preserve"> </w:t>
      </w:r>
      <w:r w:rsidRPr="008F792C">
        <w:rPr>
          <w:b/>
          <w:bCs/>
          <w:lang w:val="it-IT"/>
        </w:rPr>
        <w:t xml:space="preserve">Ds: </w:t>
      </w:r>
      <w:r w:rsidRPr="008F792C">
        <w:rPr>
          <w:lang w:val="it-IT"/>
        </w:rPr>
        <w:t>Levi (</w:t>
      </w:r>
      <w:r>
        <w:rPr>
          <w:lang w:val="it-IT"/>
        </w:rPr>
        <w:t>1</w:t>
      </w:r>
      <w:r w:rsidR="00B3118E">
        <w:rPr>
          <w:lang w:val="it-IT"/>
        </w:rPr>
        <w:t>0</w:t>
      </w:r>
      <w:r w:rsidRPr="008F792C">
        <w:rPr>
          <w:lang w:val="it-IT"/>
        </w:rPr>
        <w:t xml:space="preserve">)’s son </w:t>
      </w:r>
      <w:r w:rsidRPr="008F792C">
        <w:rPr>
          <w:b/>
          <w:bCs/>
          <w:lang w:val="it-IT"/>
        </w:rPr>
        <w:t xml:space="preserve">F: </w:t>
      </w:r>
      <w:r w:rsidRPr="008F792C">
        <w:rPr>
          <w:rFonts w:cs="Times New Roman"/>
          <w:lang w:val="it-IT"/>
        </w:rPr>
        <w:t>–</w:t>
      </w:r>
      <w:r w:rsidRPr="008F792C">
        <w:rPr>
          <w:b/>
          <w:bCs/>
          <w:lang w:val="it-IT"/>
        </w:rPr>
        <w:t xml:space="preserve"> S:</w:t>
      </w:r>
      <w:r w:rsidRPr="008F792C">
        <w:rPr>
          <w:lang w:val="it-IT"/>
        </w:rPr>
        <w:t xml:space="preserve"> </w:t>
      </w:r>
      <w:r w:rsidRPr="008F792C">
        <w:rPr>
          <w:i/>
          <w:iCs/>
          <w:lang w:val="it-IT"/>
        </w:rPr>
        <w:t xml:space="preserve">yDem </w:t>
      </w:r>
      <w:r w:rsidRPr="008F792C">
        <w:rPr>
          <w:lang w:val="it-IT"/>
        </w:rPr>
        <w:t>7:1, 26a</w:t>
      </w:r>
      <w:r w:rsidRPr="008F792C">
        <w:rPr>
          <w:i/>
          <w:iCs/>
          <w:lang w:val="it-IT"/>
        </w:rPr>
        <w:t xml:space="preserve"> </w:t>
      </w:r>
      <w:r w:rsidRPr="008F792C">
        <w:rPr>
          <w:lang w:val="it-IT"/>
        </w:rPr>
        <w:t xml:space="preserve">(Kosovsky, </w:t>
      </w:r>
      <w:r w:rsidRPr="008F792C">
        <w:rPr>
          <w:i/>
          <w:iCs/>
          <w:lang w:val="it-IT"/>
        </w:rPr>
        <w:t>Yerushalmi</w:t>
      </w:r>
      <w:r w:rsidRPr="008F792C">
        <w:rPr>
          <w:lang w:val="it-IT"/>
        </w:rPr>
        <w:t xml:space="preserve">, 208) </w:t>
      </w:r>
      <w:r w:rsidRPr="008F792C">
        <w:rPr>
          <w:b/>
          <w:bCs/>
          <w:lang w:val="it-IT"/>
        </w:rPr>
        <w:t xml:space="preserve">E: </w:t>
      </w:r>
      <w:r w:rsidRPr="008F792C">
        <w:rPr>
          <w:rFonts w:cs="Times New Roman"/>
          <w:lang w:val="it-IT"/>
        </w:rPr>
        <w:t>–</w:t>
      </w:r>
      <w:r w:rsidRPr="008F792C">
        <w:rPr>
          <w:b/>
          <w:bCs/>
          <w:lang w:val="it-IT"/>
        </w:rPr>
        <w:t xml:space="preserve"> D: </w:t>
      </w:r>
      <w:r w:rsidR="00F22B7A">
        <w:rPr>
          <w:lang w:val="it-IT"/>
        </w:rPr>
        <w:t>3</w:t>
      </w:r>
      <w:r w:rsidR="00F22B7A" w:rsidRPr="00F22B7A">
        <w:rPr>
          <w:vertAlign w:val="superscript"/>
          <w:lang w:val="it-IT"/>
        </w:rPr>
        <w:t>rd</w:t>
      </w:r>
      <w:r w:rsidR="00F22B7A">
        <w:rPr>
          <w:lang w:val="it-IT"/>
        </w:rPr>
        <w:t xml:space="preserve"> C</w:t>
      </w:r>
      <w:r w:rsidR="00F22B7A">
        <w:rPr>
          <w:rStyle w:val="FootnoteReference"/>
          <w:lang w:val="it-IT"/>
        </w:rPr>
        <w:footnoteReference w:id="610"/>
      </w:r>
    </w:p>
    <w:p w14:paraId="723ECB89" w14:textId="77777777" w:rsidR="00BD0433" w:rsidRPr="008F792C" w:rsidRDefault="00BD0433" w:rsidP="00815F05">
      <w:pPr>
        <w:numPr>
          <w:ilvl w:val="0"/>
          <w:numId w:val="35"/>
        </w:numPr>
        <w:bidi w:val="0"/>
        <w:rPr>
          <w:lang w:val="it-IT"/>
        </w:rPr>
      </w:pPr>
      <w:r w:rsidRPr="008F792C">
        <w:rPr>
          <w:b/>
          <w:bCs/>
          <w:lang w:val="it-IT"/>
        </w:rPr>
        <w:t xml:space="preserve">O: </w:t>
      </w:r>
      <w:r w:rsidRPr="008F792C">
        <w:rPr>
          <w:rFonts w:cs="Times New Roman"/>
          <w:rtl/>
        </w:rPr>
        <w:t>זבד</w:t>
      </w:r>
      <w:r w:rsidRPr="008F792C">
        <w:rPr>
          <w:rStyle w:val="FootnoteReference"/>
          <w:lang w:val="it-IT"/>
        </w:rPr>
        <w:footnoteReference w:id="611"/>
      </w:r>
      <w:r w:rsidRPr="008F792C">
        <w:rPr>
          <w:b/>
          <w:bCs/>
          <w:lang w:val="it-IT"/>
        </w:rPr>
        <w:t xml:space="preserve"> Ds: </w:t>
      </w:r>
      <w:r w:rsidRPr="008F792C">
        <w:rPr>
          <w:lang w:val="it-IT"/>
        </w:rPr>
        <w:t>H</w:t>
      </w:r>
      <w:r>
        <w:rPr>
          <w:rFonts w:cs="Times New Roman"/>
          <w:lang w:val="it-IT"/>
        </w:rPr>
        <w:t>̣</w:t>
      </w:r>
      <w:r w:rsidRPr="008F792C">
        <w:rPr>
          <w:lang w:val="it-IT"/>
        </w:rPr>
        <w:t>alifa</w:t>
      </w:r>
      <w:r w:rsidRPr="008F792C">
        <w:rPr>
          <w:b/>
          <w:bCs/>
          <w:lang w:val="it-IT"/>
        </w:rPr>
        <w:t xml:space="preserve"> </w:t>
      </w:r>
      <w:r w:rsidRPr="008F792C">
        <w:rPr>
          <w:lang w:val="it-IT"/>
        </w:rPr>
        <w:t>(</w:t>
      </w:r>
      <w:r>
        <w:rPr>
          <w:lang w:val="it-IT"/>
        </w:rPr>
        <w:t>4</w:t>
      </w:r>
      <w:r w:rsidRPr="008F792C">
        <w:rPr>
          <w:lang w:val="it-IT"/>
        </w:rPr>
        <w:t xml:space="preserve">)’s father </w:t>
      </w:r>
      <w:r w:rsidRPr="008F792C">
        <w:rPr>
          <w:b/>
          <w:bCs/>
          <w:lang w:val="it-IT"/>
        </w:rPr>
        <w:t xml:space="preserve">F: </w:t>
      </w:r>
      <w:r w:rsidRPr="008F792C">
        <w:rPr>
          <w:rFonts w:cs="Times New Roman"/>
          <w:lang w:val="it-IT"/>
        </w:rPr>
        <w:t>–</w:t>
      </w:r>
      <w:r w:rsidRPr="008F792C">
        <w:rPr>
          <w:b/>
          <w:bCs/>
          <w:lang w:val="it-IT"/>
        </w:rPr>
        <w:t xml:space="preserve"> S:</w:t>
      </w:r>
      <w:r w:rsidRPr="008F792C">
        <w:rPr>
          <w:lang w:val="it-IT"/>
        </w:rPr>
        <w:t xml:space="preserve"> </w:t>
      </w:r>
      <w:r w:rsidRPr="008F792C">
        <w:rPr>
          <w:i/>
          <w:iCs/>
          <w:lang w:val="it-IT"/>
        </w:rPr>
        <w:t xml:space="preserve">Lev Rab </w:t>
      </w:r>
      <w:r w:rsidRPr="008F792C">
        <w:rPr>
          <w:lang w:val="it-IT"/>
        </w:rPr>
        <w:t xml:space="preserve">16:1 (Hyman, </w:t>
      </w:r>
      <w:r w:rsidRPr="008F792C">
        <w:rPr>
          <w:i/>
          <w:iCs/>
          <w:lang w:val="it-IT"/>
        </w:rPr>
        <w:t>Toldoth</w:t>
      </w:r>
      <w:r w:rsidRPr="008F792C">
        <w:rPr>
          <w:lang w:val="it-IT"/>
        </w:rPr>
        <w:t xml:space="preserve">, 451) </w:t>
      </w:r>
      <w:r w:rsidRPr="008F792C">
        <w:rPr>
          <w:b/>
          <w:bCs/>
          <w:lang w:val="it-IT"/>
        </w:rPr>
        <w:t xml:space="preserve">E: </w:t>
      </w:r>
      <w:r w:rsidRPr="008F792C">
        <w:rPr>
          <w:rFonts w:cs="Times New Roman"/>
          <w:lang w:val="it-IT"/>
        </w:rPr>
        <w:t>–</w:t>
      </w:r>
      <w:r w:rsidRPr="008F792C">
        <w:rPr>
          <w:b/>
          <w:bCs/>
          <w:lang w:val="it-IT"/>
        </w:rPr>
        <w:t xml:space="preserve"> D: </w:t>
      </w:r>
      <w:r w:rsidR="0037590F">
        <w:rPr>
          <w:lang w:val="it-IT"/>
        </w:rPr>
        <w:t>3</w:t>
      </w:r>
      <w:r w:rsidR="0037590F" w:rsidRPr="0037590F">
        <w:rPr>
          <w:vertAlign w:val="superscript"/>
          <w:lang w:val="it-IT"/>
        </w:rPr>
        <w:t>rd</w:t>
      </w:r>
      <w:r w:rsidR="0037590F">
        <w:rPr>
          <w:lang w:val="it-IT"/>
        </w:rPr>
        <w:t xml:space="preserve"> C</w:t>
      </w:r>
      <w:r w:rsidR="0037590F">
        <w:rPr>
          <w:rStyle w:val="FootnoteReference"/>
          <w:lang w:val="it-IT"/>
        </w:rPr>
        <w:footnoteReference w:id="612"/>
      </w:r>
    </w:p>
    <w:p w14:paraId="6E13409A" w14:textId="77777777" w:rsidR="00BD0433" w:rsidRDefault="00BD0433" w:rsidP="003A2E37">
      <w:pPr>
        <w:bidi w:val="0"/>
        <w:rPr>
          <w:rFonts w:cs="Times New Roman"/>
          <w:sz w:val="24"/>
          <w:szCs w:val="24"/>
          <w:rtl/>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73A23B45" w14:textId="77777777" w:rsidR="00BD0433" w:rsidRPr="005F3EEF" w:rsidRDefault="00BD0433" w:rsidP="003A2E37">
      <w:pPr>
        <w:bidi w:val="0"/>
        <w:rPr>
          <w:rFonts w:cs="Times New Roman"/>
          <w:sz w:val="24"/>
          <w:szCs w:val="24"/>
          <w:lang w:val="it-IT"/>
        </w:rPr>
      </w:pPr>
    </w:p>
    <w:p w14:paraId="31C8B27D" w14:textId="77777777" w:rsidR="00BD0433" w:rsidRDefault="00BD0433" w:rsidP="00424EE8">
      <w:pPr>
        <w:bidi w:val="0"/>
        <w:rPr>
          <w:rFonts w:cs="Times New Roman"/>
          <w:i/>
          <w:iCs/>
          <w:sz w:val="24"/>
          <w:szCs w:val="24"/>
          <w:lang w:val="it-IT"/>
        </w:rPr>
      </w:pPr>
      <w:r w:rsidRPr="00587091">
        <w:rPr>
          <w:rFonts w:cs="Times New Roman"/>
          <w:sz w:val="24"/>
          <w:szCs w:val="24"/>
          <w:rtl/>
        </w:rPr>
        <w:t>זבדיה</w:t>
      </w:r>
      <w:r w:rsidRPr="00587091">
        <w:rPr>
          <w:rStyle w:val="FootnoteReference"/>
          <w:rFonts w:cs="Times New Roman"/>
          <w:sz w:val="24"/>
          <w:szCs w:val="24"/>
        </w:rPr>
        <w:footnoteReference w:id="613"/>
      </w:r>
      <w:r w:rsidRPr="00424EE8">
        <w:rPr>
          <w:rFonts w:cs="Times New Roman"/>
          <w:sz w:val="24"/>
          <w:szCs w:val="24"/>
          <w:lang w:val="it-IT"/>
        </w:rPr>
        <w:t xml:space="preserve"> – </w:t>
      </w:r>
      <w:r w:rsidRPr="00343ADD">
        <w:rPr>
          <w:rFonts w:cs="Times New Roman"/>
          <w:i/>
          <w:iCs/>
          <w:sz w:val="24"/>
          <w:szCs w:val="24"/>
          <w:lang w:val="it-IT"/>
        </w:rPr>
        <w:t>Zeb</w:t>
      </w:r>
      <w:r w:rsidR="001E5D97">
        <w:rPr>
          <w:rFonts w:cs="Times New Roman"/>
          <w:i/>
          <w:iCs/>
          <w:sz w:val="24"/>
          <w:szCs w:val="24"/>
          <w:lang w:val="it-IT"/>
        </w:rPr>
        <w:t>a</w:t>
      </w:r>
      <w:r w:rsidRPr="00343ADD">
        <w:rPr>
          <w:rFonts w:cs="Times New Roman"/>
          <w:i/>
          <w:iCs/>
          <w:sz w:val="24"/>
          <w:szCs w:val="24"/>
          <w:lang w:val="it-IT"/>
        </w:rPr>
        <w:t>diah</w:t>
      </w:r>
    </w:p>
    <w:p w14:paraId="7B7438F4" w14:textId="77777777" w:rsidR="00BD0433" w:rsidRPr="00424EE8" w:rsidRDefault="00BD0433" w:rsidP="00343ADD">
      <w:pPr>
        <w:bidi w:val="0"/>
        <w:rPr>
          <w:rFonts w:cs="Times New Roman"/>
          <w:sz w:val="24"/>
          <w:szCs w:val="24"/>
          <w:lang w:val="it-IT"/>
        </w:rPr>
      </w:pPr>
    </w:p>
    <w:p w14:paraId="34B9D6C9" w14:textId="77777777" w:rsidR="00BD0433" w:rsidRPr="000F4987" w:rsidRDefault="00BD0433" w:rsidP="00815F05">
      <w:pPr>
        <w:numPr>
          <w:ilvl w:val="0"/>
          <w:numId w:val="36"/>
        </w:numPr>
        <w:bidi w:val="0"/>
        <w:rPr>
          <w:lang w:val="it-IT"/>
        </w:rPr>
      </w:pPr>
      <w:r w:rsidRPr="000F4987">
        <w:rPr>
          <w:b/>
          <w:bCs/>
          <w:lang w:val="it-IT"/>
        </w:rPr>
        <w:t xml:space="preserve">O: </w:t>
      </w:r>
      <w:r w:rsidRPr="00485885">
        <w:rPr>
          <w:rFonts w:cs="Times New Roman" w:hint="cs"/>
          <w:rtl/>
          <w:lang w:val="it-IT"/>
        </w:rPr>
        <w:t>זכריה</w:t>
      </w:r>
      <w:r w:rsidRPr="00485885">
        <w:rPr>
          <w:rStyle w:val="FootnoteReference"/>
          <w:lang w:val="it-IT"/>
        </w:rPr>
        <w:footnoteReference w:id="614"/>
      </w:r>
      <w:r>
        <w:rPr>
          <w:b/>
          <w:bCs/>
          <w:lang w:val="it-IT"/>
        </w:rPr>
        <w:t xml:space="preserve"> </w:t>
      </w:r>
      <w:r w:rsidRPr="000F4987">
        <w:rPr>
          <w:b/>
          <w:bCs/>
          <w:lang w:val="it-IT"/>
        </w:rPr>
        <w:t xml:space="preserve">Ds: </w:t>
      </w:r>
      <w:r w:rsidRPr="000F4987">
        <w:rPr>
          <w:lang w:val="it-IT"/>
        </w:rPr>
        <w:t>Jacob (</w:t>
      </w:r>
      <w:r>
        <w:rPr>
          <w:lang w:val="it-IT"/>
        </w:rPr>
        <w:t>7</w:t>
      </w:r>
      <w:r w:rsidRPr="000F4987">
        <w:rPr>
          <w:lang w:val="it-IT"/>
        </w:rPr>
        <w:t xml:space="preserve">)’s son </w:t>
      </w:r>
      <w:r w:rsidRPr="000F4987">
        <w:rPr>
          <w:b/>
          <w:bCs/>
          <w:lang w:val="it-IT"/>
        </w:rPr>
        <w:t xml:space="preserve">F: </w:t>
      </w:r>
      <w:r w:rsidRPr="000F4987">
        <w:rPr>
          <w:rFonts w:cs="Times New Roman"/>
          <w:sz w:val="24"/>
          <w:szCs w:val="24"/>
          <w:lang w:val="it-IT"/>
        </w:rPr>
        <w:t>–</w:t>
      </w:r>
      <w:r w:rsidRPr="000F4987">
        <w:rPr>
          <w:b/>
          <w:bCs/>
          <w:lang w:val="it-IT"/>
        </w:rPr>
        <w:t xml:space="preserve"> S:</w:t>
      </w:r>
      <w:r w:rsidRPr="000F4987">
        <w:rPr>
          <w:i/>
          <w:iCs/>
          <w:lang w:val="it-IT"/>
        </w:rPr>
        <w:t xml:space="preserve"> yBer</w:t>
      </w:r>
      <w:r w:rsidRPr="000F4987">
        <w:rPr>
          <w:lang w:val="it-IT"/>
        </w:rPr>
        <w:t xml:space="preserve"> 3:5, 6c (Kosovsky, </w:t>
      </w:r>
      <w:r w:rsidRPr="000F4987">
        <w:rPr>
          <w:i/>
          <w:iCs/>
          <w:lang w:val="it-IT"/>
        </w:rPr>
        <w:t>Yerushalmi</w:t>
      </w:r>
      <w:r w:rsidRPr="000F4987">
        <w:rPr>
          <w:lang w:val="it-IT"/>
        </w:rPr>
        <w:t xml:space="preserve">, 209) </w:t>
      </w:r>
      <w:r w:rsidRPr="000F4987">
        <w:rPr>
          <w:b/>
          <w:bCs/>
          <w:lang w:val="it-IT"/>
        </w:rPr>
        <w:t xml:space="preserve">E: </w:t>
      </w:r>
      <w:r w:rsidRPr="000F4987">
        <w:rPr>
          <w:rFonts w:cs="Times New Roman"/>
          <w:sz w:val="24"/>
          <w:szCs w:val="24"/>
          <w:lang w:val="it-IT"/>
        </w:rPr>
        <w:t>–</w:t>
      </w:r>
      <w:r w:rsidRPr="000F4987">
        <w:rPr>
          <w:b/>
          <w:bCs/>
          <w:lang w:val="it-IT"/>
        </w:rPr>
        <w:t xml:space="preserve"> D: </w:t>
      </w:r>
      <w:r w:rsidR="0037590F">
        <w:rPr>
          <w:lang w:val="it-IT"/>
        </w:rPr>
        <w:t>4</w:t>
      </w:r>
      <w:r w:rsidR="0037590F" w:rsidRPr="0037590F">
        <w:rPr>
          <w:vertAlign w:val="superscript"/>
          <w:lang w:val="it-IT"/>
        </w:rPr>
        <w:t>th</w:t>
      </w:r>
      <w:r w:rsidR="0037590F">
        <w:rPr>
          <w:lang w:val="it-IT"/>
        </w:rPr>
        <w:t xml:space="preserve"> C</w:t>
      </w:r>
      <w:r w:rsidR="0037590F">
        <w:rPr>
          <w:rStyle w:val="FootnoteReference"/>
          <w:lang w:val="it-IT"/>
        </w:rPr>
        <w:footnoteReference w:id="615"/>
      </w:r>
    </w:p>
    <w:p w14:paraId="5871B775" w14:textId="77777777" w:rsidR="00BD0433" w:rsidRPr="000F4987" w:rsidRDefault="00BD0433" w:rsidP="00815F05">
      <w:pPr>
        <w:numPr>
          <w:ilvl w:val="0"/>
          <w:numId w:val="36"/>
        </w:numPr>
        <w:bidi w:val="0"/>
        <w:rPr>
          <w:lang w:val="it-IT"/>
        </w:rPr>
      </w:pPr>
      <w:r w:rsidRPr="0082579D">
        <w:rPr>
          <w:b/>
          <w:bCs/>
          <w:lang w:val="it-IT"/>
        </w:rPr>
        <w:t xml:space="preserve">O: </w:t>
      </w:r>
      <w:r w:rsidRPr="00B4629C">
        <w:rPr>
          <w:rFonts w:cs="Times New Roman"/>
          <w:rtl/>
        </w:rPr>
        <w:t>זבידא</w:t>
      </w:r>
      <w:r>
        <w:rPr>
          <w:rStyle w:val="FootnoteReference"/>
          <w:lang w:val="it-IT"/>
        </w:rPr>
        <w:footnoteReference w:id="616"/>
      </w:r>
      <w:r w:rsidRPr="000F4987">
        <w:rPr>
          <w:lang w:val="it-IT"/>
        </w:rPr>
        <w:t xml:space="preserve"> </w:t>
      </w:r>
      <w:r w:rsidRPr="0082579D">
        <w:rPr>
          <w:b/>
          <w:bCs/>
          <w:lang w:val="it-IT"/>
        </w:rPr>
        <w:t>Ds:</w:t>
      </w:r>
      <w:r>
        <w:rPr>
          <w:lang w:val="it-IT"/>
        </w:rPr>
        <w:t xml:space="preserve"> </w:t>
      </w:r>
      <w:r w:rsidRPr="000F4987">
        <w:rPr>
          <w:rFonts w:cs="Times New Roman"/>
          <w:sz w:val="24"/>
          <w:szCs w:val="24"/>
          <w:lang w:val="it-IT"/>
        </w:rPr>
        <w:t>–</w:t>
      </w:r>
      <w:r>
        <w:rPr>
          <w:lang w:val="it-IT"/>
        </w:rPr>
        <w:t xml:space="preserve"> </w:t>
      </w:r>
      <w:r w:rsidRPr="0082579D">
        <w:rPr>
          <w:b/>
          <w:bCs/>
          <w:lang w:val="it-IT"/>
        </w:rPr>
        <w:t>F:</w:t>
      </w:r>
      <w:r>
        <w:rPr>
          <w:b/>
          <w:bCs/>
          <w:lang w:val="it-IT"/>
        </w:rPr>
        <w:t xml:space="preserve"> </w:t>
      </w:r>
      <w:r w:rsidRPr="00840B48">
        <w:rPr>
          <w:lang w:val="it-IT"/>
        </w:rPr>
        <w:t>–</w:t>
      </w:r>
      <w:r w:rsidRPr="0082579D">
        <w:rPr>
          <w:b/>
          <w:bCs/>
          <w:lang w:val="it-IT"/>
        </w:rPr>
        <w:t xml:space="preserve"> S:</w:t>
      </w:r>
      <w:r w:rsidRPr="0082579D">
        <w:rPr>
          <w:lang w:val="it-IT"/>
        </w:rPr>
        <w:t xml:space="preserve"> </w:t>
      </w:r>
      <w:r>
        <w:rPr>
          <w:i/>
          <w:iCs/>
          <w:lang w:val="it-IT"/>
        </w:rPr>
        <w:t xml:space="preserve">yMSh </w:t>
      </w:r>
      <w:r>
        <w:rPr>
          <w:lang w:val="it-IT"/>
        </w:rPr>
        <w:t xml:space="preserve">1:3, 53a </w:t>
      </w:r>
      <w:r w:rsidRPr="000F4987">
        <w:rPr>
          <w:lang w:val="it-IT"/>
        </w:rPr>
        <w:t xml:space="preserve">(Kosovsky, </w:t>
      </w:r>
      <w:r w:rsidRPr="000F4987">
        <w:rPr>
          <w:i/>
          <w:iCs/>
          <w:lang w:val="it-IT"/>
        </w:rPr>
        <w:t>Yerushalmi</w:t>
      </w:r>
      <w:r w:rsidRPr="000F4987">
        <w:rPr>
          <w:lang w:val="it-IT"/>
        </w:rPr>
        <w:t xml:space="preserve">, 208) </w:t>
      </w:r>
      <w:r w:rsidRPr="000F4987">
        <w:rPr>
          <w:b/>
          <w:bCs/>
          <w:lang w:val="it-IT"/>
        </w:rPr>
        <w:t xml:space="preserve">E: </w:t>
      </w:r>
      <w:r w:rsidRPr="000F4987">
        <w:rPr>
          <w:rFonts w:cs="Times New Roman"/>
          <w:sz w:val="24"/>
          <w:szCs w:val="24"/>
          <w:lang w:val="it-IT"/>
        </w:rPr>
        <w:t>–</w:t>
      </w:r>
      <w:r w:rsidRPr="000F4987">
        <w:rPr>
          <w:b/>
          <w:bCs/>
          <w:lang w:val="it-IT"/>
        </w:rPr>
        <w:t xml:space="preserve"> D: </w:t>
      </w:r>
      <w:r w:rsidR="00995676">
        <w:rPr>
          <w:lang w:val="it-IT"/>
        </w:rPr>
        <w:t>4</w:t>
      </w:r>
      <w:r w:rsidR="00995676" w:rsidRPr="0037590F">
        <w:rPr>
          <w:vertAlign w:val="superscript"/>
          <w:lang w:val="it-IT"/>
        </w:rPr>
        <w:t>th</w:t>
      </w:r>
      <w:r w:rsidR="00995676">
        <w:rPr>
          <w:lang w:val="it-IT"/>
        </w:rPr>
        <w:t xml:space="preserve"> C</w:t>
      </w:r>
      <w:r w:rsidR="00995676">
        <w:rPr>
          <w:rStyle w:val="FootnoteReference"/>
          <w:lang w:val="it-IT"/>
        </w:rPr>
        <w:footnoteReference w:id="617"/>
      </w:r>
    </w:p>
    <w:p w14:paraId="1D97E690" w14:textId="77777777" w:rsidR="00BD0433" w:rsidRPr="008F792C" w:rsidRDefault="00BD0433" w:rsidP="00815F05">
      <w:pPr>
        <w:numPr>
          <w:ilvl w:val="0"/>
          <w:numId w:val="36"/>
        </w:numPr>
        <w:bidi w:val="0"/>
        <w:rPr>
          <w:lang w:val="it-IT"/>
        </w:rPr>
      </w:pPr>
      <w:r w:rsidRPr="008F792C">
        <w:rPr>
          <w:b/>
          <w:bCs/>
          <w:lang w:val="it-IT"/>
        </w:rPr>
        <w:t xml:space="preserve">O: </w:t>
      </w:r>
      <w:r w:rsidRPr="008F792C">
        <w:rPr>
          <w:rFonts w:cs="Times New Roman"/>
          <w:rtl/>
        </w:rPr>
        <w:t>זבידא</w:t>
      </w:r>
      <w:r w:rsidRPr="008F792C">
        <w:rPr>
          <w:rStyle w:val="FootnoteReference"/>
          <w:lang w:val="it-IT"/>
        </w:rPr>
        <w:footnoteReference w:id="618"/>
      </w:r>
      <w:r w:rsidRPr="008F792C">
        <w:rPr>
          <w:b/>
          <w:bCs/>
          <w:lang w:val="it-IT"/>
        </w:rPr>
        <w:t xml:space="preserve"> Ds: </w:t>
      </w:r>
      <w:r w:rsidRPr="008F792C">
        <w:rPr>
          <w:lang w:val="it-IT"/>
        </w:rPr>
        <w:t>Judah (</w:t>
      </w:r>
      <w:r>
        <w:rPr>
          <w:lang w:val="it-IT"/>
        </w:rPr>
        <w:t>7</w:t>
      </w:r>
      <w:r w:rsidRPr="008F792C">
        <w:rPr>
          <w:lang w:val="it-IT"/>
        </w:rPr>
        <w:t xml:space="preserve">)’s father </w:t>
      </w:r>
      <w:r w:rsidRPr="008F792C">
        <w:rPr>
          <w:b/>
          <w:bCs/>
          <w:lang w:val="it-IT"/>
        </w:rPr>
        <w:t xml:space="preserve">F: </w:t>
      </w:r>
      <w:r w:rsidRPr="008F792C">
        <w:rPr>
          <w:rFonts w:cs="Times New Roman"/>
          <w:lang w:val="it-IT"/>
        </w:rPr>
        <w:t>–</w:t>
      </w:r>
      <w:r w:rsidRPr="008F792C">
        <w:rPr>
          <w:b/>
          <w:bCs/>
          <w:lang w:val="it-IT"/>
        </w:rPr>
        <w:t xml:space="preserve"> S:</w:t>
      </w:r>
      <w:r w:rsidRPr="008F792C">
        <w:rPr>
          <w:i/>
          <w:iCs/>
          <w:lang w:val="it-IT"/>
        </w:rPr>
        <w:t xml:space="preserve"> ySot</w:t>
      </w:r>
      <w:r w:rsidRPr="008F792C">
        <w:rPr>
          <w:lang w:val="it-IT"/>
        </w:rPr>
        <w:t xml:space="preserve"> 7:4, 21d (Kosovsky, </w:t>
      </w:r>
      <w:r w:rsidRPr="008F792C">
        <w:rPr>
          <w:i/>
          <w:iCs/>
          <w:lang w:val="it-IT"/>
        </w:rPr>
        <w:t>Yerushalmi</w:t>
      </w:r>
      <w:r w:rsidRPr="008F792C">
        <w:rPr>
          <w:lang w:val="it-IT"/>
        </w:rPr>
        <w:t xml:space="preserve">, 208) </w:t>
      </w:r>
      <w:r w:rsidRPr="008F792C">
        <w:rPr>
          <w:b/>
          <w:bCs/>
          <w:lang w:val="it-IT"/>
        </w:rPr>
        <w:t xml:space="preserve">E: </w:t>
      </w:r>
      <w:r w:rsidRPr="008F792C">
        <w:rPr>
          <w:rFonts w:cs="Times New Roman"/>
          <w:lang w:val="it-IT"/>
        </w:rPr>
        <w:t>–</w:t>
      </w:r>
      <w:r w:rsidRPr="008F792C">
        <w:rPr>
          <w:b/>
          <w:bCs/>
          <w:lang w:val="it-IT"/>
        </w:rPr>
        <w:t xml:space="preserve"> D: </w:t>
      </w:r>
      <w:r w:rsidR="00995676">
        <w:rPr>
          <w:lang w:val="it-IT"/>
        </w:rPr>
        <w:t>3</w:t>
      </w:r>
      <w:r w:rsidR="00995676" w:rsidRPr="00995676">
        <w:rPr>
          <w:vertAlign w:val="superscript"/>
          <w:lang w:val="it-IT"/>
        </w:rPr>
        <w:t>rd</w:t>
      </w:r>
      <w:r w:rsidR="00995676">
        <w:rPr>
          <w:lang w:val="it-IT"/>
        </w:rPr>
        <w:t>-4</w:t>
      </w:r>
      <w:r w:rsidR="00995676" w:rsidRPr="00995676">
        <w:rPr>
          <w:vertAlign w:val="superscript"/>
          <w:lang w:val="it-IT"/>
        </w:rPr>
        <w:t>th</w:t>
      </w:r>
      <w:r w:rsidR="00995676">
        <w:rPr>
          <w:lang w:val="it-IT"/>
        </w:rPr>
        <w:t xml:space="preserve"> C</w:t>
      </w:r>
      <w:r w:rsidR="00995676">
        <w:rPr>
          <w:rStyle w:val="FootnoteReference"/>
          <w:lang w:val="it-IT"/>
        </w:rPr>
        <w:footnoteReference w:id="619"/>
      </w:r>
    </w:p>
    <w:p w14:paraId="6774DABB" w14:textId="77777777" w:rsidR="00BD0433" w:rsidRPr="008F792C" w:rsidRDefault="00BD0433" w:rsidP="00980F48">
      <w:pPr>
        <w:numPr>
          <w:ilvl w:val="0"/>
          <w:numId w:val="36"/>
        </w:numPr>
        <w:bidi w:val="0"/>
        <w:rPr>
          <w:lang w:val="it-IT"/>
        </w:rPr>
      </w:pPr>
      <w:r w:rsidRPr="008F792C">
        <w:rPr>
          <w:b/>
          <w:bCs/>
          <w:lang w:val="it-IT"/>
        </w:rPr>
        <w:t xml:space="preserve">O: </w:t>
      </w:r>
      <w:r w:rsidRPr="008F792C">
        <w:rPr>
          <w:rFonts w:cs="Times New Roman"/>
          <w:rtl/>
        </w:rPr>
        <w:t>זבדא</w:t>
      </w:r>
      <w:r w:rsidRPr="008F792C">
        <w:rPr>
          <w:rStyle w:val="FootnoteReference"/>
          <w:lang w:val="it-IT"/>
        </w:rPr>
        <w:footnoteReference w:id="620"/>
      </w:r>
      <w:r w:rsidRPr="008F792C">
        <w:rPr>
          <w:b/>
          <w:bCs/>
          <w:lang w:val="it-IT"/>
        </w:rPr>
        <w:t xml:space="preserve"> Ds: </w:t>
      </w:r>
      <w:r>
        <w:rPr>
          <w:lang w:val="it-IT"/>
        </w:rPr>
        <w:t>Ḥiyya</w:t>
      </w:r>
      <w:r w:rsidRPr="008F792C">
        <w:rPr>
          <w:lang w:val="it-IT"/>
        </w:rPr>
        <w:t xml:space="preserve"> (</w:t>
      </w:r>
      <w:r w:rsidR="00980F48">
        <w:rPr>
          <w:lang w:val="it-IT"/>
        </w:rPr>
        <w:t>19</w:t>
      </w:r>
      <w:r w:rsidRPr="008F792C">
        <w:rPr>
          <w:lang w:val="it-IT"/>
        </w:rPr>
        <w:t xml:space="preserve">)’s father </w:t>
      </w:r>
      <w:r w:rsidRPr="008F792C">
        <w:rPr>
          <w:b/>
          <w:bCs/>
          <w:lang w:val="it-IT"/>
        </w:rPr>
        <w:t xml:space="preserve">F: </w:t>
      </w:r>
      <w:r w:rsidRPr="008F792C">
        <w:rPr>
          <w:rFonts w:cs="Times New Roman"/>
          <w:lang w:val="it-IT"/>
        </w:rPr>
        <w:t>–</w:t>
      </w:r>
      <w:r w:rsidRPr="008F792C">
        <w:rPr>
          <w:b/>
          <w:bCs/>
          <w:lang w:val="it-IT"/>
        </w:rPr>
        <w:t xml:space="preserve"> S: </w:t>
      </w:r>
      <w:r w:rsidRPr="008F792C">
        <w:rPr>
          <w:i/>
          <w:iCs/>
          <w:lang w:val="it-IT"/>
        </w:rPr>
        <w:t xml:space="preserve">yNed </w:t>
      </w:r>
      <w:r w:rsidRPr="008F792C">
        <w:rPr>
          <w:lang w:val="it-IT"/>
        </w:rPr>
        <w:t xml:space="preserve">6:3, 39c (Kosovsky, </w:t>
      </w:r>
      <w:r w:rsidRPr="008F792C">
        <w:rPr>
          <w:i/>
          <w:iCs/>
          <w:lang w:val="it-IT"/>
        </w:rPr>
        <w:t>Yerushalmi</w:t>
      </w:r>
      <w:r w:rsidRPr="008F792C">
        <w:rPr>
          <w:lang w:val="it-IT"/>
        </w:rPr>
        <w:t xml:space="preserve">, 208) </w:t>
      </w:r>
      <w:r w:rsidRPr="008F792C">
        <w:rPr>
          <w:b/>
          <w:bCs/>
          <w:lang w:val="it-IT"/>
        </w:rPr>
        <w:t xml:space="preserve">E: </w:t>
      </w:r>
      <w:r w:rsidRPr="008F792C">
        <w:rPr>
          <w:rFonts w:cs="Times New Roman"/>
          <w:lang w:val="it-IT"/>
        </w:rPr>
        <w:t>–</w:t>
      </w:r>
      <w:r w:rsidRPr="008F792C">
        <w:rPr>
          <w:b/>
          <w:bCs/>
          <w:lang w:val="it-IT"/>
        </w:rPr>
        <w:t xml:space="preserve"> D: </w:t>
      </w:r>
      <w:r w:rsidR="00757F56" w:rsidRPr="00B32F2E">
        <w:rPr>
          <w:rFonts w:cs="Times New Roman"/>
        </w:rPr>
        <w:t>P</w:t>
      </w:r>
      <w:r w:rsidR="00757F56">
        <w:rPr>
          <w:rFonts w:cs="Times New Roman"/>
        </w:rPr>
        <w:t>re-4</w:t>
      </w:r>
      <w:r w:rsidR="00757F56" w:rsidRPr="00B32F2E">
        <w:rPr>
          <w:rFonts w:cs="Times New Roman"/>
        </w:rPr>
        <w:t>00</w:t>
      </w:r>
      <w:r w:rsidR="00757F56">
        <w:rPr>
          <w:rStyle w:val="FootnoteReference"/>
          <w:rFonts w:cs="Times New Roman"/>
        </w:rPr>
        <w:footnoteReference w:id="621"/>
      </w:r>
    </w:p>
    <w:p w14:paraId="08F82F86" w14:textId="77777777" w:rsidR="00753D25" w:rsidRPr="003335B1" w:rsidRDefault="00753D25" w:rsidP="00281C7A">
      <w:pPr>
        <w:numPr>
          <w:ilvl w:val="0"/>
          <w:numId w:val="36"/>
        </w:numPr>
        <w:bidi w:val="0"/>
        <w:rPr>
          <w:rFonts w:cs="Times New Roman"/>
          <w:lang w:val="en-GB"/>
        </w:rPr>
      </w:pPr>
      <w:r w:rsidRPr="003335B1">
        <w:rPr>
          <w:rFonts w:cs="Times New Roman"/>
          <w:b/>
          <w:bCs/>
          <w:lang w:val="en-GB"/>
        </w:rPr>
        <w:t xml:space="preserve">O: </w:t>
      </w:r>
      <w:r w:rsidRPr="00B4629C">
        <w:rPr>
          <w:rFonts w:cs="Times New Roman"/>
          <w:rtl/>
        </w:rPr>
        <w:t>זבידא</w:t>
      </w:r>
      <w:r>
        <w:rPr>
          <w:rStyle w:val="FootnoteReference"/>
          <w:lang w:val="it-IT"/>
        </w:rPr>
        <w:footnoteReference w:id="622"/>
      </w:r>
      <w:r>
        <w:rPr>
          <w:rFonts w:cs="Times New Roman"/>
        </w:rPr>
        <w:t xml:space="preserve"> </w:t>
      </w:r>
      <w:r w:rsidRPr="003335B1">
        <w:rPr>
          <w:rFonts w:cs="Times New Roman"/>
          <w:b/>
          <w:bCs/>
          <w:lang w:val="en-GB"/>
        </w:rPr>
        <w:t>Ds:</w:t>
      </w:r>
      <w:r>
        <w:rPr>
          <w:rFonts w:cs="Times New Roman"/>
          <w:b/>
          <w:bCs/>
          <w:lang w:val="en-GB"/>
        </w:rPr>
        <w:t xml:space="preserve"> </w:t>
      </w:r>
      <w:r>
        <w:rPr>
          <w:rFonts w:cs="Times New Roman"/>
          <w:lang w:val="en-GB"/>
        </w:rPr>
        <w:t xml:space="preserve">Bisna (5)’s father </w:t>
      </w:r>
      <w:r w:rsidRPr="003335B1">
        <w:rPr>
          <w:rFonts w:cs="Times New Roman"/>
          <w:b/>
          <w:bCs/>
          <w:lang w:val="en-GB"/>
        </w:rPr>
        <w:t xml:space="preserve">F: </w:t>
      </w:r>
      <w:r w:rsidRPr="00171AB4">
        <w:rPr>
          <w:rFonts w:cs="Times New Roman"/>
          <w:lang w:val="en-GB"/>
        </w:rPr>
        <w:t>–</w:t>
      </w:r>
      <w:r w:rsidRPr="003335B1">
        <w:rPr>
          <w:rFonts w:cs="Times New Roman"/>
          <w:b/>
          <w:bCs/>
          <w:lang w:val="en-GB"/>
        </w:rPr>
        <w:t xml:space="preserve"> S: </w:t>
      </w:r>
      <w:r w:rsidRPr="003335B1">
        <w:rPr>
          <w:rFonts w:cs="Times New Roman"/>
          <w:i/>
          <w:iCs/>
          <w:lang w:val="en-GB"/>
        </w:rPr>
        <w:t>b</w:t>
      </w:r>
      <w:r>
        <w:rPr>
          <w:rFonts w:cs="Times New Roman"/>
          <w:i/>
          <w:iCs/>
          <w:lang w:val="en-GB"/>
        </w:rPr>
        <w:t>Ber</w:t>
      </w:r>
      <w:r>
        <w:rPr>
          <w:rFonts w:cs="Times New Roman"/>
          <w:lang w:val="en-GB"/>
        </w:rPr>
        <w:t xml:space="preserve"> 55b</w:t>
      </w:r>
      <w:r w:rsidR="002D267B">
        <w:rPr>
          <w:rStyle w:val="FootnoteReference"/>
          <w:rFonts w:cs="Times New Roman"/>
          <w:lang w:val="en-GB"/>
        </w:rPr>
        <w:footnoteReference w:id="623"/>
      </w:r>
      <w:r>
        <w:rPr>
          <w:rFonts w:cs="Times New Roman"/>
          <w:lang w:val="en-GB"/>
        </w:rPr>
        <w:t xml:space="preserve"> </w:t>
      </w:r>
      <w:r w:rsidRPr="003335B1">
        <w:rPr>
          <w:rFonts w:cs="Times New Roman"/>
          <w:lang w:val="en-GB"/>
        </w:rPr>
        <w:t>(</w:t>
      </w:r>
      <w:r w:rsidRPr="003335B1">
        <w:rPr>
          <w:rFonts w:cs="Times New Roman"/>
        </w:rPr>
        <w:t xml:space="preserve">Kosowsky, </w:t>
      </w:r>
      <w:r w:rsidRPr="003335B1">
        <w:rPr>
          <w:rFonts w:cs="Times New Roman"/>
          <w:i/>
          <w:iCs/>
        </w:rPr>
        <w:t>Babylonico</w:t>
      </w:r>
      <w:r w:rsidRPr="003335B1">
        <w:rPr>
          <w:rFonts w:cs="Times New Roman"/>
        </w:rPr>
        <w:t>,</w:t>
      </w:r>
      <w:r>
        <w:rPr>
          <w:rFonts w:cs="Times New Roman"/>
        </w:rPr>
        <w:t xml:space="preserve"> 320)</w:t>
      </w:r>
      <w:r w:rsidRPr="003335B1">
        <w:rPr>
          <w:rFonts w:cs="Times New Roman"/>
          <w:lang w:val="en-GB"/>
        </w:rPr>
        <w:t xml:space="preserve"> </w:t>
      </w:r>
      <w:r w:rsidRPr="003335B1">
        <w:rPr>
          <w:rFonts w:cs="Times New Roman"/>
          <w:b/>
          <w:bCs/>
          <w:lang w:val="en-GB"/>
        </w:rPr>
        <w:t xml:space="preserve">E: </w:t>
      </w:r>
      <w:r w:rsidRPr="00171AB4">
        <w:rPr>
          <w:rFonts w:cs="Times New Roman"/>
          <w:lang w:val="en-GB"/>
        </w:rPr>
        <w:t>–</w:t>
      </w:r>
      <w:r w:rsidRPr="003335B1">
        <w:rPr>
          <w:rFonts w:cs="Times New Roman"/>
          <w:b/>
          <w:bCs/>
          <w:lang w:val="en-GB"/>
        </w:rPr>
        <w:t xml:space="preserve">D: </w:t>
      </w:r>
      <w:r w:rsidR="00281C7A" w:rsidRPr="00B32F2E">
        <w:rPr>
          <w:rFonts w:cs="Times New Roman"/>
        </w:rPr>
        <w:t>P</w:t>
      </w:r>
      <w:r w:rsidR="00281C7A">
        <w:rPr>
          <w:rFonts w:cs="Times New Roman"/>
        </w:rPr>
        <w:t>re-4</w:t>
      </w:r>
      <w:r w:rsidR="00281C7A" w:rsidRPr="00B32F2E">
        <w:rPr>
          <w:rFonts w:cs="Times New Roman"/>
        </w:rPr>
        <w:t>00</w:t>
      </w:r>
      <w:r w:rsidR="00281C7A">
        <w:rPr>
          <w:rStyle w:val="FootnoteReference"/>
          <w:rFonts w:cs="Times New Roman"/>
        </w:rPr>
        <w:footnoteReference w:id="624"/>
      </w:r>
    </w:p>
    <w:p w14:paraId="3443D743" w14:textId="77777777" w:rsidR="00BD0433" w:rsidRPr="008F792C" w:rsidRDefault="00BD0433" w:rsidP="00281C7A">
      <w:pPr>
        <w:numPr>
          <w:ilvl w:val="0"/>
          <w:numId w:val="36"/>
        </w:numPr>
        <w:bidi w:val="0"/>
        <w:rPr>
          <w:lang w:val="it-IT"/>
        </w:rPr>
      </w:pPr>
      <w:r w:rsidRPr="008F792C">
        <w:rPr>
          <w:b/>
          <w:bCs/>
          <w:lang w:val="it-IT"/>
        </w:rPr>
        <w:t xml:space="preserve">O: </w:t>
      </w:r>
      <w:r w:rsidRPr="008F792C">
        <w:rPr>
          <w:rFonts w:cs="Times New Roman"/>
          <w:rtl/>
        </w:rPr>
        <w:t>גוריא</w:t>
      </w:r>
      <w:r w:rsidRPr="008F792C">
        <w:rPr>
          <w:rStyle w:val="FootnoteReference"/>
          <w:rFonts w:cs="Times New Roman"/>
        </w:rPr>
        <w:footnoteReference w:id="625"/>
      </w:r>
      <w:r w:rsidRPr="008F792C">
        <w:rPr>
          <w:rFonts w:cs="Times New Roman"/>
          <w:lang w:val="it-IT"/>
        </w:rPr>
        <w:t>/</w:t>
      </w:r>
      <w:r w:rsidRPr="008F792C">
        <w:rPr>
          <w:rFonts w:cs="Times New Roman"/>
          <w:rtl/>
        </w:rPr>
        <w:t>זבדא</w:t>
      </w:r>
      <w:r w:rsidRPr="008F792C">
        <w:rPr>
          <w:rStyle w:val="FootnoteReference"/>
        </w:rPr>
        <w:footnoteReference w:id="626"/>
      </w:r>
      <w:r w:rsidRPr="008F792C">
        <w:rPr>
          <w:lang w:val="it-IT"/>
        </w:rPr>
        <w:t>/</w:t>
      </w:r>
      <w:r w:rsidRPr="008F792C">
        <w:rPr>
          <w:rFonts w:cs="Times New Roman" w:hint="cs"/>
          <w:rtl/>
        </w:rPr>
        <w:t>זיגורא</w:t>
      </w:r>
      <w:r w:rsidRPr="008F792C">
        <w:rPr>
          <w:rStyle w:val="FootnoteReference"/>
          <w:rFonts w:cs="Times New Roman"/>
        </w:rPr>
        <w:footnoteReference w:id="627"/>
      </w:r>
      <w:r w:rsidRPr="008F792C">
        <w:rPr>
          <w:rFonts w:cs="Times New Roman"/>
          <w:lang w:val="it-IT"/>
        </w:rPr>
        <w:t>/</w:t>
      </w:r>
      <w:r w:rsidRPr="008F792C">
        <w:rPr>
          <w:rFonts w:cs="Times New Roman" w:hint="cs"/>
          <w:rtl/>
        </w:rPr>
        <w:t>זיגורי</w:t>
      </w:r>
      <w:r w:rsidRPr="008F792C">
        <w:rPr>
          <w:rStyle w:val="FootnoteReference"/>
          <w:rFonts w:cs="Times New Roman"/>
        </w:rPr>
        <w:footnoteReference w:id="628"/>
      </w:r>
      <w:r w:rsidRPr="008F792C">
        <w:rPr>
          <w:rFonts w:cs="Times New Roman"/>
          <w:lang w:val="it-IT"/>
        </w:rPr>
        <w:t>/</w:t>
      </w:r>
      <w:r w:rsidRPr="008F792C">
        <w:rPr>
          <w:rFonts w:cs="Times New Roman" w:hint="cs"/>
          <w:rtl/>
        </w:rPr>
        <w:t>זיגרא</w:t>
      </w:r>
      <w:r w:rsidRPr="008F792C">
        <w:rPr>
          <w:rStyle w:val="FootnoteReference"/>
          <w:rFonts w:cs="Times New Roman"/>
        </w:rPr>
        <w:footnoteReference w:id="629"/>
      </w:r>
      <w:r w:rsidRPr="008F792C">
        <w:rPr>
          <w:rFonts w:cs="Times New Roman"/>
          <w:lang w:val="it-IT"/>
        </w:rPr>
        <w:t>/</w:t>
      </w:r>
      <w:r w:rsidRPr="008F792C">
        <w:rPr>
          <w:rFonts w:cs="Times New Roman" w:hint="cs"/>
          <w:rtl/>
        </w:rPr>
        <w:t>זידא</w:t>
      </w:r>
      <w:r w:rsidRPr="008F792C">
        <w:rPr>
          <w:rStyle w:val="FootnoteReference"/>
          <w:rFonts w:cs="Times New Roman"/>
        </w:rPr>
        <w:footnoteReference w:id="630"/>
      </w:r>
      <w:r w:rsidRPr="008F792C">
        <w:rPr>
          <w:rFonts w:cs="Times New Roman"/>
          <w:lang w:val="it-IT"/>
        </w:rPr>
        <w:t>/</w:t>
      </w:r>
      <w:r w:rsidRPr="008F792C">
        <w:rPr>
          <w:rFonts w:cs="Times New Roman" w:hint="cs"/>
          <w:rtl/>
        </w:rPr>
        <w:t>זירא</w:t>
      </w:r>
      <w:r w:rsidRPr="008F792C">
        <w:rPr>
          <w:rStyle w:val="FootnoteReference"/>
          <w:rFonts w:cs="Times New Roman"/>
        </w:rPr>
        <w:footnoteReference w:id="631"/>
      </w:r>
      <w:r w:rsidRPr="008F792C">
        <w:rPr>
          <w:b/>
          <w:bCs/>
          <w:lang w:val="it-IT"/>
        </w:rPr>
        <w:t xml:space="preserve"> Ds:</w:t>
      </w:r>
      <w:r w:rsidRPr="008F792C">
        <w:rPr>
          <w:lang w:val="it-IT"/>
        </w:rPr>
        <w:t xml:space="preserve"> Hoshaiah (</w:t>
      </w:r>
      <w:r>
        <w:rPr>
          <w:lang w:val="it-IT"/>
        </w:rPr>
        <w:t>6</w:t>
      </w:r>
      <w:r w:rsidRPr="008F792C">
        <w:rPr>
          <w:lang w:val="it-IT"/>
        </w:rPr>
        <w:t xml:space="preserve">)’s father </w:t>
      </w:r>
      <w:r w:rsidRPr="008F792C">
        <w:rPr>
          <w:b/>
          <w:bCs/>
          <w:lang w:val="it-IT"/>
        </w:rPr>
        <w:t xml:space="preserve">F: </w:t>
      </w:r>
      <w:r w:rsidRPr="008F792C">
        <w:rPr>
          <w:lang w:val="it-IT"/>
        </w:rPr>
        <w:t>–</w:t>
      </w:r>
      <w:r w:rsidRPr="008F792C">
        <w:rPr>
          <w:b/>
          <w:bCs/>
          <w:lang w:val="it-IT"/>
        </w:rPr>
        <w:t xml:space="preserve"> S: </w:t>
      </w:r>
      <w:r w:rsidRPr="008F792C">
        <w:rPr>
          <w:i/>
          <w:iCs/>
          <w:lang w:val="it-IT"/>
        </w:rPr>
        <w:t xml:space="preserve">bTaan </w:t>
      </w:r>
      <w:r w:rsidRPr="008F792C">
        <w:rPr>
          <w:lang w:val="it-IT"/>
        </w:rPr>
        <w:t>26b</w:t>
      </w:r>
      <w:r w:rsidR="00E85A3D">
        <w:rPr>
          <w:rStyle w:val="FootnoteReference"/>
          <w:lang w:val="it-IT"/>
        </w:rPr>
        <w:footnoteReference w:id="632"/>
      </w:r>
      <w:r w:rsidRPr="008F792C">
        <w:rPr>
          <w:lang w:val="it-IT"/>
        </w:rPr>
        <w:t xml:space="preserve"> (Kosowsky, </w:t>
      </w:r>
      <w:r w:rsidRPr="008F792C">
        <w:rPr>
          <w:i/>
          <w:iCs/>
          <w:lang w:val="it-IT"/>
        </w:rPr>
        <w:t>Bab</w:t>
      </w:r>
      <w:r w:rsidRPr="008F792C">
        <w:rPr>
          <w:i/>
          <w:iCs/>
          <w:lang w:val="it-IT"/>
        </w:rPr>
        <w:t>y</w:t>
      </w:r>
      <w:r w:rsidRPr="008F792C">
        <w:rPr>
          <w:i/>
          <w:iCs/>
          <w:lang w:val="it-IT"/>
        </w:rPr>
        <w:t>lonico</w:t>
      </w:r>
      <w:r w:rsidRPr="008F792C">
        <w:rPr>
          <w:lang w:val="it-IT"/>
        </w:rPr>
        <w:t xml:space="preserve">, 127) </w:t>
      </w:r>
      <w:r w:rsidRPr="008F792C">
        <w:rPr>
          <w:b/>
          <w:bCs/>
          <w:lang w:val="it-IT"/>
        </w:rPr>
        <w:t xml:space="preserve">E: </w:t>
      </w:r>
      <w:r w:rsidRPr="008F792C">
        <w:rPr>
          <w:lang w:val="it-IT"/>
        </w:rPr>
        <w:t>–</w:t>
      </w:r>
      <w:r w:rsidRPr="008F792C">
        <w:rPr>
          <w:b/>
          <w:bCs/>
          <w:lang w:val="it-IT"/>
        </w:rPr>
        <w:t xml:space="preserve"> D: </w:t>
      </w:r>
      <w:r w:rsidR="00281C7A">
        <w:t>3</w:t>
      </w:r>
      <w:r w:rsidR="00281C7A" w:rsidRPr="00A4328C">
        <w:rPr>
          <w:vertAlign w:val="superscript"/>
        </w:rPr>
        <w:t>rd</w:t>
      </w:r>
      <w:r w:rsidR="00281C7A">
        <w:t xml:space="preserve"> C</w:t>
      </w:r>
      <w:r w:rsidR="00281C7A">
        <w:rPr>
          <w:rStyle w:val="FootnoteReference"/>
        </w:rPr>
        <w:footnoteReference w:id="633"/>
      </w:r>
    </w:p>
    <w:p w14:paraId="29A5E5EE" w14:textId="77777777" w:rsidR="00BD0433" w:rsidRPr="008F792C" w:rsidRDefault="00BD0433" w:rsidP="00815F05">
      <w:pPr>
        <w:numPr>
          <w:ilvl w:val="0"/>
          <w:numId w:val="36"/>
        </w:numPr>
        <w:bidi w:val="0"/>
        <w:rPr>
          <w:lang w:val="it-IT"/>
        </w:rPr>
      </w:pPr>
      <w:r w:rsidRPr="008F792C">
        <w:rPr>
          <w:b/>
          <w:bCs/>
          <w:lang w:val="it-IT"/>
        </w:rPr>
        <w:t xml:space="preserve">O: </w:t>
      </w:r>
      <w:r w:rsidRPr="008F792C">
        <w:rPr>
          <w:rFonts w:cs="Times New Roman"/>
          <w:rtl/>
          <w:lang w:val="en-GB"/>
        </w:rPr>
        <w:t>זבדא</w:t>
      </w:r>
      <w:r w:rsidRPr="008F792C">
        <w:rPr>
          <w:rStyle w:val="FootnoteReference"/>
          <w:lang w:val="it-IT"/>
        </w:rPr>
        <w:footnoteReference w:id="634"/>
      </w:r>
      <w:r w:rsidRPr="008F792C">
        <w:rPr>
          <w:lang w:val="it-IT"/>
        </w:rPr>
        <w:t xml:space="preserve"> </w:t>
      </w:r>
      <w:r w:rsidRPr="008F792C">
        <w:rPr>
          <w:b/>
          <w:bCs/>
          <w:lang w:val="it-IT"/>
        </w:rPr>
        <w:t>Ds:</w:t>
      </w:r>
      <w:r w:rsidRPr="008F792C">
        <w:rPr>
          <w:lang w:val="it-IT"/>
        </w:rPr>
        <w:t xml:space="preserve"> Yohanan (</w:t>
      </w:r>
      <w:r>
        <w:rPr>
          <w:lang w:val="it-IT"/>
        </w:rPr>
        <w:t>1</w:t>
      </w:r>
      <w:r w:rsidR="001075B4">
        <w:rPr>
          <w:lang w:val="it-IT"/>
        </w:rPr>
        <w:t>5</w:t>
      </w:r>
      <w:r w:rsidRPr="008F792C">
        <w:rPr>
          <w:lang w:val="it-IT"/>
        </w:rPr>
        <w:t xml:space="preserve">)’s father </w:t>
      </w:r>
      <w:r w:rsidRPr="008F792C">
        <w:rPr>
          <w:b/>
          <w:bCs/>
          <w:lang w:val="it-IT"/>
        </w:rPr>
        <w:t xml:space="preserve">F: </w:t>
      </w:r>
      <w:r w:rsidRPr="008F792C">
        <w:rPr>
          <w:rFonts w:cs="Times New Roman"/>
          <w:lang w:val="it-IT"/>
        </w:rPr>
        <w:t>–</w:t>
      </w:r>
      <w:r w:rsidRPr="008F792C">
        <w:rPr>
          <w:b/>
          <w:bCs/>
          <w:lang w:val="it-IT"/>
        </w:rPr>
        <w:t xml:space="preserve"> S:</w:t>
      </w:r>
      <w:r w:rsidRPr="008F792C">
        <w:rPr>
          <w:lang w:val="it-IT"/>
        </w:rPr>
        <w:t xml:space="preserve"> Pines, </w:t>
      </w:r>
      <w:r w:rsidRPr="008F792C">
        <w:rPr>
          <w:i/>
          <w:iCs/>
          <w:lang w:val="it-IT"/>
        </w:rPr>
        <w:t>PIASH</w:t>
      </w:r>
      <w:r w:rsidRPr="008F792C">
        <w:rPr>
          <w:lang w:val="it-IT"/>
        </w:rPr>
        <w:t xml:space="preserve"> 5 (1971-6) 258 </w:t>
      </w:r>
      <w:r w:rsidRPr="008F792C">
        <w:rPr>
          <w:b/>
          <w:bCs/>
          <w:lang w:val="it-IT"/>
        </w:rPr>
        <w:t xml:space="preserve">E: </w:t>
      </w:r>
      <w:r w:rsidR="003021C5" w:rsidRPr="002D1EE3">
        <w:rPr>
          <w:rFonts w:cs="Times New Roman"/>
          <w:lang w:val="it-IT"/>
        </w:rPr>
        <w:t>Fictitious?</w:t>
      </w:r>
      <w:r w:rsidR="003021C5" w:rsidRPr="002D1EE3">
        <w:rPr>
          <w:rStyle w:val="FootnoteReference"/>
        </w:rPr>
        <w:footnoteReference w:id="635"/>
      </w:r>
      <w:r w:rsidRPr="008F792C">
        <w:rPr>
          <w:b/>
          <w:bCs/>
          <w:lang w:val="it-IT"/>
        </w:rPr>
        <w:t xml:space="preserve"> D: </w:t>
      </w:r>
      <w:r w:rsidRPr="008F792C">
        <w:rPr>
          <w:lang w:val="it-IT"/>
        </w:rPr>
        <w:t>Pre-6</w:t>
      </w:r>
      <w:r w:rsidRPr="008F792C">
        <w:rPr>
          <w:vertAlign w:val="superscript"/>
          <w:lang w:val="it-IT"/>
        </w:rPr>
        <w:t>th</w:t>
      </w:r>
      <w:r w:rsidRPr="008F792C">
        <w:rPr>
          <w:lang w:val="it-IT"/>
        </w:rPr>
        <w:t xml:space="preserve"> C</w:t>
      </w:r>
      <w:r w:rsidRPr="008F792C">
        <w:rPr>
          <w:rStyle w:val="FootnoteReference"/>
          <w:rFonts w:cs="Times New Roman"/>
          <w:rtl/>
          <w:lang w:val="en-GB"/>
        </w:rPr>
        <w:footnoteReference w:id="636"/>
      </w:r>
    </w:p>
    <w:p w14:paraId="5C72A4F7" w14:textId="77777777" w:rsidR="00BD0433" w:rsidRPr="008F792C" w:rsidRDefault="00BD0433" w:rsidP="00815F05">
      <w:pPr>
        <w:numPr>
          <w:ilvl w:val="0"/>
          <w:numId w:val="36"/>
        </w:numPr>
        <w:bidi w:val="0"/>
        <w:rPr>
          <w:lang w:val="it-IT"/>
        </w:rPr>
      </w:pPr>
      <w:r w:rsidRPr="008F792C">
        <w:rPr>
          <w:b/>
          <w:bCs/>
          <w:lang w:val="it-IT"/>
        </w:rPr>
        <w:t xml:space="preserve">O: </w:t>
      </w:r>
      <w:r w:rsidRPr="008F792C">
        <w:rPr>
          <w:rFonts w:cs="Times New Roman"/>
          <w:rtl/>
        </w:rPr>
        <w:t>זבידה</w:t>
      </w:r>
      <w:r w:rsidRPr="008F792C">
        <w:rPr>
          <w:rStyle w:val="FootnoteReference"/>
          <w:lang w:val="it-IT"/>
        </w:rPr>
        <w:footnoteReference w:id="637"/>
      </w:r>
      <w:r w:rsidRPr="008F792C">
        <w:rPr>
          <w:b/>
          <w:bCs/>
          <w:lang w:val="it-IT"/>
        </w:rPr>
        <w:t xml:space="preserve"> Ds:</w:t>
      </w:r>
      <w:r w:rsidRPr="008F792C">
        <w:rPr>
          <w:lang w:val="it-IT"/>
        </w:rPr>
        <w:t xml:space="preserve"> Yohanan (</w:t>
      </w:r>
      <w:r>
        <w:rPr>
          <w:lang w:val="it-IT"/>
        </w:rPr>
        <w:t>1</w:t>
      </w:r>
      <w:r w:rsidR="001075B4">
        <w:rPr>
          <w:lang w:val="it-IT"/>
        </w:rPr>
        <w:t>6</w:t>
      </w:r>
      <w:r w:rsidRPr="008F792C">
        <w:rPr>
          <w:lang w:val="it-IT"/>
        </w:rPr>
        <w:t>)’s son, H</w:t>
      </w:r>
      <w:r>
        <w:rPr>
          <w:rFonts w:cs="Times New Roman"/>
          <w:lang w:val="it-IT"/>
        </w:rPr>
        <w:t>̣</w:t>
      </w:r>
      <w:r w:rsidRPr="008F792C">
        <w:rPr>
          <w:lang w:val="it-IT"/>
        </w:rPr>
        <w:t>alifa (</w:t>
      </w:r>
      <w:r w:rsidR="002D4765">
        <w:rPr>
          <w:lang w:val="it-IT"/>
        </w:rPr>
        <w:t>8</w:t>
      </w:r>
      <w:r w:rsidRPr="008F792C">
        <w:rPr>
          <w:lang w:val="it-IT"/>
        </w:rPr>
        <w:t xml:space="preserve">)’s father </w:t>
      </w:r>
      <w:r w:rsidRPr="008F792C">
        <w:rPr>
          <w:b/>
          <w:bCs/>
          <w:lang w:val="it-IT"/>
        </w:rPr>
        <w:t>F:</w:t>
      </w:r>
      <w:r w:rsidRPr="008F792C">
        <w:rPr>
          <w:lang w:val="it-IT"/>
        </w:rPr>
        <w:t xml:space="preserve"> Synagogue inscription, Capernaum, Klein</w:t>
      </w:r>
      <w:r w:rsidRPr="008F792C">
        <w:rPr>
          <w:b/>
          <w:bCs/>
          <w:lang w:val="it-IT"/>
        </w:rPr>
        <w:t xml:space="preserve"> S:</w:t>
      </w:r>
      <w:r w:rsidRPr="008F792C">
        <w:rPr>
          <w:i/>
          <w:iCs/>
          <w:lang w:val="it-IT"/>
        </w:rPr>
        <w:t xml:space="preserve"> CIJ</w:t>
      </w:r>
      <w:r w:rsidRPr="008F792C">
        <w:rPr>
          <w:lang w:val="it-IT"/>
        </w:rPr>
        <w:t xml:space="preserve"> 982 </w:t>
      </w:r>
      <w:r w:rsidRPr="008F792C">
        <w:rPr>
          <w:b/>
          <w:bCs/>
          <w:lang w:val="it-IT"/>
        </w:rPr>
        <w:t xml:space="preserve">E: </w:t>
      </w:r>
      <w:r w:rsidRPr="008F792C">
        <w:rPr>
          <w:rFonts w:cs="Times New Roman"/>
          <w:lang w:val="it-IT"/>
        </w:rPr>
        <w:t>–</w:t>
      </w:r>
      <w:r w:rsidRPr="008F792C">
        <w:rPr>
          <w:b/>
          <w:bCs/>
          <w:lang w:val="it-IT"/>
        </w:rPr>
        <w:t xml:space="preserve"> D: </w:t>
      </w:r>
      <w:r w:rsidRPr="008F792C">
        <w:rPr>
          <w:lang w:val="it-IT"/>
        </w:rPr>
        <w:t>3</w:t>
      </w:r>
      <w:r w:rsidRPr="008F792C">
        <w:rPr>
          <w:vertAlign w:val="superscript"/>
          <w:lang w:val="it-IT"/>
        </w:rPr>
        <w:t>rd</w:t>
      </w:r>
      <w:r w:rsidRPr="008F792C">
        <w:rPr>
          <w:lang w:val="it-IT"/>
        </w:rPr>
        <w:t xml:space="preserve"> C</w:t>
      </w:r>
    </w:p>
    <w:p w14:paraId="352F78D7" w14:textId="77777777" w:rsidR="00BD0433" w:rsidRPr="008F792C" w:rsidRDefault="00BD0433" w:rsidP="000C0B4B">
      <w:pPr>
        <w:numPr>
          <w:ilvl w:val="0"/>
          <w:numId w:val="36"/>
        </w:numPr>
        <w:bidi w:val="0"/>
        <w:rPr>
          <w:lang w:val="it-IT"/>
        </w:rPr>
      </w:pPr>
      <w:r w:rsidRPr="008F792C">
        <w:rPr>
          <w:b/>
          <w:bCs/>
          <w:lang w:val="it-IT"/>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lang w:val="fr-FR"/>
        </w:rPr>
        <w:footnoteReference w:id="638"/>
      </w:r>
      <w:r w:rsidRPr="008F792C">
        <w:rPr>
          <w:b/>
          <w:bCs/>
          <w:lang w:val="it-IT"/>
        </w:rPr>
        <w:t xml:space="preserve"> Ds:</w:t>
      </w:r>
      <w:r w:rsidRPr="008F792C">
        <w:rPr>
          <w:lang w:val="it-IT"/>
        </w:rPr>
        <w:t xml:space="preserve"> </w:t>
      </w:r>
      <w:r w:rsidRPr="008F792C">
        <w:rPr>
          <w:rFonts w:cs="Times New Roman"/>
        </w:rPr>
        <w:t>–</w:t>
      </w:r>
      <w:r w:rsidRPr="008F792C">
        <w:rPr>
          <w:lang w:val="it-IT"/>
        </w:rPr>
        <w:t xml:space="preserve"> </w:t>
      </w:r>
      <w:r w:rsidRPr="008F792C">
        <w:rPr>
          <w:b/>
          <w:bCs/>
          <w:lang w:val="it-IT"/>
        </w:rPr>
        <w:t xml:space="preserve">F: </w:t>
      </w:r>
      <w:r w:rsidRPr="008F792C">
        <w:rPr>
          <w:lang w:val="it-IT"/>
        </w:rPr>
        <w:t xml:space="preserve">Epitaph, </w:t>
      </w:r>
      <w:r w:rsidRPr="008F792C">
        <w:t>Beth She‘arim,</w:t>
      </w:r>
      <w:r w:rsidRPr="008F792C">
        <w:rPr>
          <w:i/>
          <w:iCs/>
        </w:rPr>
        <w:t xml:space="preserve"> </w:t>
      </w:r>
      <w:r w:rsidRPr="008F792C">
        <w:rPr>
          <w:lang w:val="it-IT"/>
        </w:rPr>
        <w:t>catacomb 4,</w:t>
      </w:r>
      <w:r w:rsidRPr="008F792C">
        <w:rPr>
          <w:b/>
          <w:bCs/>
          <w:lang w:val="it-IT"/>
        </w:rPr>
        <w:t xml:space="preserve"> </w:t>
      </w:r>
      <w:r w:rsidRPr="008F792C">
        <w:rPr>
          <w:i/>
          <w:iCs/>
          <w:lang w:val="it-IT"/>
        </w:rPr>
        <w:t>CIJ</w:t>
      </w:r>
      <w:r w:rsidRPr="008F792C">
        <w:rPr>
          <w:lang w:val="it-IT"/>
        </w:rPr>
        <w:t xml:space="preserve"> 1121 </w:t>
      </w:r>
      <w:r w:rsidRPr="008F792C">
        <w:rPr>
          <w:b/>
          <w:bCs/>
          <w:lang w:val="it-IT"/>
        </w:rPr>
        <w:t xml:space="preserve">S: </w:t>
      </w:r>
      <w:r w:rsidRPr="008F792C">
        <w:rPr>
          <w:i/>
          <w:iCs/>
          <w:lang w:val="it-IT"/>
        </w:rPr>
        <w:t xml:space="preserve">BS </w:t>
      </w:r>
      <w:r w:rsidRPr="008F792C">
        <w:rPr>
          <w:lang w:val="it-IT"/>
        </w:rPr>
        <w:t xml:space="preserve">2:97 </w:t>
      </w:r>
      <w:r w:rsidRPr="008F792C">
        <w:rPr>
          <w:b/>
          <w:bCs/>
          <w:lang w:val="it-IT"/>
        </w:rPr>
        <w:t xml:space="preserve">E: </w:t>
      </w:r>
      <w:r w:rsidRPr="008F792C">
        <w:rPr>
          <w:rFonts w:cs="Times New Roman"/>
        </w:rPr>
        <w:t>–</w:t>
      </w:r>
      <w:r w:rsidRPr="008F792C">
        <w:rPr>
          <w:b/>
          <w:bCs/>
          <w:lang w:val="it-IT"/>
        </w:rPr>
        <w:t xml:space="preserve"> D:</w:t>
      </w:r>
      <w:r w:rsidRPr="008F792C">
        <w:rPr>
          <w:lang w:val="it-IT"/>
        </w:rPr>
        <w:t xml:space="preserve"> Pre-352</w:t>
      </w:r>
      <w:r w:rsidR="000C0B4B" w:rsidRPr="005171F2">
        <w:rPr>
          <w:rStyle w:val="FootnoteReference"/>
        </w:rPr>
        <w:footnoteReference w:id="639"/>
      </w:r>
    </w:p>
    <w:p w14:paraId="793B932A" w14:textId="77777777" w:rsidR="00F9738A" w:rsidRPr="00F9738A" w:rsidRDefault="00BD0433" w:rsidP="00F9738A">
      <w:pPr>
        <w:pStyle w:val="FootnoteText"/>
        <w:numPr>
          <w:ilvl w:val="0"/>
          <w:numId w:val="36"/>
        </w:numPr>
        <w:bidi w:val="0"/>
        <w:spacing w:line="240" w:lineRule="auto"/>
        <w:rPr>
          <w:rFonts w:cs="Miriam"/>
          <w:lang w:val="en-US"/>
        </w:rPr>
      </w:pPr>
      <w:r w:rsidRPr="008F792C">
        <w:rPr>
          <w:rFonts w:cs="Miriam"/>
          <w:b/>
          <w:bCs/>
          <w:color w:val="000000"/>
          <w:lang w:val="it-IT"/>
        </w:rPr>
        <w:t xml:space="preserve">O: </w:t>
      </w:r>
      <w:r w:rsidRPr="008F792C">
        <w:rPr>
          <w:rFonts w:ascii="Graeca" w:hAnsi="Graeca" w:cs="Miriam"/>
          <w:color w:val="000000"/>
          <w:lang w:val="en-US"/>
        </w:rPr>
        <w:t></w:t>
      </w:r>
      <w:r w:rsidRPr="008F792C">
        <w:rPr>
          <w:rFonts w:ascii="Graeca" w:hAnsi="Graeca" w:cs="Miriam"/>
          <w:color w:val="000000"/>
          <w:lang w:val="en-US"/>
        </w:rPr>
        <w:t></w:t>
      </w:r>
      <w:r w:rsidRPr="008F792C">
        <w:rPr>
          <w:rFonts w:ascii="Graeca" w:hAnsi="Graeca" w:cs="Miriam"/>
          <w:color w:val="000000"/>
          <w:lang w:val="en-US"/>
        </w:rPr>
        <w:t></w:t>
      </w:r>
      <w:r w:rsidRPr="008F792C">
        <w:rPr>
          <w:rFonts w:ascii="Graeca" w:hAnsi="Graeca" w:cs="Miriam"/>
          <w:color w:val="000000"/>
          <w:lang w:val="en-US"/>
        </w:rPr>
        <w:t></w:t>
      </w:r>
      <w:r w:rsidRPr="008F792C">
        <w:rPr>
          <w:rFonts w:ascii="Graeca" w:hAnsi="Graeca" w:cs="Miriam"/>
          <w:color w:val="000000"/>
          <w:lang w:val="en-US"/>
        </w:rPr>
        <w:t></w:t>
      </w:r>
      <w:r w:rsidRPr="008F792C">
        <w:rPr>
          <w:rFonts w:ascii="Graeca" w:hAnsi="Graeca" w:cs="Miriam"/>
          <w:color w:val="000000"/>
          <w:lang w:val="en-US"/>
        </w:rPr>
        <w:t></w:t>
      </w:r>
      <w:r w:rsidRPr="008F792C">
        <w:rPr>
          <w:rStyle w:val="FootnoteReference"/>
          <w:rFonts w:cs="Miriam"/>
          <w:color w:val="000000"/>
          <w:lang w:val="it-IT"/>
        </w:rPr>
        <w:footnoteReference w:id="640"/>
      </w:r>
      <w:r w:rsidRPr="008F792C">
        <w:rPr>
          <w:rFonts w:cs="Miriam"/>
          <w:b/>
          <w:bCs/>
          <w:color w:val="000000"/>
          <w:lang w:val="it-IT"/>
        </w:rPr>
        <w:t xml:space="preserve"> Ds: </w:t>
      </w:r>
      <w:r w:rsidR="00290D97" w:rsidRPr="00290D97">
        <w:rPr>
          <w:lang w:val="it-IT"/>
        </w:rPr>
        <w:t>Vahaban</w:t>
      </w:r>
      <w:r w:rsidR="00290D97" w:rsidRPr="008F792C">
        <w:rPr>
          <w:rFonts w:cs="Miriam"/>
          <w:color w:val="000000"/>
          <w:lang w:val="it-IT"/>
        </w:rPr>
        <w:t xml:space="preserve"> </w:t>
      </w:r>
      <w:r w:rsidRPr="008F792C">
        <w:rPr>
          <w:rFonts w:cs="Miriam"/>
          <w:color w:val="000000"/>
          <w:lang w:val="it-IT"/>
        </w:rPr>
        <w:t>(</w:t>
      </w:r>
      <w:r>
        <w:rPr>
          <w:rFonts w:cs="Miriam"/>
          <w:color w:val="000000"/>
          <w:lang w:val="it-IT"/>
        </w:rPr>
        <w:t>1</w:t>
      </w:r>
      <w:r w:rsidRPr="008F792C">
        <w:rPr>
          <w:rFonts w:cs="Miriam"/>
          <w:color w:val="000000"/>
          <w:lang w:val="it-IT"/>
        </w:rPr>
        <w:t xml:space="preserve">)’s father </w:t>
      </w:r>
      <w:r w:rsidRPr="008F792C">
        <w:rPr>
          <w:rFonts w:cs="Miriam"/>
          <w:b/>
          <w:bCs/>
          <w:color w:val="000000"/>
          <w:lang w:val="it-IT"/>
        </w:rPr>
        <w:t xml:space="preserve">F: </w:t>
      </w:r>
      <w:r w:rsidRPr="008F792C">
        <w:rPr>
          <w:rFonts w:cs="Miriam"/>
          <w:color w:val="000000"/>
          <w:lang w:val="it-IT"/>
        </w:rPr>
        <w:t>Epitaph, Zoar</w:t>
      </w:r>
      <w:r w:rsidRPr="008F792C">
        <w:rPr>
          <w:rFonts w:cs="Miriam"/>
          <w:b/>
          <w:bCs/>
          <w:color w:val="000000"/>
          <w:lang w:val="it-IT"/>
        </w:rPr>
        <w:t xml:space="preserve"> S: </w:t>
      </w:r>
      <w:r w:rsidRPr="008F792C">
        <w:rPr>
          <w:rFonts w:cs="Miriam"/>
          <w:i/>
          <w:iCs/>
          <w:color w:val="000000"/>
          <w:lang w:val="it-IT"/>
        </w:rPr>
        <w:t xml:space="preserve">IPT </w:t>
      </w:r>
      <w:r w:rsidRPr="008F792C">
        <w:rPr>
          <w:rFonts w:cs="Miriam"/>
          <w:color w:val="000000"/>
          <w:lang w:val="it-IT"/>
        </w:rPr>
        <w:t>1a</w:t>
      </w:r>
      <w:r>
        <w:rPr>
          <w:rFonts w:cs="Miriam"/>
          <w:color w:val="000000"/>
          <w:lang w:val="it-IT"/>
        </w:rPr>
        <w:t>,</w:t>
      </w:r>
      <w:r w:rsidRPr="008F792C">
        <w:rPr>
          <w:rFonts w:cs="Miriam"/>
          <w:color w:val="000000"/>
          <w:lang w:val="it-IT"/>
        </w:rPr>
        <w:t xml:space="preserve"> no. 117 </w:t>
      </w:r>
      <w:r w:rsidRPr="008F792C">
        <w:rPr>
          <w:rFonts w:cs="Miriam"/>
          <w:b/>
          <w:bCs/>
          <w:color w:val="000000"/>
          <w:lang w:val="it-IT"/>
        </w:rPr>
        <w:t xml:space="preserve">E: </w:t>
      </w:r>
      <w:r w:rsidRPr="008F792C">
        <w:rPr>
          <w:rFonts w:cs="Miriam"/>
          <w:color w:val="000000"/>
          <w:lang w:val="it-IT"/>
        </w:rPr>
        <w:t>Jew</w:t>
      </w:r>
      <w:r w:rsidR="002B24CB">
        <w:rPr>
          <w:rFonts w:cs="Miriam"/>
          <w:color w:val="000000"/>
          <w:lang w:val="it-IT"/>
        </w:rPr>
        <w:t>?</w:t>
      </w:r>
      <w:r w:rsidRPr="008F792C">
        <w:rPr>
          <w:rStyle w:val="FootnoteReference"/>
          <w:rFonts w:cs="Miriam"/>
          <w:color w:val="000000"/>
        </w:rPr>
        <w:footnoteReference w:id="641"/>
      </w:r>
      <w:r w:rsidRPr="008F792C">
        <w:rPr>
          <w:rFonts w:cs="Miriam"/>
          <w:lang w:val="it-IT"/>
        </w:rPr>
        <w:t xml:space="preserve"> </w:t>
      </w:r>
      <w:r w:rsidRPr="008F792C">
        <w:rPr>
          <w:rFonts w:cs="Miriam"/>
          <w:b/>
          <w:bCs/>
          <w:color w:val="000000"/>
          <w:lang w:val="it-IT"/>
        </w:rPr>
        <w:t>D:</w:t>
      </w:r>
      <w:r w:rsidRPr="008F792C">
        <w:rPr>
          <w:rFonts w:cs="Miriam"/>
          <w:color w:val="000000"/>
          <w:lang w:val="it-IT"/>
        </w:rPr>
        <w:t xml:space="preserve"> 418</w:t>
      </w:r>
      <w:r w:rsidR="00F9738A">
        <w:rPr>
          <w:rStyle w:val="FootnoteReference"/>
          <w:lang w:val="de-DE"/>
        </w:rPr>
        <w:footnoteReference w:id="642"/>
      </w:r>
    </w:p>
    <w:p w14:paraId="7D89A1E6" w14:textId="77777777" w:rsidR="00FF493C" w:rsidRPr="00B02060" w:rsidRDefault="00B742E1" w:rsidP="00611AAA">
      <w:pPr>
        <w:pStyle w:val="FootnoteText"/>
        <w:numPr>
          <w:ilvl w:val="0"/>
          <w:numId w:val="36"/>
        </w:numPr>
        <w:bidi w:val="0"/>
        <w:spacing w:line="240" w:lineRule="auto"/>
        <w:rPr>
          <w:rFonts w:cs="Miriam"/>
          <w:lang w:val="en-US"/>
        </w:rPr>
        <w:sectPr w:rsidR="00FF493C" w:rsidRPr="00B02060" w:rsidSect="00BD3E28">
          <w:footnotePr>
            <w:pos w:val="beneathText"/>
            <w:numRestart w:val="eachSect"/>
          </w:footnotePr>
          <w:type w:val="continuous"/>
          <w:pgSz w:w="11906" w:h="16838"/>
          <w:pgMar w:top="1440" w:right="1800" w:bottom="1440" w:left="1800" w:header="720" w:footer="720" w:gutter="0"/>
          <w:cols w:space="720"/>
          <w:bidi/>
          <w:rtlGutter/>
        </w:sectPr>
      </w:pPr>
      <w:r w:rsidRPr="00B02060">
        <w:rPr>
          <w:rFonts w:cs="Times New Roman"/>
          <w:b/>
          <w:bCs/>
          <w:lang w:val="en-US"/>
        </w:rPr>
        <w:t>O:</w:t>
      </w:r>
      <w:r w:rsidRPr="00B02060">
        <w:rPr>
          <w:rFonts w:cs="Times New Roman"/>
          <w:lang w:val="en-US"/>
        </w:rPr>
        <w:t xml:space="preserve"> </w:t>
      </w:r>
      <w:r w:rsidR="00F9738A" w:rsidRPr="00B02060">
        <w:rPr>
          <w:rFonts w:cs="Times New Roman"/>
          <w:rtl/>
        </w:rPr>
        <w:t>זבידה</w:t>
      </w:r>
      <w:r w:rsidR="00F9738A" w:rsidRPr="00B02060">
        <w:rPr>
          <w:rStyle w:val="FootnoteReference"/>
          <w:lang w:val="it-IT"/>
        </w:rPr>
        <w:footnoteReference w:id="643"/>
      </w:r>
      <w:r w:rsidR="00F9738A" w:rsidRPr="00B02060">
        <w:rPr>
          <w:b/>
          <w:bCs/>
          <w:lang w:val="it-IT"/>
        </w:rPr>
        <w:t xml:space="preserve"> Ds:</w:t>
      </w:r>
      <w:r w:rsidR="00F9738A" w:rsidRPr="00B02060">
        <w:rPr>
          <w:lang w:val="it-IT"/>
        </w:rPr>
        <w:t xml:space="preserve"> </w:t>
      </w:r>
      <w:r w:rsidRPr="00B02060">
        <w:rPr>
          <w:lang w:val="it-IT"/>
        </w:rPr>
        <w:t>Z</w:t>
      </w:r>
      <w:r w:rsidR="00611AAA" w:rsidRPr="00B02060">
        <w:rPr>
          <w:lang w:val="it-IT"/>
        </w:rPr>
        <w:t>a</w:t>
      </w:r>
      <w:r w:rsidRPr="00B02060">
        <w:rPr>
          <w:lang w:val="it-IT"/>
        </w:rPr>
        <w:t>z</w:t>
      </w:r>
      <w:r w:rsidR="00611AAA" w:rsidRPr="00B02060">
        <w:rPr>
          <w:lang w:val="it-IT"/>
        </w:rPr>
        <w:t>a</w:t>
      </w:r>
      <w:r w:rsidR="00F9738A" w:rsidRPr="00B02060">
        <w:rPr>
          <w:lang w:val="it-IT"/>
        </w:rPr>
        <w:t xml:space="preserve"> (1)’s</w:t>
      </w:r>
      <w:r w:rsidRPr="00B02060">
        <w:rPr>
          <w:lang w:val="it-IT"/>
        </w:rPr>
        <w:t xml:space="preserve"> son</w:t>
      </w:r>
      <w:r w:rsidR="00F9738A" w:rsidRPr="00B02060">
        <w:rPr>
          <w:lang w:val="it-IT"/>
        </w:rPr>
        <w:t xml:space="preserve"> </w:t>
      </w:r>
      <w:r w:rsidR="00F9738A" w:rsidRPr="00B02060">
        <w:rPr>
          <w:b/>
          <w:bCs/>
          <w:lang w:val="it-IT"/>
        </w:rPr>
        <w:t>F:</w:t>
      </w:r>
      <w:r w:rsidR="00F9738A" w:rsidRPr="00B02060">
        <w:rPr>
          <w:lang w:val="it-IT"/>
        </w:rPr>
        <w:t xml:space="preserve"> Epitaph, Kafra</w:t>
      </w:r>
      <w:r w:rsidRPr="00B02060">
        <w:rPr>
          <w:rStyle w:val="FootnoteReference"/>
          <w:lang w:val="it-IT"/>
        </w:rPr>
        <w:footnoteReference w:id="644"/>
      </w:r>
      <w:r w:rsidR="00F9738A" w:rsidRPr="00B02060">
        <w:rPr>
          <w:b/>
          <w:bCs/>
          <w:lang w:val="it-IT"/>
        </w:rPr>
        <w:t xml:space="preserve"> S:</w:t>
      </w:r>
      <w:r w:rsidRPr="00B02060">
        <w:rPr>
          <w:lang w:val="it-IT"/>
        </w:rPr>
        <w:t xml:space="preserve"> </w:t>
      </w:r>
      <w:r w:rsidR="00F9738A" w:rsidRPr="00B02060">
        <w:rPr>
          <w:lang w:val="it-IT"/>
        </w:rPr>
        <w:t xml:space="preserve">Ilan, </w:t>
      </w:r>
      <w:r w:rsidR="00F9738A" w:rsidRPr="00B02060">
        <w:rPr>
          <w:i/>
          <w:iCs/>
          <w:lang w:val="it-IT"/>
        </w:rPr>
        <w:t>Ancient Synagogue</w:t>
      </w:r>
      <w:r w:rsidRPr="00B02060">
        <w:rPr>
          <w:i/>
          <w:iCs/>
          <w:lang w:val="it-IT"/>
        </w:rPr>
        <w:t>s</w:t>
      </w:r>
      <w:r w:rsidR="00FF493C" w:rsidRPr="00B02060">
        <w:rPr>
          <w:lang w:val="it-IT"/>
        </w:rPr>
        <w:t>, 160</w:t>
      </w:r>
      <w:r w:rsidR="00F9738A" w:rsidRPr="00B02060">
        <w:rPr>
          <w:lang w:val="it-IT"/>
        </w:rPr>
        <w:t xml:space="preserve"> </w:t>
      </w:r>
      <w:r w:rsidR="00F9738A" w:rsidRPr="00B02060">
        <w:rPr>
          <w:b/>
          <w:bCs/>
          <w:lang w:val="it-IT"/>
        </w:rPr>
        <w:t xml:space="preserve">E: </w:t>
      </w:r>
      <w:r w:rsidR="00F9738A" w:rsidRPr="00B02060">
        <w:rPr>
          <w:rFonts w:cs="Times New Roman"/>
          <w:lang w:val="it-IT"/>
        </w:rPr>
        <w:t>–</w:t>
      </w:r>
      <w:r w:rsidR="00F9738A" w:rsidRPr="00B02060">
        <w:rPr>
          <w:b/>
          <w:bCs/>
          <w:lang w:val="it-IT"/>
        </w:rPr>
        <w:t xml:space="preserve"> D: </w:t>
      </w:r>
      <w:r w:rsidR="00F9738A" w:rsidRPr="00B02060">
        <w:rPr>
          <w:rFonts w:cs="Times New Roman"/>
          <w:lang w:val="it-IT"/>
        </w:rPr>
        <w:t>–</w:t>
      </w:r>
      <w:r w:rsidR="00F9738A" w:rsidRPr="00B02060">
        <w:rPr>
          <w:rStyle w:val="FootnoteReference"/>
          <w:rFonts w:cs="Times New Roman"/>
        </w:rPr>
        <w:footnoteReference w:id="645"/>
      </w:r>
    </w:p>
    <w:p w14:paraId="2414E746" w14:textId="77777777" w:rsidR="00BD0433" w:rsidRPr="00B742E1" w:rsidRDefault="00BD0433" w:rsidP="00F9738A">
      <w:pPr>
        <w:pStyle w:val="FootnoteText"/>
        <w:numPr>
          <w:ilvl w:val="0"/>
          <w:numId w:val="36"/>
        </w:numPr>
        <w:bidi w:val="0"/>
        <w:spacing w:line="240" w:lineRule="auto"/>
        <w:rPr>
          <w:rFonts w:cs="Miriam"/>
          <w:highlight w:val="cyan"/>
          <w:lang w:val="en-US"/>
        </w:rPr>
        <w:sectPr w:rsidR="00BD0433" w:rsidRPr="00B742E1" w:rsidSect="00BD3E28">
          <w:footnotePr>
            <w:pos w:val="beneathText"/>
            <w:numRestart w:val="eachSect"/>
          </w:footnotePr>
          <w:type w:val="continuous"/>
          <w:pgSz w:w="11906" w:h="16838"/>
          <w:pgMar w:top="1440" w:right="1800" w:bottom="1440" w:left="1800" w:header="720" w:footer="720" w:gutter="0"/>
          <w:cols w:space="720"/>
          <w:bidi/>
          <w:rtlGutter/>
        </w:sectPr>
      </w:pPr>
    </w:p>
    <w:p w14:paraId="50F91F80" w14:textId="77777777" w:rsidR="00FF493C" w:rsidRPr="00CE2205" w:rsidRDefault="00FF493C" w:rsidP="00FF493C">
      <w:pPr>
        <w:pStyle w:val="FootnoteText"/>
        <w:bidi w:val="0"/>
        <w:spacing w:line="240" w:lineRule="auto"/>
        <w:rPr>
          <w:rFonts w:cs="Times New Roman"/>
          <w:sz w:val="24"/>
          <w:szCs w:val="24"/>
          <w:rtl/>
          <w:lang w:val="en-US"/>
        </w:rPr>
      </w:pPr>
      <w:r w:rsidRPr="00CE2205">
        <w:rPr>
          <w:rFonts w:cs="Times New Roman"/>
          <w:sz w:val="24"/>
          <w:szCs w:val="24"/>
          <w:rtl/>
          <w:lang w:val="en-US"/>
        </w:rPr>
        <w:t>זזא</w:t>
      </w:r>
      <w:r w:rsidRPr="00CE2205">
        <w:rPr>
          <w:rStyle w:val="FootnoteReference"/>
          <w:rFonts w:cs="Times New Roman"/>
          <w:sz w:val="24"/>
          <w:szCs w:val="24"/>
          <w:lang w:val="en-US"/>
        </w:rPr>
        <w:footnoteReference w:id="646"/>
      </w:r>
      <w:r w:rsidRPr="00CE2205">
        <w:rPr>
          <w:rFonts w:cs="Times New Roman"/>
          <w:sz w:val="24"/>
          <w:szCs w:val="24"/>
          <w:lang w:val="en-US"/>
        </w:rPr>
        <w:t xml:space="preserve"> – </w:t>
      </w:r>
      <w:r w:rsidRPr="00CE2205">
        <w:rPr>
          <w:rFonts w:cs="Times New Roman"/>
          <w:i/>
          <w:iCs/>
          <w:sz w:val="24"/>
          <w:szCs w:val="24"/>
          <w:lang w:val="en-US"/>
        </w:rPr>
        <w:t>Zaza</w:t>
      </w:r>
      <w:r w:rsidRPr="00CE2205">
        <w:rPr>
          <w:rFonts w:cs="Times New Roman"/>
          <w:sz w:val="24"/>
          <w:szCs w:val="24"/>
          <w:lang w:val="en-US"/>
        </w:rPr>
        <w:t xml:space="preserve"> </w:t>
      </w:r>
    </w:p>
    <w:p w14:paraId="003A5EC0" w14:textId="77777777" w:rsidR="00FF493C" w:rsidRPr="00FF493C" w:rsidRDefault="00FF493C" w:rsidP="00FF493C">
      <w:pPr>
        <w:pStyle w:val="FootnoteText"/>
        <w:bidi w:val="0"/>
        <w:spacing w:line="240" w:lineRule="auto"/>
        <w:rPr>
          <w:rFonts w:cs="Miriam"/>
          <w:highlight w:val="cyan"/>
          <w:lang w:val="en-US"/>
        </w:rPr>
      </w:pPr>
    </w:p>
    <w:p w14:paraId="5A5198C8" w14:textId="77777777" w:rsidR="00FF493C" w:rsidRPr="00F00186" w:rsidRDefault="00FF493C" w:rsidP="009F62DF">
      <w:pPr>
        <w:pStyle w:val="FootnoteText"/>
        <w:numPr>
          <w:ilvl w:val="0"/>
          <w:numId w:val="130"/>
        </w:numPr>
        <w:bidi w:val="0"/>
        <w:spacing w:line="240" w:lineRule="auto"/>
        <w:rPr>
          <w:rFonts w:cs="Miriam"/>
          <w:lang w:val="en-US"/>
        </w:rPr>
        <w:sectPr w:rsidR="00FF493C" w:rsidRPr="00F00186" w:rsidSect="00BD3E28">
          <w:footnotePr>
            <w:pos w:val="beneathText"/>
            <w:numRestart w:val="eachSect"/>
          </w:footnotePr>
          <w:type w:val="continuous"/>
          <w:pgSz w:w="11906" w:h="16838"/>
          <w:pgMar w:top="1440" w:right="1800" w:bottom="1440" w:left="1800" w:header="720" w:footer="720" w:gutter="0"/>
          <w:cols w:space="720"/>
          <w:bidi/>
          <w:rtlGutter/>
        </w:sectPr>
      </w:pPr>
      <w:r w:rsidRPr="00F00186">
        <w:rPr>
          <w:rFonts w:cs="Times New Roman"/>
          <w:b/>
          <w:bCs/>
          <w:lang w:val="en-US"/>
        </w:rPr>
        <w:t>O:</w:t>
      </w:r>
      <w:r w:rsidRPr="00F00186">
        <w:rPr>
          <w:rFonts w:cs="Times New Roman"/>
          <w:lang w:val="en-US"/>
        </w:rPr>
        <w:t xml:space="preserve"> </w:t>
      </w:r>
      <w:r w:rsidRPr="00F00186">
        <w:rPr>
          <w:rFonts w:cs="Times New Roman"/>
          <w:rtl/>
        </w:rPr>
        <w:t>ז</w:t>
      </w:r>
      <w:r w:rsidRPr="00F00186">
        <w:rPr>
          <w:rFonts w:cs="Times New Roman" w:hint="cs"/>
          <w:rtl/>
        </w:rPr>
        <w:t>וז</w:t>
      </w:r>
      <w:r w:rsidRPr="00F00186">
        <w:rPr>
          <w:rFonts w:cs="Times New Roman"/>
          <w:rtl/>
        </w:rPr>
        <w:t>י</w:t>
      </w:r>
      <w:r w:rsidRPr="00F00186">
        <w:rPr>
          <w:rStyle w:val="FootnoteReference"/>
          <w:lang w:val="it-IT"/>
        </w:rPr>
        <w:footnoteReference w:id="647"/>
      </w:r>
      <w:r w:rsidRPr="00F00186">
        <w:rPr>
          <w:b/>
          <w:bCs/>
          <w:lang w:val="it-IT"/>
        </w:rPr>
        <w:t xml:space="preserve"> Ds:</w:t>
      </w:r>
      <w:r w:rsidRPr="00F00186">
        <w:rPr>
          <w:lang w:val="it-IT"/>
        </w:rPr>
        <w:t xml:space="preserve"> </w:t>
      </w:r>
      <w:r w:rsidR="009F62DF" w:rsidRPr="00F00186">
        <w:rPr>
          <w:lang w:val="it-IT"/>
        </w:rPr>
        <w:t>Zeb</w:t>
      </w:r>
      <w:r w:rsidR="009F62DF">
        <w:rPr>
          <w:lang w:val="it-IT"/>
        </w:rPr>
        <w:t>a</w:t>
      </w:r>
      <w:r w:rsidR="009F62DF" w:rsidRPr="00F00186">
        <w:rPr>
          <w:lang w:val="it-IT"/>
        </w:rPr>
        <w:t xml:space="preserve">diah </w:t>
      </w:r>
      <w:r w:rsidRPr="00F00186">
        <w:rPr>
          <w:lang w:val="it-IT"/>
        </w:rPr>
        <w:t>(1</w:t>
      </w:r>
      <w:r w:rsidR="00F00186">
        <w:rPr>
          <w:lang w:val="it-IT"/>
        </w:rPr>
        <w:t>1</w:t>
      </w:r>
      <w:r w:rsidRPr="00F00186">
        <w:rPr>
          <w:lang w:val="it-IT"/>
        </w:rPr>
        <w:t xml:space="preserve">)’s father </w:t>
      </w:r>
      <w:r w:rsidRPr="00F00186">
        <w:rPr>
          <w:b/>
          <w:bCs/>
          <w:lang w:val="it-IT"/>
        </w:rPr>
        <w:t>F:</w:t>
      </w:r>
      <w:r w:rsidRPr="00F00186">
        <w:rPr>
          <w:lang w:val="it-IT"/>
        </w:rPr>
        <w:t xml:space="preserve"> Epitaph, Kafra</w:t>
      </w:r>
      <w:r w:rsidRPr="00F00186">
        <w:rPr>
          <w:rStyle w:val="FootnoteReference"/>
          <w:lang w:val="it-IT"/>
        </w:rPr>
        <w:footnoteReference w:id="648"/>
      </w:r>
      <w:r w:rsidRPr="00F00186">
        <w:rPr>
          <w:b/>
          <w:bCs/>
          <w:lang w:val="it-IT"/>
        </w:rPr>
        <w:t xml:space="preserve"> S:</w:t>
      </w:r>
      <w:r w:rsidRPr="00F00186">
        <w:rPr>
          <w:lang w:val="it-IT"/>
        </w:rPr>
        <w:t xml:space="preserve"> Ilan, </w:t>
      </w:r>
      <w:r w:rsidRPr="00F00186">
        <w:rPr>
          <w:i/>
          <w:iCs/>
          <w:lang w:val="it-IT"/>
        </w:rPr>
        <w:t>Ancient Synagogues</w:t>
      </w:r>
      <w:r w:rsidRPr="00F00186">
        <w:rPr>
          <w:lang w:val="it-IT"/>
        </w:rPr>
        <w:t xml:space="preserve">, 160 </w:t>
      </w:r>
      <w:r w:rsidRPr="00F00186">
        <w:rPr>
          <w:b/>
          <w:bCs/>
          <w:lang w:val="it-IT"/>
        </w:rPr>
        <w:t xml:space="preserve">E: </w:t>
      </w:r>
      <w:r w:rsidRPr="00F00186">
        <w:rPr>
          <w:rFonts w:cs="Times New Roman"/>
          <w:lang w:val="it-IT"/>
        </w:rPr>
        <w:t>–</w:t>
      </w:r>
      <w:r w:rsidRPr="00F00186">
        <w:rPr>
          <w:b/>
          <w:bCs/>
          <w:lang w:val="it-IT"/>
        </w:rPr>
        <w:t xml:space="preserve"> D: </w:t>
      </w:r>
      <w:r w:rsidRPr="00F00186">
        <w:rPr>
          <w:rFonts w:cs="Times New Roman"/>
          <w:lang w:val="it-IT"/>
        </w:rPr>
        <w:t>–</w:t>
      </w:r>
      <w:r w:rsidRPr="00F00186">
        <w:rPr>
          <w:rStyle w:val="FootnoteReference"/>
          <w:rFonts w:cs="Times New Roman"/>
        </w:rPr>
        <w:footnoteReference w:id="649"/>
      </w:r>
    </w:p>
    <w:p w14:paraId="075F10DF" w14:textId="77777777" w:rsidR="00BD0433" w:rsidRDefault="00BD0433" w:rsidP="009D63B4">
      <w:pPr>
        <w:bidi w:val="0"/>
        <w:rPr>
          <w:b/>
          <w:bCs/>
        </w:rPr>
      </w:pPr>
    </w:p>
    <w:p w14:paraId="6516DF33" w14:textId="77777777" w:rsidR="00FF493C" w:rsidRPr="0078782F" w:rsidRDefault="00FF493C" w:rsidP="00FF493C">
      <w:pPr>
        <w:bidi w:val="0"/>
        <w:rPr>
          <w:b/>
          <w:bCs/>
        </w:rPr>
      </w:pPr>
    </w:p>
    <w:p w14:paraId="397D9D77" w14:textId="77777777" w:rsidR="00BD0433" w:rsidRDefault="00BD0433" w:rsidP="00D95CAE">
      <w:pPr>
        <w:bidi w:val="0"/>
        <w:rPr>
          <w:rFonts w:cs="Times New Roman"/>
          <w:i/>
          <w:iCs/>
          <w:sz w:val="24"/>
          <w:szCs w:val="24"/>
          <w:lang w:val="it-IT"/>
        </w:rPr>
      </w:pPr>
      <w:r w:rsidRPr="000A5713">
        <w:rPr>
          <w:rFonts w:cs="Times New Roman"/>
          <w:sz w:val="24"/>
          <w:szCs w:val="24"/>
          <w:rtl/>
        </w:rPr>
        <w:t>זכריה</w:t>
      </w:r>
      <w:r w:rsidRPr="000A5713">
        <w:rPr>
          <w:rStyle w:val="FootnoteReference"/>
          <w:rFonts w:cs="Times New Roman"/>
          <w:sz w:val="24"/>
          <w:szCs w:val="24"/>
        </w:rPr>
        <w:footnoteReference w:id="650"/>
      </w:r>
      <w:r w:rsidRPr="000A5713">
        <w:rPr>
          <w:rFonts w:cs="Times New Roman"/>
          <w:sz w:val="24"/>
          <w:szCs w:val="24"/>
          <w:lang w:val="it-IT"/>
        </w:rPr>
        <w:t xml:space="preserve"> </w:t>
      </w:r>
      <w:r>
        <w:rPr>
          <w:rFonts w:cs="Times New Roman"/>
          <w:sz w:val="24"/>
          <w:szCs w:val="24"/>
          <w:lang w:val="it-IT"/>
        </w:rPr>
        <w:t>–</w:t>
      </w:r>
      <w:r w:rsidRPr="000A5713">
        <w:rPr>
          <w:rFonts w:cs="Times New Roman"/>
          <w:sz w:val="24"/>
          <w:szCs w:val="24"/>
          <w:lang w:val="it-IT"/>
        </w:rPr>
        <w:t xml:space="preserve"> </w:t>
      </w:r>
      <w:r w:rsidRPr="00343ADD">
        <w:rPr>
          <w:rFonts w:cs="Times New Roman"/>
          <w:i/>
          <w:iCs/>
          <w:sz w:val="24"/>
          <w:szCs w:val="24"/>
          <w:lang w:val="it-IT"/>
        </w:rPr>
        <w:t>Zachariah</w:t>
      </w:r>
    </w:p>
    <w:p w14:paraId="230EB453" w14:textId="77777777" w:rsidR="00BD0433" w:rsidRDefault="00BD0433" w:rsidP="00343ADD">
      <w:pPr>
        <w:bidi w:val="0"/>
        <w:rPr>
          <w:rFonts w:cs="Times New Roman"/>
          <w:sz w:val="24"/>
          <w:szCs w:val="24"/>
          <w:lang w:val="it-IT"/>
        </w:rPr>
      </w:pPr>
    </w:p>
    <w:p w14:paraId="0628A2AE" w14:textId="77777777" w:rsidR="00BD0433" w:rsidRPr="0091178E" w:rsidRDefault="00BD0433" w:rsidP="00815F05">
      <w:pPr>
        <w:numPr>
          <w:ilvl w:val="0"/>
          <w:numId w:val="37"/>
        </w:numPr>
        <w:bidi w:val="0"/>
        <w:rPr>
          <w:lang w:val="it-IT"/>
        </w:rPr>
      </w:pPr>
      <w:r w:rsidRPr="0082579D">
        <w:rPr>
          <w:b/>
          <w:bCs/>
          <w:lang w:val="it-IT"/>
        </w:rPr>
        <w:t xml:space="preserve">O: </w:t>
      </w:r>
      <w:r w:rsidRPr="009B2EE1">
        <w:rPr>
          <w:rFonts w:cs="Times New Roman"/>
          <w:rtl/>
        </w:rPr>
        <w:t>זכאי</w:t>
      </w:r>
      <w:r>
        <w:rPr>
          <w:rStyle w:val="FootnoteReference"/>
          <w:rFonts w:cs="Times New Roman"/>
          <w:lang w:val="it-IT"/>
        </w:rPr>
        <w:footnoteReference w:id="651"/>
      </w:r>
      <w:r w:rsidRPr="000F4987">
        <w:rPr>
          <w:rFonts w:cs="Times New Roman"/>
          <w:lang w:val="it-IT"/>
        </w:rPr>
        <w:t>/</w:t>
      </w:r>
      <w:r w:rsidRPr="00DE4F1E">
        <w:rPr>
          <w:rFonts w:cs="Times New Roman"/>
          <w:rtl/>
        </w:rPr>
        <w:t>זכיי</w:t>
      </w:r>
      <w:r>
        <w:rPr>
          <w:rStyle w:val="FootnoteReference"/>
          <w:rFonts w:cs="Times New Roman"/>
        </w:rPr>
        <w:footnoteReference w:id="652"/>
      </w:r>
      <w:r>
        <w:rPr>
          <w:b/>
          <w:bCs/>
          <w:lang w:val="it-IT"/>
        </w:rPr>
        <w:t xml:space="preserve"> </w:t>
      </w:r>
      <w:r w:rsidRPr="0082579D">
        <w:rPr>
          <w:b/>
          <w:bCs/>
          <w:lang w:val="it-IT"/>
        </w:rPr>
        <w:t>Ds:</w:t>
      </w:r>
      <w:r>
        <w:rPr>
          <w:b/>
          <w:bCs/>
          <w:lang w:val="it-IT"/>
        </w:rPr>
        <w:t xml:space="preserve"> </w:t>
      </w:r>
      <w:r w:rsidRPr="000F4987">
        <w:rPr>
          <w:rFonts w:cs="Times New Roman"/>
          <w:lang w:val="it-IT"/>
        </w:rPr>
        <w:t>–</w:t>
      </w:r>
      <w:r w:rsidRPr="0082579D">
        <w:rPr>
          <w:lang w:val="it-IT"/>
        </w:rPr>
        <w:t xml:space="preserve"> </w:t>
      </w:r>
      <w:r w:rsidRPr="0082579D">
        <w:rPr>
          <w:b/>
          <w:bCs/>
          <w:lang w:val="it-IT"/>
        </w:rPr>
        <w:t xml:space="preserve">F: </w:t>
      </w:r>
      <w:r w:rsidRPr="000F4987">
        <w:rPr>
          <w:rFonts w:cs="Times New Roman"/>
          <w:lang w:val="it-IT"/>
        </w:rPr>
        <w:t>–</w:t>
      </w:r>
      <w:r>
        <w:rPr>
          <w:b/>
          <w:bCs/>
          <w:lang w:val="it-IT"/>
        </w:rPr>
        <w:t xml:space="preserve"> </w:t>
      </w:r>
      <w:r w:rsidRPr="0082579D">
        <w:rPr>
          <w:b/>
          <w:bCs/>
          <w:lang w:val="it-IT"/>
        </w:rPr>
        <w:t>S:</w:t>
      </w:r>
      <w:r w:rsidRPr="0082579D">
        <w:rPr>
          <w:lang w:val="it-IT"/>
        </w:rPr>
        <w:t xml:space="preserve"> </w:t>
      </w:r>
      <w:r>
        <w:rPr>
          <w:i/>
          <w:iCs/>
          <w:lang w:val="it-IT"/>
        </w:rPr>
        <w:t>yBer</w:t>
      </w:r>
      <w:r>
        <w:rPr>
          <w:lang w:val="it-IT"/>
        </w:rPr>
        <w:t xml:space="preserve"> 3:5, 6d (</w:t>
      </w:r>
      <w:r w:rsidRPr="0091178E">
        <w:rPr>
          <w:lang w:val="it-IT"/>
        </w:rPr>
        <w:t xml:space="preserve">Kosovsky, </w:t>
      </w:r>
      <w:r w:rsidRPr="0091178E">
        <w:rPr>
          <w:i/>
          <w:iCs/>
          <w:lang w:val="it-IT"/>
        </w:rPr>
        <w:t>Yerushalmi</w:t>
      </w:r>
      <w:r w:rsidRPr="0091178E">
        <w:rPr>
          <w:lang w:val="it-IT"/>
        </w:rPr>
        <w:t xml:space="preserve">, </w:t>
      </w:r>
      <w:r>
        <w:rPr>
          <w:lang w:val="it-IT"/>
        </w:rPr>
        <w:t>211)</w:t>
      </w:r>
      <w:r w:rsidRPr="0082579D">
        <w:rPr>
          <w:lang w:val="it-IT"/>
        </w:rPr>
        <w:t xml:space="preserve"> </w:t>
      </w:r>
      <w:r w:rsidRPr="0091178E">
        <w:rPr>
          <w:b/>
          <w:bCs/>
          <w:lang w:val="it-IT"/>
        </w:rPr>
        <w:t xml:space="preserve">E: </w:t>
      </w:r>
      <w:r w:rsidRPr="000F4987">
        <w:rPr>
          <w:rFonts w:cs="Times New Roman"/>
          <w:lang w:val="it-IT"/>
        </w:rPr>
        <w:t>–</w:t>
      </w:r>
      <w:r w:rsidRPr="00C77DC1">
        <w:rPr>
          <w:rStyle w:val="FootnoteReference"/>
          <w:rFonts w:cs="Times New Roman"/>
          <w:rtl/>
        </w:rPr>
        <w:footnoteReference w:id="653"/>
      </w:r>
      <w:r w:rsidRPr="0091178E">
        <w:rPr>
          <w:b/>
          <w:bCs/>
          <w:lang w:val="it-IT"/>
        </w:rPr>
        <w:t xml:space="preserve"> D: </w:t>
      </w:r>
      <w:r w:rsidR="00281C7A">
        <w:rPr>
          <w:lang w:val="it-IT"/>
        </w:rPr>
        <w:t>3</w:t>
      </w:r>
      <w:r w:rsidR="00281C7A" w:rsidRPr="00281C7A">
        <w:rPr>
          <w:vertAlign w:val="superscript"/>
          <w:lang w:val="it-IT"/>
        </w:rPr>
        <w:t>rd</w:t>
      </w:r>
      <w:r w:rsidR="00281C7A">
        <w:rPr>
          <w:lang w:val="it-IT"/>
        </w:rPr>
        <w:t xml:space="preserve"> C</w:t>
      </w:r>
      <w:r w:rsidR="00281C7A">
        <w:rPr>
          <w:rStyle w:val="FootnoteReference"/>
          <w:lang w:val="it-IT"/>
        </w:rPr>
        <w:footnoteReference w:id="654"/>
      </w:r>
      <w:r>
        <w:rPr>
          <w:b/>
          <w:bCs/>
          <w:lang w:val="it-IT"/>
        </w:rPr>
        <w:t xml:space="preserve"> </w:t>
      </w:r>
    </w:p>
    <w:p w14:paraId="5FF5AE79" w14:textId="77777777" w:rsidR="00BD0433" w:rsidRPr="000F4987" w:rsidRDefault="00BD0433" w:rsidP="00815F05">
      <w:pPr>
        <w:numPr>
          <w:ilvl w:val="0"/>
          <w:numId w:val="37"/>
        </w:numPr>
        <w:bidi w:val="0"/>
        <w:rPr>
          <w:lang w:val="it-IT"/>
        </w:rPr>
      </w:pPr>
      <w:r w:rsidRPr="000F4987">
        <w:rPr>
          <w:b/>
          <w:bCs/>
          <w:lang w:val="it-IT"/>
        </w:rPr>
        <w:t xml:space="preserve">O: </w:t>
      </w:r>
      <w:r w:rsidRPr="000F4987">
        <w:rPr>
          <w:rFonts w:cs="Times New Roman"/>
          <w:lang w:val="it-IT"/>
        </w:rPr>
        <w:t>–</w:t>
      </w:r>
      <w:r w:rsidRPr="000F4987">
        <w:rPr>
          <w:b/>
          <w:bCs/>
          <w:lang w:val="it-IT"/>
        </w:rPr>
        <w:t xml:space="preserve"> Ds:</w:t>
      </w:r>
      <w:r w:rsidRPr="000F4987">
        <w:rPr>
          <w:lang w:val="it-IT"/>
        </w:rPr>
        <w:t xml:space="preserve"> </w:t>
      </w:r>
      <w:r w:rsidRPr="0097320B">
        <w:rPr>
          <w:lang w:val="it-IT"/>
        </w:rPr>
        <w:t xml:space="preserve">Levi </w:t>
      </w:r>
      <w:r>
        <w:rPr>
          <w:lang w:val="it-IT"/>
        </w:rPr>
        <w:t>(6</w:t>
      </w:r>
      <w:r w:rsidRPr="0097320B">
        <w:rPr>
          <w:lang w:val="it-IT"/>
        </w:rPr>
        <w:t>)’s son-in-law</w:t>
      </w:r>
      <w:r w:rsidRPr="000F4987">
        <w:rPr>
          <w:lang w:val="it-IT"/>
        </w:rPr>
        <w:t xml:space="preserve"> </w:t>
      </w:r>
      <w:r w:rsidRPr="000F4987">
        <w:rPr>
          <w:b/>
          <w:bCs/>
          <w:lang w:val="it-IT"/>
        </w:rPr>
        <w:t xml:space="preserve">F: </w:t>
      </w:r>
      <w:r w:rsidRPr="000F4987">
        <w:rPr>
          <w:rFonts w:cs="Times New Roman"/>
          <w:lang w:val="it-IT"/>
        </w:rPr>
        <w:t>–</w:t>
      </w:r>
      <w:r w:rsidRPr="000F4987">
        <w:rPr>
          <w:b/>
          <w:bCs/>
          <w:lang w:val="it-IT"/>
        </w:rPr>
        <w:t xml:space="preserve"> S: </w:t>
      </w:r>
      <w:r w:rsidRPr="000F4987">
        <w:rPr>
          <w:i/>
          <w:iCs/>
          <w:lang w:val="it-IT"/>
        </w:rPr>
        <w:t xml:space="preserve">yPea </w:t>
      </w:r>
      <w:r w:rsidRPr="000F4987">
        <w:rPr>
          <w:lang w:val="it-IT"/>
        </w:rPr>
        <w:t xml:space="preserve">8:8, 21b (Kosovsky, </w:t>
      </w:r>
      <w:r w:rsidRPr="000F4987">
        <w:rPr>
          <w:i/>
          <w:iCs/>
          <w:lang w:val="it-IT"/>
        </w:rPr>
        <w:t>Yerushalmi</w:t>
      </w:r>
      <w:r w:rsidRPr="000F4987">
        <w:rPr>
          <w:lang w:val="it-IT"/>
        </w:rPr>
        <w:t>, 21</w:t>
      </w:r>
      <w:r>
        <w:rPr>
          <w:lang w:val="it-IT"/>
        </w:rPr>
        <w:t>2</w:t>
      </w:r>
      <w:r w:rsidRPr="000F4987">
        <w:rPr>
          <w:lang w:val="it-IT"/>
        </w:rPr>
        <w:t xml:space="preserve">) </w:t>
      </w:r>
      <w:r w:rsidRPr="000F4987">
        <w:rPr>
          <w:b/>
          <w:bCs/>
          <w:lang w:val="it-IT"/>
        </w:rPr>
        <w:t xml:space="preserve">E: </w:t>
      </w:r>
      <w:r w:rsidRPr="000F4987">
        <w:rPr>
          <w:rFonts w:cs="Times New Roman"/>
          <w:lang w:val="it-IT"/>
        </w:rPr>
        <w:t>–</w:t>
      </w:r>
      <w:r w:rsidRPr="000F4987">
        <w:rPr>
          <w:b/>
          <w:bCs/>
          <w:lang w:val="it-IT"/>
        </w:rPr>
        <w:t xml:space="preserve"> D: </w:t>
      </w:r>
      <w:r w:rsidR="007D7133">
        <w:rPr>
          <w:lang w:val="it-IT"/>
        </w:rPr>
        <w:t>3</w:t>
      </w:r>
      <w:r w:rsidR="007D7133" w:rsidRPr="007D7133">
        <w:rPr>
          <w:vertAlign w:val="superscript"/>
          <w:lang w:val="it-IT"/>
        </w:rPr>
        <w:t>rd</w:t>
      </w:r>
      <w:r w:rsidR="007D7133">
        <w:rPr>
          <w:lang w:val="it-IT"/>
        </w:rPr>
        <w:t xml:space="preserve"> C</w:t>
      </w:r>
      <w:r w:rsidR="007D7133">
        <w:rPr>
          <w:rStyle w:val="FootnoteReference"/>
          <w:lang w:val="it-IT"/>
        </w:rPr>
        <w:footnoteReference w:id="655"/>
      </w:r>
      <w:r>
        <w:rPr>
          <w:b/>
          <w:bCs/>
          <w:lang w:val="it-IT"/>
        </w:rPr>
        <w:t xml:space="preserve"> </w:t>
      </w:r>
    </w:p>
    <w:p w14:paraId="6F3339D0" w14:textId="77777777" w:rsidR="00BD0433" w:rsidRPr="00CB646F" w:rsidRDefault="00BD0433" w:rsidP="00C30E29">
      <w:pPr>
        <w:numPr>
          <w:ilvl w:val="0"/>
          <w:numId w:val="37"/>
        </w:numPr>
        <w:bidi w:val="0"/>
        <w:rPr>
          <w:lang w:val="en-GB"/>
        </w:rPr>
      </w:pPr>
      <w:r w:rsidRPr="00CB646F">
        <w:rPr>
          <w:b/>
          <w:bCs/>
          <w:lang w:val="en-GB"/>
        </w:rPr>
        <w:t xml:space="preserve">O: </w:t>
      </w:r>
      <w:r w:rsidRPr="00C77DC1">
        <w:rPr>
          <w:rFonts w:cs="Times New Roman"/>
        </w:rPr>
        <w:t>–</w:t>
      </w:r>
      <w:r w:rsidRPr="00CB646F">
        <w:rPr>
          <w:b/>
          <w:bCs/>
          <w:lang w:val="en-GB"/>
        </w:rPr>
        <w:t xml:space="preserve"> Ds:</w:t>
      </w:r>
      <w:r w:rsidR="007D7133">
        <w:rPr>
          <w:lang w:val="en-GB"/>
        </w:rPr>
        <w:t xml:space="preserve"> Sim</w:t>
      </w:r>
      <w:r w:rsidRPr="00CB646F">
        <w:rPr>
          <w:lang w:val="en-GB"/>
        </w:rPr>
        <w:t>on (</w:t>
      </w:r>
      <w:r w:rsidR="00C30E29">
        <w:rPr>
          <w:lang w:val="en-GB"/>
        </w:rPr>
        <w:t>12</w:t>
      </w:r>
      <w:r w:rsidRPr="00CB646F">
        <w:rPr>
          <w:lang w:val="en-GB"/>
        </w:rPr>
        <w:t>)</w:t>
      </w:r>
      <w:r>
        <w:rPr>
          <w:lang w:val="en-GB"/>
        </w:rPr>
        <w:t>’</w:t>
      </w:r>
      <w:r w:rsidRPr="00CB646F">
        <w:rPr>
          <w:lang w:val="en-GB"/>
        </w:rPr>
        <w:t xml:space="preserve">s father </w:t>
      </w:r>
      <w:r w:rsidRPr="00CB646F">
        <w:rPr>
          <w:b/>
          <w:bCs/>
          <w:lang w:val="en-GB"/>
        </w:rPr>
        <w:t xml:space="preserve">F: </w:t>
      </w:r>
      <w:r w:rsidRPr="00840B48">
        <w:rPr>
          <w:lang w:val="en-GB"/>
        </w:rPr>
        <w:t>–</w:t>
      </w:r>
      <w:r w:rsidRPr="00CB646F">
        <w:rPr>
          <w:b/>
          <w:bCs/>
          <w:lang w:val="en-GB"/>
        </w:rPr>
        <w:t xml:space="preserve"> S: </w:t>
      </w:r>
      <w:r w:rsidRPr="00CB646F">
        <w:rPr>
          <w:i/>
          <w:iCs/>
          <w:lang w:val="en-GB"/>
        </w:rPr>
        <w:t>yDem</w:t>
      </w:r>
      <w:r>
        <w:rPr>
          <w:lang w:val="en-GB"/>
        </w:rPr>
        <w:t xml:space="preserve"> 2:1, 22d</w:t>
      </w:r>
      <w:r w:rsidRPr="00CB646F">
        <w:rPr>
          <w:lang w:val="en-GB"/>
        </w:rPr>
        <w:t xml:space="preserve"> (Kosovsky, </w:t>
      </w:r>
      <w:r w:rsidRPr="00CB646F">
        <w:rPr>
          <w:i/>
          <w:iCs/>
          <w:lang w:val="en-GB"/>
        </w:rPr>
        <w:t>Yerushalmi</w:t>
      </w:r>
      <w:r w:rsidRPr="00CB646F">
        <w:rPr>
          <w:lang w:val="en-GB"/>
        </w:rPr>
        <w:t>, 21</w:t>
      </w:r>
      <w:r>
        <w:rPr>
          <w:lang w:val="en-GB"/>
        </w:rPr>
        <w:t>2</w:t>
      </w:r>
      <w:r w:rsidRPr="00CB646F">
        <w:rPr>
          <w:lang w:val="en-GB"/>
        </w:rPr>
        <w:t xml:space="preserve">) </w:t>
      </w:r>
      <w:r w:rsidRPr="00CB646F">
        <w:rPr>
          <w:b/>
          <w:bCs/>
          <w:lang w:val="en-GB"/>
        </w:rPr>
        <w:t xml:space="preserve">E: </w:t>
      </w:r>
      <w:r w:rsidRPr="00C77DC1">
        <w:rPr>
          <w:rFonts w:cs="Times New Roman"/>
        </w:rPr>
        <w:t>–</w:t>
      </w:r>
      <w:r w:rsidRPr="00CB646F">
        <w:rPr>
          <w:b/>
          <w:bCs/>
          <w:lang w:val="en-GB"/>
        </w:rPr>
        <w:t xml:space="preserve"> D: </w:t>
      </w:r>
      <w:r w:rsidR="007D7133">
        <w:rPr>
          <w:lang w:val="en-GB"/>
        </w:rPr>
        <w:t>4</w:t>
      </w:r>
      <w:r w:rsidR="007D7133" w:rsidRPr="007D7133">
        <w:rPr>
          <w:vertAlign w:val="superscript"/>
          <w:lang w:val="en-GB"/>
        </w:rPr>
        <w:t>th</w:t>
      </w:r>
      <w:r w:rsidR="007D7133">
        <w:rPr>
          <w:lang w:val="en-GB"/>
        </w:rPr>
        <w:t xml:space="preserve"> C</w:t>
      </w:r>
      <w:r w:rsidR="007D7133">
        <w:rPr>
          <w:rStyle w:val="FootnoteReference"/>
          <w:lang w:val="en-GB"/>
        </w:rPr>
        <w:footnoteReference w:id="656"/>
      </w:r>
      <w:r>
        <w:rPr>
          <w:b/>
          <w:bCs/>
          <w:lang w:val="en-GB"/>
        </w:rPr>
        <w:t xml:space="preserve"> </w:t>
      </w:r>
    </w:p>
    <w:p w14:paraId="1B3DC2F2" w14:textId="77777777" w:rsidR="00A55439" w:rsidRDefault="00BD0433" w:rsidP="00A55439">
      <w:pPr>
        <w:numPr>
          <w:ilvl w:val="0"/>
          <w:numId w:val="37"/>
        </w:numPr>
        <w:bidi w:val="0"/>
      </w:pPr>
      <w:r w:rsidRPr="0082579D">
        <w:rPr>
          <w:b/>
          <w:bCs/>
          <w:lang w:val="it-IT"/>
        </w:rPr>
        <w:t xml:space="preserve">O: </w:t>
      </w:r>
      <w:r w:rsidRPr="00DE4F1E">
        <w:rPr>
          <w:rFonts w:cs="Times New Roman"/>
          <w:rtl/>
        </w:rPr>
        <w:t>זכיי</w:t>
      </w:r>
      <w:r>
        <w:rPr>
          <w:rStyle w:val="FootnoteReference"/>
          <w:rFonts w:cs="Times New Roman"/>
        </w:rPr>
        <w:footnoteReference w:id="657"/>
      </w:r>
      <w:r w:rsidRPr="0082579D">
        <w:rPr>
          <w:b/>
          <w:bCs/>
          <w:lang w:val="it-IT"/>
        </w:rPr>
        <w:t xml:space="preserve"> Ds:</w:t>
      </w:r>
      <w:r>
        <w:rPr>
          <w:b/>
          <w:bCs/>
          <w:lang w:val="it-IT"/>
        </w:rPr>
        <w:t xml:space="preserve"> </w:t>
      </w:r>
      <w:r w:rsidRPr="00C02B32">
        <w:rPr>
          <w:lang w:val="it-IT"/>
        </w:rPr>
        <w:t>Cook</w:t>
      </w:r>
      <w:r>
        <w:rPr>
          <w:rStyle w:val="FootnoteReference"/>
          <w:lang w:val="it-IT"/>
        </w:rPr>
        <w:footnoteReference w:id="658"/>
      </w:r>
      <w:r w:rsidRPr="0082579D">
        <w:rPr>
          <w:lang w:val="it-IT"/>
        </w:rPr>
        <w:t xml:space="preserve"> </w:t>
      </w:r>
      <w:r w:rsidRPr="0082579D">
        <w:rPr>
          <w:b/>
          <w:bCs/>
          <w:lang w:val="it-IT"/>
        </w:rPr>
        <w:t xml:space="preserve">F: </w:t>
      </w:r>
      <w:r w:rsidRPr="00C77DC1">
        <w:rPr>
          <w:rFonts w:cs="Times New Roman"/>
        </w:rPr>
        <w:t>–</w:t>
      </w:r>
      <w:r>
        <w:rPr>
          <w:b/>
          <w:bCs/>
          <w:lang w:val="it-IT"/>
        </w:rPr>
        <w:t xml:space="preserve"> </w:t>
      </w:r>
      <w:r w:rsidRPr="0082579D">
        <w:rPr>
          <w:b/>
          <w:bCs/>
          <w:lang w:val="it-IT"/>
        </w:rPr>
        <w:t>S:</w:t>
      </w:r>
      <w:r>
        <w:rPr>
          <w:i/>
          <w:iCs/>
          <w:lang w:val="it-IT"/>
        </w:rPr>
        <w:t xml:space="preserve"> yMeg </w:t>
      </w:r>
      <w:r>
        <w:rPr>
          <w:lang w:val="it-IT"/>
        </w:rPr>
        <w:t xml:space="preserve">4:1, 74d </w:t>
      </w:r>
      <w:r w:rsidRPr="00CB646F">
        <w:rPr>
          <w:lang w:val="en-GB"/>
        </w:rPr>
        <w:t xml:space="preserve">(Kosovsky, </w:t>
      </w:r>
      <w:r w:rsidRPr="00CB646F">
        <w:rPr>
          <w:i/>
          <w:iCs/>
          <w:lang w:val="en-GB"/>
        </w:rPr>
        <w:t>Yerushalmi</w:t>
      </w:r>
      <w:r w:rsidRPr="00CB646F">
        <w:rPr>
          <w:lang w:val="en-GB"/>
        </w:rPr>
        <w:t xml:space="preserve">, 211) </w:t>
      </w:r>
      <w:r w:rsidRPr="00CB646F">
        <w:rPr>
          <w:b/>
          <w:bCs/>
          <w:lang w:val="en-GB"/>
        </w:rPr>
        <w:t xml:space="preserve">E: </w:t>
      </w:r>
      <w:r w:rsidRPr="00C77DC1">
        <w:rPr>
          <w:rFonts w:cs="Times New Roman"/>
        </w:rPr>
        <w:t>–</w:t>
      </w:r>
      <w:r w:rsidRPr="00CB646F">
        <w:rPr>
          <w:b/>
          <w:bCs/>
          <w:lang w:val="en-GB"/>
        </w:rPr>
        <w:t xml:space="preserve"> D:</w:t>
      </w:r>
      <w:r>
        <w:rPr>
          <w:b/>
          <w:bCs/>
          <w:lang w:val="en-GB"/>
        </w:rPr>
        <w:t xml:space="preserve"> </w:t>
      </w:r>
      <w:r w:rsidRPr="008973AC">
        <w:t>3</w:t>
      </w:r>
      <w:r w:rsidRPr="008973AC">
        <w:rPr>
          <w:vertAlign w:val="superscript"/>
        </w:rPr>
        <w:t>rd</w:t>
      </w:r>
      <w:r w:rsidRPr="008973AC">
        <w:t xml:space="preserve"> C</w:t>
      </w:r>
      <w:r w:rsidR="008973AC">
        <w:rPr>
          <w:rStyle w:val="FootnoteReference"/>
        </w:rPr>
        <w:footnoteReference w:id="659"/>
      </w:r>
    </w:p>
    <w:p w14:paraId="2B6C846C" w14:textId="77777777" w:rsidR="00BD0433" w:rsidRDefault="00BD0433" w:rsidP="00A55439">
      <w:pPr>
        <w:numPr>
          <w:ilvl w:val="0"/>
          <w:numId w:val="37"/>
        </w:numPr>
        <w:bidi w:val="0"/>
      </w:pPr>
      <w:r w:rsidRPr="00A55439">
        <w:rPr>
          <w:b/>
          <w:bCs/>
          <w:lang w:val="it-IT"/>
        </w:rPr>
        <w:t xml:space="preserve">O: </w:t>
      </w:r>
      <w:r w:rsidRPr="00A55439">
        <w:rPr>
          <w:rFonts w:cs="Times New Roman"/>
          <w:rtl/>
        </w:rPr>
        <w:t>זכיי</w:t>
      </w:r>
      <w:r>
        <w:rPr>
          <w:rStyle w:val="FootnoteReference"/>
          <w:rFonts w:cs="Times New Roman"/>
        </w:rPr>
        <w:footnoteReference w:id="660"/>
      </w:r>
      <w:r w:rsidRPr="00A55439">
        <w:rPr>
          <w:b/>
          <w:bCs/>
          <w:lang w:val="it-IT"/>
        </w:rPr>
        <w:t xml:space="preserve"> Ds:</w:t>
      </w:r>
      <w:r w:rsidRPr="00A55439">
        <w:rPr>
          <w:lang w:val="it-IT"/>
        </w:rPr>
        <w:t xml:space="preserve"> Of Kabul</w:t>
      </w:r>
      <w:r>
        <w:rPr>
          <w:rStyle w:val="FootnoteReference"/>
          <w:lang w:val="it-IT"/>
        </w:rPr>
        <w:footnoteReference w:id="661"/>
      </w:r>
      <w:r w:rsidRPr="00A55439">
        <w:rPr>
          <w:lang w:val="it-IT"/>
        </w:rPr>
        <w:t xml:space="preserve"> </w:t>
      </w:r>
      <w:r w:rsidRPr="00A55439">
        <w:rPr>
          <w:b/>
          <w:bCs/>
          <w:lang w:val="it-IT"/>
        </w:rPr>
        <w:t xml:space="preserve">F: </w:t>
      </w:r>
      <w:r w:rsidRPr="00A55439">
        <w:rPr>
          <w:lang w:val="it-IT"/>
        </w:rPr>
        <w:t>–</w:t>
      </w:r>
      <w:r w:rsidRPr="00A55439">
        <w:rPr>
          <w:b/>
          <w:bCs/>
          <w:lang w:val="it-IT"/>
        </w:rPr>
        <w:t xml:space="preserve"> S:</w:t>
      </w:r>
      <w:r w:rsidRPr="00A55439">
        <w:rPr>
          <w:lang w:val="it-IT"/>
        </w:rPr>
        <w:t xml:space="preserve"> </w:t>
      </w:r>
      <w:r w:rsidRPr="00A55439">
        <w:rPr>
          <w:i/>
          <w:iCs/>
          <w:lang w:val="it-IT"/>
        </w:rPr>
        <w:t xml:space="preserve">yMeg </w:t>
      </w:r>
      <w:r w:rsidRPr="00A55439">
        <w:rPr>
          <w:lang w:val="it-IT"/>
        </w:rPr>
        <w:t xml:space="preserve">4:5, 75b </w:t>
      </w:r>
      <w:r w:rsidRPr="00A55439">
        <w:rPr>
          <w:lang w:val="en-GB"/>
        </w:rPr>
        <w:t xml:space="preserve">(Kosovsky, </w:t>
      </w:r>
      <w:r w:rsidRPr="00A55439">
        <w:rPr>
          <w:i/>
          <w:iCs/>
          <w:lang w:val="en-GB"/>
        </w:rPr>
        <w:t>Yerushalmi</w:t>
      </w:r>
      <w:r w:rsidRPr="00A55439">
        <w:rPr>
          <w:lang w:val="en-GB"/>
        </w:rPr>
        <w:t xml:space="preserve">, 211) </w:t>
      </w:r>
      <w:r w:rsidRPr="00A55439">
        <w:rPr>
          <w:b/>
          <w:bCs/>
          <w:lang w:val="en-GB"/>
        </w:rPr>
        <w:t xml:space="preserve">E: </w:t>
      </w:r>
      <w:r w:rsidRPr="00A55439">
        <w:rPr>
          <w:rFonts w:cs="Times New Roman"/>
        </w:rPr>
        <w:t>–</w:t>
      </w:r>
      <w:r w:rsidRPr="00A55439">
        <w:rPr>
          <w:b/>
          <w:bCs/>
          <w:lang w:val="en-GB"/>
        </w:rPr>
        <w:t xml:space="preserve"> D: </w:t>
      </w:r>
      <w:r w:rsidR="00881C61" w:rsidRPr="00A55439">
        <w:rPr>
          <w:rFonts w:cs="Times New Roman"/>
          <w:lang w:val="it-IT"/>
        </w:rPr>
        <w:t>3</w:t>
      </w:r>
      <w:r w:rsidR="00881C61" w:rsidRPr="00A55439">
        <w:rPr>
          <w:rFonts w:cs="Times New Roman"/>
          <w:vertAlign w:val="superscript"/>
          <w:lang w:val="it-IT"/>
        </w:rPr>
        <w:t xml:space="preserve">rd </w:t>
      </w:r>
      <w:r w:rsidR="00881C61" w:rsidRPr="00A55439">
        <w:rPr>
          <w:rFonts w:cs="Times New Roman"/>
          <w:lang w:val="it-IT"/>
        </w:rPr>
        <w:t>C</w:t>
      </w:r>
      <w:r w:rsidR="00881C61">
        <w:rPr>
          <w:rStyle w:val="FootnoteReference"/>
          <w:rFonts w:cs="Times New Roman"/>
          <w:lang w:val="en-GB"/>
        </w:rPr>
        <w:footnoteReference w:id="662"/>
      </w:r>
    </w:p>
    <w:p w14:paraId="7D20FA26" w14:textId="77777777" w:rsidR="00BD0433" w:rsidRPr="000B6651" w:rsidRDefault="00BD0433" w:rsidP="00815F05">
      <w:pPr>
        <w:numPr>
          <w:ilvl w:val="0"/>
          <w:numId w:val="37"/>
        </w:numPr>
        <w:bidi w:val="0"/>
        <w:rPr>
          <w:lang w:val="it-IT"/>
        </w:rPr>
      </w:pPr>
      <w:r w:rsidRPr="0082579D">
        <w:rPr>
          <w:b/>
          <w:bCs/>
          <w:lang w:val="it-IT"/>
        </w:rPr>
        <w:t xml:space="preserve">O: </w:t>
      </w:r>
      <w:r w:rsidRPr="00C77DC1">
        <w:rPr>
          <w:rFonts w:cs="Times New Roman"/>
        </w:rPr>
        <w:t>–</w:t>
      </w:r>
      <w:r>
        <w:rPr>
          <w:b/>
          <w:bCs/>
          <w:lang w:val="it-IT"/>
        </w:rPr>
        <w:t xml:space="preserve"> </w:t>
      </w:r>
      <w:r w:rsidRPr="0082579D">
        <w:rPr>
          <w:b/>
          <w:bCs/>
          <w:lang w:val="it-IT"/>
        </w:rPr>
        <w:t>Ds:</w:t>
      </w:r>
      <w:r w:rsidRPr="0082579D">
        <w:rPr>
          <w:lang w:val="it-IT"/>
        </w:rPr>
        <w:t xml:space="preserve"> </w:t>
      </w:r>
      <w:r w:rsidRPr="00C77DC1">
        <w:rPr>
          <w:rFonts w:cs="Times New Roman"/>
        </w:rPr>
        <w:t>–</w:t>
      </w:r>
      <w:r>
        <w:rPr>
          <w:lang w:val="it-IT"/>
        </w:rPr>
        <w:t xml:space="preserve"> </w:t>
      </w:r>
      <w:r w:rsidRPr="0082579D">
        <w:rPr>
          <w:b/>
          <w:bCs/>
          <w:lang w:val="it-IT"/>
        </w:rPr>
        <w:t xml:space="preserve">F: </w:t>
      </w:r>
      <w:r w:rsidRPr="00C77DC1">
        <w:rPr>
          <w:rFonts w:cs="Times New Roman"/>
        </w:rPr>
        <w:t>–</w:t>
      </w:r>
      <w:r>
        <w:rPr>
          <w:b/>
          <w:bCs/>
          <w:lang w:val="it-IT"/>
        </w:rPr>
        <w:t xml:space="preserve"> </w:t>
      </w:r>
      <w:r w:rsidRPr="0082579D">
        <w:rPr>
          <w:b/>
          <w:bCs/>
          <w:lang w:val="it-IT"/>
        </w:rPr>
        <w:t>S:</w:t>
      </w:r>
      <w:r w:rsidRPr="0082579D">
        <w:rPr>
          <w:lang w:val="it-IT"/>
        </w:rPr>
        <w:t xml:space="preserve"> </w:t>
      </w:r>
      <w:r>
        <w:rPr>
          <w:i/>
          <w:iCs/>
          <w:lang w:val="it-IT"/>
        </w:rPr>
        <w:t>ySan</w:t>
      </w:r>
      <w:r>
        <w:rPr>
          <w:lang w:val="it-IT"/>
        </w:rPr>
        <w:t xml:space="preserve"> 1:1, 18b </w:t>
      </w:r>
      <w:r w:rsidRPr="00CB646F">
        <w:rPr>
          <w:lang w:val="en-GB"/>
        </w:rPr>
        <w:t xml:space="preserve">(Kosovsky, </w:t>
      </w:r>
      <w:r w:rsidRPr="00CB646F">
        <w:rPr>
          <w:i/>
          <w:iCs/>
          <w:lang w:val="en-GB"/>
        </w:rPr>
        <w:t>Yerushalmi</w:t>
      </w:r>
      <w:r>
        <w:rPr>
          <w:lang w:val="en-GB"/>
        </w:rPr>
        <w:t>, 212</w:t>
      </w:r>
      <w:r w:rsidRPr="00CB646F">
        <w:rPr>
          <w:lang w:val="en-GB"/>
        </w:rPr>
        <w:t xml:space="preserve">) </w:t>
      </w:r>
      <w:r w:rsidRPr="00CB646F">
        <w:rPr>
          <w:b/>
          <w:bCs/>
          <w:lang w:val="en-GB"/>
        </w:rPr>
        <w:t xml:space="preserve">E: </w:t>
      </w:r>
      <w:r w:rsidRPr="00C77DC1">
        <w:rPr>
          <w:rFonts w:cs="Times New Roman"/>
        </w:rPr>
        <w:t>–</w:t>
      </w:r>
      <w:r w:rsidRPr="00CB646F">
        <w:rPr>
          <w:b/>
          <w:bCs/>
          <w:lang w:val="en-GB"/>
        </w:rPr>
        <w:t xml:space="preserve"> D: </w:t>
      </w:r>
      <w:r w:rsidR="00447237">
        <w:rPr>
          <w:lang w:val="en-GB"/>
        </w:rPr>
        <w:t>3</w:t>
      </w:r>
      <w:r w:rsidR="00447237" w:rsidRPr="00447237">
        <w:rPr>
          <w:vertAlign w:val="superscript"/>
          <w:lang w:val="en-GB"/>
        </w:rPr>
        <w:t>rd</w:t>
      </w:r>
      <w:r w:rsidR="00447237">
        <w:rPr>
          <w:lang w:val="en-GB"/>
        </w:rPr>
        <w:t xml:space="preserve"> C</w:t>
      </w:r>
      <w:r w:rsidR="00447237">
        <w:rPr>
          <w:rStyle w:val="FootnoteReference"/>
          <w:lang w:val="en-GB"/>
        </w:rPr>
        <w:footnoteReference w:id="663"/>
      </w:r>
      <w:r>
        <w:rPr>
          <w:b/>
          <w:bCs/>
          <w:lang w:val="en-GB"/>
        </w:rPr>
        <w:t xml:space="preserve"> </w:t>
      </w:r>
    </w:p>
    <w:p w14:paraId="7529789D" w14:textId="77777777" w:rsidR="00BD0433" w:rsidRDefault="00BD0433" w:rsidP="00447237">
      <w:pPr>
        <w:numPr>
          <w:ilvl w:val="0"/>
          <w:numId w:val="37"/>
        </w:numPr>
        <w:bidi w:val="0"/>
      </w:pPr>
      <w:r w:rsidRPr="003E034D">
        <w:rPr>
          <w:b/>
          <w:bCs/>
        </w:rPr>
        <w:t xml:space="preserve">O: </w:t>
      </w:r>
      <w:r w:rsidRPr="00C77DC1">
        <w:rPr>
          <w:rFonts w:cs="Times New Roman"/>
        </w:rPr>
        <w:t>–</w:t>
      </w:r>
      <w:r w:rsidRPr="003E034D">
        <w:rPr>
          <w:b/>
          <w:bCs/>
        </w:rPr>
        <w:t xml:space="preserve"> Ds:</w:t>
      </w:r>
      <w:r w:rsidRPr="00CB646F">
        <w:rPr>
          <w:lang w:val="en-GB"/>
        </w:rPr>
        <w:t xml:space="preserve"> Levi</w:t>
      </w:r>
      <w:r w:rsidRPr="003E034D">
        <w:t xml:space="preserve"> </w:t>
      </w:r>
      <w:r w:rsidRPr="00CB646F">
        <w:rPr>
          <w:lang w:val="en-GB"/>
        </w:rPr>
        <w:t>(</w:t>
      </w:r>
      <w:r>
        <w:rPr>
          <w:lang w:val="en-GB"/>
        </w:rPr>
        <w:t>22</w:t>
      </w:r>
      <w:r w:rsidRPr="00CB646F">
        <w:rPr>
          <w:lang w:val="en-GB"/>
        </w:rPr>
        <w:t>)</w:t>
      </w:r>
      <w:r>
        <w:rPr>
          <w:lang w:val="en-GB"/>
        </w:rPr>
        <w:t>’</w:t>
      </w:r>
      <w:r w:rsidRPr="00CB646F">
        <w:rPr>
          <w:lang w:val="en-GB"/>
        </w:rPr>
        <w:t xml:space="preserve">s father </w:t>
      </w:r>
      <w:r w:rsidRPr="003E034D">
        <w:rPr>
          <w:b/>
          <w:bCs/>
        </w:rPr>
        <w:t>F:</w:t>
      </w:r>
      <w:r w:rsidRPr="003E034D">
        <w:t xml:space="preserve"> </w:t>
      </w:r>
      <w:r w:rsidRPr="00C77DC1">
        <w:rPr>
          <w:rFonts w:cs="Times New Roman"/>
        </w:rPr>
        <w:t>–</w:t>
      </w:r>
      <w:r w:rsidRPr="003E034D">
        <w:t xml:space="preserve"> </w:t>
      </w:r>
      <w:r w:rsidRPr="003E034D">
        <w:rPr>
          <w:b/>
          <w:bCs/>
        </w:rPr>
        <w:t xml:space="preserve">S: </w:t>
      </w:r>
      <w:r>
        <w:rPr>
          <w:i/>
          <w:iCs/>
        </w:rPr>
        <w:t xml:space="preserve">Gen </w:t>
      </w:r>
      <w:r w:rsidRPr="003E034D">
        <w:rPr>
          <w:i/>
          <w:iCs/>
        </w:rPr>
        <w:t>R</w:t>
      </w:r>
      <w:r>
        <w:rPr>
          <w:i/>
          <w:iCs/>
        </w:rPr>
        <w:t>ab</w:t>
      </w:r>
      <w:r w:rsidRPr="003E034D">
        <w:rPr>
          <w:i/>
          <w:iCs/>
        </w:rPr>
        <w:t xml:space="preserve"> </w:t>
      </w:r>
      <w:r w:rsidRPr="003E034D">
        <w:t xml:space="preserve">15:5 </w:t>
      </w:r>
      <w:r>
        <w:t xml:space="preserve">(Hyman, </w:t>
      </w:r>
      <w:r>
        <w:rPr>
          <w:i/>
          <w:iCs/>
        </w:rPr>
        <w:t>Toldoth</w:t>
      </w:r>
      <w:r>
        <w:t>, 858)</w:t>
      </w:r>
      <w:r w:rsidRPr="003E034D">
        <w:t xml:space="preserve"> </w:t>
      </w:r>
      <w:r w:rsidRPr="00CB646F">
        <w:rPr>
          <w:b/>
          <w:bCs/>
          <w:lang w:val="en-GB"/>
        </w:rPr>
        <w:t xml:space="preserve">E: </w:t>
      </w:r>
      <w:r w:rsidRPr="00C77DC1">
        <w:rPr>
          <w:rFonts w:cs="Times New Roman"/>
        </w:rPr>
        <w:t>–</w:t>
      </w:r>
      <w:r w:rsidRPr="00CB646F">
        <w:rPr>
          <w:b/>
          <w:bCs/>
          <w:lang w:val="en-GB"/>
        </w:rPr>
        <w:t xml:space="preserve"> D: </w:t>
      </w:r>
      <w:r w:rsidR="00447237" w:rsidRPr="00A4328C">
        <w:t>Pre-400</w:t>
      </w:r>
      <w:r w:rsidR="00447237">
        <w:rPr>
          <w:rStyle w:val="FootnoteReference"/>
          <w:lang w:val="de-DE"/>
        </w:rPr>
        <w:footnoteReference w:id="664"/>
      </w:r>
    </w:p>
    <w:p w14:paraId="53052621" w14:textId="77777777" w:rsidR="00BD0433" w:rsidRDefault="00BD0433" w:rsidP="00815F05">
      <w:pPr>
        <w:numPr>
          <w:ilvl w:val="0"/>
          <w:numId w:val="37"/>
        </w:numPr>
        <w:bidi w:val="0"/>
      </w:pPr>
      <w:r w:rsidRPr="00C53B37">
        <w:rPr>
          <w:b/>
          <w:bCs/>
        </w:rPr>
        <w:t xml:space="preserve">O: </w:t>
      </w:r>
      <w:r w:rsidRPr="00521216">
        <w:rPr>
          <w:rFonts w:ascii="Graeca" w:hAnsi="Graeca" w:cs="Graeca"/>
        </w:rPr>
        <w:t></w:t>
      </w:r>
      <w:r w:rsidRPr="00521216">
        <w:t>[</w:t>
      </w:r>
      <w:r w:rsidRPr="00521216">
        <w:rPr>
          <w:rFonts w:ascii="Graeca" w:hAnsi="Graeca" w:cs="Graeca"/>
        </w:rPr>
        <w:t></w:t>
      </w:r>
      <w:r w:rsidRPr="00521216">
        <w:rPr>
          <w:rFonts w:ascii="Graeca" w:hAnsi="Graeca" w:cs="Graeca"/>
        </w:rPr>
        <w:t></w:t>
      </w:r>
      <w:r w:rsidRPr="00521216">
        <w:rPr>
          <w:rFonts w:ascii="Graeca" w:hAnsi="Graeca" w:cs="Graeca"/>
        </w:rPr>
        <w:t></w:t>
      </w:r>
      <w:r w:rsidRPr="00521216">
        <w:rPr>
          <w:rFonts w:ascii="Graeca" w:hAnsi="Graeca" w:cs="Graeca"/>
        </w:rPr>
        <w:t></w:t>
      </w:r>
      <w:r w:rsidRPr="00521216">
        <w:rPr>
          <w:rFonts w:ascii="Graeca" w:hAnsi="Graeca" w:cs="Graeca"/>
        </w:rPr>
        <w:t></w:t>
      </w:r>
      <w:r w:rsidRPr="00521216">
        <w:rPr>
          <w:rFonts w:ascii="Graeca" w:hAnsi="Graeca" w:cs="Graeca"/>
        </w:rPr>
        <w:t></w:t>
      </w:r>
      <w:r w:rsidRPr="00521216">
        <w:t>]</w:t>
      </w:r>
      <w:r w:rsidRPr="00521216">
        <w:rPr>
          <w:rFonts w:ascii="Graeca" w:hAnsi="Graeca" w:cs="Graeca"/>
        </w:rPr>
        <w:t></w:t>
      </w:r>
      <w:r w:rsidRPr="00521216">
        <w:rPr>
          <w:rFonts w:ascii="Graeca" w:hAnsi="Graeca" w:cs="Graeca"/>
        </w:rPr>
        <w:t></w:t>
      </w:r>
      <w:r w:rsidRPr="00521216">
        <w:rPr>
          <w:rStyle w:val="FootnoteReference"/>
        </w:rPr>
        <w:footnoteReference w:id="665"/>
      </w:r>
      <w:r w:rsidRPr="00C53B37">
        <w:rPr>
          <w:b/>
          <w:bCs/>
        </w:rPr>
        <w:t xml:space="preserve"> Ds:</w:t>
      </w:r>
      <w:r w:rsidRPr="00C53B37">
        <w:t xml:space="preserve"> </w:t>
      </w:r>
      <w:r w:rsidRPr="00C77DC1">
        <w:rPr>
          <w:rFonts w:cs="Times New Roman"/>
        </w:rPr>
        <w:t>–</w:t>
      </w:r>
      <w:r w:rsidRPr="00C53B37">
        <w:t xml:space="preserve"> </w:t>
      </w:r>
      <w:r w:rsidRPr="00C53B37">
        <w:rPr>
          <w:b/>
          <w:bCs/>
        </w:rPr>
        <w:t>F:</w:t>
      </w:r>
      <w:r w:rsidRPr="00C53B37">
        <w:t xml:space="preserve"> Epitaph, </w:t>
      </w:r>
      <w:smartTag w:uri="urn:schemas-microsoft-com:office:smarttags" w:element="place">
        <w:smartTag w:uri="urn:schemas-microsoft-com:office:smarttags" w:element="City">
          <w:r w:rsidRPr="00C53B37">
            <w:t>Jaffa</w:t>
          </w:r>
        </w:smartTag>
      </w:smartTag>
      <w:r w:rsidRPr="00C53B37">
        <w:t xml:space="preserve">, Schick </w:t>
      </w:r>
      <w:r w:rsidRPr="00C53B37">
        <w:rPr>
          <w:b/>
          <w:bCs/>
        </w:rPr>
        <w:t>S:</w:t>
      </w:r>
      <w:r w:rsidRPr="00C53B37">
        <w:t xml:space="preserve"> </w:t>
      </w:r>
      <w:r>
        <w:rPr>
          <w:i/>
          <w:iCs/>
        </w:rPr>
        <w:t>CIJ</w:t>
      </w:r>
      <w:r>
        <w:t xml:space="preserve"> 915 </w:t>
      </w:r>
      <w:r w:rsidRPr="00C53B37">
        <w:rPr>
          <w:b/>
          <w:bCs/>
        </w:rPr>
        <w:t xml:space="preserve">E: </w:t>
      </w:r>
      <w:r w:rsidRPr="00C77DC1">
        <w:rPr>
          <w:rFonts w:cs="Times New Roman"/>
        </w:rPr>
        <w:t>–</w:t>
      </w:r>
      <w:r w:rsidRPr="00C53B37">
        <w:rPr>
          <w:b/>
          <w:bCs/>
        </w:rPr>
        <w:t xml:space="preserve"> D:</w:t>
      </w:r>
      <w:r w:rsidRPr="00C53B37">
        <w:t xml:space="preserve"> </w:t>
      </w:r>
      <w:r>
        <w:t>3</w:t>
      </w:r>
      <w:r>
        <w:rPr>
          <w:vertAlign w:val="superscript"/>
        </w:rPr>
        <w:t>rd</w:t>
      </w:r>
      <w:r>
        <w:t xml:space="preserve"> C</w:t>
      </w:r>
    </w:p>
    <w:p w14:paraId="0794AD03" w14:textId="77777777" w:rsidR="00BD0433" w:rsidRDefault="00BD0433" w:rsidP="00EF196C">
      <w:pPr>
        <w:numPr>
          <w:ilvl w:val="0"/>
          <w:numId w:val="37"/>
        </w:numPr>
        <w:bidi w:val="0"/>
      </w:pPr>
      <w:r w:rsidRPr="001A1EE7">
        <w:rPr>
          <w:b/>
          <w:bCs/>
        </w:rPr>
        <w:t xml:space="preserve">O: </w:t>
      </w:r>
      <w:r w:rsidRPr="00536778">
        <w:rPr>
          <w:rFonts w:ascii="Graeca" w:hAnsi="Graeca" w:cs="Graeca"/>
        </w:rPr>
        <w:t></w:t>
      </w:r>
      <w:r w:rsidRPr="00536778">
        <w:rPr>
          <w:rFonts w:ascii="Graeca" w:hAnsi="Graeca" w:cs="Graeca"/>
        </w:rPr>
        <w:t></w:t>
      </w:r>
      <w:r w:rsidRPr="00536778">
        <w:rPr>
          <w:rFonts w:ascii="Graeca" w:hAnsi="Graeca" w:cs="Graeca"/>
        </w:rPr>
        <w:t></w:t>
      </w:r>
      <w:r w:rsidRPr="00536778">
        <w:rPr>
          <w:rFonts w:ascii="Graeca" w:hAnsi="Graeca" w:cs="Graeca"/>
        </w:rPr>
        <w:t></w:t>
      </w:r>
      <w:r w:rsidRPr="00536778">
        <w:rPr>
          <w:rFonts w:ascii="Graeca" w:hAnsi="Graeca" w:cs="Graeca"/>
        </w:rPr>
        <w:t></w:t>
      </w:r>
      <w:r w:rsidRPr="00536778">
        <w:rPr>
          <w:rFonts w:ascii="Graeca" w:hAnsi="Graeca" w:cs="Graeca"/>
        </w:rPr>
        <w:t></w:t>
      </w:r>
      <w:r w:rsidRPr="00536778">
        <w:rPr>
          <w:rFonts w:ascii="Graeca" w:hAnsi="Graeca" w:cs="Graeca"/>
        </w:rPr>
        <w:t></w:t>
      </w:r>
      <w:r w:rsidR="00D83ADE">
        <w:rPr>
          <w:rFonts w:ascii="Graeca" w:hAnsi="Graeca" w:cs="Graeca"/>
        </w:rPr>
        <w:t></w:t>
      </w:r>
      <w:r w:rsidRPr="00536778">
        <w:rPr>
          <w:rFonts w:ascii="Graeca" w:hAnsi="Graeca" w:cs="Graeca"/>
        </w:rPr>
        <w:t></w:t>
      </w:r>
      <w:r w:rsidRPr="00EF196C">
        <w:rPr>
          <w:rStyle w:val="FootnoteReference"/>
          <w:rFonts w:cs="Times New Roman"/>
          <w:rtl/>
        </w:rPr>
        <w:footnoteReference w:id="666"/>
      </w:r>
      <w:r w:rsidR="00EF196C">
        <w:rPr>
          <w:rFonts w:cs="Times New Roman"/>
        </w:rPr>
        <w:t xml:space="preserve"> </w:t>
      </w:r>
      <w:r w:rsidRPr="001A1EE7">
        <w:rPr>
          <w:b/>
          <w:bCs/>
        </w:rPr>
        <w:t xml:space="preserve">Ds: </w:t>
      </w:r>
      <w:r w:rsidRPr="001A1EE7">
        <w:t>Esther (</w:t>
      </w:r>
      <w:r>
        <w:t>4</w:t>
      </w:r>
      <w:r w:rsidRPr="001A1EE7">
        <w:t>)</w:t>
      </w:r>
      <w:r>
        <w:t>’</w:t>
      </w:r>
      <w:r w:rsidRPr="001A1EE7">
        <w:t>s son</w:t>
      </w:r>
      <w:r w:rsidRPr="001A1EE7">
        <w:rPr>
          <w:b/>
          <w:bCs/>
        </w:rPr>
        <w:t xml:space="preserve"> F:</w:t>
      </w:r>
      <w:r>
        <w:rPr>
          <w:b/>
          <w:bCs/>
        </w:rPr>
        <w:t xml:space="preserve"> </w:t>
      </w:r>
      <w:r w:rsidRPr="00C53B37">
        <w:t>Epitaph</w:t>
      </w:r>
      <w:r>
        <w:t xml:space="preserve">, </w:t>
      </w:r>
      <w:smartTag w:uri="urn:schemas-microsoft-com:office:smarttags" w:element="place">
        <w:smartTag w:uri="urn:schemas-microsoft-com:office:smarttags" w:element="City">
          <w:r>
            <w:t>Jaffa</w:t>
          </w:r>
        </w:smartTag>
      </w:smartTag>
      <w:r>
        <w:t xml:space="preserve">, Vincent </w:t>
      </w:r>
      <w:r w:rsidRPr="001A1EE7">
        <w:rPr>
          <w:b/>
          <w:bCs/>
        </w:rPr>
        <w:t>S:</w:t>
      </w:r>
      <w:r w:rsidRPr="001A1EE7">
        <w:rPr>
          <w:i/>
          <w:iCs/>
        </w:rPr>
        <w:t xml:space="preserve"> </w:t>
      </w:r>
      <w:r>
        <w:rPr>
          <w:i/>
          <w:iCs/>
        </w:rPr>
        <w:t>CIJ</w:t>
      </w:r>
      <w:r>
        <w:t xml:space="preserve"> 916</w:t>
      </w:r>
      <w:r w:rsidRPr="001A1EE7">
        <w:t xml:space="preserve"> </w:t>
      </w:r>
      <w:r w:rsidRPr="00C53B37">
        <w:rPr>
          <w:b/>
          <w:bCs/>
        </w:rPr>
        <w:t xml:space="preserve">E: </w:t>
      </w:r>
      <w:r w:rsidRPr="00C77DC1">
        <w:rPr>
          <w:rFonts w:cs="Times New Roman"/>
        </w:rPr>
        <w:t>–</w:t>
      </w:r>
      <w:r w:rsidRPr="00C53B37">
        <w:rPr>
          <w:b/>
          <w:bCs/>
        </w:rPr>
        <w:t xml:space="preserve"> D:</w:t>
      </w:r>
      <w:r w:rsidRPr="00C53B37">
        <w:t xml:space="preserve"> </w:t>
      </w:r>
      <w:r w:rsidRPr="008B59C0">
        <w:t>3</w:t>
      </w:r>
      <w:r w:rsidRPr="008B59C0">
        <w:rPr>
          <w:vertAlign w:val="superscript"/>
        </w:rPr>
        <w:t>rd</w:t>
      </w:r>
      <w:r w:rsidRPr="008B59C0">
        <w:t xml:space="preserve"> C</w:t>
      </w:r>
    </w:p>
    <w:p w14:paraId="6DBE0A94" w14:textId="77777777" w:rsidR="00BD0433" w:rsidRDefault="00BD0433" w:rsidP="00815F05">
      <w:pPr>
        <w:numPr>
          <w:ilvl w:val="0"/>
          <w:numId w:val="37"/>
        </w:numPr>
        <w:bidi w:val="0"/>
      </w:pPr>
      <w:r w:rsidRPr="001A1EE7">
        <w:rPr>
          <w:b/>
          <w:bCs/>
        </w:rPr>
        <w:t>O:</w:t>
      </w:r>
      <w:r w:rsidRPr="001A1EE7">
        <w:rPr>
          <w:rtl/>
        </w:rPr>
        <w:t xml:space="preserve"> </w:t>
      </w:r>
      <w:r w:rsidRPr="00C052EC">
        <w:rPr>
          <w:rFonts w:ascii="Graeca" w:hAnsi="Graeca" w:cs="Graeca"/>
        </w:rPr>
        <w:t></w:t>
      </w:r>
      <w:r w:rsidRPr="00C052EC">
        <w:rPr>
          <w:rFonts w:ascii="Graeca" w:hAnsi="Graeca" w:cs="Graeca"/>
        </w:rPr>
        <w:t></w:t>
      </w:r>
      <w:r w:rsidRPr="00C052EC">
        <w:rPr>
          <w:rFonts w:ascii="Graeca" w:hAnsi="Graeca" w:cs="Graeca"/>
        </w:rPr>
        <w:t></w:t>
      </w:r>
      <w:r w:rsidRPr="00C052EC">
        <w:rPr>
          <w:rFonts w:ascii="Graeca" w:hAnsi="Graeca" w:cs="Graeca"/>
        </w:rPr>
        <w:t></w:t>
      </w:r>
      <w:r w:rsidRPr="00C052EC">
        <w:rPr>
          <w:rFonts w:ascii="Graeca" w:hAnsi="Graeca" w:cs="Graeca"/>
        </w:rPr>
        <w:t></w:t>
      </w:r>
      <w:r w:rsidRPr="00C052EC">
        <w:rPr>
          <w:rFonts w:ascii="Graeca" w:hAnsi="Graeca" w:cs="Graeca"/>
        </w:rPr>
        <w:t></w:t>
      </w:r>
      <w:r w:rsidRPr="00EF196C">
        <w:rPr>
          <w:rStyle w:val="FootnoteReference"/>
        </w:rPr>
        <w:footnoteReference w:id="667"/>
      </w:r>
      <w:r w:rsidR="00EF196C">
        <w:rPr>
          <w:b/>
          <w:bCs/>
        </w:rPr>
        <w:t xml:space="preserve"> </w:t>
      </w:r>
      <w:r w:rsidRPr="001A1EE7">
        <w:rPr>
          <w:b/>
          <w:bCs/>
        </w:rPr>
        <w:t xml:space="preserve">Ds: </w:t>
      </w:r>
      <w:r w:rsidRPr="00C77DC1">
        <w:rPr>
          <w:rFonts w:cs="Times New Roman"/>
        </w:rPr>
        <w:t>–</w:t>
      </w:r>
      <w:r w:rsidRPr="001A1EE7">
        <w:t xml:space="preserve"> </w:t>
      </w:r>
      <w:r w:rsidRPr="001A1EE7">
        <w:rPr>
          <w:b/>
          <w:bCs/>
        </w:rPr>
        <w:t>F:</w:t>
      </w:r>
      <w:r w:rsidRPr="001A1EE7">
        <w:t xml:space="preserve"> </w:t>
      </w:r>
      <w:r w:rsidRPr="00C53B37">
        <w:t>Epitaph</w:t>
      </w:r>
      <w:r>
        <w:t xml:space="preserve">, </w:t>
      </w:r>
      <w:smartTag w:uri="urn:schemas-microsoft-com:office:smarttags" w:element="place">
        <w:smartTag w:uri="urn:schemas-microsoft-com:office:smarttags" w:element="City">
          <w:r>
            <w:t>Jaffa</w:t>
          </w:r>
        </w:smartTag>
      </w:smartTag>
      <w:r>
        <w:t>, Euting</w:t>
      </w:r>
      <w:r w:rsidRPr="001A1EE7">
        <w:t xml:space="preserve"> </w:t>
      </w:r>
      <w:r w:rsidRPr="001A1EE7">
        <w:rPr>
          <w:b/>
          <w:bCs/>
        </w:rPr>
        <w:t>S:</w:t>
      </w:r>
      <w:r w:rsidRPr="001A1EE7">
        <w:t xml:space="preserve"> </w:t>
      </w:r>
      <w:r>
        <w:rPr>
          <w:i/>
          <w:iCs/>
        </w:rPr>
        <w:t>CIJ</w:t>
      </w:r>
      <w:r>
        <w:t xml:space="preserve"> 923 </w:t>
      </w:r>
      <w:r w:rsidRPr="00C53B37">
        <w:rPr>
          <w:b/>
          <w:bCs/>
        </w:rPr>
        <w:t xml:space="preserve">E: </w:t>
      </w:r>
      <w:r w:rsidRPr="00C77DC1">
        <w:rPr>
          <w:rFonts w:cs="Times New Roman"/>
        </w:rPr>
        <w:t>–</w:t>
      </w:r>
      <w:r w:rsidRPr="00C53B37">
        <w:rPr>
          <w:b/>
          <w:bCs/>
        </w:rPr>
        <w:t xml:space="preserve"> D:</w:t>
      </w:r>
      <w:r w:rsidRPr="00C53B37">
        <w:t xml:space="preserve"> </w:t>
      </w:r>
      <w:r w:rsidRPr="008B59C0">
        <w:t>3</w:t>
      </w:r>
      <w:r w:rsidRPr="008B59C0">
        <w:rPr>
          <w:vertAlign w:val="superscript"/>
        </w:rPr>
        <w:t>rd</w:t>
      </w:r>
      <w:r w:rsidRPr="008B59C0">
        <w:t xml:space="preserve"> C</w:t>
      </w:r>
    </w:p>
    <w:p w14:paraId="2EA8BC57" w14:textId="77777777" w:rsidR="00BD0433" w:rsidRDefault="00BD0433" w:rsidP="00815F05">
      <w:pPr>
        <w:numPr>
          <w:ilvl w:val="0"/>
          <w:numId w:val="37"/>
        </w:numPr>
        <w:bidi w:val="0"/>
      </w:pPr>
      <w:r>
        <w:rPr>
          <w:b/>
          <w:bCs/>
        </w:rPr>
        <w:t xml:space="preserve">O: </w:t>
      </w:r>
      <w:r w:rsidRPr="00521216">
        <w:rPr>
          <w:rFonts w:ascii="Graeca" w:hAnsi="Graeca"/>
        </w:rPr>
        <w:t></w:t>
      </w:r>
      <w:r w:rsidRPr="00521216">
        <w:rPr>
          <w:rFonts w:ascii="Graeca" w:hAnsi="Graeca"/>
        </w:rPr>
        <w:t></w:t>
      </w:r>
      <w:r w:rsidRPr="00521216">
        <w:rPr>
          <w:rFonts w:ascii="Graeca" w:hAnsi="Graeca"/>
        </w:rPr>
        <w:t></w:t>
      </w:r>
      <w:r w:rsidRPr="00521216">
        <w:rPr>
          <w:rFonts w:ascii="Graeca" w:hAnsi="Graeca"/>
        </w:rPr>
        <w:t></w:t>
      </w:r>
      <w:r w:rsidRPr="00521216">
        <w:t>[</w:t>
      </w:r>
      <w:r w:rsidRPr="00521216">
        <w:rPr>
          <w:rFonts w:ascii="Graeca" w:hAnsi="Graeca"/>
        </w:rPr>
        <w:t></w:t>
      </w:r>
      <w:r w:rsidRPr="00521216">
        <w:rPr>
          <w:rFonts w:ascii="Graeca" w:hAnsi="Graeca"/>
        </w:rPr>
        <w:t></w:t>
      </w:r>
      <w:r w:rsidRPr="00521216">
        <w:rPr>
          <w:rFonts w:ascii="Graeca" w:hAnsi="Graeca"/>
        </w:rPr>
        <w:t></w:t>
      </w:r>
      <w:r w:rsidRPr="00521216">
        <w:rPr>
          <w:rFonts w:ascii="Graeca" w:hAnsi="Graeca"/>
        </w:rPr>
        <w:t></w:t>
      </w:r>
      <w:r w:rsidRPr="00521216">
        <w:rPr>
          <w:rFonts w:ascii="Graeca" w:hAnsi="Graeca"/>
        </w:rPr>
        <w:t></w:t>
      </w:r>
      <w:r w:rsidRPr="00521216">
        <w:rPr>
          <w:rFonts w:ascii="Graeca" w:hAnsi="Graeca"/>
        </w:rPr>
        <w:t></w:t>
      </w:r>
      <w:r w:rsidRPr="00521216">
        <w:t>]</w:t>
      </w:r>
      <w:r w:rsidRPr="00521216">
        <w:rPr>
          <w:rStyle w:val="FootnoteReference"/>
        </w:rPr>
        <w:footnoteReference w:id="668"/>
      </w:r>
      <w:r>
        <w:rPr>
          <w:b/>
          <w:bCs/>
        </w:rPr>
        <w:t xml:space="preserve"> Ds: </w:t>
      </w:r>
      <w:r w:rsidRPr="00840B48">
        <w:rPr>
          <w:lang w:val="en-GB"/>
        </w:rPr>
        <w:t>–</w:t>
      </w:r>
      <w:r>
        <w:rPr>
          <w:b/>
          <w:bCs/>
          <w:lang w:val="en-GB"/>
        </w:rPr>
        <w:t xml:space="preserve"> </w:t>
      </w:r>
      <w:r>
        <w:rPr>
          <w:b/>
          <w:bCs/>
        </w:rPr>
        <w:t>F:</w:t>
      </w:r>
      <w:r>
        <w:t xml:space="preserve"> Memorial inscription, Hammat Gader </w:t>
      </w:r>
      <w:r>
        <w:rPr>
          <w:b/>
          <w:bCs/>
        </w:rPr>
        <w:t>S:</w:t>
      </w:r>
      <w:r>
        <w:t xml:space="preserve"> Di Segni, </w:t>
      </w:r>
      <w:r>
        <w:rPr>
          <w:i/>
          <w:iCs/>
        </w:rPr>
        <w:t>Hammat Gader</w:t>
      </w:r>
      <w:r>
        <w:t xml:space="preserve">, no. 67 </w:t>
      </w:r>
      <w:r w:rsidRPr="001401FF">
        <w:rPr>
          <w:b/>
          <w:bCs/>
        </w:rPr>
        <w:t>E:</w:t>
      </w:r>
      <w:r>
        <w:t xml:space="preserve"> Jew?</w:t>
      </w:r>
      <w:r>
        <w:rPr>
          <w:rStyle w:val="FootnoteReference"/>
        </w:rPr>
        <w:footnoteReference w:id="669"/>
      </w:r>
      <w:r>
        <w:t xml:space="preserve"> </w:t>
      </w:r>
      <w:r w:rsidRPr="005F77BC">
        <w:rPr>
          <w:b/>
          <w:bCs/>
        </w:rPr>
        <w:t>D:</w:t>
      </w:r>
      <w:r>
        <w:t xml:space="preserve"> </w:t>
      </w:r>
      <w:r w:rsidRPr="008B59C0">
        <w:t>5</w:t>
      </w:r>
      <w:r w:rsidRPr="008B59C0">
        <w:rPr>
          <w:vertAlign w:val="superscript"/>
        </w:rPr>
        <w:t>th</w:t>
      </w:r>
      <w:r w:rsidRPr="008B59C0">
        <w:t>-6</w:t>
      </w:r>
      <w:r w:rsidRPr="008B59C0">
        <w:rPr>
          <w:vertAlign w:val="superscript"/>
        </w:rPr>
        <w:t>th</w:t>
      </w:r>
      <w:r w:rsidRPr="008B59C0">
        <w:t xml:space="preserve"> C</w:t>
      </w:r>
    </w:p>
    <w:p w14:paraId="1A4E10BA" w14:textId="77777777" w:rsidR="00BD0433" w:rsidRDefault="00BD0433" w:rsidP="00876C71">
      <w:pPr>
        <w:numPr>
          <w:ilvl w:val="0"/>
          <w:numId w:val="37"/>
        </w:numPr>
        <w:bidi w:val="0"/>
      </w:pPr>
      <w:r w:rsidRPr="00DD0FD3">
        <w:rPr>
          <w:b/>
          <w:bCs/>
        </w:rPr>
        <w:t xml:space="preserve">O: </w:t>
      </w:r>
      <w:r w:rsidRPr="00F22361">
        <w:rPr>
          <w:rFonts w:ascii="Graeca" w:hAnsi="Graeca" w:cs="Graeca"/>
        </w:rPr>
        <w:t></w:t>
      </w:r>
      <w:r w:rsidRPr="00F22361">
        <w:rPr>
          <w:rFonts w:ascii="Graeca" w:hAnsi="Graeca" w:cs="Graeca"/>
        </w:rPr>
        <w:t></w:t>
      </w:r>
      <w:r w:rsidRPr="00F22361">
        <w:rPr>
          <w:rFonts w:ascii="Graeca" w:hAnsi="Graeca" w:cs="Graeca"/>
        </w:rPr>
        <w:t></w:t>
      </w:r>
      <w:r w:rsidRPr="00F22361">
        <w:rPr>
          <w:rFonts w:ascii="Graeca" w:hAnsi="Graeca" w:cs="Graeca"/>
        </w:rPr>
        <w:t></w:t>
      </w:r>
      <w:r w:rsidRPr="00F22361">
        <w:rPr>
          <w:rFonts w:ascii="Graeca" w:hAnsi="Graeca" w:cs="Graeca"/>
        </w:rPr>
        <w:t></w:t>
      </w:r>
      <w:r w:rsidRPr="00F22361">
        <w:rPr>
          <w:rFonts w:ascii="Graeca" w:hAnsi="Graeca" w:cs="Graeca"/>
        </w:rPr>
        <w:t></w:t>
      </w:r>
      <w:r w:rsidRPr="00F22361">
        <w:rPr>
          <w:rFonts w:ascii="Graeca" w:hAnsi="Graeca" w:cs="Graeca"/>
        </w:rPr>
        <w:t></w:t>
      </w:r>
      <w:r w:rsidRPr="00F22361">
        <w:rPr>
          <w:rStyle w:val="FootnoteReference"/>
          <w:rFonts w:cs="Times New Roman"/>
        </w:rPr>
        <w:footnoteReference w:id="670"/>
      </w:r>
      <w:r>
        <w:rPr>
          <w:b/>
          <w:bCs/>
        </w:rPr>
        <w:t xml:space="preserve"> </w:t>
      </w:r>
      <w:r w:rsidRPr="00DD0FD3">
        <w:rPr>
          <w:b/>
          <w:bCs/>
        </w:rPr>
        <w:t>Ds:</w:t>
      </w:r>
      <w:r w:rsidRPr="00DD0FD3">
        <w:t xml:space="preserve"> Jacob </w:t>
      </w:r>
      <w:r w:rsidRPr="00CB646F">
        <w:rPr>
          <w:lang w:val="en-GB"/>
        </w:rPr>
        <w:t>(</w:t>
      </w:r>
      <w:r>
        <w:rPr>
          <w:lang w:val="en-GB"/>
        </w:rPr>
        <w:t>68</w:t>
      </w:r>
      <w:r w:rsidRPr="00CB646F">
        <w:rPr>
          <w:lang w:val="en-GB"/>
        </w:rPr>
        <w:t>)</w:t>
      </w:r>
      <w:r>
        <w:rPr>
          <w:lang w:val="en-GB"/>
        </w:rPr>
        <w:t>’</w:t>
      </w:r>
      <w:r w:rsidRPr="00CB646F">
        <w:rPr>
          <w:lang w:val="en-GB"/>
        </w:rPr>
        <w:t xml:space="preserve">s father </w:t>
      </w:r>
      <w:r w:rsidRPr="00DD0FD3">
        <w:rPr>
          <w:b/>
          <w:bCs/>
        </w:rPr>
        <w:t xml:space="preserve">F: </w:t>
      </w:r>
      <w:r w:rsidRPr="00DD0FD3">
        <w:t xml:space="preserve">Sarcophagus, </w:t>
      </w:r>
      <w:r w:rsidRPr="00485885">
        <w:t>Tallusa</w:t>
      </w:r>
      <w:r>
        <w:rPr>
          <w:rStyle w:val="FootnoteReference"/>
        </w:rPr>
        <w:footnoteReference w:id="671"/>
      </w:r>
      <w:r w:rsidRPr="00DD0FD3">
        <w:t xml:space="preserve"> </w:t>
      </w:r>
      <w:r w:rsidRPr="00DD0FD3">
        <w:rPr>
          <w:b/>
          <w:bCs/>
        </w:rPr>
        <w:t>S:</w:t>
      </w:r>
      <w:r w:rsidRPr="00DD0FD3">
        <w:t xml:space="preserve"> </w:t>
      </w:r>
      <w:r>
        <w:t xml:space="preserve">Lifschitz, </w:t>
      </w:r>
      <w:r>
        <w:rPr>
          <w:i/>
          <w:iCs/>
        </w:rPr>
        <w:t>RB</w:t>
      </w:r>
      <w:r>
        <w:t xml:space="preserve"> 76 (1969) 92</w:t>
      </w:r>
      <w:r w:rsidRPr="00DD0FD3">
        <w:t xml:space="preserve"> </w:t>
      </w:r>
      <w:r w:rsidRPr="00CB646F">
        <w:rPr>
          <w:b/>
          <w:bCs/>
          <w:lang w:val="en-GB"/>
        </w:rPr>
        <w:t xml:space="preserve">E: </w:t>
      </w:r>
      <w:r>
        <w:rPr>
          <w:rFonts w:cs="Times New Roman"/>
        </w:rPr>
        <w:t>Samaritan?</w:t>
      </w:r>
      <w:r>
        <w:rPr>
          <w:rStyle w:val="FootnoteReference"/>
          <w:rFonts w:cs="Times New Roman"/>
        </w:rPr>
        <w:footnoteReference w:id="672"/>
      </w:r>
      <w:r w:rsidRPr="00CB646F">
        <w:rPr>
          <w:b/>
          <w:bCs/>
          <w:lang w:val="en-GB"/>
        </w:rPr>
        <w:t xml:space="preserve"> D: </w:t>
      </w:r>
      <w:r w:rsidRPr="00B725E1">
        <w:rPr>
          <w:rFonts w:cs="Times New Roman"/>
          <w:lang w:val="it-IT"/>
        </w:rPr>
        <w:t>–</w:t>
      </w:r>
      <w:r w:rsidR="00876C71" w:rsidRPr="005F539E">
        <w:rPr>
          <w:rStyle w:val="FootnoteReference"/>
          <w:rFonts w:cs="Times New Roman"/>
        </w:rPr>
        <w:footnoteReference w:id="673"/>
      </w:r>
      <w:r>
        <w:rPr>
          <w:b/>
          <w:bCs/>
          <w:lang w:val="en-GB"/>
        </w:rPr>
        <w:t xml:space="preserve"> </w:t>
      </w:r>
    </w:p>
    <w:p w14:paraId="3FE46F1C" w14:textId="77777777" w:rsidR="00BD0433" w:rsidRPr="00DD0FD3" w:rsidRDefault="00BD0433" w:rsidP="00253304">
      <w:pPr>
        <w:numPr>
          <w:ilvl w:val="0"/>
          <w:numId w:val="37"/>
        </w:numPr>
        <w:bidi w:val="0"/>
        <w:rPr>
          <w:lang w:val="en-GB"/>
        </w:rPr>
      </w:pPr>
      <w:r w:rsidRPr="00DD0FD3">
        <w:rPr>
          <w:b/>
          <w:bCs/>
          <w:lang w:val="en-GB"/>
        </w:rPr>
        <w:t xml:space="preserve">O: </w:t>
      </w:r>
      <w:r w:rsidRPr="00C77DC1">
        <w:rPr>
          <w:rFonts w:cs="Times New Roman"/>
        </w:rPr>
        <w:t>–</w:t>
      </w:r>
      <w:r w:rsidRPr="002628D3">
        <w:rPr>
          <w:rStyle w:val="FootnoteReference"/>
          <w:rFonts w:cs="Times New Roman"/>
          <w:rtl/>
        </w:rPr>
        <w:footnoteReference w:id="674"/>
      </w:r>
      <w:r w:rsidRPr="00DD0FD3">
        <w:rPr>
          <w:b/>
          <w:bCs/>
          <w:lang w:val="en-GB"/>
        </w:rPr>
        <w:t xml:space="preserve"> Ds: </w:t>
      </w:r>
      <w:r w:rsidRPr="00840B48">
        <w:rPr>
          <w:lang w:val="en-GB"/>
        </w:rPr>
        <w:t>–</w:t>
      </w:r>
      <w:r w:rsidRPr="00DD0FD3">
        <w:rPr>
          <w:lang w:val="en-GB"/>
        </w:rPr>
        <w:t xml:space="preserve"> </w:t>
      </w:r>
      <w:r w:rsidRPr="00DD0FD3">
        <w:rPr>
          <w:b/>
          <w:bCs/>
          <w:lang w:val="en-GB"/>
        </w:rPr>
        <w:t>F:</w:t>
      </w:r>
      <w:r w:rsidRPr="00DD0FD3">
        <w:rPr>
          <w:lang w:val="en-GB"/>
        </w:rPr>
        <w:t xml:space="preserve"> Epitaph, Be</w:t>
      </w:r>
      <w:r>
        <w:rPr>
          <w:lang w:val="en-GB"/>
        </w:rPr>
        <w:t>th</w:t>
      </w:r>
      <w:r w:rsidRPr="00DD0FD3">
        <w:rPr>
          <w:lang w:val="en-GB"/>
        </w:rPr>
        <w:t xml:space="preserve"> </w:t>
      </w:r>
      <w:r w:rsidR="00B852C4">
        <w:rPr>
          <w:lang w:val="en-GB"/>
        </w:rPr>
        <w:t>Govrin</w:t>
      </w:r>
      <w:r>
        <w:rPr>
          <w:rStyle w:val="FootnoteReference"/>
          <w:lang w:val="en-GB"/>
        </w:rPr>
        <w:footnoteReference w:id="675"/>
      </w:r>
      <w:r w:rsidRPr="00DD0FD3">
        <w:rPr>
          <w:lang w:val="en-GB"/>
        </w:rPr>
        <w:t xml:space="preserve"> </w:t>
      </w:r>
      <w:r w:rsidRPr="00DD0FD3">
        <w:rPr>
          <w:b/>
          <w:bCs/>
          <w:lang w:val="en-GB"/>
        </w:rPr>
        <w:t>S:</w:t>
      </w:r>
      <w:r w:rsidRPr="00DD0FD3">
        <w:t xml:space="preserve"> </w:t>
      </w:r>
      <w:r>
        <w:t xml:space="preserve">Kloner, </w:t>
      </w:r>
      <w:r>
        <w:rPr>
          <w:i/>
          <w:iCs/>
        </w:rPr>
        <w:t xml:space="preserve">Qadmoniot </w:t>
      </w:r>
      <w:r>
        <w:t>20 (1988) 101</w:t>
      </w:r>
      <w:r w:rsidRPr="00DD0FD3">
        <w:rPr>
          <w:lang w:val="en-GB"/>
        </w:rPr>
        <w:t xml:space="preserve"> </w:t>
      </w:r>
      <w:r w:rsidRPr="00DD0FD3">
        <w:rPr>
          <w:b/>
          <w:bCs/>
          <w:lang w:val="en-GB"/>
        </w:rPr>
        <w:t xml:space="preserve">E: </w:t>
      </w:r>
      <w:r w:rsidR="00F218B3" w:rsidRPr="00587A44">
        <w:rPr>
          <w:lang w:val="en-GB"/>
        </w:rPr>
        <w:t>–</w:t>
      </w:r>
      <w:r w:rsidR="00F218B3">
        <w:rPr>
          <w:rStyle w:val="FootnoteReference"/>
          <w:lang w:val="en-GB"/>
        </w:rPr>
        <w:footnoteReference w:id="676"/>
      </w:r>
      <w:r>
        <w:rPr>
          <w:b/>
          <w:bCs/>
          <w:lang w:val="en-GB"/>
        </w:rPr>
        <w:t xml:space="preserve"> </w:t>
      </w:r>
      <w:r w:rsidRPr="00DD0FD3">
        <w:rPr>
          <w:b/>
          <w:bCs/>
          <w:lang w:val="en-GB"/>
        </w:rPr>
        <w:t>D:</w:t>
      </w:r>
      <w:r w:rsidRPr="00DD0FD3">
        <w:t xml:space="preserve"> </w:t>
      </w:r>
      <w:r w:rsidRPr="008B59C0">
        <w:t>4</w:t>
      </w:r>
      <w:r w:rsidRPr="008B59C0">
        <w:rPr>
          <w:vertAlign w:val="superscript"/>
        </w:rPr>
        <w:t>th</w:t>
      </w:r>
      <w:r w:rsidRPr="008B59C0">
        <w:t>-8</w:t>
      </w:r>
      <w:r w:rsidRPr="008B59C0">
        <w:rPr>
          <w:vertAlign w:val="superscript"/>
        </w:rPr>
        <w:t>th</w:t>
      </w:r>
      <w:r w:rsidRPr="008B59C0">
        <w:t xml:space="preserve"> C</w:t>
      </w:r>
    </w:p>
    <w:p w14:paraId="39876036" w14:textId="77777777" w:rsidR="00BD0433" w:rsidRDefault="00BD0433" w:rsidP="00876C71">
      <w:pPr>
        <w:numPr>
          <w:ilvl w:val="0"/>
          <w:numId w:val="37"/>
        </w:numPr>
        <w:bidi w:val="0"/>
      </w:pPr>
      <w:r w:rsidRPr="00237BD6">
        <w:rPr>
          <w:b/>
          <w:bCs/>
          <w:lang w:val="en-GB"/>
        </w:rPr>
        <w:t xml:space="preserve">O: </w:t>
      </w:r>
      <w:r w:rsidRPr="009B2EE1">
        <w:rPr>
          <w:rFonts w:ascii="Graeca" w:hAnsi="Graeca" w:cs="Graeca"/>
        </w:rPr>
        <w:t></w:t>
      </w:r>
      <w:r w:rsidRPr="009B2EE1">
        <w:rPr>
          <w:rFonts w:ascii="Graeca" w:hAnsi="Graeca" w:cs="Graeca"/>
        </w:rPr>
        <w:t></w:t>
      </w:r>
      <w:r w:rsidRPr="009B2EE1">
        <w:rPr>
          <w:rFonts w:ascii="Graeca" w:hAnsi="Graeca" w:cs="Graeca"/>
        </w:rPr>
        <w:t></w:t>
      </w:r>
      <w:r w:rsidRPr="009B2EE1">
        <w:rPr>
          <w:rFonts w:ascii="Graeca" w:hAnsi="Graeca" w:cs="Graeca"/>
        </w:rPr>
        <w:t></w:t>
      </w:r>
      <w:r w:rsidRPr="009B2EE1">
        <w:rPr>
          <w:rFonts w:ascii="Graeca" w:hAnsi="Graeca" w:cs="Graeca"/>
        </w:rPr>
        <w:t></w:t>
      </w:r>
      <w:r w:rsidRPr="009B2EE1">
        <w:rPr>
          <w:rFonts w:ascii="Graeca" w:hAnsi="Graeca" w:cs="Graeca"/>
        </w:rPr>
        <w:t></w:t>
      </w:r>
      <w:r w:rsidRPr="009B2EE1">
        <w:rPr>
          <w:rFonts w:ascii="Graeca" w:hAnsi="Graeca" w:cs="Graeca"/>
        </w:rPr>
        <w:t></w:t>
      </w:r>
      <w:r w:rsidRPr="009B2EE1">
        <w:rPr>
          <w:rFonts w:ascii="Graeca" w:hAnsi="Graeca" w:cs="Graeca"/>
        </w:rPr>
        <w:t></w:t>
      </w:r>
      <w:r w:rsidRPr="009B2EE1">
        <w:rPr>
          <w:rStyle w:val="FootnoteReference"/>
          <w:lang w:val="en-GB"/>
        </w:rPr>
        <w:footnoteReference w:id="677"/>
      </w:r>
      <w:r>
        <w:rPr>
          <w:b/>
          <w:bCs/>
          <w:lang w:val="en-GB"/>
        </w:rPr>
        <w:t xml:space="preserve"> </w:t>
      </w:r>
      <w:r w:rsidRPr="00237BD6">
        <w:rPr>
          <w:b/>
          <w:bCs/>
          <w:lang w:val="en-GB"/>
        </w:rPr>
        <w:t xml:space="preserve">Ds: </w:t>
      </w:r>
      <w:r w:rsidRPr="00840B48">
        <w:rPr>
          <w:lang w:val="en-GB"/>
        </w:rPr>
        <w:t>–</w:t>
      </w:r>
      <w:r w:rsidRPr="00237BD6">
        <w:rPr>
          <w:lang w:val="en-GB"/>
        </w:rPr>
        <w:t xml:space="preserve"> </w:t>
      </w:r>
      <w:r w:rsidRPr="00237BD6">
        <w:rPr>
          <w:b/>
          <w:bCs/>
          <w:lang w:val="en-GB"/>
        </w:rPr>
        <w:t>F:</w:t>
      </w:r>
      <w:r w:rsidRPr="00237BD6">
        <w:rPr>
          <w:lang w:val="en-GB"/>
        </w:rPr>
        <w:t xml:space="preserve"> Seal</w:t>
      </w:r>
      <w:r>
        <w:rPr>
          <w:lang w:val="en-GB"/>
        </w:rPr>
        <w:t xml:space="preserve">, </w:t>
      </w:r>
      <w:smartTag w:uri="urn:schemas-microsoft-com:office:smarttags" w:element="City">
        <w:r>
          <w:rPr>
            <w:lang w:val="en-GB"/>
          </w:rPr>
          <w:t>Jerusalem</w:t>
        </w:r>
      </w:smartTag>
      <w:r>
        <w:rPr>
          <w:lang w:val="en-GB"/>
        </w:rPr>
        <w:t xml:space="preserve"> </w:t>
      </w:r>
      <w:r w:rsidRPr="00237BD6">
        <w:rPr>
          <w:b/>
          <w:bCs/>
          <w:lang w:val="en-GB"/>
        </w:rPr>
        <w:t>S:</w:t>
      </w:r>
      <w:r w:rsidRPr="00237BD6">
        <w:rPr>
          <w:lang w:val="en-GB"/>
        </w:rPr>
        <w:t xml:space="preserve"> </w:t>
      </w:r>
      <w:smartTag w:uri="urn:schemas-microsoft-com:office:smarttags" w:element="place">
        <w:smartTag w:uri="urn:schemas-microsoft-com:office:smarttags" w:element="City">
          <w:r>
            <w:t>Saller</w:t>
          </w:r>
        </w:smartTag>
        <w:r>
          <w:t xml:space="preserve">, </w:t>
        </w:r>
        <w:smartTag w:uri="urn:schemas-microsoft-com:office:smarttags" w:element="State">
          <w:r>
            <w:rPr>
              <w:i/>
              <w:iCs/>
            </w:rPr>
            <w:t>LA</w:t>
          </w:r>
        </w:smartTag>
      </w:smartTag>
      <w:r>
        <w:t xml:space="preserve"> 21 (1971) 178 </w:t>
      </w:r>
      <w:r w:rsidRPr="00237BD6">
        <w:rPr>
          <w:b/>
          <w:bCs/>
          <w:lang w:val="en-GB"/>
        </w:rPr>
        <w:t>E:</w:t>
      </w:r>
      <w:r>
        <w:rPr>
          <w:b/>
          <w:bCs/>
          <w:lang w:val="en-GB"/>
        </w:rPr>
        <w:t xml:space="preserve"> </w:t>
      </w:r>
      <w:r w:rsidRPr="00485885">
        <w:rPr>
          <w:lang w:val="en-GB"/>
        </w:rPr>
        <w:t>Jew?</w:t>
      </w:r>
      <w:r>
        <w:rPr>
          <w:rStyle w:val="FootnoteReference"/>
          <w:lang w:val="en-GB"/>
        </w:rPr>
        <w:footnoteReference w:id="678"/>
      </w:r>
      <w:r>
        <w:rPr>
          <w:lang w:val="en-GB"/>
        </w:rPr>
        <w:t xml:space="preserve"> </w:t>
      </w:r>
      <w:r w:rsidRPr="00CB646F">
        <w:rPr>
          <w:b/>
          <w:bCs/>
          <w:lang w:val="en-GB"/>
        </w:rPr>
        <w:t xml:space="preserve">D: </w:t>
      </w:r>
      <w:r w:rsidRPr="004C25F3">
        <w:rPr>
          <w:rFonts w:cs="Times New Roman"/>
          <w:lang w:val="it-IT"/>
        </w:rPr>
        <w:t>–</w:t>
      </w:r>
      <w:r w:rsidR="00876C71" w:rsidRPr="005F539E">
        <w:rPr>
          <w:rStyle w:val="FootnoteReference"/>
          <w:rFonts w:cs="Times New Roman"/>
        </w:rPr>
        <w:footnoteReference w:id="679"/>
      </w:r>
      <w:r>
        <w:rPr>
          <w:b/>
          <w:bCs/>
          <w:lang w:val="en-GB"/>
        </w:rPr>
        <w:t xml:space="preserve"> </w:t>
      </w:r>
    </w:p>
    <w:p w14:paraId="1982C5B2" w14:textId="77777777" w:rsidR="00BD0433" w:rsidRDefault="00BD0433" w:rsidP="002628D3">
      <w:p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48E6FB7B" w14:textId="77777777" w:rsidR="00BD0433" w:rsidRDefault="00BD0433" w:rsidP="009B2115">
      <w:pPr>
        <w:bidi w:val="0"/>
      </w:pPr>
    </w:p>
    <w:p w14:paraId="604A71E7" w14:textId="77777777" w:rsidR="00BD0433" w:rsidRDefault="00BD0433" w:rsidP="000F4987">
      <w:pPr>
        <w:bidi w:val="0"/>
        <w:rPr>
          <w:rFonts w:cs="Times New Roman"/>
          <w:i/>
          <w:iCs/>
          <w:sz w:val="24"/>
          <w:szCs w:val="24"/>
        </w:rPr>
      </w:pPr>
      <w:r w:rsidRPr="009B2115">
        <w:rPr>
          <w:rFonts w:cs="Times New Roman"/>
          <w:sz w:val="24"/>
          <w:szCs w:val="24"/>
          <w:rtl/>
        </w:rPr>
        <w:t>חגי</w:t>
      </w:r>
      <w:r w:rsidRPr="009B2115">
        <w:rPr>
          <w:rStyle w:val="FootnoteReference"/>
          <w:rFonts w:cs="Times New Roman"/>
          <w:sz w:val="24"/>
          <w:szCs w:val="24"/>
        </w:rPr>
        <w:footnoteReference w:id="680"/>
      </w:r>
      <w:r w:rsidRPr="009B2115">
        <w:rPr>
          <w:rFonts w:cs="Times New Roman"/>
          <w:sz w:val="24"/>
          <w:szCs w:val="24"/>
        </w:rPr>
        <w:t xml:space="preserve"> </w:t>
      </w:r>
      <w:r>
        <w:rPr>
          <w:rFonts w:cs="Times New Roman"/>
          <w:sz w:val="24"/>
          <w:szCs w:val="24"/>
        </w:rPr>
        <w:t>–</w:t>
      </w:r>
      <w:r w:rsidRPr="009B2115">
        <w:rPr>
          <w:rFonts w:cs="Times New Roman"/>
          <w:sz w:val="24"/>
          <w:szCs w:val="24"/>
        </w:rPr>
        <w:t xml:space="preserve"> </w:t>
      </w:r>
      <w:r w:rsidRPr="00343ADD">
        <w:rPr>
          <w:rFonts w:cs="Times New Roman"/>
          <w:i/>
          <w:iCs/>
          <w:sz w:val="24"/>
          <w:szCs w:val="24"/>
        </w:rPr>
        <w:t>Hagai</w:t>
      </w:r>
    </w:p>
    <w:p w14:paraId="23008B0E" w14:textId="77777777" w:rsidR="00BD0433" w:rsidRPr="000F4987" w:rsidRDefault="00BD0433" w:rsidP="00343ADD">
      <w:pPr>
        <w:bidi w:val="0"/>
        <w:rPr>
          <w:rFonts w:cs="Times New Roman"/>
          <w:sz w:val="24"/>
          <w:szCs w:val="24"/>
        </w:rPr>
      </w:pPr>
    </w:p>
    <w:p w14:paraId="66E34D48" w14:textId="77777777" w:rsidR="00BD0433" w:rsidRPr="00562981" w:rsidRDefault="00BD0433" w:rsidP="00815F05">
      <w:pPr>
        <w:numPr>
          <w:ilvl w:val="0"/>
          <w:numId w:val="38"/>
        </w:numPr>
        <w:bidi w:val="0"/>
      </w:pPr>
      <w:r w:rsidRPr="009A3265">
        <w:rPr>
          <w:b/>
          <w:bCs/>
          <w:lang w:val="en-GB"/>
        </w:rPr>
        <w:t xml:space="preserve">O: </w:t>
      </w:r>
      <w:r w:rsidRPr="00840B48">
        <w:rPr>
          <w:lang w:val="en-GB"/>
        </w:rPr>
        <w:t>–</w:t>
      </w:r>
      <w:r w:rsidRPr="009A3265">
        <w:rPr>
          <w:b/>
          <w:bCs/>
          <w:lang w:val="en-GB"/>
        </w:rPr>
        <w:t xml:space="preserve"> Ds: </w:t>
      </w:r>
      <w:r>
        <w:rPr>
          <w:lang w:val="en-GB"/>
        </w:rPr>
        <w:t>Samuel of Cappadocia</w:t>
      </w:r>
      <w:r>
        <w:t>’s</w:t>
      </w:r>
      <w:r w:rsidRPr="009A3265">
        <w:rPr>
          <w:lang w:val="en-GB"/>
        </w:rPr>
        <w:t xml:space="preserve"> </w:t>
      </w:r>
      <w:r w:rsidRPr="00317763">
        <w:rPr>
          <w:lang w:val="en-GB"/>
        </w:rPr>
        <w:t>attendant</w:t>
      </w:r>
      <w:r>
        <w:rPr>
          <w:rStyle w:val="FootnoteReference"/>
          <w:lang w:val="en-GB"/>
        </w:rPr>
        <w:footnoteReference w:id="681"/>
      </w:r>
      <w:r>
        <w:rPr>
          <w:lang w:val="en-GB"/>
        </w:rPr>
        <w:t xml:space="preserve"> </w:t>
      </w:r>
      <w:r w:rsidRPr="009A3265">
        <w:rPr>
          <w:b/>
          <w:bCs/>
          <w:lang w:val="en-GB"/>
        </w:rPr>
        <w:t>F:</w:t>
      </w:r>
      <w:r w:rsidRPr="009A3265">
        <w:rPr>
          <w:lang w:val="en-GB"/>
        </w:rPr>
        <w:t xml:space="preserve"> </w:t>
      </w:r>
      <w:r>
        <w:rPr>
          <w:lang w:val="en-GB"/>
        </w:rPr>
        <w:t>–</w:t>
      </w:r>
      <w:r w:rsidRPr="009A3265">
        <w:rPr>
          <w:lang w:val="en-GB"/>
        </w:rPr>
        <w:t xml:space="preserve"> </w:t>
      </w:r>
      <w:r w:rsidRPr="009A3265">
        <w:rPr>
          <w:b/>
          <w:bCs/>
          <w:lang w:val="en-GB"/>
        </w:rPr>
        <w:t xml:space="preserve">S: </w:t>
      </w:r>
      <w:r w:rsidRPr="009A3265">
        <w:rPr>
          <w:i/>
          <w:iCs/>
          <w:lang w:val="en-GB"/>
        </w:rPr>
        <w:t xml:space="preserve">yBer </w:t>
      </w:r>
      <w:r>
        <w:rPr>
          <w:lang w:val="en-GB"/>
        </w:rPr>
        <w:t>2:6</w:t>
      </w:r>
      <w:r w:rsidRPr="009A3265">
        <w:rPr>
          <w:lang w:val="en-GB"/>
        </w:rPr>
        <w:t xml:space="preserve">, 5b (Kosovsky, </w:t>
      </w:r>
      <w:r w:rsidRPr="009A3265">
        <w:rPr>
          <w:i/>
          <w:iCs/>
          <w:lang w:val="en-GB"/>
        </w:rPr>
        <w:t>Yerushalmi</w:t>
      </w:r>
      <w:r w:rsidRPr="009A3265">
        <w:rPr>
          <w:lang w:val="en-GB"/>
        </w:rPr>
        <w:t xml:space="preserve">, 237) </w:t>
      </w:r>
      <w:r w:rsidRPr="009A3265">
        <w:rPr>
          <w:b/>
          <w:bCs/>
          <w:lang w:val="en-GB"/>
        </w:rPr>
        <w:t xml:space="preserve">E: </w:t>
      </w:r>
      <w:r w:rsidRPr="00840B48">
        <w:rPr>
          <w:lang w:val="en-GB"/>
        </w:rPr>
        <w:t>–</w:t>
      </w:r>
      <w:r w:rsidRPr="009A3265">
        <w:rPr>
          <w:b/>
          <w:bCs/>
          <w:lang w:val="en-GB"/>
        </w:rPr>
        <w:t xml:space="preserve"> D: </w:t>
      </w:r>
      <w:r w:rsidR="00623D58">
        <w:rPr>
          <w:lang w:val="en-GB"/>
        </w:rPr>
        <w:t>4</w:t>
      </w:r>
      <w:r w:rsidR="00623D58" w:rsidRPr="00623D58">
        <w:rPr>
          <w:vertAlign w:val="superscript"/>
          <w:lang w:val="en-GB"/>
        </w:rPr>
        <w:t>th</w:t>
      </w:r>
      <w:r w:rsidR="00623D58">
        <w:rPr>
          <w:lang w:val="en-GB"/>
        </w:rPr>
        <w:t xml:space="preserve"> C</w:t>
      </w:r>
      <w:r w:rsidR="00623D58">
        <w:rPr>
          <w:rStyle w:val="FootnoteReference"/>
          <w:lang w:val="en-GB"/>
        </w:rPr>
        <w:footnoteReference w:id="682"/>
      </w:r>
      <w:r w:rsidRPr="009A3265">
        <w:rPr>
          <w:b/>
          <w:bCs/>
          <w:lang w:val="en-GB"/>
        </w:rPr>
        <w:t xml:space="preserve"> </w:t>
      </w:r>
    </w:p>
    <w:p w14:paraId="3918C203" w14:textId="77777777" w:rsidR="00BD0433" w:rsidRPr="00E475D9" w:rsidRDefault="00BD0433" w:rsidP="00815F05">
      <w:pPr>
        <w:numPr>
          <w:ilvl w:val="0"/>
          <w:numId w:val="38"/>
        </w:numPr>
        <w:bidi w:val="0"/>
        <w:rPr>
          <w:lang w:val="it-IT"/>
        </w:rPr>
      </w:pPr>
      <w:r w:rsidRPr="00E475D9">
        <w:rPr>
          <w:b/>
          <w:bCs/>
          <w:lang w:val="it-IT"/>
        </w:rPr>
        <w:t xml:space="preserve">O: </w:t>
      </w:r>
      <w:r w:rsidRPr="00840B48">
        <w:rPr>
          <w:lang w:val="en-GB"/>
        </w:rPr>
        <w:t>–</w:t>
      </w:r>
      <w:r w:rsidRPr="00E475D9">
        <w:rPr>
          <w:b/>
          <w:bCs/>
          <w:lang w:val="it-IT"/>
        </w:rPr>
        <w:t xml:space="preserve"> Ds:</w:t>
      </w:r>
      <w:r w:rsidRPr="00E475D9">
        <w:rPr>
          <w:lang w:val="it-IT"/>
        </w:rPr>
        <w:t xml:space="preserve"> </w:t>
      </w:r>
      <w:r w:rsidRPr="00840B48">
        <w:rPr>
          <w:lang w:val="en-GB"/>
        </w:rPr>
        <w:t>–</w:t>
      </w:r>
      <w:r w:rsidRPr="00E475D9">
        <w:rPr>
          <w:lang w:val="it-IT"/>
        </w:rPr>
        <w:t xml:space="preserve"> </w:t>
      </w:r>
      <w:r w:rsidRPr="00E475D9">
        <w:rPr>
          <w:b/>
          <w:bCs/>
          <w:lang w:val="it-IT"/>
        </w:rPr>
        <w:t>F:</w:t>
      </w:r>
      <w:r w:rsidRPr="00E475D9">
        <w:rPr>
          <w:lang w:val="it-IT"/>
        </w:rPr>
        <w:t xml:space="preserve"> </w:t>
      </w:r>
      <w:r w:rsidRPr="00840B48">
        <w:rPr>
          <w:lang w:val="en-GB"/>
        </w:rPr>
        <w:t>–</w:t>
      </w:r>
      <w:r w:rsidRPr="00E475D9">
        <w:rPr>
          <w:lang w:val="it-IT"/>
        </w:rPr>
        <w:t xml:space="preserve"> </w:t>
      </w:r>
      <w:r w:rsidRPr="00E475D9">
        <w:rPr>
          <w:b/>
          <w:bCs/>
          <w:lang w:val="it-IT"/>
        </w:rPr>
        <w:t>S:</w:t>
      </w:r>
      <w:r w:rsidRPr="00E475D9">
        <w:rPr>
          <w:lang w:val="it-IT"/>
        </w:rPr>
        <w:t xml:space="preserve"> </w:t>
      </w:r>
      <w:r w:rsidRPr="00E475D9">
        <w:rPr>
          <w:i/>
          <w:iCs/>
          <w:lang w:val="it-IT"/>
        </w:rPr>
        <w:t xml:space="preserve">yBer </w:t>
      </w:r>
      <w:r w:rsidRPr="00E475D9">
        <w:rPr>
          <w:lang w:val="it-IT"/>
        </w:rPr>
        <w:t xml:space="preserve">3:5, 6c (Kosovsky, </w:t>
      </w:r>
      <w:r w:rsidRPr="00E475D9">
        <w:rPr>
          <w:i/>
          <w:iCs/>
          <w:lang w:val="it-IT"/>
        </w:rPr>
        <w:t>Yerushalmi</w:t>
      </w:r>
      <w:r w:rsidRPr="00E475D9">
        <w:rPr>
          <w:lang w:val="it-IT"/>
        </w:rPr>
        <w:t xml:space="preserve">, 234-7) </w:t>
      </w:r>
      <w:r w:rsidRPr="00E475D9">
        <w:rPr>
          <w:b/>
          <w:bCs/>
          <w:lang w:val="it-IT"/>
        </w:rPr>
        <w:t xml:space="preserve">E: </w:t>
      </w:r>
      <w:r w:rsidRPr="00840B48">
        <w:rPr>
          <w:lang w:val="en-GB"/>
        </w:rPr>
        <w:t>–</w:t>
      </w:r>
      <w:r w:rsidRPr="00E475D9">
        <w:rPr>
          <w:b/>
          <w:bCs/>
          <w:lang w:val="it-IT"/>
        </w:rPr>
        <w:t xml:space="preserve"> D: </w:t>
      </w:r>
      <w:r w:rsidR="00623D58">
        <w:rPr>
          <w:lang w:val="it-IT"/>
        </w:rPr>
        <w:t>4</w:t>
      </w:r>
      <w:r w:rsidR="00623D58" w:rsidRPr="00623D58">
        <w:rPr>
          <w:vertAlign w:val="superscript"/>
          <w:lang w:val="it-IT"/>
        </w:rPr>
        <w:t>th</w:t>
      </w:r>
      <w:r w:rsidR="00623D58">
        <w:rPr>
          <w:lang w:val="it-IT"/>
        </w:rPr>
        <w:t xml:space="preserve"> C</w:t>
      </w:r>
      <w:r w:rsidR="00623D58">
        <w:rPr>
          <w:rStyle w:val="FootnoteReference"/>
          <w:lang w:val="it-IT"/>
        </w:rPr>
        <w:footnoteReference w:id="683"/>
      </w:r>
      <w:r w:rsidRPr="00E475D9">
        <w:rPr>
          <w:b/>
          <w:bCs/>
          <w:lang w:val="it-IT"/>
        </w:rPr>
        <w:t xml:space="preserve"> </w:t>
      </w:r>
    </w:p>
    <w:p w14:paraId="05D7B46D" w14:textId="77777777" w:rsidR="00BD0433" w:rsidRPr="00E475D9" w:rsidRDefault="00BD0433" w:rsidP="002A1C18">
      <w:pPr>
        <w:numPr>
          <w:ilvl w:val="0"/>
          <w:numId w:val="38"/>
        </w:numPr>
        <w:bidi w:val="0"/>
        <w:rPr>
          <w:lang w:val="it-IT"/>
        </w:rPr>
      </w:pPr>
      <w:r w:rsidRPr="0082579D">
        <w:rPr>
          <w:b/>
          <w:bCs/>
          <w:lang w:val="it-IT"/>
        </w:rPr>
        <w:t>O:</w:t>
      </w:r>
      <w:r>
        <w:rPr>
          <w:b/>
          <w:bCs/>
          <w:lang w:val="it-IT"/>
        </w:rPr>
        <w:t xml:space="preserve"> </w:t>
      </w:r>
      <w:r w:rsidRPr="00DE4F1E">
        <w:rPr>
          <w:rFonts w:cs="Times New Roman"/>
          <w:rtl/>
        </w:rPr>
        <w:t>חגיי</w:t>
      </w:r>
      <w:r>
        <w:rPr>
          <w:rStyle w:val="FootnoteReference"/>
          <w:rFonts w:cs="Times New Roman"/>
        </w:rPr>
        <w:footnoteReference w:id="684"/>
      </w:r>
      <w:r w:rsidRPr="00E475D9">
        <w:rPr>
          <w:lang w:val="it-IT"/>
        </w:rPr>
        <w:t xml:space="preserve"> </w:t>
      </w:r>
      <w:r w:rsidRPr="0082579D">
        <w:rPr>
          <w:b/>
          <w:bCs/>
          <w:lang w:val="it-IT"/>
        </w:rPr>
        <w:t>Ds:</w:t>
      </w:r>
      <w:r w:rsidRPr="0082579D">
        <w:rPr>
          <w:lang w:val="it-IT"/>
        </w:rPr>
        <w:t xml:space="preserve"> </w:t>
      </w:r>
      <w:r>
        <w:rPr>
          <w:lang w:val="it-IT"/>
        </w:rPr>
        <w:t xml:space="preserve">Eleazar </w:t>
      </w:r>
      <w:r w:rsidRPr="00E475D9">
        <w:rPr>
          <w:lang w:val="it-IT"/>
        </w:rPr>
        <w:t>(</w:t>
      </w:r>
      <w:r>
        <w:rPr>
          <w:lang w:val="it-IT"/>
        </w:rPr>
        <w:t>1</w:t>
      </w:r>
      <w:r w:rsidR="007A0AFA">
        <w:rPr>
          <w:lang w:val="it-IT"/>
        </w:rPr>
        <w:t>6</w:t>
      </w:r>
      <w:r w:rsidRPr="00E475D9">
        <w:rPr>
          <w:lang w:val="it-IT"/>
        </w:rPr>
        <w:t>)</w:t>
      </w:r>
      <w:r>
        <w:rPr>
          <w:lang w:val="it-IT"/>
        </w:rPr>
        <w:t>’</w:t>
      </w:r>
      <w:r w:rsidRPr="00E475D9">
        <w:rPr>
          <w:lang w:val="it-IT"/>
        </w:rPr>
        <w:t xml:space="preserve">s father </w:t>
      </w:r>
      <w:r w:rsidRPr="0082579D">
        <w:rPr>
          <w:b/>
          <w:bCs/>
          <w:lang w:val="it-IT"/>
        </w:rPr>
        <w:t>F:</w:t>
      </w:r>
      <w:r>
        <w:rPr>
          <w:b/>
          <w:bCs/>
          <w:lang w:val="it-IT"/>
        </w:rPr>
        <w:t xml:space="preserve"> </w:t>
      </w:r>
      <w:r w:rsidRPr="00840B48">
        <w:rPr>
          <w:lang w:val="it-IT"/>
        </w:rPr>
        <w:t>–</w:t>
      </w:r>
      <w:r>
        <w:rPr>
          <w:lang w:val="it-IT"/>
        </w:rPr>
        <w:t xml:space="preserve"> </w:t>
      </w:r>
      <w:r w:rsidRPr="0082579D">
        <w:rPr>
          <w:b/>
          <w:bCs/>
          <w:lang w:val="it-IT"/>
        </w:rPr>
        <w:t>S:</w:t>
      </w:r>
      <w:r w:rsidRPr="0082579D">
        <w:rPr>
          <w:lang w:val="it-IT"/>
        </w:rPr>
        <w:t xml:space="preserve"> </w:t>
      </w:r>
      <w:r w:rsidRPr="0007059E">
        <w:rPr>
          <w:i/>
          <w:iCs/>
          <w:lang w:val="it-IT"/>
        </w:rPr>
        <w:t>ySheq</w:t>
      </w:r>
      <w:r>
        <w:rPr>
          <w:lang w:val="it-IT"/>
        </w:rPr>
        <w:t xml:space="preserve"> 7:2, 50c</w:t>
      </w:r>
      <w:r>
        <w:rPr>
          <w:b/>
          <w:bCs/>
          <w:lang w:val="it-IT"/>
        </w:rPr>
        <w:t xml:space="preserve"> </w:t>
      </w:r>
      <w:r w:rsidRPr="00E475D9">
        <w:rPr>
          <w:lang w:val="it-IT"/>
        </w:rPr>
        <w:t xml:space="preserve">(Kosovsky, </w:t>
      </w:r>
      <w:r w:rsidRPr="00E475D9">
        <w:rPr>
          <w:i/>
          <w:iCs/>
          <w:lang w:val="it-IT"/>
        </w:rPr>
        <w:t>Yerushalmi</w:t>
      </w:r>
      <w:r w:rsidRPr="00E475D9">
        <w:rPr>
          <w:lang w:val="it-IT"/>
        </w:rPr>
        <w:t xml:space="preserve">, 127) </w:t>
      </w:r>
      <w:r w:rsidRPr="00E475D9">
        <w:rPr>
          <w:b/>
          <w:bCs/>
          <w:lang w:val="it-IT"/>
        </w:rPr>
        <w:t xml:space="preserve">E: </w:t>
      </w:r>
      <w:r w:rsidRPr="00840B48">
        <w:rPr>
          <w:lang w:val="it-IT"/>
        </w:rPr>
        <w:t>–</w:t>
      </w:r>
      <w:r w:rsidRPr="00E475D9">
        <w:rPr>
          <w:b/>
          <w:bCs/>
          <w:lang w:val="it-IT"/>
        </w:rPr>
        <w:t xml:space="preserve"> D: </w:t>
      </w:r>
      <w:r w:rsidR="002A1C18">
        <w:t>4</w:t>
      </w:r>
      <w:r w:rsidR="002A1C18" w:rsidRPr="002D4DA8">
        <w:rPr>
          <w:vertAlign w:val="superscript"/>
        </w:rPr>
        <w:t>th</w:t>
      </w:r>
      <w:r w:rsidR="002A1C18">
        <w:t xml:space="preserve"> C</w:t>
      </w:r>
      <w:r w:rsidR="002A1C18">
        <w:rPr>
          <w:rStyle w:val="FootnoteReference"/>
        </w:rPr>
        <w:footnoteReference w:id="685"/>
      </w:r>
    </w:p>
    <w:p w14:paraId="3F316A14" w14:textId="77777777" w:rsidR="00BD0433" w:rsidRPr="00292BC4" w:rsidRDefault="00BD0433" w:rsidP="008C295C">
      <w:pPr>
        <w:numPr>
          <w:ilvl w:val="0"/>
          <w:numId w:val="38"/>
        </w:numPr>
        <w:bidi w:val="0"/>
        <w:rPr>
          <w:lang w:val="it-IT"/>
        </w:rPr>
      </w:pPr>
      <w:r w:rsidRPr="00292BC4">
        <w:rPr>
          <w:b/>
          <w:bCs/>
          <w:lang w:val="it-IT"/>
        </w:rPr>
        <w:t xml:space="preserve">O: </w:t>
      </w:r>
      <w:r w:rsidRPr="00840B48">
        <w:rPr>
          <w:lang w:val="it-IT"/>
        </w:rPr>
        <w:t>–</w:t>
      </w:r>
      <w:r w:rsidRPr="00292BC4">
        <w:rPr>
          <w:b/>
          <w:bCs/>
          <w:lang w:val="it-IT"/>
        </w:rPr>
        <w:t xml:space="preserve"> Ds: </w:t>
      </w:r>
      <w:r w:rsidR="008C295C">
        <w:rPr>
          <w:lang w:val="it-IT"/>
        </w:rPr>
        <w:t>Jonathan</w:t>
      </w:r>
      <w:r w:rsidRPr="00292BC4">
        <w:rPr>
          <w:lang w:val="it-IT"/>
        </w:rPr>
        <w:t xml:space="preserve"> (</w:t>
      </w:r>
      <w:r w:rsidR="008C295C">
        <w:rPr>
          <w:lang w:val="it-IT"/>
        </w:rPr>
        <w:t>1</w:t>
      </w:r>
      <w:r w:rsidR="00BF6CA8">
        <w:rPr>
          <w:lang w:val="it-IT"/>
        </w:rPr>
        <w:t>7</w:t>
      </w:r>
      <w:r w:rsidRPr="00292BC4">
        <w:rPr>
          <w:lang w:val="it-IT"/>
        </w:rPr>
        <w:t xml:space="preserve">)’s father </w:t>
      </w:r>
      <w:r w:rsidRPr="00292BC4">
        <w:rPr>
          <w:b/>
          <w:bCs/>
          <w:lang w:val="it-IT"/>
        </w:rPr>
        <w:t>F:</w:t>
      </w:r>
      <w:r w:rsidRPr="00292BC4">
        <w:rPr>
          <w:lang w:val="it-IT"/>
        </w:rPr>
        <w:t xml:space="preserve"> </w:t>
      </w:r>
      <w:r w:rsidRPr="00840B48">
        <w:rPr>
          <w:lang w:val="it-IT"/>
        </w:rPr>
        <w:t>–</w:t>
      </w:r>
      <w:r w:rsidRPr="00292BC4">
        <w:rPr>
          <w:lang w:val="it-IT"/>
        </w:rPr>
        <w:t xml:space="preserve"> </w:t>
      </w:r>
      <w:r w:rsidRPr="00292BC4">
        <w:rPr>
          <w:b/>
          <w:bCs/>
          <w:lang w:val="it-IT"/>
        </w:rPr>
        <w:t>S:</w:t>
      </w:r>
      <w:r w:rsidRPr="00292BC4">
        <w:rPr>
          <w:lang w:val="it-IT"/>
        </w:rPr>
        <w:t xml:space="preserve"> </w:t>
      </w:r>
      <w:r w:rsidRPr="00292BC4">
        <w:rPr>
          <w:i/>
          <w:iCs/>
          <w:lang w:val="it-IT"/>
        </w:rPr>
        <w:t>Gen Rab</w:t>
      </w:r>
      <w:r>
        <w:rPr>
          <w:i/>
          <w:iCs/>
          <w:lang w:val="it-IT"/>
        </w:rPr>
        <w:t xml:space="preserve"> </w:t>
      </w:r>
      <w:r w:rsidRPr="00292BC4">
        <w:rPr>
          <w:lang w:val="it-IT"/>
        </w:rPr>
        <w:t xml:space="preserve">21:1 (Hyman, </w:t>
      </w:r>
      <w:r w:rsidRPr="00292BC4">
        <w:rPr>
          <w:i/>
          <w:iCs/>
          <w:lang w:val="it-IT"/>
        </w:rPr>
        <w:t>Toldoth</w:t>
      </w:r>
      <w:r w:rsidRPr="00292BC4">
        <w:rPr>
          <w:lang w:val="it-IT"/>
        </w:rPr>
        <w:t xml:space="preserve">, 702) </w:t>
      </w:r>
      <w:r w:rsidRPr="00292BC4">
        <w:rPr>
          <w:b/>
          <w:bCs/>
          <w:lang w:val="it-IT"/>
        </w:rPr>
        <w:t xml:space="preserve">E: </w:t>
      </w:r>
      <w:r w:rsidRPr="00840B48">
        <w:rPr>
          <w:lang w:val="it-IT"/>
        </w:rPr>
        <w:t>–</w:t>
      </w:r>
      <w:r w:rsidRPr="00292BC4">
        <w:rPr>
          <w:b/>
          <w:bCs/>
          <w:lang w:val="it-IT"/>
        </w:rPr>
        <w:t xml:space="preserve"> D: </w:t>
      </w:r>
      <w:r w:rsidR="008C295C">
        <w:t>3</w:t>
      </w:r>
      <w:r w:rsidR="008C295C" w:rsidRPr="00A1110E">
        <w:rPr>
          <w:vertAlign w:val="superscript"/>
        </w:rPr>
        <w:t>rd</w:t>
      </w:r>
      <w:r w:rsidR="008C295C">
        <w:t>-4</w:t>
      </w:r>
      <w:r w:rsidR="008C295C" w:rsidRPr="00A1110E">
        <w:rPr>
          <w:vertAlign w:val="superscript"/>
        </w:rPr>
        <w:t>th</w:t>
      </w:r>
      <w:r w:rsidR="008C295C">
        <w:t xml:space="preserve"> C</w:t>
      </w:r>
      <w:r w:rsidR="008C295C">
        <w:rPr>
          <w:rStyle w:val="FootnoteReference"/>
        </w:rPr>
        <w:footnoteReference w:id="686"/>
      </w:r>
    </w:p>
    <w:p w14:paraId="65BF48BF" w14:textId="77777777" w:rsidR="00BD0433" w:rsidRPr="007546F1" w:rsidRDefault="00BD0433" w:rsidP="00815F05">
      <w:pPr>
        <w:numPr>
          <w:ilvl w:val="0"/>
          <w:numId w:val="38"/>
        </w:numPr>
        <w:bidi w:val="0"/>
        <w:rPr>
          <w:lang w:val="en-GB"/>
        </w:rPr>
      </w:pPr>
      <w:r w:rsidRPr="007546F1">
        <w:rPr>
          <w:b/>
          <w:bCs/>
          <w:lang w:val="en-GB"/>
        </w:rPr>
        <w:t xml:space="preserve">O: </w:t>
      </w:r>
      <w:r w:rsidRPr="00FB6F24">
        <w:rPr>
          <w:rFonts w:ascii="Graeca" w:hAnsi="Graeca"/>
        </w:rPr>
        <w:t></w:t>
      </w:r>
      <w:r w:rsidRPr="00FB6F24">
        <w:rPr>
          <w:rFonts w:ascii="Graeca" w:hAnsi="Graeca"/>
        </w:rPr>
        <w:t></w:t>
      </w:r>
      <w:r w:rsidRPr="00FB6F24">
        <w:rPr>
          <w:rFonts w:ascii="Graeca" w:hAnsi="Graeca"/>
        </w:rPr>
        <w:t></w:t>
      </w:r>
      <w:r w:rsidRPr="00FB6F24">
        <w:rPr>
          <w:rFonts w:ascii="Graeca" w:hAnsi="Graeca"/>
        </w:rPr>
        <w:t></w:t>
      </w:r>
      <w:r w:rsidRPr="00FB6F24">
        <w:rPr>
          <w:rFonts w:ascii="Graeca" w:hAnsi="Graeca"/>
        </w:rPr>
        <w:t></w:t>
      </w:r>
      <w:r w:rsidRPr="00FB6F24">
        <w:rPr>
          <w:rFonts w:ascii="Graeca" w:hAnsi="Graeca"/>
        </w:rPr>
        <w:t></w:t>
      </w:r>
      <w:r w:rsidRPr="00FB6F24">
        <w:rPr>
          <w:rFonts w:ascii="Graeca" w:hAnsi="Graeca"/>
        </w:rPr>
        <w:t></w:t>
      </w:r>
      <w:r w:rsidRPr="00FB6F24">
        <w:rPr>
          <w:rStyle w:val="FootnoteReference"/>
          <w:rFonts w:cs="Times New Roman"/>
        </w:rPr>
        <w:footnoteReference w:id="687"/>
      </w:r>
      <w:r>
        <w:rPr>
          <w:rFonts w:cs="Times New Roman"/>
        </w:rPr>
        <w:t xml:space="preserve"> </w:t>
      </w:r>
      <w:r w:rsidRPr="007546F1">
        <w:rPr>
          <w:b/>
          <w:bCs/>
          <w:lang w:val="en-GB"/>
        </w:rPr>
        <w:t xml:space="preserve">Ds: </w:t>
      </w:r>
      <w:r w:rsidR="00DF182E">
        <w:rPr>
          <w:lang w:val="en-GB"/>
        </w:rPr>
        <w:t>Abdolmithabo</w:t>
      </w:r>
      <w:r w:rsidRPr="007546F1">
        <w:rPr>
          <w:lang w:val="en-GB"/>
        </w:rPr>
        <w:t xml:space="preserve"> </w:t>
      </w:r>
      <w:r>
        <w:rPr>
          <w:lang w:val="en-GB"/>
        </w:rPr>
        <w:t>(1</w:t>
      </w:r>
      <w:r w:rsidRPr="007546F1">
        <w:rPr>
          <w:lang w:val="en-GB"/>
        </w:rPr>
        <w:t xml:space="preserve">)’s </w:t>
      </w:r>
      <w:r>
        <w:rPr>
          <w:lang w:val="en-GB"/>
        </w:rPr>
        <w:t>father</w:t>
      </w:r>
      <w:r w:rsidRPr="007546F1">
        <w:rPr>
          <w:lang w:val="en-GB"/>
        </w:rPr>
        <w:t xml:space="preserve"> </w:t>
      </w:r>
      <w:r w:rsidRPr="007546F1">
        <w:rPr>
          <w:b/>
          <w:bCs/>
          <w:lang w:val="en-GB"/>
        </w:rPr>
        <w:t xml:space="preserve">F: </w:t>
      </w:r>
      <w:r>
        <w:rPr>
          <w:lang w:val="en-GB"/>
        </w:rPr>
        <w:t>Epitaph, Zoar</w:t>
      </w:r>
      <w:r w:rsidRPr="007546F1">
        <w:rPr>
          <w:b/>
          <w:bCs/>
          <w:lang w:val="en-GB"/>
        </w:rPr>
        <w:t xml:space="preserve"> S: </w:t>
      </w:r>
      <w:r w:rsidRPr="007546F1">
        <w:rPr>
          <w:i/>
          <w:iCs/>
          <w:lang w:val="en-GB"/>
        </w:rPr>
        <w:t xml:space="preserve">IPT </w:t>
      </w:r>
      <w:r w:rsidRPr="007546F1">
        <w:rPr>
          <w:lang w:val="en-GB"/>
        </w:rPr>
        <w:t>1a</w:t>
      </w:r>
      <w:r>
        <w:rPr>
          <w:lang w:val="en-GB"/>
        </w:rPr>
        <w:t>,</w:t>
      </w:r>
      <w:r w:rsidRPr="007546F1">
        <w:rPr>
          <w:lang w:val="en-GB"/>
        </w:rPr>
        <w:t xml:space="preserve"> no. 48 </w:t>
      </w:r>
      <w:r w:rsidRPr="007546F1">
        <w:rPr>
          <w:b/>
          <w:bCs/>
          <w:lang w:val="en-GB"/>
        </w:rPr>
        <w:t xml:space="preserve">E: </w:t>
      </w:r>
      <w:r w:rsidRPr="00B308EE">
        <w:rPr>
          <w:lang w:val="en-GB"/>
        </w:rPr>
        <w:t>Jew?</w:t>
      </w:r>
      <w:r>
        <w:rPr>
          <w:rStyle w:val="FootnoteReference"/>
          <w:lang w:val="en-GB"/>
        </w:rPr>
        <w:footnoteReference w:id="688"/>
      </w:r>
      <w:r>
        <w:rPr>
          <w:b/>
          <w:bCs/>
          <w:lang w:val="en-GB"/>
        </w:rPr>
        <w:t xml:space="preserve"> </w:t>
      </w:r>
      <w:r w:rsidRPr="007546F1">
        <w:rPr>
          <w:b/>
          <w:bCs/>
          <w:lang w:val="en-GB"/>
        </w:rPr>
        <w:t>D:</w:t>
      </w:r>
      <w:r w:rsidRPr="007546F1">
        <w:rPr>
          <w:lang w:val="en-GB"/>
        </w:rPr>
        <w:t xml:space="preserve"> 385</w:t>
      </w:r>
      <w:r>
        <w:rPr>
          <w:rStyle w:val="FootnoteReference"/>
          <w:lang w:val="en-GB"/>
        </w:rPr>
        <w:footnoteReference w:id="689"/>
      </w:r>
    </w:p>
    <w:p w14:paraId="7656AC2A" w14:textId="77777777" w:rsidR="00BD0433" w:rsidRPr="00292BC4" w:rsidRDefault="00BD0433" w:rsidP="0007059E">
      <w:pPr>
        <w:bidi w:val="0"/>
        <w:rPr>
          <w:b/>
          <w:bCs/>
          <w:lang w:val="it-IT"/>
        </w:rPr>
        <w:sectPr w:rsidR="00BD0433" w:rsidRPr="00292BC4" w:rsidSect="00BD3E28">
          <w:footnotePr>
            <w:pos w:val="beneathText"/>
            <w:numRestart w:val="eachSect"/>
          </w:footnotePr>
          <w:type w:val="continuous"/>
          <w:pgSz w:w="11906" w:h="16838"/>
          <w:pgMar w:top="1440" w:right="1800" w:bottom="1440" w:left="1800" w:header="720" w:footer="720" w:gutter="0"/>
          <w:cols w:space="720"/>
          <w:bidi/>
          <w:rtlGutter/>
        </w:sectPr>
      </w:pPr>
    </w:p>
    <w:p w14:paraId="7617ACDC" w14:textId="77777777" w:rsidR="00BD0433" w:rsidRPr="00292BC4" w:rsidRDefault="00BD0433" w:rsidP="0007059E">
      <w:pPr>
        <w:bidi w:val="0"/>
        <w:rPr>
          <w:b/>
          <w:bCs/>
          <w:lang w:val="it-IT"/>
        </w:rPr>
      </w:pPr>
    </w:p>
    <w:p w14:paraId="054F5974" w14:textId="77777777" w:rsidR="00BD0433" w:rsidRDefault="00BD0433" w:rsidP="000F4987">
      <w:pPr>
        <w:bidi w:val="0"/>
        <w:rPr>
          <w:rFonts w:cs="Times New Roman"/>
          <w:i/>
          <w:iCs/>
          <w:sz w:val="24"/>
          <w:szCs w:val="24"/>
          <w:lang w:val="it-IT"/>
        </w:rPr>
      </w:pPr>
      <w:r w:rsidRPr="00396624">
        <w:rPr>
          <w:rFonts w:cs="Times New Roman"/>
          <w:sz w:val="24"/>
          <w:szCs w:val="24"/>
          <w:rtl/>
        </w:rPr>
        <w:t>חזקיה</w:t>
      </w:r>
      <w:r w:rsidRPr="00396624">
        <w:rPr>
          <w:rStyle w:val="FootnoteReference"/>
          <w:rFonts w:cs="Times New Roman"/>
          <w:sz w:val="24"/>
          <w:szCs w:val="24"/>
        </w:rPr>
        <w:footnoteReference w:id="690"/>
      </w:r>
      <w:r w:rsidRPr="00396624">
        <w:rPr>
          <w:rFonts w:cs="Times New Roman"/>
          <w:sz w:val="24"/>
          <w:szCs w:val="24"/>
          <w:lang w:val="it-IT"/>
        </w:rPr>
        <w:t xml:space="preserve"> </w:t>
      </w:r>
      <w:r>
        <w:rPr>
          <w:rFonts w:cs="Times New Roman"/>
          <w:sz w:val="24"/>
          <w:szCs w:val="24"/>
          <w:lang w:val="it-IT"/>
        </w:rPr>
        <w:t>–</w:t>
      </w:r>
      <w:r w:rsidRPr="00396624">
        <w:rPr>
          <w:rFonts w:cs="Times New Roman"/>
          <w:sz w:val="24"/>
          <w:szCs w:val="24"/>
          <w:lang w:val="it-IT"/>
        </w:rPr>
        <w:t xml:space="preserve"> </w:t>
      </w:r>
      <w:r w:rsidRPr="00343ADD">
        <w:rPr>
          <w:rFonts w:cs="Times New Roman"/>
          <w:i/>
          <w:iCs/>
          <w:sz w:val="24"/>
          <w:szCs w:val="24"/>
          <w:lang w:val="it-IT"/>
        </w:rPr>
        <w:t>Hezekiah</w:t>
      </w:r>
    </w:p>
    <w:p w14:paraId="50276F69" w14:textId="77777777" w:rsidR="00BD0433" w:rsidRPr="000F4987" w:rsidRDefault="00BD0433" w:rsidP="00343ADD">
      <w:pPr>
        <w:bidi w:val="0"/>
        <w:rPr>
          <w:rFonts w:cs="Times New Roman"/>
          <w:sz w:val="24"/>
          <w:szCs w:val="24"/>
          <w:lang w:val="it-IT"/>
        </w:rPr>
      </w:pPr>
    </w:p>
    <w:p w14:paraId="13E9F8CC" w14:textId="77777777" w:rsidR="00BD0433" w:rsidRPr="00E475D9" w:rsidRDefault="00BD0433" w:rsidP="00815F05">
      <w:pPr>
        <w:numPr>
          <w:ilvl w:val="0"/>
          <w:numId w:val="39"/>
        </w:numPr>
        <w:bidi w:val="0"/>
        <w:rPr>
          <w:lang w:val="it-IT"/>
        </w:rPr>
      </w:pPr>
      <w:r w:rsidRPr="00E475D9">
        <w:rPr>
          <w:b/>
          <w:bCs/>
          <w:lang w:val="it-IT"/>
        </w:rPr>
        <w:t xml:space="preserve">O: </w:t>
      </w:r>
      <w:r w:rsidRPr="00840B48">
        <w:rPr>
          <w:lang w:val="it-IT"/>
        </w:rPr>
        <w:t>–</w:t>
      </w:r>
      <w:r w:rsidRPr="00E475D9">
        <w:rPr>
          <w:b/>
          <w:bCs/>
          <w:lang w:val="it-IT"/>
        </w:rPr>
        <w:t xml:space="preserve"> Ds:</w:t>
      </w:r>
      <w:r w:rsidRPr="00E475D9">
        <w:rPr>
          <w:lang w:val="it-IT"/>
        </w:rPr>
        <w:t xml:space="preserve"> </w:t>
      </w:r>
      <w:r w:rsidRPr="00840B48">
        <w:rPr>
          <w:lang w:val="it-IT"/>
        </w:rPr>
        <w:t>–</w:t>
      </w:r>
      <w:r w:rsidRPr="00E475D9">
        <w:rPr>
          <w:lang w:val="it-IT"/>
        </w:rPr>
        <w:t xml:space="preserve"> </w:t>
      </w:r>
      <w:r w:rsidRPr="00E475D9">
        <w:rPr>
          <w:b/>
          <w:bCs/>
          <w:lang w:val="it-IT"/>
        </w:rPr>
        <w:t>F:</w:t>
      </w:r>
      <w:r w:rsidRPr="00E475D9">
        <w:rPr>
          <w:lang w:val="it-IT"/>
        </w:rPr>
        <w:t xml:space="preserve"> </w:t>
      </w:r>
      <w:r>
        <w:rPr>
          <w:lang w:val="it-IT"/>
        </w:rPr>
        <w:t>–</w:t>
      </w:r>
      <w:r w:rsidRPr="00E475D9">
        <w:rPr>
          <w:lang w:val="it-IT"/>
        </w:rPr>
        <w:t xml:space="preserve"> </w:t>
      </w:r>
      <w:r w:rsidRPr="00E475D9">
        <w:rPr>
          <w:b/>
          <w:bCs/>
          <w:lang w:val="it-IT"/>
        </w:rPr>
        <w:t>S:</w:t>
      </w:r>
      <w:r w:rsidRPr="00E475D9">
        <w:rPr>
          <w:lang w:val="it-IT"/>
        </w:rPr>
        <w:t xml:space="preserve"> </w:t>
      </w:r>
      <w:r w:rsidRPr="00E475D9">
        <w:rPr>
          <w:i/>
          <w:iCs/>
          <w:lang w:val="it-IT"/>
        </w:rPr>
        <w:t xml:space="preserve">yBer </w:t>
      </w:r>
      <w:r w:rsidRPr="00E475D9">
        <w:rPr>
          <w:lang w:val="it-IT"/>
        </w:rPr>
        <w:t xml:space="preserve">1:1, 2c (Kosovsky, </w:t>
      </w:r>
      <w:r w:rsidRPr="00E475D9">
        <w:rPr>
          <w:i/>
          <w:iCs/>
          <w:lang w:val="it-IT"/>
        </w:rPr>
        <w:t>Yerushalmi</w:t>
      </w:r>
      <w:r w:rsidRPr="00E475D9">
        <w:rPr>
          <w:lang w:val="it-IT"/>
        </w:rPr>
        <w:t xml:space="preserve">, 240-4) </w:t>
      </w:r>
      <w:r w:rsidRPr="00E475D9">
        <w:rPr>
          <w:b/>
          <w:bCs/>
          <w:lang w:val="it-IT"/>
        </w:rPr>
        <w:t xml:space="preserve">E: </w:t>
      </w:r>
      <w:r w:rsidRPr="00840B48">
        <w:rPr>
          <w:lang w:val="it-IT"/>
        </w:rPr>
        <w:t>–</w:t>
      </w:r>
      <w:r w:rsidRPr="00E475D9">
        <w:rPr>
          <w:b/>
          <w:bCs/>
          <w:lang w:val="it-IT"/>
        </w:rPr>
        <w:t xml:space="preserve"> D: </w:t>
      </w:r>
      <w:r w:rsidR="008C295C">
        <w:t>3</w:t>
      </w:r>
      <w:r w:rsidR="008C295C" w:rsidRPr="00D20B3C">
        <w:rPr>
          <w:vertAlign w:val="superscript"/>
        </w:rPr>
        <w:t>rd</w:t>
      </w:r>
      <w:r w:rsidR="008C295C">
        <w:t xml:space="preserve"> C</w:t>
      </w:r>
      <w:r w:rsidR="008C295C">
        <w:rPr>
          <w:rStyle w:val="FootnoteReference"/>
        </w:rPr>
        <w:footnoteReference w:id="691"/>
      </w:r>
    </w:p>
    <w:p w14:paraId="11FA61EF" w14:textId="77777777" w:rsidR="00BD0433" w:rsidRPr="00E475D9" w:rsidRDefault="00BD0433" w:rsidP="00815F05">
      <w:pPr>
        <w:numPr>
          <w:ilvl w:val="0"/>
          <w:numId w:val="39"/>
        </w:numPr>
        <w:bidi w:val="0"/>
        <w:rPr>
          <w:lang w:val="it-IT"/>
        </w:rPr>
      </w:pPr>
      <w:r w:rsidRPr="0082579D">
        <w:rPr>
          <w:b/>
          <w:bCs/>
          <w:lang w:val="it-IT"/>
        </w:rPr>
        <w:t>O:</w:t>
      </w:r>
      <w:r>
        <w:rPr>
          <w:b/>
          <w:bCs/>
          <w:lang w:val="it-IT"/>
        </w:rPr>
        <w:t xml:space="preserve"> </w:t>
      </w:r>
      <w:r w:rsidRPr="00840B48">
        <w:rPr>
          <w:lang w:val="it-IT"/>
        </w:rPr>
        <w:t>–</w:t>
      </w:r>
      <w:r w:rsidRPr="00E475D9">
        <w:rPr>
          <w:b/>
          <w:bCs/>
          <w:lang w:val="it-IT"/>
        </w:rPr>
        <w:t xml:space="preserve"> </w:t>
      </w:r>
      <w:r w:rsidRPr="0082579D">
        <w:rPr>
          <w:b/>
          <w:bCs/>
          <w:lang w:val="it-IT"/>
        </w:rPr>
        <w:t>Ds:</w:t>
      </w:r>
      <w:r w:rsidRPr="0082579D">
        <w:rPr>
          <w:lang w:val="it-IT"/>
        </w:rPr>
        <w:t xml:space="preserve"> </w:t>
      </w:r>
      <w:r>
        <w:rPr>
          <w:lang w:val="it-IT"/>
        </w:rPr>
        <w:t>Of Akko</w:t>
      </w:r>
      <w:r>
        <w:rPr>
          <w:rStyle w:val="FootnoteReference"/>
          <w:lang w:val="it-IT"/>
        </w:rPr>
        <w:footnoteReference w:id="692"/>
      </w:r>
      <w:r>
        <w:rPr>
          <w:lang w:val="it-IT"/>
        </w:rPr>
        <w:t xml:space="preserve"> </w:t>
      </w:r>
      <w:r w:rsidRPr="0082579D">
        <w:rPr>
          <w:b/>
          <w:bCs/>
          <w:lang w:val="it-IT"/>
        </w:rPr>
        <w:t>F:</w:t>
      </w:r>
      <w:r>
        <w:rPr>
          <w:b/>
          <w:bCs/>
          <w:lang w:val="it-IT"/>
        </w:rPr>
        <w:t xml:space="preserve"> </w:t>
      </w:r>
      <w:r w:rsidRPr="00840B48">
        <w:rPr>
          <w:lang w:val="it-IT"/>
        </w:rPr>
        <w:t>–</w:t>
      </w:r>
      <w:r w:rsidRPr="00D168B3">
        <w:rPr>
          <w:lang w:val="it-IT"/>
        </w:rPr>
        <w:t xml:space="preserve"> </w:t>
      </w:r>
      <w:r w:rsidRPr="0082579D">
        <w:rPr>
          <w:b/>
          <w:bCs/>
          <w:lang w:val="it-IT"/>
        </w:rPr>
        <w:t>S:</w:t>
      </w:r>
      <w:r w:rsidRPr="00E475D9">
        <w:rPr>
          <w:i/>
          <w:iCs/>
          <w:lang w:val="it-IT"/>
        </w:rPr>
        <w:t xml:space="preserve"> yShab</w:t>
      </w:r>
      <w:r w:rsidRPr="00E475D9">
        <w:rPr>
          <w:lang w:val="it-IT"/>
        </w:rPr>
        <w:t xml:space="preserve"> 14:4, 14d</w:t>
      </w:r>
      <w:r>
        <w:rPr>
          <w:lang w:val="it-IT"/>
        </w:rPr>
        <w:t xml:space="preserve"> </w:t>
      </w:r>
      <w:r w:rsidRPr="00E475D9">
        <w:rPr>
          <w:lang w:val="it-IT"/>
        </w:rPr>
        <w:t xml:space="preserve">(Kosovsky, </w:t>
      </w:r>
      <w:r w:rsidRPr="00E475D9">
        <w:rPr>
          <w:i/>
          <w:iCs/>
          <w:lang w:val="it-IT"/>
        </w:rPr>
        <w:t>Yerushalmi</w:t>
      </w:r>
      <w:r w:rsidRPr="00E475D9">
        <w:rPr>
          <w:lang w:val="it-IT"/>
        </w:rPr>
        <w:t xml:space="preserve">, 244) </w:t>
      </w:r>
      <w:r w:rsidRPr="00E475D9">
        <w:rPr>
          <w:b/>
          <w:bCs/>
          <w:lang w:val="it-IT"/>
        </w:rPr>
        <w:t xml:space="preserve">E: </w:t>
      </w:r>
      <w:r w:rsidRPr="00840B48">
        <w:rPr>
          <w:lang w:val="it-IT"/>
        </w:rPr>
        <w:t>–</w:t>
      </w:r>
      <w:r w:rsidRPr="00E475D9">
        <w:rPr>
          <w:b/>
          <w:bCs/>
          <w:lang w:val="it-IT"/>
        </w:rPr>
        <w:t xml:space="preserve"> D: </w:t>
      </w:r>
      <w:r w:rsidR="006524B7" w:rsidRPr="00A4328C">
        <w:t>Pre-400</w:t>
      </w:r>
      <w:r w:rsidR="006524B7">
        <w:rPr>
          <w:rStyle w:val="FootnoteReference"/>
          <w:lang w:val="de-DE"/>
        </w:rPr>
        <w:footnoteReference w:id="693"/>
      </w:r>
    </w:p>
    <w:p w14:paraId="4D8BCDAA" w14:textId="77777777" w:rsidR="00BD0433" w:rsidRPr="008636EC" w:rsidRDefault="00BD0433" w:rsidP="006524B7">
      <w:pPr>
        <w:numPr>
          <w:ilvl w:val="0"/>
          <w:numId w:val="39"/>
        </w:numPr>
        <w:bidi w:val="0"/>
        <w:rPr>
          <w:lang w:val="en-GB"/>
        </w:rPr>
      </w:pPr>
      <w:r w:rsidRPr="008636EC">
        <w:rPr>
          <w:b/>
          <w:bCs/>
          <w:lang w:val="en-GB"/>
        </w:rPr>
        <w:t xml:space="preserve">O: </w:t>
      </w:r>
      <w:r w:rsidRPr="00840B48">
        <w:rPr>
          <w:lang w:val="en-GB"/>
        </w:rPr>
        <w:t>–</w:t>
      </w:r>
      <w:r w:rsidRPr="008636EC">
        <w:rPr>
          <w:b/>
          <w:bCs/>
          <w:lang w:val="en-GB"/>
        </w:rPr>
        <w:t xml:space="preserve"> Ds: </w:t>
      </w:r>
      <w:r w:rsidRPr="008636EC">
        <w:rPr>
          <w:lang w:val="en-GB"/>
        </w:rPr>
        <w:t>Jeremiah (</w:t>
      </w:r>
      <w:r w:rsidR="00330A74">
        <w:rPr>
          <w:lang w:val="en-GB"/>
        </w:rPr>
        <w:t>10</w:t>
      </w:r>
      <w:r w:rsidRPr="008636EC">
        <w:rPr>
          <w:lang w:val="en-GB"/>
        </w:rPr>
        <w:t>)</w:t>
      </w:r>
      <w:r>
        <w:rPr>
          <w:lang w:val="en-GB"/>
        </w:rPr>
        <w:t>’</w:t>
      </w:r>
      <w:r w:rsidRPr="008636EC">
        <w:rPr>
          <w:lang w:val="en-GB"/>
        </w:rPr>
        <w:t>s son</w:t>
      </w:r>
      <w:r w:rsidRPr="008636EC">
        <w:rPr>
          <w:b/>
          <w:bCs/>
          <w:lang w:val="en-GB"/>
        </w:rPr>
        <w:t xml:space="preserve"> F:</w:t>
      </w:r>
      <w:r>
        <w:rPr>
          <w:b/>
          <w:bCs/>
          <w:lang w:val="en-GB"/>
        </w:rPr>
        <w:t xml:space="preserve"> </w:t>
      </w:r>
      <w:r w:rsidRPr="00840B48">
        <w:rPr>
          <w:lang w:val="en-GB"/>
        </w:rPr>
        <w:t>–</w:t>
      </w:r>
      <w:r w:rsidRPr="008636EC">
        <w:rPr>
          <w:lang w:val="en-GB"/>
        </w:rPr>
        <w:t xml:space="preserve"> </w:t>
      </w:r>
      <w:r w:rsidRPr="008636EC">
        <w:rPr>
          <w:b/>
          <w:bCs/>
          <w:lang w:val="en-GB"/>
        </w:rPr>
        <w:t>S:</w:t>
      </w:r>
      <w:r w:rsidRPr="008636EC">
        <w:rPr>
          <w:i/>
          <w:iCs/>
          <w:lang w:val="en-GB"/>
        </w:rPr>
        <w:t xml:space="preserve"> </w:t>
      </w:r>
      <w:r w:rsidRPr="009A3265">
        <w:rPr>
          <w:i/>
          <w:iCs/>
          <w:lang w:val="en-GB"/>
        </w:rPr>
        <w:t>y</w:t>
      </w:r>
      <w:r>
        <w:rPr>
          <w:i/>
          <w:iCs/>
          <w:lang w:val="en-GB"/>
        </w:rPr>
        <w:t>Qid</w:t>
      </w:r>
      <w:r w:rsidRPr="008636EC">
        <w:rPr>
          <w:lang w:val="en-GB"/>
        </w:rPr>
        <w:t xml:space="preserve"> </w:t>
      </w:r>
      <w:r>
        <w:rPr>
          <w:lang w:val="en-GB"/>
        </w:rPr>
        <w:t xml:space="preserve">1:7, 61a </w:t>
      </w:r>
      <w:r w:rsidRPr="009A3265">
        <w:rPr>
          <w:lang w:val="en-GB"/>
        </w:rPr>
        <w:t xml:space="preserve">(Kosovsky, </w:t>
      </w:r>
      <w:r w:rsidRPr="009A3265">
        <w:rPr>
          <w:i/>
          <w:iCs/>
          <w:lang w:val="en-GB"/>
        </w:rPr>
        <w:t>Yerushalmi</w:t>
      </w:r>
      <w:r>
        <w:rPr>
          <w:lang w:val="en-GB"/>
        </w:rPr>
        <w:t>, 244</w:t>
      </w:r>
      <w:r w:rsidRPr="009A3265">
        <w:rPr>
          <w:lang w:val="en-GB"/>
        </w:rPr>
        <w:t>)</w:t>
      </w:r>
      <w:r>
        <w:rPr>
          <w:lang w:val="en-GB"/>
        </w:rPr>
        <w:t xml:space="preserve"> </w:t>
      </w:r>
      <w:r w:rsidRPr="009A3265">
        <w:rPr>
          <w:b/>
          <w:bCs/>
          <w:lang w:val="en-GB"/>
        </w:rPr>
        <w:t xml:space="preserve">E: </w:t>
      </w:r>
      <w:r w:rsidRPr="00840B48">
        <w:rPr>
          <w:lang w:val="en-GB"/>
        </w:rPr>
        <w:t>–</w:t>
      </w:r>
      <w:r w:rsidRPr="009A3265">
        <w:rPr>
          <w:b/>
          <w:bCs/>
          <w:lang w:val="en-GB"/>
        </w:rPr>
        <w:t xml:space="preserve"> D: </w:t>
      </w:r>
      <w:r w:rsidR="006524B7" w:rsidRPr="00A4328C">
        <w:t>Pre-400</w:t>
      </w:r>
      <w:r w:rsidR="006524B7">
        <w:rPr>
          <w:rStyle w:val="FootnoteReference"/>
          <w:lang w:val="de-DE"/>
        </w:rPr>
        <w:footnoteReference w:id="694"/>
      </w:r>
    </w:p>
    <w:p w14:paraId="075DC34F" w14:textId="77777777" w:rsidR="00BD0433" w:rsidRDefault="00BD0433" w:rsidP="00815F05">
      <w:pPr>
        <w:numPr>
          <w:ilvl w:val="0"/>
          <w:numId w:val="39"/>
        </w:numPr>
        <w:bidi w:val="0"/>
      </w:pPr>
      <w:r w:rsidRPr="00A70FB5">
        <w:rPr>
          <w:b/>
          <w:bCs/>
          <w:lang w:val="en-GB"/>
        </w:rPr>
        <w:t xml:space="preserve">O: </w:t>
      </w:r>
      <w:r w:rsidRPr="00840B48">
        <w:rPr>
          <w:lang w:val="en-GB"/>
        </w:rPr>
        <w:t>–</w:t>
      </w:r>
      <w:r w:rsidRPr="00A70FB5">
        <w:rPr>
          <w:b/>
          <w:bCs/>
          <w:lang w:val="en-GB"/>
        </w:rPr>
        <w:t xml:space="preserve"> Ds:</w:t>
      </w:r>
      <w:r w:rsidRPr="00A70FB5">
        <w:rPr>
          <w:lang w:val="en-GB"/>
        </w:rPr>
        <w:t xml:space="preserve"> Of Huquq</w:t>
      </w:r>
      <w:r>
        <w:rPr>
          <w:rStyle w:val="FootnoteReference"/>
          <w:lang w:val="it-IT"/>
        </w:rPr>
        <w:footnoteReference w:id="695"/>
      </w:r>
      <w:r w:rsidRPr="00A70FB5">
        <w:rPr>
          <w:lang w:val="en-GB"/>
        </w:rPr>
        <w:t xml:space="preserve"> </w:t>
      </w:r>
      <w:r w:rsidRPr="00A70FB5">
        <w:rPr>
          <w:b/>
          <w:bCs/>
          <w:lang w:val="en-GB"/>
        </w:rPr>
        <w:t xml:space="preserve">F: </w:t>
      </w:r>
      <w:r>
        <w:rPr>
          <w:lang w:val="en-GB"/>
        </w:rPr>
        <w:t>–</w:t>
      </w:r>
      <w:r w:rsidRPr="00A70FB5">
        <w:rPr>
          <w:lang w:val="en-GB"/>
        </w:rPr>
        <w:t xml:space="preserve"> </w:t>
      </w:r>
      <w:r w:rsidRPr="00A70FB5">
        <w:rPr>
          <w:b/>
          <w:bCs/>
          <w:lang w:val="en-GB"/>
        </w:rPr>
        <w:t>S:</w:t>
      </w:r>
      <w:r w:rsidRPr="005D427C">
        <w:rPr>
          <w:i/>
          <w:iCs/>
          <w:lang w:val="en-GB"/>
        </w:rPr>
        <w:t xml:space="preserve"> </w:t>
      </w:r>
      <w:r w:rsidRPr="009A3265">
        <w:rPr>
          <w:i/>
          <w:iCs/>
          <w:lang w:val="en-GB"/>
        </w:rPr>
        <w:t>y</w:t>
      </w:r>
      <w:r>
        <w:rPr>
          <w:i/>
          <w:iCs/>
          <w:lang w:val="en-GB"/>
        </w:rPr>
        <w:t>San</w:t>
      </w:r>
      <w:r w:rsidRPr="00A70FB5">
        <w:rPr>
          <w:lang w:val="en-GB"/>
        </w:rPr>
        <w:t xml:space="preserve"> 3:9, 21d </w:t>
      </w:r>
      <w:r w:rsidRPr="009A3265">
        <w:rPr>
          <w:lang w:val="en-GB"/>
        </w:rPr>
        <w:t xml:space="preserve">(Kosovsky, </w:t>
      </w:r>
      <w:r w:rsidRPr="009A3265">
        <w:rPr>
          <w:i/>
          <w:iCs/>
          <w:lang w:val="en-GB"/>
        </w:rPr>
        <w:t>Yerushalmi</w:t>
      </w:r>
      <w:r>
        <w:rPr>
          <w:lang w:val="en-GB"/>
        </w:rPr>
        <w:t>, 244</w:t>
      </w:r>
      <w:r w:rsidRPr="009A3265">
        <w:rPr>
          <w:lang w:val="en-GB"/>
        </w:rPr>
        <w:t>)</w:t>
      </w:r>
      <w:r>
        <w:rPr>
          <w:lang w:val="en-GB"/>
        </w:rPr>
        <w:t xml:space="preserve"> </w:t>
      </w:r>
      <w:r w:rsidRPr="009A3265">
        <w:rPr>
          <w:b/>
          <w:bCs/>
          <w:lang w:val="en-GB"/>
        </w:rPr>
        <w:t xml:space="preserve">E: </w:t>
      </w:r>
      <w:r w:rsidRPr="00840B48">
        <w:rPr>
          <w:lang w:val="en-GB"/>
        </w:rPr>
        <w:t>–</w:t>
      </w:r>
      <w:r w:rsidRPr="009A3265">
        <w:rPr>
          <w:b/>
          <w:bCs/>
          <w:lang w:val="en-GB"/>
        </w:rPr>
        <w:t xml:space="preserve"> D: </w:t>
      </w:r>
      <w:r w:rsidR="00EA7474">
        <w:rPr>
          <w:lang w:val="en-GB"/>
        </w:rPr>
        <w:t>4</w:t>
      </w:r>
      <w:r w:rsidR="00EA7474" w:rsidRPr="00EA7474">
        <w:rPr>
          <w:vertAlign w:val="superscript"/>
          <w:lang w:val="en-GB"/>
        </w:rPr>
        <w:t>th</w:t>
      </w:r>
      <w:r w:rsidR="00EA7474">
        <w:rPr>
          <w:lang w:val="en-GB"/>
        </w:rPr>
        <w:t xml:space="preserve"> C</w:t>
      </w:r>
      <w:r w:rsidR="00EA7474">
        <w:rPr>
          <w:rStyle w:val="FootnoteReference"/>
          <w:lang w:val="en-GB"/>
        </w:rPr>
        <w:footnoteReference w:id="696"/>
      </w:r>
    </w:p>
    <w:p w14:paraId="331A6B4B" w14:textId="77777777" w:rsidR="00BD0433" w:rsidRDefault="00BD0433" w:rsidP="00815F05">
      <w:pPr>
        <w:numPr>
          <w:ilvl w:val="0"/>
          <w:numId w:val="39"/>
        </w:numPr>
        <w:bidi w:val="0"/>
      </w:pPr>
      <w:r w:rsidRPr="005D427C">
        <w:rPr>
          <w:b/>
          <w:bCs/>
          <w:lang w:val="en-GB"/>
        </w:rPr>
        <w:t xml:space="preserve">O: </w:t>
      </w:r>
      <w:r w:rsidRPr="00840B48">
        <w:rPr>
          <w:lang w:val="en-GB"/>
        </w:rPr>
        <w:t>–</w:t>
      </w:r>
      <w:r w:rsidRPr="005D427C">
        <w:rPr>
          <w:b/>
          <w:bCs/>
          <w:lang w:val="en-GB"/>
        </w:rPr>
        <w:t xml:space="preserve"> Ds:</w:t>
      </w:r>
      <w:r w:rsidRPr="005D427C">
        <w:rPr>
          <w:lang w:val="en-GB"/>
        </w:rPr>
        <w:t xml:space="preserve"> </w:t>
      </w:r>
      <w:r>
        <w:rPr>
          <w:lang w:val="en-GB"/>
        </w:rPr>
        <w:t xml:space="preserve">Parnakh </w:t>
      </w:r>
      <w:r w:rsidRPr="008636EC">
        <w:rPr>
          <w:lang w:val="en-GB"/>
        </w:rPr>
        <w:t>(</w:t>
      </w:r>
      <w:r>
        <w:rPr>
          <w:lang w:val="en-GB"/>
        </w:rPr>
        <w:t>1</w:t>
      </w:r>
      <w:r w:rsidRPr="008636EC">
        <w:rPr>
          <w:lang w:val="en-GB"/>
        </w:rPr>
        <w:t>)</w:t>
      </w:r>
      <w:r>
        <w:rPr>
          <w:lang w:val="en-GB"/>
        </w:rPr>
        <w:t>’</w:t>
      </w:r>
      <w:r w:rsidRPr="008636EC">
        <w:rPr>
          <w:lang w:val="en-GB"/>
        </w:rPr>
        <w:t xml:space="preserve">s </w:t>
      </w:r>
      <w:r>
        <w:rPr>
          <w:lang w:val="en-GB"/>
        </w:rPr>
        <w:t>son</w:t>
      </w:r>
      <w:r w:rsidRPr="005D427C">
        <w:rPr>
          <w:lang w:val="en-GB"/>
        </w:rPr>
        <w:t xml:space="preserve"> </w:t>
      </w:r>
      <w:r w:rsidRPr="005D427C">
        <w:rPr>
          <w:b/>
          <w:bCs/>
          <w:lang w:val="en-GB"/>
        </w:rPr>
        <w:t>F:</w:t>
      </w:r>
      <w:r>
        <w:rPr>
          <w:b/>
          <w:bCs/>
          <w:lang w:val="en-GB"/>
        </w:rPr>
        <w:t xml:space="preserve"> </w:t>
      </w:r>
      <w:r w:rsidRPr="00840B48">
        <w:rPr>
          <w:lang w:val="en-GB"/>
        </w:rPr>
        <w:t>–</w:t>
      </w:r>
      <w:r w:rsidRPr="005D427C">
        <w:rPr>
          <w:lang w:val="en-GB"/>
        </w:rPr>
        <w:t xml:space="preserve"> </w:t>
      </w:r>
      <w:r w:rsidRPr="005D427C">
        <w:rPr>
          <w:b/>
          <w:bCs/>
          <w:lang w:val="en-GB"/>
        </w:rPr>
        <w:t>S:</w:t>
      </w:r>
      <w:r>
        <w:rPr>
          <w:lang w:val="en-GB"/>
        </w:rPr>
        <w:t xml:space="preserve"> </w:t>
      </w:r>
      <w:r w:rsidRPr="00BD66A7">
        <w:rPr>
          <w:i/>
          <w:iCs/>
          <w:lang w:val="en-GB"/>
        </w:rPr>
        <w:t xml:space="preserve">bBer </w:t>
      </w:r>
      <w:r w:rsidRPr="00BD66A7">
        <w:rPr>
          <w:lang w:val="en-GB"/>
        </w:rPr>
        <w:t>63a</w:t>
      </w:r>
      <w:r>
        <w:rPr>
          <w:rStyle w:val="FootnoteReference"/>
          <w:lang w:val="en-GB"/>
        </w:rPr>
        <w:footnoteReference w:id="697"/>
      </w:r>
      <w:r>
        <w:rPr>
          <w:lang w:val="en-GB"/>
        </w:rPr>
        <w:t xml:space="preserve"> (</w:t>
      </w:r>
      <w:r>
        <w:t xml:space="preserve">Kosowsky, </w:t>
      </w:r>
      <w:r>
        <w:rPr>
          <w:i/>
          <w:iCs/>
        </w:rPr>
        <w:t>Babylonico</w:t>
      </w:r>
      <w:r>
        <w:t xml:space="preserve">, 461) </w:t>
      </w:r>
      <w:r w:rsidRPr="009A3265">
        <w:rPr>
          <w:b/>
          <w:bCs/>
          <w:lang w:val="en-GB"/>
        </w:rPr>
        <w:t xml:space="preserve">E: </w:t>
      </w:r>
      <w:r w:rsidRPr="00840B48">
        <w:rPr>
          <w:lang w:val="en-GB"/>
        </w:rPr>
        <w:t>–</w:t>
      </w:r>
      <w:r w:rsidRPr="009A3265">
        <w:rPr>
          <w:b/>
          <w:bCs/>
          <w:lang w:val="en-GB"/>
        </w:rPr>
        <w:t xml:space="preserve"> D: </w:t>
      </w:r>
      <w:r w:rsidR="00EA7474">
        <w:rPr>
          <w:lang w:val="en-GB"/>
        </w:rPr>
        <w:t>3</w:t>
      </w:r>
      <w:r w:rsidR="00EA7474" w:rsidRPr="00EA7474">
        <w:rPr>
          <w:vertAlign w:val="superscript"/>
          <w:lang w:val="en-GB"/>
        </w:rPr>
        <w:t>rd</w:t>
      </w:r>
      <w:r w:rsidR="00EA7474">
        <w:rPr>
          <w:lang w:val="en-GB"/>
        </w:rPr>
        <w:t xml:space="preserve"> C</w:t>
      </w:r>
      <w:r w:rsidR="00EA7474">
        <w:rPr>
          <w:rStyle w:val="FootnoteReference"/>
          <w:lang w:val="en-GB"/>
        </w:rPr>
        <w:footnoteReference w:id="698"/>
      </w:r>
    </w:p>
    <w:p w14:paraId="1792DB90" w14:textId="77777777" w:rsidR="00BD0433" w:rsidRPr="00D168B3" w:rsidRDefault="00BD0433" w:rsidP="00831E1D">
      <w:pPr>
        <w:numPr>
          <w:ilvl w:val="0"/>
          <w:numId w:val="39"/>
        </w:numPr>
        <w:bidi w:val="0"/>
        <w:rPr>
          <w:lang w:val="en-GB"/>
        </w:rPr>
      </w:pPr>
      <w:r w:rsidRPr="00D168B3">
        <w:rPr>
          <w:b/>
          <w:bCs/>
          <w:lang w:val="en-GB"/>
        </w:rPr>
        <w:t xml:space="preserve">O: </w:t>
      </w:r>
      <w:r w:rsidRPr="00840B48">
        <w:rPr>
          <w:lang w:val="en-GB"/>
        </w:rPr>
        <w:t>–</w:t>
      </w:r>
      <w:r w:rsidRPr="00D168B3">
        <w:rPr>
          <w:b/>
          <w:bCs/>
          <w:lang w:val="en-GB"/>
        </w:rPr>
        <w:t xml:space="preserve"> Ds:</w:t>
      </w:r>
      <w:r>
        <w:rPr>
          <w:b/>
          <w:bCs/>
          <w:lang w:val="en-GB"/>
        </w:rPr>
        <w:t xml:space="preserve"> </w:t>
      </w:r>
      <w:r>
        <w:rPr>
          <w:lang w:val="en-GB"/>
        </w:rPr>
        <w:t>Bouleutinus</w:t>
      </w:r>
      <w:r w:rsidRPr="00D168B3">
        <w:rPr>
          <w:lang w:val="en-GB"/>
        </w:rPr>
        <w:t xml:space="preserve"> (</w:t>
      </w:r>
      <w:r>
        <w:rPr>
          <w:lang w:val="en-GB"/>
        </w:rPr>
        <w:t>1</w:t>
      </w:r>
      <w:r w:rsidRPr="00D168B3">
        <w:rPr>
          <w:lang w:val="en-GB"/>
        </w:rPr>
        <w:t>)</w:t>
      </w:r>
      <w:r>
        <w:rPr>
          <w:lang w:val="en-GB"/>
        </w:rPr>
        <w:t>’</w:t>
      </w:r>
      <w:r w:rsidRPr="00D168B3">
        <w:rPr>
          <w:lang w:val="en-GB"/>
        </w:rPr>
        <w:t>s son</w:t>
      </w:r>
      <w:r w:rsidRPr="00D168B3">
        <w:rPr>
          <w:b/>
          <w:bCs/>
          <w:lang w:val="en-GB"/>
        </w:rPr>
        <w:t xml:space="preserve"> F: </w:t>
      </w:r>
      <w:r w:rsidRPr="00840B48">
        <w:rPr>
          <w:lang w:val="en-GB"/>
        </w:rPr>
        <w:t>–</w:t>
      </w:r>
      <w:r w:rsidRPr="00D168B3">
        <w:rPr>
          <w:lang w:val="en-GB"/>
        </w:rPr>
        <w:t xml:space="preserve"> </w:t>
      </w:r>
      <w:r w:rsidRPr="00D168B3">
        <w:rPr>
          <w:b/>
          <w:bCs/>
          <w:lang w:val="en-GB"/>
        </w:rPr>
        <w:t>S:</w:t>
      </w:r>
      <w:r w:rsidRPr="00D168B3">
        <w:rPr>
          <w:lang w:val="en-GB"/>
        </w:rPr>
        <w:t xml:space="preserve"> </w:t>
      </w:r>
      <w:r w:rsidRPr="00CC6888">
        <w:rPr>
          <w:i/>
          <w:iCs/>
          <w:lang w:val="en-GB"/>
        </w:rPr>
        <w:t xml:space="preserve">bArakh </w:t>
      </w:r>
      <w:r w:rsidRPr="00CC6888">
        <w:rPr>
          <w:lang w:val="en-GB"/>
        </w:rPr>
        <w:t>28b</w:t>
      </w:r>
      <w:r w:rsidRPr="003875E0">
        <w:rPr>
          <w:rStyle w:val="FootnoteReference"/>
          <w:rFonts w:cs="Times New Roman"/>
        </w:rPr>
        <w:footnoteReference w:id="699"/>
      </w:r>
      <w:r w:rsidRPr="00D168B3">
        <w:rPr>
          <w:lang w:val="en-GB"/>
        </w:rPr>
        <w:t xml:space="preserve"> (Kosowsky, </w:t>
      </w:r>
      <w:r w:rsidRPr="00D168B3">
        <w:rPr>
          <w:i/>
          <w:iCs/>
          <w:lang w:val="en-GB"/>
        </w:rPr>
        <w:t>Babylonico</w:t>
      </w:r>
      <w:r w:rsidRPr="00D168B3">
        <w:rPr>
          <w:lang w:val="en-GB"/>
        </w:rPr>
        <w:t xml:space="preserve">, 461) </w:t>
      </w:r>
      <w:r w:rsidRPr="00D168B3">
        <w:rPr>
          <w:b/>
          <w:bCs/>
          <w:lang w:val="en-GB"/>
        </w:rPr>
        <w:t xml:space="preserve">E: </w:t>
      </w:r>
      <w:r w:rsidRPr="00840B48">
        <w:rPr>
          <w:lang w:val="en-GB"/>
        </w:rPr>
        <w:t xml:space="preserve">– </w:t>
      </w:r>
      <w:r w:rsidRPr="00D168B3">
        <w:rPr>
          <w:b/>
          <w:bCs/>
          <w:lang w:val="en-GB"/>
        </w:rPr>
        <w:t xml:space="preserve">D: </w:t>
      </w:r>
      <w:r w:rsidR="00831E1D">
        <w:rPr>
          <w:rFonts w:cs="Times New Roman"/>
        </w:rPr>
        <w:t>3</w:t>
      </w:r>
      <w:r w:rsidR="00831E1D" w:rsidRPr="00A537B7">
        <w:rPr>
          <w:rFonts w:cs="Times New Roman"/>
          <w:vertAlign w:val="superscript"/>
        </w:rPr>
        <w:t>rd</w:t>
      </w:r>
      <w:r w:rsidR="00831E1D">
        <w:rPr>
          <w:rFonts w:cs="Times New Roman"/>
        </w:rPr>
        <w:t xml:space="preserve"> C</w:t>
      </w:r>
      <w:r w:rsidR="00831E1D">
        <w:rPr>
          <w:rStyle w:val="FootnoteReference"/>
          <w:rFonts w:cs="Times New Roman"/>
        </w:rPr>
        <w:footnoteReference w:id="700"/>
      </w:r>
    </w:p>
    <w:p w14:paraId="77FDE971" w14:textId="77777777" w:rsidR="00BD0433" w:rsidRPr="00D168B3" w:rsidRDefault="00BD0433" w:rsidP="00815F05">
      <w:pPr>
        <w:numPr>
          <w:ilvl w:val="0"/>
          <w:numId w:val="39"/>
        </w:numPr>
        <w:bidi w:val="0"/>
        <w:rPr>
          <w:lang w:val="en-GB"/>
        </w:rPr>
      </w:pPr>
      <w:r w:rsidRPr="00D168B3">
        <w:rPr>
          <w:b/>
          <w:bCs/>
          <w:lang w:val="it-IT"/>
        </w:rPr>
        <w:t xml:space="preserve">O: </w:t>
      </w:r>
      <w:r w:rsidRPr="00840B48">
        <w:rPr>
          <w:lang w:val="en-GB"/>
        </w:rPr>
        <w:t>–</w:t>
      </w:r>
      <w:r w:rsidRPr="00D168B3">
        <w:rPr>
          <w:b/>
          <w:bCs/>
          <w:lang w:val="it-IT"/>
        </w:rPr>
        <w:t xml:space="preserve"> Ds: </w:t>
      </w:r>
      <w:r w:rsidRPr="00D168B3">
        <w:rPr>
          <w:lang w:val="it-IT"/>
        </w:rPr>
        <w:t>Translator</w:t>
      </w:r>
      <w:r>
        <w:rPr>
          <w:rStyle w:val="FootnoteReference"/>
          <w:lang w:val="it-IT"/>
        </w:rPr>
        <w:footnoteReference w:id="701"/>
      </w:r>
      <w:r w:rsidRPr="00D168B3">
        <w:rPr>
          <w:lang w:val="it-IT"/>
        </w:rPr>
        <w:t xml:space="preserve"> </w:t>
      </w:r>
      <w:r w:rsidRPr="00D168B3">
        <w:rPr>
          <w:b/>
          <w:bCs/>
          <w:lang w:val="it-IT"/>
        </w:rPr>
        <w:t>F:</w:t>
      </w:r>
      <w:r w:rsidRPr="00D168B3">
        <w:rPr>
          <w:lang w:val="it-IT"/>
        </w:rPr>
        <w:t xml:space="preserve"> </w:t>
      </w:r>
      <w:r w:rsidRPr="00840B48">
        <w:rPr>
          <w:lang w:val="en-GB"/>
        </w:rPr>
        <w:t>–</w:t>
      </w:r>
      <w:r w:rsidRPr="00D168B3">
        <w:rPr>
          <w:lang w:val="it-IT"/>
        </w:rPr>
        <w:t xml:space="preserve"> </w:t>
      </w:r>
      <w:r w:rsidRPr="00D168B3">
        <w:rPr>
          <w:b/>
          <w:bCs/>
          <w:lang w:val="it-IT"/>
        </w:rPr>
        <w:t xml:space="preserve">S: </w:t>
      </w:r>
      <w:r>
        <w:rPr>
          <w:i/>
          <w:iCs/>
          <w:lang w:val="it-IT"/>
        </w:rPr>
        <w:t xml:space="preserve">Gen </w:t>
      </w:r>
      <w:r w:rsidRPr="00D168B3">
        <w:rPr>
          <w:i/>
          <w:iCs/>
          <w:lang w:val="it-IT"/>
        </w:rPr>
        <w:t>R</w:t>
      </w:r>
      <w:r>
        <w:rPr>
          <w:i/>
          <w:iCs/>
          <w:lang w:val="it-IT"/>
        </w:rPr>
        <w:t>ab</w:t>
      </w:r>
      <w:r w:rsidRPr="00D168B3">
        <w:rPr>
          <w:lang w:val="it-IT"/>
        </w:rPr>
        <w:t xml:space="preserve"> 65:11 (Hyman, </w:t>
      </w:r>
      <w:r w:rsidRPr="00D168B3">
        <w:rPr>
          <w:i/>
          <w:iCs/>
          <w:lang w:val="en-GB"/>
        </w:rPr>
        <w:t>To</w:t>
      </w:r>
      <w:r w:rsidRPr="00D168B3">
        <w:rPr>
          <w:i/>
          <w:iCs/>
        </w:rPr>
        <w:t>ldoth</w:t>
      </w:r>
      <w:r>
        <w:t xml:space="preserve">, 423) </w:t>
      </w:r>
      <w:r w:rsidRPr="00D168B3">
        <w:rPr>
          <w:b/>
          <w:bCs/>
          <w:lang w:val="en-GB"/>
        </w:rPr>
        <w:t>E</w:t>
      </w:r>
      <w:r w:rsidRPr="009A3265">
        <w:rPr>
          <w:b/>
          <w:bCs/>
          <w:lang w:val="en-GB"/>
        </w:rPr>
        <w:t xml:space="preserve">: </w:t>
      </w:r>
      <w:r w:rsidRPr="00840B48">
        <w:rPr>
          <w:lang w:val="en-GB"/>
        </w:rPr>
        <w:t>–</w:t>
      </w:r>
      <w:r w:rsidRPr="009A3265">
        <w:rPr>
          <w:b/>
          <w:bCs/>
          <w:lang w:val="en-GB"/>
        </w:rPr>
        <w:t xml:space="preserve"> D: </w:t>
      </w:r>
      <w:r w:rsidR="00757EF4" w:rsidRPr="00A4328C">
        <w:t>Pre-400</w:t>
      </w:r>
      <w:r w:rsidR="00757EF4">
        <w:rPr>
          <w:rStyle w:val="FootnoteReference"/>
          <w:lang w:val="de-DE"/>
        </w:rPr>
        <w:footnoteReference w:id="702"/>
      </w:r>
    </w:p>
    <w:p w14:paraId="62F194DA" w14:textId="77777777" w:rsidR="00BD0433" w:rsidRDefault="00BD0433" w:rsidP="00815F05">
      <w:pPr>
        <w:numPr>
          <w:ilvl w:val="0"/>
          <w:numId w:val="39"/>
        </w:numPr>
        <w:bidi w:val="0"/>
      </w:pPr>
      <w:r w:rsidRPr="00D168B3">
        <w:rPr>
          <w:b/>
          <w:bCs/>
          <w:lang w:val="en-GB"/>
        </w:rPr>
        <w:t xml:space="preserve">O: </w:t>
      </w:r>
      <w:r w:rsidRPr="00840B48">
        <w:rPr>
          <w:lang w:val="en-GB"/>
        </w:rPr>
        <w:t>–</w:t>
      </w:r>
      <w:r w:rsidRPr="00D168B3">
        <w:rPr>
          <w:b/>
          <w:bCs/>
          <w:lang w:val="en-GB"/>
        </w:rPr>
        <w:t xml:space="preserve"> Ds:</w:t>
      </w:r>
      <w:r w:rsidRPr="00D168B3">
        <w:rPr>
          <w:lang w:val="en-GB"/>
        </w:rPr>
        <w:t xml:space="preserve"> </w:t>
      </w:r>
      <w:smartTag w:uri="urn:schemas-microsoft-com:office:smarttags" w:element="country-region">
        <w:r w:rsidRPr="00D168B3">
          <w:rPr>
            <w:lang w:val="en-GB"/>
          </w:rPr>
          <w:t>Judah</w:t>
        </w:r>
      </w:smartTag>
      <w:r w:rsidRPr="00D168B3">
        <w:rPr>
          <w:lang w:val="en-GB"/>
        </w:rPr>
        <w:t xml:space="preserve"> </w:t>
      </w:r>
      <w:r w:rsidRPr="00CB646F">
        <w:rPr>
          <w:lang w:val="en-GB"/>
        </w:rPr>
        <w:t>(</w:t>
      </w:r>
      <w:r w:rsidR="00905902">
        <w:rPr>
          <w:lang w:val="en-GB"/>
        </w:rPr>
        <w:t>6</w:t>
      </w:r>
      <w:r w:rsidR="00DD2DF2">
        <w:rPr>
          <w:lang w:val="en-GB"/>
        </w:rPr>
        <w:t>2</w:t>
      </w:r>
      <w:r w:rsidRPr="00CB646F">
        <w:rPr>
          <w:lang w:val="en-GB"/>
        </w:rPr>
        <w:t>)</w:t>
      </w:r>
      <w:r>
        <w:rPr>
          <w:lang w:val="en-GB"/>
        </w:rPr>
        <w:t>’</w:t>
      </w:r>
      <w:r w:rsidRPr="00CB646F">
        <w:rPr>
          <w:lang w:val="en-GB"/>
        </w:rPr>
        <w:t xml:space="preserve">s father </w:t>
      </w:r>
      <w:r w:rsidRPr="00D168B3">
        <w:rPr>
          <w:b/>
          <w:bCs/>
          <w:lang w:val="en-GB"/>
        </w:rPr>
        <w:t>F:</w:t>
      </w:r>
      <w:r>
        <w:rPr>
          <w:lang w:val="en-GB"/>
        </w:rPr>
        <w:t xml:space="preserve"> Synagogue inscription, Jerash,</w:t>
      </w:r>
      <w:r>
        <w:rPr>
          <w:rStyle w:val="FootnoteReference"/>
          <w:lang w:val="en-GB"/>
        </w:rPr>
        <w:footnoteReference w:id="703"/>
      </w:r>
      <w:r>
        <w:rPr>
          <w:lang w:val="en-GB"/>
        </w:rPr>
        <w:t xml:space="preserve"> </w:t>
      </w:r>
      <w:r>
        <w:t>Crowfoot</w:t>
      </w:r>
      <w:r w:rsidRPr="00D168B3">
        <w:rPr>
          <w:b/>
          <w:bCs/>
          <w:lang w:val="en-GB"/>
        </w:rPr>
        <w:t xml:space="preserve"> S:</w:t>
      </w:r>
      <w:r w:rsidRPr="00D168B3">
        <w:rPr>
          <w:lang w:val="en-GB"/>
        </w:rPr>
        <w:t xml:space="preserve"> </w:t>
      </w:r>
      <w:r>
        <w:rPr>
          <w:i/>
          <w:iCs/>
        </w:rPr>
        <w:t>CIJ</w:t>
      </w:r>
      <w:r>
        <w:t xml:space="preserve"> 866 </w:t>
      </w:r>
      <w:r w:rsidRPr="00D168B3">
        <w:rPr>
          <w:b/>
          <w:bCs/>
          <w:lang w:val="en-GB"/>
        </w:rPr>
        <w:t>E:</w:t>
      </w:r>
      <w:r>
        <w:rPr>
          <w:b/>
          <w:bCs/>
          <w:lang w:val="en-GB"/>
        </w:rPr>
        <w:t xml:space="preserve"> </w:t>
      </w:r>
      <w:r w:rsidRPr="00840B48">
        <w:rPr>
          <w:lang w:val="en-GB"/>
        </w:rPr>
        <w:t>–</w:t>
      </w:r>
      <w:r w:rsidRPr="00D168B3">
        <w:rPr>
          <w:b/>
          <w:bCs/>
          <w:lang w:val="en-GB"/>
        </w:rPr>
        <w:t xml:space="preserve"> D:</w:t>
      </w:r>
      <w:r w:rsidRPr="00EF523E">
        <w:t xml:space="preserve"> </w:t>
      </w:r>
      <w:r w:rsidRPr="008B59C0">
        <w:t>5</w:t>
      </w:r>
      <w:r w:rsidRPr="008B59C0">
        <w:rPr>
          <w:vertAlign w:val="superscript"/>
        </w:rPr>
        <w:t>th</w:t>
      </w:r>
      <w:r w:rsidRPr="008B59C0">
        <w:t xml:space="preserve"> C</w:t>
      </w:r>
    </w:p>
    <w:p w14:paraId="68E85253" w14:textId="77777777" w:rsidR="00BD0433" w:rsidRDefault="00BD0433" w:rsidP="00815F05">
      <w:pPr>
        <w:numPr>
          <w:ilvl w:val="0"/>
          <w:numId w:val="39"/>
        </w:numPr>
        <w:bidi w:val="0"/>
      </w:pPr>
      <w:r w:rsidRPr="00EF523E">
        <w:rPr>
          <w:b/>
          <w:bCs/>
        </w:rPr>
        <w:t xml:space="preserve">O: </w:t>
      </w:r>
      <w:r w:rsidRPr="007C0EEB">
        <w:rPr>
          <w:rFonts w:ascii="Graeca" w:hAnsi="Graeca" w:cs="Graeca"/>
        </w:rPr>
        <w:t></w:t>
      </w:r>
      <w:r w:rsidRPr="007C0EEB">
        <w:rPr>
          <w:rFonts w:ascii="Graeca" w:hAnsi="Graeca" w:cs="Graeca"/>
        </w:rPr>
        <w:t></w:t>
      </w:r>
      <w:r w:rsidRPr="007C0EEB">
        <w:rPr>
          <w:rFonts w:ascii="Graeca" w:hAnsi="Graeca" w:cs="Graeca"/>
        </w:rPr>
        <w:t></w:t>
      </w:r>
      <w:r w:rsidRPr="007C0EEB">
        <w:rPr>
          <w:rFonts w:ascii="Graeca" w:hAnsi="Graeca" w:cs="Graeca"/>
        </w:rPr>
        <w:t></w:t>
      </w:r>
      <w:r w:rsidRPr="007C0EEB">
        <w:rPr>
          <w:rFonts w:ascii="Graeca" w:hAnsi="Graeca" w:cs="Graeca"/>
        </w:rPr>
        <w:t></w:t>
      </w:r>
      <w:r w:rsidRPr="007C0EEB">
        <w:rPr>
          <w:rFonts w:ascii="Graeca" w:hAnsi="Graeca" w:cs="Graeca"/>
        </w:rPr>
        <w:t></w:t>
      </w:r>
      <w:r w:rsidRPr="007C0EEB">
        <w:rPr>
          <w:rFonts w:ascii="Graeca" w:hAnsi="Graeca" w:cs="Graeca"/>
        </w:rPr>
        <w:t></w:t>
      </w:r>
      <w:r w:rsidRPr="007C0EEB">
        <w:rPr>
          <w:rFonts w:ascii="Graeca" w:hAnsi="Graeca" w:cs="Graeca"/>
        </w:rPr>
        <w:t></w:t>
      </w:r>
      <w:r w:rsidRPr="007C0EEB">
        <w:rPr>
          <w:rFonts w:ascii="Graeca" w:hAnsi="Graeca" w:cs="Graeca"/>
        </w:rPr>
        <w:t></w:t>
      </w:r>
      <w:r>
        <w:rPr>
          <w:rStyle w:val="FootnoteReference"/>
          <w:rFonts w:ascii="Graeca" w:hAnsi="Graeca"/>
        </w:rPr>
        <w:footnoteReference w:id="704"/>
      </w:r>
      <w:r>
        <w:rPr>
          <w:b/>
          <w:bCs/>
        </w:rPr>
        <w:t xml:space="preserve"> </w:t>
      </w:r>
      <w:r w:rsidRPr="00EF523E">
        <w:rPr>
          <w:b/>
          <w:bCs/>
        </w:rPr>
        <w:t>Ds:</w:t>
      </w:r>
      <w:r w:rsidRPr="00EF523E">
        <w:t xml:space="preserve"> Levi </w:t>
      </w:r>
      <w:r w:rsidRPr="00D168B3">
        <w:rPr>
          <w:lang w:val="en-GB"/>
        </w:rPr>
        <w:t>(</w:t>
      </w:r>
      <w:r>
        <w:rPr>
          <w:lang w:val="en-GB"/>
        </w:rPr>
        <w:t>25</w:t>
      </w:r>
      <w:r w:rsidRPr="00D168B3">
        <w:rPr>
          <w:lang w:val="en-GB"/>
        </w:rPr>
        <w:t>)</w:t>
      </w:r>
      <w:r>
        <w:rPr>
          <w:lang w:val="en-GB"/>
        </w:rPr>
        <w:t>’</w:t>
      </w:r>
      <w:r w:rsidRPr="00D168B3">
        <w:rPr>
          <w:lang w:val="en-GB"/>
        </w:rPr>
        <w:t>s son</w:t>
      </w:r>
      <w:r w:rsidRPr="00D168B3">
        <w:rPr>
          <w:b/>
          <w:bCs/>
          <w:lang w:val="en-GB"/>
        </w:rPr>
        <w:t xml:space="preserve"> </w:t>
      </w:r>
      <w:r w:rsidRPr="00EF523E">
        <w:rPr>
          <w:b/>
          <w:bCs/>
        </w:rPr>
        <w:t xml:space="preserve">F: </w:t>
      </w:r>
      <w:r w:rsidRPr="00EF523E">
        <w:t xml:space="preserve">Epitaph, </w:t>
      </w:r>
      <w:smartTag w:uri="urn:schemas-microsoft-com:office:smarttags" w:element="place">
        <w:smartTag w:uri="urn:schemas-microsoft-com:office:smarttags" w:element="City">
          <w:r w:rsidRPr="00EF523E">
            <w:t>Jaffa</w:t>
          </w:r>
        </w:smartTag>
      </w:smartTag>
      <w:r w:rsidRPr="00EF523E">
        <w:t xml:space="preserve">, </w:t>
      </w:r>
      <w:r>
        <w:t>Clermont-Ganneau</w:t>
      </w:r>
      <w:r w:rsidRPr="00EF523E">
        <w:rPr>
          <w:b/>
          <w:bCs/>
        </w:rPr>
        <w:t xml:space="preserve"> S:</w:t>
      </w:r>
      <w:r w:rsidRPr="00EF523E">
        <w:rPr>
          <w:i/>
          <w:iCs/>
        </w:rPr>
        <w:t xml:space="preserve"> </w:t>
      </w:r>
      <w:r>
        <w:rPr>
          <w:i/>
          <w:iCs/>
        </w:rPr>
        <w:t>CIJ</w:t>
      </w:r>
      <w:r>
        <w:t xml:space="preserve"> 911</w:t>
      </w:r>
      <w:r w:rsidRPr="00EF523E">
        <w:t xml:space="preserve"> </w:t>
      </w:r>
      <w:r w:rsidRPr="00EF523E">
        <w:rPr>
          <w:b/>
          <w:bCs/>
        </w:rPr>
        <w:t xml:space="preserve">E: </w:t>
      </w:r>
      <w:r w:rsidRPr="00840B48">
        <w:rPr>
          <w:lang w:val="en-GB"/>
        </w:rPr>
        <w:t>–</w:t>
      </w:r>
      <w:r>
        <w:rPr>
          <w:b/>
          <w:bCs/>
        </w:rPr>
        <w:t xml:space="preserve"> </w:t>
      </w:r>
      <w:r w:rsidRPr="00EF523E">
        <w:rPr>
          <w:b/>
          <w:bCs/>
        </w:rPr>
        <w:t xml:space="preserve">D: </w:t>
      </w:r>
      <w:r w:rsidRPr="008B59C0">
        <w:t>3</w:t>
      </w:r>
      <w:r w:rsidRPr="008B59C0">
        <w:rPr>
          <w:vertAlign w:val="superscript"/>
        </w:rPr>
        <w:t>rd</w:t>
      </w:r>
      <w:r w:rsidRPr="008B59C0">
        <w:t xml:space="preserve"> C</w:t>
      </w:r>
    </w:p>
    <w:p w14:paraId="33AB1FE8" w14:textId="77777777" w:rsidR="00BD0433" w:rsidRDefault="00BD0433" w:rsidP="00661A14">
      <w:pPr>
        <w:numPr>
          <w:ilvl w:val="0"/>
          <w:numId w:val="39"/>
        </w:numPr>
        <w:bidi w:val="0"/>
      </w:pPr>
      <w:r w:rsidRPr="00CE7955">
        <w:rPr>
          <w:b/>
          <w:bCs/>
        </w:rPr>
        <w:t xml:space="preserve">O: </w:t>
      </w:r>
      <w:r w:rsidRPr="00A04372">
        <w:rPr>
          <w:rFonts w:cs="Times New Roman"/>
          <w:rtl/>
        </w:rPr>
        <w:t>חזקין</w:t>
      </w:r>
      <w:r w:rsidRPr="003F7A75">
        <w:rPr>
          <w:rStyle w:val="FootnoteReference"/>
        </w:rPr>
        <w:footnoteReference w:id="705"/>
      </w:r>
      <w:r>
        <w:rPr>
          <w:b/>
          <w:bCs/>
        </w:rPr>
        <w:t xml:space="preserve"> </w:t>
      </w:r>
      <w:r w:rsidRPr="00CE7955">
        <w:rPr>
          <w:b/>
          <w:bCs/>
        </w:rPr>
        <w:t>Ds:</w:t>
      </w:r>
      <w:r w:rsidRPr="00CE7955">
        <w:t xml:space="preserve"> Hal</w:t>
      </w:r>
      <w:r>
        <w:t>i</w:t>
      </w:r>
      <w:r w:rsidRPr="00CE7955">
        <w:t xml:space="preserve">fa </w:t>
      </w:r>
      <w:r w:rsidRPr="00D168B3">
        <w:rPr>
          <w:lang w:val="en-GB"/>
        </w:rPr>
        <w:t>(</w:t>
      </w:r>
      <w:r w:rsidR="00661A14">
        <w:rPr>
          <w:lang w:val="en-GB"/>
        </w:rPr>
        <w:t>9</w:t>
      </w:r>
      <w:r w:rsidRPr="00D168B3">
        <w:rPr>
          <w:lang w:val="en-GB"/>
        </w:rPr>
        <w:t>)</w:t>
      </w:r>
      <w:r>
        <w:rPr>
          <w:lang w:val="en-GB"/>
        </w:rPr>
        <w:t>’</w:t>
      </w:r>
      <w:r w:rsidRPr="00D168B3">
        <w:rPr>
          <w:lang w:val="en-GB"/>
        </w:rPr>
        <w:t>s son</w:t>
      </w:r>
      <w:r w:rsidRPr="00D168B3">
        <w:rPr>
          <w:b/>
          <w:bCs/>
          <w:lang w:val="en-GB"/>
        </w:rPr>
        <w:t xml:space="preserve"> </w:t>
      </w:r>
      <w:r w:rsidRPr="00CE7955">
        <w:rPr>
          <w:b/>
          <w:bCs/>
        </w:rPr>
        <w:t>F:</w:t>
      </w:r>
      <w:r w:rsidRPr="00CE7955">
        <w:rPr>
          <w:lang w:val="en-GB"/>
        </w:rPr>
        <w:t xml:space="preserve"> </w:t>
      </w:r>
      <w:r>
        <w:rPr>
          <w:lang w:val="en-GB"/>
        </w:rPr>
        <w:t xml:space="preserve">Synagogue inscription, </w:t>
      </w:r>
      <w:r>
        <w:t>Ein-Gedi,</w:t>
      </w:r>
      <w:r>
        <w:rPr>
          <w:rStyle w:val="FootnoteReference"/>
        </w:rPr>
        <w:footnoteReference w:id="706"/>
      </w:r>
      <w:r>
        <w:t xml:space="preserve"> Barag &amp; Porat</w:t>
      </w:r>
      <w:r>
        <w:rPr>
          <w:rtl/>
        </w:rPr>
        <w:t xml:space="preserve"> </w:t>
      </w:r>
      <w:r w:rsidRPr="00CE7955">
        <w:rPr>
          <w:b/>
          <w:bCs/>
        </w:rPr>
        <w:t>S:</w:t>
      </w:r>
      <w:r w:rsidRPr="00CE7955">
        <w:t xml:space="preserve"> </w:t>
      </w:r>
      <w:r>
        <w:t>N</w:t>
      </w:r>
      <w:r>
        <w:t>a</w:t>
      </w:r>
      <w:r>
        <w:t xml:space="preserve">veh, </w:t>
      </w:r>
      <w:r>
        <w:rPr>
          <w:i/>
          <w:iCs/>
        </w:rPr>
        <w:t>OSM</w:t>
      </w:r>
      <w:r>
        <w:t xml:space="preserve">, no. 70 </w:t>
      </w:r>
      <w:r w:rsidRPr="00CE7955">
        <w:rPr>
          <w:b/>
          <w:bCs/>
        </w:rPr>
        <w:t xml:space="preserve">E: </w:t>
      </w:r>
      <w:r w:rsidRPr="00840B48">
        <w:rPr>
          <w:lang w:val="en-GB"/>
        </w:rPr>
        <w:t>–</w:t>
      </w:r>
      <w:r>
        <w:rPr>
          <w:b/>
          <w:bCs/>
        </w:rPr>
        <w:t xml:space="preserve"> </w:t>
      </w:r>
      <w:r w:rsidRPr="00CE7955">
        <w:rPr>
          <w:b/>
          <w:bCs/>
        </w:rPr>
        <w:t xml:space="preserve">D: </w:t>
      </w:r>
      <w:r w:rsidRPr="004C25F3">
        <w:rPr>
          <w:rFonts w:cs="Times New Roman"/>
          <w:lang w:val="it-IT"/>
        </w:rPr>
        <w:t>–</w:t>
      </w:r>
      <w:r w:rsidR="00876C71" w:rsidRPr="005F539E">
        <w:rPr>
          <w:rStyle w:val="FootnoteReference"/>
          <w:rFonts w:cs="Times New Roman"/>
        </w:rPr>
        <w:footnoteReference w:id="707"/>
      </w:r>
    </w:p>
    <w:p w14:paraId="46F3D462" w14:textId="77777777" w:rsidR="00BD0433" w:rsidRPr="00973E0F" w:rsidRDefault="00BD0433" w:rsidP="00876C71">
      <w:pPr>
        <w:numPr>
          <w:ilvl w:val="0"/>
          <w:numId w:val="39"/>
        </w:numPr>
        <w:bidi w:val="0"/>
      </w:pPr>
      <w:r w:rsidRPr="0028421C">
        <w:rPr>
          <w:b/>
          <w:bCs/>
          <w:lang w:val="en-GB"/>
        </w:rPr>
        <w:t>O</w:t>
      </w:r>
      <w:r w:rsidRPr="00BB3B72">
        <w:rPr>
          <w:b/>
          <w:bCs/>
          <w:lang w:val="en-GB"/>
        </w:rPr>
        <w:t>:</w:t>
      </w:r>
      <w:r>
        <w:rPr>
          <w:b/>
          <w:bCs/>
          <w:lang w:val="en-GB"/>
        </w:rPr>
        <w:t xml:space="preserve"> </w:t>
      </w:r>
      <w:r w:rsidRPr="00F22361">
        <w:rPr>
          <w:rFonts w:ascii="Graeca" w:hAnsi="Graeca"/>
        </w:rPr>
        <w:t></w:t>
      </w:r>
      <w:r w:rsidRPr="00F22361">
        <w:rPr>
          <w:rFonts w:ascii="Graeca" w:hAnsi="Graeca"/>
        </w:rPr>
        <w:t></w:t>
      </w:r>
      <w:r w:rsidRPr="00F22361">
        <w:rPr>
          <w:rFonts w:ascii="Graeca" w:hAnsi="Graeca"/>
        </w:rPr>
        <w:t></w:t>
      </w:r>
      <w:r w:rsidRPr="00F22361">
        <w:rPr>
          <w:rFonts w:ascii="Graeca" w:hAnsi="Graeca"/>
        </w:rPr>
        <w:t></w:t>
      </w:r>
      <w:r w:rsidRPr="00F22361">
        <w:rPr>
          <w:rFonts w:ascii="Graeca" w:hAnsi="Graeca"/>
        </w:rPr>
        <w:t></w:t>
      </w:r>
      <w:r w:rsidRPr="00F22361">
        <w:rPr>
          <w:rFonts w:ascii="Graeca" w:hAnsi="Graeca"/>
        </w:rPr>
        <w:t></w:t>
      </w:r>
      <w:r w:rsidRPr="00F22361">
        <w:rPr>
          <w:rFonts w:ascii="Graeca" w:hAnsi="Graeca"/>
        </w:rPr>
        <w:t></w:t>
      </w:r>
      <w:r w:rsidRPr="00F22361">
        <w:rPr>
          <w:rFonts w:ascii="Graeca" w:hAnsi="Graeca"/>
        </w:rPr>
        <w:t></w:t>
      </w:r>
      <w:r w:rsidRPr="00F22361">
        <w:rPr>
          <w:rFonts w:ascii="Graeca" w:hAnsi="Graeca"/>
        </w:rPr>
        <w:t></w:t>
      </w:r>
      <w:r>
        <w:rPr>
          <w:rStyle w:val="FootnoteReference"/>
          <w:rFonts w:ascii="Graeca" w:hAnsi="Graeca"/>
        </w:rPr>
        <w:footnoteReference w:id="708"/>
      </w:r>
      <w:r w:rsidRPr="0028421C">
        <w:rPr>
          <w:b/>
          <w:bCs/>
          <w:lang w:val="en-GB"/>
        </w:rPr>
        <w:t xml:space="preserve"> Ds: </w:t>
      </w:r>
      <w:r w:rsidRPr="00840B48">
        <w:rPr>
          <w:lang w:val="en-GB"/>
        </w:rPr>
        <w:t>–</w:t>
      </w:r>
      <w:r w:rsidRPr="0028421C">
        <w:rPr>
          <w:lang w:val="en-GB"/>
        </w:rPr>
        <w:t xml:space="preserve"> </w:t>
      </w:r>
      <w:r w:rsidRPr="0028421C">
        <w:rPr>
          <w:b/>
          <w:bCs/>
          <w:lang w:val="en-GB"/>
        </w:rPr>
        <w:t>F:</w:t>
      </w:r>
      <w:r w:rsidRPr="0028421C">
        <w:rPr>
          <w:lang w:val="en-GB"/>
        </w:rPr>
        <w:t xml:space="preserve"> Epitaph, </w:t>
      </w:r>
      <w:smartTag w:uri="urn:schemas-microsoft-com:office:smarttags" w:element="place">
        <w:r w:rsidRPr="0028421C">
          <w:rPr>
            <w:lang w:val="en-GB"/>
          </w:rPr>
          <w:t>Caesarea</w:t>
        </w:r>
      </w:smartTag>
      <w:r w:rsidRPr="0028421C">
        <w:rPr>
          <w:lang w:val="en-GB"/>
        </w:rPr>
        <w:t xml:space="preserve"> </w:t>
      </w:r>
      <w:r w:rsidRPr="0028421C">
        <w:rPr>
          <w:b/>
          <w:bCs/>
          <w:lang w:val="en-GB"/>
        </w:rPr>
        <w:t>S:</w:t>
      </w:r>
      <w:r w:rsidRPr="00CE7955">
        <w:t xml:space="preserve"> </w:t>
      </w:r>
      <w:r w:rsidRPr="00CB25E9">
        <w:t xml:space="preserve">Lehmann &amp; </w:t>
      </w:r>
      <w:r w:rsidRPr="00973E0F">
        <w:t>Holum,</w:t>
      </w:r>
      <w:r w:rsidRPr="00CB25E9">
        <w:rPr>
          <w:i/>
          <w:iCs/>
        </w:rPr>
        <w:t xml:space="preserve"> CMER</w:t>
      </w:r>
      <w:r w:rsidRPr="00CB25E9">
        <w:t xml:space="preserve"> 5, no. 194</w:t>
      </w:r>
      <w:r w:rsidRPr="0028421C">
        <w:rPr>
          <w:lang w:val="en-GB"/>
        </w:rPr>
        <w:t xml:space="preserve"> </w:t>
      </w:r>
      <w:r w:rsidRPr="00CE7955">
        <w:rPr>
          <w:b/>
          <w:bCs/>
        </w:rPr>
        <w:t xml:space="preserve">E: </w:t>
      </w:r>
      <w:r w:rsidRPr="00062B21">
        <w:rPr>
          <w:lang w:val="en-GB"/>
        </w:rPr>
        <w:t>Jew</w:t>
      </w:r>
      <w:r w:rsidRPr="00553235">
        <w:rPr>
          <w:lang w:val="en-GB"/>
        </w:rPr>
        <w:t>?</w:t>
      </w:r>
      <w:r w:rsidRPr="00553235">
        <w:rPr>
          <w:rStyle w:val="FootnoteReference"/>
          <w:lang w:val="en-GB"/>
        </w:rPr>
        <w:footnoteReference w:id="709"/>
      </w:r>
      <w:r>
        <w:rPr>
          <w:b/>
          <w:bCs/>
        </w:rPr>
        <w:t xml:space="preserve"> </w:t>
      </w:r>
      <w:r w:rsidRPr="00973E0F">
        <w:rPr>
          <w:b/>
          <w:bCs/>
        </w:rPr>
        <w:t xml:space="preserve">D: </w:t>
      </w:r>
      <w:r w:rsidRPr="004C25F3">
        <w:rPr>
          <w:rFonts w:cs="Times New Roman"/>
          <w:lang w:val="it-IT"/>
        </w:rPr>
        <w:t>–</w:t>
      </w:r>
      <w:r w:rsidR="00876C71" w:rsidRPr="005F539E">
        <w:rPr>
          <w:rStyle w:val="FootnoteReference"/>
          <w:rFonts w:cs="Times New Roman"/>
        </w:rPr>
        <w:footnoteReference w:id="710"/>
      </w:r>
    </w:p>
    <w:p w14:paraId="132789EC" w14:textId="77777777" w:rsidR="00BD0433" w:rsidRPr="00292BC4" w:rsidRDefault="00BD0433" w:rsidP="00815F05">
      <w:pPr>
        <w:numPr>
          <w:ilvl w:val="0"/>
          <w:numId w:val="39"/>
        </w:numPr>
        <w:bidi w:val="0"/>
        <w:rPr>
          <w:lang w:val="de-DE"/>
        </w:rPr>
      </w:pPr>
      <w:r w:rsidRPr="00E475D9">
        <w:rPr>
          <w:b/>
          <w:bCs/>
          <w:lang w:val="de-DE"/>
        </w:rPr>
        <w:t xml:space="preserve">O: </w:t>
      </w:r>
      <w:r w:rsidRPr="00840B48">
        <w:rPr>
          <w:lang w:val="de-DE"/>
        </w:rPr>
        <w:t>–</w:t>
      </w:r>
      <w:r w:rsidRPr="00E475D9">
        <w:rPr>
          <w:b/>
          <w:bCs/>
          <w:lang w:val="de-DE"/>
        </w:rPr>
        <w:t xml:space="preserve"> Ds: </w:t>
      </w:r>
      <w:r w:rsidRPr="00840B48">
        <w:rPr>
          <w:lang w:val="de-DE"/>
        </w:rPr>
        <w:t>–</w:t>
      </w:r>
      <w:r w:rsidRPr="00E475D9">
        <w:rPr>
          <w:lang w:val="de-DE"/>
        </w:rPr>
        <w:t xml:space="preserve"> </w:t>
      </w:r>
      <w:r w:rsidRPr="00E475D9">
        <w:rPr>
          <w:b/>
          <w:bCs/>
          <w:lang w:val="de-DE"/>
        </w:rPr>
        <w:t>F:</w:t>
      </w:r>
      <w:r w:rsidRPr="00E475D9">
        <w:rPr>
          <w:lang w:val="de-DE"/>
        </w:rPr>
        <w:t xml:space="preserve"> Sarcophagus, Kfar Giladi</w:t>
      </w:r>
      <w:r>
        <w:rPr>
          <w:rStyle w:val="FootnoteReference"/>
          <w:lang w:val="de-DE"/>
        </w:rPr>
        <w:footnoteReference w:id="711"/>
      </w:r>
      <w:r w:rsidRPr="00E475D9">
        <w:rPr>
          <w:lang w:val="de-DE"/>
        </w:rPr>
        <w:t xml:space="preserve"> </w:t>
      </w:r>
      <w:r w:rsidRPr="00E475D9">
        <w:rPr>
          <w:b/>
          <w:bCs/>
          <w:lang w:val="de-DE"/>
        </w:rPr>
        <w:t>S:</w:t>
      </w:r>
      <w:r w:rsidRPr="00E475D9">
        <w:rPr>
          <w:lang w:val="de-DE"/>
        </w:rPr>
        <w:t xml:space="preserve"> Kaplan, </w:t>
      </w:r>
      <w:r w:rsidRPr="00E475D9">
        <w:rPr>
          <w:i/>
          <w:iCs/>
          <w:lang w:val="de-DE"/>
        </w:rPr>
        <w:t>EI</w:t>
      </w:r>
      <w:r w:rsidRPr="00E475D9">
        <w:rPr>
          <w:lang w:val="de-DE"/>
        </w:rPr>
        <w:t xml:space="preserve"> 8 (1966) 109 </w:t>
      </w:r>
      <w:r w:rsidRPr="00E475D9">
        <w:rPr>
          <w:b/>
          <w:bCs/>
          <w:lang w:val="de-DE"/>
        </w:rPr>
        <w:t xml:space="preserve">E: </w:t>
      </w:r>
      <w:r w:rsidRPr="00840B48">
        <w:rPr>
          <w:lang w:val="de-DE"/>
        </w:rPr>
        <w:t>–</w:t>
      </w:r>
      <w:r w:rsidRPr="00E475D9">
        <w:rPr>
          <w:b/>
          <w:bCs/>
          <w:lang w:val="de-DE"/>
        </w:rPr>
        <w:t xml:space="preserve"> D: </w:t>
      </w:r>
      <w:r w:rsidRPr="00536778">
        <w:rPr>
          <w:lang w:val="de-DE"/>
        </w:rPr>
        <w:t>3</w:t>
      </w:r>
      <w:r w:rsidRPr="00536778">
        <w:rPr>
          <w:vertAlign w:val="superscript"/>
          <w:lang w:val="de-DE"/>
        </w:rPr>
        <w:t>rd</w:t>
      </w:r>
      <w:r w:rsidRPr="00536778">
        <w:rPr>
          <w:lang w:val="de-DE"/>
        </w:rPr>
        <w:t xml:space="preserve"> C</w:t>
      </w:r>
    </w:p>
    <w:p w14:paraId="6EE2DFCC" w14:textId="77777777" w:rsidR="00BD0433" w:rsidRDefault="00BD0433" w:rsidP="00661A14">
      <w:pPr>
        <w:numPr>
          <w:ilvl w:val="0"/>
          <w:numId w:val="39"/>
        </w:numPr>
        <w:bidi w:val="0"/>
      </w:pPr>
      <w:r w:rsidRPr="000E4FCE">
        <w:rPr>
          <w:b/>
          <w:bCs/>
          <w:lang w:val="en-GB"/>
        </w:rPr>
        <w:t xml:space="preserve">O: </w:t>
      </w:r>
      <w:r w:rsidRPr="007C0EEB">
        <w:rPr>
          <w:rFonts w:ascii="Graeca" w:hAnsi="Graeca"/>
        </w:rPr>
        <w:t></w:t>
      </w:r>
      <w:r w:rsidRPr="007C0EEB">
        <w:rPr>
          <w:rFonts w:ascii="Graeca" w:hAnsi="Graeca"/>
        </w:rPr>
        <w:t></w:t>
      </w:r>
      <w:r w:rsidRPr="007C0EEB">
        <w:rPr>
          <w:rFonts w:ascii="Graeca" w:hAnsi="Graeca"/>
        </w:rPr>
        <w:t></w:t>
      </w:r>
      <w:r w:rsidRPr="007C0EEB">
        <w:rPr>
          <w:rFonts w:ascii="Graeca" w:hAnsi="Graeca"/>
        </w:rPr>
        <w:t></w:t>
      </w:r>
      <w:r w:rsidRPr="007C0EEB">
        <w:rPr>
          <w:rFonts w:ascii="Graeca" w:hAnsi="Graeca"/>
        </w:rPr>
        <w:t></w:t>
      </w:r>
      <w:r w:rsidRPr="007C0EEB">
        <w:rPr>
          <w:rFonts w:ascii="Graeca" w:hAnsi="Graeca"/>
        </w:rPr>
        <w:t></w:t>
      </w:r>
      <w:r w:rsidRPr="007C0EEB">
        <w:rPr>
          <w:rFonts w:ascii="Graeca" w:hAnsi="Graeca"/>
        </w:rPr>
        <w:t></w:t>
      </w:r>
      <w:r w:rsidRPr="007C0EEB">
        <w:rPr>
          <w:rFonts w:ascii="Graeca" w:hAnsi="Graeca"/>
        </w:rPr>
        <w:t></w:t>
      </w:r>
      <w:r w:rsidRPr="007C0EEB">
        <w:rPr>
          <w:rFonts w:ascii="Graeca" w:hAnsi="Graeca"/>
        </w:rPr>
        <w:t></w:t>
      </w:r>
      <w:r w:rsidRPr="007C0EEB">
        <w:rPr>
          <w:rFonts w:ascii="Graeca" w:hAnsi="Graeca"/>
        </w:rPr>
        <w:t></w:t>
      </w:r>
      <w:r>
        <w:rPr>
          <w:rStyle w:val="FootnoteReference"/>
          <w:rFonts w:ascii="Graeca" w:hAnsi="Graeca"/>
        </w:rPr>
        <w:footnoteReference w:id="712"/>
      </w:r>
      <w:r>
        <w:rPr>
          <w:rFonts w:cs="Times New Roman"/>
        </w:rPr>
        <w:t xml:space="preserve"> </w:t>
      </w:r>
      <w:r w:rsidRPr="000E4FCE">
        <w:rPr>
          <w:b/>
          <w:bCs/>
          <w:lang w:val="en-GB"/>
        </w:rPr>
        <w:t xml:space="preserve">Ds: </w:t>
      </w:r>
      <w:r w:rsidRPr="000E4FCE">
        <w:rPr>
          <w:lang w:val="en-GB"/>
        </w:rPr>
        <w:t xml:space="preserve">Isaac </w:t>
      </w:r>
      <w:r w:rsidR="009856E6">
        <w:rPr>
          <w:lang w:val="en-GB"/>
        </w:rPr>
        <w:t>(</w:t>
      </w:r>
      <w:r w:rsidR="00661A14">
        <w:rPr>
          <w:lang w:val="en-GB"/>
        </w:rPr>
        <w:t>66</w:t>
      </w:r>
      <w:r>
        <w:rPr>
          <w:lang w:val="en-GB"/>
        </w:rPr>
        <w:t>)’s nephew</w:t>
      </w:r>
      <w:r w:rsidRPr="00EA4919">
        <w:rPr>
          <w:rStyle w:val="FootnoteReference"/>
          <w:rFonts w:cs="Times New Roman"/>
          <w:rtl/>
        </w:rPr>
        <w:footnoteReference w:id="713"/>
      </w:r>
      <w:r>
        <w:rPr>
          <w:b/>
          <w:bCs/>
          <w:lang w:val="en-GB"/>
        </w:rPr>
        <w:t xml:space="preserve"> </w:t>
      </w:r>
      <w:r w:rsidRPr="000E4FCE">
        <w:rPr>
          <w:b/>
          <w:bCs/>
          <w:lang w:val="en-GB"/>
        </w:rPr>
        <w:t>F:</w:t>
      </w:r>
      <w:r>
        <w:rPr>
          <w:b/>
          <w:bCs/>
          <w:lang w:val="en-GB"/>
        </w:rPr>
        <w:t xml:space="preserve"> </w:t>
      </w:r>
      <w:r>
        <w:t xml:space="preserve">Epitaph, </w:t>
      </w:r>
      <w:smartTag w:uri="urn:schemas-microsoft-com:office:smarttags" w:element="place">
        <w:smartTag w:uri="urn:schemas-microsoft-com:office:smarttags" w:element="City">
          <w:r>
            <w:t>Jaffa</w:t>
          </w:r>
        </w:smartTag>
      </w:smartTag>
      <w:r w:rsidRPr="00EF523E">
        <w:t xml:space="preserve"> </w:t>
      </w:r>
      <w:r w:rsidRPr="000E4FCE">
        <w:rPr>
          <w:b/>
          <w:bCs/>
          <w:lang w:val="en-GB"/>
        </w:rPr>
        <w:t>S:</w:t>
      </w:r>
      <w:r>
        <w:rPr>
          <w:lang w:val="en-GB"/>
        </w:rPr>
        <w:t xml:space="preserve"> </w:t>
      </w:r>
      <w:r w:rsidRPr="00CB25E9">
        <w:t xml:space="preserve">Price, </w:t>
      </w:r>
      <w:r w:rsidRPr="00CB25E9">
        <w:rPr>
          <w:i/>
          <w:iCs/>
        </w:rPr>
        <w:t>SCI</w:t>
      </w:r>
      <w:r w:rsidRPr="00CB25E9">
        <w:t xml:space="preserve"> 22 (2003) 218</w:t>
      </w:r>
      <w:r>
        <w:t xml:space="preserve"> </w:t>
      </w:r>
      <w:r w:rsidRPr="00CE7955">
        <w:rPr>
          <w:b/>
          <w:bCs/>
        </w:rPr>
        <w:t xml:space="preserve">E: </w:t>
      </w:r>
      <w:r w:rsidRPr="00840B48">
        <w:rPr>
          <w:lang w:val="en-GB"/>
        </w:rPr>
        <w:t>–</w:t>
      </w:r>
      <w:r>
        <w:rPr>
          <w:b/>
          <w:bCs/>
        </w:rPr>
        <w:t xml:space="preserve"> </w:t>
      </w:r>
      <w:r w:rsidRPr="00CE7955">
        <w:rPr>
          <w:b/>
          <w:bCs/>
        </w:rPr>
        <w:t>D:</w:t>
      </w:r>
      <w:r>
        <w:rPr>
          <w:b/>
          <w:bCs/>
        </w:rPr>
        <w:t xml:space="preserve"> </w:t>
      </w:r>
      <w:r w:rsidRPr="008B59C0">
        <w:t>3</w:t>
      </w:r>
      <w:r w:rsidRPr="008B59C0">
        <w:rPr>
          <w:vertAlign w:val="superscript"/>
        </w:rPr>
        <w:t>rd</w:t>
      </w:r>
      <w:r w:rsidRPr="008B59C0">
        <w:t xml:space="preserve"> C</w:t>
      </w:r>
      <w:r>
        <w:t>?</w:t>
      </w:r>
      <w:r>
        <w:rPr>
          <w:rStyle w:val="FootnoteReference"/>
        </w:rPr>
        <w:footnoteReference w:id="714"/>
      </w:r>
    </w:p>
    <w:p w14:paraId="10B096BD" w14:textId="77777777" w:rsidR="00BD0433" w:rsidRPr="003624F8" w:rsidRDefault="00BD0433" w:rsidP="002C6D10">
      <w:pPr>
        <w:bidi w:val="0"/>
        <w:rPr>
          <w:rFonts w:cs="Times New Roman"/>
        </w:rPr>
        <w:sectPr w:rsidR="00BD0433" w:rsidRPr="003624F8" w:rsidSect="00BD3E28">
          <w:footnotePr>
            <w:pos w:val="beneathText"/>
            <w:numRestart w:val="eachSect"/>
          </w:footnotePr>
          <w:type w:val="continuous"/>
          <w:pgSz w:w="11906" w:h="16838"/>
          <w:pgMar w:top="1440" w:right="1800" w:bottom="1440" w:left="1800" w:header="720" w:footer="720" w:gutter="0"/>
          <w:cols w:space="720"/>
          <w:bidi/>
          <w:rtlGutter/>
        </w:sectPr>
      </w:pPr>
    </w:p>
    <w:p w14:paraId="61938D6D" w14:textId="77777777" w:rsidR="00BD0433" w:rsidRDefault="00BD0433" w:rsidP="006177F2">
      <w:pPr>
        <w:bidi w:val="0"/>
      </w:pPr>
    </w:p>
    <w:p w14:paraId="74A57459" w14:textId="77777777" w:rsidR="00BD0433" w:rsidRDefault="00BD0433" w:rsidP="001424DB">
      <w:pPr>
        <w:pStyle w:val="Heading2"/>
        <w:bidi w:val="0"/>
        <w:spacing w:before="0" w:after="0"/>
        <w:rPr>
          <w:rFonts w:ascii="Times New Roman" w:hAnsi="Times New Roman" w:cs="Times New Roman"/>
          <w:b w:val="0"/>
          <w:bCs w:val="0"/>
          <w:i w:val="0"/>
          <w:iCs w:val="0"/>
          <w:sz w:val="24"/>
          <w:szCs w:val="24"/>
        </w:rPr>
      </w:pPr>
      <w:r w:rsidRPr="001424DB">
        <w:rPr>
          <w:rFonts w:ascii="Times New Roman" w:hAnsi="Times New Roman" w:cs="Times New Roman"/>
          <w:b w:val="0"/>
          <w:bCs w:val="0"/>
          <w:i w:val="0"/>
          <w:iCs w:val="0"/>
          <w:sz w:val="24"/>
          <w:szCs w:val="24"/>
          <w:rtl/>
        </w:rPr>
        <w:t>חכליה</w:t>
      </w:r>
      <w:r w:rsidRPr="001424DB">
        <w:rPr>
          <w:rStyle w:val="FootnoteReference"/>
          <w:rFonts w:ascii="Times New Roman" w:hAnsi="Times New Roman" w:cs="Times New Roman"/>
          <w:b w:val="0"/>
          <w:bCs w:val="0"/>
          <w:i w:val="0"/>
          <w:iCs w:val="0"/>
          <w:sz w:val="24"/>
          <w:szCs w:val="24"/>
          <w:lang w:eastAsia="en-GB"/>
        </w:rPr>
        <w:footnoteReference w:id="715"/>
      </w:r>
      <w:r w:rsidRPr="001424DB">
        <w:rPr>
          <w:rFonts w:ascii="Times New Roman" w:hAnsi="Times New Roman" w:cs="Times New Roman"/>
          <w:b w:val="0"/>
          <w:bCs w:val="0"/>
          <w:i w:val="0"/>
          <w:iCs w:val="0"/>
          <w:sz w:val="24"/>
          <w:szCs w:val="24"/>
        </w:rPr>
        <w:t xml:space="preserve"> – </w:t>
      </w:r>
      <w:r w:rsidRPr="00521216">
        <w:rPr>
          <w:rFonts w:ascii="Times New Roman" w:hAnsi="Times New Roman" w:cs="Times New Roman"/>
          <w:b w:val="0"/>
          <w:bCs w:val="0"/>
          <w:sz w:val="24"/>
          <w:szCs w:val="24"/>
        </w:rPr>
        <w:t>Hakhiliah</w:t>
      </w:r>
    </w:p>
    <w:p w14:paraId="0A6D6DCD" w14:textId="77777777" w:rsidR="00BD0433" w:rsidRPr="00521216" w:rsidRDefault="00BD0433" w:rsidP="00521216">
      <w:pPr>
        <w:bidi w:val="0"/>
      </w:pPr>
    </w:p>
    <w:p w14:paraId="231A0181" w14:textId="77777777" w:rsidR="00BD0433" w:rsidRDefault="00BD0433" w:rsidP="00876C71">
      <w:pPr>
        <w:numPr>
          <w:ilvl w:val="0"/>
          <w:numId w:val="40"/>
        </w:numPr>
        <w:bidi w:val="0"/>
      </w:pPr>
      <w:r w:rsidRPr="0082579D">
        <w:rPr>
          <w:b/>
          <w:bCs/>
          <w:lang w:val="it-IT"/>
        </w:rPr>
        <w:t>O:</w:t>
      </w:r>
      <w:r>
        <w:rPr>
          <w:b/>
          <w:bCs/>
          <w:lang w:val="it-IT"/>
        </w:rPr>
        <w:t xml:space="preserve"> </w:t>
      </w:r>
      <w:r w:rsidRPr="00840B48">
        <w:rPr>
          <w:lang w:val="en-GB"/>
        </w:rPr>
        <w:t>–</w:t>
      </w:r>
      <w:r w:rsidRPr="0082579D">
        <w:rPr>
          <w:b/>
          <w:bCs/>
          <w:lang w:val="it-IT"/>
        </w:rPr>
        <w:t xml:space="preserve"> Ds:</w:t>
      </w:r>
      <w:r w:rsidRPr="0082579D">
        <w:rPr>
          <w:lang w:val="it-IT"/>
        </w:rPr>
        <w:t xml:space="preserve"> </w:t>
      </w:r>
      <w:r w:rsidRPr="00840B48">
        <w:rPr>
          <w:lang w:val="en-GB"/>
        </w:rPr>
        <w:t>–</w:t>
      </w:r>
      <w:r>
        <w:rPr>
          <w:lang w:val="it-IT"/>
        </w:rPr>
        <w:t xml:space="preserve"> </w:t>
      </w:r>
      <w:r w:rsidRPr="0082579D">
        <w:rPr>
          <w:b/>
          <w:bCs/>
          <w:lang w:val="it-IT"/>
        </w:rPr>
        <w:t>F:</w:t>
      </w:r>
      <w:r>
        <w:rPr>
          <w:lang w:val="it-IT"/>
        </w:rPr>
        <w:t xml:space="preserve"> Amulet, Hecht Museum, Haifa </w:t>
      </w:r>
      <w:r w:rsidRPr="0082579D">
        <w:rPr>
          <w:b/>
          <w:bCs/>
          <w:lang w:val="it-IT"/>
        </w:rPr>
        <w:t>S:</w:t>
      </w:r>
      <w:r>
        <w:rPr>
          <w:b/>
          <w:bCs/>
          <w:lang w:val="it-IT"/>
        </w:rPr>
        <w:t xml:space="preserve"> </w:t>
      </w:r>
      <w:r w:rsidRPr="00840B48">
        <w:rPr>
          <w:lang w:val="en-GB"/>
        </w:rPr>
        <w:t>–</w:t>
      </w:r>
      <w:r w:rsidRPr="0082579D">
        <w:rPr>
          <w:lang w:val="it-IT"/>
        </w:rPr>
        <w:t xml:space="preserve"> </w:t>
      </w:r>
      <w:r w:rsidRPr="0082579D">
        <w:rPr>
          <w:b/>
          <w:bCs/>
          <w:lang w:val="it-IT"/>
        </w:rPr>
        <w:t>E:</w:t>
      </w:r>
      <w:r>
        <w:rPr>
          <w:b/>
          <w:bCs/>
          <w:lang w:val="it-IT"/>
        </w:rPr>
        <w:t xml:space="preserve"> </w:t>
      </w:r>
      <w:r w:rsidRPr="00840B48">
        <w:rPr>
          <w:lang w:val="en-GB"/>
        </w:rPr>
        <w:t>–</w:t>
      </w:r>
      <w:r w:rsidRPr="0082579D">
        <w:rPr>
          <w:b/>
          <w:bCs/>
          <w:lang w:val="it-IT"/>
        </w:rPr>
        <w:t xml:space="preserve"> D:</w:t>
      </w:r>
      <w:r>
        <w:rPr>
          <w:b/>
          <w:bCs/>
          <w:lang w:val="it-IT"/>
        </w:rPr>
        <w:t xml:space="preserve"> </w:t>
      </w:r>
      <w:r w:rsidRPr="004C25F3">
        <w:rPr>
          <w:rFonts w:cs="Times New Roman"/>
          <w:lang w:val="it-IT"/>
        </w:rPr>
        <w:t>–</w:t>
      </w:r>
      <w:r w:rsidR="00876C71" w:rsidRPr="005F539E">
        <w:rPr>
          <w:rStyle w:val="FootnoteReference"/>
          <w:rFonts w:cs="Times New Roman"/>
        </w:rPr>
        <w:footnoteReference w:id="716"/>
      </w:r>
    </w:p>
    <w:p w14:paraId="37B875E6" w14:textId="77777777" w:rsidR="00BD0433" w:rsidRDefault="00BD0433" w:rsidP="005923C2">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3A8FCFB2" w14:textId="77777777" w:rsidR="00BD0433" w:rsidRPr="009D597B" w:rsidRDefault="00BD0433" w:rsidP="005923C2">
      <w:pPr>
        <w:bidi w:val="0"/>
        <w:rPr>
          <w:b/>
          <w:bCs/>
        </w:rPr>
      </w:pPr>
    </w:p>
    <w:p w14:paraId="3A1FC305" w14:textId="77777777" w:rsidR="00BD0433" w:rsidRDefault="00BD0433" w:rsidP="000F4987">
      <w:pPr>
        <w:bidi w:val="0"/>
        <w:rPr>
          <w:rFonts w:cs="Times New Roman"/>
          <w:i/>
          <w:iCs/>
          <w:sz w:val="24"/>
          <w:szCs w:val="24"/>
        </w:rPr>
      </w:pPr>
      <w:r w:rsidRPr="001C322C">
        <w:rPr>
          <w:rFonts w:cs="Times New Roman"/>
          <w:sz w:val="24"/>
          <w:szCs w:val="24"/>
          <w:rtl/>
        </w:rPr>
        <w:t>חלקיה</w:t>
      </w:r>
      <w:r w:rsidRPr="001C322C">
        <w:rPr>
          <w:rStyle w:val="FootnoteReference"/>
          <w:rFonts w:cs="Times New Roman"/>
          <w:sz w:val="24"/>
          <w:szCs w:val="24"/>
        </w:rPr>
        <w:footnoteReference w:id="717"/>
      </w:r>
      <w:r w:rsidRPr="001C322C">
        <w:rPr>
          <w:rFonts w:cs="Times New Roman"/>
          <w:sz w:val="24"/>
          <w:szCs w:val="24"/>
        </w:rPr>
        <w:t xml:space="preserve"> </w:t>
      </w:r>
      <w:r>
        <w:rPr>
          <w:rFonts w:cs="Times New Roman"/>
          <w:sz w:val="24"/>
          <w:szCs w:val="24"/>
        </w:rPr>
        <w:t>–</w:t>
      </w:r>
      <w:r w:rsidRPr="001C322C">
        <w:rPr>
          <w:rFonts w:cs="Times New Roman"/>
          <w:i/>
          <w:iCs/>
          <w:sz w:val="24"/>
          <w:szCs w:val="24"/>
        </w:rPr>
        <w:t xml:space="preserve"> </w:t>
      </w:r>
      <w:r w:rsidRPr="00343ADD">
        <w:rPr>
          <w:rFonts w:cs="Times New Roman"/>
          <w:i/>
          <w:iCs/>
          <w:sz w:val="24"/>
          <w:szCs w:val="24"/>
        </w:rPr>
        <w:t>Helkiah</w:t>
      </w:r>
    </w:p>
    <w:p w14:paraId="6F896B1C" w14:textId="77777777" w:rsidR="00BD0433" w:rsidRPr="000F4987" w:rsidRDefault="00BD0433" w:rsidP="00343ADD">
      <w:pPr>
        <w:bidi w:val="0"/>
        <w:rPr>
          <w:rFonts w:cs="Times New Roman"/>
          <w:sz w:val="24"/>
          <w:szCs w:val="24"/>
        </w:rPr>
      </w:pPr>
    </w:p>
    <w:p w14:paraId="05DEF847" w14:textId="77777777" w:rsidR="00BD0433" w:rsidRPr="003F619E" w:rsidRDefault="00BD0433" w:rsidP="00AA6B7E">
      <w:pPr>
        <w:numPr>
          <w:ilvl w:val="0"/>
          <w:numId w:val="41"/>
        </w:numPr>
        <w:bidi w:val="0"/>
        <w:rPr>
          <w:lang w:val="en-GB"/>
        </w:rPr>
      </w:pPr>
      <w:r w:rsidRPr="003F619E">
        <w:rPr>
          <w:b/>
          <w:bCs/>
          <w:lang w:val="en-GB"/>
        </w:rPr>
        <w:t xml:space="preserve">O: </w:t>
      </w:r>
      <w:r w:rsidRPr="00840B48">
        <w:rPr>
          <w:lang w:val="en-GB"/>
        </w:rPr>
        <w:t>–</w:t>
      </w:r>
      <w:r w:rsidRPr="003F619E">
        <w:rPr>
          <w:b/>
          <w:bCs/>
          <w:lang w:val="en-GB"/>
        </w:rPr>
        <w:t xml:space="preserve"> Ds: </w:t>
      </w:r>
      <w:r w:rsidRPr="00840B48">
        <w:rPr>
          <w:lang w:val="en-GB"/>
        </w:rPr>
        <w:t>–</w:t>
      </w:r>
      <w:r w:rsidRPr="003F619E">
        <w:rPr>
          <w:lang w:val="en-GB"/>
        </w:rPr>
        <w:t xml:space="preserve"> </w:t>
      </w:r>
      <w:r w:rsidRPr="003F619E">
        <w:rPr>
          <w:b/>
          <w:bCs/>
          <w:lang w:val="en-GB"/>
        </w:rPr>
        <w:t>F:</w:t>
      </w:r>
      <w:r w:rsidRPr="003F619E">
        <w:rPr>
          <w:lang w:val="en-GB"/>
        </w:rPr>
        <w:t xml:space="preserve"> </w:t>
      </w:r>
      <w:r w:rsidRPr="00840B48">
        <w:rPr>
          <w:lang w:val="en-GB"/>
        </w:rPr>
        <w:t>–</w:t>
      </w:r>
      <w:r w:rsidRPr="003F619E">
        <w:rPr>
          <w:lang w:val="en-GB"/>
        </w:rPr>
        <w:t xml:space="preserve"> </w:t>
      </w:r>
      <w:r w:rsidRPr="003F619E">
        <w:rPr>
          <w:b/>
          <w:bCs/>
          <w:lang w:val="en-GB"/>
        </w:rPr>
        <w:t>S:</w:t>
      </w:r>
      <w:r w:rsidRPr="003F619E">
        <w:rPr>
          <w:lang w:val="en-GB"/>
        </w:rPr>
        <w:t xml:space="preserve"> </w:t>
      </w:r>
      <w:r w:rsidRPr="003F619E">
        <w:rPr>
          <w:i/>
          <w:iCs/>
          <w:lang w:val="en-GB"/>
        </w:rPr>
        <w:t>yBer</w:t>
      </w:r>
      <w:r w:rsidRPr="003F619E">
        <w:rPr>
          <w:lang w:val="en-GB"/>
        </w:rPr>
        <w:t xml:space="preserve"> 9:4, 14b (</w:t>
      </w:r>
      <w:r>
        <w:t xml:space="preserve">Kosovsky, </w:t>
      </w:r>
      <w:r>
        <w:rPr>
          <w:i/>
          <w:iCs/>
        </w:rPr>
        <w:t>Yerushalmi</w:t>
      </w:r>
      <w:r>
        <w:t xml:space="preserve">, 260) </w:t>
      </w:r>
      <w:r w:rsidRPr="003F619E">
        <w:rPr>
          <w:b/>
          <w:bCs/>
          <w:lang w:val="en-GB"/>
        </w:rPr>
        <w:t xml:space="preserve">E: </w:t>
      </w:r>
      <w:r w:rsidRPr="00840B48">
        <w:rPr>
          <w:lang w:val="en-GB"/>
        </w:rPr>
        <w:t>–</w:t>
      </w:r>
      <w:r w:rsidRPr="003F619E">
        <w:rPr>
          <w:b/>
          <w:bCs/>
          <w:lang w:val="en-GB"/>
        </w:rPr>
        <w:t xml:space="preserve"> D: </w:t>
      </w:r>
      <w:r w:rsidR="00AA6B7E">
        <w:rPr>
          <w:lang w:val="it-IT"/>
        </w:rPr>
        <w:t>3</w:t>
      </w:r>
      <w:r w:rsidR="00AA6B7E" w:rsidRPr="00533088">
        <w:rPr>
          <w:vertAlign w:val="superscript"/>
          <w:lang w:val="it-IT"/>
        </w:rPr>
        <w:t>rd</w:t>
      </w:r>
      <w:r w:rsidR="00AA6B7E">
        <w:rPr>
          <w:lang w:val="it-IT"/>
        </w:rPr>
        <w:t xml:space="preserve"> C</w:t>
      </w:r>
      <w:r w:rsidR="00AA6B7E">
        <w:rPr>
          <w:rStyle w:val="FootnoteReference"/>
        </w:rPr>
        <w:footnoteReference w:id="718"/>
      </w:r>
    </w:p>
    <w:p w14:paraId="55E76CDF" w14:textId="77777777" w:rsidR="00BD0433" w:rsidRDefault="00BD0433" w:rsidP="00AA6B7E">
      <w:pPr>
        <w:numPr>
          <w:ilvl w:val="0"/>
          <w:numId w:val="41"/>
        </w:numPr>
        <w:bidi w:val="0"/>
      </w:pPr>
      <w:r w:rsidRPr="0082579D">
        <w:rPr>
          <w:b/>
          <w:bCs/>
          <w:lang w:val="it-IT"/>
        </w:rPr>
        <w:t xml:space="preserve">O: </w:t>
      </w:r>
      <w:r w:rsidRPr="00840B48">
        <w:rPr>
          <w:lang w:val="en-GB"/>
        </w:rPr>
        <w:t>–</w:t>
      </w:r>
      <w:r>
        <w:rPr>
          <w:b/>
          <w:bCs/>
          <w:lang w:val="it-IT"/>
        </w:rPr>
        <w:t xml:space="preserve"> </w:t>
      </w:r>
      <w:r w:rsidRPr="0082579D">
        <w:rPr>
          <w:b/>
          <w:bCs/>
          <w:lang w:val="it-IT"/>
        </w:rPr>
        <w:t>Ds:</w:t>
      </w:r>
      <w:r w:rsidRPr="0082579D">
        <w:rPr>
          <w:lang w:val="it-IT"/>
        </w:rPr>
        <w:t xml:space="preserve"> </w:t>
      </w:r>
      <w:r>
        <w:rPr>
          <w:lang w:val="it-IT"/>
        </w:rPr>
        <w:t xml:space="preserve">Tobiah </w:t>
      </w:r>
      <w:r w:rsidRPr="00D168B3">
        <w:rPr>
          <w:lang w:val="en-GB"/>
        </w:rPr>
        <w:t>(</w:t>
      </w:r>
      <w:r>
        <w:rPr>
          <w:lang w:val="en-GB"/>
        </w:rPr>
        <w:t>4</w:t>
      </w:r>
      <w:r w:rsidRPr="00D168B3">
        <w:rPr>
          <w:lang w:val="en-GB"/>
        </w:rPr>
        <w:t>)</w:t>
      </w:r>
      <w:r>
        <w:rPr>
          <w:lang w:val="en-GB"/>
        </w:rPr>
        <w:t>’</w:t>
      </w:r>
      <w:r w:rsidRPr="00D168B3">
        <w:rPr>
          <w:lang w:val="en-GB"/>
        </w:rPr>
        <w:t>s son</w:t>
      </w:r>
      <w:r w:rsidRPr="00D168B3">
        <w:rPr>
          <w:b/>
          <w:bCs/>
          <w:lang w:val="en-GB"/>
        </w:rPr>
        <w:t xml:space="preserve"> </w:t>
      </w:r>
      <w:r w:rsidRPr="0082579D">
        <w:rPr>
          <w:b/>
          <w:bCs/>
          <w:lang w:val="it-IT"/>
        </w:rPr>
        <w:t>F:</w:t>
      </w:r>
      <w:r>
        <w:rPr>
          <w:b/>
          <w:bCs/>
          <w:lang w:val="it-IT"/>
        </w:rPr>
        <w:t xml:space="preserve"> </w:t>
      </w:r>
      <w:r w:rsidRPr="00840B48">
        <w:rPr>
          <w:lang w:val="en-GB"/>
        </w:rPr>
        <w:t>–</w:t>
      </w:r>
      <w:r>
        <w:rPr>
          <w:b/>
          <w:bCs/>
          <w:lang w:val="it-IT"/>
        </w:rPr>
        <w:t xml:space="preserve"> </w:t>
      </w:r>
      <w:r w:rsidRPr="0082579D">
        <w:rPr>
          <w:b/>
          <w:bCs/>
          <w:lang w:val="it-IT"/>
        </w:rPr>
        <w:t>S:</w:t>
      </w:r>
      <w:r w:rsidRPr="0082579D">
        <w:rPr>
          <w:lang w:val="it-IT"/>
        </w:rPr>
        <w:t xml:space="preserve"> </w:t>
      </w:r>
      <w:r>
        <w:rPr>
          <w:i/>
          <w:iCs/>
          <w:lang w:val="it-IT"/>
        </w:rPr>
        <w:t xml:space="preserve">yBB </w:t>
      </w:r>
      <w:r>
        <w:rPr>
          <w:lang w:val="it-IT"/>
        </w:rPr>
        <w:t>3:3, 14a (</w:t>
      </w:r>
      <w:r>
        <w:t xml:space="preserve">Kosovsky, </w:t>
      </w:r>
      <w:r>
        <w:rPr>
          <w:i/>
          <w:iCs/>
        </w:rPr>
        <w:t>Yerushalmi</w:t>
      </w:r>
      <w:r>
        <w:t xml:space="preserve">, 260) </w:t>
      </w:r>
      <w:r w:rsidRPr="0082579D">
        <w:rPr>
          <w:b/>
          <w:bCs/>
          <w:lang w:val="it-IT"/>
        </w:rPr>
        <w:t>E:</w:t>
      </w:r>
      <w:r>
        <w:rPr>
          <w:b/>
          <w:bCs/>
          <w:lang w:val="it-IT"/>
        </w:rPr>
        <w:t xml:space="preserve"> </w:t>
      </w:r>
      <w:r w:rsidRPr="00840B48">
        <w:rPr>
          <w:lang w:val="en-GB"/>
        </w:rPr>
        <w:t>–</w:t>
      </w:r>
      <w:r w:rsidRPr="0082579D">
        <w:rPr>
          <w:b/>
          <w:bCs/>
          <w:lang w:val="it-IT"/>
        </w:rPr>
        <w:t xml:space="preserve"> D:</w:t>
      </w:r>
      <w:r>
        <w:rPr>
          <w:b/>
          <w:bCs/>
          <w:lang w:val="it-IT"/>
        </w:rPr>
        <w:t xml:space="preserve"> </w:t>
      </w:r>
      <w:r w:rsidR="00AA6B7E">
        <w:t>3</w:t>
      </w:r>
      <w:r w:rsidR="00AA6B7E" w:rsidRPr="00A65559">
        <w:rPr>
          <w:vertAlign w:val="superscript"/>
        </w:rPr>
        <w:t>rd</w:t>
      </w:r>
      <w:r w:rsidR="00AA6B7E">
        <w:t xml:space="preserve"> C</w:t>
      </w:r>
      <w:r w:rsidR="00AA6B7E" w:rsidRPr="008C3DB1">
        <w:rPr>
          <w:rStyle w:val="FootnoteReference"/>
          <w:rFonts w:cs="Times New Roman"/>
          <w:lang w:val="en-GB"/>
        </w:rPr>
        <w:footnoteReference w:id="719"/>
      </w:r>
    </w:p>
    <w:p w14:paraId="2A487FE1" w14:textId="77777777" w:rsidR="00BD0433" w:rsidRDefault="00BD0433" w:rsidP="00B2308F">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3A5E9E8D" w14:textId="77777777" w:rsidR="00BD0433" w:rsidRDefault="00BD0433" w:rsidP="000F4987">
      <w:pPr>
        <w:bidi w:val="0"/>
        <w:rPr>
          <w:rFonts w:cs="Times New Roman"/>
          <w:sz w:val="24"/>
          <w:szCs w:val="24"/>
        </w:rPr>
      </w:pPr>
    </w:p>
    <w:p w14:paraId="5AF54975" w14:textId="77777777" w:rsidR="00BD0433" w:rsidRDefault="00BD0433" w:rsidP="000F4987">
      <w:pPr>
        <w:bidi w:val="0"/>
        <w:rPr>
          <w:rFonts w:cs="Times New Roman"/>
          <w:i/>
          <w:iCs/>
          <w:sz w:val="24"/>
          <w:szCs w:val="24"/>
        </w:rPr>
      </w:pPr>
      <w:r w:rsidRPr="00313746">
        <w:rPr>
          <w:rFonts w:cs="Times New Roman" w:hint="cs"/>
          <w:sz w:val="24"/>
          <w:szCs w:val="24"/>
          <w:rtl/>
        </w:rPr>
        <w:t>חניאל</w:t>
      </w:r>
      <w:r>
        <w:rPr>
          <w:rStyle w:val="FootnoteReference"/>
          <w:rFonts w:cs="Times New Roman"/>
          <w:sz w:val="24"/>
          <w:szCs w:val="24"/>
        </w:rPr>
        <w:footnoteReference w:id="720"/>
      </w:r>
      <w:r>
        <w:rPr>
          <w:rFonts w:cs="Times New Roman"/>
          <w:sz w:val="24"/>
          <w:szCs w:val="24"/>
        </w:rPr>
        <w:t xml:space="preserve"> – </w:t>
      </w:r>
      <w:r w:rsidRPr="00343ADD">
        <w:rPr>
          <w:rFonts w:cs="Times New Roman"/>
          <w:i/>
          <w:iCs/>
          <w:sz w:val="24"/>
          <w:szCs w:val="24"/>
        </w:rPr>
        <w:t>Haniel</w:t>
      </w:r>
    </w:p>
    <w:p w14:paraId="0F0FFD3A" w14:textId="77777777" w:rsidR="00BD0433" w:rsidRPr="00313746" w:rsidRDefault="00BD0433" w:rsidP="00343ADD">
      <w:pPr>
        <w:bidi w:val="0"/>
        <w:rPr>
          <w:rFonts w:cs="Times New Roman"/>
          <w:sz w:val="24"/>
          <w:szCs w:val="24"/>
          <w:rtl/>
        </w:rPr>
      </w:pPr>
    </w:p>
    <w:p w14:paraId="737246E0" w14:textId="77777777" w:rsidR="00BD0433" w:rsidRDefault="00BD0433" w:rsidP="00A53E17">
      <w:pPr>
        <w:numPr>
          <w:ilvl w:val="0"/>
          <w:numId w:val="43"/>
        </w:numPr>
        <w:bidi w:val="0"/>
        <w:rPr>
          <w:lang w:val="it-IT"/>
        </w:rPr>
      </w:pPr>
      <w:r w:rsidRPr="0082579D">
        <w:rPr>
          <w:b/>
          <w:bCs/>
          <w:lang w:val="it-IT"/>
        </w:rPr>
        <w:t xml:space="preserve">O: </w:t>
      </w:r>
      <w:r w:rsidRPr="00CF218F">
        <w:rPr>
          <w:rFonts w:ascii="Graeca" w:hAnsi="Graeca"/>
        </w:rPr>
        <w:t></w:t>
      </w:r>
      <w:r w:rsidRPr="00CF218F">
        <w:rPr>
          <w:rFonts w:ascii="Graeca" w:hAnsi="Graeca"/>
        </w:rPr>
        <w:t></w:t>
      </w:r>
      <w:r w:rsidRPr="00CF218F">
        <w:rPr>
          <w:rFonts w:ascii="Graeca" w:hAnsi="Graeca"/>
        </w:rPr>
        <w:t></w:t>
      </w:r>
      <w:r w:rsidRPr="00CF218F">
        <w:rPr>
          <w:lang w:val="it-IT"/>
        </w:rPr>
        <w:t>[</w:t>
      </w:r>
      <w:r w:rsidRPr="00CF218F">
        <w:rPr>
          <w:rFonts w:ascii="Graeca" w:hAnsi="Graeca"/>
        </w:rPr>
        <w:t></w:t>
      </w:r>
      <w:r w:rsidRPr="00CF218F">
        <w:rPr>
          <w:lang w:val="it-IT"/>
        </w:rPr>
        <w:t>]</w:t>
      </w:r>
      <w:r w:rsidRPr="00CF218F">
        <w:rPr>
          <w:rFonts w:ascii="Graeca" w:hAnsi="Graeca"/>
        </w:rPr>
        <w:t></w:t>
      </w:r>
      <w:r w:rsidRPr="00CF218F">
        <w:rPr>
          <w:rFonts w:ascii="Graeca" w:hAnsi="Graeca"/>
        </w:rPr>
        <w:t></w:t>
      </w:r>
      <w:r w:rsidRPr="00CF218F">
        <w:rPr>
          <w:rFonts w:ascii="Graeca" w:hAnsi="Graeca"/>
        </w:rPr>
        <w:t></w:t>
      </w:r>
      <w:r>
        <w:rPr>
          <w:rStyle w:val="FootnoteReference"/>
          <w:rFonts w:cs="Times New Roman"/>
        </w:rPr>
        <w:footnoteReference w:id="721"/>
      </w:r>
      <w:r>
        <w:rPr>
          <w:rFonts w:cs="Times New Roman"/>
        </w:rPr>
        <w:t xml:space="preserve"> </w:t>
      </w:r>
      <w:r w:rsidRPr="0082579D">
        <w:rPr>
          <w:b/>
          <w:bCs/>
          <w:lang w:val="it-IT"/>
        </w:rPr>
        <w:t>Ds:</w:t>
      </w:r>
      <w:r>
        <w:rPr>
          <w:lang w:val="it-IT"/>
        </w:rPr>
        <w:t xml:space="preserve"> </w:t>
      </w:r>
      <w:r w:rsidRPr="00A87311">
        <w:rPr>
          <w:lang w:val="it-IT"/>
        </w:rPr>
        <w:t>Aged 7</w:t>
      </w:r>
      <w:r>
        <w:rPr>
          <w:rStyle w:val="FootnoteReference"/>
          <w:lang w:val="it-IT"/>
        </w:rPr>
        <w:footnoteReference w:id="722"/>
      </w:r>
      <w:r w:rsidRPr="0082579D">
        <w:rPr>
          <w:lang w:val="it-IT"/>
        </w:rPr>
        <w:t xml:space="preserve"> </w:t>
      </w:r>
      <w:r w:rsidRPr="0082579D">
        <w:rPr>
          <w:b/>
          <w:bCs/>
          <w:lang w:val="it-IT"/>
        </w:rPr>
        <w:t>F:</w:t>
      </w:r>
      <w:r w:rsidRPr="00442647">
        <w:rPr>
          <w:lang w:val="it-IT"/>
        </w:rPr>
        <w:t xml:space="preserve"> </w:t>
      </w:r>
      <w:r w:rsidR="00A53E17">
        <w:rPr>
          <w:lang w:val="it-IT"/>
        </w:rPr>
        <w:t>Epitaph</w:t>
      </w:r>
      <w:r>
        <w:rPr>
          <w:lang w:val="it-IT"/>
        </w:rPr>
        <w:t xml:space="preserve">, </w:t>
      </w:r>
      <w:r w:rsidRPr="00A87311">
        <w:rPr>
          <w:rFonts w:cs="Times New Roman"/>
          <w:lang w:val="it-IT"/>
        </w:rPr>
        <w:t>Khisfin</w:t>
      </w:r>
      <w:r>
        <w:rPr>
          <w:rStyle w:val="FootnoteReference"/>
          <w:rFonts w:cs="Times New Roman"/>
          <w:lang w:val="it-IT"/>
        </w:rPr>
        <w:footnoteReference w:id="723"/>
      </w:r>
      <w:r w:rsidRPr="00E475D9">
        <w:rPr>
          <w:rFonts w:cs="Times New Roman"/>
          <w:lang w:val="it-IT"/>
        </w:rPr>
        <w:t xml:space="preserve"> </w:t>
      </w:r>
      <w:r w:rsidRPr="0082579D">
        <w:rPr>
          <w:b/>
          <w:bCs/>
          <w:lang w:val="it-IT"/>
        </w:rPr>
        <w:t>S:</w:t>
      </w:r>
      <w:r w:rsidRPr="00F63057">
        <w:rPr>
          <w:lang w:val="it-IT" w:eastAsia="en-GB"/>
        </w:rPr>
        <w:t xml:space="preserve"> Gregg &amp; Urman, no. 77</w:t>
      </w:r>
      <w:r w:rsidRPr="0082579D">
        <w:rPr>
          <w:lang w:val="it-IT"/>
        </w:rPr>
        <w:t xml:space="preserve"> </w:t>
      </w:r>
      <w:r w:rsidRPr="0082579D">
        <w:rPr>
          <w:b/>
          <w:bCs/>
          <w:lang w:val="it-IT"/>
        </w:rPr>
        <w:t xml:space="preserve">E: </w:t>
      </w:r>
      <w:r w:rsidRPr="00A87311">
        <w:rPr>
          <w:lang w:val="it-IT"/>
        </w:rPr>
        <w:t>Jew?</w:t>
      </w:r>
      <w:r>
        <w:rPr>
          <w:rStyle w:val="FootnoteReference"/>
          <w:lang w:val="it-IT"/>
        </w:rPr>
        <w:footnoteReference w:id="724"/>
      </w:r>
      <w:r>
        <w:rPr>
          <w:lang w:val="it-IT"/>
        </w:rPr>
        <w:t xml:space="preserve"> </w:t>
      </w:r>
      <w:r w:rsidRPr="0082579D">
        <w:rPr>
          <w:b/>
          <w:bCs/>
          <w:lang w:val="it-IT"/>
        </w:rPr>
        <w:t xml:space="preserve">D: </w:t>
      </w:r>
      <w:r w:rsidRPr="004C25F3">
        <w:rPr>
          <w:rFonts w:cs="Times New Roman"/>
          <w:lang w:val="it-IT"/>
        </w:rPr>
        <w:t>–</w:t>
      </w:r>
      <w:r w:rsidR="00876C71" w:rsidRPr="005F539E">
        <w:rPr>
          <w:rStyle w:val="FootnoteReference"/>
          <w:rFonts w:cs="Times New Roman"/>
        </w:rPr>
        <w:footnoteReference w:id="725"/>
      </w:r>
    </w:p>
    <w:p w14:paraId="0215F10C" w14:textId="77777777" w:rsidR="00BD0433" w:rsidRPr="00A87311" w:rsidRDefault="00BD0433" w:rsidP="00815F05">
      <w:pPr>
        <w:numPr>
          <w:ilvl w:val="0"/>
          <w:numId w:val="43"/>
        </w:numPr>
        <w:bidi w:val="0"/>
        <w:rPr>
          <w:lang w:val="it-IT"/>
        </w:rPr>
      </w:pPr>
      <w:r w:rsidRPr="00A87311">
        <w:rPr>
          <w:b/>
          <w:bCs/>
          <w:lang w:val="it-IT"/>
        </w:rPr>
        <w:t xml:space="preserve">O: </w:t>
      </w:r>
      <w:r w:rsidRPr="00871F31">
        <w:rPr>
          <w:rFonts w:cs="Times New Roman"/>
          <w:rtl/>
        </w:rPr>
        <w:t>ח[ניא]ל</w:t>
      </w:r>
      <w:r w:rsidRPr="000E41E3">
        <w:rPr>
          <w:rStyle w:val="FootnoteReference"/>
        </w:rPr>
        <w:footnoteReference w:id="726"/>
      </w:r>
      <w:r w:rsidRPr="009F2D45">
        <w:rPr>
          <w:lang w:val="it-IT"/>
        </w:rPr>
        <w:t xml:space="preserve"> </w:t>
      </w:r>
      <w:r w:rsidRPr="00A87311">
        <w:rPr>
          <w:b/>
          <w:bCs/>
          <w:lang w:val="it-IT"/>
        </w:rPr>
        <w:t xml:space="preserve">Ds: </w:t>
      </w:r>
      <w:r w:rsidRPr="00A87311">
        <w:rPr>
          <w:lang w:val="it-IT"/>
        </w:rPr>
        <w:t xml:space="preserve">Hannah </w:t>
      </w:r>
      <w:r w:rsidRPr="009F2D45">
        <w:rPr>
          <w:lang w:val="it-IT"/>
        </w:rPr>
        <w:t>(</w:t>
      </w:r>
      <w:r>
        <w:rPr>
          <w:lang w:val="it-IT"/>
        </w:rPr>
        <w:t>10</w:t>
      </w:r>
      <w:r w:rsidRPr="009F2D45">
        <w:rPr>
          <w:lang w:val="it-IT"/>
        </w:rPr>
        <w:t>)’s father</w:t>
      </w:r>
      <w:r w:rsidRPr="00A87311">
        <w:rPr>
          <w:lang w:val="it-IT"/>
        </w:rPr>
        <w:t xml:space="preserve"> </w:t>
      </w:r>
      <w:r w:rsidRPr="00A87311">
        <w:rPr>
          <w:b/>
          <w:bCs/>
          <w:lang w:val="it-IT"/>
        </w:rPr>
        <w:t xml:space="preserve">F: </w:t>
      </w:r>
      <w:r w:rsidRPr="00A87311">
        <w:rPr>
          <w:lang w:val="it-IT"/>
        </w:rPr>
        <w:t xml:space="preserve">Epitaph, Zoar </w:t>
      </w:r>
      <w:r w:rsidRPr="00A87311">
        <w:rPr>
          <w:b/>
          <w:bCs/>
          <w:lang w:val="it-IT"/>
        </w:rPr>
        <w:t>S:</w:t>
      </w:r>
      <w:r w:rsidRPr="00A87311">
        <w:rPr>
          <w:lang w:val="it-IT"/>
        </w:rPr>
        <w:t xml:space="preserve"> </w:t>
      </w:r>
      <w:r w:rsidRPr="009F2D45">
        <w:rPr>
          <w:lang w:val="it-IT"/>
        </w:rPr>
        <w:t xml:space="preserve">Misgav </w:t>
      </w:r>
      <w:r w:rsidRPr="009F2D45">
        <w:rPr>
          <w:i/>
          <w:iCs/>
          <w:lang w:val="it-IT"/>
        </w:rPr>
        <w:t>IMSA</w:t>
      </w:r>
      <w:r w:rsidRPr="009F2D45">
        <w:rPr>
          <w:lang w:val="it-IT"/>
        </w:rPr>
        <w:t xml:space="preserve"> 5 (2006) no.</w:t>
      </w:r>
      <w:r>
        <w:rPr>
          <w:lang w:val="it-IT"/>
        </w:rPr>
        <w:t xml:space="preserve"> 31</w:t>
      </w:r>
      <w:r w:rsidRPr="009F2D45">
        <w:rPr>
          <w:lang w:val="it-IT"/>
        </w:rPr>
        <w:t xml:space="preserve"> </w:t>
      </w:r>
      <w:r w:rsidRPr="00A87311">
        <w:rPr>
          <w:b/>
          <w:bCs/>
          <w:lang w:val="it-IT"/>
        </w:rPr>
        <w:t xml:space="preserve">E: </w:t>
      </w:r>
      <w:r w:rsidRPr="009F2D45">
        <w:rPr>
          <w:lang w:val="it-IT"/>
        </w:rPr>
        <w:t>–</w:t>
      </w:r>
      <w:r w:rsidRPr="00A87311">
        <w:rPr>
          <w:b/>
          <w:bCs/>
          <w:lang w:val="it-IT"/>
        </w:rPr>
        <w:t xml:space="preserve"> D: </w:t>
      </w:r>
      <w:r w:rsidRPr="009F2D45">
        <w:rPr>
          <w:lang w:val="it-IT"/>
        </w:rPr>
        <w:t>519</w:t>
      </w:r>
      <w:r>
        <w:rPr>
          <w:rStyle w:val="FootnoteReference"/>
          <w:lang w:val="de-DE"/>
        </w:rPr>
        <w:footnoteReference w:id="727"/>
      </w:r>
    </w:p>
    <w:p w14:paraId="1ECCFB9B" w14:textId="77777777" w:rsidR="00BD0433" w:rsidRPr="009F2D45" w:rsidRDefault="00BD0433" w:rsidP="008453D9">
      <w:pPr>
        <w:bidi w:val="0"/>
        <w:rPr>
          <w:lang w:val="it-IT"/>
        </w:rPr>
        <w:sectPr w:rsidR="00BD0433" w:rsidRPr="009F2D45" w:rsidSect="00BD3E28">
          <w:footnotePr>
            <w:pos w:val="beneathText"/>
            <w:numRestart w:val="eachSect"/>
          </w:footnotePr>
          <w:type w:val="continuous"/>
          <w:pgSz w:w="11906" w:h="16838"/>
          <w:pgMar w:top="1440" w:right="1800" w:bottom="1440" w:left="1800" w:header="720" w:footer="720" w:gutter="0"/>
          <w:cols w:space="720"/>
          <w:bidi/>
          <w:rtlGutter/>
        </w:sectPr>
      </w:pPr>
    </w:p>
    <w:p w14:paraId="38DD1D29" w14:textId="77777777" w:rsidR="00BD0433" w:rsidRPr="009F2D45" w:rsidRDefault="00BD0433" w:rsidP="008453D9">
      <w:pPr>
        <w:bidi w:val="0"/>
        <w:rPr>
          <w:lang w:val="it-IT"/>
        </w:rPr>
      </w:pPr>
    </w:p>
    <w:p w14:paraId="15B4930D" w14:textId="77777777" w:rsidR="00BD0433" w:rsidRDefault="00BD0433" w:rsidP="000F4987">
      <w:pPr>
        <w:bidi w:val="0"/>
        <w:rPr>
          <w:rFonts w:cs="Times New Roman"/>
          <w:i/>
          <w:iCs/>
          <w:sz w:val="24"/>
          <w:szCs w:val="24"/>
          <w:lang w:val="it-IT"/>
        </w:rPr>
      </w:pPr>
      <w:r w:rsidRPr="00313746">
        <w:rPr>
          <w:rFonts w:cs="Times New Roman"/>
          <w:sz w:val="24"/>
          <w:szCs w:val="24"/>
          <w:rtl/>
        </w:rPr>
        <w:t>חנן</w:t>
      </w:r>
      <w:r w:rsidRPr="00313746">
        <w:rPr>
          <w:rStyle w:val="FootnoteReference"/>
          <w:rFonts w:cs="Times New Roman"/>
          <w:sz w:val="24"/>
          <w:szCs w:val="24"/>
        </w:rPr>
        <w:footnoteReference w:id="728"/>
      </w:r>
      <w:r w:rsidRPr="00313746">
        <w:rPr>
          <w:rFonts w:cs="Times New Roman"/>
          <w:sz w:val="24"/>
          <w:szCs w:val="24"/>
          <w:lang w:val="it-IT"/>
        </w:rPr>
        <w:t xml:space="preserve"> </w:t>
      </w:r>
      <w:r>
        <w:rPr>
          <w:rFonts w:cs="Times New Roman"/>
          <w:sz w:val="24"/>
          <w:szCs w:val="24"/>
          <w:lang w:val="it-IT"/>
        </w:rPr>
        <w:t>–</w:t>
      </w:r>
      <w:r w:rsidRPr="00313746">
        <w:rPr>
          <w:rFonts w:cs="Times New Roman"/>
          <w:sz w:val="24"/>
          <w:szCs w:val="24"/>
          <w:lang w:val="it-IT"/>
        </w:rPr>
        <w:t xml:space="preserve"> </w:t>
      </w:r>
      <w:r w:rsidRPr="00343ADD">
        <w:rPr>
          <w:rFonts w:cs="Times New Roman"/>
          <w:i/>
          <w:iCs/>
          <w:sz w:val="24"/>
          <w:szCs w:val="24"/>
          <w:lang w:val="it-IT"/>
        </w:rPr>
        <w:t>Hanan</w:t>
      </w:r>
    </w:p>
    <w:p w14:paraId="4B7A1571" w14:textId="77777777" w:rsidR="00BD0433" w:rsidRPr="000F4987" w:rsidRDefault="00BD0433" w:rsidP="00343ADD">
      <w:pPr>
        <w:bidi w:val="0"/>
        <w:rPr>
          <w:rFonts w:cs="Times New Roman"/>
          <w:b/>
          <w:bCs/>
          <w:sz w:val="24"/>
          <w:szCs w:val="24"/>
          <w:lang w:val="it-IT"/>
        </w:rPr>
      </w:pPr>
    </w:p>
    <w:p w14:paraId="259560FA" w14:textId="77777777" w:rsidR="00BD0433" w:rsidRDefault="00BD0433" w:rsidP="00AD6C88">
      <w:pPr>
        <w:numPr>
          <w:ilvl w:val="0"/>
          <w:numId w:val="42"/>
        </w:numPr>
        <w:bidi w:val="0"/>
        <w:rPr>
          <w:rtl/>
        </w:rPr>
      </w:pPr>
      <w:r w:rsidRPr="00E475D9">
        <w:rPr>
          <w:b/>
          <w:bCs/>
          <w:lang w:val="it-IT"/>
        </w:rPr>
        <w:t xml:space="preserve">O: </w:t>
      </w:r>
      <w:r w:rsidRPr="009F2D45">
        <w:rPr>
          <w:lang w:val="it-IT"/>
        </w:rPr>
        <w:t>–</w:t>
      </w:r>
      <w:r w:rsidRPr="00E475D9">
        <w:rPr>
          <w:b/>
          <w:bCs/>
          <w:lang w:val="it-IT"/>
        </w:rPr>
        <w:t xml:space="preserve"> Ds: </w:t>
      </w:r>
      <w:r w:rsidR="00210CF5">
        <w:rPr>
          <w:lang w:val="it-IT"/>
        </w:rPr>
        <w:t>Abba (10</w:t>
      </w:r>
      <w:r w:rsidRPr="00E475D9">
        <w:rPr>
          <w:lang w:val="it-IT"/>
        </w:rPr>
        <w:t>)</w:t>
      </w:r>
      <w:r>
        <w:rPr>
          <w:lang w:val="it-IT"/>
        </w:rPr>
        <w:t>’</w:t>
      </w:r>
      <w:r w:rsidRPr="00E475D9">
        <w:rPr>
          <w:lang w:val="it-IT"/>
        </w:rPr>
        <w:t xml:space="preserve">s son </w:t>
      </w:r>
      <w:r w:rsidRPr="00E475D9">
        <w:rPr>
          <w:b/>
          <w:bCs/>
          <w:lang w:val="it-IT"/>
        </w:rPr>
        <w:t>F:</w:t>
      </w:r>
      <w:r w:rsidRPr="00E475D9">
        <w:rPr>
          <w:lang w:val="it-IT"/>
        </w:rPr>
        <w:t xml:space="preserve"> </w:t>
      </w:r>
      <w:r w:rsidRPr="009F2D45">
        <w:rPr>
          <w:lang w:val="it-IT"/>
        </w:rPr>
        <w:t>–</w:t>
      </w:r>
      <w:r w:rsidRPr="00E475D9">
        <w:rPr>
          <w:lang w:val="it-IT"/>
        </w:rPr>
        <w:t xml:space="preserve"> </w:t>
      </w:r>
      <w:r w:rsidRPr="00E475D9">
        <w:rPr>
          <w:b/>
          <w:bCs/>
          <w:lang w:val="it-IT"/>
        </w:rPr>
        <w:t xml:space="preserve">S: </w:t>
      </w:r>
      <w:r w:rsidRPr="00E475D9">
        <w:rPr>
          <w:i/>
          <w:iCs/>
          <w:lang w:val="it-IT"/>
        </w:rPr>
        <w:t>yBer</w:t>
      </w:r>
      <w:r w:rsidRPr="00E475D9">
        <w:rPr>
          <w:lang w:val="it-IT"/>
        </w:rPr>
        <w:t xml:space="preserve"> </w:t>
      </w:r>
      <w:r>
        <w:rPr>
          <w:lang w:val="it-IT"/>
        </w:rPr>
        <w:t>4:1, 7a</w:t>
      </w:r>
      <w:r w:rsidRPr="00E475D9">
        <w:rPr>
          <w:lang w:val="it-IT"/>
        </w:rPr>
        <w:t xml:space="preserve"> (Kosovsky, </w:t>
      </w:r>
      <w:r w:rsidRPr="00E475D9">
        <w:rPr>
          <w:i/>
          <w:iCs/>
          <w:lang w:val="it-IT"/>
        </w:rPr>
        <w:t>Yerushalmi</w:t>
      </w:r>
      <w:r w:rsidRPr="00E475D9">
        <w:rPr>
          <w:lang w:val="it-IT"/>
        </w:rPr>
        <w:t xml:space="preserve">, 22) </w:t>
      </w:r>
      <w:r w:rsidRPr="00E475D9">
        <w:rPr>
          <w:b/>
          <w:bCs/>
          <w:lang w:val="it-IT"/>
        </w:rPr>
        <w:t xml:space="preserve">E: </w:t>
      </w:r>
      <w:r w:rsidRPr="009F2D45">
        <w:rPr>
          <w:lang w:val="it-IT"/>
        </w:rPr>
        <w:t>–</w:t>
      </w:r>
      <w:r w:rsidRPr="00E475D9">
        <w:rPr>
          <w:b/>
          <w:bCs/>
          <w:lang w:val="it-IT"/>
        </w:rPr>
        <w:t xml:space="preserve"> D: </w:t>
      </w:r>
      <w:r w:rsidR="00AD6C88">
        <w:rPr>
          <w:rFonts w:cs="Times New Roman"/>
          <w:lang w:val="en-GB"/>
        </w:rPr>
        <w:t>3</w:t>
      </w:r>
      <w:r w:rsidR="00AD6C88" w:rsidRPr="00A34CB6">
        <w:rPr>
          <w:rFonts w:cs="Times New Roman"/>
          <w:vertAlign w:val="superscript"/>
          <w:lang w:val="en-GB"/>
        </w:rPr>
        <w:t>rd</w:t>
      </w:r>
      <w:r w:rsidR="00AD6C88">
        <w:rPr>
          <w:rFonts w:cs="Times New Roman"/>
          <w:lang w:val="en-GB"/>
        </w:rPr>
        <w:t xml:space="preserve"> C</w:t>
      </w:r>
      <w:r w:rsidR="00AD6C88">
        <w:rPr>
          <w:rStyle w:val="FootnoteReference"/>
          <w:rFonts w:cs="Times New Roman"/>
          <w:lang w:val="en-GB"/>
        </w:rPr>
        <w:footnoteReference w:id="729"/>
      </w:r>
    </w:p>
    <w:p w14:paraId="6EB610E3" w14:textId="77777777" w:rsidR="00BD0433" w:rsidRDefault="00BD0433" w:rsidP="00815F05">
      <w:pPr>
        <w:numPr>
          <w:ilvl w:val="0"/>
          <w:numId w:val="42"/>
        </w:numPr>
        <w:bidi w:val="0"/>
      </w:pPr>
      <w:r w:rsidRPr="009F2D45">
        <w:rPr>
          <w:b/>
          <w:bCs/>
          <w:lang w:val="it-IT"/>
        </w:rPr>
        <w:t xml:space="preserve">O: </w:t>
      </w:r>
      <w:r w:rsidRPr="009F2D45">
        <w:rPr>
          <w:lang w:val="it-IT"/>
        </w:rPr>
        <w:t>–</w:t>
      </w:r>
      <w:r w:rsidRPr="009F2D45">
        <w:rPr>
          <w:b/>
          <w:bCs/>
          <w:lang w:val="it-IT"/>
        </w:rPr>
        <w:t xml:space="preserve"> Ds:</w:t>
      </w:r>
      <w:r w:rsidRPr="009F2D45">
        <w:rPr>
          <w:lang w:val="it-IT"/>
        </w:rPr>
        <w:t xml:space="preserve"> H</w:t>
      </w:r>
      <w:r>
        <w:rPr>
          <w:rFonts w:cs="Times New Roman"/>
          <w:lang w:val="it-IT"/>
        </w:rPr>
        <w:t>̣</w:t>
      </w:r>
      <w:r w:rsidRPr="009F2D45">
        <w:rPr>
          <w:lang w:val="it-IT"/>
        </w:rPr>
        <w:t>albo (</w:t>
      </w:r>
      <w:r>
        <w:rPr>
          <w:lang w:val="it-IT"/>
        </w:rPr>
        <w:t>1</w:t>
      </w:r>
      <w:r w:rsidRPr="009F2D45">
        <w:rPr>
          <w:lang w:val="it-IT"/>
        </w:rPr>
        <w:t xml:space="preserve">)’s father </w:t>
      </w:r>
      <w:r w:rsidRPr="008453D9">
        <w:rPr>
          <w:b/>
          <w:bCs/>
          <w:lang w:val="en-GB"/>
        </w:rPr>
        <w:t>F:</w:t>
      </w:r>
      <w:r w:rsidRPr="008453D9">
        <w:rPr>
          <w:lang w:val="en-GB"/>
        </w:rPr>
        <w:t xml:space="preserve"> </w:t>
      </w:r>
      <w:r w:rsidRPr="00840B48">
        <w:rPr>
          <w:lang w:val="en-GB"/>
        </w:rPr>
        <w:t>–</w:t>
      </w:r>
      <w:r w:rsidRPr="008453D9">
        <w:rPr>
          <w:lang w:val="en-GB"/>
        </w:rPr>
        <w:t xml:space="preserve"> </w:t>
      </w:r>
      <w:r w:rsidRPr="008453D9">
        <w:rPr>
          <w:b/>
          <w:bCs/>
          <w:lang w:val="en-GB"/>
        </w:rPr>
        <w:t>S:</w:t>
      </w:r>
      <w:r w:rsidRPr="008453D9">
        <w:rPr>
          <w:lang w:val="en-GB"/>
        </w:rPr>
        <w:t xml:space="preserve"> </w:t>
      </w:r>
      <w:r w:rsidRPr="008453D9">
        <w:rPr>
          <w:i/>
          <w:iCs/>
          <w:lang w:val="en-GB"/>
        </w:rPr>
        <w:t>yBer</w:t>
      </w:r>
      <w:r>
        <w:rPr>
          <w:lang w:val="en-GB"/>
        </w:rPr>
        <w:t xml:space="preserve"> 7:1, 11a </w:t>
      </w:r>
      <w:r w:rsidRPr="003F619E">
        <w:rPr>
          <w:lang w:val="en-GB"/>
        </w:rPr>
        <w:t>(</w:t>
      </w:r>
      <w:r>
        <w:t xml:space="preserve">Kosovsky, </w:t>
      </w:r>
      <w:r>
        <w:rPr>
          <w:i/>
          <w:iCs/>
        </w:rPr>
        <w:t>Yerushalmi</w:t>
      </w:r>
      <w:r>
        <w:t xml:space="preserve">, 259) </w:t>
      </w:r>
      <w:r w:rsidRPr="003F619E">
        <w:rPr>
          <w:b/>
          <w:bCs/>
          <w:lang w:val="en-GB"/>
        </w:rPr>
        <w:t xml:space="preserve">E: </w:t>
      </w:r>
      <w:r w:rsidRPr="00840B48">
        <w:rPr>
          <w:lang w:val="en-GB"/>
        </w:rPr>
        <w:t>–</w:t>
      </w:r>
      <w:r w:rsidRPr="003F619E">
        <w:rPr>
          <w:b/>
          <w:bCs/>
          <w:lang w:val="en-GB"/>
        </w:rPr>
        <w:t xml:space="preserve"> D: </w:t>
      </w:r>
      <w:r w:rsidR="0053756D">
        <w:rPr>
          <w:lang w:val="en-GB"/>
        </w:rPr>
        <w:t>3</w:t>
      </w:r>
      <w:r w:rsidR="0053756D" w:rsidRPr="0053756D">
        <w:rPr>
          <w:vertAlign w:val="superscript"/>
          <w:lang w:val="en-GB"/>
        </w:rPr>
        <w:t>rd</w:t>
      </w:r>
      <w:r w:rsidR="0053756D">
        <w:rPr>
          <w:lang w:val="en-GB"/>
        </w:rPr>
        <w:t xml:space="preserve"> C</w:t>
      </w:r>
      <w:r w:rsidR="0053756D">
        <w:rPr>
          <w:rStyle w:val="FootnoteReference"/>
          <w:lang w:val="en-GB"/>
        </w:rPr>
        <w:footnoteReference w:id="730"/>
      </w:r>
    </w:p>
    <w:p w14:paraId="59B2CBE6" w14:textId="77777777" w:rsidR="00BD0433" w:rsidRPr="00C97E2D" w:rsidRDefault="00BD0433" w:rsidP="00815F05">
      <w:pPr>
        <w:numPr>
          <w:ilvl w:val="0"/>
          <w:numId w:val="42"/>
        </w:numPr>
        <w:bidi w:val="0"/>
        <w:rPr>
          <w:lang w:val="en-GB"/>
        </w:rPr>
      </w:pPr>
      <w:r w:rsidRPr="00C97E2D">
        <w:rPr>
          <w:b/>
          <w:bCs/>
          <w:lang w:val="en-GB"/>
        </w:rPr>
        <w:t xml:space="preserve">O: </w:t>
      </w:r>
      <w:r w:rsidRPr="00840B48">
        <w:rPr>
          <w:lang w:val="en-GB"/>
        </w:rPr>
        <w:t>–</w:t>
      </w:r>
      <w:r w:rsidRPr="00C97E2D">
        <w:rPr>
          <w:b/>
          <w:bCs/>
          <w:lang w:val="en-GB"/>
        </w:rPr>
        <w:t xml:space="preserve"> Ds: </w:t>
      </w:r>
      <w:r w:rsidRPr="00C97E2D">
        <w:rPr>
          <w:lang w:val="en-GB"/>
        </w:rPr>
        <w:t xml:space="preserve">Simon </w:t>
      </w:r>
      <w:r w:rsidRPr="00CB646F">
        <w:rPr>
          <w:lang w:val="en-GB"/>
        </w:rPr>
        <w:t>(</w:t>
      </w:r>
      <w:r w:rsidR="004B7DBB">
        <w:rPr>
          <w:lang w:val="en-GB"/>
        </w:rPr>
        <w:t>8</w:t>
      </w:r>
      <w:r w:rsidRPr="00CB646F">
        <w:rPr>
          <w:lang w:val="en-GB"/>
        </w:rPr>
        <w:t>)</w:t>
      </w:r>
      <w:r>
        <w:rPr>
          <w:lang w:val="en-GB"/>
        </w:rPr>
        <w:t>’</w:t>
      </w:r>
      <w:r w:rsidRPr="00CB646F">
        <w:rPr>
          <w:lang w:val="en-GB"/>
        </w:rPr>
        <w:t>s father</w:t>
      </w:r>
      <w:r w:rsidRPr="008453D9">
        <w:rPr>
          <w:lang w:val="en-GB"/>
        </w:rPr>
        <w:t xml:space="preserve"> </w:t>
      </w:r>
      <w:r w:rsidRPr="00C97E2D">
        <w:rPr>
          <w:b/>
          <w:bCs/>
          <w:lang w:val="en-GB"/>
        </w:rPr>
        <w:t xml:space="preserve">F: </w:t>
      </w:r>
      <w:r w:rsidRPr="00840B48">
        <w:rPr>
          <w:lang w:val="en-GB"/>
        </w:rPr>
        <w:t>–</w:t>
      </w:r>
      <w:r w:rsidRPr="00C97E2D">
        <w:rPr>
          <w:lang w:val="en-GB"/>
        </w:rPr>
        <w:t xml:space="preserve"> </w:t>
      </w:r>
      <w:r w:rsidRPr="00C97E2D">
        <w:rPr>
          <w:b/>
          <w:bCs/>
          <w:lang w:val="en-GB"/>
        </w:rPr>
        <w:t>S:</w:t>
      </w:r>
      <w:r w:rsidRPr="00C97E2D">
        <w:rPr>
          <w:lang w:val="en-GB"/>
        </w:rPr>
        <w:t xml:space="preserve"> </w:t>
      </w:r>
      <w:r w:rsidRPr="008453D9">
        <w:rPr>
          <w:i/>
          <w:iCs/>
          <w:lang w:val="en-GB"/>
        </w:rPr>
        <w:t>y</w:t>
      </w:r>
      <w:r>
        <w:rPr>
          <w:i/>
          <w:iCs/>
          <w:lang w:val="en-GB"/>
        </w:rPr>
        <w:t>Pea</w:t>
      </w:r>
      <w:r>
        <w:rPr>
          <w:lang w:val="en-GB"/>
        </w:rPr>
        <w:t xml:space="preserve"> 1:5, 16c</w:t>
      </w:r>
      <w:r>
        <w:rPr>
          <w:i/>
          <w:iCs/>
          <w:lang w:val="en-GB"/>
        </w:rPr>
        <w:t xml:space="preserve"> </w:t>
      </w:r>
      <w:r w:rsidRPr="003F619E">
        <w:rPr>
          <w:lang w:val="en-GB"/>
        </w:rPr>
        <w:t>(</w:t>
      </w:r>
      <w:r>
        <w:t xml:space="preserve">Kosovsky, </w:t>
      </w:r>
      <w:r>
        <w:rPr>
          <w:i/>
          <w:iCs/>
        </w:rPr>
        <w:t>Yerushalmi</w:t>
      </w:r>
      <w:r>
        <w:t xml:space="preserve">, 264) </w:t>
      </w:r>
      <w:r w:rsidRPr="003F619E">
        <w:rPr>
          <w:b/>
          <w:bCs/>
          <w:lang w:val="en-GB"/>
        </w:rPr>
        <w:t xml:space="preserve">E: </w:t>
      </w:r>
      <w:r w:rsidRPr="00840B48">
        <w:rPr>
          <w:lang w:val="en-GB"/>
        </w:rPr>
        <w:t>–</w:t>
      </w:r>
      <w:r w:rsidRPr="003F619E">
        <w:rPr>
          <w:b/>
          <w:bCs/>
          <w:lang w:val="en-GB"/>
        </w:rPr>
        <w:t xml:space="preserve"> D: </w:t>
      </w:r>
      <w:r w:rsidR="00306F44">
        <w:rPr>
          <w:lang w:val="en-GB"/>
        </w:rPr>
        <w:t>4</w:t>
      </w:r>
      <w:r w:rsidR="00306F44" w:rsidRPr="00306F44">
        <w:rPr>
          <w:vertAlign w:val="superscript"/>
          <w:lang w:val="en-GB"/>
        </w:rPr>
        <w:t>th</w:t>
      </w:r>
      <w:r w:rsidR="00306F44">
        <w:rPr>
          <w:lang w:val="en-GB"/>
        </w:rPr>
        <w:t xml:space="preserve"> C</w:t>
      </w:r>
      <w:r w:rsidR="00306F44">
        <w:rPr>
          <w:rStyle w:val="FootnoteReference"/>
          <w:lang w:val="en-GB"/>
        </w:rPr>
        <w:footnoteReference w:id="731"/>
      </w:r>
    </w:p>
    <w:p w14:paraId="3B452513" w14:textId="77777777" w:rsidR="00BD0433" w:rsidRDefault="00BD0433" w:rsidP="00306F44">
      <w:pPr>
        <w:numPr>
          <w:ilvl w:val="0"/>
          <w:numId w:val="42"/>
        </w:numPr>
        <w:bidi w:val="0"/>
      </w:pPr>
      <w:r w:rsidRPr="003E44C9">
        <w:rPr>
          <w:b/>
          <w:bCs/>
          <w:lang w:val="en-GB"/>
        </w:rPr>
        <w:t xml:space="preserve">O: </w:t>
      </w:r>
      <w:r w:rsidRPr="00840B48">
        <w:rPr>
          <w:lang w:val="en-GB"/>
        </w:rPr>
        <w:t>–</w:t>
      </w:r>
      <w:r w:rsidRPr="003E44C9">
        <w:rPr>
          <w:b/>
          <w:bCs/>
          <w:lang w:val="en-GB"/>
        </w:rPr>
        <w:t xml:space="preserve"> Ds:</w:t>
      </w:r>
      <w:r w:rsidRPr="003E44C9">
        <w:rPr>
          <w:lang w:val="en-GB"/>
        </w:rPr>
        <w:t xml:space="preserve"> </w:t>
      </w:r>
      <w:r w:rsidRPr="00C75D9D">
        <w:rPr>
          <w:lang w:val="en-GB"/>
        </w:rPr>
        <w:t>–</w:t>
      </w:r>
      <w:r w:rsidRPr="003E44C9">
        <w:rPr>
          <w:lang w:val="en-GB"/>
        </w:rPr>
        <w:t xml:space="preserve"> </w:t>
      </w:r>
      <w:r w:rsidRPr="003E44C9">
        <w:rPr>
          <w:b/>
          <w:bCs/>
          <w:lang w:val="en-GB"/>
        </w:rPr>
        <w:t>F:</w:t>
      </w:r>
      <w:r w:rsidRPr="003E44C9">
        <w:rPr>
          <w:lang w:val="en-GB"/>
        </w:rPr>
        <w:t xml:space="preserve"> </w:t>
      </w:r>
      <w:r w:rsidRPr="00C75D9D">
        <w:rPr>
          <w:lang w:val="en-GB"/>
        </w:rPr>
        <w:t>–</w:t>
      </w:r>
      <w:r w:rsidRPr="003E44C9">
        <w:rPr>
          <w:lang w:val="en-GB"/>
        </w:rPr>
        <w:t xml:space="preserve"> </w:t>
      </w:r>
      <w:r w:rsidRPr="003E44C9">
        <w:rPr>
          <w:b/>
          <w:bCs/>
          <w:lang w:val="en-GB"/>
        </w:rPr>
        <w:t>S:</w:t>
      </w:r>
      <w:r w:rsidRPr="003E44C9">
        <w:rPr>
          <w:i/>
          <w:iCs/>
          <w:lang w:val="en-GB"/>
        </w:rPr>
        <w:t xml:space="preserve"> ySheq </w:t>
      </w:r>
      <w:r w:rsidRPr="003E44C9">
        <w:rPr>
          <w:lang w:val="en-GB"/>
        </w:rPr>
        <w:t xml:space="preserve">3:2, 47c </w:t>
      </w:r>
      <w:r w:rsidRPr="003F619E">
        <w:rPr>
          <w:lang w:val="en-GB"/>
        </w:rPr>
        <w:t>(</w:t>
      </w:r>
      <w:r>
        <w:t xml:space="preserve">Kosovsky, </w:t>
      </w:r>
      <w:r>
        <w:rPr>
          <w:i/>
          <w:iCs/>
        </w:rPr>
        <w:t>Yerushalmi</w:t>
      </w:r>
      <w:r>
        <w:t xml:space="preserve">, 263-4) </w:t>
      </w:r>
      <w:r w:rsidRPr="003F619E">
        <w:rPr>
          <w:b/>
          <w:bCs/>
          <w:lang w:val="en-GB"/>
        </w:rPr>
        <w:t xml:space="preserve">E: </w:t>
      </w:r>
      <w:r w:rsidRPr="00840B48">
        <w:rPr>
          <w:lang w:val="en-GB"/>
        </w:rPr>
        <w:t>–</w:t>
      </w:r>
      <w:r w:rsidRPr="003F619E">
        <w:rPr>
          <w:b/>
          <w:bCs/>
          <w:lang w:val="en-GB"/>
        </w:rPr>
        <w:t xml:space="preserve"> D: </w:t>
      </w:r>
      <w:r w:rsidR="00306F44" w:rsidRPr="00A4328C">
        <w:t>Pre-400</w:t>
      </w:r>
      <w:r w:rsidR="00306F44">
        <w:rPr>
          <w:rStyle w:val="FootnoteReference"/>
          <w:lang w:val="de-DE"/>
        </w:rPr>
        <w:footnoteReference w:id="732"/>
      </w:r>
    </w:p>
    <w:p w14:paraId="66AC20AB" w14:textId="77777777" w:rsidR="00BD0433" w:rsidRDefault="00BD0433" w:rsidP="00815F05">
      <w:pPr>
        <w:numPr>
          <w:ilvl w:val="0"/>
          <w:numId w:val="42"/>
        </w:numPr>
        <w:bidi w:val="0"/>
      </w:pPr>
      <w:r w:rsidRPr="0082579D">
        <w:rPr>
          <w:b/>
          <w:bCs/>
          <w:lang w:val="it-IT"/>
        </w:rPr>
        <w:t xml:space="preserve">O: </w:t>
      </w:r>
      <w:r w:rsidRPr="00776B04">
        <w:rPr>
          <w:rFonts w:cs="Times New Roman"/>
          <w:rtl/>
        </w:rPr>
        <w:t>חנין</w:t>
      </w:r>
      <w:r>
        <w:rPr>
          <w:rStyle w:val="FootnoteReference"/>
        </w:rPr>
        <w:footnoteReference w:id="733"/>
      </w:r>
      <w:r>
        <w:t xml:space="preserve"> </w:t>
      </w:r>
      <w:r w:rsidRPr="0082579D">
        <w:rPr>
          <w:b/>
          <w:bCs/>
          <w:lang w:val="it-IT"/>
        </w:rPr>
        <w:t>Ds:</w:t>
      </w:r>
      <w:r w:rsidR="00EF196C">
        <w:rPr>
          <w:lang w:val="it-IT"/>
        </w:rPr>
        <w:t xml:space="preserve"> Levi</w:t>
      </w:r>
      <w:r>
        <w:rPr>
          <w:lang w:val="it-IT"/>
        </w:rPr>
        <w:t xml:space="preserve"> </w:t>
      </w:r>
      <w:r w:rsidRPr="00D168B3">
        <w:rPr>
          <w:lang w:val="en-GB"/>
        </w:rPr>
        <w:t>(</w:t>
      </w:r>
      <w:r w:rsidR="00BF2977">
        <w:rPr>
          <w:lang w:val="en-GB"/>
        </w:rPr>
        <w:t>18</w:t>
      </w:r>
      <w:r w:rsidRPr="00D168B3">
        <w:rPr>
          <w:lang w:val="en-GB"/>
        </w:rPr>
        <w:t>)</w:t>
      </w:r>
      <w:r>
        <w:rPr>
          <w:lang w:val="en-GB"/>
        </w:rPr>
        <w:t>’</w:t>
      </w:r>
      <w:r w:rsidRPr="00D168B3">
        <w:rPr>
          <w:lang w:val="en-GB"/>
        </w:rPr>
        <w:t>s son</w:t>
      </w:r>
      <w:r w:rsidRPr="0082579D">
        <w:rPr>
          <w:lang w:val="it-IT"/>
        </w:rPr>
        <w:t xml:space="preserve"> </w:t>
      </w:r>
      <w:r w:rsidRPr="0082579D">
        <w:rPr>
          <w:b/>
          <w:bCs/>
          <w:lang w:val="it-IT"/>
        </w:rPr>
        <w:t>F:</w:t>
      </w:r>
      <w:r>
        <w:rPr>
          <w:lang w:val="it-IT"/>
        </w:rPr>
        <w:t xml:space="preserve"> – </w:t>
      </w:r>
      <w:r w:rsidRPr="0082579D">
        <w:rPr>
          <w:b/>
          <w:bCs/>
          <w:lang w:val="it-IT"/>
        </w:rPr>
        <w:t>S:</w:t>
      </w:r>
      <w:r>
        <w:rPr>
          <w:i/>
          <w:iCs/>
          <w:lang w:val="it-IT"/>
        </w:rPr>
        <w:t xml:space="preserve"> yBes</w:t>
      </w:r>
      <w:r>
        <w:rPr>
          <w:lang w:val="it-IT"/>
        </w:rPr>
        <w:t xml:space="preserve"> 4:1, 62b</w:t>
      </w:r>
      <w:r w:rsidRPr="0082579D">
        <w:rPr>
          <w:lang w:val="it-IT"/>
        </w:rPr>
        <w:t xml:space="preserve"> </w:t>
      </w:r>
      <w:r w:rsidRPr="003F619E">
        <w:rPr>
          <w:lang w:val="en-GB"/>
        </w:rPr>
        <w:t>(</w:t>
      </w:r>
      <w:r>
        <w:t xml:space="preserve">Kosovsky, </w:t>
      </w:r>
      <w:r>
        <w:rPr>
          <w:i/>
          <w:iCs/>
        </w:rPr>
        <w:t>Yerushalmi</w:t>
      </w:r>
      <w:r>
        <w:t xml:space="preserve">, 264) </w:t>
      </w:r>
      <w:r w:rsidRPr="003F619E">
        <w:rPr>
          <w:b/>
          <w:bCs/>
          <w:lang w:val="en-GB"/>
        </w:rPr>
        <w:t xml:space="preserve">E: </w:t>
      </w:r>
      <w:r w:rsidRPr="00840B48">
        <w:rPr>
          <w:lang w:val="en-GB"/>
        </w:rPr>
        <w:t>–</w:t>
      </w:r>
      <w:r w:rsidRPr="003F619E">
        <w:rPr>
          <w:b/>
          <w:bCs/>
          <w:lang w:val="en-GB"/>
        </w:rPr>
        <w:t xml:space="preserve"> D: </w:t>
      </w:r>
      <w:r w:rsidR="00306F44" w:rsidRPr="00A4328C">
        <w:t>Pre-400</w:t>
      </w:r>
      <w:r w:rsidR="00306F44">
        <w:rPr>
          <w:rStyle w:val="FootnoteReference"/>
          <w:lang w:val="de-DE"/>
        </w:rPr>
        <w:footnoteReference w:id="734"/>
      </w:r>
    </w:p>
    <w:p w14:paraId="746E26FF" w14:textId="77777777" w:rsidR="00BD0433" w:rsidRDefault="00BD0433" w:rsidP="00661A14">
      <w:pPr>
        <w:numPr>
          <w:ilvl w:val="0"/>
          <w:numId w:val="42"/>
        </w:numPr>
        <w:bidi w:val="0"/>
      </w:pPr>
      <w:r w:rsidRPr="00CE74E2">
        <w:rPr>
          <w:b/>
          <w:bCs/>
          <w:lang w:val="en-GB"/>
        </w:rPr>
        <w:t xml:space="preserve">O: </w:t>
      </w:r>
      <w:r w:rsidRPr="00840B48">
        <w:rPr>
          <w:lang w:val="en-GB"/>
        </w:rPr>
        <w:t>–</w:t>
      </w:r>
      <w:r w:rsidRPr="00CE74E2">
        <w:rPr>
          <w:b/>
          <w:bCs/>
          <w:lang w:val="en-GB"/>
        </w:rPr>
        <w:t xml:space="preserve"> Ds:</w:t>
      </w:r>
      <w:r w:rsidRPr="00CE74E2">
        <w:rPr>
          <w:lang w:val="en-GB"/>
        </w:rPr>
        <w:t xml:space="preserve"> </w:t>
      </w:r>
      <w:smartTag w:uri="urn:schemas-microsoft-com:office:smarttags" w:element="country-region">
        <w:r w:rsidRPr="00CE74E2">
          <w:rPr>
            <w:lang w:val="en-GB"/>
          </w:rPr>
          <w:t>Judah</w:t>
        </w:r>
      </w:smartTag>
      <w:r w:rsidRPr="00CE74E2">
        <w:rPr>
          <w:lang w:val="en-GB"/>
        </w:rPr>
        <w:t xml:space="preserve"> </w:t>
      </w:r>
      <w:r w:rsidRPr="00CB646F">
        <w:rPr>
          <w:lang w:val="en-GB"/>
        </w:rPr>
        <w:t>(</w:t>
      </w:r>
      <w:r w:rsidR="00661A14">
        <w:rPr>
          <w:lang w:val="en-GB"/>
        </w:rPr>
        <w:t>28</w:t>
      </w:r>
      <w:r w:rsidRPr="00CB646F">
        <w:rPr>
          <w:lang w:val="en-GB"/>
        </w:rPr>
        <w:t>)</w:t>
      </w:r>
      <w:r>
        <w:rPr>
          <w:lang w:val="en-GB"/>
        </w:rPr>
        <w:t>’</w:t>
      </w:r>
      <w:r w:rsidRPr="00CB646F">
        <w:rPr>
          <w:lang w:val="en-GB"/>
        </w:rPr>
        <w:t>s father</w:t>
      </w:r>
      <w:r w:rsidRPr="008453D9">
        <w:rPr>
          <w:lang w:val="en-GB"/>
        </w:rPr>
        <w:t xml:space="preserve"> </w:t>
      </w:r>
      <w:r w:rsidRPr="00CE74E2">
        <w:rPr>
          <w:b/>
          <w:bCs/>
          <w:lang w:val="en-GB"/>
        </w:rPr>
        <w:t>F:</w:t>
      </w:r>
      <w:r w:rsidRPr="00CE74E2">
        <w:rPr>
          <w:lang w:val="en-GB"/>
        </w:rPr>
        <w:t xml:space="preserve"> </w:t>
      </w:r>
      <w:r w:rsidRPr="00840B48">
        <w:rPr>
          <w:lang w:val="en-GB"/>
        </w:rPr>
        <w:t>–</w:t>
      </w:r>
      <w:r w:rsidRPr="00CE74E2">
        <w:rPr>
          <w:lang w:val="en-GB"/>
        </w:rPr>
        <w:t xml:space="preserve"> </w:t>
      </w:r>
      <w:r w:rsidRPr="00CE74E2">
        <w:rPr>
          <w:b/>
          <w:bCs/>
          <w:lang w:val="en-GB"/>
        </w:rPr>
        <w:t xml:space="preserve">S: </w:t>
      </w:r>
      <w:r w:rsidRPr="00CE74E2">
        <w:rPr>
          <w:i/>
          <w:iCs/>
          <w:lang w:val="en-GB"/>
        </w:rPr>
        <w:t>ySan</w:t>
      </w:r>
      <w:r w:rsidRPr="00CE74E2">
        <w:rPr>
          <w:lang w:val="en-GB"/>
        </w:rPr>
        <w:t xml:space="preserve"> 10:1, 27d </w:t>
      </w:r>
      <w:r w:rsidRPr="003F619E">
        <w:rPr>
          <w:lang w:val="en-GB"/>
        </w:rPr>
        <w:t>(</w:t>
      </w:r>
      <w:r>
        <w:t xml:space="preserve">Kosovsky, </w:t>
      </w:r>
      <w:r>
        <w:rPr>
          <w:i/>
          <w:iCs/>
        </w:rPr>
        <w:t>Yerushalmi</w:t>
      </w:r>
      <w:r>
        <w:t xml:space="preserve">, 264) </w:t>
      </w:r>
      <w:r w:rsidRPr="003F619E">
        <w:rPr>
          <w:b/>
          <w:bCs/>
          <w:lang w:val="en-GB"/>
        </w:rPr>
        <w:t xml:space="preserve">E: </w:t>
      </w:r>
      <w:r w:rsidRPr="00840B48">
        <w:rPr>
          <w:lang w:val="en-GB"/>
        </w:rPr>
        <w:t>–</w:t>
      </w:r>
      <w:r w:rsidRPr="003F619E">
        <w:rPr>
          <w:b/>
          <w:bCs/>
          <w:lang w:val="en-GB"/>
        </w:rPr>
        <w:t xml:space="preserve"> D: </w:t>
      </w:r>
      <w:r w:rsidR="00306F44">
        <w:t>3</w:t>
      </w:r>
      <w:r w:rsidR="00306F44" w:rsidRPr="00D20B3C">
        <w:rPr>
          <w:vertAlign w:val="superscript"/>
        </w:rPr>
        <w:t>rd</w:t>
      </w:r>
      <w:r w:rsidR="00306F44">
        <w:t>-4</w:t>
      </w:r>
      <w:r w:rsidR="00306F44" w:rsidRPr="00D20B3C">
        <w:rPr>
          <w:vertAlign w:val="superscript"/>
        </w:rPr>
        <w:t>th</w:t>
      </w:r>
      <w:r w:rsidR="00306F44">
        <w:t xml:space="preserve"> C</w:t>
      </w:r>
      <w:r w:rsidR="00306F44">
        <w:rPr>
          <w:rStyle w:val="FootnoteReference"/>
        </w:rPr>
        <w:footnoteReference w:id="735"/>
      </w:r>
    </w:p>
    <w:p w14:paraId="40DAED89" w14:textId="77777777" w:rsidR="00BD0433" w:rsidRPr="00E475D9" w:rsidRDefault="00BD0433" w:rsidP="00815F05">
      <w:pPr>
        <w:numPr>
          <w:ilvl w:val="0"/>
          <w:numId w:val="42"/>
        </w:numPr>
        <w:bidi w:val="0"/>
        <w:rPr>
          <w:lang w:val="it-IT"/>
        </w:rPr>
      </w:pPr>
      <w:r w:rsidRPr="0082579D">
        <w:rPr>
          <w:b/>
          <w:bCs/>
          <w:lang w:val="it-IT"/>
        </w:rPr>
        <w:t>O:</w:t>
      </w:r>
      <w:r>
        <w:rPr>
          <w:b/>
          <w:bCs/>
          <w:lang w:val="it-IT"/>
        </w:rPr>
        <w:t xml:space="preserve"> </w:t>
      </w:r>
      <w:r w:rsidRPr="00776B04">
        <w:rPr>
          <w:rFonts w:cs="Times New Roman"/>
          <w:rtl/>
        </w:rPr>
        <w:t>חנין</w:t>
      </w:r>
      <w:r>
        <w:rPr>
          <w:rStyle w:val="FootnoteReference"/>
          <w:lang w:val="it-IT"/>
        </w:rPr>
        <w:footnoteReference w:id="736"/>
      </w:r>
      <w:r w:rsidRPr="00E475D9">
        <w:rPr>
          <w:lang w:val="it-IT"/>
        </w:rPr>
        <w:t xml:space="preserve"> </w:t>
      </w:r>
      <w:r w:rsidRPr="0082579D">
        <w:rPr>
          <w:b/>
          <w:bCs/>
          <w:lang w:val="it-IT"/>
        </w:rPr>
        <w:t>Ds:</w:t>
      </w:r>
      <w:r>
        <w:rPr>
          <w:lang w:val="it-IT"/>
        </w:rPr>
        <w:t xml:space="preserve"> Son-in-law of the </w:t>
      </w:r>
      <w:r w:rsidRPr="00317763">
        <w:rPr>
          <w:lang w:val="it-IT"/>
        </w:rPr>
        <w:t>Patriarch’s</w:t>
      </w:r>
      <w:r>
        <w:rPr>
          <w:lang w:val="it-IT"/>
        </w:rPr>
        <w:t xml:space="preserve"> House</w:t>
      </w:r>
      <w:r>
        <w:rPr>
          <w:rStyle w:val="FootnoteReference"/>
          <w:lang w:val="it-IT"/>
        </w:rPr>
        <w:footnoteReference w:id="737"/>
      </w:r>
      <w:r>
        <w:rPr>
          <w:b/>
          <w:bCs/>
          <w:lang w:val="it-IT"/>
        </w:rPr>
        <w:t xml:space="preserve"> </w:t>
      </w:r>
      <w:r w:rsidRPr="0082579D">
        <w:rPr>
          <w:b/>
          <w:bCs/>
          <w:lang w:val="it-IT"/>
        </w:rPr>
        <w:t>F:</w:t>
      </w:r>
      <w:r>
        <w:rPr>
          <w:b/>
          <w:bCs/>
          <w:lang w:val="it-IT"/>
        </w:rPr>
        <w:t xml:space="preserve"> </w:t>
      </w:r>
      <w:r w:rsidRPr="00840B48">
        <w:rPr>
          <w:lang w:val="en-GB"/>
        </w:rPr>
        <w:t>–</w:t>
      </w:r>
      <w:r>
        <w:rPr>
          <w:lang w:val="it-IT"/>
        </w:rPr>
        <w:t xml:space="preserve"> </w:t>
      </w:r>
      <w:r w:rsidRPr="0082579D">
        <w:rPr>
          <w:b/>
          <w:bCs/>
          <w:lang w:val="it-IT"/>
        </w:rPr>
        <w:t>S:</w:t>
      </w:r>
      <w:r w:rsidRPr="0082579D">
        <w:rPr>
          <w:lang w:val="it-IT"/>
        </w:rPr>
        <w:t xml:space="preserve"> </w:t>
      </w:r>
      <w:r w:rsidRPr="009D507E">
        <w:rPr>
          <w:i/>
          <w:iCs/>
          <w:lang w:val="it-IT"/>
        </w:rPr>
        <w:t xml:space="preserve">bMQ </w:t>
      </w:r>
      <w:r w:rsidRPr="009D507E">
        <w:rPr>
          <w:lang w:val="it-IT"/>
        </w:rPr>
        <w:t>25b</w:t>
      </w:r>
      <w:r>
        <w:rPr>
          <w:rStyle w:val="FootnoteReference"/>
          <w:lang w:val="it-IT"/>
        </w:rPr>
        <w:footnoteReference w:id="738"/>
      </w:r>
      <w:r w:rsidRPr="00E475D9">
        <w:rPr>
          <w:lang w:val="it-IT"/>
        </w:rPr>
        <w:t xml:space="preserve"> (Kosowsky, </w:t>
      </w:r>
      <w:r w:rsidRPr="00E475D9">
        <w:rPr>
          <w:i/>
          <w:iCs/>
          <w:lang w:val="it-IT"/>
        </w:rPr>
        <w:t>B</w:t>
      </w:r>
      <w:r w:rsidRPr="00E475D9">
        <w:rPr>
          <w:i/>
          <w:iCs/>
          <w:lang w:val="it-IT"/>
        </w:rPr>
        <w:t>a</w:t>
      </w:r>
      <w:r w:rsidRPr="00E475D9">
        <w:rPr>
          <w:i/>
          <w:iCs/>
          <w:lang w:val="it-IT"/>
        </w:rPr>
        <w:t>bylonico</w:t>
      </w:r>
      <w:r w:rsidRPr="00E475D9">
        <w:rPr>
          <w:lang w:val="it-IT"/>
        </w:rPr>
        <w:t>, 502)</w:t>
      </w:r>
      <w:r>
        <w:rPr>
          <w:lang w:val="it-IT"/>
        </w:rPr>
        <w:t xml:space="preserve"> </w:t>
      </w:r>
      <w:r w:rsidRPr="0082579D">
        <w:rPr>
          <w:b/>
          <w:bCs/>
          <w:lang w:val="it-IT"/>
        </w:rPr>
        <w:t>E</w:t>
      </w:r>
      <w:r w:rsidRPr="00E475D9">
        <w:rPr>
          <w:b/>
          <w:bCs/>
          <w:lang w:val="it-IT"/>
        </w:rPr>
        <w:t xml:space="preserve">: </w:t>
      </w:r>
      <w:r w:rsidRPr="00840B48">
        <w:rPr>
          <w:lang w:val="en-GB"/>
        </w:rPr>
        <w:t>–</w:t>
      </w:r>
      <w:r w:rsidRPr="00E475D9">
        <w:rPr>
          <w:b/>
          <w:bCs/>
          <w:lang w:val="it-IT"/>
        </w:rPr>
        <w:t xml:space="preserve"> D: </w:t>
      </w:r>
      <w:r w:rsidR="001B5BE9">
        <w:rPr>
          <w:lang w:val="it-IT"/>
        </w:rPr>
        <w:t>Pre-400</w:t>
      </w:r>
      <w:r w:rsidR="001B5BE9">
        <w:rPr>
          <w:rStyle w:val="FootnoteReference"/>
          <w:lang w:val="it-IT"/>
        </w:rPr>
        <w:footnoteReference w:id="739"/>
      </w:r>
    </w:p>
    <w:p w14:paraId="29D78600" w14:textId="77777777" w:rsidR="00BD0433" w:rsidRDefault="00BD0433" w:rsidP="001B5BE9">
      <w:pPr>
        <w:numPr>
          <w:ilvl w:val="0"/>
          <w:numId w:val="42"/>
        </w:numPr>
        <w:bidi w:val="0"/>
      </w:pPr>
      <w:r w:rsidRPr="00F41505">
        <w:rPr>
          <w:b/>
          <w:bCs/>
          <w:lang w:val="en-GB"/>
        </w:rPr>
        <w:t xml:space="preserve">O: </w:t>
      </w:r>
      <w:r w:rsidRPr="00840B48">
        <w:rPr>
          <w:lang w:val="en-GB"/>
        </w:rPr>
        <w:t>–</w:t>
      </w:r>
      <w:r w:rsidRPr="00F41505">
        <w:rPr>
          <w:b/>
          <w:bCs/>
          <w:lang w:val="en-GB"/>
        </w:rPr>
        <w:t xml:space="preserve"> Ds:</w:t>
      </w:r>
      <w:r w:rsidRPr="00F41505">
        <w:rPr>
          <w:lang w:val="en-GB"/>
        </w:rPr>
        <w:t xml:space="preserve"> Han</w:t>
      </w:r>
      <w:r>
        <w:rPr>
          <w:lang w:val="en-GB"/>
        </w:rPr>
        <w:t>a</w:t>
      </w:r>
      <w:r w:rsidRPr="00F41505">
        <w:rPr>
          <w:lang w:val="en-GB"/>
        </w:rPr>
        <w:t xml:space="preserve">n </w:t>
      </w:r>
      <w:r w:rsidRPr="00D168B3">
        <w:rPr>
          <w:lang w:val="en-GB"/>
        </w:rPr>
        <w:t>(</w:t>
      </w:r>
      <w:r>
        <w:rPr>
          <w:lang w:val="en-GB"/>
        </w:rPr>
        <w:t>7</w:t>
      </w:r>
      <w:r w:rsidRPr="00D168B3">
        <w:rPr>
          <w:lang w:val="en-GB"/>
        </w:rPr>
        <w:t>)</w:t>
      </w:r>
      <w:r>
        <w:rPr>
          <w:lang w:val="en-GB"/>
        </w:rPr>
        <w:t>’</w:t>
      </w:r>
      <w:r w:rsidRPr="00D168B3">
        <w:rPr>
          <w:lang w:val="en-GB"/>
        </w:rPr>
        <w:t>s son</w:t>
      </w:r>
      <w:r w:rsidRPr="00F41505">
        <w:rPr>
          <w:b/>
          <w:bCs/>
          <w:lang w:val="en-GB"/>
        </w:rPr>
        <w:t xml:space="preserve"> F:</w:t>
      </w:r>
      <w:r w:rsidRPr="00F41505">
        <w:rPr>
          <w:lang w:val="en-GB"/>
        </w:rPr>
        <w:t xml:space="preserve"> </w:t>
      </w:r>
      <w:r w:rsidRPr="00840B48">
        <w:rPr>
          <w:lang w:val="en-GB"/>
        </w:rPr>
        <w:t>–</w:t>
      </w:r>
      <w:r>
        <w:rPr>
          <w:lang w:val="en-GB"/>
        </w:rPr>
        <w:t xml:space="preserve"> </w:t>
      </w:r>
      <w:r w:rsidRPr="00F41505">
        <w:rPr>
          <w:b/>
          <w:bCs/>
          <w:lang w:val="en-GB"/>
        </w:rPr>
        <w:t>S:</w:t>
      </w:r>
      <w:r w:rsidRPr="00F41505">
        <w:rPr>
          <w:i/>
          <w:iCs/>
          <w:lang w:val="en-GB"/>
        </w:rPr>
        <w:t xml:space="preserve"> </w:t>
      </w:r>
      <w:r w:rsidRPr="009D507E">
        <w:rPr>
          <w:i/>
          <w:iCs/>
          <w:lang w:val="en-GB"/>
        </w:rPr>
        <w:t xml:space="preserve">bMQ </w:t>
      </w:r>
      <w:r w:rsidRPr="009D507E">
        <w:rPr>
          <w:lang w:val="en-GB"/>
        </w:rPr>
        <w:t>25b</w:t>
      </w:r>
      <w:r>
        <w:rPr>
          <w:rStyle w:val="FootnoteReference"/>
          <w:lang w:val="it-IT"/>
        </w:rPr>
        <w:footnoteReference w:id="740"/>
      </w:r>
      <w:r w:rsidRPr="00F41505">
        <w:t xml:space="preserve"> </w:t>
      </w:r>
      <w:r>
        <w:t xml:space="preserve">(Kosowsky, </w:t>
      </w:r>
      <w:r>
        <w:rPr>
          <w:i/>
          <w:iCs/>
        </w:rPr>
        <w:t>Babylonico</w:t>
      </w:r>
      <w:r>
        <w:t>, 523)</w:t>
      </w:r>
      <w:r w:rsidRPr="00F41505">
        <w:rPr>
          <w:lang w:val="en-GB"/>
        </w:rPr>
        <w:t xml:space="preserve"> </w:t>
      </w:r>
      <w:r w:rsidRPr="00F41505">
        <w:rPr>
          <w:b/>
          <w:bCs/>
          <w:lang w:val="en-GB"/>
        </w:rPr>
        <w:t>E</w:t>
      </w:r>
      <w:r w:rsidRPr="003F619E">
        <w:rPr>
          <w:b/>
          <w:bCs/>
          <w:lang w:val="en-GB"/>
        </w:rPr>
        <w:t xml:space="preserve">: </w:t>
      </w:r>
      <w:r w:rsidRPr="00840B48">
        <w:rPr>
          <w:lang w:val="en-GB"/>
        </w:rPr>
        <w:t>–</w:t>
      </w:r>
      <w:r w:rsidRPr="003F619E">
        <w:rPr>
          <w:b/>
          <w:bCs/>
          <w:lang w:val="en-GB"/>
        </w:rPr>
        <w:t xml:space="preserve"> D: </w:t>
      </w:r>
      <w:r w:rsidR="001B5BE9">
        <w:rPr>
          <w:lang w:val="it-IT"/>
        </w:rPr>
        <w:t>Pre-400</w:t>
      </w:r>
      <w:r w:rsidR="001B5BE9">
        <w:rPr>
          <w:rStyle w:val="FootnoteReference"/>
          <w:lang w:val="it-IT"/>
        </w:rPr>
        <w:footnoteReference w:id="741"/>
      </w:r>
    </w:p>
    <w:p w14:paraId="4C3C70B0" w14:textId="77777777" w:rsidR="00BD0433" w:rsidRPr="00CD1282" w:rsidRDefault="00BD0433" w:rsidP="00815F05">
      <w:pPr>
        <w:numPr>
          <w:ilvl w:val="0"/>
          <w:numId w:val="42"/>
        </w:numPr>
        <w:bidi w:val="0"/>
        <w:rPr>
          <w:lang w:val="en-GB"/>
        </w:rPr>
      </w:pPr>
      <w:r w:rsidRPr="00CD1282">
        <w:rPr>
          <w:b/>
          <w:bCs/>
          <w:lang w:val="en-GB"/>
        </w:rPr>
        <w:t xml:space="preserve">O: </w:t>
      </w:r>
      <w:r w:rsidRPr="00840B48">
        <w:rPr>
          <w:lang w:val="en-GB"/>
        </w:rPr>
        <w:t>–</w:t>
      </w:r>
      <w:r w:rsidRPr="00CD1282">
        <w:rPr>
          <w:b/>
          <w:bCs/>
          <w:lang w:val="en-GB"/>
        </w:rPr>
        <w:t xml:space="preserve"> Ds:</w:t>
      </w:r>
      <w:r w:rsidRPr="00CD1282">
        <w:rPr>
          <w:lang w:val="en-GB"/>
        </w:rPr>
        <w:t xml:space="preserve"> Of </w:t>
      </w:r>
      <w:r>
        <w:rPr>
          <w:lang w:val="it-IT"/>
        </w:rPr>
        <w:t>Sepphoris</w:t>
      </w:r>
      <w:r>
        <w:rPr>
          <w:rStyle w:val="FootnoteReference"/>
          <w:lang w:val="en-GB"/>
        </w:rPr>
        <w:footnoteReference w:id="742"/>
      </w:r>
      <w:r w:rsidRPr="00CD1282">
        <w:rPr>
          <w:lang w:val="en-GB"/>
        </w:rPr>
        <w:t xml:space="preserve"> </w:t>
      </w:r>
      <w:r w:rsidRPr="00CD1282">
        <w:rPr>
          <w:b/>
          <w:bCs/>
          <w:lang w:val="en-GB"/>
        </w:rPr>
        <w:t>F:</w:t>
      </w:r>
      <w:r>
        <w:rPr>
          <w:b/>
          <w:bCs/>
          <w:lang w:val="en-GB"/>
        </w:rPr>
        <w:t xml:space="preserve"> </w:t>
      </w:r>
      <w:r w:rsidRPr="00840B48">
        <w:rPr>
          <w:lang w:val="en-GB"/>
        </w:rPr>
        <w:t>–</w:t>
      </w:r>
      <w:r>
        <w:rPr>
          <w:lang w:val="en-GB"/>
        </w:rPr>
        <w:t xml:space="preserve"> </w:t>
      </w:r>
      <w:r w:rsidRPr="00CD1282">
        <w:rPr>
          <w:b/>
          <w:bCs/>
          <w:lang w:val="en-GB"/>
        </w:rPr>
        <w:t>S:</w:t>
      </w:r>
      <w:r w:rsidRPr="00CD1282">
        <w:rPr>
          <w:lang w:val="en-GB"/>
        </w:rPr>
        <w:t xml:space="preserve"> </w:t>
      </w:r>
      <w:r>
        <w:rPr>
          <w:i/>
          <w:iCs/>
          <w:lang w:val="en-GB"/>
        </w:rPr>
        <w:t xml:space="preserve">Gen </w:t>
      </w:r>
      <w:r w:rsidRPr="00CD1282">
        <w:rPr>
          <w:i/>
          <w:iCs/>
          <w:lang w:val="en-GB"/>
        </w:rPr>
        <w:t>R</w:t>
      </w:r>
      <w:r>
        <w:rPr>
          <w:i/>
          <w:iCs/>
          <w:lang w:val="en-GB"/>
        </w:rPr>
        <w:t xml:space="preserve">ab </w:t>
      </w:r>
      <w:r w:rsidRPr="00CD1282">
        <w:rPr>
          <w:lang w:val="en-GB"/>
        </w:rPr>
        <w:t>10:4 (</w:t>
      </w:r>
      <w:r>
        <w:t xml:space="preserve">Hyman, </w:t>
      </w:r>
      <w:r>
        <w:rPr>
          <w:i/>
          <w:iCs/>
        </w:rPr>
        <w:t>Toldoth</w:t>
      </w:r>
      <w:r>
        <w:t xml:space="preserve">, 471) </w:t>
      </w:r>
      <w:r w:rsidRPr="00CD1282">
        <w:rPr>
          <w:b/>
          <w:bCs/>
          <w:lang w:val="en-GB"/>
        </w:rPr>
        <w:t>E:</w:t>
      </w:r>
      <w:r>
        <w:rPr>
          <w:b/>
          <w:bCs/>
          <w:lang w:val="en-GB"/>
        </w:rPr>
        <w:t xml:space="preserve"> </w:t>
      </w:r>
      <w:r w:rsidRPr="00840B48">
        <w:rPr>
          <w:lang w:val="en-GB"/>
        </w:rPr>
        <w:t>–</w:t>
      </w:r>
      <w:r w:rsidRPr="00CD1282">
        <w:rPr>
          <w:b/>
          <w:bCs/>
          <w:lang w:val="en-GB"/>
        </w:rPr>
        <w:t xml:space="preserve"> D:</w:t>
      </w:r>
      <w:r>
        <w:rPr>
          <w:b/>
          <w:bCs/>
          <w:lang w:val="en-GB"/>
        </w:rPr>
        <w:t xml:space="preserve"> </w:t>
      </w:r>
      <w:r w:rsidR="001B5BE9">
        <w:rPr>
          <w:lang w:val="en-GB"/>
        </w:rPr>
        <w:t>3</w:t>
      </w:r>
      <w:r w:rsidR="001B5BE9" w:rsidRPr="001B5BE9">
        <w:rPr>
          <w:vertAlign w:val="superscript"/>
          <w:lang w:val="en-GB"/>
        </w:rPr>
        <w:t>rd</w:t>
      </w:r>
      <w:r w:rsidR="001B5BE9">
        <w:rPr>
          <w:lang w:val="en-GB"/>
        </w:rPr>
        <w:t>-4</w:t>
      </w:r>
      <w:r w:rsidR="001B5BE9" w:rsidRPr="001B5BE9">
        <w:rPr>
          <w:vertAlign w:val="superscript"/>
          <w:lang w:val="en-GB"/>
        </w:rPr>
        <w:t>th</w:t>
      </w:r>
      <w:r w:rsidR="001B5BE9">
        <w:rPr>
          <w:lang w:val="en-GB"/>
        </w:rPr>
        <w:t xml:space="preserve"> C</w:t>
      </w:r>
      <w:r w:rsidR="001B5BE9">
        <w:rPr>
          <w:rStyle w:val="FootnoteReference"/>
          <w:lang w:val="en-GB"/>
        </w:rPr>
        <w:footnoteReference w:id="743"/>
      </w:r>
    </w:p>
    <w:p w14:paraId="45BBDCBD" w14:textId="77777777" w:rsidR="00BD0433" w:rsidRPr="00AB4F2F" w:rsidRDefault="00BD0433" w:rsidP="001B5BE9">
      <w:pPr>
        <w:numPr>
          <w:ilvl w:val="0"/>
          <w:numId w:val="42"/>
        </w:numPr>
        <w:bidi w:val="0"/>
        <w:rPr>
          <w:lang w:val="en-GB"/>
        </w:rPr>
      </w:pPr>
      <w:r w:rsidRPr="00AB4F2F">
        <w:rPr>
          <w:b/>
          <w:bCs/>
          <w:lang w:val="en-GB"/>
        </w:rPr>
        <w:t xml:space="preserve">O: </w:t>
      </w:r>
      <w:r w:rsidRPr="00840B48">
        <w:rPr>
          <w:lang w:val="en-GB"/>
        </w:rPr>
        <w:t>–</w:t>
      </w:r>
      <w:r w:rsidRPr="00AB4F2F">
        <w:rPr>
          <w:b/>
          <w:bCs/>
          <w:lang w:val="en-GB"/>
        </w:rPr>
        <w:t xml:space="preserve"> Ds:</w:t>
      </w:r>
      <w:r w:rsidRPr="00AB4F2F">
        <w:rPr>
          <w:lang w:val="en-GB"/>
        </w:rPr>
        <w:t xml:space="preserve"> Nahman</w:t>
      </w:r>
      <w:r>
        <w:rPr>
          <w:lang w:val="en-GB"/>
        </w:rPr>
        <w:t>i</w:t>
      </w:r>
      <w:r w:rsidRPr="00AB4F2F">
        <w:rPr>
          <w:lang w:val="en-GB"/>
        </w:rPr>
        <w:t xml:space="preserve"> </w:t>
      </w:r>
      <w:r w:rsidRPr="00CB646F">
        <w:rPr>
          <w:lang w:val="en-GB"/>
        </w:rPr>
        <w:t>(</w:t>
      </w:r>
      <w:r>
        <w:rPr>
          <w:lang w:val="en-GB"/>
        </w:rPr>
        <w:t>9</w:t>
      </w:r>
      <w:r w:rsidRPr="00CB646F">
        <w:rPr>
          <w:lang w:val="en-GB"/>
        </w:rPr>
        <w:t>)</w:t>
      </w:r>
      <w:r>
        <w:rPr>
          <w:lang w:val="en-GB"/>
        </w:rPr>
        <w:t>’</w:t>
      </w:r>
      <w:r w:rsidRPr="00CB646F">
        <w:rPr>
          <w:lang w:val="en-GB"/>
        </w:rPr>
        <w:t>s father</w:t>
      </w:r>
      <w:r w:rsidRPr="008453D9">
        <w:rPr>
          <w:lang w:val="en-GB"/>
        </w:rPr>
        <w:t xml:space="preserve"> </w:t>
      </w:r>
      <w:r w:rsidRPr="00AB4F2F">
        <w:rPr>
          <w:b/>
          <w:bCs/>
          <w:lang w:val="en-GB"/>
        </w:rPr>
        <w:t>F:</w:t>
      </w:r>
      <w:r w:rsidRPr="00AB4F2F">
        <w:rPr>
          <w:lang w:val="en-GB"/>
        </w:rPr>
        <w:t xml:space="preserve"> </w:t>
      </w:r>
      <w:r w:rsidRPr="00840B48">
        <w:rPr>
          <w:lang w:val="en-GB"/>
        </w:rPr>
        <w:t>–</w:t>
      </w:r>
      <w:r w:rsidRPr="00AB4F2F">
        <w:rPr>
          <w:lang w:val="en-GB"/>
        </w:rPr>
        <w:t xml:space="preserve"> </w:t>
      </w:r>
      <w:r w:rsidRPr="00AB4F2F">
        <w:rPr>
          <w:b/>
          <w:bCs/>
          <w:lang w:val="en-GB"/>
        </w:rPr>
        <w:t>S:</w:t>
      </w:r>
      <w:r w:rsidRPr="00AB4F2F">
        <w:rPr>
          <w:i/>
          <w:iCs/>
          <w:lang w:val="en-GB"/>
        </w:rPr>
        <w:t xml:space="preserve"> </w:t>
      </w:r>
      <w:r>
        <w:rPr>
          <w:i/>
          <w:iCs/>
          <w:lang w:val="en-GB"/>
        </w:rPr>
        <w:t xml:space="preserve">Gen </w:t>
      </w:r>
      <w:r w:rsidRPr="00CD1282">
        <w:rPr>
          <w:i/>
          <w:iCs/>
          <w:lang w:val="en-GB"/>
        </w:rPr>
        <w:t>R</w:t>
      </w:r>
      <w:r>
        <w:rPr>
          <w:i/>
          <w:iCs/>
          <w:lang w:val="en-GB"/>
        </w:rPr>
        <w:t xml:space="preserve">ab </w:t>
      </w:r>
      <w:r>
        <w:rPr>
          <w:lang w:val="en-GB"/>
        </w:rPr>
        <w:t xml:space="preserve">40:7 </w:t>
      </w:r>
      <w:r w:rsidRPr="00CD1282">
        <w:rPr>
          <w:lang w:val="en-GB"/>
        </w:rPr>
        <w:t>(</w:t>
      </w:r>
      <w:r>
        <w:t xml:space="preserve">Hyman, </w:t>
      </w:r>
      <w:r>
        <w:rPr>
          <w:i/>
          <w:iCs/>
        </w:rPr>
        <w:t>Toldoth</w:t>
      </w:r>
      <w:r>
        <w:t xml:space="preserve">, 941) </w:t>
      </w:r>
      <w:r w:rsidRPr="00CD1282">
        <w:rPr>
          <w:b/>
          <w:bCs/>
          <w:lang w:val="en-GB"/>
        </w:rPr>
        <w:t>E:</w:t>
      </w:r>
      <w:r>
        <w:rPr>
          <w:b/>
          <w:bCs/>
          <w:lang w:val="en-GB"/>
        </w:rPr>
        <w:t xml:space="preserve"> </w:t>
      </w:r>
      <w:r w:rsidRPr="00840B48">
        <w:rPr>
          <w:lang w:val="en-GB"/>
        </w:rPr>
        <w:t>–</w:t>
      </w:r>
      <w:r w:rsidRPr="00CD1282">
        <w:rPr>
          <w:b/>
          <w:bCs/>
          <w:lang w:val="en-GB"/>
        </w:rPr>
        <w:t xml:space="preserve"> D:</w:t>
      </w:r>
      <w:r>
        <w:rPr>
          <w:b/>
          <w:bCs/>
          <w:lang w:val="en-GB"/>
        </w:rPr>
        <w:t xml:space="preserve"> </w:t>
      </w:r>
      <w:r w:rsidR="001B5BE9" w:rsidRPr="00A4328C">
        <w:t>Pre-400</w:t>
      </w:r>
      <w:r w:rsidR="001B5BE9">
        <w:rPr>
          <w:rStyle w:val="FootnoteReference"/>
          <w:lang w:val="de-DE"/>
        </w:rPr>
        <w:footnoteReference w:id="744"/>
      </w:r>
    </w:p>
    <w:p w14:paraId="53101F77" w14:textId="77777777" w:rsidR="00D42E1D" w:rsidRPr="008F792C" w:rsidRDefault="00D42E1D" w:rsidP="00505AB4">
      <w:pPr>
        <w:numPr>
          <w:ilvl w:val="0"/>
          <w:numId w:val="42"/>
        </w:numPr>
        <w:bidi w:val="0"/>
      </w:pPr>
      <w:r w:rsidRPr="008F792C">
        <w:rPr>
          <w:b/>
          <w:bCs/>
        </w:rPr>
        <w:t xml:space="preserve">O: </w:t>
      </w:r>
      <w:r w:rsidRPr="008F792C">
        <w:rPr>
          <w:rFonts w:cs="Times New Roman"/>
        </w:rPr>
        <w:t>–</w:t>
      </w:r>
      <w:r w:rsidRPr="008F792C">
        <w:rPr>
          <w:b/>
          <w:bCs/>
        </w:rPr>
        <w:t xml:space="preserve"> Ds: </w:t>
      </w:r>
      <w:r>
        <w:t>Barachia</w:t>
      </w:r>
      <w:r w:rsidR="00EF196C">
        <w:t>h</w:t>
      </w:r>
      <w:r w:rsidRPr="008F792C">
        <w:t xml:space="preserve"> (</w:t>
      </w:r>
      <w:r>
        <w:t>3</w:t>
      </w:r>
      <w:r w:rsidRPr="008F792C">
        <w:t xml:space="preserve">)’s </w:t>
      </w:r>
      <w:r w:rsidR="00DD4410">
        <w:t>son</w:t>
      </w:r>
      <w:r w:rsidRPr="008F792C">
        <w:t>, of Bostra</w:t>
      </w:r>
      <w:r w:rsidRPr="008F792C">
        <w:rPr>
          <w:rStyle w:val="FootnoteReference"/>
        </w:rPr>
        <w:footnoteReference w:id="745"/>
      </w:r>
      <w:r w:rsidRPr="008F792C">
        <w:t xml:space="preserve"> </w:t>
      </w:r>
      <w:r w:rsidRPr="008F792C">
        <w:rPr>
          <w:b/>
          <w:bCs/>
        </w:rPr>
        <w:t xml:space="preserve">F: </w:t>
      </w:r>
      <w:r w:rsidRPr="008F792C">
        <w:rPr>
          <w:rFonts w:cs="Times New Roman"/>
        </w:rPr>
        <w:t>–</w:t>
      </w:r>
      <w:r w:rsidRPr="008F792C">
        <w:rPr>
          <w:b/>
          <w:bCs/>
        </w:rPr>
        <w:t xml:space="preserve"> S: </w:t>
      </w:r>
      <w:r w:rsidRPr="008F792C">
        <w:rPr>
          <w:i/>
          <w:iCs/>
        </w:rPr>
        <w:t>Gen Rab</w:t>
      </w:r>
      <w:r w:rsidRPr="008F792C">
        <w:t xml:space="preserve"> 66:2 (Hyman, </w:t>
      </w:r>
      <w:r w:rsidRPr="008F792C">
        <w:rPr>
          <w:i/>
          <w:iCs/>
        </w:rPr>
        <w:t>Toldoth</w:t>
      </w:r>
      <w:r w:rsidRPr="008F792C">
        <w:t>, 470)</w:t>
      </w:r>
      <w:r w:rsidRPr="008F792C">
        <w:rPr>
          <w:b/>
          <w:bCs/>
        </w:rPr>
        <w:t xml:space="preserve"> E:</w:t>
      </w:r>
      <w:r>
        <w:rPr>
          <w:b/>
          <w:bCs/>
        </w:rPr>
        <w:t xml:space="preserve"> </w:t>
      </w:r>
      <w:r w:rsidRPr="00772E0E">
        <w:t>–</w:t>
      </w:r>
      <w:r w:rsidRPr="008F792C">
        <w:rPr>
          <w:b/>
          <w:bCs/>
        </w:rPr>
        <w:t xml:space="preserve"> D: </w:t>
      </w:r>
      <w:r w:rsidR="00505AB4">
        <w:t>3</w:t>
      </w:r>
      <w:r w:rsidR="00505AB4" w:rsidRPr="00D20B3C">
        <w:rPr>
          <w:vertAlign w:val="superscript"/>
        </w:rPr>
        <w:t>rd</w:t>
      </w:r>
      <w:r w:rsidR="00505AB4">
        <w:t xml:space="preserve"> C</w:t>
      </w:r>
      <w:r w:rsidR="00505AB4">
        <w:rPr>
          <w:rStyle w:val="FootnoteReference"/>
        </w:rPr>
        <w:footnoteReference w:id="746"/>
      </w:r>
    </w:p>
    <w:p w14:paraId="2C940C25" w14:textId="77777777" w:rsidR="0052029A" w:rsidRPr="0052029A" w:rsidRDefault="00BD0433" w:rsidP="00661A14">
      <w:pPr>
        <w:numPr>
          <w:ilvl w:val="0"/>
          <w:numId w:val="42"/>
        </w:numPr>
        <w:bidi w:val="0"/>
        <w:rPr>
          <w:b/>
          <w:bCs/>
        </w:rPr>
      </w:pPr>
      <w:r w:rsidRPr="0002690D">
        <w:rPr>
          <w:b/>
          <w:bCs/>
        </w:rPr>
        <w:t>O:</w:t>
      </w:r>
      <w:r>
        <w:rPr>
          <w:b/>
          <w:bCs/>
        </w:rPr>
        <w:t xml:space="preserve"> </w:t>
      </w:r>
      <w:r w:rsidRPr="000E41E3">
        <w:rPr>
          <w:rFonts w:cs="Times New Roman"/>
          <w:rtl/>
        </w:rPr>
        <w:t>חנ[ן]</w:t>
      </w:r>
      <w:r>
        <w:rPr>
          <w:rStyle w:val="FootnoteReference"/>
          <w:rFonts w:cs="Times New Roman"/>
        </w:rPr>
        <w:footnoteReference w:id="747"/>
      </w:r>
      <w:r>
        <w:t xml:space="preserve"> </w:t>
      </w:r>
      <w:r w:rsidRPr="0002690D">
        <w:rPr>
          <w:b/>
          <w:bCs/>
        </w:rPr>
        <w:t>Ds:</w:t>
      </w:r>
      <w:r w:rsidRPr="0002690D">
        <w:t xml:space="preserve"> </w:t>
      </w:r>
      <w:r w:rsidR="00661A14">
        <w:rPr>
          <w:rFonts w:ascii="Times Beyrut Roman" w:hAnsi="Times Beyrut Roman"/>
        </w:rPr>
        <w:t>Í</w:t>
      </w:r>
      <w:r w:rsidR="00661A14">
        <w:t>alifa</w:t>
      </w:r>
      <w:r w:rsidR="00661A14" w:rsidRPr="0002690D">
        <w:t xml:space="preserve"> </w:t>
      </w:r>
      <w:r w:rsidRPr="00CB646F">
        <w:rPr>
          <w:lang w:val="en-GB"/>
        </w:rPr>
        <w:t>(</w:t>
      </w:r>
      <w:r w:rsidR="00661A14">
        <w:rPr>
          <w:lang w:val="en-GB"/>
        </w:rPr>
        <w:t>6</w:t>
      </w:r>
      <w:r w:rsidRPr="00CB646F">
        <w:rPr>
          <w:lang w:val="en-GB"/>
        </w:rPr>
        <w:t>)</w:t>
      </w:r>
      <w:r>
        <w:rPr>
          <w:lang w:val="en-GB"/>
        </w:rPr>
        <w:t>’</w:t>
      </w:r>
      <w:r w:rsidRPr="00CB646F">
        <w:rPr>
          <w:lang w:val="en-GB"/>
        </w:rPr>
        <w:t>s father</w:t>
      </w:r>
      <w:r w:rsidRPr="008453D9">
        <w:rPr>
          <w:lang w:val="en-GB"/>
        </w:rPr>
        <w:t xml:space="preserve"> </w:t>
      </w:r>
      <w:r w:rsidRPr="0002690D">
        <w:rPr>
          <w:b/>
          <w:bCs/>
        </w:rPr>
        <w:t xml:space="preserve">F: </w:t>
      </w:r>
      <w:r w:rsidRPr="0002690D">
        <w:t>Synagogue in</w:t>
      </w:r>
      <w:r>
        <w:rPr>
          <w:lang w:val="it-IT"/>
        </w:rPr>
        <w:t>scription, Horvat Kanaf,</w:t>
      </w:r>
      <w:r w:rsidRPr="00113994">
        <w:rPr>
          <w:rStyle w:val="FootnoteReference"/>
          <w:lang w:val="en-GB"/>
        </w:rPr>
        <w:footnoteReference w:id="748"/>
      </w:r>
      <w:r>
        <w:rPr>
          <w:lang w:val="it-IT"/>
        </w:rPr>
        <w:t xml:space="preserve"> Dalman </w:t>
      </w:r>
      <w:r w:rsidRPr="0082579D">
        <w:rPr>
          <w:b/>
          <w:bCs/>
          <w:lang w:val="it-IT"/>
        </w:rPr>
        <w:t>S:</w:t>
      </w:r>
      <w:r w:rsidRPr="0082579D">
        <w:rPr>
          <w:lang w:val="it-IT"/>
        </w:rPr>
        <w:t xml:space="preserve"> </w:t>
      </w:r>
      <w:r w:rsidRPr="00CB25E9">
        <w:rPr>
          <w:i/>
          <w:iCs/>
        </w:rPr>
        <w:t>CIJ</w:t>
      </w:r>
      <w:r w:rsidRPr="00CB25E9">
        <w:t xml:space="preserve"> 854</w:t>
      </w:r>
      <w:r>
        <w:t xml:space="preserve"> </w:t>
      </w:r>
      <w:r w:rsidRPr="00CD1282">
        <w:rPr>
          <w:b/>
          <w:bCs/>
          <w:lang w:val="en-GB"/>
        </w:rPr>
        <w:t>E:</w:t>
      </w:r>
      <w:r>
        <w:rPr>
          <w:b/>
          <w:bCs/>
          <w:lang w:val="en-GB"/>
        </w:rPr>
        <w:t xml:space="preserve"> </w:t>
      </w:r>
      <w:r w:rsidRPr="00840B48">
        <w:rPr>
          <w:lang w:val="en-GB"/>
        </w:rPr>
        <w:t>–</w:t>
      </w:r>
      <w:r w:rsidRPr="00CD1282">
        <w:rPr>
          <w:b/>
          <w:bCs/>
          <w:lang w:val="en-GB"/>
        </w:rPr>
        <w:t xml:space="preserve"> D:</w:t>
      </w:r>
      <w:r>
        <w:rPr>
          <w:b/>
          <w:bCs/>
          <w:lang w:val="en-GB"/>
        </w:rPr>
        <w:t xml:space="preserve"> </w:t>
      </w:r>
      <w:r w:rsidRPr="004C25F3">
        <w:rPr>
          <w:rFonts w:cs="Times New Roman"/>
          <w:lang w:val="it-IT"/>
        </w:rPr>
        <w:t>–</w:t>
      </w:r>
      <w:r w:rsidR="00876C71" w:rsidRPr="005F539E">
        <w:rPr>
          <w:rStyle w:val="FootnoteReference"/>
          <w:rFonts w:cs="Times New Roman"/>
        </w:rPr>
        <w:footnoteReference w:id="749"/>
      </w:r>
      <w:r w:rsidR="0052029A" w:rsidRPr="00B95278">
        <w:rPr>
          <w:b/>
          <w:bCs/>
          <w:lang w:val="en-GB"/>
        </w:rPr>
        <w:t xml:space="preserve"> </w:t>
      </w:r>
    </w:p>
    <w:p w14:paraId="46A2C135" w14:textId="77777777" w:rsidR="00BD0433" w:rsidRPr="001B0B28" w:rsidRDefault="0052029A" w:rsidP="0052029A">
      <w:pPr>
        <w:numPr>
          <w:ilvl w:val="0"/>
          <w:numId w:val="42"/>
        </w:numPr>
        <w:bidi w:val="0"/>
        <w:rPr>
          <w:b/>
          <w:bCs/>
        </w:rPr>
        <w:sectPr w:rsidR="00BD0433" w:rsidRPr="001B0B28" w:rsidSect="00BD3E28">
          <w:footnotePr>
            <w:pos w:val="beneathText"/>
            <w:numRestart w:val="eachSect"/>
          </w:footnotePr>
          <w:type w:val="continuous"/>
          <w:pgSz w:w="11906" w:h="16838"/>
          <w:pgMar w:top="1440" w:right="1800" w:bottom="1440" w:left="1800" w:header="720" w:footer="720" w:gutter="0"/>
          <w:cols w:space="720"/>
          <w:bidi/>
          <w:rtlGutter/>
        </w:sectPr>
      </w:pPr>
      <w:r w:rsidRPr="001B0B28">
        <w:rPr>
          <w:b/>
          <w:bCs/>
          <w:lang w:val="en-GB"/>
        </w:rPr>
        <w:t xml:space="preserve">O: </w:t>
      </w:r>
      <w:r w:rsidR="009873F9">
        <w:rPr>
          <w:rFonts w:ascii="Graeca" w:hAnsi="Graeca"/>
        </w:rPr>
        <w:t></w:t>
      </w:r>
      <w:r w:rsidR="009873F9">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Style w:val="FootnoteReference"/>
          <w:rFonts w:ascii="Graeca" w:hAnsi="Graeca"/>
        </w:rPr>
        <w:footnoteReference w:id="750"/>
      </w:r>
      <w:r w:rsidRPr="001B0B28">
        <w:rPr>
          <w:b/>
          <w:bCs/>
          <w:lang w:val="en-GB"/>
        </w:rPr>
        <w:t xml:space="preserve"> Ds:</w:t>
      </w:r>
      <w:r w:rsidRPr="001B0B28">
        <w:rPr>
          <w:lang w:val="en-GB"/>
        </w:rPr>
        <w:t xml:space="preserve"> </w:t>
      </w:r>
      <w:r w:rsidR="004C4095">
        <w:rPr>
          <w:lang w:val="en-GB"/>
        </w:rPr>
        <w:t>–</w:t>
      </w:r>
      <w:r w:rsidRPr="001B0B28">
        <w:rPr>
          <w:lang w:val="en-GB"/>
        </w:rPr>
        <w:t xml:space="preserve"> </w:t>
      </w:r>
      <w:r w:rsidRPr="001B0B28">
        <w:rPr>
          <w:b/>
          <w:bCs/>
          <w:lang w:val="en-GB"/>
        </w:rPr>
        <w:t xml:space="preserve">F: </w:t>
      </w:r>
      <w:r w:rsidRPr="001B0B28">
        <w:rPr>
          <w:lang w:val="en-GB"/>
        </w:rPr>
        <w:t xml:space="preserve">Inscription, </w:t>
      </w:r>
      <w:r w:rsidR="00F60345">
        <w:t>Elijah’s Cave</w:t>
      </w:r>
      <w:r w:rsidRPr="001B0B28">
        <w:rPr>
          <w:b/>
          <w:bCs/>
          <w:lang w:val="en-GB"/>
        </w:rPr>
        <w:t xml:space="preserve"> S: </w:t>
      </w:r>
      <w:r w:rsidRPr="001B0B28">
        <w:t xml:space="preserve">Appendix, no. 19 </w:t>
      </w:r>
      <w:r w:rsidRPr="001B0B28">
        <w:rPr>
          <w:b/>
          <w:bCs/>
          <w:lang w:val="en-GB"/>
        </w:rPr>
        <w:t xml:space="preserve">E: </w:t>
      </w:r>
      <w:r w:rsidRPr="001B0B28">
        <w:rPr>
          <w:lang w:val="en-GB"/>
        </w:rPr>
        <w:t>Jew?</w:t>
      </w:r>
      <w:r w:rsidRPr="001B0B28">
        <w:rPr>
          <w:rStyle w:val="FootnoteReference"/>
          <w:lang w:val="en-GB"/>
        </w:rPr>
        <w:footnoteReference w:id="751"/>
      </w:r>
      <w:r w:rsidRPr="001B0B28">
        <w:rPr>
          <w:lang w:val="en-GB"/>
        </w:rPr>
        <w:t xml:space="preserve"> </w:t>
      </w:r>
      <w:r w:rsidRPr="001B0B28">
        <w:rPr>
          <w:b/>
          <w:bCs/>
          <w:lang w:val="en-GB"/>
        </w:rPr>
        <w:t xml:space="preserve">D: </w:t>
      </w:r>
      <w:r w:rsidRPr="001B0B28">
        <w:rPr>
          <w:lang w:val="en-GB"/>
        </w:rPr>
        <w:t>Pre-8</w:t>
      </w:r>
      <w:r w:rsidRPr="001B0B28">
        <w:rPr>
          <w:vertAlign w:val="superscript"/>
          <w:lang w:val="en-GB"/>
        </w:rPr>
        <w:t>th</w:t>
      </w:r>
      <w:r w:rsidRPr="001B0B28">
        <w:rPr>
          <w:lang w:val="en-GB"/>
        </w:rPr>
        <w:t xml:space="preserve"> C</w:t>
      </w:r>
      <w:r w:rsidRPr="001B0B28">
        <w:rPr>
          <w:rStyle w:val="FootnoteReference"/>
          <w:lang w:val="en-GB"/>
        </w:rPr>
        <w:footnoteReference w:id="752"/>
      </w:r>
    </w:p>
    <w:p w14:paraId="6CDAD8F4" w14:textId="77777777" w:rsidR="00BD0433" w:rsidRPr="000F4987" w:rsidRDefault="00BD0433" w:rsidP="00A87311">
      <w:pPr>
        <w:bidi w:val="0"/>
        <w:rPr>
          <w:rFonts w:cs="Times New Roman" w:hint="cs"/>
          <w:sz w:val="24"/>
          <w:szCs w:val="24"/>
          <w:lang w:val="it-IT"/>
        </w:rPr>
      </w:pPr>
    </w:p>
    <w:p w14:paraId="22C20C84" w14:textId="77777777" w:rsidR="00BD0433" w:rsidRPr="00292BC4" w:rsidRDefault="00BD0433" w:rsidP="00442647">
      <w:pPr>
        <w:bidi w:val="0"/>
        <w:rPr>
          <w:b/>
          <w:bCs/>
          <w:lang w:val="it-IT"/>
        </w:rPr>
      </w:pPr>
    </w:p>
    <w:p w14:paraId="0966F1CF" w14:textId="77777777" w:rsidR="00BD0433" w:rsidRDefault="00BD0433" w:rsidP="000F4987">
      <w:pPr>
        <w:bidi w:val="0"/>
        <w:rPr>
          <w:rFonts w:cs="Times New Roman"/>
          <w:i/>
          <w:iCs/>
          <w:sz w:val="24"/>
          <w:szCs w:val="24"/>
          <w:lang w:val="it-IT"/>
        </w:rPr>
      </w:pPr>
      <w:r w:rsidRPr="008B301C">
        <w:rPr>
          <w:rFonts w:cs="Times New Roman"/>
          <w:sz w:val="24"/>
          <w:szCs w:val="24"/>
          <w:rtl/>
        </w:rPr>
        <w:t>חנניה</w:t>
      </w:r>
      <w:r w:rsidRPr="008B301C">
        <w:rPr>
          <w:rStyle w:val="FootnoteReference"/>
          <w:rFonts w:cs="Times New Roman"/>
          <w:sz w:val="24"/>
          <w:szCs w:val="24"/>
        </w:rPr>
        <w:footnoteReference w:id="753"/>
      </w:r>
      <w:r w:rsidRPr="00292BC4">
        <w:rPr>
          <w:rFonts w:cs="Times New Roman"/>
          <w:sz w:val="24"/>
          <w:szCs w:val="24"/>
          <w:lang w:val="it-IT"/>
        </w:rPr>
        <w:t xml:space="preserve"> – </w:t>
      </w:r>
      <w:r w:rsidRPr="00343ADD">
        <w:rPr>
          <w:rFonts w:cs="Times New Roman"/>
          <w:i/>
          <w:iCs/>
          <w:sz w:val="24"/>
          <w:szCs w:val="24"/>
          <w:lang w:val="it-IT"/>
        </w:rPr>
        <w:t>Hananiah</w:t>
      </w:r>
    </w:p>
    <w:p w14:paraId="4D573B1C" w14:textId="77777777" w:rsidR="00BD0433" w:rsidRPr="000F4987" w:rsidRDefault="00BD0433" w:rsidP="00343ADD">
      <w:pPr>
        <w:bidi w:val="0"/>
        <w:rPr>
          <w:rFonts w:cs="Times New Roman"/>
          <w:sz w:val="24"/>
          <w:szCs w:val="24"/>
          <w:lang w:val="it-IT"/>
        </w:rPr>
      </w:pPr>
    </w:p>
    <w:p w14:paraId="268381C2" w14:textId="77777777" w:rsidR="00BD0433" w:rsidRDefault="00BD0433" w:rsidP="001740CC">
      <w:pPr>
        <w:numPr>
          <w:ilvl w:val="0"/>
          <w:numId w:val="129"/>
        </w:numPr>
        <w:bidi w:val="0"/>
        <w:rPr>
          <w:b/>
          <w:bCs/>
          <w:lang w:val="it-IT"/>
        </w:rPr>
      </w:pPr>
      <w:r w:rsidRPr="00292BC4">
        <w:rPr>
          <w:b/>
          <w:bCs/>
          <w:lang w:val="it-IT"/>
        </w:rPr>
        <w:t>O:</w:t>
      </w:r>
      <w:r w:rsidRPr="00292BC4">
        <w:rPr>
          <w:lang w:val="it-IT"/>
        </w:rPr>
        <w:t xml:space="preserve"> </w:t>
      </w:r>
      <w:r w:rsidRPr="00084300">
        <w:rPr>
          <w:lang w:val="it-IT"/>
        </w:rPr>
        <w:t>Baranina</w:t>
      </w:r>
      <w:r w:rsidRPr="0035434F">
        <w:rPr>
          <w:rStyle w:val="FootnoteReference"/>
          <w:lang w:val="fr-FR"/>
        </w:rPr>
        <w:footnoteReference w:id="754"/>
      </w:r>
      <w:r w:rsidRPr="00292BC4">
        <w:rPr>
          <w:b/>
          <w:bCs/>
          <w:lang w:val="it-IT"/>
        </w:rPr>
        <w:t xml:space="preserve"> Ds:</w:t>
      </w:r>
      <w:r w:rsidRPr="00292BC4">
        <w:rPr>
          <w:lang w:val="it-IT"/>
        </w:rPr>
        <w:t xml:space="preserve"> </w:t>
      </w:r>
      <w:r w:rsidR="00EF196C" w:rsidRPr="004C25F3">
        <w:rPr>
          <w:lang w:val="it-IT"/>
        </w:rPr>
        <w:t>Jerome’s</w:t>
      </w:r>
      <w:r w:rsidRPr="004C25F3">
        <w:rPr>
          <w:lang w:val="it-IT"/>
        </w:rPr>
        <w:t xml:space="preserve"> teacher</w:t>
      </w:r>
      <w:r w:rsidR="004C25F3" w:rsidRPr="004C25F3">
        <w:rPr>
          <w:rStyle w:val="FootnoteReference"/>
          <w:lang w:val="it-IT"/>
        </w:rPr>
        <w:footnoteReference w:id="755"/>
      </w:r>
      <w:r w:rsidRPr="00292BC4">
        <w:rPr>
          <w:b/>
          <w:bCs/>
          <w:lang w:val="it-IT"/>
        </w:rPr>
        <w:t xml:space="preserve"> F: </w:t>
      </w:r>
      <w:r w:rsidRPr="00840B48">
        <w:rPr>
          <w:lang w:val="it-IT"/>
        </w:rPr>
        <w:t>–</w:t>
      </w:r>
      <w:r w:rsidRPr="00292BC4">
        <w:rPr>
          <w:lang w:val="it-IT"/>
        </w:rPr>
        <w:t xml:space="preserve"> </w:t>
      </w:r>
      <w:r w:rsidRPr="00292BC4">
        <w:rPr>
          <w:b/>
          <w:bCs/>
          <w:lang w:val="it-IT"/>
        </w:rPr>
        <w:t>S:</w:t>
      </w:r>
      <w:r w:rsidRPr="00292BC4">
        <w:rPr>
          <w:lang w:val="it-IT"/>
        </w:rPr>
        <w:t xml:space="preserve"> Jerome, </w:t>
      </w:r>
      <w:r w:rsidRPr="00292BC4">
        <w:rPr>
          <w:i/>
          <w:iCs/>
          <w:lang w:val="it-IT"/>
        </w:rPr>
        <w:t xml:space="preserve">PL </w:t>
      </w:r>
      <w:r w:rsidRPr="00292BC4">
        <w:rPr>
          <w:lang w:val="it-IT"/>
        </w:rPr>
        <w:t xml:space="preserve">22, 745 </w:t>
      </w:r>
      <w:r w:rsidRPr="00292BC4">
        <w:rPr>
          <w:b/>
          <w:bCs/>
          <w:lang w:val="it-IT"/>
        </w:rPr>
        <w:t xml:space="preserve">E: </w:t>
      </w:r>
      <w:r w:rsidRPr="00840B48">
        <w:rPr>
          <w:lang w:val="it-IT"/>
        </w:rPr>
        <w:t>–</w:t>
      </w:r>
      <w:r w:rsidRPr="00292BC4">
        <w:rPr>
          <w:b/>
          <w:bCs/>
          <w:lang w:val="it-IT"/>
        </w:rPr>
        <w:t xml:space="preserve"> D: </w:t>
      </w:r>
      <w:r>
        <w:rPr>
          <w:lang w:val="it-IT"/>
        </w:rPr>
        <w:t>388-420</w:t>
      </w:r>
      <w:r>
        <w:rPr>
          <w:rStyle w:val="FootnoteReference"/>
          <w:lang w:val="it-IT"/>
        </w:rPr>
        <w:footnoteReference w:id="756"/>
      </w:r>
    </w:p>
    <w:p w14:paraId="1E15A820" w14:textId="77777777" w:rsidR="00BD0433" w:rsidRPr="00643CC9" w:rsidRDefault="00BD0433" w:rsidP="00661A14">
      <w:pPr>
        <w:numPr>
          <w:ilvl w:val="0"/>
          <w:numId w:val="129"/>
        </w:numPr>
        <w:bidi w:val="0"/>
        <w:rPr>
          <w:lang w:val="it-IT"/>
        </w:rPr>
      </w:pPr>
      <w:r w:rsidRPr="00643CC9">
        <w:rPr>
          <w:b/>
          <w:bCs/>
          <w:lang w:val="it-IT"/>
        </w:rPr>
        <w:t xml:space="preserve">O: </w:t>
      </w:r>
      <w:r w:rsidRPr="00643CC9">
        <w:rPr>
          <w:rFonts w:cs="Times New Roman"/>
          <w:rtl/>
        </w:rPr>
        <w:t>חנינא</w:t>
      </w:r>
      <w:r>
        <w:rPr>
          <w:rStyle w:val="FootnoteReference"/>
          <w:lang w:val="it-IT"/>
        </w:rPr>
        <w:footnoteReference w:id="757"/>
      </w:r>
      <w:r w:rsidRPr="00643CC9">
        <w:rPr>
          <w:lang w:val="it-IT"/>
        </w:rPr>
        <w:t xml:space="preserve"> </w:t>
      </w:r>
      <w:r w:rsidRPr="00643CC9">
        <w:rPr>
          <w:b/>
          <w:bCs/>
          <w:lang w:val="it-IT"/>
        </w:rPr>
        <w:t>Ds:</w:t>
      </w:r>
      <w:r w:rsidRPr="00643CC9">
        <w:rPr>
          <w:lang w:val="it-IT"/>
        </w:rPr>
        <w:t xml:space="preserve"> Andreas (</w:t>
      </w:r>
      <w:r>
        <w:rPr>
          <w:lang w:val="it-IT"/>
        </w:rPr>
        <w:t>1</w:t>
      </w:r>
      <w:r w:rsidRPr="00643CC9">
        <w:rPr>
          <w:lang w:val="it-IT"/>
        </w:rPr>
        <w:t xml:space="preserve">)’s son </w:t>
      </w:r>
      <w:r w:rsidRPr="00643CC9">
        <w:rPr>
          <w:b/>
          <w:bCs/>
          <w:lang w:val="it-IT"/>
        </w:rPr>
        <w:t xml:space="preserve">F: </w:t>
      </w:r>
      <w:r w:rsidRPr="00643CC9">
        <w:rPr>
          <w:lang w:val="it-IT"/>
        </w:rPr>
        <w:t xml:space="preserve">– </w:t>
      </w:r>
      <w:r w:rsidRPr="00643CC9">
        <w:rPr>
          <w:b/>
          <w:bCs/>
          <w:lang w:val="it-IT"/>
        </w:rPr>
        <w:t xml:space="preserve">S: </w:t>
      </w:r>
      <w:r w:rsidRPr="00643CC9">
        <w:rPr>
          <w:i/>
          <w:iCs/>
          <w:lang w:val="it-IT"/>
        </w:rPr>
        <w:t>yBer</w:t>
      </w:r>
      <w:r w:rsidRPr="00643CC9">
        <w:rPr>
          <w:lang w:val="it-IT"/>
        </w:rPr>
        <w:t xml:space="preserve"> 1:1, 2c (Kosovsky, </w:t>
      </w:r>
      <w:r w:rsidRPr="00643CC9">
        <w:rPr>
          <w:i/>
          <w:iCs/>
          <w:lang w:val="it-IT"/>
        </w:rPr>
        <w:t>Yerushalmi</w:t>
      </w:r>
      <w:r w:rsidRPr="00643CC9">
        <w:rPr>
          <w:lang w:val="it-IT"/>
        </w:rPr>
        <w:t xml:space="preserve">, 135) </w:t>
      </w:r>
      <w:r w:rsidRPr="00643CC9">
        <w:rPr>
          <w:b/>
          <w:bCs/>
          <w:lang w:val="it-IT"/>
        </w:rPr>
        <w:t xml:space="preserve">E: </w:t>
      </w:r>
      <w:r w:rsidRPr="00643CC9">
        <w:rPr>
          <w:lang w:val="it-IT"/>
        </w:rPr>
        <w:t>–</w:t>
      </w:r>
      <w:r w:rsidRPr="00643CC9">
        <w:rPr>
          <w:b/>
          <w:bCs/>
          <w:lang w:val="it-IT"/>
        </w:rPr>
        <w:t xml:space="preserve"> D: </w:t>
      </w:r>
      <w:r w:rsidR="002F5619">
        <w:rPr>
          <w:rFonts w:cs="Times New Roman"/>
          <w:lang w:val="it-IT"/>
        </w:rPr>
        <w:t>3</w:t>
      </w:r>
      <w:r w:rsidR="002F5619">
        <w:rPr>
          <w:rFonts w:cs="Times New Roman"/>
          <w:vertAlign w:val="superscript"/>
          <w:lang w:val="it-IT"/>
        </w:rPr>
        <w:t>rd</w:t>
      </w:r>
      <w:r w:rsidR="002F5619" w:rsidRPr="00AA7480">
        <w:rPr>
          <w:rFonts w:cs="Times New Roman"/>
          <w:vertAlign w:val="superscript"/>
          <w:lang w:val="it-IT"/>
        </w:rPr>
        <w:t xml:space="preserve"> </w:t>
      </w:r>
      <w:r w:rsidR="002F5619" w:rsidRPr="00AA7480">
        <w:rPr>
          <w:rFonts w:cs="Times New Roman"/>
          <w:lang w:val="it-IT"/>
        </w:rPr>
        <w:t>C</w:t>
      </w:r>
      <w:r w:rsidR="002F5619">
        <w:rPr>
          <w:rStyle w:val="FootnoteReference"/>
          <w:rFonts w:cs="Times New Roman"/>
          <w:lang w:val="en-GB"/>
        </w:rPr>
        <w:footnoteReference w:id="758"/>
      </w:r>
    </w:p>
    <w:p w14:paraId="3FDF9364" w14:textId="77777777" w:rsidR="00BD0433" w:rsidRPr="00292BC4" w:rsidRDefault="00BD0433" w:rsidP="001740CC">
      <w:pPr>
        <w:numPr>
          <w:ilvl w:val="0"/>
          <w:numId w:val="129"/>
        </w:numPr>
        <w:bidi w:val="0"/>
        <w:rPr>
          <w:lang w:val="it-IT"/>
        </w:rPr>
      </w:pPr>
      <w:r w:rsidRPr="00292BC4">
        <w:rPr>
          <w:b/>
          <w:bCs/>
          <w:lang w:val="it-IT"/>
        </w:rPr>
        <w:t xml:space="preserve">O: </w:t>
      </w:r>
      <w:r w:rsidRPr="00840B48">
        <w:rPr>
          <w:lang w:val="it-IT"/>
        </w:rPr>
        <w:t>–</w:t>
      </w:r>
      <w:r w:rsidRPr="00292BC4">
        <w:rPr>
          <w:b/>
          <w:bCs/>
          <w:lang w:val="it-IT"/>
        </w:rPr>
        <w:t xml:space="preserve"> Ds:</w:t>
      </w:r>
      <w:r w:rsidRPr="00292BC4">
        <w:rPr>
          <w:lang w:val="it-IT"/>
        </w:rPr>
        <w:t xml:space="preserve"> Ada (</w:t>
      </w:r>
      <w:r>
        <w:rPr>
          <w:lang w:val="it-IT"/>
        </w:rPr>
        <w:t>2</w:t>
      </w:r>
      <w:r w:rsidRPr="00292BC4">
        <w:rPr>
          <w:lang w:val="it-IT"/>
        </w:rPr>
        <w:t xml:space="preserve">)’s son </w:t>
      </w:r>
      <w:r w:rsidRPr="00292BC4">
        <w:rPr>
          <w:b/>
          <w:bCs/>
          <w:lang w:val="it-IT"/>
        </w:rPr>
        <w:t>F:</w:t>
      </w:r>
      <w:r w:rsidRPr="00292BC4">
        <w:rPr>
          <w:lang w:val="it-IT"/>
        </w:rPr>
        <w:t xml:space="preserve"> </w:t>
      </w:r>
      <w:r w:rsidRPr="00840B48">
        <w:rPr>
          <w:lang w:val="it-IT"/>
        </w:rPr>
        <w:t>–</w:t>
      </w:r>
      <w:r w:rsidRPr="00292BC4">
        <w:rPr>
          <w:lang w:val="it-IT"/>
        </w:rPr>
        <w:t xml:space="preserve"> </w:t>
      </w:r>
      <w:r w:rsidRPr="00292BC4">
        <w:rPr>
          <w:b/>
          <w:bCs/>
          <w:lang w:val="it-IT"/>
        </w:rPr>
        <w:t>S:</w:t>
      </w:r>
      <w:r w:rsidRPr="00292BC4">
        <w:rPr>
          <w:lang w:val="it-IT"/>
        </w:rPr>
        <w:t xml:space="preserve"> </w:t>
      </w:r>
      <w:r w:rsidRPr="00292BC4">
        <w:rPr>
          <w:i/>
          <w:iCs/>
          <w:lang w:val="it-IT"/>
        </w:rPr>
        <w:t>yBer</w:t>
      </w:r>
      <w:r w:rsidRPr="00292BC4">
        <w:rPr>
          <w:lang w:val="it-IT"/>
        </w:rPr>
        <w:t xml:space="preserve"> 1:4, 3b (Kosovsky, </w:t>
      </w:r>
      <w:r w:rsidRPr="00292BC4">
        <w:rPr>
          <w:i/>
          <w:iCs/>
          <w:lang w:val="it-IT"/>
        </w:rPr>
        <w:t>Yerushalmi</w:t>
      </w:r>
      <w:r w:rsidRPr="00292BC4">
        <w:rPr>
          <w:lang w:val="it-IT"/>
        </w:rPr>
        <w:t xml:space="preserve">, 57) </w:t>
      </w:r>
      <w:r w:rsidRPr="00292BC4">
        <w:rPr>
          <w:b/>
          <w:bCs/>
          <w:lang w:val="it-IT"/>
        </w:rPr>
        <w:t xml:space="preserve">E: </w:t>
      </w:r>
      <w:r w:rsidRPr="00840B48">
        <w:rPr>
          <w:lang w:val="it-IT"/>
        </w:rPr>
        <w:t>–</w:t>
      </w:r>
      <w:r w:rsidRPr="00292BC4">
        <w:rPr>
          <w:b/>
          <w:bCs/>
          <w:lang w:val="it-IT"/>
        </w:rPr>
        <w:t xml:space="preserve"> D: </w:t>
      </w:r>
      <w:r w:rsidR="002B765C">
        <w:rPr>
          <w:rFonts w:cs="Times New Roman"/>
          <w:lang w:val="en-GB"/>
        </w:rPr>
        <w:t>3</w:t>
      </w:r>
      <w:r w:rsidR="002B765C" w:rsidRPr="00945529">
        <w:rPr>
          <w:rFonts w:cs="Times New Roman"/>
          <w:vertAlign w:val="superscript"/>
          <w:lang w:val="en-GB"/>
        </w:rPr>
        <w:t>rd</w:t>
      </w:r>
      <w:r w:rsidR="002B765C">
        <w:rPr>
          <w:rFonts w:cs="Times New Roman"/>
          <w:lang w:val="en-GB"/>
        </w:rPr>
        <w:t xml:space="preserve"> C</w:t>
      </w:r>
      <w:r w:rsidR="002B765C">
        <w:rPr>
          <w:rStyle w:val="FootnoteReference"/>
          <w:rFonts w:cs="Times New Roman"/>
          <w:lang w:val="en-GB"/>
        </w:rPr>
        <w:footnoteReference w:id="759"/>
      </w:r>
    </w:p>
    <w:p w14:paraId="7F262CE7" w14:textId="77777777" w:rsidR="00BD0433" w:rsidRPr="00E475D9" w:rsidRDefault="00BD0433" w:rsidP="001740CC">
      <w:pPr>
        <w:numPr>
          <w:ilvl w:val="0"/>
          <w:numId w:val="129"/>
        </w:numPr>
        <w:bidi w:val="0"/>
        <w:rPr>
          <w:lang w:val="it-IT"/>
        </w:rPr>
      </w:pPr>
      <w:r w:rsidRPr="0082579D">
        <w:rPr>
          <w:b/>
          <w:bCs/>
          <w:lang w:val="it-IT"/>
        </w:rPr>
        <w:t>O:</w:t>
      </w:r>
      <w:r>
        <w:rPr>
          <w:b/>
          <w:bCs/>
          <w:lang w:val="it-IT"/>
        </w:rPr>
        <w:t xml:space="preserve"> </w:t>
      </w:r>
      <w:r w:rsidRPr="0038779C">
        <w:rPr>
          <w:rFonts w:cs="Times New Roman"/>
          <w:rtl/>
        </w:rPr>
        <w:t>חנינא</w:t>
      </w:r>
      <w:r>
        <w:rPr>
          <w:rStyle w:val="FootnoteReference"/>
          <w:lang w:val="it-IT"/>
        </w:rPr>
        <w:footnoteReference w:id="760"/>
      </w:r>
      <w:r>
        <w:rPr>
          <w:b/>
          <w:bCs/>
          <w:lang w:val="it-IT"/>
        </w:rPr>
        <w:t xml:space="preserve"> </w:t>
      </w:r>
      <w:r w:rsidRPr="0082579D">
        <w:rPr>
          <w:b/>
          <w:bCs/>
          <w:lang w:val="it-IT"/>
        </w:rPr>
        <w:t>Ds:</w:t>
      </w:r>
      <w:r>
        <w:rPr>
          <w:b/>
          <w:bCs/>
          <w:lang w:val="it-IT"/>
        </w:rPr>
        <w:t xml:space="preserve"> </w:t>
      </w:r>
      <w:r>
        <w:rPr>
          <w:lang w:val="it-IT"/>
        </w:rPr>
        <w:t>H</w:t>
      </w:r>
      <w:r>
        <w:rPr>
          <w:rFonts w:cs="Times New Roman"/>
          <w:lang w:val="it-IT"/>
        </w:rPr>
        <w:t>̣</w:t>
      </w:r>
      <w:r>
        <w:rPr>
          <w:lang w:val="it-IT"/>
        </w:rPr>
        <w:t>ama</w:t>
      </w:r>
      <w:r w:rsidRPr="0082579D">
        <w:rPr>
          <w:lang w:val="it-IT"/>
        </w:rPr>
        <w:t xml:space="preserve"> </w:t>
      </w:r>
      <w:r w:rsidRPr="00E475D9">
        <w:rPr>
          <w:lang w:val="it-IT"/>
        </w:rPr>
        <w:t>(</w:t>
      </w:r>
      <w:r>
        <w:rPr>
          <w:lang w:val="it-IT"/>
        </w:rPr>
        <w:t>1</w:t>
      </w:r>
      <w:r w:rsidRPr="00E475D9">
        <w:rPr>
          <w:lang w:val="it-IT"/>
        </w:rPr>
        <w:t>)</w:t>
      </w:r>
      <w:r>
        <w:rPr>
          <w:lang w:val="it-IT"/>
        </w:rPr>
        <w:t>’</w:t>
      </w:r>
      <w:r w:rsidRPr="00E475D9">
        <w:rPr>
          <w:lang w:val="it-IT"/>
        </w:rPr>
        <w:t xml:space="preserve">s </w:t>
      </w:r>
      <w:r w:rsidR="008C08E1">
        <w:rPr>
          <w:lang w:val="it-IT"/>
        </w:rPr>
        <w:t>father</w:t>
      </w:r>
      <w:r w:rsidRPr="00E475D9">
        <w:rPr>
          <w:lang w:val="it-IT"/>
        </w:rPr>
        <w:t xml:space="preserve"> </w:t>
      </w:r>
      <w:r w:rsidRPr="0082579D">
        <w:rPr>
          <w:b/>
          <w:bCs/>
          <w:lang w:val="it-IT"/>
        </w:rPr>
        <w:t>F:</w:t>
      </w:r>
      <w:r>
        <w:rPr>
          <w:lang w:val="it-IT"/>
        </w:rPr>
        <w:t xml:space="preserve"> </w:t>
      </w:r>
      <w:r w:rsidRPr="00840B48">
        <w:rPr>
          <w:lang w:val="it-IT"/>
        </w:rPr>
        <w:t>–</w:t>
      </w:r>
      <w:r>
        <w:rPr>
          <w:lang w:val="it-IT"/>
        </w:rPr>
        <w:t xml:space="preserve"> </w:t>
      </w:r>
      <w:r w:rsidRPr="0082579D">
        <w:rPr>
          <w:b/>
          <w:bCs/>
          <w:lang w:val="it-IT"/>
        </w:rPr>
        <w:t>S</w:t>
      </w:r>
      <w:r w:rsidRPr="00E475D9">
        <w:rPr>
          <w:b/>
          <w:bCs/>
          <w:lang w:val="it-IT"/>
        </w:rPr>
        <w:t xml:space="preserve">: </w:t>
      </w:r>
      <w:r w:rsidRPr="00E475D9">
        <w:rPr>
          <w:i/>
          <w:iCs/>
          <w:lang w:val="it-IT"/>
        </w:rPr>
        <w:t>yBer</w:t>
      </w:r>
      <w:r w:rsidRPr="00E475D9">
        <w:rPr>
          <w:lang w:val="it-IT"/>
        </w:rPr>
        <w:t xml:space="preserve"> 1:5, 3d (Kosovsky, </w:t>
      </w:r>
      <w:r w:rsidRPr="00E475D9">
        <w:rPr>
          <w:i/>
          <w:iCs/>
          <w:lang w:val="it-IT"/>
        </w:rPr>
        <w:t>Yerushalmi</w:t>
      </w:r>
      <w:r w:rsidRPr="00E475D9">
        <w:rPr>
          <w:lang w:val="it-IT"/>
        </w:rPr>
        <w:t xml:space="preserve">, 261) </w:t>
      </w:r>
      <w:r w:rsidRPr="00E475D9">
        <w:rPr>
          <w:b/>
          <w:bCs/>
          <w:lang w:val="it-IT"/>
        </w:rPr>
        <w:t xml:space="preserve">E: </w:t>
      </w:r>
      <w:r w:rsidRPr="00840B48">
        <w:rPr>
          <w:lang w:val="it-IT"/>
        </w:rPr>
        <w:t>–</w:t>
      </w:r>
      <w:r w:rsidRPr="00E475D9">
        <w:rPr>
          <w:b/>
          <w:bCs/>
          <w:lang w:val="it-IT"/>
        </w:rPr>
        <w:t xml:space="preserve"> D: </w:t>
      </w:r>
      <w:r w:rsidR="00997697">
        <w:rPr>
          <w:lang w:val="it-IT"/>
        </w:rPr>
        <w:t>3</w:t>
      </w:r>
      <w:r w:rsidR="00997697" w:rsidRPr="00997697">
        <w:rPr>
          <w:vertAlign w:val="superscript"/>
          <w:lang w:val="it-IT"/>
        </w:rPr>
        <w:t>rd</w:t>
      </w:r>
      <w:r w:rsidR="003F6D3F">
        <w:rPr>
          <w:lang w:val="it-IT"/>
        </w:rPr>
        <w:t>-4</w:t>
      </w:r>
      <w:r w:rsidR="003F6D3F" w:rsidRPr="003F6D3F">
        <w:rPr>
          <w:vertAlign w:val="superscript"/>
          <w:lang w:val="it-IT"/>
        </w:rPr>
        <w:t>th</w:t>
      </w:r>
      <w:r w:rsidR="003F6D3F">
        <w:rPr>
          <w:lang w:val="it-IT"/>
        </w:rPr>
        <w:t xml:space="preserve"> </w:t>
      </w:r>
      <w:r w:rsidR="00997697">
        <w:rPr>
          <w:lang w:val="it-IT"/>
        </w:rPr>
        <w:t>C</w:t>
      </w:r>
      <w:r w:rsidR="00997697">
        <w:rPr>
          <w:rStyle w:val="FootnoteReference"/>
          <w:lang w:val="it-IT"/>
        </w:rPr>
        <w:footnoteReference w:id="761"/>
      </w:r>
    </w:p>
    <w:p w14:paraId="7695A85B" w14:textId="77777777" w:rsidR="00BD0433" w:rsidRPr="00E475D9" w:rsidRDefault="00BD0433" w:rsidP="001740CC">
      <w:pPr>
        <w:numPr>
          <w:ilvl w:val="0"/>
          <w:numId w:val="129"/>
        </w:numPr>
        <w:bidi w:val="0"/>
        <w:rPr>
          <w:lang w:val="it-IT"/>
        </w:rPr>
      </w:pPr>
      <w:r w:rsidRPr="0082579D">
        <w:rPr>
          <w:b/>
          <w:bCs/>
          <w:lang w:val="it-IT"/>
        </w:rPr>
        <w:t xml:space="preserve">O: </w:t>
      </w:r>
      <w:r w:rsidRPr="0038779C">
        <w:rPr>
          <w:rFonts w:cs="Times New Roman"/>
          <w:rtl/>
        </w:rPr>
        <w:t>חנינא</w:t>
      </w:r>
      <w:r>
        <w:rPr>
          <w:rStyle w:val="FootnoteReference"/>
          <w:lang w:val="it-IT"/>
        </w:rPr>
        <w:footnoteReference w:id="762"/>
      </w:r>
      <w:r w:rsidRPr="002F34EC">
        <w:rPr>
          <w:rFonts w:cs="Times New Roman"/>
          <w:lang w:val="it-IT"/>
        </w:rPr>
        <w:t xml:space="preserve"> </w:t>
      </w:r>
      <w:r w:rsidRPr="0082579D">
        <w:rPr>
          <w:b/>
          <w:bCs/>
          <w:lang w:val="it-IT"/>
        </w:rPr>
        <w:t>Ds:</w:t>
      </w:r>
      <w:r>
        <w:rPr>
          <w:b/>
          <w:bCs/>
          <w:lang w:val="it-IT"/>
        </w:rPr>
        <w:t xml:space="preserve"> </w:t>
      </w:r>
      <w:r w:rsidRPr="005D68A5">
        <w:rPr>
          <w:lang w:val="it-IT"/>
        </w:rPr>
        <w:t>Pap</w:t>
      </w:r>
      <w:r>
        <w:rPr>
          <w:lang w:val="it-IT"/>
        </w:rPr>
        <w:t>pus</w:t>
      </w:r>
      <w:r w:rsidRPr="0082579D">
        <w:rPr>
          <w:lang w:val="it-IT"/>
        </w:rPr>
        <w:t xml:space="preserve"> </w:t>
      </w:r>
      <w:r>
        <w:rPr>
          <w:lang w:val="it-IT"/>
        </w:rPr>
        <w:t>(2)’</w:t>
      </w:r>
      <w:r w:rsidRPr="00E475D9">
        <w:rPr>
          <w:lang w:val="it-IT"/>
        </w:rPr>
        <w:t xml:space="preserve">s son </w:t>
      </w:r>
      <w:r w:rsidRPr="0082579D">
        <w:rPr>
          <w:b/>
          <w:bCs/>
          <w:lang w:val="it-IT"/>
        </w:rPr>
        <w:t>F:</w:t>
      </w:r>
      <w:r>
        <w:rPr>
          <w:b/>
          <w:bCs/>
          <w:lang w:val="it-IT"/>
        </w:rPr>
        <w:t xml:space="preserve"> </w:t>
      </w:r>
      <w:r w:rsidRPr="00840B48">
        <w:rPr>
          <w:lang w:val="it-IT"/>
        </w:rPr>
        <w:t>–</w:t>
      </w:r>
      <w:r>
        <w:rPr>
          <w:b/>
          <w:bCs/>
          <w:lang w:val="it-IT"/>
        </w:rPr>
        <w:t xml:space="preserve"> </w:t>
      </w:r>
      <w:r w:rsidRPr="0082579D">
        <w:rPr>
          <w:b/>
          <w:bCs/>
          <w:lang w:val="it-IT"/>
        </w:rPr>
        <w:t>S:</w:t>
      </w:r>
      <w:r w:rsidRPr="0082579D">
        <w:rPr>
          <w:lang w:val="it-IT"/>
        </w:rPr>
        <w:t xml:space="preserve"> </w:t>
      </w:r>
      <w:r w:rsidRPr="00E475D9">
        <w:rPr>
          <w:i/>
          <w:iCs/>
          <w:lang w:val="it-IT"/>
        </w:rPr>
        <w:t>yBer</w:t>
      </w:r>
      <w:r w:rsidRPr="00E475D9">
        <w:rPr>
          <w:lang w:val="it-IT"/>
        </w:rPr>
        <w:t xml:space="preserve"> 2:1, 4b (Kosovsky, </w:t>
      </w:r>
      <w:r w:rsidRPr="00E475D9">
        <w:rPr>
          <w:i/>
          <w:iCs/>
          <w:lang w:val="it-IT"/>
        </w:rPr>
        <w:t>Yerushalmi</w:t>
      </w:r>
      <w:r w:rsidRPr="00E475D9">
        <w:rPr>
          <w:lang w:val="it-IT"/>
        </w:rPr>
        <w:t xml:space="preserve">, 276) </w:t>
      </w:r>
      <w:r w:rsidRPr="00E475D9">
        <w:rPr>
          <w:b/>
          <w:bCs/>
          <w:lang w:val="it-IT"/>
        </w:rPr>
        <w:t xml:space="preserve">E: </w:t>
      </w:r>
      <w:r w:rsidRPr="00840B48">
        <w:rPr>
          <w:lang w:val="it-IT"/>
        </w:rPr>
        <w:t>–</w:t>
      </w:r>
      <w:r w:rsidRPr="00E475D9">
        <w:rPr>
          <w:b/>
          <w:bCs/>
          <w:lang w:val="it-IT"/>
        </w:rPr>
        <w:t xml:space="preserve"> D: </w:t>
      </w:r>
      <w:r w:rsidR="00D942B3">
        <w:rPr>
          <w:rFonts w:cs="Times New Roman"/>
          <w:lang w:val="en-GB"/>
        </w:rPr>
        <w:t>3</w:t>
      </w:r>
      <w:r w:rsidR="00D942B3" w:rsidRPr="00593090">
        <w:rPr>
          <w:rFonts w:cs="Times New Roman"/>
          <w:vertAlign w:val="superscript"/>
          <w:lang w:val="en-GB"/>
        </w:rPr>
        <w:t>rd</w:t>
      </w:r>
      <w:r w:rsidR="00D942B3">
        <w:rPr>
          <w:rFonts w:cs="Times New Roman"/>
          <w:lang w:val="en-GB"/>
        </w:rPr>
        <w:t xml:space="preserve"> C</w:t>
      </w:r>
      <w:r w:rsidR="00D942B3">
        <w:rPr>
          <w:rStyle w:val="FootnoteReference"/>
          <w:rFonts w:cs="Times New Roman"/>
          <w:lang w:val="en-GB"/>
        </w:rPr>
        <w:footnoteReference w:id="763"/>
      </w:r>
    </w:p>
    <w:p w14:paraId="6668906F" w14:textId="77777777" w:rsidR="00BD0433" w:rsidRPr="00E475D9" w:rsidRDefault="00BD0433" w:rsidP="001740CC">
      <w:pPr>
        <w:numPr>
          <w:ilvl w:val="0"/>
          <w:numId w:val="129"/>
        </w:numPr>
        <w:bidi w:val="0"/>
        <w:rPr>
          <w:lang w:val="it-IT"/>
        </w:rPr>
      </w:pPr>
      <w:r w:rsidRPr="0082579D">
        <w:rPr>
          <w:b/>
          <w:bCs/>
          <w:lang w:val="it-IT"/>
        </w:rPr>
        <w:t xml:space="preserve">O: </w:t>
      </w:r>
      <w:r w:rsidRPr="0038779C">
        <w:rPr>
          <w:rFonts w:cs="Times New Roman"/>
          <w:rtl/>
        </w:rPr>
        <w:t>חנינא</w:t>
      </w:r>
      <w:r>
        <w:rPr>
          <w:rStyle w:val="FootnoteReference"/>
          <w:lang w:val="it-IT"/>
        </w:rPr>
        <w:footnoteReference w:id="764"/>
      </w:r>
      <w:r w:rsidRPr="00E475D9">
        <w:rPr>
          <w:lang w:val="it-IT"/>
        </w:rPr>
        <w:t xml:space="preserve"> </w:t>
      </w:r>
      <w:r w:rsidRPr="0082579D">
        <w:rPr>
          <w:b/>
          <w:bCs/>
          <w:lang w:val="it-IT"/>
        </w:rPr>
        <w:t>Ds:</w:t>
      </w:r>
      <w:r>
        <w:rPr>
          <w:lang w:val="it-IT"/>
        </w:rPr>
        <w:t xml:space="preserve"> Samuel </w:t>
      </w:r>
      <w:r w:rsidRPr="00E475D9">
        <w:rPr>
          <w:lang w:val="it-IT"/>
        </w:rPr>
        <w:t>(</w:t>
      </w:r>
      <w:r>
        <w:rPr>
          <w:lang w:val="it-IT"/>
        </w:rPr>
        <w:t>6</w:t>
      </w:r>
      <w:r w:rsidRPr="00E475D9">
        <w:rPr>
          <w:lang w:val="it-IT"/>
        </w:rPr>
        <w:t>)</w:t>
      </w:r>
      <w:r>
        <w:rPr>
          <w:lang w:val="it-IT"/>
        </w:rPr>
        <w:t>’</w:t>
      </w:r>
      <w:r w:rsidRPr="00E475D9">
        <w:rPr>
          <w:lang w:val="it-IT"/>
        </w:rPr>
        <w:t>s father</w:t>
      </w:r>
      <w:r w:rsidRPr="0082579D">
        <w:rPr>
          <w:lang w:val="it-IT"/>
        </w:rPr>
        <w:t xml:space="preserve"> </w:t>
      </w:r>
      <w:r w:rsidRPr="0082579D">
        <w:rPr>
          <w:b/>
          <w:bCs/>
          <w:lang w:val="it-IT"/>
        </w:rPr>
        <w:t>F:</w:t>
      </w:r>
      <w:r>
        <w:rPr>
          <w:b/>
          <w:bCs/>
          <w:lang w:val="it-IT"/>
        </w:rPr>
        <w:t xml:space="preserve"> </w:t>
      </w:r>
      <w:r w:rsidRPr="00840B48">
        <w:rPr>
          <w:lang w:val="it-IT"/>
        </w:rPr>
        <w:t>–</w:t>
      </w:r>
      <w:r>
        <w:rPr>
          <w:lang w:val="it-IT"/>
        </w:rPr>
        <w:t xml:space="preserve"> </w:t>
      </w:r>
      <w:r w:rsidRPr="0082579D">
        <w:rPr>
          <w:b/>
          <w:bCs/>
          <w:lang w:val="it-IT"/>
        </w:rPr>
        <w:t>S:</w:t>
      </w:r>
      <w:r w:rsidRPr="00E475D9">
        <w:rPr>
          <w:i/>
          <w:iCs/>
          <w:lang w:val="it-IT"/>
        </w:rPr>
        <w:t xml:space="preserve"> yBer</w:t>
      </w:r>
      <w:r w:rsidRPr="00E475D9">
        <w:rPr>
          <w:lang w:val="it-IT"/>
        </w:rPr>
        <w:t xml:space="preserve"> 2:4, 4d (Kosovsky, </w:t>
      </w:r>
      <w:r w:rsidRPr="00E475D9">
        <w:rPr>
          <w:i/>
          <w:iCs/>
          <w:lang w:val="it-IT"/>
        </w:rPr>
        <w:t>Yerushalmi</w:t>
      </w:r>
      <w:r w:rsidRPr="00E475D9">
        <w:rPr>
          <w:lang w:val="it-IT"/>
        </w:rPr>
        <w:t xml:space="preserve">, 281) </w:t>
      </w:r>
      <w:r w:rsidRPr="00E475D9">
        <w:rPr>
          <w:b/>
          <w:bCs/>
          <w:lang w:val="it-IT"/>
        </w:rPr>
        <w:t xml:space="preserve">E: </w:t>
      </w:r>
      <w:r w:rsidRPr="00840B48">
        <w:rPr>
          <w:lang w:val="it-IT"/>
        </w:rPr>
        <w:t>–</w:t>
      </w:r>
      <w:r w:rsidRPr="00E475D9">
        <w:rPr>
          <w:b/>
          <w:bCs/>
          <w:lang w:val="it-IT"/>
        </w:rPr>
        <w:t xml:space="preserve"> D: </w:t>
      </w:r>
      <w:r w:rsidR="00997697">
        <w:rPr>
          <w:lang w:val="it-IT"/>
        </w:rPr>
        <w:t>3</w:t>
      </w:r>
      <w:r w:rsidR="00997697" w:rsidRPr="00997697">
        <w:rPr>
          <w:vertAlign w:val="superscript"/>
          <w:lang w:val="it-IT"/>
        </w:rPr>
        <w:t xml:space="preserve">rd </w:t>
      </w:r>
      <w:r w:rsidR="00997697">
        <w:rPr>
          <w:lang w:val="it-IT"/>
        </w:rPr>
        <w:t>C</w:t>
      </w:r>
      <w:r w:rsidR="00997697">
        <w:rPr>
          <w:rStyle w:val="FootnoteReference"/>
          <w:lang w:val="it-IT"/>
        </w:rPr>
        <w:footnoteReference w:id="765"/>
      </w:r>
    </w:p>
    <w:p w14:paraId="5479E962" w14:textId="77777777" w:rsidR="00BD0433" w:rsidRPr="00D85873" w:rsidRDefault="00BD0433" w:rsidP="001740CC">
      <w:pPr>
        <w:numPr>
          <w:ilvl w:val="0"/>
          <w:numId w:val="129"/>
        </w:numPr>
        <w:bidi w:val="0"/>
        <w:rPr>
          <w:lang w:val="it-IT"/>
        </w:rPr>
      </w:pPr>
      <w:r w:rsidRPr="0082579D">
        <w:rPr>
          <w:b/>
          <w:bCs/>
          <w:lang w:val="it-IT"/>
        </w:rPr>
        <w:t xml:space="preserve">O: </w:t>
      </w:r>
      <w:r w:rsidRPr="0038779C">
        <w:rPr>
          <w:rFonts w:cs="Times New Roman"/>
          <w:rtl/>
        </w:rPr>
        <w:t>חנינא</w:t>
      </w:r>
      <w:r>
        <w:rPr>
          <w:rStyle w:val="FootnoteReference"/>
          <w:lang w:val="it-IT"/>
        </w:rPr>
        <w:footnoteReference w:id="766"/>
      </w:r>
      <w:r w:rsidRPr="00E475D9">
        <w:rPr>
          <w:lang w:val="it-IT"/>
        </w:rPr>
        <w:t xml:space="preserve"> </w:t>
      </w:r>
      <w:r w:rsidRPr="0082579D">
        <w:rPr>
          <w:b/>
          <w:bCs/>
          <w:lang w:val="it-IT"/>
        </w:rPr>
        <w:t>Ds:</w:t>
      </w:r>
      <w:r>
        <w:rPr>
          <w:lang w:val="it-IT"/>
        </w:rPr>
        <w:t xml:space="preserve"> Ahi </w:t>
      </w:r>
      <w:r w:rsidRPr="00E475D9">
        <w:rPr>
          <w:lang w:val="it-IT"/>
        </w:rPr>
        <w:t>(</w:t>
      </w:r>
      <w:r>
        <w:rPr>
          <w:lang w:val="it-IT"/>
        </w:rPr>
        <w:t>5</w:t>
      </w:r>
      <w:r w:rsidRPr="00E475D9">
        <w:rPr>
          <w:lang w:val="it-IT"/>
        </w:rPr>
        <w:t>)</w:t>
      </w:r>
      <w:r>
        <w:rPr>
          <w:lang w:val="it-IT"/>
        </w:rPr>
        <w:t>’</w:t>
      </w:r>
      <w:r w:rsidRPr="00E475D9">
        <w:rPr>
          <w:lang w:val="it-IT"/>
        </w:rPr>
        <w:t>s father</w:t>
      </w:r>
      <w:r w:rsidRPr="0082579D">
        <w:rPr>
          <w:lang w:val="it-IT"/>
        </w:rPr>
        <w:t xml:space="preserve"> </w:t>
      </w:r>
      <w:r w:rsidRPr="0082579D">
        <w:rPr>
          <w:b/>
          <w:bCs/>
          <w:lang w:val="it-IT"/>
        </w:rPr>
        <w:t>F:</w:t>
      </w:r>
      <w:r>
        <w:rPr>
          <w:b/>
          <w:bCs/>
          <w:lang w:val="it-IT"/>
        </w:rPr>
        <w:t xml:space="preserve"> </w:t>
      </w:r>
      <w:r w:rsidRPr="00840B48">
        <w:rPr>
          <w:lang w:val="it-IT"/>
        </w:rPr>
        <w:t>–</w:t>
      </w:r>
      <w:r>
        <w:rPr>
          <w:lang w:val="it-IT"/>
        </w:rPr>
        <w:t xml:space="preserve"> </w:t>
      </w:r>
      <w:r w:rsidRPr="0082579D">
        <w:rPr>
          <w:b/>
          <w:bCs/>
          <w:lang w:val="it-IT"/>
        </w:rPr>
        <w:t>S:</w:t>
      </w:r>
      <w:r w:rsidRPr="00E475D9">
        <w:rPr>
          <w:i/>
          <w:iCs/>
          <w:lang w:val="it-IT"/>
        </w:rPr>
        <w:t xml:space="preserve"> yBer</w:t>
      </w:r>
      <w:r w:rsidRPr="00E475D9">
        <w:rPr>
          <w:lang w:val="it-IT"/>
        </w:rPr>
        <w:t xml:space="preserve"> 2:4, 5a (Kosovsky, </w:t>
      </w:r>
      <w:r w:rsidRPr="00E475D9">
        <w:rPr>
          <w:i/>
          <w:iCs/>
          <w:lang w:val="it-IT"/>
        </w:rPr>
        <w:t>Yerushalmi</w:t>
      </w:r>
      <w:r w:rsidRPr="00E475D9">
        <w:rPr>
          <w:lang w:val="it-IT"/>
        </w:rPr>
        <w:t xml:space="preserve">, 76) </w:t>
      </w:r>
      <w:r w:rsidRPr="00E475D9">
        <w:rPr>
          <w:b/>
          <w:bCs/>
          <w:lang w:val="it-IT"/>
        </w:rPr>
        <w:t xml:space="preserve">E: </w:t>
      </w:r>
      <w:r w:rsidRPr="00840B48">
        <w:rPr>
          <w:lang w:val="it-IT"/>
        </w:rPr>
        <w:t>–</w:t>
      </w:r>
      <w:r w:rsidRPr="00E475D9">
        <w:rPr>
          <w:b/>
          <w:bCs/>
          <w:lang w:val="it-IT"/>
        </w:rPr>
        <w:t xml:space="preserve"> D: </w:t>
      </w:r>
      <w:r w:rsidR="005778C9">
        <w:rPr>
          <w:lang w:val="de-DE"/>
        </w:rPr>
        <w:t>4</w:t>
      </w:r>
      <w:r w:rsidR="005778C9" w:rsidRPr="002043E3">
        <w:rPr>
          <w:vertAlign w:val="superscript"/>
          <w:lang w:val="de-DE"/>
        </w:rPr>
        <w:t>th</w:t>
      </w:r>
      <w:r w:rsidR="005778C9">
        <w:rPr>
          <w:lang w:val="de-DE"/>
        </w:rPr>
        <w:t xml:space="preserve"> C</w:t>
      </w:r>
      <w:r w:rsidR="005778C9">
        <w:rPr>
          <w:rStyle w:val="FootnoteReference"/>
          <w:lang w:val="de-DE"/>
        </w:rPr>
        <w:footnoteReference w:id="767"/>
      </w:r>
    </w:p>
    <w:p w14:paraId="63FB467E" w14:textId="77777777" w:rsidR="00BD0433" w:rsidRDefault="00BD0433" w:rsidP="001740CC">
      <w:pPr>
        <w:numPr>
          <w:ilvl w:val="0"/>
          <w:numId w:val="129"/>
        </w:numPr>
        <w:bidi w:val="0"/>
      </w:pPr>
      <w:r w:rsidRPr="001E3C7A">
        <w:rPr>
          <w:b/>
          <w:bCs/>
          <w:lang w:val="en-GB"/>
        </w:rPr>
        <w:t xml:space="preserve">O: </w:t>
      </w:r>
      <w:r w:rsidRPr="00840B48">
        <w:rPr>
          <w:lang w:val="en-GB"/>
        </w:rPr>
        <w:t>–</w:t>
      </w:r>
      <w:r w:rsidRPr="001E3C7A">
        <w:rPr>
          <w:b/>
          <w:bCs/>
          <w:lang w:val="en-GB"/>
        </w:rPr>
        <w:t xml:space="preserve"> Ds:</w:t>
      </w:r>
      <w:r w:rsidRPr="001E3C7A">
        <w:rPr>
          <w:lang w:val="en-GB"/>
        </w:rPr>
        <w:t xml:space="preserve"> Ab</w:t>
      </w:r>
      <w:r>
        <w:rPr>
          <w:lang w:val="en-GB"/>
        </w:rPr>
        <w:t>b</w:t>
      </w:r>
      <w:r w:rsidRPr="001E3C7A">
        <w:rPr>
          <w:lang w:val="en-GB"/>
        </w:rPr>
        <w:t xml:space="preserve">ahu </w:t>
      </w:r>
      <w:r w:rsidRPr="00D168B3">
        <w:rPr>
          <w:lang w:val="en-GB"/>
        </w:rPr>
        <w:t>(</w:t>
      </w:r>
      <w:r>
        <w:rPr>
          <w:lang w:val="en-GB"/>
        </w:rPr>
        <w:t>1</w:t>
      </w:r>
      <w:r w:rsidRPr="00D168B3">
        <w:rPr>
          <w:lang w:val="en-GB"/>
        </w:rPr>
        <w:t>)</w:t>
      </w:r>
      <w:r>
        <w:rPr>
          <w:lang w:val="en-GB"/>
        </w:rPr>
        <w:t>’</w:t>
      </w:r>
      <w:r w:rsidRPr="00D168B3">
        <w:rPr>
          <w:lang w:val="en-GB"/>
        </w:rPr>
        <w:t>s son</w:t>
      </w:r>
      <w:r w:rsidRPr="00AD4AD1">
        <w:rPr>
          <w:lang w:val="en-GB"/>
        </w:rPr>
        <w:t xml:space="preserve"> </w:t>
      </w:r>
      <w:r w:rsidRPr="001E3C7A">
        <w:rPr>
          <w:b/>
          <w:bCs/>
          <w:lang w:val="en-GB"/>
        </w:rPr>
        <w:t>F:</w:t>
      </w:r>
      <w:r>
        <w:rPr>
          <w:lang w:val="en-GB"/>
        </w:rPr>
        <w:t xml:space="preserve"> </w:t>
      </w:r>
      <w:r w:rsidRPr="00840B48">
        <w:t>–</w:t>
      </w:r>
      <w:r>
        <w:rPr>
          <w:lang w:val="en-GB"/>
        </w:rPr>
        <w:t xml:space="preserve"> </w:t>
      </w:r>
      <w:r w:rsidRPr="001E3C7A">
        <w:rPr>
          <w:b/>
          <w:bCs/>
          <w:lang w:val="en-GB"/>
        </w:rPr>
        <w:t>S:</w:t>
      </w:r>
      <w:r w:rsidRPr="001E3C7A">
        <w:rPr>
          <w:i/>
          <w:iCs/>
          <w:lang w:val="en-GB"/>
        </w:rPr>
        <w:t xml:space="preserve"> </w:t>
      </w:r>
      <w:r w:rsidRPr="00AD4AD1">
        <w:rPr>
          <w:i/>
          <w:iCs/>
          <w:lang w:val="en-GB"/>
        </w:rPr>
        <w:t>yBer</w:t>
      </w:r>
      <w:r>
        <w:rPr>
          <w:lang w:val="en-GB"/>
        </w:rPr>
        <w:t xml:space="preserve"> 2:4</w:t>
      </w:r>
      <w:r w:rsidRPr="00AD4AD1">
        <w:rPr>
          <w:lang w:val="en-GB"/>
        </w:rPr>
        <w:t xml:space="preserve">, </w:t>
      </w:r>
      <w:r>
        <w:rPr>
          <w:lang w:val="en-GB"/>
        </w:rPr>
        <w:t>5a (</w:t>
      </w:r>
      <w:r>
        <w:t xml:space="preserve">Kosovsky, </w:t>
      </w:r>
      <w:r>
        <w:rPr>
          <w:i/>
          <w:iCs/>
        </w:rPr>
        <w:t>Yerushalmi</w:t>
      </w:r>
      <w:r>
        <w:t xml:space="preserve">, 34-5) </w:t>
      </w:r>
      <w:r w:rsidRPr="00AD4AD1">
        <w:rPr>
          <w:b/>
          <w:bCs/>
          <w:lang w:val="en-GB"/>
        </w:rPr>
        <w:t xml:space="preserve">E: </w:t>
      </w:r>
      <w:r w:rsidRPr="00840B48">
        <w:rPr>
          <w:lang w:val="en-GB"/>
        </w:rPr>
        <w:t>–</w:t>
      </w:r>
      <w:r w:rsidRPr="00AD4AD1">
        <w:rPr>
          <w:b/>
          <w:bCs/>
          <w:lang w:val="en-GB"/>
        </w:rPr>
        <w:t xml:space="preserve"> D: </w:t>
      </w:r>
      <w:r w:rsidR="00473040">
        <w:t>3</w:t>
      </w:r>
      <w:r w:rsidR="00473040" w:rsidRPr="000E3DBA">
        <w:rPr>
          <w:vertAlign w:val="superscript"/>
        </w:rPr>
        <w:t>rd</w:t>
      </w:r>
      <w:r w:rsidR="00473040">
        <w:t xml:space="preserve"> C</w:t>
      </w:r>
      <w:r w:rsidR="00473040">
        <w:rPr>
          <w:rStyle w:val="FootnoteReference"/>
        </w:rPr>
        <w:footnoteReference w:id="768"/>
      </w:r>
    </w:p>
    <w:p w14:paraId="39CC2D36" w14:textId="77777777" w:rsidR="00BD0433" w:rsidRDefault="00BD0433" w:rsidP="001740CC">
      <w:pPr>
        <w:numPr>
          <w:ilvl w:val="0"/>
          <w:numId w:val="129"/>
        </w:numPr>
        <w:bidi w:val="0"/>
      </w:pPr>
      <w:r w:rsidRPr="00C622D5">
        <w:rPr>
          <w:b/>
          <w:bCs/>
          <w:lang w:val="en-GB"/>
        </w:rPr>
        <w:t>O:</w:t>
      </w:r>
      <w:r>
        <w:rPr>
          <w:b/>
          <w:bCs/>
          <w:lang w:val="en-GB"/>
        </w:rPr>
        <w:t xml:space="preserve"> </w:t>
      </w:r>
      <w:r w:rsidRPr="00840B48">
        <w:rPr>
          <w:lang w:val="en-GB"/>
        </w:rPr>
        <w:t>–</w:t>
      </w:r>
      <w:r w:rsidRPr="00C622D5">
        <w:rPr>
          <w:b/>
          <w:bCs/>
          <w:lang w:val="en-GB"/>
        </w:rPr>
        <w:t xml:space="preserve"> Ds:</w:t>
      </w:r>
      <w:r w:rsidRPr="00C622D5">
        <w:rPr>
          <w:lang w:val="en-GB"/>
        </w:rPr>
        <w:t xml:space="preserve"> </w:t>
      </w:r>
      <w:r>
        <w:rPr>
          <w:lang w:val="en-GB"/>
        </w:rPr>
        <w:t>Tanḥum</w:t>
      </w:r>
      <w:r w:rsidR="00973871">
        <w:rPr>
          <w:lang w:val="en-GB"/>
        </w:rPr>
        <w:t xml:space="preserve"> </w:t>
      </w:r>
      <w:r w:rsidRPr="00CB646F">
        <w:rPr>
          <w:lang w:val="en-GB"/>
        </w:rPr>
        <w:t>(</w:t>
      </w:r>
      <w:r>
        <w:rPr>
          <w:lang w:val="en-GB"/>
        </w:rPr>
        <w:t>5</w:t>
      </w:r>
      <w:r w:rsidRPr="00CB646F">
        <w:rPr>
          <w:lang w:val="en-GB"/>
        </w:rPr>
        <w:t>)</w:t>
      </w:r>
      <w:r>
        <w:rPr>
          <w:lang w:val="en-GB"/>
        </w:rPr>
        <w:t>’</w:t>
      </w:r>
      <w:r w:rsidRPr="00CB646F">
        <w:rPr>
          <w:lang w:val="en-GB"/>
        </w:rPr>
        <w:t>s father</w:t>
      </w:r>
      <w:r w:rsidRPr="008453D9">
        <w:rPr>
          <w:lang w:val="en-GB"/>
        </w:rPr>
        <w:t xml:space="preserve"> </w:t>
      </w:r>
      <w:r w:rsidRPr="001E3C7A">
        <w:rPr>
          <w:b/>
          <w:bCs/>
          <w:lang w:val="en-GB"/>
        </w:rPr>
        <w:t>F:</w:t>
      </w:r>
      <w:r>
        <w:rPr>
          <w:lang w:val="en-GB"/>
        </w:rPr>
        <w:t xml:space="preserve"> </w:t>
      </w:r>
      <w:r w:rsidRPr="00840B48">
        <w:rPr>
          <w:lang w:val="en-GB"/>
        </w:rPr>
        <w:t>–</w:t>
      </w:r>
      <w:r>
        <w:rPr>
          <w:lang w:val="en-GB"/>
        </w:rPr>
        <w:t xml:space="preserve"> </w:t>
      </w:r>
      <w:r w:rsidRPr="001E3C7A">
        <w:rPr>
          <w:b/>
          <w:bCs/>
          <w:lang w:val="en-GB"/>
        </w:rPr>
        <w:t>S:</w:t>
      </w:r>
      <w:r w:rsidRPr="001E3C7A">
        <w:rPr>
          <w:i/>
          <w:iCs/>
          <w:lang w:val="en-GB"/>
        </w:rPr>
        <w:t xml:space="preserve"> </w:t>
      </w:r>
      <w:r w:rsidRPr="00AD4AD1">
        <w:rPr>
          <w:i/>
          <w:iCs/>
          <w:lang w:val="en-GB"/>
        </w:rPr>
        <w:t>yBer</w:t>
      </w:r>
      <w:r>
        <w:rPr>
          <w:lang w:val="en-GB"/>
        </w:rPr>
        <w:t xml:space="preserve"> 4:4</w:t>
      </w:r>
      <w:r w:rsidRPr="00AD4AD1">
        <w:rPr>
          <w:lang w:val="en-GB"/>
        </w:rPr>
        <w:t xml:space="preserve">, </w:t>
      </w:r>
      <w:r>
        <w:rPr>
          <w:lang w:val="en-GB"/>
        </w:rPr>
        <w:t>8b (</w:t>
      </w:r>
      <w:r>
        <w:t xml:space="preserve">Kosovsky, </w:t>
      </w:r>
      <w:r>
        <w:rPr>
          <w:i/>
          <w:iCs/>
        </w:rPr>
        <w:t>Yerushalmi</w:t>
      </w:r>
      <w:r>
        <w:t xml:space="preserve">, 281) </w:t>
      </w:r>
      <w:r w:rsidRPr="00AD4AD1">
        <w:rPr>
          <w:b/>
          <w:bCs/>
          <w:lang w:val="en-GB"/>
        </w:rPr>
        <w:t xml:space="preserve">E: </w:t>
      </w:r>
      <w:r w:rsidRPr="00840B48">
        <w:rPr>
          <w:lang w:val="en-GB"/>
        </w:rPr>
        <w:t>–</w:t>
      </w:r>
      <w:r w:rsidRPr="00AD4AD1">
        <w:rPr>
          <w:b/>
          <w:bCs/>
          <w:lang w:val="en-GB"/>
        </w:rPr>
        <w:t xml:space="preserve"> D: </w:t>
      </w:r>
      <w:r w:rsidR="00997697" w:rsidRPr="00A4328C">
        <w:t>Pre-400</w:t>
      </w:r>
      <w:r w:rsidR="00997697">
        <w:rPr>
          <w:rStyle w:val="FootnoteReference"/>
          <w:lang w:val="de-DE"/>
        </w:rPr>
        <w:footnoteReference w:id="769"/>
      </w:r>
    </w:p>
    <w:p w14:paraId="68EF377F" w14:textId="77777777" w:rsidR="00BD0433" w:rsidRPr="00E475D9" w:rsidRDefault="00BD0433" w:rsidP="001740CC">
      <w:pPr>
        <w:numPr>
          <w:ilvl w:val="0"/>
          <w:numId w:val="129"/>
        </w:numPr>
        <w:bidi w:val="0"/>
        <w:rPr>
          <w:lang w:val="it-IT"/>
        </w:rPr>
      </w:pPr>
      <w:r w:rsidRPr="0082579D">
        <w:rPr>
          <w:b/>
          <w:bCs/>
          <w:lang w:val="it-IT"/>
        </w:rPr>
        <w:t>O:</w:t>
      </w:r>
      <w:r>
        <w:rPr>
          <w:b/>
          <w:bCs/>
          <w:lang w:val="it-IT"/>
        </w:rPr>
        <w:t xml:space="preserve"> </w:t>
      </w:r>
      <w:r w:rsidRPr="00A82DE5">
        <w:rPr>
          <w:rFonts w:cs="Times New Roman"/>
          <w:rtl/>
        </w:rPr>
        <w:t>חיננא</w:t>
      </w:r>
      <w:r>
        <w:rPr>
          <w:rStyle w:val="FootnoteReference"/>
          <w:lang w:val="it-IT"/>
        </w:rPr>
        <w:footnoteReference w:id="770"/>
      </w:r>
      <w:r w:rsidRPr="00E475D9">
        <w:rPr>
          <w:lang w:val="it-IT"/>
        </w:rPr>
        <w:t xml:space="preserve"> </w:t>
      </w:r>
      <w:r w:rsidRPr="0082579D">
        <w:rPr>
          <w:b/>
          <w:bCs/>
          <w:lang w:val="it-IT"/>
        </w:rPr>
        <w:t>Ds:</w:t>
      </w:r>
      <w:r>
        <w:rPr>
          <w:lang w:val="it-IT"/>
        </w:rPr>
        <w:t xml:space="preserve"> Ze‘ira </w:t>
      </w:r>
      <w:r w:rsidRPr="00E475D9">
        <w:rPr>
          <w:lang w:val="it-IT"/>
        </w:rPr>
        <w:t>(</w:t>
      </w:r>
      <w:r>
        <w:rPr>
          <w:lang w:val="it-IT"/>
        </w:rPr>
        <w:t>3</w:t>
      </w:r>
      <w:r w:rsidRPr="00E475D9">
        <w:rPr>
          <w:lang w:val="it-IT"/>
        </w:rPr>
        <w:t>)</w:t>
      </w:r>
      <w:r>
        <w:rPr>
          <w:lang w:val="it-IT"/>
        </w:rPr>
        <w:t>’</w:t>
      </w:r>
      <w:r w:rsidRPr="00E475D9">
        <w:rPr>
          <w:lang w:val="it-IT"/>
        </w:rPr>
        <w:t xml:space="preserve">s </w:t>
      </w:r>
      <w:r>
        <w:rPr>
          <w:lang w:val="it-IT"/>
        </w:rPr>
        <w:t>father</w:t>
      </w:r>
      <w:r w:rsidRPr="0082579D">
        <w:rPr>
          <w:lang w:val="it-IT"/>
        </w:rPr>
        <w:t xml:space="preserve"> </w:t>
      </w:r>
      <w:r w:rsidRPr="00E475D9">
        <w:rPr>
          <w:b/>
          <w:bCs/>
          <w:lang w:val="it-IT"/>
        </w:rPr>
        <w:t>F:</w:t>
      </w:r>
      <w:r w:rsidRPr="00E475D9">
        <w:rPr>
          <w:lang w:val="it-IT"/>
        </w:rPr>
        <w:t xml:space="preserve"> </w:t>
      </w:r>
      <w:r w:rsidRPr="00840B48">
        <w:rPr>
          <w:lang w:val="en-GB"/>
        </w:rPr>
        <w:t>–</w:t>
      </w:r>
      <w:r w:rsidRPr="00E475D9">
        <w:rPr>
          <w:lang w:val="it-IT"/>
        </w:rPr>
        <w:t xml:space="preserve"> </w:t>
      </w:r>
      <w:r w:rsidRPr="00E475D9">
        <w:rPr>
          <w:b/>
          <w:bCs/>
          <w:lang w:val="it-IT"/>
        </w:rPr>
        <w:t>S:</w:t>
      </w:r>
      <w:r w:rsidRPr="00E475D9">
        <w:rPr>
          <w:i/>
          <w:iCs/>
          <w:lang w:val="it-IT"/>
        </w:rPr>
        <w:t xml:space="preserve"> yBer</w:t>
      </w:r>
      <w:r w:rsidRPr="00E475D9">
        <w:rPr>
          <w:lang w:val="it-IT"/>
        </w:rPr>
        <w:t xml:space="preserve"> 5:1, 8d (Kosovsky, </w:t>
      </w:r>
      <w:r w:rsidRPr="00E475D9">
        <w:rPr>
          <w:i/>
          <w:iCs/>
          <w:lang w:val="it-IT"/>
        </w:rPr>
        <w:t>Yerushalmi</w:t>
      </w:r>
      <w:r w:rsidRPr="00E475D9">
        <w:rPr>
          <w:lang w:val="it-IT"/>
        </w:rPr>
        <w:t xml:space="preserve">, 232) </w:t>
      </w:r>
      <w:r w:rsidRPr="00E475D9">
        <w:rPr>
          <w:b/>
          <w:bCs/>
          <w:lang w:val="it-IT"/>
        </w:rPr>
        <w:t xml:space="preserve">E: </w:t>
      </w:r>
      <w:r w:rsidRPr="00840B48">
        <w:rPr>
          <w:lang w:val="en-GB"/>
        </w:rPr>
        <w:t>–</w:t>
      </w:r>
      <w:r w:rsidRPr="00E475D9">
        <w:rPr>
          <w:b/>
          <w:bCs/>
          <w:lang w:val="it-IT"/>
        </w:rPr>
        <w:t xml:space="preserve"> D: </w:t>
      </w:r>
      <w:r w:rsidR="00102597">
        <w:rPr>
          <w:rFonts w:cs="Times New Roman"/>
          <w:lang w:val="en-GB"/>
        </w:rPr>
        <w:t>3</w:t>
      </w:r>
      <w:r w:rsidR="00102597" w:rsidRPr="00A07EC8">
        <w:rPr>
          <w:rFonts w:cs="Times New Roman"/>
          <w:vertAlign w:val="superscript"/>
          <w:lang w:val="en-GB"/>
        </w:rPr>
        <w:t>rd</w:t>
      </w:r>
      <w:r w:rsidR="00102597">
        <w:rPr>
          <w:rFonts w:cs="Times New Roman"/>
          <w:lang w:val="en-GB"/>
        </w:rPr>
        <w:t xml:space="preserve"> C</w:t>
      </w:r>
      <w:r w:rsidR="00102597">
        <w:rPr>
          <w:rStyle w:val="FootnoteReference"/>
          <w:rFonts w:cs="Times New Roman"/>
          <w:lang w:val="en-GB"/>
        </w:rPr>
        <w:footnoteReference w:id="771"/>
      </w:r>
    </w:p>
    <w:p w14:paraId="3C30FCE5" w14:textId="77777777" w:rsidR="00BD0433" w:rsidRPr="00E475D9" w:rsidRDefault="00BD0433" w:rsidP="001740CC">
      <w:pPr>
        <w:numPr>
          <w:ilvl w:val="0"/>
          <w:numId w:val="129"/>
        </w:numPr>
        <w:bidi w:val="0"/>
        <w:rPr>
          <w:lang w:val="it-IT"/>
        </w:rPr>
      </w:pPr>
      <w:r>
        <w:rPr>
          <w:b/>
          <w:bCs/>
          <w:lang w:val="it-IT"/>
        </w:rPr>
        <w:t xml:space="preserve">O: </w:t>
      </w:r>
      <w:r w:rsidRPr="0038779C">
        <w:rPr>
          <w:rFonts w:cs="Times New Roman"/>
          <w:rtl/>
        </w:rPr>
        <w:t>חנינה</w:t>
      </w:r>
      <w:r>
        <w:rPr>
          <w:rStyle w:val="FootnoteReference"/>
          <w:lang w:val="it-IT"/>
        </w:rPr>
        <w:footnoteReference w:id="772"/>
      </w:r>
      <w:r w:rsidRPr="00E475D9">
        <w:rPr>
          <w:lang w:val="it-IT"/>
        </w:rPr>
        <w:t xml:space="preserve"> </w:t>
      </w:r>
      <w:r w:rsidRPr="0082579D">
        <w:rPr>
          <w:b/>
          <w:bCs/>
          <w:lang w:val="it-IT"/>
        </w:rPr>
        <w:t>Ds:</w:t>
      </w:r>
      <w:r>
        <w:rPr>
          <w:b/>
          <w:bCs/>
          <w:lang w:val="it-IT"/>
        </w:rPr>
        <w:t xml:space="preserve"> </w:t>
      </w:r>
      <w:r>
        <w:rPr>
          <w:lang w:val="it-IT"/>
        </w:rPr>
        <w:t xml:space="preserve">Joseph </w:t>
      </w:r>
      <w:r w:rsidRPr="00E475D9">
        <w:rPr>
          <w:lang w:val="it-IT"/>
        </w:rPr>
        <w:t>(</w:t>
      </w:r>
      <w:r>
        <w:rPr>
          <w:lang w:val="it-IT"/>
        </w:rPr>
        <w:t>13</w:t>
      </w:r>
      <w:r w:rsidRPr="00E475D9">
        <w:rPr>
          <w:lang w:val="it-IT"/>
        </w:rPr>
        <w:t>)</w:t>
      </w:r>
      <w:r>
        <w:rPr>
          <w:lang w:val="it-IT"/>
        </w:rPr>
        <w:t>’</w:t>
      </w:r>
      <w:r w:rsidRPr="00E475D9">
        <w:rPr>
          <w:lang w:val="it-IT"/>
        </w:rPr>
        <w:t>s father</w:t>
      </w:r>
      <w:r w:rsidRPr="0082579D">
        <w:rPr>
          <w:lang w:val="it-IT"/>
        </w:rPr>
        <w:t xml:space="preserve"> </w:t>
      </w:r>
      <w:r w:rsidRPr="0082579D">
        <w:rPr>
          <w:b/>
          <w:bCs/>
          <w:lang w:val="it-IT"/>
        </w:rPr>
        <w:t>F:</w:t>
      </w:r>
      <w:r>
        <w:rPr>
          <w:lang w:val="it-IT"/>
        </w:rPr>
        <w:t xml:space="preserve"> </w:t>
      </w:r>
      <w:r w:rsidRPr="00840B48">
        <w:rPr>
          <w:lang w:val="en-GB"/>
        </w:rPr>
        <w:t>–</w:t>
      </w:r>
      <w:r w:rsidRPr="00E475D9">
        <w:rPr>
          <w:lang w:val="it-IT"/>
        </w:rPr>
        <w:t xml:space="preserve"> </w:t>
      </w:r>
      <w:r w:rsidRPr="00E475D9">
        <w:rPr>
          <w:b/>
          <w:bCs/>
          <w:lang w:val="it-IT"/>
        </w:rPr>
        <w:t>S:</w:t>
      </w:r>
      <w:r w:rsidRPr="00E475D9">
        <w:rPr>
          <w:i/>
          <w:iCs/>
          <w:lang w:val="it-IT"/>
        </w:rPr>
        <w:t xml:space="preserve"> yBer</w:t>
      </w:r>
      <w:r w:rsidRPr="00E475D9">
        <w:rPr>
          <w:lang w:val="it-IT"/>
        </w:rPr>
        <w:t xml:space="preserve"> 5:3, 9c (Kosovsky, </w:t>
      </w:r>
      <w:r w:rsidRPr="00E475D9">
        <w:rPr>
          <w:i/>
          <w:iCs/>
          <w:lang w:val="it-IT"/>
        </w:rPr>
        <w:t>Yerushalmi</w:t>
      </w:r>
      <w:r w:rsidRPr="00E475D9">
        <w:rPr>
          <w:lang w:val="it-IT"/>
        </w:rPr>
        <w:t xml:space="preserve">, 281) </w:t>
      </w:r>
      <w:r w:rsidRPr="00E475D9">
        <w:rPr>
          <w:b/>
          <w:bCs/>
          <w:lang w:val="it-IT"/>
        </w:rPr>
        <w:t xml:space="preserve">E: </w:t>
      </w:r>
      <w:r w:rsidRPr="00840B48">
        <w:rPr>
          <w:lang w:val="en-GB"/>
        </w:rPr>
        <w:t>–</w:t>
      </w:r>
      <w:r w:rsidRPr="00E475D9">
        <w:rPr>
          <w:b/>
          <w:bCs/>
          <w:lang w:val="it-IT"/>
        </w:rPr>
        <w:t xml:space="preserve"> D: </w:t>
      </w:r>
      <w:r w:rsidR="00997697" w:rsidRPr="007F4780">
        <w:rPr>
          <w:lang w:val="it-IT"/>
        </w:rPr>
        <w:t>3</w:t>
      </w:r>
      <w:r w:rsidR="00997697" w:rsidRPr="007F4780">
        <w:rPr>
          <w:vertAlign w:val="superscript"/>
          <w:lang w:val="it-IT"/>
        </w:rPr>
        <w:t>rd</w:t>
      </w:r>
      <w:r w:rsidR="00997697" w:rsidRPr="007F4780">
        <w:rPr>
          <w:lang w:val="it-IT"/>
        </w:rPr>
        <w:t xml:space="preserve"> C</w:t>
      </w:r>
      <w:r w:rsidR="00997697" w:rsidRPr="007F4780">
        <w:rPr>
          <w:rStyle w:val="FootnoteReference"/>
          <w:lang w:val="it-IT"/>
        </w:rPr>
        <w:footnoteReference w:id="773"/>
      </w:r>
    </w:p>
    <w:p w14:paraId="3E62BD66" w14:textId="77777777" w:rsidR="00BD0433" w:rsidRPr="00292BC4" w:rsidRDefault="00BD0433" w:rsidP="001740CC">
      <w:pPr>
        <w:numPr>
          <w:ilvl w:val="0"/>
          <w:numId w:val="129"/>
        </w:numPr>
        <w:bidi w:val="0"/>
        <w:rPr>
          <w:lang w:val="it-IT"/>
        </w:rPr>
      </w:pPr>
      <w:r w:rsidRPr="0082579D">
        <w:rPr>
          <w:b/>
          <w:bCs/>
          <w:lang w:val="it-IT"/>
        </w:rPr>
        <w:t>O</w:t>
      </w:r>
      <w:r>
        <w:rPr>
          <w:b/>
          <w:bCs/>
          <w:lang w:val="it-IT"/>
        </w:rPr>
        <w:t xml:space="preserve">: </w:t>
      </w:r>
      <w:r w:rsidRPr="00A82DE5">
        <w:rPr>
          <w:rFonts w:cs="Times New Roman"/>
          <w:rtl/>
        </w:rPr>
        <w:t>חיננא</w:t>
      </w:r>
      <w:r>
        <w:rPr>
          <w:rStyle w:val="FootnoteReference"/>
          <w:lang w:val="it-IT"/>
        </w:rPr>
        <w:footnoteReference w:id="774"/>
      </w:r>
      <w:r>
        <w:rPr>
          <w:b/>
          <w:bCs/>
          <w:lang w:val="it-IT"/>
        </w:rPr>
        <w:t xml:space="preserve"> </w:t>
      </w:r>
      <w:r w:rsidRPr="0082579D">
        <w:rPr>
          <w:b/>
          <w:bCs/>
          <w:lang w:val="it-IT"/>
        </w:rPr>
        <w:t>Ds:</w:t>
      </w:r>
      <w:r>
        <w:rPr>
          <w:lang w:val="it-IT"/>
        </w:rPr>
        <w:t xml:space="preserve"> Isaac</w:t>
      </w:r>
      <w:r w:rsidRPr="0082579D">
        <w:rPr>
          <w:lang w:val="it-IT"/>
        </w:rPr>
        <w:t xml:space="preserve"> </w:t>
      </w:r>
      <w:r w:rsidRPr="00E475D9">
        <w:rPr>
          <w:lang w:val="it-IT"/>
        </w:rPr>
        <w:t>(</w:t>
      </w:r>
      <w:r>
        <w:rPr>
          <w:lang w:val="it-IT"/>
        </w:rPr>
        <w:t>9</w:t>
      </w:r>
      <w:r w:rsidRPr="00E475D9">
        <w:rPr>
          <w:lang w:val="it-IT"/>
        </w:rPr>
        <w:t>)</w:t>
      </w:r>
      <w:r>
        <w:rPr>
          <w:lang w:val="it-IT"/>
        </w:rPr>
        <w:t>’</w:t>
      </w:r>
      <w:r w:rsidRPr="00E475D9">
        <w:rPr>
          <w:lang w:val="it-IT"/>
        </w:rPr>
        <w:t>s son</w:t>
      </w:r>
      <w:r w:rsidRPr="0082579D">
        <w:rPr>
          <w:lang w:val="it-IT"/>
        </w:rPr>
        <w:t xml:space="preserve"> </w:t>
      </w:r>
      <w:r w:rsidRPr="0082579D">
        <w:rPr>
          <w:b/>
          <w:bCs/>
          <w:lang w:val="it-IT"/>
        </w:rPr>
        <w:t>F:</w:t>
      </w:r>
      <w:r>
        <w:rPr>
          <w:lang w:val="it-IT"/>
        </w:rPr>
        <w:t xml:space="preserve"> </w:t>
      </w:r>
      <w:r w:rsidRPr="00840B48">
        <w:rPr>
          <w:lang w:val="it-IT"/>
        </w:rPr>
        <w:t>–</w:t>
      </w:r>
      <w:r w:rsidRPr="00E475D9">
        <w:rPr>
          <w:lang w:val="it-IT"/>
        </w:rPr>
        <w:t xml:space="preserve"> </w:t>
      </w:r>
      <w:r w:rsidRPr="00E475D9">
        <w:rPr>
          <w:b/>
          <w:bCs/>
          <w:lang w:val="it-IT"/>
        </w:rPr>
        <w:t>S:</w:t>
      </w:r>
      <w:r w:rsidRPr="00E475D9">
        <w:rPr>
          <w:i/>
          <w:iCs/>
          <w:lang w:val="it-IT"/>
        </w:rPr>
        <w:t xml:space="preserve"> yBer</w:t>
      </w:r>
      <w:r w:rsidRPr="00E475D9">
        <w:rPr>
          <w:lang w:val="it-IT"/>
        </w:rPr>
        <w:t xml:space="preserve"> 6:</w:t>
      </w:r>
      <w:r>
        <w:rPr>
          <w:lang w:val="it-IT"/>
        </w:rPr>
        <w:t>1</w:t>
      </w:r>
      <w:r w:rsidRPr="00E475D9">
        <w:rPr>
          <w:lang w:val="it-IT"/>
        </w:rPr>
        <w:t xml:space="preserve">, 10a (Kosovsky, </w:t>
      </w:r>
      <w:r w:rsidRPr="00E475D9">
        <w:rPr>
          <w:i/>
          <w:iCs/>
          <w:lang w:val="it-IT"/>
        </w:rPr>
        <w:t>Yerushalmi</w:t>
      </w:r>
      <w:r w:rsidRPr="00E475D9">
        <w:rPr>
          <w:lang w:val="it-IT"/>
        </w:rPr>
        <w:t>, 275</w:t>
      </w:r>
      <w:r w:rsidRPr="00840B48">
        <w:rPr>
          <w:lang w:val="it-IT"/>
        </w:rPr>
        <w:t>-</w:t>
      </w:r>
      <w:r w:rsidRPr="00E475D9">
        <w:rPr>
          <w:lang w:val="it-IT"/>
        </w:rPr>
        <w:t xml:space="preserve">6) </w:t>
      </w:r>
      <w:r w:rsidRPr="00E475D9">
        <w:rPr>
          <w:b/>
          <w:bCs/>
          <w:lang w:val="it-IT"/>
        </w:rPr>
        <w:t xml:space="preserve">E: </w:t>
      </w:r>
      <w:r w:rsidRPr="00840B48">
        <w:rPr>
          <w:lang w:val="it-IT"/>
        </w:rPr>
        <w:t>–</w:t>
      </w:r>
      <w:r w:rsidRPr="00E475D9">
        <w:rPr>
          <w:b/>
          <w:bCs/>
          <w:lang w:val="it-IT"/>
        </w:rPr>
        <w:t xml:space="preserve"> D: </w:t>
      </w:r>
      <w:r w:rsidR="00434CE3">
        <w:rPr>
          <w:rFonts w:cs="Times New Roman"/>
          <w:lang w:val="en-GB"/>
        </w:rPr>
        <w:t>3</w:t>
      </w:r>
      <w:r w:rsidR="00434CE3" w:rsidRPr="002B189E">
        <w:rPr>
          <w:rFonts w:cs="Times New Roman"/>
          <w:vertAlign w:val="superscript"/>
          <w:lang w:val="en-GB"/>
        </w:rPr>
        <w:t>rd</w:t>
      </w:r>
      <w:r w:rsidR="00434CE3">
        <w:rPr>
          <w:rFonts w:cs="Times New Roman"/>
          <w:lang w:val="en-GB"/>
        </w:rPr>
        <w:t xml:space="preserve"> C</w:t>
      </w:r>
      <w:r w:rsidR="00434CE3">
        <w:rPr>
          <w:rStyle w:val="FootnoteReference"/>
          <w:rFonts w:cs="Times New Roman"/>
          <w:lang w:val="en-GB"/>
        </w:rPr>
        <w:footnoteReference w:id="775"/>
      </w:r>
    </w:p>
    <w:p w14:paraId="6D08D495" w14:textId="77777777" w:rsidR="00BD0433" w:rsidRPr="00E475D9" w:rsidRDefault="00BD0433" w:rsidP="001740CC">
      <w:pPr>
        <w:numPr>
          <w:ilvl w:val="0"/>
          <w:numId w:val="129"/>
        </w:numPr>
        <w:bidi w:val="0"/>
        <w:rPr>
          <w:lang w:val="it-IT"/>
        </w:rPr>
      </w:pPr>
      <w:r w:rsidRPr="0082579D">
        <w:rPr>
          <w:b/>
          <w:bCs/>
          <w:lang w:val="it-IT"/>
        </w:rPr>
        <w:t>O:</w:t>
      </w:r>
      <w:r>
        <w:rPr>
          <w:b/>
          <w:bCs/>
          <w:lang w:val="it-IT"/>
        </w:rPr>
        <w:t xml:space="preserve"> </w:t>
      </w:r>
      <w:r w:rsidRPr="0038779C">
        <w:rPr>
          <w:rFonts w:cs="Times New Roman"/>
          <w:rtl/>
        </w:rPr>
        <w:t>חנינא</w:t>
      </w:r>
      <w:r>
        <w:rPr>
          <w:rStyle w:val="FootnoteReference"/>
          <w:lang w:val="it-IT"/>
        </w:rPr>
        <w:footnoteReference w:id="776"/>
      </w:r>
      <w:r>
        <w:rPr>
          <w:b/>
          <w:bCs/>
          <w:lang w:val="it-IT"/>
        </w:rPr>
        <w:t xml:space="preserve"> </w:t>
      </w:r>
      <w:r w:rsidRPr="0082579D">
        <w:rPr>
          <w:b/>
          <w:bCs/>
          <w:lang w:val="it-IT"/>
        </w:rPr>
        <w:t>Ds:</w:t>
      </w:r>
      <w:r w:rsidRPr="0082579D">
        <w:rPr>
          <w:lang w:val="it-IT"/>
        </w:rPr>
        <w:t xml:space="preserve"> </w:t>
      </w:r>
      <w:r>
        <w:rPr>
          <w:lang w:val="it-IT"/>
        </w:rPr>
        <w:t xml:space="preserve">Yaqa </w:t>
      </w:r>
      <w:r w:rsidRPr="00E475D9">
        <w:rPr>
          <w:lang w:val="it-IT"/>
        </w:rPr>
        <w:t>(</w:t>
      </w:r>
      <w:r>
        <w:rPr>
          <w:lang w:val="it-IT"/>
        </w:rPr>
        <w:t>1</w:t>
      </w:r>
      <w:r w:rsidRPr="00E475D9">
        <w:rPr>
          <w:lang w:val="it-IT"/>
        </w:rPr>
        <w:t>)</w:t>
      </w:r>
      <w:r>
        <w:rPr>
          <w:lang w:val="it-IT"/>
        </w:rPr>
        <w:t>’</w:t>
      </w:r>
      <w:r w:rsidRPr="00E475D9">
        <w:rPr>
          <w:lang w:val="it-IT"/>
        </w:rPr>
        <w:t>s son</w:t>
      </w:r>
      <w:r w:rsidRPr="0082579D">
        <w:rPr>
          <w:lang w:val="it-IT"/>
        </w:rPr>
        <w:t xml:space="preserve"> </w:t>
      </w:r>
      <w:r w:rsidRPr="0082579D">
        <w:rPr>
          <w:b/>
          <w:bCs/>
          <w:lang w:val="it-IT"/>
        </w:rPr>
        <w:t>F:</w:t>
      </w:r>
      <w:r w:rsidRPr="00E475D9">
        <w:rPr>
          <w:lang w:val="it-IT"/>
        </w:rPr>
        <w:t xml:space="preserve"> </w:t>
      </w:r>
      <w:r>
        <w:rPr>
          <w:lang w:val="it-IT"/>
        </w:rPr>
        <w:t>–</w:t>
      </w:r>
      <w:r w:rsidRPr="00E475D9">
        <w:rPr>
          <w:lang w:val="it-IT"/>
        </w:rPr>
        <w:t xml:space="preserve"> </w:t>
      </w:r>
      <w:r w:rsidRPr="00E475D9">
        <w:rPr>
          <w:b/>
          <w:bCs/>
          <w:lang w:val="it-IT"/>
        </w:rPr>
        <w:t>S:</w:t>
      </w:r>
      <w:r w:rsidRPr="00E475D9">
        <w:rPr>
          <w:i/>
          <w:iCs/>
          <w:lang w:val="it-IT"/>
        </w:rPr>
        <w:t xml:space="preserve"> yBer</w:t>
      </w:r>
      <w:r w:rsidRPr="00E475D9">
        <w:rPr>
          <w:lang w:val="it-IT"/>
        </w:rPr>
        <w:t xml:space="preserve"> 9:2, 14a (Kosovsky, </w:t>
      </w:r>
      <w:r w:rsidRPr="00E475D9">
        <w:rPr>
          <w:i/>
          <w:iCs/>
          <w:lang w:val="it-IT"/>
        </w:rPr>
        <w:t>Yerushalmi</w:t>
      </w:r>
      <w:r w:rsidRPr="00E475D9">
        <w:rPr>
          <w:lang w:val="it-IT"/>
        </w:rPr>
        <w:t xml:space="preserve">, 98) </w:t>
      </w:r>
      <w:r w:rsidRPr="00E475D9">
        <w:rPr>
          <w:b/>
          <w:bCs/>
          <w:lang w:val="it-IT"/>
        </w:rPr>
        <w:t xml:space="preserve">E: </w:t>
      </w:r>
      <w:r w:rsidRPr="00840B48">
        <w:rPr>
          <w:lang w:val="it-IT"/>
        </w:rPr>
        <w:t>–</w:t>
      </w:r>
      <w:r w:rsidRPr="00E475D9">
        <w:rPr>
          <w:b/>
          <w:bCs/>
          <w:lang w:val="it-IT"/>
        </w:rPr>
        <w:t xml:space="preserve"> D: </w:t>
      </w:r>
      <w:r w:rsidR="00434CE3">
        <w:rPr>
          <w:lang w:val="it-IT"/>
        </w:rPr>
        <w:t>Pre-400</w:t>
      </w:r>
      <w:r w:rsidR="00434CE3">
        <w:rPr>
          <w:rStyle w:val="FootnoteReference"/>
          <w:lang w:val="it-IT"/>
        </w:rPr>
        <w:footnoteReference w:id="777"/>
      </w:r>
    </w:p>
    <w:p w14:paraId="06D052DE" w14:textId="77777777" w:rsidR="00BD0433" w:rsidRPr="00292BC4" w:rsidRDefault="00BD0433" w:rsidP="001740CC">
      <w:pPr>
        <w:numPr>
          <w:ilvl w:val="0"/>
          <w:numId w:val="129"/>
        </w:numPr>
        <w:bidi w:val="0"/>
        <w:rPr>
          <w:lang w:val="it-IT"/>
        </w:rPr>
      </w:pPr>
      <w:r w:rsidRPr="00292BC4">
        <w:rPr>
          <w:b/>
          <w:bCs/>
          <w:lang w:val="it-IT"/>
        </w:rPr>
        <w:t xml:space="preserve">O: </w:t>
      </w:r>
      <w:r w:rsidRPr="00840B48">
        <w:rPr>
          <w:lang w:val="it-IT"/>
        </w:rPr>
        <w:t>–</w:t>
      </w:r>
      <w:r w:rsidRPr="00292BC4">
        <w:rPr>
          <w:b/>
          <w:bCs/>
          <w:lang w:val="it-IT"/>
        </w:rPr>
        <w:t xml:space="preserve"> Ds:</w:t>
      </w:r>
      <w:r w:rsidRPr="00292BC4">
        <w:rPr>
          <w:lang w:val="it-IT"/>
        </w:rPr>
        <w:t xml:space="preserve"> Of En-Tena</w:t>
      </w:r>
      <w:r w:rsidRPr="00027DDA">
        <w:rPr>
          <w:rStyle w:val="FootnoteReference"/>
          <w:lang w:val="en-GB"/>
        </w:rPr>
        <w:footnoteReference w:id="778"/>
      </w:r>
      <w:r w:rsidRPr="00292BC4">
        <w:rPr>
          <w:lang w:val="it-IT"/>
        </w:rPr>
        <w:t xml:space="preserve"> </w:t>
      </w:r>
      <w:r w:rsidRPr="00292BC4">
        <w:rPr>
          <w:b/>
          <w:bCs/>
          <w:lang w:val="it-IT"/>
        </w:rPr>
        <w:t>F:</w:t>
      </w:r>
      <w:r w:rsidRPr="00292BC4">
        <w:rPr>
          <w:lang w:val="it-IT"/>
        </w:rPr>
        <w:t xml:space="preserve"> </w:t>
      </w:r>
      <w:r>
        <w:rPr>
          <w:lang w:val="it-IT"/>
        </w:rPr>
        <w:t>–</w:t>
      </w:r>
      <w:r w:rsidRPr="00292BC4">
        <w:rPr>
          <w:lang w:val="it-IT"/>
        </w:rPr>
        <w:t xml:space="preserve"> </w:t>
      </w:r>
      <w:r w:rsidRPr="00292BC4">
        <w:rPr>
          <w:b/>
          <w:bCs/>
          <w:lang w:val="it-IT"/>
        </w:rPr>
        <w:t>S:</w:t>
      </w:r>
      <w:r w:rsidRPr="00292BC4">
        <w:rPr>
          <w:i/>
          <w:iCs/>
          <w:lang w:val="it-IT"/>
        </w:rPr>
        <w:t xml:space="preserve"> yPea</w:t>
      </w:r>
      <w:r w:rsidRPr="00292BC4">
        <w:rPr>
          <w:lang w:val="it-IT"/>
        </w:rPr>
        <w:t xml:space="preserve"> 1:1, 16b (Kosovsky, </w:t>
      </w:r>
      <w:r w:rsidRPr="00292BC4">
        <w:rPr>
          <w:i/>
          <w:iCs/>
          <w:lang w:val="it-IT"/>
        </w:rPr>
        <w:t>Yerushalmi</w:t>
      </w:r>
      <w:r w:rsidRPr="00292BC4">
        <w:rPr>
          <w:lang w:val="it-IT"/>
        </w:rPr>
        <w:t xml:space="preserve">, 274) </w:t>
      </w:r>
      <w:r w:rsidRPr="00292BC4">
        <w:rPr>
          <w:b/>
          <w:bCs/>
          <w:lang w:val="it-IT"/>
        </w:rPr>
        <w:t xml:space="preserve">E: </w:t>
      </w:r>
      <w:r w:rsidRPr="00840B48">
        <w:rPr>
          <w:lang w:val="it-IT"/>
        </w:rPr>
        <w:t>–</w:t>
      </w:r>
      <w:r w:rsidRPr="00292BC4">
        <w:rPr>
          <w:b/>
          <w:bCs/>
          <w:lang w:val="it-IT"/>
        </w:rPr>
        <w:t xml:space="preserve"> D: </w:t>
      </w:r>
      <w:r w:rsidR="00434CE3">
        <w:rPr>
          <w:lang w:val="it-IT"/>
        </w:rPr>
        <w:t>4</w:t>
      </w:r>
      <w:r w:rsidR="00434CE3" w:rsidRPr="00434CE3">
        <w:rPr>
          <w:vertAlign w:val="superscript"/>
          <w:lang w:val="it-IT"/>
        </w:rPr>
        <w:t>th</w:t>
      </w:r>
      <w:r w:rsidR="00434CE3">
        <w:rPr>
          <w:lang w:val="it-IT"/>
        </w:rPr>
        <w:t xml:space="preserve"> C</w:t>
      </w:r>
      <w:r w:rsidR="00434CE3">
        <w:rPr>
          <w:rStyle w:val="FootnoteReference"/>
          <w:lang w:val="it-IT"/>
        </w:rPr>
        <w:footnoteReference w:id="779"/>
      </w:r>
    </w:p>
    <w:p w14:paraId="0107B025" w14:textId="77777777" w:rsidR="00BD0433" w:rsidRDefault="00BD0433" w:rsidP="001740CC">
      <w:pPr>
        <w:numPr>
          <w:ilvl w:val="0"/>
          <w:numId w:val="129"/>
        </w:numPr>
        <w:bidi w:val="0"/>
      </w:pPr>
      <w:r w:rsidRPr="008913A7">
        <w:rPr>
          <w:b/>
          <w:bCs/>
          <w:lang w:val="en-GB"/>
        </w:rPr>
        <w:t xml:space="preserve">O: </w:t>
      </w:r>
      <w:r w:rsidRPr="00840B48">
        <w:rPr>
          <w:lang w:val="en-GB"/>
        </w:rPr>
        <w:t>–</w:t>
      </w:r>
      <w:r w:rsidRPr="008913A7">
        <w:rPr>
          <w:b/>
          <w:bCs/>
          <w:lang w:val="en-GB"/>
        </w:rPr>
        <w:t xml:space="preserve"> Ds:</w:t>
      </w:r>
      <w:r w:rsidRPr="008913A7">
        <w:rPr>
          <w:lang w:val="en-GB"/>
        </w:rPr>
        <w:t xml:space="preserve"> </w:t>
      </w:r>
      <w:r>
        <w:rPr>
          <w:lang w:val="en-GB"/>
        </w:rPr>
        <w:t>Hillel (6</w:t>
      </w:r>
      <w:r w:rsidRPr="00F9360A">
        <w:rPr>
          <w:lang w:val="en-GB"/>
        </w:rPr>
        <w:t>)’s son</w:t>
      </w:r>
      <w:r w:rsidRPr="008913A7">
        <w:rPr>
          <w:lang w:val="en-GB"/>
        </w:rPr>
        <w:t xml:space="preserve"> </w:t>
      </w:r>
      <w:r w:rsidRPr="008913A7">
        <w:rPr>
          <w:b/>
          <w:bCs/>
          <w:lang w:val="en-GB"/>
        </w:rPr>
        <w:t>F</w:t>
      </w:r>
      <w:r>
        <w:rPr>
          <w:b/>
          <w:bCs/>
          <w:lang w:val="en-GB"/>
        </w:rPr>
        <w:t xml:space="preserve">: </w:t>
      </w:r>
      <w:r w:rsidRPr="00840B48">
        <w:rPr>
          <w:lang w:val="en-GB"/>
        </w:rPr>
        <w:t>–</w:t>
      </w:r>
      <w:r w:rsidRPr="00C60C94">
        <w:rPr>
          <w:lang w:val="en-GB"/>
        </w:rPr>
        <w:t xml:space="preserve"> </w:t>
      </w:r>
      <w:r w:rsidRPr="00C60C94">
        <w:rPr>
          <w:b/>
          <w:bCs/>
          <w:lang w:val="en-GB"/>
        </w:rPr>
        <w:t>S</w:t>
      </w:r>
      <w:r w:rsidRPr="001E3C7A">
        <w:rPr>
          <w:b/>
          <w:bCs/>
          <w:lang w:val="en-GB"/>
        </w:rPr>
        <w:t>:</w:t>
      </w:r>
      <w:r w:rsidRPr="001E3C7A">
        <w:rPr>
          <w:i/>
          <w:iCs/>
          <w:lang w:val="en-GB"/>
        </w:rPr>
        <w:t xml:space="preserve"> </w:t>
      </w:r>
      <w:r w:rsidRPr="00AD4AD1">
        <w:rPr>
          <w:i/>
          <w:iCs/>
          <w:lang w:val="en-GB"/>
        </w:rPr>
        <w:t>y</w:t>
      </w:r>
      <w:r>
        <w:rPr>
          <w:i/>
          <w:iCs/>
          <w:lang w:val="en-GB"/>
        </w:rPr>
        <w:t xml:space="preserve">Kil </w:t>
      </w:r>
      <w:r>
        <w:rPr>
          <w:lang w:val="en-GB"/>
        </w:rPr>
        <w:t>7:5</w:t>
      </w:r>
      <w:r w:rsidRPr="00AD4AD1">
        <w:rPr>
          <w:lang w:val="en-GB"/>
        </w:rPr>
        <w:t xml:space="preserve">, </w:t>
      </w:r>
      <w:r>
        <w:rPr>
          <w:lang w:val="en-GB"/>
        </w:rPr>
        <w:t>31a (</w:t>
      </w:r>
      <w:r>
        <w:t xml:space="preserve">Kosovsky, </w:t>
      </w:r>
      <w:r>
        <w:rPr>
          <w:i/>
          <w:iCs/>
        </w:rPr>
        <w:t>Yerushalmi</w:t>
      </w:r>
      <w:r>
        <w:t xml:space="preserve">, 204) </w:t>
      </w:r>
      <w:r w:rsidRPr="00AD4AD1">
        <w:rPr>
          <w:b/>
          <w:bCs/>
          <w:lang w:val="en-GB"/>
        </w:rPr>
        <w:t xml:space="preserve">E: </w:t>
      </w:r>
      <w:r w:rsidRPr="00840B48">
        <w:rPr>
          <w:lang w:val="en-GB"/>
        </w:rPr>
        <w:t>–</w:t>
      </w:r>
      <w:r w:rsidRPr="00AD4AD1">
        <w:rPr>
          <w:b/>
          <w:bCs/>
          <w:lang w:val="en-GB"/>
        </w:rPr>
        <w:t xml:space="preserve"> D: </w:t>
      </w:r>
      <w:r w:rsidR="00434CE3">
        <w:t>4</w:t>
      </w:r>
      <w:r w:rsidR="00434CE3" w:rsidRPr="00F2706C">
        <w:rPr>
          <w:vertAlign w:val="superscript"/>
        </w:rPr>
        <w:t>th</w:t>
      </w:r>
      <w:r w:rsidR="00434CE3">
        <w:t xml:space="preserve"> C</w:t>
      </w:r>
      <w:r w:rsidR="00434CE3">
        <w:rPr>
          <w:rStyle w:val="FootnoteReference"/>
        </w:rPr>
        <w:footnoteReference w:id="780"/>
      </w:r>
    </w:p>
    <w:p w14:paraId="1EFD3656" w14:textId="77777777" w:rsidR="00BD0433" w:rsidRDefault="00BD0433" w:rsidP="001740CC">
      <w:pPr>
        <w:numPr>
          <w:ilvl w:val="0"/>
          <w:numId w:val="129"/>
        </w:numPr>
        <w:bidi w:val="0"/>
      </w:pPr>
      <w:r w:rsidRPr="000858CA">
        <w:rPr>
          <w:b/>
          <w:bCs/>
          <w:lang w:val="en-GB"/>
        </w:rPr>
        <w:t xml:space="preserve">O: </w:t>
      </w:r>
      <w:r w:rsidRPr="00840B48">
        <w:rPr>
          <w:lang w:val="en-GB"/>
        </w:rPr>
        <w:t>–</w:t>
      </w:r>
      <w:r w:rsidRPr="000858CA">
        <w:rPr>
          <w:b/>
          <w:bCs/>
          <w:lang w:val="en-GB"/>
        </w:rPr>
        <w:t xml:space="preserve"> Ds:</w:t>
      </w:r>
      <w:r w:rsidRPr="000858CA">
        <w:rPr>
          <w:lang w:val="en-GB"/>
        </w:rPr>
        <w:t xml:space="preserve"> Of </w:t>
      </w:r>
      <w:r>
        <w:rPr>
          <w:lang w:val="it-IT"/>
        </w:rPr>
        <w:t>Sepphoris</w:t>
      </w:r>
      <w:r>
        <w:rPr>
          <w:rStyle w:val="FootnoteReference"/>
          <w:lang w:val="en-GB"/>
        </w:rPr>
        <w:footnoteReference w:id="781"/>
      </w:r>
      <w:r w:rsidRPr="000858CA">
        <w:rPr>
          <w:lang w:val="en-GB"/>
        </w:rPr>
        <w:t xml:space="preserve"> </w:t>
      </w:r>
      <w:r w:rsidRPr="000858CA">
        <w:rPr>
          <w:b/>
          <w:bCs/>
          <w:lang w:val="en-GB"/>
        </w:rPr>
        <w:t>F:</w:t>
      </w:r>
      <w:r w:rsidRPr="000858CA">
        <w:rPr>
          <w:lang w:val="en-GB"/>
        </w:rPr>
        <w:t xml:space="preserve"> </w:t>
      </w:r>
      <w:r w:rsidRPr="00840B48">
        <w:rPr>
          <w:lang w:val="en-GB"/>
        </w:rPr>
        <w:t>–</w:t>
      </w:r>
      <w:r w:rsidRPr="00C60C94">
        <w:rPr>
          <w:lang w:val="en-GB"/>
        </w:rPr>
        <w:t xml:space="preserve"> </w:t>
      </w:r>
      <w:r w:rsidRPr="00C60C94">
        <w:rPr>
          <w:b/>
          <w:bCs/>
          <w:lang w:val="en-GB"/>
        </w:rPr>
        <w:t>S</w:t>
      </w:r>
      <w:r w:rsidRPr="001E3C7A">
        <w:rPr>
          <w:b/>
          <w:bCs/>
          <w:lang w:val="en-GB"/>
        </w:rPr>
        <w:t>:</w:t>
      </w:r>
      <w:r w:rsidRPr="001E3C7A">
        <w:rPr>
          <w:i/>
          <w:iCs/>
          <w:lang w:val="en-GB"/>
        </w:rPr>
        <w:t xml:space="preserve"> </w:t>
      </w:r>
      <w:r w:rsidRPr="00AD4AD1">
        <w:rPr>
          <w:i/>
          <w:iCs/>
          <w:lang w:val="en-GB"/>
        </w:rPr>
        <w:t>y</w:t>
      </w:r>
      <w:r>
        <w:rPr>
          <w:i/>
          <w:iCs/>
          <w:lang w:val="en-GB"/>
        </w:rPr>
        <w:t xml:space="preserve">Kil </w:t>
      </w:r>
      <w:r>
        <w:rPr>
          <w:lang w:val="en-GB"/>
        </w:rPr>
        <w:t>9:3</w:t>
      </w:r>
      <w:r w:rsidRPr="00AD4AD1">
        <w:rPr>
          <w:lang w:val="en-GB"/>
        </w:rPr>
        <w:t xml:space="preserve">, </w:t>
      </w:r>
      <w:r>
        <w:rPr>
          <w:lang w:val="en-GB"/>
        </w:rPr>
        <w:t>32a (</w:t>
      </w:r>
      <w:r>
        <w:t xml:space="preserve">Kosovsky, </w:t>
      </w:r>
      <w:r>
        <w:rPr>
          <w:i/>
          <w:iCs/>
        </w:rPr>
        <w:t>Yerushalmi</w:t>
      </w:r>
      <w:r>
        <w:t xml:space="preserve">, 274-5) </w:t>
      </w:r>
      <w:r w:rsidRPr="00AD4AD1">
        <w:rPr>
          <w:b/>
          <w:bCs/>
          <w:lang w:val="en-GB"/>
        </w:rPr>
        <w:t xml:space="preserve">E: </w:t>
      </w:r>
      <w:r w:rsidRPr="00840B48">
        <w:rPr>
          <w:lang w:val="en-GB"/>
        </w:rPr>
        <w:t>–</w:t>
      </w:r>
      <w:r w:rsidRPr="00AD4AD1">
        <w:rPr>
          <w:b/>
          <w:bCs/>
          <w:lang w:val="en-GB"/>
        </w:rPr>
        <w:t xml:space="preserve"> D: </w:t>
      </w:r>
      <w:r w:rsidR="00EC727E">
        <w:rPr>
          <w:lang w:val="en-GB"/>
        </w:rPr>
        <w:t>4</w:t>
      </w:r>
      <w:r w:rsidR="00EC727E" w:rsidRPr="00EC727E">
        <w:rPr>
          <w:vertAlign w:val="superscript"/>
          <w:lang w:val="en-GB"/>
        </w:rPr>
        <w:t>th</w:t>
      </w:r>
      <w:r w:rsidR="00EC727E">
        <w:rPr>
          <w:lang w:val="en-GB"/>
        </w:rPr>
        <w:t xml:space="preserve"> C</w:t>
      </w:r>
      <w:r w:rsidR="00EC727E">
        <w:rPr>
          <w:rStyle w:val="FootnoteReference"/>
          <w:lang w:val="en-GB"/>
        </w:rPr>
        <w:footnoteReference w:id="782"/>
      </w:r>
    </w:p>
    <w:p w14:paraId="731A523D" w14:textId="77777777" w:rsidR="00BD0433" w:rsidRPr="008C402E" w:rsidRDefault="00BD0433" w:rsidP="001740CC">
      <w:pPr>
        <w:numPr>
          <w:ilvl w:val="0"/>
          <w:numId w:val="129"/>
        </w:numPr>
        <w:bidi w:val="0"/>
      </w:pPr>
      <w:r w:rsidRPr="008C402E">
        <w:rPr>
          <w:b/>
          <w:bCs/>
        </w:rPr>
        <w:t xml:space="preserve">O: </w:t>
      </w:r>
      <w:r w:rsidRPr="0038779C">
        <w:rPr>
          <w:rFonts w:cs="Times New Roman"/>
          <w:rtl/>
        </w:rPr>
        <w:t>חנינה</w:t>
      </w:r>
      <w:r>
        <w:rPr>
          <w:rStyle w:val="FootnoteReference"/>
          <w:lang w:val="it-IT"/>
        </w:rPr>
        <w:footnoteReference w:id="783"/>
      </w:r>
      <w:r>
        <w:rPr>
          <w:b/>
          <w:bCs/>
        </w:rPr>
        <w:t xml:space="preserve"> </w:t>
      </w:r>
      <w:r w:rsidRPr="008C402E">
        <w:rPr>
          <w:b/>
          <w:bCs/>
        </w:rPr>
        <w:t>Ds:</w:t>
      </w:r>
      <w:r w:rsidRPr="008C402E">
        <w:t xml:space="preserve"> Joseph (</w:t>
      </w:r>
      <w:r>
        <w:t>23</w:t>
      </w:r>
      <w:r w:rsidRPr="008C402E">
        <w:t>)</w:t>
      </w:r>
      <w:r>
        <w:t>’</w:t>
      </w:r>
      <w:r w:rsidRPr="008C402E">
        <w:t xml:space="preserve">s son </w:t>
      </w:r>
      <w:r w:rsidRPr="008C402E">
        <w:rPr>
          <w:b/>
          <w:bCs/>
        </w:rPr>
        <w:t>F:</w:t>
      </w:r>
      <w:r w:rsidRPr="008C402E">
        <w:t xml:space="preserve"> </w:t>
      </w:r>
      <w:r w:rsidRPr="00840B48">
        <w:rPr>
          <w:lang w:val="en-GB"/>
        </w:rPr>
        <w:t>–</w:t>
      </w:r>
      <w:r w:rsidRPr="008C402E">
        <w:t xml:space="preserve"> </w:t>
      </w:r>
      <w:r w:rsidRPr="008C402E">
        <w:rPr>
          <w:b/>
          <w:bCs/>
        </w:rPr>
        <w:t>S:</w:t>
      </w:r>
      <w:r w:rsidRPr="008C402E">
        <w:rPr>
          <w:i/>
          <w:iCs/>
        </w:rPr>
        <w:t xml:space="preserve"> yTer </w:t>
      </w:r>
      <w:r w:rsidRPr="008C402E">
        <w:t xml:space="preserve">4:3, 42d </w:t>
      </w:r>
      <w:r>
        <w:t>(</w:t>
      </w:r>
      <w:r w:rsidRPr="008C402E">
        <w:t xml:space="preserve">Kosovsky, </w:t>
      </w:r>
      <w:r w:rsidRPr="008C402E">
        <w:rPr>
          <w:i/>
          <w:iCs/>
        </w:rPr>
        <w:t>Yerushalmi</w:t>
      </w:r>
      <w:r w:rsidRPr="008C402E">
        <w:t xml:space="preserve">, 275) </w:t>
      </w:r>
      <w:r w:rsidRPr="008C402E">
        <w:rPr>
          <w:b/>
          <w:bCs/>
        </w:rPr>
        <w:t xml:space="preserve">E: </w:t>
      </w:r>
      <w:r w:rsidRPr="00840B48">
        <w:rPr>
          <w:lang w:val="en-GB"/>
        </w:rPr>
        <w:t>–</w:t>
      </w:r>
      <w:r w:rsidRPr="008C402E">
        <w:rPr>
          <w:b/>
          <w:bCs/>
        </w:rPr>
        <w:t xml:space="preserve"> D: </w:t>
      </w:r>
      <w:r w:rsidR="00EC727E">
        <w:rPr>
          <w:lang w:val="it-IT"/>
        </w:rPr>
        <w:t>Pre-400</w:t>
      </w:r>
      <w:r w:rsidR="00EC727E">
        <w:rPr>
          <w:rStyle w:val="FootnoteReference"/>
          <w:lang w:val="it-IT"/>
        </w:rPr>
        <w:footnoteReference w:id="784"/>
      </w:r>
    </w:p>
    <w:p w14:paraId="53D1E110" w14:textId="77777777" w:rsidR="00BD0433" w:rsidRDefault="00BD0433" w:rsidP="00802920">
      <w:pPr>
        <w:numPr>
          <w:ilvl w:val="0"/>
          <w:numId w:val="129"/>
        </w:numPr>
        <w:bidi w:val="0"/>
      </w:pPr>
      <w:r w:rsidRPr="0071772A">
        <w:rPr>
          <w:b/>
          <w:bCs/>
          <w:lang w:val="en-GB"/>
        </w:rPr>
        <w:t xml:space="preserve">O: </w:t>
      </w:r>
      <w:r w:rsidRPr="00840B48">
        <w:rPr>
          <w:lang w:val="en-GB"/>
        </w:rPr>
        <w:t>–</w:t>
      </w:r>
      <w:r w:rsidRPr="0071772A">
        <w:rPr>
          <w:b/>
          <w:bCs/>
          <w:lang w:val="en-GB"/>
        </w:rPr>
        <w:t xml:space="preserve"> Ds:</w:t>
      </w:r>
      <w:r w:rsidRPr="0071772A">
        <w:rPr>
          <w:lang w:val="en-GB"/>
        </w:rPr>
        <w:t xml:space="preserve"> </w:t>
      </w:r>
      <w:r w:rsidR="00802920">
        <w:rPr>
          <w:lang w:val="en-GB"/>
        </w:rPr>
        <w:t>Associate</w:t>
      </w:r>
      <w:r w:rsidR="00802920" w:rsidRPr="00027DDA">
        <w:rPr>
          <w:lang w:val="en-GB"/>
        </w:rPr>
        <w:t xml:space="preserve"> </w:t>
      </w:r>
      <w:r w:rsidRPr="00027DDA">
        <w:rPr>
          <w:lang w:val="en-GB"/>
        </w:rPr>
        <w:t xml:space="preserve">of the </w:t>
      </w:r>
      <w:r>
        <w:rPr>
          <w:lang w:val="en-GB"/>
        </w:rPr>
        <w:t>rabbis</w:t>
      </w:r>
      <w:r>
        <w:rPr>
          <w:rStyle w:val="FootnoteReference"/>
          <w:lang w:val="en-GB"/>
        </w:rPr>
        <w:footnoteReference w:id="785"/>
      </w:r>
      <w:r>
        <w:rPr>
          <w:lang w:val="en-GB"/>
        </w:rPr>
        <w:t xml:space="preserve"> </w:t>
      </w:r>
      <w:r w:rsidRPr="0071772A">
        <w:rPr>
          <w:b/>
          <w:bCs/>
          <w:lang w:val="en-GB"/>
        </w:rPr>
        <w:t>F:</w:t>
      </w:r>
      <w:r>
        <w:rPr>
          <w:lang w:val="en-GB"/>
        </w:rPr>
        <w:t xml:space="preserve"> </w:t>
      </w:r>
      <w:r w:rsidRPr="00840B48">
        <w:rPr>
          <w:lang w:val="en-GB"/>
        </w:rPr>
        <w:t>–</w:t>
      </w:r>
      <w:r w:rsidRPr="00C60C94">
        <w:rPr>
          <w:lang w:val="en-GB"/>
        </w:rPr>
        <w:t xml:space="preserve"> </w:t>
      </w:r>
      <w:r w:rsidRPr="00C60C94">
        <w:rPr>
          <w:b/>
          <w:bCs/>
          <w:lang w:val="en-GB"/>
        </w:rPr>
        <w:t>S</w:t>
      </w:r>
      <w:r w:rsidRPr="001E3C7A">
        <w:rPr>
          <w:b/>
          <w:bCs/>
          <w:lang w:val="en-GB"/>
        </w:rPr>
        <w:t>:</w:t>
      </w:r>
      <w:r w:rsidRPr="001E3C7A">
        <w:rPr>
          <w:i/>
          <w:iCs/>
          <w:lang w:val="en-GB"/>
        </w:rPr>
        <w:t xml:space="preserve"> </w:t>
      </w:r>
      <w:r w:rsidRPr="00AD4AD1">
        <w:rPr>
          <w:i/>
          <w:iCs/>
          <w:lang w:val="en-GB"/>
        </w:rPr>
        <w:t>y</w:t>
      </w:r>
      <w:r>
        <w:rPr>
          <w:i/>
          <w:iCs/>
          <w:lang w:val="en-GB"/>
        </w:rPr>
        <w:t xml:space="preserve">Ter </w:t>
      </w:r>
      <w:r w:rsidRPr="0004274E">
        <w:rPr>
          <w:lang w:val="en-GB"/>
        </w:rPr>
        <w:t>8:3, 45c</w:t>
      </w:r>
      <w:r>
        <w:rPr>
          <w:lang w:val="en-GB"/>
        </w:rPr>
        <w:t xml:space="preserve"> (</w:t>
      </w:r>
      <w:r>
        <w:t xml:space="preserve">Kosovsky, </w:t>
      </w:r>
      <w:r>
        <w:rPr>
          <w:i/>
          <w:iCs/>
        </w:rPr>
        <w:t>Yerushalmi</w:t>
      </w:r>
      <w:r>
        <w:t xml:space="preserve">, 274) </w:t>
      </w:r>
      <w:r w:rsidRPr="00AD4AD1">
        <w:rPr>
          <w:b/>
          <w:bCs/>
          <w:lang w:val="en-GB"/>
        </w:rPr>
        <w:t xml:space="preserve">E: </w:t>
      </w:r>
      <w:r w:rsidRPr="00840B48">
        <w:rPr>
          <w:lang w:val="en-GB"/>
        </w:rPr>
        <w:t>–</w:t>
      </w:r>
      <w:r w:rsidRPr="00AD4AD1">
        <w:rPr>
          <w:b/>
          <w:bCs/>
          <w:lang w:val="en-GB"/>
        </w:rPr>
        <w:t xml:space="preserve"> D: </w:t>
      </w:r>
      <w:r w:rsidR="00832653">
        <w:rPr>
          <w:rFonts w:cs="Times New Roman"/>
          <w:lang w:val="en-GB"/>
        </w:rPr>
        <w:t>3</w:t>
      </w:r>
      <w:r w:rsidR="00832653" w:rsidRPr="002B189E">
        <w:rPr>
          <w:rFonts w:cs="Times New Roman"/>
          <w:vertAlign w:val="superscript"/>
          <w:lang w:val="en-GB"/>
        </w:rPr>
        <w:t>rd</w:t>
      </w:r>
      <w:r w:rsidR="00832653">
        <w:rPr>
          <w:rFonts w:cs="Times New Roman"/>
          <w:lang w:val="en-GB"/>
        </w:rPr>
        <w:t xml:space="preserve"> C</w:t>
      </w:r>
      <w:r w:rsidR="00832653">
        <w:rPr>
          <w:rStyle w:val="FootnoteReference"/>
          <w:rFonts w:cs="Times New Roman"/>
          <w:lang w:val="en-GB"/>
        </w:rPr>
        <w:footnoteReference w:id="786"/>
      </w:r>
    </w:p>
    <w:p w14:paraId="35B3FE73" w14:textId="77777777" w:rsidR="00BD0433" w:rsidRPr="00E475D9" w:rsidRDefault="00BD0433" w:rsidP="001740CC">
      <w:pPr>
        <w:numPr>
          <w:ilvl w:val="0"/>
          <w:numId w:val="129"/>
        </w:numPr>
        <w:bidi w:val="0"/>
        <w:rPr>
          <w:lang w:val="it-IT"/>
        </w:rPr>
      </w:pPr>
      <w:r w:rsidRPr="0082579D">
        <w:rPr>
          <w:b/>
          <w:bCs/>
          <w:lang w:val="it-IT"/>
        </w:rPr>
        <w:t xml:space="preserve">O: </w:t>
      </w:r>
      <w:r w:rsidRPr="0038779C">
        <w:rPr>
          <w:rFonts w:cs="Times New Roman"/>
          <w:rtl/>
        </w:rPr>
        <w:t>חנינה</w:t>
      </w:r>
      <w:r>
        <w:rPr>
          <w:rStyle w:val="FootnoteReference"/>
          <w:lang w:val="it-IT"/>
        </w:rPr>
        <w:footnoteReference w:id="787"/>
      </w:r>
      <w:r w:rsidRPr="00E475D9">
        <w:rPr>
          <w:lang w:val="it-IT"/>
        </w:rPr>
        <w:t xml:space="preserve"> </w:t>
      </w:r>
      <w:r w:rsidRPr="0082579D">
        <w:rPr>
          <w:b/>
          <w:bCs/>
          <w:lang w:val="it-IT"/>
        </w:rPr>
        <w:t>Ds:</w:t>
      </w:r>
      <w:r>
        <w:rPr>
          <w:lang w:val="it-IT"/>
        </w:rPr>
        <w:t xml:space="preserve"> Of Tira</w:t>
      </w:r>
      <w:r>
        <w:rPr>
          <w:rStyle w:val="FootnoteReference"/>
          <w:lang w:val="it-IT"/>
        </w:rPr>
        <w:footnoteReference w:id="788"/>
      </w:r>
      <w:r w:rsidRPr="0082579D">
        <w:rPr>
          <w:lang w:val="it-IT"/>
        </w:rPr>
        <w:t xml:space="preserve"> </w:t>
      </w:r>
      <w:r w:rsidRPr="0082579D">
        <w:rPr>
          <w:b/>
          <w:bCs/>
          <w:lang w:val="it-IT"/>
        </w:rPr>
        <w:t>F:</w:t>
      </w:r>
      <w:r w:rsidRPr="00E475D9">
        <w:rPr>
          <w:lang w:val="it-IT"/>
        </w:rPr>
        <w:t xml:space="preserve"> </w:t>
      </w:r>
      <w:r w:rsidRPr="00840B48">
        <w:rPr>
          <w:lang w:val="en-GB"/>
        </w:rPr>
        <w:t>–</w:t>
      </w:r>
      <w:r w:rsidRPr="00E475D9">
        <w:rPr>
          <w:lang w:val="it-IT"/>
        </w:rPr>
        <w:t xml:space="preserve"> </w:t>
      </w:r>
      <w:r w:rsidRPr="00E475D9">
        <w:rPr>
          <w:b/>
          <w:bCs/>
          <w:lang w:val="it-IT"/>
        </w:rPr>
        <w:t>S:</w:t>
      </w:r>
      <w:r w:rsidRPr="00E475D9">
        <w:rPr>
          <w:i/>
          <w:iCs/>
          <w:lang w:val="it-IT"/>
        </w:rPr>
        <w:t xml:space="preserve"> yTer </w:t>
      </w:r>
      <w:r w:rsidRPr="00E475D9">
        <w:rPr>
          <w:lang w:val="it-IT"/>
        </w:rPr>
        <w:t xml:space="preserve">10:6, 47b (Kosovsky, </w:t>
      </w:r>
      <w:r w:rsidRPr="00E475D9">
        <w:rPr>
          <w:i/>
          <w:iCs/>
          <w:lang w:val="it-IT"/>
        </w:rPr>
        <w:t>Yerushalmi</w:t>
      </w:r>
      <w:r w:rsidRPr="00E475D9">
        <w:rPr>
          <w:lang w:val="it-IT"/>
        </w:rPr>
        <w:t xml:space="preserve">, 275) </w:t>
      </w:r>
      <w:r w:rsidRPr="00E475D9">
        <w:rPr>
          <w:b/>
          <w:bCs/>
          <w:lang w:val="it-IT"/>
        </w:rPr>
        <w:t xml:space="preserve">E: </w:t>
      </w:r>
      <w:r w:rsidRPr="00840B48">
        <w:rPr>
          <w:lang w:val="en-GB"/>
        </w:rPr>
        <w:t>–</w:t>
      </w:r>
      <w:r w:rsidRPr="00E475D9">
        <w:rPr>
          <w:b/>
          <w:bCs/>
          <w:lang w:val="it-IT"/>
        </w:rPr>
        <w:t xml:space="preserve"> D: </w:t>
      </w:r>
      <w:r w:rsidR="00832653">
        <w:rPr>
          <w:lang w:val="it-IT"/>
        </w:rPr>
        <w:t>Pre-400</w:t>
      </w:r>
      <w:r w:rsidR="00832653">
        <w:rPr>
          <w:rStyle w:val="FootnoteReference"/>
          <w:lang w:val="it-IT"/>
        </w:rPr>
        <w:footnoteReference w:id="789"/>
      </w:r>
    </w:p>
    <w:p w14:paraId="5535613C" w14:textId="77777777" w:rsidR="00BD0433" w:rsidRPr="004C528F" w:rsidRDefault="00BD0433" w:rsidP="001740CC">
      <w:pPr>
        <w:numPr>
          <w:ilvl w:val="0"/>
          <w:numId w:val="129"/>
        </w:numPr>
        <w:bidi w:val="0"/>
      </w:pPr>
      <w:r w:rsidRPr="008C402E">
        <w:rPr>
          <w:b/>
          <w:bCs/>
          <w:lang w:val="en-GB"/>
        </w:rPr>
        <w:t xml:space="preserve">O: </w:t>
      </w:r>
      <w:r w:rsidRPr="00840B48">
        <w:rPr>
          <w:lang w:val="en-GB"/>
        </w:rPr>
        <w:t>–</w:t>
      </w:r>
      <w:r w:rsidRPr="008C402E">
        <w:rPr>
          <w:b/>
          <w:bCs/>
          <w:lang w:val="en-GB"/>
        </w:rPr>
        <w:t xml:space="preserve"> Ds:</w:t>
      </w:r>
      <w:r w:rsidRPr="008C402E">
        <w:rPr>
          <w:lang w:val="en-GB"/>
        </w:rPr>
        <w:t xml:space="preserve"> Akhbari </w:t>
      </w:r>
      <w:r w:rsidRPr="00CB646F">
        <w:rPr>
          <w:lang w:val="en-GB"/>
        </w:rPr>
        <w:t>(</w:t>
      </w:r>
      <w:r>
        <w:rPr>
          <w:lang w:val="en-GB"/>
        </w:rPr>
        <w:t>1</w:t>
      </w:r>
      <w:r w:rsidRPr="00CB646F">
        <w:rPr>
          <w:lang w:val="en-GB"/>
        </w:rPr>
        <w:t>)</w:t>
      </w:r>
      <w:r>
        <w:rPr>
          <w:lang w:val="en-GB"/>
        </w:rPr>
        <w:t>’</w:t>
      </w:r>
      <w:r w:rsidRPr="00CB646F">
        <w:rPr>
          <w:lang w:val="en-GB"/>
        </w:rPr>
        <w:t>s</w:t>
      </w:r>
      <w:r w:rsidRPr="008C402E">
        <w:rPr>
          <w:lang w:val="en-GB"/>
        </w:rPr>
        <w:t xml:space="preserve"> </w:t>
      </w:r>
      <w:r w:rsidRPr="00D168B3">
        <w:rPr>
          <w:lang w:val="en-GB"/>
        </w:rPr>
        <w:t>son</w:t>
      </w:r>
      <w:r w:rsidRPr="008C402E">
        <w:rPr>
          <w:lang w:val="en-GB"/>
        </w:rPr>
        <w:t xml:space="preserve"> </w:t>
      </w:r>
      <w:r w:rsidRPr="008C402E">
        <w:rPr>
          <w:b/>
          <w:bCs/>
          <w:lang w:val="en-GB"/>
        </w:rPr>
        <w:t>F:</w:t>
      </w:r>
      <w:r>
        <w:rPr>
          <w:b/>
          <w:bCs/>
          <w:lang w:val="en-GB"/>
        </w:rPr>
        <w:t xml:space="preserve"> </w:t>
      </w:r>
      <w:r w:rsidRPr="00840B48">
        <w:rPr>
          <w:lang w:val="en-GB"/>
        </w:rPr>
        <w:t>–</w:t>
      </w:r>
      <w:r w:rsidRPr="008C402E">
        <w:rPr>
          <w:lang w:val="en-GB"/>
        </w:rPr>
        <w:t xml:space="preserve"> </w:t>
      </w:r>
      <w:r w:rsidRPr="00C60C94">
        <w:rPr>
          <w:b/>
          <w:bCs/>
          <w:lang w:val="en-GB"/>
        </w:rPr>
        <w:t>S</w:t>
      </w:r>
      <w:r w:rsidRPr="001E3C7A">
        <w:rPr>
          <w:b/>
          <w:bCs/>
          <w:lang w:val="en-GB"/>
        </w:rPr>
        <w:t>:</w:t>
      </w:r>
      <w:r w:rsidRPr="001E3C7A">
        <w:rPr>
          <w:i/>
          <w:iCs/>
          <w:lang w:val="en-GB"/>
        </w:rPr>
        <w:t xml:space="preserve"> </w:t>
      </w:r>
      <w:r w:rsidRPr="00AD4AD1">
        <w:rPr>
          <w:i/>
          <w:iCs/>
          <w:lang w:val="en-GB"/>
        </w:rPr>
        <w:t>y</w:t>
      </w:r>
      <w:r>
        <w:rPr>
          <w:i/>
          <w:iCs/>
          <w:lang w:val="en-GB"/>
        </w:rPr>
        <w:t xml:space="preserve">Ter </w:t>
      </w:r>
      <w:r w:rsidRPr="00177E63">
        <w:rPr>
          <w:lang w:val="en-GB"/>
        </w:rPr>
        <w:t>11:5, 48b</w:t>
      </w:r>
      <w:r>
        <w:rPr>
          <w:lang w:val="en-GB"/>
        </w:rPr>
        <w:t xml:space="preserve"> (</w:t>
      </w:r>
      <w:r>
        <w:t xml:space="preserve">Kosovsky, </w:t>
      </w:r>
      <w:r>
        <w:rPr>
          <w:i/>
          <w:iCs/>
        </w:rPr>
        <w:t>Yerushalmi</w:t>
      </w:r>
      <w:r>
        <w:t xml:space="preserve">, 276) </w:t>
      </w:r>
      <w:r w:rsidRPr="00AD4AD1">
        <w:rPr>
          <w:b/>
          <w:bCs/>
          <w:lang w:val="en-GB"/>
        </w:rPr>
        <w:t xml:space="preserve">E: </w:t>
      </w:r>
      <w:r w:rsidRPr="00840B48">
        <w:rPr>
          <w:lang w:val="en-GB"/>
        </w:rPr>
        <w:t>–</w:t>
      </w:r>
      <w:r w:rsidRPr="00AD4AD1">
        <w:rPr>
          <w:b/>
          <w:bCs/>
          <w:lang w:val="en-GB"/>
        </w:rPr>
        <w:t xml:space="preserve"> D: </w:t>
      </w:r>
      <w:r w:rsidR="00832653">
        <w:rPr>
          <w:lang w:val="en-GB"/>
        </w:rPr>
        <w:t>3</w:t>
      </w:r>
      <w:r w:rsidR="00832653" w:rsidRPr="00832653">
        <w:rPr>
          <w:vertAlign w:val="superscript"/>
          <w:lang w:val="en-GB"/>
        </w:rPr>
        <w:t>rd</w:t>
      </w:r>
      <w:r w:rsidR="00832653">
        <w:rPr>
          <w:lang w:val="en-GB"/>
        </w:rPr>
        <w:t xml:space="preserve"> C</w:t>
      </w:r>
      <w:r w:rsidR="00832653">
        <w:rPr>
          <w:rStyle w:val="FootnoteReference"/>
          <w:lang w:val="en-GB"/>
        </w:rPr>
        <w:footnoteReference w:id="790"/>
      </w:r>
    </w:p>
    <w:p w14:paraId="7BE0245E" w14:textId="77777777" w:rsidR="00BD0433" w:rsidRPr="001F0F38" w:rsidRDefault="00BD0433" w:rsidP="005E1EB7">
      <w:pPr>
        <w:numPr>
          <w:ilvl w:val="0"/>
          <w:numId w:val="129"/>
        </w:numPr>
        <w:bidi w:val="0"/>
        <w:rPr>
          <w:lang w:val="en-GB"/>
        </w:rPr>
      </w:pPr>
      <w:r w:rsidRPr="001F0F38">
        <w:rPr>
          <w:b/>
          <w:bCs/>
          <w:lang w:val="en-GB"/>
        </w:rPr>
        <w:t xml:space="preserve">O: </w:t>
      </w:r>
      <w:r w:rsidRPr="00840B48">
        <w:rPr>
          <w:lang w:val="en-GB"/>
        </w:rPr>
        <w:t>–</w:t>
      </w:r>
      <w:r w:rsidRPr="001F0F38">
        <w:rPr>
          <w:b/>
          <w:bCs/>
          <w:lang w:val="en-GB"/>
        </w:rPr>
        <w:t xml:space="preserve"> Ds:</w:t>
      </w:r>
      <w:r w:rsidRPr="001F0F38">
        <w:rPr>
          <w:lang w:val="en-GB"/>
        </w:rPr>
        <w:t xml:space="preserve"> Samuel </w:t>
      </w:r>
      <w:r w:rsidRPr="007B40E1">
        <w:rPr>
          <w:lang w:val="en-GB"/>
        </w:rPr>
        <w:t>(16)</w:t>
      </w:r>
      <w:r>
        <w:rPr>
          <w:lang w:val="en-GB"/>
        </w:rPr>
        <w:t>’</w:t>
      </w:r>
      <w:r w:rsidRPr="001F0F38">
        <w:rPr>
          <w:lang w:val="en-GB"/>
        </w:rPr>
        <w:t xml:space="preserve">s son </w:t>
      </w:r>
      <w:r w:rsidRPr="001F0F38">
        <w:rPr>
          <w:b/>
          <w:bCs/>
          <w:lang w:val="en-GB"/>
        </w:rPr>
        <w:t>F:</w:t>
      </w:r>
      <w:r w:rsidRPr="001F0F38">
        <w:rPr>
          <w:lang w:val="en-GB"/>
        </w:rPr>
        <w:t xml:space="preserve"> </w:t>
      </w:r>
      <w:r>
        <w:rPr>
          <w:lang w:val="en-GB"/>
        </w:rPr>
        <w:t>–</w:t>
      </w:r>
      <w:r w:rsidRPr="001F0F38">
        <w:rPr>
          <w:lang w:val="en-GB"/>
        </w:rPr>
        <w:t xml:space="preserve"> </w:t>
      </w:r>
      <w:r w:rsidRPr="001F0F38">
        <w:rPr>
          <w:b/>
          <w:bCs/>
          <w:lang w:val="en-GB"/>
        </w:rPr>
        <w:t>S:</w:t>
      </w:r>
      <w:r w:rsidRPr="001F0F38">
        <w:rPr>
          <w:i/>
          <w:iCs/>
          <w:lang w:val="en-GB"/>
        </w:rPr>
        <w:t xml:space="preserve"> yShab </w:t>
      </w:r>
      <w:r w:rsidRPr="001F0F38">
        <w:rPr>
          <w:lang w:val="en-GB"/>
        </w:rPr>
        <w:t xml:space="preserve">1:1, 2d </w:t>
      </w:r>
      <w:r>
        <w:rPr>
          <w:lang w:val="en-GB"/>
        </w:rPr>
        <w:t>(</w:t>
      </w:r>
      <w:r w:rsidRPr="001F0F38">
        <w:rPr>
          <w:lang w:val="en-GB"/>
        </w:rPr>
        <w:t xml:space="preserve">Kosovsky, </w:t>
      </w:r>
      <w:r w:rsidRPr="001F0F38">
        <w:rPr>
          <w:i/>
          <w:iCs/>
          <w:lang w:val="en-GB"/>
        </w:rPr>
        <w:t>Yerushalmi</w:t>
      </w:r>
      <w:r w:rsidRPr="001F0F38">
        <w:rPr>
          <w:lang w:val="en-GB"/>
        </w:rPr>
        <w:t xml:space="preserve">, 276) </w:t>
      </w:r>
      <w:r w:rsidRPr="001F0F38">
        <w:rPr>
          <w:b/>
          <w:bCs/>
          <w:lang w:val="en-GB"/>
        </w:rPr>
        <w:t xml:space="preserve">E: </w:t>
      </w:r>
      <w:r w:rsidRPr="00840B48">
        <w:rPr>
          <w:lang w:val="en-GB"/>
        </w:rPr>
        <w:t>–</w:t>
      </w:r>
      <w:r w:rsidRPr="001F0F38">
        <w:rPr>
          <w:b/>
          <w:bCs/>
          <w:lang w:val="en-GB"/>
        </w:rPr>
        <w:t xml:space="preserve"> D: </w:t>
      </w:r>
      <w:r w:rsidR="00832653">
        <w:rPr>
          <w:lang w:val="en-GB"/>
        </w:rPr>
        <w:t>3</w:t>
      </w:r>
      <w:r w:rsidR="00832653" w:rsidRPr="00832653">
        <w:rPr>
          <w:vertAlign w:val="superscript"/>
          <w:lang w:val="en-GB"/>
        </w:rPr>
        <w:t>rd</w:t>
      </w:r>
      <w:r w:rsidR="00832653">
        <w:rPr>
          <w:lang w:val="en-GB"/>
        </w:rPr>
        <w:t xml:space="preserve"> C</w:t>
      </w:r>
      <w:r w:rsidR="005E1EB7" w:rsidRPr="00A561B9">
        <w:rPr>
          <w:rStyle w:val="FootnoteReference"/>
          <w:rFonts w:cs="Times New Roman"/>
          <w:rtl/>
        </w:rPr>
        <w:footnoteReference w:id="791"/>
      </w:r>
    </w:p>
    <w:p w14:paraId="60E027BA" w14:textId="77777777" w:rsidR="00BD0433" w:rsidRPr="006F411A" w:rsidRDefault="00BD0433" w:rsidP="001740CC">
      <w:pPr>
        <w:numPr>
          <w:ilvl w:val="0"/>
          <w:numId w:val="129"/>
        </w:numPr>
        <w:bidi w:val="0"/>
        <w:rPr>
          <w:lang w:val="en-GB"/>
        </w:rPr>
      </w:pPr>
      <w:r w:rsidRPr="005E436F">
        <w:rPr>
          <w:b/>
          <w:bCs/>
          <w:lang w:val="en-GB"/>
        </w:rPr>
        <w:t xml:space="preserve">O: </w:t>
      </w:r>
      <w:r w:rsidRPr="00C75D9D">
        <w:rPr>
          <w:b/>
        </w:rPr>
        <w:t>–</w:t>
      </w:r>
      <w:r w:rsidRPr="005E436F">
        <w:rPr>
          <w:b/>
          <w:bCs/>
          <w:lang w:val="en-GB"/>
        </w:rPr>
        <w:t xml:space="preserve"> Ds: </w:t>
      </w:r>
      <w:r w:rsidRPr="005E436F">
        <w:rPr>
          <w:rFonts w:cs="David"/>
        </w:rPr>
        <w:t>Hoshaiah</w:t>
      </w:r>
      <w:r>
        <w:rPr>
          <w:lang w:val="en-GB"/>
        </w:rPr>
        <w:t xml:space="preserve"> (2</w:t>
      </w:r>
      <w:r w:rsidRPr="005E436F">
        <w:rPr>
          <w:lang w:val="en-GB"/>
        </w:rPr>
        <w:t>)’s</w:t>
      </w:r>
      <w:r w:rsidRPr="005E436F">
        <w:rPr>
          <w:b/>
          <w:bCs/>
          <w:lang w:val="en-GB"/>
        </w:rPr>
        <w:t xml:space="preserve"> </w:t>
      </w:r>
      <w:r w:rsidRPr="005E436F">
        <w:rPr>
          <w:lang w:val="en-GB"/>
        </w:rPr>
        <w:t xml:space="preserve">nephew </w:t>
      </w:r>
      <w:r w:rsidRPr="005E436F">
        <w:rPr>
          <w:b/>
          <w:bCs/>
          <w:lang w:val="en-GB"/>
        </w:rPr>
        <w:t>F:</w:t>
      </w:r>
      <w:r w:rsidRPr="005E436F">
        <w:rPr>
          <w:lang w:val="en-GB"/>
        </w:rPr>
        <w:t xml:space="preserve"> </w:t>
      </w:r>
      <w:r w:rsidRPr="00C75D9D">
        <w:rPr>
          <w:b/>
        </w:rPr>
        <w:t>–</w:t>
      </w:r>
      <w:r w:rsidRPr="005E436F">
        <w:rPr>
          <w:lang w:val="en-GB"/>
        </w:rPr>
        <w:t xml:space="preserve"> </w:t>
      </w:r>
      <w:r w:rsidRPr="005E436F">
        <w:rPr>
          <w:b/>
          <w:bCs/>
          <w:lang w:val="en-GB"/>
        </w:rPr>
        <w:t>S:</w:t>
      </w:r>
      <w:r w:rsidRPr="005E436F">
        <w:rPr>
          <w:i/>
          <w:iCs/>
          <w:lang w:val="en-GB"/>
        </w:rPr>
        <w:t xml:space="preserve"> yShab </w:t>
      </w:r>
      <w:r w:rsidRPr="005E436F">
        <w:rPr>
          <w:lang w:val="en-GB"/>
        </w:rPr>
        <w:t>1:2, 3a (Kosovsky,</w:t>
      </w:r>
      <w:r w:rsidRPr="001F0F38">
        <w:rPr>
          <w:lang w:val="en-GB"/>
        </w:rPr>
        <w:t xml:space="preserve"> </w:t>
      </w:r>
      <w:r w:rsidRPr="001F0F38">
        <w:rPr>
          <w:i/>
          <w:iCs/>
          <w:lang w:val="en-GB"/>
        </w:rPr>
        <w:t>Yerushalmi</w:t>
      </w:r>
      <w:r w:rsidRPr="001F0F38">
        <w:rPr>
          <w:lang w:val="en-GB"/>
        </w:rPr>
        <w:t xml:space="preserve">, </w:t>
      </w:r>
      <w:r>
        <w:rPr>
          <w:lang w:val="en-GB"/>
        </w:rPr>
        <w:t>70</w:t>
      </w:r>
      <w:r w:rsidRPr="001F0F38">
        <w:rPr>
          <w:lang w:val="en-GB"/>
        </w:rPr>
        <w:t xml:space="preserve">) </w:t>
      </w:r>
      <w:r w:rsidRPr="001F0F38">
        <w:rPr>
          <w:b/>
          <w:bCs/>
          <w:lang w:val="en-GB"/>
        </w:rPr>
        <w:t xml:space="preserve">E: </w:t>
      </w:r>
      <w:r w:rsidRPr="003658E0">
        <w:rPr>
          <w:bCs/>
        </w:rPr>
        <w:t>–</w:t>
      </w:r>
      <w:r w:rsidRPr="001F0F38">
        <w:rPr>
          <w:b/>
          <w:bCs/>
          <w:lang w:val="en-GB"/>
        </w:rPr>
        <w:t xml:space="preserve"> D: </w:t>
      </w:r>
      <w:r w:rsidR="00832653">
        <w:rPr>
          <w:rFonts w:cs="Times New Roman"/>
          <w:lang w:val="en-GB"/>
        </w:rPr>
        <w:t>3</w:t>
      </w:r>
      <w:r w:rsidR="00832653" w:rsidRPr="00EF7272">
        <w:rPr>
          <w:rFonts w:cs="Times New Roman"/>
          <w:vertAlign w:val="superscript"/>
          <w:lang w:val="en-GB"/>
        </w:rPr>
        <w:t>rd</w:t>
      </w:r>
      <w:r w:rsidR="00832653">
        <w:rPr>
          <w:rFonts w:cs="Times New Roman"/>
          <w:lang w:val="en-GB"/>
        </w:rPr>
        <w:t xml:space="preserve"> C</w:t>
      </w:r>
      <w:r w:rsidR="00832653">
        <w:rPr>
          <w:rStyle w:val="FootnoteReference"/>
          <w:rFonts w:cs="Times New Roman"/>
          <w:lang w:val="en-GB"/>
        </w:rPr>
        <w:footnoteReference w:id="792"/>
      </w:r>
    </w:p>
    <w:p w14:paraId="1260F4E6" w14:textId="77777777" w:rsidR="00BD0433" w:rsidRDefault="00BD0433" w:rsidP="001740CC">
      <w:pPr>
        <w:numPr>
          <w:ilvl w:val="0"/>
          <w:numId w:val="129"/>
        </w:numPr>
        <w:bidi w:val="0"/>
      </w:pPr>
      <w:r w:rsidRPr="007968A5">
        <w:rPr>
          <w:b/>
          <w:bCs/>
          <w:lang w:val="en-GB"/>
        </w:rPr>
        <w:t xml:space="preserve">O: </w:t>
      </w:r>
      <w:r w:rsidRPr="00840B48">
        <w:rPr>
          <w:lang w:val="en-GB"/>
        </w:rPr>
        <w:t>–</w:t>
      </w:r>
      <w:r w:rsidRPr="007968A5">
        <w:rPr>
          <w:b/>
          <w:bCs/>
          <w:lang w:val="en-GB"/>
        </w:rPr>
        <w:t xml:space="preserve"> Ds:</w:t>
      </w:r>
      <w:r w:rsidRPr="007968A5">
        <w:rPr>
          <w:lang w:val="en-GB"/>
        </w:rPr>
        <w:t xml:space="preserve"> Eleazar </w:t>
      </w:r>
      <w:r w:rsidRPr="00CB646F">
        <w:rPr>
          <w:lang w:val="en-GB"/>
        </w:rPr>
        <w:t>(</w:t>
      </w:r>
      <w:r>
        <w:rPr>
          <w:lang w:val="en-GB"/>
        </w:rPr>
        <w:t>14</w:t>
      </w:r>
      <w:r w:rsidRPr="00CB646F">
        <w:rPr>
          <w:lang w:val="en-GB"/>
        </w:rPr>
        <w:t>)</w:t>
      </w:r>
      <w:r>
        <w:rPr>
          <w:lang w:val="en-GB"/>
        </w:rPr>
        <w:t>’</w:t>
      </w:r>
      <w:r w:rsidRPr="00CB646F">
        <w:rPr>
          <w:lang w:val="en-GB"/>
        </w:rPr>
        <w:t>s father</w:t>
      </w:r>
      <w:r w:rsidR="00BF2BAC">
        <w:rPr>
          <w:rStyle w:val="FootnoteReference"/>
        </w:rPr>
        <w:footnoteReference w:id="793"/>
      </w:r>
      <w:r w:rsidR="00BF2BAC">
        <w:t xml:space="preserve"> </w:t>
      </w:r>
      <w:r w:rsidRPr="007968A5">
        <w:rPr>
          <w:lang w:val="en-GB"/>
        </w:rPr>
        <w:t xml:space="preserve"> </w:t>
      </w:r>
      <w:r w:rsidRPr="007968A5">
        <w:rPr>
          <w:b/>
          <w:bCs/>
          <w:lang w:val="en-GB"/>
        </w:rPr>
        <w:t>F:</w:t>
      </w:r>
      <w:r w:rsidRPr="007968A5">
        <w:rPr>
          <w:lang w:val="en-GB"/>
        </w:rPr>
        <w:t xml:space="preserve"> </w:t>
      </w:r>
      <w:r w:rsidRPr="00840B48">
        <w:rPr>
          <w:lang w:val="en-GB"/>
        </w:rPr>
        <w:t>–</w:t>
      </w:r>
      <w:r w:rsidRPr="00C60C94">
        <w:rPr>
          <w:lang w:val="en-GB"/>
        </w:rPr>
        <w:t xml:space="preserve"> </w:t>
      </w:r>
      <w:r w:rsidRPr="00C60C94">
        <w:rPr>
          <w:b/>
          <w:bCs/>
          <w:lang w:val="en-GB"/>
        </w:rPr>
        <w:t>S</w:t>
      </w:r>
      <w:r w:rsidRPr="001E3C7A">
        <w:rPr>
          <w:b/>
          <w:bCs/>
          <w:lang w:val="en-GB"/>
        </w:rPr>
        <w:t>:</w:t>
      </w:r>
      <w:r w:rsidRPr="001E3C7A">
        <w:rPr>
          <w:i/>
          <w:iCs/>
          <w:lang w:val="en-GB"/>
        </w:rPr>
        <w:t xml:space="preserve"> </w:t>
      </w:r>
      <w:r w:rsidRPr="00AD4AD1">
        <w:rPr>
          <w:i/>
          <w:iCs/>
          <w:lang w:val="en-GB"/>
        </w:rPr>
        <w:t>y</w:t>
      </w:r>
      <w:r>
        <w:rPr>
          <w:i/>
          <w:iCs/>
          <w:lang w:val="en-GB"/>
        </w:rPr>
        <w:t xml:space="preserve">Shab </w:t>
      </w:r>
      <w:r>
        <w:rPr>
          <w:lang w:val="en-GB"/>
        </w:rPr>
        <w:t>3</w:t>
      </w:r>
      <w:r w:rsidRPr="00F14E20">
        <w:rPr>
          <w:lang w:val="en-GB"/>
        </w:rPr>
        <w:t>:</w:t>
      </w:r>
      <w:r>
        <w:rPr>
          <w:lang w:val="en-GB"/>
        </w:rPr>
        <w:t>7</w:t>
      </w:r>
      <w:r w:rsidRPr="00F14E20">
        <w:rPr>
          <w:lang w:val="en-GB"/>
        </w:rPr>
        <w:t xml:space="preserve">, </w:t>
      </w:r>
      <w:r>
        <w:rPr>
          <w:lang w:val="en-GB"/>
        </w:rPr>
        <w:t>6c (</w:t>
      </w:r>
      <w:r>
        <w:t xml:space="preserve">Kosovsky, </w:t>
      </w:r>
      <w:r>
        <w:rPr>
          <w:i/>
          <w:iCs/>
        </w:rPr>
        <w:t>Yerushalmi</w:t>
      </w:r>
      <w:r>
        <w:t xml:space="preserve">, 127) </w:t>
      </w:r>
      <w:r w:rsidRPr="00AD4AD1">
        <w:rPr>
          <w:b/>
          <w:bCs/>
          <w:lang w:val="en-GB"/>
        </w:rPr>
        <w:t xml:space="preserve">E: </w:t>
      </w:r>
      <w:r w:rsidRPr="00840B48">
        <w:rPr>
          <w:lang w:val="en-GB"/>
        </w:rPr>
        <w:t>–</w:t>
      </w:r>
      <w:r w:rsidRPr="00AD4AD1">
        <w:rPr>
          <w:b/>
          <w:bCs/>
          <w:lang w:val="en-GB"/>
        </w:rPr>
        <w:t xml:space="preserve"> D: </w:t>
      </w:r>
      <w:r w:rsidR="00BF2BAC" w:rsidRPr="00B32F2E">
        <w:rPr>
          <w:rFonts w:cs="Times New Roman"/>
        </w:rPr>
        <w:t>P</w:t>
      </w:r>
      <w:r w:rsidR="00BF2BAC">
        <w:rPr>
          <w:rFonts w:cs="Times New Roman"/>
        </w:rPr>
        <w:t>re-4</w:t>
      </w:r>
      <w:r w:rsidR="00BF2BAC" w:rsidRPr="00B32F2E">
        <w:rPr>
          <w:rFonts w:cs="Times New Roman"/>
        </w:rPr>
        <w:t>00</w:t>
      </w:r>
      <w:r w:rsidR="00BF2BAC">
        <w:rPr>
          <w:rStyle w:val="FootnoteReference"/>
          <w:rFonts w:cs="Times New Roman"/>
        </w:rPr>
        <w:footnoteReference w:id="794"/>
      </w:r>
    </w:p>
    <w:p w14:paraId="2C9FC55E" w14:textId="77777777" w:rsidR="00BD0433" w:rsidRPr="00F12551" w:rsidRDefault="00BD0433" w:rsidP="001740CC">
      <w:pPr>
        <w:numPr>
          <w:ilvl w:val="0"/>
          <w:numId w:val="129"/>
        </w:numPr>
        <w:bidi w:val="0"/>
        <w:rPr>
          <w:lang w:val="en-GB"/>
        </w:rPr>
      </w:pPr>
      <w:r w:rsidRPr="00F12551">
        <w:rPr>
          <w:b/>
          <w:bCs/>
          <w:lang w:val="en-GB"/>
        </w:rPr>
        <w:t xml:space="preserve">O: </w:t>
      </w:r>
      <w:r w:rsidRPr="00840B48">
        <w:rPr>
          <w:lang w:val="en-GB"/>
        </w:rPr>
        <w:t>–</w:t>
      </w:r>
      <w:r w:rsidRPr="00F12551">
        <w:rPr>
          <w:b/>
          <w:bCs/>
          <w:lang w:val="en-GB"/>
        </w:rPr>
        <w:t xml:space="preserve"> Ds:</w:t>
      </w:r>
      <w:r w:rsidRPr="00F12551">
        <w:rPr>
          <w:lang w:val="en-GB"/>
        </w:rPr>
        <w:t xml:space="preserve"> Phineas </w:t>
      </w:r>
      <w:r w:rsidRPr="00CB646F">
        <w:rPr>
          <w:lang w:val="en-GB"/>
        </w:rPr>
        <w:t>(</w:t>
      </w:r>
      <w:r>
        <w:rPr>
          <w:lang w:val="en-GB"/>
        </w:rPr>
        <w:t>5</w:t>
      </w:r>
      <w:r w:rsidRPr="00CB646F">
        <w:rPr>
          <w:lang w:val="en-GB"/>
        </w:rPr>
        <w:t>)</w:t>
      </w:r>
      <w:r>
        <w:rPr>
          <w:lang w:val="en-GB"/>
        </w:rPr>
        <w:t>’</w:t>
      </w:r>
      <w:r w:rsidRPr="00CB646F">
        <w:rPr>
          <w:lang w:val="en-GB"/>
        </w:rPr>
        <w:t>s father</w:t>
      </w:r>
      <w:r w:rsidRPr="007968A5">
        <w:rPr>
          <w:lang w:val="en-GB"/>
        </w:rPr>
        <w:t xml:space="preserve"> </w:t>
      </w:r>
      <w:r w:rsidRPr="00F12551">
        <w:rPr>
          <w:b/>
          <w:bCs/>
          <w:lang w:val="en-GB"/>
        </w:rPr>
        <w:t>F:</w:t>
      </w:r>
      <w:r w:rsidRPr="00F12551">
        <w:rPr>
          <w:lang w:val="en-GB"/>
        </w:rPr>
        <w:t xml:space="preserve"> </w:t>
      </w:r>
      <w:r w:rsidRPr="00840B48">
        <w:rPr>
          <w:lang w:val="en-GB"/>
        </w:rPr>
        <w:t>–</w:t>
      </w:r>
      <w:r w:rsidRPr="001F0F38">
        <w:rPr>
          <w:lang w:val="en-GB"/>
        </w:rPr>
        <w:t xml:space="preserve"> </w:t>
      </w:r>
      <w:r w:rsidRPr="001F0F38">
        <w:rPr>
          <w:b/>
          <w:bCs/>
          <w:lang w:val="en-GB"/>
        </w:rPr>
        <w:t>S:</w:t>
      </w:r>
      <w:r w:rsidRPr="001F0F38">
        <w:rPr>
          <w:i/>
          <w:iCs/>
          <w:lang w:val="en-GB"/>
        </w:rPr>
        <w:t xml:space="preserve"> yShab </w:t>
      </w:r>
      <w:r>
        <w:rPr>
          <w:lang w:val="en-GB"/>
        </w:rPr>
        <w:t>4</w:t>
      </w:r>
      <w:r w:rsidRPr="001F0F38">
        <w:rPr>
          <w:lang w:val="en-GB"/>
        </w:rPr>
        <w:t>:</w:t>
      </w:r>
      <w:r>
        <w:rPr>
          <w:lang w:val="en-GB"/>
        </w:rPr>
        <w:t>1</w:t>
      </w:r>
      <w:r w:rsidRPr="001F0F38">
        <w:rPr>
          <w:lang w:val="en-GB"/>
        </w:rPr>
        <w:t xml:space="preserve">, </w:t>
      </w:r>
      <w:r>
        <w:rPr>
          <w:lang w:val="en-GB"/>
        </w:rPr>
        <w:t>6d</w:t>
      </w:r>
      <w:r w:rsidRPr="001F0F38">
        <w:rPr>
          <w:lang w:val="en-GB"/>
        </w:rPr>
        <w:t xml:space="preserve"> </w:t>
      </w:r>
      <w:r>
        <w:rPr>
          <w:lang w:val="en-GB"/>
        </w:rPr>
        <w:t>(</w:t>
      </w:r>
      <w:r w:rsidRPr="001F0F38">
        <w:rPr>
          <w:lang w:val="en-GB"/>
        </w:rPr>
        <w:t xml:space="preserve">Kosovsky, </w:t>
      </w:r>
      <w:r w:rsidRPr="001F0F38">
        <w:rPr>
          <w:i/>
          <w:iCs/>
          <w:lang w:val="en-GB"/>
        </w:rPr>
        <w:t>Yerushalmi</w:t>
      </w:r>
      <w:r w:rsidRPr="001F0F38">
        <w:rPr>
          <w:lang w:val="en-GB"/>
        </w:rPr>
        <w:t xml:space="preserve">, </w:t>
      </w:r>
      <w:r>
        <w:rPr>
          <w:lang w:val="en-GB"/>
        </w:rPr>
        <w:t>281</w:t>
      </w:r>
      <w:r w:rsidRPr="001F0F38">
        <w:rPr>
          <w:lang w:val="en-GB"/>
        </w:rPr>
        <w:t xml:space="preserve">) </w:t>
      </w:r>
      <w:r w:rsidRPr="001F0F38">
        <w:rPr>
          <w:b/>
          <w:bCs/>
          <w:lang w:val="en-GB"/>
        </w:rPr>
        <w:t xml:space="preserve">E: </w:t>
      </w:r>
      <w:r w:rsidRPr="00840B48">
        <w:rPr>
          <w:lang w:val="en-GB"/>
        </w:rPr>
        <w:t>–</w:t>
      </w:r>
      <w:r w:rsidRPr="001F0F38">
        <w:rPr>
          <w:b/>
          <w:bCs/>
          <w:lang w:val="en-GB"/>
        </w:rPr>
        <w:t xml:space="preserve"> D: </w:t>
      </w:r>
      <w:r w:rsidR="00833094">
        <w:rPr>
          <w:lang w:val="it-IT"/>
        </w:rPr>
        <w:t>4</w:t>
      </w:r>
      <w:r w:rsidR="00833094" w:rsidRPr="00623D58">
        <w:rPr>
          <w:vertAlign w:val="superscript"/>
          <w:lang w:val="it-IT"/>
        </w:rPr>
        <w:t>th</w:t>
      </w:r>
      <w:r w:rsidR="00833094">
        <w:rPr>
          <w:lang w:val="it-IT"/>
        </w:rPr>
        <w:t xml:space="preserve"> C</w:t>
      </w:r>
      <w:r w:rsidR="00833094">
        <w:rPr>
          <w:rStyle w:val="FootnoteReference"/>
          <w:lang w:val="it-IT"/>
        </w:rPr>
        <w:footnoteReference w:id="795"/>
      </w:r>
    </w:p>
    <w:p w14:paraId="08636844" w14:textId="77777777" w:rsidR="00BD0433" w:rsidRDefault="00BD0433" w:rsidP="001740CC">
      <w:pPr>
        <w:numPr>
          <w:ilvl w:val="0"/>
          <w:numId w:val="129"/>
        </w:numPr>
        <w:bidi w:val="0"/>
      </w:pPr>
      <w:r w:rsidRPr="006404C0">
        <w:rPr>
          <w:b/>
          <w:bCs/>
          <w:lang w:val="en-GB"/>
        </w:rPr>
        <w:t xml:space="preserve">O: </w:t>
      </w:r>
      <w:r w:rsidRPr="00840B48">
        <w:rPr>
          <w:lang w:val="en-GB"/>
        </w:rPr>
        <w:t>–</w:t>
      </w:r>
      <w:r w:rsidRPr="006404C0">
        <w:rPr>
          <w:b/>
          <w:bCs/>
          <w:lang w:val="en-GB"/>
        </w:rPr>
        <w:t xml:space="preserve"> Ds:</w:t>
      </w:r>
      <w:r w:rsidRPr="006404C0">
        <w:rPr>
          <w:lang w:val="en-GB"/>
        </w:rPr>
        <w:t xml:space="preserve"> </w:t>
      </w:r>
      <w:r>
        <w:rPr>
          <w:lang w:val="en-GB"/>
        </w:rPr>
        <w:t xml:space="preserve">Shlamiah </w:t>
      </w:r>
      <w:r w:rsidRPr="001F0F38">
        <w:rPr>
          <w:lang w:val="en-GB"/>
        </w:rPr>
        <w:t>(</w:t>
      </w:r>
      <w:r>
        <w:rPr>
          <w:lang w:val="en-GB"/>
        </w:rPr>
        <w:t>1</w:t>
      </w:r>
      <w:r w:rsidRPr="001F0F38">
        <w:rPr>
          <w:lang w:val="en-GB"/>
        </w:rPr>
        <w:t>)</w:t>
      </w:r>
      <w:r>
        <w:rPr>
          <w:lang w:val="en-GB"/>
        </w:rPr>
        <w:t>’</w:t>
      </w:r>
      <w:r w:rsidRPr="001F0F38">
        <w:rPr>
          <w:lang w:val="en-GB"/>
        </w:rPr>
        <w:t xml:space="preserve">s son </w:t>
      </w:r>
      <w:r w:rsidRPr="006404C0">
        <w:rPr>
          <w:b/>
          <w:bCs/>
          <w:lang w:val="en-GB"/>
        </w:rPr>
        <w:t>F:</w:t>
      </w:r>
      <w:r w:rsidRPr="006404C0">
        <w:rPr>
          <w:lang w:val="en-GB"/>
        </w:rPr>
        <w:t xml:space="preserve"> </w:t>
      </w:r>
      <w:r w:rsidRPr="00840B48">
        <w:rPr>
          <w:lang w:val="en-GB"/>
        </w:rPr>
        <w:t>–</w:t>
      </w:r>
      <w:r w:rsidRPr="001F0F38">
        <w:rPr>
          <w:lang w:val="en-GB"/>
        </w:rPr>
        <w:t xml:space="preserve"> </w:t>
      </w:r>
      <w:r w:rsidRPr="001F0F38">
        <w:rPr>
          <w:b/>
          <w:bCs/>
          <w:lang w:val="en-GB"/>
        </w:rPr>
        <w:t>S:</w:t>
      </w:r>
      <w:r w:rsidRPr="001F0F38">
        <w:rPr>
          <w:i/>
          <w:iCs/>
          <w:lang w:val="en-GB"/>
        </w:rPr>
        <w:t xml:space="preserve"> y</w:t>
      </w:r>
      <w:r>
        <w:rPr>
          <w:i/>
          <w:iCs/>
          <w:lang w:val="en-GB"/>
        </w:rPr>
        <w:t>Eruv</w:t>
      </w:r>
      <w:r w:rsidRPr="001F0F38">
        <w:rPr>
          <w:i/>
          <w:iCs/>
          <w:lang w:val="en-GB"/>
        </w:rPr>
        <w:t xml:space="preserve"> </w:t>
      </w:r>
      <w:r>
        <w:rPr>
          <w:lang w:val="en-GB"/>
        </w:rPr>
        <w:t>1</w:t>
      </w:r>
      <w:r w:rsidRPr="001F0F38">
        <w:rPr>
          <w:lang w:val="en-GB"/>
        </w:rPr>
        <w:t>:</w:t>
      </w:r>
      <w:r>
        <w:rPr>
          <w:lang w:val="en-GB"/>
        </w:rPr>
        <w:t>1</w:t>
      </w:r>
      <w:r w:rsidRPr="001F0F38">
        <w:rPr>
          <w:lang w:val="en-GB"/>
        </w:rPr>
        <w:t xml:space="preserve">, </w:t>
      </w:r>
      <w:r>
        <w:rPr>
          <w:lang w:val="en-GB"/>
        </w:rPr>
        <w:t>18d</w:t>
      </w:r>
      <w:r w:rsidRPr="001F0F38">
        <w:rPr>
          <w:lang w:val="en-GB"/>
        </w:rPr>
        <w:t xml:space="preserve"> </w:t>
      </w:r>
      <w:r>
        <w:rPr>
          <w:lang w:val="en-GB"/>
        </w:rPr>
        <w:t>(</w:t>
      </w:r>
      <w:r w:rsidRPr="001F0F38">
        <w:rPr>
          <w:lang w:val="en-GB"/>
        </w:rPr>
        <w:t xml:space="preserve">Kosovsky, </w:t>
      </w:r>
      <w:r w:rsidRPr="001F0F38">
        <w:rPr>
          <w:i/>
          <w:iCs/>
          <w:lang w:val="en-GB"/>
        </w:rPr>
        <w:t>Yerushalmi</w:t>
      </w:r>
      <w:r w:rsidRPr="001F0F38">
        <w:rPr>
          <w:lang w:val="en-GB"/>
        </w:rPr>
        <w:t xml:space="preserve">, </w:t>
      </w:r>
      <w:r>
        <w:rPr>
          <w:lang w:val="en-GB"/>
        </w:rPr>
        <w:t>276-7</w:t>
      </w:r>
      <w:r w:rsidRPr="001F0F38">
        <w:rPr>
          <w:lang w:val="en-GB"/>
        </w:rPr>
        <w:t xml:space="preserve">) </w:t>
      </w:r>
      <w:r w:rsidRPr="001F0F38">
        <w:rPr>
          <w:b/>
          <w:bCs/>
          <w:lang w:val="en-GB"/>
        </w:rPr>
        <w:t xml:space="preserve">E: </w:t>
      </w:r>
      <w:r w:rsidRPr="00840B48">
        <w:rPr>
          <w:lang w:val="en-GB"/>
        </w:rPr>
        <w:t>–</w:t>
      </w:r>
      <w:r w:rsidRPr="001F0F38">
        <w:rPr>
          <w:b/>
          <w:bCs/>
          <w:lang w:val="en-GB"/>
        </w:rPr>
        <w:t xml:space="preserve"> D: </w:t>
      </w:r>
      <w:r w:rsidR="00E2403B">
        <w:rPr>
          <w:lang w:val="en-GB"/>
        </w:rPr>
        <w:t>3</w:t>
      </w:r>
      <w:r w:rsidR="00E2403B" w:rsidRPr="00E2403B">
        <w:rPr>
          <w:vertAlign w:val="superscript"/>
          <w:lang w:val="en-GB"/>
        </w:rPr>
        <w:t>rd</w:t>
      </w:r>
      <w:r w:rsidR="00E2403B">
        <w:rPr>
          <w:lang w:val="en-GB"/>
        </w:rPr>
        <w:t xml:space="preserve"> C</w:t>
      </w:r>
      <w:r w:rsidR="00E2403B">
        <w:rPr>
          <w:rStyle w:val="FootnoteReference"/>
          <w:rFonts w:cs="Times New Roman"/>
          <w:lang w:val="en-GB"/>
        </w:rPr>
        <w:footnoteReference w:id="796"/>
      </w:r>
    </w:p>
    <w:p w14:paraId="68A3A642" w14:textId="77777777" w:rsidR="00BD0433" w:rsidRDefault="00BD0433" w:rsidP="001740CC">
      <w:pPr>
        <w:numPr>
          <w:ilvl w:val="0"/>
          <w:numId w:val="129"/>
        </w:numPr>
        <w:bidi w:val="0"/>
        <w:rPr>
          <w:b/>
          <w:bCs/>
          <w:lang w:val="it-IT"/>
        </w:rPr>
      </w:pPr>
      <w:r w:rsidRPr="0082579D">
        <w:rPr>
          <w:b/>
          <w:bCs/>
          <w:lang w:val="it-IT"/>
        </w:rPr>
        <w:t xml:space="preserve">O: </w:t>
      </w:r>
      <w:r w:rsidRPr="00A82DE5">
        <w:rPr>
          <w:rFonts w:cs="Times New Roman"/>
          <w:rtl/>
        </w:rPr>
        <w:t>חיננא</w:t>
      </w:r>
      <w:r>
        <w:rPr>
          <w:rStyle w:val="FootnoteReference"/>
          <w:lang w:val="it-IT"/>
        </w:rPr>
        <w:footnoteReference w:id="797"/>
      </w:r>
      <w:r w:rsidRPr="00E475D9">
        <w:rPr>
          <w:lang w:val="it-IT"/>
        </w:rPr>
        <w:t xml:space="preserve"> </w:t>
      </w:r>
      <w:r w:rsidRPr="0082579D">
        <w:rPr>
          <w:b/>
          <w:bCs/>
          <w:lang w:val="it-IT"/>
        </w:rPr>
        <w:t>Ds:</w:t>
      </w:r>
      <w:r>
        <w:rPr>
          <w:lang w:val="it-IT"/>
        </w:rPr>
        <w:t xml:space="preserve"> Abba (28</w:t>
      </w:r>
      <w:r w:rsidRPr="00E475D9">
        <w:rPr>
          <w:lang w:val="it-IT"/>
        </w:rPr>
        <w:t>)</w:t>
      </w:r>
      <w:r>
        <w:rPr>
          <w:lang w:val="it-IT"/>
        </w:rPr>
        <w:t>’</w:t>
      </w:r>
      <w:r w:rsidRPr="00E475D9">
        <w:rPr>
          <w:lang w:val="it-IT"/>
        </w:rPr>
        <w:t xml:space="preserve">s father </w:t>
      </w:r>
      <w:r w:rsidRPr="0082579D">
        <w:rPr>
          <w:b/>
          <w:bCs/>
          <w:lang w:val="it-IT"/>
        </w:rPr>
        <w:t>F:</w:t>
      </w:r>
      <w:r>
        <w:rPr>
          <w:lang w:val="it-IT"/>
        </w:rPr>
        <w:t xml:space="preserve"> </w:t>
      </w:r>
      <w:r w:rsidRPr="00840B48">
        <w:rPr>
          <w:lang w:val="en-GB"/>
        </w:rPr>
        <w:t>–</w:t>
      </w:r>
      <w:r w:rsidRPr="00E475D9">
        <w:rPr>
          <w:lang w:val="it-IT"/>
        </w:rPr>
        <w:t xml:space="preserve"> </w:t>
      </w:r>
      <w:r w:rsidRPr="00E475D9">
        <w:rPr>
          <w:b/>
          <w:bCs/>
          <w:lang w:val="it-IT"/>
        </w:rPr>
        <w:t>S:</w:t>
      </w:r>
      <w:r w:rsidRPr="00E475D9">
        <w:rPr>
          <w:i/>
          <w:iCs/>
          <w:lang w:val="it-IT"/>
        </w:rPr>
        <w:t xml:space="preserve"> yEr</w:t>
      </w:r>
      <w:r>
        <w:rPr>
          <w:i/>
          <w:iCs/>
          <w:lang w:val="it-IT"/>
        </w:rPr>
        <w:t>uv</w:t>
      </w:r>
      <w:r w:rsidRPr="00E475D9">
        <w:rPr>
          <w:i/>
          <w:iCs/>
          <w:lang w:val="it-IT"/>
        </w:rPr>
        <w:t xml:space="preserve"> </w:t>
      </w:r>
      <w:r>
        <w:rPr>
          <w:lang w:val="it-IT"/>
        </w:rPr>
        <w:t>8:4, 25</w:t>
      </w:r>
      <w:r w:rsidRPr="00E475D9">
        <w:rPr>
          <w:lang w:val="it-IT"/>
        </w:rPr>
        <w:t xml:space="preserve">a (Kosovsky, </w:t>
      </w:r>
      <w:r w:rsidRPr="00E475D9">
        <w:rPr>
          <w:i/>
          <w:iCs/>
          <w:lang w:val="it-IT"/>
        </w:rPr>
        <w:t>Yerushalmi</w:t>
      </w:r>
      <w:r w:rsidRPr="00E475D9">
        <w:rPr>
          <w:lang w:val="it-IT"/>
        </w:rPr>
        <w:t xml:space="preserve">, 14) </w:t>
      </w:r>
      <w:r w:rsidRPr="00E475D9">
        <w:rPr>
          <w:b/>
          <w:bCs/>
          <w:lang w:val="it-IT"/>
        </w:rPr>
        <w:t xml:space="preserve">E: </w:t>
      </w:r>
      <w:r w:rsidRPr="00840B48">
        <w:rPr>
          <w:lang w:val="en-GB"/>
        </w:rPr>
        <w:t>–</w:t>
      </w:r>
      <w:r w:rsidRPr="00E475D9">
        <w:rPr>
          <w:b/>
          <w:bCs/>
          <w:lang w:val="it-IT"/>
        </w:rPr>
        <w:t xml:space="preserve"> D: </w:t>
      </w:r>
      <w:r w:rsidR="00567B8B">
        <w:t>3</w:t>
      </w:r>
      <w:r w:rsidR="00567B8B" w:rsidRPr="00737D8D">
        <w:rPr>
          <w:vertAlign w:val="superscript"/>
        </w:rPr>
        <w:t>rd</w:t>
      </w:r>
      <w:r w:rsidR="00567B8B">
        <w:t xml:space="preserve"> C</w:t>
      </w:r>
      <w:r w:rsidR="00567B8B">
        <w:rPr>
          <w:rStyle w:val="FootnoteReference"/>
        </w:rPr>
        <w:footnoteReference w:id="798"/>
      </w:r>
    </w:p>
    <w:p w14:paraId="692E1C99" w14:textId="77777777" w:rsidR="00BD0433" w:rsidRDefault="00BD0433" w:rsidP="001740CC">
      <w:pPr>
        <w:numPr>
          <w:ilvl w:val="0"/>
          <w:numId w:val="129"/>
        </w:numPr>
        <w:bidi w:val="0"/>
        <w:rPr>
          <w:b/>
          <w:bCs/>
          <w:lang w:val="it-IT"/>
        </w:rPr>
      </w:pPr>
      <w:r w:rsidRPr="0082579D">
        <w:rPr>
          <w:b/>
          <w:bCs/>
          <w:lang w:val="it-IT"/>
        </w:rPr>
        <w:t xml:space="preserve">O: </w:t>
      </w:r>
      <w:r w:rsidRPr="0038779C">
        <w:rPr>
          <w:rFonts w:cs="Times New Roman"/>
          <w:rtl/>
        </w:rPr>
        <w:t>חנינא</w:t>
      </w:r>
      <w:r>
        <w:rPr>
          <w:rStyle w:val="FootnoteReference"/>
          <w:lang w:val="it-IT"/>
        </w:rPr>
        <w:footnoteReference w:id="799"/>
      </w:r>
      <w:r w:rsidRPr="00E475D9">
        <w:rPr>
          <w:lang w:val="it-IT"/>
        </w:rPr>
        <w:t xml:space="preserve"> </w:t>
      </w:r>
      <w:r w:rsidRPr="0082579D">
        <w:rPr>
          <w:b/>
          <w:bCs/>
          <w:lang w:val="it-IT"/>
        </w:rPr>
        <w:t>Ds:</w:t>
      </w:r>
      <w:r>
        <w:rPr>
          <w:b/>
          <w:bCs/>
          <w:lang w:val="it-IT"/>
        </w:rPr>
        <w:t xml:space="preserve"> </w:t>
      </w:r>
      <w:r>
        <w:rPr>
          <w:lang w:val="it-IT"/>
        </w:rPr>
        <w:t>Kahai</w:t>
      </w:r>
      <w:r w:rsidRPr="00E475D9">
        <w:rPr>
          <w:lang w:val="it-IT"/>
        </w:rPr>
        <w:t xml:space="preserve"> (</w:t>
      </w:r>
      <w:r>
        <w:rPr>
          <w:lang w:val="it-IT"/>
        </w:rPr>
        <w:t>1</w:t>
      </w:r>
      <w:r w:rsidRPr="00E475D9">
        <w:rPr>
          <w:lang w:val="it-IT"/>
        </w:rPr>
        <w:t>)</w:t>
      </w:r>
      <w:r>
        <w:rPr>
          <w:lang w:val="it-IT"/>
        </w:rPr>
        <w:t>’</w:t>
      </w:r>
      <w:r w:rsidRPr="00E475D9">
        <w:rPr>
          <w:lang w:val="it-IT"/>
        </w:rPr>
        <w:t>s son</w:t>
      </w:r>
      <w:r w:rsidRPr="0082579D">
        <w:rPr>
          <w:lang w:val="it-IT"/>
        </w:rPr>
        <w:t xml:space="preserve"> </w:t>
      </w:r>
      <w:r w:rsidRPr="0082579D">
        <w:rPr>
          <w:b/>
          <w:bCs/>
          <w:lang w:val="it-IT"/>
        </w:rPr>
        <w:t>F:</w:t>
      </w:r>
      <w:r>
        <w:rPr>
          <w:lang w:val="it-IT"/>
        </w:rPr>
        <w:t xml:space="preserve"> </w:t>
      </w:r>
      <w:r w:rsidRPr="00A82DE5">
        <w:rPr>
          <w:lang w:val="it-IT"/>
        </w:rPr>
        <w:t>–</w:t>
      </w:r>
      <w:r w:rsidRPr="00E475D9">
        <w:rPr>
          <w:lang w:val="it-IT"/>
        </w:rPr>
        <w:t xml:space="preserve"> </w:t>
      </w:r>
      <w:r w:rsidRPr="00E475D9">
        <w:rPr>
          <w:b/>
          <w:bCs/>
          <w:lang w:val="it-IT"/>
        </w:rPr>
        <w:t>S:</w:t>
      </w:r>
      <w:r w:rsidRPr="00E475D9">
        <w:rPr>
          <w:i/>
          <w:iCs/>
          <w:lang w:val="it-IT"/>
        </w:rPr>
        <w:t xml:space="preserve"> yPes </w:t>
      </w:r>
      <w:r w:rsidRPr="00E475D9">
        <w:rPr>
          <w:lang w:val="it-IT"/>
        </w:rPr>
        <w:t xml:space="preserve">2:7, 29c (Kosovsky, </w:t>
      </w:r>
      <w:r w:rsidRPr="00E475D9">
        <w:rPr>
          <w:i/>
          <w:iCs/>
          <w:lang w:val="it-IT"/>
        </w:rPr>
        <w:t>Yerushalmi</w:t>
      </w:r>
      <w:r w:rsidRPr="00E475D9">
        <w:rPr>
          <w:lang w:val="it-IT"/>
        </w:rPr>
        <w:t xml:space="preserve">, 276) </w:t>
      </w:r>
      <w:r w:rsidRPr="00E475D9">
        <w:rPr>
          <w:b/>
          <w:bCs/>
          <w:lang w:val="it-IT"/>
        </w:rPr>
        <w:t xml:space="preserve">E: </w:t>
      </w:r>
      <w:r w:rsidRPr="00A82DE5">
        <w:rPr>
          <w:lang w:val="it-IT"/>
        </w:rPr>
        <w:t>–</w:t>
      </w:r>
      <w:r w:rsidRPr="00E475D9">
        <w:rPr>
          <w:b/>
          <w:bCs/>
          <w:lang w:val="it-IT"/>
        </w:rPr>
        <w:t xml:space="preserve"> D: </w:t>
      </w:r>
      <w:r w:rsidR="00E2403B">
        <w:rPr>
          <w:lang w:val="it-IT"/>
        </w:rPr>
        <w:t>3</w:t>
      </w:r>
      <w:r w:rsidR="00E2403B" w:rsidRPr="00E2403B">
        <w:rPr>
          <w:vertAlign w:val="superscript"/>
          <w:lang w:val="it-IT"/>
        </w:rPr>
        <w:t>rd</w:t>
      </w:r>
      <w:r w:rsidR="00E2403B">
        <w:rPr>
          <w:lang w:val="it-IT"/>
        </w:rPr>
        <w:t xml:space="preserve"> C</w:t>
      </w:r>
      <w:r w:rsidR="00E2403B" w:rsidRPr="00E2403B">
        <w:rPr>
          <w:rStyle w:val="FootnoteReference"/>
          <w:lang w:val="it-IT"/>
        </w:rPr>
        <w:footnoteReference w:id="800"/>
      </w:r>
      <w:r w:rsidRPr="0082579D">
        <w:rPr>
          <w:b/>
          <w:bCs/>
          <w:lang w:val="it-IT"/>
        </w:rPr>
        <w:t xml:space="preserve"> </w:t>
      </w:r>
    </w:p>
    <w:p w14:paraId="290C05A1" w14:textId="77777777" w:rsidR="00BD0433" w:rsidRPr="00E475D9" w:rsidRDefault="00BD0433" w:rsidP="001740CC">
      <w:pPr>
        <w:numPr>
          <w:ilvl w:val="0"/>
          <w:numId w:val="129"/>
        </w:numPr>
        <w:bidi w:val="0"/>
        <w:rPr>
          <w:lang w:val="it-IT"/>
        </w:rPr>
      </w:pPr>
      <w:r w:rsidRPr="0082579D">
        <w:rPr>
          <w:b/>
          <w:bCs/>
          <w:lang w:val="it-IT"/>
        </w:rPr>
        <w:t>O:</w:t>
      </w:r>
      <w:r>
        <w:rPr>
          <w:b/>
          <w:bCs/>
          <w:lang w:val="it-IT"/>
        </w:rPr>
        <w:t xml:space="preserve"> </w:t>
      </w:r>
      <w:r w:rsidRPr="00A82DE5">
        <w:rPr>
          <w:rFonts w:cs="Times New Roman"/>
          <w:rtl/>
        </w:rPr>
        <w:t>חיננא</w:t>
      </w:r>
      <w:r>
        <w:rPr>
          <w:rStyle w:val="FootnoteReference"/>
          <w:lang w:val="it-IT"/>
        </w:rPr>
        <w:footnoteReference w:id="801"/>
      </w:r>
      <w:r>
        <w:rPr>
          <w:b/>
          <w:bCs/>
          <w:lang w:val="it-IT"/>
        </w:rPr>
        <w:t xml:space="preserve"> </w:t>
      </w:r>
      <w:r w:rsidRPr="0082579D">
        <w:rPr>
          <w:b/>
          <w:bCs/>
          <w:lang w:val="it-IT"/>
        </w:rPr>
        <w:t>Ds:</w:t>
      </w:r>
      <w:r>
        <w:rPr>
          <w:b/>
          <w:bCs/>
          <w:lang w:val="it-IT"/>
        </w:rPr>
        <w:t xml:space="preserve"> </w:t>
      </w:r>
      <w:r w:rsidRPr="00D674F7">
        <w:rPr>
          <w:lang w:val="it-IT"/>
        </w:rPr>
        <w:t>Y</w:t>
      </w:r>
      <w:r>
        <w:rPr>
          <w:lang w:val="it-IT"/>
        </w:rPr>
        <w:t>int</w:t>
      </w:r>
      <w:r>
        <w:rPr>
          <w:rFonts w:cs="Times New Roman"/>
          <w:lang w:val="it-IT"/>
        </w:rPr>
        <w:t>̣</w:t>
      </w:r>
      <w:r>
        <w:rPr>
          <w:lang w:val="it-IT"/>
        </w:rPr>
        <w:t>a</w:t>
      </w:r>
      <w:r w:rsidR="00661A14">
        <w:rPr>
          <w:lang w:val="it-IT"/>
        </w:rPr>
        <w:t>h</w:t>
      </w:r>
      <w:r>
        <w:rPr>
          <w:lang w:val="it-IT"/>
        </w:rPr>
        <w:t xml:space="preserve"> </w:t>
      </w:r>
      <w:r w:rsidRPr="00E475D9">
        <w:rPr>
          <w:lang w:val="it-IT"/>
        </w:rPr>
        <w:t>(</w:t>
      </w:r>
      <w:r>
        <w:rPr>
          <w:lang w:val="it-IT"/>
        </w:rPr>
        <w:t>1</w:t>
      </w:r>
      <w:r w:rsidRPr="00E475D9">
        <w:rPr>
          <w:lang w:val="it-IT"/>
        </w:rPr>
        <w:t>)</w:t>
      </w:r>
      <w:r>
        <w:rPr>
          <w:lang w:val="it-IT"/>
        </w:rPr>
        <w:t>’</w:t>
      </w:r>
      <w:r w:rsidRPr="00E475D9">
        <w:rPr>
          <w:lang w:val="it-IT"/>
        </w:rPr>
        <w:t>s father</w:t>
      </w:r>
      <w:r w:rsidRPr="0082579D">
        <w:rPr>
          <w:lang w:val="it-IT"/>
        </w:rPr>
        <w:t xml:space="preserve"> </w:t>
      </w:r>
      <w:r w:rsidRPr="0082579D">
        <w:rPr>
          <w:b/>
          <w:bCs/>
          <w:lang w:val="it-IT"/>
        </w:rPr>
        <w:t>F:</w:t>
      </w:r>
      <w:r>
        <w:rPr>
          <w:lang w:val="it-IT"/>
        </w:rPr>
        <w:t xml:space="preserve"> </w:t>
      </w:r>
      <w:r w:rsidRPr="00840B48">
        <w:rPr>
          <w:lang w:val="it-IT"/>
        </w:rPr>
        <w:t>–</w:t>
      </w:r>
      <w:r w:rsidRPr="00E475D9">
        <w:rPr>
          <w:lang w:val="it-IT"/>
        </w:rPr>
        <w:t xml:space="preserve"> </w:t>
      </w:r>
      <w:r w:rsidRPr="00E475D9">
        <w:rPr>
          <w:b/>
          <w:bCs/>
          <w:lang w:val="it-IT"/>
        </w:rPr>
        <w:t>S:</w:t>
      </w:r>
      <w:r w:rsidRPr="00E475D9">
        <w:rPr>
          <w:i/>
          <w:iCs/>
          <w:lang w:val="it-IT"/>
        </w:rPr>
        <w:t xml:space="preserve"> yPes </w:t>
      </w:r>
      <w:r w:rsidRPr="00E475D9">
        <w:rPr>
          <w:lang w:val="it-IT"/>
        </w:rPr>
        <w:t xml:space="preserve">4:1, 30c (Kosovsky, </w:t>
      </w:r>
      <w:r w:rsidRPr="00E475D9">
        <w:rPr>
          <w:i/>
          <w:iCs/>
          <w:lang w:val="it-IT"/>
        </w:rPr>
        <w:t>Yerushalmi</w:t>
      </w:r>
      <w:r w:rsidRPr="00E475D9">
        <w:rPr>
          <w:lang w:val="it-IT"/>
        </w:rPr>
        <w:t xml:space="preserve">, 275) </w:t>
      </w:r>
      <w:r w:rsidRPr="00E475D9">
        <w:rPr>
          <w:b/>
          <w:bCs/>
          <w:lang w:val="it-IT"/>
        </w:rPr>
        <w:t xml:space="preserve">E: </w:t>
      </w:r>
      <w:r w:rsidRPr="00840B48">
        <w:rPr>
          <w:lang w:val="it-IT"/>
        </w:rPr>
        <w:t>–</w:t>
      </w:r>
      <w:r w:rsidRPr="00E475D9">
        <w:rPr>
          <w:b/>
          <w:bCs/>
          <w:lang w:val="it-IT"/>
        </w:rPr>
        <w:t xml:space="preserve"> D: </w:t>
      </w:r>
      <w:r w:rsidR="00E2403B" w:rsidRPr="00B32F2E">
        <w:rPr>
          <w:rFonts w:cs="Times New Roman"/>
        </w:rPr>
        <w:t>P</w:t>
      </w:r>
      <w:r w:rsidR="00E2403B">
        <w:rPr>
          <w:rFonts w:cs="Times New Roman"/>
        </w:rPr>
        <w:t>re-4</w:t>
      </w:r>
      <w:r w:rsidR="00E2403B" w:rsidRPr="00B32F2E">
        <w:rPr>
          <w:rFonts w:cs="Times New Roman"/>
        </w:rPr>
        <w:t>00</w:t>
      </w:r>
      <w:r w:rsidR="00E2403B">
        <w:rPr>
          <w:rStyle w:val="FootnoteReference"/>
          <w:rFonts w:cs="Times New Roman"/>
        </w:rPr>
        <w:footnoteReference w:id="802"/>
      </w:r>
    </w:p>
    <w:p w14:paraId="4D40C87B" w14:textId="77777777" w:rsidR="00BD0433" w:rsidRPr="00E475D9" w:rsidRDefault="00BD0433" w:rsidP="001740CC">
      <w:pPr>
        <w:numPr>
          <w:ilvl w:val="0"/>
          <w:numId w:val="129"/>
        </w:numPr>
        <w:bidi w:val="0"/>
        <w:rPr>
          <w:lang w:val="it-IT"/>
        </w:rPr>
      </w:pPr>
      <w:r w:rsidRPr="0082579D">
        <w:rPr>
          <w:b/>
          <w:bCs/>
          <w:lang w:val="it-IT"/>
        </w:rPr>
        <w:t>O:</w:t>
      </w:r>
      <w:r>
        <w:rPr>
          <w:b/>
          <w:bCs/>
          <w:lang w:val="it-IT"/>
        </w:rPr>
        <w:t xml:space="preserve"> </w:t>
      </w:r>
      <w:r w:rsidRPr="00A82DE5">
        <w:rPr>
          <w:rFonts w:cs="Times New Roman"/>
          <w:rtl/>
        </w:rPr>
        <w:t>חיננא</w:t>
      </w:r>
      <w:r>
        <w:rPr>
          <w:rStyle w:val="FootnoteReference"/>
          <w:lang w:val="it-IT"/>
        </w:rPr>
        <w:footnoteReference w:id="803"/>
      </w:r>
      <w:r>
        <w:rPr>
          <w:b/>
          <w:bCs/>
          <w:lang w:val="it-IT"/>
        </w:rPr>
        <w:t xml:space="preserve"> </w:t>
      </w:r>
      <w:r w:rsidRPr="0082579D">
        <w:rPr>
          <w:b/>
          <w:bCs/>
          <w:lang w:val="it-IT"/>
        </w:rPr>
        <w:t>Ds:</w:t>
      </w:r>
      <w:r w:rsidRPr="0082579D">
        <w:rPr>
          <w:lang w:val="it-IT"/>
        </w:rPr>
        <w:t xml:space="preserve"> </w:t>
      </w:r>
      <w:r>
        <w:rPr>
          <w:lang w:val="it-IT"/>
        </w:rPr>
        <w:t xml:space="preserve">Ami </w:t>
      </w:r>
      <w:r w:rsidRPr="00E475D9">
        <w:rPr>
          <w:lang w:val="it-IT"/>
        </w:rPr>
        <w:t>(</w:t>
      </w:r>
      <w:r>
        <w:rPr>
          <w:lang w:val="it-IT"/>
        </w:rPr>
        <w:t>6</w:t>
      </w:r>
      <w:r w:rsidRPr="00E475D9">
        <w:rPr>
          <w:lang w:val="it-IT"/>
        </w:rPr>
        <w:t>)</w:t>
      </w:r>
      <w:r>
        <w:rPr>
          <w:lang w:val="it-IT"/>
        </w:rPr>
        <w:t>’</w:t>
      </w:r>
      <w:r w:rsidRPr="00E475D9">
        <w:rPr>
          <w:lang w:val="it-IT"/>
        </w:rPr>
        <w:t>s father</w:t>
      </w:r>
      <w:r w:rsidRPr="0082579D">
        <w:rPr>
          <w:lang w:val="it-IT"/>
        </w:rPr>
        <w:t xml:space="preserve"> </w:t>
      </w:r>
      <w:r w:rsidRPr="0082579D">
        <w:rPr>
          <w:b/>
          <w:bCs/>
          <w:lang w:val="it-IT"/>
        </w:rPr>
        <w:t>F:</w:t>
      </w:r>
      <w:r>
        <w:rPr>
          <w:lang w:val="it-IT"/>
        </w:rPr>
        <w:t xml:space="preserve"> </w:t>
      </w:r>
      <w:r w:rsidRPr="00840B48">
        <w:rPr>
          <w:lang w:val="it-IT"/>
        </w:rPr>
        <w:t>–</w:t>
      </w:r>
      <w:r w:rsidRPr="00E475D9">
        <w:rPr>
          <w:lang w:val="it-IT"/>
        </w:rPr>
        <w:t xml:space="preserve"> </w:t>
      </w:r>
      <w:r w:rsidRPr="00E475D9">
        <w:rPr>
          <w:b/>
          <w:bCs/>
          <w:lang w:val="it-IT"/>
        </w:rPr>
        <w:t>S:</w:t>
      </w:r>
      <w:r w:rsidRPr="00E475D9">
        <w:rPr>
          <w:i/>
          <w:iCs/>
          <w:lang w:val="it-IT"/>
        </w:rPr>
        <w:t xml:space="preserve"> yMeg </w:t>
      </w:r>
      <w:r w:rsidRPr="00E475D9">
        <w:rPr>
          <w:lang w:val="it-IT"/>
        </w:rPr>
        <w:t xml:space="preserve">1:9, 71c (Kosovsky, </w:t>
      </w:r>
      <w:r w:rsidRPr="00E475D9">
        <w:rPr>
          <w:i/>
          <w:iCs/>
          <w:lang w:val="it-IT"/>
        </w:rPr>
        <w:t>Yerushalmi</w:t>
      </w:r>
      <w:r w:rsidRPr="00E475D9">
        <w:rPr>
          <w:lang w:val="it-IT"/>
        </w:rPr>
        <w:t xml:space="preserve">, 97) </w:t>
      </w:r>
      <w:r w:rsidRPr="00E475D9">
        <w:rPr>
          <w:b/>
          <w:bCs/>
          <w:lang w:val="it-IT"/>
        </w:rPr>
        <w:t xml:space="preserve">E: </w:t>
      </w:r>
      <w:r w:rsidRPr="00840B48">
        <w:rPr>
          <w:lang w:val="it-IT"/>
        </w:rPr>
        <w:t>–</w:t>
      </w:r>
      <w:r w:rsidRPr="00E475D9">
        <w:rPr>
          <w:b/>
          <w:bCs/>
          <w:lang w:val="it-IT"/>
        </w:rPr>
        <w:t xml:space="preserve"> D: </w:t>
      </w:r>
      <w:r w:rsidR="00E2403B">
        <w:rPr>
          <w:rFonts w:cs="Times New Roman"/>
          <w:lang w:val="en-GB"/>
        </w:rPr>
        <w:t>3</w:t>
      </w:r>
      <w:r w:rsidR="00E2403B" w:rsidRPr="002B189E">
        <w:rPr>
          <w:rFonts w:cs="Times New Roman"/>
          <w:vertAlign w:val="superscript"/>
          <w:lang w:val="en-GB"/>
        </w:rPr>
        <w:t>rd</w:t>
      </w:r>
      <w:r w:rsidR="00E2403B">
        <w:rPr>
          <w:rFonts w:cs="Times New Roman"/>
          <w:lang w:val="en-GB"/>
        </w:rPr>
        <w:t xml:space="preserve"> C</w:t>
      </w:r>
      <w:r w:rsidR="00E2403B">
        <w:rPr>
          <w:rStyle w:val="FootnoteReference"/>
          <w:rFonts w:cs="Times New Roman"/>
          <w:lang w:val="en-GB"/>
        </w:rPr>
        <w:footnoteReference w:id="804"/>
      </w:r>
    </w:p>
    <w:p w14:paraId="4957EC1A" w14:textId="77777777" w:rsidR="00DD0FCD" w:rsidRPr="002D1EE3" w:rsidRDefault="00DD0FCD" w:rsidP="00661A14">
      <w:pPr>
        <w:numPr>
          <w:ilvl w:val="0"/>
          <w:numId w:val="129"/>
        </w:numPr>
        <w:bidi w:val="0"/>
        <w:rPr>
          <w:rFonts w:cs="Times New Roman"/>
          <w:b/>
          <w:bCs/>
          <w:lang w:val="en-GB"/>
        </w:rPr>
      </w:pPr>
      <w:r w:rsidRPr="002D1EE3">
        <w:rPr>
          <w:rFonts w:cs="Times New Roman"/>
          <w:b/>
          <w:bCs/>
          <w:lang w:val="en-GB"/>
        </w:rPr>
        <w:t xml:space="preserve">O: </w:t>
      </w:r>
      <w:r w:rsidRPr="002D1EE3">
        <w:rPr>
          <w:rFonts w:cs="Times New Roman"/>
          <w:lang w:val="en-GB"/>
        </w:rPr>
        <w:t>–</w:t>
      </w:r>
      <w:r w:rsidRPr="002D1EE3">
        <w:rPr>
          <w:rFonts w:cs="Times New Roman"/>
          <w:b/>
          <w:bCs/>
          <w:lang w:val="en-GB"/>
        </w:rPr>
        <w:t xml:space="preserve"> Ds: </w:t>
      </w:r>
      <w:r w:rsidR="00661A14" w:rsidRPr="002D1EE3">
        <w:rPr>
          <w:rFonts w:cs="Times New Roman"/>
          <w:lang w:val="en-GB"/>
        </w:rPr>
        <w:t>Paz</w:t>
      </w:r>
      <w:r w:rsidR="00661A14">
        <w:rPr>
          <w:rFonts w:cs="Times New Roman"/>
          <w:lang w:val="en-GB"/>
        </w:rPr>
        <w:t>atos</w:t>
      </w:r>
      <w:r w:rsidR="00661A14" w:rsidRPr="002D1EE3">
        <w:rPr>
          <w:rFonts w:cs="Times New Roman"/>
          <w:lang w:val="en-GB"/>
        </w:rPr>
        <w:t xml:space="preserve"> </w:t>
      </w:r>
      <w:r w:rsidRPr="002D1EE3">
        <w:rPr>
          <w:rFonts w:cs="Times New Roman"/>
          <w:lang w:val="en-GB"/>
        </w:rPr>
        <w:t xml:space="preserve">(6)’s son </w:t>
      </w:r>
      <w:r w:rsidRPr="002D1EE3">
        <w:rPr>
          <w:rFonts w:cs="Times New Roman"/>
          <w:b/>
          <w:bCs/>
          <w:lang w:val="en-GB"/>
        </w:rPr>
        <w:t xml:space="preserve">F: </w:t>
      </w:r>
      <w:r w:rsidRPr="002D1EE3">
        <w:rPr>
          <w:rFonts w:cs="Times New Roman"/>
          <w:lang w:val="en-GB"/>
        </w:rPr>
        <w:t>–</w:t>
      </w:r>
      <w:r w:rsidRPr="002D1EE3">
        <w:rPr>
          <w:rFonts w:cs="Times New Roman"/>
          <w:b/>
          <w:bCs/>
          <w:lang w:val="en-GB"/>
        </w:rPr>
        <w:t xml:space="preserve"> S:</w:t>
      </w:r>
      <w:r w:rsidR="00973871" w:rsidRPr="002D1EE3">
        <w:rPr>
          <w:rFonts w:cs="Times New Roman"/>
          <w:lang w:val="en-GB"/>
        </w:rPr>
        <w:t xml:space="preserve"> </w:t>
      </w:r>
      <w:r w:rsidRPr="002D1EE3">
        <w:rPr>
          <w:rFonts w:cs="Times New Roman"/>
          <w:i/>
          <w:iCs/>
          <w:lang w:val="en-GB"/>
        </w:rPr>
        <w:t>yMeg</w:t>
      </w:r>
      <w:r w:rsidRPr="002D1EE3">
        <w:rPr>
          <w:rFonts w:cs="Times New Roman"/>
          <w:lang w:val="en-GB"/>
        </w:rPr>
        <w:t xml:space="preserve"> 4:3, 75a (</w:t>
      </w:r>
      <w:r w:rsidRPr="002D1EE3">
        <w:rPr>
          <w:rFonts w:cs="Times New Roman"/>
        </w:rPr>
        <w:t xml:space="preserve">Kosovsky, </w:t>
      </w:r>
      <w:r w:rsidRPr="002D1EE3">
        <w:rPr>
          <w:rFonts w:cs="Times New Roman"/>
          <w:i/>
          <w:iCs/>
        </w:rPr>
        <w:t>Yerushalmi</w:t>
      </w:r>
      <w:r w:rsidRPr="002D1EE3">
        <w:rPr>
          <w:rFonts w:cs="Times New Roman"/>
        </w:rPr>
        <w:t>, 276</w:t>
      </w:r>
      <w:r w:rsidRPr="002D1EE3">
        <w:rPr>
          <w:rFonts w:cs="Times New Roman"/>
          <w:lang w:val="en-GB"/>
        </w:rPr>
        <w:t xml:space="preserve">) </w:t>
      </w:r>
      <w:r w:rsidRPr="002D1EE3">
        <w:rPr>
          <w:rFonts w:cs="Times New Roman"/>
          <w:b/>
          <w:bCs/>
          <w:lang w:val="en-GB"/>
        </w:rPr>
        <w:t xml:space="preserve">E: </w:t>
      </w:r>
      <w:r w:rsidRPr="002D1EE3">
        <w:rPr>
          <w:rFonts w:cs="Times New Roman"/>
          <w:lang w:val="en-GB"/>
        </w:rPr>
        <w:t>–</w:t>
      </w:r>
      <w:r w:rsidRPr="002D1EE3">
        <w:rPr>
          <w:rFonts w:cs="Times New Roman"/>
          <w:b/>
          <w:bCs/>
          <w:lang w:val="en-GB"/>
        </w:rPr>
        <w:t xml:space="preserve"> D: </w:t>
      </w:r>
      <w:r w:rsidR="00B160A2">
        <w:rPr>
          <w:rFonts w:cs="Times New Roman"/>
          <w:lang w:val="it-IT"/>
        </w:rPr>
        <w:t>3</w:t>
      </w:r>
      <w:r w:rsidR="00B160A2">
        <w:rPr>
          <w:rFonts w:cs="Times New Roman"/>
          <w:vertAlign w:val="superscript"/>
          <w:lang w:val="it-IT"/>
        </w:rPr>
        <w:t>rd</w:t>
      </w:r>
      <w:r w:rsidR="00B160A2" w:rsidRPr="00AA7480">
        <w:rPr>
          <w:rFonts w:cs="Times New Roman"/>
          <w:vertAlign w:val="superscript"/>
          <w:lang w:val="it-IT"/>
        </w:rPr>
        <w:t xml:space="preserve"> </w:t>
      </w:r>
      <w:r w:rsidR="00B160A2" w:rsidRPr="00AA7480">
        <w:rPr>
          <w:rFonts w:cs="Times New Roman"/>
          <w:lang w:val="it-IT"/>
        </w:rPr>
        <w:t>C</w:t>
      </w:r>
      <w:r w:rsidR="00B160A2">
        <w:rPr>
          <w:rStyle w:val="FootnoteReference"/>
          <w:rFonts w:cs="Times New Roman"/>
          <w:lang w:val="en-GB"/>
        </w:rPr>
        <w:footnoteReference w:id="805"/>
      </w:r>
    </w:p>
    <w:p w14:paraId="4D097DFB" w14:textId="77777777" w:rsidR="00BD0433" w:rsidRPr="000F4987" w:rsidRDefault="00BD0433" w:rsidP="001740CC">
      <w:pPr>
        <w:numPr>
          <w:ilvl w:val="0"/>
          <w:numId w:val="129"/>
        </w:numPr>
        <w:bidi w:val="0"/>
        <w:rPr>
          <w:lang w:val="it-IT"/>
        </w:rPr>
      </w:pPr>
      <w:r w:rsidRPr="000F4987">
        <w:rPr>
          <w:b/>
          <w:bCs/>
          <w:lang w:val="it-IT"/>
        </w:rPr>
        <w:t xml:space="preserve">O: </w:t>
      </w:r>
      <w:r w:rsidRPr="0038779C">
        <w:rPr>
          <w:rFonts w:cs="Times New Roman"/>
          <w:rtl/>
        </w:rPr>
        <w:t>חנינ</w:t>
      </w:r>
      <w:r w:rsidRPr="0038779C">
        <w:rPr>
          <w:rFonts w:cs="Times New Roman" w:hint="cs"/>
          <w:rtl/>
        </w:rPr>
        <w:t>ה</w:t>
      </w:r>
      <w:r>
        <w:rPr>
          <w:rStyle w:val="FootnoteReference"/>
          <w:lang w:val="it-IT"/>
        </w:rPr>
        <w:footnoteReference w:id="806"/>
      </w:r>
      <w:r w:rsidRPr="000F4987">
        <w:rPr>
          <w:b/>
          <w:bCs/>
          <w:lang w:val="it-IT"/>
        </w:rPr>
        <w:t xml:space="preserve"> Ds:</w:t>
      </w:r>
      <w:r w:rsidRPr="000F4987">
        <w:rPr>
          <w:lang w:val="it-IT"/>
        </w:rPr>
        <w:t xml:space="preserve"> </w:t>
      </w:r>
      <w:r>
        <w:rPr>
          <w:lang w:val="it-IT"/>
        </w:rPr>
        <w:t>Mana (1</w:t>
      </w:r>
      <w:r w:rsidRPr="000F4987">
        <w:rPr>
          <w:lang w:val="it-IT"/>
        </w:rPr>
        <w:t xml:space="preserve">)’s brother </w:t>
      </w:r>
      <w:r w:rsidRPr="000F4987">
        <w:rPr>
          <w:b/>
          <w:bCs/>
          <w:lang w:val="it-IT"/>
        </w:rPr>
        <w:t>F:</w:t>
      </w:r>
      <w:r w:rsidRPr="000F4987">
        <w:rPr>
          <w:lang w:val="it-IT"/>
        </w:rPr>
        <w:t xml:space="preserve"> </w:t>
      </w:r>
      <w:r w:rsidRPr="00840B48">
        <w:rPr>
          <w:lang w:val="it-IT"/>
        </w:rPr>
        <w:t>–</w:t>
      </w:r>
      <w:r w:rsidRPr="000F4987">
        <w:rPr>
          <w:b/>
          <w:bCs/>
          <w:lang w:val="it-IT"/>
        </w:rPr>
        <w:t xml:space="preserve"> S:</w:t>
      </w:r>
      <w:r w:rsidRPr="000F4987">
        <w:rPr>
          <w:lang w:val="it-IT"/>
        </w:rPr>
        <w:t xml:space="preserve"> </w:t>
      </w:r>
      <w:r w:rsidRPr="000F4987">
        <w:rPr>
          <w:i/>
          <w:iCs/>
          <w:lang w:val="it-IT"/>
        </w:rPr>
        <w:t xml:space="preserve">yMQ </w:t>
      </w:r>
      <w:r w:rsidRPr="000F4987">
        <w:rPr>
          <w:lang w:val="it-IT"/>
        </w:rPr>
        <w:t xml:space="preserve">3:5, 82d (Kosovsky, </w:t>
      </w:r>
      <w:r w:rsidRPr="000F4987">
        <w:rPr>
          <w:i/>
          <w:iCs/>
          <w:lang w:val="it-IT"/>
        </w:rPr>
        <w:t>Yerushalmi</w:t>
      </w:r>
      <w:r w:rsidRPr="000F4987">
        <w:rPr>
          <w:lang w:val="it-IT"/>
        </w:rPr>
        <w:t xml:space="preserve">, 274) </w:t>
      </w:r>
      <w:r w:rsidRPr="000F4987">
        <w:rPr>
          <w:b/>
          <w:bCs/>
          <w:lang w:val="it-IT"/>
        </w:rPr>
        <w:t xml:space="preserve">E: </w:t>
      </w:r>
      <w:r w:rsidRPr="00840B48">
        <w:rPr>
          <w:lang w:val="it-IT"/>
        </w:rPr>
        <w:t>–</w:t>
      </w:r>
      <w:r w:rsidRPr="000F4987">
        <w:rPr>
          <w:b/>
          <w:bCs/>
          <w:lang w:val="it-IT"/>
        </w:rPr>
        <w:t xml:space="preserve"> D: </w:t>
      </w:r>
      <w:r w:rsidR="001A1E0C">
        <w:rPr>
          <w:lang w:val="it-IT"/>
        </w:rPr>
        <w:t>3</w:t>
      </w:r>
      <w:r w:rsidR="001A1E0C" w:rsidRPr="00E2403B">
        <w:rPr>
          <w:vertAlign w:val="superscript"/>
          <w:lang w:val="it-IT"/>
        </w:rPr>
        <w:t>rd</w:t>
      </w:r>
      <w:r w:rsidR="001A1E0C">
        <w:rPr>
          <w:lang w:val="it-IT"/>
        </w:rPr>
        <w:t xml:space="preserve"> C</w:t>
      </w:r>
      <w:r w:rsidR="001A1E0C" w:rsidRPr="00E2403B">
        <w:rPr>
          <w:rStyle w:val="FootnoteReference"/>
          <w:lang w:val="it-IT"/>
        </w:rPr>
        <w:footnoteReference w:id="807"/>
      </w:r>
    </w:p>
    <w:p w14:paraId="0032EC8A" w14:textId="77777777" w:rsidR="00BD0433" w:rsidRPr="00E475D9" w:rsidRDefault="00BD0433" w:rsidP="001740CC">
      <w:pPr>
        <w:numPr>
          <w:ilvl w:val="0"/>
          <w:numId w:val="129"/>
        </w:numPr>
        <w:bidi w:val="0"/>
        <w:rPr>
          <w:lang w:val="it-IT"/>
        </w:rPr>
      </w:pPr>
      <w:r w:rsidRPr="0082579D">
        <w:rPr>
          <w:b/>
          <w:bCs/>
          <w:lang w:val="it-IT"/>
        </w:rPr>
        <w:t xml:space="preserve">O: </w:t>
      </w:r>
      <w:r w:rsidRPr="0038779C">
        <w:rPr>
          <w:rFonts w:cs="Times New Roman"/>
          <w:rtl/>
        </w:rPr>
        <w:t>חנינ</w:t>
      </w:r>
      <w:r w:rsidRPr="0038779C">
        <w:rPr>
          <w:rFonts w:cs="Times New Roman" w:hint="cs"/>
          <w:rtl/>
        </w:rPr>
        <w:t>ה</w:t>
      </w:r>
      <w:r>
        <w:rPr>
          <w:rStyle w:val="FootnoteReference"/>
          <w:lang w:val="it-IT"/>
        </w:rPr>
        <w:footnoteReference w:id="808"/>
      </w:r>
      <w:r w:rsidRPr="00E475D9">
        <w:rPr>
          <w:lang w:val="it-IT"/>
        </w:rPr>
        <w:t xml:space="preserve"> </w:t>
      </w:r>
      <w:r w:rsidRPr="0082579D">
        <w:rPr>
          <w:b/>
          <w:bCs/>
          <w:lang w:val="it-IT"/>
        </w:rPr>
        <w:t>Ds</w:t>
      </w:r>
      <w:r w:rsidRPr="00E475D9">
        <w:rPr>
          <w:b/>
          <w:bCs/>
          <w:lang w:val="it-IT"/>
        </w:rPr>
        <w:t>:</w:t>
      </w:r>
      <w:r w:rsidRPr="00E475D9">
        <w:rPr>
          <w:lang w:val="it-IT"/>
        </w:rPr>
        <w:t xml:space="preserve"> </w:t>
      </w:r>
      <w:r>
        <w:rPr>
          <w:lang w:val="it-IT"/>
        </w:rPr>
        <w:t>Agol</w:t>
      </w:r>
      <w:r w:rsidRPr="00E475D9">
        <w:rPr>
          <w:lang w:val="it-IT"/>
        </w:rPr>
        <w:t xml:space="preserve"> (</w:t>
      </w:r>
      <w:r>
        <w:rPr>
          <w:lang w:val="it-IT"/>
        </w:rPr>
        <w:t>1</w:t>
      </w:r>
      <w:r w:rsidRPr="00E475D9">
        <w:rPr>
          <w:lang w:val="it-IT"/>
        </w:rPr>
        <w:t>)</w:t>
      </w:r>
      <w:r>
        <w:rPr>
          <w:lang w:val="it-IT"/>
        </w:rPr>
        <w:t>’</w:t>
      </w:r>
      <w:r w:rsidRPr="00E475D9">
        <w:rPr>
          <w:lang w:val="it-IT"/>
        </w:rPr>
        <w:t xml:space="preserve">s son </w:t>
      </w:r>
      <w:r w:rsidRPr="00E475D9">
        <w:rPr>
          <w:b/>
          <w:bCs/>
          <w:lang w:val="it-IT"/>
        </w:rPr>
        <w:t>F:</w:t>
      </w:r>
      <w:r w:rsidRPr="00E475D9">
        <w:rPr>
          <w:lang w:val="it-IT"/>
        </w:rPr>
        <w:t xml:space="preserve"> </w:t>
      </w:r>
      <w:r w:rsidRPr="00840B48">
        <w:rPr>
          <w:lang w:val="it-IT"/>
        </w:rPr>
        <w:t>–</w:t>
      </w:r>
      <w:r w:rsidRPr="00E475D9">
        <w:rPr>
          <w:lang w:val="it-IT"/>
        </w:rPr>
        <w:t xml:space="preserve"> </w:t>
      </w:r>
      <w:r w:rsidRPr="00E475D9">
        <w:rPr>
          <w:b/>
          <w:bCs/>
          <w:lang w:val="it-IT"/>
        </w:rPr>
        <w:t>S:</w:t>
      </w:r>
      <w:r w:rsidRPr="00E475D9">
        <w:rPr>
          <w:lang w:val="it-IT"/>
        </w:rPr>
        <w:t xml:space="preserve"> </w:t>
      </w:r>
      <w:r w:rsidRPr="00E475D9">
        <w:rPr>
          <w:i/>
          <w:iCs/>
          <w:lang w:val="it-IT"/>
        </w:rPr>
        <w:t xml:space="preserve">yYeb </w:t>
      </w:r>
      <w:r w:rsidRPr="00E475D9">
        <w:rPr>
          <w:lang w:val="it-IT"/>
        </w:rPr>
        <w:t xml:space="preserve">6:6, 7c (Kosovsky, </w:t>
      </w:r>
      <w:r w:rsidRPr="00E475D9">
        <w:rPr>
          <w:i/>
          <w:iCs/>
          <w:lang w:val="it-IT"/>
        </w:rPr>
        <w:t>Yerushalmi</w:t>
      </w:r>
      <w:r w:rsidRPr="00E475D9">
        <w:rPr>
          <w:lang w:val="it-IT"/>
        </w:rPr>
        <w:t xml:space="preserve">, 276) </w:t>
      </w:r>
      <w:r w:rsidRPr="00E475D9">
        <w:rPr>
          <w:b/>
          <w:bCs/>
          <w:lang w:val="it-IT"/>
        </w:rPr>
        <w:t xml:space="preserve">E: </w:t>
      </w:r>
      <w:r w:rsidRPr="00840B48">
        <w:rPr>
          <w:lang w:val="it-IT"/>
        </w:rPr>
        <w:t>–</w:t>
      </w:r>
      <w:r w:rsidRPr="00E475D9">
        <w:rPr>
          <w:b/>
          <w:bCs/>
          <w:lang w:val="it-IT"/>
        </w:rPr>
        <w:t xml:space="preserve"> D: </w:t>
      </w:r>
      <w:r w:rsidR="001A1E0C">
        <w:rPr>
          <w:lang w:val="it-IT"/>
        </w:rPr>
        <w:t>3</w:t>
      </w:r>
      <w:r w:rsidR="001A1E0C" w:rsidRPr="001A1E0C">
        <w:rPr>
          <w:vertAlign w:val="superscript"/>
          <w:lang w:val="it-IT"/>
        </w:rPr>
        <w:t>rd</w:t>
      </w:r>
      <w:r w:rsidR="001A1E0C">
        <w:rPr>
          <w:lang w:val="it-IT"/>
        </w:rPr>
        <w:t>-4</w:t>
      </w:r>
      <w:r w:rsidR="001A1E0C" w:rsidRPr="001A1E0C">
        <w:rPr>
          <w:vertAlign w:val="superscript"/>
          <w:lang w:val="it-IT"/>
        </w:rPr>
        <w:t>th</w:t>
      </w:r>
      <w:r w:rsidR="001A1E0C">
        <w:rPr>
          <w:lang w:val="it-IT"/>
        </w:rPr>
        <w:t xml:space="preserve"> C</w:t>
      </w:r>
      <w:r w:rsidR="001A1E0C">
        <w:rPr>
          <w:rStyle w:val="FootnoteReference"/>
          <w:lang w:val="it-IT"/>
        </w:rPr>
        <w:footnoteReference w:id="809"/>
      </w:r>
    </w:p>
    <w:p w14:paraId="3CA92241" w14:textId="77777777" w:rsidR="00BD0433" w:rsidRDefault="00BD0433" w:rsidP="001740CC">
      <w:pPr>
        <w:numPr>
          <w:ilvl w:val="0"/>
          <w:numId w:val="129"/>
        </w:numPr>
        <w:bidi w:val="0"/>
      </w:pPr>
      <w:r w:rsidRPr="00033E37">
        <w:rPr>
          <w:b/>
          <w:bCs/>
          <w:lang w:val="en-GB"/>
        </w:rPr>
        <w:t xml:space="preserve">O: </w:t>
      </w:r>
      <w:r w:rsidRPr="00840B48">
        <w:rPr>
          <w:lang w:val="en-GB"/>
        </w:rPr>
        <w:t>–</w:t>
      </w:r>
      <w:r w:rsidRPr="00033E37">
        <w:rPr>
          <w:b/>
          <w:bCs/>
          <w:lang w:val="en-GB"/>
        </w:rPr>
        <w:t xml:space="preserve"> Ds:</w:t>
      </w:r>
      <w:r w:rsidRPr="00033E37">
        <w:rPr>
          <w:lang w:val="en-GB"/>
        </w:rPr>
        <w:t xml:space="preserve"> </w:t>
      </w:r>
      <w:r>
        <w:rPr>
          <w:lang w:val="en-GB"/>
        </w:rPr>
        <w:t>Of Qartis</w:t>
      </w:r>
      <w:r>
        <w:rPr>
          <w:rStyle w:val="FootnoteReference"/>
          <w:lang w:val="en-GB"/>
        </w:rPr>
        <w:footnoteReference w:id="810"/>
      </w:r>
      <w:r>
        <w:rPr>
          <w:lang w:val="en-GB"/>
        </w:rPr>
        <w:t xml:space="preserve"> </w:t>
      </w:r>
      <w:r w:rsidRPr="00033E37">
        <w:rPr>
          <w:b/>
          <w:bCs/>
          <w:lang w:val="en-GB"/>
        </w:rPr>
        <w:t>F:</w:t>
      </w:r>
      <w:r w:rsidRPr="00033E37">
        <w:rPr>
          <w:lang w:val="en-GB"/>
        </w:rPr>
        <w:t xml:space="preserve"> </w:t>
      </w:r>
      <w:r w:rsidRPr="00840B48">
        <w:rPr>
          <w:lang w:val="en-GB"/>
        </w:rPr>
        <w:t>–</w:t>
      </w:r>
      <w:r w:rsidRPr="00214D57">
        <w:rPr>
          <w:lang w:val="en-GB"/>
        </w:rPr>
        <w:t xml:space="preserve"> </w:t>
      </w:r>
      <w:r w:rsidRPr="00214D57">
        <w:rPr>
          <w:b/>
          <w:bCs/>
          <w:lang w:val="en-GB"/>
        </w:rPr>
        <w:t>S:</w:t>
      </w:r>
      <w:r w:rsidRPr="00214D57">
        <w:rPr>
          <w:lang w:val="en-GB"/>
        </w:rPr>
        <w:t xml:space="preserve"> </w:t>
      </w:r>
      <w:r w:rsidRPr="001F0F38">
        <w:rPr>
          <w:i/>
          <w:iCs/>
          <w:lang w:val="en-GB"/>
        </w:rPr>
        <w:t>y</w:t>
      </w:r>
      <w:r>
        <w:rPr>
          <w:i/>
          <w:iCs/>
          <w:lang w:val="en-GB"/>
        </w:rPr>
        <w:t>Ket</w:t>
      </w:r>
      <w:r w:rsidRPr="001F0F38">
        <w:rPr>
          <w:i/>
          <w:iCs/>
          <w:lang w:val="en-GB"/>
        </w:rPr>
        <w:t xml:space="preserve"> </w:t>
      </w:r>
      <w:r>
        <w:rPr>
          <w:lang w:val="en-GB"/>
        </w:rPr>
        <w:t>2</w:t>
      </w:r>
      <w:r w:rsidRPr="001F0F38">
        <w:rPr>
          <w:lang w:val="en-GB"/>
        </w:rPr>
        <w:t>:</w:t>
      </w:r>
      <w:r>
        <w:rPr>
          <w:lang w:val="en-GB"/>
        </w:rPr>
        <w:t>9</w:t>
      </w:r>
      <w:r w:rsidRPr="001F0F38">
        <w:rPr>
          <w:lang w:val="en-GB"/>
        </w:rPr>
        <w:t xml:space="preserve">, </w:t>
      </w:r>
      <w:r>
        <w:rPr>
          <w:lang w:val="en-GB"/>
        </w:rPr>
        <w:t>26d</w:t>
      </w:r>
      <w:r w:rsidRPr="001F0F38">
        <w:rPr>
          <w:lang w:val="en-GB"/>
        </w:rPr>
        <w:t xml:space="preserve"> </w:t>
      </w:r>
      <w:r>
        <w:rPr>
          <w:lang w:val="en-GB"/>
        </w:rPr>
        <w:t>(</w:t>
      </w:r>
      <w:r w:rsidRPr="001F0F38">
        <w:rPr>
          <w:lang w:val="en-GB"/>
        </w:rPr>
        <w:t xml:space="preserve">Kosovsky, </w:t>
      </w:r>
      <w:r w:rsidRPr="001F0F38">
        <w:rPr>
          <w:i/>
          <w:iCs/>
          <w:lang w:val="en-GB"/>
        </w:rPr>
        <w:t>Yerushalmi</w:t>
      </w:r>
      <w:r w:rsidRPr="001F0F38">
        <w:rPr>
          <w:lang w:val="en-GB"/>
        </w:rPr>
        <w:t xml:space="preserve">, </w:t>
      </w:r>
      <w:r>
        <w:rPr>
          <w:lang w:val="en-GB"/>
        </w:rPr>
        <w:t>275</w:t>
      </w:r>
      <w:r w:rsidRPr="001F0F38">
        <w:rPr>
          <w:lang w:val="en-GB"/>
        </w:rPr>
        <w:t xml:space="preserve">) </w:t>
      </w:r>
      <w:r w:rsidRPr="001F0F38">
        <w:rPr>
          <w:b/>
          <w:bCs/>
          <w:lang w:val="en-GB"/>
        </w:rPr>
        <w:t xml:space="preserve">E: </w:t>
      </w:r>
      <w:r w:rsidRPr="00840B48">
        <w:rPr>
          <w:lang w:val="en-GB"/>
        </w:rPr>
        <w:t>–</w:t>
      </w:r>
      <w:r w:rsidRPr="001F0F38">
        <w:rPr>
          <w:b/>
          <w:bCs/>
          <w:lang w:val="en-GB"/>
        </w:rPr>
        <w:t xml:space="preserve"> D: </w:t>
      </w:r>
      <w:r w:rsidR="001A1E0C">
        <w:rPr>
          <w:lang w:val="en-GB"/>
        </w:rPr>
        <w:t>3</w:t>
      </w:r>
      <w:r w:rsidR="001A1E0C" w:rsidRPr="001A1E0C">
        <w:rPr>
          <w:vertAlign w:val="superscript"/>
          <w:lang w:val="en-GB"/>
        </w:rPr>
        <w:t>rd</w:t>
      </w:r>
      <w:r w:rsidR="001A1E0C">
        <w:rPr>
          <w:lang w:val="en-GB"/>
        </w:rPr>
        <w:t xml:space="preserve"> C</w:t>
      </w:r>
      <w:r w:rsidR="001A1E0C">
        <w:rPr>
          <w:rStyle w:val="FootnoteReference"/>
          <w:lang w:val="en-GB"/>
        </w:rPr>
        <w:footnoteReference w:id="811"/>
      </w:r>
      <w:r w:rsidRPr="00033E37">
        <w:rPr>
          <w:b/>
          <w:bCs/>
          <w:lang w:val="en-GB"/>
        </w:rPr>
        <w:t xml:space="preserve"> </w:t>
      </w:r>
    </w:p>
    <w:p w14:paraId="3F93F354" w14:textId="77777777" w:rsidR="00BD0433" w:rsidRPr="00E475D9" w:rsidRDefault="00BD0433" w:rsidP="001740CC">
      <w:pPr>
        <w:numPr>
          <w:ilvl w:val="0"/>
          <w:numId w:val="129"/>
        </w:numPr>
        <w:bidi w:val="0"/>
        <w:rPr>
          <w:lang w:val="it-IT"/>
        </w:rPr>
      </w:pPr>
      <w:r w:rsidRPr="0082579D">
        <w:rPr>
          <w:b/>
          <w:bCs/>
          <w:lang w:val="it-IT"/>
        </w:rPr>
        <w:t xml:space="preserve">O: </w:t>
      </w:r>
      <w:r w:rsidRPr="00A82DE5">
        <w:rPr>
          <w:rFonts w:cs="Times New Roman"/>
          <w:rtl/>
        </w:rPr>
        <w:t>חיננא</w:t>
      </w:r>
      <w:r>
        <w:rPr>
          <w:rStyle w:val="FootnoteReference"/>
          <w:lang w:val="it-IT"/>
        </w:rPr>
        <w:footnoteReference w:id="812"/>
      </w:r>
      <w:r w:rsidRPr="00E475D9">
        <w:rPr>
          <w:lang w:val="it-IT"/>
        </w:rPr>
        <w:t xml:space="preserve"> </w:t>
      </w:r>
      <w:r w:rsidRPr="0082579D">
        <w:rPr>
          <w:b/>
          <w:bCs/>
          <w:lang w:val="it-IT"/>
        </w:rPr>
        <w:t>Ds:</w:t>
      </w:r>
      <w:r>
        <w:rPr>
          <w:lang w:val="it-IT"/>
        </w:rPr>
        <w:t xml:space="preserve"> Joseph </w:t>
      </w:r>
      <w:r w:rsidRPr="00E475D9">
        <w:rPr>
          <w:lang w:val="it-IT"/>
        </w:rPr>
        <w:t>(</w:t>
      </w:r>
      <w:r>
        <w:rPr>
          <w:lang w:val="it-IT"/>
        </w:rPr>
        <w:t>2</w:t>
      </w:r>
      <w:r w:rsidR="002C2DA4">
        <w:rPr>
          <w:lang w:val="it-IT"/>
        </w:rPr>
        <w:t>8</w:t>
      </w:r>
      <w:r w:rsidRPr="00E475D9">
        <w:rPr>
          <w:lang w:val="it-IT"/>
        </w:rPr>
        <w:t>)</w:t>
      </w:r>
      <w:r>
        <w:rPr>
          <w:lang w:val="it-IT"/>
        </w:rPr>
        <w:t>’</w:t>
      </w:r>
      <w:r w:rsidRPr="00E475D9">
        <w:rPr>
          <w:lang w:val="it-IT"/>
        </w:rPr>
        <w:t xml:space="preserve">s son </w:t>
      </w:r>
      <w:r w:rsidRPr="0082579D">
        <w:rPr>
          <w:b/>
          <w:bCs/>
          <w:lang w:val="it-IT"/>
        </w:rPr>
        <w:t>F:</w:t>
      </w:r>
      <w:r w:rsidRPr="00E475D9">
        <w:rPr>
          <w:lang w:val="it-IT"/>
        </w:rPr>
        <w:t xml:space="preserve"> </w:t>
      </w:r>
      <w:r w:rsidRPr="00840B48">
        <w:rPr>
          <w:lang w:val="en-GB"/>
        </w:rPr>
        <w:t>–</w:t>
      </w:r>
      <w:r w:rsidRPr="00E475D9">
        <w:rPr>
          <w:lang w:val="it-IT"/>
        </w:rPr>
        <w:t xml:space="preserve"> </w:t>
      </w:r>
      <w:r w:rsidRPr="00E475D9">
        <w:rPr>
          <w:b/>
          <w:bCs/>
          <w:lang w:val="it-IT"/>
        </w:rPr>
        <w:t>S:</w:t>
      </w:r>
      <w:r w:rsidRPr="00E475D9">
        <w:rPr>
          <w:lang w:val="it-IT"/>
        </w:rPr>
        <w:t xml:space="preserve"> </w:t>
      </w:r>
      <w:r w:rsidRPr="00E475D9">
        <w:rPr>
          <w:i/>
          <w:iCs/>
          <w:lang w:val="it-IT"/>
        </w:rPr>
        <w:t xml:space="preserve">yGit </w:t>
      </w:r>
      <w:r w:rsidRPr="00E475D9">
        <w:rPr>
          <w:lang w:val="it-IT"/>
        </w:rPr>
        <w:t xml:space="preserve">1:1, 43b (Kosovsky, </w:t>
      </w:r>
      <w:r w:rsidRPr="00E475D9">
        <w:rPr>
          <w:i/>
          <w:iCs/>
          <w:lang w:val="it-IT"/>
        </w:rPr>
        <w:t>Yerushalmi</w:t>
      </w:r>
      <w:r w:rsidRPr="00E475D9">
        <w:rPr>
          <w:lang w:val="it-IT"/>
        </w:rPr>
        <w:t xml:space="preserve">, 275) </w:t>
      </w:r>
      <w:r w:rsidRPr="00E475D9">
        <w:rPr>
          <w:b/>
          <w:bCs/>
          <w:lang w:val="it-IT"/>
        </w:rPr>
        <w:t xml:space="preserve">E: </w:t>
      </w:r>
      <w:r w:rsidRPr="00840B48">
        <w:rPr>
          <w:lang w:val="en-GB"/>
        </w:rPr>
        <w:t>–</w:t>
      </w:r>
      <w:r w:rsidRPr="00E475D9">
        <w:rPr>
          <w:b/>
          <w:bCs/>
          <w:lang w:val="it-IT"/>
        </w:rPr>
        <w:t xml:space="preserve"> D: </w:t>
      </w:r>
      <w:r w:rsidR="007F4780" w:rsidRPr="00B32F2E">
        <w:rPr>
          <w:rFonts w:cs="Times New Roman"/>
        </w:rPr>
        <w:t>P</w:t>
      </w:r>
      <w:r w:rsidR="007F4780">
        <w:rPr>
          <w:rFonts w:cs="Times New Roman"/>
        </w:rPr>
        <w:t>re-4</w:t>
      </w:r>
      <w:r w:rsidR="007F4780" w:rsidRPr="00B32F2E">
        <w:rPr>
          <w:rFonts w:cs="Times New Roman"/>
        </w:rPr>
        <w:t>00</w:t>
      </w:r>
      <w:r w:rsidR="007F4780">
        <w:rPr>
          <w:rStyle w:val="FootnoteReference"/>
          <w:rFonts w:cs="Times New Roman"/>
        </w:rPr>
        <w:footnoteReference w:id="813"/>
      </w:r>
    </w:p>
    <w:p w14:paraId="29EAABF8" w14:textId="77777777" w:rsidR="00BD0433" w:rsidRDefault="00BD0433" w:rsidP="001740CC">
      <w:pPr>
        <w:numPr>
          <w:ilvl w:val="0"/>
          <w:numId w:val="129"/>
        </w:numPr>
        <w:bidi w:val="0"/>
      </w:pPr>
      <w:r w:rsidRPr="00600027">
        <w:rPr>
          <w:b/>
          <w:bCs/>
          <w:lang w:val="en-GB"/>
        </w:rPr>
        <w:t xml:space="preserve">O: </w:t>
      </w:r>
      <w:r w:rsidRPr="00840B48">
        <w:rPr>
          <w:lang w:val="en-GB"/>
        </w:rPr>
        <w:t>–</w:t>
      </w:r>
      <w:r w:rsidRPr="00600027">
        <w:rPr>
          <w:b/>
          <w:bCs/>
          <w:lang w:val="en-GB"/>
        </w:rPr>
        <w:t xml:space="preserve"> Ds:</w:t>
      </w:r>
      <w:r w:rsidRPr="00600027">
        <w:rPr>
          <w:lang w:val="en-GB"/>
        </w:rPr>
        <w:t xml:space="preserve"> </w:t>
      </w:r>
      <w:r>
        <w:rPr>
          <w:lang w:val="en-GB"/>
        </w:rPr>
        <w:t xml:space="preserve">Sheila </w:t>
      </w:r>
      <w:r w:rsidRPr="001F0F38">
        <w:rPr>
          <w:lang w:val="en-GB"/>
        </w:rPr>
        <w:t>(</w:t>
      </w:r>
      <w:r w:rsidR="007E4CCA">
        <w:rPr>
          <w:lang w:val="en-GB"/>
        </w:rPr>
        <w:t>6</w:t>
      </w:r>
      <w:r w:rsidRPr="001F0F38">
        <w:rPr>
          <w:lang w:val="en-GB"/>
        </w:rPr>
        <w:t>)</w:t>
      </w:r>
      <w:r>
        <w:rPr>
          <w:lang w:val="en-GB"/>
        </w:rPr>
        <w:t>’</w:t>
      </w:r>
      <w:r w:rsidRPr="001F0F38">
        <w:rPr>
          <w:lang w:val="en-GB"/>
        </w:rPr>
        <w:t>s son</w:t>
      </w:r>
      <w:r w:rsidRPr="00600027">
        <w:rPr>
          <w:lang w:val="en-GB"/>
        </w:rPr>
        <w:t xml:space="preserve"> </w:t>
      </w:r>
      <w:r w:rsidRPr="00600027">
        <w:rPr>
          <w:b/>
          <w:bCs/>
          <w:lang w:val="en-GB"/>
        </w:rPr>
        <w:t>F:</w:t>
      </w:r>
      <w:r w:rsidRPr="00600027">
        <w:rPr>
          <w:lang w:val="en-GB"/>
        </w:rPr>
        <w:t xml:space="preserve"> </w:t>
      </w:r>
      <w:r w:rsidRPr="00840B48">
        <w:rPr>
          <w:lang w:val="en-GB"/>
        </w:rPr>
        <w:t>–</w:t>
      </w:r>
      <w:r w:rsidRPr="00214D57">
        <w:rPr>
          <w:lang w:val="en-GB"/>
        </w:rPr>
        <w:t xml:space="preserve"> </w:t>
      </w:r>
      <w:r w:rsidRPr="00214D57">
        <w:rPr>
          <w:b/>
          <w:bCs/>
          <w:lang w:val="en-GB"/>
        </w:rPr>
        <w:t>S:</w:t>
      </w:r>
      <w:r w:rsidRPr="00214D57">
        <w:rPr>
          <w:lang w:val="en-GB"/>
        </w:rPr>
        <w:t xml:space="preserve"> </w:t>
      </w:r>
      <w:r w:rsidRPr="001F0F38">
        <w:rPr>
          <w:i/>
          <w:iCs/>
          <w:lang w:val="en-GB"/>
        </w:rPr>
        <w:t>y</w:t>
      </w:r>
      <w:r>
        <w:rPr>
          <w:i/>
          <w:iCs/>
          <w:lang w:val="en-GB"/>
        </w:rPr>
        <w:t>San</w:t>
      </w:r>
      <w:r w:rsidRPr="001F0F38">
        <w:rPr>
          <w:i/>
          <w:iCs/>
          <w:lang w:val="en-GB"/>
        </w:rPr>
        <w:t xml:space="preserve"> </w:t>
      </w:r>
      <w:r>
        <w:rPr>
          <w:lang w:val="en-GB"/>
        </w:rPr>
        <w:t>8</w:t>
      </w:r>
      <w:r w:rsidRPr="001F0F38">
        <w:rPr>
          <w:lang w:val="en-GB"/>
        </w:rPr>
        <w:t>:</w:t>
      </w:r>
      <w:r>
        <w:rPr>
          <w:lang w:val="en-GB"/>
        </w:rPr>
        <w:t>8</w:t>
      </w:r>
      <w:r w:rsidRPr="001F0F38">
        <w:rPr>
          <w:lang w:val="en-GB"/>
        </w:rPr>
        <w:t xml:space="preserve">, </w:t>
      </w:r>
      <w:r>
        <w:rPr>
          <w:lang w:val="en-GB"/>
        </w:rPr>
        <w:t>26c</w:t>
      </w:r>
      <w:r w:rsidRPr="001F0F38">
        <w:rPr>
          <w:lang w:val="en-GB"/>
        </w:rPr>
        <w:t xml:space="preserve"> </w:t>
      </w:r>
      <w:r>
        <w:rPr>
          <w:lang w:val="en-GB"/>
        </w:rPr>
        <w:t>(</w:t>
      </w:r>
      <w:r w:rsidRPr="001F0F38">
        <w:rPr>
          <w:lang w:val="en-GB"/>
        </w:rPr>
        <w:t xml:space="preserve">Kosovsky, </w:t>
      </w:r>
      <w:r w:rsidRPr="001F0F38">
        <w:rPr>
          <w:i/>
          <w:iCs/>
          <w:lang w:val="en-GB"/>
        </w:rPr>
        <w:t>Yerushalmi</w:t>
      </w:r>
      <w:r w:rsidRPr="001F0F38">
        <w:rPr>
          <w:lang w:val="en-GB"/>
        </w:rPr>
        <w:t xml:space="preserve">, </w:t>
      </w:r>
      <w:r>
        <w:rPr>
          <w:lang w:val="en-GB"/>
        </w:rPr>
        <w:t>276</w:t>
      </w:r>
      <w:r w:rsidRPr="001F0F38">
        <w:rPr>
          <w:lang w:val="en-GB"/>
        </w:rPr>
        <w:t xml:space="preserve">) </w:t>
      </w:r>
      <w:r w:rsidRPr="001F0F38">
        <w:rPr>
          <w:b/>
          <w:bCs/>
          <w:lang w:val="en-GB"/>
        </w:rPr>
        <w:t xml:space="preserve">E: </w:t>
      </w:r>
      <w:r w:rsidRPr="00840B48">
        <w:rPr>
          <w:lang w:val="en-GB"/>
        </w:rPr>
        <w:t>–</w:t>
      </w:r>
      <w:r w:rsidRPr="001F0F38">
        <w:rPr>
          <w:b/>
          <w:bCs/>
          <w:lang w:val="en-GB"/>
        </w:rPr>
        <w:t xml:space="preserve"> D: </w:t>
      </w:r>
      <w:r w:rsidR="007F4780">
        <w:rPr>
          <w:lang w:val="en-GB"/>
        </w:rPr>
        <w:t>3</w:t>
      </w:r>
      <w:r w:rsidR="007F4780" w:rsidRPr="0053756D">
        <w:rPr>
          <w:vertAlign w:val="superscript"/>
          <w:lang w:val="en-GB"/>
        </w:rPr>
        <w:t>rd</w:t>
      </w:r>
      <w:r w:rsidR="007F4780">
        <w:rPr>
          <w:lang w:val="en-GB"/>
        </w:rPr>
        <w:t xml:space="preserve"> C</w:t>
      </w:r>
      <w:r w:rsidR="007F4780">
        <w:rPr>
          <w:rStyle w:val="FootnoteReference"/>
          <w:lang w:val="en-GB"/>
        </w:rPr>
        <w:footnoteReference w:id="814"/>
      </w:r>
    </w:p>
    <w:p w14:paraId="2AD40364" w14:textId="77777777" w:rsidR="00BD0433" w:rsidRDefault="00BD0433" w:rsidP="001740CC">
      <w:pPr>
        <w:numPr>
          <w:ilvl w:val="0"/>
          <w:numId w:val="129"/>
        </w:numPr>
        <w:bidi w:val="0"/>
      </w:pPr>
      <w:r w:rsidRPr="005E436F">
        <w:rPr>
          <w:b/>
          <w:bCs/>
        </w:rPr>
        <w:t xml:space="preserve">O: </w:t>
      </w:r>
      <w:r w:rsidRPr="0038779C">
        <w:rPr>
          <w:rFonts w:cs="Times New Roman"/>
          <w:rtl/>
        </w:rPr>
        <w:t>חנינה</w:t>
      </w:r>
      <w:r>
        <w:rPr>
          <w:rStyle w:val="FootnoteReference"/>
          <w:lang w:val="it-IT"/>
        </w:rPr>
        <w:footnoteReference w:id="815"/>
      </w:r>
      <w:r>
        <w:t xml:space="preserve"> </w:t>
      </w:r>
      <w:r w:rsidRPr="005E436F">
        <w:rPr>
          <w:b/>
          <w:bCs/>
        </w:rPr>
        <w:t xml:space="preserve">Ds: </w:t>
      </w:r>
      <w:r>
        <w:t>The scribe</w:t>
      </w:r>
      <w:r>
        <w:rPr>
          <w:rStyle w:val="FootnoteReference"/>
        </w:rPr>
        <w:footnoteReference w:id="816"/>
      </w:r>
      <w:r>
        <w:t xml:space="preserve"> </w:t>
      </w:r>
      <w:r w:rsidRPr="005E436F">
        <w:rPr>
          <w:b/>
          <w:bCs/>
        </w:rPr>
        <w:t>F:</w:t>
      </w:r>
      <w:r>
        <w:rPr>
          <w:b/>
          <w:bCs/>
        </w:rPr>
        <w:t xml:space="preserve"> </w:t>
      </w:r>
      <w:r w:rsidRPr="008D2676">
        <w:rPr>
          <w:bCs/>
          <w:lang w:val="en-GB"/>
        </w:rPr>
        <w:t>–</w:t>
      </w:r>
      <w:r w:rsidRPr="005E436F">
        <w:t xml:space="preserve"> </w:t>
      </w:r>
      <w:r w:rsidRPr="005E436F">
        <w:rPr>
          <w:b/>
          <w:bCs/>
        </w:rPr>
        <w:t>S:</w:t>
      </w:r>
      <w:r w:rsidRPr="005E436F">
        <w:t xml:space="preserve"> </w:t>
      </w:r>
      <w:r w:rsidRPr="001F0F38">
        <w:rPr>
          <w:i/>
          <w:iCs/>
          <w:lang w:val="en-GB"/>
        </w:rPr>
        <w:t>y</w:t>
      </w:r>
      <w:r>
        <w:rPr>
          <w:i/>
          <w:iCs/>
          <w:lang w:val="en-GB"/>
        </w:rPr>
        <w:t xml:space="preserve">Hor </w:t>
      </w:r>
      <w:r>
        <w:rPr>
          <w:lang w:val="en-GB"/>
        </w:rPr>
        <w:t>1:3, 47a</w:t>
      </w:r>
      <w:r w:rsidRPr="0038609E">
        <w:rPr>
          <w:b/>
          <w:bCs/>
        </w:rPr>
        <w:t xml:space="preserve"> </w:t>
      </w:r>
      <w:r>
        <w:rPr>
          <w:lang w:val="en-GB"/>
        </w:rPr>
        <w:t>(</w:t>
      </w:r>
      <w:r w:rsidRPr="001F0F38">
        <w:rPr>
          <w:lang w:val="en-GB"/>
        </w:rPr>
        <w:t xml:space="preserve">Kosovsky, </w:t>
      </w:r>
      <w:r w:rsidRPr="001F0F38">
        <w:rPr>
          <w:i/>
          <w:iCs/>
          <w:lang w:val="en-GB"/>
        </w:rPr>
        <w:t>Yerushalmi</w:t>
      </w:r>
      <w:r w:rsidRPr="001F0F38">
        <w:rPr>
          <w:lang w:val="en-GB"/>
        </w:rPr>
        <w:t xml:space="preserve">, </w:t>
      </w:r>
      <w:r>
        <w:rPr>
          <w:lang w:val="en-GB"/>
        </w:rPr>
        <w:t>274</w:t>
      </w:r>
      <w:r w:rsidRPr="001F0F38">
        <w:rPr>
          <w:lang w:val="en-GB"/>
        </w:rPr>
        <w:t xml:space="preserve">) </w:t>
      </w:r>
      <w:r w:rsidRPr="001F0F38">
        <w:rPr>
          <w:b/>
          <w:bCs/>
          <w:lang w:val="en-GB"/>
        </w:rPr>
        <w:t xml:space="preserve">E: </w:t>
      </w:r>
      <w:r w:rsidRPr="004C25F3">
        <w:rPr>
          <w:bCs/>
          <w:lang w:val="en-GB"/>
        </w:rPr>
        <w:t>–</w:t>
      </w:r>
      <w:r w:rsidRPr="001F0F38">
        <w:rPr>
          <w:b/>
          <w:bCs/>
          <w:lang w:val="en-GB"/>
        </w:rPr>
        <w:t xml:space="preserve"> D: </w:t>
      </w:r>
      <w:r w:rsidR="007F4780">
        <w:rPr>
          <w:lang w:val="de-DE"/>
        </w:rPr>
        <w:t>3</w:t>
      </w:r>
      <w:r w:rsidR="007F4780" w:rsidRPr="004C68BA">
        <w:rPr>
          <w:vertAlign w:val="superscript"/>
          <w:lang w:val="de-DE"/>
        </w:rPr>
        <w:t>rd</w:t>
      </w:r>
      <w:r w:rsidR="007F4780">
        <w:rPr>
          <w:lang w:val="de-DE"/>
        </w:rPr>
        <w:t xml:space="preserve"> C</w:t>
      </w:r>
      <w:r w:rsidR="007F4780">
        <w:rPr>
          <w:rStyle w:val="FootnoteReference"/>
          <w:lang w:val="de-DE"/>
        </w:rPr>
        <w:footnoteReference w:id="817"/>
      </w:r>
    </w:p>
    <w:p w14:paraId="2292D2F2" w14:textId="77777777" w:rsidR="00BD0433" w:rsidRDefault="00BD0433" w:rsidP="001740CC">
      <w:pPr>
        <w:numPr>
          <w:ilvl w:val="0"/>
          <w:numId w:val="129"/>
        </w:numPr>
        <w:bidi w:val="0"/>
      </w:pPr>
      <w:r w:rsidRPr="0038609E">
        <w:rPr>
          <w:b/>
          <w:bCs/>
        </w:rPr>
        <w:t>O</w:t>
      </w:r>
      <w:r>
        <w:rPr>
          <w:b/>
          <w:bCs/>
        </w:rPr>
        <w:t xml:space="preserve">: </w:t>
      </w:r>
      <w:r w:rsidRPr="0038779C">
        <w:rPr>
          <w:rFonts w:cs="Times New Roman"/>
          <w:rtl/>
        </w:rPr>
        <w:t>חנינא</w:t>
      </w:r>
      <w:r>
        <w:rPr>
          <w:rStyle w:val="FootnoteReference"/>
          <w:lang w:val="it-IT"/>
        </w:rPr>
        <w:footnoteReference w:id="818"/>
      </w:r>
      <w:r>
        <w:rPr>
          <w:b/>
          <w:bCs/>
        </w:rPr>
        <w:t xml:space="preserve"> </w:t>
      </w:r>
      <w:r w:rsidRPr="0038609E">
        <w:rPr>
          <w:b/>
          <w:bCs/>
        </w:rPr>
        <w:t>Ds:</w:t>
      </w:r>
      <w:r>
        <w:rPr>
          <w:b/>
          <w:bCs/>
        </w:rPr>
        <w:t xml:space="preserve"> </w:t>
      </w:r>
      <w:r w:rsidRPr="00117B6F">
        <w:t>Qara</w:t>
      </w:r>
      <w:r>
        <w:rPr>
          <w:rStyle w:val="FootnoteReference"/>
        </w:rPr>
        <w:footnoteReference w:id="819"/>
      </w:r>
      <w:r>
        <w:t xml:space="preserve"> </w:t>
      </w:r>
      <w:r w:rsidRPr="0038609E">
        <w:rPr>
          <w:b/>
          <w:bCs/>
        </w:rPr>
        <w:t>F:</w:t>
      </w:r>
      <w:r w:rsidRPr="0038609E">
        <w:t xml:space="preserve"> </w:t>
      </w:r>
      <w:r w:rsidRPr="00840B48">
        <w:rPr>
          <w:lang w:val="en-GB"/>
        </w:rPr>
        <w:t>–</w:t>
      </w:r>
      <w:r>
        <w:t xml:space="preserve"> </w:t>
      </w:r>
      <w:r w:rsidRPr="0038609E">
        <w:rPr>
          <w:b/>
          <w:bCs/>
        </w:rPr>
        <w:t>S</w:t>
      </w:r>
      <w:r w:rsidRPr="009D507E">
        <w:rPr>
          <w:b/>
          <w:bCs/>
        </w:rPr>
        <w:t>:</w:t>
      </w:r>
      <w:r w:rsidRPr="009D507E">
        <w:rPr>
          <w:i/>
          <w:iCs/>
          <w:lang w:val="en-GB"/>
        </w:rPr>
        <w:t xml:space="preserve"> </w:t>
      </w:r>
      <w:r w:rsidRPr="002548B7">
        <w:rPr>
          <w:i/>
          <w:iCs/>
          <w:lang w:val="en-GB"/>
        </w:rPr>
        <w:t>bTaan</w:t>
      </w:r>
      <w:r w:rsidRPr="002548B7">
        <w:rPr>
          <w:lang w:val="en-GB"/>
        </w:rPr>
        <w:t xml:space="preserve"> 27b</w:t>
      </w:r>
      <w:r>
        <w:rPr>
          <w:rStyle w:val="FootnoteReference"/>
          <w:lang w:val="en-GB"/>
        </w:rPr>
        <w:footnoteReference w:id="820"/>
      </w:r>
      <w:r w:rsidRPr="0038609E">
        <w:t xml:space="preserve"> </w:t>
      </w:r>
      <w:r>
        <w:t xml:space="preserve">(Kosowsky, </w:t>
      </w:r>
      <w:r>
        <w:rPr>
          <w:i/>
          <w:iCs/>
        </w:rPr>
        <w:t>Babylonico</w:t>
      </w:r>
      <w:r>
        <w:t xml:space="preserve">, 514) </w:t>
      </w:r>
      <w:r w:rsidRPr="001F0F38">
        <w:rPr>
          <w:b/>
          <w:bCs/>
          <w:lang w:val="en-GB"/>
        </w:rPr>
        <w:t xml:space="preserve">E: </w:t>
      </w:r>
      <w:r w:rsidRPr="00840B48">
        <w:rPr>
          <w:lang w:val="en-GB"/>
        </w:rPr>
        <w:t>–</w:t>
      </w:r>
      <w:r w:rsidRPr="001F0F38">
        <w:rPr>
          <w:b/>
          <w:bCs/>
          <w:lang w:val="en-GB"/>
        </w:rPr>
        <w:t xml:space="preserve"> D: </w:t>
      </w:r>
      <w:r w:rsidR="007F4780">
        <w:rPr>
          <w:lang w:val="en-GB"/>
        </w:rPr>
        <w:t>3</w:t>
      </w:r>
      <w:r w:rsidR="007F4780" w:rsidRPr="007F4780">
        <w:rPr>
          <w:vertAlign w:val="superscript"/>
          <w:lang w:val="en-GB"/>
        </w:rPr>
        <w:t>rd</w:t>
      </w:r>
      <w:r w:rsidR="007F4780">
        <w:rPr>
          <w:lang w:val="en-GB"/>
        </w:rPr>
        <w:t xml:space="preserve"> C</w:t>
      </w:r>
      <w:r w:rsidR="007F4780">
        <w:rPr>
          <w:rStyle w:val="FootnoteReference"/>
          <w:lang w:val="en-GB"/>
        </w:rPr>
        <w:footnoteReference w:id="821"/>
      </w:r>
    </w:p>
    <w:p w14:paraId="75B3498E" w14:textId="77777777" w:rsidR="00BD0433" w:rsidRPr="00FB53A9" w:rsidRDefault="00BD0433" w:rsidP="001740CC">
      <w:pPr>
        <w:numPr>
          <w:ilvl w:val="0"/>
          <w:numId w:val="129"/>
        </w:numPr>
        <w:bidi w:val="0"/>
      </w:pPr>
      <w:r w:rsidRPr="00FB53A9">
        <w:rPr>
          <w:b/>
          <w:bCs/>
        </w:rPr>
        <w:t xml:space="preserve">O: </w:t>
      </w:r>
      <w:r w:rsidRPr="00A82DE5">
        <w:rPr>
          <w:rFonts w:cs="Times New Roman"/>
          <w:rtl/>
        </w:rPr>
        <w:t>חנינה</w:t>
      </w:r>
      <w:r>
        <w:rPr>
          <w:rStyle w:val="FootnoteReference"/>
          <w:lang w:val="it-IT"/>
        </w:rPr>
        <w:footnoteReference w:id="822"/>
      </w:r>
      <w:r>
        <w:rPr>
          <w:b/>
          <w:bCs/>
        </w:rPr>
        <w:t xml:space="preserve"> </w:t>
      </w:r>
      <w:r w:rsidRPr="00FB53A9">
        <w:rPr>
          <w:b/>
          <w:bCs/>
        </w:rPr>
        <w:t xml:space="preserve">Ds: </w:t>
      </w:r>
      <w:r>
        <w:t>Goliath</w:t>
      </w:r>
      <w:r w:rsidRPr="003F58C4">
        <w:rPr>
          <w:lang w:val="en-GB"/>
        </w:rPr>
        <w:t xml:space="preserve"> </w:t>
      </w:r>
      <w:r>
        <w:rPr>
          <w:lang w:val="en-GB"/>
        </w:rPr>
        <w:t>(1</w:t>
      </w:r>
      <w:r w:rsidRPr="001F0F38">
        <w:rPr>
          <w:lang w:val="en-GB"/>
        </w:rPr>
        <w:t>)</w:t>
      </w:r>
      <w:r>
        <w:rPr>
          <w:lang w:val="en-GB"/>
        </w:rPr>
        <w:t>’</w:t>
      </w:r>
      <w:r w:rsidRPr="001F0F38">
        <w:rPr>
          <w:lang w:val="en-GB"/>
        </w:rPr>
        <w:t>s son</w:t>
      </w:r>
      <w:r>
        <w:t xml:space="preserve"> </w:t>
      </w:r>
      <w:r w:rsidRPr="00FB53A9">
        <w:rPr>
          <w:b/>
          <w:bCs/>
        </w:rPr>
        <w:t>F:</w:t>
      </w:r>
      <w:r w:rsidRPr="00FB53A9">
        <w:t xml:space="preserve"> </w:t>
      </w:r>
      <w:r w:rsidRPr="00840B48">
        <w:rPr>
          <w:lang w:val="en-GB"/>
        </w:rPr>
        <w:t>–</w:t>
      </w:r>
      <w:r w:rsidRPr="00FB53A9">
        <w:t xml:space="preserve"> </w:t>
      </w:r>
      <w:r w:rsidRPr="00FB53A9">
        <w:rPr>
          <w:b/>
          <w:bCs/>
        </w:rPr>
        <w:t xml:space="preserve">S: </w:t>
      </w:r>
      <w:r>
        <w:rPr>
          <w:i/>
          <w:iCs/>
        </w:rPr>
        <w:t xml:space="preserve">Gen </w:t>
      </w:r>
      <w:r w:rsidRPr="00FB53A9">
        <w:rPr>
          <w:i/>
          <w:iCs/>
        </w:rPr>
        <w:t>R</w:t>
      </w:r>
      <w:r>
        <w:rPr>
          <w:i/>
          <w:iCs/>
        </w:rPr>
        <w:t>ab</w:t>
      </w:r>
      <w:r w:rsidRPr="00FB53A9">
        <w:t xml:space="preserve"> 16</w:t>
      </w:r>
      <w:r>
        <w:t>:3</w:t>
      </w:r>
      <w:r w:rsidRPr="00FB53A9">
        <w:t xml:space="preserve"> (</w:t>
      </w:r>
      <w:r>
        <w:t xml:space="preserve">Hyman, </w:t>
      </w:r>
      <w:r>
        <w:rPr>
          <w:i/>
          <w:iCs/>
        </w:rPr>
        <w:t>Toldoth</w:t>
      </w:r>
      <w:r>
        <w:t xml:space="preserve">, 479) </w:t>
      </w:r>
      <w:r w:rsidRPr="001F0F38">
        <w:rPr>
          <w:b/>
          <w:bCs/>
          <w:lang w:val="en-GB"/>
        </w:rPr>
        <w:t xml:space="preserve">E: </w:t>
      </w:r>
      <w:r w:rsidRPr="00840B48">
        <w:rPr>
          <w:lang w:val="en-GB"/>
        </w:rPr>
        <w:t>–</w:t>
      </w:r>
      <w:r w:rsidRPr="001F0F38">
        <w:rPr>
          <w:b/>
          <w:bCs/>
          <w:lang w:val="en-GB"/>
        </w:rPr>
        <w:t xml:space="preserve"> D: </w:t>
      </w:r>
      <w:r w:rsidR="007F4780">
        <w:t>3</w:t>
      </w:r>
      <w:r w:rsidR="007F4780" w:rsidRPr="00404873">
        <w:rPr>
          <w:vertAlign w:val="superscript"/>
        </w:rPr>
        <w:t>rd</w:t>
      </w:r>
      <w:r w:rsidR="007F4780">
        <w:t>-4</w:t>
      </w:r>
      <w:r w:rsidR="007F4780" w:rsidRPr="001D2A18">
        <w:rPr>
          <w:vertAlign w:val="superscript"/>
        </w:rPr>
        <w:t>th</w:t>
      </w:r>
      <w:r w:rsidR="007F4780">
        <w:t xml:space="preserve"> C</w:t>
      </w:r>
      <w:r w:rsidR="007F4780">
        <w:rPr>
          <w:rStyle w:val="FootnoteReference"/>
        </w:rPr>
        <w:footnoteReference w:id="823"/>
      </w:r>
    </w:p>
    <w:p w14:paraId="7A19BCE6" w14:textId="77777777" w:rsidR="00BD0433" w:rsidRDefault="00BD0433" w:rsidP="001740CC">
      <w:pPr>
        <w:numPr>
          <w:ilvl w:val="0"/>
          <w:numId w:val="129"/>
        </w:numPr>
        <w:bidi w:val="0"/>
      </w:pPr>
      <w:r w:rsidRPr="00692169">
        <w:rPr>
          <w:b/>
          <w:bCs/>
        </w:rPr>
        <w:t xml:space="preserve">O: </w:t>
      </w:r>
      <w:r w:rsidRPr="00A82DE5">
        <w:rPr>
          <w:rFonts w:cs="Times New Roman"/>
          <w:rtl/>
        </w:rPr>
        <w:t>חננא</w:t>
      </w:r>
      <w:r>
        <w:rPr>
          <w:rStyle w:val="FootnoteReference"/>
          <w:lang w:val="it-IT"/>
        </w:rPr>
        <w:footnoteReference w:id="824"/>
      </w:r>
      <w:r>
        <w:t xml:space="preserve"> </w:t>
      </w:r>
      <w:r w:rsidRPr="00692169">
        <w:rPr>
          <w:b/>
          <w:bCs/>
        </w:rPr>
        <w:t>Ds:</w:t>
      </w:r>
      <w:r w:rsidRPr="00692169">
        <w:rPr>
          <w:lang w:val="en-GB"/>
        </w:rPr>
        <w:t xml:space="preserve"> </w:t>
      </w:r>
      <w:r>
        <w:rPr>
          <w:lang w:val="en-GB"/>
        </w:rPr>
        <w:t>Sansan (1</w:t>
      </w:r>
      <w:r w:rsidRPr="001F0F38">
        <w:rPr>
          <w:lang w:val="en-GB"/>
        </w:rPr>
        <w:t>)</w:t>
      </w:r>
      <w:r>
        <w:rPr>
          <w:lang w:val="en-GB"/>
        </w:rPr>
        <w:t>’</w:t>
      </w:r>
      <w:r w:rsidRPr="001F0F38">
        <w:rPr>
          <w:lang w:val="en-GB"/>
        </w:rPr>
        <w:t>s son</w:t>
      </w:r>
      <w:r w:rsidRPr="00692169">
        <w:t xml:space="preserve"> </w:t>
      </w:r>
      <w:r w:rsidRPr="00692169">
        <w:rPr>
          <w:b/>
          <w:bCs/>
        </w:rPr>
        <w:t>F:</w:t>
      </w:r>
      <w:r>
        <w:rPr>
          <w:b/>
          <w:bCs/>
        </w:rPr>
        <w:t xml:space="preserve"> </w:t>
      </w:r>
      <w:r w:rsidRPr="00840B48">
        <w:rPr>
          <w:lang w:val="en-GB"/>
        </w:rPr>
        <w:t>–</w:t>
      </w:r>
      <w:r w:rsidRPr="00692169">
        <w:t xml:space="preserve"> </w:t>
      </w:r>
      <w:r w:rsidRPr="00692169">
        <w:rPr>
          <w:b/>
          <w:bCs/>
        </w:rPr>
        <w:t>S:</w:t>
      </w:r>
      <w:r w:rsidRPr="0026504F">
        <w:rPr>
          <w:i/>
          <w:iCs/>
        </w:rPr>
        <w:t xml:space="preserve"> </w:t>
      </w:r>
      <w:r>
        <w:rPr>
          <w:i/>
          <w:iCs/>
        </w:rPr>
        <w:t xml:space="preserve">Gen </w:t>
      </w:r>
      <w:r w:rsidRPr="00FB53A9">
        <w:rPr>
          <w:i/>
          <w:iCs/>
        </w:rPr>
        <w:t>R</w:t>
      </w:r>
      <w:r>
        <w:rPr>
          <w:i/>
          <w:iCs/>
        </w:rPr>
        <w:t>ab</w:t>
      </w:r>
      <w:r>
        <w:t xml:space="preserve"> 19:2 (Hyman, </w:t>
      </w:r>
      <w:r>
        <w:rPr>
          <w:i/>
          <w:iCs/>
        </w:rPr>
        <w:t>Toldoth</w:t>
      </w:r>
      <w:r>
        <w:t>, 493-4)</w:t>
      </w:r>
      <w:r w:rsidRPr="00692169">
        <w:t xml:space="preserve"> </w:t>
      </w:r>
      <w:r w:rsidRPr="001F0F38">
        <w:rPr>
          <w:b/>
          <w:bCs/>
          <w:lang w:val="en-GB"/>
        </w:rPr>
        <w:t xml:space="preserve">E: </w:t>
      </w:r>
      <w:r w:rsidRPr="00840B48">
        <w:rPr>
          <w:lang w:val="en-GB"/>
        </w:rPr>
        <w:t>–</w:t>
      </w:r>
      <w:r w:rsidRPr="001F0F38">
        <w:rPr>
          <w:b/>
          <w:bCs/>
          <w:lang w:val="en-GB"/>
        </w:rPr>
        <w:t xml:space="preserve"> D: </w:t>
      </w:r>
      <w:r w:rsidR="00A37E5F">
        <w:rPr>
          <w:rFonts w:cs="Times New Roman"/>
        </w:rPr>
        <w:t>Pre-400</w:t>
      </w:r>
      <w:r w:rsidR="00A37E5F">
        <w:rPr>
          <w:rStyle w:val="FootnoteReference"/>
          <w:rFonts w:cs="Times New Roman"/>
        </w:rPr>
        <w:footnoteReference w:id="825"/>
      </w:r>
    </w:p>
    <w:p w14:paraId="4870CE8C" w14:textId="77777777" w:rsidR="00BD0433" w:rsidRPr="00D95E6C" w:rsidRDefault="00BD0433" w:rsidP="001740CC">
      <w:pPr>
        <w:numPr>
          <w:ilvl w:val="0"/>
          <w:numId w:val="129"/>
        </w:numPr>
        <w:bidi w:val="0"/>
        <w:rPr>
          <w:lang w:val="en-GB"/>
        </w:rPr>
      </w:pPr>
      <w:r w:rsidRPr="00D95E6C">
        <w:rPr>
          <w:b/>
          <w:bCs/>
          <w:lang w:val="en-GB"/>
        </w:rPr>
        <w:t xml:space="preserve">O: </w:t>
      </w:r>
      <w:r w:rsidRPr="00840B48">
        <w:rPr>
          <w:lang w:val="en-GB"/>
        </w:rPr>
        <w:t>–</w:t>
      </w:r>
      <w:r w:rsidRPr="00D95E6C">
        <w:rPr>
          <w:b/>
          <w:bCs/>
          <w:lang w:val="en-GB"/>
        </w:rPr>
        <w:t xml:space="preserve"> Ds: </w:t>
      </w:r>
      <w:r w:rsidRPr="00D95E6C">
        <w:rPr>
          <w:lang w:val="en-GB"/>
        </w:rPr>
        <w:t xml:space="preserve">Ahi </w:t>
      </w:r>
      <w:r>
        <w:rPr>
          <w:lang w:val="en-GB"/>
        </w:rPr>
        <w:t>(19</w:t>
      </w:r>
      <w:r w:rsidRPr="001F0F38">
        <w:rPr>
          <w:lang w:val="en-GB"/>
        </w:rPr>
        <w:t>)</w:t>
      </w:r>
      <w:r>
        <w:rPr>
          <w:lang w:val="en-GB"/>
        </w:rPr>
        <w:t>’</w:t>
      </w:r>
      <w:r w:rsidRPr="001F0F38">
        <w:rPr>
          <w:lang w:val="en-GB"/>
        </w:rPr>
        <w:t>s son</w:t>
      </w:r>
      <w:r w:rsidRPr="00692169">
        <w:t xml:space="preserve"> </w:t>
      </w:r>
      <w:r w:rsidRPr="00D95E6C">
        <w:rPr>
          <w:b/>
          <w:bCs/>
          <w:lang w:val="en-GB"/>
        </w:rPr>
        <w:t>F:</w:t>
      </w:r>
      <w:r>
        <w:rPr>
          <w:b/>
          <w:bCs/>
          <w:lang w:val="en-GB"/>
        </w:rPr>
        <w:t xml:space="preserve"> </w:t>
      </w:r>
      <w:r w:rsidRPr="00840B48">
        <w:rPr>
          <w:lang w:val="en-GB"/>
        </w:rPr>
        <w:t>–</w:t>
      </w:r>
      <w:r w:rsidRPr="00D95E6C">
        <w:rPr>
          <w:lang w:val="en-GB"/>
        </w:rPr>
        <w:t xml:space="preserve"> </w:t>
      </w:r>
      <w:r w:rsidRPr="00D95E6C">
        <w:rPr>
          <w:b/>
          <w:bCs/>
          <w:lang w:val="en-GB"/>
        </w:rPr>
        <w:t>S:</w:t>
      </w:r>
      <w:r w:rsidRPr="00D95E6C">
        <w:rPr>
          <w:lang w:val="en-GB"/>
        </w:rPr>
        <w:t xml:space="preserve"> </w:t>
      </w:r>
      <w:r w:rsidRPr="009519B7">
        <w:rPr>
          <w:i/>
          <w:iCs/>
          <w:lang w:val="en-GB"/>
        </w:rPr>
        <w:t>Lev</w:t>
      </w:r>
      <w:r>
        <w:rPr>
          <w:i/>
          <w:iCs/>
          <w:lang w:val="en-GB"/>
        </w:rPr>
        <w:t xml:space="preserve"> </w:t>
      </w:r>
      <w:r w:rsidRPr="00C678D1">
        <w:rPr>
          <w:i/>
          <w:iCs/>
          <w:lang w:val="en-GB"/>
        </w:rPr>
        <w:t>R</w:t>
      </w:r>
      <w:r>
        <w:rPr>
          <w:i/>
          <w:iCs/>
          <w:lang w:val="en-GB"/>
        </w:rPr>
        <w:t xml:space="preserve">ab </w:t>
      </w:r>
      <w:r>
        <w:rPr>
          <w:lang w:val="en-GB"/>
        </w:rPr>
        <w:t>3:6</w:t>
      </w:r>
      <w:r>
        <w:rPr>
          <w:i/>
          <w:iCs/>
          <w:lang w:val="en-GB"/>
        </w:rPr>
        <w:t xml:space="preserve"> </w:t>
      </w:r>
      <w:r>
        <w:t xml:space="preserve">(Hyman, </w:t>
      </w:r>
      <w:r>
        <w:rPr>
          <w:i/>
          <w:iCs/>
        </w:rPr>
        <w:t>Toldoth</w:t>
      </w:r>
      <w:r>
        <w:t>, 478)</w:t>
      </w:r>
      <w:r w:rsidRPr="00692169">
        <w:t xml:space="preserve"> </w:t>
      </w:r>
      <w:r w:rsidRPr="001F0F38">
        <w:rPr>
          <w:b/>
          <w:bCs/>
          <w:lang w:val="en-GB"/>
        </w:rPr>
        <w:t xml:space="preserve">E: </w:t>
      </w:r>
      <w:r w:rsidRPr="00840B48">
        <w:rPr>
          <w:lang w:val="en-GB"/>
        </w:rPr>
        <w:t>–</w:t>
      </w:r>
      <w:r w:rsidRPr="001F0F38">
        <w:rPr>
          <w:b/>
          <w:bCs/>
          <w:lang w:val="en-GB"/>
        </w:rPr>
        <w:t xml:space="preserve"> D: </w:t>
      </w:r>
      <w:r w:rsidR="00925380">
        <w:rPr>
          <w:lang w:val="en-GB"/>
        </w:rPr>
        <w:t>3</w:t>
      </w:r>
      <w:r w:rsidR="00925380" w:rsidRPr="00BF12FA">
        <w:rPr>
          <w:vertAlign w:val="superscript"/>
          <w:lang w:val="en-GB"/>
        </w:rPr>
        <w:t>rd</w:t>
      </w:r>
      <w:r w:rsidR="00925380">
        <w:rPr>
          <w:lang w:val="en-GB"/>
        </w:rPr>
        <w:t xml:space="preserve"> C</w:t>
      </w:r>
      <w:r w:rsidR="00925380">
        <w:rPr>
          <w:rStyle w:val="FootnoteReference"/>
          <w:lang w:val="en-GB"/>
        </w:rPr>
        <w:footnoteReference w:id="826"/>
      </w:r>
    </w:p>
    <w:p w14:paraId="2AB0A89A" w14:textId="77777777" w:rsidR="00BD0433" w:rsidRPr="00D85F33" w:rsidRDefault="00BD0433" w:rsidP="001740CC">
      <w:pPr>
        <w:numPr>
          <w:ilvl w:val="0"/>
          <w:numId w:val="129"/>
        </w:numPr>
        <w:bidi w:val="0"/>
        <w:rPr>
          <w:lang w:val="en-GB"/>
        </w:rPr>
      </w:pPr>
      <w:r w:rsidRPr="00D85F33">
        <w:rPr>
          <w:b/>
          <w:bCs/>
          <w:lang w:val="en-GB"/>
        </w:rPr>
        <w:t xml:space="preserve">O: </w:t>
      </w:r>
      <w:r w:rsidRPr="00840B48">
        <w:rPr>
          <w:lang w:val="en-GB"/>
        </w:rPr>
        <w:t>–</w:t>
      </w:r>
      <w:r w:rsidRPr="00D85F33">
        <w:rPr>
          <w:b/>
          <w:bCs/>
          <w:lang w:val="en-GB"/>
        </w:rPr>
        <w:t xml:space="preserve"> Ds:</w:t>
      </w:r>
      <w:r w:rsidRPr="00D85F33">
        <w:rPr>
          <w:lang w:val="en-GB"/>
        </w:rPr>
        <w:t xml:space="preserve"> </w:t>
      </w:r>
      <w:r>
        <w:rPr>
          <w:lang w:val="en-GB"/>
        </w:rPr>
        <w:t>Abba (5</w:t>
      </w:r>
      <w:r w:rsidR="007B6353">
        <w:rPr>
          <w:lang w:val="en-GB"/>
        </w:rPr>
        <w:t>0</w:t>
      </w:r>
      <w:r w:rsidRPr="00D85F33">
        <w:rPr>
          <w:lang w:val="en-GB"/>
        </w:rPr>
        <w:t>)</w:t>
      </w:r>
      <w:r>
        <w:rPr>
          <w:lang w:val="en-GB"/>
        </w:rPr>
        <w:t>’</w:t>
      </w:r>
      <w:r w:rsidRPr="00D85F33">
        <w:rPr>
          <w:lang w:val="en-GB"/>
        </w:rPr>
        <w:t xml:space="preserve">s son </w:t>
      </w:r>
      <w:r w:rsidRPr="00D85F33">
        <w:rPr>
          <w:b/>
          <w:bCs/>
          <w:lang w:val="en-GB"/>
        </w:rPr>
        <w:t>F:</w:t>
      </w:r>
      <w:r w:rsidRPr="00D85F33">
        <w:rPr>
          <w:lang w:val="en-GB"/>
        </w:rPr>
        <w:t xml:space="preserve"> </w:t>
      </w:r>
      <w:r w:rsidRPr="00840B48">
        <w:rPr>
          <w:lang w:val="en-GB"/>
        </w:rPr>
        <w:t>–</w:t>
      </w:r>
      <w:r>
        <w:rPr>
          <w:lang w:val="en-GB"/>
        </w:rPr>
        <w:t xml:space="preserve"> </w:t>
      </w:r>
      <w:r w:rsidRPr="00D85F33">
        <w:rPr>
          <w:b/>
          <w:bCs/>
          <w:lang w:val="en-GB"/>
        </w:rPr>
        <w:t>S:</w:t>
      </w:r>
      <w:r>
        <w:rPr>
          <w:b/>
          <w:bCs/>
          <w:lang w:val="en-GB"/>
        </w:rPr>
        <w:t xml:space="preserve"> </w:t>
      </w:r>
      <w:r>
        <w:rPr>
          <w:i/>
          <w:iCs/>
          <w:lang w:val="en-GB"/>
        </w:rPr>
        <w:t>S of S Rab</w:t>
      </w:r>
      <w:r>
        <w:rPr>
          <w:lang w:val="en-GB"/>
        </w:rPr>
        <w:t xml:space="preserve"> 7:2</w:t>
      </w:r>
      <w:r w:rsidRPr="00D85F33">
        <w:rPr>
          <w:lang w:val="en-GB"/>
        </w:rPr>
        <w:t xml:space="preserve"> </w:t>
      </w:r>
      <w:r>
        <w:t xml:space="preserve">(Hyman, </w:t>
      </w:r>
      <w:r>
        <w:rPr>
          <w:i/>
          <w:iCs/>
        </w:rPr>
        <w:t>Toldoth</w:t>
      </w:r>
      <w:r>
        <w:t>, 505)</w:t>
      </w:r>
      <w:r w:rsidRPr="00692169">
        <w:t xml:space="preserve"> </w:t>
      </w:r>
      <w:r w:rsidRPr="001F0F38">
        <w:rPr>
          <w:b/>
          <w:bCs/>
          <w:lang w:val="en-GB"/>
        </w:rPr>
        <w:t xml:space="preserve">E: </w:t>
      </w:r>
      <w:r w:rsidRPr="00840B48">
        <w:rPr>
          <w:lang w:val="en-GB"/>
        </w:rPr>
        <w:t>–</w:t>
      </w:r>
      <w:r w:rsidRPr="001F0F38">
        <w:rPr>
          <w:b/>
          <w:bCs/>
          <w:lang w:val="en-GB"/>
        </w:rPr>
        <w:t xml:space="preserve"> D: </w:t>
      </w:r>
      <w:r w:rsidR="009569C5">
        <w:rPr>
          <w:rFonts w:cs="Times New Roman"/>
        </w:rPr>
        <w:t>Pre-400</w:t>
      </w:r>
      <w:r w:rsidR="009569C5">
        <w:rPr>
          <w:rStyle w:val="FootnoteReference"/>
          <w:rFonts w:cs="Times New Roman"/>
        </w:rPr>
        <w:footnoteReference w:id="827"/>
      </w:r>
      <w:r>
        <w:rPr>
          <w:b/>
          <w:bCs/>
          <w:lang w:val="en-GB"/>
        </w:rPr>
        <w:t xml:space="preserve"> </w:t>
      </w:r>
    </w:p>
    <w:p w14:paraId="5640EA52" w14:textId="77777777" w:rsidR="00BD0433" w:rsidRPr="005E6CC7" w:rsidRDefault="00BD0433" w:rsidP="001740CC">
      <w:pPr>
        <w:numPr>
          <w:ilvl w:val="0"/>
          <w:numId w:val="129"/>
        </w:numPr>
        <w:bidi w:val="0"/>
        <w:rPr>
          <w:lang w:val="en-GB"/>
        </w:rPr>
      </w:pPr>
      <w:r w:rsidRPr="005E6CC7">
        <w:rPr>
          <w:b/>
          <w:bCs/>
          <w:lang w:val="en-GB"/>
        </w:rPr>
        <w:t xml:space="preserve">O: </w:t>
      </w:r>
      <w:r w:rsidRPr="00840B48">
        <w:rPr>
          <w:lang w:val="en-GB"/>
        </w:rPr>
        <w:t>–</w:t>
      </w:r>
      <w:r w:rsidRPr="005E6CC7">
        <w:rPr>
          <w:b/>
          <w:bCs/>
          <w:lang w:val="en-GB"/>
        </w:rPr>
        <w:t xml:space="preserve"> Ds:</w:t>
      </w:r>
      <w:r w:rsidRPr="005E6CC7">
        <w:rPr>
          <w:lang w:val="en-GB"/>
        </w:rPr>
        <w:t xml:space="preserve"> </w:t>
      </w:r>
      <w:r w:rsidRPr="0082172E">
        <w:rPr>
          <w:lang w:val="en-GB"/>
        </w:rPr>
        <w:t>Shal</w:t>
      </w:r>
      <w:r>
        <w:rPr>
          <w:lang w:val="en-GB"/>
        </w:rPr>
        <w:t>a</w:t>
      </w:r>
      <w:r w:rsidRPr="0082172E">
        <w:rPr>
          <w:lang w:val="en-GB"/>
        </w:rPr>
        <w:t>qa</w:t>
      </w:r>
      <w:r w:rsidRPr="005E6CC7">
        <w:rPr>
          <w:lang w:val="en-GB"/>
        </w:rPr>
        <w:t xml:space="preserve"> </w:t>
      </w:r>
      <w:r w:rsidRPr="00D85F33">
        <w:rPr>
          <w:lang w:val="en-GB"/>
        </w:rPr>
        <w:t>(</w:t>
      </w:r>
      <w:r>
        <w:rPr>
          <w:lang w:val="en-GB"/>
        </w:rPr>
        <w:t>1</w:t>
      </w:r>
      <w:r w:rsidRPr="00D85F33">
        <w:rPr>
          <w:lang w:val="en-GB"/>
        </w:rPr>
        <w:t>)</w:t>
      </w:r>
      <w:r>
        <w:rPr>
          <w:lang w:val="en-GB"/>
        </w:rPr>
        <w:t>’</w:t>
      </w:r>
      <w:r w:rsidRPr="00D85F33">
        <w:rPr>
          <w:lang w:val="en-GB"/>
        </w:rPr>
        <w:t xml:space="preserve">s son </w:t>
      </w:r>
      <w:r w:rsidRPr="005E6CC7">
        <w:rPr>
          <w:b/>
          <w:bCs/>
          <w:lang w:val="en-GB"/>
        </w:rPr>
        <w:t>F:</w:t>
      </w:r>
      <w:r w:rsidRPr="005E6CC7">
        <w:rPr>
          <w:lang w:val="en-GB"/>
        </w:rPr>
        <w:t xml:space="preserve"> </w:t>
      </w:r>
      <w:r w:rsidRPr="00840B48">
        <w:rPr>
          <w:lang w:val="en-GB"/>
        </w:rPr>
        <w:t>–</w:t>
      </w:r>
      <w:r>
        <w:rPr>
          <w:lang w:val="en-GB"/>
        </w:rPr>
        <w:t xml:space="preserve"> </w:t>
      </w:r>
      <w:r w:rsidRPr="005E6CC7">
        <w:rPr>
          <w:b/>
          <w:bCs/>
          <w:lang w:val="en-GB"/>
        </w:rPr>
        <w:t>S:</w:t>
      </w:r>
      <w:r>
        <w:rPr>
          <w:b/>
          <w:bCs/>
          <w:lang w:val="en-GB"/>
        </w:rPr>
        <w:t xml:space="preserve"> </w:t>
      </w:r>
      <w:r>
        <w:rPr>
          <w:i/>
          <w:iCs/>
          <w:lang w:val="en-GB"/>
        </w:rPr>
        <w:t>TanB,</w:t>
      </w:r>
      <w:r>
        <w:rPr>
          <w:lang w:val="en-GB"/>
        </w:rPr>
        <w:t xml:space="preserve"> </w:t>
      </w:r>
      <w:r w:rsidRPr="00E229F6">
        <w:rPr>
          <w:i/>
          <w:iCs/>
          <w:lang w:val="en-GB"/>
        </w:rPr>
        <w:t>ki tese</w:t>
      </w:r>
      <w:r>
        <w:rPr>
          <w:lang w:val="en-GB"/>
        </w:rPr>
        <w:t xml:space="preserve"> 10:10</w:t>
      </w:r>
      <w:r w:rsidRPr="005E6CC7">
        <w:rPr>
          <w:lang w:val="en-GB"/>
        </w:rPr>
        <w:t xml:space="preserve"> </w:t>
      </w:r>
      <w:r>
        <w:t xml:space="preserve">(Hyman, </w:t>
      </w:r>
      <w:r>
        <w:rPr>
          <w:i/>
          <w:iCs/>
        </w:rPr>
        <w:t>Toldoth</w:t>
      </w:r>
      <w:r>
        <w:t>, 497)</w:t>
      </w:r>
      <w:r w:rsidRPr="00692169">
        <w:t xml:space="preserve"> </w:t>
      </w:r>
      <w:r w:rsidRPr="001F0F38">
        <w:rPr>
          <w:b/>
          <w:bCs/>
          <w:lang w:val="en-GB"/>
        </w:rPr>
        <w:t xml:space="preserve">E: </w:t>
      </w:r>
      <w:r w:rsidRPr="00840B48">
        <w:rPr>
          <w:lang w:val="en-GB"/>
        </w:rPr>
        <w:t>–</w:t>
      </w:r>
      <w:r w:rsidRPr="001F0F38">
        <w:rPr>
          <w:b/>
          <w:bCs/>
          <w:lang w:val="en-GB"/>
        </w:rPr>
        <w:t xml:space="preserve"> D: </w:t>
      </w:r>
      <w:r w:rsidR="00A37E5F">
        <w:rPr>
          <w:lang w:val="en-GB"/>
        </w:rPr>
        <w:t>3</w:t>
      </w:r>
      <w:r w:rsidR="00A37E5F" w:rsidRPr="00A37E5F">
        <w:rPr>
          <w:vertAlign w:val="superscript"/>
          <w:lang w:val="en-GB"/>
        </w:rPr>
        <w:t>rd</w:t>
      </w:r>
      <w:r w:rsidR="00A37E5F">
        <w:rPr>
          <w:lang w:val="en-GB"/>
        </w:rPr>
        <w:t xml:space="preserve"> C</w:t>
      </w:r>
      <w:r w:rsidR="00A37E5F">
        <w:rPr>
          <w:rStyle w:val="FootnoteReference"/>
          <w:lang w:val="en-GB"/>
        </w:rPr>
        <w:footnoteReference w:id="828"/>
      </w:r>
    </w:p>
    <w:p w14:paraId="136A257B" w14:textId="77777777" w:rsidR="00BD0433" w:rsidRDefault="00BD0433" w:rsidP="001740CC">
      <w:pPr>
        <w:numPr>
          <w:ilvl w:val="0"/>
          <w:numId w:val="129"/>
        </w:numPr>
        <w:bidi w:val="0"/>
      </w:pPr>
      <w:r w:rsidRPr="00C00BDA">
        <w:rPr>
          <w:b/>
          <w:bCs/>
          <w:lang w:val="it-IT"/>
        </w:rPr>
        <w:t xml:space="preserve">O: </w:t>
      </w:r>
      <w:r w:rsidRPr="0038779C">
        <w:rPr>
          <w:rFonts w:cs="Times New Roman"/>
          <w:rtl/>
        </w:rPr>
        <w:t>חנינה</w:t>
      </w:r>
      <w:r>
        <w:rPr>
          <w:rStyle w:val="FootnoteReference"/>
          <w:lang w:val="it-IT"/>
        </w:rPr>
        <w:footnoteReference w:id="829"/>
      </w:r>
      <w:r>
        <w:t xml:space="preserve"> </w:t>
      </w:r>
      <w:r w:rsidRPr="00C00BDA">
        <w:rPr>
          <w:b/>
          <w:bCs/>
          <w:lang w:val="it-IT"/>
        </w:rPr>
        <w:t>Ds:</w:t>
      </w:r>
      <w:r w:rsidRPr="00C00BDA">
        <w:rPr>
          <w:lang w:val="it-IT"/>
        </w:rPr>
        <w:t xml:space="preserve"> </w:t>
      </w:r>
      <w:r w:rsidRPr="00840B48">
        <w:rPr>
          <w:lang w:val="en-GB"/>
        </w:rPr>
        <w:t>–</w:t>
      </w:r>
      <w:r>
        <w:rPr>
          <w:lang w:val="it-IT"/>
        </w:rPr>
        <w:t xml:space="preserve"> </w:t>
      </w:r>
      <w:r w:rsidRPr="00C00BDA">
        <w:rPr>
          <w:b/>
          <w:bCs/>
          <w:lang w:val="it-IT"/>
        </w:rPr>
        <w:t>F:</w:t>
      </w:r>
      <w:r w:rsidRPr="00C00BDA">
        <w:rPr>
          <w:lang w:val="it-IT"/>
        </w:rPr>
        <w:t xml:space="preserve"> </w:t>
      </w:r>
      <w:r>
        <w:rPr>
          <w:lang w:val="it-IT"/>
        </w:rPr>
        <w:t>Synagogue inscription, Hammat Gader,</w:t>
      </w:r>
      <w:r w:rsidRPr="002B0DDE">
        <w:t xml:space="preserve"> </w:t>
      </w:r>
      <w:r>
        <w:t>Sukenik</w:t>
      </w:r>
      <w:r>
        <w:rPr>
          <w:lang w:val="it-IT"/>
        </w:rPr>
        <w:t xml:space="preserve"> </w:t>
      </w:r>
      <w:r w:rsidRPr="00C00BDA">
        <w:rPr>
          <w:b/>
          <w:bCs/>
          <w:lang w:val="it-IT"/>
        </w:rPr>
        <w:t>S:</w:t>
      </w:r>
      <w:r w:rsidRPr="00C00BDA">
        <w:rPr>
          <w:lang w:val="it-IT"/>
        </w:rPr>
        <w:t xml:space="preserve"> </w:t>
      </w:r>
      <w:r>
        <w:rPr>
          <w:i/>
          <w:iCs/>
        </w:rPr>
        <w:t>CIJ</w:t>
      </w:r>
      <w:r>
        <w:t xml:space="preserve"> 856</w:t>
      </w:r>
      <w:r>
        <w:rPr>
          <w:rtl/>
        </w:rPr>
        <w:t xml:space="preserve"> </w:t>
      </w:r>
      <w:r w:rsidRPr="00C00BDA">
        <w:rPr>
          <w:b/>
          <w:bCs/>
          <w:lang w:val="it-IT"/>
        </w:rPr>
        <w:t>E:</w:t>
      </w:r>
      <w:r>
        <w:rPr>
          <w:b/>
          <w:bCs/>
          <w:lang w:val="it-IT"/>
        </w:rPr>
        <w:t xml:space="preserve"> </w:t>
      </w:r>
      <w:r w:rsidRPr="00840B48">
        <w:rPr>
          <w:lang w:val="en-GB"/>
        </w:rPr>
        <w:t>–</w:t>
      </w:r>
      <w:r w:rsidRPr="00C00BDA">
        <w:rPr>
          <w:b/>
          <w:bCs/>
          <w:lang w:val="it-IT"/>
        </w:rPr>
        <w:t xml:space="preserve"> D:</w:t>
      </w:r>
      <w:r w:rsidRPr="002B0DDE">
        <w:t xml:space="preserve"> </w:t>
      </w:r>
      <w:r w:rsidRPr="00106AF8">
        <w:t>Pre-438</w:t>
      </w:r>
      <w:r>
        <w:t>?</w:t>
      </w:r>
      <w:r>
        <w:rPr>
          <w:rStyle w:val="FootnoteReference"/>
        </w:rPr>
        <w:footnoteReference w:id="830"/>
      </w:r>
    </w:p>
    <w:p w14:paraId="6A2CA36B" w14:textId="77777777" w:rsidR="00BD0433" w:rsidRDefault="00BD0433" w:rsidP="001740CC">
      <w:pPr>
        <w:numPr>
          <w:ilvl w:val="0"/>
          <w:numId w:val="129"/>
        </w:numPr>
        <w:bidi w:val="0"/>
      </w:pPr>
      <w:r w:rsidRPr="002B0DDE">
        <w:rPr>
          <w:b/>
          <w:bCs/>
        </w:rPr>
        <w:t xml:space="preserve">O: </w:t>
      </w:r>
      <w:r w:rsidRPr="00840B48">
        <w:rPr>
          <w:lang w:val="en-GB"/>
        </w:rPr>
        <w:t>–</w:t>
      </w:r>
      <w:r w:rsidRPr="002B0DDE">
        <w:rPr>
          <w:b/>
          <w:bCs/>
        </w:rPr>
        <w:t xml:space="preserve"> Ds: </w:t>
      </w:r>
      <w:r w:rsidRPr="00840B48">
        <w:rPr>
          <w:lang w:val="en-GB"/>
        </w:rPr>
        <w:t>–</w:t>
      </w:r>
      <w:r w:rsidRPr="002B0DDE">
        <w:t xml:space="preserve"> </w:t>
      </w:r>
      <w:r w:rsidRPr="002B0DDE">
        <w:rPr>
          <w:b/>
          <w:bCs/>
        </w:rPr>
        <w:t xml:space="preserve">F: </w:t>
      </w:r>
      <w:r w:rsidRPr="002B0DDE">
        <w:t xml:space="preserve">Epitaph, </w:t>
      </w:r>
      <w:smartTag w:uri="urn:schemas-microsoft-com:office:smarttags" w:element="place">
        <w:smartTag w:uri="urn:schemas-microsoft-com:office:smarttags" w:element="City">
          <w:r w:rsidRPr="002B0DDE">
            <w:t>Jaffa</w:t>
          </w:r>
        </w:smartTag>
      </w:smartTag>
      <w:r w:rsidRPr="002B0DDE">
        <w:t xml:space="preserve">, Klein </w:t>
      </w:r>
      <w:r w:rsidRPr="002B0DDE">
        <w:rPr>
          <w:b/>
          <w:bCs/>
        </w:rPr>
        <w:t>S:</w:t>
      </w:r>
      <w:r w:rsidRPr="002B0DDE">
        <w:rPr>
          <w:i/>
          <w:iCs/>
        </w:rPr>
        <w:t xml:space="preserve"> </w:t>
      </w:r>
      <w:r>
        <w:rPr>
          <w:i/>
          <w:iCs/>
        </w:rPr>
        <w:t>CIJ</w:t>
      </w:r>
      <w:r>
        <w:t xml:space="preserve"> 895</w:t>
      </w:r>
      <w:r w:rsidRPr="002B0DDE">
        <w:t xml:space="preserve"> </w:t>
      </w:r>
      <w:r w:rsidRPr="002B0DDE">
        <w:rPr>
          <w:b/>
          <w:bCs/>
        </w:rPr>
        <w:t>E:</w:t>
      </w:r>
      <w:r>
        <w:rPr>
          <w:b/>
          <w:bCs/>
        </w:rPr>
        <w:t xml:space="preserve"> </w:t>
      </w:r>
      <w:r w:rsidRPr="00840B48">
        <w:rPr>
          <w:lang w:val="en-GB"/>
        </w:rPr>
        <w:t>–</w:t>
      </w:r>
      <w:r w:rsidRPr="002B0DDE">
        <w:rPr>
          <w:b/>
          <w:bCs/>
        </w:rPr>
        <w:t xml:space="preserve"> D:</w:t>
      </w:r>
      <w:r>
        <w:rPr>
          <w:b/>
          <w:bCs/>
        </w:rPr>
        <w:t xml:space="preserve"> </w:t>
      </w:r>
      <w:r w:rsidRPr="008B59C0">
        <w:t>3</w:t>
      </w:r>
      <w:r w:rsidRPr="008B59C0">
        <w:rPr>
          <w:vertAlign w:val="superscript"/>
        </w:rPr>
        <w:t>rd</w:t>
      </w:r>
      <w:r w:rsidRPr="008B59C0">
        <w:t xml:space="preserve"> C</w:t>
      </w:r>
    </w:p>
    <w:p w14:paraId="4D862181" w14:textId="77777777" w:rsidR="00BD0433" w:rsidRDefault="00BD0433" w:rsidP="001740CC">
      <w:pPr>
        <w:numPr>
          <w:ilvl w:val="0"/>
          <w:numId w:val="129"/>
        </w:numPr>
        <w:bidi w:val="0"/>
      </w:pPr>
      <w:r w:rsidRPr="002B0DDE">
        <w:rPr>
          <w:b/>
          <w:bCs/>
        </w:rPr>
        <w:t xml:space="preserve">O: </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Style w:val="FootnoteReference"/>
        </w:rPr>
        <w:footnoteReference w:id="831"/>
      </w:r>
      <w:r>
        <w:rPr>
          <w:b/>
          <w:bCs/>
        </w:rPr>
        <w:t xml:space="preserve"> </w:t>
      </w:r>
      <w:r w:rsidRPr="002B0DDE">
        <w:rPr>
          <w:b/>
          <w:bCs/>
        </w:rPr>
        <w:t>Ds:</w:t>
      </w:r>
      <w:r w:rsidRPr="002B0DDE">
        <w:t xml:space="preserve"> </w:t>
      </w:r>
      <w:r>
        <w:t xml:space="preserve">Paregorius </w:t>
      </w:r>
      <w:r w:rsidRPr="00CB646F">
        <w:rPr>
          <w:lang w:val="en-GB"/>
        </w:rPr>
        <w:t>(</w:t>
      </w:r>
      <w:r>
        <w:rPr>
          <w:lang w:val="en-GB"/>
        </w:rPr>
        <w:t>5</w:t>
      </w:r>
      <w:r w:rsidRPr="00CB646F">
        <w:rPr>
          <w:lang w:val="en-GB"/>
        </w:rPr>
        <w:t>)</w:t>
      </w:r>
      <w:r>
        <w:rPr>
          <w:lang w:val="en-GB"/>
        </w:rPr>
        <w:t>’</w:t>
      </w:r>
      <w:r w:rsidRPr="00CB646F">
        <w:rPr>
          <w:lang w:val="en-GB"/>
        </w:rPr>
        <w:t>s father</w:t>
      </w:r>
      <w:r w:rsidRPr="002B0DDE">
        <w:rPr>
          <w:b/>
          <w:bCs/>
        </w:rPr>
        <w:t xml:space="preserve"> F:</w:t>
      </w:r>
      <w:r w:rsidRPr="002B0DDE">
        <w:t xml:space="preserve"> </w:t>
      </w:r>
      <w:r>
        <w:t xml:space="preserve">Epitaph, </w:t>
      </w:r>
      <w:smartTag w:uri="urn:schemas-microsoft-com:office:smarttags" w:element="place">
        <w:smartTag w:uri="urn:schemas-microsoft-com:office:smarttags" w:element="City">
          <w:r>
            <w:t>Jaffa</w:t>
          </w:r>
        </w:smartTag>
      </w:smartTag>
      <w:r>
        <w:t xml:space="preserve">, Alt </w:t>
      </w:r>
      <w:r w:rsidRPr="002B0DDE">
        <w:rPr>
          <w:b/>
          <w:bCs/>
        </w:rPr>
        <w:t>S:</w:t>
      </w:r>
      <w:r w:rsidRPr="001E7DFB">
        <w:rPr>
          <w:i/>
          <w:iCs/>
        </w:rPr>
        <w:t xml:space="preserve"> </w:t>
      </w:r>
      <w:r>
        <w:rPr>
          <w:i/>
          <w:iCs/>
        </w:rPr>
        <w:t>CIJ</w:t>
      </w:r>
      <w:r>
        <w:t xml:space="preserve"> 944</w:t>
      </w:r>
      <w:r w:rsidRPr="002B0DDE">
        <w:t xml:space="preserve"> </w:t>
      </w:r>
      <w:r w:rsidRPr="002B0DDE">
        <w:rPr>
          <w:b/>
          <w:bCs/>
        </w:rPr>
        <w:t xml:space="preserve">E: </w:t>
      </w:r>
      <w:r w:rsidRPr="00840B48">
        <w:rPr>
          <w:lang w:val="en-GB"/>
        </w:rPr>
        <w:t>–</w:t>
      </w:r>
      <w:r>
        <w:rPr>
          <w:b/>
          <w:bCs/>
        </w:rPr>
        <w:t xml:space="preserve"> </w:t>
      </w:r>
      <w:r w:rsidRPr="002B0DDE">
        <w:rPr>
          <w:b/>
          <w:bCs/>
        </w:rPr>
        <w:t xml:space="preserve">D: </w:t>
      </w:r>
      <w:r w:rsidRPr="008B59C0">
        <w:t>3</w:t>
      </w:r>
      <w:r w:rsidRPr="008B59C0">
        <w:rPr>
          <w:vertAlign w:val="superscript"/>
        </w:rPr>
        <w:t>rd</w:t>
      </w:r>
      <w:r w:rsidRPr="008B59C0">
        <w:t xml:space="preserve"> C</w:t>
      </w:r>
    </w:p>
    <w:p w14:paraId="2DC01F57" w14:textId="77777777" w:rsidR="00BD0433" w:rsidRDefault="00BD0433" w:rsidP="001740CC">
      <w:pPr>
        <w:numPr>
          <w:ilvl w:val="0"/>
          <w:numId w:val="129"/>
        </w:numPr>
        <w:bidi w:val="0"/>
      </w:pPr>
      <w:r w:rsidRPr="002B0DDE">
        <w:rPr>
          <w:b/>
          <w:bCs/>
        </w:rPr>
        <w:t xml:space="preserve">O: </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Style w:val="FootnoteReference"/>
        </w:rPr>
        <w:footnoteReference w:id="832"/>
      </w:r>
      <w:r>
        <w:rPr>
          <w:rtl/>
        </w:rPr>
        <w:t xml:space="preserve"> </w:t>
      </w:r>
      <w:r w:rsidRPr="002B0DDE">
        <w:rPr>
          <w:b/>
          <w:bCs/>
        </w:rPr>
        <w:t>Ds:</w:t>
      </w:r>
      <w:r>
        <w:t xml:space="preserve"> Jacob </w:t>
      </w:r>
      <w:r w:rsidRPr="00D85F33">
        <w:rPr>
          <w:lang w:val="en-GB"/>
        </w:rPr>
        <w:t>(</w:t>
      </w:r>
      <w:r>
        <w:rPr>
          <w:lang w:val="en-GB"/>
        </w:rPr>
        <w:t>50</w:t>
      </w:r>
      <w:r w:rsidRPr="00D85F33">
        <w:rPr>
          <w:lang w:val="en-GB"/>
        </w:rPr>
        <w:t>)</w:t>
      </w:r>
      <w:r>
        <w:rPr>
          <w:lang w:val="en-GB"/>
        </w:rPr>
        <w:t>’</w:t>
      </w:r>
      <w:r w:rsidRPr="00D85F33">
        <w:rPr>
          <w:lang w:val="en-GB"/>
        </w:rPr>
        <w:t>s son</w:t>
      </w:r>
      <w:r w:rsidRPr="002B0DDE">
        <w:t xml:space="preserve"> </w:t>
      </w:r>
      <w:r w:rsidRPr="002B0DDE">
        <w:rPr>
          <w:b/>
          <w:bCs/>
        </w:rPr>
        <w:t>F:</w:t>
      </w:r>
      <w:r>
        <w:t xml:space="preserve"> Synagogue inscription, </w:t>
      </w:r>
      <w:smartTag w:uri="urn:schemas-microsoft-com:office:smarttags" w:element="place">
        <w:smartTag w:uri="urn:schemas-microsoft-com:office:smarttags" w:element="City">
          <w:r>
            <w:t>Gaza</w:t>
          </w:r>
        </w:smartTag>
      </w:smartTag>
      <w:r>
        <w:t xml:space="preserve">, Leob </w:t>
      </w:r>
      <w:r w:rsidRPr="002B0DDE">
        <w:rPr>
          <w:b/>
          <w:bCs/>
        </w:rPr>
        <w:t>S:</w:t>
      </w:r>
      <w:r w:rsidRPr="001E7DFB">
        <w:rPr>
          <w:i/>
          <w:iCs/>
        </w:rPr>
        <w:t xml:space="preserve"> </w:t>
      </w:r>
      <w:r>
        <w:rPr>
          <w:i/>
          <w:iCs/>
        </w:rPr>
        <w:t xml:space="preserve">CIJ </w:t>
      </w:r>
      <w:r>
        <w:t>967</w:t>
      </w:r>
      <w:r w:rsidRPr="002B0DDE">
        <w:t xml:space="preserve"> </w:t>
      </w:r>
      <w:r w:rsidRPr="002B0DDE">
        <w:rPr>
          <w:b/>
          <w:bCs/>
        </w:rPr>
        <w:t xml:space="preserve">E: </w:t>
      </w:r>
      <w:r w:rsidRPr="00840B48">
        <w:rPr>
          <w:lang w:val="en-GB"/>
        </w:rPr>
        <w:t>–</w:t>
      </w:r>
      <w:r>
        <w:rPr>
          <w:b/>
          <w:bCs/>
        </w:rPr>
        <w:t xml:space="preserve"> </w:t>
      </w:r>
      <w:r w:rsidRPr="002B0DDE">
        <w:rPr>
          <w:b/>
          <w:bCs/>
        </w:rPr>
        <w:t xml:space="preserve">D: </w:t>
      </w:r>
      <w:r w:rsidRPr="008B59C0">
        <w:t>2</w:t>
      </w:r>
      <w:r w:rsidRPr="008B59C0">
        <w:rPr>
          <w:vertAlign w:val="superscript"/>
        </w:rPr>
        <w:t>nd</w:t>
      </w:r>
      <w:r w:rsidRPr="008B59C0">
        <w:t>-3</w:t>
      </w:r>
      <w:r w:rsidRPr="008B59C0">
        <w:rPr>
          <w:vertAlign w:val="superscript"/>
        </w:rPr>
        <w:t>rd</w:t>
      </w:r>
      <w:r w:rsidRPr="008B59C0">
        <w:t xml:space="preserve"> C</w:t>
      </w:r>
    </w:p>
    <w:p w14:paraId="3E7F1F67" w14:textId="77777777" w:rsidR="00BD0433" w:rsidRDefault="00BD0433" w:rsidP="001740CC">
      <w:pPr>
        <w:numPr>
          <w:ilvl w:val="0"/>
          <w:numId w:val="129"/>
        </w:numPr>
        <w:bidi w:val="0"/>
      </w:pPr>
      <w:r w:rsidRPr="002B0DDE">
        <w:rPr>
          <w:b/>
          <w:bCs/>
        </w:rPr>
        <w:t xml:space="preserve">O: </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Style w:val="FootnoteReference"/>
        </w:rPr>
        <w:footnoteReference w:id="833"/>
      </w:r>
      <w:r w:rsidRPr="00617B8B">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7D3360">
        <w:rPr>
          <w:rStyle w:val="FootnoteReference"/>
        </w:rPr>
        <w:footnoteReference w:id="834"/>
      </w:r>
      <w:r>
        <w:rPr>
          <w:rFonts w:cs="Times New Roman"/>
        </w:rPr>
        <w:t xml:space="preserve"> </w:t>
      </w:r>
      <w:r w:rsidRPr="002B0DDE">
        <w:rPr>
          <w:b/>
          <w:bCs/>
        </w:rPr>
        <w:t>Ds:</w:t>
      </w:r>
      <w:r w:rsidRPr="002B0DDE">
        <w:t xml:space="preserve"> </w:t>
      </w:r>
      <w:r>
        <w:t xml:space="preserve">Marinus </w:t>
      </w:r>
      <w:r w:rsidRPr="00D85F33">
        <w:rPr>
          <w:lang w:val="en-GB"/>
        </w:rPr>
        <w:t>(</w:t>
      </w:r>
      <w:r>
        <w:rPr>
          <w:lang w:val="en-GB"/>
        </w:rPr>
        <w:t>6</w:t>
      </w:r>
      <w:r w:rsidRPr="00D85F33">
        <w:rPr>
          <w:lang w:val="en-GB"/>
        </w:rPr>
        <w:t>)</w:t>
      </w:r>
      <w:r>
        <w:rPr>
          <w:lang w:val="en-GB"/>
        </w:rPr>
        <w:t>’</w:t>
      </w:r>
      <w:r w:rsidRPr="00D85F33">
        <w:rPr>
          <w:lang w:val="en-GB"/>
        </w:rPr>
        <w:t>s son</w:t>
      </w:r>
      <w:r w:rsidR="00A56484">
        <w:rPr>
          <w:lang w:val="en-GB"/>
        </w:rPr>
        <w:t xml:space="preserve">, </w:t>
      </w:r>
      <w:r w:rsidR="00A56484" w:rsidRPr="00F54D79">
        <w:rPr>
          <w:lang w:val="en-GB"/>
        </w:rPr>
        <w:t>artist</w:t>
      </w:r>
      <w:r w:rsidR="00F54D79">
        <w:rPr>
          <w:rStyle w:val="FootnoteReference"/>
          <w:lang w:val="en-GB"/>
        </w:rPr>
        <w:footnoteReference w:id="835"/>
      </w:r>
      <w:r w:rsidRPr="002B0DDE">
        <w:t xml:space="preserve"> </w:t>
      </w:r>
      <w:r w:rsidRPr="002B0DDE">
        <w:rPr>
          <w:b/>
          <w:bCs/>
        </w:rPr>
        <w:t>F:</w:t>
      </w:r>
      <w:r w:rsidRPr="002B0DDE">
        <w:t xml:space="preserve"> </w:t>
      </w:r>
      <w:r>
        <w:t>Synagogue inscriptions, Beth A</w:t>
      </w:r>
      <w:r>
        <w:t>l</w:t>
      </w:r>
      <w:r>
        <w:t>pha</w:t>
      </w:r>
      <w:r>
        <w:rPr>
          <w:rStyle w:val="FootnoteReference"/>
        </w:rPr>
        <w:footnoteReference w:id="836"/>
      </w:r>
      <w:r>
        <w:t xml:space="preserve">-Beth </w:t>
      </w:r>
      <w:r w:rsidRPr="00CF677D">
        <w:t>Sh</w:t>
      </w:r>
      <w:r>
        <w:t>e’</w:t>
      </w:r>
      <w:r w:rsidRPr="00CF677D">
        <w:t>an</w:t>
      </w:r>
      <w:r>
        <w:t xml:space="preserve">, Sukenik </w:t>
      </w:r>
      <w:r w:rsidRPr="002B0DDE">
        <w:rPr>
          <w:b/>
          <w:bCs/>
        </w:rPr>
        <w:t>S:</w:t>
      </w:r>
      <w:r>
        <w:rPr>
          <w:b/>
          <w:bCs/>
        </w:rPr>
        <w:t xml:space="preserve"> </w:t>
      </w:r>
      <w:r>
        <w:t xml:space="preserve">1. </w:t>
      </w:r>
      <w:r>
        <w:rPr>
          <w:i/>
          <w:iCs/>
        </w:rPr>
        <w:t xml:space="preserve">CIJ </w:t>
      </w:r>
      <w:r>
        <w:t xml:space="preserve">1166; 2. Roth-Gerson, </w:t>
      </w:r>
      <w:r>
        <w:rPr>
          <w:i/>
          <w:iCs/>
        </w:rPr>
        <w:t>GISEI</w:t>
      </w:r>
      <w:r>
        <w:t xml:space="preserve">, no. 5 </w:t>
      </w:r>
      <w:r w:rsidRPr="002B0DDE">
        <w:rPr>
          <w:b/>
          <w:bCs/>
        </w:rPr>
        <w:t>E:</w:t>
      </w:r>
      <w:r>
        <w:rPr>
          <w:b/>
          <w:bCs/>
        </w:rPr>
        <w:t xml:space="preserve"> </w:t>
      </w:r>
      <w:r w:rsidRPr="00840B48">
        <w:rPr>
          <w:lang w:val="en-GB"/>
        </w:rPr>
        <w:t>–</w:t>
      </w:r>
      <w:r w:rsidRPr="002B0DDE">
        <w:rPr>
          <w:b/>
          <w:bCs/>
        </w:rPr>
        <w:t xml:space="preserve"> D: </w:t>
      </w:r>
      <w:r w:rsidRPr="008B59C0">
        <w:t>6</w:t>
      </w:r>
      <w:r w:rsidRPr="008B59C0">
        <w:rPr>
          <w:vertAlign w:val="superscript"/>
        </w:rPr>
        <w:t>th</w:t>
      </w:r>
      <w:r w:rsidRPr="008B59C0">
        <w:t xml:space="preserve"> C</w:t>
      </w:r>
    </w:p>
    <w:p w14:paraId="2DE4813E" w14:textId="77777777" w:rsidR="00BD0433" w:rsidRPr="0096389D" w:rsidRDefault="00BD0433" w:rsidP="001740CC">
      <w:pPr>
        <w:numPr>
          <w:ilvl w:val="0"/>
          <w:numId w:val="129"/>
        </w:numPr>
        <w:bidi w:val="0"/>
      </w:pPr>
      <w:r w:rsidRPr="002B0DDE">
        <w:rPr>
          <w:b/>
          <w:bCs/>
        </w:rPr>
        <w:t xml:space="preserve">O: </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7D3360">
        <w:rPr>
          <w:rStyle w:val="FootnoteReference"/>
        </w:rPr>
        <w:footnoteReference w:id="837"/>
      </w:r>
      <w:r>
        <w:rPr>
          <w:b/>
          <w:bCs/>
        </w:rPr>
        <w:t xml:space="preserve"> </w:t>
      </w:r>
      <w:r w:rsidRPr="002B0DDE">
        <w:rPr>
          <w:b/>
          <w:bCs/>
        </w:rPr>
        <w:t>Ds:</w:t>
      </w:r>
      <w:r w:rsidRPr="002B0DDE">
        <w:t xml:space="preserve"> </w:t>
      </w:r>
      <w:r w:rsidRPr="00840B48">
        <w:rPr>
          <w:lang w:val="en-GB"/>
        </w:rPr>
        <w:t>–</w:t>
      </w:r>
      <w:r>
        <w:t xml:space="preserve"> </w:t>
      </w:r>
      <w:r w:rsidRPr="002B0DDE">
        <w:rPr>
          <w:b/>
          <w:bCs/>
        </w:rPr>
        <w:t>F:</w:t>
      </w:r>
      <w:r w:rsidRPr="002B0DDE">
        <w:t xml:space="preserve"> </w:t>
      </w:r>
      <w:r>
        <w:t xml:space="preserve">Epitaph, </w:t>
      </w:r>
      <w:r w:rsidRPr="004C3FA7">
        <w:t>Beth She‘arim</w:t>
      </w:r>
      <w:r>
        <w:t>,</w:t>
      </w:r>
      <w:r>
        <w:rPr>
          <w:i/>
          <w:iCs/>
        </w:rPr>
        <w:t xml:space="preserve"> </w:t>
      </w:r>
      <w:r>
        <w:t>catacomb 1,</w:t>
      </w:r>
      <w:r w:rsidRPr="00CF677D">
        <w:rPr>
          <w:i/>
          <w:iCs/>
        </w:rPr>
        <w:t xml:space="preserve"> </w:t>
      </w:r>
      <w:r>
        <w:rPr>
          <w:i/>
          <w:iCs/>
        </w:rPr>
        <w:t>CIJ</w:t>
      </w:r>
      <w:r>
        <w:t xml:space="preserve"> 1066 </w:t>
      </w:r>
      <w:r w:rsidRPr="002B0DDE">
        <w:rPr>
          <w:b/>
          <w:bCs/>
        </w:rPr>
        <w:t>S:</w:t>
      </w:r>
      <w:r w:rsidRPr="00CF677D">
        <w:rPr>
          <w:i/>
          <w:iCs/>
        </w:rPr>
        <w:t xml:space="preserve"> </w:t>
      </w:r>
      <w:r>
        <w:rPr>
          <w:i/>
          <w:iCs/>
        </w:rPr>
        <w:t xml:space="preserve">BS </w:t>
      </w:r>
      <w:r>
        <w:t>2:55</w:t>
      </w:r>
      <w:r>
        <w:rPr>
          <w:rtl/>
        </w:rPr>
        <w:t xml:space="preserve"> </w:t>
      </w:r>
      <w:r w:rsidRPr="002B0DDE">
        <w:rPr>
          <w:b/>
          <w:bCs/>
        </w:rPr>
        <w:t xml:space="preserve">E: </w:t>
      </w:r>
      <w:r w:rsidRPr="00840B48">
        <w:rPr>
          <w:lang w:val="en-GB"/>
        </w:rPr>
        <w:t>–</w:t>
      </w:r>
      <w:r>
        <w:rPr>
          <w:b/>
          <w:bCs/>
        </w:rPr>
        <w:t xml:space="preserve"> </w:t>
      </w:r>
      <w:r w:rsidRPr="002B0DDE">
        <w:rPr>
          <w:b/>
          <w:bCs/>
        </w:rPr>
        <w:t>D:</w:t>
      </w:r>
      <w:r w:rsidRPr="00CF677D">
        <w:t xml:space="preserve"> </w:t>
      </w:r>
      <w:r>
        <w:t>Pre-352</w:t>
      </w:r>
      <w:r w:rsidR="00253304" w:rsidRPr="005171F2">
        <w:rPr>
          <w:rStyle w:val="FootnoteReference"/>
        </w:rPr>
        <w:footnoteReference w:id="838"/>
      </w:r>
    </w:p>
    <w:p w14:paraId="323F04A9" w14:textId="77777777" w:rsidR="00BD0433" w:rsidRDefault="00BD0433" w:rsidP="001740CC">
      <w:pPr>
        <w:numPr>
          <w:ilvl w:val="0"/>
          <w:numId w:val="129"/>
        </w:numPr>
        <w:bidi w:val="0"/>
      </w:pPr>
      <w:r w:rsidRPr="0096389D">
        <w:rPr>
          <w:b/>
          <w:bCs/>
        </w:rPr>
        <w:t xml:space="preserve">O: </w:t>
      </w:r>
      <w:r w:rsidRPr="0096389D">
        <w:rPr>
          <w:rFonts w:ascii="Graeca" w:hAnsi="Graeca" w:cs="Graeca"/>
        </w:rPr>
        <w:t></w:t>
      </w:r>
      <w:r w:rsidRPr="0096389D">
        <w:rPr>
          <w:rFonts w:ascii="Graeca" w:hAnsi="Graeca" w:cs="Graeca"/>
        </w:rPr>
        <w:t></w:t>
      </w:r>
      <w:r w:rsidRPr="0096389D">
        <w:rPr>
          <w:rFonts w:ascii="Graeca" w:hAnsi="Graeca" w:cs="Graeca"/>
        </w:rPr>
        <w:t></w:t>
      </w:r>
      <w:r w:rsidRPr="0096389D">
        <w:rPr>
          <w:rFonts w:ascii="Graeca" w:hAnsi="Graeca" w:cs="Graeca"/>
        </w:rPr>
        <w:t></w:t>
      </w:r>
      <w:r w:rsidRPr="0096389D">
        <w:rPr>
          <w:rFonts w:ascii="Graeca" w:hAnsi="Graeca" w:cs="Graeca"/>
        </w:rPr>
        <w:t></w:t>
      </w:r>
      <w:r w:rsidRPr="0096389D">
        <w:rPr>
          <w:rFonts w:ascii="Graeca" w:hAnsi="Graeca" w:cs="Graeca"/>
        </w:rPr>
        <w:t></w:t>
      </w:r>
      <w:r w:rsidRPr="0096389D">
        <w:rPr>
          <w:rFonts w:ascii="Graeca" w:hAnsi="Graeca" w:cs="Graeca"/>
        </w:rPr>
        <w:t></w:t>
      </w:r>
      <w:r w:rsidRPr="0096389D">
        <w:rPr>
          <w:rFonts w:ascii="Graeca" w:hAnsi="Graeca" w:cs="Graeca"/>
        </w:rPr>
        <w:t></w:t>
      </w:r>
      <w:r w:rsidRPr="0096389D">
        <w:rPr>
          <w:rFonts w:ascii="Graeca" w:hAnsi="Graeca" w:cs="Graeca"/>
        </w:rPr>
        <w:t></w:t>
      </w:r>
      <w:r w:rsidRPr="007D3360">
        <w:rPr>
          <w:rStyle w:val="FootnoteReference"/>
        </w:rPr>
        <w:footnoteReference w:id="839"/>
      </w:r>
      <w:r>
        <w:rPr>
          <w:rFonts w:cs="Times New Roman"/>
        </w:rPr>
        <w:t xml:space="preserve"> </w:t>
      </w:r>
      <w:r w:rsidRPr="0096389D">
        <w:rPr>
          <w:b/>
          <w:bCs/>
        </w:rPr>
        <w:t>Ds:</w:t>
      </w:r>
      <w:r w:rsidRPr="0096389D">
        <w:t xml:space="preserve"> </w:t>
      </w:r>
      <w:r w:rsidRPr="00840B48">
        <w:rPr>
          <w:lang w:val="en-GB"/>
        </w:rPr>
        <w:t>–</w:t>
      </w:r>
      <w:r w:rsidRPr="0096389D">
        <w:t xml:space="preserve"> </w:t>
      </w:r>
      <w:r w:rsidRPr="0096389D">
        <w:rPr>
          <w:b/>
          <w:bCs/>
        </w:rPr>
        <w:t>F:</w:t>
      </w:r>
      <w:r w:rsidRPr="0096389D">
        <w:t xml:space="preserve"> Epitaph, </w:t>
      </w:r>
      <w:r w:rsidRPr="004C3FA7">
        <w:t>Beth She‘arim</w:t>
      </w:r>
      <w:r>
        <w:t>,</w:t>
      </w:r>
      <w:r>
        <w:rPr>
          <w:i/>
          <w:iCs/>
        </w:rPr>
        <w:t xml:space="preserve"> </w:t>
      </w:r>
      <w:r w:rsidRPr="0096389D">
        <w:t>catacomb 1,</w:t>
      </w:r>
      <w:r w:rsidRPr="0096389D">
        <w:rPr>
          <w:i/>
          <w:iCs/>
        </w:rPr>
        <w:t xml:space="preserve"> CIJ</w:t>
      </w:r>
      <w:r w:rsidRPr="0096389D">
        <w:t xml:space="preserve"> 1086 </w:t>
      </w:r>
      <w:r w:rsidRPr="0096389D">
        <w:rPr>
          <w:b/>
          <w:bCs/>
        </w:rPr>
        <w:t>S:</w:t>
      </w:r>
      <w:r>
        <w:rPr>
          <w:i/>
          <w:iCs/>
        </w:rPr>
        <w:t xml:space="preserve"> BS</w:t>
      </w:r>
      <w:r w:rsidRPr="0096389D">
        <w:rPr>
          <w:i/>
          <w:iCs/>
        </w:rPr>
        <w:t xml:space="preserve"> </w:t>
      </w:r>
      <w:r w:rsidRPr="0096389D">
        <w:t>2:69</w:t>
      </w:r>
      <w:r w:rsidRPr="0096389D">
        <w:rPr>
          <w:rtl/>
        </w:rPr>
        <w:t xml:space="preserve"> </w:t>
      </w:r>
      <w:r w:rsidRPr="0096389D">
        <w:rPr>
          <w:b/>
          <w:bCs/>
        </w:rPr>
        <w:t xml:space="preserve">E: </w:t>
      </w:r>
      <w:r w:rsidRPr="00840B48">
        <w:rPr>
          <w:lang w:val="en-GB"/>
        </w:rPr>
        <w:t>–</w:t>
      </w:r>
      <w:r w:rsidRPr="0096389D">
        <w:rPr>
          <w:b/>
          <w:bCs/>
        </w:rPr>
        <w:t xml:space="preserve"> D:</w:t>
      </w:r>
      <w:r w:rsidRPr="0096389D">
        <w:t xml:space="preserve"> Pre-352</w:t>
      </w:r>
      <w:r w:rsidR="00253304" w:rsidRPr="005171F2">
        <w:rPr>
          <w:rStyle w:val="FootnoteReference"/>
        </w:rPr>
        <w:footnoteReference w:id="840"/>
      </w:r>
    </w:p>
    <w:p w14:paraId="36A298C4" w14:textId="77777777" w:rsidR="00BD0433" w:rsidRDefault="00BD0433" w:rsidP="001740CC">
      <w:pPr>
        <w:numPr>
          <w:ilvl w:val="0"/>
          <w:numId w:val="129"/>
        </w:numPr>
        <w:bidi w:val="0"/>
      </w:pPr>
      <w:r w:rsidRPr="002B0DDE">
        <w:rPr>
          <w:b/>
          <w:bCs/>
        </w:rPr>
        <w:t xml:space="preserve">O: </w:t>
      </w:r>
      <w:r w:rsidRPr="00943501">
        <w:rPr>
          <w:rFonts w:cs="Times New Roman"/>
          <w:rtl/>
        </w:rPr>
        <w:t>[ח]יננה</w:t>
      </w:r>
      <w:r>
        <w:rPr>
          <w:rStyle w:val="FootnoteReference"/>
          <w:rFonts w:cs="Times New Roman"/>
        </w:rPr>
        <w:footnoteReference w:id="841"/>
      </w:r>
      <w:r w:rsidRPr="002B0DDE">
        <w:rPr>
          <w:b/>
          <w:bCs/>
        </w:rPr>
        <w:t xml:space="preserve"> Ds:</w:t>
      </w:r>
      <w:r>
        <w:rPr>
          <w:b/>
          <w:bCs/>
        </w:rPr>
        <w:t xml:space="preserve"> </w:t>
      </w:r>
      <w:r w:rsidRPr="00840B48">
        <w:rPr>
          <w:lang w:val="en-GB"/>
        </w:rPr>
        <w:t>–</w:t>
      </w:r>
      <w:r w:rsidRPr="002B0DDE">
        <w:t xml:space="preserve"> </w:t>
      </w:r>
      <w:r w:rsidRPr="002B0DDE">
        <w:rPr>
          <w:b/>
          <w:bCs/>
        </w:rPr>
        <w:t>F:</w:t>
      </w:r>
      <w:r w:rsidR="00ED1778">
        <w:t xml:space="preserve"> Synagogue i</w:t>
      </w:r>
      <w:r>
        <w:t>nscription,</w:t>
      </w:r>
      <w:r w:rsidRPr="00A26692">
        <w:t xml:space="preserve"> </w:t>
      </w:r>
      <w:r w:rsidRPr="00822B79">
        <w:t>Dabb</w:t>
      </w:r>
      <w:r w:rsidRPr="00822B79">
        <w:rPr>
          <w:rFonts w:cs="Times New Roman"/>
        </w:rPr>
        <w:t>û</w:t>
      </w:r>
      <w:r w:rsidRPr="00822B79">
        <w:t>ra</w:t>
      </w:r>
      <w:r>
        <w:t>,</w:t>
      </w:r>
      <w:r>
        <w:rPr>
          <w:rStyle w:val="FootnoteReference"/>
        </w:rPr>
        <w:footnoteReference w:id="842"/>
      </w:r>
      <w:r w:rsidRPr="00A26692">
        <w:t xml:space="preserve"> Urman</w:t>
      </w:r>
      <w:r>
        <w:t xml:space="preserve"> </w:t>
      </w:r>
      <w:r w:rsidRPr="002B0DDE">
        <w:rPr>
          <w:b/>
          <w:bCs/>
        </w:rPr>
        <w:t>S:</w:t>
      </w:r>
      <w:r w:rsidRPr="00A26692">
        <w:t xml:space="preserve"> </w:t>
      </w:r>
      <w:r>
        <w:t xml:space="preserve">Naveh, </w:t>
      </w:r>
      <w:r>
        <w:rPr>
          <w:i/>
          <w:iCs/>
        </w:rPr>
        <w:t>OSM</w:t>
      </w:r>
      <w:r>
        <w:t xml:space="preserve"> no. 9</w:t>
      </w:r>
      <w:r w:rsidRPr="002B0DDE">
        <w:t xml:space="preserve"> </w:t>
      </w:r>
      <w:r w:rsidRPr="002B0DDE">
        <w:rPr>
          <w:b/>
          <w:bCs/>
        </w:rPr>
        <w:t>E:</w:t>
      </w:r>
      <w:r>
        <w:rPr>
          <w:b/>
          <w:bCs/>
        </w:rPr>
        <w:t xml:space="preserve"> </w:t>
      </w:r>
      <w:r w:rsidRPr="00840B48">
        <w:rPr>
          <w:lang w:val="en-GB"/>
        </w:rPr>
        <w:t>–</w:t>
      </w:r>
      <w:r>
        <w:rPr>
          <w:b/>
          <w:bCs/>
        </w:rPr>
        <w:t xml:space="preserve"> </w:t>
      </w:r>
      <w:r w:rsidRPr="002B0DDE">
        <w:rPr>
          <w:b/>
          <w:bCs/>
        </w:rPr>
        <w:t>D:</w:t>
      </w:r>
      <w:r>
        <w:rPr>
          <w:b/>
          <w:bCs/>
        </w:rPr>
        <w:t xml:space="preserve"> </w:t>
      </w:r>
      <w:r w:rsidRPr="004C25F3">
        <w:rPr>
          <w:rFonts w:cs="Times New Roman"/>
          <w:lang w:val="it-IT"/>
        </w:rPr>
        <w:t>–</w:t>
      </w:r>
      <w:r w:rsidR="00876C71" w:rsidRPr="005F539E">
        <w:rPr>
          <w:rStyle w:val="FootnoteReference"/>
          <w:rFonts w:cs="Times New Roman"/>
        </w:rPr>
        <w:footnoteReference w:id="843"/>
      </w:r>
    </w:p>
    <w:p w14:paraId="16CB7B16" w14:textId="77777777" w:rsidR="00BD0433" w:rsidRDefault="00BD0433" w:rsidP="001740CC">
      <w:pPr>
        <w:numPr>
          <w:ilvl w:val="0"/>
          <w:numId w:val="129"/>
        </w:numPr>
        <w:bidi w:val="0"/>
      </w:pPr>
      <w:r w:rsidRPr="00163363">
        <w:rPr>
          <w:b/>
          <w:bCs/>
        </w:rPr>
        <w:t xml:space="preserve">O: </w:t>
      </w:r>
      <w:r w:rsidRPr="00163363">
        <w:rPr>
          <w:rFonts w:cs="Times New Roman"/>
          <w:rtl/>
        </w:rPr>
        <w:t>חנינא</w:t>
      </w:r>
      <w:r w:rsidRPr="00163363">
        <w:rPr>
          <w:rStyle w:val="FootnoteReference"/>
          <w:lang w:val="it-IT"/>
        </w:rPr>
        <w:footnoteReference w:id="844"/>
      </w:r>
      <w:r w:rsidRPr="00163363">
        <w:rPr>
          <w:b/>
          <w:bCs/>
        </w:rPr>
        <w:t xml:space="preserve"> Ds: </w:t>
      </w:r>
      <w:r w:rsidRPr="00163363">
        <w:t xml:space="preserve">Eleazar </w:t>
      </w:r>
      <w:r w:rsidRPr="00163363">
        <w:rPr>
          <w:lang w:val="en-GB"/>
        </w:rPr>
        <w:t>(</w:t>
      </w:r>
      <w:r>
        <w:rPr>
          <w:lang w:val="en-GB"/>
        </w:rPr>
        <w:t>4</w:t>
      </w:r>
      <w:r w:rsidR="007A0AFA">
        <w:rPr>
          <w:lang w:val="en-GB"/>
        </w:rPr>
        <w:t>5</w:t>
      </w:r>
      <w:r w:rsidRPr="00163363">
        <w:rPr>
          <w:lang w:val="en-GB"/>
        </w:rPr>
        <w:t>)’s son</w:t>
      </w:r>
      <w:r w:rsidRPr="00163363">
        <w:rPr>
          <w:b/>
          <w:bCs/>
        </w:rPr>
        <w:t xml:space="preserve"> F:</w:t>
      </w:r>
      <w:r w:rsidRPr="00163363">
        <w:t xml:space="preserve"> Synagogue inscription, </w:t>
      </w:r>
      <w:r w:rsidRPr="00963891">
        <w:t xml:space="preserve">Kfar </w:t>
      </w:r>
      <w:r>
        <w:t>Nevoraya,</w:t>
      </w:r>
      <w:r>
        <w:rPr>
          <w:rStyle w:val="FootnoteReference"/>
        </w:rPr>
        <w:footnoteReference w:id="845"/>
      </w:r>
      <w:r w:rsidRPr="00163363">
        <w:t xml:space="preserve"> Renan </w:t>
      </w:r>
      <w:r w:rsidRPr="00163363">
        <w:rPr>
          <w:b/>
          <w:bCs/>
        </w:rPr>
        <w:t>S:</w:t>
      </w:r>
      <w:r w:rsidRPr="00163363">
        <w:t xml:space="preserve"> N</w:t>
      </w:r>
      <w:r w:rsidRPr="00163363">
        <w:t>a</w:t>
      </w:r>
      <w:r w:rsidRPr="00163363">
        <w:t xml:space="preserve">veh, </w:t>
      </w:r>
      <w:r w:rsidRPr="00163363">
        <w:rPr>
          <w:i/>
          <w:iCs/>
        </w:rPr>
        <w:t>OSM</w:t>
      </w:r>
      <w:r w:rsidRPr="00163363">
        <w:t>,</w:t>
      </w:r>
      <w:r>
        <w:t xml:space="preserve"> no. 13</w:t>
      </w:r>
      <w:r w:rsidRPr="002B0DDE">
        <w:t xml:space="preserve"> </w:t>
      </w:r>
      <w:r w:rsidRPr="002B0DDE">
        <w:rPr>
          <w:b/>
          <w:bCs/>
        </w:rPr>
        <w:t>E:</w:t>
      </w:r>
      <w:r>
        <w:rPr>
          <w:b/>
          <w:bCs/>
        </w:rPr>
        <w:t xml:space="preserve"> </w:t>
      </w:r>
      <w:r w:rsidRPr="00840B48">
        <w:rPr>
          <w:lang w:val="en-GB"/>
        </w:rPr>
        <w:t>–</w:t>
      </w:r>
      <w:r>
        <w:rPr>
          <w:b/>
          <w:bCs/>
        </w:rPr>
        <w:t xml:space="preserve"> </w:t>
      </w:r>
      <w:r w:rsidRPr="002B0DDE">
        <w:rPr>
          <w:b/>
          <w:bCs/>
        </w:rPr>
        <w:t>D:</w:t>
      </w:r>
      <w:r>
        <w:t xml:space="preserve"> </w:t>
      </w:r>
      <w:r w:rsidRPr="00F2472D">
        <w:t>564</w:t>
      </w:r>
      <w:r>
        <w:rPr>
          <w:rStyle w:val="FootnoteReference"/>
        </w:rPr>
        <w:footnoteReference w:id="846"/>
      </w:r>
    </w:p>
    <w:p w14:paraId="173DB357" w14:textId="77777777" w:rsidR="00BD0433" w:rsidRDefault="00BD0433" w:rsidP="001740CC">
      <w:pPr>
        <w:numPr>
          <w:ilvl w:val="0"/>
          <w:numId w:val="129"/>
        </w:numPr>
        <w:bidi w:val="0"/>
      </w:pPr>
      <w:r w:rsidRPr="002B0DDE">
        <w:rPr>
          <w:b/>
          <w:bCs/>
        </w:rPr>
        <w:t>O</w:t>
      </w:r>
      <w:r>
        <w:rPr>
          <w:b/>
          <w:bCs/>
        </w:rPr>
        <w:t xml:space="preserve">: </w:t>
      </w:r>
      <w:r w:rsidRPr="00521216">
        <w:rPr>
          <w:rFonts w:ascii="Graeca" w:hAnsi="Graeca"/>
        </w:rPr>
        <w:t></w:t>
      </w:r>
      <w:r w:rsidRPr="00521216">
        <w:rPr>
          <w:rFonts w:ascii="Graeca" w:hAnsi="Graeca"/>
        </w:rPr>
        <w:t></w:t>
      </w:r>
      <w:r w:rsidRPr="00521216">
        <w:rPr>
          <w:rFonts w:ascii="Graeca" w:hAnsi="Graeca"/>
        </w:rPr>
        <w:t></w:t>
      </w:r>
      <w:r w:rsidRPr="00521216">
        <w:rPr>
          <w:rFonts w:ascii="Graeca" w:hAnsi="Graeca"/>
        </w:rPr>
        <w:t></w:t>
      </w:r>
      <w:r w:rsidRPr="00521216">
        <w:rPr>
          <w:rFonts w:ascii="Graeca" w:hAnsi="Graeca"/>
        </w:rPr>
        <w:t></w:t>
      </w:r>
      <w:r w:rsidRPr="00521216">
        <w:rPr>
          <w:rFonts w:ascii="Graeca" w:hAnsi="Graeca"/>
        </w:rPr>
        <w:t></w:t>
      </w:r>
      <w:r w:rsidRPr="00521216">
        <w:t>[</w:t>
      </w:r>
      <w:r w:rsidRPr="00521216">
        <w:rPr>
          <w:rFonts w:ascii="Graeca" w:hAnsi="Graeca"/>
        </w:rPr>
        <w:t></w:t>
      </w:r>
      <w:r w:rsidRPr="00521216">
        <w:t>]</w:t>
      </w:r>
      <w:r w:rsidRPr="00521216">
        <w:rPr>
          <w:rFonts w:ascii="Graeca" w:hAnsi="Graeca"/>
        </w:rPr>
        <w:t></w:t>
      </w:r>
      <w:r w:rsidRPr="00521216">
        <w:rPr>
          <w:rStyle w:val="FootnoteReference"/>
        </w:rPr>
        <w:footnoteReference w:id="847"/>
      </w:r>
      <w:r>
        <w:rPr>
          <w:b/>
          <w:bCs/>
        </w:rPr>
        <w:t xml:space="preserve"> </w:t>
      </w:r>
      <w:r w:rsidRPr="002B0DDE">
        <w:rPr>
          <w:b/>
          <w:bCs/>
        </w:rPr>
        <w:t>Ds:</w:t>
      </w:r>
      <w:r w:rsidR="00DF182E">
        <w:t xml:space="preserve"> Alud</w:t>
      </w:r>
      <w:r w:rsidRPr="00053B5A">
        <w:rPr>
          <w:lang w:val="en-GB"/>
        </w:rPr>
        <w:t xml:space="preserve"> </w:t>
      </w:r>
      <w:r w:rsidRPr="00CB646F">
        <w:rPr>
          <w:lang w:val="en-GB"/>
        </w:rPr>
        <w:t>(</w:t>
      </w:r>
      <w:r>
        <w:rPr>
          <w:lang w:val="en-GB"/>
        </w:rPr>
        <w:t>1</w:t>
      </w:r>
      <w:r w:rsidRPr="00CB646F">
        <w:rPr>
          <w:lang w:val="en-GB"/>
        </w:rPr>
        <w:t>)</w:t>
      </w:r>
      <w:r>
        <w:rPr>
          <w:lang w:val="en-GB"/>
        </w:rPr>
        <w:t>’</w:t>
      </w:r>
      <w:r w:rsidRPr="00CB646F">
        <w:rPr>
          <w:lang w:val="en-GB"/>
        </w:rPr>
        <w:t>s father</w:t>
      </w:r>
      <w:r w:rsidRPr="002B0DDE">
        <w:rPr>
          <w:b/>
          <w:bCs/>
        </w:rPr>
        <w:t xml:space="preserve"> F:</w:t>
      </w:r>
      <w:r w:rsidRPr="002B0DDE">
        <w:t xml:space="preserve"> </w:t>
      </w:r>
      <w:r>
        <w:t xml:space="preserve">Epitaph, </w:t>
      </w:r>
      <w:r w:rsidRPr="00137031">
        <w:t>Kfar Nafah</w:t>
      </w:r>
      <w:r>
        <w:rPr>
          <w:rStyle w:val="FootnoteReference"/>
        </w:rPr>
        <w:footnoteReference w:id="848"/>
      </w:r>
      <w:r>
        <w:t xml:space="preserve"> </w:t>
      </w:r>
      <w:r w:rsidRPr="002B0DDE">
        <w:rPr>
          <w:b/>
          <w:bCs/>
        </w:rPr>
        <w:t>S:</w:t>
      </w:r>
      <w:r w:rsidRPr="002B0DDE">
        <w:t xml:space="preserve"> </w:t>
      </w:r>
      <w:r w:rsidRPr="00CB25E9">
        <w:t>Gregg &amp; Urman, no. 107</w:t>
      </w:r>
      <w:r w:rsidRPr="0099650A">
        <w:rPr>
          <w:b/>
          <w:bCs/>
        </w:rPr>
        <w:t xml:space="preserve"> </w:t>
      </w:r>
      <w:r w:rsidRPr="002B0DDE">
        <w:rPr>
          <w:b/>
          <w:bCs/>
        </w:rPr>
        <w:t>E:</w:t>
      </w:r>
      <w:r>
        <w:rPr>
          <w:b/>
          <w:bCs/>
        </w:rPr>
        <w:t xml:space="preserve"> </w:t>
      </w:r>
      <w:r w:rsidR="004F7278">
        <w:rPr>
          <w:lang w:val="en-GB"/>
        </w:rPr>
        <w:t>Jew?</w:t>
      </w:r>
      <w:r w:rsidR="004F7278">
        <w:rPr>
          <w:rStyle w:val="FootnoteReference"/>
          <w:lang w:val="en-GB"/>
        </w:rPr>
        <w:footnoteReference w:id="849"/>
      </w:r>
      <w:r w:rsidRPr="00840B48">
        <w:t xml:space="preserve"> </w:t>
      </w:r>
      <w:r w:rsidRPr="002B0DDE">
        <w:rPr>
          <w:b/>
          <w:bCs/>
        </w:rPr>
        <w:t>D:</w:t>
      </w:r>
      <w:r>
        <w:rPr>
          <w:b/>
          <w:bCs/>
        </w:rPr>
        <w:t xml:space="preserve"> </w:t>
      </w:r>
      <w:r w:rsidRPr="004C25F3">
        <w:rPr>
          <w:rFonts w:cs="Times New Roman"/>
          <w:lang w:val="it-IT"/>
        </w:rPr>
        <w:t>–</w:t>
      </w:r>
      <w:r w:rsidR="00876C71" w:rsidRPr="005F539E">
        <w:rPr>
          <w:rStyle w:val="FootnoteReference"/>
          <w:rFonts w:cs="Times New Roman"/>
        </w:rPr>
        <w:footnoteReference w:id="850"/>
      </w:r>
    </w:p>
    <w:p w14:paraId="3515DADC" w14:textId="77777777" w:rsidR="00BD0433" w:rsidRDefault="00BD0433" w:rsidP="001740CC">
      <w:pPr>
        <w:numPr>
          <w:ilvl w:val="0"/>
          <w:numId w:val="129"/>
        </w:numPr>
        <w:bidi w:val="0"/>
      </w:pPr>
      <w:r w:rsidRPr="002B0DDE">
        <w:rPr>
          <w:b/>
          <w:bCs/>
        </w:rPr>
        <w:t xml:space="preserve">O: </w:t>
      </w:r>
      <w:r w:rsidRPr="00617B8B">
        <w:rPr>
          <w:rFonts w:ascii="Graeca" w:hAnsi="Graeca"/>
        </w:rPr>
        <w:t></w:t>
      </w:r>
      <w:r w:rsidRPr="00617B8B">
        <w:rPr>
          <w:rFonts w:ascii="Graeca" w:hAnsi="Graeca"/>
        </w:rPr>
        <w:t></w:t>
      </w:r>
      <w:r w:rsidRPr="00617B8B">
        <w:rPr>
          <w:rFonts w:ascii="Graeca" w:hAnsi="Graeca"/>
        </w:rPr>
        <w:t></w:t>
      </w:r>
      <w:r w:rsidRPr="00617B8B">
        <w:rPr>
          <w:rFonts w:ascii="Graeca" w:hAnsi="Graeca"/>
        </w:rPr>
        <w:t></w:t>
      </w:r>
      <w:r w:rsidRPr="00617B8B">
        <w:rPr>
          <w:rFonts w:ascii="Graeca" w:hAnsi="Graeca"/>
        </w:rPr>
        <w:t></w:t>
      </w:r>
      <w:r w:rsidRPr="00617B8B">
        <w:rPr>
          <w:rFonts w:ascii="Graeca" w:hAnsi="Graeca"/>
        </w:rPr>
        <w:t></w:t>
      </w:r>
      <w:r w:rsidRPr="007D3360">
        <w:rPr>
          <w:rStyle w:val="FootnoteReference"/>
        </w:rPr>
        <w:footnoteReference w:id="851"/>
      </w:r>
      <w:r>
        <w:rPr>
          <w:rFonts w:cs="Times New Roman"/>
        </w:rPr>
        <w:t xml:space="preserve"> </w:t>
      </w:r>
      <w:r w:rsidRPr="002B0DDE">
        <w:rPr>
          <w:b/>
          <w:bCs/>
        </w:rPr>
        <w:t>Ds:</w:t>
      </w:r>
      <w:r w:rsidRPr="002B0DDE">
        <w:t xml:space="preserve"> </w:t>
      </w:r>
      <w:r w:rsidRPr="00137031">
        <w:t xml:space="preserve">Aged </w:t>
      </w:r>
      <w:r>
        <w:t>7</w:t>
      </w:r>
      <w:r w:rsidRPr="00137031">
        <w:t>5</w:t>
      </w:r>
      <w:r>
        <w:rPr>
          <w:rStyle w:val="FootnoteReference"/>
        </w:rPr>
        <w:footnoteReference w:id="852"/>
      </w:r>
      <w:r>
        <w:t xml:space="preserve"> </w:t>
      </w:r>
      <w:r w:rsidRPr="002B0DDE">
        <w:rPr>
          <w:b/>
          <w:bCs/>
        </w:rPr>
        <w:t>F:</w:t>
      </w:r>
      <w:r w:rsidRPr="002B0DDE">
        <w:t xml:space="preserve"> </w:t>
      </w:r>
      <w:r>
        <w:t>Epitaph, Quneitra</w:t>
      </w:r>
      <w:r>
        <w:rPr>
          <w:rStyle w:val="FootnoteReference"/>
        </w:rPr>
        <w:footnoteReference w:id="853"/>
      </w:r>
      <w:r>
        <w:t xml:space="preserve"> </w:t>
      </w:r>
      <w:r w:rsidRPr="002B0DDE">
        <w:rPr>
          <w:b/>
          <w:bCs/>
        </w:rPr>
        <w:t>S:</w:t>
      </w:r>
      <w:r w:rsidRPr="002B0DDE">
        <w:t xml:space="preserve"> </w:t>
      </w:r>
      <w:r w:rsidRPr="00CB25E9">
        <w:t>Gregg &amp; Urman, no. 212</w:t>
      </w:r>
      <w:r>
        <w:t xml:space="preserve"> </w:t>
      </w:r>
      <w:r w:rsidRPr="002B0DDE">
        <w:rPr>
          <w:b/>
          <w:bCs/>
        </w:rPr>
        <w:t>E:</w:t>
      </w:r>
      <w:r>
        <w:rPr>
          <w:b/>
          <w:bCs/>
        </w:rPr>
        <w:t xml:space="preserve"> </w:t>
      </w:r>
      <w:r w:rsidR="004F7278">
        <w:rPr>
          <w:lang w:val="en-GB"/>
        </w:rPr>
        <w:t>Jew?</w:t>
      </w:r>
      <w:r w:rsidR="004F7278">
        <w:rPr>
          <w:rStyle w:val="FootnoteReference"/>
          <w:lang w:val="en-GB"/>
        </w:rPr>
        <w:footnoteReference w:id="854"/>
      </w:r>
      <w:r>
        <w:rPr>
          <w:b/>
          <w:bCs/>
        </w:rPr>
        <w:t xml:space="preserve"> </w:t>
      </w:r>
      <w:r w:rsidRPr="002B0DDE">
        <w:rPr>
          <w:b/>
          <w:bCs/>
        </w:rPr>
        <w:t>D:</w:t>
      </w:r>
      <w:r>
        <w:rPr>
          <w:b/>
          <w:bCs/>
        </w:rPr>
        <w:t xml:space="preserve"> </w:t>
      </w:r>
      <w:r w:rsidRPr="004C25F3">
        <w:rPr>
          <w:rFonts w:cs="Times New Roman"/>
          <w:lang w:val="it-IT"/>
        </w:rPr>
        <w:t>–</w:t>
      </w:r>
      <w:r w:rsidR="00876C71" w:rsidRPr="005F539E">
        <w:rPr>
          <w:rStyle w:val="FootnoteReference"/>
          <w:rFonts w:cs="Times New Roman"/>
        </w:rPr>
        <w:footnoteReference w:id="855"/>
      </w:r>
    </w:p>
    <w:p w14:paraId="227A03FD" w14:textId="77777777" w:rsidR="00BD0433" w:rsidRDefault="00BD0433" w:rsidP="001740CC">
      <w:pPr>
        <w:numPr>
          <w:ilvl w:val="0"/>
          <w:numId w:val="129"/>
        </w:numPr>
        <w:bidi w:val="0"/>
      </w:pPr>
      <w:r w:rsidRPr="002B0DDE">
        <w:rPr>
          <w:b/>
          <w:bCs/>
        </w:rPr>
        <w:t xml:space="preserve">O: </w:t>
      </w:r>
      <w:r w:rsidRPr="003F0913">
        <w:rPr>
          <w:rFonts w:ascii="Graeca" w:hAnsi="Graeca"/>
        </w:rPr>
        <w:t></w:t>
      </w:r>
      <w:r w:rsidRPr="003F0913">
        <w:rPr>
          <w:rFonts w:ascii="Graeca" w:hAnsi="Graeca"/>
        </w:rPr>
        <w:t></w:t>
      </w:r>
      <w:r w:rsidRPr="003F0913">
        <w:rPr>
          <w:rFonts w:ascii="Graeca" w:hAnsi="Graeca"/>
        </w:rPr>
        <w:t></w:t>
      </w:r>
      <w:r w:rsidRPr="003F0913">
        <w:rPr>
          <w:rFonts w:ascii="Graeca" w:hAnsi="Graeca"/>
        </w:rPr>
        <w:t></w:t>
      </w:r>
      <w:r w:rsidRPr="003F0913">
        <w:rPr>
          <w:rFonts w:ascii="Graeca" w:hAnsi="Graeca"/>
        </w:rPr>
        <w:t></w:t>
      </w:r>
      <w:r w:rsidRPr="003F0913">
        <w:rPr>
          <w:rFonts w:ascii="Graeca" w:hAnsi="Graeca"/>
        </w:rPr>
        <w:t></w:t>
      </w:r>
      <w:r w:rsidRPr="003F0913">
        <w:rPr>
          <w:rFonts w:ascii="Graeca" w:hAnsi="Graeca"/>
        </w:rPr>
        <w:t></w:t>
      </w:r>
      <w:r w:rsidRPr="007D3360">
        <w:rPr>
          <w:rStyle w:val="FootnoteReference"/>
        </w:rPr>
        <w:footnoteReference w:id="856"/>
      </w:r>
      <w:r>
        <w:rPr>
          <w:rFonts w:cs="Times New Roman"/>
        </w:rPr>
        <w:t xml:space="preserve"> </w:t>
      </w:r>
      <w:r w:rsidRPr="002B0DDE">
        <w:rPr>
          <w:b/>
          <w:bCs/>
        </w:rPr>
        <w:t>Ds:</w:t>
      </w:r>
      <w:r w:rsidRPr="002B0DDE">
        <w:t xml:space="preserve"> </w:t>
      </w:r>
      <w:r w:rsidRPr="002230DD">
        <w:t>Aged 1</w:t>
      </w:r>
      <w:r w:rsidRPr="00F2472D">
        <w:rPr>
          <w:rStyle w:val="FootnoteReference"/>
        </w:rPr>
        <w:footnoteReference w:id="857"/>
      </w:r>
      <w:r w:rsidRPr="002B0DDE">
        <w:rPr>
          <w:b/>
          <w:bCs/>
        </w:rPr>
        <w:t xml:space="preserve"> F:</w:t>
      </w:r>
      <w:r w:rsidRPr="001F5E97">
        <w:t xml:space="preserve"> </w:t>
      </w:r>
      <w:r>
        <w:t xml:space="preserve">Epitaph, </w:t>
      </w:r>
      <w:r w:rsidRPr="00137031">
        <w:t>Bab el-Haw</w:t>
      </w:r>
      <w:r w:rsidRPr="00137031">
        <w:rPr>
          <w:rFonts w:cs="Times New Roman"/>
        </w:rPr>
        <w:t>a</w:t>
      </w:r>
      <w:r>
        <w:rPr>
          <w:rStyle w:val="FootnoteReference"/>
        </w:rPr>
        <w:footnoteReference w:id="858"/>
      </w:r>
      <w:r w:rsidRPr="002B0DDE">
        <w:t xml:space="preserve"> </w:t>
      </w:r>
      <w:r w:rsidRPr="002B0DDE">
        <w:rPr>
          <w:b/>
          <w:bCs/>
        </w:rPr>
        <w:t>S:</w:t>
      </w:r>
      <w:r w:rsidRPr="001F5E97">
        <w:t xml:space="preserve"> </w:t>
      </w:r>
      <w:r w:rsidRPr="00CB25E9">
        <w:t>Gregg &amp; Urman, no. 233</w:t>
      </w:r>
      <w:r w:rsidRPr="002B0DDE">
        <w:t xml:space="preserve"> </w:t>
      </w:r>
      <w:r w:rsidRPr="002B0DDE">
        <w:rPr>
          <w:b/>
          <w:bCs/>
        </w:rPr>
        <w:t>E:</w:t>
      </w:r>
      <w:r>
        <w:t xml:space="preserve"> </w:t>
      </w:r>
      <w:r w:rsidR="004F7278">
        <w:rPr>
          <w:lang w:val="en-GB"/>
        </w:rPr>
        <w:t>Jew?</w:t>
      </w:r>
      <w:r w:rsidR="004F7278">
        <w:rPr>
          <w:rStyle w:val="FootnoteReference"/>
          <w:lang w:val="en-GB"/>
        </w:rPr>
        <w:footnoteReference w:id="859"/>
      </w:r>
      <w:r w:rsidRPr="002B0DDE">
        <w:rPr>
          <w:b/>
          <w:bCs/>
        </w:rPr>
        <w:t xml:space="preserve"> D:</w:t>
      </w:r>
      <w:r>
        <w:rPr>
          <w:b/>
          <w:bCs/>
        </w:rPr>
        <w:t xml:space="preserve"> </w:t>
      </w:r>
      <w:r w:rsidRPr="004C25F3">
        <w:rPr>
          <w:rFonts w:cs="Times New Roman"/>
          <w:lang w:val="it-IT"/>
        </w:rPr>
        <w:t>–</w:t>
      </w:r>
      <w:r w:rsidR="00876C71" w:rsidRPr="005F539E">
        <w:rPr>
          <w:rStyle w:val="FootnoteReference"/>
          <w:rFonts w:cs="Times New Roman"/>
        </w:rPr>
        <w:footnoteReference w:id="860"/>
      </w:r>
    </w:p>
    <w:p w14:paraId="3DF7C120" w14:textId="77777777" w:rsidR="00BD0433" w:rsidRPr="00AB182C" w:rsidRDefault="00BD0433" w:rsidP="00661A14">
      <w:pPr>
        <w:numPr>
          <w:ilvl w:val="0"/>
          <w:numId w:val="129"/>
        </w:numPr>
        <w:bidi w:val="0"/>
        <w:rPr>
          <w:lang w:val="en-GB"/>
        </w:rPr>
      </w:pPr>
      <w:r w:rsidRPr="00AB182C">
        <w:rPr>
          <w:b/>
          <w:bCs/>
          <w:lang w:val="en-GB"/>
        </w:rPr>
        <w:t xml:space="preserve">O: </w:t>
      </w:r>
      <w:r w:rsidRPr="00C31ED3">
        <w:rPr>
          <w:lang w:val="en-GB"/>
        </w:rPr>
        <w:t>[</w:t>
      </w:r>
      <w:r w:rsidRPr="00C31ED3">
        <w:rPr>
          <w:rFonts w:ascii="Graeca" w:hAnsi="Graeca"/>
        </w:rPr>
        <w:t></w:t>
      </w:r>
      <w:r w:rsidRPr="00C31ED3">
        <w:rPr>
          <w:rFonts w:ascii="Graeca" w:hAnsi="Graeca"/>
        </w:rPr>
        <w:t></w:t>
      </w:r>
      <w:r w:rsidRPr="00C31ED3">
        <w:rPr>
          <w:rFonts w:ascii="Graeca" w:hAnsi="Graeca"/>
        </w:rPr>
        <w:t></w:t>
      </w:r>
      <w:r w:rsidRPr="00C31ED3">
        <w:rPr>
          <w:lang w:val="en-GB"/>
        </w:rPr>
        <w:t>]</w:t>
      </w:r>
      <w:r w:rsidRPr="00C31ED3">
        <w:rPr>
          <w:rFonts w:ascii="Graeca" w:hAnsi="Graeca"/>
        </w:rPr>
        <w:t></w:t>
      </w:r>
      <w:r w:rsidRPr="00C31ED3">
        <w:rPr>
          <w:rFonts w:ascii="Graeca" w:hAnsi="Graeca"/>
        </w:rPr>
        <w:t></w:t>
      </w:r>
      <w:r w:rsidRPr="00C31ED3">
        <w:rPr>
          <w:rFonts w:ascii="Graeca" w:hAnsi="Graeca"/>
        </w:rPr>
        <w:t></w:t>
      </w:r>
      <w:r w:rsidRPr="00C31ED3">
        <w:rPr>
          <w:rFonts w:ascii="Graeca" w:hAnsi="Graeca"/>
        </w:rPr>
        <w:t></w:t>
      </w:r>
      <w:r w:rsidRPr="00C31ED3">
        <w:rPr>
          <w:rFonts w:ascii="Graeca" w:hAnsi="Graeca"/>
        </w:rPr>
        <w:t></w:t>
      </w:r>
      <w:r w:rsidRPr="00C31ED3">
        <w:rPr>
          <w:lang w:val="en-GB"/>
        </w:rPr>
        <w:t>[</w:t>
      </w:r>
      <w:r w:rsidRPr="00C31ED3">
        <w:rPr>
          <w:rFonts w:ascii="Graeca" w:hAnsi="Graeca"/>
        </w:rPr>
        <w:t></w:t>
      </w:r>
      <w:r w:rsidRPr="00C31ED3">
        <w:rPr>
          <w:rFonts w:ascii="Graeca" w:hAnsi="Graeca"/>
        </w:rPr>
        <w:t></w:t>
      </w:r>
      <w:r w:rsidRPr="00C31ED3">
        <w:rPr>
          <w:lang w:val="en-GB"/>
        </w:rPr>
        <w:t>]</w:t>
      </w:r>
      <w:r w:rsidRPr="00C31ED3">
        <w:rPr>
          <w:rStyle w:val="FootnoteReference"/>
        </w:rPr>
        <w:footnoteReference w:id="861"/>
      </w:r>
      <w:r w:rsidRPr="00AB182C">
        <w:rPr>
          <w:lang w:val="en-GB"/>
        </w:rPr>
        <w:t xml:space="preserve"> </w:t>
      </w:r>
      <w:r w:rsidRPr="00AB182C">
        <w:rPr>
          <w:b/>
          <w:bCs/>
          <w:lang w:val="en-GB"/>
        </w:rPr>
        <w:t>Ds:</w:t>
      </w:r>
      <w:r w:rsidRPr="00AB182C">
        <w:rPr>
          <w:lang w:val="en-GB"/>
        </w:rPr>
        <w:t xml:space="preserve"> </w:t>
      </w:r>
      <w:r w:rsidR="00661A14" w:rsidRPr="00AB182C">
        <w:rPr>
          <w:lang w:val="en-GB"/>
        </w:rPr>
        <w:t>S</w:t>
      </w:r>
      <w:r w:rsidR="00661A14">
        <w:rPr>
          <w:lang w:val="en-GB"/>
        </w:rPr>
        <w:t>hiphra</w:t>
      </w:r>
      <w:r w:rsidR="00661A14" w:rsidRPr="00AB182C">
        <w:rPr>
          <w:lang w:val="en-GB"/>
        </w:rPr>
        <w:t xml:space="preserve"> </w:t>
      </w:r>
      <w:r w:rsidRPr="00AB182C">
        <w:rPr>
          <w:lang w:val="en-GB"/>
        </w:rPr>
        <w:t>(</w:t>
      </w:r>
      <w:r>
        <w:rPr>
          <w:lang w:val="en-GB"/>
        </w:rPr>
        <w:t>1</w:t>
      </w:r>
      <w:r w:rsidRPr="00AB182C">
        <w:rPr>
          <w:lang w:val="en-GB"/>
        </w:rPr>
        <w:t>)</w:t>
      </w:r>
      <w:r>
        <w:rPr>
          <w:lang w:val="en-GB"/>
        </w:rPr>
        <w:t>’</w:t>
      </w:r>
      <w:r w:rsidRPr="00AB182C">
        <w:rPr>
          <w:lang w:val="en-GB"/>
        </w:rPr>
        <w:t>s son</w:t>
      </w:r>
      <w:r w:rsidRPr="00AB182C">
        <w:t>,</w:t>
      </w:r>
      <w:r>
        <w:t xml:space="preserve"> Hilarus </w:t>
      </w:r>
      <w:r w:rsidRPr="00AB182C">
        <w:rPr>
          <w:lang w:val="en-GB"/>
        </w:rPr>
        <w:t>(</w:t>
      </w:r>
      <w:r>
        <w:rPr>
          <w:lang w:val="en-GB"/>
        </w:rPr>
        <w:t>1</w:t>
      </w:r>
      <w:r w:rsidRPr="00AB182C">
        <w:rPr>
          <w:lang w:val="en-GB"/>
        </w:rPr>
        <w:t>)</w:t>
      </w:r>
      <w:r>
        <w:rPr>
          <w:lang w:val="en-GB"/>
        </w:rPr>
        <w:t>’</w:t>
      </w:r>
      <w:r w:rsidRPr="00AB182C">
        <w:rPr>
          <w:lang w:val="en-GB"/>
        </w:rPr>
        <w:t>s father</w:t>
      </w:r>
      <w:r w:rsidRPr="002B0DDE">
        <w:rPr>
          <w:b/>
          <w:bCs/>
        </w:rPr>
        <w:t xml:space="preserve"> </w:t>
      </w:r>
      <w:r w:rsidRPr="00AB182C">
        <w:rPr>
          <w:b/>
          <w:bCs/>
          <w:lang w:val="en-GB"/>
        </w:rPr>
        <w:t>F:</w:t>
      </w:r>
      <w:r w:rsidRPr="00AB182C">
        <w:rPr>
          <w:lang w:val="en-GB"/>
        </w:rPr>
        <w:t xml:space="preserve"> </w:t>
      </w:r>
      <w:r>
        <w:t xml:space="preserve">Epitaph, </w:t>
      </w:r>
      <w:smartTag w:uri="urn:schemas-microsoft-com:office:smarttags" w:element="place">
        <w:r>
          <w:t>Caesarea</w:t>
        </w:r>
      </w:smartTag>
      <w:r>
        <w:t xml:space="preserve"> </w:t>
      </w:r>
      <w:r w:rsidRPr="00AB182C">
        <w:rPr>
          <w:b/>
          <w:bCs/>
          <w:lang w:val="en-GB"/>
        </w:rPr>
        <w:t>S:</w:t>
      </w:r>
      <w:r w:rsidRPr="009D63CE">
        <w:t xml:space="preserve"> </w:t>
      </w:r>
      <w:r w:rsidRPr="00CB25E9">
        <w:t>Le</w:t>
      </w:r>
      <w:r w:rsidRPr="00CB25E9">
        <w:t>h</w:t>
      </w:r>
      <w:r w:rsidRPr="00CB25E9">
        <w:t xml:space="preserve">mann &amp; </w:t>
      </w:r>
      <w:r w:rsidRPr="00973E0F">
        <w:t>Holum,</w:t>
      </w:r>
      <w:r w:rsidRPr="00CB25E9">
        <w:rPr>
          <w:i/>
          <w:iCs/>
        </w:rPr>
        <w:t xml:space="preserve"> CMER</w:t>
      </w:r>
      <w:r w:rsidRPr="00CB25E9">
        <w:t xml:space="preserve"> 5, no. 346</w:t>
      </w:r>
      <w:r w:rsidRPr="00AB182C">
        <w:rPr>
          <w:lang w:val="en-GB"/>
        </w:rPr>
        <w:t xml:space="preserve"> </w:t>
      </w:r>
      <w:r w:rsidRPr="002B0DDE">
        <w:rPr>
          <w:b/>
          <w:bCs/>
        </w:rPr>
        <w:t>E:</w:t>
      </w:r>
      <w:r>
        <w:rPr>
          <w:b/>
          <w:bCs/>
        </w:rPr>
        <w:t xml:space="preserve"> </w:t>
      </w:r>
      <w:r w:rsidR="00934160">
        <w:t>Jew?</w:t>
      </w:r>
      <w:r w:rsidR="00934160">
        <w:rPr>
          <w:rStyle w:val="FootnoteReference"/>
        </w:rPr>
        <w:footnoteReference w:id="862"/>
      </w:r>
      <w:r>
        <w:rPr>
          <w:b/>
          <w:bCs/>
        </w:rPr>
        <w:t xml:space="preserve"> </w:t>
      </w:r>
      <w:r w:rsidRPr="002B0DDE">
        <w:rPr>
          <w:b/>
          <w:bCs/>
        </w:rPr>
        <w:t>D:</w:t>
      </w:r>
      <w:r>
        <w:rPr>
          <w:b/>
          <w:bCs/>
        </w:rPr>
        <w:t xml:space="preserve"> </w:t>
      </w:r>
      <w:r w:rsidRPr="004C25F3">
        <w:rPr>
          <w:rFonts w:cs="Times New Roman"/>
          <w:lang w:val="it-IT"/>
        </w:rPr>
        <w:t>–</w:t>
      </w:r>
      <w:r w:rsidR="00876C71" w:rsidRPr="005F539E">
        <w:rPr>
          <w:rStyle w:val="FootnoteReference"/>
          <w:rFonts w:cs="Times New Roman"/>
        </w:rPr>
        <w:footnoteReference w:id="863"/>
      </w:r>
    </w:p>
    <w:p w14:paraId="64B8B5A6" w14:textId="77777777" w:rsidR="00BD0433" w:rsidRDefault="00BD0433" w:rsidP="001740CC">
      <w:pPr>
        <w:numPr>
          <w:ilvl w:val="0"/>
          <w:numId w:val="129"/>
        </w:numPr>
        <w:bidi w:val="0"/>
      </w:pPr>
      <w:r w:rsidRPr="002B0DDE">
        <w:rPr>
          <w:b/>
          <w:bCs/>
        </w:rPr>
        <w:t xml:space="preserve">O: </w:t>
      </w:r>
      <w:r w:rsidRPr="00617B8B">
        <w:rPr>
          <w:rFonts w:cs="Times New Roman"/>
          <w:rtl/>
        </w:rPr>
        <w:t>אנינה</w:t>
      </w:r>
      <w:r w:rsidRPr="007D3360">
        <w:rPr>
          <w:rStyle w:val="FootnoteReference"/>
        </w:rPr>
        <w:footnoteReference w:id="864"/>
      </w:r>
      <w:r w:rsidRPr="002B0DDE">
        <w:rPr>
          <w:b/>
          <w:bCs/>
        </w:rPr>
        <w:t xml:space="preserve"> Ds:</w:t>
      </w:r>
      <w:r w:rsidRPr="002B0DDE">
        <w:t xml:space="preserve"> </w:t>
      </w:r>
      <w:r w:rsidRPr="00840B48">
        <w:rPr>
          <w:lang w:val="en-GB"/>
        </w:rPr>
        <w:t>–</w:t>
      </w:r>
      <w:r>
        <w:t xml:space="preserve"> </w:t>
      </w:r>
      <w:r w:rsidRPr="002B0DDE">
        <w:rPr>
          <w:b/>
          <w:bCs/>
        </w:rPr>
        <w:t>F:</w:t>
      </w:r>
      <w:r w:rsidRPr="002B0DDE">
        <w:t xml:space="preserve"> </w:t>
      </w:r>
      <w:r>
        <w:t xml:space="preserve">Synagogue inscription, </w:t>
      </w:r>
      <w:r>
        <w:rPr>
          <w:lang w:val="it-IT"/>
        </w:rPr>
        <w:t>Sepphoris</w:t>
      </w:r>
      <w:r>
        <w:t xml:space="preserve"> </w:t>
      </w:r>
      <w:r w:rsidRPr="002B0DDE">
        <w:rPr>
          <w:b/>
          <w:bCs/>
        </w:rPr>
        <w:t>S:</w:t>
      </w:r>
      <w:r>
        <w:t xml:space="preserve"> Weiss, </w:t>
      </w:r>
      <w:r>
        <w:rPr>
          <w:i/>
          <w:iCs/>
        </w:rPr>
        <w:t>Sepphoris Synag</w:t>
      </w:r>
      <w:r>
        <w:rPr>
          <w:i/>
          <w:iCs/>
        </w:rPr>
        <w:t>o</w:t>
      </w:r>
      <w:r>
        <w:rPr>
          <w:i/>
          <w:iCs/>
        </w:rPr>
        <w:t>gue</w:t>
      </w:r>
      <w:r>
        <w:t xml:space="preserve">, no. 10 </w:t>
      </w:r>
      <w:r w:rsidRPr="002B0DDE">
        <w:rPr>
          <w:b/>
          <w:bCs/>
        </w:rPr>
        <w:t>E:</w:t>
      </w:r>
      <w:r>
        <w:rPr>
          <w:b/>
          <w:bCs/>
        </w:rPr>
        <w:t xml:space="preserve"> </w:t>
      </w:r>
      <w:r w:rsidRPr="00840B48">
        <w:rPr>
          <w:lang w:val="en-GB"/>
        </w:rPr>
        <w:t>–</w:t>
      </w:r>
      <w:r>
        <w:rPr>
          <w:b/>
          <w:bCs/>
        </w:rPr>
        <w:t xml:space="preserve"> </w:t>
      </w:r>
      <w:r w:rsidRPr="002B0DDE">
        <w:rPr>
          <w:b/>
          <w:bCs/>
        </w:rPr>
        <w:t>D:</w:t>
      </w:r>
      <w:r>
        <w:rPr>
          <w:b/>
          <w:bCs/>
        </w:rPr>
        <w:t xml:space="preserve">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865"/>
      </w:r>
    </w:p>
    <w:p w14:paraId="1D1D9705" w14:textId="77777777" w:rsidR="00BD0433" w:rsidRPr="00A723CF" w:rsidRDefault="00BD0433" w:rsidP="001740CC">
      <w:pPr>
        <w:numPr>
          <w:ilvl w:val="0"/>
          <w:numId w:val="129"/>
        </w:numPr>
        <w:bidi w:val="0"/>
      </w:pPr>
      <w:r w:rsidRPr="00C163CD">
        <w:rPr>
          <w:b/>
          <w:bCs/>
          <w:lang w:val="fr-FR"/>
        </w:rPr>
        <w:t xml:space="preserve">O: </w:t>
      </w:r>
      <w:r w:rsidRPr="00617B8B">
        <w:rPr>
          <w:rFonts w:ascii="Graeca" w:hAnsi="Graeca"/>
        </w:rPr>
        <w:t></w:t>
      </w:r>
      <w:r w:rsidRPr="00617B8B">
        <w:rPr>
          <w:rFonts w:ascii="Graeca" w:hAnsi="Graeca"/>
        </w:rPr>
        <w:t></w:t>
      </w:r>
      <w:r w:rsidRPr="00617B8B">
        <w:rPr>
          <w:rFonts w:ascii="Graeca" w:hAnsi="Graeca"/>
        </w:rPr>
        <w:t></w:t>
      </w:r>
      <w:r w:rsidRPr="00617B8B">
        <w:rPr>
          <w:rFonts w:ascii="Graeca" w:hAnsi="Graeca"/>
        </w:rPr>
        <w:t></w:t>
      </w:r>
      <w:r w:rsidRPr="00617B8B">
        <w:rPr>
          <w:rFonts w:ascii="Graeca" w:hAnsi="Graeca"/>
        </w:rPr>
        <w:t></w:t>
      </w:r>
      <w:r w:rsidRPr="00617B8B">
        <w:rPr>
          <w:rFonts w:ascii="Graeca" w:hAnsi="Graeca"/>
        </w:rPr>
        <w:t></w:t>
      </w:r>
      <w:r w:rsidRPr="00617B8B">
        <w:rPr>
          <w:rFonts w:ascii="Graeca" w:hAnsi="Graeca"/>
        </w:rPr>
        <w:t></w:t>
      </w:r>
      <w:r w:rsidRPr="00617B8B">
        <w:rPr>
          <w:rFonts w:ascii="Graeca" w:hAnsi="Graeca"/>
        </w:rPr>
        <w:t></w:t>
      </w:r>
      <w:r w:rsidRPr="00617B8B">
        <w:rPr>
          <w:rFonts w:ascii="Graeca" w:hAnsi="Graeca"/>
        </w:rPr>
        <w:t></w:t>
      </w:r>
      <w:r w:rsidRPr="007D3360">
        <w:rPr>
          <w:rStyle w:val="FootnoteReference"/>
        </w:rPr>
        <w:footnoteReference w:id="866"/>
      </w:r>
      <w:r w:rsidRPr="00C163CD">
        <w:rPr>
          <w:b/>
          <w:bCs/>
          <w:lang w:val="fr-FR"/>
        </w:rPr>
        <w:t xml:space="preserve"> Ds: </w:t>
      </w:r>
      <w:r w:rsidRPr="00840B48">
        <w:rPr>
          <w:lang w:val="fr-FR"/>
        </w:rPr>
        <w:t>–</w:t>
      </w:r>
      <w:r w:rsidRPr="00C163CD">
        <w:rPr>
          <w:b/>
          <w:bCs/>
          <w:lang w:val="fr-FR"/>
        </w:rPr>
        <w:t xml:space="preserve"> F:</w:t>
      </w:r>
      <w:r w:rsidRPr="00C163CD">
        <w:rPr>
          <w:lang w:val="fr-FR"/>
        </w:rPr>
        <w:t xml:space="preserve"> Memorial inscription, Hammat Gader </w:t>
      </w:r>
      <w:r w:rsidRPr="00C163CD">
        <w:rPr>
          <w:b/>
          <w:bCs/>
          <w:lang w:val="fr-FR"/>
        </w:rPr>
        <w:t>S:</w:t>
      </w:r>
      <w:r w:rsidRPr="00C163CD">
        <w:rPr>
          <w:lang w:val="fr-FR"/>
        </w:rPr>
        <w:t xml:space="preserve"> Di Segni, </w:t>
      </w:r>
      <w:r w:rsidRPr="00C163CD">
        <w:rPr>
          <w:i/>
          <w:iCs/>
          <w:lang w:val="fr-FR"/>
        </w:rPr>
        <w:t>Hammat Gader</w:t>
      </w:r>
      <w:r w:rsidRPr="00C163CD">
        <w:rPr>
          <w:lang w:val="fr-FR"/>
        </w:rPr>
        <w:t xml:space="preserve">, no. 70 </w:t>
      </w:r>
      <w:r w:rsidRPr="00C163CD">
        <w:rPr>
          <w:b/>
          <w:bCs/>
          <w:lang w:val="fr-FR"/>
        </w:rPr>
        <w:t>E:</w:t>
      </w:r>
      <w:r w:rsidRPr="00C163CD">
        <w:rPr>
          <w:lang w:val="fr-FR"/>
        </w:rPr>
        <w:t xml:space="preserve"> Jew?</w:t>
      </w:r>
      <w:r>
        <w:rPr>
          <w:rStyle w:val="FootnoteReference"/>
        </w:rPr>
        <w:footnoteReference w:id="867"/>
      </w:r>
      <w:r w:rsidRPr="00C163CD">
        <w:rPr>
          <w:lang w:val="fr-FR"/>
        </w:rPr>
        <w:t xml:space="preserve"> </w:t>
      </w:r>
      <w:r w:rsidRPr="00C163CD">
        <w:rPr>
          <w:b/>
          <w:bCs/>
          <w:lang w:val="fr-FR"/>
        </w:rPr>
        <w:t>D:</w:t>
      </w:r>
      <w:r w:rsidRPr="00C163CD">
        <w:rPr>
          <w:lang w:val="fr-FR"/>
        </w:rPr>
        <w:t xml:space="preserve"> </w:t>
      </w:r>
      <w:r w:rsidRPr="008B59C0">
        <w:rPr>
          <w:lang w:val="fr-FR"/>
        </w:rPr>
        <w:t>5</w:t>
      </w:r>
      <w:r w:rsidRPr="008B59C0">
        <w:rPr>
          <w:vertAlign w:val="superscript"/>
          <w:lang w:val="fr-FR"/>
        </w:rPr>
        <w:t>th</w:t>
      </w:r>
      <w:r w:rsidRPr="008B59C0">
        <w:rPr>
          <w:lang w:val="fr-FR"/>
        </w:rPr>
        <w:t>-6</w:t>
      </w:r>
      <w:r w:rsidRPr="008B59C0">
        <w:rPr>
          <w:vertAlign w:val="superscript"/>
          <w:lang w:val="fr-FR"/>
        </w:rPr>
        <w:t>th</w:t>
      </w:r>
      <w:r w:rsidRPr="008B59C0">
        <w:rPr>
          <w:lang w:val="fr-FR"/>
        </w:rPr>
        <w:t xml:space="preserve"> C</w:t>
      </w:r>
    </w:p>
    <w:p w14:paraId="13375C02" w14:textId="77777777" w:rsidR="00BD0433" w:rsidRDefault="00BD0433" w:rsidP="001740CC">
      <w:pPr>
        <w:numPr>
          <w:ilvl w:val="0"/>
          <w:numId w:val="129"/>
        </w:numPr>
        <w:bidi w:val="0"/>
      </w:pPr>
      <w:r w:rsidRPr="002B0DDE">
        <w:rPr>
          <w:b/>
          <w:bCs/>
        </w:rPr>
        <w:t xml:space="preserve">O: </w:t>
      </w:r>
      <w:r w:rsidRPr="00840B48">
        <w:rPr>
          <w:lang w:val="en-GB"/>
        </w:rPr>
        <w:t>–</w:t>
      </w:r>
      <w:r>
        <w:rPr>
          <w:b/>
          <w:bCs/>
        </w:rPr>
        <w:t xml:space="preserve"> </w:t>
      </w:r>
      <w:r w:rsidRPr="002B0DDE">
        <w:rPr>
          <w:b/>
          <w:bCs/>
        </w:rPr>
        <w:t>Ds:</w:t>
      </w:r>
      <w:r>
        <w:t xml:space="preserve"> Phineas </w:t>
      </w:r>
      <w:r w:rsidRPr="00AB182C">
        <w:rPr>
          <w:lang w:val="en-GB"/>
        </w:rPr>
        <w:t>(</w:t>
      </w:r>
      <w:r>
        <w:rPr>
          <w:lang w:val="en-GB"/>
        </w:rPr>
        <w:t>19</w:t>
      </w:r>
      <w:r w:rsidRPr="00AB182C">
        <w:rPr>
          <w:lang w:val="en-GB"/>
        </w:rPr>
        <w:t>)</w:t>
      </w:r>
      <w:r>
        <w:rPr>
          <w:lang w:val="en-GB"/>
        </w:rPr>
        <w:t>’</w:t>
      </w:r>
      <w:r w:rsidRPr="00AB182C">
        <w:rPr>
          <w:lang w:val="en-GB"/>
        </w:rPr>
        <w:t>s son</w:t>
      </w:r>
      <w:r>
        <w:t xml:space="preserve">, </w:t>
      </w:r>
      <w:r w:rsidRPr="00F2472D">
        <w:t>Priest</w:t>
      </w:r>
      <w:r>
        <w:rPr>
          <w:rStyle w:val="FootnoteReference"/>
        </w:rPr>
        <w:footnoteReference w:id="868"/>
      </w:r>
      <w:r w:rsidRPr="002B0DDE">
        <w:t xml:space="preserve"> </w:t>
      </w:r>
      <w:r w:rsidRPr="002B0DDE">
        <w:rPr>
          <w:b/>
          <w:bCs/>
        </w:rPr>
        <w:t>F:</w:t>
      </w:r>
      <w:r w:rsidRPr="002B0DDE">
        <w:t xml:space="preserve"> </w:t>
      </w:r>
      <w:r>
        <w:t xml:space="preserve">Epitaph, Zoar </w:t>
      </w:r>
      <w:r w:rsidRPr="002B0DDE">
        <w:rPr>
          <w:b/>
          <w:bCs/>
        </w:rPr>
        <w:t>S:</w:t>
      </w:r>
      <w:r w:rsidRPr="002B0DDE">
        <w:t xml:space="preserve"> </w:t>
      </w:r>
      <w:r>
        <w:t xml:space="preserve">Migav &amp; Stern, </w:t>
      </w:r>
      <w:r>
        <w:rPr>
          <w:i/>
          <w:iCs/>
        </w:rPr>
        <w:t>Tarbiz</w:t>
      </w:r>
      <w:r>
        <w:t xml:space="preserve"> 74 (2005) no. 28</w:t>
      </w:r>
      <w:r>
        <w:rPr>
          <w:rFonts w:hint="cs"/>
          <w:rtl/>
        </w:rPr>
        <w:t xml:space="preserve"> </w:t>
      </w:r>
      <w:r w:rsidRPr="002B0DDE">
        <w:rPr>
          <w:b/>
          <w:bCs/>
        </w:rPr>
        <w:t xml:space="preserve">E: </w:t>
      </w:r>
      <w:r w:rsidRPr="00840B48">
        <w:rPr>
          <w:lang w:val="en-GB"/>
        </w:rPr>
        <w:t>–</w:t>
      </w:r>
      <w:r>
        <w:rPr>
          <w:b/>
          <w:bCs/>
        </w:rPr>
        <w:t xml:space="preserve"> </w:t>
      </w:r>
      <w:r w:rsidRPr="002B0DDE">
        <w:rPr>
          <w:b/>
          <w:bCs/>
        </w:rPr>
        <w:t xml:space="preserve">D: </w:t>
      </w:r>
      <w:r>
        <w:t>444</w:t>
      </w:r>
      <w:r>
        <w:rPr>
          <w:rStyle w:val="FootnoteReference"/>
          <w:lang w:val="de-DE"/>
        </w:rPr>
        <w:footnoteReference w:id="869"/>
      </w:r>
    </w:p>
    <w:p w14:paraId="4DD16D40" w14:textId="77777777" w:rsidR="00BD0433" w:rsidRPr="00E767AD" w:rsidRDefault="00BD0433" w:rsidP="001740CC">
      <w:pPr>
        <w:numPr>
          <w:ilvl w:val="0"/>
          <w:numId w:val="129"/>
        </w:numPr>
        <w:bidi w:val="0"/>
        <w:rPr>
          <w:lang w:val="fr-FR"/>
        </w:rPr>
      </w:pPr>
      <w:r w:rsidRPr="00E767AD">
        <w:rPr>
          <w:b/>
          <w:bCs/>
          <w:lang w:val="fr-FR"/>
        </w:rPr>
        <w:t xml:space="preserve">O: </w:t>
      </w:r>
      <w:r w:rsidRPr="00840B48">
        <w:rPr>
          <w:lang w:val="en-GB"/>
        </w:rPr>
        <w:t>–</w:t>
      </w:r>
      <w:r w:rsidRPr="00E767AD">
        <w:rPr>
          <w:b/>
          <w:bCs/>
          <w:lang w:val="fr-FR"/>
        </w:rPr>
        <w:t xml:space="preserve"> Ds:</w:t>
      </w:r>
      <w:r w:rsidRPr="00E767AD">
        <w:rPr>
          <w:lang w:val="fr-FR"/>
        </w:rPr>
        <w:t xml:space="preserve"> </w:t>
      </w:r>
      <w:r w:rsidRPr="00840B48">
        <w:rPr>
          <w:lang w:val="en-GB"/>
        </w:rPr>
        <w:t>–</w:t>
      </w:r>
      <w:r>
        <w:rPr>
          <w:lang w:val="fr-FR"/>
        </w:rPr>
        <w:t xml:space="preserve"> </w:t>
      </w:r>
      <w:r w:rsidRPr="00E767AD">
        <w:rPr>
          <w:b/>
          <w:bCs/>
          <w:lang w:val="fr-FR"/>
        </w:rPr>
        <w:t>F:</w:t>
      </w:r>
      <w:r w:rsidRPr="00E767AD">
        <w:rPr>
          <w:lang w:val="fr-FR"/>
        </w:rPr>
        <w:t xml:space="preserve"> Synagogue inscription, </w:t>
      </w:r>
      <w:r>
        <w:rPr>
          <w:lang w:val="fr-FR"/>
        </w:rPr>
        <w:t>Rehov</w:t>
      </w:r>
      <w:r>
        <w:rPr>
          <w:rStyle w:val="FootnoteReference"/>
        </w:rPr>
        <w:footnoteReference w:id="870"/>
      </w:r>
      <w:r>
        <w:rPr>
          <w:lang w:val="fr-FR"/>
        </w:rPr>
        <w:t xml:space="preserve"> </w:t>
      </w:r>
      <w:r w:rsidRPr="00E767AD">
        <w:rPr>
          <w:b/>
          <w:bCs/>
          <w:lang w:val="fr-FR"/>
        </w:rPr>
        <w:t>S:</w:t>
      </w:r>
      <w:r w:rsidRPr="004B2041">
        <w:t xml:space="preserve"> </w:t>
      </w:r>
      <w:r w:rsidR="00E03D8A">
        <w:t>Vito</w:t>
      </w:r>
      <w:r>
        <w:t>, “Reh</w:t>
      </w:r>
      <w:r>
        <w:rPr>
          <w:rFonts w:cs="Times New Roman"/>
        </w:rPr>
        <w:t>̣</w:t>
      </w:r>
      <w:r>
        <w:t>ob,” 93</w:t>
      </w:r>
      <w:r>
        <w:rPr>
          <w:rStyle w:val="FootnoteReference"/>
        </w:rPr>
        <w:footnoteReference w:id="871"/>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765916C0" w14:textId="77777777" w:rsidR="00BD0433" w:rsidRDefault="00BD0433" w:rsidP="001F7E73">
      <w:pPr>
        <w:bidi w:val="0"/>
        <w:rPr>
          <w:b/>
          <w:bCs/>
          <w:lang w:val="fr-FR"/>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52CAB02C" w14:textId="77777777" w:rsidR="00BD0433" w:rsidRPr="009023C4" w:rsidRDefault="00BD0433" w:rsidP="001F7E73">
      <w:pPr>
        <w:bidi w:val="0"/>
        <w:rPr>
          <w:b/>
          <w:bCs/>
        </w:rPr>
      </w:pPr>
    </w:p>
    <w:p w14:paraId="44D55B88" w14:textId="77777777" w:rsidR="00BD0433" w:rsidRDefault="00BD0433" w:rsidP="000F4987">
      <w:pPr>
        <w:bidi w:val="0"/>
        <w:rPr>
          <w:rFonts w:cs="Times New Roman"/>
          <w:i/>
          <w:iCs/>
          <w:sz w:val="24"/>
          <w:szCs w:val="24"/>
          <w:lang w:val="fr-FR"/>
        </w:rPr>
      </w:pPr>
      <w:r w:rsidRPr="00F7692E">
        <w:rPr>
          <w:rFonts w:cs="Times New Roman"/>
          <w:sz w:val="24"/>
          <w:szCs w:val="24"/>
          <w:rtl/>
        </w:rPr>
        <w:t>טוביה</w:t>
      </w:r>
      <w:r>
        <w:rPr>
          <w:rStyle w:val="FootnoteReference"/>
          <w:rFonts w:cs="Times New Roman"/>
          <w:sz w:val="24"/>
          <w:szCs w:val="24"/>
          <w:lang w:val="fr-FR"/>
        </w:rPr>
        <w:footnoteReference w:id="872"/>
      </w:r>
      <w:r w:rsidRPr="00F7692E">
        <w:rPr>
          <w:rFonts w:cs="Times New Roman"/>
          <w:sz w:val="24"/>
          <w:szCs w:val="24"/>
          <w:lang w:val="fr-FR"/>
        </w:rPr>
        <w:t xml:space="preserve"> </w:t>
      </w:r>
      <w:r>
        <w:rPr>
          <w:rFonts w:cs="Times New Roman"/>
          <w:sz w:val="24"/>
          <w:szCs w:val="24"/>
          <w:lang w:val="fr-FR"/>
        </w:rPr>
        <w:t>–</w:t>
      </w:r>
      <w:r w:rsidRPr="00F7692E">
        <w:rPr>
          <w:rFonts w:cs="Times New Roman"/>
          <w:sz w:val="24"/>
          <w:szCs w:val="24"/>
          <w:lang w:val="fr-FR"/>
        </w:rPr>
        <w:t xml:space="preserve"> </w:t>
      </w:r>
      <w:r w:rsidRPr="00343ADD">
        <w:rPr>
          <w:rFonts w:cs="Times New Roman"/>
          <w:i/>
          <w:iCs/>
          <w:sz w:val="24"/>
          <w:szCs w:val="24"/>
          <w:lang w:val="fr-FR"/>
        </w:rPr>
        <w:t>Tobiah</w:t>
      </w:r>
    </w:p>
    <w:p w14:paraId="48253830" w14:textId="77777777" w:rsidR="00BD0433" w:rsidRPr="000F4987" w:rsidRDefault="00BD0433" w:rsidP="00343ADD">
      <w:pPr>
        <w:bidi w:val="0"/>
        <w:rPr>
          <w:rFonts w:cs="Times New Roman"/>
          <w:b/>
          <w:bCs/>
          <w:i/>
          <w:iCs/>
          <w:sz w:val="24"/>
          <w:szCs w:val="24"/>
          <w:lang w:val="fr-FR"/>
        </w:rPr>
      </w:pPr>
    </w:p>
    <w:p w14:paraId="56E963BA" w14:textId="77777777" w:rsidR="00BD0433" w:rsidRDefault="00BD0433" w:rsidP="00A37E5F">
      <w:pPr>
        <w:numPr>
          <w:ilvl w:val="0"/>
          <w:numId w:val="45"/>
        </w:numPr>
        <w:bidi w:val="0"/>
        <w:rPr>
          <w:rtl/>
        </w:rPr>
      </w:pPr>
      <w:r w:rsidRPr="00E475D9">
        <w:rPr>
          <w:b/>
          <w:bCs/>
          <w:lang w:val="fr-FR"/>
        </w:rPr>
        <w:t xml:space="preserve">O: </w:t>
      </w:r>
      <w:r w:rsidRPr="00B50EF0">
        <w:rPr>
          <w:rFonts w:cs="Times New Roman"/>
          <w:rtl/>
        </w:rPr>
        <w:t>טובי</w:t>
      </w:r>
      <w:r w:rsidRPr="007D3360">
        <w:rPr>
          <w:rStyle w:val="FootnoteReference"/>
        </w:rPr>
        <w:footnoteReference w:id="873"/>
      </w:r>
      <w:r w:rsidRPr="00E475D9">
        <w:rPr>
          <w:b/>
          <w:bCs/>
          <w:lang w:val="fr-FR"/>
        </w:rPr>
        <w:t xml:space="preserve"> Ds: </w:t>
      </w:r>
      <w:r w:rsidRPr="00E475D9">
        <w:rPr>
          <w:lang w:val="fr-FR"/>
        </w:rPr>
        <w:t>Nathan (</w:t>
      </w:r>
      <w:r>
        <w:rPr>
          <w:lang w:val="fr-FR"/>
        </w:rPr>
        <w:t>3</w:t>
      </w:r>
      <w:r w:rsidRPr="00E475D9">
        <w:rPr>
          <w:lang w:val="fr-FR"/>
        </w:rPr>
        <w:t>)</w:t>
      </w:r>
      <w:r>
        <w:rPr>
          <w:lang w:val="fr-FR"/>
        </w:rPr>
        <w:t>’</w:t>
      </w:r>
      <w:r w:rsidRPr="00E475D9">
        <w:rPr>
          <w:lang w:val="fr-FR"/>
        </w:rPr>
        <w:t>s father</w:t>
      </w:r>
      <w:r w:rsidRPr="00E475D9">
        <w:rPr>
          <w:b/>
          <w:bCs/>
          <w:lang w:val="fr-FR"/>
        </w:rPr>
        <w:t xml:space="preserve"> F: </w:t>
      </w:r>
      <w:r w:rsidRPr="00840B48">
        <w:rPr>
          <w:lang w:val="fr-FR"/>
        </w:rPr>
        <w:t>–</w:t>
      </w:r>
      <w:r w:rsidRPr="00E475D9">
        <w:rPr>
          <w:b/>
          <w:bCs/>
          <w:lang w:val="fr-FR"/>
        </w:rPr>
        <w:t xml:space="preserve"> S: </w:t>
      </w:r>
      <w:r w:rsidRPr="00E475D9">
        <w:rPr>
          <w:i/>
          <w:iCs/>
          <w:lang w:val="fr-FR"/>
        </w:rPr>
        <w:t xml:space="preserve">yBer </w:t>
      </w:r>
      <w:r w:rsidRPr="00E475D9">
        <w:rPr>
          <w:lang w:val="fr-FR"/>
        </w:rPr>
        <w:t xml:space="preserve">4:1, 7b (Kosovsky, </w:t>
      </w:r>
      <w:r w:rsidRPr="00E475D9">
        <w:rPr>
          <w:i/>
          <w:iCs/>
          <w:lang w:val="fr-FR"/>
        </w:rPr>
        <w:t>Yerushalmi</w:t>
      </w:r>
      <w:r w:rsidRPr="00E475D9">
        <w:rPr>
          <w:lang w:val="fr-FR"/>
        </w:rPr>
        <w:t xml:space="preserve">, 287) </w:t>
      </w:r>
      <w:r w:rsidRPr="00E475D9">
        <w:rPr>
          <w:b/>
          <w:bCs/>
          <w:lang w:val="fr-FR"/>
        </w:rPr>
        <w:t xml:space="preserve">E: </w:t>
      </w:r>
      <w:r w:rsidRPr="00840B48">
        <w:rPr>
          <w:lang w:val="fr-FR"/>
        </w:rPr>
        <w:t>–</w:t>
      </w:r>
      <w:r w:rsidRPr="00E475D9">
        <w:rPr>
          <w:b/>
          <w:bCs/>
          <w:lang w:val="fr-FR"/>
        </w:rPr>
        <w:t xml:space="preserve"> D: </w:t>
      </w:r>
      <w:r w:rsidR="00A37E5F">
        <w:rPr>
          <w:lang w:val="fr-FR"/>
        </w:rPr>
        <w:t>3</w:t>
      </w:r>
      <w:r w:rsidR="00A37E5F" w:rsidRPr="00A37E5F">
        <w:rPr>
          <w:vertAlign w:val="superscript"/>
          <w:lang w:val="fr-FR"/>
        </w:rPr>
        <w:t>rd</w:t>
      </w:r>
      <w:r w:rsidR="00A37E5F">
        <w:rPr>
          <w:lang w:val="fr-FR"/>
        </w:rPr>
        <w:t xml:space="preserve"> C</w:t>
      </w:r>
      <w:r w:rsidR="00A37E5F">
        <w:rPr>
          <w:rStyle w:val="FootnoteReference"/>
          <w:lang w:val="fr-FR"/>
        </w:rPr>
        <w:footnoteReference w:id="874"/>
      </w:r>
    </w:p>
    <w:p w14:paraId="52A3ABB0" w14:textId="77777777" w:rsidR="00BD0433" w:rsidRPr="000F4987" w:rsidRDefault="00BD0433" w:rsidP="009F02BA">
      <w:pPr>
        <w:numPr>
          <w:ilvl w:val="0"/>
          <w:numId w:val="45"/>
        </w:numPr>
        <w:bidi w:val="0"/>
        <w:rPr>
          <w:lang w:val="fr-FR"/>
        </w:rPr>
      </w:pPr>
      <w:r w:rsidRPr="000F4987">
        <w:rPr>
          <w:b/>
          <w:bCs/>
          <w:lang w:val="fr-FR"/>
        </w:rPr>
        <w:t xml:space="preserve">O: </w:t>
      </w:r>
      <w:r w:rsidRPr="00783B08">
        <w:rPr>
          <w:rFonts w:cs="Times New Roman"/>
          <w:rtl/>
        </w:rPr>
        <w:t>טבי</w:t>
      </w:r>
      <w:r w:rsidRPr="007D3360">
        <w:rPr>
          <w:rStyle w:val="FootnoteReference"/>
        </w:rPr>
        <w:footnoteReference w:id="875"/>
      </w:r>
      <w:r w:rsidRPr="000F4987">
        <w:rPr>
          <w:b/>
          <w:bCs/>
          <w:lang w:val="fr-FR"/>
        </w:rPr>
        <w:t xml:space="preserve"> Ds:</w:t>
      </w:r>
      <w:r w:rsidRPr="000F4987">
        <w:rPr>
          <w:lang w:val="fr-FR"/>
        </w:rPr>
        <w:t xml:space="preserve"> </w:t>
      </w:r>
      <w:r w:rsidRPr="00840B48">
        <w:rPr>
          <w:lang w:val="fr-FR"/>
        </w:rPr>
        <w:t>–</w:t>
      </w:r>
      <w:r w:rsidRPr="000F4987">
        <w:rPr>
          <w:lang w:val="fr-FR"/>
        </w:rPr>
        <w:t xml:space="preserve"> </w:t>
      </w:r>
      <w:r w:rsidRPr="000F4987">
        <w:rPr>
          <w:b/>
          <w:bCs/>
          <w:lang w:val="fr-FR"/>
        </w:rPr>
        <w:t>F:</w:t>
      </w:r>
      <w:r w:rsidRPr="000F4987">
        <w:rPr>
          <w:lang w:val="fr-FR"/>
        </w:rPr>
        <w:t xml:space="preserve"> </w:t>
      </w:r>
      <w:r w:rsidRPr="00840B48">
        <w:rPr>
          <w:lang w:val="fr-FR"/>
        </w:rPr>
        <w:t>–</w:t>
      </w:r>
      <w:r w:rsidRPr="000F4987">
        <w:rPr>
          <w:lang w:val="fr-FR"/>
        </w:rPr>
        <w:t xml:space="preserve"> </w:t>
      </w:r>
      <w:r w:rsidRPr="000F4987">
        <w:rPr>
          <w:b/>
          <w:bCs/>
          <w:lang w:val="fr-FR"/>
        </w:rPr>
        <w:t xml:space="preserve">S: </w:t>
      </w:r>
      <w:r w:rsidRPr="000F4987">
        <w:rPr>
          <w:i/>
          <w:iCs/>
          <w:lang w:val="fr-FR"/>
        </w:rPr>
        <w:t xml:space="preserve">yTer </w:t>
      </w:r>
      <w:r w:rsidRPr="000F4987">
        <w:rPr>
          <w:lang w:val="fr-FR"/>
        </w:rPr>
        <w:t xml:space="preserve">2:1, 41b (Kosovsky, </w:t>
      </w:r>
      <w:r w:rsidRPr="000F4987">
        <w:rPr>
          <w:i/>
          <w:iCs/>
          <w:lang w:val="fr-FR"/>
        </w:rPr>
        <w:t>Yerushalmi</w:t>
      </w:r>
      <w:r w:rsidRPr="000F4987">
        <w:rPr>
          <w:lang w:val="fr-FR"/>
        </w:rPr>
        <w:t xml:space="preserve">, 287) </w:t>
      </w:r>
      <w:r w:rsidRPr="000F4987">
        <w:rPr>
          <w:b/>
          <w:bCs/>
          <w:lang w:val="fr-FR"/>
        </w:rPr>
        <w:t xml:space="preserve">E: </w:t>
      </w:r>
      <w:r w:rsidRPr="00840B48">
        <w:rPr>
          <w:lang w:val="fr-FR"/>
        </w:rPr>
        <w:t>–</w:t>
      </w:r>
      <w:r w:rsidRPr="000F4987">
        <w:rPr>
          <w:b/>
          <w:bCs/>
          <w:lang w:val="fr-FR"/>
        </w:rPr>
        <w:t xml:space="preserve"> D: </w:t>
      </w:r>
      <w:r w:rsidR="009F02BA">
        <w:t>3</w:t>
      </w:r>
      <w:r w:rsidR="009F02BA" w:rsidRPr="008F0253">
        <w:rPr>
          <w:vertAlign w:val="superscript"/>
        </w:rPr>
        <w:t>rd</w:t>
      </w:r>
      <w:r w:rsidR="009F02BA">
        <w:t xml:space="preserve"> C</w:t>
      </w:r>
      <w:r w:rsidR="009F02BA">
        <w:rPr>
          <w:rStyle w:val="FootnoteReference"/>
        </w:rPr>
        <w:footnoteReference w:id="876"/>
      </w:r>
    </w:p>
    <w:p w14:paraId="6BFE65F6" w14:textId="77777777" w:rsidR="00BD0433" w:rsidRPr="000F4987" w:rsidRDefault="00BD0433" w:rsidP="004E5D09">
      <w:pPr>
        <w:numPr>
          <w:ilvl w:val="0"/>
          <w:numId w:val="45"/>
        </w:numPr>
        <w:bidi w:val="0"/>
        <w:rPr>
          <w:lang w:val="fr-FR"/>
        </w:rPr>
      </w:pPr>
      <w:r w:rsidRPr="000F4987">
        <w:rPr>
          <w:b/>
          <w:bCs/>
          <w:lang w:val="fr-FR"/>
        </w:rPr>
        <w:t xml:space="preserve">O: </w:t>
      </w:r>
      <w:r w:rsidRPr="00783B08">
        <w:rPr>
          <w:rFonts w:cs="Times New Roman"/>
          <w:rtl/>
        </w:rPr>
        <w:t>טובי</w:t>
      </w:r>
      <w:r w:rsidRPr="007D3360">
        <w:rPr>
          <w:rStyle w:val="FootnoteReference"/>
        </w:rPr>
        <w:footnoteReference w:id="877"/>
      </w:r>
      <w:r w:rsidRPr="000F4987">
        <w:rPr>
          <w:b/>
          <w:bCs/>
          <w:lang w:val="fr-FR"/>
        </w:rPr>
        <w:t xml:space="preserve"> Ds: </w:t>
      </w:r>
      <w:r>
        <w:rPr>
          <w:lang w:val="fr-FR"/>
        </w:rPr>
        <w:t>Abdimi (7</w:t>
      </w:r>
      <w:r w:rsidRPr="000F4987">
        <w:rPr>
          <w:lang w:val="fr-FR"/>
        </w:rPr>
        <w:t>)’s father</w:t>
      </w:r>
      <w:r w:rsidRPr="000F4987">
        <w:rPr>
          <w:b/>
          <w:bCs/>
          <w:lang w:val="fr-FR"/>
        </w:rPr>
        <w:t xml:space="preserve"> F: </w:t>
      </w:r>
      <w:r w:rsidRPr="00840B48">
        <w:rPr>
          <w:lang w:val="fr-FR"/>
        </w:rPr>
        <w:t>–</w:t>
      </w:r>
      <w:r w:rsidRPr="000F4987">
        <w:rPr>
          <w:lang w:val="fr-FR"/>
        </w:rPr>
        <w:t xml:space="preserve"> </w:t>
      </w:r>
      <w:r w:rsidRPr="000F4987">
        <w:rPr>
          <w:b/>
          <w:bCs/>
          <w:lang w:val="fr-FR"/>
        </w:rPr>
        <w:t>S:</w:t>
      </w:r>
      <w:r w:rsidRPr="000F4987">
        <w:rPr>
          <w:i/>
          <w:iCs/>
          <w:lang w:val="fr-FR"/>
        </w:rPr>
        <w:t xml:space="preserve"> yMQ</w:t>
      </w:r>
      <w:r w:rsidRPr="000F4987">
        <w:rPr>
          <w:lang w:val="fr-FR"/>
        </w:rPr>
        <w:t xml:space="preserve"> 3:5, 82d (Kosovsky, </w:t>
      </w:r>
      <w:r w:rsidRPr="000F4987">
        <w:rPr>
          <w:i/>
          <w:iCs/>
          <w:lang w:val="fr-FR"/>
        </w:rPr>
        <w:t>Yerushalmi</w:t>
      </w:r>
      <w:r w:rsidRPr="000F4987">
        <w:rPr>
          <w:lang w:val="fr-FR"/>
        </w:rPr>
        <w:t xml:space="preserve">, 25) </w:t>
      </w:r>
      <w:r w:rsidRPr="000F4987">
        <w:rPr>
          <w:b/>
          <w:bCs/>
          <w:lang w:val="fr-FR"/>
        </w:rPr>
        <w:t xml:space="preserve">E: </w:t>
      </w:r>
      <w:r w:rsidRPr="00840B48">
        <w:rPr>
          <w:lang w:val="fr-FR"/>
        </w:rPr>
        <w:t>–</w:t>
      </w:r>
      <w:r w:rsidRPr="000F4987">
        <w:rPr>
          <w:b/>
          <w:bCs/>
          <w:lang w:val="fr-FR"/>
        </w:rPr>
        <w:t xml:space="preserve"> D: </w:t>
      </w:r>
      <w:r w:rsidR="004E5D09">
        <w:rPr>
          <w:rFonts w:cs="Times New Roman"/>
          <w:lang w:val="en-GB"/>
        </w:rPr>
        <w:t>3</w:t>
      </w:r>
      <w:r w:rsidR="004E5D09" w:rsidRPr="00344EFC">
        <w:rPr>
          <w:rFonts w:cs="Times New Roman"/>
          <w:vertAlign w:val="superscript"/>
          <w:lang w:val="en-GB"/>
        </w:rPr>
        <w:t>rd</w:t>
      </w:r>
      <w:r w:rsidR="004E5D09">
        <w:rPr>
          <w:rFonts w:cs="Times New Roman"/>
          <w:lang w:val="en-GB"/>
        </w:rPr>
        <w:t xml:space="preserve"> C</w:t>
      </w:r>
      <w:r w:rsidR="004E5D09">
        <w:rPr>
          <w:rStyle w:val="FootnoteReference"/>
          <w:rFonts w:cs="Times New Roman"/>
          <w:lang w:val="en-GB"/>
        </w:rPr>
        <w:footnoteReference w:id="878"/>
      </w:r>
    </w:p>
    <w:p w14:paraId="199A8535" w14:textId="77777777" w:rsidR="00BD0433" w:rsidRPr="000F4987" w:rsidRDefault="00BD0433" w:rsidP="009F02BA">
      <w:pPr>
        <w:numPr>
          <w:ilvl w:val="0"/>
          <w:numId w:val="45"/>
        </w:numPr>
        <w:bidi w:val="0"/>
        <w:rPr>
          <w:lang w:val="fr-FR"/>
        </w:rPr>
      </w:pPr>
      <w:r w:rsidRPr="000F4987">
        <w:rPr>
          <w:b/>
          <w:bCs/>
          <w:lang w:val="fr-FR"/>
        </w:rPr>
        <w:t xml:space="preserve">O: </w:t>
      </w:r>
      <w:r w:rsidRPr="00783B08">
        <w:rPr>
          <w:rFonts w:cs="Times New Roman"/>
          <w:rtl/>
        </w:rPr>
        <w:t>טובי</w:t>
      </w:r>
      <w:r w:rsidRPr="007D3360">
        <w:rPr>
          <w:rStyle w:val="FootnoteReference"/>
        </w:rPr>
        <w:footnoteReference w:id="879"/>
      </w:r>
      <w:r w:rsidRPr="000F4987">
        <w:rPr>
          <w:b/>
          <w:bCs/>
          <w:lang w:val="fr-FR"/>
        </w:rPr>
        <w:t xml:space="preserve"> Ds:</w:t>
      </w:r>
      <w:r w:rsidRPr="000F4987">
        <w:rPr>
          <w:lang w:val="fr-FR"/>
        </w:rPr>
        <w:t xml:space="preserve"> Helkiah (</w:t>
      </w:r>
      <w:r>
        <w:rPr>
          <w:lang w:val="fr-FR"/>
        </w:rPr>
        <w:t>2</w:t>
      </w:r>
      <w:r w:rsidRPr="000F4987">
        <w:rPr>
          <w:lang w:val="fr-FR"/>
        </w:rPr>
        <w:t>)’s father</w:t>
      </w:r>
      <w:r w:rsidRPr="000F4987">
        <w:rPr>
          <w:b/>
          <w:bCs/>
          <w:lang w:val="fr-FR"/>
        </w:rPr>
        <w:t xml:space="preserve"> F:</w:t>
      </w:r>
      <w:r w:rsidRPr="000F4987">
        <w:rPr>
          <w:lang w:val="fr-FR"/>
        </w:rPr>
        <w:t xml:space="preserve"> </w:t>
      </w:r>
      <w:r w:rsidRPr="00840B48">
        <w:rPr>
          <w:lang w:val="fr-FR"/>
        </w:rPr>
        <w:t>–</w:t>
      </w:r>
      <w:r w:rsidRPr="000F4987">
        <w:rPr>
          <w:lang w:val="fr-FR"/>
        </w:rPr>
        <w:t xml:space="preserve"> </w:t>
      </w:r>
      <w:r w:rsidRPr="000F4987">
        <w:rPr>
          <w:b/>
          <w:bCs/>
          <w:lang w:val="fr-FR"/>
        </w:rPr>
        <w:t>S:</w:t>
      </w:r>
      <w:r w:rsidRPr="000F4987">
        <w:rPr>
          <w:lang w:val="fr-FR"/>
        </w:rPr>
        <w:t xml:space="preserve"> </w:t>
      </w:r>
      <w:r w:rsidRPr="000F4987">
        <w:rPr>
          <w:i/>
          <w:iCs/>
          <w:lang w:val="fr-FR"/>
        </w:rPr>
        <w:t xml:space="preserve">yBB </w:t>
      </w:r>
      <w:r w:rsidRPr="000F4987">
        <w:rPr>
          <w:lang w:val="fr-FR"/>
        </w:rPr>
        <w:t xml:space="preserve">3:3, 14a (Kosovsky, </w:t>
      </w:r>
      <w:r w:rsidRPr="000F4987">
        <w:rPr>
          <w:i/>
          <w:iCs/>
          <w:lang w:val="fr-FR"/>
        </w:rPr>
        <w:t>Yerushalmi</w:t>
      </w:r>
      <w:r w:rsidRPr="000F4987">
        <w:rPr>
          <w:lang w:val="fr-FR"/>
        </w:rPr>
        <w:t xml:space="preserve">, 260) </w:t>
      </w:r>
      <w:r w:rsidRPr="000F4987">
        <w:rPr>
          <w:b/>
          <w:bCs/>
          <w:lang w:val="fr-FR"/>
        </w:rPr>
        <w:t xml:space="preserve">E: </w:t>
      </w:r>
      <w:r w:rsidRPr="00840B48">
        <w:rPr>
          <w:lang w:val="fr-FR"/>
        </w:rPr>
        <w:t>–</w:t>
      </w:r>
      <w:r w:rsidRPr="000F4987">
        <w:rPr>
          <w:b/>
          <w:bCs/>
          <w:lang w:val="fr-FR"/>
        </w:rPr>
        <w:t xml:space="preserve"> D: </w:t>
      </w:r>
      <w:r w:rsidR="009F02BA">
        <w:t>3</w:t>
      </w:r>
      <w:r w:rsidR="009F02BA" w:rsidRPr="00A65559">
        <w:rPr>
          <w:vertAlign w:val="superscript"/>
        </w:rPr>
        <w:t>rd</w:t>
      </w:r>
      <w:r w:rsidR="009F02BA">
        <w:t xml:space="preserve"> C</w:t>
      </w:r>
      <w:r w:rsidR="009F02BA" w:rsidRPr="008C3DB1">
        <w:rPr>
          <w:rStyle w:val="FootnoteReference"/>
          <w:rFonts w:cs="Times New Roman"/>
          <w:lang w:val="en-GB"/>
        </w:rPr>
        <w:footnoteReference w:id="880"/>
      </w:r>
    </w:p>
    <w:p w14:paraId="57F4F906" w14:textId="77777777" w:rsidR="00BD0433" w:rsidRPr="000F4987" w:rsidRDefault="00BD0433" w:rsidP="00815F05">
      <w:pPr>
        <w:numPr>
          <w:ilvl w:val="0"/>
          <w:numId w:val="45"/>
        </w:numPr>
        <w:bidi w:val="0"/>
        <w:rPr>
          <w:lang w:val="fr-FR"/>
        </w:rPr>
      </w:pPr>
      <w:r w:rsidRPr="000F4987">
        <w:rPr>
          <w:b/>
          <w:bCs/>
          <w:lang w:val="fr-FR"/>
        </w:rPr>
        <w:t xml:space="preserve">O: </w:t>
      </w:r>
      <w:r w:rsidRPr="00783B08">
        <w:rPr>
          <w:rFonts w:cs="Times New Roman"/>
          <w:rtl/>
        </w:rPr>
        <w:t>טובי</w:t>
      </w:r>
      <w:r w:rsidRPr="007D3360">
        <w:rPr>
          <w:rStyle w:val="FootnoteReference"/>
        </w:rPr>
        <w:footnoteReference w:id="881"/>
      </w:r>
      <w:r w:rsidRPr="000F4987">
        <w:rPr>
          <w:b/>
          <w:bCs/>
          <w:lang w:val="fr-FR"/>
        </w:rPr>
        <w:t xml:space="preserve"> Ds: </w:t>
      </w:r>
      <w:r w:rsidRPr="00840B48">
        <w:rPr>
          <w:lang w:val="fr-FR"/>
        </w:rPr>
        <w:t>–</w:t>
      </w:r>
      <w:r w:rsidRPr="000F4987">
        <w:rPr>
          <w:lang w:val="fr-FR"/>
        </w:rPr>
        <w:t xml:space="preserve"> </w:t>
      </w:r>
      <w:r w:rsidRPr="000F4987">
        <w:rPr>
          <w:b/>
          <w:bCs/>
          <w:lang w:val="fr-FR"/>
        </w:rPr>
        <w:t>F:</w:t>
      </w:r>
      <w:r w:rsidRPr="000F4987">
        <w:rPr>
          <w:lang w:val="fr-FR"/>
        </w:rPr>
        <w:t xml:space="preserve"> </w:t>
      </w:r>
      <w:r w:rsidRPr="00840B48">
        <w:rPr>
          <w:lang w:val="fr-FR"/>
        </w:rPr>
        <w:t>–</w:t>
      </w:r>
      <w:r w:rsidRPr="000F4987">
        <w:rPr>
          <w:lang w:val="fr-FR"/>
        </w:rPr>
        <w:t xml:space="preserve"> </w:t>
      </w:r>
      <w:r w:rsidRPr="000F4987">
        <w:rPr>
          <w:b/>
          <w:bCs/>
          <w:lang w:val="fr-FR"/>
        </w:rPr>
        <w:t>S:</w:t>
      </w:r>
      <w:r w:rsidRPr="000F4987">
        <w:rPr>
          <w:i/>
          <w:iCs/>
          <w:lang w:val="fr-FR"/>
        </w:rPr>
        <w:t xml:space="preserve"> yNid </w:t>
      </w:r>
      <w:r w:rsidRPr="000F4987">
        <w:rPr>
          <w:lang w:val="fr-FR"/>
        </w:rPr>
        <w:t xml:space="preserve">1:1, 48d (Kosovsky, </w:t>
      </w:r>
      <w:r w:rsidRPr="000F4987">
        <w:rPr>
          <w:i/>
          <w:iCs/>
          <w:lang w:val="fr-FR"/>
        </w:rPr>
        <w:t>Yerushalmi</w:t>
      </w:r>
      <w:r w:rsidRPr="000F4987">
        <w:rPr>
          <w:lang w:val="fr-FR"/>
        </w:rPr>
        <w:t xml:space="preserve">, 287) </w:t>
      </w:r>
      <w:r w:rsidRPr="000F4987">
        <w:rPr>
          <w:b/>
          <w:bCs/>
          <w:lang w:val="fr-FR"/>
        </w:rPr>
        <w:t xml:space="preserve">E: </w:t>
      </w:r>
      <w:r w:rsidRPr="00840B48">
        <w:rPr>
          <w:lang w:val="fr-FR"/>
        </w:rPr>
        <w:t>–</w:t>
      </w:r>
      <w:r w:rsidRPr="000F4987">
        <w:rPr>
          <w:b/>
          <w:bCs/>
          <w:lang w:val="fr-FR"/>
        </w:rPr>
        <w:t xml:space="preserve"> D: </w:t>
      </w:r>
      <w:r w:rsidR="009F02BA">
        <w:rPr>
          <w:lang w:val="fr-FR"/>
        </w:rPr>
        <w:t>3</w:t>
      </w:r>
      <w:r w:rsidR="009F02BA" w:rsidRPr="009F02BA">
        <w:rPr>
          <w:vertAlign w:val="superscript"/>
          <w:lang w:val="fr-FR"/>
        </w:rPr>
        <w:t>rd</w:t>
      </w:r>
      <w:r w:rsidR="009F02BA">
        <w:rPr>
          <w:lang w:val="fr-FR"/>
        </w:rPr>
        <w:t xml:space="preserve"> C</w:t>
      </w:r>
      <w:r w:rsidR="009F02BA">
        <w:rPr>
          <w:rStyle w:val="FootnoteReference"/>
          <w:lang w:val="fr-FR"/>
        </w:rPr>
        <w:footnoteReference w:id="882"/>
      </w:r>
    </w:p>
    <w:p w14:paraId="6C0252EA" w14:textId="77777777" w:rsidR="00BD0433" w:rsidRPr="000F4987" w:rsidRDefault="00BD0433" w:rsidP="00814425">
      <w:pPr>
        <w:numPr>
          <w:ilvl w:val="0"/>
          <w:numId w:val="45"/>
        </w:numPr>
        <w:bidi w:val="0"/>
        <w:rPr>
          <w:lang w:val="fr-FR"/>
        </w:rPr>
      </w:pPr>
      <w:r w:rsidRPr="000F4987">
        <w:rPr>
          <w:b/>
          <w:bCs/>
          <w:lang w:val="fr-FR"/>
        </w:rPr>
        <w:t xml:space="preserve">O: </w:t>
      </w:r>
      <w:r w:rsidRPr="00840B48">
        <w:rPr>
          <w:lang w:val="fr-FR"/>
        </w:rPr>
        <w:t>–</w:t>
      </w:r>
      <w:r w:rsidRPr="000F4987">
        <w:rPr>
          <w:b/>
          <w:bCs/>
          <w:lang w:val="fr-FR"/>
        </w:rPr>
        <w:t xml:space="preserve"> Ds:</w:t>
      </w:r>
      <w:r w:rsidRPr="000F4987">
        <w:rPr>
          <w:lang w:val="fr-FR"/>
        </w:rPr>
        <w:t xml:space="preserve"> Isaac (</w:t>
      </w:r>
      <w:r w:rsidR="00661A14">
        <w:rPr>
          <w:lang w:val="fr-FR"/>
        </w:rPr>
        <w:t>34</w:t>
      </w:r>
      <w:r w:rsidRPr="000F4987">
        <w:rPr>
          <w:lang w:val="fr-FR"/>
        </w:rPr>
        <w:t xml:space="preserve">)’s </w:t>
      </w:r>
      <w:r>
        <w:rPr>
          <w:lang w:val="fr-FR"/>
        </w:rPr>
        <w:t>son</w:t>
      </w:r>
      <w:r w:rsidRPr="000F4987">
        <w:rPr>
          <w:b/>
          <w:bCs/>
          <w:lang w:val="fr-FR"/>
        </w:rPr>
        <w:t xml:space="preserve"> F:</w:t>
      </w:r>
      <w:r w:rsidRPr="000F4987">
        <w:rPr>
          <w:lang w:val="fr-FR"/>
        </w:rPr>
        <w:t xml:space="preserve"> </w:t>
      </w:r>
      <w:r w:rsidRPr="00840B48">
        <w:rPr>
          <w:lang w:val="fr-FR"/>
        </w:rPr>
        <w:t>–</w:t>
      </w:r>
      <w:r w:rsidRPr="000F4987">
        <w:rPr>
          <w:lang w:val="fr-FR"/>
        </w:rPr>
        <w:t xml:space="preserve"> </w:t>
      </w:r>
      <w:r w:rsidRPr="000F4987">
        <w:rPr>
          <w:b/>
          <w:bCs/>
          <w:lang w:val="fr-FR"/>
        </w:rPr>
        <w:t xml:space="preserve">S: </w:t>
      </w:r>
      <w:r w:rsidRPr="000F4987">
        <w:rPr>
          <w:i/>
          <w:iCs/>
          <w:lang w:val="fr-FR"/>
        </w:rPr>
        <w:t>Gen Rab</w:t>
      </w:r>
      <w:r w:rsidRPr="000F4987">
        <w:rPr>
          <w:lang w:val="fr-FR"/>
        </w:rPr>
        <w:t xml:space="preserve"> </w:t>
      </w:r>
      <w:r w:rsidR="009F02BA">
        <w:rPr>
          <w:lang w:val="fr-FR"/>
        </w:rPr>
        <w:t>40:6</w:t>
      </w:r>
      <w:r w:rsidRPr="000F4987">
        <w:rPr>
          <w:lang w:val="fr-FR"/>
        </w:rPr>
        <w:t xml:space="preserve"> (Hyman, </w:t>
      </w:r>
      <w:r w:rsidRPr="000F4987">
        <w:rPr>
          <w:i/>
          <w:iCs/>
          <w:lang w:val="fr-FR"/>
        </w:rPr>
        <w:t>Toldoth</w:t>
      </w:r>
      <w:r w:rsidRPr="000F4987">
        <w:rPr>
          <w:lang w:val="fr-FR"/>
        </w:rPr>
        <w:t xml:space="preserve">, 523) </w:t>
      </w:r>
      <w:r w:rsidRPr="000F4987">
        <w:rPr>
          <w:b/>
          <w:bCs/>
          <w:lang w:val="fr-FR"/>
        </w:rPr>
        <w:t xml:space="preserve">E: </w:t>
      </w:r>
      <w:r w:rsidR="008E6D96" w:rsidRPr="008E6D96">
        <w:rPr>
          <w:lang w:val="fr-FR"/>
        </w:rPr>
        <w:t>Fictitious</w:t>
      </w:r>
      <w:r w:rsidR="008E6D96">
        <w:rPr>
          <w:b/>
          <w:bCs/>
          <w:lang w:val="fr-FR"/>
        </w:rPr>
        <w:t>?</w:t>
      </w:r>
      <w:r w:rsidR="008E6D96" w:rsidRPr="00815778">
        <w:rPr>
          <w:rStyle w:val="FootnoteReference"/>
          <w:rFonts w:cs="Times New Roman"/>
          <w:rtl/>
        </w:rPr>
        <w:footnoteReference w:id="883"/>
      </w:r>
      <w:r w:rsidRPr="000F4987">
        <w:rPr>
          <w:b/>
          <w:bCs/>
          <w:lang w:val="fr-FR"/>
        </w:rPr>
        <w:t xml:space="preserve"> D: </w:t>
      </w:r>
      <w:r w:rsidR="009F02BA">
        <w:rPr>
          <w:rFonts w:cs="Times New Roman"/>
        </w:rPr>
        <w:t>Pre-400</w:t>
      </w:r>
      <w:r w:rsidR="009F02BA">
        <w:rPr>
          <w:rStyle w:val="FootnoteReference"/>
          <w:rFonts w:cs="Times New Roman"/>
        </w:rPr>
        <w:footnoteReference w:id="884"/>
      </w:r>
    </w:p>
    <w:p w14:paraId="3033BEE3" w14:textId="77777777" w:rsidR="00BD0433" w:rsidRDefault="00BD0433" w:rsidP="00876C71">
      <w:pPr>
        <w:numPr>
          <w:ilvl w:val="0"/>
          <w:numId w:val="45"/>
        </w:numPr>
        <w:bidi w:val="0"/>
        <w:rPr>
          <w:b/>
          <w:bCs/>
        </w:rPr>
      </w:pPr>
      <w:r w:rsidRPr="00F2781A">
        <w:rPr>
          <w:b/>
          <w:bCs/>
        </w:rPr>
        <w:t xml:space="preserve">O: </w:t>
      </w:r>
      <w:r w:rsidRPr="00AA4C3B">
        <w:rPr>
          <w:rFonts w:ascii="Graeca" w:hAnsi="Graeca" w:cs="Graeca"/>
        </w:rPr>
        <w:t></w:t>
      </w:r>
      <w:r w:rsidRPr="00AA4C3B">
        <w:rPr>
          <w:rFonts w:ascii="Graeca" w:hAnsi="Graeca" w:cs="Graeca"/>
        </w:rPr>
        <w:t></w:t>
      </w:r>
      <w:r w:rsidRPr="00AA4C3B">
        <w:rPr>
          <w:rFonts w:ascii="Graeca" w:hAnsi="Graeca" w:cs="Graeca"/>
        </w:rPr>
        <w:t></w:t>
      </w:r>
      <w:r w:rsidRPr="00AA4C3B">
        <w:rPr>
          <w:rFonts w:ascii="Graeca" w:hAnsi="Graeca" w:cs="Graeca"/>
        </w:rPr>
        <w:t></w:t>
      </w:r>
      <w:r w:rsidRPr="00AA4C3B">
        <w:rPr>
          <w:rFonts w:ascii="Graeca" w:hAnsi="Graeca" w:cs="Graeca"/>
        </w:rPr>
        <w:t></w:t>
      </w:r>
      <w:r w:rsidRPr="00AA4C3B">
        <w:rPr>
          <w:rFonts w:ascii="Graeca" w:hAnsi="Graeca" w:cs="Graeca"/>
        </w:rPr>
        <w:t></w:t>
      </w:r>
      <w:r w:rsidRPr="00AA4C3B">
        <w:rPr>
          <w:rFonts w:ascii="Graeca" w:hAnsi="Graeca" w:cs="Graeca"/>
        </w:rPr>
        <w:t></w:t>
      </w:r>
      <w:r>
        <w:rPr>
          <w:rStyle w:val="FootnoteReference"/>
          <w:rFonts w:cs="Times New Roman"/>
        </w:rPr>
        <w:footnoteReference w:id="885"/>
      </w:r>
      <w:r>
        <w:rPr>
          <w:b/>
          <w:bCs/>
        </w:rPr>
        <w:t xml:space="preserve"> </w:t>
      </w:r>
      <w:r w:rsidRPr="00F2781A">
        <w:rPr>
          <w:b/>
          <w:bCs/>
        </w:rPr>
        <w:t>Ds:</w:t>
      </w:r>
      <w:r>
        <w:rPr>
          <w:b/>
          <w:bCs/>
        </w:rPr>
        <w:t xml:space="preserve"> </w:t>
      </w:r>
      <w:r w:rsidR="002A520E">
        <w:t>Gadrathi</w:t>
      </w:r>
      <w:r w:rsidRPr="00DF33A1">
        <w:rPr>
          <w:b/>
          <w:bCs/>
        </w:rPr>
        <w:t xml:space="preserve"> </w:t>
      </w:r>
      <w:r w:rsidRPr="00DF33A1">
        <w:rPr>
          <w:lang w:val="en-GB"/>
        </w:rPr>
        <w:t>(</w:t>
      </w:r>
      <w:r>
        <w:rPr>
          <w:lang w:val="en-GB"/>
        </w:rPr>
        <w:t>1</w:t>
      </w:r>
      <w:r w:rsidRPr="00DF33A1">
        <w:rPr>
          <w:lang w:val="en-GB"/>
        </w:rPr>
        <w:t>)’s husband?</w:t>
      </w:r>
      <w:r w:rsidRPr="00B72F01">
        <w:rPr>
          <w:rStyle w:val="FootnoteReference"/>
        </w:rPr>
        <w:footnoteReference w:id="886"/>
      </w:r>
      <w:r w:rsidRPr="00557C6E">
        <w:rPr>
          <w:b/>
          <w:bCs/>
        </w:rPr>
        <w:t xml:space="preserve"> </w:t>
      </w:r>
      <w:r w:rsidRPr="00F2781A">
        <w:rPr>
          <w:b/>
          <w:bCs/>
        </w:rPr>
        <w:t>F:</w:t>
      </w:r>
      <w:r>
        <w:rPr>
          <w:b/>
          <w:bCs/>
        </w:rPr>
        <w:t xml:space="preserve"> </w:t>
      </w:r>
      <w:r>
        <w:t>Dedicatory inscription, Dama,</w:t>
      </w:r>
      <w:r>
        <w:rPr>
          <w:rStyle w:val="FootnoteReference"/>
        </w:rPr>
        <w:footnoteReference w:id="887"/>
      </w:r>
      <w:r>
        <w:t xml:space="preserve"> </w:t>
      </w:r>
      <w:r w:rsidRPr="00CB25E9">
        <w:t>Waddington</w:t>
      </w:r>
      <w:r w:rsidRPr="00F2781A">
        <w:t xml:space="preserve"> </w:t>
      </w:r>
      <w:r w:rsidRPr="00F2781A">
        <w:rPr>
          <w:b/>
          <w:bCs/>
        </w:rPr>
        <w:t>S:</w:t>
      </w:r>
      <w:r w:rsidRPr="00F2781A">
        <w:t xml:space="preserve"> </w:t>
      </w:r>
      <w:r w:rsidRPr="00CB25E9">
        <w:rPr>
          <w:i/>
          <w:iCs/>
        </w:rPr>
        <w:t>CIJ</w:t>
      </w:r>
      <w:r w:rsidRPr="00CB25E9">
        <w:t xml:space="preserve"> 864</w:t>
      </w:r>
      <w:r>
        <w:t xml:space="preserve"> </w:t>
      </w:r>
      <w:r w:rsidRPr="00F2781A">
        <w:rPr>
          <w:b/>
          <w:bCs/>
        </w:rPr>
        <w:t>E:</w:t>
      </w:r>
      <w:r>
        <w:rPr>
          <w:b/>
          <w:bCs/>
        </w:rPr>
        <w:t xml:space="preserve"> </w:t>
      </w:r>
      <w:r>
        <w:t>Jew?</w:t>
      </w:r>
      <w:r w:rsidRPr="00815778">
        <w:rPr>
          <w:rStyle w:val="FootnoteReference"/>
          <w:rFonts w:cs="Times New Roman"/>
          <w:rtl/>
        </w:rPr>
        <w:footnoteReference w:id="888"/>
      </w:r>
      <w:r w:rsidRPr="00F2781A">
        <w:rPr>
          <w:b/>
          <w:bCs/>
        </w:rPr>
        <w:t xml:space="preserve"> D: </w:t>
      </w:r>
      <w:r w:rsidRPr="004C25F3">
        <w:rPr>
          <w:rFonts w:cs="Times New Roman"/>
          <w:lang w:val="it-IT"/>
        </w:rPr>
        <w:t>–</w:t>
      </w:r>
      <w:r w:rsidR="00876C71" w:rsidRPr="005F539E">
        <w:rPr>
          <w:rStyle w:val="FootnoteReference"/>
          <w:rFonts w:cs="Times New Roman"/>
        </w:rPr>
        <w:footnoteReference w:id="889"/>
      </w:r>
    </w:p>
    <w:p w14:paraId="4C2EE940" w14:textId="77777777" w:rsidR="00BD0433" w:rsidRDefault="00BD0433" w:rsidP="00876C71">
      <w:pPr>
        <w:numPr>
          <w:ilvl w:val="0"/>
          <w:numId w:val="45"/>
        </w:numPr>
        <w:bidi w:val="0"/>
      </w:pPr>
      <w:r w:rsidRPr="00F2781A">
        <w:rPr>
          <w:b/>
          <w:bCs/>
        </w:rPr>
        <w:t xml:space="preserve">O: </w:t>
      </w:r>
      <w:r w:rsidRPr="00AA4C3B">
        <w:rPr>
          <w:rFonts w:ascii="Graeca" w:hAnsi="Graeca"/>
        </w:rPr>
        <w:t></w:t>
      </w:r>
      <w:r w:rsidRPr="00AA4C3B">
        <w:rPr>
          <w:rFonts w:ascii="Graeca" w:hAnsi="Graeca"/>
        </w:rPr>
        <w:t></w:t>
      </w:r>
      <w:r w:rsidRPr="00AA4C3B">
        <w:rPr>
          <w:rFonts w:ascii="Graeca" w:hAnsi="Graeca"/>
        </w:rPr>
        <w:t></w:t>
      </w:r>
      <w:r w:rsidRPr="00AA4C3B">
        <w:rPr>
          <w:rFonts w:ascii="Graeca" w:hAnsi="Graeca"/>
        </w:rPr>
        <w:t></w:t>
      </w:r>
      <w:r w:rsidRPr="00AA4C3B">
        <w:rPr>
          <w:rFonts w:ascii="Graeca" w:hAnsi="Graeca"/>
        </w:rPr>
        <w:t></w:t>
      </w:r>
      <w:r w:rsidRPr="00AA4C3B">
        <w:rPr>
          <w:rFonts w:ascii="Graeca" w:hAnsi="Graeca"/>
        </w:rPr>
        <w:t></w:t>
      </w:r>
      <w:r w:rsidRPr="00AA4C3B">
        <w:rPr>
          <w:rFonts w:ascii="Graeca" w:hAnsi="Graeca"/>
        </w:rPr>
        <w:t></w:t>
      </w:r>
      <w:r>
        <w:rPr>
          <w:rStyle w:val="FootnoteReference"/>
          <w:rFonts w:cs="Times New Roman"/>
        </w:rPr>
        <w:footnoteReference w:id="890"/>
      </w:r>
      <w:r>
        <w:rPr>
          <w:rFonts w:cs="Times New Roman"/>
        </w:rPr>
        <w:t xml:space="preserve"> </w:t>
      </w:r>
      <w:r w:rsidRPr="00F2781A">
        <w:rPr>
          <w:b/>
          <w:bCs/>
        </w:rPr>
        <w:t>Ds:</w:t>
      </w:r>
      <w:r>
        <w:t xml:space="preserve"> </w:t>
      </w:r>
      <w:r w:rsidR="00D62275">
        <w:t>Samuel</w:t>
      </w:r>
      <w:r>
        <w:t xml:space="preserve"> </w:t>
      </w:r>
      <w:r w:rsidRPr="00AB182C">
        <w:rPr>
          <w:lang w:val="en-GB"/>
        </w:rPr>
        <w:t>(</w:t>
      </w:r>
      <w:r w:rsidR="00D62275">
        <w:rPr>
          <w:lang w:val="en-GB"/>
        </w:rPr>
        <w:t>6</w:t>
      </w:r>
      <w:r w:rsidR="00992E06">
        <w:rPr>
          <w:lang w:val="en-GB"/>
        </w:rPr>
        <w:t>2</w:t>
      </w:r>
      <w:r w:rsidRPr="00AB182C">
        <w:rPr>
          <w:lang w:val="en-GB"/>
        </w:rPr>
        <w:t>)</w:t>
      </w:r>
      <w:r>
        <w:rPr>
          <w:lang w:val="en-GB"/>
        </w:rPr>
        <w:t>’</w:t>
      </w:r>
      <w:r w:rsidRPr="00AB182C">
        <w:rPr>
          <w:lang w:val="en-GB"/>
        </w:rPr>
        <w:t>s son</w:t>
      </w:r>
      <w:r>
        <w:t xml:space="preserve">, </w:t>
      </w:r>
      <w:r w:rsidRPr="00DF33A1">
        <w:t>aged 10</w:t>
      </w:r>
      <w:r>
        <w:rPr>
          <w:rStyle w:val="FootnoteReference"/>
        </w:rPr>
        <w:footnoteReference w:id="891"/>
      </w:r>
      <w:r>
        <w:t xml:space="preserve"> </w:t>
      </w:r>
      <w:r w:rsidRPr="00F2781A">
        <w:rPr>
          <w:b/>
          <w:bCs/>
        </w:rPr>
        <w:t>F:</w:t>
      </w:r>
      <w:r>
        <w:t xml:space="preserve"> Epitaph, </w:t>
      </w:r>
      <w:r w:rsidRPr="005E436F">
        <w:t>Mourdouk</w:t>
      </w:r>
      <w:r w:rsidRPr="00815778">
        <w:rPr>
          <w:rStyle w:val="FootnoteReference"/>
          <w:rFonts w:cs="Times New Roman"/>
          <w:rtl/>
        </w:rPr>
        <w:footnoteReference w:id="892"/>
      </w:r>
      <w:r>
        <w:t xml:space="preserve"> </w:t>
      </w:r>
      <w:r w:rsidRPr="00F2781A">
        <w:rPr>
          <w:b/>
          <w:bCs/>
        </w:rPr>
        <w:t>S:</w:t>
      </w:r>
      <w:r w:rsidRPr="00A950CA">
        <w:t xml:space="preserve"> </w:t>
      </w:r>
      <w:r>
        <w:t xml:space="preserve">Dunand, </w:t>
      </w:r>
      <w:r>
        <w:rPr>
          <w:i/>
          <w:iCs/>
        </w:rPr>
        <w:t>RB</w:t>
      </w:r>
      <w:r>
        <w:t xml:space="preserve"> 41 (1932) 562</w:t>
      </w:r>
      <w:r w:rsidRPr="00F2781A">
        <w:t xml:space="preserve"> </w:t>
      </w:r>
      <w:r w:rsidRPr="00F2781A">
        <w:rPr>
          <w:b/>
          <w:bCs/>
        </w:rPr>
        <w:t>E:</w:t>
      </w:r>
      <w:r>
        <w:rPr>
          <w:b/>
          <w:bCs/>
        </w:rPr>
        <w:t xml:space="preserve"> </w:t>
      </w:r>
      <w:r>
        <w:t>Jew?</w:t>
      </w:r>
      <w:r w:rsidRPr="00815778">
        <w:rPr>
          <w:rStyle w:val="FootnoteReference"/>
          <w:rFonts w:cs="Times New Roman"/>
          <w:rtl/>
        </w:rPr>
        <w:footnoteReference w:id="893"/>
      </w:r>
      <w:r>
        <w:t xml:space="preserve"> </w:t>
      </w:r>
      <w:r>
        <w:rPr>
          <w:b/>
          <w:bCs/>
        </w:rPr>
        <w:t xml:space="preserve">D: </w:t>
      </w:r>
      <w:r w:rsidRPr="004C25F3">
        <w:rPr>
          <w:rFonts w:cs="Times New Roman"/>
          <w:lang w:val="it-IT"/>
        </w:rPr>
        <w:t>–</w:t>
      </w:r>
      <w:r w:rsidR="00876C71" w:rsidRPr="005F539E">
        <w:rPr>
          <w:rStyle w:val="FootnoteReference"/>
          <w:rFonts w:cs="Times New Roman"/>
        </w:rPr>
        <w:footnoteReference w:id="894"/>
      </w:r>
    </w:p>
    <w:p w14:paraId="3EB70D79" w14:textId="77777777" w:rsidR="00BD0433" w:rsidRDefault="00BD0433" w:rsidP="00E767AD">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F8CB0E7" w14:textId="77777777" w:rsidR="00BD0433" w:rsidRDefault="00BD0433" w:rsidP="00E767AD">
      <w:pPr>
        <w:bidi w:val="0"/>
        <w:rPr>
          <w:b/>
          <w:bCs/>
        </w:rPr>
      </w:pPr>
    </w:p>
    <w:p w14:paraId="236B4E82" w14:textId="77777777" w:rsidR="00BD0433" w:rsidRPr="00414C64" w:rsidRDefault="00BD0433" w:rsidP="000F4987">
      <w:pPr>
        <w:bidi w:val="0"/>
        <w:rPr>
          <w:rFonts w:cs="Times New Roman"/>
          <w:sz w:val="24"/>
          <w:szCs w:val="24"/>
        </w:rPr>
      </w:pPr>
      <w:r w:rsidRPr="00414C64">
        <w:rPr>
          <w:rFonts w:cs="Times New Roman"/>
          <w:sz w:val="24"/>
          <w:szCs w:val="24"/>
          <w:rtl/>
        </w:rPr>
        <w:t>יאיר</w:t>
      </w:r>
      <w:r w:rsidRPr="00414C64">
        <w:rPr>
          <w:rStyle w:val="FootnoteReference"/>
          <w:rFonts w:cs="Times New Roman"/>
          <w:sz w:val="24"/>
          <w:szCs w:val="24"/>
        </w:rPr>
        <w:footnoteReference w:id="895"/>
      </w:r>
      <w:r w:rsidRPr="00414C64">
        <w:rPr>
          <w:rFonts w:cs="Times New Roman"/>
          <w:sz w:val="24"/>
          <w:szCs w:val="24"/>
        </w:rPr>
        <w:t xml:space="preserve"> </w:t>
      </w:r>
      <w:r>
        <w:rPr>
          <w:rFonts w:cs="Times New Roman"/>
          <w:sz w:val="24"/>
          <w:szCs w:val="24"/>
        </w:rPr>
        <w:t>–</w:t>
      </w:r>
      <w:r w:rsidRPr="00414C64">
        <w:rPr>
          <w:rFonts w:cs="Times New Roman"/>
          <w:sz w:val="24"/>
          <w:szCs w:val="24"/>
        </w:rPr>
        <w:t xml:space="preserve"> Yair</w:t>
      </w:r>
    </w:p>
    <w:p w14:paraId="66AF9ABB" w14:textId="77777777" w:rsidR="00BD0433" w:rsidRDefault="00BD0433" w:rsidP="00414C64">
      <w:pPr>
        <w:bidi w:val="0"/>
        <w:rPr>
          <w:b/>
          <w:bCs/>
        </w:rPr>
      </w:pPr>
    </w:p>
    <w:p w14:paraId="79CFD90A" w14:textId="77777777" w:rsidR="00BD0433" w:rsidRPr="00E767AD" w:rsidRDefault="00BD0433" w:rsidP="003474E5">
      <w:pPr>
        <w:numPr>
          <w:ilvl w:val="0"/>
          <w:numId w:val="46"/>
        </w:numPr>
        <w:bidi w:val="0"/>
        <w:rPr>
          <w:rtl/>
        </w:rPr>
      </w:pPr>
      <w:r w:rsidRPr="003C5079">
        <w:rPr>
          <w:b/>
          <w:bCs/>
        </w:rPr>
        <w:t xml:space="preserve">O: </w:t>
      </w:r>
      <w:r w:rsidRPr="00840B48">
        <w:rPr>
          <w:lang w:val="en-GB"/>
        </w:rPr>
        <w:t>–</w:t>
      </w:r>
      <w:r w:rsidRPr="003C5079">
        <w:rPr>
          <w:b/>
          <w:bCs/>
        </w:rPr>
        <w:t xml:space="preserve"> Ds:</w:t>
      </w:r>
      <w:r w:rsidRPr="003C5079">
        <w:t xml:space="preserve"> Joshua </w:t>
      </w:r>
      <w:r w:rsidRPr="00AB182C">
        <w:t>(</w:t>
      </w:r>
      <w:r>
        <w:t>11</w:t>
      </w:r>
      <w:r w:rsidRPr="00AB182C">
        <w:t>)</w:t>
      </w:r>
      <w:r>
        <w:t>’</w:t>
      </w:r>
      <w:r w:rsidRPr="00AB182C">
        <w:t xml:space="preserve">s </w:t>
      </w:r>
      <w:r>
        <w:t>father</w:t>
      </w:r>
      <w:r w:rsidR="003474E5">
        <w:rPr>
          <w:rStyle w:val="FootnoteReference"/>
        </w:rPr>
        <w:footnoteReference w:id="896"/>
      </w:r>
      <w:r w:rsidRPr="003C5079">
        <w:rPr>
          <w:b/>
          <w:bCs/>
        </w:rPr>
        <w:t xml:space="preserve"> F: </w:t>
      </w:r>
      <w:r w:rsidRPr="00840B48">
        <w:rPr>
          <w:lang w:val="en-GB"/>
        </w:rPr>
        <w:t>–</w:t>
      </w:r>
      <w:r w:rsidRPr="003C5079">
        <w:t xml:space="preserve"> </w:t>
      </w:r>
      <w:r w:rsidRPr="003C5079">
        <w:rPr>
          <w:b/>
          <w:bCs/>
        </w:rPr>
        <w:t>S:</w:t>
      </w:r>
      <w:r w:rsidRPr="003C5079">
        <w:t xml:space="preserve"> </w:t>
      </w:r>
      <w:r w:rsidRPr="003C5079">
        <w:rPr>
          <w:i/>
          <w:iCs/>
        </w:rPr>
        <w:t xml:space="preserve">yTaan </w:t>
      </w:r>
      <w:r w:rsidRPr="003C5079">
        <w:t xml:space="preserve">3:4, 66c </w:t>
      </w:r>
      <w:r>
        <w:t xml:space="preserve">(Kosovsky, </w:t>
      </w:r>
      <w:r>
        <w:rPr>
          <w:i/>
          <w:iCs/>
        </w:rPr>
        <w:t>Yerushalmi</w:t>
      </w:r>
      <w:r>
        <w:t xml:space="preserve">, 294) </w:t>
      </w:r>
      <w:r w:rsidRPr="003C5079">
        <w:rPr>
          <w:b/>
          <w:bCs/>
        </w:rPr>
        <w:t>E:</w:t>
      </w:r>
      <w:r>
        <w:rPr>
          <w:b/>
          <w:bCs/>
        </w:rPr>
        <w:t xml:space="preserve"> </w:t>
      </w:r>
      <w:r w:rsidRPr="00840B48">
        <w:rPr>
          <w:lang w:val="en-GB"/>
        </w:rPr>
        <w:t>–</w:t>
      </w:r>
      <w:r w:rsidRPr="003C5079">
        <w:rPr>
          <w:b/>
          <w:bCs/>
        </w:rPr>
        <w:t xml:space="preserve"> D: </w:t>
      </w:r>
      <w:r w:rsidR="003474E5">
        <w:rPr>
          <w:rFonts w:cs="Times New Roman"/>
        </w:rPr>
        <w:t>Pre-400</w:t>
      </w:r>
      <w:r w:rsidR="003474E5">
        <w:rPr>
          <w:rStyle w:val="FootnoteReference"/>
          <w:rFonts w:cs="Times New Roman"/>
        </w:rPr>
        <w:footnoteReference w:id="897"/>
      </w:r>
    </w:p>
    <w:p w14:paraId="35C63E0F" w14:textId="77777777" w:rsidR="00BD0433" w:rsidRDefault="00BD0433" w:rsidP="00E767AD">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11478ECF" w14:textId="77777777" w:rsidR="00BD0433" w:rsidRDefault="00BD0433" w:rsidP="00E767AD">
      <w:pPr>
        <w:bidi w:val="0"/>
        <w:rPr>
          <w:b/>
          <w:bCs/>
        </w:rPr>
      </w:pPr>
    </w:p>
    <w:p w14:paraId="013E4803" w14:textId="77777777" w:rsidR="00BD0433" w:rsidRDefault="00BD0433" w:rsidP="000F4987">
      <w:pPr>
        <w:bidi w:val="0"/>
        <w:rPr>
          <w:rFonts w:cs="Times New Roman"/>
          <w:i/>
          <w:iCs/>
          <w:sz w:val="24"/>
          <w:szCs w:val="24"/>
        </w:rPr>
      </w:pPr>
      <w:r w:rsidRPr="00414C64">
        <w:rPr>
          <w:rFonts w:cs="Times New Roman"/>
          <w:sz w:val="24"/>
          <w:szCs w:val="24"/>
          <w:rtl/>
        </w:rPr>
        <w:t>יאשיה</w:t>
      </w:r>
      <w:r w:rsidRPr="00414C64">
        <w:rPr>
          <w:rStyle w:val="FootnoteReference"/>
          <w:rFonts w:cs="Times New Roman"/>
          <w:sz w:val="24"/>
          <w:szCs w:val="24"/>
        </w:rPr>
        <w:footnoteReference w:id="898"/>
      </w:r>
      <w:r w:rsidRPr="00414C64">
        <w:rPr>
          <w:rFonts w:cs="Times New Roman"/>
          <w:sz w:val="24"/>
          <w:szCs w:val="24"/>
        </w:rPr>
        <w:t xml:space="preserve"> </w:t>
      </w:r>
      <w:r>
        <w:rPr>
          <w:rFonts w:cs="Times New Roman"/>
          <w:sz w:val="24"/>
          <w:szCs w:val="24"/>
        </w:rPr>
        <w:t>–</w:t>
      </w:r>
      <w:r w:rsidRPr="00414C64">
        <w:rPr>
          <w:rFonts w:cs="Times New Roman"/>
          <w:sz w:val="24"/>
          <w:szCs w:val="24"/>
        </w:rPr>
        <w:t xml:space="preserve"> </w:t>
      </w:r>
      <w:r w:rsidRPr="00343ADD">
        <w:rPr>
          <w:rFonts w:cs="Times New Roman"/>
          <w:i/>
          <w:iCs/>
          <w:sz w:val="24"/>
          <w:szCs w:val="24"/>
        </w:rPr>
        <w:t>Josiah</w:t>
      </w:r>
    </w:p>
    <w:p w14:paraId="4D5D4007" w14:textId="77777777" w:rsidR="00BD0433" w:rsidRPr="000F4987" w:rsidRDefault="00BD0433" w:rsidP="00343ADD">
      <w:pPr>
        <w:bidi w:val="0"/>
        <w:rPr>
          <w:rFonts w:cs="Times New Roman"/>
          <w:sz w:val="24"/>
          <w:szCs w:val="24"/>
        </w:rPr>
      </w:pPr>
    </w:p>
    <w:p w14:paraId="0D6E3B71" w14:textId="77777777" w:rsidR="00BD0433" w:rsidRDefault="00BD0433" w:rsidP="00A37E5F">
      <w:pPr>
        <w:numPr>
          <w:ilvl w:val="0"/>
          <w:numId w:val="47"/>
        </w:numPr>
        <w:bidi w:val="0"/>
        <w:rPr>
          <w:rtl/>
        </w:rPr>
      </w:pPr>
      <w:r w:rsidRPr="00F2781A">
        <w:rPr>
          <w:b/>
          <w:bCs/>
        </w:rPr>
        <w:t>O:</w:t>
      </w:r>
      <w:r>
        <w:rPr>
          <w:b/>
          <w:bCs/>
        </w:rPr>
        <w:t xml:space="preserve"> </w:t>
      </w:r>
      <w:r w:rsidRPr="00840B48">
        <w:rPr>
          <w:lang w:val="en-GB"/>
        </w:rPr>
        <w:t>–</w:t>
      </w:r>
      <w:r w:rsidRPr="00F2781A">
        <w:rPr>
          <w:b/>
          <w:bCs/>
        </w:rPr>
        <w:t xml:space="preserve"> Ds:</w:t>
      </w:r>
      <w:r w:rsidRPr="00F2781A">
        <w:t xml:space="preserve"> </w:t>
      </w:r>
      <w:r w:rsidRPr="00840B48">
        <w:rPr>
          <w:lang w:val="en-GB"/>
        </w:rPr>
        <w:t>–</w:t>
      </w:r>
      <w:r>
        <w:t xml:space="preserve"> </w:t>
      </w:r>
      <w:r w:rsidRPr="00F2781A">
        <w:rPr>
          <w:b/>
          <w:bCs/>
        </w:rPr>
        <w:t>F:</w:t>
      </w:r>
      <w:r w:rsidRPr="00F2781A">
        <w:t xml:space="preserve"> </w:t>
      </w:r>
      <w:r w:rsidRPr="00840B48">
        <w:rPr>
          <w:lang w:val="en-GB"/>
        </w:rPr>
        <w:t>–</w:t>
      </w:r>
      <w:r>
        <w:t xml:space="preserve"> </w:t>
      </w:r>
      <w:r w:rsidRPr="00F2781A">
        <w:rPr>
          <w:b/>
          <w:bCs/>
        </w:rPr>
        <w:t>S:</w:t>
      </w:r>
      <w:r w:rsidRPr="00F2781A">
        <w:t xml:space="preserve"> </w:t>
      </w:r>
      <w:r>
        <w:rPr>
          <w:i/>
          <w:iCs/>
        </w:rPr>
        <w:t xml:space="preserve">yBer </w:t>
      </w:r>
      <w:r>
        <w:t xml:space="preserve">2:6, 5b (Kosovsky, </w:t>
      </w:r>
      <w:r>
        <w:rPr>
          <w:i/>
          <w:iCs/>
        </w:rPr>
        <w:t>Yerushalmi</w:t>
      </w:r>
      <w:r>
        <w:t xml:space="preserve">, 294-5) </w:t>
      </w:r>
      <w:r w:rsidRPr="003C5079">
        <w:rPr>
          <w:b/>
          <w:bCs/>
        </w:rPr>
        <w:t>E:</w:t>
      </w:r>
      <w:r>
        <w:rPr>
          <w:b/>
          <w:bCs/>
        </w:rPr>
        <w:t xml:space="preserve"> </w:t>
      </w:r>
      <w:r w:rsidRPr="00840B48">
        <w:rPr>
          <w:lang w:val="en-GB"/>
        </w:rPr>
        <w:t>–</w:t>
      </w:r>
      <w:r w:rsidRPr="003C5079">
        <w:rPr>
          <w:b/>
          <w:bCs/>
        </w:rPr>
        <w:t xml:space="preserve"> D: </w:t>
      </w:r>
      <w:r w:rsidR="00A37E5F">
        <w:t>3</w:t>
      </w:r>
      <w:r w:rsidR="00A37E5F" w:rsidRPr="008F0253">
        <w:rPr>
          <w:vertAlign w:val="superscript"/>
        </w:rPr>
        <w:t>rd</w:t>
      </w:r>
      <w:r w:rsidR="00A37E5F">
        <w:t xml:space="preserve"> C</w:t>
      </w:r>
      <w:r w:rsidR="00A37E5F">
        <w:rPr>
          <w:rStyle w:val="FootnoteReference"/>
        </w:rPr>
        <w:footnoteReference w:id="899"/>
      </w:r>
    </w:p>
    <w:p w14:paraId="58EB1665" w14:textId="77777777" w:rsidR="00BD0433" w:rsidRPr="00E63D0E" w:rsidRDefault="00BD0433" w:rsidP="003474E5">
      <w:pPr>
        <w:numPr>
          <w:ilvl w:val="0"/>
          <w:numId w:val="47"/>
        </w:numPr>
        <w:bidi w:val="0"/>
        <w:rPr>
          <w:lang w:val="en-GB"/>
        </w:rPr>
      </w:pPr>
      <w:r w:rsidRPr="00E63D0E">
        <w:rPr>
          <w:b/>
          <w:bCs/>
          <w:lang w:val="en-GB"/>
        </w:rPr>
        <w:t xml:space="preserve">O: </w:t>
      </w:r>
      <w:r w:rsidRPr="00840B48">
        <w:rPr>
          <w:lang w:val="en-GB"/>
        </w:rPr>
        <w:t>–</w:t>
      </w:r>
      <w:r w:rsidRPr="00E63D0E">
        <w:rPr>
          <w:b/>
          <w:bCs/>
          <w:lang w:val="en-GB"/>
        </w:rPr>
        <w:t xml:space="preserve"> Ds:</w:t>
      </w:r>
      <w:r w:rsidRPr="00E63D0E">
        <w:rPr>
          <w:lang w:val="en-GB"/>
        </w:rPr>
        <w:t xml:space="preserve"> </w:t>
      </w:r>
      <w:r w:rsidRPr="00234655">
        <w:rPr>
          <w:lang w:val="en-GB"/>
        </w:rPr>
        <w:t>Jonathan</w:t>
      </w:r>
      <w:r w:rsidRPr="00234655">
        <w:t xml:space="preserve"> (1)’s son</w:t>
      </w:r>
      <w:r w:rsidRPr="00E63D0E">
        <w:rPr>
          <w:lang w:val="en-GB"/>
        </w:rPr>
        <w:t xml:space="preserve"> </w:t>
      </w:r>
      <w:r w:rsidRPr="00E63D0E">
        <w:rPr>
          <w:b/>
          <w:bCs/>
          <w:lang w:val="en-GB"/>
        </w:rPr>
        <w:t xml:space="preserve">F: </w:t>
      </w:r>
      <w:r w:rsidRPr="00840B48">
        <w:rPr>
          <w:lang w:val="en-GB"/>
        </w:rPr>
        <w:t>–</w:t>
      </w:r>
      <w:r w:rsidRPr="00E63D0E">
        <w:rPr>
          <w:lang w:val="en-GB"/>
        </w:rPr>
        <w:t xml:space="preserve"> </w:t>
      </w:r>
      <w:r w:rsidRPr="00E63D0E">
        <w:rPr>
          <w:b/>
          <w:bCs/>
          <w:lang w:val="en-GB"/>
        </w:rPr>
        <w:t>S:</w:t>
      </w:r>
      <w:r w:rsidRPr="00E63D0E">
        <w:rPr>
          <w:i/>
          <w:iCs/>
        </w:rPr>
        <w:t xml:space="preserve"> </w:t>
      </w:r>
      <w:r>
        <w:rPr>
          <w:i/>
          <w:iCs/>
        </w:rPr>
        <w:t xml:space="preserve">yTer </w:t>
      </w:r>
      <w:r>
        <w:t>2:1, 41b</w:t>
      </w:r>
      <w:r w:rsidRPr="00E63D0E">
        <w:rPr>
          <w:lang w:val="en-GB"/>
        </w:rPr>
        <w:t xml:space="preserve"> </w:t>
      </w:r>
      <w:r>
        <w:t xml:space="preserve">(Kosovsky, </w:t>
      </w:r>
      <w:r>
        <w:rPr>
          <w:i/>
          <w:iCs/>
        </w:rPr>
        <w:t>Yerushalmi</w:t>
      </w:r>
      <w:r>
        <w:t xml:space="preserve">, 295) </w:t>
      </w:r>
      <w:r w:rsidRPr="003C5079">
        <w:rPr>
          <w:b/>
          <w:bCs/>
        </w:rPr>
        <w:t>E:</w:t>
      </w:r>
      <w:r>
        <w:rPr>
          <w:b/>
          <w:bCs/>
        </w:rPr>
        <w:t xml:space="preserve"> </w:t>
      </w:r>
      <w:r w:rsidRPr="00840B48">
        <w:rPr>
          <w:lang w:val="en-GB"/>
        </w:rPr>
        <w:t>–</w:t>
      </w:r>
      <w:r w:rsidRPr="003C5079">
        <w:rPr>
          <w:b/>
          <w:bCs/>
        </w:rPr>
        <w:t xml:space="preserve"> D: </w:t>
      </w:r>
      <w:r w:rsidR="003474E5">
        <w:t>3</w:t>
      </w:r>
      <w:r w:rsidR="003474E5" w:rsidRPr="003474E5">
        <w:rPr>
          <w:vertAlign w:val="superscript"/>
        </w:rPr>
        <w:t>rd</w:t>
      </w:r>
      <w:r w:rsidR="003474E5">
        <w:t xml:space="preserve"> C</w:t>
      </w:r>
      <w:r w:rsidR="003474E5">
        <w:rPr>
          <w:rStyle w:val="FootnoteReference"/>
        </w:rPr>
        <w:footnoteReference w:id="900"/>
      </w:r>
    </w:p>
    <w:p w14:paraId="4DC7114F" w14:textId="77777777" w:rsidR="00BD0433" w:rsidRDefault="00BD0433" w:rsidP="009C5643">
      <w:pPr>
        <w:numPr>
          <w:ilvl w:val="0"/>
          <w:numId w:val="47"/>
        </w:numPr>
        <w:bidi w:val="0"/>
      </w:pPr>
      <w:r w:rsidRPr="00F2781A">
        <w:rPr>
          <w:b/>
          <w:bCs/>
        </w:rPr>
        <w:t xml:space="preserve">O: </w:t>
      </w:r>
      <w:r w:rsidRPr="00840B48">
        <w:rPr>
          <w:lang w:val="en-GB"/>
        </w:rPr>
        <w:t>–</w:t>
      </w:r>
      <w:r>
        <w:rPr>
          <w:b/>
          <w:bCs/>
        </w:rPr>
        <w:t xml:space="preserve"> </w:t>
      </w:r>
      <w:r w:rsidRPr="00F2781A">
        <w:rPr>
          <w:b/>
          <w:bCs/>
        </w:rPr>
        <w:t>Ds:</w:t>
      </w:r>
      <w:r>
        <w:rPr>
          <w:b/>
          <w:bCs/>
        </w:rPr>
        <w:t xml:space="preserve"> </w:t>
      </w:r>
      <w:r>
        <w:t>Of Usha</w:t>
      </w:r>
      <w:r>
        <w:rPr>
          <w:rStyle w:val="FootnoteReference"/>
        </w:rPr>
        <w:footnoteReference w:id="901"/>
      </w:r>
      <w:r w:rsidRPr="00F2781A">
        <w:t xml:space="preserve"> </w:t>
      </w:r>
      <w:r w:rsidRPr="00F2781A">
        <w:rPr>
          <w:b/>
          <w:bCs/>
        </w:rPr>
        <w:t>F:</w:t>
      </w:r>
      <w:r>
        <w:rPr>
          <w:b/>
          <w:bCs/>
        </w:rPr>
        <w:t xml:space="preserve"> </w:t>
      </w:r>
      <w:r w:rsidRPr="00840B48">
        <w:rPr>
          <w:lang w:val="en-GB"/>
        </w:rPr>
        <w:t>–</w:t>
      </w:r>
      <w:r w:rsidRPr="00F2781A">
        <w:t xml:space="preserve"> </w:t>
      </w:r>
      <w:r w:rsidRPr="00F2781A">
        <w:rPr>
          <w:b/>
          <w:bCs/>
        </w:rPr>
        <w:t>S</w:t>
      </w:r>
      <w:r w:rsidRPr="002548B7">
        <w:rPr>
          <w:b/>
          <w:bCs/>
        </w:rPr>
        <w:t>:</w:t>
      </w:r>
      <w:r w:rsidRPr="002548B7">
        <w:rPr>
          <w:i/>
          <w:iCs/>
        </w:rPr>
        <w:t xml:space="preserve"> bGit </w:t>
      </w:r>
      <w:r w:rsidRPr="002548B7">
        <w:t>33b</w:t>
      </w:r>
      <w:r>
        <w:rPr>
          <w:rStyle w:val="FootnoteReference"/>
        </w:rPr>
        <w:footnoteReference w:id="902"/>
      </w:r>
      <w:r>
        <w:t xml:space="preserve"> (Kosowsky, </w:t>
      </w:r>
      <w:r>
        <w:rPr>
          <w:i/>
          <w:iCs/>
        </w:rPr>
        <w:t>Babylonico</w:t>
      </w:r>
      <w:r>
        <w:t>, 564-5)</w:t>
      </w:r>
      <w:r w:rsidRPr="00F2781A">
        <w:t xml:space="preserve"> </w:t>
      </w:r>
      <w:r w:rsidRPr="003C5079">
        <w:rPr>
          <w:b/>
          <w:bCs/>
        </w:rPr>
        <w:t>E:</w:t>
      </w:r>
      <w:r>
        <w:rPr>
          <w:b/>
          <w:bCs/>
        </w:rPr>
        <w:t xml:space="preserve"> </w:t>
      </w:r>
      <w:r w:rsidRPr="00840B48">
        <w:rPr>
          <w:lang w:val="en-GB"/>
        </w:rPr>
        <w:t>–</w:t>
      </w:r>
      <w:r w:rsidRPr="003C5079">
        <w:rPr>
          <w:b/>
          <w:bCs/>
        </w:rPr>
        <w:t xml:space="preserve"> D: </w:t>
      </w:r>
      <w:r w:rsidR="009C5643">
        <w:rPr>
          <w:rFonts w:cs="Times New Roman"/>
        </w:rPr>
        <w:t>Pre-400</w:t>
      </w:r>
      <w:r w:rsidR="009C5643">
        <w:rPr>
          <w:rStyle w:val="FootnoteReference"/>
          <w:rFonts w:cs="Times New Roman"/>
        </w:rPr>
        <w:footnoteReference w:id="903"/>
      </w:r>
    </w:p>
    <w:p w14:paraId="68EFDDC3" w14:textId="77777777" w:rsidR="00BD0433" w:rsidRDefault="00BD0433" w:rsidP="00D06387">
      <w:pPr>
        <w:numPr>
          <w:ilvl w:val="0"/>
          <w:numId w:val="47"/>
        </w:numPr>
        <w:bidi w:val="0"/>
      </w:pPr>
      <w:r w:rsidRPr="00F2781A">
        <w:rPr>
          <w:b/>
          <w:bCs/>
        </w:rPr>
        <w:t xml:space="preserve">O: </w:t>
      </w:r>
      <w:r w:rsidRPr="00572EF2">
        <w:rPr>
          <w:rFonts w:cs="Times New Roman"/>
          <w:rtl/>
        </w:rPr>
        <w:t>יושיה</w:t>
      </w:r>
      <w:r w:rsidRPr="00572EF2">
        <w:rPr>
          <w:rStyle w:val="FootnoteReference"/>
        </w:rPr>
        <w:footnoteReference w:id="904"/>
      </w:r>
      <w:r>
        <w:rPr>
          <w:b/>
          <w:bCs/>
        </w:rPr>
        <w:t xml:space="preserve"> </w:t>
      </w:r>
      <w:r w:rsidRPr="00F2781A">
        <w:rPr>
          <w:b/>
          <w:bCs/>
        </w:rPr>
        <w:t>Ds:</w:t>
      </w:r>
      <w:r w:rsidRPr="00F2781A">
        <w:t xml:space="preserve"> </w:t>
      </w:r>
      <w:r w:rsidRPr="00840B48">
        <w:rPr>
          <w:lang w:val="en-GB"/>
        </w:rPr>
        <w:t>–</w:t>
      </w:r>
      <w:r>
        <w:t xml:space="preserve"> </w:t>
      </w:r>
      <w:r w:rsidRPr="00F2781A">
        <w:rPr>
          <w:b/>
          <w:bCs/>
        </w:rPr>
        <w:t>F:</w:t>
      </w:r>
      <w:r w:rsidRPr="00F2781A">
        <w:t xml:space="preserve"> </w:t>
      </w:r>
      <w:r>
        <w:t>Synagogue inscription, Isfiya,</w:t>
      </w:r>
      <w:r>
        <w:rPr>
          <w:rStyle w:val="FootnoteReference"/>
        </w:rPr>
        <w:footnoteReference w:id="905"/>
      </w:r>
      <w:r>
        <w:t xml:space="preserve"> Avi-Yonah </w:t>
      </w:r>
      <w:r w:rsidRPr="00F2781A">
        <w:rPr>
          <w:b/>
          <w:bCs/>
        </w:rPr>
        <w:t>S:</w:t>
      </w:r>
      <w:r w:rsidRPr="00F2781A">
        <w:t xml:space="preserve"> </w:t>
      </w:r>
      <w:r>
        <w:rPr>
          <w:i/>
          <w:iCs/>
        </w:rPr>
        <w:t>CIJ</w:t>
      </w:r>
      <w:r>
        <w:t xml:space="preserve"> 885 </w:t>
      </w:r>
      <w:r w:rsidRPr="00F2781A">
        <w:rPr>
          <w:b/>
          <w:bCs/>
        </w:rPr>
        <w:t>E</w:t>
      </w:r>
      <w:r w:rsidRPr="003C5079">
        <w:rPr>
          <w:b/>
          <w:bCs/>
        </w:rPr>
        <w:t>:</w:t>
      </w:r>
      <w:r>
        <w:rPr>
          <w:b/>
          <w:bCs/>
        </w:rPr>
        <w:t xml:space="preserve"> </w:t>
      </w:r>
      <w:r w:rsidRPr="00840B48">
        <w:rPr>
          <w:lang w:val="en-GB"/>
        </w:rPr>
        <w:t>–</w:t>
      </w:r>
      <w:r w:rsidRPr="003C5079">
        <w:rPr>
          <w:b/>
          <w:bCs/>
        </w:rPr>
        <w:t xml:space="preserve"> D: </w:t>
      </w:r>
      <w:r w:rsidR="00D06387" w:rsidRPr="004C25F3">
        <w:rPr>
          <w:rFonts w:cs="Times New Roman"/>
          <w:lang w:val="it-IT"/>
        </w:rPr>
        <w:t>–</w:t>
      </w:r>
      <w:r w:rsidR="00D06387" w:rsidRPr="005F539E">
        <w:rPr>
          <w:rStyle w:val="FootnoteReference"/>
          <w:rFonts w:cs="Times New Roman"/>
        </w:rPr>
        <w:footnoteReference w:id="906"/>
      </w:r>
    </w:p>
    <w:p w14:paraId="551B686A" w14:textId="77777777" w:rsidR="00BD0433" w:rsidRDefault="00BD0433" w:rsidP="00E767AD">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17819DE6" w14:textId="77777777" w:rsidR="00BD0433" w:rsidRDefault="00BD0433" w:rsidP="00E767AD">
      <w:pPr>
        <w:bidi w:val="0"/>
        <w:rPr>
          <w:b/>
          <w:bCs/>
        </w:rPr>
      </w:pPr>
    </w:p>
    <w:p w14:paraId="62934FE7" w14:textId="77777777" w:rsidR="00BD0433" w:rsidRDefault="00BD0433" w:rsidP="000F4987">
      <w:pPr>
        <w:bidi w:val="0"/>
        <w:rPr>
          <w:rFonts w:cs="Times New Roman"/>
          <w:i/>
          <w:iCs/>
          <w:sz w:val="24"/>
          <w:szCs w:val="24"/>
        </w:rPr>
      </w:pPr>
      <w:r w:rsidRPr="00414C64">
        <w:rPr>
          <w:rFonts w:cs="Times New Roman"/>
          <w:sz w:val="24"/>
          <w:szCs w:val="24"/>
          <w:rtl/>
        </w:rPr>
        <w:t>ידוע</w:t>
      </w:r>
      <w:r w:rsidRPr="00414C64">
        <w:rPr>
          <w:rStyle w:val="FootnoteReference"/>
          <w:rFonts w:cs="Times New Roman"/>
          <w:sz w:val="24"/>
          <w:szCs w:val="24"/>
        </w:rPr>
        <w:footnoteReference w:id="907"/>
      </w:r>
      <w:r w:rsidRPr="00414C64">
        <w:rPr>
          <w:rFonts w:cs="Times New Roman"/>
          <w:sz w:val="24"/>
          <w:szCs w:val="24"/>
        </w:rPr>
        <w:t xml:space="preserve"> </w:t>
      </w:r>
      <w:r>
        <w:rPr>
          <w:rFonts w:cs="Times New Roman"/>
          <w:sz w:val="24"/>
          <w:szCs w:val="24"/>
        </w:rPr>
        <w:t>–</w:t>
      </w:r>
      <w:r w:rsidRPr="00414C64">
        <w:rPr>
          <w:rFonts w:cs="Times New Roman"/>
          <w:sz w:val="24"/>
          <w:szCs w:val="24"/>
        </w:rPr>
        <w:t xml:space="preserve"> </w:t>
      </w:r>
      <w:r w:rsidRPr="00343ADD">
        <w:rPr>
          <w:rFonts w:cs="Times New Roman"/>
          <w:i/>
          <w:iCs/>
          <w:sz w:val="24"/>
          <w:szCs w:val="24"/>
        </w:rPr>
        <w:t>Yadua</w:t>
      </w:r>
    </w:p>
    <w:p w14:paraId="486D3878" w14:textId="77777777" w:rsidR="00BD0433" w:rsidRPr="000F4987" w:rsidRDefault="00BD0433" w:rsidP="00343ADD">
      <w:pPr>
        <w:bidi w:val="0"/>
        <w:rPr>
          <w:rFonts w:cs="Times New Roman"/>
          <w:b/>
          <w:bCs/>
          <w:sz w:val="24"/>
          <w:szCs w:val="24"/>
        </w:rPr>
      </w:pPr>
    </w:p>
    <w:p w14:paraId="211C2E7C" w14:textId="77777777" w:rsidR="00BD0433" w:rsidRDefault="00BD0433" w:rsidP="00815F05">
      <w:pPr>
        <w:numPr>
          <w:ilvl w:val="0"/>
          <w:numId w:val="48"/>
        </w:numPr>
        <w:bidi w:val="0"/>
      </w:pPr>
      <w:r w:rsidRPr="00F2781A">
        <w:rPr>
          <w:b/>
          <w:bCs/>
        </w:rPr>
        <w:t xml:space="preserve">O: </w:t>
      </w:r>
      <w:r w:rsidRPr="00A4132C">
        <w:rPr>
          <w:rFonts w:ascii="Graeca" w:hAnsi="Graeca" w:cs="Graeca"/>
        </w:rPr>
        <w:t></w:t>
      </w:r>
      <w:r w:rsidRPr="00A4132C">
        <w:rPr>
          <w:rFonts w:ascii="Graeca" w:hAnsi="Graeca" w:cs="Graeca"/>
        </w:rPr>
        <w:t></w:t>
      </w:r>
      <w:r w:rsidRPr="00A4132C">
        <w:rPr>
          <w:rFonts w:ascii="Graeca" w:hAnsi="Graeca" w:cs="Graeca"/>
        </w:rPr>
        <w:t></w:t>
      </w:r>
      <w:r w:rsidRPr="00A4132C">
        <w:rPr>
          <w:rFonts w:ascii="Graeca" w:hAnsi="Graeca" w:cs="Graeca"/>
        </w:rPr>
        <w:t></w:t>
      </w:r>
      <w:r w:rsidRPr="00A4132C">
        <w:rPr>
          <w:rFonts w:ascii="Graeca" w:hAnsi="Graeca" w:cs="Graeca"/>
        </w:rPr>
        <w:t></w:t>
      </w:r>
      <w:r w:rsidRPr="00A4132C">
        <w:rPr>
          <w:rFonts w:ascii="Graeca" w:hAnsi="Graeca" w:cs="Graeca"/>
        </w:rPr>
        <w:t></w:t>
      </w:r>
      <w:r w:rsidRPr="00A4132C">
        <w:rPr>
          <w:rFonts w:ascii="Graeca" w:hAnsi="Graeca" w:cs="Graeca"/>
        </w:rPr>
        <w:t></w:t>
      </w:r>
      <w:r w:rsidRPr="00A4132C">
        <w:rPr>
          <w:rFonts w:ascii="Graeca" w:hAnsi="Graeca" w:cs="Graeca"/>
        </w:rPr>
        <w:t></w:t>
      </w:r>
      <w:r w:rsidRPr="00900413">
        <w:rPr>
          <w:rStyle w:val="FootnoteReference"/>
        </w:rPr>
        <w:footnoteReference w:id="908"/>
      </w:r>
      <w:r>
        <w:rPr>
          <w:b/>
          <w:bCs/>
        </w:rPr>
        <w:t xml:space="preserve"> </w:t>
      </w:r>
      <w:r w:rsidRPr="00F2781A">
        <w:rPr>
          <w:b/>
          <w:bCs/>
        </w:rPr>
        <w:t>Ds:</w:t>
      </w:r>
      <w:r>
        <w:rPr>
          <w:b/>
          <w:bCs/>
        </w:rPr>
        <w:t xml:space="preserve"> </w:t>
      </w:r>
      <w:r w:rsidRPr="00840B48">
        <w:rPr>
          <w:lang w:val="en-GB"/>
        </w:rPr>
        <w:t>–</w:t>
      </w:r>
      <w:r w:rsidRPr="00F2781A">
        <w:t xml:space="preserve"> </w:t>
      </w:r>
      <w:r w:rsidRPr="00F2781A">
        <w:rPr>
          <w:b/>
          <w:bCs/>
        </w:rPr>
        <w:t>F:</w:t>
      </w:r>
      <w:r w:rsidRPr="00F2781A">
        <w:t xml:space="preserve"> </w:t>
      </w:r>
      <w:r w:rsidRPr="00E8103B">
        <w:t>Epitaphs</w:t>
      </w:r>
      <w:r>
        <w:t xml:space="preserve">, </w:t>
      </w:r>
      <w:r w:rsidRPr="004C3FA7">
        <w:t>Beth She‘arim</w:t>
      </w:r>
      <w:r>
        <w:t>,</w:t>
      </w:r>
      <w:r>
        <w:rPr>
          <w:i/>
          <w:iCs/>
        </w:rPr>
        <w:t xml:space="preserve"> </w:t>
      </w:r>
      <w:r>
        <w:t xml:space="preserve">catacomb 8, </w:t>
      </w:r>
      <w:r>
        <w:rPr>
          <w:i/>
          <w:iCs/>
        </w:rPr>
        <w:t>CIJ</w:t>
      </w:r>
      <w:r>
        <w:t xml:space="preserve"> 1141, 1158 </w:t>
      </w:r>
      <w:r w:rsidRPr="00F2781A">
        <w:rPr>
          <w:b/>
          <w:bCs/>
        </w:rPr>
        <w:t>S:</w:t>
      </w:r>
      <w:r>
        <w:rPr>
          <w:b/>
          <w:bCs/>
        </w:rPr>
        <w:t xml:space="preserve"> </w:t>
      </w:r>
      <w:r w:rsidRPr="004C3FA7">
        <w:t>1.</w:t>
      </w:r>
      <w:r w:rsidRPr="00FB08C9">
        <w:rPr>
          <w:i/>
          <w:iCs/>
        </w:rPr>
        <w:t xml:space="preserve"> B</w:t>
      </w:r>
      <w:r>
        <w:rPr>
          <w:i/>
          <w:iCs/>
        </w:rPr>
        <w:t xml:space="preserve">S </w:t>
      </w:r>
      <w:r>
        <w:t xml:space="preserve">2:114; 2. 124 </w:t>
      </w:r>
      <w:r w:rsidRPr="00F2781A">
        <w:rPr>
          <w:b/>
          <w:bCs/>
        </w:rPr>
        <w:t>E</w:t>
      </w:r>
      <w:r w:rsidRPr="003C5079">
        <w:rPr>
          <w:b/>
          <w:bCs/>
        </w:rPr>
        <w:t>:</w:t>
      </w:r>
      <w:r>
        <w:rPr>
          <w:b/>
          <w:bCs/>
        </w:rPr>
        <w:t xml:space="preserve"> </w:t>
      </w:r>
      <w:r w:rsidRPr="00840B48">
        <w:rPr>
          <w:lang w:val="en-GB"/>
        </w:rPr>
        <w:t>–</w:t>
      </w:r>
      <w:r w:rsidRPr="003C5079">
        <w:rPr>
          <w:b/>
          <w:bCs/>
        </w:rPr>
        <w:t xml:space="preserve"> D:</w:t>
      </w:r>
      <w:r w:rsidRPr="00037800">
        <w:t xml:space="preserve"> </w:t>
      </w:r>
      <w:r w:rsidRPr="00F40307">
        <w:t>Pre-352</w:t>
      </w:r>
      <w:r w:rsidRPr="00F40307">
        <w:rPr>
          <w:rStyle w:val="FootnoteReference"/>
        </w:rPr>
        <w:footnoteReference w:id="909"/>
      </w:r>
    </w:p>
    <w:p w14:paraId="51300B2F" w14:textId="77777777" w:rsidR="00BD0433" w:rsidRDefault="00BD0433" w:rsidP="00E767AD">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3B29F67F" w14:textId="77777777" w:rsidR="00BD0433" w:rsidRDefault="00BD0433" w:rsidP="00E767AD">
      <w:pPr>
        <w:bidi w:val="0"/>
        <w:rPr>
          <w:b/>
          <w:bCs/>
        </w:rPr>
      </w:pPr>
    </w:p>
    <w:p w14:paraId="53E2399B" w14:textId="77777777" w:rsidR="00BD0433" w:rsidRDefault="00BD0433" w:rsidP="000F4987">
      <w:pPr>
        <w:bidi w:val="0"/>
        <w:rPr>
          <w:rFonts w:cs="Times New Roman"/>
          <w:i/>
          <w:iCs/>
          <w:sz w:val="24"/>
          <w:szCs w:val="24"/>
        </w:rPr>
      </w:pPr>
      <w:r w:rsidRPr="009C0BCF">
        <w:rPr>
          <w:rFonts w:cs="Times New Roman"/>
          <w:sz w:val="24"/>
          <w:szCs w:val="24"/>
          <w:rtl/>
        </w:rPr>
        <w:t>יהודה</w:t>
      </w:r>
      <w:r w:rsidRPr="009C0BCF">
        <w:rPr>
          <w:rStyle w:val="FootnoteReference"/>
          <w:rFonts w:cs="Times New Roman"/>
          <w:sz w:val="24"/>
          <w:szCs w:val="24"/>
        </w:rPr>
        <w:footnoteReference w:id="910"/>
      </w:r>
      <w:r w:rsidRPr="009C0BCF">
        <w:rPr>
          <w:rFonts w:cs="Times New Roman"/>
          <w:sz w:val="24"/>
          <w:szCs w:val="24"/>
        </w:rPr>
        <w:t xml:space="preserve"> </w:t>
      </w:r>
      <w:r>
        <w:rPr>
          <w:rFonts w:cs="Times New Roman"/>
          <w:sz w:val="24"/>
          <w:szCs w:val="24"/>
        </w:rPr>
        <w:t>–</w:t>
      </w:r>
      <w:r w:rsidRPr="009C0BCF">
        <w:rPr>
          <w:rFonts w:cs="Times New Roman"/>
          <w:sz w:val="24"/>
          <w:szCs w:val="24"/>
        </w:rPr>
        <w:t xml:space="preserve"> </w:t>
      </w:r>
      <w:r w:rsidRPr="00343ADD">
        <w:rPr>
          <w:rFonts w:cs="Times New Roman"/>
          <w:i/>
          <w:iCs/>
          <w:sz w:val="24"/>
          <w:szCs w:val="24"/>
        </w:rPr>
        <w:t>Judah</w:t>
      </w:r>
    </w:p>
    <w:p w14:paraId="28C8D67D" w14:textId="77777777" w:rsidR="00BD0433" w:rsidRPr="000F4987" w:rsidRDefault="00BD0433" w:rsidP="00343ADD">
      <w:pPr>
        <w:bidi w:val="0"/>
        <w:rPr>
          <w:rFonts w:cs="Times New Roman"/>
          <w:sz w:val="24"/>
          <w:szCs w:val="24"/>
        </w:rPr>
      </w:pPr>
    </w:p>
    <w:p w14:paraId="3BD93175" w14:textId="77777777" w:rsidR="00BD0433" w:rsidRDefault="00BD0433" w:rsidP="00815F05">
      <w:pPr>
        <w:numPr>
          <w:ilvl w:val="0"/>
          <w:numId w:val="49"/>
        </w:numPr>
        <w:bidi w:val="0"/>
        <w:rPr>
          <w:rtl/>
        </w:rPr>
      </w:pPr>
      <w:r w:rsidRPr="00F2781A">
        <w:rPr>
          <w:b/>
          <w:bCs/>
        </w:rPr>
        <w:t>O:</w:t>
      </w:r>
      <w:r w:rsidRPr="00B30182">
        <w:t xml:space="preserve"> </w:t>
      </w:r>
      <w:r w:rsidRPr="007C5FB7">
        <w:t>Iudae</w:t>
      </w:r>
      <w:r w:rsidRPr="007D3360">
        <w:rPr>
          <w:rStyle w:val="FootnoteReference"/>
        </w:rPr>
        <w:footnoteReference w:id="911"/>
      </w:r>
      <w:r w:rsidRPr="00F2781A">
        <w:rPr>
          <w:b/>
          <w:bCs/>
        </w:rPr>
        <w:t xml:space="preserve"> Ds:</w:t>
      </w:r>
      <w:r w:rsidRPr="00F2781A">
        <w:t xml:space="preserve"> </w:t>
      </w:r>
      <w:r w:rsidRPr="00840B48">
        <w:rPr>
          <w:lang w:val="en-GB"/>
        </w:rPr>
        <w:t>–</w:t>
      </w:r>
      <w:r>
        <w:t xml:space="preserve"> </w:t>
      </w:r>
      <w:r w:rsidRPr="00F2781A">
        <w:rPr>
          <w:b/>
          <w:bCs/>
        </w:rPr>
        <w:t>F:</w:t>
      </w:r>
      <w:r w:rsidRPr="00F2781A">
        <w:t xml:space="preserve"> </w:t>
      </w:r>
      <w:r>
        <w:rPr>
          <w:i/>
          <w:iCs/>
        </w:rPr>
        <w:t xml:space="preserve">Codex Justinianus </w:t>
      </w:r>
      <w:r>
        <w:t>3:13:3</w:t>
      </w:r>
      <w:r>
        <w:rPr>
          <w:rtl/>
        </w:rPr>
        <w:t xml:space="preserve"> </w:t>
      </w:r>
      <w:r w:rsidRPr="00F2781A">
        <w:rPr>
          <w:b/>
          <w:bCs/>
        </w:rPr>
        <w:t>S:</w:t>
      </w:r>
      <w:r w:rsidRPr="00F2781A">
        <w:t xml:space="preserve"> </w:t>
      </w:r>
      <w:r>
        <w:t xml:space="preserve">Linder, </w:t>
      </w:r>
      <w:r>
        <w:rPr>
          <w:i/>
          <w:iCs/>
        </w:rPr>
        <w:t>JRIL</w:t>
      </w:r>
      <w:r>
        <w:t xml:space="preserve">, nos. 5 </w:t>
      </w:r>
      <w:r w:rsidRPr="00F2781A">
        <w:rPr>
          <w:b/>
          <w:bCs/>
        </w:rPr>
        <w:t>E:</w:t>
      </w:r>
      <w:r>
        <w:rPr>
          <w:b/>
          <w:bCs/>
        </w:rPr>
        <w:t xml:space="preserve"> </w:t>
      </w:r>
      <w:r w:rsidRPr="00840B48">
        <w:rPr>
          <w:lang w:val="en-GB"/>
        </w:rPr>
        <w:t>–</w:t>
      </w:r>
      <w:r w:rsidRPr="00840B48">
        <w:rPr>
          <w:rStyle w:val="FootnoteReference"/>
          <w:rFonts w:cs="Times New Roman"/>
          <w:rtl/>
        </w:rPr>
        <w:footnoteReference w:id="912"/>
      </w:r>
      <w:r w:rsidRPr="00F2781A">
        <w:rPr>
          <w:b/>
          <w:bCs/>
        </w:rPr>
        <w:t xml:space="preserve"> D: </w:t>
      </w:r>
      <w:r w:rsidRPr="00AC5D68">
        <w:t>293</w:t>
      </w:r>
      <w:r>
        <w:rPr>
          <w:rStyle w:val="FootnoteReference"/>
        </w:rPr>
        <w:footnoteReference w:id="913"/>
      </w:r>
    </w:p>
    <w:p w14:paraId="164B2A40" w14:textId="77777777" w:rsidR="00BD0433" w:rsidRDefault="00BD0433" w:rsidP="00CC5B38">
      <w:pPr>
        <w:numPr>
          <w:ilvl w:val="0"/>
          <w:numId w:val="49"/>
        </w:numPr>
        <w:bidi w:val="0"/>
      </w:pPr>
      <w:r w:rsidRPr="00F2781A">
        <w:rPr>
          <w:b/>
          <w:bCs/>
        </w:rPr>
        <w:t xml:space="preserve">O: </w:t>
      </w:r>
      <w:r w:rsidRPr="00A851CD">
        <w:rPr>
          <w:rFonts w:ascii="Graeca" w:hAnsi="Graeca"/>
        </w:rPr>
        <w:t></w:t>
      </w:r>
      <w:r w:rsidRPr="00A851CD">
        <w:rPr>
          <w:rFonts w:ascii="Graeca" w:hAnsi="Graeca"/>
        </w:rPr>
        <w:t></w:t>
      </w:r>
      <w:r w:rsidRPr="00A851CD">
        <w:rPr>
          <w:rFonts w:ascii="Graeca" w:hAnsi="Graeca"/>
        </w:rPr>
        <w:t></w:t>
      </w:r>
      <w:r w:rsidRPr="00A851CD">
        <w:rPr>
          <w:rFonts w:ascii="Graeca" w:hAnsi="Graeca"/>
        </w:rPr>
        <w:t></w:t>
      </w:r>
      <w:r w:rsidRPr="00A851CD">
        <w:rPr>
          <w:rFonts w:ascii="Graeca" w:hAnsi="Graeca"/>
        </w:rPr>
        <w:t></w:t>
      </w:r>
      <w:r w:rsidRPr="00A851CD">
        <w:rPr>
          <w:rFonts w:ascii="Graeca" w:hAnsi="Graeca"/>
        </w:rPr>
        <w:t></w:t>
      </w:r>
      <w:r w:rsidRPr="00A851CD">
        <w:rPr>
          <w:rFonts w:ascii="Graeca" w:hAnsi="Graeca"/>
        </w:rPr>
        <w:t></w:t>
      </w:r>
      <w:r w:rsidRPr="00A851CD">
        <w:rPr>
          <w:rFonts w:ascii="Graeca" w:hAnsi="Graeca"/>
        </w:rPr>
        <w:t></w:t>
      </w:r>
      <w:r w:rsidRPr="00A851CD">
        <w:rPr>
          <w:rFonts w:ascii="Graeca" w:hAnsi="Graeca"/>
        </w:rPr>
        <w:t></w:t>
      </w:r>
      <w:r w:rsidRPr="007D3360">
        <w:rPr>
          <w:rStyle w:val="FootnoteReference"/>
        </w:rPr>
        <w:footnoteReference w:id="914"/>
      </w:r>
      <w:r>
        <w:rPr>
          <w:b/>
          <w:bCs/>
        </w:rPr>
        <w:t xml:space="preserve"> </w:t>
      </w:r>
      <w:r w:rsidRPr="00F2781A">
        <w:rPr>
          <w:b/>
          <w:bCs/>
        </w:rPr>
        <w:t>Ds:</w:t>
      </w:r>
      <w:r>
        <w:t xml:space="preserve"> Hillel </w:t>
      </w:r>
      <w:r w:rsidRPr="00AB182C">
        <w:rPr>
          <w:lang w:val="en-GB"/>
        </w:rPr>
        <w:t>(</w:t>
      </w:r>
      <w:r>
        <w:rPr>
          <w:lang w:val="en-GB"/>
        </w:rPr>
        <w:t>1</w:t>
      </w:r>
      <w:r w:rsidRPr="00AB182C">
        <w:rPr>
          <w:lang w:val="en-GB"/>
        </w:rPr>
        <w:t>)</w:t>
      </w:r>
      <w:r>
        <w:rPr>
          <w:lang w:val="en-GB"/>
        </w:rPr>
        <w:t>’</w:t>
      </w:r>
      <w:r w:rsidRPr="00AB182C">
        <w:rPr>
          <w:lang w:val="en-GB"/>
        </w:rPr>
        <w:t>s son</w:t>
      </w:r>
      <w:r>
        <w:t xml:space="preserve"> </w:t>
      </w:r>
      <w:r w:rsidRPr="00F2781A">
        <w:rPr>
          <w:b/>
          <w:bCs/>
        </w:rPr>
        <w:t>F:</w:t>
      </w:r>
      <w:r w:rsidRPr="00F2781A">
        <w:t xml:space="preserve"> </w:t>
      </w:r>
      <w:r w:rsidRPr="00840B48">
        <w:rPr>
          <w:lang w:val="en-GB"/>
        </w:rPr>
        <w:t>–</w:t>
      </w:r>
      <w:r>
        <w:t xml:space="preserve"> </w:t>
      </w:r>
      <w:r w:rsidRPr="00F2781A">
        <w:rPr>
          <w:b/>
          <w:bCs/>
        </w:rPr>
        <w:t>S:</w:t>
      </w:r>
      <w:r w:rsidRPr="00F2781A">
        <w:t xml:space="preserve"> </w:t>
      </w:r>
      <w:r w:rsidRPr="003707AA">
        <w:t xml:space="preserve">Epiphanius, </w:t>
      </w:r>
      <w:r w:rsidRPr="003707AA">
        <w:rPr>
          <w:i/>
          <w:iCs/>
        </w:rPr>
        <w:t xml:space="preserve">PG </w:t>
      </w:r>
      <w:r w:rsidRPr="003707AA">
        <w:t>41, 416</w:t>
      </w:r>
      <w:r>
        <w:t xml:space="preserve"> </w:t>
      </w:r>
      <w:r w:rsidRPr="00F2781A">
        <w:rPr>
          <w:b/>
          <w:bCs/>
        </w:rPr>
        <w:t xml:space="preserve">E: </w:t>
      </w:r>
      <w:r w:rsidRPr="00840B48">
        <w:t>–</w:t>
      </w:r>
      <w:r>
        <w:rPr>
          <w:b/>
          <w:bCs/>
        </w:rPr>
        <w:t xml:space="preserve"> </w:t>
      </w:r>
      <w:r w:rsidRPr="00F2781A">
        <w:rPr>
          <w:b/>
          <w:bCs/>
        </w:rPr>
        <w:t>D:</w:t>
      </w:r>
      <w:r w:rsidRPr="00F967BA">
        <w:t xml:space="preserve"> </w:t>
      </w:r>
      <w:r>
        <w:t>320-403</w:t>
      </w:r>
      <w:r>
        <w:rPr>
          <w:rStyle w:val="FootnoteReference"/>
        </w:rPr>
        <w:footnoteReference w:id="915"/>
      </w:r>
    </w:p>
    <w:p w14:paraId="5CA09D6F" w14:textId="77777777" w:rsidR="00BD0433" w:rsidRDefault="00BD0433" w:rsidP="00FE6E34">
      <w:pPr>
        <w:numPr>
          <w:ilvl w:val="0"/>
          <w:numId w:val="49"/>
        </w:numPr>
        <w:bidi w:val="0"/>
      </w:pPr>
      <w:r>
        <w:rPr>
          <w:b/>
          <w:bCs/>
        </w:rPr>
        <w:t xml:space="preserve">O: </w:t>
      </w:r>
      <w:r w:rsidRPr="008A3900">
        <w:rPr>
          <w:rFonts w:ascii="Times Beyrut Roman" w:hAnsi="Times Beyrut Roman" w:cs="Times New Roman" w:hint="eastAsia"/>
          <w:b/>
          <w:rtl/>
          <w:lang w:bidi="ar-EG"/>
        </w:rPr>
        <w:t>بهوذ</w:t>
      </w:r>
      <w:r w:rsidRPr="008A3900">
        <w:rPr>
          <w:rFonts w:ascii="Times Beyrut Roman" w:hAnsi="Times Beyrut Roman" w:cs="Times New Roman" w:hint="eastAsia"/>
          <w:rtl/>
          <w:lang w:val="it-IT" w:bidi="ar-EG"/>
        </w:rPr>
        <w:t>ا</w:t>
      </w:r>
      <w:r w:rsidRPr="00FC3D20">
        <w:rPr>
          <w:rStyle w:val="FootnoteReference"/>
        </w:rPr>
        <w:footnoteReference w:id="916"/>
      </w:r>
      <w:r>
        <w:rPr>
          <w:b/>
          <w:bCs/>
        </w:rPr>
        <w:t>/</w:t>
      </w:r>
      <w:r w:rsidRPr="008A3900">
        <w:rPr>
          <w:rFonts w:cs="Estrangelo Edessa"/>
          <w:rtl/>
          <w:lang w:bidi="syr-SY"/>
        </w:rPr>
        <w:t>ܝܗܘܕܐ</w:t>
      </w:r>
      <w:r w:rsidRPr="009447C5">
        <w:rPr>
          <w:rStyle w:val="FootnoteReference"/>
        </w:rPr>
        <w:footnoteReference w:id="917"/>
      </w:r>
      <w:r>
        <w:rPr>
          <w:b/>
          <w:bCs/>
        </w:rPr>
        <w:t>/</w:t>
      </w:r>
      <w:r w:rsidR="00FE6E34">
        <w:t>I</w:t>
      </w:r>
      <w:r w:rsidR="00FE6E34" w:rsidRPr="008A3900">
        <w:t>uda</w:t>
      </w:r>
      <w:r>
        <w:rPr>
          <w:rStyle w:val="FootnoteReference"/>
        </w:rPr>
        <w:footnoteReference w:id="918"/>
      </w:r>
      <w:r>
        <w:t>/</w:t>
      </w:r>
      <w:r w:rsidR="00AA19C6">
        <w:rPr>
          <w:rFonts w:ascii="Coptic" w:hAnsi="Coptic" w:cs="Times New Roman"/>
          <w:lang w:val="en-GB"/>
        </w:rPr>
        <w:t>iu</w:t>
      </w:r>
      <w:r w:rsidR="002A5C96">
        <w:rPr>
          <w:rFonts w:ascii="Coptic" w:hAnsi="Coptic" w:cs="Times New Roman"/>
          <w:lang w:val="en-GB"/>
        </w:rPr>
        <w:t>o</w:t>
      </w:r>
      <w:r w:rsidRPr="008A3900">
        <w:rPr>
          <w:rFonts w:ascii="Coptic" w:hAnsi="Coptic" w:cs="Times New Roman"/>
          <w:lang w:val="en-GB"/>
        </w:rPr>
        <w:t>das</w:t>
      </w:r>
      <w:r w:rsidRPr="008A3900">
        <w:rPr>
          <w:rStyle w:val="FootnoteReference"/>
          <w:rFonts w:cs="Times New Roman"/>
          <w:lang w:val="en-GB"/>
        </w:rPr>
        <w:footnoteReference w:id="919"/>
      </w:r>
      <w:r>
        <w:rPr>
          <w:b/>
          <w:bCs/>
        </w:rPr>
        <w:t xml:space="preserve"> Ds: </w:t>
      </w:r>
      <w:r w:rsidRPr="009C0BCF">
        <w:t>Quiriacus</w:t>
      </w:r>
      <w:r>
        <w:t xml:space="preserve"> (1)</w:t>
      </w:r>
      <w:r w:rsidRPr="009C0BCF">
        <w:t xml:space="preserve">, </w:t>
      </w:r>
      <w:r>
        <w:t xml:space="preserve">Simon (1) and Hannah (1)’s son, </w:t>
      </w:r>
      <w:r w:rsidRPr="00CF218F">
        <w:t>discove</w:t>
      </w:r>
      <w:r w:rsidRPr="00CF218F">
        <w:t>r</w:t>
      </w:r>
      <w:r w:rsidRPr="00CF218F">
        <w:t xml:space="preserve">er of the cross, bishop of </w:t>
      </w:r>
      <w:smartTag w:uri="urn:schemas-microsoft-com:office:smarttags" w:element="City">
        <w:r w:rsidRPr="00CF218F">
          <w:t>Jerusalem</w:t>
        </w:r>
      </w:smartTag>
      <w:r>
        <w:rPr>
          <w:rStyle w:val="FootnoteReference"/>
        </w:rPr>
        <w:footnoteReference w:id="920"/>
      </w:r>
      <w:r>
        <w:t xml:space="preserve"> </w:t>
      </w:r>
      <w:r>
        <w:rPr>
          <w:b/>
          <w:bCs/>
        </w:rPr>
        <w:t xml:space="preserve">F: </w:t>
      </w:r>
      <w:r w:rsidRPr="00A87F4E">
        <w:t>–</w:t>
      </w:r>
      <w:r>
        <w:t xml:space="preserve"> </w:t>
      </w:r>
      <w:r>
        <w:rPr>
          <w:b/>
          <w:bCs/>
        </w:rPr>
        <w:t xml:space="preserve">S: </w:t>
      </w:r>
      <w:r>
        <w:t xml:space="preserve">1. </w:t>
      </w:r>
      <w:smartTag w:uri="urn:schemas-microsoft-com:office:smarttags" w:element="place">
        <w:r w:rsidRPr="00FC3D20">
          <w:rPr>
            <w:i/>
            <w:iCs/>
          </w:rPr>
          <w:t>PO</w:t>
        </w:r>
      </w:smartTag>
      <w:r>
        <w:t xml:space="preserve"> iv/3, 270; 2. Guidi, </w:t>
      </w:r>
      <w:r>
        <w:rPr>
          <w:i/>
          <w:iCs/>
        </w:rPr>
        <w:t xml:space="preserve">ROC </w:t>
      </w:r>
      <w:r>
        <w:t xml:space="preserve">1/9 (1904) 87; 3. </w:t>
      </w:r>
      <w:r w:rsidRPr="00FC2E3A">
        <w:rPr>
          <w:rFonts w:cs="Times New Roman"/>
        </w:rPr>
        <w:t xml:space="preserve">Gregory of Tour, </w:t>
      </w:r>
      <w:r w:rsidRPr="00FC2E3A">
        <w:rPr>
          <w:rFonts w:cs="Times New Roman"/>
          <w:i/>
          <w:iCs/>
        </w:rPr>
        <w:t>PL</w:t>
      </w:r>
      <w:r w:rsidRPr="00FC2E3A">
        <w:rPr>
          <w:rFonts w:cs="Times New Roman"/>
        </w:rPr>
        <w:t xml:space="preserve"> 71, 179; 4. </w:t>
      </w:r>
      <w:r w:rsidRPr="00003C91">
        <w:rPr>
          <w:rFonts w:cs="Times New Roman"/>
        </w:rPr>
        <w:t xml:space="preserve">Pseudo-Cyril of </w:t>
      </w:r>
      <w:smartTag w:uri="urn:schemas-microsoft-com:office:smarttags" w:element="City">
        <w:r w:rsidRPr="00003C91">
          <w:rPr>
            <w:rFonts w:cs="Times New Roman"/>
          </w:rPr>
          <w:t>Jerusalem</w:t>
        </w:r>
      </w:smartTag>
      <w:r w:rsidRPr="00003C91">
        <w:rPr>
          <w:rFonts w:cs="Times New Roman"/>
        </w:rPr>
        <w:t xml:space="preserve">, </w:t>
      </w:r>
      <w:r w:rsidRPr="00003C91">
        <w:rPr>
          <w:rFonts w:cs="Times New Roman"/>
          <w:i/>
          <w:iCs/>
        </w:rPr>
        <w:t>The Cross</w:t>
      </w:r>
      <w:r w:rsidRPr="00E24738">
        <w:rPr>
          <w:rFonts w:cs="Times New Roman"/>
        </w:rPr>
        <w:t>, 30b</w:t>
      </w:r>
      <w:r>
        <w:rPr>
          <w:rFonts w:cs="Times New Roman"/>
        </w:rPr>
        <w:t xml:space="preserve"> 2</w:t>
      </w:r>
      <w:r w:rsidR="007F2A93">
        <w:rPr>
          <w:rFonts w:cs="Times New Roman"/>
        </w:rPr>
        <w:t xml:space="preserve">; </w:t>
      </w:r>
      <w:r w:rsidR="007F2A93" w:rsidRPr="001B0B28">
        <w:rPr>
          <w:rFonts w:cs="Times New Roman"/>
        </w:rPr>
        <w:t xml:space="preserve">5. Krauss, </w:t>
      </w:r>
      <w:r w:rsidR="007F2A93" w:rsidRPr="001B0B28">
        <w:rPr>
          <w:rFonts w:cs="Times New Roman"/>
          <w:i/>
          <w:iCs/>
        </w:rPr>
        <w:t>Leben Jesu</w:t>
      </w:r>
      <w:r w:rsidR="007F2A93" w:rsidRPr="001B0B28">
        <w:rPr>
          <w:rFonts w:cs="Times New Roman"/>
        </w:rPr>
        <w:t>, 142</w:t>
      </w:r>
      <w:r>
        <w:rPr>
          <w:rFonts w:cs="Times New Roman"/>
        </w:rPr>
        <w:t xml:space="preserve"> </w:t>
      </w:r>
      <w:r w:rsidRPr="00FC2E3A">
        <w:rPr>
          <w:rFonts w:cs="Times New Roman"/>
          <w:b/>
          <w:bCs/>
        </w:rPr>
        <w:t xml:space="preserve">E: </w:t>
      </w:r>
      <w:r w:rsidRPr="00FC2E3A">
        <w:rPr>
          <w:rFonts w:cs="Times New Roman"/>
        </w:rPr>
        <w:t>Christian</w:t>
      </w:r>
      <w:r>
        <w:t xml:space="preserve"> convert</w:t>
      </w:r>
      <w:r>
        <w:rPr>
          <w:rStyle w:val="FootnoteReference"/>
        </w:rPr>
        <w:footnoteReference w:id="921"/>
      </w:r>
      <w:r>
        <w:t>; fictitious</w:t>
      </w:r>
      <w:r>
        <w:rPr>
          <w:rStyle w:val="FootnoteReference"/>
        </w:rPr>
        <w:footnoteReference w:id="922"/>
      </w:r>
      <w:r>
        <w:rPr>
          <w:b/>
          <w:bCs/>
        </w:rPr>
        <w:t xml:space="preserve"> D: </w:t>
      </w:r>
      <w:r>
        <w:t>326-8</w:t>
      </w:r>
      <w:r>
        <w:rPr>
          <w:rStyle w:val="FootnoteReference"/>
        </w:rPr>
        <w:footnoteReference w:id="923"/>
      </w:r>
    </w:p>
    <w:p w14:paraId="18C49068" w14:textId="77777777" w:rsidR="00BD0433" w:rsidRPr="0024604D" w:rsidRDefault="00BD0433" w:rsidP="00661A14">
      <w:pPr>
        <w:numPr>
          <w:ilvl w:val="0"/>
          <w:numId w:val="49"/>
        </w:numPr>
        <w:bidi w:val="0"/>
        <w:rPr>
          <w:lang w:val="en-GB"/>
        </w:rPr>
      </w:pPr>
      <w:r w:rsidRPr="0024604D">
        <w:rPr>
          <w:b/>
          <w:bCs/>
          <w:lang w:val="en-GB"/>
        </w:rPr>
        <w:t>O:</w:t>
      </w:r>
      <w:r>
        <w:rPr>
          <w:rFonts w:cs="Times New Roman"/>
        </w:rPr>
        <w:t xml:space="preserve"> </w:t>
      </w:r>
      <w:r w:rsidRPr="00840B48">
        <w:rPr>
          <w:lang w:val="en-GB"/>
        </w:rPr>
        <w:t>–</w:t>
      </w:r>
      <w:r>
        <w:rPr>
          <w:rStyle w:val="FootnoteReference"/>
          <w:rFonts w:cs="Times New Roman"/>
        </w:rPr>
        <w:footnoteReference w:id="924"/>
      </w:r>
      <w:r>
        <w:rPr>
          <w:rFonts w:cs="Times New Roman"/>
          <w:lang w:val="en-GB"/>
        </w:rPr>
        <w:t xml:space="preserve"> </w:t>
      </w:r>
      <w:r w:rsidRPr="0024604D">
        <w:rPr>
          <w:b/>
          <w:bCs/>
          <w:lang w:val="en-GB"/>
        </w:rPr>
        <w:t>Ds:</w:t>
      </w:r>
      <w:r w:rsidRPr="003B556F">
        <w:rPr>
          <w:lang w:val="en-GB"/>
        </w:rPr>
        <w:t xml:space="preserve"> </w:t>
      </w:r>
      <w:r w:rsidR="00661A14">
        <w:rPr>
          <w:lang w:val="en-GB"/>
        </w:rPr>
        <w:t>Marfalinah</w:t>
      </w:r>
      <w:r w:rsidR="00661A14" w:rsidRPr="0024604D">
        <w:rPr>
          <w:lang w:val="en-GB"/>
        </w:rPr>
        <w:t xml:space="preserve"> </w:t>
      </w:r>
      <w:r w:rsidRPr="00AB182C">
        <w:rPr>
          <w:lang w:val="en-GB"/>
        </w:rPr>
        <w:t>(</w:t>
      </w:r>
      <w:r>
        <w:rPr>
          <w:lang w:val="en-GB"/>
        </w:rPr>
        <w:t>1</w:t>
      </w:r>
      <w:r w:rsidRPr="00AB182C">
        <w:rPr>
          <w:lang w:val="en-GB"/>
        </w:rPr>
        <w:t>)</w:t>
      </w:r>
      <w:r>
        <w:rPr>
          <w:lang w:val="en-GB"/>
        </w:rPr>
        <w:t>’</w:t>
      </w:r>
      <w:r w:rsidRPr="00AB182C">
        <w:rPr>
          <w:lang w:val="en-GB"/>
        </w:rPr>
        <w:t>s son</w:t>
      </w:r>
      <w:r w:rsidRPr="0024604D">
        <w:rPr>
          <w:b/>
          <w:bCs/>
          <w:lang w:val="en-GB"/>
        </w:rPr>
        <w:t xml:space="preserve"> F:</w:t>
      </w:r>
      <w:r w:rsidRPr="0024604D">
        <w:rPr>
          <w:lang w:val="en-GB"/>
        </w:rPr>
        <w:t xml:space="preserve"> </w:t>
      </w:r>
      <w:r w:rsidRPr="00840B48">
        <w:rPr>
          <w:lang w:val="en-GB"/>
        </w:rPr>
        <w:t>–</w:t>
      </w:r>
      <w:r>
        <w:rPr>
          <w:lang w:val="en-GB"/>
        </w:rPr>
        <w:t xml:space="preserve"> </w:t>
      </w:r>
      <w:r w:rsidRPr="0024604D">
        <w:rPr>
          <w:b/>
          <w:bCs/>
          <w:lang w:val="en-GB"/>
        </w:rPr>
        <w:t>S:</w:t>
      </w:r>
      <w:r w:rsidRPr="0024604D">
        <w:t xml:space="preserve"> </w:t>
      </w:r>
      <w:r>
        <w:t>Abu’l Fath, 176</w:t>
      </w:r>
      <w:r w:rsidRPr="0024604D">
        <w:rPr>
          <w:lang w:val="en-GB"/>
        </w:rPr>
        <w:t xml:space="preserve"> </w:t>
      </w:r>
      <w:r w:rsidRPr="0024604D">
        <w:rPr>
          <w:b/>
          <w:bCs/>
          <w:lang w:val="en-GB"/>
        </w:rPr>
        <w:t>E:</w:t>
      </w:r>
      <w:r>
        <w:rPr>
          <w:b/>
          <w:bCs/>
          <w:lang w:val="en-GB"/>
        </w:rPr>
        <w:t xml:space="preserve"> </w:t>
      </w:r>
      <w:r w:rsidRPr="005E562F">
        <w:rPr>
          <w:lang w:val="en-GB"/>
        </w:rPr>
        <w:t>Samaritan</w:t>
      </w:r>
      <w:r w:rsidRPr="003335B1">
        <w:rPr>
          <w:rStyle w:val="FootnoteReference"/>
          <w:rFonts w:cs="Times New Roman"/>
        </w:rPr>
        <w:footnoteReference w:id="925"/>
      </w:r>
      <w:r w:rsidRPr="0024604D">
        <w:rPr>
          <w:b/>
          <w:bCs/>
          <w:lang w:val="en-GB"/>
        </w:rPr>
        <w:t xml:space="preserve"> D:</w:t>
      </w:r>
      <w:r>
        <w:rPr>
          <w:b/>
          <w:bCs/>
          <w:lang w:val="en-GB"/>
        </w:rPr>
        <w:t xml:space="preserve"> </w:t>
      </w:r>
      <w:r>
        <w:rPr>
          <w:lang w:val="en-GB"/>
        </w:rPr>
        <w:t>4</w:t>
      </w:r>
      <w:r w:rsidRPr="00B86910">
        <w:rPr>
          <w:vertAlign w:val="superscript"/>
          <w:lang w:val="en-GB"/>
        </w:rPr>
        <w:t>th</w:t>
      </w:r>
      <w:r>
        <w:rPr>
          <w:lang w:val="en-GB"/>
        </w:rPr>
        <w:t xml:space="preserve"> C</w:t>
      </w:r>
      <w:r>
        <w:rPr>
          <w:rStyle w:val="FootnoteReference"/>
          <w:lang w:val="en-GB"/>
        </w:rPr>
        <w:footnoteReference w:id="926"/>
      </w:r>
    </w:p>
    <w:p w14:paraId="47E49A88" w14:textId="77777777" w:rsidR="00BD0433" w:rsidRDefault="00BD0433" w:rsidP="007D29DC">
      <w:pPr>
        <w:numPr>
          <w:ilvl w:val="0"/>
          <w:numId w:val="49"/>
        </w:numPr>
        <w:bidi w:val="0"/>
      </w:pPr>
      <w:r w:rsidRPr="00F2781A">
        <w:rPr>
          <w:b/>
          <w:bCs/>
        </w:rPr>
        <w:t xml:space="preserve">O: </w:t>
      </w:r>
      <w:r w:rsidRPr="00840B48">
        <w:rPr>
          <w:lang w:val="en-GB"/>
        </w:rPr>
        <w:t>–</w:t>
      </w:r>
      <w:r>
        <w:rPr>
          <w:b/>
          <w:bCs/>
        </w:rPr>
        <w:t xml:space="preserve"> </w:t>
      </w:r>
      <w:r w:rsidRPr="00F2781A">
        <w:rPr>
          <w:b/>
          <w:bCs/>
        </w:rPr>
        <w:t>Ds:</w:t>
      </w:r>
      <w:r w:rsidRPr="000B1FBC">
        <w:rPr>
          <w:lang w:val="en-GB"/>
        </w:rPr>
        <w:t xml:space="preserve"> </w:t>
      </w:r>
      <w:r>
        <w:rPr>
          <w:lang w:val="en-GB"/>
        </w:rPr>
        <w:t>Paz</w:t>
      </w:r>
      <w:r w:rsidR="00661A14">
        <w:rPr>
          <w:lang w:val="en-GB"/>
        </w:rPr>
        <w:t>atos</w:t>
      </w:r>
      <w:r>
        <w:rPr>
          <w:lang w:val="en-GB"/>
        </w:rPr>
        <w:t xml:space="preserve"> </w:t>
      </w:r>
      <w:r w:rsidRPr="00AB182C">
        <w:rPr>
          <w:lang w:val="en-GB"/>
        </w:rPr>
        <w:t>(</w:t>
      </w:r>
      <w:r>
        <w:rPr>
          <w:lang w:val="en-GB"/>
        </w:rPr>
        <w:t>1</w:t>
      </w:r>
      <w:r w:rsidRPr="00AB182C">
        <w:rPr>
          <w:lang w:val="en-GB"/>
        </w:rPr>
        <w:t>)</w:t>
      </w:r>
      <w:r>
        <w:rPr>
          <w:lang w:val="en-GB"/>
        </w:rPr>
        <w:t>’</w:t>
      </w:r>
      <w:r w:rsidRPr="00AB182C">
        <w:rPr>
          <w:lang w:val="en-GB"/>
        </w:rPr>
        <w:t>s son</w:t>
      </w:r>
      <w:r w:rsidRPr="00F2781A">
        <w:t xml:space="preserve"> </w:t>
      </w:r>
      <w:r w:rsidRPr="00F2781A">
        <w:rPr>
          <w:b/>
          <w:bCs/>
        </w:rPr>
        <w:t>F:</w:t>
      </w:r>
      <w:r>
        <w:rPr>
          <w:b/>
          <w:bCs/>
        </w:rPr>
        <w:t xml:space="preserve"> </w:t>
      </w:r>
      <w:r w:rsidRPr="00840B48">
        <w:rPr>
          <w:lang w:val="en-GB"/>
        </w:rPr>
        <w:t>–</w:t>
      </w:r>
      <w:r>
        <w:t xml:space="preserve"> </w:t>
      </w:r>
      <w:r w:rsidRPr="00F2781A">
        <w:rPr>
          <w:b/>
          <w:bCs/>
        </w:rPr>
        <w:t>S:</w:t>
      </w:r>
      <w:r w:rsidRPr="00F2781A">
        <w:t xml:space="preserve"> </w:t>
      </w:r>
      <w:r>
        <w:rPr>
          <w:i/>
          <w:iCs/>
        </w:rPr>
        <w:t>yBer</w:t>
      </w:r>
      <w:r>
        <w:t xml:space="preserve"> 1:1, 2b</w:t>
      </w:r>
      <w:r>
        <w:rPr>
          <w:rStyle w:val="FootnoteReference"/>
        </w:rPr>
        <w:footnoteReference w:id="927"/>
      </w:r>
      <w:r w:rsidRPr="000B1FBC">
        <w:t xml:space="preserve"> </w:t>
      </w:r>
      <w:r>
        <w:t xml:space="preserve">(Kosovsky, </w:t>
      </w:r>
      <w:r>
        <w:rPr>
          <w:i/>
          <w:iCs/>
        </w:rPr>
        <w:t>Yerushalmi</w:t>
      </w:r>
      <w:r>
        <w:t>, 322-4)</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7D29DC">
        <w:rPr>
          <w:rFonts w:cs="Times New Roman"/>
          <w:lang w:val="it-IT"/>
        </w:rPr>
        <w:t>3</w:t>
      </w:r>
      <w:r w:rsidR="007D29DC">
        <w:rPr>
          <w:rFonts w:cs="Times New Roman"/>
          <w:vertAlign w:val="superscript"/>
          <w:lang w:val="it-IT"/>
        </w:rPr>
        <w:t>rd</w:t>
      </w:r>
      <w:r w:rsidR="007D29DC" w:rsidRPr="00AA7480">
        <w:rPr>
          <w:rFonts w:cs="Times New Roman"/>
          <w:vertAlign w:val="superscript"/>
          <w:lang w:val="it-IT"/>
        </w:rPr>
        <w:t xml:space="preserve"> </w:t>
      </w:r>
      <w:r w:rsidR="007D29DC" w:rsidRPr="00AA7480">
        <w:rPr>
          <w:rFonts w:cs="Times New Roman"/>
          <w:lang w:val="it-IT"/>
        </w:rPr>
        <w:t>C</w:t>
      </w:r>
      <w:r w:rsidR="007D29DC">
        <w:rPr>
          <w:rStyle w:val="FootnoteReference"/>
          <w:rFonts w:cs="Times New Roman"/>
          <w:lang w:val="en-GB"/>
        </w:rPr>
        <w:footnoteReference w:id="928"/>
      </w:r>
    </w:p>
    <w:p w14:paraId="28092874" w14:textId="77777777" w:rsidR="00BD0433" w:rsidRPr="004A7868" w:rsidRDefault="00BD0433" w:rsidP="009C5643">
      <w:pPr>
        <w:numPr>
          <w:ilvl w:val="0"/>
          <w:numId w:val="49"/>
        </w:numPr>
        <w:bidi w:val="0"/>
        <w:rPr>
          <w:lang w:val="en-GB"/>
        </w:rPr>
      </w:pPr>
      <w:r w:rsidRPr="004A7868">
        <w:rPr>
          <w:b/>
          <w:bCs/>
          <w:lang w:val="en-GB"/>
        </w:rPr>
        <w:t xml:space="preserve">O: </w:t>
      </w:r>
      <w:r w:rsidRPr="00840B48">
        <w:rPr>
          <w:lang w:val="en-GB"/>
        </w:rPr>
        <w:t>–</w:t>
      </w:r>
      <w:r w:rsidRPr="004A7868">
        <w:rPr>
          <w:b/>
          <w:bCs/>
          <w:lang w:val="en-GB"/>
        </w:rPr>
        <w:t xml:space="preserve"> Ds: </w:t>
      </w:r>
      <w:r>
        <w:rPr>
          <w:lang w:val="en-GB"/>
        </w:rPr>
        <w:t>Ḥiyya</w:t>
      </w:r>
      <w:r w:rsidRPr="004A7868">
        <w:rPr>
          <w:lang w:val="en-GB"/>
        </w:rPr>
        <w:t xml:space="preserve"> </w:t>
      </w:r>
      <w:r w:rsidRPr="00CB646F">
        <w:rPr>
          <w:lang w:val="en-GB"/>
        </w:rPr>
        <w:t>(</w:t>
      </w:r>
      <w:r>
        <w:rPr>
          <w:lang w:val="en-GB"/>
        </w:rPr>
        <w:t>1</w:t>
      </w:r>
      <w:r w:rsidRPr="00CB646F">
        <w:rPr>
          <w:lang w:val="en-GB"/>
        </w:rPr>
        <w:t>)</w:t>
      </w:r>
      <w:r>
        <w:rPr>
          <w:lang w:val="en-GB"/>
        </w:rPr>
        <w:t>’</w:t>
      </w:r>
      <w:r w:rsidRPr="00CB646F">
        <w:rPr>
          <w:lang w:val="en-GB"/>
        </w:rPr>
        <w:t>s father</w:t>
      </w:r>
      <w:r>
        <w:rPr>
          <w:lang w:val="en-GB"/>
        </w:rPr>
        <w:t xml:space="preserve">, </w:t>
      </w:r>
      <w:r w:rsidRPr="00A21500">
        <w:rPr>
          <w:lang w:val="en-GB"/>
        </w:rPr>
        <w:t>Samuel (</w:t>
      </w:r>
      <w:r>
        <w:rPr>
          <w:lang w:val="en-GB"/>
        </w:rPr>
        <w:t>2</w:t>
      </w:r>
      <w:r w:rsidRPr="00A21500">
        <w:rPr>
          <w:lang w:val="en-GB"/>
        </w:rPr>
        <w:t>)’s grandfather</w:t>
      </w:r>
      <w:r w:rsidRPr="004A7868">
        <w:rPr>
          <w:b/>
          <w:bCs/>
          <w:lang w:val="en-GB"/>
        </w:rPr>
        <w:t xml:space="preserve"> F:</w:t>
      </w:r>
      <w:r w:rsidRPr="004A7868">
        <w:rPr>
          <w:lang w:val="en-GB"/>
        </w:rPr>
        <w:t xml:space="preserve"> </w:t>
      </w:r>
      <w:r w:rsidRPr="00840B48">
        <w:rPr>
          <w:lang w:val="en-GB"/>
        </w:rPr>
        <w:t>–</w:t>
      </w:r>
      <w:r>
        <w:rPr>
          <w:lang w:val="en-GB"/>
        </w:rPr>
        <w:t xml:space="preserve"> </w:t>
      </w:r>
      <w:r w:rsidRPr="004A7868">
        <w:rPr>
          <w:b/>
          <w:bCs/>
          <w:lang w:val="en-GB"/>
        </w:rPr>
        <w:t>S:</w:t>
      </w:r>
      <w:r w:rsidRPr="005A1D56">
        <w:rPr>
          <w:i/>
          <w:iCs/>
        </w:rPr>
        <w:t xml:space="preserve"> </w:t>
      </w:r>
      <w:r>
        <w:rPr>
          <w:i/>
          <w:iCs/>
        </w:rPr>
        <w:t>yBer</w:t>
      </w:r>
      <w:r>
        <w:t xml:space="preserve"> 1:1, 2b</w:t>
      </w:r>
      <w:r w:rsidRPr="000B1FBC">
        <w:t xml:space="preserve"> </w:t>
      </w:r>
      <w:r>
        <w:t xml:space="preserve">(Kosovsky, </w:t>
      </w:r>
      <w:r>
        <w:rPr>
          <w:i/>
          <w:iCs/>
        </w:rPr>
        <w:t>Yerushalmi</w:t>
      </w:r>
      <w:r>
        <w:t>, 255)</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9C5643">
        <w:rPr>
          <w:rFonts w:cs="Times New Roman"/>
        </w:rPr>
        <w:t>Pre-400</w:t>
      </w:r>
      <w:r w:rsidR="009C5643">
        <w:rPr>
          <w:rStyle w:val="FootnoteReference"/>
          <w:rFonts w:cs="Times New Roman"/>
        </w:rPr>
        <w:footnoteReference w:id="929"/>
      </w:r>
    </w:p>
    <w:p w14:paraId="0261A3D7" w14:textId="77777777" w:rsidR="00BD0433" w:rsidRPr="003906D3" w:rsidRDefault="00BD0433" w:rsidP="009F62DF">
      <w:pPr>
        <w:numPr>
          <w:ilvl w:val="0"/>
          <w:numId w:val="49"/>
        </w:numPr>
        <w:bidi w:val="0"/>
        <w:rPr>
          <w:lang w:val="en-GB"/>
        </w:rPr>
      </w:pPr>
      <w:r w:rsidRPr="003906D3">
        <w:rPr>
          <w:b/>
          <w:bCs/>
          <w:lang w:val="en-GB"/>
        </w:rPr>
        <w:t xml:space="preserve">O: </w:t>
      </w:r>
      <w:r w:rsidRPr="00840B48">
        <w:rPr>
          <w:lang w:val="en-GB"/>
        </w:rPr>
        <w:t>–</w:t>
      </w:r>
      <w:r w:rsidRPr="003906D3">
        <w:rPr>
          <w:b/>
          <w:bCs/>
          <w:lang w:val="en-GB"/>
        </w:rPr>
        <w:t xml:space="preserve"> Ds:</w:t>
      </w:r>
      <w:r w:rsidRPr="003906D3">
        <w:rPr>
          <w:lang w:val="en-GB"/>
        </w:rPr>
        <w:t xml:space="preserve"> </w:t>
      </w:r>
      <w:r w:rsidR="009F62DF" w:rsidRPr="003906D3">
        <w:rPr>
          <w:lang w:val="en-GB"/>
        </w:rPr>
        <w:t>Zeb</w:t>
      </w:r>
      <w:r w:rsidR="009F62DF">
        <w:rPr>
          <w:lang w:val="en-GB"/>
        </w:rPr>
        <w:t>a</w:t>
      </w:r>
      <w:r w:rsidR="009F62DF" w:rsidRPr="003906D3">
        <w:rPr>
          <w:lang w:val="en-GB"/>
        </w:rPr>
        <w:t>d</w:t>
      </w:r>
      <w:r w:rsidR="009F62DF">
        <w:rPr>
          <w:lang w:val="en-GB"/>
        </w:rPr>
        <w:t>i</w:t>
      </w:r>
      <w:r w:rsidR="009F62DF" w:rsidRPr="003906D3">
        <w:rPr>
          <w:lang w:val="en-GB"/>
        </w:rPr>
        <w:t>a</w:t>
      </w:r>
      <w:r w:rsidR="009F62DF">
        <w:rPr>
          <w:lang w:val="en-GB"/>
        </w:rPr>
        <w:t>h</w:t>
      </w:r>
      <w:r w:rsidR="009F62DF" w:rsidRPr="003906D3">
        <w:rPr>
          <w:lang w:val="en-GB"/>
        </w:rPr>
        <w:t xml:space="preserve"> </w:t>
      </w:r>
      <w:r w:rsidRPr="00AB182C">
        <w:rPr>
          <w:lang w:val="en-GB"/>
        </w:rPr>
        <w:t>(</w:t>
      </w:r>
      <w:r>
        <w:rPr>
          <w:lang w:val="en-GB"/>
        </w:rPr>
        <w:t>3</w:t>
      </w:r>
      <w:r w:rsidRPr="00AB182C">
        <w:rPr>
          <w:lang w:val="en-GB"/>
        </w:rPr>
        <w:t>)</w:t>
      </w:r>
      <w:r>
        <w:rPr>
          <w:lang w:val="en-GB"/>
        </w:rPr>
        <w:t>’</w:t>
      </w:r>
      <w:r w:rsidRPr="00AB182C">
        <w:rPr>
          <w:lang w:val="en-GB"/>
        </w:rPr>
        <w:t>s son</w:t>
      </w:r>
      <w:r w:rsidRPr="003906D3">
        <w:rPr>
          <w:lang w:val="en-GB"/>
        </w:rPr>
        <w:t xml:space="preserve"> </w:t>
      </w:r>
      <w:r w:rsidRPr="003906D3">
        <w:rPr>
          <w:b/>
          <w:bCs/>
          <w:lang w:val="en-GB"/>
        </w:rPr>
        <w:t xml:space="preserve">F: </w:t>
      </w:r>
      <w:r w:rsidRPr="00840B48">
        <w:rPr>
          <w:lang w:val="en-GB"/>
        </w:rPr>
        <w:t>–</w:t>
      </w:r>
      <w:r w:rsidRPr="003906D3">
        <w:rPr>
          <w:lang w:val="en-GB"/>
        </w:rPr>
        <w:t xml:space="preserve"> </w:t>
      </w:r>
      <w:r w:rsidRPr="003906D3">
        <w:rPr>
          <w:b/>
          <w:bCs/>
          <w:lang w:val="en-GB"/>
        </w:rPr>
        <w:t>S:</w:t>
      </w:r>
      <w:r w:rsidRPr="003906D3">
        <w:rPr>
          <w:i/>
          <w:iCs/>
        </w:rPr>
        <w:t xml:space="preserve"> </w:t>
      </w:r>
      <w:r>
        <w:rPr>
          <w:i/>
          <w:iCs/>
        </w:rPr>
        <w:t>yBer</w:t>
      </w:r>
      <w:r>
        <w:t xml:space="preserve"> 1:5, 3c</w:t>
      </w:r>
      <w:r w:rsidRPr="000B1FBC">
        <w:t xml:space="preserve"> </w:t>
      </w:r>
      <w:r>
        <w:t xml:space="preserve">(Kosovsky, </w:t>
      </w:r>
      <w:r>
        <w:rPr>
          <w:i/>
          <w:iCs/>
        </w:rPr>
        <w:t>Yerushalmi</w:t>
      </w:r>
      <w:r>
        <w:t>, 208)</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9C5643">
        <w:rPr>
          <w:lang w:val="it-IT"/>
        </w:rPr>
        <w:t>3</w:t>
      </w:r>
      <w:r w:rsidR="009C5643" w:rsidRPr="00995676">
        <w:rPr>
          <w:vertAlign w:val="superscript"/>
          <w:lang w:val="it-IT"/>
        </w:rPr>
        <w:t>rd</w:t>
      </w:r>
      <w:r w:rsidR="009C5643">
        <w:rPr>
          <w:lang w:val="it-IT"/>
        </w:rPr>
        <w:t>-4</w:t>
      </w:r>
      <w:r w:rsidR="009C5643" w:rsidRPr="00995676">
        <w:rPr>
          <w:vertAlign w:val="superscript"/>
          <w:lang w:val="it-IT"/>
        </w:rPr>
        <w:t>th</w:t>
      </w:r>
      <w:r w:rsidR="009C5643">
        <w:rPr>
          <w:lang w:val="it-IT"/>
        </w:rPr>
        <w:t xml:space="preserve"> C</w:t>
      </w:r>
      <w:r w:rsidR="009C5643">
        <w:rPr>
          <w:rStyle w:val="FootnoteReference"/>
          <w:lang w:val="it-IT"/>
        </w:rPr>
        <w:footnoteReference w:id="930"/>
      </w:r>
    </w:p>
    <w:p w14:paraId="76D71D55" w14:textId="77777777" w:rsidR="00BD0433" w:rsidRDefault="00BD0433" w:rsidP="00815F05">
      <w:pPr>
        <w:numPr>
          <w:ilvl w:val="0"/>
          <w:numId w:val="49"/>
        </w:numPr>
        <w:bidi w:val="0"/>
      </w:pPr>
      <w:r w:rsidRPr="00F2781A">
        <w:rPr>
          <w:b/>
          <w:bCs/>
        </w:rPr>
        <w:t>O:</w:t>
      </w:r>
      <w:r>
        <w:rPr>
          <w:b/>
          <w:bCs/>
        </w:rPr>
        <w:t xml:space="preserve"> </w:t>
      </w:r>
      <w:r w:rsidRPr="001B0053">
        <w:rPr>
          <w:rFonts w:cs="Times New Roman"/>
          <w:rtl/>
        </w:rPr>
        <w:t>יודן</w:t>
      </w:r>
      <w:r w:rsidRPr="007D3360">
        <w:rPr>
          <w:rStyle w:val="FootnoteReference"/>
        </w:rPr>
        <w:footnoteReference w:id="931"/>
      </w:r>
      <w:r w:rsidRPr="00F2781A">
        <w:rPr>
          <w:b/>
          <w:bCs/>
        </w:rPr>
        <w:t xml:space="preserve"> Ds:</w:t>
      </w:r>
      <w:r>
        <w:rPr>
          <w:b/>
          <w:bCs/>
        </w:rPr>
        <w:t xml:space="preserve"> </w:t>
      </w:r>
      <w:r w:rsidRPr="00840B48">
        <w:rPr>
          <w:lang w:val="en-GB"/>
        </w:rPr>
        <w:t>–</w:t>
      </w:r>
      <w:r w:rsidRPr="00F2781A">
        <w:t xml:space="preserve"> </w:t>
      </w:r>
      <w:r w:rsidRPr="00F2781A">
        <w:rPr>
          <w:b/>
          <w:bCs/>
        </w:rPr>
        <w:t>F:</w:t>
      </w:r>
      <w:r w:rsidRPr="00F2781A">
        <w:t xml:space="preserve"> </w:t>
      </w:r>
      <w:r w:rsidRPr="00840B48">
        <w:rPr>
          <w:lang w:val="en-GB"/>
        </w:rPr>
        <w:t>–</w:t>
      </w:r>
      <w:r>
        <w:t xml:space="preserve"> </w:t>
      </w:r>
      <w:r w:rsidRPr="00F2781A">
        <w:rPr>
          <w:b/>
          <w:bCs/>
        </w:rPr>
        <w:t>S</w:t>
      </w:r>
      <w:r w:rsidRPr="003906D3">
        <w:rPr>
          <w:b/>
          <w:bCs/>
          <w:lang w:val="en-GB"/>
        </w:rPr>
        <w:t>:</w:t>
      </w:r>
      <w:r w:rsidRPr="003906D3">
        <w:rPr>
          <w:i/>
          <w:iCs/>
        </w:rPr>
        <w:t xml:space="preserve"> </w:t>
      </w:r>
      <w:r>
        <w:rPr>
          <w:i/>
          <w:iCs/>
        </w:rPr>
        <w:t>yBer</w:t>
      </w:r>
      <w:r>
        <w:t xml:space="preserve"> 1:5, 3d</w:t>
      </w:r>
      <w:r w:rsidRPr="000B1FBC">
        <w:t xml:space="preserve"> </w:t>
      </w:r>
      <w:r>
        <w:t xml:space="preserve">(Kosovsky, </w:t>
      </w:r>
      <w:r>
        <w:rPr>
          <w:i/>
          <w:iCs/>
        </w:rPr>
        <w:t>Yerusha</w:t>
      </w:r>
      <w:r>
        <w:rPr>
          <w:i/>
          <w:iCs/>
        </w:rPr>
        <w:t>l</w:t>
      </w:r>
      <w:r>
        <w:rPr>
          <w:i/>
          <w:iCs/>
        </w:rPr>
        <w:t>mi</w:t>
      </w:r>
      <w:r>
        <w:t>, 299-319)</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9C5643">
        <w:t>3</w:t>
      </w:r>
      <w:r w:rsidR="009C5643" w:rsidRPr="009C5643">
        <w:rPr>
          <w:vertAlign w:val="superscript"/>
        </w:rPr>
        <w:t>rd</w:t>
      </w:r>
      <w:r w:rsidR="009C5643">
        <w:t>-4</w:t>
      </w:r>
      <w:r w:rsidR="009C5643" w:rsidRPr="009C5643">
        <w:rPr>
          <w:vertAlign w:val="superscript"/>
        </w:rPr>
        <w:t>th</w:t>
      </w:r>
      <w:r w:rsidR="009C5643">
        <w:t xml:space="preserve"> C</w:t>
      </w:r>
      <w:r w:rsidR="009C5643">
        <w:rPr>
          <w:rStyle w:val="FootnoteReference"/>
        </w:rPr>
        <w:footnoteReference w:id="932"/>
      </w:r>
    </w:p>
    <w:p w14:paraId="358D48DB" w14:textId="77777777" w:rsidR="00BD0433" w:rsidRPr="00E475D9" w:rsidRDefault="00BD0433" w:rsidP="00A831A2">
      <w:pPr>
        <w:numPr>
          <w:ilvl w:val="0"/>
          <w:numId w:val="49"/>
        </w:numPr>
        <w:bidi w:val="0"/>
      </w:pPr>
      <w:r w:rsidRPr="00F2781A">
        <w:rPr>
          <w:b/>
          <w:bCs/>
        </w:rPr>
        <w:t xml:space="preserve">O: </w:t>
      </w:r>
      <w:r w:rsidRPr="00D46C53">
        <w:rPr>
          <w:rFonts w:cs="Times New Roman"/>
          <w:rtl/>
        </w:rPr>
        <w:t>יודן</w:t>
      </w:r>
      <w:r w:rsidRPr="007D3360">
        <w:rPr>
          <w:rStyle w:val="FootnoteReference"/>
        </w:rPr>
        <w:footnoteReference w:id="933"/>
      </w:r>
      <w:r>
        <w:t xml:space="preserve"> </w:t>
      </w:r>
      <w:r w:rsidRPr="00F2781A">
        <w:rPr>
          <w:b/>
          <w:bCs/>
        </w:rPr>
        <w:t>Ds:</w:t>
      </w:r>
      <w:r>
        <w:t xml:space="preserve"> Ayybu </w:t>
      </w:r>
      <w:r>
        <w:rPr>
          <w:lang w:val="en-GB"/>
        </w:rPr>
        <w:t>(1</w:t>
      </w:r>
      <w:r w:rsidRPr="00AB182C">
        <w:rPr>
          <w:lang w:val="en-GB"/>
        </w:rPr>
        <w:t>)</w:t>
      </w:r>
      <w:r>
        <w:rPr>
          <w:lang w:val="en-GB"/>
        </w:rPr>
        <w:t>’</w:t>
      </w:r>
      <w:r w:rsidRPr="00AB182C">
        <w:rPr>
          <w:lang w:val="en-GB"/>
        </w:rPr>
        <w:t>s son</w:t>
      </w:r>
      <w:r w:rsidRPr="003906D3">
        <w:rPr>
          <w:lang w:val="en-GB"/>
        </w:rPr>
        <w:t xml:space="preserve"> </w:t>
      </w:r>
      <w:r w:rsidRPr="00F2781A">
        <w:rPr>
          <w:b/>
          <w:bCs/>
        </w:rPr>
        <w:t>F:</w:t>
      </w:r>
      <w:r>
        <w:rPr>
          <w:b/>
          <w:bCs/>
        </w:rPr>
        <w:t xml:space="preserve"> </w:t>
      </w:r>
      <w:r w:rsidRPr="00840B48">
        <w:rPr>
          <w:lang w:val="en-GB"/>
        </w:rPr>
        <w:t>–</w:t>
      </w:r>
      <w:r w:rsidRPr="00F2781A">
        <w:t xml:space="preserve"> </w:t>
      </w:r>
      <w:r w:rsidRPr="00F2781A">
        <w:rPr>
          <w:b/>
          <w:bCs/>
        </w:rPr>
        <w:t>S:</w:t>
      </w:r>
      <w:r w:rsidRPr="00F2781A">
        <w:t xml:space="preserve"> </w:t>
      </w:r>
      <w:r>
        <w:rPr>
          <w:i/>
          <w:iCs/>
        </w:rPr>
        <w:t>yBer</w:t>
      </w:r>
      <w:r>
        <w:t xml:space="preserve"> 2:4, 5a</w:t>
      </w:r>
      <w:r w:rsidRPr="000B1FBC">
        <w:t xml:space="preserve"> </w:t>
      </w:r>
      <w:r w:rsidRPr="00E475D9">
        <w:t xml:space="preserve">(Kosovsky, </w:t>
      </w:r>
      <w:r w:rsidRPr="00E475D9">
        <w:rPr>
          <w:i/>
          <w:iCs/>
        </w:rPr>
        <w:t>Yerushalmi</w:t>
      </w:r>
      <w:r w:rsidRPr="00E475D9">
        <w:t>, 84)</w:t>
      </w:r>
      <w:r w:rsidRPr="00E475D9">
        <w:rPr>
          <w:i/>
          <w:iCs/>
        </w:rPr>
        <w:t xml:space="preserve"> </w:t>
      </w:r>
      <w:r w:rsidRPr="00E475D9">
        <w:rPr>
          <w:b/>
          <w:bCs/>
        </w:rPr>
        <w:t xml:space="preserve">E: </w:t>
      </w:r>
      <w:r w:rsidRPr="00840B48">
        <w:rPr>
          <w:lang w:val="en-GB"/>
        </w:rPr>
        <w:t>–</w:t>
      </w:r>
      <w:r w:rsidRPr="00E475D9">
        <w:rPr>
          <w:b/>
          <w:bCs/>
        </w:rPr>
        <w:t xml:space="preserve"> D: </w:t>
      </w:r>
      <w:r w:rsidR="00A831A2">
        <w:t>3</w:t>
      </w:r>
      <w:r w:rsidR="00A831A2" w:rsidRPr="00D20B3C">
        <w:rPr>
          <w:vertAlign w:val="superscript"/>
        </w:rPr>
        <w:t>rd</w:t>
      </w:r>
      <w:r w:rsidR="00A831A2">
        <w:t xml:space="preserve"> C</w:t>
      </w:r>
      <w:r w:rsidR="00A831A2">
        <w:rPr>
          <w:rStyle w:val="FootnoteReference"/>
        </w:rPr>
        <w:footnoteReference w:id="934"/>
      </w:r>
    </w:p>
    <w:p w14:paraId="0830D799" w14:textId="77777777" w:rsidR="00BD0433" w:rsidRDefault="00BD0433" w:rsidP="00695E41">
      <w:pPr>
        <w:numPr>
          <w:ilvl w:val="0"/>
          <w:numId w:val="49"/>
        </w:numPr>
        <w:bidi w:val="0"/>
      </w:pPr>
      <w:r w:rsidRPr="00F2781A">
        <w:rPr>
          <w:b/>
          <w:bCs/>
        </w:rPr>
        <w:t>O:</w:t>
      </w:r>
      <w:r>
        <w:rPr>
          <w:b/>
          <w:bCs/>
        </w:rPr>
        <w:t xml:space="preserve"> </w:t>
      </w:r>
      <w:r w:rsidRPr="00D46C53">
        <w:rPr>
          <w:rFonts w:cs="Times New Roman"/>
          <w:rtl/>
        </w:rPr>
        <w:t>יודן</w:t>
      </w:r>
      <w:r w:rsidRPr="007D3360">
        <w:rPr>
          <w:rStyle w:val="FootnoteReference"/>
        </w:rPr>
        <w:footnoteReference w:id="935"/>
      </w:r>
      <w:r w:rsidRPr="00F2781A">
        <w:rPr>
          <w:b/>
          <w:bCs/>
        </w:rPr>
        <w:t xml:space="preserve"> Ds:</w:t>
      </w:r>
      <w:r>
        <w:rPr>
          <w:b/>
          <w:bCs/>
        </w:rPr>
        <w:t xml:space="preserve"> </w:t>
      </w:r>
      <w:r w:rsidRPr="00317763">
        <w:t>Patriarch</w:t>
      </w:r>
      <w:r>
        <w:rPr>
          <w:rStyle w:val="FootnoteReference"/>
        </w:rPr>
        <w:footnoteReference w:id="936"/>
      </w:r>
      <w:r w:rsidRPr="00F2781A">
        <w:t xml:space="preserve"> </w:t>
      </w:r>
      <w:r w:rsidRPr="00F2781A">
        <w:rPr>
          <w:b/>
          <w:bCs/>
        </w:rPr>
        <w:t>F:</w:t>
      </w:r>
      <w:r w:rsidRPr="00F2781A">
        <w:t xml:space="preserve"> </w:t>
      </w:r>
      <w:r w:rsidRPr="00840B48">
        <w:rPr>
          <w:lang w:val="en-GB"/>
        </w:rPr>
        <w:t>–</w:t>
      </w:r>
      <w:r>
        <w:t xml:space="preserve"> </w:t>
      </w:r>
      <w:r w:rsidRPr="00F2781A">
        <w:rPr>
          <w:b/>
          <w:bCs/>
        </w:rPr>
        <w:t>S</w:t>
      </w:r>
      <w:r w:rsidRPr="003906D3">
        <w:rPr>
          <w:b/>
          <w:bCs/>
          <w:lang w:val="en-GB"/>
        </w:rPr>
        <w:t>:</w:t>
      </w:r>
      <w:r w:rsidRPr="003906D3">
        <w:rPr>
          <w:i/>
          <w:iCs/>
        </w:rPr>
        <w:t xml:space="preserve"> </w:t>
      </w:r>
      <w:r>
        <w:rPr>
          <w:i/>
          <w:iCs/>
        </w:rPr>
        <w:t>yBer</w:t>
      </w:r>
      <w:r>
        <w:t xml:space="preserve"> 3:1, 6a</w:t>
      </w:r>
      <w:r w:rsidRPr="000B1FBC">
        <w:t xml:space="preserve"> </w:t>
      </w:r>
      <w:r>
        <w:t xml:space="preserve">(Kosovsky, </w:t>
      </w:r>
      <w:r>
        <w:rPr>
          <w:i/>
          <w:iCs/>
        </w:rPr>
        <w:t>Yerushalmi</w:t>
      </w:r>
      <w:r>
        <w:t>, 319-20)</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695E41">
        <w:rPr>
          <w:rFonts w:cs="Times New Roman"/>
          <w:lang w:val="en-GB"/>
        </w:rPr>
        <w:t>235-60</w:t>
      </w:r>
      <w:r w:rsidR="00695E41">
        <w:rPr>
          <w:rStyle w:val="FootnoteReference"/>
        </w:rPr>
        <w:footnoteReference w:id="937"/>
      </w:r>
    </w:p>
    <w:p w14:paraId="54CBBA7C" w14:textId="77777777" w:rsidR="00BD0433" w:rsidRDefault="00BD0433" w:rsidP="009D284C">
      <w:pPr>
        <w:numPr>
          <w:ilvl w:val="0"/>
          <w:numId w:val="49"/>
        </w:numPr>
        <w:bidi w:val="0"/>
      </w:pPr>
      <w:r w:rsidRPr="00B009D7">
        <w:rPr>
          <w:b/>
          <w:bCs/>
          <w:lang w:val="en-GB"/>
        </w:rPr>
        <w:t xml:space="preserve">O: </w:t>
      </w:r>
      <w:r w:rsidRPr="00024805">
        <w:rPr>
          <w:rFonts w:cs="Times New Roman"/>
          <w:rtl/>
          <w:lang w:val="en-GB"/>
        </w:rPr>
        <w:t>יודה</w:t>
      </w:r>
      <w:r w:rsidRPr="007D3360">
        <w:rPr>
          <w:rStyle w:val="FootnoteReference"/>
        </w:rPr>
        <w:footnoteReference w:id="938"/>
      </w:r>
      <w:r w:rsidRPr="00B009D7">
        <w:rPr>
          <w:b/>
          <w:bCs/>
          <w:lang w:val="en-GB"/>
        </w:rPr>
        <w:t xml:space="preserve"> Ds:</w:t>
      </w:r>
      <w:r w:rsidRPr="00B009D7">
        <w:rPr>
          <w:lang w:val="en-GB"/>
        </w:rPr>
        <w:t xml:space="preserve"> Titus </w:t>
      </w:r>
      <w:r w:rsidRPr="00AB182C">
        <w:rPr>
          <w:lang w:val="en-GB"/>
        </w:rPr>
        <w:t>(</w:t>
      </w:r>
      <w:r>
        <w:rPr>
          <w:lang w:val="en-GB"/>
        </w:rPr>
        <w:t>2</w:t>
      </w:r>
      <w:r w:rsidRPr="00AB182C">
        <w:rPr>
          <w:lang w:val="en-GB"/>
        </w:rPr>
        <w:t>)</w:t>
      </w:r>
      <w:r>
        <w:rPr>
          <w:lang w:val="en-GB"/>
        </w:rPr>
        <w:t>’</w:t>
      </w:r>
      <w:r w:rsidRPr="00AB182C">
        <w:rPr>
          <w:lang w:val="en-GB"/>
        </w:rPr>
        <w:t>s</w:t>
      </w:r>
      <w:r>
        <w:rPr>
          <w:lang w:val="en-GB"/>
        </w:rPr>
        <w:t xml:space="preserve"> </w:t>
      </w:r>
      <w:r w:rsidRPr="00AB182C">
        <w:rPr>
          <w:lang w:val="en-GB"/>
        </w:rPr>
        <w:t>son</w:t>
      </w:r>
      <w:r w:rsidRPr="0029688A">
        <w:rPr>
          <w:lang w:val="en-GB"/>
        </w:rPr>
        <w:t xml:space="preserve"> </w:t>
      </w:r>
      <w:r w:rsidRPr="00B009D7">
        <w:rPr>
          <w:b/>
          <w:bCs/>
          <w:lang w:val="en-GB"/>
        </w:rPr>
        <w:t>F:</w:t>
      </w:r>
      <w:r w:rsidRPr="00B009D7">
        <w:rPr>
          <w:lang w:val="en-GB"/>
        </w:rPr>
        <w:t xml:space="preserve"> </w:t>
      </w:r>
      <w:r w:rsidRPr="00840B48">
        <w:rPr>
          <w:lang w:val="en-GB"/>
        </w:rPr>
        <w:t>–</w:t>
      </w:r>
      <w:r w:rsidRPr="00B009D7">
        <w:rPr>
          <w:lang w:val="en-GB"/>
        </w:rPr>
        <w:t xml:space="preserve"> </w:t>
      </w:r>
      <w:r w:rsidRPr="00B009D7">
        <w:rPr>
          <w:b/>
          <w:bCs/>
          <w:lang w:val="en-GB"/>
        </w:rPr>
        <w:t>S:</w:t>
      </w:r>
      <w:r w:rsidRPr="00B009D7">
        <w:rPr>
          <w:lang w:val="en-GB"/>
        </w:rPr>
        <w:t xml:space="preserve"> </w:t>
      </w:r>
      <w:r w:rsidRPr="005B0D2E">
        <w:rPr>
          <w:rFonts w:cs="Times New Roman"/>
          <w:i/>
          <w:iCs/>
          <w:lang w:val="en-GB"/>
        </w:rPr>
        <w:t>yBer</w:t>
      </w:r>
      <w:r w:rsidRPr="005B0D2E">
        <w:rPr>
          <w:rFonts w:cs="Times New Roman"/>
          <w:lang w:val="en-GB"/>
        </w:rPr>
        <w:t xml:space="preserve"> 3:4, 6c </w:t>
      </w:r>
      <w:r>
        <w:t xml:space="preserve">(Kosovsky, </w:t>
      </w:r>
      <w:r>
        <w:rPr>
          <w:i/>
          <w:iCs/>
        </w:rPr>
        <w:t>Yerushalmi</w:t>
      </w:r>
      <w:r>
        <w:t>, 291)</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9D284C">
        <w:rPr>
          <w:lang w:val="de-DE"/>
        </w:rPr>
        <w:t>3</w:t>
      </w:r>
      <w:r w:rsidR="009D284C" w:rsidRPr="004C68BA">
        <w:rPr>
          <w:vertAlign w:val="superscript"/>
          <w:lang w:val="de-DE"/>
        </w:rPr>
        <w:t>rd</w:t>
      </w:r>
      <w:r w:rsidR="009D284C">
        <w:rPr>
          <w:lang w:val="de-DE"/>
        </w:rPr>
        <w:t xml:space="preserve"> C</w:t>
      </w:r>
      <w:r w:rsidR="009D284C">
        <w:rPr>
          <w:rStyle w:val="FootnoteReference"/>
          <w:lang w:val="de-DE"/>
        </w:rPr>
        <w:footnoteReference w:id="939"/>
      </w:r>
    </w:p>
    <w:p w14:paraId="26BDFFD7" w14:textId="77777777" w:rsidR="00BD0433" w:rsidRDefault="00BD0433" w:rsidP="00815F05">
      <w:pPr>
        <w:numPr>
          <w:ilvl w:val="0"/>
          <w:numId w:val="49"/>
        </w:numPr>
        <w:bidi w:val="0"/>
      </w:pPr>
      <w:r w:rsidRPr="00F2781A">
        <w:rPr>
          <w:b/>
          <w:bCs/>
        </w:rPr>
        <w:t>O:</w:t>
      </w:r>
      <w:r>
        <w:rPr>
          <w:b/>
          <w:bCs/>
        </w:rPr>
        <w:t xml:space="preserve"> </w:t>
      </w:r>
      <w:r w:rsidRPr="00D46C53">
        <w:rPr>
          <w:rFonts w:cs="Times New Roman"/>
          <w:rtl/>
        </w:rPr>
        <w:t>יודן</w:t>
      </w:r>
      <w:r w:rsidRPr="007D3360">
        <w:rPr>
          <w:rStyle w:val="FootnoteReference"/>
        </w:rPr>
        <w:footnoteReference w:id="940"/>
      </w:r>
      <w:r w:rsidRPr="00F2781A">
        <w:rPr>
          <w:b/>
          <w:bCs/>
        </w:rPr>
        <w:t xml:space="preserve"> Ds:</w:t>
      </w:r>
      <w:r>
        <w:rPr>
          <w:b/>
          <w:bCs/>
        </w:rPr>
        <w:t xml:space="preserve"> </w:t>
      </w:r>
      <w:r w:rsidRPr="00773749">
        <w:t>Of Ein Tura</w:t>
      </w:r>
      <w:r>
        <w:rPr>
          <w:rStyle w:val="FootnoteReference"/>
        </w:rPr>
        <w:footnoteReference w:id="941"/>
      </w:r>
      <w:r>
        <w:t xml:space="preserve"> </w:t>
      </w:r>
      <w:r w:rsidRPr="00F2781A">
        <w:rPr>
          <w:b/>
          <w:bCs/>
        </w:rPr>
        <w:t>F:</w:t>
      </w:r>
      <w:r w:rsidRPr="00F2781A">
        <w:t xml:space="preserve"> </w:t>
      </w:r>
      <w:r w:rsidRPr="00840B48">
        <w:rPr>
          <w:lang w:val="en-GB"/>
        </w:rPr>
        <w:t>–</w:t>
      </w:r>
      <w:r>
        <w:t xml:space="preserve"> </w:t>
      </w:r>
      <w:r w:rsidRPr="00F2781A">
        <w:rPr>
          <w:b/>
          <w:bCs/>
        </w:rPr>
        <w:t>S:</w:t>
      </w:r>
      <w:r w:rsidRPr="00F2781A">
        <w:t xml:space="preserve"> </w:t>
      </w:r>
      <w:r>
        <w:rPr>
          <w:i/>
          <w:iCs/>
        </w:rPr>
        <w:t>yBer</w:t>
      </w:r>
      <w:r>
        <w:t xml:space="preserve"> 4:1, 7c</w:t>
      </w:r>
      <w:r w:rsidRPr="000B1FBC">
        <w:t xml:space="preserve"> </w:t>
      </w:r>
      <w:r>
        <w:t xml:space="preserve">(Kosovsky, </w:t>
      </w:r>
      <w:r>
        <w:rPr>
          <w:i/>
          <w:iCs/>
        </w:rPr>
        <w:t>Yerushalmi</w:t>
      </w:r>
      <w:r>
        <w:t>, 320)</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9C5643">
        <w:t>3</w:t>
      </w:r>
      <w:r w:rsidR="009C5643" w:rsidRPr="009C5643">
        <w:rPr>
          <w:vertAlign w:val="superscript"/>
        </w:rPr>
        <w:t>rd</w:t>
      </w:r>
      <w:r w:rsidR="009C5643">
        <w:t xml:space="preserve"> C</w:t>
      </w:r>
      <w:r w:rsidR="009C5643">
        <w:rPr>
          <w:rStyle w:val="FootnoteReference"/>
        </w:rPr>
        <w:footnoteReference w:id="942"/>
      </w:r>
    </w:p>
    <w:p w14:paraId="620C97F2" w14:textId="77777777" w:rsidR="00BD0433" w:rsidRDefault="00BD0433" w:rsidP="00BA669A">
      <w:pPr>
        <w:numPr>
          <w:ilvl w:val="0"/>
          <w:numId w:val="49"/>
        </w:numPr>
        <w:bidi w:val="0"/>
      </w:pPr>
      <w:r w:rsidRPr="00F2781A">
        <w:rPr>
          <w:b/>
          <w:bCs/>
        </w:rPr>
        <w:t>O:</w:t>
      </w:r>
      <w:r>
        <w:rPr>
          <w:b/>
          <w:bCs/>
        </w:rPr>
        <w:t xml:space="preserve"> </w:t>
      </w:r>
      <w:r w:rsidRPr="00D46C53">
        <w:rPr>
          <w:rFonts w:cs="Times New Roman"/>
          <w:rtl/>
        </w:rPr>
        <w:t>יודן</w:t>
      </w:r>
      <w:r w:rsidRPr="007D3360">
        <w:rPr>
          <w:rStyle w:val="FootnoteReference"/>
        </w:rPr>
        <w:footnoteReference w:id="943"/>
      </w:r>
      <w:r w:rsidRPr="00F2781A">
        <w:rPr>
          <w:b/>
          <w:bCs/>
        </w:rPr>
        <w:t xml:space="preserve"> Ds:</w:t>
      </w:r>
      <w:r w:rsidRPr="00F2781A">
        <w:t xml:space="preserve"> </w:t>
      </w:r>
      <w:r>
        <w:t xml:space="preserve">Ishmael </w:t>
      </w:r>
      <w:r w:rsidRPr="00AB182C">
        <w:rPr>
          <w:lang w:val="en-GB"/>
        </w:rPr>
        <w:t>(</w:t>
      </w:r>
      <w:r>
        <w:rPr>
          <w:lang w:val="en-GB"/>
        </w:rPr>
        <w:t>2</w:t>
      </w:r>
      <w:r w:rsidRPr="00AB182C">
        <w:rPr>
          <w:lang w:val="en-GB"/>
        </w:rPr>
        <w:t>)</w:t>
      </w:r>
      <w:r>
        <w:rPr>
          <w:lang w:val="en-GB"/>
        </w:rPr>
        <w:t>’</w:t>
      </w:r>
      <w:r w:rsidRPr="00AB182C">
        <w:rPr>
          <w:lang w:val="en-GB"/>
        </w:rPr>
        <w:t>s son</w:t>
      </w:r>
      <w:r w:rsidRPr="00773749">
        <w:rPr>
          <w:rStyle w:val="FootnoteReference"/>
          <w:rFonts w:cs="Times New Roman"/>
          <w:rtl/>
        </w:rPr>
        <w:footnoteReference w:id="944"/>
      </w:r>
      <w:r>
        <w:t xml:space="preserve"> </w:t>
      </w:r>
      <w:r w:rsidRPr="00F2781A">
        <w:rPr>
          <w:b/>
          <w:bCs/>
        </w:rPr>
        <w:t>F:</w:t>
      </w:r>
      <w:r w:rsidRPr="00F2781A">
        <w:t xml:space="preserve"> </w:t>
      </w:r>
      <w:r w:rsidRPr="00840B48">
        <w:rPr>
          <w:lang w:val="en-GB"/>
        </w:rPr>
        <w:t>–</w:t>
      </w:r>
      <w:r>
        <w:t xml:space="preserve"> </w:t>
      </w:r>
      <w:r w:rsidRPr="00F2781A">
        <w:rPr>
          <w:b/>
          <w:bCs/>
        </w:rPr>
        <w:t>S:</w:t>
      </w:r>
      <w:r w:rsidRPr="00F2781A">
        <w:t xml:space="preserve"> </w:t>
      </w:r>
      <w:r>
        <w:rPr>
          <w:i/>
          <w:iCs/>
        </w:rPr>
        <w:t>yBer</w:t>
      </w:r>
      <w:r>
        <w:t xml:space="preserve"> 4:2, 7d (Kosovsky, </w:t>
      </w:r>
      <w:r>
        <w:rPr>
          <w:i/>
          <w:iCs/>
        </w:rPr>
        <w:t>Yerushalmi</w:t>
      </w:r>
      <w:r>
        <w:t>, 321)</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BA669A">
        <w:rPr>
          <w:rFonts w:cs="Times New Roman"/>
        </w:rPr>
        <w:t>Pre-400</w:t>
      </w:r>
      <w:r w:rsidR="00BA669A">
        <w:rPr>
          <w:rStyle w:val="FootnoteReference"/>
          <w:rFonts w:cs="Times New Roman"/>
        </w:rPr>
        <w:footnoteReference w:id="945"/>
      </w:r>
    </w:p>
    <w:p w14:paraId="182E0BA3" w14:textId="77777777" w:rsidR="00BD0433" w:rsidRPr="00B30182" w:rsidRDefault="00BD0433" w:rsidP="00BA669A">
      <w:pPr>
        <w:numPr>
          <w:ilvl w:val="0"/>
          <w:numId w:val="49"/>
        </w:numPr>
        <w:bidi w:val="0"/>
        <w:rPr>
          <w:lang w:val="it-IT"/>
        </w:rPr>
      </w:pPr>
      <w:r w:rsidRPr="00F2781A">
        <w:rPr>
          <w:b/>
          <w:bCs/>
        </w:rPr>
        <w:t>O:</w:t>
      </w:r>
      <w:r>
        <w:rPr>
          <w:b/>
          <w:bCs/>
        </w:rPr>
        <w:t xml:space="preserve"> </w:t>
      </w:r>
      <w:r w:rsidRPr="00D46C53">
        <w:rPr>
          <w:rFonts w:cs="Times New Roman"/>
          <w:rtl/>
        </w:rPr>
        <w:t>יודן</w:t>
      </w:r>
      <w:r w:rsidRPr="007D3360">
        <w:rPr>
          <w:rStyle w:val="FootnoteReference"/>
        </w:rPr>
        <w:footnoteReference w:id="946"/>
      </w:r>
      <w:r w:rsidRPr="00F2781A">
        <w:rPr>
          <w:b/>
          <w:bCs/>
        </w:rPr>
        <w:t xml:space="preserve"> Ds</w:t>
      </w:r>
      <w:r w:rsidRPr="00E475D9">
        <w:rPr>
          <w:b/>
          <w:bCs/>
        </w:rPr>
        <w:t>:</w:t>
      </w:r>
      <w:r w:rsidRPr="00E475D9">
        <w:t xml:space="preserve"> </w:t>
      </w:r>
      <w:r>
        <w:t>Tanḥum</w:t>
      </w:r>
      <w:r w:rsidR="00973871">
        <w:t xml:space="preserve"> </w:t>
      </w:r>
      <w:r w:rsidRPr="00CB646F">
        <w:rPr>
          <w:lang w:val="en-GB"/>
        </w:rPr>
        <w:t>(</w:t>
      </w:r>
      <w:r>
        <w:rPr>
          <w:lang w:val="en-GB"/>
        </w:rPr>
        <w:t>6</w:t>
      </w:r>
      <w:r w:rsidRPr="00CB646F">
        <w:rPr>
          <w:lang w:val="en-GB"/>
        </w:rPr>
        <w:t>)</w:t>
      </w:r>
      <w:r>
        <w:rPr>
          <w:lang w:val="en-GB"/>
        </w:rPr>
        <w:t>’</w:t>
      </w:r>
      <w:r w:rsidRPr="00CB646F">
        <w:rPr>
          <w:lang w:val="en-GB"/>
        </w:rPr>
        <w:t>s father</w:t>
      </w:r>
      <w:r w:rsidRPr="00E475D9">
        <w:rPr>
          <w:b/>
          <w:bCs/>
        </w:rPr>
        <w:t xml:space="preserve"> F:</w:t>
      </w:r>
      <w:r w:rsidRPr="00E475D9">
        <w:t xml:space="preserve"> </w:t>
      </w:r>
      <w:r w:rsidRPr="00840B48">
        <w:rPr>
          <w:lang w:val="en-GB"/>
        </w:rPr>
        <w:t>–</w:t>
      </w:r>
      <w:r w:rsidRPr="00E475D9">
        <w:t xml:space="preserve"> </w:t>
      </w:r>
      <w:r w:rsidRPr="00E475D9">
        <w:rPr>
          <w:b/>
          <w:bCs/>
        </w:rPr>
        <w:t>S:</w:t>
      </w:r>
      <w:r w:rsidRPr="00E475D9">
        <w:t xml:space="preserve"> </w:t>
      </w:r>
      <w:r>
        <w:rPr>
          <w:i/>
          <w:iCs/>
        </w:rPr>
        <w:t>yBer</w:t>
      </w:r>
      <w:r>
        <w:t xml:space="preserve"> 6:1, 10a (Kosovsky, </w:t>
      </w:r>
      <w:r>
        <w:rPr>
          <w:i/>
          <w:iCs/>
        </w:rPr>
        <w:t>Yerushalmi</w:t>
      </w:r>
      <w:r>
        <w:t>, 327)</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BA669A">
        <w:t>3</w:t>
      </w:r>
      <w:r w:rsidR="00BA669A" w:rsidRPr="00BA669A">
        <w:rPr>
          <w:vertAlign w:val="superscript"/>
        </w:rPr>
        <w:t>rd</w:t>
      </w:r>
      <w:r w:rsidR="00BA669A">
        <w:t>-4</w:t>
      </w:r>
      <w:r w:rsidR="00BA669A" w:rsidRPr="00BA669A">
        <w:rPr>
          <w:vertAlign w:val="superscript"/>
        </w:rPr>
        <w:t>th</w:t>
      </w:r>
      <w:r w:rsidR="00BA669A">
        <w:t xml:space="preserve"> C</w:t>
      </w:r>
      <w:r w:rsidR="00BA669A">
        <w:rPr>
          <w:rStyle w:val="FootnoteReference"/>
        </w:rPr>
        <w:footnoteReference w:id="947"/>
      </w:r>
    </w:p>
    <w:p w14:paraId="39813532" w14:textId="77777777" w:rsidR="00BD0433" w:rsidRPr="0084758E" w:rsidRDefault="00BD0433" w:rsidP="00FA17FC">
      <w:pPr>
        <w:numPr>
          <w:ilvl w:val="0"/>
          <w:numId w:val="49"/>
        </w:numPr>
        <w:bidi w:val="0"/>
        <w:rPr>
          <w:lang w:val="en-GB"/>
        </w:rPr>
      </w:pPr>
      <w:r w:rsidRPr="0084758E">
        <w:rPr>
          <w:b/>
          <w:bCs/>
          <w:lang w:val="en-GB"/>
        </w:rPr>
        <w:t xml:space="preserve">O: </w:t>
      </w:r>
      <w:r w:rsidRPr="00840B48">
        <w:rPr>
          <w:lang w:val="en-GB"/>
        </w:rPr>
        <w:t>–</w:t>
      </w:r>
      <w:r w:rsidRPr="0084758E">
        <w:rPr>
          <w:b/>
          <w:bCs/>
          <w:lang w:val="en-GB"/>
        </w:rPr>
        <w:t xml:space="preserve"> Ds: </w:t>
      </w:r>
      <w:r w:rsidRPr="0084758E">
        <w:rPr>
          <w:lang w:val="en-GB"/>
        </w:rPr>
        <w:t xml:space="preserve">Simon </w:t>
      </w:r>
      <w:r w:rsidRPr="00AB182C">
        <w:rPr>
          <w:lang w:val="en-GB"/>
        </w:rPr>
        <w:t>(</w:t>
      </w:r>
      <w:r w:rsidR="004B7DBB">
        <w:rPr>
          <w:lang w:val="en-GB"/>
        </w:rPr>
        <w:t>3</w:t>
      </w:r>
      <w:r w:rsidRPr="00AB182C">
        <w:rPr>
          <w:lang w:val="en-GB"/>
        </w:rPr>
        <w:t>)</w:t>
      </w:r>
      <w:r>
        <w:rPr>
          <w:lang w:val="en-GB"/>
        </w:rPr>
        <w:t>’</w:t>
      </w:r>
      <w:r w:rsidRPr="00AB182C">
        <w:rPr>
          <w:lang w:val="en-GB"/>
        </w:rPr>
        <w:t>s son</w:t>
      </w:r>
      <w:r w:rsidRPr="0084758E">
        <w:rPr>
          <w:lang w:val="en-GB"/>
        </w:rPr>
        <w:t xml:space="preserve"> </w:t>
      </w:r>
      <w:r w:rsidRPr="0084758E">
        <w:rPr>
          <w:b/>
          <w:bCs/>
          <w:lang w:val="en-GB"/>
        </w:rPr>
        <w:t>F:</w:t>
      </w:r>
      <w:r w:rsidRPr="0084758E">
        <w:rPr>
          <w:lang w:val="en-GB"/>
        </w:rPr>
        <w:t xml:space="preserve"> </w:t>
      </w:r>
      <w:r w:rsidRPr="00840B48">
        <w:rPr>
          <w:lang w:val="en-GB"/>
        </w:rPr>
        <w:t>–</w:t>
      </w:r>
      <w:r w:rsidRPr="0084758E">
        <w:rPr>
          <w:lang w:val="en-GB"/>
        </w:rPr>
        <w:t xml:space="preserve"> </w:t>
      </w:r>
      <w:r w:rsidRPr="0084758E">
        <w:rPr>
          <w:b/>
          <w:bCs/>
          <w:lang w:val="en-GB"/>
        </w:rPr>
        <w:t>S:</w:t>
      </w:r>
      <w:r w:rsidRPr="0084758E">
        <w:rPr>
          <w:lang w:val="en-GB"/>
        </w:rPr>
        <w:t xml:space="preserve"> </w:t>
      </w:r>
      <w:r>
        <w:rPr>
          <w:i/>
          <w:iCs/>
        </w:rPr>
        <w:t>yBer</w:t>
      </w:r>
      <w:r>
        <w:t xml:space="preserve"> 8:5, 12b (Kosovsky, </w:t>
      </w:r>
      <w:r>
        <w:rPr>
          <w:i/>
          <w:iCs/>
        </w:rPr>
        <w:t>Yerushalmi</w:t>
      </w:r>
      <w:r>
        <w:t>, 322)</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6A51F8" w:rsidRPr="006A51F8">
        <w:t>3</w:t>
      </w:r>
      <w:r w:rsidR="006A51F8" w:rsidRPr="006A51F8">
        <w:rPr>
          <w:vertAlign w:val="superscript"/>
        </w:rPr>
        <w:t>rd</w:t>
      </w:r>
      <w:r w:rsidR="006A51F8" w:rsidRPr="006A51F8">
        <w:t xml:space="preserve"> C</w:t>
      </w:r>
      <w:r w:rsidR="006A51F8" w:rsidRPr="006A51F8">
        <w:rPr>
          <w:rStyle w:val="FootnoteReference"/>
        </w:rPr>
        <w:footnoteReference w:id="948"/>
      </w:r>
    </w:p>
    <w:p w14:paraId="2CE295DC" w14:textId="77777777" w:rsidR="00BD0433" w:rsidRDefault="00BD0433" w:rsidP="006A51F8">
      <w:pPr>
        <w:numPr>
          <w:ilvl w:val="0"/>
          <w:numId w:val="49"/>
        </w:numPr>
        <w:bidi w:val="0"/>
      </w:pPr>
      <w:r w:rsidRPr="00F2781A">
        <w:rPr>
          <w:b/>
          <w:bCs/>
        </w:rPr>
        <w:t>O:</w:t>
      </w:r>
      <w:r>
        <w:rPr>
          <w:b/>
          <w:bCs/>
        </w:rPr>
        <w:t xml:space="preserve"> </w:t>
      </w:r>
      <w:r w:rsidRPr="00D46C53">
        <w:rPr>
          <w:rFonts w:cs="Times New Roman"/>
          <w:rtl/>
        </w:rPr>
        <w:t>יודן</w:t>
      </w:r>
      <w:r w:rsidRPr="007D3360">
        <w:rPr>
          <w:rStyle w:val="FootnoteReference"/>
        </w:rPr>
        <w:footnoteReference w:id="949"/>
      </w:r>
      <w:r w:rsidRPr="00F2781A">
        <w:rPr>
          <w:b/>
          <w:bCs/>
        </w:rPr>
        <w:t xml:space="preserve"> Ds</w:t>
      </w:r>
      <w:r w:rsidRPr="00E475D9">
        <w:rPr>
          <w:b/>
          <w:bCs/>
        </w:rPr>
        <w:t>:</w:t>
      </w:r>
      <w:r w:rsidRPr="00E475D9">
        <w:t xml:space="preserve"> </w:t>
      </w:r>
      <w:r w:rsidRPr="00BF0A2B">
        <w:t>Shalum</w:t>
      </w:r>
      <w:r w:rsidRPr="00E475D9">
        <w:t xml:space="preserve"> </w:t>
      </w:r>
      <w:r w:rsidRPr="00AB182C">
        <w:rPr>
          <w:lang w:val="en-GB"/>
        </w:rPr>
        <w:t>(</w:t>
      </w:r>
      <w:r>
        <w:rPr>
          <w:lang w:val="en-GB"/>
        </w:rPr>
        <w:t>3</w:t>
      </w:r>
      <w:r w:rsidRPr="00AB182C">
        <w:rPr>
          <w:lang w:val="en-GB"/>
        </w:rPr>
        <w:t>)</w:t>
      </w:r>
      <w:r>
        <w:rPr>
          <w:lang w:val="en-GB"/>
        </w:rPr>
        <w:t>’</w:t>
      </w:r>
      <w:r w:rsidRPr="00AB182C">
        <w:rPr>
          <w:lang w:val="en-GB"/>
        </w:rPr>
        <w:t>s son</w:t>
      </w:r>
      <w:r w:rsidRPr="00E475D9">
        <w:t xml:space="preserve"> </w:t>
      </w:r>
      <w:r w:rsidRPr="00E475D9">
        <w:rPr>
          <w:b/>
          <w:bCs/>
        </w:rPr>
        <w:t>F:</w:t>
      </w:r>
      <w:r w:rsidRPr="00E475D9">
        <w:t xml:space="preserve"> </w:t>
      </w:r>
      <w:r w:rsidRPr="00840B48">
        <w:rPr>
          <w:lang w:val="en-GB"/>
        </w:rPr>
        <w:t>–</w:t>
      </w:r>
      <w:r w:rsidRPr="00E475D9">
        <w:t xml:space="preserve"> </w:t>
      </w:r>
      <w:r w:rsidRPr="00E475D9">
        <w:rPr>
          <w:b/>
          <w:bCs/>
        </w:rPr>
        <w:t>S:</w:t>
      </w:r>
      <w:r w:rsidRPr="00E475D9">
        <w:t xml:space="preserve"> </w:t>
      </w:r>
      <w:r>
        <w:rPr>
          <w:i/>
          <w:iCs/>
        </w:rPr>
        <w:t>yBer</w:t>
      </w:r>
      <w:r>
        <w:t xml:space="preserve"> 9:2, 13d (Kosovsky, </w:t>
      </w:r>
      <w:r>
        <w:rPr>
          <w:i/>
          <w:iCs/>
        </w:rPr>
        <w:t>Yerushalmi</w:t>
      </w:r>
      <w:r>
        <w:t>, 324-5)</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6A51F8">
        <w:t>4</w:t>
      </w:r>
      <w:r w:rsidR="006A51F8" w:rsidRPr="006A51F8">
        <w:rPr>
          <w:vertAlign w:val="superscript"/>
        </w:rPr>
        <w:t>th</w:t>
      </w:r>
      <w:r w:rsidR="006A51F8">
        <w:t xml:space="preserve"> C</w:t>
      </w:r>
      <w:r w:rsidR="006A51F8">
        <w:rPr>
          <w:rStyle w:val="FootnoteReference"/>
        </w:rPr>
        <w:footnoteReference w:id="950"/>
      </w:r>
    </w:p>
    <w:p w14:paraId="0B9BD278" w14:textId="77777777" w:rsidR="00BD0433" w:rsidRDefault="00BD0433" w:rsidP="006A51F8">
      <w:pPr>
        <w:numPr>
          <w:ilvl w:val="0"/>
          <w:numId w:val="49"/>
        </w:numPr>
        <w:bidi w:val="0"/>
      </w:pPr>
      <w:r w:rsidRPr="00F2781A">
        <w:rPr>
          <w:b/>
          <w:bCs/>
        </w:rPr>
        <w:t>O:</w:t>
      </w:r>
      <w:r>
        <w:rPr>
          <w:b/>
          <w:bCs/>
        </w:rPr>
        <w:t xml:space="preserve"> </w:t>
      </w:r>
      <w:r w:rsidRPr="00D46C53">
        <w:rPr>
          <w:rFonts w:cs="Times New Roman"/>
          <w:rtl/>
        </w:rPr>
        <w:t>יודן</w:t>
      </w:r>
      <w:r w:rsidRPr="007D3360">
        <w:rPr>
          <w:rStyle w:val="FootnoteReference"/>
        </w:rPr>
        <w:footnoteReference w:id="951"/>
      </w:r>
      <w:r w:rsidRPr="00F2781A">
        <w:rPr>
          <w:b/>
          <w:bCs/>
        </w:rPr>
        <w:t xml:space="preserve"> Ds</w:t>
      </w:r>
      <w:r w:rsidRPr="00E475D9">
        <w:rPr>
          <w:b/>
          <w:bCs/>
        </w:rPr>
        <w:t xml:space="preserve">: </w:t>
      </w:r>
      <w:r w:rsidRPr="00E475D9">
        <w:t>Of Migdal</w:t>
      </w:r>
      <w:r>
        <w:rPr>
          <w:rStyle w:val="FootnoteReference"/>
        </w:rPr>
        <w:footnoteReference w:id="952"/>
      </w:r>
      <w:r w:rsidRPr="00E475D9">
        <w:t xml:space="preserve"> </w:t>
      </w:r>
      <w:r w:rsidRPr="00E475D9">
        <w:rPr>
          <w:b/>
          <w:bCs/>
        </w:rPr>
        <w:t xml:space="preserve">F: </w:t>
      </w:r>
      <w:r w:rsidRPr="00840B48">
        <w:rPr>
          <w:lang w:val="en-GB"/>
        </w:rPr>
        <w:t>–</w:t>
      </w:r>
      <w:r w:rsidRPr="00E475D9">
        <w:t xml:space="preserve"> </w:t>
      </w:r>
      <w:r w:rsidRPr="00E475D9">
        <w:rPr>
          <w:b/>
          <w:bCs/>
        </w:rPr>
        <w:t>S:</w:t>
      </w:r>
      <w:r w:rsidRPr="00E475D9">
        <w:t xml:space="preserve"> </w:t>
      </w:r>
      <w:r>
        <w:rPr>
          <w:i/>
          <w:iCs/>
        </w:rPr>
        <w:t>yBer</w:t>
      </w:r>
      <w:r>
        <w:t xml:space="preserve"> 9:2, 14a (Kosovsky, </w:t>
      </w:r>
      <w:r>
        <w:rPr>
          <w:i/>
          <w:iCs/>
        </w:rPr>
        <w:t>Yerushalmi</w:t>
      </w:r>
      <w:r>
        <w:t>, 319)</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6A51F8">
        <w:rPr>
          <w:rFonts w:cs="Times New Roman"/>
        </w:rPr>
        <w:t>Pre-400</w:t>
      </w:r>
      <w:r w:rsidR="006A51F8">
        <w:rPr>
          <w:rStyle w:val="FootnoteReference"/>
          <w:rFonts w:cs="Times New Roman"/>
        </w:rPr>
        <w:footnoteReference w:id="953"/>
      </w:r>
    </w:p>
    <w:p w14:paraId="73E60C40" w14:textId="77777777" w:rsidR="00BD0433" w:rsidRPr="00BB4DA0" w:rsidRDefault="00BD0433" w:rsidP="00BB4DA0">
      <w:pPr>
        <w:numPr>
          <w:ilvl w:val="0"/>
          <w:numId w:val="49"/>
        </w:numPr>
        <w:bidi w:val="0"/>
      </w:pPr>
      <w:r w:rsidRPr="00F2781A">
        <w:rPr>
          <w:b/>
          <w:bCs/>
        </w:rPr>
        <w:t>O:</w:t>
      </w:r>
      <w:r>
        <w:rPr>
          <w:b/>
          <w:bCs/>
        </w:rPr>
        <w:t xml:space="preserve"> </w:t>
      </w:r>
      <w:r w:rsidRPr="00D46C53">
        <w:rPr>
          <w:rFonts w:cs="Times New Roman"/>
          <w:rtl/>
        </w:rPr>
        <w:t>יודן</w:t>
      </w:r>
      <w:r w:rsidRPr="007D3360">
        <w:rPr>
          <w:rStyle w:val="FootnoteReference"/>
        </w:rPr>
        <w:footnoteReference w:id="954"/>
      </w:r>
      <w:r w:rsidRPr="00F2781A">
        <w:rPr>
          <w:b/>
          <w:bCs/>
        </w:rPr>
        <w:t xml:space="preserve"> Ds</w:t>
      </w:r>
      <w:r w:rsidRPr="007D2790">
        <w:rPr>
          <w:b/>
          <w:bCs/>
        </w:rPr>
        <w:t>:</w:t>
      </w:r>
      <w:r w:rsidRPr="007D2790">
        <w:t xml:space="preserve"> </w:t>
      </w:r>
      <w:r w:rsidRPr="002022E8">
        <w:t>Playah</w:t>
      </w:r>
      <w:r w:rsidRPr="007D2790">
        <w:t xml:space="preserve"> </w:t>
      </w:r>
      <w:r w:rsidRPr="00AB182C">
        <w:rPr>
          <w:lang w:val="en-GB"/>
        </w:rPr>
        <w:t>(</w:t>
      </w:r>
      <w:r>
        <w:rPr>
          <w:lang w:val="en-GB"/>
        </w:rPr>
        <w:t>1</w:t>
      </w:r>
      <w:r w:rsidRPr="00AB182C">
        <w:rPr>
          <w:lang w:val="en-GB"/>
        </w:rPr>
        <w:t>)</w:t>
      </w:r>
      <w:r>
        <w:rPr>
          <w:lang w:val="en-GB"/>
        </w:rPr>
        <w:t>’</w:t>
      </w:r>
      <w:r w:rsidRPr="00AB182C">
        <w:rPr>
          <w:lang w:val="en-GB"/>
        </w:rPr>
        <w:t>s son</w:t>
      </w:r>
      <w:r w:rsidRPr="007D2790">
        <w:t xml:space="preserve"> </w:t>
      </w:r>
      <w:r w:rsidRPr="007D2790">
        <w:rPr>
          <w:b/>
          <w:bCs/>
        </w:rPr>
        <w:t xml:space="preserve">F: </w:t>
      </w:r>
      <w:r w:rsidRPr="00840B48">
        <w:rPr>
          <w:lang w:val="en-GB"/>
        </w:rPr>
        <w:t>–</w:t>
      </w:r>
      <w:r w:rsidRPr="007D2790">
        <w:t xml:space="preserve"> </w:t>
      </w:r>
      <w:r w:rsidRPr="007D2790">
        <w:rPr>
          <w:b/>
          <w:bCs/>
        </w:rPr>
        <w:t>S:</w:t>
      </w:r>
      <w:r w:rsidRPr="007D2790">
        <w:rPr>
          <w:i/>
          <w:iCs/>
        </w:rPr>
        <w:t xml:space="preserve"> </w:t>
      </w:r>
      <w:r>
        <w:rPr>
          <w:i/>
          <w:iCs/>
        </w:rPr>
        <w:t>yBer</w:t>
      </w:r>
      <w:r>
        <w:t xml:space="preserve"> 9:5, 14b (Kosovsky, </w:t>
      </w:r>
      <w:r>
        <w:rPr>
          <w:i/>
          <w:iCs/>
        </w:rPr>
        <w:t>Yerushalmi</w:t>
      </w:r>
      <w:r>
        <w:t>, 322)</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6A590C">
        <w:t>4</w:t>
      </w:r>
      <w:r w:rsidR="006A590C" w:rsidRPr="006A590C">
        <w:rPr>
          <w:vertAlign w:val="superscript"/>
        </w:rPr>
        <w:t>th</w:t>
      </w:r>
      <w:r w:rsidR="006A590C">
        <w:t xml:space="preserve"> C</w:t>
      </w:r>
      <w:r w:rsidR="006A590C">
        <w:rPr>
          <w:rStyle w:val="FootnoteReference"/>
        </w:rPr>
        <w:footnoteReference w:id="955"/>
      </w:r>
    </w:p>
    <w:p w14:paraId="5B70D81A" w14:textId="77777777" w:rsidR="00BD0433" w:rsidRPr="00A414B9" w:rsidRDefault="00BD0433" w:rsidP="00D162C2">
      <w:pPr>
        <w:numPr>
          <w:ilvl w:val="0"/>
          <w:numId w:val="49"/>
        </w:numPr>
        <w:bidi w:val="0"/>
        <w:rPr>
          <w:lang w:val="it-IT"/>
        </w:rPr>
      </w:pPr>
      <w:r w:rsidRPr="00F2781A">
        <w:rPr>
          <w:b/>
          <w:bCs/>
        </w:rPr>
        <w:t>O:</w:t>
      </w:r>
      <w:r>
        <w:rPr>
          <w:b/>
          <w:bCs/>
        </w:rPr>
        <w:t xml:space="preserve"> </w:t>
      </w:r>
      <w:r w:rsidRPr="00D46C53">
        <w:rPr>
          <w:rFonts w:cs="Times New Roman"/>
          <w:rtl/>
        </w:rPr>
        <w:t>יודן</w:t>
      </w:r>
      <w:r w:rsidRPr="007D3360">
        <w:rPr>
          <w:rStyle w:val="FootnoteReference"/>
        </w:rPr>
        <w:footnoteReference w:id="956"/>
      </w:r>
      <w:r w:rsidRPr="00F2781A">
        <w:rPr>
          <w:b/>
          <w:bCs/>
        </w:rPr>
        <w:t xml:space="preserve"> Ds</w:t>
      </w:r>
      <w:r w:rsidRPr="00A414B9">
        <w:rPr>
          <w:b/>
          <w:bCs/>
          <w:lang w:val="it-IT"/>
        </w:rPr>
        <w:t xml:space="preserve">: </w:t>
      </w:r>
      <w:r w:rsidRPr="00A414B9">
        <w:rPr>
          <w:lang w:val="it-IT"/>
        </w:rPr>
        <w:t>Dor</w:t>
      </w:r>
      <w:r>
        <w:rPr>
          <w:lang w:val="it-IT"/>
        </w:rPr>
        <w:t>o</w:t>
      </w:r>
      <w:r w:rsidRPr="00A414B9">
        <w:rPr>
          <w:lang w:val="it-IT"/>
        </w:rPr>
        <w:t>t</w:t>
      </w:r>
      <w:r>
        <w:rPr>
          <w:lang w:val="it-IT"/>
        </w:rPr>
        <w:t xml:space="preserve">heus </w:t>
      </w:r>
      <w:r w:rsidRPr="00AB182C">
        <w:rPr>
          <w:lang w:val="en-GB"/>
        </w:rPr>
        <w:t>(</w:t>
      </w:r>
      <w:r>
        <w:rPr>
          <w:lang w:val="en-GB"/>
        </w:rPr>
        <w:t>1</w:t>
      </w:r>
      <w:r w:rsidRPr="00AB182C">
        <w:rPr>
          <w:lang w:val="en-GB"/>
        </w:rPr>
        <w:t>)</w:t>
      </w:r>
      <w:r>
        <w:rPr>
          <w:lang w:val="en-GB"/>
        </w:rPr>
        <w:t>’</w:t>
      </w:r>
      <w:r w:rsidRPr="00AB182C">
        <w:rPr>
          <w:lang w:val="en-GB"/>
        </w:rPr>
        <w:t>s son</w:t>
      </w:r>
      <w:r w:rsidR="004A0C8D">
        <w:rPr>
          <w:rStyle w:val="FootnoteReference"/>
          <w:rFonts w:cs="Times New Roman"/>
        </w:rPr>
        <w:footnoteReference w:id="957"/>
      </w:r>
      <w:r w:rsidRPr="007D2790">
        <w:t xml:space="preserve"> </w:t>
      </w:r>
      <w:r w:rsidRPr="00A414B9">
        <w:rPr>
          <w:b/>
          <w:bCs/>
          <w:lang w:val="it-IT"/>
        </w:rPr>
        <w:t>F:</w:t>
      </w:r>
      <w:r>
        <w:rPr>
          <w:b/>
          <w:bCs/>
          <w:lang w:val="it-IT"/>
        </w:rPr>
        <w:t xml:space="preserve"> </w:t>
      </w:r>
      <w:r w:rsidRPr="00840B48">
        <w:rPr>
          <w:lang w:val="en-GB"/>
        </w:rPr>
        <w:t>–</w:t>
      </w:r>
      <w:r>
        <w:rPr>
          <w:b/>
          <w:bCs/>
          <w:lang w:val="it-IT"/>
        </w:rPr>
        <w:t xml:space="preserve"> </w:t>
      </w:r>
      <w:r w:rsidRPr="00A414B9">
        <w:rPr>
          <w:b/>
          <w:bCs/>
          <w:lang w:val="it-IT"/>
        </w:rPr>
        <w:t>S</w:t>
      </w:r>
      <w:r>
        <w:rPr>
          <w:b/>
          <w:bCs/>
          <w:lang w:val="it-IT"/>
        </w:rPr>
        <w:t>:</w:t>
      </w:r>
      <w:r w:rsidRPr="00A414B9">
        <w:rPr>
          <w:i/>
          <w:iCs/>
        </w:rPr>
        <w:t xml:space="preserve"> </w:t>
      </w:r>
      <w:r>
        <w:rPr>
          <w:i/>
          <w:iCs/>
        </w:rPr>
        <w:t>yPea</w:t>
      </w:r>
      <w:r>
        <w:t xml:space="preserve"> 1:1, 15d (Kosovsky, </w:t>
      </w:r>
      <w:r>
        <w:rPr>
          <w:i/>
          <w:iCs/>
        </w:rPr>
        <w:t>Yerushalmi</w:t>
      </w:r>
      <w:r>
        <w:t>, 184)</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D162C2">
        <w:rPr>
          <w:rFonts w:cs="Times New Roman"/>
          <w:lang w:val="it-IT"/>
        </w:rPr>
        <w:t>Pre-4</w:t>
      </w:r>
      <w:r w:rsidR="00D162C2" w:rsidRPr="00951455">
        <w:rPr>
          <w:rFonts w:cs="Times New Roman"/>
          <w:lang w:val="it-IT"/>
        </w:rPr>
        <w:t>00</w:t>
      </w:r>
      <w:r w:rsidR="00D162C2">
        <w:rPr>
          <w:rStyle w:val="FootnoteReference"/>
          <w:rFonts w:cs="Times New Roman"/>
        </w:rPr>
        <w:footnoteReference w:id="958"/>
      </w:r>
    </w:p>
    <w:p w14:paraId="131F4A2B" w14:textId="77777777" w:rsidR="00BD0433" w:rsidRDefault="00BD0433" w:rsidP="00815F05">
      <w:pPr>
        <w:numPr>
          <w:ilvl w:val="0"/>
          <w:numId w:val="49"/>
        </w:numPr>
        <w:bidi w:val="0"/>
      </w:pPr>
      <w:r w:rsidRPr="00F2781A">
        <w:rPr>
          <w:b/>
          <w:bCs/>
        </w:rPr>
        <w:t>O:</w:t>
      </w:r>
      <w:r>
        <w:rPr>
          <w:b/>
          <w:bCs/>
        </w:rPr>
        <w:t xml:space="preserve"> </w:t>
      </w:r>
      <w:r w:rsidRPr="00D46C53">
        <w:rPr>
          <w:rFonts w:cs="Times New Roman"/>
          <w:rtl/>
        </w:rPr>
        <w:t>יודן</w:t>
      </w:r>
      <w:r w:rsidRPr="007D3360">
        <w:rPr>
          <w:rStyle w:val="FootnoteReference"/>
        </w:rPr>
        <w:footnoteReference w:id="959"/>
      </w:r>
      <w:r w:rsidRPr="00F2781A">
        <w:rPr>
          <w:b/>
          <w:bCs/>
        </w:rPr>
        <w:t xml:space="preserve"> Ds</w:t>
      </w:r>
      <w:r w:rsidRPr="00E475D9">
        <w:rPr>
          <w:b/>
          <w:bCs/>
        </w:rPr>
        <w:t>:</w:t>
      </w:r>
      <w:r w:rsidRPr="00E475D9">
        <w:t xml:space="preserve"> Matan</w:t>
      </w:r>
      <w:r>
        <w:t>i</w:t>
      </w:r>
      <w:r w:rsidRPr="00E475D9">
        <w:t xml:space="preserve">ah </w:t>
      </w:r>
      <w:r>
        <w:rPr>
          <w:lang w:val="en-GB"/>
        </w:rPr>
        <w:t>(1</w:t>
      </w:r>
      <w:r w:rsidRPr="00CB646F">
        <w:rPr>
          <w:lang w:val="en-GB"/>
        </w:rPr>
        <w:t>)</w:t>
      </w:r>
      <w:r>
        <w:rPr>
          <w:lang w:val="en-GB"/>
        </w:rPr>
        <w:t>’</w:t>
      </w:r>
      <w:r w:rsidRPr="00CB646F">
        <w:rPr>
          <w:lang w:val="en-GB"/>
        </w:rPr>
        <w:t>s father</w:t>
      </w:r>
      <w:r w:rsidRPr="00E475D9">
        <w:t xml:space="preserve"> </w:t>
      </w:r>
      <w:r w:rsidRPr="00E475D9">
        <w:rPr>
          <w:b/>
          <w:bCs/>
        </w:rPr>
        <w:t>F:</w:t>
      </w:r>
      <w:r w:rsidRPr="00E475D9">
        <w:t xml:space="preserve"> </w:t>
      </w:r>
      <w:r w:rsidRPr="00840B48">
        <w:rPr>
          <w:lang w:val="en-GB"/>
        </w:rPr>
        <w:t>–</w:t>
      </w:r>
      <w:r w:rsidRPr="00E475D9">
        <w:t xml:space="preserve"> </w:t>
      </w:r>
      <w:r w:rsidRPr="00E475D9">
        <w:rPr>
          <w:b/>
          <w:bCs/>
        </w:rPr>
        <w:t>S:</w:t>
      </w:r>
      <w:r w:rsidRPr="00E475D9">
        <w:t xml:space="preserve"> </w:t>
      </w:r>
      <w:r>
        <w:rPr>
          <w:i/>
          <w:iCs/>
        </w:rPr>
        <w:t>yDem</w:t>
      </w:r>
      <w:r>
        <w:t xml:space="preserve"> 5:3, 24c (Kosovsky, </w:t>
      </w:r>
      <w:r>
        <w:rPr>
          <w:i/>
          <w:iCs/>
        </w:rPr>
        <w:t>Yerushalmi</w:t>
      </w:r>
      <w:r>
        <w:t>, 320)</w:t>
      </w:r>
      <w:r>
        <w:rPr>
          <w:i/>
          <w:iCs/>
        </w:rPr>
        <w:t xml:space="preserve"> </w:t>
      </w:r>
      <w:r w:rsidRPr="00F2781A">
        <w:rPr>
          <w:b/>
          <w:bCs/>
        </w:rPr>
        <w:t>E:</w:t>
      </w:r>
      <w:r>
        <w:rPr>
          <w:b/>
          <w:bCs/>
        </w:rPr>
        <w:t xml:space="preserve"> </w:t>
      </w:r>
      <w:r w:rsidRPr="00840B48">
        <w:rPr>
          <w:lang w:val="en-GB"/>
        </w:rPr>
        <w:t>–</w:t>
      </w:r>
      <w:r w:rsidRPr="00F2781A">
        <w:rPr>
          <w:b/>
          <w:bCs/>
        </w:rPr>
        <w:t xml:space="preserve"> D:</w:t>
      </w:r>
      <w:r w:rsidR="006A590C">
        <w:rPr>
          <w:b/>
          <w:bCs/>
        </w:rPr>
        <w:t xml:space="preserve"> </w:t>
      </w:r>
      <w:r w:rsidR="000C493E">
        <w:t>4</w:t>
      </w:r>
      <w:r w:rsidR="000C493E" w:rsidRPr="000C493E">
        <w:rPr>
          <w:vertAlign w:val="superscript"/>
        </w:rPr>
        <w:t>th</w:t>
      </w:r>
      <w:r w:rsidR="000C493E">
        <w:t xml:space="preserve"> C</w:t>
      </w:r>
      <w:r w:rsidR="000C493E">
        <w:rPr>
          <w:rStyle w:val="FootnoteReference"/>
        </w:rPr>
        <w:footnoteReference w:id="960"/>
      </w:r>
    </w:p>
    <w:p w14:paraId="326D1C9A" w14:textId="77777777" w:rsidR="00BD0433" w:rsidRDefault="00BD0433" w:rsidP="00661A14">
      <w:pPr>
        <w:numPr>
          <w:ilvl w:val="0"/>
          <w:numId w:val="49"/>
        </w:numPr>
        <w:bidi w:val="0"/>
      </w:pPr>
      <w:r w:rsidRPr="00F2781A">
        <w:rPr>
          <w:b/>
          <w:bCs/>
        </w:rPr>
        <w:t>O:</w:t>
      </w:r>
      <w:r>
        <w:rPr>
          <w:b/>
          <w:bCs/>
        </w:rPr>
        <w:t xml:space="preserve"> </w:t>
      </w:r>
      <w:r w:rsidRPr="00D46C53">
        <w:rPr>
          <w:rFonts w:cs="Times New Roman"/>
          <w:rtl/>
        </w:rPr>
        <w:t>יודן</w:t>
      </w:r>
      <w:r w:rsidRPr="007D3360">
        <w:rPr>
          <w:rStyle w:val="FootnoteReference"/>
        </w:rPr>
        <w:footnoteReference w:id="961"/>
      </w:r>
      <w:r w:rsidRPr="00F2781A">
        <w:rPr>
          <w:b/>
          <w:bCs/>
        </w:rPr>
        <w:t xml:space="preserve"> Ds</w:t>
      </w:r>
      <w:r w:rsidRPr="00E475D9">
        <w:rPr>
          <w:b/>
          <w:bCs/>
        </w:rPr>
        <w:t>:</w:t>
      </w:r>
      <w:r w:rsidRPr="00E475D9">
        <w:t xml:space="preserve"> </w:t>
      </w:r>
      <w:r w:rsidR="00661A14" w:rsidRPr="00E475D9">
        <w:t>G</w:t>
      </w:r>
      <w:r w:rsidR="00661A14">
        <w:t>u</w:t>
      </w:r>
      <w:r w:rsidR="00661A14" w:rsidRPr="00E475D9">
        <w:t>r</w:t>
      </w:r>
      <w:r w:rsidR="00661A14">
        <w:t>ion</w:t>
      </w:r>
      <w:r w:rsidR="00661A14" w:rsidRPr="00E475D9">
        <w:t xml:space="preserve"> </w:t>
      </w:r>
      <w:r>
        <w:rPr>
          <w:lang w:val="en-GB"/>
        </w:rPr>
        <w:t>(1</w:t>
      </w:r>
      <w:r w:rsidRPr="00AB182C">
        <w:rPr>
          <w:lang w:val="en-GB"/>
        </w:rPr>
        <w:t>)</w:t>
      </w:r>
      <w:r>
        <w:rPr>
          <w:lang w:val="en-GB"/>
        </w:rPr>
        <w:t>’</w:t>
      </w:r>
      <w:r w:rsidRPr="00AB182C">
        <w:rPr>
          <w:lang w:val="en-GB"/>
        </w:rPr>
        <w:t>s son</w:t>
      </w:r>
      <w:r w:rsidRPr="00E475D9">
        <w:t xml:space="preserve"> </w:t>
      </w:r>
      <w:r w:rsidRPr="00E475D9">
        <w:rPr>
          <w:b/>
          <w:bCs/>
        </w:rPr>
        <w:t>F:</w:t>
      </w:r>
      <w:r w:rsidRPr="00E475D9">
        <w:t xml:space="preserve"> </w:t>
      </w:r>
      <w:r w:rsidRPr="00840B48">
        <w:rPr>
          <w:lang w:val="en-GB"/>
        </w:rPr>
        <w:t>–</w:t>
      </w:r>
      <w:r w:rsidRPr="00E475D9">
        <w:t xml:space="preserve"> </w:t>
      </w:r>
      <w:r w:rsidRPr="00E475D9">
        <w:rPr>
          <w:b/>
          <w:bCs/>
        </w:rPr>
        <w:t>S:</w:t>
      </w:r>
      <w:r w:rsidRPr="000F6094">
        <w:rPr>
          <w:i/>
          <w:iCs/>
        </w:rPr>
        <w:t xml:space="preserve"> </w:t>
      </w:r>
      <w:r>
        <w:rPr>
          <w:i/>
          <w:iCs/>
        </w:rPr>
        <w:t>yShev</w:t>
      </w:r>
      <w:r w:rsidRPr="006B61AB">
        <w:rPr>
          <w:i/>
          <w:iCs/>
        </w:rPr>
        <w:t>i</w:t>
      </w:r>
      <w:r>
        <w:t xml:space="preserve"> 2:3, 33d (Kosovsky, </w:t>
      </w:r>
      <w:r>
        <w:rPr>
          <w:i/>
          <w:iCs/>
        </w:rPr>
        <w:t>Yerushalmi</w:t>
      </w:r>
      <w:r>
        <w:t>, 165)</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0C493E">
        <w:t>3</w:t>
      </w:r>
      <w:r w:rsidR="000C493E" w:rsidRPr="000C493E">
        <w:rPr>
          <w:vertAlign w:val="superscript"/>
        </w:rPr>
        <w:t>rd</w:t>
      </w:r>
      <w:r w:rsidR="000C493E">
        <w:t>-4</w:t>
      </w:r>
      <w:r w:rsidR="000C493E" w:rsidRPr="000C493E">
        <w:rPr>
          <w:vertAlign w:val="superscript"/>
        </w:rPr>
        <w:t>th</w:t>
      </w:r>
      <w:r w:rsidR="000C493E">
        <w:t xml:space="preserve"> C</w:t>
      </w:r>
      <w:r w:rsidR="000C493E">
        <w:rPr>
          <w:rStyle w:val="FootnoteReference"/>
        </w:rPr>
        <w:footnoteReference w:id="962"/>
      </w:r>
    </w:p>
    <w:p w14:paraId="1EEF16A4" w14:textId="77777777" w:rsidR="00BD0433" w:rsidRDefault="00BD0433" w:rsidP="000C493E">
      <w:pPr>
        <w:numPr>
          <w:ilvl w:val="0"/>
          <w:numId w:val="49"/>
        </w:numPr>
        <w:bidi w:val="0"/>
      </w:pPr>
      <w:r w:rsidRPr="001D0F6E">
        <w:rPr>
          <w:b/>
          <w:bCs/>
          <w:lang w:val="en-GB"/>
        </w:rPr>
        <w:t xml:space="preserve">O: </w:t>
      </w:r>
      <w:r w:rsidRPr="00840B48">
        <w:rPr>
          <w:lang w:val="en-GB"/>
        </w:rPr>
        <w:t>–</w:t>
      </w:r>
      <w:r w:rsidRPr="001D0F6E">
        <w:rPr>
          <w:b/>
          <w:bCs/>
          <w:lang w:val="en-GB"/>
        </w:rPr>
        <w:t xml:space="preserve"> Ds:</w:t>
      </w:r>
      <w:r>
        <w:rPr>
          <w:lang w:val="en-GB"/>
        </w:rPr>
        <w:t xml:space="preserve"> Ami (1</w:t>
      </w:r>
      <w:r w:rsidRPr="00AB182C">
        <w:rPr>
          <w:lang w:val="en-GB"/>
        </w:rPr>
        <w:t>)</w:t>
      </w:r>
      <w:r>
        <w:rPr>
          <w:lang w:val="en-GB"/>
        </w:rPr>
        <w:t>’</w:t>
      </w:r>
      <w:r w:rsidRPr="00AB182C">
        <w:rPr>
          <w:lang w:val="en-GB"/>
        </w:rPr>
        <w:t>s son</w:t>
      </w:r>
      <w:r w:rsidRPr="001D0F6E">
        <w:rPr>
          <w:lang w:val="en-GB"/>
        </w:rPr>
        <w:t xml:space="preserve"> </w:t>
      </w:r>
      <w:r w:rsidRPr="001D0F6E">
        <w:rPr>
          <w:b/>
          <w:bCs/>
          <w:lang w:val="en-GB"/>
        </w:rPr>
        <w:t xml:space="preserve">F: </w:t>
      </w:r>
      <w:r w:rsidRPr="00840B48">
        <w:rPr>
          <w:lang w:val="en-GB"/>
        </w:rPr>
        <w:t>–</w:t>
      </w:r>
      <w:r>
        <w:rPr>
          <w:b/>
          <w:bCs/>
          <w:lang w:val="en-GB"/>
        </w:rPr>
        <w:t xml:space="preserve"> </w:t>
      </w:r>
      <w:r w:rsidRPr="001D0F6E">
        <w:rPr>
          <w:b/>
          <w:bCs/>
          <w:lang w:val="en-GB"/>
        </w:rPr>
        <w:t>S:</w:t>
      </w:r>
      <w:r w:rsidRPr="001D0F6E">
        <w:rPr>
          <w:lang w:val="en-GB"/>
        </w:rPr>
        <w:t xml:space="preserve"> </w:t>
      </w:r>
      <w:r>
        <w:rPr>
          <w:i/>
          <w:iCs/>
        </w:rPr>
        <w:t>yTer</w:t>
      </w:r>
      <w:r>
        <w:t xml:space="preserve"> 2:5, 41d (Kosovsky, </w:t>
      </w:r>
      <w:r>
        <w:rPr>
          <w:i/>
          <w:iCs/>
        </w:rPr>
        <w:t>Yerushalmi</w:t>
      </w:r>
      <w:r>
        <w:t>, 97)</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0C493E">
        <w:rPr>
          <w:rFonts w:cs="Times New Roman"/>
          <w:lang w:val="en-GB"/>
        </w:rPr>
        <w:t>3</w:t>
      </w:r>
      <w:r w:rsidR="000C493E" w:rsidRPr="00A07EC8">
        <w:rPr>
          <w:rFonts w:cs="Times New Roman"/>
          <w:vertAlign w:val="superscript"/>
          <w:lang w:val="en-GB"/>
        </w:rPr>
        <w:t>rd</w:t>
      </w:r>
      <w:r w:rsidR="000C493E">
        <w:rPr>
          <w:rFonts w:cs="Times New Roman"/>
          <w:lang w:val="en-GB"/>
        </w:rPr>
        <w:t xml:space="preserve"> C</w:t>
      </w:r>
      <w:r w:rsidR="000C493E">
        <w:rPr>
          <w:rStyle w:val="FootnoteReference"/>
          <w:rFonts w:cs="Times New Roman"/>
          <w:lang w:val="en-GB"/>
        </w:rPr>
        <w:footnoteReference w:id="963"/>
      </w:r>
    </w:p>
    <w:p w14:paraId="55444B1F" w14:textId="77777777" w:rsidR="00BD0433" w:rsidRDefault="00BD0433" w:rsidP="007F57F4">
      <w:pPr>
        <w:numPr>
          <w:ilvl w:val="0"/>
          <w:numId w:val="49"/>
        </w:numPr>
        <w:bidi w:val="0"/>
      </w:pPr>
      <w:r w:rsidRPr="00E475D9">
        <w:rPr>
          <w:b/>
          <w:bCs/>
        </w:rPr>
        <w:t xml:space="preserve">O: </w:t>
      </w:r>
      <w:r w:rsidRPr="0000103C">
        <w:rPr>
          <w:rFonts w:cs="Times New Roman"/>
          <w:rtl/>
        </w:rPr>
        <w:t>יודני</w:t>
      </w:r>
      <w:r>
        <w:rPr>
          <w:rStyle w:val="FootnoteReference"/>
        </w:rPr>
        <w:footnoteReference w:id="964"/>
      </w:r>
      <w:r>
        <w:t>/</w:t>
      </w:r>
      <w:r w:rsidRPr="0000103C">
        <w:rPr>
          <w:rFonts w:cs="Times New Roman"/>
          <w:rtl/>
        </w:rPr>
        <w:t>יודנה</w:t>
      </w:r>
      <w:r w:rsidRPr="00AE4DA2">
        <w:rPr>
          <w:rStyle w:val="FootnoteReference"/>
          <w:lang w:val="de-DE"/>
        </w:rPr>
        <w:footnoteReference w:id="965"/>
      </w:r>
      <w:r>
        <w:t xml:space="preserve"> </w:t>
      </w:r>
      <w:r w:rsidRPr="00E475D9">
        <w:rPr>
          <w:b/>
          <w:bCs/>
        </w:rPr>
        <w:t>Ds:</w:t>
      </w:r>
      <w:r w:rsidRPr="00E475D9">
        <w:t xml:space="preserve"> His son</w:t>
      </w:r>
      <w:r>
        <w:rPr>
          <w:rStyle w:val="FootnoteReference"/>
          <w:lang w:val="de-DE"/>
        </w:rPr>
        <w:footnoteReference w:id="966"/>
      </w:r>
      <w:r w:rsidRPr="00E475D9">
        <w:t xml:space="preserve"> </w:t>
      </w:r>
      <w:r w:rsidRPr="00E475D9">
        <w:rPr>
          <w:b/>
          <w:bCs/>
        </w:rPr>
        <w:t>F:</w:t>
      </w:r>
      <w:r w:rsidRPr="00E475D9">
        <w:t xml:space="preserve"> </w:t>
      </w:r>
      <w:r w:rsidRPr="00840B48">
        <w:rPr>
          <w:lang w:val="en-GB"/>
        </w:rPr>
        <w:t>–</w:t>
      </w:r>
      <w:r w:rsidRPr="00E475D9">
        <w:t xml:space="preserve"> </w:t>
      </w:r>
      <w:r w:rsidRPr="00E475D9">
        <w:rPr>
          <w:b/>
          <w:bCs/>
        </w:rPr>
        <w:t>S:</w:t>
      </w:r>
      <w:r w:rsidRPr="00E475D9">
        <w:t xml:space="preserve"> </w:t>
      </w:r>
      <w:r>
        <w:rPr>
          <w:i/>
          <w:iCs/>
        </w:rPr>
        <w:t>yTer</w:t>
      </w:r>
      <w:r>
        <w:t xml:space="preserve"> </w:t>
      </w:r>
      <w:r w:rsidRPr="00AE4DA2">
        <w:t>8:</w:t>
      </w:r>
      <w:r>
        <w:t>3</w:t>
      </w:r>
      <w:r w:rsidRPr="00AE4DA2">
        <w:t>, 45c (K</w:t>
      </w:r>
      <w:r>
        <w:t xml:space="preserve">osovsky, </w:t>
      </w:r>
      <w:r>
        <w:rPr>
          <w:i/>
          <w:iCs/>
        </w:rPr>
        <w:t>Yerushalmi</w:t>
      </w:r>
      <w:r>
        <w:t>, 325)</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7F57F4">
        <w:rPr>
          <w:rFonts w:cs="Times New Roman"/>
          <w:lang w:val="it-IT"/>
        </w:rPr>
        <w:t>Pre-4</w:t>
      </w:r>
      <w:r w:rsidR="007F57F4" w:rsidRPr="00951455">
        <w:rPr>
          <w:rFonts w:cs="Times New Roman"/>
          <w:lang w:val="it-IT"/>
        </w:rPr>
        <w:t>00</w:t>
      </w:r>
      <w:r w:rsidR="007F57F4">
        <w:rPr>
          <w:rStyle w:val="FootnoteReference"/>
          <w:rFonts w:cs="Times New Roman"/>
        </w:rPr>
        <w:footnoteReference w:id="967"/>
      </w:r>
    </w:p>
    <w:p w14:paraId="3802D148" w14:textId="77777777" w:rsidR="00BD0433" w:rsidRDefault="00BD0433" w:rsidP="003261C4">
      <w:pPr>
        <w:numPr>
          <w:ilvl w:val="0"/>
          <w:numId w:val="49"/>
        </w:numPr>
        <w:bidi w:val="0"/>
      </w:pPr>
      <w:r w:rsidRPr="00D6048B">
        <w:rPr>
          <w:b/>
          <w:bCs/>
          <w:lang w:val="en-GB"/>
        </w:rPr>
        <w:t xml:space="preserve">O: </w:t>
      </w:r>
      <w:r w:rsidRPr="00840B48">
        <w:rPr>
          <w:lang w:val="en-GB"/>
        </w:rPr>
        <w:t>–</w:t>
      </w:r>
      <w:r w:rsidRPr="00D6048B">
        <w:rPr>
          <w:b/>
          <w:bCs/>
          <w:lang w:val="en-GB"/>
        </w:rPr>
        <w:t xml:space="preserve"> Ds:</w:t>
      </w:r>
      <w:r w:rsidRPr="00D6048B">
        <w:rPr>
          <w:lang w:val="en-GB"/>
        </w:rPr>
        <w:t xml:space="preserve"> </w:t>
      </w:r>
      <w:r w:rsidRPr="00764625">
        <w:rPr>
          <w:rFonts w:cs="Times New Roman"/>
        </w:rPr>
        <w:t>Benaiah</w:t>
      </w:r>
      <w:r w:rsidRPr="00E475D9">
        <w:rPr>
          <w:lang w:val="en-GB"/>
        </w:rPr>
        <w:t xml:space="preserve"> </w:t>
      </w:r>
      <w:r>
        <w:rPr>
          <w:lang w:val="en-GB"/>
        </w:rPr>
        <w:t>(2</w:t>
      </w:r>
      <w:r w:rsidRPr="00E475D9">
        <w:rPr>
          <w:lang w:val="en-GB"/>
        </w:rPr>
        <w:t>)</w:t>
      </w:r>
      <w:r>
        <w:rPr>
          <w:lang w:val="en-GB"/>
        </w:rPr>
        <w:t>’</w:t>
      </w:r>
      <w:r w:rsidRPr="00E475D9">
        <w:rPr>
          <w:lang w:val="en-GB"/>
        </w:rPr>
        <w:t>s</w:t>
      </w:r>
      <w:r w:rsidRPr="00AB182C">
        <w:rPr>
          <w:lang w:val="en-GB"/>
        </w:rPr>
        <w:t xml:space="preserve"> son</w:t>
      </w:r>
      <w:r w:rsidRPr="00D6048B">
        <w:rPr>
          <w:lang w:val="en-GB"/>
        </w:rPr>
        <w:t xml:space="preserve"> </w:t>
      </w:r>
      <w:r w:rsidRPr="00D6048B">
        <w:rPr>
          <w:b/>
          <w:bCs/>
          <w:lang w:val="en-GB"/>
        </w:rPr>
        <w:t>F:</w:t>
      </w:r>
      <w:r w:rsidRPr="00D6048B">
        <w:rPr>
          <w:lang w:val="en-GB"/>
        </w:rPr>
        <w:t xml:space="preserve"> </w:t>
      </w:r>
      <w:r w:rsidRPr="00840B48">
        <w:rPr>
          <w:lang w:val="en-GB"/>
        </w:rPr>
        <w:t>–</w:t>
      </w:r>
      <w:r>
        <w:rPr>
          <w:lang w:val="en-GB"/>
        </w:rPr>
        <w:t xml:space="preserve"> </w:t>
      </w:r>
      <w:r w:rsidRPr="00D6048B">
        <w:rPr>
          <w:b/>
          <w:bCs/>
          <w:lang w:val="en-GB"/>
        </w:rPr>
        <w:t>S:</w:t>
      </w:r>
      <w:r w:rsidRPr="00D6048B">
        <w:rPr>
          <w:i/>
          <w:iCs/>
        </w:rPr>
        <w:t xml:space="preserve"> </w:t>
      </w:r>
      <w:r>
        <w:rPr>
          <w:i/>
          <w:iCs/>
        </w:rPr>
        <w:t>yTer</w:t>
      </w:r>
      <w:r>
        <w:t xml:space="preserve"> 11:1, 47d (Kosovsky, </w:t>
      </w:r>
      <w:r>
        <w:rPr>
          <w:i/>
          <w:iCs/>
        </w:rPr>
        <w:t>Yerushalmi</w:t>
      </w:r>
      <w:r>
        <w:t>, 51)</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3261C4">
        <w:t>3</w:t>
      </w:r>
      <w:r w:rsidR="003261C4" w:rsidRPr="00BE175A">
        <w:rPr>
          <w:vertAlign w:val="superscript"/>
        </w:rPr>
        <w:t>rd</w:t>
      </w:r>
      <w:r w:rsidR="003261C4">
        <w:t xml:space="preserve"> C</w:t>
      </w:r>
      <w:r w:rsidR="003261C4">
        <w:rPr>
          <w:rStyle w:val="FootnoteReference"/>
        </w:rPr>
        <w:footnoteReference w:id="968"/>
      </w:r>
    </w:p>
    <w:p w14:paraId="5F239C02" w14:textId="77777777" w:rsidR="00BD0433" w:rsidRPr="00292BC4" w:rsidRDefault="00BD0433" w:rsidP="007F57F4">
      <w:pPr>
        <w:numPr>
          <w:ilvl w:val="0"/>
          <w:numId w:val="49"/>
        </w:numPr>
        <w:bidi w:val="0"/>
      </w:pPr>
      <w:r w:rsidRPr="00292BC4">
        <w:rPr>
          <w:b/>
          <w:bCs/>
        </w:rPr>
        <w:t xml:space="preserve">O: </w:t>
      </w:r>
      <w:r w:rsidRPr="00D46C53">
        <w:rPr>
          <w:rFonts w:cs="Times New Roman"/>
          <w:rtl/>
        </w:rPr>
        <w:t>יודן</w:t>
      </w:r>
      <w:r w:rsidRPr="007D3360">
        <w:rPr>
          <w:rStyle w:val="FootnoteReference"/>
        </w:rPr>
        <w:footnoteReference w:id="969"/>
      </w:r>
      <w:r w:rsidRPr="00292BC4">
        <w:rPr>
          <w:b/>
          <w:bCs/>
        </w:rPr>
        <w:t xml:space="preserve"> Ds:</w:t>
      </w:r>
      <w:r w:rsidRPr="00292BC4">
        <w:t xml:space="preserve"> Joseph </w:t>
      </w:r>
      <w:r>
        <w:t>(13</w:t>
      </w:r>
      <w:r w:rsidRPr="00292BC4">
        <w:t xml:space="preserve">)’s nephew </w:t>
      </w:r>
      <w:r w:rsidRPr="00292BC4">
        <w:rPr>
          <w:b/>
          <w:bCs/>
        </w:rPr>
        <w:t>F:</w:t>
      </w:r>
      <w:r w:rsidRPr="00292BC4">
        <w:t xml:space="preserve"> </w:t>
      </w:r>
      <w:r w:rsidRPr="00840B48">
        <w:rPr>
          <w:lang w:val="en-GB"/>
        </w:rPr>
        <w:t>–</w:t>
      </w:r>
      <w:r w:rsidRPr="00292BC4">
        <w:t xml:space="preserve"> </w:t>
      </w:r>
      <w:r w:rsidRPr="00292BC4">
        <w:rPr>
          <w:b/>
          <w:bCs/>
        </w:rPr>
        <w:t>S:</w:t>
      </w:r>
      <w:r w:rsidRPr="00292BC4">
        <w:rPr>
          <w:i/>
          <w:iCs/>
        </w:rPr>
        <w:t xml:space="preserve"> yTer</w:t>
      </w:r>
      <w:r w:rsidRPr="00292BC4">
        <w:t xml:space="preserve"> 11:5, 48a (Kosovsky, </w:t>
      </w:r>
      <w:r w:rsidRPr="00292BC4">
        <w:rPr>
          <w:i/>
          <w:iCs/>
        </w:rPr>
        <w:t>Yerushalmi</w:t>
      </w:r>
      <w:r w:rsidRPr="00292BC4">
        <w:t>, 325)</w:t>
      </w:r>
      <w:r w:rsidRPr="00292BC4">
        <w:rPr>
          <w:i/>
          <w:iCs/>
        </w:rPr>
        <w:t xml:space="preserve"> </w:t>
      </w:r>
      <w:r w:rsidRPr="00292BC4">
        <w:rPr>
          <w:b/>
          <w:bCs/>
        </w:rPr>
        <w:t xml:space="preserve">E: </w:t>
      </w:r>
      <w:r w:rsidRPr="00840B48">
        <w:rPr>
          <w:lang w:val="en-GB"/>
        </w:rPr>
        <w:t>–</w:t>
      </w:r>
      <w:r w:rsidRPr="00292BC4">
        <w:rPr>
          <w:b/>
          <w:bCs/>
        </w:rPr>
        <w:t xml:space="preserve"> D: </w:t>
      </w:r>
      <w:r w:rsidR="007F57F4" w:rsidRPr="007F4780">
        <w:rPr>
          <w:lang w:val="it-IT"/>
        </w:rPr>
        <w:t>3</w:t>
      </w:r>
      <w:r w:rsidR="007F57F4" w:rsidRPr="007F4780">
        <w:rPr>
          <w:vertAlign w:val="superscript"/>
          <w:lang w:val="it-IT"/>
        </w:rPr>
        <w:t>rd</w:t>
      </w:r>
      <w:r w:rsidR="007F57F4" w:rsidRPr="007F4780">
        <w:rPr>
          <w:lang w:val="it-IT"/>
        </w:rPr>
        <w:t xml:space="preserve"> C</w:t>
      </w:r>
      <w:r w:rsidR="007F57F4" w:rsidRPr="007F4780">
        <w:rPr>
          <w:rStyle w:val="FootnoteReference"/>
          <w:lang w:val="it-IT"/>
        </w:rPr>
        <w:footnoteReference w:id="970"/>
      </w:r>
    </w:p>
    <w:p w14:paraId="7424E54B" w14:textId="77777777" w:rsidR="00BD0433" w:rsidRPr="00292BC4" w:rsidRDefault="00BD0433" w:rsidP="007F57F4">
      <w:pPr>
        <w:numPr>
          <w:ilvl w:val="0"/>
          <w:numId w:val="49"/>
        </w:numPr>
        <w:bidi w:val="0"/>
      </w:pPr>
      <w:r w:rsidRPr="00292BC4">
        <w:rPr>
          <w:b/>
          <w:bCs/>
        </w:rPr>
        <w:t>O:</w:t>
      </w:r>
      <w:r w:rsidRPr="00292BC4">
        <w:t xml:space="preserve"> </w:t>
      </w:r>
      <w:r w:rsidRPr="00D46C53">
        <w:rPr>
          <w:rFonts w:cs="Times New Roman"/>
          <w:rtl/>
        </w:rPr>
        <w:t>יודן</w:t>
      </w:r>
      <w:r w:rsidRPr="007D3360">
        <w:rPr>
          <w:rStyle w:val="FootnoteReference"/>
        </w:rPr>
        <w:footnoteReference w:id="971"/>
      </w:r>
      <w:r w:rsidRPr="00292BC4">
        <w:t xml:space="preserve"> </w:t>
      </w:r>
      <w:r w:rsidRPr="00292BC4">
        <w:rPr>
          <w:b/>
          <w:bCs/>
        </w:rPr>
        <w:t>Ds:</w:t>
      </w:r>
      <w:r>
        <w:t xml:space="preserve"> Gadia (1</w:t>
      </w:r>
      <w:r w:rsidRPr="00292BC4">
        <w:t xml:space="preserve">)’s son </w:t>
      </w:r>
      <w:r w:rsidRPr="00292BC4">
        <w:rPr>
          <w:b/>
          <w:bCs/>
        </w:rPr>
        <w:t xml:space="preserve">F: </w:t>
      </w:r>
      <w:r w:rsidRPr="00840B48">
        <w:rPr>
          <w:lang w:val="en-GB"/>
        </w:rPr>
        <w:t>–</w:t>
      </w:r>
      <w:r w:rsidRPr="00292BC4">
        <w:t xml:space="preserve"> </w:t>
      </w:r>
      <w:r w:rsidRPr="00292BC4">
        <w:rPr>
          <w:b/>
          <w:bCs/>
        </w:rPr>
        <w:t>S:</w:t>
      </w:r>
      <w:r w:rsidRPr="00292BC4">
        <w:rPr>
          <w:i/>
          <w:iCs/>
        </w:rPr>
        <w:t xml:space="preserve"> yMSh</w:t>
      </w:r>
      <w:r w:rsidRPr="00292BC4">
        <w:t xml:space="preserve"> 4:1, 54d (Kosovsky, </w:t>
      </w:r>
      <w:r w:rsidRPr="00292BC4">
        <w:rPr>
          <w:i/>
          <w:iCs/>
        </w:rPr>
        <w:t>Yerushalmi</w:t>
      </w:r>
      <w:r w:rsidRPr="00292BC4">
        <w:t>, 163)</w:t>
      </w:r>
      <w:r w:rsidRPr="00292BC4">
        <w:rPr>
          <w:i/>
          <w:iCs/>
        </w:rPr>
        <w:t xml:space="preserve"> </w:t>
      </w:r>
      <w:r w:rsidRPr="00292BC4">
        <w:rPr>
          <w:b/>
          <w:bCs/>
        </w:rPr>
        <w:t xml:space="preserve">E: </w:t>
      </w:r>
      <w:r w:rsidRPr="00840B48">
        <w:rPr>
          <w:lang w:val="en-GB"/>
        </w:rPr>
        <w:t>–</w:t>
      </w:r>
      <w:r w:rsidRPr="00292BC4">
        <w:rPr>
          <w:b/>
          <w:bCs/>
        </w:rPr>
        <w:t xml:space="preserve"> D: </w:t>
      </w:r>
      <w:r w:rsidR="007F57F4">
        <w:rPr>
          <w:rFonts w:cs="Times New Roman"/>
          <w:lang w:val="en-GB"/>
        </w:rPr>
        <w:t>3</w:t>
      </w:r>
      <w:r w:rsidR="007F57F4" w:rsidRPr="00515085">
        <w:rPr>
          <w:rFonts w:cs="Times New Roman"/>
          <w:vertAlign w:val="superscript"/>
          <w:lang w:val="en-GB"/>
        </w:rPr>
        <w:t>rd</w:t>
      </w:r>
      <w:r w:rsidR="007F57F4">
        <w:rPr>
          <w:rFonts w:cs="Times New Roman"/>
          <w:lang w:val="en-GB"/>
        </w:rPr>
        <w:t>-4</w:t>
      </w:r>
      <w:r w:rsidR="007F57F4" w:rsidRPr="00515085">
        <w:rPr>
          <w:rFonts w:cs="Times New Roman"/>
          <w:vertAlign w:val="superscript"/>
          <w:lang w:val="en-GB"/>
        </w:rPr>
        <w:t>th</w:t>
      </w:r>
      <w:r w:rsidR="007F57F4">
        <w:rPr>
          <w:rFonts w:cs="Times New Roman"/>
          <w:lang w:val="en-GB"/>
        </w:rPr>
        <w:t xml:space="preserve"> C</w:t>
      </w:r>
      <w:r w:rsidR="007F57F4">
        <w:rPr>
          <w:rStyle w:val="FootnoteReference"/>
          <w:rFonts w:cs="Times New Roman"/>
          <w:lang w:val="en-GB"/>
        </w:rPr>
        <w:footnoteReference w:id="972"/>
      </w:r>
    </w:p>
    <w:p w14:paraId="467D7604" w14:textId="77777777" w:rsidR="00BD0433" w:rsidRPr="00292BC4" w:rsidRDefault="00BD0433" w:rsidP="003752AF">
      <w:pPr>
        <w:numPr>
          <w:ilvl w:val="0"/>
          <w:numId w:val="49"/>
        </w:numPr>
        <w:bidi w:val="0"/>
      </w:pPr>
      <w:r w:rsidRPr="00292BC4">
        <w:rPr>
          <w:b/>
          <w:bCs/>
        </w:rPr>
        <w:t>O:</w:t>
      </w:r>
      <w:r w:rsidRPr="00292BC4">
        <w:t xml:space="preserve"> </w:t>
      </w:r>
      <w:r w:rsidRPr="00D46C53">
        <w:rPr>
          <w:rFonts w:cs="Times New Roman"/>
          <w:rtl/>
        </w:rPr>
        <w:t>יודן</w:t>
      </w:r>
      <w:r w:rsidRPr="007D3360">
        <w:rPr>
          <w:rStyle w:val="FootnoteReference"/>
        </w:rPr>
        <w:footnoteReference w:id="973"/>
      </w:r>
      <w:r w:rsidRPr="00292BC4">
        <w:t xml:space="preserve"> </w:t>
      </w:r>
      <w:r w:rsidRPr="00292BC4">
        <w:rPr>
          <w:b/>
          <w:bCs/>
        </w:rPr>
        <w:t>Ds:</w:t>
      </w:r>
      <w:r w:rsidRPr="00292BC4">
        <w:t xml:space="preserve"> Tryphon (</w:t>
      </w:r>
      <w:r>
        <w:t>2</w:t>
      </w:r>
      <w:r w:rsidRPr="00292BC4">
        <w:t xml:space="preserve">)’s son </w:t>
      </w:r>
      <w:r w:rsidRPr="00292BC4">
        <w:rPr>
          <w:b/>
          <w:bCs/>
        </w:rPr>
        <w:t xml:space="preserve">F: </w:t>
      </w:r>
      <w:r w:rsidRPr="00840B48">
        <w:rPr>
          <w:lang w:val="en-GB"/>
        </w:rPr>
        <w:t>–</w:t>
      </w:r>
      <w:r w:rsidRPr="00292BC4">
        <w:t xml:space="preserve"> </w:t>
      </w:r>
      <w:r w:rsidRPr="00292BC4">
        <w:rPr>
          <w:b/>
          <w:bCs/>
        </w:rPr>
        <w:t>S:</w:t>
      </w:r>
      <w:r w:rsidRPr="00292BC4">
        <w:t xml:space="preserve"> </w:t>
      </w:r>
      <w:r w:rsidRPr="00292BC4">
        <w:rPr>
          <w:i/>
          <w:iCs/>
        </w:rPr>
        <w:t>yOrl</w:t>
      </w:r>
      <w:r w:rsidRPr="00292BC4">
        <w:t xml:space="preserve"> 1:3, 61a (Kosovsky, </w:t>
      </w:r>
      <w:r w:rsidRPr="00292BC4">
        <w:rPr>
          <w:i/>
          <w:iCs/>
        </w:rPr>
        <w:t>Yerushalmi</w:t>
      </w:r>
      <w:r w:rsidRPr="00292BC4">
        <w:t>, 292)</w:t>
      </w:r>
      <w:r w:rsidRPr="00292BC4">
        <w:rPr>
          <w:i/>
          <w:iCs/>
        </w:rPr>
        <w:t xml:space="preserve"> </w:t>
      </w:r>
      <w:r w:rsidRPr="00292BC4">
        <w:rPr>
          <w:b/>
          <w:bCs/>
        </w:rPr>
        <w:t xml:space="preserve">E: </w:t>
      </w:r>
      <w:r w:rsidRPr="00840B48">
        <w:rPr>
          <w:lang w:val="en-GB"/>
        </w:rPr>
        <w:t>–</w:t>
      </w:r>
      <w:r w:rsidRPr="00292BC4">
        <w:rPr>
          <w:b/>
          <w:bCs/>
        </w:rPr>
        <w:t xml:space="preserve"> D: </w:t>
      </w:r>
      <w:r w:rsidR="003752AF">
        <w:rPr>
          <w:rFonts w:cs="Times New Roman"/>
          <w:lang w:val="it-IT"/>
        </w:rPr>
        <w:t>Pre-4</w:t>
      </w:r>
      <w:r w:rsidR="003752AF" w:rsidRPr="00AA7480">
        <w:rPr>
          <w:rFonts w:cs="Times New Roman"/>
          <w:lang w:val="it-IT"/>
        </w:rPr>
        <w:t>00</w:t>
      </w:r>
      <w:r w:rsidR="003752AF">
        <w:rPr>
          <w:rStyle w:val="FootnoteReference"/>
          <w:rFonts w:cs="Times New Roman"/>
        </w:rPr>
        <w:footnoteReference w:id="974"/>
      </w:r>
    </w:p>
    <w:p w14:paraId="56255663" w14:textId="77777777" w:rsidR="00BD0433" w:rsidRPr="00292BC4" w:rsidRDefault="00BD0433" w:rsidP="00661A14">
      <w:pPr>
        <w:numPr>
          <w:ilvl w:val="0"/>
          <w:numId w:val="49"/>
        </w:numPr>
        <w:bidi w:val="0"/>
      </w:pPr>
      <w:r w:rsidRPr="00292BC4">
        <w:rPr>
          <w:b/>
          <w:bCs/>
        </w:rPr>
        <w:t>O:</w:t>
      </w:r>
      <w:r w:rsidRPr="00292BC4">
        <w:t xml:space="preserve"> </w:t>
      </w:r>
      <w:r w:rsidRPr="00D46C53">
        <w:rPr>
          <w:rFonts w:cs="Times New Roman"/>
          <w:rtl/>
        </w:rPr>
        <w:t>יודן</w:t>
      </w:r>
      <w:r w:rsidRPr="007D3360">
        <w:rPr>
          <w:rStyle w:val="FootnoteReference"/>
        </w:rPr>
        <w:footnoteReference w:id="975"/>
      </w:r>
      <w:r w:rsidRPr="00292BC4">
        <w:t xml:space="preserve"> </w:t>
      </w:r>
      <w:r w:rsidRPr="00292BC4">
        <w:rPr>
          <w:b/>
          <w:bCs/>
        </w:rPr>
        <w:t>Ds:</w:t>
      </w:r>
      <w:r w:rsidRPr="00292BC4">
        <w:t xml:space="preserve"> Hanan (</w:t>
      </w:r>
      <w:r>
        <w:t>6</w:t>
      </w:r>
      <w:r w:rsidRPr="00292BC4">
        <w:t xml:space="preserve">)’s son </w:t>
      </w:r>
      <w:r w:rsidRPr="00292BC4">
        <w:rPr>
          <w:b/>
          <w:bCs/>
        </w:rPr>
        <w:t>F:</w:t>
      </w:r>
      <w:r w:rsidRPr="00292BC4">
        <w:t xml:space="preserve"> </w:t>
      </w:r>
      <w:r w:rsidRPr="00840B48">
        <w:rPr>
          <w:lang w:val="en-GB"/>
        </w:rPr>
        <w:t>–</w:t>
      </w:r>
      <w:r w:rsidRPr="00292BC4">
        <w:t xml:space="preserve"> </w:t>
      </w:r>
      <w:r w:rsidRPr="00292BC4">
        <w:rPr>
          <w:b/>
          <w:bCs/>
        </w:rPr>
        <w:t xml:space="preserve">S: </w:t>
      </w:r>
      <w:r w:rsidRPr="00292BC4">
        <w:rPr>
          <w:i/>
          <w:iCs/>
        </w:rPr>
        <w:t>yOrl</w:t>
      </w:r>
      <w:r w:rsidRPr="00292BC4">
        <w:t xml:space="preserve"> 1:3, 61b (Kosovsky, </w:t>
      </w:r>
      <w:r w:rsidRPr="00292BC4">
        <w:rPr>
          <w:i/>
          <w:iCs/>
        </w:rPr>
        <w:t>Yerushalmi</w:t>
      </w:r>
      <w:r w:rsidRPr="00292BC4">
        <w:t>, 264)</w:t>
      </w:r>
      <w:r w:rsidRPr="00292BC4">
        <w:rPr>
          <w:i/>
          <w:iCs/>
        </w:rPr>
        <w:t xml:space="preserve"> </w:t>
      </w:r>
      <w:r w:rsidRPr="00292BC4">
        <w:rPr>
          <w:b/>
          <w:bCs/>
        </w:rPr>
        <w:t xml:space="preserve">E: </w:t>
      </w:r>
      <w:r w:rsidRPr="00840B48">
        <w:rPr>
          <w:lang w:val="en-GB"/>
        </w:rPr>
        <w:t>–</w:t>
      </w:r>
      <w:r w:rsidRPr="00292BC4">
        <w:rPr>
          <w:b/>
          <w:bCs/>
        </w:rPr>
        <w:t xml:space="preserve"> D: </w:t>
      </w:r>
      <w:r w:rsidR="008B4D14">
        <w:t>3</w:t>
      </w:r>
      <w:r w:rsidR="008B4D14" w:rsidRPr="00D20B3C">
        <w:rPr>
          <w:vertAlign w:val="superscript"/>
        </w:rPr>
        <w:t>rd</w:t>
      </w:r>
      <w:r w:rsidR="008B4D14">
        <w:t>-4</w:t>
      </w:r>
      <w:r w:rsidR="008B4D14" w:rsidRPr="00D20B3C">
        <w:rPr>
          <w:vertAlign w:val="superscript"/>
        </w:rPr>
        <w:t>th</w:t>
      </w:r>
      <w:r w:rsidR="008B4D14">
        <w:t xml:space="preserve"> C</w:t>
      </w:r>
      <w:r w:rsidR="008B4D14">
        <w:rPr>
          <w:rStyle w:val="FootnoteReference"/>
        </w:rPr>
        <w:footnoteReference w:id="976"/>
      </w:r>
    </w:p>
    <w:p w14:paraId="716FF31F" w14:textId="77777777" w:rsidR="00BD0433" w:rsidRPr="00B009D7" w:rsidRDefault="00BD0433" w:rsidP="00815F05">
      <w:pPr>
        <w:numPr>
          <w:ilvl w:val="0"/>
          <w:numId w:val="49"/>
        </w:numPr>
        <w:bidi w:val="0"/>
        <w:rPr>
          <w:lang w:val="en-GB"/>
        </w:rPr>
      </w:pPr>
      <w:r w:rsidRPr="00B009D7">
        <w:rPr>
          <w:b/>
          <w:bCs/>
          <w:lang w:val="en-GB"/>
        </w:rPr>
        <w:t xml:space="preserve">O: </w:t>
      </w:r>
      <w:r w:rsidRPr="00840B48">
        <w:rPr>
          <w:lang w:val="en-GB"/>
        </w:rPr>
        <w:t>–</w:t>
      </w:r>
      <w:r w:rsidRPr="00B009D7">
        <w:rPr>
          <w:b/>
          <w:bCs/>
          <w:lang w:val="en-GB"/>
        </w:rPr>
        <w:t xml:space="preserve"> Ds:</w:t>
      </w:r>
      <w:r w:rsidRPr="00B009D7">
        <w:rPr>
          <w:lang w:val="en-GB"/>
        </w:rPr>
        <w:t xml:space="preserve"> Levi </w:t>
      </w:r>
      <w:r w:rsidRPr="00AB182C">
        <w:rPr>
          <w:lang w:val="en-GB"/>
        </w:rPr>
        <w:t>(</w:t>
      </w:r>
      <w:r>
        <w:rPr>
          <w:lang w:val="en-GB"/>
        </w:rPr>
        <w:t>15</w:t>
      </w:r>
      <w:r w:rsidRPr="00AB182C">
        <w:rPr>
          <w:lang w:val="en-GB"/>
        </w:rPr>
        <w:t>)</w:t>
      </w:r>
      <w:r>
        <w:rPr>
          <w:lang w:val="en-GB"/>
        </w:rPr>
        <w:t>’</w:t>
      </w:r>
      <w:r w:rsidRPr="00AB182C">
        <w:rPr>
          <w:lang w:val="en-GB"/>
        </w:rPr>
        <w:t>s</w:t>
      </w:r>
      <w:r>
        <w:rPr>
          <w:lang w:val="en-GB"/>
        </w:rPr>
        <w:t xml:space="preserve"> </w:t>
      </w:r>
      <w:r w:rsidRPr="00AB182C">
        <w:rPr>
          <w:lang w:val="en-GB"/>
        </w:rPr>
        <w:t>son</w:t>
      </w:r>
      <w:r w:rsidRPr="003C13E6">
        <w:rPr>
          <w:lang w:val="en-GB"/>
        </w:rPr>
        <w:t xml:space="preserve"> </w:t>
      </w:r>
      <w:r w:rsidRPr="00B009D7">
        <w:rPr>
          <w:b/>
          <w:bCs/>
          <w:lang w:val="en-GB"/>
        </w:rPr>
        <w:t>F:</w:t>
      </w:r>
      <w:r w:rsidRPr="00B009D7">
        <w:rPr>
          <w:lang w:val="en-GB"/>
        </w:rPr>
        <w:t xml:space="preserve"> </w:t>
      </w:r>
      <w:r w:rsidRPr="00840B48">
        <w:rPr>
          <w:lang w:val="en-GB"/>
        </w:rPr>
        <w:t>–</w:t>
      </w:r>
      <w:r>
        <w:rPr>
          <w:lang w:val="en-GB"/>
        </w:rPr>
        <w:t xml:space="preserve"> </w:t>
      </w:r>
      <w:r w:rsidRPr="00B009D7">
        <w:rPr>
          <w:b/>
          <w:bCs/>
          <w:lang w:val="en-GB"/>
        </w:rPr>
        <w:t>S:</w:t>
      </w:r>
      <w:r w:rsidRPr="003C13E6">
        <w:rPr>
          <w:i/>
          <w:iCs/>
        </w:rPr>
        <w:t xml:space="preserve"> </w:t>
      </w:r>
      <w:r>
        <w:rPr>
          <w:i/>
          <w:iCs/>
        </w:rPr>
        <w:t>yShab</w:t>
      </w:r>
      <w:r>
        <w:t xml:space="preserve"> </w:t>
      </w:r>
      <w:r w:rsidRPr="000B65EB">
        <w:t>7:2, 10c</w:t>
      </w:r>
      <w:r>
        <w:t xml:space="preserve"> (Kosovsky, </w:t>
      </w:r>
      <w:r>
        <w:rPr>
          <w:i/>
          <w:iCs/>
        </w:rPr>
        <w:t>Yerushalmi</w:t>
      </w:r>
      <w:r>
        <w:t>, 321-2)</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8B4D14">
        <w:t>3</w:t>
      </w:r>
      <w:r w:rsidR="008B4D14" w:rsidRPr="008B4D14">
        <w:rPr>
          <w:vertAlign w:val="superscript"/>
        </w:rPr>
        <w:t>rd</w:t>
      </w:r>
      <w:r w:rsidR="008B4D14">
        <w:t xml:space="preserve"> C</w:t>
      </w:r>
      <w:r w:rsidR="008B4D14">
        <w:rPr>
          <w:rStyle w:val="FootnoteReference"/>
        </w:rPr>
        <w:footnoteReference w:id="977"/>
      </w:r>
    </w:p>
    <w:p w14:paraId="6ECEE053" w14:textId="77777777" w:rsidR="00BD0433" w:rsidRDefault="00BD0433" w:rsidP="004D1F28">
      <w:pPr>
        <w:numPr>
          <w:ilvl w:val="0"/>
          <w:numId w:val="49"/>
        </w:numPr>
        <w:bidi w:val="0"/>
      </w:pPr>
      <w:r w:rsidRPr="00E475D9">
        <w:rPr>
          <w:b/>
          <w:bCs/>
        </w:rPr>
        <w:t>O:</w:t>
      </w:r>
      <w:r>
        <w:t xml:space="preserve"> </w:t>
      </w:r>
      <w:r w:rsidRPr="00D46C53">
        <w:rPr>
          <w:rFonts w:cs="Times New Roman"/>
          <w:rtl/>
        </w:rPr>
        <w:t>יודן</w:t>
      </w:r>
      <w:r w:rsidRPr="007D3360">
        <w:rPr>
          <w:rStyle w:val="FootnoteReference"/>
        </w:rPr>
        <w:footnoteReference w:id="978"/>
      </w:r>
      <w:r>
        <w:t xml:space="preserve"> </w:t>
      </w:r>
      <w:r w:rsidRPr="00E475D9">
        <w:rPr>
          <w:b/>
          <w:bCs/>
        </w:rPr>
        <w:t>Ds:</w:t>
      </w:r>
      <w:r w:rsidRPr="00E475D9">
        <w:t xml:space="preserve"> Samuel </w:t>
      </w:r>
      <w:r w:rsidRPr="00CB646F">
        <w:rPr>
          <w:lang w:val="en-GB"/>
        </w:rPr>
        <w:t>(</w:t>
      </w:r>
      <w:r>
        <w:rPr>
          <w:lang w:val="en-GB"/>
        </w:rPr>
        <w:t>17</w:t>
      </w:r>
      <w:r w:rsidRPr="00CB646F">
        <w:rPr>
          <w:lang w:val="en-GB"/>
        </w:rPr>
        <w:t>)</w:t>
      </w:r>
      <w:r>
        <w:rPr>
          <w:lang w:val="en-GB"/>
        </w:rPr>
        <w:t>’</w:t>
      </w:r>
      <w:r w:rsidRPr="00CB646F">
        <w:rPr>
          <w:lang w:val="en-GB"/>
        </w:rPr>
        <w:t>s father</w:t>
      </w:r>
      <w:r w:rsidRPr="00E475D9">
        <w:t xml:space="preserve"> </w:t>
      </w:r>
      <w:r w:rsidRPr="00E475D9">
        <w:rPr>
          <w:b/>
          <w:bCs/>
        </w:rPr>
        <w:t>F:</w:t>
      </w:r>
      <w:r w:rsidRPr="00E475D9">
        <w:t xml:space="preserve"> </w:t>
      </w:r>
      <w:r w:rsidRPr="00840B48">
        <w:rPr>
          <w:lang w:val="en-GB"/>
        </w:rPr>
        <w:t>–</w:t>
      </w:r>
      <w:r w:rsidRPr="00E475D9">
        <w:t xml:space="preserve"> </w:t>
      </w:r>
      <w:r w:rsidRPr="00E475D9">
        <w:rPr>
          <w:b/>
          <w:bCs/>
        </w:rPr>
        <w:t>S:</w:t>
      </w:r>
      <w:r w:rsidRPr="00E475D9">
        <w:t xml:space="preserve"> </w:t>
      </w:r>
      <w:r>
        <w:rPr>
          <w:i/>
          <w:iCs/>
        </w:rPr>
        <w:t>yShab</w:t>
      </w:r>
      <w:r>
        <w:t xml:space="preserve"> 12:1, 13c (Kosovsky, </w:t>
      </w:r>
      <w:r>
        <w:rPr>
          <w:i/>
          <w:iCs/>
        </w:rPr>
        <w:t>Yerushalmi</w:t>
      </w:r>
      <w:r>
        <w:t>, 326-7)</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4D1F28">
        <w:rPr>
          <w:rFonts w:cs="Times New Roman"/>
          <w:lang w:val="it-IT"/>
        </w:rPr>
        <w:t>Pre-4</w:t>
      </w:r>
      <w:r w:rsidR="004D1F28" w:rsidRPr="00AA7480">
        <w:rPr>
          <w:rFonts w:cs="Times New Roman"/>
          <w:lang w:val="it-IT"/>
        </w:rPr>
        <w:t>00</w:t>
      </w:r>
      <w:r w:rsidR="004D1F28">
        <w:rPr>
          <w:rStyle w:val="FootnoteReference"/>
          <w:rFonts w:cs="Times New Roman"/>
        </w:rPr>
        <w:footnoteReference w:id="979"/>
      </w:r>
    </w:p>
    <w:p w14:paraId="1180B7EE" w14:textId="77777777" w:rsidR="00BD0433" w:rsidRDefault="00BD0433" w:rsidP="004D1F28">
      <w:pPr>
        <w:numPr>
          <w:ilvl w:val="0"/>
          <w:numId w:val="49"/>
        </w:numPr>
        <w:bidi w:val="0"/>
      </w:pPr>
      <w:r w:rsidRPr="00E475D9">
        <w:rPr>
          <w:b/>
          <w:bCs/>
        </w:rPr>
        <w:t>O:</w:t>
      </w:r>
      <w:r>
        <w:t xml:space="preserve"> </w:t>
      </w:r>
      <w:r w:rsidRPr="00D46C53">
        <w:rPr>
          <w:rFonts w:cs="Times New Roman"/>
          <w:rtl/>
        </w:rPr>
        <w:t>יודן</w:t>
      </w:r>
      <w:r w:rsidRPr="007D3360">
        <w:rPr>
          <w:rStyle w:val="FootnoteReference"/>
        </w:rPr>
        <w:footnoteReference w:id="980"/>
      </w:r>
      <w:r>
        <w:t xml:space="preserve"> </w:t>
      </w:r>
      <w:r w:rsidRPr="00E475D9">
        <w:rPr>
          <w:b/>
          <w:bCs/>
        </w:rPr>
        <w:t>Ds:</w:t>
      </w:r>
      <w:r w:rsidRPr="00E475D9">
        <w:t xml:space="preserve"> Of Kfar </w:t>
      </w:r>
      <w:r>
        <w:t>I</w:t>
      </w:r>
      <w:r w:rsidRPr="00E475D9">
        <w:t>mmi</w:t>
      </w:r>
      <w:r>
        <w:rPr>
          <w:rStyle w:val="FootnoteReference"/>
        </w:rPr>
        <w:footnoteReference w:id="981"/>
      </w:r>
      <w:r w:rsidRPr="00E475D9">
        <w:t xml:space="preserve"> </w:t>
      </w:r>
      <w:r w:rsidRPr="00E475D9">
        <w:rPr>
          <w:b/>
          <w:bCs/>
        </w:rPr>
        <w:t>F:</w:t>
      </w:r>
      <w:r w:rsidRPr="00E475D9">
        <w:t xml:space="preserve"> </w:t>
      </w:r>
      <w:r w:rsidRPr="00840B48">
        <w:rPr>
          <w:lang w:val="en-GB"/>
        </w:rPr>
        <w:t>–</w:t>
      </w:r>
      <w:r w:rsidRPr="00E475D9">
        <w:t xml:space="preserve"> </w:t>
      </w:r>
      <w:r w:rsidRPr="00E475D9">
        <w:rPr>
          <w:b/>
          <w:bCs/>
        </w:rPr>
        <w:t>S:</w:t>
      </w:r>
      <w:r w:rsidRPr="00E475D9">
        <w:t xml:space="preserve"> </w:t>
      </w:r>
      <w:r>
        <w:rPr>
          <w:i/>
          <w:iCs/>
        </w:rPr>
        <w:t>yShab</w:t>
      </w:r>
      <w:r>
        <w:t xml:space="preserve"> 16:7, 15d (Kosovsky, </w:t>
      </w:r>
      <w:r>
        <w:rPr>
          <w:i/>
          <w:iCs/>
        </w:rPr>
        <w:t>Yerushalmi</w:t>
      </w:r>
      <w:r>
        <w:t>, 97)</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4D1F28">
        <w:rPr>
          <w:rFonts w:cs="Times New Roman"/>
          <w:lang w:val="it-IT"/>
        </w:rPr>
        <w:t>Pre-4</w:t>
      </w:r>
      <w:r w:rsidR="004D1F28" w:rsidRPr="00AA7480">
        <w:rPr>
          <w:rFonts w:cs="Times New Roman"/>
          <w:lang w:val="it-IT"/>
        </w:rPr>
        <w:t>00</w:t>
      </w:r>
      <w:r w:rsidR="004D1F28">
        <w:rPr>
          <w:rStyle w:val="FootnoteReference"/>
          <w:rFonts w:cs="Times New Roman"/>
        </w:rPr>
        <w:footnoteReference w:id="982"/>
      </w:r>
    </w:p>
    <w:p w14:paraId="121CEEF8" w14:textId="77777777" w:rsidR="00BD0433" w:rsidRPr="004019D3" w:rsidRDefault="00BD0433" w:rsidP="00430789">
      <w:pPr>
        <w:numPr>
          <w:ilvl w:val="0"/>
          <w:numId w:val="49"/>
        </w:numPr>
        <w:bidi w:val="0"/>
      </w:pPr>
      <w:r w:rsidRPr="00204692">
        <w:rPr>
          <w:b/>
          <w:bCs/>
          <w:lang w:val="en-GB"/>
        </w:rPr>
        <w:t xml:space="preserve">O: </w:t>
      </w:r>
      <w:r w:rsidRPr="00840B48">
        <w:rPr>
          <w:lang w:val="en-GB"/>
        </w:rPr>
        <w:t>–</w:t>
      </w:r>
      <w:r w:rsidRPr="00204692">
        <w:rPr>
          <w:b/>
          <w:bCs/>
          <w:lang w:val="en-GB"/>
        </w:rPr>
        <w:t xml:space="preserve"> Ds:</w:t>
      </w:r>
      <w:r w:rsidRPr="00204692">
        <w:rPr>
          <w:lang w:val="en-GB"/>
        </w:rPr>
        <w:t xml:space="preserve"> Abba </w:t>
      </w:r>
      <w:r>
        <w:rPr>
          <w:lang w:val="en-GB"/>
        </w:rPr>
        <w:t>(</w:t>
      </w:r>
      <w:r w:rsidR="009569C5">
        <w:rPr>
          <w:lang w:val="en-GB"/>
        </w:rPr>
        <w:t>27</w:t>
      </w:r>
      <w:r w:rsidRPr="00CB646F">
        <w:rPr>
          <w:lang w:val="en-GB"/>
        </w:rPr>
        <w:t>)</w:t>
      </w:r>
      <w:r>
        <w:rPr>
          <w:lang w:val="en-GB"/>
        </w:rPr>
        <w:t>’</w:t>
      </w:r>
      <w:r w:rsidRPr="00CB646F">
        <w:rPr>
          <w:lang w:val="en-GB"/>
        </w:rPr>
        <w:t>s father</w:t>
      </w:r>
      <w:r w:rsidRPr="00204692">
        <w:rPr>
          <w:lang w:val="en-GB"/>
        </w:rPr>
        <w:t xml:space="preserve"> </w:t>
      </w:r>
      <w:r w:rsidRPr="00204692">
        <w:rPr>
          <w:b/>
          <w:bCs/>
          <w:lang w:val="en-GB"/>
        </w:rPr>
        <w:t xml:space="preserve">F: </w:t>
      </w:r>
      <w:r w:rsidRPr="00840B48">
        <w:rPr>
          <w:lang w:val="en-GB"/>
        </w:rPr>
        <w:t>–</w:t>
      </w:r>
      <w:r w:rsidRPr="00204692">
        <w:rPr>
          <w:lang w:val="en-GB"/>
        </w:rPr>
        <w:t xml:space="preserve"> </w:t>
      </w:r>
      <w:r w:rsidRPr="00204692">
        <w:rPr>
          <w:b/>
          <w:bCs/>
          <w:lang w:val="en-GB"/>
        </w:rPr>
        <w:t>S:</w:t>
      </w:r>
      <w:r w:rsidRPr="00204692">
        <w:rPr>
          <w:lang w:val="en-GB"/>
        </w:rPr>
        <w:t xml:space="preserve"> </w:t>
      </w:r>
      <w:r>
        <w:rPr>
          <w:i/>
          <w:iCs/>
        </w:rPr>
        <w:t>yEruv</w:t>
      </w:r>
      <w:r>
        <w:t xml:space="preserve"> 6:6, 23d (Kosovsky, </w:t>
      </w:r>
      <w:r>
        <w:rPr>
          <w:i/>
          <w:iCs/>
        </w:rPr>
        <w:t>Yerushalmi</w:t>
      </w:r>
      <w:r>
        <w:t>, 14)</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430789">
        <w:rPr>
          <w:rFonts w:cs="Times New Roman"/>
          <w:lang w:val="en-GB"/>
        </w:rPr>
        <w:t>3</w:t>
      </w:r>
      <w:r w:rsidR="00430789" w:rsidRPr="00A34CB6">
        <w:rPr>
          <w:rFonts w:cs="Times New Roman"/>
          <w:vertAlign w:val="superscript"/>
          <w:lang w:val="en-GB"/>
        </w:rPr>
        <w:t>rd</w:t>
      </w:r>
      <w:r w:rsidR="00430789">
        <w:rPr>
          <w:rFonts w:cs="Times New Roman"/>
          <w:lang w:val="en-GB"/>
        </w:rPr>
        <w:t xml:space="preserve"> C</w:t>
      </w:r>
      <w:r w:rsidR="00430789">
        <w:rPr>
          <w:rStyle w:val="FootnoteReference"/>
          <w:rFonts w:cs="Times New Roman"/>
          <w:lang w:val="en-GB"/>
        </w:rPr>
        <w:footnoteReference w:id="983"/>
      </w:r>
    </w:p>
    <w:p w14:paraId="7B085AD6" w14:textId="77777777" w:rsidR="00BD0433" w:rsidRDefault="00BD0433" w:rsidP="00815F05">
      <w:pPr>
        <w:numPr>
          <w:ilvl w:val="0"/>
          <w:numId w:val="49"/>
        </w:numPr>
        <w:bidi w:val="0"/>
      </w:pPr>
      <w:r w:rsidRPr="00E475D9">
        <w:rPr>
          <w:b/>
          <w:bCs/>
        </w:rPr>
        <w:t xml:space="preserve">O: </w:t>
      </w:r>
      <w:r w:rsidRPr="003C09CB">
        <w:rPr>
          <w:rFonts w:cs="Times New Roman"/>
          <w:rtl/>
        </w:rPr>
        <w:t>יודה</w:t>
      </w:r>
      <w:r w:rsidRPr="007D3360">
        <w:rPr>
          <w:rStyle w:val="FootnoteReference"/>
        </w:rPr>
        <w:footnoteReference w:id="984"/>
      </w:r>
      <w:r w:rsidRPr="00E475D9">
        <w:rPr>
          <w:b/>
          <w:bCs/>
        </w:rPr>
        <w:t xml:space="preserve"> Ds: </w:t>
      </w:r>
      <w:r w:rsidRPr="00E475D9">
        <w:t xml:space="preserve">Laqrah </w:t>
      </w:r>
      <w:r w:rsidRPr="00AB182C">
        <w:rPr>
          <w:lang w:val="en-GB"/>
        </w:rPr>
        <w:t>(</w:t>
      </w:r>
      <w:r w:rsidRPr="004C204D">
        <w:rPr>
          <w:rFonts w:cs="Times New Roman"/>
          <w:rtl/>
          <w:lang w:val="en-GB"/>
        </w:rPr>
        <w:t>1</w:t>
      </w:r>
      <w:r w:rsidRPr="00AB182C">
        <w:rPr>
          <w:lang w:val="en-GB"/>
        </w:rPr>
        <w:t>)</w:t>
      </w:r>
      <w:r>
        <w:rPr>
          <w:lang w:val="en-GB"/>
        </w:rPr>
        <w:t>’</w:t>
      </w:r>
      <w:r w:rsidRPr="00AB182C">
        <w:rPr>
          <w:lang w:val="en-GB"/>
        </w:rPr>
        <w:t>s</w:t>
      </w:r>
      <w:r>
        <w:rPr>
          <w:lang w:val="en-GB"/>
        </w:rPr>
        <w:t xml:space="preserve"> </w:t>
      </w:r>
      <w:r w:rsidRPr="00AB182C">
        <w:rPr>
          <w:lang w:val="en-GB"/>
        </w:rPr>
        <w:t>son</w:t>
      </w:r>
      <w:r w:rsidRPr="00E475D9">
        <w:rPr>
          <w:b/>
          <w:bCs/>
        </w:rPr>
        <w:t xml:space="preserve"> F: </w:t>
      </w:r>
      <w:r w:rsidRPr="00840B48">
        <w:rPr>
          <w:lang w:val="en-GB"/>
        </w:rPr>
        <w:t>–</w:t>
      </w:r>
      <w:r w:rsidRPr="00E475D9">
        <w:t xml:space="preserve"> </w:t>
      </w:r>
      <w:r w:rsidRPr="00E475D9">
        <w:rPr>
          <w:b/>
          <w:bCs/>
        </w:rPr>
        <w:t>S:</w:t>
      </w:r>
      <w:r w:rsidRPr="00E475D9">
        <w:t xml:space="preserve"> </w:t>
      </w:r>
      <w:r>
        <w:rPr>
          <w:i/>
          <w:iCs/>
        </w:rPr>
        <w:t>ySuk</w:t>
      </w:r>
      <w:r>
        <w:t xml:space="preserve"> 4:6, 54d (Kosovsky, </w:t>
      </w:r>
      <w:r>
        <w:rPr>
          <w:i/>
          <w:iCs/>
        </w:rPr>
        <w:t>Yerushalmi</w:t>
      </w:r>
      <w:r>
        <w:t>, 322)</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F01708">
        <w:t>3</w:t>
      </w:r>
      <w:r w:rsidR="00F01708" w:rsidRPr="00F01708">
        <w:rPr>
          <w:vertAlign w:val="superscript"/>
        </w:rPr>
        <w:t>rd</w:t>
      </w:r>
      <w:r w:rsidR="00F01708">
        <w:t>-4</w:t>
      </w:r>
      <w:r w:rsidR="00F01708" w:rsidRPr="00F01708">
        <w:rPr>
          <w:vertAlign w:val="superscript"/>
        </w:rPr>
        <w:t>th</w:t>
      </w:r>
      <w:r w:rsidR="00F01708">
        <w:t xml:space="preserve"> C</w:t>
      </w:r>
      <w:r w:rsidR="00F01708">
        <w:rPr>
          <w:rStyle w:val="FootnoteReference"/>
        </w:rPr>
        <w:footnoteReference w:id="985"/>
      </w:r>
    </w:p>
    <w:p w14:paraId="0A91AD2B" w14:textId="77777777" w:rsidR="00BD0433" w:rsidRDefault="00BD0433" w:rsidP="001C1A70">
      <w:pPr>
        <w:numPr>
          <w:ilvl w:val="0"/>
          <w:numId w:val="49"/>
        </w:numPr>
        <w:bidi w:val="0"/>
      </w:pPr>
      <w:r w:rsidRPr="00DB49B7">
        <w:rPr>
          <w:b/>
          <w:bCs/>
          <w:lang w:val="en-GB"/>
        </w:rPr>
        <w:t xml:space="preserve">O: </w:t>
      </w:r>
      <w:r w:rsidRPr="00840B48">
        <w:rPr>
          <w:lang w:val="en-GB"/>
        </w:rPr>
        <w:t>–</w:t>
      </w:r>
      <w:r w:rsidRPr="00DB49B7">
        <w:rPr>
          <w:b/>
          <w:bCs/>
          <w:lang w:val="en-GB"/>
        </w:rPr>
        <w:t xml:space="preserve"> Ds:</w:t>
      </w:r>
      <w:r w:rsidRPr="00DB49B7">
        <w:rPr>
          <w:lang w:val="en-GB"/>
        </w:rPr>
        <w:t xml:space="preserve"> Nahman</w:t>
      </w:r>
      <w:r>
        <w:rPr>
          <w:lang w:val="en-GB"/>
        </w:rPr>
        <w:t>i</w:t>
      </w:r>
      <w:r w:rsidRPr="00DB49B7">
        <w:rPr>
          <w:lang w:val="en-GB"/>
        </w:rPr>
        <w:t xml:space="preserve"> </w:t>
      </w:r>
      <w:r w:rsidRPr="00AB182C">
        <w:rPr>
          <w:lang w:val="en-GB"/>
        </w:rPr>
        <w:t>(</w:t>
      </w:r>
      <w:r>
        <w:rPr>
          <w:lang w:val="en-GB"/>
        </w:rPr>
        <w:t>6</w:t>
      </w:r>
      <w:r w:rsidRPr="00AB182C">
        <w:rPr>
          <w:lang w:val="en-GB"/>
        </w:rPr>
        <w:t>)</w:t>
      </w:r>
      <w:r>
        <w:rPr>
          <w:lang w:val="en-GB"/>
        </w:rPr>
        <w:t>’</w:t>
      </w:r>
      <w:r w:rsidRPr="00AB182C">
        <w:rPr>
          <w:lang w:val="en-GB"/>
        </w:rPr>
        <w:t>s</w:t>
      </w:r>
      <w:r>
        <w:rPr>
          <w:lang w:val="en-GB"/>
        </w:rPr>
        <w:t xml:space="preserve"> </w:t>
      </w:r>
      <w:r w:rsidRPr="00AB182C">
        <w:rPr>
          <w:lang w:val="en-GB"/>
        </w:rPr>
        <w:t>son</w:t>
      </w:r>
      <w:r w:rsidRPr="00DB49B7">
        <w:rPr>
          <w:b/>
          <w:bCs/>
          <w:lang w:val="en-GB"/>
        </w:rPr>
        <w:t xml:space="preserve"> F:</w:t>
      </w:r>
      <w:r w:rsidRPr="00DB49B7">
        <w:rPr>
          <w:lang w:val="en-GB"/>
        </w:rPr>
        <w:t xml:space="preserve"> </w:t>
      </w:r>
      <w:r w:rsidRPr="00840B48">
        <w:rPr>
          <w:lang w:val="en-GB"/>
        </w:rPr>
        <w:t>–</w:t>
      </w:r>
      <w:r w:rsidRPr="00DB49B7">
        <w:rPr>
          <w:lang w:val="en-GB"/>
        </w:rPr>
        <w:t xml:space="preserve"> </w:t>
      </w:r>
      <w:r w:rsidRPr="00DB49B7">
        <w:rPr>
          <w:b/>
          <w:bCs/>
          <w:lang w:val="en-GB"/>
        </w:rPr>
        <w:t>S:</w:t>
      </w:r>
      <w:r w:rsidRPr="00DB49B7">
        <w:rPr>
          <w:i/>
          <w:iCs/>
        </w:rPr>
        <w:t xml:space="preserve"> </w:t>
      </w:r>
      <w:r>
        <w:rPr>
          <w:i/>
          <w:iCs/>
        </w:rPr>
        <w:t>ySuk</w:t>
      </w:r>
      <w:r>
        <w:t xml:space="preserve"> 5:1, 55a (Kosovsky, </w:t>
      </w:r>
      <w:r>
        <w:rPr>
          <w:i/>
          <w:iCs/>
        </w:rPr>
        <w:t>Yerushalmi</w:t>
      </w:r>
      <w:r>
        <w:t>, 322)</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F01708">
        <w:t>3</w:t>
      </w:r>
      <w:r w:rsidR="00F01708" w:rsidRPr="00F01708">
        <w:rPr>
          <w:vertAlign w:val="superscript"/>
        </w:rPr>
        <w:t>rd</w:t>
      </w:r>
      <w:r w:rsidR="00F01708">
        <w:t xml:space="preserve"> C</w:t>
      </w:r>
      <w:r w:rsidR="00F01708">
        <w:rPr>
          <w:rStyle w:val="FootnoteReference"/>
        </w:rPr>
        <w:footnoteReference w:id="986"/>
      </w:r>
    </w:p>
    <w:p w14:paraId="11AD13FB" w14:textId="77777777" w:rsidR="00BD0433" w:rsidRPr="00292BC4" w:rsidRDefault="00BD0433" w:rsidP="00661A14">
      <w:pPr>
        <w:numPr>
          <w:ilvl w:val="0"/>
          <w:numId w:val="49"/>
        </w:numPr>
        <w:bidi w:val="0"/>
        <w:rPr>
          <w:b/>
          <w:bCs/>
        </w:rPr>
      </w:pPr>
      <w:r w:rsidRPr="00292BC4">
        <w:rPr>
          <w:b/>
          <w:bCs/>
        </w:rPr>
        <w:t xml:space="preserve">O: </w:t>
      </w:r>
      <w:r w:rsidRPr="00D46C53">
        <w:rPr>
          <w:rFonts w:cs="Times New Roman"/>
          <w:rtl/>
        </w:rPr>
        <w:t>יודן</w:t>
      </w:r>
      <w:r w:rsidRPr="007D3360">
        <w:rPr>
          <w:rStyle w:val="FootnoteReference"/>
        </w:rPr>
        <w:footnoteReference w:id="987"/>
      </w:r>
      <w:r w:rsidRPr="00292BC4">
        <w:t xml:space="preserve"> </w:t>
      </w:r>
      <w:r w:rsidRPr="00292BC4">
        <w:rPr>
          <w:b/>
          <w:bCs/>
        </w:rPr>
        <w:t xml:space="preserve">Ds: </w:t>
      </w:r>
      <w:r w:rsidR="00661A14" w:rsidRPr="00292BC4">
        <w:t>Paz</w:t>
      </w:r>
      <w:r w:rsidR="00661A14">
        <w:t>atos</w:t>
      </w:r>
      <w:r w:rsidR="00661A14" w:rsidRPr="00292BC4">
        <w:t xml:space="preserve"> </w:t>
      </w:r>
      <w:r w:rsidRPr="00292BC4">
        <w:t>(</w:t>
      </w:r>
      <w:r>
        <w:t>5</w:t>
      </w:r>
      <w:r w:rsidRPr="00292BC4">
        <w:t xml:space="preserve">)’s son, of </w:t>
      </w:r>
      <w:r w:rsidRPr="005E562F">
        <w:t>Bardal</w:t>
      </w:r>
      <w:r>
        <w:t>i</w:t>
      </w:r>
      <w:r w:rsidRPr="005E562F">
        <w:t>a</w:t>
      </w:r>
      <w:r>
        <w:rPr>
          <w:rStyle w:val="FootnoteReference"/>
          <w:lang w:val="en-GB"/>
        </w:rPr>
        <w:footnoteReference w:id="988"/>
      </w:r>
      <w:r w:rsidRPr="00292BC4">
        <w:t xml:space="preserve"> </w:t>
      </w:r>
      <w:r w:rsidRPr="00292BC4">
        <w:rPr>
          <w:b/>
          <w:bCs/>
        </w:rPr>
        <w:t xml:space="preserve">F: </w:t>
      </w:r>
      <w:r w:rsidRPr="00840B48">
        <w:rPr>
          <w:lang w:val="en-GB"/>
        </w:rPr>
        <w:t>–</w:t>
      </w:r>
      <w:r w:rsidRPr="00292BC4">
        <w:t xml:space="preserve"> </w:t>
      </w:r>
      <w:r w:rsidRPr="00292BC4">
        <w:rPr>
          <w:b/>
          <w:bCs/>
        </w:rPr>
        <w:t>S:</w:t>
      </w:r>
      <w:r w:rsidRPr="00292BC4">
        <w:t xml:space="preserve"> </w:t>
      </w:r>
      <w:r w:rsidRPr="00292BC4">
        <w:rPr>
          <w:i/>
          <w:iCs/>
        </w:rPr>
        <w:t>yBes</w:t>
      </w:r>
      <w:r w:rsidRPr="00292BC4">
        <w:t xml:space="preserve"> 2:8, 61d (Kosovsky, </w:t>
      </w:r>
      <w:r w:rsidRPr="00292BC4">
        <w:rPr>
          <w:i/>
          <w:iCs/>
        </w:rPr>
        <w:t>Yerushalmi</w:t>
      </w:r>
      <w:r w:rsidRPr="00292BC4">
        <w:t>, 156)</w:t>
      </w:r>
      <w:r w:rsidRPr="00292BC4">
        <w:rPr>
          <w:i/>
          <w:iCs/>
        </w:rPr>
        <w:t xml:space="preserve"> </w:t>
      </w:r>
      <w:r w:rsidRPr="00292BC4">
        <w:rPr>
          <w:b/>
          <w:bCs/>
        </w:rPr>
        <w:t xml:space="preserve">E: </w:t>
      </w:r>
      <w:r w:rsidRPr="00840B48">
        <w:rPr>
          <w:lang w:val="en-GB"/>
        </w:rPr>
        <w:t>–</w:t>
      </w:r>
      <w:r w:rsidRPr="00292BC4">
        <w:rPr>
          <w:b/>
          <w:bCs/>
        </w:rPr>
        <w:t xml:space="preserve"> D: </w:t>
      </w:r>
      <w:r w:rsidR="00D64FAB">
        <w:rPr>
          <w:rFonts w:cs="Times New Roman"/>
          <w:lang w:val="en-GB"/>
        </w:rPr>
        <w:t>3</w:t>
      </w:r>
      <w:r w:rsidR="00D64FAB" w:rsidRPr="006F7945">
        <w:rPr>
          <w:rFonts w:cs="Times New Roman"/>
          <w:vertAlign w:val="superscript"/>
          <w:lang w:val="en-GB"/>
        </w:rPr>
        <w:t>rd</w:t>
      </w:r>
      <w:r w:rsidR="00D64FAB">
        <w:rPr>
          <w:rFonts w:cs="Times New Roman"/>
          <w:lang w:val="en-GB"/>
        </w:rPr>
        <w:t xml:space="preserve"> C</w:t>
      </w:r>
      <w:r w:rsidR="00D64FAB">
        <w:rPr>
          <w:rStyle w:val="FootnoteReference"/>
          <w:rFonts w:cs="Times New Roman"/>
          <w:lang w:val="en-GB"/>
        </w:rPr>
        <w:footnoteReference w:id="989"/>
      </w:r>
    </w:p>
    <w:p w14:paraId="37E430FE" w14:textId="77777777" w:rsidR="00BD0433" w:rsidRPr="0012350E" w:rsidRDefault="00BD0433" w:rsidP="00661A14">
      <w:pPr>
        <w:numPr>
          <w:ilvl w:val="0"/>
          <w:numId w:val="49"/>
        </w:numPr>
        <w:bidi w:val="0"/>
      </w:pPr>
      <w:r w:rsidRPr="00292BC4">
        <w:rPr>
          <w:b/>
          <w:bCs/>
        </w:rPr>
        <w:t xml:space="preserve">O: </w:t>
      </w:r>
      <w:r w:rsidRPr="00D46C53">
        <w:rPr>
          <w:rFonts w:cs="Times New Roman"/>
          <w:rtl/>
        </w:rPr>
        <w:t>יודן</w:t>
      </w:r>
      <w:r w:rsidRPr="007D3360">
        <w:rPr>
          <w:rStyle w:val="FootnoteReference"/>
        </w:rPr>
        <w:footnoteReference w:id="990"/>
      </w:r>
      <w:r w:rsidRPr="00292BC4">
        <w:t xml:space="preserve"> </w:t>
      </w:r>
      <w:r w:rsidRPr="00292BC4">
        <w:rPr>
          <w:b/>
          <w:bCs/>
        </w:rPr>
        <w:t xml:space="preserve">Ds: </w:t>
      </w:r>
      <w:smartTag w:uri="urn:schemas-microsoft-com:office:smarttags" w:element="place">
        <w:smartTag w:uri="urn:schemas-microsoft-com:office:smarttags" w:element="City">
          <w:r w:rsidRPr="00292BC4">
            <w:t>Hama</w:t>
          </w:r>
        </w:smartTag>
      </w:smartTag>
      <w:r w:rsidRPr="00292BC4">
        <w:t xml:space="preserve"> (</w:t>
      </w:r>
      <w:r w:rsidR="00661A14">
        <w:t>9</w:t>
      </w:r>
      <w:r w:rsidRPr="00292BC4">
        <w:t>)’s son, of Kfar Tehumin</w:t>
      </w:r>
      <w:r>
        <w:rPr>
          <w:rStyle w:val="FootnoteReference"/>
          <w:lang w:val="de-DE"/>
        </w:rPr>
        <w:footnoteReference w:id="991"/>
      </w:r>
      <w:r w:rsidRPr="00292BC4">
        <w:t xml:space="preserve"> </w:t>
      </w:r>
      <w:r w:rsidRPr="00292BC4">
        <w:rPr>
          <w:b/>
          <w:bCs/>
        </w:rPr>
        <w:t>F:</w:t>
      </w:r>
      <w:r w:rsidRPr="00292BC4">
        <w:t xml:space="preserve"> </w:t>
      </w:r>
      <w:r w:rsidRPr="00840B48">
        <w:rPr>
          <w:lang w:val="en-GB"/>
        </w:rPr>
        <w:t>–</w:t>
      </w:r>
      <w:r w:rsidRPr="00292BC4">
        <w:t xml:space="preserve"> </w:t>
      </w:r>
      <w:r w:rsidRPr="00292BC4">
        <w:rPr>
          <w:b/>
          <w:bCs/>
        </w:rPr>
        <w:t>S:</w:t>
      </w:r>
      <w:r w:rsidRPr="00292BC4">
        <w:t xml:space="preserve"> </w:t>
      </w:r>
      <w:r w:rsidRPr="00292BC4">
        <w:rPr>
          <w:i/>
          <w:iCs/>
        </w:rPr>
        <w:t>yTaan</w:t>
      </w:r>
      <w:r w:rsidRPr="00292BC4">
        <w:t xml:space="preserve"> 1:7, 64d (Kosovsky, </w:t>
      </w:r>
      <w:r w:rsidRPr="00292BC4">
        <w:rPr>
          <w:i/>
          <w:iCs/>
        </w:rPr>
        <w:t>Yerushalmi</w:t>
      </w:r>
      <w:r w:rsidRPr="00292BC4">
        <w:t>, 262)</w:t>
      </w:r>
      <w:r w:rsidRPr="00292BC4">
        <w:rPr>
          <w:i/>
          <w:iCs/>
        </w:rPr>
        <w:t xml:space="preserve"> </w:t>
      </w:r>
      <w:r w:rsidRPr="00292BC4">
        <w:rPr>
          <w:b/>
          <w:bCs/>
        </w:rPr>
        <w:t xml:space="preserve">E: </w:t>
      </w:r>
      <w:r w:rsidRPr="00840B48">
        <w:rPr>
          <w:lang w:val="en-GB"/>
        </w:rPr>
        <w:t>–</w:t>
      </w:r>
      <w:r w:rsidRPr="00292BC4">
        <w:rPr>
          <w:b/>
          <w:bCs/>
        </w:rPr>
        <w:t xml:space="preserve"> D: </w:t>
      </w:r>
      <w:r w:rsidR="00F01708">
        <w:rPr>
          <w:rFonts w:cs="Times New Roman"/>
          <w:lang w:val="it-IT"/>
        </w:rPr>
        <w:t>Pre-4</w:t>
      </w:r>
      <w:r w:rsidR="00F01708" w:rsidRPr="00AA7480">
        <w:rPr>
          <w:rFonts w:cs="Times New Roman"/>
          <w:lang w:val="it-IT"/>
        </w:rPr>
        <w:t>00</w:t>
      </w:r>
      <w:r w:rsidR="00F01708">
        <w:rPr>
          <w:rStyle w:val="FootnoteReference"/>
          <w:rFonts w:cs="Times New Roman"/>
        </w:rPr>
        <w:footnoteReference w:id="992"/>
      </w:r>
    </w:p>
    <w:p w14:paraId="48384B94" w14:textId="77777777" w:rsidR="00BD0433" w:rsidRPr="00292BC4" w:rsidRDefault="00BD0433" w:rsidP="009757DF">
      <w:pPr>
        <w:numPr>
          <w:ilvl w:val="0"/>
          <w:numId w:val="49"/>
        </w:numPr>
        <w:bidi w:val="0"/>
      </w:pPr>
      <w:r w:rsidRPr="00292BC4">
        <w:rPr>
          <w:b/>
          <w:bCs/>
        </w:rPr>
        <w:t xml:space="preserve">O: </w:t>
      </w:r>
      <w:r w:rsidRPr="00542AC1">
        <w:rPr>
          <w:rFonts w:cs="Times New Roman"/>
          <w:rtl/>
        </w:rPr>
        <w:t>יודן</w:t>
      </w:r>
      <w:r w:rsidRPr="007D3360">
        <w:rPr>
          <w:rStyle w:val="FootnoteReference"/>
        </w:rPr>
        <w:footnoteReference w:id="993"/>
      </w:r>
      <w:r w:rsidRPr="00292BC4">
        <w:t xml:space="preserve"> </w:t>
      </w:r>
      <w:r w:rsidRPr="00292BC4">
        <w:rPr>
          <w:b/>
          <w:bCs/>
        </w:rPr>
        <w:t xml:space="preserve">Ds: </w:t>
      </w:r>
      <w:r w:rsidRPr="00292BC4">
        <w:t>M</w:t>
      </w:r>
      <w:r>
        <w:t>anas</w:t>
      </w:r>
      <w:r w:rsidRPr="00292BC4">
        <w:t>eh (</w:t>
      </w:r>
      <w:r>
        <w:t>2</w:t>
      </w:r>
      <w:r w:rsidRPr="00292BC4">
        <w:t xml:space="preserve">)’s son </w:t>
      </w:r>
      <w:r w:rsidRPr="00292BC4">
        <w:rPr>
          <w:b/>
          <w:bCs/>
        </w:rPr>
        <w:t>F:</w:t>
      </w:r>
      <w:r w:rsidRPr="00292BC4">
        <w:t xml:space="preserve"> </w:t>
      </w:r>
      <w:r w:rsidRPr="00840B48">
        <w:rPr>
          <w:lang w:val="en-GB"/>
        </w:rPr>
        <w:t>–</w:t>
      </w:r>
      <w:r w:rsidRPr="00292BC4">
        <w:t xml:space="preserve"> </w:t>
      </w:r>
      <w:r w:rsidRPr="00292BC4">
        <w:rPr>
          <w:b/>
          <w:bCs/>
        </w:rPr>
        <w:t>S:</w:t>
      </w:r>
      <w:r w:rsidRPr="00292BC4">
        <w:t xml:space="preserve"> </w:t>
      </w:r>
      <w:r w:rsidRPr="00292BC4">
        <w:rPr>
          <w:i/>
          <w:iCs/>
        </w:rPr>
        <w:t>yTaan</w:t>
      </w:r>
      <w:r w:rsidRPr="00292BC4">
        <w:t xml:space="preserve"> 2:1, 65a (Kosovsky, </w:t>
      </w:r>
      <w:r w:rsidRPr="00292BC4">
        <w:rPr>
          <w:i/>
          <w:iCs/>
        </w:rPr>
        <w:t>Yerushalmi</w:t>
      </w:r>
      <w:r w:rsidRPr="00292BC4">
        <w:t>, 322)</w:t>
      </w:r>
      <w:r w:rsidRPr="00292BC4">
        <w:rPr>
          <w:i/>
          <w:iCs/>
        </w:rPr>
        <w:t xml:space="preserve"> </w:t>
      </w:r>
      <w:r w:rsidRPr="00292BC4">
        <w:rPr>
          <w:b/>
          <w:bCs/>
        </w:rPr>
        <w:t xml:space="preserve">E: </w:t>
      </w:r>
      <w:r w:rsidRPr="00840B48">
        <w:rPr>
          <w:lang w:val="en-GB"/>
        </w:rPr>
        <w:t>–</w:t>
      </w:r>
      <w:r w:rsidRPr="00292BC4">
        <w:rPr>
          <w:b/>
          <w:bCs/>
        </w:rPr>
        <w:t xml:space="preserve"> D: </w:t>
      </w:r>
      <w:r w:rsidR="00F01708">
        <w:t>3</w:t>
      </w:r>
      <w:r w:rsidR="00F01708" w:rsidRPr="00F01708">
        <w:rPr>
          <w:vertAlign w:val="superscript"/>
        </w:rPr>
        <w:t>rd</w:t>
      </w:r>
      <w:r w:rsidR="00F01708">
        <w:t>-4</w:t>
      </w:r>
      <w:r w:rsidR="00F01708" w:rsidRPr="00F01708">
        <w:rPr>
          <w:vertAlign w:val="superscript"/>
        </w:rPr>
        <w:t>th</w:t>
      </w:r>
      <w:r w:rsidR="00F01708">
        <w:t xml:space="preserve"> C</w:t>
      </w:r>
      <w:r w:rsidR="00F01708">
        <w:rPr>
          <w:rStyle w:val="FootnoteReference"/>
        </w:rPr>
        <w:footnoteReference w:id="994"/>
      </w:r>
    </w:p>
    <w:p w14:paraId="32B8354C" w14:textId="77777777" w:rsidR="00BD0433" w:rsidRPr="00292BC4" w:rsidRDefault="00BD0433" w:rsidP="00543ACB">
      <w:pPr>
        <w:numPr>
          <w:ilvl w:val="0"/>
          <w:numId w:val="49"/>
        </w:numPr>
        <w:bidi w:val="0"/>
      </w:pPr>
      <w:r w:rsidRPr="00292BC4">
        <w:rPr>
          <w:b/>
          <w:bCs/>
        </w:rPr>
        <w:t xml:space="preserve">O: </w:t>
      </w:r>
      <w:r w:rsidRPr="00542AC1">
        <w:rPr>
          <w:rFonts w:cs="Times New Roman"/>
          <w:rtl/>
        </w:rPr>
        <w:t>יודן</w:t>
      </w:r>
      <w:r w:rsidRPr="007D3360">
        <w:rPr>
          <w:rStyle w:val="FootnoteReference"/>
        </w:rPr>
        <w:footnoteReference w:id="995"/>
      </w:r>
      <w:r w:rsidRPr="00292BC4">
        <w:rPr>
          <w:b/>
          <w:bCs/>
        </w:rPr>
        <w:t xml:space="preserve"> Ds:</w:t>
      </w:r>
      <w:r w:rsidRPr="00292BC4">
        <w:t xml:space="preserve"> Of </w:t>
      </w:r>
      <w:r>
        <w:t>Geze</w:t>
      </w:r>
      <w:r w:rsidRPr="00292BC4">
        <w:t>r</w:t>
      </w:r>
      <w:r>
        <w:rPr>
          <w:rStyle w:val="FootnoteReference"/>
          <w:lang w:val="de-DE"/>
        </w:rPr>
        <w:footnoteReference w:id="996"/>
      </w:r>
      <w:r w:rsidRPr="00292BC4">
        <w:t xml:space="preserve"> </w:t>
      </w:r>
      <w:r w:rsidRPr="00292BC4">
        <w:rPr>
          <w:b/>
          <w:bCs/>
        </w:rPr>
        <w:t>F:</w:t>
      </w:r>
      <w:r w:rsidRPr="00292BC4">
        <w:t xml:space="preserve"> </w:t>
      </w:r>
      <w:r w:rsidRPr="00840B48">
        <w:rPr>
          <w:lang w:val="en-GB"/>
        </w:rPr>
        <w:t>–</w:t>
      </w:r>
      <w:r w:rsidRPr="00292BC4">
        <w:t xml:space="preserve"> </w:t>
      </w:r>
      <w:r w:rsidRPr="00292BC4">
        <w:rPr>
          <w:b/>
          <w:bCs/>
        </w:rPr>
        <w:t>S:</w:t>
      </w:r>
      <w:r w:rsidRPr="00292BC4">
        <w:t xml:space="preserve"> </w:t>
      </w:r>
      <w:r w:rsidRPr="00292BC4">
        <w:rPr>
          <w:i/>
          <w:iCs/>
        </w:rPr>
        <w:t>yMeg</w:t>
      </w:r>
      <w:r w:rsidRPr="00292BC4">
        <w:t xml:space="preserve"> 1:5, 71a (Kosovsky, </w:t>
      </w:r>
      <w:r w:rsidRPr="00292BC4">
        <w:rPr>
          <w:i/>
          <w:iCs/>
        </w:rPr>
        <w:t>Yerushalmi</w:t>
      </w:r>
      <w:r w:rsidRPr="00292BC4">
        <w:t>, 165)</w:t>
      </w:r>
      <w:r w:rsidRPr="00292BC4">
        <w:rPr>
          <w:i/>
          <w:iCs/>
        </w:rPr>
        <w:t xml:space="preserve"> </w:t>
      </w:r>
      <w:r w:rsidRPr="00292BC4">
        <w:rPr>
          <w:b/>
          <w:bCs/>
        </w:rPr>
        <w:t xml:space="preserve">E: </w:t>
      </w:r>
      <w:r w:rsidRPr="00840B48">
        <w:rPr>
          <w:lang w:val="en-GB"/>
        </w:rPr>
        <w:t>–</w:t>
      </w:r>
      <w:r w:rsidRPr="00292BC4">
        <w:rPr>
          <w:b/>
          <w:bCs/>
        </w:rPr>
        <w:t xml:space="preserve"> D: </w:t>
      </w:r>
      <w:r w:rsidR="00543ACB">
        <w:rPr>
          <w:lang w:val="de-DE"/>
        </w:rPr>
        <w:t>3</w:t>
      </w:r>
      <w:r w:rsidR="00543ACB" w:rsidRPr="004C68BA">
        <w:rPr>
          <w:vertAlign w:val="superscript"/>
          <w:lang w:val="de-DE"/>
        </w:rPr>
        <w:t>rd</w:t>
      </w:r>
      <w:r w:rsidR="00543ACB">
        <w:rPr>
          <w:lang w:val="de-DE"/>
        </w:rPr>
        <w:t xml:space="preserve"> C</w:t>
      </w:r>
      <w:r w:rsidR="00543ACB">
        <w:rPr>
          <w:rStyle w:val="FootnoteReference"/>
          <w:lang w:val="de-DE"/>
        </w:rPr>
        <w:footnoteReference w:id="997"/>
      </w:r>
    </w:p>
    <w:p w14:paraId="5FE177DA" w14:textId="77777777" w:rsidR="00BD0433" w:rsidRPr="0012350E" w:rsidRDefault="00BD0433" w:rsidP="008121B1">
      <w:pPr>
        <w:numPr>
          <w:ilvl w:val="0"/>
          <w:numId w:val="49"/>
        </w:numPr>
        <w:bidi w:val="0"/>
      </w:pPr>
      <w:r w:rsidRPr="00617B58">
        <w:rPr>
          <w:b/>
          <w:bCs/>
          <w:lang w:val="en-GB"/>
        </w:rPr>
        <w:t xml:space="preserve">O: </w:t>
      </w:r>
      <w:r w:rsidRPr="00840B48">
        <w:rPr>
          <w:lang w:val="en-GB"/>
        </w:rPr>
        <w:t>–</w:t>
      </w:r>
      <w:r w:rsidRPr="00617B58">
        <w:rPr>
          <w:b/>
          <w:bCs/>
          <w:lang w:val="en-GB"/>
        </w:rPr>
        <w:t xml:space="preserve"> Ds:</w:t>
      </w:r>
      <w:r w:rsidRPr="00617B58">
        <w:rPr>
          <w:lang w:val="en-GB"/>
        </w:rPr>
        <w:t xml:space="preserve"> Tamuza</w:t>
      </w:r>
      <w:r>
        <w:rPr>
          <w:lang w:val="en-GB"/>
        </w:rPr>
        <w:t xml:space="preserve"> </w:t>
      </w:r>
      <w:r w:rsidRPr="00AB182C">
        <w:rPr>
          <w:lang w:val="en-GB"/>
        </w:rPr>
        <w:t>(</w:t>
      </w:r>
      <w:r>
        <w:rPr>
          <w:lang w:val="en-GB"/>
        </w:rPr>
        <w:t>1</w:t>
      </w:r>
      <w:r w:rsidRPr="00AB182C">
        <w:rPr>
          <w:lang w:val="en-GB"/>
        </w:rPr>
        <w:t>)</w:t>
      </w:r>
      <w:r>
        <w:rPr>
          <w:lang w:val="en-GB"/>
        </w:rPr>
        <w:t>’</w:t>
      </w:r>
      <w:r w:rsidRPr="00AB182C">
        <w:rPr>
          <w:lang w:val="en-GB"/>
        </w:rPr>
        <w:t>s</w:t>
      </w:r>
      <w:r>
        <w:rPr>
          <w:lang w:val="en-GB"/>
        </w:rPr>
        <w:t xml:space="preserve"> </w:t>
      </w:r>
      <w:r w:rsidRPr="00AB182C">
        <w:rPr>
          <w:lang w:val="en-GB"/>
        </w:rPr>
        <w:t>son</w:t>
      </w:r>
      <w:r w:rsidRPr="00617B58">
        <w:rPr>
          <w:b/>
          <w:bCs/>
          <w:lang w:val="en-GB"/>
        </w:rPr>
        <w:t xml:space="preserve"> F:</w:t>
      </w:r>
      <w:r w:rsidRPr="00617B58">
        <w:rPr>
          <w:lang w:val="en-GB"/>
        </w:rPr>
        <w:t xml:space="preserve"> </w:t>
      </w:r>
      <w:r w:rsidRPr="00840B48">
        <w:rPr>
          <w:lang w:val="en-GB"/>
        </w:rPr>
        <w:t>–</w:t>
      </w:r>
      <w:r>
        <w:rPr>
          <w:lang w:val="en-GB"/>
        </w:rPr>
        <w:t xml:space="preserve"> </w:t>
      </w:r>
      <w:r w:rsidRPr="00617B58">
        <w:rPr>
          <w:b/>
          <w:bCs/>
          <w:lang w:val="en-GB"/>
        </w:rPr>
        <w:t>S:</w:t>
      </w:r>
      <w:r w:rsidRPr="00617B58">
        <w:rPr>
          <w:i/>
          <w:iCs/>
        </w:rPr>
        <w:t xml:space="preserve"> </w:t>
      </w:r>
      <w:r>
        <w:rPr>
          <w:i/>
          <w:iCs/>
        </w:rPr>
        <w:t>yMeg</w:t>
      </w:r>
      <w:r>
        <w:t xml:space="preserve"> 4:5, 75b (Kosovsky, </w:t>
      </w:r>
      <w:r>
        <w:rPr>
          <w:i/>
          <w:iCs/>
        </w:rPr>
        <w:t>Yerushalmi</w:t>
      </w:r>
      <w:r>
        <w:t>, 281)</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8121B1">
        <w:rPr>
          <w:rFonts w:cs="Times New Roman"/>
          <w:lang w:val="en-GB"/>
        </w:rPr>
        <w:t>4</w:t>
      </w:r>
      <w:r w:rsidR="008121B1" w:rsidRPr="00431800">
        <w:rPr>
          <w:rFonts w:cs="Times New Roman"/>
          <w:vertAlign w:val="superscript"/>
          <w:lang w:val="en-GB"/>
        </w:rPr>
        <w:t>th</w:t>
      </w:r>
      <w:r w:rsidR="008121B1">
        <w:rPr>
          <w:rFonts w:cs="Times New Roman"/>
          <w:lang w:val="en-GB"/>
        </w:rPr>
        <w:t xml:space="preserve"> C</w:t>
      </w:r>
      <w:r w:rsidR="008121B1">
        <w:rPr>
          <w:rStyle w:val="FootnoteReference"/>
          <w:rFonts w:cs="Times New Roman"/>
          <w:lang w:val="en-GB"/>
        </w:rPr>
        <w:footnoteReference w:id="998"/>
      </w:r>
    </w:p>
    <w:p w14:paraId="67BFDED4" w14:textId="77777777" w:rsidR="00BD0433" w:rsidRPr="00021591" w:rsidRDefault="00BD0433" w:rsidP="00C309D3">
      <w:pPr>
        <w:numPr>
          <w:ilvl w:val="0"/>
          <w:numId w:val="49"/>
        </w:numPr>
        <w:bidi w:val="0"/>
        <w:rPr>
          <w:lang w:val="en-GB"/>
        </w:rPr>
      </w:pPr>
      <w:r w:rsidRPr="00021591">
        <w:rPr>
          <w:b/>
          <w:bCs/>
          <w:lang w:val="en-GB"/>
        </w:rPr>
        <w:t xml:space="preserve">O: </w:t>
      </w:r>
      <w:r w:rsidRPr="00840B48">
        <w:rPr>
          <w:lang w:val="en-GB"/>
        </w:rPr>
        <w:t>–</w:t>
      </w:r>
      <w:r w:rsidRPr="00021591">
        <w:rPr>
          <w:b/>
          <w:bCs/>
          <w:lang w:val="en-GB"/>
        </w:rPr>
        <w:t xml:space="preserve"> Ds:</w:t>
      </w:r>
      <w:r w:rsidRPr="00021591">
        <w:rPr>
          <w:lang w:val="en-GB"/>
        </w:rPr>
        <w:t xml:space="preserve"> Simon </w:t>
      </w:r>
      <w:r w:rsidRPr="00AB182C">
        <w:rPr>
          <w:lang w:val="en-GB"/>
        </w:rPr>
        <w:t>(</w:t>
      </w:r>
      <w:r>
        <w:rPr>
          <w:lang w:val="en-GB"/>
        </w:rPr>
        <w:t>2</w:t>
      </w:r>
      <w:r w:rsidR="004B7DBB">
        <w:rPr>
          <w:lang w:val="en-GB"/>
        </w:rPr>
        <w:t>6</w:t>
      </w:r>
      <w:r w:rsidRPr="00AB182C">
        <w:rPr>
          <w:lang w:val="en-GB"/>
        </w:rPr>
        <w:t>)</w:t>
      </w:r>
      <w:r>
        <w:rPr>
          <w:lang w:val="en-GB"/>
        </w:rPr>
        <w:t>’</w:t>
      </w:r>
      <w:r w:rsidRPr="00AB182C">
        <w:rPr>
          <w:lang w:val="en-GB"/>
        </w:rPr>
        <w:t>s</w:t>
      </w:r>
      <w:r>
        <w:rPr>
          <w:lang w:val="en-GB"/>
        </w:rPr>
        <w:t xml:space="preserve"> </w:t>
      </w:r>
      <w:r w:rsidRPr="00AB182C">
        <w:rPr>
          <w:lang w:val="en-GB"/>
        </w:rPr>
        <w:t>son</w:t>
      </w:r>
      <w:r w:rsidRPr="00021591">
        <w:rPr>
          <w:b/>
          <w:bCs/>
          <w:lang w:val="en-GB"/>
        </w:rPr>
        <w:t xml:space="preserve"> F:</w:t>
      </w:r>
      <w:r w:rsidRPr="00021591">
        <w:rPr>
          <w:lang w:val="en-GB"/>
        </w:rPr>
        <w:t xml:space="preserve"> </w:t>
      </w:r>
      <w:r w:rsidRPr="00840B48">
        <w:rPr>
          <w:lang w:val="en-GB"/>
        </w:rPr>
        <w:t>–</w:t>
      </w:r>
      <w:r w:rsidRPr="00021591">
        <w:rPr>
          <w:lang w:val="en-GB"/>
        </w:rPr>
        <w:t xml:space="preserve"> </w:t>
      </w:r>
      <w:r w:rsidRPr="00021591">
        <w:rPr>
          <w:b/>
          <w:bCs/>
          <w:lang w:val="en-GB"/>
        </w:rPr>
        <w:t>S:</w:t>
      </w:r>
      <w:r w:rsidRPr="00021591">
        <w:rPr>
          <w:lang w:val="en-GB"/>
        </w:rPr>
        <w:t xml:space="preserve"> </w:t>
      </w:r>
      <w:r>
        <w:rPr>
          <w:i/>
          <w:iCs/>
        </w:rPr>
        <w:t>yHag</w:t>
      </w:r>
      <w:r>
        <w:t xml:space="preserve"> 1:8, 76d (Kosovsky, </w:t>
      </w:r>
      <w:r>
        <w:rPr>
          <w:i/>
          <w:iCs/>
        </w:rPr>
        <w:t>Yerushalmi</w:t>
      </w:r>
      <w:r>
        <w:t>, 325)</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F25D41">
        <w:t>3</w:t>
      </w:r>
      <w:r w:rsidR="00F25D41" w:rsidRPr="00F25D41">
        <w:rPr>
          <w:vertAlign w:val="superscript"/>
        </w:rPr>
        <w:t>rd</w:t>
      </w:r>
      <w:r w:rsidR="00F25D41">
        <w:t xml:space="preserve"> C</w:t>
      </w:r>
      <w:r w:rsidR="00F25D41">
        <w:rPr>
          <w:rStyle w:val="FootnoteReference"/>
        </w:rPr>
        <w:footnoteReference w:id="999"/>
      </w:r>
    </w:p>
    <w:p w14:paraId="46D455CA" w14:textId="77777777" w:rsidR="00BD0433" w:rsidRPr="00495EF9" w:rsidRDefault="00BD0433" w:rsidP="00F25D41">
      <w:pPr>
        <w:numPr>
          <w:ilvl w:val="0"/>
          <w:numId w:val="49"/>
        </w:numPr>
        <w:bidi w:val="0"/>
        <w:rPr>
          <w:lang w:val="en-GB"/>
        </w:rPr>
      </w:pPr>
      <w:r w:rsidRPr="00495EF9">
        <w:rPr>
          <w:b/>
          <w:bCs/>
          <w:lang w:val="en-GB"/>
        </w:rPr>
        <w:t xml:space="preserve">O: </w:t>
      </w:r>
      <w:r w:rsidRPr="00840B48">
        <w:rPr>
          <w:lang w:val="en-GB"/>
        </w:rPr>
        <w:t>–</w:t>
      </w:r>
      <w:r w:rsidRPr="00495EF9">
        <w:rPr>
          <w:b/>
          <w:bCs/>
          <w:lang w:val="en-GB"/>
        </w:rPr>
        <w:t xml:space="preserve"> Ds:</w:t>
      </w:r>
      <w:r w:rsidRPr="00495EF9">
        <w:rPr>
          <w:lang w:val="en-GB"/>
        </w:rPr>
        <w:t xml:space="preserve"> Safra </w:t>
      </w:r>
      <w:r w:rsidRPr="00AB182C">
        <w:rPr>
          <w:lang w:val="en-GB"/>
        </w:rPr>
        <w:t>(</w:t>
      </w:r>
      <w:r>
        <w:rPr>
          <w:lang w:val="en-GB"/>
        </w:rPr>
        <w:t>2</w:t>
      </w:r>
      <w:r w:rsidRPr="00AB182C">
        <w:rPr>
          <w:lang w:val="en-GB"/>
        </w:rPr>
        <w:t>)</w:t>
      </w:r>
      <w:r>
        <w:rPr>
          <w:lang w:val="en-GB"/>
        </w:rPr>
        <w:t>’</w:t>
      </w:r>
      <w:r w:rsidRPr="00AB182C">
        <w:rPr>
          <w:lang w:val="en-GB"/>
        </w:rPr>
        <w:t>s</w:t>
      </w:r>
      <w:r>
        <w:rPr>
          <w:lang w:val="en-GB"/>
        </w:rPr>
        <w:t xml:space="preserve"> </w:t>
      </w:r>
      <w:r w:rsidRPr="00AB182C">
        <w:rPr>
          <w:lang w:val="en-GB"/>
        </w:rPr>
        <w:t>son</w:t>
      </w:r>
      <w:r w:rsidRPr="00495EF9">
        <w:rPr>
          <w:b/>
          <w:bCs/>
          <w:lang w:val="en-GB"/>
        </w:rPr>
        <w:t xml:space="preserve"> F: </w:t>
      </w:r>
      <w:r w:rsidRPr="00840B48">
        <w:rPr>
          <w:lang w:val="en-GB"/>
        </w:rPr>
        <w:t>–</w:t>
      </w:r>
      <w:r w:rsidRPr="00495EF9">
        <w:rPr>
          <w:lang w:val="en-GB"/>
        </w:rPr>
        <w:t xml:space="preserve"> </w:t>
      </w:r>
      <w:r w:rsidRPr="00495EF9">
        <w:rPr>
          <w:b/>
          <w:bCs/>
          <w:lang w:val="en-GB"/>
        </w:rPr>
        <w:t>S:</w:t>
      </w:r>
      <w:r w:rsidRPr="00495EF9">
        <w:rPr>
          <w:lang w:val="en-GB"/>
        </w:rPr>
        <w:t xml:space="preserve"> </w:t>
      </w:r>
      <w:r>
        <w:rPr>
          <w:i/>
          <w:iCs/>
        </w:rPr>
        <w:t>yHag</w:t>
      </w:r>
      <w:r>
        <w:t xml:space="preserve"> 1:6, 76c (Kosovsky, </w:t>
      </w:r>
      <w:r>
        <w:rPr>
          <w:i/>
          <w:iCs/>
        </w:rPr>
        <w:t>Yerushalmi</w:t>
      </w:r>
      <w:r>
        <w:t>, 322)</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F25D41">
        <w:rPr>
          <w:rFonts w:cs="Times New Roman"/>
          <w:lang w:val="it-IT"/>
        </w:rPr>
        <w:t>Pre-4</w:t>
      </w:r>
      <w:r w:rsidR="00F25D41" w:rsidRPr="00AA7480">
        <w:rPr>
          <w:rFonts w:cs="Times New Roman"/>
          <w:lang w:val="it-IT"/>
        </w:rPr>
        <w:t>00</w:t>
      </w:r>
      <w:r w:rsidR="00F25D41">
        <w:rPr>
          <w:rStyle w:val="FootnoteReference"/>
          <w:rFonts w:cs="Times New Roman"/>
        </w:rPr>
        <w:footnoteReference w:id="1000"/>
      </w:r>
    </w:p>
    <w:p w14:paraId="5AEBFA00" w14:textId="77777777" w:rsidR="00BD0433" w:rsidRDefault="00BD0433" w:rsidP="007C37CA">
      <w:pPr>
        <w:numPr>
          <w:ilvl w:val="0"/>
          <w:numId w:val="49"/>
        </w:numPr>
        <w:bidi w:val="0"/>
      </w:pPr>
      <w:r w:rsidRPr="00E475D9">
        <w:rPr>
          <w:b/>
          <w:bCs/>
        </w:rPr>
        <w:t xml:space="preserve">O: </w:t>
      </w:r>
      <w:r w:rsidRPr="00542AC1">
        <w:rPr>
          <w:rFonts w:cs="Times New Roman"/>
          <w:rtl/>
        </w:rPr>
        <w:t>יודן</w:t>
      </w:r>
      <w:r w:rsidRPr="007D3360">
        <w:rPr>
          <w:rStyle w:val="FootnoteReference"/>
        </w:rPr>
        <w:footnoteReference w:id="1001"/>
      </w:r>
      <w:r w:rsidRPr="00E475D9">
        <w:rPr>
          <w:b/>
          <w:bCs/>
        </w:rPr>
        <w:t xml:space="preserve"> Ds:</w:t>
      </w:r>
      <w:r w:rsidRPr="00E475D9">
        <w:t xml:space="preserve"> Shiql</w:t>
      </w:r>
      <w:r>
        <w:t>a</w:t>
      </w:r>
      <w:r w:rsidRPr="00E475D9">
        <w:t xml:space="preserve">i </w:t>
      </w:r>
      <w:r w:rsidRPr="00AB182C">
        <w:rPr>
          <w:lang w:val="en-GB"/>
        </w:rPr>
        <w:t>(</w:t>
      </w:r>
      <w:r>
        <w:rPr>
          <w:lang w:val="en-GB"/>
        </w:rPr>
        <w:t>1</w:t>
      </w:r>
      <w:r w:rsidRPr="00AB182C">
        <w:rPr>
          <w:lang w:val="en-GB"/>
        </w:rPr>
        <w:t>)</w:t>
      </w:r>
      <w:r>
        <w:rPr>
          <w:lang w:val="en-GB"/>
        </w:rPr>
        <w:t>’</w:t>
      </w:r>
      <w:r w:rsidRPr="00AB182C">
        <w:rPr>
          <w:lang w:val="en-GB"/>
        </w:rPr>
        <w:t>s</w:t>
      </w:r>
      <w:r>
        <w:rPr>
          <w:lang w:val="en-GB"/>
        </w:rPr>
        <w:t xml:space="preserve"> </w:t>
      </w:r>
      <w:r w:rsidRPr="00AB182C">
        <w:rPr>
          <w:lang w:val="en-GB"/>
        </w:rPr>
        <w:t>son</w:t>
      </w:r>
      <w:r w:rsidRPr="00495EF9">
        <w:rPr>
          <w:b/>
          <w:bCs/>
          <w:lang w:val="en-GB"/>
        </w:rPr>
        <w:t xml:space="preserve"> </w:t>
      </w:r>
      <w:r w:rsidRPr="00E475D9">
        <w:rPr>
          <w:b/>
          <w:bCs/>
        </w:rPr>
        <w:t>F:</w:t>
      </w:r>
      <w:r w:rsidRPr="00E475D9">
        <w:t xml:space="preserve"> </w:t>
      </w:r>
      <w:r w:rsidRPr="00840B48">
        <w:rPr>
          <w:lang w:val="en-GB"/>
        </w:rPr>
        <w:t>–</w:t>
      </w:r>
      <w:r w:rsidRPr="00E475D9">
        <w:t xml:space="preserve"> </w:t>
      </w:r>
      <w:r w:rsidRPr="00E475D9">
        <w:rPr>
          <w:b/>
          <w:bCs/>
        </w:rPr>
        <w:t>S:</w:t>
      </w:r>
      <w:r w:rsidRPr="00E475D9">
        <w:t xml:space="preserve"> </w:t>
      </w:r>
      <w:r>
        <w:rPr>
          <w:i/>
          <w:iCs/>
        </w:rPr>
        <w:t>yKet</w:t>
      </w:r>
      <w:r>
        <w:t xml:space="preserve"> 9:10, 33c (Kosovsky, </w:t>
      </w:r>
      <w:r>
        <w:rPr>
          <w:i/>
          <w:iCs/>
        </w:rPr>
        <w:t>Yerushalmi</w:t>
      </w:r>
      <w:r>
        <w:t>, 324)</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F25D41">
        <w:t>4</w:t>
      </w:r>
      <w:r w:rsidR="00F25D41" w:rsidRPr="00F25D41">
        <w:rPr>
          <w:vertAlign w:val="superscript"/>
        </w:rPr>
        <w:t>th</w:t>
      </w:r>
      <w:r w:rsidR="00F25D41">
        <w:t xml:space="preserve"> C</w:t>
      </w:r>
      <w:r w:rsidR="00F25D41">
        <w:rPr>
          <w:rStyle w:val="FootnoteReference"/>
        </w:rPr>
        <w:footnoteReference w:id="1002"/>
      </w:r>
    </w:p>
    <w:p w14:paraId="29E2C71D" w14:textId="77777777" w:rsidR="00BD0433" w:rsidRDefault="00BD0433" w:rsidP="00CE3B5B">
      <w:pPr>
        <w:numPr>
          <w:ilvl w:val="0"/>
          <w:numId w:val="49"/>
        </w:numPr>
        <w:bidi w:val="0"/>
      </w:pPr>
      <w:r w:rsidRPr="00E475D9">
        <w:rPr>
          <w:b/>
          <w:bCs/>
        </w:rPr>
        <w:t xml:space="preserve">O: </w:t>
      </w:r>
      <w:r w:rsidRPr="00A26A34">
        <w:rPr>
          <w:rFonts w:cs="Times New Roman"/>
          <w:rtl/>
        </w:rPr>
        <w:t>יודא</w:t>
      </w:r>
      <w:r w:rsidRPr="007D3360">
        <w:rPr>
          <w:rStyle w:val="FootnoteReference"/>
        </w:rPr>
        <w:footnoteReference w:id="1003"/>
      </w:r>
      <w:r w:rsidRPr="00E475D9">
        <w:rPr>
          <w:b/>
          <w:bCs/>
        </w:rPr>
        <w:t xml:space="preserve"> Ds:</w:t>
      </w:r>
      <w:r w:rsidRPr="00E475D9">
        <w:t xml:space="preserve"> </w:t>
      </w:r>
      <w:r w:rsidRPr="00AE5B2D">
        <w:rPr>
          <w:rFonts w:cs="Times New Roman"/>
        </w:rPr>
        <w:t>Ṣ</w:t>
      </w:r>
      <w:r w:rsidRPr="00E475D9">
        <w:t>er</w:t>
      </w:r>
      <w:r w:rsidR="00B23E8C">
        <w:t>e</w:t>
      </w:r>
      <w:r w:rsidRPr="00E475D9">
        <w:t xml:space="preserve">da </w:t>
      </w:r>
      <w:r w:rsidRPr="00AB182C">
        <w:rPr>
          <w:lang w:val="en-GB"/>
        </w:rPr>
        <w:t>(</w:t>
      </w:r>
      <w:r>
        <w:rPr>
          <w:lang w:val="en-GB"/>
        </w:rPr>
        <w:t>1</w:t>
      </w:r>
      <w:r w:rsidRPr="00AB182C">
        <w:rPr>
          <w:lang w:val="en-GB"/>
        </w:rPr>
        <w:t>)</w:t>
      </w:r>
      <w:r>
        <w:rPr>
          <w:lang w:val="en-GB"/>
        </w:rPr>
        <w:t>’</w:t>
      </w:r>
      <w:r w:rsidRPr="00AB182C">
        <w:rPr>
          <w:lang w:val="en-GB"/>
        </w:rPr>
        <w:t>s</w:t>
      </w:r>
      <w:r>
        <w:rPr>
          <w:lang w:val="en-GB"/>
        </w:rPr>
        <w:t xml:space="preserve"> </w:t>
      </w:r>
      <w:r w:rsidRPr="00AB182C">
        <w:rPr>
          <w:lang w:val="en-GB"/>
        </w:rPr>
        <w:t>son</w:t>
      </w:r>
      <w:r w:rsidRPr="00495EF9">
        <w:rPr>
          <w:b/>
          <w:bCs/>
          <w:lang w:val="en-GB"/>
        </w:rPr>
        <w:t xml:space="preserve"> </w:t>
      </w:r>
      <w:r w:rsidRPr="00E475D9">
        <w:rPr>
          <w:b/>
          <w:bCs/>
        </w:rPr>
        <w:t>F:</w:t>
      </w:r>
      <w:r w:rsidRPr="00E475D9">
        <w:t xml:space="preserve"> </w:t>
      </w:r>
      <w:r w:rsidRPr="00840B48">
        <w:rPr>
          <w:lang w:val="en-GB"/>
        </w:rPr>
        <w:t>–</w:t>
      </w:r>
      <w:r w:rsidRPr="00E475D9">
        <w:t xml:space="preserve"> </w:t>
      </w:r>
      <w:r w:rsidRPr="00E475D9">
        <w:rPr>
          <w:b/>
          <w:bCs/>
        </w:rPr>
        <w:t>S:</w:t>
      </w:r>
      <w:r w:rsidRPr="00E475D9">
        <w:t xml:space="preserve"> </w:t>
      </w:r>
      <w:r>
        <w:rPr>
          <w:i/>
          <w:iCs/>
        </w:rPr>
        <w:t>yNed</w:t>
      </w:r>
      <w:r>
        <w:t xml:space="preserve"> 7:1, 40b (Kosovsky, </w:t>
      </w:r>
      <w:r>
        <w:rPr>
          <w:i/>
          <w:iCs/>
        </w:rPr>
        <w:t>Yerushalmi</w:t>
      </w:r>
      <w:r>
        <w:t>, 324)</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CE3B5B">
        <w:rPr>
          <w:rFonts w:cs="Times New Roman"/>
          <w:lang w:val="it-IT"/>
        </w:rPr>
        <w:t>Pre-4</w:t>
      </w:r>
      <w:r w:rsidR="00CE3B5B" w:rsidRPr="00AA7480">
        <w:rPr>
          <w:rFonts w:cs="Times New Roman"/>
          <w:lang w:val="it-IT"/>
        </w:rPr>
        <w:t>00</w:t>
      </w:r>
      <w:r w:rsidR="00CE3B5B">
        <w:rPr>
          <w:rStyle w:val="FootnoteReference"/>
          <w:rFonts w:cs="Times New Roman"/>
        </w:rPr>
        <w:footnoteReference w:id="1004"/>
      </w:r>
    </w:p>
    <w:p w14:paraId="7BFD79B3" w14:textId="77777777" w:rsidR="00BD0433" w:rsidRDefault="00BD0433" w:rsidP="00D7057A">
      <w:pPr>
        <w:numPr>
          <w:ilvl w:val="0"/>
          <w:numId w:val="49"/>
        </w:numPr>
        <w:bidi w:val="0"/>
      </w:pPr>
      <w:r w:rsidRPr="00E475D9">
        <w:rPr>
          <w:b/>
          <w:bCs/>
        </w:rPr>
        <w:t xml:space="preserve">O: </w:t>
      </w:r>
      <w:r w:rsidRPr="00542AC1">
        <w:rPr>
          <w:rFonts w:cs="Times New Roman"/>
          <w:rtl/>
        </w:rPr>
        <w:t>יודן</w:t>
      </w:r>
      <w:r w:rsidRPr="007D3360">
        <w:rPr>
          <w:rStyle w:val="FootnoteReference"/>
        </w:rPr>
        <w:footnoteReference w:id="1005"/>
      </w:r>
      <w:r w:rsidRPr="00E475D9">
        <w:rPr>
          <w:b/>
          <w:bCs/>
        </w:rPr>
        <w:t xml:space="preserve"> Ds:</w:t>
      </w:r>
      <w:r w:rsidRPr="00E475D9">
        <w:t xml:space="preserve"> </w:t>
      </w:r>
      <w:smartTag w:uri="urn:schemas-microsoft-com:office:smarttags" w:element="place">
        <w:smartTag w:uri="urn:schemas-microsoft-com:office:smarttags" w:element="City">
          <w:r w:rsidRPr="00317763">
            <w:t>Patriarch</w:t>
          </w:r>
        </w:smartTag>
        <w:r>
          <w:t>,</w:t>
        </w:r>
        <w:r>
          <w:rPr>
            <w:rStyle w:val="FootnoteReference"/>
          </w:rPr>
          <w:footnoteReference w:id="1006"/>
        </w:r>
        <w:r>
          <w:t xml:space="preserve"> </w:t>
        </w:r>
        <w:smartTag w:uri="urn:schemas-microsoft-com:office:smarttags" w:element="country-region">
          <w:r w:rsidRPr="00CA18EC">
            <w:t>Judah</w:t>
          </w:r>
        </w:smartTag>
      </w:smartTag>
      <w:r w:rsidRPr="00CA18EC">
        <w:t xml:space="preserve"> </w:t>
      </w:r>
      <w:r w:rsidRPr="00CA18EC">
        <w:rPr>
          <w:lang w:val="en-GB"/>
        </w:rPr>
        <w:t>(10)</w:t>
      </w:r>
      <w:r>
        <w:rPr>
          <w:lang w:val="en-GB"/>
        </w:rPr>
        <w:t>’</w:t>
      </w:r>
      <w:r w:rsidRPr="00AB182C">
        <w:rPr>
          <w:lang w:val="en-GB"/>
        </w:rPr>
        <w:t>s</w:t>
      </w:r>
      <w:r>
        <w:rPr>
          <w:lang w:val="en-GB"/>
        </w:rPr>
        <w:t xml:space="preserve"> grand</w:t>
      </w:r>
      <w:r w:rsidRPr="00AB182C">
        <w:rPr>
          <w:lang w:val="en-GB"/>
        </w:rPr>
        <w:t>son</w:t>
      </w:r>
      <w:r w:rsidRPr="00E475D9">
        <w:t xml:space="preserve"> </w:t>
      </w:r>
      <w:r w:rsidRPr="00E475D9">
        <w:rPr>
          <w:b/>
          <w:bCs/>
        </w:rPr>
        <w:t>F:</w:t>
      </w:r>
      <w:r w:rsidRPr="00E475D9">
        <w:t xml:space="preserve"> </w:t>
      </w:r>
      <w:r w:rsidRPr="00840B48">
        <w:rPr>
          <w:lang w:val="en-GB"/>
        </w:rPr>
        <w:t>–</w:t>
      </w:r>
      <w:r w:rsidRPr="00E475D9">
        <w:t xml:space="preserve"> </w:t>
      </w:r>
      <w:r w:rsidRPr="00E475D9">
        <w:rPr>
          <w:b/>
          <w:bCs/>
        </w:rPr>
        <w:t>S:</w:t>
      </w:r>
      <w:r w:rsidRPr="00E475D9">
        <w:t xml:space="preserve"> </w:t>
      </w:r>
      <w:r>
        <w:rPr>
          <w:i/>
          <w:iCs/>
        </w:rPr>
        <w:t>yNaz</w:t>
      </w:r>
      <w:r>
        <w:t xml:space="preserve"> 7:1, 56a (Kosovsky, </w:t>
      </w:r>
      <w:r>
        <w:rPr>
          <w:i/>
          <w:iCs/>
        </w:rPr>
        <w:t>Y</w:t>
      </w:r>
      <w:r>
        <w:rPr>
          <w:i/>
          <w:iCs/>
        </w:rPr>
        <w:t>e</w:t>
      </w:r>
      <w:r>
        <w:rPr>
          <w:i/>
          <w:iCs/>
        </w:rPr>
        <w:t>rushalmi</w:t>
      </w:r>
      <w:r>
        <w:t>, 320)</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D7057A">
        <w:t>290-320</w:t>
      </w:r>
      <w:r w:rsidR="00D7057A">
        <w:rPr>
          <w:rStyle w:val="FootnoteReference"/>
        </w:rPr>
        <w:footnoteReference w:id="1007"/>
      </w:r>
    </w:p>
    <w:p w14:paraId="4632C3E2" w14:textId="77777777" w:rsidR="00BD0433" w:rsidRPr="00736920" w:rsidRDefault="00BD0433" w:rsidP="00993DFB">
      <w:pPr>
        <w:numPr>
          <w:ilvl w:val="0"/>
          <w:numId w:val="49"/>
        </w:numPr>
        <w:bidi w:val="0"/>
      </w:pPr>
      <w:r w:rsidRPr="00736920">
        <w:rPr>
          <w:b/>
          <w:bCs/>
          <w:lang w:val="en-GB"/>
        </w:rPr>
        <w:t xml:space="preserve">O: </w:t>
      </w:r>
      <w:r w:rsidRPr="00840B48">
        <w:rPr>
          <w:lang w:val="en-GB"/>
        </w:rPr>
        <w:t>–</w:t>
      </w:r>
      <w:r w:rsidRPr="00736920">
        <w:rPr>
          <w:b/>
          <w:bCs/>
          <w:lang w:val="en-GB"/>
        </w:rPr>
        <w:t xml:space="preserve"> Ds:</w:t>
      </w:r>
      <w:r w:rsidRPr="00736920">
        <w:rPr>
          <w:lang w:val="en-GB"/>
        </w:rPr>
        <w:t xml:space="preserve"> Ab</w:t>
      </w:r>
      <w:r>
        <w:rPr>
          <w:lang w:val="en-GB"/>
        </w:rPr>
        <w:t>b</w:t>
      </w:r>
      <w:r w:rsidRPr="00736920">
        <w:rPr>
          <w:lang w:val="en-GB"/>
        </w:rPr>
        <w:t xml:space="preserve">in </w:t>
      </w:r>
      <w:r>
        <w:rPr>
          <w:lang w:val="en-GB"/>
        </w:rPr>
        <w:t>(6</w:t>
      </w:r>
      <w:r w:rsidRPr="00AB182C">
        <w:rPr>
          <w:lang w:val="en-GB"/>
        </w:rPr>
        <w:t>)</w:t>
      </w:r>
      <w:r>
        <w:rPr>
          <w:lang w:val="en-GB"/>
        </w:rPr>
        <w:t>’</w:t>
      </w:r>
      <w:r w:rsidRPr="00AB182C">
        <w:rPr>
          <w:lang w:val="en-GB"/>
        </w:rPr>
        <w:t>s</w:t>
      </w:r>
      <w:r>
        <w:rPr>
          <w:lang w:val="en-GB"/>
        </w:rPr>
        <w:t xml:space="preserve"> </w:t>
      </w:r>
      <w:r w:rsidRPr="00AB182C">
        <w:rPr>
          <w:lang w:val="en-GB"/>
        </w:rPr>
        <w:t>son</w:t>
      </w:r>
      <w:r w:rsidRPr="00495EF9">
        <w:rPr>
          <w:b/>
          <w:bCs/>
          <w:lang w:val="en-GB"/>
        </w:rPr>
        <w:t xml:space="preserve"> </w:t>
      </w:r>
      <w:r w:rsidRPr="00736920">
        <w:rPr>
          <w:b/>
          <w:bCs/>
          <w:lang w:val="en-GB"/>
        </w:rPr>
        <w:t xml:space="preserve">F: </w:t>
      </w:r>
      <w:r w:rsidRPr="00840B48">
        <w:rPr>
          <w:lang w:val="en-GB"/>
        </w:rPr>
        <w:t>–</w:t>
      </w:r>
      <w:r w:rsidRPr="00736920">
        <w:rPr>
          <w:lang w:val="en-GB"/>
        </w:rPr>
        <w:t xml:space="preserve"> </w:t>
      </w:r>
      <w:r w:rsidRPr="00736920">
        <w:rPr>
          <w:b/>
          <w:bCs/>
          <w:lang w:val="en-GB"/>
        </w:rPr>
        <w:t>S</w:t>
      </w:r>
      <w:r>
        <w:rPr>
          <w:b/>
          <w:bCs/>
          <w:lang w:val="en-GB"/>
        </w:rPr>
        <w:t>:</w:t>
      </w:r>
      <w:r w:rsidRPr="00736920">
        <w:rPr>
          <w:i/>
          <w:iCs/>
        </w:rPr>
        <w:t xml:space="preserve"> </w:t>
      </w:r>
      <w:r>
        <w:rPr>
          <w:i/>
          <w:iCs/>
        </w:rPr>
        <w:t>yQid</w:t>
      </w:r>
      <w:r>
        <w:t xml:space="preserve"> </w:t>
      </w:r>
      <w:r w:rsidRPr="001A7E02">
        <w:t>1:2, 59d</w:t>
      </w:r>
      <w:r>
        <w:t xml:space="preserve"> </w:t>
      </w:r>
      <w:r w:rsidRPr="008F4FE8">
        <w:t>(</w:t>
      </w:r>
      <w:r>
        <w:t xml:space="preserve">Kosovsky, </w:t>
      </w:r>
      <w:r>
        <w:rPr>
          <w:i/>
          <w:iCs/>
        </w:rPr>
        <w:t>Yerushalmi</w:t>
      </w:r>
      <w:r>
        <w:t>, 42)</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993DFB">
        <w:rPr>
          <w:rFonts w:cs="Times New Roman"/>
          <w:lang w:val="en-GB"/>
        </w:rPr>
        <w:t>3</w:t>
      </w:r>
      <w:r w:rsidR="00993DFB" w:rsidRPr="00515085">
        <w:rPr>
          <w:rFonts w:cs="Times New Roman"/>
          <w:vertAlign w:val="superscript"/>
          <w:lang w:val="en-GB"/>
        </w:rPr>
        <w:t>rd</w:t>
      </w:r>
      <w:r w:rsidR="00993DFB">
        <w:rPr>
          <w:rFonts w:cs="Times New Roman"/>
          <w:lang w:val="en-GB"/>
        </w:rPr>
        <w:t xml:space="preserve"> C</w:t>
      </w:r>
      <w:r w:rsidR="00993DFB">
        <w:rPr>
          <w:rStyle w:val="FootnoteReference"/>
          <w:rFonts w:cs="Times New Roman"/>
          <w:lang w:val="en-GB"/>
        </w:rPr>
        <w:footnoteReference w:id="1008"/>
      </w:r>
    </w:p>
    <w:p w14:paraId="249198AF" w14:textId="77777777" w:rsidR="00BD0433" w:rsidRDefault="00BD0433" w:rsidP="00815F05">
      <w:pPr>
        <w:numPr>
          <w:ilvl w:val="0"/>
          <w:numId w:val="49"/>
        </w:numPr>
        <w:bidi w:val="0"/>
      </w:pPr>
      <w:r w:rsidRPr="00E475D9">
        <w:rPr>
          <w:b/>
          <w:bCs/>
        </w:rPr>
        <w:t xml:space="preserve">O: </w:t>
      </w:r>
      <w:r w:rsidRPr="00542AC1">
        <w:rPr>
          <w:rFonts w:cs="Times New Roman"/>
          <w:rtl/>
        </w:rPr>
        <w:t>יודן</w:t>
      </w:r>
      <w:r w:rsidRPr="007D3360">
        <w:rPr>
          <w:rStyle w:val="FootnoteReference"/>
        </w:rPr>
        <w:footnoteReference w:id="1009"/>
      </w:r>
      <w:r w:rsidRPr="00E475D9">
        <w:rPr>
          <w:b/>
          <w:bCs/>
        </w:rPr>
        <w:t xml:space="preserve"> Ds:</w:t>
      </w:r>
      <w:r w:rsidRPr="00E475D9">
        <w:t xml:space="preserve"> Simon</w:t>
      </w:r>
      <w:r>
        <w:rPr>
          <w:lang w:val="en-GB"/>
        </w:rPr>
        <w:t>’</w:t>
      </w:r>
      <w:r w:rsidRPr="00AB182C">
        <w:rPr>
          <w:lang w:val="en-GB"/>
        </w:rPr>
        <w:t>s</w:t>
      </w:r>
      <w:r>
        <w:rPr>
          <w:rStyle w:val="FootnoteReference"/>
          <w:lang w:val="en-GB"/>
        </w:rPr>
        <w:footnoteReference w:id="1010"/>
      </w:r>
      <w:r>
        <w:rPr>
          <w:lang w:val="en-GB"/>
        </w:rPr>
        <w:t xml:space="preserve"> grand</w:t>
      </w:r>
      <w:r w:rsidRPr="00AB182C">
        <w:rPr>
          <w:lang w:val="en-GB"/>
        </w:rPr>
        <w:t>son</w:t>
      </w:r>
      <w:r w:rsidRPr="00E475D9">
        <w:t xml:space="preserve"> </w:t>
      </w:r>
      <w:r w:rsidRPr="00E475D9">
        <w:rPr>
          <w:b/>
          <w:bCs/>
        </w:rPr>
        <w:t>F:</w:t>
      </w:r>
      <w:r w:rsidRPr="00E475D9">
        <w:t xml:space="preserve"> </w:t>
      </w:r>
      <w:r w:rsidRPr="00840B48">
        <w:rPr>
          <w:lang w:val="en-GB"/>
        </w:rPr>
        <w:t>–</w:t>
      </w:r>
      <w:r w:rsidRPr="00E475D9">
        <w:t xml:space="preserve"> </w:t>
      </w:r>
      <w:r w:rsidRPr="00E475D9">
        <w:rPr>
          <w:b/>
          <w:bCs/>
        </w:rPr>
        <w:t>S:</w:t>
      </w:r>
      <w:r w:rsidRPr="00AE3904">
        <w:rPr>
          <w:i/>
          <w:iCs/>
        </w:rPr>
        <w:t xml:space="preserve"> </w:t>
      </w:r>
      <w:r>
        <w:rPr>
          <w:i/>
          <w:iCs/>
        </w:rPr>
        <w:t>yQid</w:t>
      </w:r>
      <w:r>
        <w:t xml:space="preserve"> </w:t>
      </w:r>
      <w:r w:rsidRPr="00AE3904">
        <w:t>1:</w:t>
      </w:r>
      <w:r>
        <w:t>7</w:t>
      </w:r>
      <w:r w:rsidRPr="00AE3904">
        <w:t xml:space="preserve">, </w:t>
      </w:r>
      <w:r>
        <w:t>61b</w:t>
      </w:r>
      <w:r w:rsidRPr="00AE3904">
        <w:t xml:space="preserve"> </w:t>
      </w:r>
      <w:r w:rsidRPr="008F4FE8">
        <w:t>(</w:t>
      </w:r>
      <w:r>
        <w:t xml:space="preserve">Kosovsky, </w:t>
      </w:r>
      <w:r>
        <w:rPr>
          <w:i/>
          <w:iCs/>
        </w:rPr>
        <w:t>Yerushalmi</w:t>
      </w:r>
      <w:r>
        <w:t>, 184)</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B91430">
        <w:t>3</w:t>
      </w:r>
      <w:r w:rsidR="00B91430" w:rsidRPr="00B91430">
        <w:rPr>
          <w:vertAlign w:val="superscript"/>
        </w:rPr>
        <w:t>rd</w:t>
      </w:r>
      <w:r w:rsidR="00B91430">
        <w:t xml:space="preserve"> C</w:t>
      </w:r>
      <w:r w:rsidR="00B91430">
        <w:rPr>
          <w:rStyle w:val="FootnoteReference"/>
        </w:rPr>
        <w:footnoteReference w:id="1011"/>
      </w:r>
    </w:p>
    <w:p w14:paraId="009B346A" w14:textId="77777777" w:rsidR="00BD0433" w:rsidRDefault="00BD0433" w:rsidP="0080368C">
      <w:pPr>
        <w:numPr>
          <w:ilvl w:val="0"/>
          <w:numId w:val="49"/>
        </w:numPr>
        <w:bidi w:val="0"/>
      </w:pPr>
      <w:r w:rsidRPr="00262A2F">
        <w:rPr>
          <w:b/>
          <w:bCs/>
        </w:rPr>
        <w:t>O:</w:t>
      </w:r>
      <w:r>
        <w:rPr>
          <w:b/>
          <w:bCs/>
        </w:rPr>
        <w:t xml:space="preserve"> </w:t>
      </w:r>
      <w:r w:rsidRPr="00840B48">
        <w:rPr>
          <w:lang w:val="en-GB"/>
        </w:rPr>
        <w:t>–</w:t>
      </w:r>
      <w:r>
        <w:rPr>
          <w:b/>
          <w:bCs/>
        </w:rPr>
        <w:t xml:space="preserve"> </w:t>
      </w:r>
      <w:r w:rsidRPr="00262A2F">
        <w:rPr>
          <w:b/>
          <w:bCs/>
        </w:rPr>
        <w:t>Ds:</w:t>
      </w:r>
      <w:r w:rsidRPr="00262A2F">
        <w:t xml:space="preserve"> </w:t>
      </w:r>
      <w:r>
        <w:t>Yohanan (1</w:t>
      </w:r>
      <w:r w:rsidRPr="001D6E9F">
        <w:t>)</w:t>
      </w:r>
      <w:r>
        <w:t>’</w:t>
      </w:r>
      <w:r w:rsidRPr="005D3BF5">
        <w:t>s</w:t>
      </w:r>
      <w:r>
        <w:t xml:space="preserve"> </w:t>
      </w:r>
      <w:r w:rsidRPr="002F4579">
        <w:t>student</w:t>
      </w:r>
      <w:r>
        <w:rPr>
          <w:rStyle w:val="FootnoteReference"/>
        </w:rPr>
        <w:footnoteReference w:id="1012"/>
      </w:r>
      <w:r w:rsidRPr="00262A2F">
        <w:rPr>
          <w:b/>
          <w:bCs/>
        </w:rPr>
        <w:t xml:space="preserve"> F:</w:t>
      </w:r>
      <w:r w:rsidRPr="00262A2F">
        <w:t xml:space="preserve"> </w:t>
      </w:r>
      <w:r w:rsidRPr="00840B48">
        <w:rPr>
          <w:lang w:val="en-GB"/>
        </w:rPr>
        <w:t>–</w:t>
      </w:r>
      <w:r w:rsidRPr="00682063">
        <w:rPr>
          <w:rFonts w:cs="Times New Roman"/>
        </w:rPr>
        <w:t xml:space="preserve"> </w:t>
      </w:r>
      <w:r w:rsidRPr="00262A2F">
        <w:rPr>
          <w:b/>
          <w:bCs/>
        </w:rPr>
        <w:t>S:</w:t>
      </w:r>
      <w:r w:rsidRPr="00262A2F">
        <w:t xml:space="preserve"> </w:t>
      </w:r>
      <w:r w:rsidRPr="00740004">
        <w:rPr>
          <w:i/>
          <w:iCs/>
        </w:rPr>
        <w:t xml:space="preserve">bBer </w:t>
      </w:r>
      <w:r w:rsidRPr="00740004">
        <w:t>21b</w:t>
      </w:r>
      <w:r>
        <w:rPr>
          <w:rStyle w:val="FootnoteReference"/>
        </w:rPr>
        <w:footnoteReference w:id="1013"/>
      </w:r>
      <w:r>
        <w:t xml:space="preserve"> (Kosowsky, </w:t>
      </w:r>
      <w:r>
        <w:rPr>
          <w:i/>
          <w:iCs/>
        </w:rPr>
        <w:t>Babylonico</w:t>
      </w:r>
      <w:r>
        <w:t xml:space="preserve">, 1685) </w:t>
      </w:r>
      <w:r w:rsidRPr="00262A2F">
        <w:rPr>
          <w:b/>
          <w:bCs/>
        </w:rPr>
        <w:t>E:</w:t>
      </w:r>
      <w:r w:rsidRPr="00682063">
        <w:rPr>
          <w:rFonts w:cs="Times New Roman"/>
        </w:rPr>
        <w:t xml:space="preserve"> </w:t>
      </w:r>
      <w:r w:rsidR="0080368C">
        <w:rPr>
          <w:rFonts w:cs="Times New Roman"/>
        </w:rPr>
        <w:t>Fi</w:t>
      </w:r>
      <w:r w:rsidR="0080368C">
        <w:rPr>
          <w:rFonts w:cs="Times New Roman"/>
        </w:rPr>
        <w:t>c</w:t>
      </w:r>
      <w:r w:rsidR="0080368C">
        <w:rPr>
          <w:rFonts w:cs="Times New Roman"/>
        </w:rPr>
        <w:t>titious</w:t>
      </w:r>
      <w:r>
        <w:rPr>
          <w:rFonts w:cs="Times New Roman"/>
        </w:rPr>
        <w:t>?</w:t>
      </w:r>
      <w:r>
        <w:rPr>
          <w:rStyle w:val="FootnoteReference"/>
          <w:rFonts w:cs="Times New Roman"/>
        </w:rPr>
        <w:footnoteReference w:id="1014"/>
      </w:r>
      <w:r w:rsidRPr="00682063">
        <w:rPr>
          <w:rFonts w:cs="Times New Roman"/>
        </w:rPr>
        <w:t xml:space="preserve"> </w:t>
      </w:r>
      <w:r w:rsidRPr="00262A2F">
        <w:rPr>
          <w:b/>
          <w:bCs/>
        </w:rPr>
        <w:t>D:</w:t>
      </w:r>
      <w:r>
        <w:rPr>
          <w:b/>
          <w:bCs/>
        </w:rPr>
        <w:t xml:space="preserve"> </w:t>
      </w:r>
      <w:r w:rsidR="00B91430">
        <w:t>3</w:t>
      </w:r>
      <w:r w:rsidR="00B91430" w:rsidRPr="00B91430">
        <w:rPr>
          <w:vertAlign w:val="superscript"/>
        </w:rPr>
        <w:t>rd</w:t>
      </w:r>
      <w:r w:rsidR="00B91430">
        <w:t xml:space="preserve"> C</w:t>
      </w:r>
      <w:r w:rsidR="00B91430">
        <w:rPr>
          <w:rStyle w:val="FootnoteReference"/>
        </w:rPr>
        <w:footnoteReference w:id="1015"/>
      </w:r>
    </w:p>
    <w:p w14:paraId="5D367AE2" w14:textId="77777777" w:rsidR="00BD0433" w:rsidRPr="00AC5000" w:rsidRDefault="00BD0433" w:rsidP="0093049C">
      <w:pPr>
        <w:numPr>
          <w:ilvl w:val="0"/>
          <w:numId w:val="49"/>
        </w:numPr>
        <w:bidi w:val="0"/>
        <w:rPr>
          <w:lang w:val="en-GB"/>
        </w:rPr>
      </w:pPr>
      <w:r w:rsidRPr="00AC5000">
        <w:rPr>
          <w:b/>
          <w:bCs/>
          <w:lang w:val="en-GB"/>
        </w:rPr>
        <w:t>O:</w:t>
      </w:r>
      <w:r>
        <w:rPr>
          <w:b/>
          <w:bCs/>
          <w:lang w:val="en-GB"/>
        </w:rPr>
        <w:t xml:space="preserve"> </w:t>
      </w:r>
      <w:r w:rsidRPr="00840B48">
        <w:rPr>
          <w:lang w:val="en-GB"/>
        </w:rPr>
        <w:t>–</w:t>
      </w:r>
      <w:r>
        <w:rPr>
          <w:b/>
          <w:bCs/>
          <w:lang w:val="en-GB"/>
        </w:rPr>
        <w:t xml:space="preserve"> </w:t>
      </w:r>
      <w:r w:rsidRPr="00AC5000">
        <w:rPr>
          <w:b/>
          <w:bCs/>
          <w:lang w:val="en-GB"/>
        </w:rPr>
        <w:t>Ds:</w:t>
      </w:r>
      <w:r w:rsidRPr="00AC5000">
        <w:rPr>
          <w:lang w:val="en-GB"/>
        </w:rPr>
        <w:t xml:space="preserve"> Sheila </w:t>
      </w:r>
      <w:r w:rsidRPr="00AB182C">
        <w:rPr>
          <w:lang w:val="en-GB"/>
        </w:rPr>
        <w:t>(</w:t>
      </w:r>
      <w:r w:rsidR="007E4CCA">
        <w:rPr>
          <w:lang w:val="en-GB"/>
        </w:rPr>
        <w:t>7</w:t>
      </w:r>
      <w:r w:rsidRPr="00AB182C">
        <w:rPr>
          <w:lang w:val="en-GB"/>
        </w:rPr>
        <w:t>)</w:t>
      </w:r>
      <w:r>
        <w:rPr>
          <w:lang w:val="en-GB"/>
        </w:rPr>
        <w:t>’</w:t>
      </w:r>
      <w:r w:rsidRPr="00AB182C">
        <w:rPr>
          <w:lang w:val="en-GB"/>
        </w:rPr>
        <w:t>s</w:t>
      </w:r>
      <w:r>
        <w:rPr>
          <w:lang w:val="en-GB"/>
        </w:rPr>
        <w:t xml:space="preserve"> </w:t>
      </w:r>
      <w:r w:rsidRPr="00AB182C">
        <w:rPr>
          <w:lang w:val="en-GB"/>
        </w:rPr>
        <w:t>son</w:t>
      </w:r>
      <w:r w:rsidRPr="00AC5000">
        <w:rPr>
          <w:b/>
          <w:bCs/>
          <w:lang w:val="en-GB"/>
        </w:rPr>
        <w:t xml:space="preserve"> F:</w:t>
      </w:r>
      <w:r>
        <w:rPr>
          <w:lang w:val="en-GB"/>
        </w:rPr>
        <w:t xml:space="preserve"> </w:t>
      </w:r>
      <w:r w:rsidRPr="00840B48">
        <w:rPr>
          <w:lang w:val="en-GB"/>
        </w:rPr>
        <w:t>–</w:t>
      </w:r>
      <w:r>
        <w:rPr>
          <w:lang w:val="en-GB"/>
        </w:rPr>
        <w:t xml:space="preserve"> </w:t>
      </w:r>
      <w:r w:rsidRPr="00AC5000">
        <w:rPr>
          <w:b/>
          <w:bCs/>
          <w:lang w:val="en-GB"/>
        </w:rPr>
        <w:t>S:</w:t>
      </w:r>
      <w:r w:rsidRPr="004E4D81">
        <w:rPr>
          <w:i/>
          <w:iCs/>
        </w:rPr>
        <w:t xml:space="preserve"> </w:t>
      </w:r>
      <w:r w:rsidRPr="007E6BA1">
        <w:rPr>
          <w:i/>
          <w:iCs/>
        </w:rPr>
        <w:t xml:space="preserve">bShab </w:t>
      </w:r>
      <w:r w:rsidRPr="007E6BA1">
        <w:t>44a</w:t>
      </w:r>
      <w:r>
        <w:rPr>
          <w:rStyle w:val="FootnoteReference"/>
          <w:rFonts w:cs="Times New Roman"/>
          <w:lang w:val="en-GB"/>
        </w:rPr>
        <w:footnoteReference w:id="1016"/>
      </w:r>
      <w:r w:rsidRPr="00AE3904">
        <w:t xml:space="preserve"> </w:t>
      </w:r>
      <w:r>
        <w:rPr>
          <w:lang w:val="en-GB"/>
        </w:rPr>
        <w:t>(</w:t>
      </w:r>
      <w:r>
        <w:t xml:space="preserve">Kosowsky, </w:t>
      </w:r>
      <w:r>
        <w:rPr>
          <w:i/>
          <w:iCs/>
        </w:rPr>
        <w:t>Babylonico</w:t>
      </w:r>
      <w:r>
        <w:t xml:space="preserve">, 667-8) </w:t>
      </w:r>
      <w:r w:rsidRPr="00F2781A">
        <w:rPr>
          <w:b/>
          <w:bCs/>
        </w:rPr>
        <w:t>E:</w:t>
      </w:r>
      <w:r>
        <w:rPr>
          <w:b/>
          <w:bCs/>
        </w:rPr>
        <w:t xml:space="preserve"> </w:t>
      </w:r>
      <w:r w:rsidRPr="00840B48">
        <w:rPr>
          <w:lang w:val="en-GB"/>
        </w:rPr>
        <w:t>–</w:t>
      </w:r>
      <w:r w:rsidRPr="00F2781A">
        <w:rPr>
          <w:b/>
          <w:bCs/>
        </w:rPr>
        <w:t xml:space="preserve"> D:</w:t>
      </w:r>
      <w:r>
        <w:rPr>
          <w:b/>
          <w:bCs/>
        </w:rPr>
        <w:t xml:space="preserve"> </w:t>
      </w:r>
      <w:r w:rsidR="00B91430">
        <w:t>3</w:t>
      </w:r>
      <w:r w:rsidR="00B91430" w:rsidRPr="00B91430">
        <w:rPr>
          <w:vertAlign w:val="superscript"/>
        </w:rPr>
        <w:t>rd</w:t>
      </w:r>
      <w:r w:rsidR="00B91430">
        <w:t xml:space="preserve"> C</w:t>
      </w:r>
      <w:r w:rsidR="00B91430">
        <w:rPr>
          <w:rStyle w:val="FootnoteReference"/>
        </w:rPr>
        <w:footnoteReference w:id="1017"/>
      </w:r>
    </w:p>
    <w:p w14:paraId="0E1508AC" w14:textId="77777777" w:rsidR="00BD0433" w:rsidRPr="00BB0FB1" w:rsidRDefault="00BD0433" w:rsidP="001715B6">
      <w:pPr>
        <w:numPr>
          <w:ilvl w:val="0"/>
          <w:numId w:val="49"/>
        </w:numPr>
        <w:bidi w:val="0"/>
        <w:jc w:val="both"/>
        <w:rPr>
          <w:rFonts w:cs="Times New Roman"/>
          <w:u w:val="single"/>
          <w:lang w:val="it-IT"/>
        </w:rPr>
      </w:pPr>
      <w:r w:rsidRPr="00BB0FB1">
        <w:rPr>
          <w:rFonts w:cs="Times New Roman"/>
          <w:b/>
          <w:lang w:val="it-IT"/>
        </w:rPr>
        <w:t>O:</w:t>
      </w:r>
      <w:r w:rsidRPr="00BB0FB1">
        <w:rPr>
          <w:rFonts w:cs="Times New Roman"/>
          <w:color w:val="000000"/>
          <w:lang w:val="it-IT"/>
        </w:rPr>
        <w:t xml:space="preserve"> </w:t>
      </w:r>
      <w:r w:rsidRPr="00BB0FB1">
        <w:rPr>
          <w:rFonts w:cs="Times New Roman"/>
          <w:lang w:val="en-GB"/>
        </w:rPr>
        <w:t>–</w:t>
      </w:r>
      <w:r w:rsidRPr="00BB0FB1">
        <w:rPr>
          <w:rFonts w:cs="Times New Roman"/>
          <w:b/>
          <w:lang w:val="it-IT"/>
        </w:rPr>
        <w:t xml:space="preserve"> Ds:</w:t>
      </w:r>
      <w:r w:rsidRPr="00BB0FB1">
        <w:rPr>
          <w:rFonts w:cs="Times New Roman"/>
          <w:lang w:val="it-IT"/>
        </w:rPr>
        <w:t xml:space="preserve"> Āštād/t (1)’s son </w:t>
      </w:r>
      <w:r w:rsidRPr="00BB0FB1">
        <w:rPr>
          <w:rFonts w:cs="Times New Roman"/>
          <w:b/>
          <w:lang w:val="it-IT"/>
        </w:rPr>
        <w:t>F:</w:t>
      </w:r>
      <w:r w:rsidRPr="00BB0FB1">
        <w:rPr>
          <w:rFonts w:cs="Times New Roman"/>
          <w:lang w:val="it-IT"/>
        </w:rPr>
        <w:t xml:space="preserve"> – </w:t>
      </w:r>
      <w:r w:rsidRPr="00BB0FB1">
        <w:rPr>
          <w:rFonts w:cs="Times New Roman"/>
          <w:b/>
          <w:lang w:val="it-IT"/>
        </w:rPr>
        <w:t>S:</w:t>
      </w:r>
      <w:r w:rsidRPr="00BB0FB1">
        <w:rPr>
          <w:rFonts w:cs="Times New Roman"/>
          <w:lang w:val="it-IT"/>
        </w:rPr>
        <w:t xml:space="preserve"> </w:t>
      </w:r>
      <w:r w:rsidRPr="00BB0FB1">
        <w:rPr>
          <w:rFonts w:cs="Times New Roman"/>
          <w:i/>
          <w:lang w:val="it-IT"/>
        </w:rPr>
        <w:t xml:space="preserve">bEruv </w:t>
      </w:r>
      <w:r w:rsidRPr="00BB0FB1">
        <w:rPr>
          <w:rFonts w:cs="Times New Roman"/>
          <w:lang w:val="it-IT"/>
        </w:rPr>
        <w:t xml:space="preserve">52a (Kosowsky, </w:t>
      </w:r>
      <w:r w:rsidRPr="00BB0FB1">
        <w:rPr>
          <w:rFonts w:cs="Times New Roman"/>
          <w:i/>
          <w:iCs/>
          <w:lang w:val="it-IT"/>
        </w:rPr>
        <w:t>Babylonico</w:t>
      </w:r>
      <w:r w:rsidRPr="00BB0FB1">
        <w:rPr>
          <w:rFonts w:cs="Times New Roman"/>
          <w:lang w:val="it-IT"/>
        </w:rPr>
        <w:t xml:space="preserve">, 660) </w:t>
      </w:r>
      <w:r w:rsidRPr="00BB0FB1">
        <w:rPr>
          <w:rFonts w:cs="Times New Roman"/>
          <w:b/>
          <w:lang w:val="it-IT"/>
        </w:rPr>
        <w:t>E:</w:t>
      </w:r>
      <w:r w:rsidRPr="00BB0FB1">
        <w:rPr>
          <w:rFonts w:cs="Times New Roman"/>
          <w:lang w:val="it-IT"/>
        </w:rPr>
        <w:t xml:space="preserve"> –</w:t>
      </w:r>
      <w:r w:rsidRPr="00BB0FB1">
        <w:rPr>
          <w:rStyle w:val="FootnoteReference"/>
          <w:rFonts w:cs="Times New Roman"/>
          <w:lang w:val="it-IT"/>
        </w:rPr>
        <w:footnoteReference w:id="1018"/>
      </w:r>
      <w:r w:rsidRPr="00BB0FB1">
        <w:rPr>
          <w:rFonts w:cs="Times New Roman"/>
          <w:lang w:val="it-IT"/>
        </w:rPr>
        <w:t xml:space="preserve"> </w:t>
      </w:r>
      <w:r w:rsidRPr="00BB0FB1">
        <w:rPr>
          <w:rFonts w:cs="Times New Roman"/>
          <w:b/>
          <w:lang w:val="it-IT"/>
        </w:rPr>
        <w:t xml:space="preserve">D: </w:t>
      </w:r>
      <w:r w:rsidR="001715B6">
        <w:rPr>
          <w:rFonts w:cs="Times New Roman"/>
          <w:lang w:val="it-IT"/>
        </w:rPr>
        <w:t>3</w:t>
      </w:r>
      <w:r w:rsidR="001715B6" w:rsidRPr="00B91430">
        <w:rPr>
          <w:rFonts w:cs="Times New Roman"/>
          <w:vertAlign w:val="superscript"/>
          <w:lang w:val="it-IT"/>
        </w:rPr>
        <w:t>rd</w:t>
      </w:r>
      <w:r w:rsidR="001715B6">
        <w:rPr>
          <w:rFonts w:cs="Times New Roman"/>
          <w:lang w:val="it-IT"/>
        </w:rPr>
        <w:t xml:space="preserve"> C</w:t>
      </w:r>
      <w:r w:rsidR="001715B6">
        <w:rPr>
          <w:rStyle w:val="FootnoteReference"/>
          <w:rFonts w:cs="Times New Roman"/>
          <w:lang w:val="it-IT"/>
        </w:rPr>
        <w:footnoteReference w:id="1019"/>
      </w:r>
    </w:p>
    <w:p w14:paraId="57FA61E2" w14:textId="77777777" w:rsidR="00BD0433" w:rsidRPr="00EA1A7B" w:rsidRDefault="00BD0433" w:rsidP="005F6EE4">
      <w:pPr>
        <w:numPr>
          <w:ilvl w:val="0"/>
          <w:numId w:val="49"/>
        </w:numPr>
        <w:bidi w:val="0"/>
        <w:rPr>
          <w:rFonts w:cs="Times New Roman"/>
          <w:lang w:val="de-DE"/>
        </w:rPr>
      </w:pPr>
      <w:r w:rsidRPr="00BA0320">
        <w:rPr>
          <w:rFonts w:cs="Times New Roman"/>
          <w:b/>
          <w:bCs/>
          <w:lang w:val="en-GB"/>
        </w:rPr>
        <w:t xml:space="preserve">O: </w:t>
      </w:r>
      <w:r w:rsidRPr="00BA0320">
        <w:rPr>
          <w:rFonts w:cs="Times New Roman"/>
          <w:lang w:val="en-GB"/>
        </w:rPr>
        <w:t>–</w:t>
      </w:r>
      <w:r w:rsidRPr="00BA0320">
        <w:rPr>
          <w:rFonts w:cs="Times New Roman"/>
          <w:b/>
          <w:bCs/>
          <w:lang w:val="en-GB"/>
        </w:rPr>
        <w:t xml:space="preserve"> Ds:</w:t>
      </w:r>
      <w:r w:rsidRPr="00BA0320">
        <w:rPr>
          <w:rFonts w:cs="Times New Roman"/>
          <w:lang w:val="en-GB"/>
        </w:rPr>
        <w:t xml:space="preserve"> </w:t>
      </w:r>
      <w:smartTag w:uri="urn:schemas-microsoft-com:office:smarttags" w:element="place">
        <w:smartTag w:uri="urn:schemas-microsoft-com:office:smarttags" w:element="City">
          <w:r w:rsidRPr="00BA0320">
            <w:rPr>
              <w:rFonts w:cs="Times New Roman"/>
              <w:lang w:val="en-GB"/>
            </w:rPr>
            <w:t>Ada</w:t>
          </w:r>
        </w:smartTag>
      </w:smartTag>
      <w:r w:rsidRPr="00BA0320">
        <w:rPr>
          <w:rFonts w:cs="Times New Roman"/>
          <w:lang w:val="en-GB"/>
        </w:rPr>
        <w:t xml:space="preserve"> (</w:t>
      </w:r>
      <w:r>
        <w:rPr>
          <w:rFonts w:cs="Times New Roman"/>
          <w:lang w:val="en-GB"/>
        </w:rPr>
        <w:t>18</w:t>
      </w:r>
      <w:r w:rsidRPr="00BA0320">
        <w:rPr>
          <w:rFonts w:cs="Times New Roman"/>
          <w:lang w:val="en-GB"/>
        </w:rPr>
        <w:t>)’s son</w:t>
      </w:r>
      <w:r w:rsidRPr="00BA0320">
        <w:rPr>
          <w:rFonts w:cs="Times New Roman"/>
          <w:b/>
          <w:bCs/>
          <w:lang w:val="en-GB"/>
        </w:rPr>
        <w:t xml:space="preserve"> F:</w:t>
      </w:r>
      <w:r w:rsidRPr="00BA0320">
        <w:rPr>
          <w:rFonts w:cs="Times New Roman"/>
          <w:lang w:val="en-GB"/>
        </w:rPr>
        <w:t xml:space="preserve"> – </w:t>
      </w:r>
      <w:r w:rsidRPr="00BA0320">
        <w:rPr>
          <w:rFonts w:cs="Times New Roman"/>
          <w:b/>
          <w:bCs/>
          <w:lang w:val="en-GB"/>
        </w:rPr>
        <w:t>S:</w:t>
      </w:r>
      <w:r w:rsidRPr="00BA0320">
        <w:rPr>
          <w:rFonts w:cs="Times New Roman"/>
          <w:lang w:val="en-GB"/>
        </w:rPr>
        <w:t xml:space="preserve"> </w:t>
      </w:r>
      <w:r w:rsidRPr="00BA0320">
        <w:rPr>
          <w:rFonts w:cs="Times New Roman"/>
        </w:rPr>
        <w:t xml:space="preserve">1. </w:t>
      </w:r>
      <w:r w:rsidRPr="00BA0320">
        <w:rPr>
          <w:rFonts w:cs="Times New Roman"/>
          <w:i/>
          <w:iCs/>
        </w:rPr>
        <w:t xml:space="preserve">bRhSh </w:t>
      </w:r>
      <w:r w:rsidRPr="00BA0320">
        <w:rPr>
          <w:rFonts w:cs="Times New Roman"/>
        </w:rPr>
        <w:t xml:space="preserve">31a; 2. </w:t>
      </w:r>
      <w:r w:rsidRPr="00EA1A7B">
        <w:rPr>
          <w:rFonts w:cs="Times New Roman"/>
          <w:i/>
          <w:iCs/>
          <w:lang w:val="de-DE"/>
        </w:rPr>
        <w:t>TanhB bereshit</w:t>
      </w:r>
      <w:r w:rsidRPr="00EA1A7B">
        <w:rPr>
          <w:rFonts w:cs="Times New Roman"/>
          <w:lang w:val="de-DE"/>
        </w:rPr>
        <w:t xml:space="preserve"> 21 (Kosowsky, </w:t>
      </w:r>
      <w:r w:rsidRPr="00EA1A7B">
        <w:rPr>
          <w:rFonts w:cs="Times New Roman"/>
          <w:i/>
          <w:iCs/>
          <w:lang w:val="de-DE"/>
        </w:rPr>
        <w:t>Babylonico</w:t>
      </w:r>
      <w:r w:rsidRPr="00EA1A7B">
        <w:rPr>
          <w:rFonts w:cs="Times New Roman"/>
          <w:lang w:val="de-DE"/>
        </w:rPr>
        <w:t xml:space="preserve">, 660) </w:t>
      </w:r>
      <w:r w:rsidRPr="00EA1A7B">
        <w:rPr>
          <w:rFonts w:cs="Times New Roman"/>
          <w:b/>
          <w:bCs/>
          <w:lang w:val="de-DE"/>
        </w:rPr>
        <w:t xml:space="preserve">E: </w:t>
      </w:r>
      <w:r w:rsidRPr="00EA1A7B">
        <w:rPr>
          <w:rFonts w:cs="Times New Roman"/>
          <w:lang w:val="de-DE"/>
        </w:rPr>
        <w:t xml:space="preserve">– </w:t>
      </w:r>
      <w:r w:rsidRPr="00EA1A7B">
        <w:rPr>
          <w:rFonts w:cs="Times New Roman"/>
          <w:b/>
          <w:bCs/>
          <w:lang w:val="de-DE"/>
        </w:rPr>
        <w:t xml:space="preserve">D: </w:t>
      </w:r>
      <w:r w:rsidR="005F6EE4" w:rsidRPr="005F6EE4">
        <w:rPr>
          <w:lang w:val="de-DE"/>
        </w:rPr>
        <w:t>3</w:t>
      </w:r>
      <w:r w:rsidR="005F6EE4" w:rsidRPr="005F6EE4">
        <w:rPr>
          <w:vertAlign w:val="superscript"/>
          <w:lang w:val="de-DE"/>
        </w:rPr>
        <w:t>rd</w:t>
      </w:r>
      <w:r w:rsidR="005F6EE4" w:rsidRPr="005F6EE4">
        <w:rPr>
          <w:lang w:val="de-DE"/>
        </w:rPr>
        <w:t xml:space="preserve"> C</w:t>
      </w:r>
      <w:r w:rsidR="005F6EE4">
        <w:rPr>
          <w:rStyle w:val="FootnoteReference"/>
        </w:rPr>
        <w:footnoteReference w:id="1020"/>
      </w:r>
    </w:p>
    <w:p w14:paraId="3B8A0C2B" w14:textId="77777777" w:rsidR="00BD0433" w:rsidRPr="001D1158" w:rsidRDefault="00BD0433" w:rsidP="00B91430">
      <w:pPr>
        <w:numPr>
          <w:ilvl w:val="0"/>
          <w:numId w:val="49"/>
        </w:numPr>
        <w:bidi w:val="0"/>
      </w:pPr>
      <w:r w:rsidRPr="001D1158">
        <w:rPr>
          <w:b/>
          <w:bCs/>
          <w:lang w:val="en-GB"/>
        </w:rPr>
        <w:t xml:space="preserve">O: </w:t>
      </w:r>
      <w:r w:rsidRPr="00BA0320">
        <w:rPr>
          <w:rFonts w:cs="Times New Roman"/>
          <w:lang w:val="en-GB"/>
        </w:rPr>
        <w:t>–</w:t>
      </w:r>
      <w:r w:rsidRPr="001D1158">
        <w:rPr>
          <w:b/>
          <w:bCs/>
          <w:lang w:val="en-GB"/>
        </w:rPr>
        <w:t xml:space="preserve"> Ds:</w:t>
      </w:r>
      <w:r w:rsidRPr="001D1158">
        <w:rPr>
          <w:lang w:val="en-GB"/>
        </w:rPr>
        <w:t xml:space="preserve"> Bi</w:t>
      </w:r>
      <w:r>
        <w:rPr>
          <w:lang w:val="en-GB"/>
        </w:rPr>
        <w:t>s</w:t>
      </w:r>
      <w:r w:rsidRPr="001D1158">
        <w:rPr>
          <w:lang w:val="en-GB"/>
        </w:rPr>
        <w:t xml:space="preserve">na </w:t>
      </w:r>
      <w:r w:rsidR="00753D25">
        <w:rPr>
          <w:lang w:val="en-GB"/>
        </w:rPr>
        <w:t>(6</w:t>
      </w:r>
      <w:r w:rsidRPr="00AB182C">
        <w:rPr>
          <w:lang w:val="en-GB"/>
        </w:rPr>
        <w:t>)</w:t>
      </w:r>
      <w:r>
        <w:rPr>
          <w:lang w:val="en-GB"/>
        </w:rPr>
        <w:t>’</w:t>
      </w:r>
      <w:r w:rsidRPr="00AB182C">
        <w:rPr>
          <w:lang w:val="en-GB"/>
        </w:rPr>
        <w:t>s</w:t>
      </w:r>
      <w:r>
        <w:rPr>
          <w:lang w:val="en-GB"/>
        </w:rPr>
        <w:t xml:space="preserve"> </w:t>
      </w:r>
      <w:r w:rsidRPr="00AB182C">
        <w:rPr>
          <w:lang w:val="en-GB"/>
        </w:rPr>
        <w:t>son</w:t>
      </w:r>
      <w:r w:rsidRPr="00AC5000">
        <w:rPr>
          <w:b/>
          <w:bCs/>
          <w:lang w:val="en-GB"/>
        </w:rPr>
        <w:t xml:space="preserve"> </w:t>
      </w:r>
      <w:r w:rsidRPr="001D1158">
        <w:rPr>
          <w:b/>
          <w:bCs/>
          <w:lang w:val="en-GB"/>
        </w:rPr>
        <w:t>F:</w:t>
      </w:r>
      <w:r w:rsidRPr="001D1158">
        <w:rPr>
          <w:lang w:val="en-GB"/>
        </w:rPr>
        <w:t xml:space="preserve"> </w:t>
      </w:r>
      <w:r w:rsidRPr="00BA0320">
        <w:rPr>
          <w:rFonts w:cs="Times New Roman"/>
          <w:lang w:val="en-GB"/>
        </w:rPr>
        <w:t>–</w:t>
      </w:r>
      <w:r w:rsidRPr="001D1158">
        <w:rPr>
          <w:lang w:val="en-GB"/>
        </w:rPr>
        <w:t xml:space="preserve"> </w:t>
      </w:r>
      <w:r w:rsidRPr="001D1158">
        <w:rPr>
          <w:b/>
          <w:bCs/>
          <w:lang w:val="en-GB"/>
        </w:rPr>
        <w:t>S:</w:t>
      </w:r>
      <w:r w:rsidRPr="001D1158">
        <w:rPr>
          <w:lang w:val="en-GB"/>
        </w:rPr>
        <w:t xml:space="preserve"> </w:t>
      </w:r>
      <w:r w:rsidRPr="00555F44">
        <w:rPr>
          <w:i/>
          <w:iCs/>
        </w:rPr>
        <w:t xml:space="preserve">bNed </w:t>
      </w:r>
      <w:r w:rsidRPr="00555F44">
        <w:t>32a</w:t>
      </w:r>
      <w:r w:rsidRPr="003335B1">
        <w:rPr>
          <w:rStyle w:val="FootnoteReference"/>
          <w:rFonts w:cs="Times New Roman"/>
          <w:rtl/>
        </w:rPr>
        <w:footnoteReference w:id="1021"/>
      </w:r>
      <w:r w:rsidRPr="00AE3904">
        <w:t xml:space="preserve"> </w:t>
      </w:r>
      <w:r>
        <w:rPr>
          <w:lang w:val="en-GB"/>
        </w:rPr>
        <w:t>(</w:t>
      </w:r>
      <w:r>
        <w:t xml:space="preserve">Kosowsky, </w:t>
      </w:r>
      <w:r>
        <w:rPr>
          <w:i/>
          <w:iCs/>
        </w:rPr>
        <w:t>Babylonico</w:t>
      </w:r>
      <w:r>
        <w:t xml:space="preserve">, 661) </w:t>
      </w:r>
      <w:r w:rsidRPr="00F2781A">
        <w:rPr>
          <w:b/>
          <w:bCs/>
        </w:rPr>
        <w:t>E:</w:t>
      </w:r>
      <w:r>
        <w:rPr>
          <w:b/>
          <w:bCs/>
        </w:rPr>
        <w:t xml:space="preserve"> </w:t>
      </w:r>
      <w:r w:rsidRPr="00BA0320">
        <w:rPr>
          <w:rFonts w:cs="Times New Roman"/>
          <w:lang w:val="en-GB"/>
        </w:rPr>
        <w:t>–</w:t>
      </w:r>
      <w:r w:rsidRPr="00F2781A">
        <w:rPr>
          <w:b/>
          <w:bCs/>
        </w:rPr>
        <w:t xml:space="preserve"> D:</w:t>
      </w:r>
      <w:r>
        <w:rPr>
          <w:b/>
          <w:bCs/>
        </w:rPr>
        <w:t xml:space="preserve"> </w:t>
      </w:r>
      <w:r w:rsidR="00B91430">
        <w:rPr>
          <w:rFonts w:cs="Times New Roman"/>
          <w:lang w:val="it-IT"/>
        </w:rPr>
        <w:t>Pre-4</w:t>
      </w:r>
      <w:r w:rsidR="00B91430" w:rsidRPr="00AA7480">
        <w:rPr>
          <w:rFonts w:cs="Times New Roman"/>
          <w:lang w:val="it-IT"/>
        </w:rPr>
        <w:t>00</w:t>
      </w:r>
      <w:r w:rsidR="00B91430">
        <w:rPr>
          <w:rStyle w:val="FootnoteReference"/>
          <w:rFonts w:cs="Times New Roman"/>
        </w:rPr>
        <w:footnoteReference w:id="1022"/>
      </w:r>
    </w:p>
    <w:p w14:paraId="3A01AB22" w14:textId="77777777" w:rsidR="00BD0433" w:rsidRPr="00BC2753" w:rsidRDefault="00BD0433" w:rsidP="00B91430">
      <w:pPr>
        <w:numPr>
          <w:ilvl w:val="0"/>
          <w:numId w:val="49"/>
        </w:numPr>
        <w:bidi w:val="0"/>
      </w:pPr>
      <w:r w:rsidRPr="00E82A1B">
        <w:rPr>
          <w:b/>
          <w:bCs/>
        </w:rPr>
        <w:t xml:space="preserve">O: </w:t>
      </w:r>
      <w:r w:rsidRPr="00BA0320">
        <w:rPr>
          <w:rFonts w:cs="Times New Roman"/>
          <w:lang w:val="en-GB"/>
        </w:rPr>
        <w:t>–</w:t>
      </w:r>
      <w:r>
        <w:rPr>
          <w:b/>
          <w:bCs/>
        </w:rPr>
        <w:t xml:space="preserve"> </w:t>
      </w:r>
      <w:r w:rsidRPr="00E82A1B">
        <w:rPr>
          <w:b/>
          <w:bCs/>
        </w:rPr>
        <w:t>Ds:</w:t>
      </w:r>
      <w:r>
        <w:t xml:space="preserve"> Ma‘arava (2)’s son</w:t>
      </w:r>
      <w:r w:rsidR="00825EA2">
        <w:t xml:space="preserve"> </w:t>
      </w:r>
      <w:r w:rsidRPr="00E82A1B">
        <w:rPr>
          <w:b/>
          <w:bCs/>
        </w:rPr>
        <w:t>F:</w:t>
      </w:r>
      <w:r w:rsidRPr="00E82A1B">
        <w:t xml:space="preserve"> </w:t>
      </w:r>
      <w:r w:rsidRPr="00BA0320">
        <w:rPr>
          <w:rFonts w:cs="Times New Roman"/>
          <w:lang w:val="en-GB"/>
        </w:rPr>
        <w:t>–</w:t>
      </w:r>
      <w:r>
        <w:t xml:space="preserve"> </w:t>
      </w:r>
      <w:r w:rsidRPr="00503F59">
        <w:rPr>
          <w:b/>
          <w:bCs/>
          <w:lang w:val="en-GB"/>
        </w:rPr>
        <w:t>S:</w:t>
      </w:r>
      <w:r w:rsidRPr="00BC2753">
        <w:rPr>
          <w:i/>
          <w:iCs/>
        </w:rPr>
        <w:t xml:space="preserve"> </w:t>
      </w:r>
      <w:r w:rsidRPr="00555F44">
        <w:rPr>
          <w:i/>
          <w:iCs/>
        </w:rPr>
        <w:t xml:space="preserve">bSot </w:t>
      </w:r>
      <w:r w:rsidRPr="00555F44">
        <w:t>41b</w:t>
      </w:r>
      <w:r>
        <w:rPr>
          <w:rStyle w:val="FootnoteReference"/>
          <w:rFonts w:cs="Times New Roman"/>
          <w:lang w:val="en-GB"/>
        </w:rPr>
        <w:footnoteReference w:id="1023"/>
      </w:r>
      <w:r w:rsidRPr="00AE3904">
        <w:t xml:space="preserve"> </w:t>
      </w:r>
      <w:r>
        <w:rPr>
          <w:lang w:val="en-GB"/>
        </w:rPr>
        <w:t>(</w:t>
      </w:r>
      <w:r>
        <w:t xml:space="preserve">Kosowsky, </w:t>
      </w:r>
      <w:r>
        <w:rPr>
          <w:i/>
          <w:iCs/>
        </w:rPr>
        <w:t>Babylonico</w:t>
      </w:r>
      <w:r>
        <w:t xml:space="preserve">, 666) </w:t>
      </w:r>
      <w:r w:rsidRPr="00F2781A">
        <w:rPr>
          <w:b/>
          <w:bCs/>
        </w:rPr>
        <w:t>E:</w:t>
      </w:r>
      <w:r>
        <w:rPr>
          <w:b/>
          <w:bCs/>
        </w:rPr>
        <w:t xml:space="preserve"> </w:t>
      </w:r>
      <w:r w:rsidRPr="00BA0320">
        <w:rPr>
          <w:rFonts w:cs="Times New Roman"/>
          <w:lang w:val="en-GB"/>
        </w:rPr>
        <w:t>–</w:t>
      </w:r>
      <w:r w:rsidRPr="00F2781A">
        <w:rPr>
          <w:b/>
          <w:bCs/>
        </w:rPr>
        <w:t xml:space="preserve"> D:</w:t>
      </w:r>
      <w:r>
        <w:rPr>
          <w:b/>
          <w:bCs/>
        </w:rPr>
        <w:t xml:space="preserve"> </w:t>
      </w:r>
      <w:r w:rsidR="00B91430">
        <w:rPr>
          <w:rFonts w:cs="Times New Roman"/>
          <w:lang w:val="it-IT"/>
        </w:rPr>
        <w:t>Pre-4</w:t>
      </w:r>
      <w:r w:rsidR="00B91430" w:rsidRPr="00AA7480">
        <w:rPr>
          <w:rFonts w:cs="Times New Roman"/>
          <w:lang w:val="it-IT"/>
        </w:rPr>
        <w:t>00</w:t>
      </w:r>
      <w:r w:rsidR="00B91430">
        <w:rPr>
          <w:rStyle w:val="FootnoteReference"/>
          <w:rFonts w:cs="Times New Roman"/>
        </w:rPr>
        <w:footnoteReference w:id="1024"/>
      </w:r>
    </w:p>
    <w:p w14:paraId="6D0F0533" w14:textId="77777777" w:rsidR="00BD0433" w:rsidRPr="00292BC4" w:rsidRDefault="00BD0433" w:rsidP="00815F05">
      <w:pPr>
        <w:numPr>
          <w:ilvl w:val="0"/>
          <w:numId w:val="49"/>
        </w:numPr>
        <w:bidi w:val="0"/>
        <w:rPr>
          <w:lang w:val="de-DE"/>
        </w:rPr>
      </w:pPr>
      <w:r w:rsidRPr="00244E3C">
        <w:rPr>
          <w:b/>
          <w:bCs/>
          <w:lang w:val="en-GB"/>
        </w:rPr>
        <w:t xml:space="preserve">O: </w:t>
      </w:r>
      <w:r w:rsidRPr="00BA0320">
        <w:rPr>
          <w:rFonts w:cs="Times New Roman"/>
          <w:lang w:val="en-GB"/>
        </w:rPr>
        <w:t>–</w:t>
      </w:r>
      <w:r w:rsidRPr="00244E3C">
        <w:rPr>
          <w:b/>
          <w:bCs/>
          <w:lang w:val="en-GB"/>
        </w:rPr>
        <w:t xml:space="preserve"> Ds:</w:t>
      </w:r>
      <w:r w:rsidRPr="00244E3C">
        <w:rPr>
          <w:lang w:val="en-GB"/>
        </w:rPr>
        <w:t xml:space="preserve"> Masparta (</w:t>
      </w:r>
      <w:r>
        <w:rPr>
          <w:lang w:val="en-GB"/>
        </w:rPr>
        <w:t>1</w:t>
      </w:r>
      <w:r w:rsidRPr="00244E3C">
        <w:rPr>
          <w:lang w:val="en-GB"/>
        </w:rPr>
        <w:t>)</w:t>
      </w:r>
      <w:r>
        <w:rPr>
          <w:lang w:val="en-GB"/>
        </w:rPr>
        <w:t>’</w:t>
      </w:r>
      <w:r w:rsidRPr="00244E3C">
        <w:rPr>
          <w:lang w:val="en-GB"/>
        </w:rPr>
        <w:t>s son</w:t>
      </w:r>
      <w:r w:rsidRPr="00244E3C">
        <w:rPr>
          <w:b/>
          <w:bCs/>
          <w:lang w:val="en-GB"/>
        </w:rPr>
        <w:t xml:space="preserve"> F:</w:t>
      </w:r>
      <w:r w:rsidRPr="00244E3C">
        <w:rPr>
          <w:lang w:val="en-GB"/>
        </w:rPr>
        <w:t xml:space="preserve"> </w:t>
      </w:r>
      <w:r w:rsidRPr="00BA0320">
        <w:rPr>
          <w:rFonts w:cs="Times New Roman"/>
          <w:lang w:val="en-GB"/>
        </w:rPr>
        <w:t>–</w:t>
      </w:r>
      <w:r w:rsidRPr="00244E3C">
        <w:rPr>
          <w:lang w:val="en-GB"/>
        </w:rPr>
        <w:t xml:space="preserve"> </w:t>
      </w:r>
      <w:r w:rsidRPr="00244E3C">
        <w:rPr>
          <w:b/>
          <w:bCs/>
          <w:lang w:val="en-GB"/>
        </w:rPr>
        <w:t>S:</w:t>
      </w:r>
      <w:r>
        <w:rPr>
          <w:b/>
          <w:bCs/>
          <w:lang w:val="en-GB"/>
        </w:rPr>
        <w:t xml:space="preserve"> </w:t>
      </w:r>
      <w:r w:rsidRPr="00BA5D72">
        <w:rPr>
          <w:rFonts w:cs="Times New Roman"/>
          <w:lang w:val="en-GB"/>
        </w:rPr>
        <w:t xml:space="preserve">1. </w:t>
      </w:r>
      <w:r w:rsidRPr="00BA5D72">
        <w:rPr>
          <w:rFonts w:cs="Times New Roman"/>
          <w:i/>
          <w:iCs/>
          <w:lang w:val="en-GB"/>
        </w:rPr>
        <w:t>bSan</w:t>
      </w:r>
      <w:r w:rsidRPr="004D3EF6">
        <w:rPr>
          <w:rFonts w:cs="Times New Roman"/>
          <w:lang w:val="en-GB"/>
        </w:rPr>
        <w:t xml:space="preserve"> 44a</w:t>
      </w:r>
      <w:r>
        <w:rPr>
          <w:rFonts w:cs="Times New Roman"/>
        </w:rPr>
        <w:t xml:space="preserve">; 2. </w:t>
      </w:r>
      <w:r w:rsidRPr="00292BC4">
        <w:rPr>
          <w:rFonts w:cs="Times New Roman"/>
          <w:i/>
          <w:iCs/>
          <w:lang w:val="de-DE"/>
        </w:rPr>
        <w:t>Gen Rab</w:t>
      </w:r>
      <w:r w:rsidRPr="00292BC4">
        <w:rPr>
          <w:rFonts w:cs="Times New Roman"/>
          <w:lang w:val="de-DE"/>
        </w:rPr>
        <w:t xml:space="preserve"> 53:10</w:t>
      </w:r>
      <w:r>
        <w:rPr>
          <w:rStyle w:val="FootnoteReference"/>
          <w:rFonts w:cs="Times New Roman"/>
        </w:rPr>
        <w:footnoteReference w:id="1025"/>
      </w:r>
      <w:r w:rsidRPr="00292BC4">
        <w:rPr>
          <w:lang w:val="de-DE"/>
        </w:rPr>
        <w:t xml:space="preserve"> (Kosowsky, </w:t>
      </w:r>
      <w:r w:rsidRPr="00292BC4">
        <w:rPr>
          <w:i/>
          <w:iCs/>
          <w:lang w:val="de-DE"/>
        </w:rPr>
        <w:t>Babylonico</w:t>
      </w:r>
      <w:r w:rsidRPr="00292BC4">
        <w:rPr>
          <w:lang w:val="de-DE"/>
        </w:rPr>
        <w:t xml:space="preserve">, 666) </w:t>
      </w:r>
      <w:r w:rsidRPr="00292BC4">
        <w:rPr>
          <w:b/>
          <w:bCs/>
          <w:lang w:val="de-DE"/>
        </w:rPr>
        <w:t xml:space="preserve">E: </w:t>
      </w:r>
      <w:r w:rsidRPr="00292BC4">
        <w:rPr>
          <w:rFonts w:cs="Times New Roman"/>
          <w:lang w:val="de-DE"/>
        </w:rPr>
        <w:t>–</w:t>
      </w:r>
      <w:r w:rsidRPr="00292BC4">
        <w:rPr>
          <w:b/>
          <w:bCs/>
          <w:lang w:val="de-DE"/>
        </w:rPr>
        <w:t xml:space="preserve"> D: </w:t>
      </w:r>
      <w:r w:rsidR="00B91430">
        <w:rPr>
          <w:rFonts w:cs="Times New Roman"/>
          <w:lang w:val="it-IT"/>
        </w:rPr>
        <w:t>Pre-4</w:t>
      </w:r>
      <w:r w:rsidR="00B91430" w:rsidRPr="00AA7480">
        <w:rPr>
          <w:rFonts w:cs="Times New Roman"/>
          <w:lang w:val="it-IT"/>
        </w:rPr>
        <w:t>00</w:t>
      </w:r>
      <w:r w:rsidR="00B91430">
        <w:rPr>
          <w:rStyle w:val="FootnoteReference"/>
          <w:rFonts w:cs="Times New Roman"/>
        </w:rPr>
        <w:footnoteReference w:id="1026"/>
      </w:r>
      <w:r w:rsidRPr="00292BC4">
        <w:rPr>
          <w:lang w:val="de-DE"/>
        </w:rPr>
        <w:t xml:space="preserve"> </w:t>
      </w:r>
    </w:p>
    <w:p w14:paraId="74476B29" w14:textId="77777777" w:rsidR="00BD0433" w:rsidRPr="00804836" w:rsidRDefault="00BD0433" w:rsidP="00815F05">
      <w:pPr>
        <w:numPr>
          <w:ilvl w:val="0"/>
          <w:numId w:val="49"/>
        </w:numPr>
        <w:bidi w:val="0"/>
        <w:rPr>
          <w:lang w:val="en-GB"/>
        </w:rPr>
      </w:pPr>
      <w:r w:rsidRPr="00804836">
        <w:rPr>
          <w:b/>
          <w:bCs/>
          <w:lang w:val="en-GB"/>
        </w:rPr>
        <w:t xml:space="preserve">O: </w:t>
      </w:r>
      <w:r w:rsidRPr="00BA0320">
        <w:rPr>
          <w:rFonts w:cs="Times New Roman"/>
          <w:lang w:val="en-GB"/>
        </w:rPr>
        <w:t>–</w:t>
      </w:r>
      <w:r w:rsidRPr="00804836">
        <w:rPr>
          <w:b/>
          <w:bCs/>
          <w:lang w:val="en-GB"/>
        </w:rPr>
        <w:t xml:space="preserve"> Ds: </w:t>
      </w:r>
      <w:r w:rsidRPr="00804836">
        <w:rPr>
          <w:lang w:val="en-GB"/>
        </w:rPr>
        <w:t xml:space="preserve">Pedayah </w:t>
      </w:r>
      <w:r w:rsidRPr="00244E3C">
        <w:rPr>
          <w:lang w:val="en-GB"/>
        </w:rPr>
        <w:t>(</w:t>
      </w:r>
      <w:r>
        <w:rPr>
          <w:lang w:val="en-GB"/>
        </w:rPr>
        <w:t>2</w:t>
      </w:r>
      <w:r w:rsidRPr="00244E3C">
        <w:rPr>
          <w:lang w:val="en-GB"/>
        </w:rPr>
        <w:t>)</w:t>
      </w:r>
      <w:r>
        <w:rPr>
          <w:lang w:val="en-GB"/>
        </w:rPr>
        <w:t>’</w:t>
      </w:r>
      <w:r w:rsidRPr="00244E3C">
        <w:rPr>
          <w:lang w:val="en-GB"/>
        </w:rPr>
        <w:t>s son</w:t>
      </w:r>
      <w:r>
        <w:rPr>
          <w:lang w:val="en-GB"/>
        </w:rPr>
        <w:t>,</w:t>
      </w:r>
      <w:r w:rsidRPr="00804836">
        <w:rPr>
          <w:lang w:val="en-GB"/>
        </w:rPr>
        <w:t xml:space="preserve"> </w:t>
      </w:r>
      <w:r>
        <w:t>Qapara</w:t>
      </w:r>
      <w:r>
        <w:rPr>
          <w:lang w:val="en-GB"/>
        </w:rPr>
        <w:t>’</w:t>
      </w:r>
      <w:r w:rsidRPr="00244E3C">
        <w:rPr>
          <w:lang w:val="en-GB"/>
        </w:rPr>
        <w:t>s</w:t>
      </w:r>
      <w:r>
        <w:rPr>
          <w:rStyle w:val="FootnoteReference"/>
          <w:lang w:val="en-GB"/>
        </w:rPr>
        <w:footnoteReference w:id="1027"/>
      </w:r>
      <w:r w:rsidRPr="00E82A1B">
        <w:rPr>
          <w:b/>
          <w:bCs/>
        </w:rPr>
        <w:t xml:space="preserve"> </w:t>
      </w:r>
      <w:r w:rsidRPr="00E413A7">
        <w:t>nephew</w:t>
      </w:r>
      <w:r>
        <w:rPr>
          <w:b/>
          <w:bCs/>
        </w:rPr>
        <w:t xml:space="preserve"> </w:t>
      </w:r>
      <w:r w:rsidRPr="00804836">
        <w:rPr>
          <w:b/>
          <w:bCs/>
          <w:lang w:val="en-GB"/>
        </w:rPr>
        <w:t>F:</w:t>
      </w:r>
      <w:r>
        <w:rPr>
          <w:b/>
          <w:bCs/>
          <w:lang w:val="en-GB"/>
        </w:rPr>
        <w:t xml:space="preserve"> </w:t>
      </w:r>
      <w:r w:rsidRPr="00BA0320">
        <w:rPr>
          <w:rFonts w:cs="Times New Roman"/>
          <w:lang w:val="en-GB"/>
        </w:rPr>
        <w:t>–</w:t>
      </w:r>
      <w:r w:rsidRPr="00804836">
        <w:rPr>
          <w:lang w:val="en-GB"/>
        </w:rPr>
        <w:t xml:space="preserve"> </w:t>
      </w:r>
      <w:r w:rsidRPr="00804836">
        <w:rPr>
          <w:b/>
          <w:bCs/>
          <w:lang w:val="en-GB"/>
        </w:rPr>
        <w:t>S:</w:t>
      </w:r>
      <w:r>
        <w:rPr>
          <w:b/>
          <w:bCs/>
          <w:lang w:val="en-GB"/>
        </w:rPr>
        <w:t xml:space="preserve"> </w:t>
      </w:r>
      <w:r>
        <w:rPr>
          <w:i/>
          <w:iCs/>
          <w:lang w:val="en-GB"/>
        </w:rPr>
        <w:t xml:space="preserve">Gen Rab </w:t>
      </w:r>
      <w:r>
        <w:rPr>
          <w:lang w:val="en-GB"/>
        </w:rPr>
        <w:t>21:7</w:t>
      </w:r>
      <w:r w:rsidRPr="00804836">
        <w:t xml:space="preserve"> </w:t>
      </w:r>
      <w:r>
        <w:t xml:space="preserve">(Hyman, </w:t>
      </w:r>
      <w:r>
        <w:rPr>
          <w:i/>
          <w:iCs/>
        </w:rPr>
        <w:t>To</w:t>
      </w:r>
      <w:r>
        <w:rPr>
          <w:i/>
          <w:iCs/>
        </w:rPr>
        <w:t>l</w:t>
      </w:r>
      <w:r>
        <w:rPr>
          <w:i/>
          <w:iCs/>
        </w:rPr>
        <w:t>doth</w:t>
      </w:r>
      <w:r>
        <w:t>, 567-9)</w:t>
      </w:r>
      <w:r>
        <w:rPr>
          <w:lang w:val="en-GB"/>
        </w:rPr>
        <w:t xml:space="preserve"> </w:t>
      </w:r>
      <w:r w:rsidRPr="00244E3C">
        <w:rPr>
          <w:b/>
          <w:bCs/>
          <w:lang w:val="en-GB"/>
        </w:rPr>
        <w:t xml:space="preserve">E: </w:t>
      </w:r>
      <w:r w:rsidRPr="00BA0320">
        <w:rPr>
          <w:rFonts w:cs="Times New Roman"/>
          <w:lang w:val="en-GB"/>
        </w:rPr>
        <w:t>–</w:t>
      </w:r>
      <w:r w:rsidRPr="00244E3C">
        <w:rPr>
          <w:b/>
          <w:bCs/>
          <w:lang w:val="en-GB"/>
        </w:rPr>
        <w:t xml:space="preserve"> D: </w:t>
      </w:r>
      <w:r w:rsidR="00B91430">
        <w:rPr>
          <w:lang w:val="en-GB"/>
        </w:rPr>
        <w:t>3</w:t>
      </w:r>
      <w:r w:rsidR="00B91430" w:rsidRPr="00B91430">
        <w:rPr>
          <w:vertAlign w:val="superscript"/>
          <w:lang w:val="en-GB"/>
        </w:rPr>
        <w:t>rd</w:t>
      </w:r>
      <w:r w:rsidR="00B91430">
        <w:rPr>
          <w:lang w:val="en-GB"/>
        </w:rPr>
        <w:t xml:space="preserve"> C</w:t>
      </w:r>
      <w:r w:rsidR="00B91430">
        <w:rPr>
          <w:rStyle w:val="FootnoteReference"/>
          <w:lang w:val="en-GB"/>
        </w:rPr>
        <w:footnoteReference w:id="1028"/>
      </w:r>
    </w:p>
    <w:p w14:paraId="72E70AFD" w14:textId="77777777" w:rsidR="00BD0433" w:rsidRDefault="00BD0433" w:rsidP="0005141E">
      <w:pPr>
        <w:numPr>
          <w:ilvl w:val="0"/>
          <w:numId w:val="49"/>
        </w:numPr>
        <w:bidi w:val="0"/>
      </w:pPr>
      <w:r w:rsidRPr="00E82A1B">
        <w:rPr>
          <w:b/>
          <w:bCs/>
        </w:rPr>
        <w:t xml:space="preserve">O: </w:t>
      </w:r>
      <w:r w:rsidRPr="003C09CB">
        <w:rPr>
          <w:rFonts w:cs="Times New Roman"/>
          <w:rtl/>
        </w:rPr>
        <w:t>יודן</w:t>
      </w:r>
      <w:r w:rsidRPr="007D3360">
        <w:rPr>
          <w:rStyle w:val="FootnoteReference"/>
        </w:rPr>
        <w:footnoteReference w:id="1029"/>
      </w:r>
      <w:r>
        <w:rPr>
          <w:b/>
          <w:bCs/>
        </w:rPr>
        <w:t xml:space="preserve"> </w:t>
      </w:r>
      <w:r w:rsidRPr="00E82A1B">
        <w:rPr>
          <w:b/>
          <w:bCs/>
        </w:rPr>
        <w:t>Ds:</w:t>
      </w:r>
      <w:r w:rsidRPr="00E82A1B">
        <w:t xml:space="preserve"> </w:t>
      </w:r>
      <w:r>
        <w:t xml:space="preserve">Joseph </w:t>
      </w:r>
      <w:r w:rsidRPr="00244E3C">
        <w:rPr>
          <w:lang w:val="en-GB"/>
        </w:rPr>
        <w:t>(</w:t>
      </w:r>
      <w:r>
        <w:rPr>
          <w:lang w:val="en-GB"/>
        </w:rPr>
        <w:t>5</w:t>
      </w:r>
      <w:r w:rsidR="002C2DA4">
        <w:rPr>
          <w:lang w:val="en-GB"/>
        </w:rPr>
        <w:t>6</w:t>
      </w:r>
      <w:r w:rsidRPr="00244E3C">
        <w:rPr>
          <w:lang w:val="en-GB"/>
        </w:rPr>
        <w:t>)</w:t>
      </w:r>
      <w:r>
        <w:rPr>
          <w:lang w:val="en-GB"/>
        </w:rPr>
        <w:t>’</w:t>
      </w:r>
      <w:r w:rsidRPr="00244E3C">
        <w:rPr>
          <w:lang w:val="en-GB"/>
        </w:rPr>
        <w:t>s son</w:t>
      </w:r>
      <w:r>
        <w:t xml:space="preserve"> </w:t>
      </w:r>
      <w:r w:rsidRPr="00E82A1B">
        <w:rPr>
          <w:b/>
          <w:bCs/>
        </w:rPr>
        <w:t>F:</w:t>
      </w:r>
      <w:r w:rsidRPr="00E82A1B">
        <w:t xml:space="preserve"> </w:t>
      </w:r>
      <w:r w:rsidRPr="00BA0320">
        <w:rPr>
          <w:rFonts w:cs="Times New Roman"/>
          <w:lang w:val="en-GB"/>
        </w:rPr>
        <w:t>–</w:t>
      </w:r>
      <w:r>
        <w:t xml:space="preserve"> </w:t>
      </w:r>
      <w:r w:rsidRPr="00E82A1B">
        <w:rPr>
          <w:b/>
          <w:bCs/>
        </w:rPr>
        <w:t>S</w:t>
      </w:r>
      <w:r w:rsidRPr="00804836">
        <w:rPr>
          <w:b/>
          <w:bCs/>
          <w:lang w:val="en-GB"/>
        </w:rPr>
        <w:t>:</w:t>
      </w:r>
      <w:r>
        <w:rPr>
          <w:i/>
          <w:iCs/>
          <w:lang w:val="en-GB"/>
        </w:rPr>
        <w:t xml:space="preserve"> Lev Rab </w:t>
      </w:r>
      <w:r>
        <w:rPr>
          <w:lang w:val="en-GB"/>
        </w:rPr>
        <w:t>9:9</w:t>
      </w:r>
      <w:r w:rsidRPr="00804836">
        <w:t xml:space="preserve"> </w:t>
      </w:r>
      <w:r>
        <w:t xml:space="preserve">(Hyman, </w:t>
      </w:r>
      <w:r>
        <w:rPr>
          <w:i/>
          <w:iCs/>
        </w:rPr>
        <w:t>Toldoth</w:t>
      </w:r>
      <w:r>
        <w:t xml:space="preserve">, </w:t>
      </w:r>
      <w:r w:rsidRPr="006E78F8">
        <w:rPr>
          <w:rFonts w:cs="Times New Roman"/>
          <w:lang w:val="en-GB"/>
        </w:rPr>
        <w:t>–</w:t>
      </w:r>
      <w:r>
        <w:t>)</w:t>
      </w:r>
      <w:r>
        <w:rPr>
          <w:lang w:val="en-GB"/>
        </w:rPr>
        <w:t xml:space="preserve"> </w:t>
      </w:r>
      <w:r w:rsidRPr="00244E3C">
        <w:rPr>
          <w:b/>
          <w:bCs/>
          <w:lang w:val="en-GB"/>
        </w:rPr>
        <w:t xml:space="preserve">E: </w:t>
      </w:r>
      <w:r w:rsidRPr="00BA0320">
        <w:rPr>
          <w:rFonts w:cs="Times New Roman"/>
          <w:lang w:val="en-GB"/>
        </w:rPr>
        <w:t>–</w:t>
      </w:r>
      <w:r w:rsidRPr="00244E3C">
        <w:rPr>
          <w:b/>
          <w:bCs/>
          <w:lang w:val="en-GB"/>
        </w:rPr>
        <w:t xml:space="preserve"> D: </w:t>
      </w:r>
      <w:r w:rsidR="001B2214">
        <w:rPr>
          <w:rFonts w:cs="Times New Roman"/>
          <w:lang w:val="it-IT"/>
        </w:rPr>
        <w:t>Pre-4</w:t>
      </w:r>
      <w:r w:rsidR="001B2214" w:rsidRPr="00AA7480">
        <w:rPr>
          <w:rFonts w:cs="Times New Roman"/>
          <w:lang w:val="it-IT"/>
        </w:rPr>
        <w:t>00</w:t>
      </w:r>
      <w:r w:rsidR="001B2214">
        <w:rPr>
          <w:rStyle w:val="FootnoteReference"/>
          <w:rFonts w:cs="Times New Roman"/>
        </w:rPr>
        <w:footnoteReference w:id="1030"/>
      </w:r>
    </w:p>
    <w:p w14:paraId="249D78EF" w14:textId="77777777" w:rsidR="00BD0433" w:rsidRDefault="00BD0433" w:rsidP="00815F05">
      <w:pPr>
        <w:numPr>
          <w:ilvl w:val="0"/>
          <w:numId w:val="49"/>
        </w:numPr>
        <w:bidi w:val="0"/>
      </w:pPr>
      <w:r w:rsidRPr="00E82A1B">
        <w:rPr>
          <w:b/>
          <w:bCs/>
        </w:rPr>
        <w:t xml:space="preserve">O: </w:t>
      </w:r>
      <w:r w:rsidRPr="003C09CB">
        <w:rPr>
          <w:rFonts w:cs="Times New Roman"/>
          <w:rtl/>
        </w:rPr>
        <w:t>יהדה</w:t>
      </w:r>
      <w:r w:rsidRPr="00480F6D">
        <w:rPr>
          <w:rStyle w:val="FootnoteReference"/>
        </w:rPr>
        <w:footnoteReference w:id="1031"/>
      </w:r>
      <w:r w:rsidRPr="00E82A1B">
        <w:rPr>
          <w:b/>
          <w:bCs/>
        </w:rPr>
        <w:t xml:space="preserve"> Ds:</w:t>
      </w:r>
      <w:r>
        <w:t xml:space="preserve"> </w:t>
      </w:r>
      <w:r w:rsidRPr="002316F5">
        <w:t>Poet</w:t>
      </w:r>
      <w:r w:rsidRPr="00277168">
        <w:rPr>
          <w:rStyle w:val="FootnoteReference"/>
        </w:rPr>
        <w:footnoteReference w:id="1032"/>
      </w:r>
      <w:r w:rsidRPr="00E82A1B">
        <w:t xml:space="preserve"> </w:t>
      </w:r>
      <w:r w:rsidRPr="00E82A1B">
        <w:rPr>
          <w:b/>
          <w:bCs/>
        </w:rPr>
        <w:t>F:</w:t>
      </w:r>
      <w:r w:rsidRPr="00E82A1B">
        <w:t xml:space="preserve"> </w:t>
      </w:r>
      <w:r>
        <w:t xml:space="preserve">– </w:t>
      </w:r>
      <w:r w:rsidRPr="00E82A1B">
        <w:rPr>
          <w:b/>
          <w:bCs/>
        </w:rPr>
        <w:t>S:</w:t>
      </w:r>
      <w:r w:rsidRPr="00E82A1B">
        <w:t xml:space="preserve"> </w:t>
      </w:r>
      <w:r>
        <w:t xml:space="preserve">Bekkum, </w:t>
      </w:r>
      <w:r>
        <w:rPr>
          <w:i/>
          <w:iCs/>
        </w:rPr>
        <w:t>Poems of Yehudah</w:t>
      </w:r>
      <w:r w:rsidRPr="00E559E5">
        <w:rPr>
          <w:b/>
          <w:bCs/>
          <w:lang w:val="en-GB"/>
        </w:rPr>
        <w:t xml:space="preserve"> </w:t>
      </w:r>
      <w:r w:rsidRPr="00244E3C">
        <w:rPr>
          <w:b/>
          <w:bCs/>
          <w:lang w:val="en-GB"/>
        </w:rPr>
        <w:t xml:space="preserve">E: </w:t>
      </w:r>
      <w:r w:rsidRPr="00BA0320">
        <w:rPr>
          <w:rFonts w:cs="Times New Roman"/>
          <w:lang w:val="en-GB"/>
        </w:rPr>
        <w:t>–</w:t>
      </w:r>
      <w:r w:rsidRPr="00244E3C">
        <w:rPr>
          <w:b/>
          <w:bCs/>
          <w:lang w:val="en-GB"/>
        </w:rPr>
        <w:t xml:space="preserve"> D: </w:t>
      </w:r>
      <w:r w:rsidR="006337A1">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1033"/>
      </w:r>
    </w:p>
    <w:p w14:paraId="48352764" w14:textId="77777777" w:rsidR="00BD0433" w:rsidRDefault="00BD0433" w:rsidP="00EF13AC">
      <w:pPr>
        <w:numPr>
          <w:ilvl w:val="0"/>
          <w:numId w:val="49"/>
        </w:numPr>
        <w:bidi w:val="0"/>
      </w:pPr>
      <w:r w:rsidRPr="00E82A1B">
        <w:rPr>
          <w:b/>
          <w:bCs/>
        </w:rPr>
        <w:t>O:</w:t>
      </w:r>
      <w:r>
        <w:rPr>
          <w:b/>
          <w:bCs/>
        </w:rPr>
        <w:t xml:space="preserve"> </w:t>
      </w:r>
      <w:r w:rsidRPr="00840B48">
        <w:t>–</w:t>
      </w:r>
      <w:r w:rsidRPr="00E82A1B">
        <w:rPr>
          <w:b/>
          <w:bCs/>
        </w:rPr>
        <w:t xml:space="preserve"> Ds:</w:t>
      </w:r>
      <w:r w:rsidR="00973871">
        <w:rPr>
          <w:b/>
          <w:bCs/>
        </w:rPr>
        <w:t xml:space="preserve"> </w:t>
      </w:r>
      <w:r w:rsidR="00EF13AC" w:rsidRPr="00EF13AC">
        <w:t>P</w:t>
      </w:r>
      <w:r w:rsidRPr="00EF13AC">
        <w:t>hysician</w:t>
      </w:r>
      <w:r w:rsidR="00EF13AC">
        <w:t>,</w:t>
      </w:r>
      <w:r w:rsidR="00EF13AC" w:rsidRPr="00EF13AC">
        <w:rPr>
          <w:rStyle w:val="FootnoteReference"/>
        </w:rPr>
        <w:footnoteReference w:id="1034"/>
      </w:r>
      <w:r w:rsidR="00EF13AC">
        <w:t xml:space="preserve"> of </w:t>
      </w:r>
      <w:smartTag w:uri="urn:schemas-microsoft-com:office:smarttags" w:element="place">
        <w:smartTag w:uri="urn:schemas-microsoft-com:office:smarttags" w:element="City">
          <w:r w:rsidR="00EF13AC">
            <w:t>Jericho</w:t>
          </w:r>
        </w:smartTag>
      </w:smartTag>
      <w:r w:rsidR="00EF13AC">
        <w:rPr>
          <w:rStyle w:val="FootnoteReference"/>
        </w:rPr>
        <w:footnoteReference w:id="1035"/>
      </w:r>
      <w:r>
        <w:t xml:space="preserve"> </w:t>
      </w:r>
      <w:r w:rsidRPr="00E82A1B">
        <w:rPr>
          <w:b/>
          <w:bCs/>
        </w:rPr>
        <w:t>F:</w:t>
      </w:r>
      <w:r w:rsidRPr="00E82A1B">
        <w:t xml:space="preserve"> </w:t>
      </w:r>
      <w:r w:rsidRPr="00BA0320">
        <w:rPr>
          <w:rFonts w:cs="Times New Roman"/>
          <w:lang w:val="en-GB"/>
        </w:rPr>
        <w:t>–</w:t>
      </w:r>
      <w:r>
        <w:t xml:space="preserve"> </w:t>
      </w:r>
      <w:r w:rsidRPr="00E82A1B">
        <w:rPr>
          <w:b/>
          <w:bCs/>
        </w:rPr>
        <w:t>S:</w:t>
      </w:r>
      <w:r>
        <w:t xml:space="preserve"> Muntner, </w:t>
      </w:r>
      <w:r>
        <w:rPr>
          <w:i/>
          <w:iCs/>
        </w:rPr>
        <w:t>Assaph</w:t>
      </w:r>
      <w:r>
        <w:t xml:space="preserve">, </w:t>
      </w:r>
      <w:r w:rsidR="00EF13AC">
        <w:t>167</w:t>
      </w:r>
      <w:r>
        <w:t xml:space="preserve"> </w:t>
      </w:r>
      <w:r w:rsidRPr="00E82A1B">
        <w:rPr>
          <w:b/>
          <w:bCs/>
        </w:rPr>
        <w:t xml:space="preserve">E: </w:t>
      </w:r>
      <w:r w:rsidRPr="00BA0320">
        <w:rPr>
          <w:rFonts w:cs="Times New Roman"/>
          <w:lang w:val="en-GB"/>
        </w:rPr>
        <w:t>–</w:t>
      </w:r>
      <w:r>
        <w:rPr>
          <w:b/>
          <w:bCs/>
        </w:rPr>
        <w:t xml:space="preserve"> </w:t>
      </w:r>
      <w:r w:rsidRPr="00E82A1B">
        <w:rPr>
          <w:b/>
          <w:bCs/>
        </w:rPr>
        <w:t>D:</w:t>
      </w:r>
      <w:r>
        <w:t xml:space="preserve"> Pre-6</w:t>
      </w:r>
      <w:r>
        <w:rPr>
          <w:vertAlign w:val="superscript"/>
        </w:rPr>
        <w:t>th</w:t>
      </w:r>
      <w:r>
        <w:t xml:space="preserve"> C</w:t>
      </w:r>
      <w:r w:rsidRPr="00480F6D">
        <w:rPr>
          <w:rStyle w:val="FootnoteReference"/>
          <w:rFonts w:cs="Times New Roman"/>
          <w:rtl/>
        </w:rPr>
        <w:footnoteReference w:id="1036"/>
      </w:r>
    </w:p>
    <w:p w14:paraId="3A34F481" w14:textId="77777777" w:rsidR="00BD0433" w:rsidRPr="00900413" w:rsidRDefault="00BD0433" w:rsidP="00BB0FB1">
      <w:pPr>
        <w:numPr>
          <w:ilvl w:val="0"/>
          <w:numId w:val="49"/>
        </w:numPr>
        <w:bidi w:val="0"/>
        <w:rPr>
          <w:b/>
          <w:bCs/>
        </w:rPr>
      </w:pPr>
      <w:r w:rsidRPr="00E82A1B">
        <w:rPr>
          <w:b/>
          <w:bCs/>
        </w:rPr>
        <w:t>O:</w:t>
      </w:r>
      <w:r w:rsidRPr="001E329E">
        <w:t xml:space="preserve"> </w:t>
      </w:r>
      <w:r w:rsidRPr="002C7619">
        <w:t>Iud[ae]</w:t>
      </w:r>
      <w:r w:rsidRPr="00480F6D">
        <w:rPr>
          <w:rStyle w:val="FootnoteReference"/>
          <w:rFonts w:cs="Times New Roman"/>
          <w:rtl/>
        </w:rPr>
        <w:footnoteReference w:id="1037"/>
      </w:r>
      <w:r w:rsidRPr="00E82A1B">
        <w:rPr>
          <w:b/>
          <w:bCs/>
        </w:rPr>
        <w:t xml:space="preserve"> </w:t>
      </w:r>
      <w:r w:rsidRPr="00A66E45">
        <w:rPr>
          <w:b/>
          <w:bCs/>
        </w:rPr>
        <w:t>Ds:</w:t>
      </w:r>
      <w:r w:rsidRPr="00A66E45">
        <w:t xml:space="preserve"> Marcus (2) Aurelius (4) Pylades (1)</w:t>
      </w:r>
      <w:r w:rsidRPr="00A66E45">
        <w:rPr>
          <w:lang w:val="en-GB"/>
        </w:rPr>
        <w:t>’s father,</w:t>
      </w:r>
      <w:r w:rsidR="00BB0FB1">
        <w:t xml:space="preserve"> of Sc</w:t>
      </w:r>
      <w:r w:rsidRPr="00A66E45">
        <w:t>ythopolis</w:t>
      </w:r>
      <w:r w:rsidRPr="00A66E45">
        <w:rPr>
          <w:rStyle w:val="FootnoteReference"/>
          <w:rFonts w:cs="Times New Roman"/>
          <w:rtl/>
        </w:rPr>
        <w:footnoteReference w:id="1038"/>
      </w:r>
      <w:r w:rsidR="00973871">
        <w:t xml:space="preserve"> </w:t>
      </w:r>
      <w:r w:rsidRPr="00A66E45">
        <w:rPr>
          <w:b/>
          <w:bCs/>
        </w:rPr>
        <w:t xml:space="preserve">F: </w:t>
      </w:r>
      <w:smartTag w:uri="urn:schemas-microsoft-com:office:smarttags" w:element="place">
        <w:smartTag w:uri="urn:schemas-microsoft-com:office:smarttags" w:element="City">
          <w:r w:rsidRPr="00A66E45">
            <w:t>Epitaph</w:t>
          </w:r>
        </w:smartTag>
        <w:r w:rsidRPr="00A66E45">
          <w:t xml:space="preserve">, </w:t>
        </w:r>
        <w:smartTag w:uri="urn:schemas-microsoft-com:office:smarttags" w:element="country-region">
          <w:r w:rsidR="00BB0FB1">
            <w:t>Italy</w:t>
          </w:r>
        </w:smartTag>
      </w:smartTag>
      <w:r w:rsidRPr="00A66E45">
        <w:t xml:space="preserve">, Meiggs </w:t>
      </w:r>
      <w:r w:rsidRPr="00A66E45">
        <w:rPr>
          <w:b/>
          <w:bCs/>
        </w:rPr>
        <w:t>S:</w:t>
      </w:r>
      <w:r w:rsidRPr="00A66E45">
        <w:t xml:space="preserve"> </w:t>
      </w:r>
      <w:r w:rsidRPr="00A66E45">
        <w:rPr>
          <w:i/>
          <w:iCs/>
        </w:rPr>
        <w:t>CIJ</w:t>
      </w:r>
      <w:r w:rsidRPr="00A66E45">
        <w:t xml:space="preserve"> 534a</w:t>
      </w:r>
      <w:r w:rsidRPr="00A66E45">
        <w:rPr>
          <w:rtl/>
        </w:rPr>
        <w:t xml:space="preserve"> </w:t>
      </w:r>
      <w:r w:rsidRPr="00A66E45">
        <w:rPr>
          <w:b/>
          <w:bCs/>
        </w:rPr>
        <w:t xml:space="preserve">E: </w:t>
      </w:r>
      <w:r w:rsidR="00A834FA" w:rsidRPr="00BA0320">
        <w:rPr>
          <w:rFonts w:cs="Times New Roman"/>
          <w:lang w:val="en-GB"/>
        </w:rPr>
        <w:t>–</w:t>
      </w:r>
      <w:r w:rsidR="00A834FA" w:rsidRPr="00A66E45">
        <w:rPr>
          <w:rStyle w:val="FootnoteReference"/>
          <w:rFonts w:cs="Times New Roman"/>
          <w:rtl/>
        </w:rPr>
        <w:footnoteReference w:id="1039"/>
      </w:r>
      <w:r w:rsidRPr="00A66E45">
        <w:rPr>
          <w:b/>
          <w:bCs/>
        </w:rPr>
        <w:t xml:space="preserve"> D</w:t>
      </w:r>
      <w:r w:rsidRPr="00E82A1B">
        <w:rPr>
          <w:b/>
          <w:bCs/>
        </w:rPr>
        <w:t>:</w:t>
      </w:r>
      <w:r w:rsidRPr="00766F8B">
        <w:t xml:space="preserve"> </w:t>
      </w:r>
      <w:r w:rsidRPr="00900413">
        <w:t>3</w:t>
      </w:r>
      <w:r w:rsidRPr="00900413">
        <w:rPr>
          <w:vertAlign w:val="superscript"/>
        </w:rPr>
        <w:t>rd</w:t>
      </w:r>
      <w:r w:rsidRPr="00900413">
        <w:t xml:space="preserve"> C</w:t>
      </w:r>
    </w:p>
    <w:p w14:paraId="1C94D627" w14:textId="77777777" w:rsidR="00BD0433" w:rsidRDefault="00BD0433" w:rsidP="00815F05">
      <w:pPr>
        <w:numPr>
          <w:ilvl w:val="0"/>
          <w:numId w:val="49"/>
        </w:numPr>
        <w:bidi w:val="0"/>
        <w:rPr>
          <w:b/>
          <w:bCs/>
        </w:rPr>
      </w:pPr>
      <w:r w:rsidRPr="00E82A1B">
        <w:rPr>
          <w:b/>
          <w:bCs/>
        </w:rPr>
        <w:t xml:space="preserve">O: </w:t>
      </w:r>
      <w:r w:rsidRPr="003C09CB">
        <w:rPr>
          <w:rFonts w:cs="Times New Roman"/>
          <w:rtl/>
        </w:rPr>
        <w:t>יודן</w:t>
      </w:r>
      <w:r w:rsidRPr="007D3360">
        <w:rPr>
          <w:rStyle w:val="FootnoteReference"/>
        </w:rPr>
        <w:footnoteReference w:id="1040"/>
      </w:r>
      <w:r w:rsidRPr="00E82A1B">
        <w:rPr>
          <w:b/>
          <w:bCs/>
        </w:rPr>
        <w:t xml:space="preserve"> Ds:</w:t>
      </w:r>
      <w:r w:rsidRPr="00E82A1B">
        <w:t xml:space="preserve"> </w:t>
      </w:r>
      <w:r w:rsidRPr="00BA0320">
        <w:rPr>
          <w:rFonts w:cs="Times New Roman"/>
          <w:lang w:val="en-GB"/>
        </w:rPr>
        <w:t>–</w:t>
      </w:r>
      <w:r>
        <w:t xml:space="preserve"> </w:t>
      </w:r>
      <w:r w:rsidRPr="00E82A1B">
        <w:rPr>
          <w:b/>
          <w:bCs/>
        </w:rPr>
        <w:t>F:</w:t>
      </w:r>
      <w:r w:rsidRPr="00E82A1B">
        <w:t xml:space="preserve"> </w:t>
      </w:r>
      <w:r>
        <w:t xml:space="preserve">Synagogue inscription, </w:t>
      </w:r>
      <w:r w:rsidRPr="009B437D">
        <w:t>Naveh</w:t>
      </w:r>
      <w:r>
        <w:t>,</w:t>
      </w:r>
      <w:r>
        <w:rPr>
          <w:rStyle w:val="FootnoteReference"/>
        </w:rPr>
        <w:footnoteReference w:id="1041"/>
      </w:r>
      <w:r>
        <w:t xml:space="preserve"> Braslawski </w:t>
      </w:r>
      <w:r w:rsidRPr="00E82A1B">
        <w:rPr>
          <w:b/>
          <w:bCs/>
        </w:rPr>
        <w:t>S:</w:t>
      </w:r>
      <w:r w:rsidRPr="00B81A99">
        <w:rPr>
          <w:i/>
          <w:iCs/>
        </w:rPr>
        <w:t xml:space="preserve"> </w:t>
      </w:r>
      <w:r w:rsidRPr="00CB25E9">
        <w:rPr>
          <w:i/>
          <w:iCs/>
        </w:rPr>
        <w:t>CIJ</w:t>
      </w:r>
      <w:r w:rsidRPr="00CB25E9">
        <w:t xml:space="preserve"> 853</w:t>
      </w:r>
      <w:r w:rsidRPr="00E82A1B">
        <w:t xml:space="preserve"> </w:t>
      </w:r>
      <w:r w:rsidRPr="00E82A1B">
        <w:rPr>
          <w:b/>
          <w:bCs/>
        </w:rPr>
        <w:t xml:space="preserve">E: </w:t>
      </w:r>
      <w:r w:rsidRPr="00BA0320">
        <w:rPr>
          <w:rFonts w:cs="Times New Roman"/>
          <w:lang w:val="en-GB"/>
        </w:rPr>
        <w:t>–</w:t>
      </w:r>
      <w:r>
        <w:rPr>
          <w:b/>
          <w:bCs/>
        </w:rPr>
        <w:t xml:space="preserve"> </w:t>
      </w:r>
      <w:r w:rsidRPr="00E82A1B">
        <w:rPr>
          <w:b/>
          <w:bCs/>
        </w:rPr>
        <w:t>D:</w:t>
      </w:r>
      <w:r>
        <w:rPr>
          <w:b/>
          <w:bCs/>
        </w:rPr>
        <w:t xml:space="preserve"> </w:t>
      </w:r>
      <w:r w:rsidRPr="00900413">
        <w:t>3</w:t>
      </w:r>
      <w:r w:rsidRPr="00900413">
        <w:rPr>
          <w:vertAlign w:val="superscript"/>
        </w:rPr>
        <w:t>rd</w:t>
      </w:r>
      <w:r w:rsidRPr="00900413">
        <w:t>-4</w:t>
      </w:r>
      <w:r w:rsidRPr="00900413">
        <w:rPr>
          <w:vertAlign w:val="superscript"/>
        </w:rPr>
        <w:t>th</w:t>
      </w:r>
      <w:r w:rsidRPr="00900413">
        <w:t xml:space="preserve"> C</w:t>
      </w:r>
    </w:p>
    <w:p w14:paraId="14E84F1E" w14:textId="77777777" w:rsidR="00BD0433" w:rsidRPr="00424569" w:rsidRDefault="00BD0433" w:rsidP="00815F05">
      <w:pPr>
        <w:numPr>
          <w:ilvl w:val="0"/>
          <w:numId w:val="49"/>
        </w:numPr>
        <w:bidi w:val="0"/>
        <w:rPr>
          <w:lang w:val="en-GB"/>
        </w:rPr>
      </w:pPr>
      <w:r w:rsidRPr="00424569">
        <w:rPr>
          <w:b/>
          <w:bCs/>
          <w:lang w:val="en-GB"/>
        </w:rPr>
        <w:t xml:space="preserve">O: </w:t>
      </w:r>
      <w:r w:rsidRPr="00BA0320">
        <w:rPr>
          <w:rFonts w:cs="Times New Roman"/>
          <w:lang w:val="en-GB"/>
        </w:rPr>
        <w:t>–</w:t>
      </w:r>
      <w:r w:rsidRPr="00424569">
        <w:rPr>
          <w:b/>
          <w:bCs/>
          <w:lang w:val="en-GB"/>
        </w:rPr>
        <w:t xml:space="preserve"> Ds: </w:t>
      </w:r>
      <w:r w:rsidRPr="00424569">
        <w:rPr>
          <w:lang w:val="en-GB"/>
        </w:rPr>
        <w:t>Cantor</w:t>
      </w:r>
      <w:r>
        <w:rPr>
          <w:rStyle w:val="FootnoteReference"/>
          <w:lang w:val="en-GB"/>
        </w:rPr>
        <w:footnoteReference w:id="1042"/>
      </w:r>
      <w:r w:rsidRPr="00424569">
        <w:rPr>
          <w:lang w:val="en-GB"/>
        </w:rPr>
        <w:t xml:space="preserve"> </w:t>
      </w:r>
      <w:r w:rsidRPr="00424569">
        <w:rPr>
          <w:b/>
          <w:bCs/>
          <w:lang w:val="en-GB"/>
        </w:rPr>
        <w:t>F:</w:t>
      </w:r>
      <w:r w:rsidRPr="00424569">
        <w:rPr>
          <w:lang w:val="en-GB"/>
        </w:rPr>
        <w:t xml:space="preserve"> Synagogue inscription</w:t>
      </w:r>
      <w:r>
        <w:rPr>
          <w:lang w:val="en-GB"/>
        </w:rPr>
        <w:t xml:space="preserve">, </w:t>
      </w:r>
      <w:r w:rsidRPr="000C74F2">
        <w:rPr>
          <w:lang w:val="en-GB"/>
        </w:rPr>
        <w:t>Afeq</w:t>
      </w:r>
      <w:r>
        <w:rPr>
          <w:lang w:val="en-GB"/>
        </w:rPr>
        <w:t>,</w:t>
      </w:r>
      <w:r>
        <w:rPr>
          <w:rStyle w:val="FootnoteReference"/>
          <w:lang w:val="en-GB"/>
        </w:rPr>
        <w:footnoteReference w:id="1043"/>
      </w:r>
      <w:r>
        <w:rPr>
          <w:lang w:val="en-GB"/>
        </w:rPr>
        <w:t xml:space="preserve"> </w:t>
      </w:r>
      <w:r>
        <w:t>Schumacher</w:t>
      </w:r>
      <w:r w:rsidRPr="00424569">
        <w:rPr>
          <w:b/>
          <w:bCs/>
          <w:lang w:val="en-GB"/>
        </w:rPr>
        <w:t xml:space="preserve"> S:</w:t>
      </w:r>
      <w:r w:rsidRPr="00424569">
        <w:rPr>
          <w:lang w:val="en-GB"/>
        </w:rPr>
        <w:t xml:space="preserve"> </w:t>
      </w:r>
      <w:r>
        <w:rPr>
          <w:i/>
          <w:iCs/>
        </w:rPr>
        <w:t>CIJ</w:t>
      </w:r>
      <w:r>
        <w:t xml:space="preserve"> 855</w:t>
      </w:r>
      <w:r>
        <w:rPr>
          <w:rtl/>
        </w:rPr>
        <w:t xml:space="preserve"> </w:t>
      </w:r>
      <w:r w:rsidRPr="00424569">
        <w:rPr>
          <w:b/>
          <w:bCs/>
          <w:lang w:val="en-GB"/>
        </w:rPr>
        <w:t xml:space="preserve">E: </w:t>
      </w:r>
      <w:r w:rsidRPr="00BA0320">
        <w:rPr>
          <w:rFonts w:cs="Times New Roman"/>
          <w:lang w:val="en-GB"/>
        </w:rPr>
        <w:t>–</w:t>
      </w:r>
      <w:r>
        <w:rPr>
          <w:b/>
          <w:bCs/>
          <w:lang w:val="en-GB"/>
        </w:rPr>
        <w:t xml:space="preserve"> </w:t>
      </w:r>
      <w:r w:rsidRPr="00424569">
        <w:rPr>
          <w:b/>
          <w:bCs/>
          <w:lang w:val="en-GB"/>
        </w:rPr>
        <w:t>D:</w:t>
      </w:r>
      <w:r>
        <w:t xml:space="preserve"> </w:t>
      </w:r>
      <w:r w:rsidRPr="00900413">
        <w:t>3</w:t>
      </w:r>
      <w:r w:rsidRPr="00900413">
        <w:rPr>
          <w:vertAlign w:val="superscript"/>
        </w:rPr>
        <w:t>rd</w:t>
      </w:r>
      <w:r w:rsidRPr="00900413">
        <w:t>-4</w:t>
      </w:r>
      <w:r w:rsidRPr="00900413">
        <w:rPr>
          <w:vertAlign w:val="superscript"/>
        </w:rPr>
        <w:t>th</w:t>
      </w:r>
      <w:r w:rsidRPr="00900413">
        <w:t xml:space="preserve"> C</w:t>
      </w:r>
    </w:p>
    <w:p w14:paraId="2F2FE72C" w14:textId="77777777" w:rsidR="00BD0433" w:rsidRPr="000C74F2" w:rsidRDefault="00BD0433" w:rsidP="00815F05">
      <w:pPr>
        <w:numPr>
          <w:ilvl w:val="0"/>
          <w:numId w:val="49"/>
        </w:numPr>
        <w:bidi w:val="0"/>
      </w:pPr>
      <w:r w:rsidRPr="000C74F2">
        <w:rPr>
          <w:b/>
          <w:bCs/>
        </w:rPr>
        <w:t xml:space="preserve">O: </w:t>
      </w:r>
      <w:r w:rsidRPr="000C74F2">
        <w:rPr>
          <w:rFonts w:cs="Times New Roman"/>
          <w:rtl/>
        </w:rPr>
        <w:t>יודן</w:t>
      </w:r>
      <w:r w:rsidRPr="000C74F2">
        <w:rPr>
          <w:rStyle w:val="FootnoteReference"/>
        </w:rPr>
        <w:footnoteReference w:id="1044"/>
      </w:r>
      <w:r w:rsidRPr="000C74F2">
        <w:t xml:space="preserve"> </w:t>
      </w:r>
      <w:r w:rsidRPr="000C74F2">
        <w:rPr>
          <w:b/>
          <w:bCs/>
        </w:rPr>
        <w:t>Ds:</w:t>
      </w:r>
      <w:r>
        <w:rPr>
          <w:b/>
          <w:bCs/>
        </w:rPr>
        <w:t xml:space="preserve"> </w:t>
      </w:r>
      <w:r w:rsidRPr="00C02B32">
        <w:t>Architect</w:t>
      </w:r>
      <w:r>
        <w:t xml:space="preserve"> from Emaus</w:t>
      </w:r>
      <w:r w:rsidRPr="000C74F2">
        <w:rPr>
          <w:rStyle w:val="FootnoteReference"/>
        </w:rPr>
        <w:footnoteReference w:id="1045"/>
      </w:r>
      <w:r w:rsidRPr="000C74F2">
        <w:t xml:space="preserve"> </w:t>
      </w:r>
      <w:r w:rsidRPr="000C74F2">
        <w:rPr>
          <w:b/>
          <w:bCs/>
        </w:rPr>
        <w:t>F:</w:t>
      </w:r>
      <w:r w:rsidRPr="000C74F2">
        <w:rPr>
          <w:lang w:val="en-GB"/>
        </w:rPr>
        <w:t xml:space="preserve"> Synagogue inscription,</w:t>
      </w:r>
      <w:r w:rsidRPr="000C74F2">
        <w:t xml:space="preserve"> Ham</w:t>
      </w:r>
      <w:r>
        <w:t>m</w:t>
      </w:r>
      <w:r w:rsidRPr="000C74F2">
        <w:t xml:space="preserve">at Gader, Sukenik </w:t>
      </w:r>
      <w:r w:rsidRPr="000C74F2">
        <w:rPr>
          <w:b/>
          <w:bCs/>
        </w:rPr>
        <w:t>S:</w:t>
      </w:r>
      <w:r w:rsidRPr="000C74F2">
        <w:t xml:space="preserve"> </w:t>
      </w:r>
      <w:r w:rsidRPr="000C74F2">
        <w:rPr>
          <w:i/>
          <w:iCs/>
        </w:rPr>
        <w:t>CIJ</w:t>
      </w:r>
      <w:r w:rsidRPr="000C74F2">
        <w:t xml:space="preserve"> 857 </w:t>
      </w:r>
      <w:r w:rsidRPr="000C74F2">
        <w:rPr>
          <w:b/>
          <w:bCs/>
        </w:rPr>
        <w:t xml:space="preserve">E: </w:t>
      </w:r>
      <w:r w:rsidRPr="000C74F2">
        <w:rPr>
          <w:rFonts w:cs="Times New Roman"/>
          <w:lang w:val="en-GB"/>
        </w:rPr>
        <w:t>–</w:t>
      </w:r>
      <w:r w:rsidRPr="000C74F2">
        <w:rPr>
          <w:b/>
          <w:bCs/>
        </w:rPr>
        <w:t xml:space="preserve"> D:</w:t>
      </w:r>
      <w:r w:rsidRPr="000C74F2">
        <w:t xml:space="preserve"> </w:t>
      </w:r>
      <w:r w:rsidRPr="00106AF8">
        <w:t>Pre-438</w:t>
      </w:r>
      <w:r>
        <w:t>?</w:t>
      </w:r>
      <w:r>
        <w:rPr>
          <w:rStyle w:val="FootnoteReference"/>
        </w:rPr>
        <w:footnoteReference w:id="1046"/>
      </w:r>
    </w:p>
    <w:p w14:paraId="5BC46271" w14:textId="77777777" w:rsidR="00BD0433" w:rsidRPr="00900413" w:rsidRDefault="00BD0433" w:rsidP="00815F05">
      <w:pPr>
        <w:numPr>
          <w:ilvl w:val="0"/>
          <w:numId w:val="49"/>
        </w:numPr>
        <w:bidi w:val="0"/>
      </w:pPr>
      <w:r w:rsidRPr="00E82A1B">
        <w:rPr>
          <w:b/>
          <w:bCs/>
        </w:rPr>
        <w:t xml:space="preserve">O: </w:t>
      </w:r>
      <w:r w:rsidRPr="00A26A34">
        <w:rPr>
          <w:rFonts w:cs="Times New Roman"/>
          <w:rtl/>
        </w:rPr>
        <w:t>ידן</w:t>
      </w:r>
      <w:r w:rsidRPr="007D3360">
        <w:rPr>
          <w:rStyle w:val="FootnoteReference"/>
        </w:rPr>
        <w:footnoteReference w:id="1047"/>
      </w:r>
      <w:r>
        <w:t xml:space="preserve"> </w:t>
      </w:r>
      <w:r w:rsidRPr="00E82A1B">
        <w:rPr>
          <w:b/>
          <w:bCs/>
        </w:rPr>
        <w:t>Ds:</w:t>
      </w:r>
      <w:r w:rsidRPr="00E82A1B">
        <w:t xml:space="preserve"> </w:t>
      </w:r>
      <w:r>
        <w:t xml:space="preserve">Hezekiah </w:t>
      </w:r>
      <w:r w:rsidRPr="00244E3C">
        <w:rPr>
          <w:lang w:val="en-GB"/>
        </w:rPr>
        <w:t>(</w:t>
      </w:r>
      <w:r>
        <w:rPr>
          <w:lang w:val="en-GB"/>
        </w:rPr>
        <w:t>8</w:t>
      </w:r>
      <w:r w:rsidRPr="00244E3C">
        <w:rPr>
          <w:lang w:val="en-GB"/>
        </w:rPr>
        <w:t>)</w:t>
      </w:r>
      <w:r>
        <w:rPr>
          <w:lang w:val="en-GB"/>
        </w:rPr>
        <w:t>’</w:t>
      </w:r>
      <w:r w:rsidRPr="00244E3C">
        <w:rPr>
          <w:lang w:val="en-GB"/>
        </w:rPr>
        <w:t>s son</w:t>
      </w:r>
      <w:r w:rsidRPr="00804836">
        <w:rPr>
          <w:lang w:val="en-GB"/>
        </w:rPr>
        <w:t xml:space="preserve"> </w:t>
      </w:r>
      <w:r w:rsidRPr="00E82A1B">
        <w:rPr>
          <w:b/>
          <w:bCs/>
        </w:rPr>
        <w:t>F:</w:t>
      </w:r>
      <w:r w:rsidRPr="004A6F51">
        <w:rPr>
          <w:lang w:val="en-GB"/>
        </w:rPr>
        <w:t xml:space="preserve"> </w:t>
      </w:r>
      <w:r w:rsidRPr="00424569">
        <w:rPr>
          <w:lang w:val="en-GB"/>
        </w:rPr>
        <w:t>Synagogue inscription</w:t>
      </w:r>
      <w:r>
        <w:rPr>
          <w:lang w:val="en-GB"/>
        </w:rPr>
        <w:t>, Jerash,</w:t>
      </w:r>
      <w:r>
        <w:rPr>
          <w:rStyle w:val="FootnoteReference"/>
          <w:lang w:val="en-GB"/>
        </w:rPr>
        <w:footnoteReference w:id="1048"/>
      </w:r>
      <w:r>
        <w:rPr>
          <w:lang w:val="en-GB"/>
        </w:rPr>
        <w:t xml:space="preserve"> </w:t>
      </w:r>
      <w:r>
        <w:t>Crowfoot</w:t>
      </w:r>
      <w:r w:rsidRPr="00D168B3">
        <w:rPr>
          <w:b/>
          <w:bCs/>
          <w:lang w:val="en-GB"/>
        </w:rPr>
        <w:t xml:space="preserve"> S:</w:t>
      </w:r>
      <w:r w:rsidRPr="00D168B3">
        <w:rPr>
          <w:lang w:val="en-GB"/>
        </w:rPr>
        <w:t xml:space="preserve"> </w:t>
      </w:r>
      <w:r>
        <w:rPr>
          <w:i/>
          <w:iCs/>
        </w:rPr>
        <w:t>CIJ</w:t>
      </w:r>
      <w:r>
        <w:t xml:space="preserve"> 866 </w:t>
      </w:r>
      <w:r w:rsidRPr="00D168B3">
        <w:rPr>
          <w:b/>
          <w:bCs/>
          <w:lang w:val="en-GB"/>
        </w:rPr>
        <w:t>E:</w:t>
      </w:r>
      <w:r>
        <w:rPr>
          <w:b/>
          <w:bCs/>
          <w:lang w:val="en-GB"/>
        </w:rPr>
        <w:t xml:space="preserve"> </w:t>
      </w:r>
      <w:r w:rsidRPr="00BA0320">
        <w:rPr>
          <w:rFonts w:cs="Times New Roman"/>
          <w:lang w:val="en-GB"/>
        </w:rPr>
        <w:t>–</w:t>
      </w:r>
      <w:r w:rsidRPr="00D168B3">
        <w:rPr>
          <w:b/>
          <w:bCs/>
          <w:lang w:val="en-GB"/>
        </w:rPr>
        <w:t xml:space="preserve"> D:</w:t>
      </w:r>
      <w:r w:rsidRPr="00EF523E">
        <w:t xml:space="preserve"> </w:t>
      </w:r>
      <w:r w:rsidRPr="00900413">
        <w:t>5</w:t>
      </w:r>
      <w:r w:rsidRPr="00900413">
        <w:rPr>
          <w:vertAlign w:val="superscript"/>
        </w:rPr>
        <w:t>th</w:t>
      </w:r>
      <w:r w:rsidRPr="00900413">
        <w:t xml:space="preserve"> C</w:t>
      </w:r>
    </w:p>
    <w:p w14:paraId="180172A1" w14:textId="77777777" w:rsidR="00BD0433" w:rsidRDefault="00BD0433" w:rsidP="00815F05">
      <w:pPr>
        <w:numPr>
          <w:ilvl w:val="0"/>
          <w:numId w:val="49"/>
        </w:numPr>
        <w:bidi w:val="0"/>
      </w:pPr>
      <w:r w:rsidRPr="00E82A1B">
        <w:rPr>
          <w:b/>
          <w:bCs/>
        </w:rPr>
        <w:t xml:space="preserve">O: </w:t>
      </w:r>
      <w:r w:rsidRPr="003C09CB">
        <w:rPr>
          <w:rFonts w:cs="Times New Roman"/>
          <w:rtl/>
        </w:rPr>
        <w:t>יודן</w:t>
      </w:r>
      <w:r w:rsidRPr="007D3360">
        <w:rPr>
          <w:rStyle w:val="FootnoteReference"/>
        </w:rPr>
        <w:footnoteReference w:id="1049"/>
      </w:r>
      <w:r w:rsidRPr="00E82A1B">
        <w:rPr>
          <w:b/>
          <w:bCs/>
        </w:rPr>
        <w:t xml:space="preserve"> Ds:</w:t>
      </w:r>
      <w:r w:rsidRPr="00E82A1B">
        <w:t xml:space="preserve"> </w:t>
      </w:r>
      <w:r>
        <w:t xml:space="preserve">Tryphon </w:t>
      </w:r>
      <w:r w:rsidRPr="008441C3">
        <w:t>(</w:t>
      </w:r>
      <w:r>
        <w:t>4</w:t>
      </w:r>
      <w:r w:rsidRPr="008441C3">
        <w:t>)</w:t>
      </w:r>
      <w:r>
        <w:t>’</w:t>
      </w:r>
      <w:r w:rsidRPr="008441C3">
        <w:t xml:space="preserve">s son </w:t>
      </w:r>
      <w:r w:rsidRPr="00E82A1B">
        <w:rPr>
          <w:b/>
          <w:bCs/>
        </w:rPr>
        <w:t>F:</w:t>
      </w:r>
      <w:r w:rsidRPr="00E82A1B">
        <w:t xml:space="preserve"> </w:t>
      </w:r>
      <w:r>
        <w:t xml:space="preserve">Epitaph, </w:t>
      </w:r>
      <w:smartTag w:uri="urn:schemas-microsoft-com:office:smarttags" w:element="place">
        <w:smartTag w:uri="urn:schemas-microsoft-com:office:smarttags" w:element="City">
          <w:r>
            <w:t>Jaffa</w:t>
          </w:r>
        </w:smartTag>
      </w:smartTag>
      <w:r>
        <w:t>, Clermont-Ganneau</w:t>
      </w:r>
      <w:r w:rsidRPr="00E82A1B">
        <w:rPr>
          <w:b/>
          <w:bCs/>
        </w:rPr>
        <w:t xml:space="preserve"> S:</w:t>
      </w:r>
      <w:r w:rsidRPr="00E82A1B">
        <w:t xml:space="preserve"> </w:t>
      </w:r>
      <w:r>
        <w:rPr>
          <w:i/>
          <w:iCs/>
        </w:rPr>
        <w:t>CIJ</w:t>
      </w:r>
      <w:r>
        <w:t xml:space="preserve"> 892 </w:t>
      </w:r>
      <w:r w:rsidRPr="00E82A1B">
        <w:rPr>
          <w:b/>
          <w:bCs/>
        </w:rPr>
        <w:t>E:</w:t>
      </w:r>
      <w:r>
        <w:rPr>
          <w:b/>
          <w:bCs/>
        </w:rPr>
        <w:t xml:space="preserve"> </w:t>
      </w:r>
      <w:r w:rsidRPr="00BA0320">
        <w:rPr>
          <w:rFonts w:cs="Times New Roman"/>
          <w:lang w:val="en-GB"/>
        </w:rPr>
        <w:t>–</w:t>
      </w:r>
      <w:r>
        <w:rPr>
          <w:b/>
          <w:bCs/>
        </w:rPr>
        <w:t xml:space="preserve"> </w:t>
      </w:r>
      <w:r w:rsidRPr="00E82A1B">
        <w:rPr>
          <w:b/>
          <w:bCs/>
        </w:rPr>
        <w:t>D:</w:t>
      </w:r>
      <w:r w:rsidRPr="008047C9">
        <w:t xml:space="preserve"> </w:t>
      </w:r>
      <w:r w:rsidRPr="00900413">
        <w:t>3</w:t>
      </w:r>
      <w:r w:rsidRPr="00900413">
        <w:rPr>
          <w:vertAlign w:val="superscript"/>
        </w:rPr>
        <w:t>rd</w:t>
      </w:r>
      <w:r w:rsidRPr="00900413">
        <w:t xml:space="preserve"> C</w:t>
      </w:r>
    </w:p>
    <w:p w14:paraId="0A973B58" w14:textId="77777777" w:rsidR="00BD0433" w:rsidRPr="00900413" w:rsidRDefault="00BD0433" w:rsidP="005922E5">
      <w:pPr>
        <w:numPr>
          <w:ilvl w:val="0"/>
          <w:numId w:val="49"/>
        </w:numPr>
        <w:bidi w:val="0"/>
      </w:pPr>
      <w:r w:rsidRPr="00E82A1B">
        <w:rPr>
          <w:b/>
          <w:bCs/>
        </w:rPr>
        <w:t>O:</w:t>
      </w:r>
      <w:r>
        <w:rPr>
          <w:b/>
          <w:bCs/>
        </w:rPr>
        <w:t xml:space="preserve"> </w:t>
      </w:r>
      <w:r w:rsidRPr="0078694A">
        <w:rPr>
          <w:rFonts w:ascii="Graeca" w:hAnsi="Graeca" w:cs="Graeca"/>
        </w:rPr>
        <w:t></w:t>
      </w:r>
      <w:r w:rsidRPr="0078694A">
        <w:rPr>
          <w:rFonts w:ascii="Graeca" w:hAnsi="Graeca" w:cs="Graeca"/>
        </w:rPr>
        <w:t></w:t>
      </w:r>
      <w:r w:rsidRPr="0078694A">
        <w:rPr>
          <w:rFonts w:ascii="Graeca" w:hAnsi="Graeca" w:cs="Graeca"/>
        </w:rPr>
        <w:t></w:t>
      </w:r>
      <w:r w:rsidRPr="0078694A">
        <w:rPr>
          <w:rFonts w:ascii="Graeca" w:hAnsi="Graeca" w:cs="Graeca"/>
        </w:rPr>
        <w:t></w:t>
      </w:r>
      <w:r w:rsidRPr="0078694A">
        <w:rPr>
          <w:rFonts w:ascii="Graeca" w:hAnsi="Graeca" w:cs="Graeca"/>
        </w:rPr>
        <w:t></w:t>
      </w:r>
      <w:r w:rsidR="00D83ADE">
        <w:rPr>
          <w:rFonts w:ascii="Graeca" w:hAnsi="Graeca" w:cs="Graeca"/>
        </w:rPr>
        <w:t></w:t>
      </w:r>
      <w:r w:rsidRPr="0078694A">
        <w:rPr>
          <w:rFonts w:ascii="Graeca" w:hAnsi="Graeca" w:cs="Graeca"/>
        </w:rPr>
        <w:t></w:t>
      </w:r>
      <w:r w:rsidRPr="0078694A">
        <w:rPr>
          <w:rFonts w:ascii="Graeca" w:hAnsi="Graeca" w:cs="Graeca"/>
        </w:rPr>
        <w:t></w:t>
      </w:r>
      <w:r w:rsidRPr="007D3360">
        <w:rPr>
          <w:rStyle w:val="FootnoteReference"/>
        </w:rPr>
        <w:footnoteReference w:id="1050"/>
      </w:r>
      <w:r w:rsidRPr="0078694A">
        <w:rPr>
          <w:rFonts w:cs="Times New Roman"/>
        </w:rPr>
        <w:t>/</w:t>
      </w:r>
      <w:r w:rsidRPr="003C09CB">
        <w:rPr>
          <w:rFonts w:cs="Times New Roman"/>
          <w:rtl/>
        </w:rPr>
        <w:t>יודן</w:t>
      </w:r>
      <w:r w:rsidRPr="007D3360">
        <w:rPr>
          <w:rStyle w:val="FootnoteReference"/>
        </w:rPr>
        <w:footnoteReference w:id="1051"/>
      </w:r>
      <w:r>
        <w:rPr>
          <w:b/>
          <w:bCs/>
        </w:rPr>
        <w:t xml:space="preserve"> </w:t>
      </w:r>
      <w:r w:rsidRPr="00E82A1B">
        <w:rPr>
          <w:b/>
          <w:bCs/>
        </w:rPr>
        <w:t>Ds:</w:t>
      </w:r>
      <w:r w:rsidRPr="00E82A1B">
        <w:t xml:space="preserve"> </w:t>
      </w:r>
      <w:r>
        <w:t xml:space="preserve">Jonathan </w:t>
      </w:r>
      <w:r w:rsidRPr="008441C3">
        <w:t>(</w:t>
      </w:r>
      <w:r>
        <w:t>2</w:t>
      </w:r>
      <w:r w:rsidR="00BF6CA8">
        <w:t>4</w:t>
      </w:r>
      <w:r w:rsidRPr="008441C3">
        <w:t>)</w:t>
      </w:r>
      <w:r>
        <w:t>’</w:t>
      </w:r>
      <w:r w:rsidRPr="008441C3">
        <w:t>s son</w:t>
      </w:r>
      <w:r>
        <w:t xml:space="preserve"> </w:t>
      </w:r>
      <w:r w:rsidRPr="00E82A1B">
        <w:rPr>
          <w:b/>
          <w:bCs/>
        </w:rPr>
        <w:t>F:</w:t>
      </w:r>
      <w:r w:rsidRPr="00E82A1B">
        <w:t xml:space="preserve"> </w:t>
      </w:r>
      <w:r>
        <w:t xml:space="preserve">Epitaph, </w:t>
      </w:r>
      <w:smartTag w:uri="urn:schemas-microsoft-com:office:smarttags" w:element="place">
        <w:smartTag w:uri="urn:schemas-microsoft-com:office:smarttags" w:element="City">
          <w:r>
            <w:t>Jaffa</w:t>
          </w:r>
        </w:smartTag>
      </w:smartTag>
      <w:r>
        <w:t>, Clermont-Ganneau</w:t>
      </w:r>
      <w:r w:rsidRPr="00E82A1B">
        <w:rPr>
          <w:b/>
          <w:bCs/>
        </w:rPr>
        <w:t xml:space="preserve"> S:</w:t>
      </w:r>
      <w:r w:rsidRPr="00E82A1B">
        <w:t xml:space="preserve"> </w:t>
      </w:r>
      <w:r>
        <w:rPr>
          <w:i/>
          <w:iCs/>
        </w:rPr>
        <w:t>CIJ</w:t>
      </w:r>
      <w:r>
        <w:t xml:space="preserve"> 900 </w:t>
      </w:r>
      <w:r w:rsidRPr="00E82A1B">
        <w:rPr>
          <w:b/>
          <w:bCs/>
        </w:rPr>
        <w:t xml:space="preserve">E: </w:t>
      </w:r>
      <w:r w:rsidRPr="00BA0320">
        <w:rPr>
          <w:rFonts w:cs="Times New Roman"/>
          <w:lang w:val="en-GB"/>
        </w:rPr>
        <w:t>–</w:t>
      </w:r>
      <w:r>
        <w:rPr>
          <w:b/>
          <w:bCs/>
        </w:rPr>
        <w:t xml:space="preserve"> </w:t>
      </w:r>
      <w:r w:rsidRPr="00E82A1B">
        <w:rPr>
          <w:b/>
          <w:bCs/>
        </w:rPr>
        <w:t>D:</w:t>
      </w:r>
      <w:r w:rsidRPr="008047C9">
        <w:t xml:space="preserve"> </w:t>
      </w:r>
      <w:r w:rsidRPr="00900413">
        <w:t>3</w:t>
      </w:r>
      <w:r w:rsidRPr="00900413">
        <w:rPr>
          <w:vertAlign w:val="superscript"/>
        </w:rPr>
        <w:t>rd</w:t>
      </w:r>
      <w:r w:rsidRPr="00900413">
        <w:t xml:space="preserve"> C</w:t>
      </w:r>
    </w:p>
    <w:p w14:paraId="66CC62ED" w14:textId="77777777" w:rsidR="00BD0433" w:rsidRPr="008F792C" w:rsidRDefault="00BD0433" w:rsidP="00815F05">
      <w:pPr>
        <w:numPr>
          <w:ilvl w:val="0"/>
          <w:numId w:val="49"/>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052"/>
      </w:r>
      <w:r w:rsidRPr="008F792C">
        <w:rPr>
          <w:rtl/>
        </w:rPr>
        <w:t xml:space="preserve"> </w:t>
      </w:r>
      <w:r w:rsidRPr="008F792C">
        <w:rPr>
          <w:b/>
          <w:bCs/>
        </w:rPr>
        <w:t xml:space="preserve">Ds: </w:t>
      </w:r>
      <w:r w:rsidRPr="008F792C">
        <w:rPr>
          <w:rFonts w:cs="Times New Roman"/>
          <w:lang w:val="en-GB"/>
        </w:rPr>
        <w:t>–</w:t>
      </w:r>
      <w:r w:rsidRPr="008F792C">
        <w:rPr>
          <w:b/>
          <w:bCs/>
        </w:rPr>
        <w:t xml:space="preserve"> 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Euting </w:t>
      </w:r>
      <w:r w:rsidRPr="008F792C">
        <w:rPr>
          <w:b/>
          <w:bCs/>
        </w:rPr>
        <w:t>S:</w:t>
      </w:r>
      <w:r w:rsidRPr="008F792C">
        <w:rPr>
          <w:i/>
          <w:iCs/>
        </w:rPr>
        <w:t xml:space="preserve"> CIJ</w:t>
      </w:r>
      <w:r w:rsidRPr="008F792C">
        <w:t xml:space="preserve"> 923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w:t>
      </w:r>
    </w:p>
    <w:p w14:paraId="49FC14A2" w14:textId="77777777" w:rsidR="00BD0433" w:rsidRPr="008F792C" w:rsidRDefault="00BD0433" w:rsidP="0034554E">
      <w:pPr>
        <w:numPr>
          <w:ilvl w:val="0"/>
          <w:numId w:val="49"/>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053"/>
      </w:r>
      <w:r w:rsidRPr="008F792C">
        <w:rPr>
          <w:rtl/>
        </w:rPr>
        <w:t xml:space="preserve"> </w:t>
      </w:r>
      <w:r w:rsidRPr="008F792C">
        <w:rPr>
          <w:b/>
          <w:bCs/>
        </w:rPr>
        <w:t>Ds:</w:t>
      </w:r>
      <w:r w:rsidRPr="008F792C">
        <w:t xml:space="preserve"> Jonathan (</w:t>
      </w:r>
      <w:r>
        <w:t>2</w:t>
      </w:r>
      <w:r w:rsidR="00BF6CA8">
        <w:t>6</w:t>
      </w:r>
      <w:r w:rsidRPr="008F792C">
        <w:t xml:space="preserve">)’s son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Schick </w:t>
      </w:r>
      <w:r w:rsidRPr="008F792C">
        <w:rPr>
          <w:b/>
          <w:bCs/>
        </w:rPr>
        <w:t>S:</w:t>
      </w:r>
      <w:r w:rsidRPr="008F792C">
        <w:rPr>
          <w:i/>
          <w:iCs/>
        </w:rPr>
        <w:t xml:space="preserve"> CIJ</w:t>
      </w:r>
      <w:r w:rsidRPr="008F792C">
        <w:t xml:space="preserve"> 924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w:t>
      </w:r>
    </w:p>
    <w:p w14:paraId="66B07253" w14:textId="77777777" w:rsidR="00BD0433" w:rsidRPr="008F792C" w:rsidRDefault="00BD0433" w:rsidP="00815F05">
      <w:pPr>
        <w:numPr>
          <w:ilvl w:val="0"/>
          <w:numId w:val="49"/>
        </w:numPr>
        <w:bidi w:val="0"/>
        <w:rPr>
          <w:lang w:val="en-GB"/>
        </w:rPr>
      </w:pPr>
      <w:r w:rsidRPr="008F792C">
        <w:rPr>
          <w:b/>
          <w:bCs/>
          <w:lang w:val="en-GB"/>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054"/>
      </w:r>
      <w:r w:rsidRPr="008F792C">
        <w:rPr>
          <w:b/>
          <w:bCs/>
          <w:lang w:val="en-GB"/>
        </w:rPr>
        <w:t xml:space="preserve"> Ds: </w:t>
      </w:r>
      <w:r w:rsidRPr="008F792C">
        <w:rPr>
          <w:lang w:val="en-GB"/>
        </w:rPr>
        <w:t xml:space="preserve">Paregorius </w:t>
      </w:r>
      <w:r w:rsidRPr="008F792C">
        <w:t>(</w:t>
      </w:r>
      <w:r>
        <w:t>3</w:t>
      </w:r>
      <w:r w:rsidRPr="008F792C">
        <w:t>)’s son</w:t>
      </w:r>
      <w:r w:rsidRPr="008F792C">
        <w:rPr>
          <w:lang w:val="en-GB"/>
        </w:rPr>
        <w:t xml:space="preserve"> </w:t>
      </w:r>
      <w:r w:rsidRPr="008F792C">
        <w:rPr>
          <w:b/>
          <w:bCs/>
          <w:lang w:val="en-GB"/>
        </w:rPr>
        <w:t>F:</w:t>
      </w:r>
      <w:r w:rsidRPr="008F792C">
        <w:rPr>
          <w:lang w:val="en-GB"/>
        </w:rPr>
        <w:t xml:space="preserve"> </w:t>
      </w:r>
      <w:r w:rsidRPr="008F792C">
        <w:t xml:space="preserve">Epitaph, </w:t>
      </w:r>
      <w:smartTag w:uri="urn:schemas-microsoft-com:office:smarttags" w:element="place">
        <w:smartTag w:uri="urn:schemas-microsoft-com:office:smarttags" w:element="City">
          <w:r w:rsidRPr="008F792C">
            <w:t>Jaffa</w:t>
          </w:r>
        </w:smartTag>
      </w:smartTag>
      <w:r w:rsidRPr="008F792C">
        <w:t xml:space="preserve">, Euting </w:t>
      </w:r>
      <w:r w:rsidRPr="008F792C">
        <w:rPr>
          <w:b/>
          <w:bCs/>
          <w:lang w:val="en-GB"/>
        </w:rPr>
        <w:t>S</w:t>
      </w:r>
      <w:r w:rsidRPr="008F792C">
        <w:rPr>
          <w:b/>
          <w:bCs/>
        </w:rPr>
        <w:t>:</w:t>
      </w:r>
      <w:r w:rsidRPr="008F792C">
        <w:rPr>
          <w:i/>
          <w:iCs/>
        </w:rPr>
        <w:t xml:space="preserve"> CIJ</w:t>
      </w:r>
      <w:r w:rsidRPr="008F792C">
        <w:t xml:space="preserve"> 926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w:t>
      </w:r>
    </w:p>
    <w:p w14:paraId="1A1ED470" w14:textId="77777777" w:rsidR="00BD0433" w:rsidRPr="008F792C" w:rsidRDefault="00BD0433" w:rsidP="00876C71">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055"/>
      </w:r>
      <w:r w:rsidRPr="008F792C">
        <w:rPr>
          <w:b/>
          <w:bCs/>
        </w:rPr>
        <w:t xml:space="preserve"> Ds:</w:t>
      </w:r>
      <w:r w:rsidRPr="008F792C">
        <w:t xml:space="preserve"> Eleazar </w:t>
      </w:r>
      <w:r w:rsidRPr="008F792C">
        <w:rPr>
          <w:lang w:val="en-GB"/>
        </w:rPr>
        <w:t>(</w:t>
      </w:r>
      <w:r>
        <w:rPr>
          <w:lang w:val="en-GB"/>
        </w:rPr>
        <w:t>3</w:t>
      </w:r>
      <w:r w:rsidR="007A0AFA">
        <w:rPr>
          <w:lang w:val="en-GB"/>
        </w:rPr>
        <w:t>8</w:t>
      </w:r>
      <w:r w:rsidRPr="008F792C">
        <w:rPr>
          <w:lang w:val="en-GB"/>
        </w:rPr>
        <w:t>)’s father</w:t>
      </w:r>
      <w:r w:rsidRPr="008F792C">
        <w:t xml:space="preserve"> </w:t>
      </w:r>
      <w:r w:rsidRPr="008F792C">
        <w:rPr>
          <w:b/>
          <w:bCs/>
        </w:rPr>
        <w:t>F:</w:t>
      </w:r>
      <w:r w:rsidRPr="008F792C">
        <w:t xml:space="preserve"> Synagogue inscription, Bar‘am,</w:t>
      </w:r>
      <w:r w:rsidRPr="008F792C">
        <w:rPr>
          <w:rStyle w:val="FootnoteReference"/>
        </w:rPr>
        <w:footnoteReference w:id="1056"/>
      </w:r>
      <w:r w:rsidRPr="008F792C">
        <w:t xml:space="preserve"> Renan </w:t>
      </w:r>
      <w:r w:rsidRPr="008F792C">
        <w:rPr>
          <w:b/>
          <w:bCs/>
        </w:rPr>
        <w:t>S:</w:t>
      </w:r>
      <w:r w:rsidRPr="008F792C">
        <w:rPr>
          <w:i/>
          <w:iCs/>
        </w:rPr>
        <w:t xml:space="preserve"> CIJ</w:t>
      </w:r>
      <w:r w:rsidRPr="008F792C">
        <w:t xml:space="preserve"> 975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057"/>
      </w:r>
    </w:p>
    <w:p w14:paraId="2BC890F3" w14:textId="77777777" w:rsidR="00BD0433" w:rsidRPr="008F792C" w:rsidRDefault="00BD0433" w:rsidP="00876C71">
      <w:pPr>
        <w:pStyle w:val="Heading1"/>
        <w:numPr>
          <w:ilvl w:val="0"/>
          <w:numId w:val="49"/>
        </w:numPr>
        <w:bidi w:val="0"/>
        <w:spacing w:before="0" w:after="0"/>
        <w:rPr>
          <w:rFonts w:ascii="Times New Roman" w:hAnsi="Times New Roman" w:cs="Times New Roman"/>
          <w:b w:val="0"/>
          <w:bCs w:val="0"/>
          <w:sz w:val="20"/>
          <w:szCs w:val="20"/>
        </w:rPr>
      </w:pPr>
      <w:r w:rsidRPr="008F792C">
        <w:rPr>
          <w:rFonts w:ascii="Times New Roman" w:hAnsi="Times New Roman" w:cs="Times New Roman"/>
          <w:sz w:val="20"/>
          <w:szCs w:val="20"/>
        </w:rPr>
        <w:t>O:</w:t>
      </w:r>
      <w:r w:rsidRPr="008F792C">
        <w:rPr>
          <w:rFonts w:ascii="Times New Roman" w:hAnsi="Times New Roman" w:cs="Times New Roman"/>
          <w:b w:val="0"/>
          <w:bCs w:val="0"/>
          <w:sz w:val="20"/>
          <w:szCs w:val="20"/>
        </w:rPr>
        <w:t xml:space="preserve"> </w:t>
      </w:r>
      <w:r w:rsidRPr="008F792C">
        <w:rPr>
          <w:rFonts w:ascii="Times New Roman" w:hAnsi="Times New Roman" w:cs="Times New Roman"/>
          <w:b w:val="0"/>
          <w:bCs w:val="0"/>
          <w:sz w:val="20"/>
          <w:szCs w:val="20"/>
          <w:rtl/>
        </w:rPr>
        <w:t>יודן</w:t>
      </w:r>
      <w:r w:rsidRPr="008F792C">
        <w:rPr>
          <w:rStyle w:val="FootnoteReference"/>
          <w:rFonts w:ascii="Times New Roman" w:hAnsi="Times New Roman" w:cs="Times New Roman"/>
          <w:b w:val="0"/>
          <w:bCs w:val="0"/>
          <w:sz w:val="20"/>
          <w:szCs w:val="20"/>
        </w:rPr>
        <w:footnoteReference w:id="1058"/>
      </w:r>
      <w:r w:rsidRPr="008F792C">
        <w:rPr>
          <w:rFonts w:ascii="Times New Roman" w:hAnsi="Times New Roman" w:cs="Times New Roman"/>
          <w:sz w:val="20"/>
          <w:szCs w:val="20"/>
        </w:rPr>
        <w:t xml:space="preserve"> Ds:</w:t>
      </w:r>
      <w:r w:rsidRPr="008F792C">
        <w:rPr>
          <w:rFonts w:ascii="Times New Roman" w:hAnsi="Times New Roman" w:cs="Times New Roman"/>
          <w:b w:val="0"/>
          <w:bCs w:val="0"/>
          <w:sz w:val="20"/>
          <w:szCs w:val="20"/>
        </w:rPr>
        <w:t xml:space="preserve"> Ishmael (</w:t>
      </w:r>
      <w:r>
        <w:rPr>
          <w:rFonts w:ascii="Times New Roman" w:hAnsi="Times New Roman" w:cs="Times New Roman"/>
          <w:b w:val="0"/>
          <w:bCs w:val="0"/>
          <w:sz w:val="20"/>
          <w:szCs w:val="20"/>
        </w:rPr>
        <w:t>11</w:t>
      </w:r>
      <w:r w:rsidRPr="008F792C">
        <w:rPr>
          <w:rFonts w:ascii="Times New Roman" w:hAnsi="Times New Roman" w:cs="Times New Roman"/>
          <w:b w:val="0"/>
          <w:bCs w:val="0"/>
          <w:sz w:val="20"/>
          <w:szCs w:val="20"/>
        </w:rPr>
        <w:t>)’s son</w:t>
      </w:r>
      <w:r w:rsidRPr="008F792C">
        <w:rPr>
          <w:rStyle w:val="FootnoteReference"/>
          <w:rFonts w:ascii="Times New Roman" w:hAnsi="Times New Roman" w:cs="Times New Roman"/>
          <w:b w:val="0"/>
          <w:bCs w:val="0"/>
          <w:sz w:val="20"/>
          <w:szCs w:val="20"/>
          <w:rtl/>
        </w:rPr>
        <w:footnoteReference w:id="1059"/>
      </w:r>
      <w:r w:rsidRPr="008F792C">
        <w:rPr>
          <w:rFonts w:ascii="Times New Roman" w:hAnsi="Times New Roman" w:cs="Times New Roman"/>
          <w:b w:val="0"/>
          <w:bCs w:val="0"/>
          <w:sz w:val="20"/>
          <w:szCs w:val="20"/>
        </w:rPr>
        <w:t xml:space="preserve"> </w:t>
      </w:r>
      <w:r w:rsidRPr="008F792C">
        <w:rPr>
          <w:rFonts w:ascii="Times New Roman" w:hAnsi="Times New Roman" w:cs="Times New Roman"/>
          <w:sz w:val="20"/>
          <w:szCs w:val="20"/>
        </w:rPr>
        <w:t>F:</w:t>
      </w:r>
      <w:r w:rsidRPr="008F792C">
        <w:rPr>
          <w:rFonts w:ascii="Times New Roman" w:hAnsi="Times New Roman" w:cs="Times New Roman"/>
          <w:b w:val="0"/>
          <w:bCs w:val="0"/>
          <w:sz w:val="20"/>
          <w:szCs w:val="20"/>
        </w:rPr>
        <w:t xml:space="preserve"> Synagogue inscription, Chorazin,</w:t>
      </w:r>
      <w:r w:rsidRPr="008F792C">
        <w:rPr>
          <w:rStyle w:val="FootnoteReference"/>
          <w:rFonts w:ascii="Times New Roman" w:hAnsi="Times New Roman" w:cs="Times New Roman"/>
          <w:b w:val="0"/>
          <w:bCs w:val="0"/>
          <w:sz w:val="20"/>
          <w:szCs w:val="20"/>
        </w:rPr>
        <w:footnoteReference w:id="1060"/>
      </w:r>
      <w:r w:rsidRPr="008F792C">
        <w:rPr>
          <w:rFonts w:ascii="Times New Roman" w:hAnsi="Times New Roman" w:cs="Times New Roman"/>
          <w:b w:val="0"/>
          <w:bCs w:val="0"/>
          <w:sz w:val="20"/>
          <w:szCs w:val="20"/>
        </w:rPr>
        <w:t xml:space="preserve"> Ory </w:t>
      </w:r>
      <w:r w:rsidRPr="008F792C">
        <w:rPr>
          <w:rFonts w:ascii="Times New Roman" w:hAnsi="Times New Roman" w:cs="Times New Roman"/>
          <w:sz w:val="20"/>
          <w:szCs w:val="20"/>
        </w:rPr>
        <w:t>S:</w:t>
      </w:r>
      <w:r w:rsidRPr="008F792C">
        <w:rPr>
          <w:rFonts w:ascii="Times New Roman" w:hAnsi="Times New Roman" w:cs="Times New Roman"/>
          <w:b w:val="0"/>
          <w:bCs w:val="0"/>
          <w:i/>
          <w:iCs/>
          <w:sz w:val="20"/>
          <w:szCs w:val="20"/>
        </w:rPr>
        <w:t xml:space="preserve"> CIJ</w:t>
      </w:r>
      <w:r w:rsidRPr="008F792C">
        <w:rPr>
          <w:rFonts w:ascii="Times New Roman" w:hAnsi="Times New Roman" w:cs="Times New Roman"/>
          <w:b w:val="0"/>
          <w:bCs w:val="0"/>
          <w:sz w:val="20"/>
          <w:szCs w:val="20"/>
        </w:rPr>
        <w:t xml:space="preserve"> 981 </w:t>
      </w:r>
      <w:r w:rsidRPr="008F792C">
        <w:rPr>
          <w:rFonts w:ascii="Times New Roman" w:hAnsi="Times New Roman" w:cs="Times New Roman"/>
          <w:sz w:val="20"/>
          <w:szCs w:val="20"/>
        </w:rPr>
        <w:t>E:</w:t>
      </w:r>
      <w:r w:rsidRPr="008F792C">
        <w:rPr>
          <w:rFonts w:ascii="Times New Roman" w:hAnsi="Times New Roman" w:cs="Times New Roman"/>
          <w:b w:val="0"/>
          <w:bCs w:val="0"/>
          <w:sz w:val="20"/>
          <w:szCs w:val="20"/>
        </w:rPr>
        <w:t xml:space="preserve"> </w:t>
      </w:r>
      <w:r w:rsidRPr="008F792C">
        <w:rPr>
          <w:rFonts w:ascii="Times New Roman" w:hAnsi="Times New Roman" w:cs="Times New Roman"/>
          <w:b w:val="0"/>
          <w:bCs w:val="0"/>
          <w:sz w:val="20"/>
          <w:szCs w:val="20"/>
          <w:lang w:val="en-GB"/>
        </w:rPr>
        <w:t>–</w:t>
      </w:r>
      <w:r w:rsidRPr="008F792C">
        <w:rPr>
          <w:rFonts w:ascii="Times New Roman" w:hAnsi="Times New Roman" w:cs="Times New Roman"/>
          <w:b w:val="0"/>
          <w:bCs w:val="0"/>
          <w:sz w:val="20"/>
          <w:szCs w:val="20"/>
        </w:rPr>
        <w:t xml:space="preserve"> </w:t>
      </w:r>
      <w:r w:rsidRPr="008F792C">
        <w:rPr>
          <w:rFonts w:ascii="Times New Roman" w:hAnsi="Times New Roman" w:cs="Times New Roman"/>
          <w:sz w:val="20"/>
          <w:szCs w:val="20"/>
        </w:rPr>
        <w:t>D:</w:t>
      </w:r>
      <w:r w:rsidRPr="008F792C">
        <w:rPr>
          <w:rFonts w:ascii="Times New Roman" w:hAnsi="Times New Roman" w:cs="Times New Roman"/>
          <w:b w:val="0"/>
          <w:bCs w:val="0"/>
          <w:sz w:val="20"/>
          <w:szCs w:val="20"/>
        </w:rPr>
        <w:t xml:space="preserve"> </w:t>
      </w:r>
      <w:r w:rsidRPr="0018624D">
        <w:rPr>
          <w:rFonts w:ascii="Times New Roman" w:hAnsi="Times New Roman" w:cs="Times New Roman"/>
          <w:b w:val="0"/>
          <w:bCs w:val="0"/>
          <w:sz w:val="20"/>
          <w:szCs w:val="20"/>
          <w:lang w:val="it-IT"/>
        </w:rPr>
        <w:t>–</w:t>
      </w:r>
      <w:r w:rsidR="00876C71" w:rsidRPr="00876C71">
        <w:rPr>
          <w:rStyle w:val="FootnoteReference"/>
          <w:rFonts w:ascii="Times New Roman" w:hAnsi="Times New Roman" w:cs="Times New Roman"/>
          <w:b w:val="0"/>
          <w:bCs w:val="0"/>
          <w:sz w:val="20"/>
          <w:szCs w:val="20"/>
        </w:rPr>
        <w:footnoteReference w:id="1061"/>
      </w:r>
    </w:p>
    <w:p w14:paraId="486D7FF6" w14:textId="77777777" w:rsidR="00BD0433" w:rsidRPr="008F792C" w:rsidRDefault="00BD0433" w:rsidP="00876C71">
      <w:pPr>
        <w:numPr>
          <w:ilvl w:val="0"/>
          <w:numId w:val="49"/>
        </w:numPr>
        <w:bidi w:val="0"/>
        <w:rPr>
          <w:b/>
          <w:bCs/>
        </w:rPr>
      </w:pPr>
      <w:r w:rsidRPr="008F792C">
        <w:rPr>
          <w:b/>
          <w:bCs/>
        </w:rPr>
        <w:t xml:space="preserve">O: </w:t>
      </w:r>
      <w:r w:rsidRPr="008F792C">
        <w:rPr>
          <w:rFonts w:cs="Times New Roman"/>
          <w:rtl/>
        </w:rPr>
        <w:t>יודן</w:t>
      </w:r>
      <w:r w:rsidRPr="008F792C">
        <w:rPr>
          <w:rStyle w:val="FootnoteReference"/>
        </w:rPr>
        <w:footnoteReference w:id="1062"/>
      </w:r>
      <w:r w:rsidRPr="008F792C">
        <w:rPr>
          <w:b/>
          <w:bCs/>
        </w:rPr>
        <w:t xml:space="preserve"> Ds: </w:t>
      </w:r>
      <w:r w:rsidRPr="008F792C">
        <w:t>Nahum (</w:t>
      </w:r>
      <w:r>
        <w:t>10</w:t>
      </w:r>
      <w:r w:rsidRPr="008F792C">
        <w:t xml:space="preserve">)’s son </w:t>
      </w:r>
      <w:r w:rsidRPr="008F792C">
        <w:rPr>
          <w:b/>
          <w:bCs/>
        </w:rPr>
        <w:t>F:</w:t>
      </w:r>
      <w:r w:rsidRPr="008F792C">
        <w:t xml:space="preserve"> Synagogue inscription, </w:t>
      </w:r>
      <w:r w:rsidRPr="008F792C">
        <w:rPr>
          <w:lang w:val="it-IT"/>
        </w:rPr>
        <w:t>Sepphoris</w:t>
      </w:r>
      <w:r w:rsidRPr="008F792C">
        <w:t>, Clermont-Ganneau</w:t>
      </w:r>
      <w:r w:rsidRPr="008F792C">
        <w:rPr>
          <w:b/>
          <w:bCs/>
        </w:rPr>
        <w:t xml:space="preserve"> S:</w:t>
      </w:r>
      <w:r w:rsidRPr="008F792C">
        <w:t xml:space="preserve"> </w:t>
      </w:r>
      <w:r w:rsidRPr="008F792C">
        <w:rPr>
          <w:i/>
          <w:iCs/>
        </w:rPr>
        <w:t>CIJ</w:t>
      </w:r>
      <w:r w:rsidRPr="008F792C">
        <w:t xml:space="preserve"> 989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063"/>
      </w:r>
    </w:p>
    <w:p w14:paraId="2BD2D75C" w14:textId="77777777" w:rsidR="00BD0433" w:rsidRPr="008F792C" w:rsidRDefault="00BD0433" w:rsidP="00876C71">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064"/>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w:t>
      </w:r>
      <w:r w:rsidRPr="008F792C">
        <w:rPr>
          <w:lang w:val="it-IT"/>
        </w:rPr>
        <w:t>Sepphoris</w:t>
      </w:r>
      <w:r w:rsidRPr="008F792C">
        <w:t>,</w:t>
      </w:r>
      <w:r w:rsidRPr="008F792C">
        <w:rPr>
          <w:b/>
          <w:bCs/>
        </w:rPr>
        <w:t xml:space="preserve"> </w:t>
      </w:r>
      <w:r w:rsidRPr="008F792C">
        <w:t>Sukenik</w:t>
      </w:r>
      <w:r w:rsidRPr="008F792C">
        <w:rPr>
          <w:rtl/>
        </w:rPr>
        <w:t xml:space="preserve"> </w:t>
      </w:r>
      <w:r w:rsidRPr="008F792C">
        <w:rPr>
          <w:b/>
          <w:bCs/>
        </w:rPr>
        <w:t>S:</w:t>
      </w:r>
      <w:r w:rsidRPr="008F792C">
        <w:t xml:space="preserve"> </w:t>
      </w:r>
      <w:r w:rsidRPr="008F792C">
        <w:rPr>
          <w:i/>
          <w:iCs/>
        </w:rPr>
        <w:t>CIJ</w:t>
      </w:r>
      <w:r w:rsidRPr="008F792C">
        <w:t xml:space="preserve"> 990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065"/>
      </w:r>
    </w:p>
    <w:p w14:paraId="529CB9D7" w14:textId="77777777" w:rsidR="00BD0433" w:rsidRPr="008F792C" w:rsidRDefault="00BD0433" w:rsidP="00815F05">
      <w:pPr>
        <w:numPr>
          <w:ilvl w:val="0"/>
          <w:numId w:val="49"/>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066"/>
      </w:r>
      <w:r w:rsidRPr="008F792C">
        <w:rPr>
          <w:b/>
          <w:bCs/>
        </w:rPr>
        <w:t xml:space="preserve"> Ds:</w:t>
      </w:r>
      <w:r w:rsidRPr="008F792C">
        <w:t xml:space="preserve"> Archisynagogus</w:t>
      </w:r>
      <w:r w:rsidRPr="008F792C">
        <w:rPr>
          <w:rStyle w:val="FootnoteReference"/>
          <w:rFonts w:cs="Times New Roman"/>
          <w:rtl/>
        </w:rPr>
        <w:footnoteReference w:id="1067"/>
      </w:r>
      <w:r w:rsidRPr="008F792C">
        <w:t xml:space="preserve"> </w:t>
      </w:r>
      <w:r w:rsidRPr="008F792C">
        <w:rPr>
          <w:b/>
          <w:bCs/>
        </w:rPr>
        <w:t>F:</w:t>
      </w:r>
      <w:r w:rsidRPr="008F792C">
        <w:t xml:space="preserve"> Synagogue inscription, </w:t>
      </w:r>
      <w:r w:rsidRPr="008F792C">
        <w:rPr>
          <w:lang w:val="it-IT"/>
        </w:rPr>
        <w:t>Sepphoris</w:t>
      </w:r>
      <w:r w:rsidRPr="008F792C">
        <w:t xml:space="preserve">, </w:t>
      </w:r>
      <w:smartTag w:uri="urn:schemas-microsoft-com:office:smarttags" w:element="place">
        <w:r w:rsidRPr="008F792C">
          <w:t>Ewing</w:t>
        </w:r>
      </w:smartTag>
      <w:r w:rsidRPr="008F792C">
        <w:t xml:space="preserve"> </w:t>
      </w:r>
      <w:r w:rsidRPr="008F792C">
        <w:rPr>
          <w:b/>
          <w:bCs/>
        </w:rPr>
        <w:t>S:</w:t>
      </w:r>
      <w:r w:rsidRPr="008F792C">
        <w:rPr>
          <w:i/>
          <w:iCs/>
        </w:rPr>
        <w:t xml:space="preserve"> CIJ</w:t>
      </w:r>
      <w:r w:rsidRPr="008F792C">
        <w:t xml:space="preserve"> 991</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4</w:t>
      </w:r>
      <w:r w:rsidRPr="008F792C">
        <w:rPr>
          <w:vertAlign w:val="superscript"/>
        </w:rPr>
        <w:t>th</w:t>
      </w:r>
      <w:r w:rsidRPr="008F792C">
        <w:t>-5</w:t>
      </w:r>
      <w:r w:rsidRPr="008F792C">
        <w:rPr>
          <w:vertAlign w:val="superscript"/>
        </w:rPr>
        <w:t>th</w:t>
      </w:r>
      <w:r w:rsidRPr="008F792C">
        <w:t xml:space="preserve"> C</w:t>
      </w:r>
    </w:p>
    <w:p w14:paraId="619249A4" w14:textId="77777777" w:rsidR="00BD0433" w:rsidRPr="008F792C" w:rsidRDefault="00BD0433" w:rsidP="005A5443">
      <w:pPr>
        <w:numPr>
          <w:ilvl w:val="0"/>
          <w:numId w:val="49"/>
        </w:numPr>
        <w:bidi w:val="0"/>
        <w:rPr>
          <w:lang w:val="en-GB"/>
        </w:rPr>
      </w:pPr>
      <w:r w:rsidRPr="008F792C">
        <w:rPr>
          <w:b/>
          <w:bCs/>
        </w:rPr>
        <w:t xml:space="preserve">O: </w:t>
      </w:r>
      <w:r w:rsidRPr="008F792C">
        <w:rPr>
          <w:rFonts w:cs="Times New Roman"/>
          <w:lang w:val="en-GB"/>
        </w:rPr>
        <w:t>–</w:t>
      </w:r>
      <w:r w:rsidRPr="008F792C">
        <w:rPr>
          <w:b/>
          <w:bCs/>
        </w:rPr>
        <w:t xml:space="preserve"> Ds:</w:t>
      </w:r>
      <w:r w:rsidRPr="008F792C">
        <w:t xml:space="preserve"> Eleazar (</w:t>
      </w:r>
      <w:r>
        <w:t>4</w:t>
      </w:r>
      <w:r w:rsidR="005A5443">
        <w:t>0</w:t>
      </w:r>
      <w:r w:rsidRPr="008F792C">
        <w:t xml:space="preserve">)’s son </w:t>
      </w:r>
      <w:r w:rsidRPr="008F792C">
        <w:rPr>
          <w:b/>
          <w:bCs/>
        </w:rPr>
        <w:t xml:space="preserve">F: </w:t>
      </w:r>
      <w:r w:rsidRPr="008F792C">
        <w:t>Sarcophagus, Gofna,</w:t>
      </w:r>
      <w:r w:rsidRPr="008F792C">
        <w:rPr>
          <w:rStyle w:val="FootnoteReference"/>
        </w:rPr>
        <w:footnoteReference w:id="1068"/>
      </w:r>
      <w:r w:rsidRPr="008F792C">
        <w:t xml:space="preserve"> Legrange</w:t>
      </w:r>
      <w:r w:rsidRPr="008F792C">
        <w:rPr>
          <w:rtl/>
        </w:rPr>
        <w:t xml:space="preserve"> </w:t>
      </w:r>
      <w:r w:rsidRPr="008F792C">
        <w:rPr>
          <w:b/>
          <w:bCs/>
        </w:rPr>
        <w:t>S:</w:t>
      </w:r>
      <w:r w:rsidRPr="008F792C">
        <w:rPr>
          <w:i/>
          <w:iCs/>
        </w:rPr>
        <w:t xml:space="preserve"> CIJ</w:t>
      </w:r>
      <w:r w:rsidRPr="008F792C">
        <w:t xml:space="preserve"> 1171</w:t>
      </w:r>
      <w:r w:rsidRPr="008F792C">
        <w:rPr>
          <w:rtl/>
        </w:rPr>
        <w:t xml:space="preserve">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069"/>
      </w:r>
    </w:p>
    <w:p w14:paraId="441FFEEE" w14:textId="77777777" w:rsidR="00BD0433" w:rsidRPr="008F792C" w:rsidRDefault="00BD0433" w:rsidP="00661A14">
      <w:pPr>
        <w:numPr>
          <w:ilvl w:val="0"/>
          <w:numId w:val="49"/>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070"/>
      </w:r>
      <w:r w:rsidRPr="008F792C">
        <w:rPr>
          <w:b/>
          <w:bCs/>
        </w:rPr>
        <w:t xml:space="preserve"> Ds:</w:t>
      </w:r>
      <w:r w:rsidRPr="008F792C">
        <w:t xml:space="preserve"> </w:t>
      </w:r>
      <w:r w:rsidR="00661A14">
        <w:t>Ainiu</w:t>
      </w:r>
      <w:r w:rsidR="00661A14" w:rsidRPr="008F792C">
        <w:t xml:space="preserve">s </w:t>
      </w:r>
      <w:r w:rsidRPr="008F792C">
        <w:rPr>
          <w:lang w:val="en-GB"/>
        </w:rPr>
        <w:t>(</w:t>
      </w:r>
      <w:r>
        <w:rPr>
          <w:lang w:val="en-GB"/>
        </w:rPr>
        <w:t>1</w:t>
      </w:r>
      <w:r w:rsidRPr="008F792C">
        <w:rPr>
          <w:lang w:val="en-GB"/>
        </w:rPr>
        <w:t>)’s father</w:t>
      </w:r>
      <w:r w:rsidRPr="008F792C">
        <w:t xml:space="preserve"> </w:t>
      </w:r>
      <w:r w:rsidRPr="008F792C">
        <w:rPr>
          <w:b/>
          <w:bCs/>
        </w:rPr>
        <w:t>F:</w:t>
      </w:r>
      <w:r w:rsidRPr="008F792C">
        <w:t xml:space="preserve"> Epitaph, Zoar, Duncan</w:t>
      </w:r>
      <w:r w:rsidRPr="008F792C">
        <w:rPr>
          <w:b/>
          <w:bCs/>
        </w:rPr>
        <w:t xml:space="preserve"> S:</w:t>
      </w:r>
      <w:r w:rsidRPr="008F792C">
        <w:t xml:space="preserve"> </w:t>
      </w:r>
      <w:r w:rsidRPr="008F792C">
        <w:rPr>
          <w:i/>
          <w:iCs/>
        </w:rPr>
        <w:t>CIJ</w:t>
      </w:r>
      <w:r w:rsidRPr="008F792C">
        <w:t xml:space="preserve"> 1209 </w:t>
      </w:r>
      <w:r w:rsidRPr="008F792C">
        <w:rPr>
          <w:b/>
          <w:bCs/>
        </w:rPr>
        <w:t xml:space="preserve">E: </w:t>
      </w:r>
      <w:r w:rsidRPr="008F792C">
        <w:rPr>
          <w:rFonts w:cs="Times New Roman"/>
          <w:lang w:val="en-GB"/>
        </w:rPr>
        <w:t>–</w:t>
      </w:r>
      <w:r w:rsidRPr="008F792C">
        <w:rPr>
          <w:b/>
          <w:bCs/>
        </w:rPr>
        <w:t xml:space="preserve"> D:</w:t>
      </w:r>
      <w:r w:rsidRPr="008F792C">
        <w:t xml:space="preserve"> </w:t>
      </w:r>
      <w:r>
        <w:t>434</w:t>
      </w:r>
      <w:r>
        <w:rPr>
          <w:rStyle w:val="FootnoteReference"/>
          <w:lang w:val="de-DE"/>
        </w:rPr>
        <w:footnoteReference w:id="1071"/>
      </w:r>
      <w:r w:rsidRPr="002925D5">
        <w:t xml:space="preserve"> </w:t>
      </w:r>
    </w:p>
    <w:p w14:paraId="1A83CEF3" w14:textId="77777777" w:rsidR="00BD0433" w:rsidRPr="008F792C" w:rsidRDefault="00BD0433" w:rsidP="00876C71">
      <w:pPr>
        <w:numPr>
          <w:ilvl w:val="0"/>
          <w:numId w:val="49"/>
        </w:numPr>
        <w:bidi w:val="0"/>
        <w:rPr>
          <w:lang w:val="it-IT"/>
        </w:rPr>
      </w:pPr>
      <w:r w:rsidRPr="008F792C">
        <w:rPr>
          <w:b/>
          <w:bCs/>
        </w:rPr>
        <w:t xml:space="preserve">O: </w:t>
      </w:r>
      <w:r w:rsidRPr="008F792C">
        <w:rPr>
          <w:rFonts w:cs="Times New Roman"/>
          <w:lang w:val="en-GB"/>
        </w:rPr>
        <w:t>–</w:t>
      </w:r>
      <w:r w:rsidRPr="008F792C">
        <w:rPr>
          <w:b/>
          <w:bCs/>
        </w:rPr>
        <w:t xml:space="preserve"> Ds:</w:t>
      </w:r>
      <w:r w:rsidRPr="008F792C">
        <w:t xml:space="preserve"> Rabbi</w:t>
      </w:r>
      <w:r w:rsidRPr="008F792C">
        <w:rPr>
          <w:rStyle w:val="FootnoteReference"/>
        </w:rPr>
        <w:footnoteReference w:id="1072"/>
      </w:r>
      <w:r w:rsidRPr="008F792C">
        <w:t xml:space="preserve"> </w:t>
      </w:r>
      <w:r w:rsidRPr="008F792C">
        <w:rPr>
          <w:b/>
          <w:bCs/>
        </w:rPr>
        <w:t xml:space="preserve">F: </w:t>
      </w:r>
      <w:r w:rsidRPr="008F792C">
        <w:t xml:space="preserve">Inscription, cave west of </w:t>
      </w:r>
      <w:smartTag w:uri="urn:schemas-microsoft-com:office:smarttags" w:element="City">
        <w:r w:rsidRPr="008F792C">
          <w:t>Jerusalem</w:t>
        </w:r>
      </w:smartTag>
      <w:r w:rsidRPr="008F792C">
        <w:t xml:space="preserve">, </w:t>
      </w:r>
      <w:r w:rsidRPr="008F792C">
        <w:rPr>
          <w:lang w:val="it-IT"/>
        </w:rPr>
        <w:t>Ben-Zevi</w:t>
      </w:r>
      <w:r w:rsidRPr="008F792C">
        <w:rPr>
          <w:b/>
          <w:bCs/>
          <w:lang w:val="it-IT"/>
        </w:rPr>
        <w:t xml:space="preserve"> S:</w:t>
      </w:r>
      <w:r w:rsidRPr="008F792C">
        <w:rPr>
          <w:lang w:val="it-IT"/>
        </w:rPr>
        <w:t xml:space="preserve"> </w:t>
      </w:r>
      <w:r w:rsidRPr="008F792C">
        <w:rPr>
          <w:i/>
          <w:iCs/>
          <w:lang w:val="it-IT"/>
        </w:rPr>
        <w:t>CIJ</w:t>
      </w:r>
      <w:r w:rsidRPr="008F792C">
        <w:rPr>
          <w:lang w:val="it-IT"/>
        </w:rPr>
        <w:t xml:space="preserve"> 1410 </w:t>
      </w:r>
      <w:r w:rsidRPr="008F792C">
        <w:rPr>
          <w:b/>
          <w:bCs/>
          <w:lang w:val="it-IT"/>
        </w:rPr>
        <w:t xml:space="preserve">E: </w:t>
      </w:r>
      <w:r w:rsidRPr="008F792C">
        <w:rPr>
          <w:rFonts w:cs="Times New Roman"/>
          <w:lang w:val="en-GB"/>
        </w:rPr>
        <w:t>–</w:t>
      </w:r>
      <w:r w:rsidRPr="008F792C">
        <w:rPr>
          <w:b/>
          <w:bCs/>
          <w:lang w:val="it-IT"/>
        </w:rPr>
        <w:t xml:space="preserve"> D: </w:t>
      </w:r>
      <w:r w:rsidRPr="00BB0FB1">
        <w:rPr>
          <w:rFonts w:cs="Times New Roman"/>
          <w:lang w:val="it-IT"/>
        </w:rPr>
        <w:t>–</w:t>
      </w:r>
      <w:r w:rsidR="00876C71" w:rsidRPr="005F539E">
        <w:rPr>
          <w:rStyle w:val="FootnoteReference"/>
          <w:rFonts w:cs="Times New Roman"/>
        </w:rPr>
        <w:footnoteReference w:id="1073"/>
      </w:r>
    </w:p>
    <w:p w14:paraId="4DA6F5A0" w14:textId="77777777" w:rsidR="00BD0433" w:rsidRPr="008F792C" w:rsidRDefault="00BD0433" w:rsidP="00815F05">
      <w:pPr>
        <w:numPr>
          <w:ilvl w:val="0"/>
          <w:numId w:val="49"/>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074"/>
      </w:r>
      <w:r w:rsidRPr="008F792C">
        <w:rPr>
          <w:b/>
          <w:bCs/>
        </w:rPr>
        <w:t xml:space="preserve"> Ds: </w:t>
      </w:r>
      <w:r w:rsidRPr="008F792C">
        <w:t>The minor</w:t>
      </w:r>
      <w:r w:rsidRPr="008F792C">
        <w:rPr>
          <w:rStyle w:val="FootnoteReference"/>
        </w:rPr>
        <w:footnoteReference w:id="1075"/>
      </w:r>
      <w:r w:rsidRPr="008F792C">
        <w:t xml:space="preserve"> </w:t>
      </w:r>
      <w:r w:rsidRPr="008F792C">
        <w:rPr>
          <w:b/>
          <w:bCs/>
        </w:rPr>
        <w:t>F:</w:t>
      </w:r>
      <w:r w:rsidRPr="008F792C">
        <w:t xml:space="preserve"> </w:t>
      </w:r>
      <w:r w:rsidRPr="00D62DDC">
        <w:t>Epitaphs</w:t>
      </w:r>
      <w:r w:rsidRPr="008F792C">
        <w:t>, Beth She‘arim,</w:t>
      </w:r>
      <w:r w:rsidRPr="008F792C">
        <w:rPr>
          <w:i/>
          <w:iCs/>
        </w:rPr>
        <w:t xml:space="preserve"> </w:t>
      </w:r>
      <w:r w:rsidRPr="008F792C">
        <w:t xml:space="preserve">catacomb 1, </w:t>
      </w:r>
      <w:r w:rsidRPr="008F792C">
        <w:rPr>
          <w:i/>
          <w:iCs/>
        </w:rPr>
        <w:t>CIJ</w:t>
      </w:r>
      <w:r w:rsidRPr="008F792C">
        <w:t xml:space="preserve"> 1039 </w:t>
      </w:r>
      <w:r w:rsidRPr="008F792C">
        <w:rPr>
          <w:b/>
          <w:bCs/>
        </w:rPr>
        <w:t>S:</w:t>
      </w:r>
      <w:r w:rsidRPr="008F792C">
        <w:t xml:space="preserve"> 1. </w:t>
      </w:r>
      <w:r w:rsidRPr="008F792C">
        <w:rPr>
          <w:i/>
          <w:iCs/>
        </w:rPr>
        <w:t xml:space="preserve">BS </w:t>
      </w:r>
      <w:r w:rsidRPr="008F792C">
        <w:t>1:36; 2. 2:29; 3. 2:33</w:t>
      </w:r>
      <w:r w:rsidRPr="008F792C">
        <w:rPr>
          <w:rtl/>
        </w:rPr>
        <w:t xml:space="preserve"> </w:t>
      </w:r>
      <w:r w:rsidRPr="008F792C">
        <w:rPr>
          <w:b/>
          <w:bCs/>
        </w:rPr>
        <w:t xml:space="preserve">E: </w:t>
      </w:r>
      <w:r w:rsidRPr="008F792C">
        <w:rPr>
          <w:rFonts w:cs="Times New Roman"/>
          <w:lang w:val="en-GB"/>
        </w:rPr>
        <w:t>–</w:t>
      </w:r>
      <w:r w:rsidRPr="008F792C">
        <w:rPr>
          <w:b/>
          <w:bCs/>
        </w:rPr>
        <w:t xml:space="preserve"> D: </w:t>
      </w:r>
      <w:r w:rsidRPr="008F792C">
        <w:t>Pre-352</w:t>
      </w:r>
      <w:r w:rsidRPr="008F792C">
        <w:rPr>
          <w:rStyle w:val="FootnoteReference"/>
        </w:rPr>
        <w:footnoteReference w:id="1076"/>
      </w:r>
    </w:p>
    <w:p w14:paraId="1929E18E" w14:textId="77777777" w:rsidR="00BD0433" w:rsidRPr="008F792C" w:rsidRDefault="00BD0433" w:rsidP="00516320">
      <w:pPr>
        <w:numPr>
          <w:ilvl w:val="0"/>
          <w:numId w:val="49"/>
        </w:numPr>
        <w:bidi w:val="0"/>
      </w:pPr>
      <w:r w:rsidRPr="008F792C">
        <w:rPr>
          <w:b/>
          <w:bCs/>
        </w:rPr>
        <w:t xml:space="preserve">O: </w:t>
      </w:r>
      <w:r w:rsidRPr="008F792C">
        <w:rPr>
          <w:rFonts w:cs="Times New Roman"/>
          <w:rtl/>
        </w:rPr>
        <w:t>[יה]וד[ה]</w:t>
      </w:r>
      <w:r w:rsidRPr="008F792C">
        <w:rPr>
          <w:rStyle w:val="FootnoteReference"/>
        </w:rPr>
        <w:footnoteReference w:id="1077"/>
      </w:r>
      <w:r w:rsidRPr="008F792C">
        <w:rPr>
          <w:b/>
          <w:bCs/>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078"/>
      </w:r>
      <w:r w:rsidRPr="008F792C">
        <w:rPr>
          <w:b/>
          <w:bCs/>
        </w:rPr>
        <w:t xml:space="preserve"> Ds:</w:t>
      </w:r>
      <w:r w:rsidRPr="008F792C">
        <w:t xml:space="preserve"> The </w:t>
      </w:r>
      <w:r w:rsidRPr="00317763">
        <w:t>good</w:t>
      </w:r>
      <w:r w:rsidRPr="008F792C">
        <w:rPr>
          <w:rStyle w:val="FootnoteReference"/>
        </w:rPr>
        <w:footnoteReference w:id="1079"/>
      </w:r>
      <w:r w:rsidRPr="008F792C">
        <w:t xml:space="preserve"> </w:t>
      </w:r>
      <w:r w:rsidRPr="008F792C">
        <w:rPr>
          <w:b/>
          <w:bCs/>
        </w:rPr>
        <w:t>F:</w:t>
      </w:r>
      <w:r w:rsidRPr="008F792C">
        <w:t xml:space="preserve"> </w:t>
      </w:r>
      <w:r w:rsidRPr="00C019ED">
        <w:t>Epitaphs</w:t>
      </w:r>
      <w:r w:rsidRPr="008F792C">
        <w:t>, Beth She‘arim,</w:t>
      </w:r>
      <w:r w:rsidRPr="008F792C">
        <w:rPr>
          <w:i/>
          <w:iCs/>
        </w:rPr>
        <w:t xml:space="preserve"> </w:t>
      </w:r>
      <w:r w:rsidRPr="008F792C">
        <w:t xml:space="preserve">catacomb 1, </w:t>
      </w:r>
      <w:r w:rsidRPr="008F792C">
        <w:rPr>
          <w:i/>
          <w:iCs/>
        </w:rPr>
        <w:t>CIJ</w:t>
      </w:r>
      <w:r w:rsidRPr="008F792C">
        <w:t xml:space="preserve"> 1070, 1072 </w:t>
      </w:r>
      <w:r w:rsidRPr="008F792C">
        <w:rPr>
          <w:b/>
          <w:bCs/>
        </w:rPr>
        <w:t>S:</w:t>
      </w:r>
      <w:r w:rsidRPr="008F792C">
        <w:t xml:space="preserve"> 1. </w:t>
      </w:r>
      <w:r w:rsidRPr="008F792C">
        <w:rPr>
          <w:i/>
          <w:iCs/>
        </w:rPr>
        <w:t xml:space="preserve">BS </w:t>
      </w:r>
      <w:r w:rsidRPr="008F792C">
        <w:t xml:space="preserve">1:79; 2. 2:63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080"/>
      </w:r>
    </w:p>
    <w:p w14:paraId="76BEC3AC" w14:textId="77777777" w:rsidR="00BD0433" w:rsidRPr="008F792C" w:rsidRDefault="00BD0433" w:rsidP="00516320">
      <w:pPr>
        <w:numPr>
          <w:ilvl w:val="0"/>
          <w:numId w:val="49"/>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081"/>
      </w:r>
      <w:r w:rsidRPr="008F792C">
        <w:rPr>
          <w:b/>
          <w:bCs/>
        </w:rPr>
        <w:t xml:space="preserve"> Ds: </w:t>
      </w:r>
      <w:r w:rsidRPr="008F792C">
        <w:t xml:space="preserve">– </w:t>
      </w:r>
      <w:r w:rsidRPr="008F792C">
        <w:rPr>
          <w:b/>
          <w:bCs/>
        </w:rPr>
        <w:t>F:</w:t>
      </w:r>
      <w:r w:rsidRPr="008F792C">
        <w:t xml:space="preserve"> </w:t>
      </w:r>
      <w:r w:rsidRPr="00D62DDC">
        <w:t>Epitaphs</w:t>
      </w:r>
      <w:r w:rsidRPr="008F792C">
        <w:t>, Beth She‘arim,</w:t>
      </w:r>
      <w:r w:rsidRPr="008F792C">
        <w:rPr>
          <w:i/>
          <w:iCs/>
        </w:rPr>
        <w:t xml:space="preserve"> </w:t>
      </w:r>
      <w:r w:rsidRPr="008F792C">
        <w:t>catacomb 1,</w:t>
      </w:r>
      <w:r w:rsidRPr="008F792C">
        <w:rPr>
          <w:i/>
          <w:iCs/>
        </w:rPr>
        <w:t xml:space="preserve"> CIJ</w:t>
      </w:r>
      <w:r w:rsidRPr="008F792C">
        <w:t xml:space="preserve"> 1073, 1075 </w:t>
      </w:r>
      <w:r w:rsidRPr="008F792C">
        <w:rPr>
          <w:b/>
          <w:bCs/>
        </w:rPr>
        <w:t>S:</w:t>
      </w:r>
      <w:r w:rsidRPr="008F792C">
        <w:t xml:space="preserve"> 1. </w:t>
      </w:r>
      <w:r w:rsidRPr="008F792C">
        <w:rPr>
          <w:i/>
          <w:iCs/>
        </w:rPr>
        <w:t xml:space="preserve">BS </w:t>
      </w:r>
      <w:r w:rsidRPr="008F792C">
        <w:t xml:space="preserve">1:84; 2. 2:64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082"/>
      </w:r>
    </w:p>
    <w:p w14:paraId="0F659B71" w14:textId="77777777" w:rsidR="00BD0433" w:rsidRPr="008F792C" w:rsidRDefault="00BD0433" w:rsidP="00516320">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083"/>
      </w:r>
      <w:r w:rsidRPr="00BB0FB1">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084"/>
      </w:r>
      <w:r w:rsidRPr="008F792C">
        <w:rPr>
          <w:b/>
          <w:bCs/>
        </w:rPr>
        <w:t xml:space="preserve"> Ds: </w:t>
      </w:r>
      <w:r w:rsidRPr="008F792C">
        <w:rPr>
          <w:rFonts w:cs="Times New Roman"/>
          <w:lang w:val="en-GB"/>
        </w:rPr>
        <w:t>–</w:t>
      </w:r>
      <w:r w:rsidRPr="008F792C">
        <w:t xml:space="preserve"> </w:t>
      </w:r>
      <w:r w:rsidRPr="008F792C">
        <w:rPr>
          <w:b/>
          <w:bCs/>
        </w:rPr>
        <w:t>F:</w:t>
      </w:r>
      <w:r w:rsidRPr="008F792C">
        <w:t xml:space="preserve"> </w:t>
      </w:r>
      <w:r w:rsidRPr="00D62DDC">
        <w:t>Epitaphs</w:t>
      </w:r>
      <w:r w:rsidRPr="008F792C">
        <w:t>, Beth She‘arim,</w:t>
      </w:r>
      <w:r w:rsidRPr="008F792C">
        <w:rPr>
          <w:i/>
          <w:iCs/>
        </w:rPr>
        <w:t xml:space="preserve"> </w:t>
      </w:r>
      <w:r w:rsidRPr="008F792C">
        <w:t xml:space="preserve">catacomb 1, </w:t>
      </w:r>
      <w:r w:rsidRPr="008F792C">
        <w:rPr>
          <w:i/>
          <w:iCs/>
        </w:rPr>
        <w:t>CIJ</w:t>
      </w:r>
      <w:r w:rsidRPr="008F792C">
        <w:t xml:space="preserve"> 1086, 1087 </w:t>
      </w:r>
      <w:r w:rsidRPr="008F792C">
        <w:rPr>
          <w:b/>
          <w:bCs/>
        </w:rPr>
        <w:t>S:</w:t>
      </w:r>
      <w:r w:rsidRPr="008F792C">
        <w:rPr>
          <w:i/>
          <w:iCs/>
        </w:rPr>
        <w:t xml:space="preserve"> </w:t>
      </w:r>
      <w:r w:rsidRPr="008F792C">
        <w:t xml:space="preserve">1. </w:t>
      </w:r>
      <w:r w:rsidRPr="008F792C">
        <w:rPr>
          <w:i/>
          <w:iCs/>
        </w:rPr>
        <w:t xml:space="preserve">BS </w:t>
      </w:r>
      <w:r w:rsidRPr="008F792C">
        <w:t>1:98; 2. 2:69</w:t>
      </w:r>
      <w:r w:rsidRPr="008F792C">
        <w:rPr>
          <w:rtl/>
        </w:rPr>
        <w:t xml:space="preserve">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085"/>
      </w:r>
    </w:p>
    <w:p w14:paraId="4808FE90" w14:textId="77777777" w:rsidR="00BD0433" w:rsidRPr="008F792C" w:rsidRDefault="00BD0433" w:rsidP="00516320">
      <w:pPr>
        <w:numPr>
          <w:ilvl w:val="0"/>
          <w:numId w:val="49"/>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086"/>
      </w:r>
      <w:r w:rsidRPr="008F792C">
        <w:rPr>
          <w:b/>
          <w:bCs/>
        </w:rPr>
        <w:t xml:space="preserve"> Ds:</w:t>
      </w:r>
      <w:r w:rsidRPr="008F792C">
        <w:t xml:space="preserve"> Ruth (</w:t>
      </w:r>
      <w:r>
        <w:t>1</w:t>
      </w:r>
      <w:r w:rsidRPr="008F792C">
        <w:t xml:space="preserve">)’s son </w:t>
      </w:r>
      <w:r w:rsidRPr="008F792C">
        <w:rPr>
          <w:b/>
          <w:bCs/>
        </w:rPr>
        <w:t>F:</w:t>
      </w:r>
      <w:r w:rsidRPr="008F792C">
        <w:t xml:space="preserve"> Epitaph, Beth She‘arim,</w:t>
      </w:r>
      <w:r w:rsidRPr="008F792C">
        <w:rPr>
          <w:i/>
          <w:iCs/>
        </w:rPr>
        <w:t xml:space="preserve"> </w:t>
      </w:r>
      <w:r w:rsidRPr="008F792C">
        <w:t xml:space="preserve">catacomb 1, </w:t>
      </w:r>
      <w:r w:rsidRPr="008F792C">
        <w:rPr>
          <w:i/>
          <w:iCs/>
        </w:rPr>
        <w:t>CIJ</w:t>
      </w:r>
      <w:r w:rsidRPr="008F792C">
        <w:t xml:space="preserve"> 1061 </w:t>
      </w:r>
      <w:r w:rsidRPr="008F792C">
        <w:rPr>
          <w:b/>
          <w:bCs/>
        </w:rPr>
        <w:t>S:</w:t>
      </w:r>
      <w:r w:rsidRPr="008F792C">
        <w:t xml:space="preserve"> </w:t>
      </w:r>
      <w:r w:rsidRPr="008F792C">
        <w:rPr>
          <w:i/>
          <w:iCs/>
        </w:rPr>
        <w:t xml:space="preserve">BS </w:t>
      </w:r>
      <w:r w:rsidRPr="008F792C">
        <w:t>2:48</w:t>
      </w:r>
      <w:r w:rsidRPr="008F792C">
        <w:rPr>
          <w:rtl/>
        </w:rPr>
        <w:t xml:space="preserve">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087"/>
      </w:r>
    </w:p>
    <w:p w14:paraId="1C1AC337" w14:textId="77777777" w:rsidR="00BD0433" w:rsidRPr="008F792C" w:rsidRDefault="00BD0433" w:rsidP="00EE5CD9">
      <w:pPr>
        <w:numPr>
          <w:ilvl w:val="0"/>
          <w:numId w:val="49"/>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088"/>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Beth She‘arim,</w:t>
      </w:r>
      <w:r w:rsidRPr="008F792C">
        <w:rPr>
          <w:i/>
          <w:iCs/>
        </w:rPr>
        <w:t xml:space="preserve"> </w:t>
      </w:r>
      <w:r w:rsidRPr="008F792C">
        <w:t xml:space="preserve">catacomb 2, </w:t>
      </w:r>
      <w:r w:rsidRPr="008F792C">
        <w:rPr>
          <w:i/>
          <w:iCs/>
        </w:rPr>
        <w:t>CIJ</w:t>
      </w:r>
      <w:r w:rsidRPr="008F792C">
        <w:t xml:space="preserve"> 1102 </w:t>
      </w:r>
      <w:r w:rsidRPr="008F792C">
        <w:rPr>
          <w:b/>
          <w:bCs/>
        </w:rPr>
        <w:t>S:</w:t>
      </w:r>
      <w:r w:rsidRPr="008F792C">
        <w:t xml:space="preserve"> </w:t>
      </w:r>
      <w:r w:rsidRPr="008F792C">
        <w:rPr>
          <w:i/>
          <w:iCs/>
        </w:rPr>
        <w:t xml:space="preserve">BS </w:t>
      </w:r>
      <w:r w:rsidRPr="008F792C">
        <w:t>2:83</w:t>
      </w:r>
      <w:r w:rsidRPr="008F792C">
        <w:rPr>
          <w:rtl/>
        </w:rPr>
        <w:t xml:space="preserve"> </w:t>
      </w:r>
      <w:r w:rsidRPr="008F792C">
        <w:rPr>
          <w:b/>
          <w:bCs/>
        </w:rPr>
        <w:t xml:space="preserve">E: </w:t>
      </w:r>
      <w:r w:rsidRPr="008F792C">
        <w:rPr>
          <w:rFonts w:cs="Times New Roman"/>
          <w:lang w:val="en-GB"/>
        </w:rPr>
        <w:t>–</w:t>
      </w:r>
      <w:r w:rsidRPr="008F792C">
        <w:rPr>
          <w:b/>
          <w:bCs/>
        </w:rPr>
        <w:t xml:space="preserve"> D: </w:t>
      </w:r>
      <w:r w:rsidRPr="008F792C">
        <w:t>Pre-352</w:t>
      </w:r>
      <w:r w:rsidR="00EE5CD9" w:rsidRPr="008F792C">
        <w:rPr>
          <w:rStyle w:val="FootnoteReference"/>
        </w:rPr>
        <w:footnoteReference w:id="1089"/>
      </w:r>
    </w:p>
    <w:p w14:paraId="49BFD3D8" w14:textId="77777777" w:rsidR="00BD0433" w:rsidRPr="008F792C" w:rsidRDefault="00BD0433" w:rsidP="00516320">
      <w:pPr>
        <w:numPr>
          <w:ilvl w:val="0"/>
          <w:numId w:val="49"/>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090"/>
      </w:r>
      <w:r w:rsidRPr="008F792C">
        <w:rPr>
          <w:b/>
          <w:bCs/>
        </w:rPr>
        <w:t xml:space="preserve"> Ds:</w:t>
      </w:r>
      <w:r w:rsidRPr="008F792C">
        <w:t xml:space="preserve"> </w:t>
      </w:r>
      <w:r w:rsidRPr="002925D5">
        <w:t>Priest</w:t>
      </w:r>
      <w:r>
        <w:rPr>
          <w:rStyle w:val="FootnoteReference"/>
        </w:rPr>
        <w:footnoteReference w:id="1091"/>
      </w:r>
      <w:r w:rsidRPr="008F792C">
        <w:t xml:space="preserve"> </w:t>
      </w:r>
      <w:r w:rsidRPr="008F792C">
        <w:rPr>
          <w:b/>
          <w:bCs/>
        </w:rPr>
        <w:t>F:</w:t>
      </w:r>
      <w:r w:rsidRPr="008F792C">
        <w:t xml:space="preserve"> Epitaph, Beth She‘arim,</w:t>
      </w:r>
      <w:r w:rsidRPr="008F792C">
        <w:rPr>
          <w:i/>
          <w:iCs/>
        </w:rPr>
        <w:t xml:space="preserve"> </w:t>
      </w:r>
      <w:r w:rsidRPr="008F792C">
        <w:t xml:space="preserve">catacomb 16 </w:t>
      </w:r>
      <w:r w:rsidRPr="008F792C">
        <w:rPr>
          <w:b/>
          <w:bCs/>
        </w:rPr>
        <w:t>S:</w:t>
      </w:r>
      <w:r w:rsidRPr="008F792C">
        <w:t xml:space="preserve"> </w:t>
      </w:r>
      <w:r w:rsidRPr="008F792C">
        <w:rPr>
          <w:i/>
          <w:iCs/>
        </w:rPr>
        <w:t xml:space="preserve">BS </w:t>
      </w:r>
      <w:r w:rsidRPr="008F792C">
        <w:t>2:181</w:t>
      </w:r>
      <w:r w:rsidRPr="008F792C">
        <w:rPr>
          <w:rtl/>
        </w:rPr>
        <w:t xml:space="preserve">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092"/>
      </w:r>
    </w:p>
    <w:p w14:paraId="5F2EEE84" w14:textId="77777777" w:rsidR="00BD0433" w:rsidRPr="008F792C" w:rsidRDefault="00BD0433" w:rsidP="00661A14">
      <w:pPr>
        <w:numPr>
          <w:ilvl w:val="0"/>
          <w:numId w:val="49"/>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093"/>
      </w:r>
      <w:r w:rsidRPr="008F792C">
        <w:rPr>
          <w:b/>
          <w:bCs/>
        </w:rPr>
        <w:t xml:space="preserve"> Ds:</w:t>
      </w:r>
      <w:r w:rsidRPr="008F792C">
        <w:t xml:space="preserve"> </w:t>
      </w:r>
      <w:r w:rsidR="00661A14">
        <w:t>G</w:t>
      </w:r>
      <w:r w:rsidR="00661A14" w:rsidRPr="00C02B32">
        <w:t>ravedigger</w:t>
      </w:r>
      <w:r>
        <w:rPr>
          <w:rStyle w:val="FootnoteReference"/>
        </w:rPr>
        <w:footnoteReference w:id="1094"/>
      </w:r>
      <w:r w:rsidRPr="008F792C">
        <w:t xml:space="preserve"> </w:t>
      </w:r>
      <w:r w:rsidRPr="008F792C">
        <w:rPr>
          <w:b/>
          <w:bCs/>
        </w:rPr>
        <w:t>F:</w:t>
      </w:r>
      <w:r w:rsidRPr="008F792C">
        <w:t xml:space="preserve"> Synagogue inscription, Beth She‘arim </w:t>
      </w:r>
      <w:r w:rsidRPr="008F792C">
        <w:rPr>
          <w:b/>
          <w:bCs/>
        </w:rPr>
        <w:t>S:</w:t>
      </w:r>
      <w:r w:rsidRPr="008F792C">
        <w:rPr>
          <w:i/>
          <w:iCs/>
        </w:rPr>
        <w:t xml:space="preserve"> BS </w:t>
      </w:r>
      <w:r w:rsidRPr="008F792C">
        <w:t xml:space="preserve">2:202 </w:t>
      </w:r>
      <w:r w:rsidRPr="008F792C">
        <w:rPr>
          <w:b/>
          <w:bCs/>
        </w:rPr>
        <w:t xml:space="preserve">E: </w:t>
      </w:r>
      <w:r w:rsidRPr="008F792C">
        <w:rPr>
          <w:rFonts w:cs="Times New Roman"/>
          <w:lang w:val="en-GB"/>
        </w:rPr>
        <w:t>–</w:t>
      </w:r>
      <w:r w:rsidRPr="008F792C">
        <w:rPr>
          <w:b/>
          <w:bCs/>
        </w:rPr>
        <w:t xml:space="preserve"> D: </w:t>
      </w:r>
      <w:r w:rsidRPr="008F792C">
        <w:t>Pre-352</w:t>
      </w:r>
      <w:r w:rsidR="00EE5CD9" w:rsidRPr="008F792C">
        <w:rPr>
          <w:rStyle w:val="FootnoteReference"/>
        </w:rPr>
        <w:footnoteReference w:id="1095"/>
      </w:r>
    </w:p>
    <w:p w14:paraId="2681311F" w14:textId="77777777" w:rsidR="00BD0433" w:rsidRPr="008F792C" w:rsidRDefault="00BD0433" w:rsidP="00EE5CD9">
      <w:pPr>
        <w:numPr>
          <w:ilvl w:val="0"/>
          <w:numId w:val="49"/>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096"/>
      </w:r>
      <w:r w:rsidRPr="008F792C">
        <w:rPr>
          <w:b/>
          <w:bCs/>
        </w:rPr>
        <w:t xml:space="preserve"> Ds:</w:t>
      </w:r>
      <w:r w:rsidRPr="008F792C">
        <w:t xml:space="preserve"> Antonius </w:t>
      </w:r>
      <w:r w:rsidRPr="008F792C">
        <w:rPr>
          <w:lang w:val="en-GB"/>
        </w:rPr>
        <w:t>(</w:t>
      </w:r>
      <w:r>
        <w:rPr>
          <w:lang w:val="en-GB"/>
        </w:rPr>
        <w:t>2</w:t>
      </w:r>
      <w:r w:rsidRPr="008F792C">
        <w:rPr>
          <w:lang w:val="en-GB"/>
        </w:rPr>
        <w:t>)’s father</w:t>
      </w:r>
      <w:r w:rsidRPr="008F792C">
        <w:t xml:space="preserve"> </w:t>
      </w:r>
      <w:r w:rsidRPr="008F792C">
        <w:rPr>
          <w:b/>
          <w:bCs/>
        </w:rPr>
        <w:t>F:</w:t>
      </w:r>
      <w:r w:rsidRPr="008F792C">
        <w:t xml:space="preserve"> Synagogue inscription, Beth She‘arim </w:t>
      </w:r>
      <w:r w:rsidRPr="008F792C">
        <w:rPr>
          <w:b/>
          <w:bCs/>
        </w:rPr>
        <w:t>S:</w:t>
      </w:r>
      <w:r w:rsidRPr="008F792C">
        <w:t xml:space="preserve"> </w:t>
      </w:r>
      <w:r w:rsidRPr="007E22CE">
        <w:rPr>
          <w:i/>
          <w:iCs/>
        </w:rPr>
        <w:t>BS</w:t>
      </w:r>
      <w:r w:rsidRPr="008F792C">
        <w:rPr>
          <w:i/>
          <w:iCs/>
        </w:rPr>
        <w:t xml:space="preserve"> </w:t>
      </w:r>
      <w:r w:rsidRPr="008F792C">
        <w:t xml:space="preserve">2:208 </w:t>
      </w:r>
      <w:r w:rsidRPr="008F792C">
        <w:rPr>
          <w:b/>
          <w:bCs/>
        </w:rPr>
        <w:t xml:space="preserve">E: </w:t>
      </w:r>
      <w:r w:rsidRPr="008F792C">
        <w:rPr>
          <w:rFonts w:cs="Times New Roman"/>
          <w:lang w:val="en-GB"/>
        </w:rPr>
        <w:t>–</w:t>
      </w:r>
      <w:r w:rsidRPr="008F792C">
        <w:rPr>
          <w:b/>
          <w:bCs/>
        </w:rPr>
        <w:t xml:space="preserve"> D: </w:t>
      </w:r>
      <w:r w:rsidRPr="008F792C">
        <w:t>Pre-352</w:t>
      </w:r>
      <w:r w:rsidR="00EE5CD9" w:rsidRPr="008F792C">
        <w:rPr>
          <w:rStyle w:val="FootnoteReference"/>
        </w:rPr>
        <w:footnoteReference w:id="1097"/>
      </w:r>
    </w:p>
    <w:p w14:paraId="45462CB5" w14:textId="77777777" w:rsidR="00BD0433" w:rsidRPr="008F792C" w:rsidRDefault="00BD0433" w:rsidP="00516320">
      <w:pPr>
        <w:numPr>
          <w:ilvl w:val="0"/>
          <w:numId w:val="49"/>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098"/>
      </w:r>
      <w:r w:rsidRPr="008F792C">
        <w:rPr>
          <w:b/>
          <w:bCs/>
        </w:rPr>
        <w:t xml:space="preserve"> Ds: </w:t>
      </w:r>
      <w:r w:rsidRPr="008F792C">
        <w:rPr>
          <w:rFonts w:cs="Times New Roman"/>
          <w:lang w:val="en-GB"/>
        </w:rPr>
        <w:t>–</w:t>
      </w:r>
      <w:r w:rsidRPr="008F792C">
        <w:t xml:space="preserve"> </w:t>
      </w:r>
      <w:r w:rsidRPr="008F792C">
        <w:rPr>
          <w:b/>
          <w:bCs/>
        </w:rPr>
        <w:t>F:</w:t>
      </w:r>
      <w:r w:rsidRPr="008F792C">
        <w:t xml:space="preserve"> Synagogue inscription, Beth She‘arim </w:t>
      </w:r>
      <w:r w:rsidRPr="008F792C">
        <w:rPr>
          <w:b/>
          <w:bCs/>
        </w:rPr>
        <w:t>S:</w:t>
      </w:r>
      <w:r w:rsidRPr="008F792C">
        <w:t xml:space="preserve"> </w:t>
      </w:r>
      <w:r w:rsidRPr="008F792C">
        <w:rPr>
          <w:i/>
          <w:iCs/>
        </w:rPr>
        <w:t xml:space="preserve">BS </w:t>
      </w:r>
      <w:r w:rsidRPr="008F792C">
        <w:t xml:space="preserve">2:209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099"/>
      </w:r>
    </w:p>
    <w:p w14:paraId="302DE94E" w14:textId="77777777" w:rsidR="00BD0433" w:rsidRPr="008F792C" w:rsidRDefault="00BD0433" w:rsidP="00516320">
      <w:pPr>
        <w:numPr>
          <w:ilvl w:val="0"/>
          <w:numId w:val="49"/>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100"/>
      </w:r>
      <w:r w:rsidRPr="008F792C">
        <w:rPr>
          <w:b/>
          <w:bCs/>
        </w:rPr>
        <w:t xml:space="preserve"> Ds:</w:t>
      </w:r>
      <w:r w:rsidRPr="008F792C">
        <w:t xml:space="preserve"> Mariam </w:t>
      </w:r>
      <w:r w:rsidRPr="008F792C">
        <w:rPr>
          <w:lang w:val="en-GB"/>
        </w:rPr>
        <w:t>(</w:t>
      </w:r>
      <w:r w:rsidR="00240275">
        <w:rPr>
          <w:lang w:val="en-GB"/>
        </w:rPr>
        <w:t>6</w:t>
      </w:r>
      <w:r w:rsidRPr="008F792C">
        <w:rPr>
          <w:lang w:val="en-GB"/>
        </w:rPr>
        <w:t>)’s father</w:t>
      </w:r>
      <w:r w:rsidRPr="008F792C">
        <w:t xml:space="preserve"> </w:t>
      </w:r>
      <w:r w:rsidRPr="008F792C">
        <w:rPr>
          <w:b/>
          <w:bCs/>
        </w:rPr>
        <w:t>F:</w:t>
      </w:r>
      <w:r w:rsidRPr="008F792C">
        <w:t xml:space="preserve"> Epitaph, Beth She‘arim,</w:t>
      </w:r>
      <w:r w:rsidRPr="008F792C">
        <w:rPr>
          <w:i/>
          <w:iCs/>
        </w:rPr>
        <w:t xml:space="preserve"> </w:t>
      </w:r>
      <w:r w:rsidRPr="008F792C">
        <w:t xml:space="preserve">catacomb 25 </w:t>
      </w:r>
      <w:r w:rsidRPr="008F792C">
        <w:rPr>
          <w:b/>
          <w:bCs/>
        </w:rPr>
        <w:t>S:</w:t>
      </w:r>
      <w:r w:rsidRPr="008F792C">
        <w:t xml:space="preserve"> </w:t>
      </w:r>
      <w:r w:rsidRPr="008F792C">
        <w:rPr>
          <w:i/>
          <w:iCs/>
        </w:rPr>
        <w:t xml:space="preserve">BS </w:t>
      </w:r>
      <w:r w:rsidRPr="008F792C">
        <w:t xml:space="preserve">2:219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101"/>
      </w:r>
    </w:p>
    <w:p w14:paraId="6C5C2F19" w14:textId="77777777" w:rsidR="00BD0433" w:rsidRPr="008F792C" w:rsidRDefault="00BD0433" w:rsidP="00516320">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02"/>
      </w:r>
      <w:r w:rsidRPr="008F792C">
        <w:rPr>
          <w:b/>
          <w:bCs/>
        </w:rPr>
        <w:t xml:space="preserve"> Ds: </w:t>
      </w:r>
      <w:r w:rsidRPr="008F792C">
        <w:t>Levi (</w:t>
      </w:r>
      <w:r>
        <w:t>30</w:t>
      </w:r>
      <w:r w:rsidRPr="008F792C">
        <w:t xml:space="preserve">)’s son </w:t>
      </w:r>
      <w:r w:rsidRPr="008F792C">
        <w:rPr>
          <w:b/>
          <w:bCs/>
        </w:rPr>
        <w:t>F:</w:t>
      </w:r>
      <w:r w:rsidRPr="008F792C">
        <w:t xml:space="preserve"> </w:t>
      </w:r>
      <w:r w:rsidRPr="00D62DDC">
        <w:t>Epitaphs</w:t>
      </w:r>
      <w:r w:rsidRPr="008F792C">
        <w:t>, Beth She‘arim,</w:t>
      </w:r>
      <w:r w:rsidRPr="008F792C">
        <w:rPr>
          <w:i/>
          <w:iCs/>
        </w:rPr>
        <w:t xml:space="preserve"> </w:t>
      </w:r>
      <w:r w:rsidRPr="008F792C">
        <w:t xml:space="preserve">catacomb 13 </w:t>
      </w:r>
      <w:r w:rsidRPr="008F792C">
        <w:rPr>
          <w:b/>
          <w:bCs/>
        </w:rPr>
        <w:t>S:</w:t>
      </w:r>
      <w:r w:rsidRPr="008F792C">
        <w:t xml:space="preserve"> 1. </w:t>
      </w:r>
      <w:r w:rsidRPr="008F792C">
        <w:rPr>
          <w:i/>
          <w:iCs/>
        </w:rPr>
        <w:t xml:space="preserve">BS </w:t>
      </w:r>
      <w:r w:rsidRPr="008F792C">
        <w:t xml:space="preserve">3:5; 2. 3:6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103"/>
      </w:r>
    </w:p>
    <w:p w14:paraId="2787C327" w14:textId="77777777" w:rsidR="00BD0433" w:rsidRPr="008F792C" w:rsidRDefault="00BD0433" w:rsidP="00516320">
      <w:pPr>
        <w:numPr>
          <w:ilvl w:val="0"/>
          <w:numId w:val="49"/>
        </w:numPr>
        <w:bidi w:val="0"/>
      </w:pPr>
      <w:r w:rsidRPr="008F792C">
        <w:rPr>
          <w:b/>
          <w:bCs/>
          <w:lang w:val="en-GB"/>
        </w:rPr>
        <w:t xml:space="preserve">O: </w:t>
      </w:r>
      <w:r w:rsidRPr="008F792C">
        <w:rPr>
          <w:rFonts w:cs="Times New Roman"/>
          <w:lang w:val="en-GB"/>
        </w:rPr>
        <w:t>–</w:t>
      </w:r>
      <w:r w:rsidRPr="008F792C">
        <w:rPr>
          <w:b/>
          <w:bCs/>
          <w:lang w:val="en-GB"/>
        </w:rPr>
        <w:t xml:space="preserve"> Ds: </w:t>
      </w:r>
      <w:r w:rsidRPr="008F792C">
        <w:rPr>
          <w:lang w:val="en-GB"/>
        </w:rPr>
        <w:t>Gam</w:t>
      </w:r>
      <w:r w:rsidR="004437BA">
        <w:rPr>
          <w:lang w:val="en-GB"/>
        </w:rPr>
        <w:t>a</w:t>
      </w:r>
      <w:r w:rsidRPr="008F792C">
        <w:rPr>
          <w:lang w:val="en-GB"/>
        </w:rPr>
        <w:t xml:space="preserve">liel </w:t>
      </w:r>
      <w:r w:rsidRPr="008F792C">
        <w:t>(</w:t>
      </w:r>
      <w:r>
        <w:t>9</w:t>
      </w:r>
      <w:r w:rsidRPr="008F792C">
        <w:t xml:space="preserve">)’s son </w:t>
      </w:r>
      <w:r w:rsidRPr="008F792C">
        <w:rPr>
          <w:b/>
          <w:bCs/>
          <w:lang w:val="en-GB"/>
        </w:rPr>
        <w:t>F:</w:t>
      </w:r>
      <w:r w:rsidRPr="008F792C">
        <w:t xml:space="preserve"> </w:t>
      </w:r>
      <w:r w:rsidRPr="003A2C04">
        <w:t>Epitaphs</w:t>
      </w:r>
      <w:r w:rsidRPr="008F792C">
        <w:t>, Beth She‘arim,</w:t>
      </w:r>
      <w:r w:rsidRPr="008F792C">
        <w:rPr>
          <w:i/>
          <w:iCs/>
        </w:rPr>
        <w:t xml:space="preserve"> </w:t>
      </w:r>
      <w:r w:rsidRPr="008F792C">
        <w:t xml:space="preserve">catacomb 20 </w:t>
      </w:r>
      <w:r w:rsidRPr="008F792C">
        <w:rPr>
          <w:b/>
          <w:bCs/>
        </w:rPr>
        <w:t>S:</w:t>
      </w:r>
      <w:r w:rsidRPr="008F792C">
        <w:t xml:space="preserve"> 1. </w:t>
      </w:r>
      <w:r w:rsidRPr="008F792C">
        <w:rPr>
          <w:i/>
          <w:iCs/>
        </w:rPr>
        <w:t xml:space="preserve">BS </w:t>
      </w:r>
      <w:r w:rsidRPr="008F792C">
        <w:t>3:</w:t>
      </w:r>
      <w:r>
        <w:t>1</w:t>
      </w:r>
      <w:r w:rsidR="003A2C04">
        <w:t>5</w:t>
      </w:r>
      <w:r w:rsidRPr="008F792C">
        <w:t xml:space="preserve">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104"/>
      </w:r>
    </w:p>
    <w:p w14:paraId="1E566664" w14:textId="77777777" w:rsidR="00BD0433" w:rsidRPr="008F792C" w:rsidRDefault="00BD0433" w:rsidP="00516320">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05"/>
      </w:r>
      <w:r w:rsidRPr="008F792C">
        <w:rPr>
          <w:b/>
          <w:bCs/>
        </w:rPr>
        <w:t xml:space="preserve"> Ds:</w:t>
      </w:r>
      <w:r w:rsidRPr="008F792C">
        <w:t xml:space="preserve"> Meyasha (</w:t>
      </w:r>
      <w:r>
        <w:t>5</w:t>
      </w:r>
      <w:r w:rsidRPr="008F792C">
        <w:t xml:space="preserve">)’s son </w:t>
      </w:r>
      <w:r w:rsidRPr="008F792C">
        <w:rPr>
          <w:b/>
          <w:bCs/>
        </w:rPr>
        <w:t>F:</w:t>
      </w:r>
      <w:r w:rsidRPr="008F792C">
        <w:t xml:space="preserve"> Epitaph, Beth She‘arim,</w:t>
      </w:r>
      <w:r w:rsidRPr="008F792C">
        <w:rPr>
          <w:i/>
          <w:iCs/>
        </w:rPr>
        <w:t xml:space="preserve"> </w:t>
      </w:r>
      <w:r w:rsidRPr="008F792C">
        <w:t xml:space="preserve">catacomb 20 </w:t>
      </w:r>
      <w:r w:rsidRPr="008F792C">
        <w:rPr>
          <w:b/>
          <w:bCs/>
        </w:rPr>
        <w:t>S:</w:t>
      </w:r>
      <w:r w:rsidRPr="008F792C">
        <w:t xml:space="preserve"> </w:t>
      </w:r>
      <w:r w:rsidRPr="008F792C">
        <w:rPr>
          <w:i/>
          <w:iCs/>
        </w:rPr>
        <w:t xml:space="preserve">BS </w:t>
      </w:r>
      <w:r w:rsidRPr="008F792C">
        <w:t xml:space="preserve">3:22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106"/>
      </w:r>
    </w:p>
    <w:p w14:paraId="73A2DF25" w14:textId="77777777" w:rsidR="00BD0433" w:rsidRPr="008F792C" w:rsidRDefault="00BD0433" w:rsidP="00516320">
      <w:pPr>
        <w:numPr>
          <w:ilvl w:val="0"/>
          <w:numId w:val="49"/>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Beth She‘arim,</w:t>
      </w:r>
      <w:r w:rsidRPr="008F792C">
        <w:rPr>
          <w:i/>
          <w:iCs/>
        </w:rPr>
        <w:t xml:space="preserve"> </w:t>
      </w:r>
      <w:r w:rsidRPr="008F792C">
        <w:t xml:space="preserve">catacomb 20 </w:t>
      </w:r>
      <w:r w:rsidRPr="008F792C">
        <w:rPr>
          <w:b/>
          <w:bCs/>
        </w:rPr>
        <w:t>S:</w:t>
      </w:r>
      <w:r w:rsidRPr="008F792C">
        <w:t xml:space="preserve"> </w:t>
      </w:r>
      <w:r w:rsidRPr="008F792C">
        <w:rPr>
          <w:i/>
          <w:iCs/>
        </w:rPr>
        <w:t xml:space="preserve">BS </w:t>
      </w:r>
      <w:r w:rsidRPr="008F792C">
        <w:t xml:space="preserve">3:27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107"/>
      </w:r>
    </w:p>
    <w:p w14:paraId="4A577FF5" w14:textId="77777777" w:rsidR="00BD0433" w:rsidRPr="008F792C" w:rsidRDefault="00BD0433" w:rsidP="00876C71">
      <w:pPr>
        <w:numPr>
          <w:ilvl w:val="0"/>
          <w:numId w:val="49"/>
        </w:numPr>
        <w:bidi w:val="0"/>
      </w:pPr>
      <w:r w:rsidRPr="008F792C">
        <w:rPr>
          <w:b/>
          <w:bCs/>
        </w:rPr>
        <w:t xml:space="preserve">O: </w:t>
      </w:r>
      <w:r w:rsidRPr="008F792C">
        <w:rPr>
          <w:rFonts w:cs="Times New Roman"/>
          <w:rtl/>
        </w:rPr>
        <w:t>יודה</w:t>
      </w:r>
      <w:r w:rsidRPr="008F792C">
        <w:rPr>
          <w:rStyle w:val="FootnoteReference"/>
        </w:rPr>
        <w:footnoteReference w:id="1108"/>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Synagogue inscription, Dabb</w:t>
      </w:r>
      <w:r w:rsidRPr="008F792C">
        <w:rPr>
          <w:rFonts w:cs="Times New Roman"/>
        </w:rPr>
        <w:t>û</w:t>
      </w:r>
      <w:r w:rsidRPr="008F792C">
        <w:t>ra,</w:t>
      </w:r>
      <w:r w:rsidRPr="008F792C">
        <w:rPr>
          <w:rStyle w:val="FootnoteReference"/>
        </w:rPr>
        <w:footnoteReference w:id="1109"/>
      </w:r>
      <w:r w:rsidRPr="008F792C">
        <w:t xml:space="preserve"> Urman </w:t>
      </w:r>
      <w:r w:rsidRPr="008F792C">
        <w:rPr>
          <w:b/>
          <w:bCs/>
        </w:rPr>
        <w:t>S:</w:t>
      </w:r>
      <w:r w:rsidRPr="008F792C">
        <w:t xml:space="preserve"> Naveh, </w:t>
      </w:r>
      <w:r w:rsidRPr="008F792C">
        <w:rPr>
          <w:i/>
          <w:iCs/>
        </w:rPr>
        <w:t>OSM</w:t>
      </w:r>
      <w:r w:rsidRPr="008F792C">
        <w:t xml:space="preserve">, no. 8 </w:t>
      </w:r>
      <w:r w:rsidRPr="008F792C">
        <w:rPr>
          <w:b/>
          <w:bCs/>
        </w:rPr>
        <w:t xml:space="preserve">E: </w:t>
      </w:r>
      <w:r w:rsidRPr="008F792C">
        <w:rPr>
          <w:rFonts w:cs="Times New Roman"/>
          <w:lang w:val="en-GB"/>
        </w:rPr>
        <w:t>–</w:t>
      </w:r>
      <w:r w:rsidRPr="008F792C">
        <w:rPr>
          <w:b/>
          <w:bCs/>
        </w:rPr>
        <w:t xml:space="preserve"> D: </w:t>
      </w:r>
      <w:r w:rsidRPr="00B725E1">
        <w:rPr>
          <w:rFonts w:cs="Times New Roman"/>
          <w:lang w:val="it-IT"/>
        </w:rPr>
        <w:t>–</w:t>
      </w:r>
      <w:r w:rsidR="00876C71" w:rsidRPr="005F539E">
        <w:rPr>
          <w:rStyle w:val="FootnoteReference"/>
          <w:rFonts w:cs="Times New Roman"/>
        </w:rPr>
        <w:footnoteReference w:id="1110"/>
      </w:r>
    </w:p>
    <w:p w14:paraId="19D4BB0A" w14:textId="77777777" w:rsidR="00BD0433" w:rsidRPr="008F792C" w:rsidRDefault="00BD0433" w:rsidP="00815F05">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11"/>
      </w:r>
      <w:r w:rsidRPr="008F792C">
        <w:rPr>
          <w:b/>
          <w:bCs/>
        </w:rPr>
        <w:t xml:space="preserve"> Ds:</w:t>
      </w:r>
      <w:r w:rsidRPr="008F792C">
        <w:t xml:space="preserve"> Lollianus </w:t>
      </w:r>
      <w:r w:rsidRPr="008F792C">
        <w:rPr>
          <w:lang w:val="en-GB"/>
        </w:rPr>
        <w:t>(</w:t>
      </w:r>
      <w:r>
        <w:rPr>
          <w:lang w:val="en-GB"/>
        </w:rPr>
        <w:t>8</w:t>
      </w:r>
      <w:r w:rsidRPr="008F792C">
        <w:rPr>
          <w:lang w:val="en-GB"/>
        </w:rPr>
        <w:t>)’s father</w:t>
      </w:r>
      <w:r w:rsidRPr="008F792C">
        <w:t xml:space="preserve"> </w:t>
      </w:r>
      <w:r w:rsidRPr="008F792C">
        <w:rPr>
          <w:b/>
          <w:bCs/>
        </w:rPr>
        <w:t>F:</w:t>
      </w:r>
      <w:r w:rsidRPr="008F792C">
        <w:t xml:space="preserve"> Synagogue inscription, Kfar Nevoraya,</w:t>
      </w:r>
      <w:r w:rsidRPr="008F792C">
        <w:rPr>
          <w:rStyle w:val="FootnoteReference"/>
        </w:rPr>
        <w:footnoteReference w:id="1112"/>
      </w:r>
      <w:r w:rsidRPr="008F792C">
        <w:t xml:space="preserve"> Renan </w:t>
      </w:r>
      <w:r w:rsidRPr="008F792C">
        <w:rPr>
          <w:b/>
          <w:bCs/>
        </w:rPr>
        <w:t>S:</w:t>
      </w:r>
      <w:r w:rsidRPr="008F792C">
        <w:t xml:space="preserve"> Naveh, </w:t>
      </w:r>
      <w:r w:rsidRPr="008F792C">
        <w:rPr>
          <w:i/>
          <w:iCs/>
        </w:rPr>
        <w:t>OSM</w:t>
      </w:r>
      <w:r w:rsidRPr="008F792C">
        <w:t>, no. 13</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w:t>
      </w:r>
      <w:r w:rsidRPr="009B6A6C">
        <w:t>564</w:t>
      </w:r>
      <w:r>
        <w:rPr>
          <w:rStyle w:val="FootnoteReference"/>
        </w:rPr>
        <w:footnoteReference w:id="1113"/>
      </w:r>
    </w:p>
    <w:p w14:paraId="11182ABA" w14:textId="77777777" w:rsidR="00BD0433" w:rsidRPr="008F792C" w:rsidRDefault="00BD0433" w:rsidP="00876C71">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14"/>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Synagogue inscription, </w:t>
      </w:r>
      <w:r w:rsidRPr="009B437D">
        <w:t>Naveh</w:t>
      </w:r>
      <w:r>
        <w:rPr>
          <w:rStyle w:val="FootnoteReference"/>
        </w:rPr>
        <w:footnoteReference w:id="1115"/>
      </w:r>
      <w:r w:rsidRPr="008F792C">
        <w:t xml:space="preserve"> (Samuel Bar Simson, 1210) </w:t>
      </w:r>
      <w:r w:rsidRPr="008F792C">
        <w:rPr>
          <w:b/>
          <w:bCs/>
        </w:rPr>
        <w:t>S:</w:t>
      </w:r>
      <w:r w:rsidRPr="008F792C">
        <w:t xml:space="preserve"> Naveh, </w:t>
      </w:r>
      <w:r w:rsidRPr="008F792C">
        <w:rPr>
          <w:i/>
          <w:iCs/>
        </w:rPr>
        <w:t>OSM</w:t>
      </w:r>
      <w:r w:rsidRPr="008F792C">
        <w:t xml:space="preserve">, no. 36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116"/>
      </w:r>
    </w:p>
    <w:p w14:paraId="672BEEF8" w14:textId="77777777" w:rsidR="00BD0433" w:rsidRPr="008F792C" w:rsidRDefault="00BD0433" w:rsidP="00876C71">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17"/>
      </w:r>
      <w:r w:rsidRPr="008F792C">
        <w:t xml:space="preserve"> </w:t>
      </w:r>
      <w:r w:rsidRPr="008F792C">
        <w:rPr>
          <w:b/>
          <w:bCs/>
        </w:rPr>
        <w:t>Ds:</w:t>
      </w:r>
      <w:r w:rsidRPr="008F792C">
        <w:t xml:space="preserve"> </w:t>
      </w:r>
      <w:r w:rsidRPr="00B23E8C">
        <w:t>S</w:t>
      </w:r>
      <w:r w:rsidR="00B23E8C" w:rsidRPr="00B23E8C">
        <w:rPr>
          <w:rFonts w:cs="Times New Roman"/>
        </w:rPr>
        <w:t>̣</w:t>
      </w:r>
      <w:r w:rsidRPr="00B23E8C">
        <w:t>er</w:t>
      </w:r>
      <w:r w:rsidR="00B23E8C" w:rsidRPr="00B23E8C">
        <w:t>e</w:t>
      </w:r>
      <w:r w:rsidRPr="00B23E8C">
        <w:t>da</w:t>
      </w:r>
      <w:r w:rsidRPr="008F792C">
        <w:t xml:space="preserve"> (</w:t>
      </w:r>
      <w:r>
        <w:t>2</w:t>
      </w:r>
      <w:r w:rsidRPr="008F792C">
        <w:t>)’s son</w:t>
      </w:r>
      <w:r w:rsidRPr="008F792C">
        <w:rPr>
          <w:b/>
          <w:bCs/>
        </w:rPr>
        <w:t xml:space="preserve"> F:</w:t>
      </w:r>
      <w:r w:rsidRPr="008F792C">
        <w:t xml:space="preserve"> Synagogue inscription, </w:t>
      </w:r>
      <w:r w:rsidRPr="009B6A6C">
        <w:t>Khirbet Yitzhakiah</w:t>
      </w:r>
      <w:r w:rsidRPr="008F792C">
        <w:t>,</w:t>
      </w:r>
      <w:r>
        <w:rPr>
          <w:rStyle w:val="FootnoteReference"/>
        </w:rPr>
        <w:footnoteReference w:id="1118"/>
      </w:r>
      <w:r w:rsidRPr="008F792C">
        <w:t xml:space="preserve"> Avigad </w:t>
      </w:r>
      <w:r w:rsidRPr="008F792C">
        <w:rPr>
          <w:b/>
          <w:bCs/>
        </w:rPr>
        <w:t>S:</w:t>
      </w:r>
      <w:r w:rsidRPr="008F792C">
        <w:t xml:space="preserve"> Naveh, </w:t>
      </w:r>
      <w:r w:rsidRPr="008F792C">
        <w:rPr>
          <w:i/>
          <w:iCs/>
        </w:rPr>
        <w:t>OSM</w:t>
      </w:r>
      <w:r w:rsidRPr="008F792C">
        <w:t xml:space="preserve">, no. 40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119"/>
      </w:r>
    </w:p>
    <w:p w14:paraId="1B7B9249" w14:textId="77777777" w:rsidR="00BD0433" w:rsidRPr="008F792C" w:rsidRDefault="00BD0433" w:rsidP="0018624D">
      <w:pPr>
        <w:numPr>
          <w:ilvl w:val="0"/>
          <w:numId w:val="49"/>
        </w:numPr>
        <w:bidi w:val="0"/>
      </w:pPr>
      <w:r w:rsidRPr="008F792C">
        <w:rPr>
          <w:b/>
          <w:bCs/>
          <w:lang w:val="fr-FR"/>
        </w:rPr>
        <w:t xml:space="preserve">O: </w:t>
      </w:r>
      <w:r w:rsidRPr="008F792C">
        <w:rPr>
          <w:rFonts w:cs="Times New Roman"/>
          <w:lang w:val="en-GB"/>
        </w:rPr>
        <w:t>–</w:t>
      </w:r>
      <w:r w:rsidRPr="008F792C">
        <w:rPr>
          <w:b/>
          <w:bCs/>
          <w:lang w:val="fr-FR"/>
        </w:rPr>
        <w:t xml:space="preserve"> Ds:</w:t>
      </w:r>
      <w:r w:rsidRPr="008F792C">
        <w:rPr>
          <w:lang w:val="fr-FR"/>
        </w:rPr>
        <w:t xml:space="preserve"> </w:t>
      </w:r>
      <w:r w:rsidRPr="008F792C">
        <w:rPr>
          <w:rFonts w:cs="Times New Roman"/>
          <w:lang w:val="en-GB"/>
        </w:rPr>
        <w:t>–</w:t>
      </w:r>
      <w:r w:rsidRPr="008F792C">
        <w:rPr>
          <w:lang w:val="fr-FR"/>
        </w:rPr>
        <w:t xml:space="preserve"> </w:t>
      </w:r>
      <w:r w:rsidRPr="008F792C">
        <w:rPr>
          <w:b/>
          <w:bCs/>
          <w:lang w:val="fr-FR"/>
        </w:rPr>
        <w:t>F:</w:t>
      </w:r>
      <w:r w:rsidRPr="008F792C">
        <w:rPr>
          <w:lang w:val="fr-FR"/>
        </w:rPr>
        <w:t xml:space="preserve"> Synagogue inscription, </w:t>
      </w:r>
      <w:r w:rsidRPr="009B6A6C">
        <w:rPr>
          <w:lang w:val="fr-FR"/>
        </w:rPr>
        <w:t>Ma‘on</w:t>
      </w:r>
      <w:r w:rsidRPr="008F792C">
        <w:rPr>
          <w:lang w:val="fr-FR"/>
        </w:rPr>
        <w:t>,</w:t>
      </w:r>
      <w:r>
        <w:rPr>
          <w:rStyle w:val="FootnoteReference"/>
          <w:lang w:val="fr-FR"/>
        </w:rPr>
        <w:footnoteReference w:id="1120"/>
      </w:r>
      <w:r w:rsidRPr="008F792C">
        <w:rPr>
          <w:lang w:val="fr-FR"/>
        </w:rPr>
        <w:t xml:space="preserve"> </w:t>
      </w:r>
      <w:r w:rsidRPr="008F792C">
        <w:t>Yeivin</w:t>
      </w:r>
      <w:r w:rsidRPr="008F792C">
        <w:rPr>
          <w:rtl/>
        </w:rPr>
        <w:t xml:space="preserve"> </w:t>
      </w:r>
      <w:r w:rsidRPr="008F792C">
        <w:rPr>
          <w:b/>
          <w:bCs/>
        </w:rPr>
        <w:t>S:</w:t>
      </w:r>
      <w:r w:rsidRPr="008F792C">
        <w:t xml:space="preserve"> Naveh, </w:t>
      </w:r>
      <w:r w:rsidRPr="008F792C">
        <w:rPr>
          <w:i/>
          <w:iCs/>
        </w:rPr>
        <w:t>OSM</w:t>
      </w:r>
      <w:r w:rsidRPr="008F792C">
        <w:t xml:space="preserve">, no. 57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Pr="005F539E">
        <w:rPr>
          <w:rStyle w:val="FootnoteReference"/>
          <w:rFonts w:cs="Times New Roman"/>
        </w:rPr>
        <w:footnoteReference w:id="1121"/>
      </w:r>
    </w:p>
    <w:p w14:paraId="6EA7CD76" w14:textId="77777777" w:rsidR="00BD0433" w:rsidRPr="008F792C" w:rsidRDefault="00BD0433" w:rsidP="00320B9E">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22"/>
      </w:r>
      <w:r w:rsidRPr="008F792C">
        <w:t xml:space="preserve"> </w:t>
      </w:r>
      <w:r w:rsidRPr="008F792C">
        <w:rPr>
          <w:b/>
          <w:bCs/>
        </w:rPr>
        <w:t xml:space="preserve">Ds: </w:t>
      </w:r>
      <w:r w:rsidRPr="008F792C">
        <w:rPr>
          <w:rFonts w:cs="Times New Roman"/>
          <w:lang w:val="en-GB"/>
        </w:rPr>
        <w:t>–</w:t>
      </w:r>
      <w:r w:rsidRPr="008F792C">
        <w:t xml:space="preserve"> </w:t>
      </w:r>
      <w:r w:rsidRPr="008F792C">
        <w:rPr>
          <w:b/>
          <w:bCs/>
        </w:rPr>
        <w:t>F:</w:t>
      </w:r>
      <w:r w:rsidRPr="008F792C">
        <w:t xml:space="preserve"> </w:t>
      </w:r>
      <w:r w:rsidRPr="008F792C">
        <w:rPr>
          <w:lang w:val="fr-FR"/>
        </w:rPr>
        <w:t xml:space="preserve">Synagogue inscription, </w:t>
      </w:r>
      <w:r w:rsidRPr="008F792C">
        <w:t>Susya,</w:t>
      </w:r>
      <w:r w:rsidRPr="008F792C">
        <w:rPr>
          <w:rStyle w:val="FootnoteReference"/>
          <w:lang w:val="fr-FR"/>
        </w:rPr>
        <w:footnoteReference w:id="1123"/>
      </w:r>
      <w:r w:rsidRPr="008F792C">
        <w:rPr>
          <w:lang w:val="fr-FR"/>
        </w:rPr>
        <w:t xml:space="preserve"> </w:t>
      </w:r>
      <w:r w:rsidRPr="009B6A6C">
        <w:rPr>
          <w:lang w:val="fr-FR"/>
        </w:rPr>
        <w:t>Guttman</w:t>
      </w:r>
      <w:r w:rsidRPr="008F792C">
        <w:rPr>
          <w:lang w:val="fr-FR"/>
        </w:rPr>
        <w:t xml:space="preserve"> </w:t>
      </w:r>
      <w:r w:rsidRPr="008F792C">
        <w:rPr>
          <w:b/>
          <w:bCs/>
        </w:rPr>
        <w:t>S:</w:t>
      </w:r>
      <w:r w:rsidRPr="008F792C">
        <w:t xml:space="preserve"> Naveh, </w:t>
      </w:r>
      <w:r w:rsidRPr="008F792C">
        <w:rPr>
          <w:i/>
          <w:iCs/>
        </w:rPr>
        <w:t>OSM</w:t>
      </w:r>
      <w:r w:rsidRPr="008F792C">
        <w:t xml:space="preserve">, no. 79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124"/>
      </w:r>
    </w:p>
    <w:p w14:paraId="36822AFE" w14:textId="77777777" w:rsidR="00BD0433" w:rsidRPr="008F792C" w:rsidRDefault="00BD0433" w:rsidP="00AF217E">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25"/>
      </w:r>
      <w:r w:rsidRPr="008F792C">
        <w:t xml:space="preserve"> </w:t>
      </w:r>
      <w:r w:rsidRPr="008F792C">
        <w:rPr>
          <w:b/>
          <w:bCs/>
        </w:rPr>
        <w:t xml:space="preserve">Ds: </w:t>
      </w:r>
      <w:r w:rsidRPr="008F792C">
        <w:t>Simon (</w:t>
      </w:r>
      <w:r>
        <w:t>6</w:t>
      </w:r>
      <w:r w:rsidR="004B7DBB">
        <w:t>0</w:t>
      </w:r>
      <w:r w:rsidRPr="008F792C">
        <w:t>)’s son, levite</w:t>
      </w:r>
      <w:r w:rsidRPr="008F792C">
        <w:rPr>
          <w:rStyle w:val="FootnoteReference"/>
        </w:rPr>
        <w:footnoteReference w:id="1126"/>
      </w:r>
      <w:r w:rsidRPr="008F792C">
        <w:t xml:space="preserve"> </w:t>
      </w:r>
      <w:r w:rsidRPr="008F792C">
        <w:rPr>
          <w:b/>
          <w:bCs/>
        </w:rPr>
        <w:t>F:</w:t>
      </w:r>
      <w:r w:rsidRPr="008F792C">
        <w:t xml:space="preserve"> Synagogue inscription, Susya,</w:t>
      </w:r>
      <w:r w:rsidRPr="008F792C">
        <w:rPr>
          <w:rStyle w:val="FootnoteReference"/>
          <w:lang w:val="fr-FR"/>
        </w:rPr>
        <w:footnoteReference w:id="1127"/>
      </w:r>
      <w:r w:rsidRPr="008F792C">
        <w:t xml:space="preserve"> </w:t>
      </w:r>
      <w:r w:rsidRPr="009B6A6C">
        <w:t>Guttman</w:t>
      </w:r>
      <w:r w:rsidRPr="008F792C">
        <w:t xml:space="preserve"> </w:t>
      </w:r>
      <w:r w:rsidRPr="008F792C">
        <w:rPr>
          <w:b/>
          <w:bCs/>
        </w:rPr>
        <w:t>S:</w:t>
      </w:r>
      <w:r w:rsidRPr="008F792C">
        <w:t xml:space="preserve"> Naveh, </w:t>
      </w:r>
      <w:r w:rsidRPr="008F792C">
        <w:rPr>
          <w:i/>
          <w:iCs/>
        </w:rPr>
        <w:t>OSM</w:t>
      </w:r>
      <w:r w:rsidRPr="008F792C">
        <w:t xml:space="preserve">, no. 80, 82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128"/>
      </w:r>
    </w:p>
    <w:p w14:paraId="3AB82751" w14:textId="77777777" w:rsidR="00BD0433" w:rsidRPr="009B6A6C" w:rsidRDefault="00BD0433" w:rsidP="00876C71">
      <w:pPr>
        <w:numPr>
          <w:ilvl w:val="0"/>
          <w:numId w:val="49"/>
        </w:numPr>
        <w:bidi w:val="0"/>
      </w:pPr>
      <w:r w:rsidRPr="009B6A6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tl/>
        </w:rPr>
        <w:footnoteReference w:id="1129"/>
      </w:r>
      <w:r w:rsidRPr="009B6A6C">
        <w:rPr>
          <w:b/>
          <w:bCs/>
        </w:rPr>
        <w:t xml:space="preserve"> Ds:</w:t>
      </w:r>
      <w:r w:rsidRPr="009B6A6C">
        <w:t xml:space="preserve"> </w:t>
      </w:r>
      <w:r w:rsidRPr="009B6A6C">
        <w:rPr>
          <w:rFonts w:cs="Times New Roman"/>
        </w:rPr>
        <w:t>–</w:t>
      </w:r>
      <w:r w:rsidRPr="009B6A6C">
        <w:t xml:space="preserve"> </w:t>
      </w:r>
      <w:r w:rsidRPr="009B6A6C">
        <w:rPr>
          <w:b/>
          <w:bCs/>
        </w:rPr>
        <w:t>F:</w:t>
      </w:r>
      <w:r w:rsidRPr="009B6A6C">
        <w:t xml:space="preserve"> Epitaph, Tabgha,</w:t>
      </w:r>
      <w:r w:rsidRPr="008F792C">
        <w:rPr>
          <w:rStyle w:val="FootnoteReference"/>
          <w:lang w:val="de-DE"/>
        </w:rPr>
        <w:footnoteReference w:id="1130"/>
      </w:r>
      <w:r w:rsidRPr="009B6A6C">
        <w:t xml:space="preserve"> Schneider </w:t>
      </w:r>
      <w:r w:rsidRPr="009B6A6C">
        <w:rPr>
          <w:b/>
          <w:bCs/>
        </w:rPr>
        <w:t>S:</w:t>
      </w:r>
      <w:r w:rsidRPr="009B6A6C">
        <w:t xml:space="preserve"> Klein, </w:t>
      </w:r>
      <w:r w:rsidRPr="009B6A6C">
        <w:rPr>
          <w:i/>
          <w:iCs/>
        </w:rPr>
        <w:t>Yeshuv</w:t>
      </w:r>
      <w:r w:rsidRPr="009B6A6C">
        <w:t xml:space="preserve">, 39 </w:t>
      </w:r>
      <w:r w:rsidRPr="009B6A6C">
        <w:rPr>
          <w:b/>
          <w:bCs/>
        </w:rPr>
        <w:t>E:</w:t>
      </w:r>
      <w:r>
        <w:rPr>
          <w:b/>
          <w:bCs/>
        </w:rPr>
        <w:t xml:space="preserve"> </w:t>
      </w:r>
      <w:r w:rsidRPr="009B6A6C">
        <w:rPr>
          <w:rFonts w:cs="Times New Roman"/>
        </w:rPr>
        <w:t>–</w:t>
      </w:r>
      <w:r w:rsidRPr="009B6A6C">
        <w:rPr>
          <w:b/>
          <w:bCs/>
        </w:rPr>
        <w:t xml:space="preserve"> D: </w:t>
      </w:r>
      <w:r w:rsidRPr="00BB0FB1">
        <w:rPr>
          <w:rFonts w:cs="Times New Roman"/>
          <w:lang w:val="it-IT"/>
        </w:rPr>
        <w:t>–</w:t>
      </w:r>
      <w:r w:rsidR="00876C71" w:rsidRPr="005F539E">
        <w:rPr>
          <w:rStyle w:val="FootnoteReference"/>
          <w:rFonts w:cs="Times New Roman"/>
        </w:rPr>
        <w:footnoteReference w:id="1131"/>
      </w:r>
    </w:p>
    <w:p w14:paraId="45C92E7C" w14:textId="77777777" w:rsidR="00BD0433" w:rsidRPr="008F792C" w:rsidRDefault="00BD0433" w:rsidP="00876C71">
      <w:pPr>
        <w:numPr>
          <w:ilvl w:val="0"/>
          <w:numId w:val="49"/>
        </w:numPr>
        <w:bidi w:val="0"/>
        <w:rPr>
          <w:lang w:val="de-DE"/>
        </w:rPr>
      </w:pPr>
      <w:r w:rsidRPr="008F792C">
        <w:rPr>
          <w:b/>
          <w:bCs/>
          <w:lang w:val="de-DE"/>
        </w:rPr>
        <w:t xml:space="preserve">O: </w:t>
      </w:r>
      <w:r w:rsidRPr="008F792C">
        <w:rPr>
          <w:lang w:val="de-DE"/>
        </w:rPr>
        <w:t>[</w:t>
      </w:r>
      <w:r w:rsidRPr="008F792C">
        <w:rPr>
          <w:rFonts w:ascii="Graeca" w:hAnsi="Graeca" w:cs="Graeca"/>
        </w:rPr>
        <w:t></w:t>
      </w:r>
      <w:r w:rsidRPr="008F792C">
        <w:rPr>
          <w:lang w:val="de-DE"/>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132"/>
      </w:r>
      <w:r w:rsidRPr="008F792C">
        <w:rPr>
          <w:b/>
          <w:bCs/>
          <w:lang w:val="de-DE"/>
        </w:rPr>
        <w:t xml:space="preserve"> Ds:</w:t>
      </w:r>
      <w:r w:rsidRPr="008F792C">
        <w:rPr>
          <w:lang w:val="de-DE"/>
        </w:rPr>
        <w:t xml:space="preserve"> Masimaius (</w:t>
      </w:r>
      <w:r>
        <w:rPr>
          <w:lang w:val="de-DE"/>
        </w:rPr>
        <w:t>1</w:t>
      </w:r>
      <w:r w:rsidRPr="008F792C">
        <w:rPr>
          <w:lang w:val="de-DE"/>
        </w:rPr>
        <w:t xml:space="preserve">)’s son </w:t>
      </w:r>
      <w:r w:rsidRPr="008F792C">
        <w:rPr>
          <w:b/>
          <w:bCs/>
          <w:lang w:val="de-DE"/>
        </w:rPr>
        <w:t>F:</w:t>
      </w:r>
      <w:r w:rsidRPr="008F792C">
        <w:rPr>
          <w:lang w:val="de-DE"/>
        </w:rPr>
        <w:t xml:space="preserve"> Epitaph, Tabgha,</w:t>
      </w:r>
      <w:r w:rsidRPr="008F792C">
        <w:rPr>
          <w:rStyle w:val="FootnoteReference"/>
          <w:lang w:val="de-DE"/>
        </w:rPr>
        <w:footnoteReference w:id="1133"/>
      </w:r>
      <w:r w:rsidRPr="008F792C">
        <w:rPr>
          <w:lang w:val="de-DE"/>
        </w:rPr>
        <w:t xml:space="preserve"> Schneider </w:t>
      </w:r>
      <w:r w:rsidRPr="008F792C">
        <w:rPr>
          <w:b/>
          <w:bCs/>
          <w:lang w:val="de-DE"/>
        </w:rPr>
        <w:t>S:</w:t>
      </w:r>
      <w:r w:rsidRPr="008F792C">
        <w:rPr>
          <w:lang w:val="de-DE"/>
        </w:rPr>
        <w:t xml:space="preserve"> Klein, </w:t>
      </w:r>
      <w:r w:rsidRPr="008F792C">
        <w:rPr>
          <w:i/>
          <w:iCs/>
          <w:lang w:val="de-DE"/>
        </w:rPr>
        <w:t>Yeshuv</w:t>
      </w:r>
      <w:r w:rsidRPr="008F792C">
        <w:rPr>
          <w:lang w:val="de-DE"/>
        </w:rPr>
        <w:t xml:space="preserve">, 39 </w:t>
      </w:r>
      <w:r w:rsidRPr="008F792C">
        <w:rPr>
          <w:b/>
          <w:bCs/>
          <w:lang w:val="de-DE"/>
        </w:rPr>
        <w:t xml:space="preserve">E: </w:t>
      </w:r>
      <w:r w:rsidRPr="009B6A6C">
        <w:rPr>
          <w:rFonts w:cs="Times New Roman"/>
        </w:rPr>
        <w:t>–</w:t>
      </w:r>
      <w:r w:rsidRPr="008F792C">
        <w:rPr>
          <w:b/>
          <w:bCs/>
          <w:lang w:val="de-DE"/>
        </w:rPr>
        <w:t xml:space="preserve"> D:</w:t>
      </w:r>
      <w:r w:rsidRPr="0018624D">
        <w:rPr>
          <w:rFonts w:cs="Times New Roman"/>
          <w:b/>
          <w:bCs/>
          <w:lang w:val="it-IT"/>
        </w:rPr>
        <w:t xml:space="preserve"> </w:t>
      </w:r>
      <w:r w:rsidRPr="00BB0FB1">
        <w:rPr>
          <w:rFonts w:cs="Times New Roman"/>
          <w:lang w:val="it-IT"/>
        </w:rPr>
        <w:t>–</w:t>
      </w:r>
      <w:r w:rsidR="00876C71" w:rsidRPr="005F539E">
        <w:rPr>
          <w:rStyle w:val="FootnoteReference"/>
          <w:rFonts w:cs="Times New Roman"/>
        </w:rPr>
        <w:footnoteReference w:id="1134"/>
      </w:r>
    </w:p>
    <w:p w14:paraId="52091FA4" w14:textId="77777777" w:rsidR="00BD0433" w:rsidRPr="008F792C" w:rsidRDefault="00BD0433" w:rsidP="00815F05">
      <w:pPr>
        <w:numPr>
          <w:ilvl w:val="0"/>
          <w:numId w:val="49"/>
        </w:numPr>
        <w:bidi w:val="0"/>
        <w:rPr>
          <w:lang w:val="de-DE"/>
        </w:rPr>
      </w:pPr>
      <w:r w:rsidRPr="008F792C">
        <w:rPr>
          <w:b/>
          <w:bCs/>
          <w:lang w:val="de-DE"/>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135"/>
      </w:r>
      <w:r w:rsidRPr="008F792C">
        <w:rPr>
          <w:b/>
          <w:bCs/>
          <w:lang w:val="de-DE"/>
        </w:rPr>
        <w:t xml:space="preserve"> Ds:</w:t>
      </w:r>
      <w:r w:rsidRPr="008F792C">
        <w:rPr>
          <w:lang w:val="de-DE"/>
        </w:rPr>
        <w:t xml:space="preserve"> Elder</w:t>
      </w:r>
      <w:r w:rsidRPr="008F792C">
        <w:rPr>
          <w:rStyle w:val="FootnoteReference"/>
        </w:rPr>
        <w:footnoteReference w:id="1136"/>
      </w:r>
      <w:r w:rsidRPr="008F792C">
        <w:rPr>
          <w:lang w:val="de-DE"/>
        </w:rPr>
        <w:t xml:space="preserve"> </w:t>
      </w:r>
      <w:r w:rsidRPr="008F792C">
        <w:rPr>
          <w:b/>
          <w:bCs/>
          <w:lang w:val="de-DE"/>
        </w:rPr>
        <w:t>F:</w:t>
      </w:r>
      <w:r w:rsidRPr="008F792C">
        <w:rPr>
          <w:lang w:val="de-DE"/>
        </w:rPr>
        <w:t xml:space="preserve"> Epitaph, Binyamina</w:t>
      </w:r>
      <w:r w:rsidRPr="008F792C">
        <w:rPr>
          <w:rStyle w:val="FootnoteReference"/>
          <w:lang w:val="de-DE"/>
        </w:rPr>
        <w:footnoteReference w:id="1137"/>
      </w:r>
      <w:r w:rsidRPr="008F792C">
        <w:rPr>
          <w:lang w:val="de-DE"/>
        </w:rPr>
        <w:t xml:space="preserve"> </w:t>
      </w:r>
      <w:r w:rsidRPr="008F792C">
        <w:rPr>
          <w:b/>
          <w:bCs/>
          <w:lang w:val="de-DE"/>
        </w:rPr>
        <w:t>S:</w:t>
      </w:r>
      <w:r w:rsidRPr="008F792C">
        <w:rPr>
          <w:lang w:val="de-DE"/>
        </w:rPr>
        <w:t xml:space="preserve"> Lehmann &amp; </w:t>
      </w:r>
      <w:r w:rsidRPr="00973E0F">
        <w:rPr>
          <w:lang w:val="de-DE"/>
        </w:rPr>
        <w:t>Holum,</w:t>
      </w:r>
      <w:r w:rsidRPr="008F792C">
        <w:rPr>
          <w:i/>
          <w:iCs/>
          <w:lang w:val="de-DE"/>
        </w:rPr>
        <w:t xml:space="preserve"> CMER</w:t>
      </w:r>
      <w:r w:rsidRPr="008F792C">
        <w:rPr>
          <w:lang w:val="de-DE"/>
        </w:rPr>
        <w:t xml:space="preserve"> 5, no. 137</w:t>
      </w:r>
      <w:r w:rsidRPr="008F792C">
        <w:rPr>
          <w:rtl/>
        </w:rPr>
        <w:t xml:space="preserve"> </w:t>
      </w:r>
      <w:r w:rsidRPr="008F792C">
        <w:rPr>
          <w:b/>
          <w:bCs/>
          <w:lang w:val="de-DE"/>
        </w:rPr>
        <w:t xml:space="preserve">E: </w:t>
      </w:r>
      <w:r w:rsidRPr="008F792C">
        <w:rPr>
          <w:rFonts w:cs="Times New Roman"/>
          <w:lang w:val="de-DE"/>
        </w:rPr>
        <w:t>–</w:t>
      </w:r>
      <w:r w:rsidRPr="008F792C">
        <w:rPr>
          <w:b/>
          <w:bCs/>
          <w:lang w:val="de-DE"/>
        </w:rPr>
        <w:t xml:space="preserve"> D:</w:t>
      </w:r>
      <w:r w:rsidRPr="008F792C">
        <w:rPr>
          <w:lang w:val="de-DE"/>
        </w:rPr>
        <w:t xml:space="preserve"> </w:t>
      </w:r>
      <w:r w:rsidR="00516320">
        <w:rPr>
          <w:lang w:val="de-DE"/>
        </w:rPr>
        <w:t>410/</w:t>
      </w:r>
      <w:r w:rsidRPr="00AB5639">
        <w:rPr>
          <w:lang w:val="de-DE"/>
        </w:rPr>
        <w:t>1</w:t>
      </w:r>
      <w:r>
        <w:rPr>
          <w:rStyle w:val="FootnoteReference"/>
          <w:lang w:val="de-DE"/>
        </w:rPr>
        <w:footnoteReference w:id="1138"/>
      </w:r>
    </w:p>
    <w:p w14:paraId="430FB331" w14:textId="77777777" w:rsidR="00BD0433" w:rsidRPr="008F792C" w:rsidRDefault="00BD0433" w:rsidP="00654870">
      <w:pPr>
        <w:numPr>
          <w:ilvl w:val="0"/>
          <w:numId w:val="49"/>
        </w:numPr>
        <w:bidi w:val="0"/>
        <w:rPr>
          <w:lang w:val="de-DE"/>
        </w:rPr>
      </w:pPr>
      <w:r w:rsidRPr="008F792C">
        <w:rPr>
          <w:b/>
          <w:bCs/>
          <w:lang w:val="de-DE"/>
        </w:rPr>
        <w:t xml:space="preserve">O: </w:t>
      </w:r>
      <w:r w:rsidRPr="008F792C">
        <w:rPr>
          <w:rFonts w:cs="Times New Roman"/>
          <w:rtl/>
        </w:rPr>
        <w:t>יודן</w:t>
      </w:r>
      <w:r w:rsidRPr="008F792C">
        <w:rPr>
          <w:rStyle w:val="FootnoteReference"/>
        </w:rPr>
        <w:footnoteReference w:id="1139"/>
      </w:r>
      <w:r w:rsidRPr="008F792C">
        <w:rPr>
          <w:lang w:val="de-DE"/>
        </w:rPr>
        <w:t xml:space="preserve"> </w:t>
      </w:r>
      <w:r w:rsidRPr="008F792C">
        <w:rPr>
          <w:b/>
          <w:bCs/>
          <w:lang w:val="de-DE"/>
        </w:rPr>
        <w:t>Ds:</w:t>
      </w:r>
      <w:r w:rsidRPr="008F792C">
        <w:rPr>
          <w:lang w:val="de-DE"/>
        </w:rPr>
        <w:t xml:space="preserve"> </w:t>
      </w:r>
      <w:r>
        <w:rPr>
          <w:lang w:val="de-DE"/>
        </w:rPr>
        <w:t>Isaac</w:t>
      </w:r>
      <w:r w:rsidRPr="008F792C">
        <w:rPr>
          <w:lang w:val="de-DE"/>
        </w:rPr>
        <w:t xml:space="preserve"> (</w:t>
      </w:r>
      <w:r w:rsidR="009856E6">
        <w:rPr>
          <w:lang w:val="de-DE"/>
        </w:rPr>
        <w:t>6</w:t>
      </w:r>
      <w:r w:rsidR="001E2E33">
        <w:rPr>
          <w:lang w:val="de-DE"/>
        </w:rPr>
        <w:t>2</w:t>
      </w:r>
      <w:r w:rsidRPr="008F792C">
        <w:rPr>
          <w:lang w:val="de-DE"/>
        </w:rPr>
        <w:t xml:space="preserve">)’s son </w:t>
      </w:r>
      <w:r w:rsidRPr="008F792C">
        <w:rPr>
          <w:b/>
          <w:bCs/>
          <w:lang w:val="de-DE"/>
        </w:rPr>
        <w:t>F:</w:t>
      </w:r>
      <w:r w:rsidRPr="008F792C">
        <w:rPr>
          <w:lang w:val="fr-FR"/>
        </w:rPr>
        <w:t xml:space="preserve"> Synagogue inscription, </w:t>
      </w:r>
      <w:r w:rsidRPr="008F792C">
        <w:rPr>
          <w:lang w:val="it-IT"/>
        </w:rPr>
        <w:t>Sepphoris</w:t>
      </w:r>
      <w:r w:rsidRPr="008F792C">
        <w:rPr>
          <w:lang w:val="fr-FR"/>
        </w:rPr>
        <w:t xml:space="preserve"> </w:t>
      </w:r>
      <w:r w:rsidRPr="008F792C">
        <w:rPr>
          <w:b/>
          <w:bCs/>
          <w:lang w:val="de-DE"/>
        </w:rPr>
        <w:t>S:</w:t>
      </w:r>
      <w:r w:rsidRPr="008F792C">
        <w:rPr>
          <w:lang w:val="de-DE"/>
        </w:rPr>
        <w:t xml:space="preserve"> Weiss, </w:t>
      </w:r>
      <w:r w:rsidRPr="008F792C">
        <w:rPr>
          <w:i/>
          <w:iCs/>
          <w:lang w:val="de-DE"/>
        </w:rPr>
        <w:t>Sepphoris Synagogue</w:t>
      </w:r>
      <w:r w:rsidRPr="008F792C">
        <w:rPr>
          <w:lang w:val="de-DE"/>
        </w:rPr>
        <w:t xml:space="preserve">, no. 3 </w:t>
      </w:r>
      <w:r w:rsidRPr="008F792C">
        <w:rPr>
          <w:b/>
          <w:bCs/>
          <w:lang w:val="de-DE"/>
        </w:rPr>
        <w:t xml:space="preserve">E: </w:t>
      </w:r>
      <w:r w:rsidRPr="008F792C">
        <w:rPr>
          <w:rFonts w:cs="Times New Roman"/>
          <w:lang w:val="de-DE"/>
        </w:rPr>
        <w:t>–</w:t>
      </w:r>
      <w:r w:rsidRPr="008F792C">
        <w:rPr>
          <w:b/>
          <w:bCs/>
          <w:lang w:val="de-DE"/>
        </w:rPr>
        <w:t xml:space="preserve"> D:</w:t>
      </w:r>
      <w:r w:rsidRPr="008F792C">
        <w:rPr>
          <w:lang w:val="de-DE"/>
        </w:rPr>
        <w:t xml:space="preserve"> </w:t>
      </w:r>
      <w:r w:rsidRPr="002316F5">
        <w:rPr>
          <w:lang w:val="de-DE"/>
        </w:rPr>
        <w:t>5</w:t>
      </w:r>
      <w:r w:rsidRPr="002316F5">
        <w:rPr>
          <w:vertAlign w:val="superscript"/>
          <w:lang w:val="de-DE"/>
        </w:rPr>
        <w:t>th</w:t>
      </w:r>
      <w:r w:rsidRPr="002316F5">
        <w:rPr>
          <w:lang w:val="de-DE"/>
        </w:rPr>
        <w:t>-7</w:t>
      </w:r>
      <w:r w:rsidRPr="002316F5">
        <w:rPr>
          <w:vertAlign w:val="superscript"/>
          <w:lang w:val="de-DE"/>
        </w:rPr>
        <w:t>th</w:t>
      </w:r>
      <w:r w:rsidRPr="002316F5">
        <w:rPr>
          <w:lang w:val="de-DE"/>
        </w:rPr>
        <w:t xml:space="preserve"> C</w:t>
      </w:r>
      <w:r>
        <w:rPr>
          <w:rStyle w:val="FootnoteReference"/>
          <w:lang w:val="en-GB"/>
        </w:rPr>
        <w:footnoteReference w:id="1140"/>
      </w:r>
    </w:p>
    <w:p w14:paraId="4C5A25C2" w14:textId="77777777" w:rsidR="00BD0433" w:rsidRPr="008F792C" w:rsidRDefault="00BD0433" w:rsidP="00815F05">
      <w:pPr>
        <w:numPr>
          <w:ilvl w:val="0"/>
          <w:numId w:val="49"/>
        </w:numPr>
        <w:bidi w:val="0"/>
        <w:rPr>
          <w:lang w:val="de-DE"/>
        </w:rPr>
      </w:pPr>
      <w:r w:rsidRPr="008F792C">
        <w:rPr>
          <w:b/>
          <w:bCs/>
          <w:lang w:val="de-DE"/>
        </w:rPr>
        <w:t xml:space="preserve">O: </w:t>
      </w:r>
      <w:r w:rsidRPr="008F792C">
        <w:rPr>
          <w:rFonts w:cs="Times New Roman"/>
          <w:rtl/>
        </w:rPr>
        <w:t>יודן</w:t>
      </w:r>
      <w:r w:rsidRPr="008F792C">
        <w:rPr>
          <w:rStyle w:val="FootnoteReference"/>
        </w:rPr>
        <w:footnoteReference w:id="1141"/>
      </w:r>
      <w:r w:rsidRPr="008F792C">
        <w:rPr>
          <w:lang w:val="de-DE"/>
        </w:rPr>
        <w:t xml:space="preserve"> </w:t>
      </w:r>
      <w:r w:rsidRPr="008F792C">
        <w:rPr>
          <w:b/>
          <w:bCs/>
          <w:lang w:val="de-DE"/>
        </w:rPr>
        <w:t>Ds:</w:t>
      </w:r>
      <w:r w:rsidRPr="008F792C">
        <w:rPr>
          <w:lang w:val="de-DE"/>
        </w:rPr>
        <w:t xml:space="preserve"> </w:t>
      </w:r>
      <w:r>
        <w:rPr>
          <w:lang w:val="de-DE"/>
        </w:rPr>
        <w:t>Tanḥum</w:t>
      </w:r>
      <w:r w:rsidR="00973871">
        <w:rPr>
          <w:lang w:val="de-DE"/>
        </w:rPr>
        <w:t xml:space="preserve"> </w:t>
      </w:r>
      <w:r w:rsidRPr="008F792C">
        <w:rPr>
          <w:lang w:val="de-DE"/>
        </w:rPr>
        <w:t>(</w:t>
      </w:r>
      <w:r w:rsidR="00916F9F">
        <w:rPr>
          <w:lang w:val="de-DE"/>
        </w:rPr>
        <w:t>36</w:t>
      </w:r>
      <w:r w:rsidRPr="008F792C">
        <w:rPr>
          <w:lang w:val="de-DE"/>
        </w:rPr>
        <w:t xml:space="preserve">)’s father </w:t>
      </w:r>
      <w:r w:rsidRPr="008F792C">
        <w:rPr>
          <w:b/>
          <w:bCs/>
          <w:lang w:val="de-DE"/>
        </w:rPr>
        <w:t>F:</w:t>
      </w:r>
      <w:r w:rsidRPr="008F792C">
        <w:rPr>
          <w:lang w:val="de-DE"/>
        </w:rPr>
        <w:t xml:space="preserve"> </w:t>
      </w:r>
      <w:r w:rsidRPr="008F792C">
        <w:rPr>
          <w:lang w:val="fr-FR"/>
        </w:rPr>
        <w:t xml:space="preserve">Synagogue inscription, </w:t>
      </w:r>
      <w:r w:rsidRPr="008F792C">
        <w:rPr>
          <w:lang w:val="it-IT"/>
        </w:rPr>
        <w:t xml:space="preserve">Sepphoris </w:t>
      </w:r>
      <w:r w:rsidRPr="008F792C">
        <w:rPr>
          <w:b/>
          <w:bCs/>
          <w:lang w:val="de-DE"/>
        </w:rPr>
        <w:t>S:</w:t>
      </w:r>
      <w:r w:rsidRPr="008F792C">
        <w:rPr>
          <w:lang w:val="de-DE"/>
        </w:rPr>
        <w:t xml:space="preserve"> Weiss, </w:t>
      </w:r>
      <w:r w:rsidRPr="008F792C">
        <w:rPr>
          <w:i/>
          <w:iCs/>
          <w:lang w:val="de-DE"/>
        </w:rPr>
        <w:t>Sepphoris Synagogue</w:t>
      </w:r>
      <w:r w:rsidRPr="008F792C">
        <w:rPr>
          <w:lang w:val="de-DE"/>
        </w:rPr>
        <w:t xml:space="preserve">, no. 5 </w:t>
      </w:r>
      <w:r w:rsidRPr="008F792C">
        <w:rPr>
          <w:b/>
          <w:bCs/>
          <w:lang w:val="de-DE"/>
        </w:rPr>
        <w:t xml:space="preserve">E: </w:t>
      </w:r>
      <w:r w:rsidRPr="008F792C">
        <w:rPr>
          <w:rFonts w:cs="Times New Roman"/>
          <w:lang w:val="de-DE"/>
        </w:rPr>
        <w:t>–</w:t>
      </w:r>
      <w:r w:rsidRPr="008F792C">
        <w:rPr>
          <w:b/>
          <w:bCs/>
          <w:lang w:val="de-DE"/>
        </w:rPr>
        <w:t xml:space="preserve"> D:</w:t>
      </w:r>
      <w:r w:rsidRPr="008F792C">
        <w:rPr>
          <w:lang w:val="de-DE"/>
        </w:rPr>
        <w:t xml:space="preserve"> </w:t>
      </w:r>
      <w:r w:rsidRPr="002316F5">
        <w:rPr>
          <w:lang w:val="de-DE"/>
        </w:rPr>
        <w:t>5</w:t>
      </w:r>
      <w:r w:rsidRPr="002316F5">
        <w:rPr>
          <w:vertAlign w:val="superscript"/>
          <w:lang w:val="de-DE"/>
        </w:rPr>
        <w:t>th</w:t>
      </w:r>
      <w:r w:rsidRPr="002316F5">
        <w:rPr>
          <w:lang w:val="de-DE"/>
        </w:rPr>
        <w:t>-7</w:t>
      </w:r>
      <w:r w:rsidRPr="002316F5">
        <w:rPr>
          <w:vertAlign w:val="superscript"/>
          <w:lang w:val="de-DE"/>
        </w:rPr>
        <w:t>th</w:t>
      </w:r>
      <w:r w:rsidRPr="002316F5">
        <w:rPr>
          <w:lang w:val="de-DE"/>
        </w:rPr>
        <w:t xml:space="preserve"> C</w:t>
      </w:r>
      <w:r>
        <w:rPr>
          <w:rStyle w:val="FootnoteReference"/>
          <w:lang w:val="en-GB"/>
        </w:rPr>
        <w:footnoteReference w:id="1142"/>
      </w:r>
    </w:p>
    <w:p w14:paraId="39675DD7" w14:textId="77777777" w:rsidR="00BD0433" w:rsidRPr="008F792C" w:rsidRDefault="00BD0433" w:rsidP="00661A14">
      <w:pPr>
        <w:numPr>
          <w:ilvl w:val="0"/>
          <w:numId w:val="49"/>
        </w:numPr>
        <w:bidi w:val="0"/>
        <w:rPr>
          <w:lang w:val="de-DE"/>
        </w:rPr>
      </w:pPr>
      <w:r w:rsidRPr="008F792C">
        <w:rPr>
          <w:b/>
          <w:bCs/>
          <w:lang w:val="de-DE"/>
        </w:rPr>
        <w:t xml:space="preserve">O: </w:t>
      </w:r>
      <w:r w:rsidRPr="008F792C">
        <w:rPr>
          <w:rFonts w:cs="Times New Roman"/>
          <w:rtl/>
        </w:rPr>
        <w:t>יודן</w:t>
      </w:r>
      <w:r w:rsidRPr="008F792C">
        <w:rPr>
          <w:rStyle w:val="FootnoteReference"/>
        </w:rPr>
        <w:footnoteReference w:id="1143"/>
      </w:r>
      <w:r w:rsidRPr="008F792C">
        <w:rPr>
          <w:lang w:val="de-DE"/>
        </w:rPr>
        <w:t xml:space="preserve"> </w:t>
      </w:r>
      <w:r w:rsidRPr="008F792C">
        <w:rPr>
          <w:b/>
          <w:bCs/>
          <w:lang w:val="de-DE"/>
        </w:rPr>
        <w:t>Ds:</w:t>
      </w:r>
      <w:r w:rsidRPr="008F792C">
        <w:rPr>
          <w:lang w:val="de-DE"/>
        </w:rPr>
        <w:t xml:space="preserve"> Joseph (</w:t>
      </w:r>
      <w:r w:rsidR="00661A14">
        <w:rPr>
          <w:lang w:val="de-DE"/>
        </w:rPr>
        <w:t>107</w:t>
      </w:r>
      <w:r w:rsidRPr="008F792C">
        <w:rPr>
          <w:lang w:val="de-DE"/>
        </w:rPr>
        <w:t xml:space="preserve">)’s father </w:t>
      </w:r>
      <w:r w:rsidRPr="008F792C">
        <w:rPr>
          <w:b/>
          <w:bCs/>
          <w:lang w:val="de-DE"/>
        </w:rPr>
        <w:t>F:</w:t>
      </w:r>
      <w:r w:rsidRPr="008F792C">
        <w:rPr>
          <w:lang w:val="de-DE"/>
        </w:rPr>
        <w:t xml:space="preserve"> </w:t>
      </w:r>
      <w:r w:rsidRPr="008F792C">
        <w:rPr>
          <w:lang w:val="fr-FR"/>
        </w:rPr>
        <w:t xml:space="preserve">Synagogue inscription, </w:t>
      </w:r>
      <w:r w:rsidRPr="008F792C">
        <w:rPr>
          <w:lang w:val="it-IT"/>
        </w:rPr>
        <w:t>Sepphoris</w:t>
      </w:r>
      <w:r w:rsidRPr="008F792C">
        <w:rPr>
          <w:lang w:val="fr-FR"/>
        </w:rPr>
        <w:t xml:space="preserve"> </w:t>
      </w:r>
      <w:r w:rsidRPr="008F792C">
        <w:rPr>
          <w:b/>
          <w:bCs/>
          <w:lang w:val="de-DE"/>
        </w:rPr>
        <w:t>S:</w:t>
      </w:r>
      <w:r w:rsidRPr="008F792C">
        <w:rPr>
          <w:lang w:val="de-DE"/>
        </w:rPr>
        <w:t xml:space="preserve"> Weiss, </w:t>
      </w:r>
      <w:r w:rsidRPr="008F792C">
        <w:rPr>
          <w:i/>
          <w:iCs/>
          <w:lang w:val="de-DE"/>
        </w:rPr>
        <w:t>Sepphoris Synagogue</w:t>
      </w:r>
      <w:r w:rsidRPr="008F792C">
        <w:rPr>
          <w:lang w:val="de-DE"/>
        </w:rPr>
        <w:t xml:space="preserve">, no. 7 </w:t>
      </w:r>
      <w:r w:rsidRPr="008F792C">
        <w:rPr>
          <w:b/>
          <w:bCs/>
          <w:lang w:val="de-DE"/>
        </w:rPr>
        <w:t xml:space="preserve">E: </w:t>
      </w:r>
      <w:r w:rsidRPr="008F792C">
        <w:rPr>
          <w:rFonts w:cs="Times New Roman"/>
          <w:lang w:val="de-DE"/>
        </w:rPr>
        <w:t>–</w:t>
      </w:r>
      <w:r w:rsidRPr="008F792C">
        <w:rPr>
          <w:b/>
          <w:bCs/>
          <w:lang w:val="de-DE"/>
        </w:rPr>
        <w:t xml:space="preserve"> D:</w:t>
      </w:r>
      <w:r w:rsidRPr="008F792C">
        <w:rPr>
          <w:lang w:val="de-DE"/>
        </w:rPr>
        <w:t xml:space="preserve"> </w:t>
      </w:r>
      <w:r w:rsidRPr="002316F5">
        <w:rPr>
          <w:lang w:val="de-DE"/>
        </w:rPr>
        <w:t>5</w:t>
      </w:r>
      <w:r w:rsidRPr="002316F5">
        <w:rPr>
          <w:vertAlign w:val="superscript"/>
          <w:lang w:val="de-DE"/>
        </w:rPr>
        <w:t>th</w:t>
      </w:r>
      <w:r w:rsidRPr="002316F5">
        <w:rPr>
          <w:lang w:val="de-DE"/>
        </w:rPr>
        <w:t>-7</w:t>
      </w:r>
      <w:r w:rsidRPr="002316F5">
        <w:rPr>
          <w:vertAlign w:val="superscript"/>
          <w:lang w:val="de-DE"/>
        </w:rPr>
        <w:t>th</w:t>
      </w:r>
      <w:r w:rsidRPr="002316F5">
        <w:rPr>
          <w:lang w:val="de-DE"/>
        </w:rPr>
        <w:t xml:space="preserve"> C</w:t>
      </w:r>
      <w:r>
        <w:rPr>
          <w:rStyle w:val="FootnoteReference"/>
          <w:lang w:val="en-GB"/>
        </w:rPr>
        <w:footnoteReference w:id="1144"/>
      </w:r>
    </w:p>
    <w:p w14:paraId="4D87DD31" w14:textId="77777777" w:rsidR="00BD0433" w:rsidRPr="009971E4" w:rsidRDefault="00BD0433" w:rsidP="00815F05">
      <w:pPr>
        <w:numPr>
          <w:ilvl w:val="0"/>
          <w:numId w:val="49"/>
        </w:numPr>
        <w:bidi w:val="0"/>
      </w:pPr>
      <w:r w:rsidRPr="009971E4">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145"/>
      </w:r>
      <w:r w:rsidRPr="009971E4">
        <w:rPr>
          <w:b/>
          <w:bCs/>
        </w:rPr>
        <w:t xml:space="preserve"> Ds:</w:t>
      </w:r>
      <w:r w:rsidRPr="009971E4">
        <w:t xml:space="preserve"> Monimus (1)’s son </w:t>
      </w:r>
      <w:r w:rsidRPr="009971E4">
        <w:rPr>
          <w:b/>
          <w:bCs/>
        </w:rPr>
        <w:t>F:</w:t>
      </w:r>
      <w:r w:rsidRPr="009971E4">
        <w:t xml:space="preserve"> Synagogue inscription, </w:t>
      </w:r>
      <w:r w:rsidRPr="008F792C">
        <w:rPr>
          <w:lang w:val="it-IT"/>
        </w:rPr>
        <w:t>Sepphoris</w:t>
      </w:r>
      <w:r w:rsidRPr="009971E4">
        <w:t xml:space="preserve"> </w:t>
      </w:r>
      <w:r w:rsidRPr="009971E4">
        <w:rPr>
          <w:b/>
          <w:bCs/>
        </w:rPr>
        <w:t>S:</w:t>
      </w:r>
      <w:r w:rsidRPr="009971E4">
        <w:t xml:space="preserve"> Weiss, </w:t>
      </w:r>
      <w:r w:rsidRPr="009971E4">
        <w:rPr>
          <w:i/>
          <w:iCs/>
        </w:rPr>
        <w:t>Se</w:t>
      </w:r>
      <w:r w:rsidRPr="009971E4">
        <w:rPr>
          <w:i/>
          <w:iCs/>
        </w:rPr>
        <w:t>p</w:t>
      </w:r>
      <w:r w:rsidRPr="009971E4">
        <w:rPr>
          <w:i/>
          <w:iCs/>
        </w:rPr>
        <w:t>phoris Synagogue</w:t>
      </w:r>
      <w:r w:rsidRPr="009971E4">
        <w:t>, no. 6Gr</w:t>
      </w:r>
      <w:r w:rsidRPr="009971E4">
        <w:rPr>
          <w:b/>
          <w:bCs/>
        </w:rPr>
        <w:t xml:space="preserve"> E: </w:t>
      </w:r>
      <w:r w:rsidRPr="009971E4">
        <w:rPr>
          <w:rFonts w:cs="Times New Roman"/>
        </w:rPr>
        <w:t>–</w:t>
      </w:r>
      <w:r w:rsidRPr="009971E4">
        <w:rPr>
          <w:b/>
          <w:bCs/>
        </w:rPr>
        <w:t xml:space="preserve"> D:</w:t>
      </w:r>
      <w:r w:rsidRPr="009971E4">
        <w:t xml:space="preserve">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1146"/>
      </w:r>
    </w:p>
    <w:p w14:paraId="703D83B4" w14:textId="77777777" w:rsidR="00BD0433" w:rsidRPr="0018624D" w:rsidRDefault="00BD0433" w:rsidP="00876C71">
      <w:pPr>
        <w:numPr>
          <w:ilvl w:val="0"/>
          <w:numId w:val="49"/>
        </w:numPr>
        <w:bidi w:val="0"/>
      </w:pPr>
      <w:r w:rsidRPr="0018624D">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tl/>
        </w:rPr>
        <w:footnoteReference w:id="1147"/>
      </w:r>
      <w:r w:rsidRPr="0018624D">
        <w:rPr>
          <w:b/>
          <w:bCs/>
        </w:rPr>
        <w:t xml:space="preserve"> Ds:</w:t>
      </w:r>
      <w:r w:rsidRPr="0018624D">
        <w:t xml:space="preserve"> </w:t>
      </w:r>
      <w:r w:rsidRPr="0018624D">
        <w:rPr>
          <w:rFonts w:cs="Times New Roman"/>
        </w:rPr>
        <w:t>–</w:t>
      </w:r>
      <w:r w:rsidRPr="0018624D">
        <w:t xml:space="preserve"> </w:t>
      </w:r>
      <w:r w:rsidRPr="0018624D">
        <w:rPr>
          <w:b/>
          <w:bCs/>
        </w:rPr>
        <w:t>F:</w:t>
      </w:r>
      <w:r w:rsidRPr="0018624D">
        <w:t xml:space="preserve"> Epitaph, </w:t>
      </w:r>
      <w:smartTag w:uri="urn:schemas-microsoft-com:office:smarttags" w:element="place">
        <w:r w:rsidRPr="0018624D">
          <w:t>Transjordan</w:t>
        </w:r>
      </w:smartTag>
      <w:r w:rsidRPr="0018624D">
        <w:t xml:space="preserve"> </w:t>
      </w:r>
      <w:r w:rsidRPr="0018624D">
        <w:rPr>
          <w:b/>
          <w:bCs/>
        </w:rPr>
        <w:t>S:</w:t>
      </w:r>
      <w:r w:rsidRPr="0018624D">
        <w:t xml:space="preserve"> Séjourné, </w:t>
      </w:r>
      <w:r w:rsidRPr="0018624D">
        <w:rPr>
          <w:i/>
          <w:iCs/>
        </w:rPr>
        <w:t>RB</w:t>
      </w:r>
      <w:r w:rsidRPr="0018624D">
        <w:t xml:space="preserve"> 7 (1898) 104 </w:t>
      </w:r>
      <w:r w:rsidRPr="0018624D">
        <w:rPr>
          <w:b/>
          <w:bCs/>
        </w:rPr>
        <w:t xml:space="preserve">E: </w:t>
      </w:r>
      <w:r w:rsidRPr="0018624D">
        <w:rPr>
          <w:rFonts w:cs="Times New Roman"/>
        </w:rPr>
        <w:t>–</w:t>
      </w:r>
      <w:r w:rsidRPr="0018624D">
        <w:rPr>
          <w:b/>
          <w:bCs/>
        </w:rPr>
        <w:t xml:space="preserve"> D: </w:t>
      </w:r>
      <w:r w:rsidRPr="00BB0FB1">
        <w:rPr>
          <w:rFonts w:cs="Times New Roman"/>
          <w:lang w:val="it-IT"/>
        </w:rPr>
        <w:t>–</w:t>
      </w:r>
      <w:r w:rsidR="00876C71" w:rsidRPr="005F539E">
        <w:rPr>
          <w:rStyle w:val="FootnoteReference"/>
          <w:rFonts w:cs="Times New Roman"/>
        </w:rPr>
        <w:footnoteReference w:id="1148"/>
      </w:r>
    </w:p>
    <w:p w14:paraId="02F2879B" w14:textId="77777777" w:rsidR="00BD0433" w:rsidRPr="008F792C" w:rsidRDefault="00BD0433" w:rsidP="00876C71">
      <w:pPr>
        <w:numPr>
          <w:ilvl w:val="0"/>
          <w:numId w:val="49"/>
        </w:numPr>
        <w:bidi w:val="0"/>
        <w:rPr>
          <w:lang w:val="de-DE"/>
        </w:rPr>
      </w:pPr>
      <w:r w:rsidRPr="008F792C">
        <w:rPr>
          <w:b/>
          <w:bCs/>
          <w:lang w:val="de-DE"/>
        </w:rPr>
        <w:t xml:space="preserve">O: </w:t>
      </w:r>
      <w:r w:rsidRPr="008F792C">
        <w:rPr>
          <w:rFonts w:cs="Times New Roman"/>
          <w:rtl/>
        </w:rPr>
        <w:t>יודן</w:t>
      </w:r>
      <w:r w:rsidRPr="008F792C">
        <w:rPr>
          <w:rStyle w:val="FootnoteReference"/>
        </w:rPr>
        <w:footnoteReference w:id="1149"/>
      </w:r>
      <w:r w:rsidRPr="008F792C">
        <w:rPr>
          <w:b/>
          <w:bCs/>
          <w:lang w:val="de-DE"/>
        </w:rPr>
        <w:t xml:space="preserve"> Ds: </w:t>
      </w:r>
      <w:r w:rsidRPr="008F792C">
        <w:rPr>
          <w:lang w:val="de-DE"/>
        </w:rPr>
        <w:t>Of Beth She’an</w:t>
      </w:r>
      <w:r w:rsidRPr="008F792C">
        <w:rPr>
          <w:rStyle w:val="FootnoteReference"/>
        </w:rPr>
        <w:footnoteReference w:id="1150"/>
      </w:r>
      <w:r w:rsidRPr="008F792C">
        <w:rPr>
          <w:lang w:val="de-DE"/>
        </w:rPr>
        <w:t xml:space="preserve"> </w:t>
      </w:r>
      <w:r w:rsidRPr="008F792C">
        <w:rPr>
          <w:b/>
          <w:bCs/>
          <w:lang w:val="de-DE"/>
        </w:rPr>
        <w:t>F:</w:t>
      </w:r>
      <w:r w:rsidRPr="008F792C">
        <w:rPr>
          <w:lang w:val="de-DE"/>
        </w:rPr>
        <w:t xml:space="preserve"> Synagogue inscription, </w:t>
      </w:r>
      <w:r w:rsidRPr="00AB5639">
        <w:rPr>
          <w:lang w:val="de-DE"/>
        </w:rPr>
        <w:t>Khirbet H</w:t>
      </w:r>
      <w:r>
        <w:rPr>
          <w:rFonts w:cs="Times New Roman"/>
          <w:lang w:val="de-DE"/>
        </w:rPr>
        <w:t>̣</w:t>
      </w:r>
      <w:r w:rsidRPr="00AB5639">
        <w:rPr>
          <w:lang w:val="de-DE"/>
        </w:rPr>
        <w:t>ebra</w:t>
      </w:r>
      <w:r>
        <w:rPr>
          <w:rStyle w:val="FootnoteReference"/>
          <w:lang w:val="de-DE"/>
        </w:rPr>
        <w:footnoteReference w:id="1151"/>
      </w:r>
      <w:r w:rsidRPr="008F792C">
        <w:rPr>
          <w:lang w:val="de-DE"/>
        </w:rPr>
        <w:t xml:space="preserve"> </w:t>
      </w:r>
      <w:r w:rsidRPr="008F792C">
        <w:rPr>
          <w:b/>
          <w:bCs/>
          <w:lang w:val="de-DE"/>
        </w:rPr>
        <w:t>S:</w:t>
      </w:r>
      <w:r w:rsidRPr="008F792C">
        <w:rPr>
          <w:lang w:val="de-DE"/>
        </w:rPr>
        <w:t xml:space="preserve"> Schwabe, </w:t>
      </w:r>
      <w:r w:rsidRPr="008F792C">
        <w:rPr>
          <w:i/>
          <w:iCs/>
          <w:lang w:val="de-DE"/>
        </w:rPr>
        <w:t>BIES</w:t>
      </w:r>
      <w:r w:rsidRPr="008F792C">
        <w:rPr>
          <w:lang w:val="de-DE"/>
        </w:rPr>
        <w:t xml:space="preserve"> 11/3-4 (1945) </w:t>
      </w:r>
      <w:r>
        <w:rPr>
          <w:lang w:val="de-DE"/>
        </w:rPr>
        <w:t>32</w:t>
      </w:r>
      <w:r w:rsidRPr="008F792C">
        <w:rPr>
          <w:lang w:val="de-DE"/>
        </w:rPr>
        <w:t xml:space="preserve"> </w:t>
      </w:r>
      <w:r w:rsidRPr="008F792C">
        <w:rPr>
          <w:b/>
          <w:bCs/>
          <w:lang w:val="de-DE"/>
        </w:rPr>
        <w:t xml:space="preserve">E: </w:t>
      </w:r>
      <w:r w:rsidRPr="008F792C">
        <w:rPr>
          <w:rFonts w:cs="Times New Roman"/>
          <w:lang w:val="de-DE"/>
        </w:rPr>
        <w:t>–</w:t>
      </w:r>
      <w:r w:rsidRPr="008F792C">
        <w:rPr>
          <w:b/>
          <w:bCs/>
          <w:lang w:val="de-DE"/>
        </w:rPr>
        <w:t xml:space="preserve"> D: </w:t>
      </w:r>
      <w:r w:rsidRPr="00BB0FB1">
        <w:rPr>
          <w:rFonts w:cs="Times New Roman"/>
          <w:lang w:val="it-IT"/>
        </w:rPr>
        <w:t>–</w:t>
      </w:r>
      <w:r w:rsidR="00876C71" w:rsidRPr="005F539E">
        <w:rPr>
          <w:rStyle w:val="FootnoteReference"/>
          <w:rFonts w:cs="Times New Roman"/>
        </w:rPr>
        <w:footnoteReference w:id="1152"/>
      </w:r>
    </w:p>
    <w:p w14:paraId="2D48F87C" w14:textId="77777777" w:rsidR="00BD0433" w:rsidRPr="008F792C" w:rsidRDefault="00BD0433" w:rsidP="00AF217E">
      <w:pPr>
        <w:numPr>
          <w:ilvl w:val="0"/>
          <w:numId w:val="49"/>
        </w:numPr>
        <w:bidi w:val="0"/>
        <w:rPr>
          <w:lang w:val="de-DE"/>
        </w:rPr>
      </w:pPr>
      <w:r w:rsidRPr="008F792C">
        <w:rPr>
          <w:b/>
          <w:bCs/>
          <w:lang w:val="de-DE"/>
        </w:rPr>
        <w:t xml:space="preserve">O: </w:t>
      </w:r>
      <w:r w:rsidRPr="008F792C">
        <w:rPr>
          <w:rFonts w:cs="Times New Roman"/>
          <w:rtl/>
        </w:rPr>
        <w:t>יודן</w:t>
      </w:r>
      <w:r w:rsidRPr="008F792C">
        <w:rPr>
          <w:rStyle w:val="FootnoteReference"/>
        </w:rPr>
        <w:footnoteReference w:id="1153"/>
      </w:r>
      <w:r w:rsidRPr="008F792C">
        <w:rPr>
          <w:b/>
          <w:bCs/>
          <w:lang w:val="de-DE"/>
        </w:rPr>
        <w:t xml:space="preserve"> Ds:</w:t>
      </w:r>
      <w:r w:rsidRPr="008F792C">
        <w:rPr>
          <w:lang w:val="de-DE"/>
        </w:rPr>
        <w:t xml:space="preserve"> Simon (</w:t>
      </w:r>
      <w:r w:rsidR="00354F9C">
        <w:rPr>
          <w:lang w:val="de-DE"/>
        </w:rPr>
        <w:t>7</w:t>
      </w:r>
      <w:r w:rsidR="004B7DBB">
        <w:rPr>
          <w:lang w:val="de-DE"/>
        </w:rPr>
        <w:t>4</w:t>
      </w:r>
      <w:r w:rsidRPr="008F792C">
        <w:rPr>
          <w:lang w:val="de-DE"/>
        </w:rPr>
        <w:t xml:space="preserve">)’s son </w:t>
      </w:r>
      <w:r w:rsidRPr="008F792C">
        <w:rPr>
          <w:b/>
          <w:bCs/>
          <w:lang w:val="de-DE"/>
        </w:rPr>
        <w:t>F:</w:t>
      </w:r>
      <w:r w:rsidRPr="008F792C">
        <w:rPr>
          <w:lang w:val="de-DE"/>
        </w:rPr>
        <w:t xml:space="preserve"> Synagogue inscription, </w:t>
      </w:r>
      <w:r w:rsidRPr="002F6202">
        <w:rPr>
          <w:lang w:val="de-DE"/>
        </w:rPr>
        <w:t>Marot</w:t>
      </w:r>
      <w:r>
        <w:rPr>
          <w:rStyle w:val="FootnoteReference"/>
          <w:lang w:val="de-DE"/>
        </w:rPr>
        <w:footnoteReference w:id="1154"/>
      </w:r>
      <w:r w:rsidRPr="008F792C">
        <w:rPr>
          <w:lang w:val="de-DE"/>
        </w:rPr>
        <w:t xml:space="preserve"> </w:t>
      </w:r>
      <w:r w:rsidRPr="008F792C">
        <w:rPr>
          <w:b/>
          <w:bCs/>
          <w:lang w:val="de-DE"/>
        </w:rPr>
        <w:t>S:</w:t>
      </w:r>
      <w:r w:rsidRPr="008F792C">
        <w:rPr>
          <w:lang w:val="de-DE"/>
        </w:rPr>
        <w:t xml:space="preserve"> Naveh, </w:t>
      </w:r>
      <w:r w:rsidRPr="008F792C">
        <w:rPr>
          <w:i/>
          <w:iCs/>
          <w:lang w:val="de-DE"/>
        </w:rPr>
        <w:t>EI</w:t>
      </w:r>
      <w:r w:rsidRPr="008F792C">
        <w:rPr>
          <w:lang w:val="de-DE"/>
        </w:rPr>
        <w:t xml:space="preserve"> 20 (1989) 305 </w:t>
      </w:r>
      <w:r w:rsidRPr="008F792C">
        <w:rPr>
          <w:b/>
          <w:bCs/>
          <w:lang w:val="de-DE"/>
        </w:rPr>
        <w:t xml:space="preserve">E: </w:t>
      </w:r>
      <w:r w:rsidRPr="008F792C">
        <w:rPr>
          <w:rFonts w:cs="Times New Roman"/>
          <w:lang w:val="de-DE"/>
        </w:rPr>
        <w:t>–</w:t>
      </w:r>
      <w:r w:rsidRPr="008F792C">
        <w:rPr>
          <w:b/>
          <w:bCs/>
          <w:lang w:val="de-DE"/>
        </w:rPr>
        <w:t xml:space="preserve"> D:</w:t>
      </w:r>
      <w:r w:rsidRPr="008F792C">
        <w:rPr>
          <w:lang w:val="de-DE"/>
        </w:rPr>
        <w:t xml:space="preserve"> 4</w:t>
      </w:r>
      <w:r w:rsidRPr="008F792C">
        <w:rPr>
          <w:vertAlign w:val="superscript"/>
          <w:lang w:val="de-DE"/>
        </w:rPr>
        <w:t>th</w:t>
      </w:r>
      <w:r w:rsidRPr="008F792C">
        <w:rPr>
          <w:lang w:val="de-DE"/>
        </w:rPr>
        <w:t>-5</w:t>
      </w:r>
      <w:r w:rsidRPr="008F792C">
        <w:rPr>
          <w:vertAlign w:val="superscript"/>
          <w:lang w:val="de-DE"/>
        </w:rPr>
        <w:t>th</w:t>
      </w:r>
      <w:r w:rsidRPr="008F792C">
        <w:rPr>
          <w:lang w:val="de-DE"/>
        </w:rPr>
        <w:t xml:space="preserve"> C</w:t>
      </w:r>
    </w:p>
    <w:p w14:paraId="63718936" w14:textId="77777777" w:rsidR="00BD0433" w:rsidRPr="008F792C" w:rsidRDefault="00BD0433" w:rsidP="00436B04">
      <w:pPr>
        <w:numPr>
          <w:ilvl w:val="0"/>
          <w:numId w:val="49"/>
        </w:numPr>
        <w:bidi w:val="0"/>
        <w:rPr>
          <w:lang w:val="de-DE"/>
        </w:rPr>
      </w:pPr>
      <w:r w:rsidRPr="008F792C">
        <w:rPr>
          <w:b/>
          <w:bCs/>
          <w:lang w:val="de-DE"/>
        </w:rPr>
        <w:t xml:space="preserve">O: </w:t>
      </w:r>
      <w:r w:rsidRPr="008F792C">
        <w:rPr>
          <w:rFonts w:cs="Times New Roman"/>
          <w:rtl/>
        </w:rPr>
        <w:t>יוד</w:t>
      </w:r>
      <w:r>
        <w:rPr>
          <w:rFonts w:cs="Times New Roman" w:hint="cs"/>
          <w:rtl/>
        </w:rPr>
        <w:t>ה</w:t>
      </w:r>
      <w:r w:rsidRPr="008F792C">
        <w:rPr>
          <w:rStyle w:val="FootnoteReference"/>
        </w:rPr>
        <w:footnoteReference w:id="1155"/>
      </w:r>
      <w:r w:rsidRPr="008F792C">
        <w:rPr>
          <w:b/>
          <w:bCs/>
          <w:lang w:val="de-DE"/>
        </w:rPr>
        <w:t xml:space="preserve"> Ds:</w:t>
      </w:r>
      <w:r w:rsidRPr="008F792C">
        <w:rPr>
          <w:lang w:val="de-DE"/>
        </w:rPr>
        <w:t xml:space="preserve"> Amram (</w:t>
      </w:r>
      <w:r>
        <w:rPr>
          <w:lang w:val="de-DE"/>
        </w:rPr>
        <w:t>3</w:t>
      </w:r>
      <w:r w:rsidRPr="008F792C">
        <w:rPr>
          <w:lang w:val="de-DE"/>
        </w:rPr>
        <w:t>)’s son, cantor</w:t>
      </w:r>
      <w:r w:rsidRPr="008F792C">
        <w:rPr>
          <w:rStyle w:val="FootnoteReference"/>
        </w:rPr>
        <w:footnoteReference w:id="1156"/>
      </w:r>
      <w:r w:rsidRPr="008F792C">
        <w:rPr>
          <w:lang w:val="de-DE"/>
        </w:rPr>
        <w:t xml:space="preserve"> </w:t>
      </w:r>
      <w:r w:rsidRPr="008F792C">
        <w:rPr>
          <w:b/>
          <w:bCs/>
          <w:lang w:val="de-DE"/>
        </w:rPr>
        <w:t>F:</w:t>
      </w:r>
      <w:r w:rsidRPr="008F792C">
        <w:rPr>
          <w:lang w:val="de-DE"/>
        </w:rPr>
        <w:t xml:space="preserve"> Epitaph, Zoar </w:t>
      </w:r>
      <w:r w:rsidRPr="008F792C">
        <w:rPr>
          <w:b/>
          <w:bCs/>
          <w:lang w:val="de-DE"/>
        </w:rPr>
        <w:t>S:</w:t>
      </w:r>
      <w:r w:rsidRPr="008F792C">
        <w:rPr>
          <w:lang w:val="de-DE"/>
        </w:rPr>
        <w:t xml:space="preserve"> Naveh, </w:t>
      </w:r>
      <w:r w:rsidRPr="008F792C">
        <w:rPr>
          <w:i/>
          <w:iCs/>
          <w:lang w:val="de-DE"/>
        </w:rPr>
        <w:t>Tarbiz</w:t>
      </w:r>
      <w:r w:rsidRPr="008F792C">
        <w:rPr>
          <w:lang w:val="de-DE"/>
        </w:rPr>
        <w:t xml:space="preserve"> 64 (1995) no. 12 </w:t>
      </w:r>
      <w:r w:rsidRPr="008F792C">
        <w:rPr>
          <w:b/>
          <w:bCs/>
          <w:lang w:val="de-DE"/>
        </w:rPr>
        <w:t xml:space="preserve">E: </w:t>
      </w:r>
      <w:r w:rsidRPr="008F792C">
        <w:rPr>
          <w:rFonts w:cs="Times New Roman"/>
          <w:lang w:val="de-DE"/>
        </w:rPr>
        <w:t>–</w:t>
      </w:r>
      <w:r w:rsidRPr="008F792C">
        <w:rPr>
          <w:b/>
          <w:bCs/>
          <w:lang w:val="de-DE"/>
        </w:rPr>
        <w:t xml:space="preserve"> D:</w:t>
      </w:r>
      <w:r w:rsidRPr="008F792C">
        <w:rPr>
          <w:lang w:val="de-DE"/>
        </w:rPr>
        <w:t xml:space="preserve"> </w:t>
      </w:r>
      <w:r w:rsidRPr="002F6202">
        <w:rPr>
          <w:lang w:val="de-DE"/>
        </w:rPr>
        <w:t>416</w:t>
      </w:r>
      <w:r>
        <w:rPr>
          <w:rStyle w:val="FootnoteReference"/>
          <w:lang w:val="de-DE"/>
        </w:rPr>
        <w:footnoteReference w:id="1157"/>
      </w:r>
    </w:p>
    <w:p w14:paraId="15A9B722" w14:textId="77777777" w:rsidR="00BD0433" w:rsidRPr="008F792C" w:rsidRDefault="00BD0433" w:rsidP="00876C71">
      <w:pPr>
        <w:numPr>
          <w:ilvl w:val="0"/>
          <w:numId w:val="49"/>
        </w:numPr>
        <w:bidi w:val="0"/>
        <w:rPr>
          <w:rFonts w:ascii="Symbol" w:hAnsi="Symbol"/>
        </w:rPr>
      </w:pPr>
      <w:r w:rsidRPr="008F792C">
        <w:rPr>
          <w:b/>
          <w:bCs/>
        </w:rPr>
        <w:t>O:</w:t>
      </w:r>
      <w:r w:rsidRPr="008F792C">
        <w:rPr>
          <w:rFonts w:ascii="Symbol" w:hAnsi="Symbol"/>
          <w:rtl/>
        </w:rPr>
        <w:t xml:space="preserve">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158"/>
      </w:r>
      <w:r w:rsidRPr="008F792C">
        <w:rPr>
          <w:b/>
          <w:bCs/>
        </w:rPr>
        <w:t xml:space="preserve"> Ds:</w:t>
      </w:r>
      <w:r w:rsidRPr="008F792C">
        <w:t xml:space="preserve"> </w:t>
      </w:r>
      <w:r>
        <w:rPr>
          <w:rFonts w:cs="Times New Roman"/>
        </w:rPr>
        <w:t xml:space="preserve">Antiochus </w:t>
      </w:r>
      <w:r>
        <w:t>(2</w:t>
      </w:r>
      <w:r w:rsidRPr="008F792C">
        <w:t xml:space="preserve">)’s father </w:t>
      </w:r>
      <w:r w:rsidRPr="008F792C">
        <w:rPr>
          <w:b/>
          <w:bCs/>
        </w:rPr>
        <w:t>F:</w:t>
      </w:r>
      <w:r w:rsidRPr="008F792C">
        <w:t xml:space="preserve"> Epitaph, Lod</w:t>
      </w:r>
      <w:r w:rsidRPr="008F792C">
        <w:rPr>
          <w:rStyle w:val="FootnoteReference"/>
          <w:lang w:val="de-DE"/>
        </w:rPr>
        <w:footnoteReference w:id="1159"/>
      </w:r>
      <w:r w:rsidRPr="008F792C">
        <w:t xml:space="preserve"> </w:t>
      </w:r>
      <w:r w:rsidRPr="008F792C">
        <w:rPr>
          <w:b/>
          <w:bCs/>
        </w:rPr>
        <w:t>S:</w:t>
      </w:r>
      <w:r w:rsidRPr="008F792C">
        <w:t xml:space="preserve"> Reich, </w:t>
      </w:r>
      <w:r w:rsidRPr="008F792C">
        <w:rPr>
          <w:i/>
          <w:iCs/>
        </w:rPr>
        <w:t>Atiqot</w:t>
      </w:r>
      <w:r w:rsidRPr="008F792C">
        <w:t xml:space="preserve"> 25 (1995) 47* </w:t>
      </w:r>
      <w:r w:rsidRPr="008F792C">
        <w:rPr>
          <w:b/>
          <w:bCs/>
        </w:rPr>
        <w:t xml:space="preserve">E: </w:t>
      </w:r>
      <w:r w:rsidRPr="008F792C">
        <w:rPr>
          <w:rFonts w:cs="Times New Roman"/>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160"/>
      </w:r>
    </w:p>
    <w:p w14:paraId="2AE35703" w14:textId="77777777" w:rsidR="00BD0433" w:rsidRPr="008F792C" w:rsidRDefault="00BD0433" w:rsidP="00876C71">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61"/>
      </w:r>
      <w:r w:rsidRPr="008F792C">
        <w:rPr>
          <w:b/>
          <w:bCs/>
        </w:rPr>
        <w:t xml:space="preserve"> Ds:</w:t>
      </w:r>
      <w:r w:rsidRPr="008F792C">
        <w:t xml:space="preserve"> Eleazar (</w:t>
      </w:r>
      <w:r w:rsidR="001C5922">
        <w:t>5</w:t>
      </w:r>
      <w:r w:rsidR="006620E1">
        <w:t>5</w:t>
      </w:r>
      <w:r w:rsidRPr="008F792C">
        <w:t xml:space="preserve">)’s son </w:t>
      </w:r>
      <w:r w:rsidRPr="008F792C">
        <w:rPr>
          <w:b/>
          <w:bCs/>
        </w:rPr>
        <w:t>F:</w:t>
      </w:r>
      <w:r w:rsidRPr="008F792C">
        <w:t xml:space="preserve"> Inscription</w:t>
      </w:r>
      <w:r w:rsidRPr="008F792C">
        <w:rPr>
          <w:b/>
          <w:bCs/>
        </w:rPr>
        <w:t>,</w:t>
      </w:r>
      <w:r w:rsidRPr="008F792C">
        <w:t xml:space="preserve"> Dabb</w:t>
      </w:r>
      <w:r w:rsidRPr="008F792C">
        <w:rPr>
          <w:rFonts w:cs="Times New Roman"/>
        </w:rPr>
        <w:t>û</w:t>
      </w:r>
      <w:r w:rsidRPr="008F792C">
        <w:t>ra</w:t>
      </w:r>
      <w:r w:rsidRPr="008F792C">
        <w:rPr>
          <w:rStyle w:val="FootnoteReference"/>
        </w:rPr>
        <w:footnoteReference w:id="1162"/>
      </w:r>
      <w:r w:rsidRPr="008F792C">
        <w:t xml:space="preserve"> </w:t>
      </w:r>
      <w:r w:rsidRPr="008F792C">
        <w:rPr>
          <w:b/>
          <w:bCs/>
        </w:rPr>
        <w:t>S:</w:t>
      </w:r>
      <w:r w:rsidRPr="008F792C">
        <w:t xml:space="preserve"> Urman, </w:t>
      </w:r>
      <w:r w:rsidRPr="008F792C">
        <w:rPr>
          <w:i/>
          <w:iCs/>
        </w:rPr>
        <w:t>Tarbiz</w:t>
      </w:r>
      <w:r w:rsidRPr="008F792C">
        <w:t xml:space="preserve"> 65 (1996) 517 </w:t>
      </w:r>
      <w:r w:rsidRPr="008F792C">
        <w:rPr>
          <w:b/>
          <w:bCs/>
        </w:rPr>
        <w:t xml:space="preserve">E: </w:t>
      </w:r>
      <w:r w:rsidRPr="008F792C">
        <w:rPr>
          <w:rFonts w:cs="Times New Roman"/>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163"/>
      </w:r>
    </w:p>
    <w:p w14:paraId="6E8DE8C0" w14:textId="77777777" w:rsidR="00BD0433" w:rsidRPr="008F792C" w:rsidRDefault="00BD0433" w:rsidP="00436B04">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64"/>
      </w:r>
      <w:r w:rsidRPr="008F792C">
        <w:rPr>
          <w:b/>
          <w:bCs/>
        </w:rPr>
        <w:t xml:space="preserve"> Ds:</w:t>
      </w:r>
      <w:r w:rsidRPr="008F792C">
        <w:t xml:space="preserve"> Amra</w:t>
      </w:r>
      <w:r>
        <w:t>m</w:t>
      </w:r>
      <w:r w:rsidRPr="008F792C">
        <w:t xml:space="preserve"> (</w:t>
      </w:r>
      <w:r>
        <w:t>4</w:t>
      </w:r>
      <w:r w:rsidRPr="008F792C">
        <w:t xml:space="preserve">)’s father </w:t>
      </w:r>
      <w:r w:rsidRPr="008F792C">
        <w:rPr>
          <w:b/>
          <w:bCs/>
        </w:rPr>
        <w:t>F:</w:t>
      </w:r>
      <w:r w:rsidRPr="008F792C">
        <w:t xml:space="preserve"> Epitaph, Zoar </w:t>
      </w:r>
      <w:r w:rsidRPr="008F792C">
        <w:rPr>
          <w:b/>
          <w:bCs/>
        </w:rPr>
        <w:t>S:</w:t>
      </w:r>
      <w:r w:rsidRPr="008F792C">
        <w:t xml:space="preserve"> Naveh, </w:t>
      </w:r>
      <w:r w:rsidRPr="008F792C">
        <w:rPr>
          <w:i/>
          <w:iCs/>
        </w:rPr>
        <w:t>Tarbiz</w:t>
      </w:r>
      <w:r w:rsidRPr="008F792C">
        <w:t xml:space="preserve"> 68 (1999) </w:t>
      </w:r>
      <w:r>
        <w:t>no. 17</w:t>
      </w:r>
      <w:r w:rsidRPr="008F792C">
        <w:t xml:space="preserve"> </w:t>
      </w:r>
      <w:r w:rsidRPr="008F792C">
        <w:rPr>
          <w:b/>
          <w:bCs/>
        </w:rPr>
        <w:t xml:space="preserve">E: </w:t>
      </w:r>
      <w:r w:rsidRPr="008F792C">
        <w:rPr>
          <w:rFonts w:cs="Times New Roman"/>
        </w:rPr>
        <w:t>–</w:t>
      </w:r>
      <w:r w:rsidRPr="008F792C">
        <w:rPr>
          <w:b/>
          <w:bCs/>
        </w:rPr>
        <w:t xml:space="preserve"> D:</w:t>
      </w:r>
      <w:r w:rsidRPr="008F792C">
        <w:t xml:space="preserve"> </w:t>
      </w:r>
      <w:r w:rsidRPr="002F6202">
        <w:t>503</w:t>
      </w:r>
      <w:r>
        <w:rPr>
          <w:rStyle w:val="FootnoteReference"/>
          <w:lang w:val="de-DE"/>
        </w:rPr>
        <w:footnoteReference w:id="1165"/>
      </w:r>
    </w:p>
    <w:p w14:paraId="552705B6" w14:textId="77777777" w:rsidR="00BD0433" w:rsidRPr="008F792C" w:rsidRDefault="00BD0433" w:rsidP="00815F05">
      <w:pPr>
        <w:numPr>
          <w:ilvl w:val="0"/>
          <w:numId w:val="49"/>
        </w:numPr>
        <w:bidi w:val="0"/>
      </w:pPr>
      <w:r w:rsidRPr="008F792C">
        <w:rPr>
          <w:b/>
          <w:bCs/>
        </w:rPr>
        <w:t xml:space="preserve">O: </w:t>
      </w:r>
      <w:r w:rsidRPr="008F792C">
        <w:rPr>
          <w:rFonts w:cs="Times New Roman"/>
          <w:lang w:val="en-GB"/>
        </w:rPr>
        <w:t>–</w:t>
      </w:r>
      <w:r w:rsidRPr="008F792C">
        <w:rPr>
          <w:b/>
          <w:bCs/>
        </w:rPr>
        <w:t xml:space="preserve"> Ds: </w:t>
      </w:r>
      <w:r w:rsidRPr="008F792C">
        <w:t>Priest</w:t>
      </w:r>
      <w:r w:rsidRPr="008F792C">
        <w:rPr>
          <w:rStyle w:val="FootnoteReference"/>
        </w:rPr>
        <w:footnoteReference w:id="1166"/>
      </w:r>
      <w:r w:rsidRPr="008F792C">
        <w:t xml:space="preserve"> </w:t>
      </w:r>
      <w:r w:rsidRPr="008F792C">
        <w:rPr>
          <w:b/>
          <w:bCs/>
        </w:rPr>
        <w:t>F:</w:t>
      </w:r>
      <w:r w:rsidRPr="008F792C">
        <w:t xml:space="preserve"> Epitaph, Zoar </w:t>
      </w:r>
      <w:r w:rsidRPr="008F792C">
        <w:rPr>
          <w:b/>
          <w:bCs/>
        </w:rPr>
        <w:t>S:</w:t>
      </w:r>
      <w:r w:rsidRPr="008F792C">
        <w:t xml:space="preserve"> Naveh, </w:t>
      </w:r>
      <w:r w:rsidRPr="008F792C">
        <w:rPr>
          <w:i/>
          <w:iCs/>
        </w:rPr>
        <w:t>Tarbiz</w:t>
      </w:r>
      <w:r w:rsidRPr="008F792C">
        <w:t xml:space="preserve"> 69 (2000) no. 23 </w:t>
      </w:r>
      <w:r w:rsidRPr="008F792C">
        <w:rPr>
          <w:b/>
          <w:bCs/>
        </w:rPr>
        <w:t xml:space="preserve">E: </w:t>
      </w:r>
      <w:r w:rsidRPr="008F792C">
        <w:rPr>
          <w:rFonts w:cs="Times New Roman"/>
          <w:lang w:val="en-GB"/>
        </w:rPr>
        <w:t>–</w:t>
      </w:r>
      <w:r w:rsidRPr="008F792C">
        <w:rPr>
          <w:b/>
          <w:bCs/>
        </w:rPr>
        <w:t xml:space="preserve"> D: </w:t>
      </w:r>
      <w:r w:rsidRPr="002F6202">
        <w:t>460</w:t>
      </w:r>
      <w:r>
        <w:rPr>
          <w:rStyle w:val="FootnoteReference"/>
          <w:lang w:val="de-DE"/>
        </w:rPr>
        <w:footnoteReference w:id="1167"/>
      </w:r>
    </w:p>
    <w:p w14:paraId="5512E99D" w14:textId="77777777" w:rsidR="00BD0433" w:rsidRPr="008F792C" w:rsidRDefault="00BD0433" w:rsidP="00815F05">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68"/>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Ossuary, </w:t>
      </w:r>
      <w:r w:rsidRPr="004B3075">
        <w:t>Horvat Kishor</w:t>
      </w:r>
      <w:r>
        <w:rPr>
          <w:rStyle w:val="FootnoteReference"/>
        </w:rPr>
        <w:footnoteReference w:id="1169"/>
      </w:r>
      <w:r w:rsidRPr="008F792C">
        <w:t xml:space="preserve"> </w:t>
      </w:r>
      <w:r w:rsidRPr="008F792C">
        <w:rPr>
          <w:b/>
          <w:bCs/>
        </w:rPr>
        <w:t>S:</w:t>
      </w:r>
      <w:r w:rsidRPr="008F792C">
        <w:t xml:space="preserve"> Zissu, </w:t>
      </w:r>
      <w:r w:rsidRPr="008F792C">
        <w:rPr>
          <w:i/>
          <w:iCs/>
        </w:rPr>
        <w:t>Atiqot</w:t>
      </w:r>
      <w:r w:rsidRPr="008F792C">
        <w:t xml:space="preserve"> 46 (2004) 34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-4</w:t>
      </w:r>
      <w:r w:rsidRPr="008F792C">
        <w:rPr>
          <w:vertAlign w:val="superscript"/>
        </w:rPr>
        <w:t>th</w:t>
      </w:r>
      <w:r w:rsidRPr="008F792C">
        <w:t xml:space="preserve"> C</w:t>
      </w:r>
    </w:p>
    <w:p w14:paraId="51990559" w14:textId="77777777" w:rsidR="00BD0433" w:rsidRPr="008F792C" w:rsidRDefault="00BD0433" w:rsidP="00815F05">
      <w:pPr>
        <w:numPr>
          <w:ilvl w:val="0"/>
          <w:numId w:val="49"/>
        </w:numPr>
        <w:bidi w:val="0"/>
        <w:rPr>
          <w:color w:val="00FF00"/>
        </w:rPr>
      </w:pPr>
      <w:r w:rsidRPr="004B3075">
        <w:rPr>
          <w:b/>
          <w:bCs/>
        </w:rPr>
        <w:t xml:space="preserve">O: </w:t>
      </w:r>
      <w:r w:rsidRPr="004B3075">
        <w:rPr>
          <w:rFonts w:ascii="Graeca" w:hAnsi="Graeca"/>
        </w:rPr>
        <w:t></w:t>
      </w:r>
      <w:r w:rsidRPr="004B3075">
        <w:rPr>
          <w:rFonts w:ascii="Graeca" w:hAnsi="Graeca"/>
        </w:rPr>
        <w:t></w:t>
      </w:r>
      <w:r w:rsidRPr="004B3075">
        <w:rPr>
          <w:rFonts w:ascii="Graeca" w:hAnsi="Graeca"/>
        </w:rPr>
        <w:t></w:t>
      </w:r>
      <w:r w:rsidRPr="004B3075">
        <w:rPr>
          <w:rFonts w:ascii="Graeca" w:hAnsi="Graeca"/>
        </w:rPr>
        <w:t></w:t>
      </w:r>
      <w:r w:rsidRPr="004B3075">
        <w:rPr>
          <w:rFonts w:ascii="Graeca" w:hAnsi="Graeca"/>
        </w:rPr>
        <w:t></w:t>
      </w:r>
      <w:r w:rsidRPr="004B3075">
        <w:rPr>
          <w:rFonts w:ascii="Graeca" w:hAnsi="Graeca"/>
        </w:rPr>
        <w:t></w:t>
      </w:r>
      <w:r w:rsidRPr="004B3075">
        <w:rPr>
          <w:rFonts w:ascii="Graeca" w:hAnsi="Graeca"/>
        </w:rPr>
        <w:t></w:t>
      </w:r>
      <w:r w:rsidRPr="004B3075">
        <w:rPr>
          <w:rFonts w:ascii="Graeca" w:hAnsi="Graeca"/>
        </w:rPr>
        <w:t></w:t>
      </w:r>
      <w:r w:rsidRPr="004B3075">
        <w:rPr>
          <w:rFonts w:ascii="Graeca" w:hAnsi="Graeca"/>
        </w:rPr>
        <w:t></w:t>
      </w:r>
      <w:r w:rsidRPr="004B3075">
        <w:rPr>
          <w:rFonts w:ascii="Graeca" w:hAnsi="Graeca"/>
        </w:rPr>
        <w:t></w:t>
      </w:r>
      <w:r w:rsidRPr="004B3075">
        <w:rPr>
          <w:rFonts w:ascii="Graeca" w:hAnsi="Graeca"/>
        </w:rPr>
        <w:t></w:t>
      </w:r>
      <w:r w:rsidRPr="004B3075">
        <w:rPr>
          <w:rStyle w:val="FootnoteReference"/>
        </w:rPr>
        <w:footnoteReference w:id="1170"/>
      </w:r>
      <w:r w:rsidRPr="004B3075">
        <w:rPr>
          <w:b/>
          <w:bCs/>
        </w:rPr>
        <w:t xml:space="preserve"> Ds: </w:t>
      </w:r>
      <w:r w:rsidRPr="004B3075">
        <w:rPr>
          <w:rFonts w:cs="Times New Roman"/>
          <w:lang w:val="en-GB"/>
        </w:rPr>
        <w:t>–</w:t>
      </w:r>
      <w:r w:rsidRPr="004B3075">
        <w:t xml:space="preserve"> </w:t>
      </w:r>
      <w:r w:rsidRPr="004B3075">
        <w:rPr>
          <w:b/>
          <w:bCs/>
        </w:rPr>
        <w:t>F:</w:t>
      </w:r>
      <w:r w:rsidRPr="004B3075">
        <w:t xml:space="preserve"> Synagogue inscription, </w:t>
      </w:r>
      <w:r w:rsidRPr="00866914">
        <w:t>Deir Aziz</w:t>
      </w:r>
      <w:r>
        <w:rPr>
          <w:rStyle w:val="FootnoteReference"/>
        </w:rPr>
        <w:footnoteReference w:id="1171"/>
      </w:r>
      <w:r w:rsidRPr="004B3075">
        <w:t xml:space="preserve"> </w:t>
      </w:r>
      <w:r w:rsidRPr="004B3075">
        <w:rPr>
          <w:b/>
          <w:bCs/>
        </w:rPr>
        <w:t>S:</w:t>
      </w:r>
      <w:r w:rsidRPr="004B3075">
        <w:t xml:space="preserve"> Maoz &amp; Ben David, </w:t>
      </w:r>
      <w:r w:rsidRPr="004B3075">
        <w:rPr>
          <w:i/>
          <w:iCs/>
        </w:rPr>
        <w:t>Qa</w:t>
      </w:r>
      <w:r w:rsidRPr="004B3075">
        <w:rPr>
          <w:i/>
          <w:iCs/>
        </w:rPr>
        <w:t>d</w:t>
      </w:r>
      <w:r w:rsidRPr="004B3075">
        <w:rPr>
          <w:i/>
          <w:iCs/>
        </w:rPr>
        <w:t>mo</w:t>
      </w:r>
      <w:r w:rsidRPr="008F792C">
        <w:rPr>
          <w:i/>
          <w:iCs/>
        </w:rPr>
        <w:t>niot</w:t>
      </w:r>
      <w:r w:rsidRPr="008F792C">
        <w:t xml:space="preserve"> 39 (2006) 30</w:t>
      </w:r>
      <w:r w:rsidRPr="008F792C">
        <w:rPr>
          <w:rFonts w:hint="cs"/>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6</w:t>
      </w:r>
      <w:r w:rsidRPr="008F792C">
        <w:rPr>
          <w:vertAlign w:val="superscript"/>
        </w:rPr>
        <w:t>th</w:t>
      </w:r>
      <w:r w:rsidRPr="008F792C">
        <w:t xml:space="preserve"> C</w:t>
      </w:r>
    </w:p>
    <w:p w14:paraId="766F14F3" w14:textId="77777777" w:rsidR="00BD0433" w:rsidRPr="008F792C" w:rsidRDefault="00BD0433" w:rsidP="00876C71">
      <w:pPr>
        <w:numPr>
          <w:ilvl w:val="0"/>
          <w:numId w:val="49"/>
        </w:numPr>
        <w:bidi w:val="0"/>
      </w:pPr>
      <w:r w:rsidRPr="008F792C">
        <w:rPr>
          <w:b/>
          <w:bCs/>
          <w:lang w:val="en-GB"/>
        </w:rPr>
        <w:t>O</w:t>
      </w:r>
      <w:r w:rsidRPr="008F792C">
        <w:rPr>
          <w:b/>
          <w:bCs/>
        </w:rPr>
        <w:t xml:space="preserve">: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172"/>
      </w:r>
      <w:r w:rsidRPr="008F792C">
        <w:rPr>
          <w:b/>
          <w:bCs/>
        </w:rPr>
        <w:t xml:space="preserve"> Ds:</w:t>
      </w:r>
      <w:r w:rsidRPr="008F792C">
        <w:t xml:space="preserve"> Tiberius (</w:t>
      </w:r>
      <w:r>
        <w:t>5</w:t>
      </w:r>
      <w:r w:rsidRPr="008F792C">
        <w:t xml:space="preserve">)’s son </w:t>
      </w:r>
      <w:r w:rsidRPr="008F792C">
        <w:rPr>
          <w:b/>
          <w:bCs/>
        </w:rPr>
        <w:t>F:</w:t>
      </w:r>
      <w:r w:rsidRPr="008F792C">
        <w:t xml:space="preserve"> Curse amulet, Beth She’an </w:t>
      </w:r>
      <w:r w:rsidRPr="008F792C">
        <w:rPr>
          <w:b/>
          <w:bCs/>
        </w:rPr>
        <w:t xml:space="preserve">S: </w:t>
      </w:r>
      <w:r w:rsidRPr="008F792C">
        <w:t xml:space="preserve">Youtie &amp; Bonner, </w:t>
      </w:r>
      <w:r w:rsidRPr="008F792C">
        <w:rPr>
          <w:i/>
          <w:iCs/>
        </w:rPr>
        <w:t>A</w:t>
      </w:r>
      <w:r w:rsidRPr="008F792C">
        <w:rPr>
          <w:i/>
          <w:iCs/>
        </w:rPr>
        <w:t>P</w:t>
      </w:r>
      <w:r w:rsidRPr="008F792C">
        <w:rPr>
          <w:i/>
          <w:iCs/>
        </w:rPr>
        <w:t>AT</w:t>
      </w:r>
      <w:r w:rsidRPr="008F792C">
        <w:t xml:space="preserve"> 68 (1937) 75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173"/>
      </w:r>
    </w:p>
    <w:p w14:paraId="1E83A484" w14:textId="77777777" w:rsidR="00BD0433" w:rsidRPr="00F21078" w:rsidRDefault="00BD0433" w:rsidP="00815F05">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74"/>
      </w:r>
      <w:r w:rsidRPr="008F792C">
        <w:rPr>
          <w:b/>
          <w:bCs/>
        </w:rPr>
        <w:t xml:space="preserve"> Ds:</w:t>
      </w:r>
      <w:r w:rsidRPr="008F792C">
        <w:t xml:space="preserve"> Nonna (</w:t>
      </w:r>
      <w:r>
        <w:t>3</w:t>
      </w:r>
      <w:r w:rsidRPr="008F792C">
        <w:t xml:space="preserve">)’s son </w:t>
      </w:r>
      <w:r w:rsidRPr="008F792C">
        <w:rPr>
          <w:b/>
          <w:bCs/>
        </w:rPr>
        <w:t>F:</w:t>
      </w:r>
      <w:r w:rsidRPr="008F792C">
        <w:t xml:space="preserve"> Amulet, Bar‘am</w:t>
      </w:r>
      <w:r w:rsidRPr="008F792C">
        <w:rPr>
          <w:rStyle w:val="FootnoteReference"/>
        </w:rPr>
        <w:footnoteReference w:id="1175"/>
      </w:r>
      <w:r w:rsidRPr="008F792C">
        <w:t xml:space="preserve"> </w:t>
      </w:r>
      <w:r w:rsidRPr="008F792C">
        <w:rPr>
          <w:b/>
          <w:bCs/>
        </w:rPr>
        <w:t>S:</w:t>
      </w:r>
      <w:r w:rsidRPr="008F792C">
        <w:t xml:space="preserve"> Aviam, </w:t>
      </w:r>
      <w:r w:rsidRPr="008F792C">
        <w:rPr>
          <w:i/>
          <w:iCs/>
        </w:rPr>
        <w:t>Qadmoniot</w:t>
      </w:r>
      <w:r w:rsidRPr="008F792C">
        <w:t xml:space="preserve"> 35 (2002) 120 </w:t>
      </w:r>
      <w:r w:rsidRPr="008F792C">
        <w:rPr>
          <w:b/>
          <w:bCs/>
        </w:rPr>
        <w:t xml:space="preserve">E: </w:t>
      </w:r>
      <w:r w:rsidRPr="008F792C">
        <w:rPr>
          <w:rFonts w:cs="Times New Roman"/>
          <w:lang w:val="en-GB"/>
        </w:rPr>
        <w:t>–</w:t>
      </w:r>
      <w:r w:rsidRPr="008F792C">
        <w:rPr>
          <w:b/>
          <w:bCs/>
        </w:rPr>
        <w:t xml:space="preserve"> D:</w:t>
      </w:r>
      <w:r w:rsidRPr="008F792C">
        <w:t xml:space="preserve">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1176"/>
      </w:r>
    </w:p>
    <w:p w14:paraId="3B4B27B5" w14:textId="77777777" w:rsidR="00BD0433" w:rsidRPr="003D6EC4" w:rsidRDefault="00BD0433" w:rsidP="004B2041">
      <w:pPr>
        <w:numPr>
          <w:ilvl w:val="0"/>
          <w:numId w:val="49"/>
        </w:numPr>
        <w:bidi w:val="0"/>
        <w:jc w:val="both"/>
      </w:pPr>
      <w:r w:rsidRPr="00F21078">
        <w:rPr>
          <w:rFonts w:cs="Times New Roman"/>
          <w:b/>
          <w:bCs/>
        </w:rPr>
        <w:t xml:space="preserve"> O: </w:t>
      </w:r>
      <w:r w:rsidRPr="00F21078">
        <w:rPr>
          <w:rFonts w:cs="Times New Roman" w:hint="cs"/>
          <w:rtl/>
        </w:rPr>
        <w:t>[י]ודן</w:t>
      </w:r>
      <w:r w:rsidRPr="008F792C">
        <w:rPr>
          <w:rStyle w:val="FootnoteReference"/>
        </w:rPr>
        <w:footnoteReference w:id="1177"/>
      </w:r>
      <w:r>
        <w:rPr>
          <w:rFonts w:cs="Times New Roman"/>
          <w:b/>
          <w:bCs/>
        </w:rPr>
        <w:t xml:space="preserve"> </w:t>
      </w:r>
      <w:r w:rsidRPr="00F21078">
        <w:rPr>
          <w:rFonts w:cs="Times New Roman"/>
          <w:b/>
          <w:bCs/>
        </w:rPr>
        <w:t xml:space="preserve">Ds: </w:t>
      </w:r>
      <w:r>
        <w:rPr>
          <w:rFonts w:cs="Times New Roman"/>
        </w:rPr>
        <w:t>Ḥarash (1</w:t>
      </w:r>
      <w:r w:rsidRPr="00F21078">
        <w:rPr>
          <w:rFonts w:cs="Times New Roman"/>
        </w:rPr>
        <w:t xml:space="preserve">)’s </w:t>
      </w:r>
      <w:r>
        <w:rPr>
          <w:rFonts w:cs="Times New Roman"/>
        </w:rPr>
        <w:t>son</w:t>
      </w:r>
      <w:r w:rsidRPr="00F21078">
        <w:rPr>
          <w:rFonts w:cs="Times New Roman"/>
        </w:rPr>
        <w:t xml:space="preserve"> </w:t>
      </w:r>
      <w:r w:rsidRPr="00F21078">
        <w:rPr>
          <w:rFonts w:cs="Times New Roman"/>
          <w:b/>
          <w:bCs/>
        </w:rPr>
        <w:t xml:space="preserve">F: </w:t>
      </w:r>
      <w:r w:rsidRPr="00F21078">
        <w:rPr>
          <w:rFonts w:cs="Times New Roman"/>
        </w:rPr>
        <w:t>Synagogue inscription, Rehov</w:t>
      </w:r>
      <w:r>
        <w:rPr>
          <w:rStyle w:val="FootnoteReference"/>
        </w:rPr>
        <w:footnoteReference w:id="1178"/>
      </w:r>
      <w:r w:rsidRPr="00F21078">
        <w:rPr>
          <w:rFonts w:cs="Times New Roman"/>
        </w:rPr>
        <w:t xml:space="preserve"> </w:t>
      </w:r>
      <w:r w:rsidRPr="00F21078">
        <w:rPr>
          <w:rFonts w:cs="Times New Roman"/>
          <w:b/>
          <w:bCs/>
        </w:rPr>
        <w:t xml:space="preserve">S: </w:t>
      </w:r>
      <w:r w:rsidR="00E03D8A">
        <w:t>Vito</w:t>
      </w:r>
      <w:r>
        <w:t>, “Reh</w:t>
      </w:r>
      <w:r>
        <w:rPr>
          <w:rFonts w:cs="Times New Roman"/>
        </w:rPr>
        <w:t>̣</w:t>
      </w:r>
      <w:r>
        <w:t>ob,” 93</w:t>
      </w:r>
      <w:r>
        <w:rPr>
          <w:rStyle w:val="FootnoteReference"/>
        </w:rPr>
        <w:footnoteReference w:id="1179"/>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3D6EC4">
        <w:rPr>
          <w:rFonts w:cs="Times New Roman"/>
          <w:lang w:val="it-IT"/>
        </w:rPr>
        <w:t>4</w:t>
      </w:r>
      <w:r w:rsidRPr="003D6EC4">
        <w:rPr>
          <w:rFonts w:cs="Times New Roman"/>
          <w:vertAlign w:val="superscript"/>
          <w:lang w:val="it-IT"/>
        </w:rPr>
        <w:t>th</w:t>
      </w:r>
      <w:r w:rsidRPr="003D6EC4">
        <w:rPr>
          <w:rFonts w:cs="Times New Roman"/>
          <w:lang w:val="it-IT"/>
        </w:rPr>
        <w:t>-7</w:t>
      </w:r>
      <w:r w:rsidRPr="003D6EC4">
        <w:rPr>
          <w:rFonts w:cs="Times New Roman"/>
          <w:vertAlign w:val="superscript"/>
          <w:lang w:val="it-IT"/>
        </w:rPr>
        <w:t>th</w:t>
      </w:r>
      <w:r w:rsidRPr="003D6EC4">
        <w:rPr>
          <w:rFonts w:cs="Times New Roman"/>
          <w:lang w:val="it-IT"/>
        </w:rPr>
        <w:t xml:space="preserve"> C</w:t>
      </w:r>
    </w:p>
    <w:p w14:paraId="4D3F16BB" w14:textId="77777777" w:rsidR="004D5061" w:rsidRPr="003D6EC4" w:rsidRDefault="00426B00" w:rsidP="004D5061">
      <w:pPr>
        <w:numPr>
          <w:ilvl w:val="0"/>
          <w:numId w:val="49"/>
        </w:numPr>
        <w:bidi w:val="0"/>
        <w:jc w:val="both"/>
        <w:rPr>
          <w:lang w:val="en-GB"/>
        </w:rPr>
      </w:pPr>
      <w:r w:rsidRPr="003D6EC4">
        <w:rPr>
          <w:rFonts w:cs="Times New Roman"/>
          <w:b/>
          <w:bCs/>
        </w:rPr>
        <w:t xml:space="preserve"> </w:t>
      </w:r>
      <w:r w:rsidR="00DE3683" w:rsidRPr="003D6EC4">
        <w:rPr>
          <w:rFonts w:cs="Times New Roman"/>
          <w:b/>
          <w:bCs/>
          <w:lang w:val="en-GB"/>
        </w:rPr>
        <w:t>O</w:t>
      </w:r>
      <w:r w:rsidR="00DE3683" w:rsidRPr="003D6EC4">
        <w:rPr>
          <w:b/>
          <w:bCs/>
          <w:lang w:val="en-GB"/>
        </w:rPr>
        <w:t xml:space="preserve">: </w:t>
      </w:r>
      <w:r w:rsidR="00DE3683" w:rsidRPr="003D6EC4">
        <w:rPr>
          <w:rFonts w:ascii="Graeca" w:hAnsi="Graeca"/>
          <w:b/>
          <w:bCs/>
          <w:noProof/>
          <w:lang w:val="en-GB"/>
        </w:rPr>
        <w:t></w:t>
      </w:r>
      <w:r w:rsidR="00DE3683" w:rsidRPr="003D6EC4">
        <w:rPr>
          <w:rFonts w:ascii="Graeca" w:hAnsi="Graeca"/>
          <w:b/>
          <w:bCs/>
          <w:noProof/>
          <w:lang w:val="en-GB"/>
        </w:rPr>
        <w:t></w:t>
      </w:r>
      <w:r w:rsidR="00DE3683" w:rsidRPr="003D6EC4">
        <w:rPr>
          <w:rFonts w:ascii="Graeca" w:hAnsi="Graeca"/>
          <w:noProof/>
        </w:rPr>
        <w:t></w:t>
      </w:r>
      <w:r w:rsidR="00DE3683" w:rsidRPr="003D6EC4">
        <w:rPr>
          <w:rFonts w:ascii="Graeca" w:hAnsi="Graeca"/>
          <w:noProof/>
        </w:rPr>
        <w:t></w:t>
      </w:r>
      <w:r w:rsidR="00DE3683" w:rsidRPr="003D6EC4">
        <w:rPr>
          <w:rFonts w:ascii="Graeca" w:hAnsi="Graeca"/>
          <w:noProof/>
        </w:rPr>
        <w:t></w:t>
      </w:r>
      <w:r w:rsidR="00272471">
        <w:rPr>
          <w:rFonts w:ascii="Graeca" w:hAnsi="Graeca"/>
          <w:noProof/>
        </w:rPr>
        <w:t></w:t>
      </w:r>
      <w:r w:rsidR="00DE3683" w:rsidRPr="003D6EC4">
        <w:rPr>
          <w:rFonts w:ascii="Graeca" w:hAnsi="Graeca"/>
          <w:noProof/>
        </w:rPr>
        <w:t></w:t>
      </w:r>
      <w:r w:rsidR="00DE3683" w:rsidRPr="003D6EC4">
        <w:rPr>
          <w:rFonts w:ascii="Graeca" w:hAnsi="Graeca"/>
          <w:noProof/>
        </w:rPr>
        <w:t></w:t>
      </w:r>
      <w:r w:rsidR="009A3A5C">
        <w:rPr>
          <w:rFonts w:cs="Times New Roman"/>
          <w:noProof/>
        </w:rPr>
        <w:t>[</w:t>
      </w:r>
      <w:r w:rsidR="00DE3683" w:rsidRPr="003D6EC4">
        <w:rPr>
          <w:rFonts w:ascii="Graeca" w:hAnsi="Graeca"/>
          <w:noProof/>
        </w:rPr>
        <w:t></w:t>
      </w:r>
      <w:r w:rsidR="00DE3683" w:rsidRPr="003D6EC4">
        <w:rPr>
          <w:rFonts w:cs="Times New Roman"/>
          <w:noProof/>
        </w:rPr>
        <w:t>]</w:t>
      </w:r>
      <w:r w:rsidR="00DE3683" w:rsidRPr="003D6EC4">
        <w:rPr>
          <w:rStyle w:val="FootnoteReference"/>
          <w:rFonts w:ascii="Graeca" w:hAnsi="Graeca"/>
          <w:noProof/>
        </w:rPr>
        <w:footnoteReference w:id="1180"/>
      </w:r>
      <w:r w:rsidR="00DE3683" w:rsidRPr="003D6EC4">
        <w:rPr>
          <w:rFonts w:cs="Times New Roman"/>
          <w:b/>
          <w:bCs/>
          <w:noProof/>
          <w:lang w:val="en-GB"/>
        </w:rPr>
        <w:t xml:space="preserve"> </w:t>
      </w:r>
      <w:r w:rsidR="00DE3683" w:rsidRPr="003D6EC4">
        <w:rPr>
          <w:b/>
          <w:bCs/>
          <w:lang w:val="en-GB"/>
        </w:rPr>
        <w:t xml:space="preserve">Ds: </w:t>
      </w:r>
      <w:r w:rsidR="007C62ED" w:rsidRPr="003D6EC4">
        <w:rPr>
          <w:b/>
          <w:bCs/>
          <w:lang w:val="en-GB"/>
        </w:rPr>
        <w:t>C</w:t>
      </w:r>
      <w:r w:rsidR="007C62ED" w:rsidRPr="003D6EC4">
        <w:rPr>
          <w:lang w:val="en-GB"/>
        </w:rPr>
        <w:t>laudia (1)’s husband?</w:t>
      </w:r>
      <w:r w:rsidR="007C62ED" w:rsidRPr="003D6EC4">
        <w:rPr>
          <w:rStyle w:val="FootnoteReference"/>
          <w:lang w:val="en-GB"/>
        </w:rPr>
        <w:footnoteReference w:id="1181"/>
      </w:r>
      <w:r w:rsidR="00DE3683" w:rsidRPr="003D6EC4">
        <w:rPr>
          <w:lang w:val="en-GB"/>
        </w:rPr>
        <w:t xml:space="preserve"> </w:t>
      </w:r>
      <w:r w:rsidR="00DE3683" w:rsidRPr="00CE7207">
        <w:rPr>
          <w:b/>
          <w:bCs/>
          <w:lang w:val="en-GB"/>
        </w:rPr>
        <w:t>F</w:t>
      </w:r>
      <w:r w:rsidR="00DE3683" w:rsidRPr="003D6EC4">
        <w:rPr>
          <w:b/>
          <w:bCs/>
          <w:lang w:val="en-GB"/>
        </w:rPr>
        <w:t xml:space="preserve">: </w:t>
      </w:r>
      <w:r w:rsidR="00DE3683" w:rsidRPr="003B7B3D">
        <w:rPr>
          <w:lang w:val="en-GB"/>
        </w:rPr>
        <w:t>In</w:t>
      </w:r>
      <w:r w:rsidR="00DE3683" w:rsidRPr="003D6EC4">
        <w:rPr>
          <w:lang w:val="en-GB"/>
        </w:rPr>
        <w:t xml:space="preserve">scription, </w:t>
      </w:r>
      <w:r w:rsidR="00F60345" w:rsidRPr="003D6EC4">
        <w:rPr>
          <w:lang w:val="en-GB"/>
        </w:rPr>
        <w:t>El</w:t>
      </w:r>
      <w:r w:rsidR="00F60345">
        <w:t>ijah’s Cave</w:t>
      </w:r>
      <w:r w:rsidR="00DE3683" w:rsidRPr="00CE7207">
        <w:rPr>
          <w:b/>
          <w:bCs/>
          <w:lang w:val="en-GB"/>
        </w:rPr>
        <w:t xml:space="preserve"> S</w:t>
      </w:r>
      <w:r w:rsidR="00DE3683" w:rsidRPr="003D6EC4">
        <w:rPr>
          <w:b/>
          <w:bCs/>
          <w:lang w:val="en-GB"/>
        </w:rPr>
        <w:t xml:space="preserve">: </w:t>
      </w:r>
      <w:r w:rsidR="00DE3683" w:rsidRPr="003B7B3D">
        <w:rPr>
          <w:lang w:val="en-GB"/>
        </w:rPr>
        <w:t>Ap</w:t>
      </w:r>
      <w:r w:rsidR="00DE3683" w:rsidRPr="00CE7207">
        <w:t xml:space="preserve">pendix, no. </w:t>
      </w:r>
      <w:r w:rsidR="00DE3683" w:rsidRPr="004C4095">
        <w:t>2</w:t>
      </w:r>
      <w:r w:rsidR="002C7F66" w:rsidRPr="004C4095">
        <w:t>3</w:t>
      </w:r>
      <w:r w:rsidR="00DE3683" w:rsidRPr="00CE7207">
        <w:t xml:space="preserve"> </w:t>
      </w:r>
      <w:r w:rsidR="00DE3683" w:rsidRPr="00CE7207">
        <w:rPr>
          <w:b/>
          <w:bCs/>
          <w:lang w:val="en-GB"/>
        </w:rPr>
        <w:t>E:</w:t>
      </w:r>
      <w:r w:rsidR="00DE3683" w:rsidRPr="003D6EC4">
        <w:rPr>
          <w:b/>
          <w:bCs/>
          <w:lang w:val="en-GB"/>
        </w:rPr>
        <w:t xml:space="preserve"> </w:t>
      </w:r>
      <w:r w:rsidR="004C4095" w:rsidRPr="003D6EC4">
        <w:rPr>
          <w:b/>
          <w:bCs/>
          <w:lang w:val="en-GB"/>
        </w:rPr>
        <w:t>–</w:t>
      </w:r>
      <w:r w:rsidR="00AA4DCD" w:rsidRPr="009A3A5C">
        <w:rPr>
          <w:rStyle w:val="FootnoteReference"/>
          <w:lang w:val="en-GB"/>
        </w:rPr>
        <w:footnoteReference w:id="1182"/>
      </w:r>
      <w:r w:rsidR="00AA4DCD" w:rsidRPr="009A3A5C">
        <w:rPr>
          <w:lang w:val="en-GB"/>
        </w:rPr>
        <w:t xml:space="preserve"> </w:t>
      </w:r>
      <w:r w:rsidR="00DE3683" w:rsidRPr="00376C2A">
        <w:rPr>
          <w:b/>
          <w:bCs/>
          <w:lang w:val="en-GB"/>
        </w:rPr>
        <w:t>D:</w:t>
      </w:r>
      <w:r w:rsidR="00DE3683" w:rsidRPr="003D6EC4">
        <w:rPr>
          <w:b/>
          <w:bCs/>
          <w:lang w:val="en-GB"/>
        </w:rPr>
        <w:t xml:space="preserve"> </w:t>
      </w:r>
      <w:r w:rsidR="00DE3683" w:rsidRPr="003B7B3D">
        <w:rPr>
          <w:lang w:val="en-GB"/>
        </w:rPr>
        <w:t>Pr</w:t>
      </w:r>
      <w:r w:rsidR="00DE3683" w:rsidRPr="003D6EC4">
        <w:rPr>
          <w:lang w:val="en-GB"/>
        </w:rPr>
        <w:t>e-8</w:t>
      </w:r>
      <w:r w:rsidR="00DE3683" w:rsidRPr="003D6EC4">
        <w:rPr>
          <w:vertAlign w:val="superscript"/>
          <w:lang w:val="en-GB"/>
        </w:rPr>
        <w:t xml:space="preserve">th </w:t>
      </w:r>
      <w:r w:rsidR="00DE3683" w:rsidRPr="00D12BC1">
        <w:rPr>
          <w:lang w:val="en-GB"/>
        </w:rPr>
        <w:t>C</w:t>
      </w:r>
      <w:r w:rsidR="00DE3683" w:rsidRPr="003D6EC4">
        <w:rPr>
          <w:rStyle w:val="FootnoteReference"/>
          <w:lang w:val="en-GB"/>
        </w:rPr>
        <w:footnoteReference w:id="1183"/>
      </w:r>
    </w:p>
    <w:p w14:paraId="0857E4D2" w14:textId="77777777" w:rsidR="004D5061" w:rsidRDefault="004D5061" w:rsidP="004D5061">
      <w:pPr>
        <w:bidi w:val="0"/>
        <w:sectPr w:rsidR="004D5061" w:rsidSect="00BD3E28">
          <w:footnotePr>
            <w:pos w:val="beneathText"/>
            <w:numRestart w:val="eachSect"/>
          </w:footnotePr>
          <w:type w:val="continuous"/>
          <w:pgSz w:w="11906" w:h="16838"/>
          <w:pgMar w:top="1440" w:right="1800" w:bottom="1440" w:left="1800" w:header="720" w:footer="720" w:gutter="0"/>
          <w:cols w:space="720"/>
          <w:bidi/>
          <w:rtlGutter/>
        </w:sectPr>
      </w:pPr>
    </w:p>
    <w:p w14:paraId="2EF1FA72" w14:textId="77777777" w:rsidR="004D5061" w:rsidRDefault="004D5061" w:rsidP="004D5061">
      <w:pPr>
        <w:bidi w:val="0"/>
      </w:pPr>
    </w:p>
    <w:p w14:paraId="1421BD0F" w14:textId="77777777" w:rsidR="00BD0433" w:rsidRDefault="00BD0433" w:rsidP="004D5061">
      <w:pPr>
        <w:bidi w:val="0"/>
        <w:rPr>
          <w:rFonts w:cs="Times New Roman"/>
          <w:i/>
          <w:iCs/>
          <w:sz w:val="24"/>
          <w:szCs w:val="24"/>
        </w:rPr>
      </w:pPr>
      <w:r w:rsidRPr="009B322F">
        <w:rPr>
          <w:rFonts w:cs="Times New Roman"/>
          <w:sz w:val="24"/>
          <w:szCs w:val="24"/>
          <w:rtl/>
        </w:rPr>
        <w:t>יה</w:t>
      </w:r>
      <w:r>
        <w:rPr>
          <w:rFonts w:cs="Times New Roman" w:hint="cs"/>
          <w:sz w:val="24"/>
          <w:szCs w:val="24"/>
          <w:rtl/>
        </w:rPr>
        <w:t>ו</w:t>
      </w:r>
      <w:r w:rsidRPr="009B322F">
        <w:rPr>
          <w:rFonts w:cs="Times New Roman"/>
          <w:sz w:val="24"/>
          <w:szCs w:val="24"/>
          <w:rtl/>
        </w:rPr>
        <w:t>זבד</w:t>
      </w:r>
      <w:r w:rsidR="004D5061">
        <w:rPr>
          <w:rStyle w:val="FootnoteReference"/>
          <w:rFonts w:cs="Times New Roman"/>
          <w:sz w:val="24"/>
          <w:szCs w:val="24"/>
        </w:rPr>
        <w:footnoteReference w:id="1184"/>
      </w:r>
      <w:r w:rsidR="004D5061">
        <w:rPr>
          <w:rFonts w:cs="Times New Roman"/>
          <w:sz w:val="24"/>
          <w:szCs w:val="24"/>
        </w:rPr>
        <w:t xml:space="preserve"> </w:t>
      </w:r>
      <w:r>
        <w:rPr>
          <w:rFonts w:cs="Times New Roman"/>
          <w:sz w:val="24"/>
          <w:szCs w:val="24"/>
        </w:rPr>
        <w:t>–</w:t>
      </w:r>
      <w:r w:rsidRPr="009B322F">
        <w:rPr>
          <w:rFonts w:cs="Times New Roman"/>
          <w:sz w:val="24"/>
          <w:szCs w:val="24"/>
        </w:rPr>
        <w:t xml:space="preserve"> </w:t>
      </w:r>
      <w:r w:rsidRPr="00343ADD">
        <w:rPr>
          <w:rFonts w:cs="Times New Roman"/>
          <w:i/>
          <w:iCs/>
          <w:sz w:val="24"/>
          <w:szCs w:val="24"/>
        </w:rPr>
        <w:t>Yehozabad</w:t>
      </w:r>
    </w:p>
    <w:p w14:paraId="6D5EB386" w14:textId="77777777" w:rsidR="00BD0433" w:rsidRDefault="00BD0433" w:rsidP="00A32C18">
      <w:pPr>
        <w:bidi w:val="0"/>
        <w:rPr>
          <w:rFonts w:cs="Times New Roman"/>
          <w:b/>
          <w:bCs/>
          <w:i/>
          <w:iCs/>
          <w:sz w:val="24"/>
          <w:szCs w:val="24"/>
        </w:rPr>
      </w:pPr>
    </w:p>
    <w:p w14:paraId="651A1C08" w14:textId="77777777" w:rsidR="00BD0433" w:rsidRPr="008F792C" w:rsidRDefault="00BD0433" w:rsidP="00815F05">
      <w:pPr>
        <w:numPr>
          <w:ilvl w:val="0"/>
          <w:numId w:val="51"/>
        </w:numPr>
        <w:bidi w:val="0"/>
        <w:rPr>
          <w:b/>
          <w:bCs/>
        </w:rPr>
        <w:sectPr w:rsidR="00BD0433" w:rsidRPr="008F792C" w:rsidSect="00BD3E28">
          <w:footnotePr>
            <w:pos w:val="beneathText"/>
            <w:numRestart w:val="eachSect"/>
          </w:footnotePr>
          <w:type w:val="continuous"/>
          <w:pgSz w:w="11906" w:h="16838"/>
          <w:pgMar w:top="1440" w:right="1800" w:bottom="1440" w:left="1800" w:header="720" w:footer="720" w:gutter="0"/>
          <w:cols w:space="720"/>
          <w:bidi/>
          <w:rtlGutter/>
        </w:sectPr>
      </w:pPr>
      <w:r w:rsidRPr="008F792C">
        <w:rPr>
          <w:b/>
          <w:bCs/>
        </w:rPr>
        <w:t xml:space="preserve">O: </w:t>
      </w:r>
      <w:r>
        <w:rPr>
          <w:rFonts w:cs="Times New Roman" w:hint="cs"/>
          <w:rtl/>
          <w:lang w:val="en-GB"/>
        </w:rPr>
        <w:t>יהזבד</w:t>
      </w:r>
      <w:r w:rsidRPr="00A32C18">
        <w:rPr>
          <w:rStyle w:val="FootnoteReference"/>
        </w:rPr>
        <w:footnoteReference w:id="1185"/>
      </w:r>
      <w:r>
        <w:rPr>
          <w:b/>
          <w:bCs/>
        </w:rPr>
        <w:t xml:space="preserve"> </w:t>
      </w:r>
      <w:r w:rsidRPr="008F792C">
        <w:rPr>
          <w:b/>
          <w:bCs/>
        </w:rPr>
        <w:t>Ds:</w:t>
      </w:r>
      <w:r w:rsidRPr="008F792C">
        <w:t xml:space="preserve"> </w:t>
      </w:r>
      <w:r w:rsidRPr="008F792C">
        <w:rPr>
          <w:rFonts w:cs="Times New Roman"/>
          <w:lang w:val="en-GB"/>
        </w:rPr>
        <w:t>–</w:t>
      </w:r>
      <w:r w:rsidRPr="008F792C">
        <w:t xml:space="preserve"> </w:t>
      </w:r>
      <w:r w:rsidRPr="008F792C">
        <w:rPr>
          <w:b/>
          <w:bCs/>
        </w:rPr>
        <w:t>F:</w:t>
      </w:r>
      <w:r w:rsidRPr="008F792C">
        <w:t xml:space="preserve"> Epitaph, Beit She‘arim</w:t>
      </w:r>
      <w:r w:rsidRPr="008F792C">
        <w:rPr>
          <w:b/>
          <w:bCs/>
        </w:rPr>
        <w:t xml:space="preserve"> S</w:t>
      </w:r>
      <w:r w:rsidRPr="00D23418">
        <w:rPr>
          <w:b/>
          <w:bCs/>
        </w:rPr>
        <w:t>:</w:t>
      </w:r>
      <w:r w:rsidRPr="00D23418">
        <w:rPr>
          <w:i/>
          <w:iCs/>
        </w:rPr>
        <w:t xml:space="preserve"> CIJ</w:t>
      </w:r>
      <w:r w:rsidRPr="00D23418">
        <w:t xml:space="preserve"> 1132</w:t>
      </w:r>
      <w:r w:rsidRPr="008F792C">
        <w:t xml:space="preserve"> </w:t>
      </w:r>
      <w:r w:rsidRPr="008F792C">
        <w:rPr>
          <w:b/>
          <w:bCs/>
        </w:rPr>
        <w:t xml:space="preserve">E: </w:t>
      </w:r>
      <w:r w:rsidRPr="008F792C">
        <w:rPr>
          <w:rFonts w:cs="Times New Roman"/>
          <w:lang w:val="en-GB"/>
        </w:rPr>
        <w:t>–</w:t>
      </w:r>
      <w:r w:rsidRPr="008F792C">
        <w:rPr>
          <w:b/>
          <w:bCs/>
        </w:rPr>
        <w:t xml:space="preserve"> D:</w:t>
      </w:r>
      <w:r w:rsidRPr="008F792C">
        <w:t xml:space="preserve"> Pre-352</w:t>
      </w:r>
      <w:r w:rsidRPr="008F792C">
        <w:rPr>
          <w:rStyle w:val="FootnoteReference"/>
        </w:rPr>
        <w:footnoteReference w:id="1186"/>
      </w:r>
    </w:p>
    <w:p w14:paraId="35B23E97" w14:textId="77777777" w:rsidR="00BD0433" w:rsidRDefault="00BD0433" w:rsidP="00A32C18">
      <w:pPr>
        <w:bidi w:val="0"/>
        <w:rPr>
          <w:b/>
          <w:bCs/>
        </w:rPr>
      </w:pPr>
    </w:p>
    <w:p w14:paraId="1217FEF9" w14:textId="77777777" w:rsidR="00BD0433" w:rsidRDefault="00BD0433" w:rsidP="00A97D26">
      <w:pPr>
        <w:bidi w:val="0"/>
        <w:rPr>
          <w:rFonts w:cs="Times New Roman"/>
          <w:i/>
          <w:iCs/>
          <w:sz w:val="24"/>
          <w:szCs w:val="24"/>
        </w:rPr>
      </w:pPr>
      <w:r w:rsidRPr="00963995">
        <w:rPr>
          <w:rFonts w:cs="Times New Roman"/>
          <w:sz w:val="24"/>
          <w:szCs w:val="24"/>
          <w:rtl/>
        </w:rPr>
        <w:t>יהושע</w:t>
      </w:r>
      <w:r w:rsidRPr="00963995">
        <w:rPr>
          <w:rStyle w:val="FootnoteReference"/>
          <w:rFonts w:cs="Times New Roman"/>
          <w:sz w:val="24"/>
          <w:szCs w:val="24"/>
        </w:rPr>
        <w:footnoteReference w:id="1187"/>
      </w:r>
      <w:r w:rsidRPr="00963995">
        <w:rPr>
          <w:rFonts w:cs="Times New Roman"/>
          <w:sz w:val="24"/>
          <w:szCs w:val="24"/>
        </w:rPr>
        <w:t xml:space="preserve"> </w:t>
      </w:r>
      <w:r>
        <w:rPr>
          <w:rFonts w:cs="Times New Roman"/>
          <w:sz w:val="24"/>
          <w:szCs w:val="24"/>
        </w:rPr>
        <w:t>–</w:t>
      </w:r>
      <w:r w:rsidRPr="00963995">
        <w:rPr>
          <w:rFonts w:cs="Times New Roman"/>
          <w:sz w:val="24"/>
          <w:szCs w:val="24"/>
        </w:rPr>
        <w:t xml:space="preserve"> </w:t>
      </w:r>
      <w:r w:rsidRPr="00343ADD">
        <w:rPr>
          <w:rFonts w:cs="Times New Roman"/>
          <w:i/>
          <w:iCs/>
          <w:sz w:val="24"/>
          <w:szCs w:val="24"/>
        </w:rPr>
        <w:t>Joshua</w:t>
      </w:r>
    </w:p>
    <w:p w14:paraId="3D9D6150" w14:textId="77777777" w:rsidR="00BD0433" w:rsidRPr="008F792C" w:rsidRDefault="00BD0433" w:rsidP="00343ADD">
      <w:pPr>
        <w:bidi w:val="0"/>
        <w:rPr>
          <w:rFonts w:cs="Times New Roman"/>
        </w:rPr>
      </w:pPr>
    </w:p>
    <w:p w14:paraId="59AAFF25" w14:textId="77777777" w:rsidR="00BD0433" w:rsidRPr="008F792C" w:rsidRDefault="00BD0433" w:rsidP="00B725E1">
      <w:pPr>
        <w:numPr>
          <w:ilvl w:val="0"/>
          <w:numId w:val="50"/>
        </w:numPr>
        <w:bidi w:val="0"/>
        <w:rPr>
          <w:rFonts w:cs="Times New Roman"/>
          <w:b/>
          <w:bCs/>
          <w:lang w:val="en-GB"/>
        </w:rPr>
      </w:pPr>
      <w:r w:rsidRPr="008F792C">
        <w:rPr>
          <w:rFonts w:cs="Times New Roman"/>
          <w:b/>
          <w:bCs/>
          <w:lang w:val="en-GB"/>
        </w:rPr>
        <w:t xml:space="preserve">O: </w:t>
      </w:r>
      <w:r w:rsidRPr="008F792C">
        <w:rPr>
          <w:rFonts w:ascii="Coptic" w:hAnsi="Coptic" w:cs="Times New Roman"/>
          <w:lang w:val="en-GB"/>
        </w:rPr>
        <w:t>ab</w:t>
      </w:r>
      <w:r w:rsidR="00B725E1">
        <w:rPr>
          <w:rFonts w:ascii="Coptic" w:hAnsi="Coptic" w:cs="Times New Roman"/>
          <w:lang w:val="en-GB"/>
        </w:rPr>
        <w:t>o</w:t>
      </w:r>
      <w:r w:rsidR="009830D7">
        <w:rPr>
          <w:rFonts w:ascii="Coptic" w:hAnsi="Coptic" w:cs="Times New Roman"/>
          <w:lang w:val="en-GB"/>
        </w:rPr>
        <w:t>c’</w:t>
      </w:r>
      <w:r w:rsidR="00B725E1">
        <w:rPr>
          <w:rFonts w:ascii="Coptic" w:hAnsi="Coptic" w:cs="Times New Roman"/>
          <w:lang w:val="en-GB"/>
        </w:rPr>
        <w:t>ihso</w:t>
      </w:r>
      <w:r w:rsidR="00AA19C6">
        <w:rPr>
          <w:rFonts w:ascii="Coptic" w:hAnsi="Coptic" w:cs="Times New Roman"/>
          <w:lang w:val="en-GB"/>
        </w:rPr>
        <w:t>u</w:t>
      </w:r>
      <w:r w:rsidRPr="008F792C">
        <w:rPr>
          <w:rStyle w:val="FootnoteReference"/>
          <w:rFonts w:cs="Times New Roman"/>
          <w:lang w:val="en-GB"/>
        </w:rPr>
        <w:footnoteReference w:id="1188"/>
      </w:r>
      <w:r w:rsidRPr="008F792C">
        <w:rPr>
          <w:rFonts w:cs="Times New Roman"/>
          <w:b/>
          <w:bCs/>
          <w:lang w:val="en-GB"/>
        </w:rPr>
        <w:t xml:space="preserve"> Ds: </w:t>
      </w:r>
      <w:r w:rsidR="00F7767E">
        <w:rPr>
          <w:rFonts w:cs="Times New Roman"/>
          <w:lang w:val="en-GB"/>
        </w:rPr>
        <w:t>High p</w:t>
      </w:r>
      <w:r w:rsidRPr="008F792C">
        <w:rPr>
          <w:rFonts w:cs="Times New Roman"/>
          <w:lang w:val="en-GB"/>
        </w:rPr>
        <w:t>riest</w:t>
      </w:r>
      <w:r w:rsidRPr="008F792C">
        <w:rPr>
          <w:rStyle w:val="FootnoteReference"/>
          <w:rFonts w:cs="Times New Roman"/>
          <w:lang w:val="en-GB"/>
        </w:rPr>
        <w:footnoteReference w:id="1189"/>
      </w:r>
      <w:r w:rsidRPr="008F792C">
        <w:rPr>
          <w:rFonts w:cs="Times New Roman"/>
          <w:b/>
          <w:bCs/>
          <w:lang w:val="en-GB"/>
        </w:rPr>
        <w:t xml:space="preserve"> F: </w:t>
      </w:r>
      <w:r w:rsidRPr="008F792C">
        <w:rPr>
          <w:rFonts w:cs="Times New Roman"/>
          <w:lang w:val="en-GB"/>
        </w:rPr>
        <w:t xml:space="preserve">– </w:t>
      </w:r>
      <w:r w:rsidRPr="008F792C">
        <w:rPr>
          <w:rFonts w:cs="Times New Roman"/>
          <w:b/>
          <w:bCs/>
          <w:lang w:val="en-GB"/>
        </w:rPr>
        <w:t xml:space="preserve">S: </w:t>
      </w:r>
      <w:r w:rsidRPr="008F792C">
        <w:t xml:space="preserve">Pseudo-Cyril of Jerusalem, </w:t>
      </w:r>
      <w:r w:rsidRPr="008F792C">
        <w:rPr>
          <w:i/>
          <w:iCs/>
        </w:rPr>
        <w:t>The Cross</w:t>
      </w:r>
      <w:r>
        <w:t>, 29b 2</w:t>
      </w:r>
      <w:r w:rsidRPr="008F792C">
        <w:rPr>
          <w:rFonts w:cs="Times New Roman"/>
          <w:b/>
          <w:bCs/>
          <w:lang w:val="en-GB"/>
        </w:rPr>
        <w:t xml:space="preserve"> E: </w:t>
      </w:r>
      <w:r w:rsidRPr="008F792C">
        <w:rPr>
          <w:rFonts w:cs="Times New Roman"/>
          <w:lang w:val="en-GB"/>
        </w:rPr>
        <w:t>–</w:t>
      </w:r>
      <w:r w:rsidRPr="008F792C">
        <w:rPr>
          <w:rFonts w:cs="Times New Roman"/>
          <w:b/>
          <w:bCs/>
          <w:lang w:val="en-GB"/>
        </w:rPr>
        <w:t xml:space="preserve"> D: </w:t>
      </w:r>
      <w:r w:rsidRPr="008F792C">
        <w:rPr>
          <w:rFonts w:cs="Times New Roman"/>
          <w:lang w:val="en-GB"/>
        </w:rPr>
        <w:t>312-37</w:t>
      </w:r>
      <w:r w:rsidRPr="008F792C">
        <w:rPr>
          <w:rStyle w:val="FootnoteReference"/>
          <w:rFonts w:cs="Times New Roman"/>
          <w:lang w:val="en-GB"/>
        </w:rPr>
        <w:footnoteReference w:id="1190"/>
      </w:r>
      <w:r w:rsidRPr="008F792C">
        <w:rPr>
          <w:rFonts w:cs="Times New Roman"/>
          <w:b/>
          <w:bCs/>
          <w:lang w:val="en-GB"/>
        </w:rPr>
        <w:t xml:space="preserve"> </w:t>
      </w:r>
    </w:p>
    <w:p w14:paraId="100B1A6B" w14:textId="77777777" w:rsidR="00BD0433" w:rsidRPr="008F792C" w:rsidRDefault="00BD0433" w:rsidP="00F7767E">
      <w:pPr>
        <w:numPr>
          <w:ilvl w:val="0"/>
          <w:numId w:val="50"/>
        </w:numPr>
        <w:bidi w:val="0"/>
        <w:rPr>
          <w:b/>
          <w:bCs/>
        </w:rPr>
      </w:pPr>
      <w:r w:rsidRPr="008F792C">
        <w:rPr>
          <w:rFonts w:cs="Times New Roman"/>
          <w:b/>
          <w:bCs/>
          <w:lang w:val="en-GB"/>
        </w:rPr>
        <w:t xml:space="preserve">O: </w:t>
      </w:r>
      <w:r w:rsidRPr="008F792C">
        <w:rPr>
          <w:rFonts w:ascii="Coptic" w:hAnsi="Coptic" w:cs="Times New Roman"/>
          <w:lang w:val="en-GB"/>
        </w:rPr>
        <w:t>ihso</w:t>
      </w:r>
      <w:r w:rsidR="00AA19C6">
        <w:rPr>
          <w:rFonts w:ascii="Coptic" w:hAnsi="Coptic" w:cs="Times New Roman"/>
          <w:lang w:val="en-GB"/>
        </w:rPr>
        <w:t>u</w:t>
      </w:r>
      <w:r w:rsidRPr="008F792C">
        <w:rPr>
          <w:rStyle w:val="FootnoteReference"/>
          <w:rFonts w:cs="Times New Roman"/>
          <w:lang w:val="en-GB"/>
        </w:rPr>
        <w:footnoteReference w:id="1191"/>
      </w:r>
      <w:r w:rsidRPr="008F792C">
        <w:rPr>
          <w:rFonts w:cs="Times New Roman"/>
          <w:b/>
          <w:bCs/>
          <w:lang w:val="en-GB"/>
        </w:rPr>
        <w:t xml:space="preserve"> Ds: </w:t>
      </w:r>
      <w:r w:rsidR="00F7767E">
        <w:rPr>
          <w:rFonts w:cs="Times New Roman"/>
          <w:lang w:val="en-GB"/>
        </w:rPr>
        <w:t>High p</w:t>
      </w:r>
      <w:r w:rsidRPr="008F792C">
        <w:rPr>
          <w:rFonts w:cs="Times New Roman"/>
          <w:lang w:val="en-GB"/>
        </w:rPr>
        <w:t>riest</w:t>
      </w:r>
      <w:r w:rsidRPr="008F792C">
        <w:rPr>
          <w:rStyle w:val="FootnoteReference"/>
          <w:rFonts w:cs="Times New Roman"/>
          <w:lang w:val="en-GB"/>
        </w:rPr>
        <w:footnoteReference w:id="1192"/>
      </w:r>
      <w:r w:rsidRPr="008F792C">
        <w:rPr>
          <w:rFonts w:cs="Times New Roman"/>
          <w:b/>
          <w:bCs/>
          <w:lang w:val="en-GB"/>
        </w:rPr>
        <w:t xml:space="preserve"> F: </w:t>
      </w:r>
      <w:r w:rsidRPr="008F792C">
        <w:rPr>
          <w:rFonts w:cs="Times New Roman"/>
          <w:lang w:val="en-GB"/>
        </w:rPr>
        <w:t xml:space="preserve">– </w:t>
      </w:r>
      <w:r w:rsidRPr="008F792C">
        <w:rPr>
          <w:rFonts w:cs="Times New Roman"/>
          <w:b/>
          <w:bCs/>
          <w:lang w:val="en-GB"/>
        </w:rPr>
        <w:t xml:space="preserve">S: </w:t>
      </w:r>
      <w:r w:rsidRPr="008F792C">
        <w:t xml:space="preserve">Pseudo-Cyril of Jerusalem, </w:t>
      </w:r>
      <w:r w:rsidRPr="008F792C">
        <w:rPr>
          <w:i/>
          <w:iCs/>
        </w:rPr>
        <w:t>The Cross</w:t>
      </w:r>
      <w:r>
        <w:t>, 29b 2</w:t>
      </w:r>
      <w:r w:rsidRPr="008F792C">
        <w:rPr>
          <w:rFonts w:cs="Times New Roman"/>
          <w:b/>
          <w:bCs/>
          <w:lang w:val="en-GB"/>
        </w:rPr>
        <w:t xml:space="preserve"> E: </w:t>
      </w:r>
      <w:r w:rsidRPr="008F792C">
        <w:rPr>
          <w:rFonts w:cs="Times New Roman"/>
          <w:lang w:val="en-GB"/>
        </w:rPr>
        <w:t>–</w:t>
      </w:r>
      <w:r w:rsidRPr="008F792C">
        <w:rPr>
          <w:rFonts w:cs="Times New Roman"/>
          <w:b/>
          <w:bCs/>
          <w:lang w:val="en-GB"/>
        </w:rPr>
        <w:t xml:space="preserve"> D: </w:t>
      </w:r>
      <w:r w:rsidRPr="008F792C">
        <w:rPr>
          <w:rFonts w:cs="Times New Roman"/>
          <w:lang w:val="en-GB"/>
        </w:rPr>
        <w:t>312-37</w:t>
      </w:r>
      <w:r w:rsidRPr="008F792C">
        <w:rPr>
          <w:rStyle w:val="FootnoteReference"/>
          <w:rFonts w:cs="Times New Roman"/>
          <w:lang w:val="en-GB"/>
        </w:rPr>
        <w:footnoteReference w:id="1193"/>
      </w:r>
      <w:r w:rsidRPr="008F792C">
        <w:rPr>
          <w:rFonts w:cs="Times New Roman"/>
          <w:lang w:val="en-GB"/>
        </w:rPr>
        <w:t xml:space="preserve"> </w:t>
      </w:r>
    </w:p>
    <w:p w14:paraId="15012489" w14:textId="77777777" w:rsidR="00BD0433" w:rsidRPr="008F792C" w:rsidRDefault="00BD0433" w:rsidP="00815F05">
      <w:pPr>
        <w:numPr>
          <w:ilvl w:val="0"/>
          <w:numId w:val="50"/>
        </w:numPr>
        <w:bidi w:val="0"/>
        <w:rPr>
          <w:rtl/>
        </w:rPr>
      </w:pPr>
      <w:r w:rsidRPr="008F792C">
        <w:rPr>
          <w:b/>
          <w:bCs/>
        </w:rPr>
        <w:t xml:space="preserve">O: </w:t>
      </w:r>
      <w:r w:rsidRPr="008F792C">
        <w:rPr>
          <w:rFonts w:cs="Times New Roman"/>
          <w:lang w:val="en-GB"/>
        </w:rPr>
        <w:t>–</w:t>
      </w:r>
      <w:r w:rsidR="00446803">
        <w:rPr>
          <w:rStyle w:val="FootnoteReference"/>
          <w:rFonts w:cs="Times New Roman"/>
          <w:lang w:val="en-GB"/>
        </w:rPr>
        <w:footnoteReference w:id="1194"/>
      </w:r>
      <w:r w:rsidRPr="008F792C">
        <w:rPr>
          <w:b/>
          <w:bCs/>
        </w:rPr>
        <w:t xml:space="preserve"> Ds:</w:t>
      </w:r>
      <w:r w:rsidRPr="008F792C">
        <w:t xml:space="preserve"> Barak (</w:t>
      </w:r>
      <w:r>
        <w:t>1</w:t>
      </w:r>
      <w:r w:rsidRPr="008F792C">
        <w:t>)’s son,</w:t>
      </w:r>
      <w:r>
        <w:t xml:space="preserve"> leader</w:t>
      </w:r>
      <w:r>
        <w:rPr>
          <w:rStyle w:val="FootnoteReference"/>
        </w:rPr>
        <w:footnoteReference w:id="1195"/>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Tulida</w:t>
      </w:r>
      <w:r w:rsidRPr="008F792C">
        <w:t xml:space="preserve">, 129 </w:t>
      </w:r>
      <w:r w:rsidRPr="008F792C">
        <w:rPr>
          <w:b/>
          <w:bCs/>
        </w:rPr>
        <w:t xml:space="preserve">E: </w:t>
      </w:r>
      <w:r w:rsidRPr="008F792C">
        <w:t>Samaritan</w:t>
      </w:r>
      <w:r w:rsidRPr="008F792C">
        <w:rPr>
          <w:rStyle w:val="FootnoteReference"/>
          <w:rFonts w:cs="Times New Roman"/>
        </w:rPr>
        <w:footnoteReference w:id="1196"/>
      </w:r>
      <w:r w:rsidRPr="008F792C">
        <w:t xml:space="preserve"> </w:t>
      </w:r>
      <w:r w:rsidRPr="008F792C">
        <w:rPr>
          <w:b/>
          <w:bCs/>
        </w:rPr>
        <w:t xml:space="preserve">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1197"/>
      </w:r>
    </w:p>
    <w:p w14:paraId="67E34EF2" w14:textId="77777777" w:rsidR="00BD0433" w:rsidRPr="008F792C" w:rsidRDefault="00BD0433" w:rsidP="00815F05">
      <w:pPr>
        <w:numPr>
          <w:ilvl w:val="0"/>
          <w:numId w:val="50"/>
        </w:numPr>
        <w:bidi w:val="0"/>
      </w:pPr>
      <w:r w:rsidRPr="008F792C">
        <w:rPr>
          <w:b/>
          <w:bCs/>
        </w:rPr>
        <w:t xml:space="preserve">O: </w:t>
      </w:r>
      <w:r w:rsidRPr="008F792C">
        <w:rPr>
          <w:rFonts w:cs="Times New Roman"/>
          <w:lang w:val="en-GB"/>
        </w:rPr>
        <w:t>–</w:t>
      </w:r>
      <w:r w:rsidRPr="008F792C">
        <w:rPr>
          <w:b/>
          <w:bCs/>
        </w:rPr>
        <w:t xml:space="preserve"> Ds:</w:t>
      </w:r>
      <w:r w:rsidRPr="008F792C">
        <w:t xml:space="preserve"> Of Sikhnin</w:t>
      </w:r>
      <w:r w:rsidRPr="008F792C">
        <w:rPr>
          <w:rStyle w:val="FootnoteReference"/>
        </w:rPr>
        <w:footnoteReference w:id="1198"/>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4:1, 7b (Kosovsky, </w:t>
      </w:r>
      <w:r w:rsidRPr="008F792C">
        <w:rPr>
          <w:i/>
          <w:iCs/>
        </w:rPr>
        <w:t>Yerushalmi</w:t>
      </w:r>
      <w:r w:rsidRPr="008F792C">
        <w:t xml:space="preserve">, 335) </w:t>
      </w:r>
      <w:r w:rsidRPr="008F792C">
        <w:rPr>
          <w:b/>
          <w:bCs/>
        </w:rPr>
        <w:t xml:space="preserve">E: </w:t>
      </w:r>
      <w:r w:rsidRPr="008F792C">
        <w:rPr>
          <w:rFonts w:cs="Times New Roman"/>
          <w:lang w:val="en-GB"/>
        </w:rPr>
        <w:t>–</w:t>
      </w:r>
      <w:r w:rsidRPr="008F792C">
        <w:rPr>
          <w:b/>
          <w:bCs/>
        </w:rPr>
        <w:t xml:space="preserve"> D: </w:t>
      </w:r>
      <w:r w:rsidR="001B2214">
        <w:t>3</w:t>
      </w:r>
      <w:r w:rsidR="001B2214" w:rsidRPr="005C724F">
        <w:rPr>
          <w:vertAlign w:val="superscript"/>
        </w:rPr>
        <w:t>rd</w:t>
      </w:r>
      <w:r w:rsidR="001B2214">
        <w:t xml:space="preserve"> C</w:t>
      </w:r>
      <w:r w:rsidR="001B2214">
        <w:rPr>
          <w:rStyle w:val="FootnoteReference"/>
        </w:rPr>
        <w:footnoteReference w:id="1199"/>
      </w:r>
    </w:p>
    <w:p w14:paraId="16587614" w14:textId="77777777" w:rsidR="00BD0433" w:rsidRPr="008F792C" w:rsidRDefault="00BD0433" w:rsidP="00815F05">
      <w:pPr>
        <w:numPr>
          <w:ilvl w:val="0"/>
          <w:numId w:val="50"/>
        </w:numPr>
        <w:bidi w:val="0"/>
      </w:pPr>
      <w:r w:rsidRPr="008F792C">
        <w:rPr>
          <w:b/>
          <w:bCs/>
        </w:rPr>
        <w:t xml:space="preserve">O: </w:t>
      </w:r>
      <w:r w:rsidRPr="008F792C">
        <w:rPr>
          <w:rFonts w:cs="Times New Roman"/>
          <w:lang w:val="en-GB"/>
        </w:rPr>
        <w:t>–</w:t>
      </w:r>
      <w:r w:rsidRPr="008F792C">
        <w:rPr>
          <w:b/>
          <w:bCs/>
        </w:rPr>
        <w:t xml:space="preserve"> Ds: </w:t>
      </w:r>
      <w:r w:rsidRPr="008F792C">
        <w:t>Of Darom</w:t>
      </w:r>
      <w:r w:rsidRPr="008F792C">
        <w:rPr>
          <w:rStyle w:val="FootnoteReference"/>
        </w:rPr>
        <w:footnoteReference w:id="1200"/>
      </w:r>
      <w:r w:rsidRPr="008F792C">
        <w:t xml:space="preserve"> </w:t>
      </w:r>
      <w:r w:rsidRPr="008F792C">
        <w:rPr>
          <w:b/>
          <w:bCs/>
        </w:rPr>
        <w:t>F:</w:t>
      </w:r>
      <w:r w:rsidRPr="008F792C">
        <w:t xml:space="preserve"> – </w:t>
      </w:r>
      <w:r w:rsidRPr="008F792C">
        <w:rPr>
          <w:b/>
          <w:bCs/>
        </w:rPr>
        <w:t>S:</w:t>
      </w:r>
      <w:r w:rsidRPr="008F792C">
        <w:t xml:space="preserve"> </w:t>
      </w:r>
      <w:r w:rsidRPr="008F792C">
        <w:rPr>
          <w:i/>
          <w:iCs/>
        </w:rPr>
        <w:t xml:space="preserve">yBer </w:t>
      </w:r>
      <w:r w:rsidRPr="008F792C">
        <w:t xml:space="preserve">5:9, 9c (Kosovsky, </w:t>
      </w:r>
      <w:r w:rsidRPr="008F792C">
        <w:rPr>
          <w:i/>
          <w:iCs/>
        </w:rPr>
        <w:t>Yerushalmi</w:t>
      </w:r>
      <w:r w:rsidRPr="008F792C">
        <w:t xml:space="preserve">, 187) </w:t>
      </w:r>
      <w:r w:rsidRPr="008F792C">
        <w:rPr>
          <w:b/>
          <w:bCs/>
        </w:rPr>
        <w:t xml:space="preserve">E: </w:t>
      </w:r>
      <w:r w:rsidRPr="008F792C">
        <w:rPr>
          <w:rFonts w:cs="Times New Roman"/>
          <w:lang w:val="en-GB"/>
        </w:rPr>
        <w:t>–</w:t>
      </w:r>
      <w:r w:rsidRPr="008F792C">
        <w:rPr>
          <w:b/>
          <w:bCs/>
        </w:rPr>
        <w:t xml:space="preserve"> D: </w:t>
      </w:r>
      <w:r w:rsidR="001B2214">
        <w:t>4</w:t>
      </w:r>
      <w:r w:rsidR="001B2214" w:rsidRPr="001B2214">
        <w:rPr>
          <w:vertAlign w:val="superscript"/>
        </w:rPr>
        <w:t>th</w:t>
      </w:r>
      <w:r w:rsidR="001B2214">
        <w:t xml:space="preserve"> C</w:t>
      </w:r>
      <w:r w:rsidR="001B2214">
        <w:rPr>
          <w:rStyle w:val="FootnoteReference"/>
        </w:rPr>
        <w:footnoteReference w:id="1201"/>
      </w:r>
    </w:p>
    <w:p w14:paraId="5AB6A0C6" w14:textId="77777777" w:rsidR="00BD0433" w:rsidRPr="008F792C" w:rsidRDefault="00BD0433" w:rsidP="00FE1E69">
      <w:pPr>
        <w:numPr>
          <w:ilvl w:val="0"/>
          <w:numId w:val="50"/>
        </w:numPr>
        <w:bidi w:val="0"/>
      </w:pPr>
      <w:r w:rsidRPr="008F792C">
        <w:rPr>
          <w:b/>
          <w:bCs/>
        </w:rPr>
        <w:t xml:space="preserve">O: </w:t>
      </w:r>
      <w:r w:rsidRPr="008F792C">
        <w:t>–</w:t>
      </w:r>
      <w:r w:rsidRPr="008F792C">
        <w:rPr>
          <w:b/>
          <w:bCs/>
        </w:rPr>
        <w:t xml:space="preserve"> Ds:</w:t>
      </w:r>
      <w:r w:rsidRPr="008F792C">
        <w:t xml:space="preserve"> Zeidal (</w:t>
      </w:r>
      <w:r>
        <w:t>1</w:t>
      </w:r>
      <w:r w:rsidRPr="008F792C">
        <w:t xml:space="preserve">)’s son </w:t>
      </w:r>
      <w:r w:rsidRPr="008F792C">
        <w:rPr>
          <w:b/>
          <w:bCs/>
        </w:rPr>
        <w:t>F:</w:t>
      </w:r>
      <w:r w:rsidRPr="008F792C">
        <w:t xml:space="preserve"> – </w:t>
      </w:r>
      <w:r w:rsidRPr="008F792C">
        <w:rPr>
          <w:b/>
          <w:bCs/>
        </w:rPr>
        <w:t>S:</w:t>
      </w:r>
      <w:r w:rsidRPr="008F792C">
        <w:rPr>
          <w:i/>
          <w:iCs/>
        </w:rPr>
        <w:t xml:space="preserve"> yTer </w:t>
      </w:r>
      <w:r w:rsidRPr="008F792C">
        <w:t xml:space="preserve">8:3, 45c (Kosovsky, </w:t>
      </w:r>
      <w:r w:rsidRPr="008F792C">
        <w:rPr>
          <w:i/>
          <w:iCs/>
        </w:rPr>
        <w:t>Yerushalmi</w:t>
      </w:r>
      <w:r w:rsidRPr="008F792C">
        <w:t xml:space="preserve">, 342) </w:t>
      </w:r>
      <w:r w:rsidRPr="008F792C">
        <w:rPr>
          <w:b/>
          <w:bCs/>
        </w:rPr>
        <w:t xml:space="preserve">E: </w:t>
      </w:r>
      <w:r w:rsidRPr="008F792C">
        <w:rPr>
          <w:rFonts w:cs="Times New Roman"/>
          <w:lang w:val="en-GB"/>
        </w:rPr>
        <w:t>–</w:t>
      </w:r>
      <w:r w:rsidRPr="008F792C">
        <w:rPr>
          <w:b/>
          <w:bCs/>
        </w:rPr>
        <w:t xml:space="preserve"> D: </w:t>
      </w:r>
      <w:r w:rsidR="00FE1E69">
        <w:rPr>
          <w:rFonts w:cs="Times New Roman"/>
          <w:lang w:val="en-GB"/>
        </w:rPr>
        <w:t>3</w:t>
      </w:r>
      <w:r w:rsidR="00FE1E69" w:rsidRPr="002B189E">
        <w:rPr>
          <w:rFonts w:cs="Times New Roman"/>
          <w:vertAlign w:val="superscript"/>
          <w:lang w:val="en-GB"/>
        </w:rPr>
        <w:t>rd</w:t>
      </w:r>
      <w:r w:rsidR="00FE1E69">
        <w:rPr>
          <w:rFonts w:cs="Times New Roman"/>
          <w:lang w:val="en-GB"/>
        </w:rPr>
        <w:t xml:space="preserve"> C</w:t>
      </w:r>
      <w:r w:rsidR="00FE1E69">
        <w:rPr>
          <w:rStyle w:val="FootnoteReference"/>
          <w:rFonts w:cs="Times New Roman"/>
          <w:lang w:val="en-GB"/>
        </w:rPr>
        <w:footnoteReference w:id="1202"/>
      </w:r>
    </w:p>
    <w:p w14:paraId="2B42BF05" w14:textId="77777777" w:rsidR="00BD0433" w:rsidRPr="008F792C" w:rsidRDefault="00BD0433" w:rsidP="00815F05">
      <w:pPr>
        <w:numPr>
          <w:ilvl w:val="0"/>
          <w:numId w:val="50"/>
        </w:numPr>
        <w:bidi w:val="0"/>
      </w:pPr>
      <w:r w:rsidRPr="008F792C">
        <w:rPr>
          <w:b/>
          <w:bCs/>
        </w:rPr>
        <w:t xml:space="preserve">O: </w:t>
      </w:r>
      <w:r w:rsidRPr="008F792C">
        <w:rPr>
          <w:rFonts w:cs="Times New Roman"/>
          <w:rtl/>
        </w:rPr>
        <w:t>יושוע</w:t>
      </w:r>
      <w:r w:rsidRPr="008F792C">
        <w:rPr>
          <w:rStyle w:val="FootnoteReference"/>
          <w:lang w:val="fr-FR"/>
        </w:rPr>
        <w:footnoteReference w:id="1203"/>
      </w:r>
      <w:r w:rsidRPr="008F792C">
        <w:rPr>
          <w:b/>
          <w:bCs/>
        </w:rPr>
        <w:t xml:space="preserve"> Ds:</w:t>
      </w:r>
      <w:r w:rsidRPr="008F792C">
        <w:t xml:space="preserve"> Gi</w:t>
      </w:r>
      <w:r>
        <w:t>zorah (2</w:t>
      </w:r>
      <w:r w:rsidRPr="008F792C">
        <w:t>)’s son</w:t>
      </w:r>
      <w:r w:rsidRPr="008F792C">
        <w:rPr>
          <w:b/>
          <w:bCs/>
        </w:rPr>
        <w:t xml:space="preserve"> F: </w:t>
      </w:r>
      <w:r w:rsidRPr="008F792C">
        <w:rPr>
          <w:rFonts w:cs="Times New Roman"/>
          <w:lang w:val="en-GB"/>
        </w:rPr>
        <w:t>–</w:t>
      </w:r>
      <w:r w:rsidRPr="008F792C">
        <w:t xml:space="preserve"> </w:t>
      </w:r>
      <w:r w:rsidRPr="008F792C">
        <w:rPr>
          <w:b/>
          <w:bCs/>
        </w:rPr>
        <w:t>S:</w:t>
      </w:r>
      <w:r w:rsidRPr="008F792C">
        <w:rPr>
          <w:i/>
          <w:iCs/>
        </w:rPr>
        <w:t xml:space="preserve"> yShab </w:t>
      </w:r>
      <w:r w:rsidRPr="008F792C">
        <w:t xml:space="preserve">3:1, 5c (Kosovsky, </w:t>
      </w:r>
      <w:r w:rsidRPr="008F792C">
        <w:rPr>
          <w:i/>
          <w:iCs/>
        </w:rPr>
        <w:t>Yerushalmi</w:t>
      </w:r>
      <w:r w:rsidRPr="008F792C">
        <w:t xml:space="preserve">, 165) </w:t>
      </w:r>
      <w:r w:rsidRPr="008F792C">
        <w:rPr>
          <w:b/>
          <w:bCs/>
        </w:rPr>
        <w:t xml:space="preserve">E: </w:t>
      </w:r>
      <w:r w:rsidRPr="008F792C">
        <w:rPr>
          <w:rFonts w:cs="Times New Roman"/>
          <w:lang w:val="en-GB"/>
        </w:rPr>
        <w:t>–</w:t>
      </w:r>
      <w:r w:rsidRPr="008F792C">
        <w:rPr>
          <w:b/>
          <w:bCs/>
        </w:rPr>
        <w:t xml:space="preserve"> D: </w:t>
      </w:r>
      <w:r w:rsidR="00FE1E69">
        <w:rPr>
          <w:rFonts w:cs="Times New Roman"/>
          <w:lang w:val="en-GB"/>
        </w:rPr>
        <w:t>3</w:t>
      </w:r>
      <w:r w:rsidR="00FE1E69" w:rsidRPr="002B189E">
        <w:rPr>
          <w:rFonts w:cs="Times New Roman"/>
          <w:vertAlign w:val="superscript"/>
          <w:lang w:val="en-GB"/>
        </w:rPr>
        <w:t>rd</w:t>
      </w:r>
      <w:r w:rsidR="00FE1E69">
        <w:rPr>
          <w:rFonts w:cs="Times New Roman"/>
          <w:lang w:val="en-GB"/>
        </w:rPr>
        <w:t xml:space="preserve"> C</w:t>
      </w:r>
      <w:r w:rsidR="00FE1E69">
        <w:rPr>
          <w:rStyle w:val="FootnoteReference"/>
          <w:rFonts w:cs="Times New Roman"/>
          <w:lang w:val="en-GB"/>
        </w:rPr>
        <w:footnoteReference w:id="1204"/>
      </w:r>
    </w:p>
    <w:p w14:paraId="3AA6FCA8" w14:textId="77777777" w:rsidR="00BD0433" w:rsidRPr="008F792C" w:rsidRDefault="00BD0433" w:rsidP="00C12E08">
      <w:pPr>
        <w:numPr>
          <w:ilvl w:val="0"/>
          <w:numId w:val="50"/>
        </w:numPr>
        <w:bidi w:val="0"/>
      </w:pPr>
      <w:r w:rsidRPr="008F792C">
        <w:rPr>
          <w:b/>
          <w:bCs/>
          <w:lang w:val="en-GB"/>
        </w:rPr>
        <w:t xml:space="preserve">O: </w:t>
      </w:r>
      <w:r w:rsidRPr="008F792C">
        <w:rPr>
          <w:rFonts w:cs="Times New Roman"/>
          <w:lang w:val="en-GB"/>
        </w:rPr>
        <w:t>–</w:t>
      </w:r>
      <w:r w:rsidRPr="008F792C">
        <w:rPr>
          <w:b/>
          <w:bCs/>
          <w:lang w:val="en-GB"/>
        </w:rPr>
        <w:t xml:space="preserve"> Ds: </w:t>
      </w:r>
      <w:r w:rsidRPr="008F792C">
        <w:rPr>
          <w:lang w:val="en-GB"/>
        </w:rPr>
        <w:t>Ab</w:t>
      </w:r>
      <w:r>
        <w:rPr>
          <w:lang w:val="en-GB"/>
        </w:rPr>
        <w:t>b</w:t>
      </w:r>
      <w:r w:rsidRPr="008F792C">
        <w:rPr>
          <w:lang w:val="en-GB"/>
        </w:rPr>
        <w:t xml:space="preserve">in </w:t>
      </w:r>
      <w:r w:rsidR="004D0ADD">
        <w:t>(1</w:t>
      </w:r>
      <w:r w:rsidR="004F65DE">
        <w:t>5</w:t>
      </w:r>
      <w:r w:rsidRPr="008F792C">
        <w:t>)’s son</w:t>
      </w:r>
      <w:r w:rsidRPr="008F792C">
        <w:rPr>
          <w:b/>
          <w:bCs/>
        </w:rPr>
        <w:t xml:space="preserve"> </w:t>
      </w:r>
      <w:r w:rsidRPr="008F792C">
        <w:rPr>
          <w:b/>
          <w:bCs/>
          <w:lang w:val="en-GB"/>
        </w:rPr>
        <w:t>F</w:t>
      </w:r>
      <w:r w:rsidRPr="008F792C">
        <w:rPr>
          <w:b/>
          <w:bCs/>
        </w:rPr>
        <w:t xml:space="preserve">: </w:t>
      </w:r>
      <w:r w:rsidRPr="008F792C">
        <w:rPr>
          <w:rFonts w:cs="Times New Roman"/>
          <w:lang w:val="en-GB"/>
        </w:rPr>
        <w:t>–</w:t>
      </w:r>
      <w:r w:rsidRPr="008F792C">
        <w:t xml:space="preserve"> </w:t>
      </w:r>
      <w:r w:rsidRPr="008F792C">
        <w:rPr>
          <w:b/>
          <w:bCs/>
        </w:rPr>
        <w:t>S:</w:t>
      </w:r>
      <w:r w:rsidRPr="008F792C">
        <w:rPr>
          <w:i/>
          <w:iCs/>
        </w:rPr>
        <w:t xml:space="preserve"> yYom </w:t>
      </w:r>
      <w:r w:rsidRPr="008F792C">
        <w:t xml:space="preserve">3:5, 40c (Kosovsky, </w:t>
      </w:r>
      <w:r w:rsidRPr="008F792C">
        <w:rPr>
          <w:i/>
          <w:iCs/>
        </w:rPr>
        <w:t>Yerushalmi</w:t>
      </w:r>
      <w:r w:rsidRPr="008F792C">
        <w:t xml:space="preserve">, 42) </w:t>
      </w:r>
      <w:r w:rsidRPr="008F792C">
        <w:rPr>
          <w:b/>
          <w:bCs/>
        </w:rPr>
        <w:t xml:space="preserve">E: </w:t>
      </w:r>
      <w:r w:rsidRPr="008F792C">
        <w:rPr>
          <w:rFonts w:cs="Times New Roman"/>
          <w:lang w:val="en-GB"/>
        </w:rPr>
        <w:t>–</w:t>
      </w:r>
      <w:r w:rsidRPr="008F792C">
        <w:rPr>
          <w:b/>
          <w:bCs/>
        </w:rPr>
        <w:t xml:space="preserve"> D: </w:t>
      </w:r>
      <w:r w:rsidR="00C12E08">
        <w:rPr>
          <w:rFonts w:cs="Times New Roman"/>
          <w:lang w:val="en-GB"/>
        </w:rPr>
        <w:t>4</w:t>
      </w:r>
      <w:r w:rsidR="00C12E08" w:rsidRPr="001276CF">
        <w:rPr>
          <w:rFonts w:cs="Times New Roman"/>
          <w:vertAlign w:val="superscript"/>
          <w:lang w:val="en-GB"/>
        </w:rPr>
        <w:t>th</w:t>
      </w:r>
      <w:r w:rsidR="00C12E08">
        <w:rPr>
          <w:rFonts w:cs="Times New Roman"/>
          <w:lang w:val="en-GB"/>
        </w:rPr>
        <w:t xml:space="preserve"> C</w:t>
      </w:r>
      <w:r w:rsidR="00C12E08">
        <w:rPr>
          <w:rStyle w:val="FootnoteReference"/>
          <w:rFonts w:cs="Times New Roman"/>
          <w:lang w:val="en-GB"/>
        </w:rPr>
        <w:footnoteReference w:id="1205"/>
      </w:r>
    </w:p>
    <w:p w14:paraId="33378AB4" w14:textId="77777777" w:rsidR="00BD0433" w:rsidRPr="008F792C" w:rsidRDefault="00BD0433" w:rsidP="00FE1E69">
      <w:pPr>
        <w:numPr>
          <w:ilvl w:val="0"/>
          <w:numId w:val="50"/>
        </w:numPr>
        <w:bidi w:val="0"/>
        <w:rPr>
          <w:lang w:val="it-IT"/>
        </w:rPr>
      </w:pPr>
      <w:r w:rsidRPr="008F792C">
        <w:rPr>
          <w:b/>
          <w:bCs/>
          <w:lang w:val="it-IT"/>
        </w:rPr>
        <w:t xml:space="preserve">O: </w:t>
      </w:r>
      <w:r w:rsidRPr="008F792C">
        <w:rPr>
          <w:rFonts w:cs="Times New Roman"/>
          <w:lang w:val="en-GB"/>
        </w:rPr>
        <w:t>–</w:t>
      </w:r>
      <w:r w:rsidRPr="008F792C">
        <w:rPr>
          <w:b/>
          <w:bCs/>
          <w:lang w:val="it-IT"/>
        </w:rPr>
        <w:t xml:space="preserve"> Ds: </w:t>
      </w:r>
      <w:r w:rsidRPr="008F792C">
        <w:rPr>
          <w:lang w:val="it-IT"/>
        </w:rPr>
        <w:t>Nehemiah (</w:t>
      </w:r>
      <w:r>
        <w:rPr>
          <w:lang w:val="it-IT"/>
        </w:rPr>
        <w:t>2</w:t>
      </w:r>
      <w:r w:rsidRPr="008F792C">
        <w:rPr>
          <w:lang w:val="it-IT"/>
        </w:rPr>
        <w:t xml:space="preserve">)’s son </w:t>
      </w:r>
      <w:r w:rsidRPr="008F792C">
        <w:rPr>
          <w:b/>
          <w:bCs/>
          <w:lang w:val="it-IT"/>
        </w:rPr>
        <w:t>F:</w:t>
      </w:r>
      <w:r w:rsidRPr="008F792C">
        <w:rPr>
          <w:lang w:val="it-IT"/>
        </w:rPr>
        <w:t xml:space="preserve"> </w:t>
      </w:r>
      <w:r w:rsidRPr="008F792C">
        <w:rPr>
          <w:rFonts w:cs="Times New Roman"/>
          <w:lang w:val="en-GB"/>
        </w:rPr>
        <w:t>–</w:t>
      </w:r>
      <w:r w:rsidRPr="008F792C">
        <w:t xml:space="preserve"> </w:t>
      </w:r>
      <w:r w:rsidRPr="008F792C">
        <w:rPr>
          <w:b/>
          <w:bCs/>
        </w:rPr>
        <w:t>S:</w:t>
      </w:r>
      <w:r w:rsidRPr="008F792C">
        <w:rPr>
          <w:i/>
          <w:iCs/>
        </w:rPr>
        <w:t xml:space="preserve"> ySheq </w:t>
      </w:r>
      <w:r w:rsidRPr="008F792C">
        <w:t xml:space="preserve">2:3, 46d (Kosovsky, </w:t>
      </w:r>
      <w:r w:rsidRPr="008F792C">
        <w:rPr>
          <w:i/>
          <w:iCs/>
        </w:rPr>
        <w:t>Yerushalmi</w:t>
      </w:r>
      <w:r w:rsidRPr="008F792C">
        <w:t xml:space="preserve">, 42) </w:t>
      </w:r>
      <w:r w:rsidRPr="008F792C">
        <w:rPr>
          <w:b/>
          <w:bCs/>
        </w:rPr>
        <w:t xml:space="preserve">E: </w:t>
      </w:r>
      <w:r w:rsidRPr="008F792C">
        <w:rPr>
          <w:rFonts w:cs="Times New Roman"/>
          <w:lang w:val="en-GB"/>
        </w:rPr>
        <w:t>–</w:t>
      </w:r>
      <w:r w:rsidRPr="008F792C">
        <w:rPr>
          <w:b/>
          <w:bCs/>
        </w:rPr>
        <w:t xml:space="preserve"> D: </w:t>
      </w:r>
      <w:r w:rsidR="00FE1E69" w:rsidRPr="006A51F8">
        <w:t>3</w:t>
      </w:r>
      <w:r w:rsidR="00FE1E69" w:rsidRPr="006A51F8">
        <w:rPr>
          <w:vertAlign w:val="superscript"/>
        </w:rPr>
        <w:t>rd</w:t>
      </w:r>
      <w:r w:rsidR="00FE1E69" w:rsidRPr="006A51F8">
        <w:t xml:space="preserve"> C</w:t>
      </w:r>
      <w:r w:rsidR="00FE1E69" w:rsidRPr="006A51F8">
        <w:rPr>
          <w:rStyle w:val="FootnoteReference"/>
        </w:rPr>
        <w:footnoteReference w:id="1206"/>
      </w:r>
    </w:p>
    <w:p w14:paraId="74D0F4C7" w14:textId="77777777" w:rsidR="00BD0433" w:rsidRPr="008F792C" w:rsidRDefault="00BD0433" w:rsidP="00B063D0">
      <w:pPr>
        <w:numPr>
          <w:ilvl w:val="0"/>
          <w:numId w:val="50"/>
        </w:numPr>
        <w:bidi w:val="0"/>
      </w:pPr>
      <w:r w:rsidRPr="008F792C">
        <w:rPr>
          <w:b/>
          <w:bCs/>
        </w:rPr>
        <w:t xml:space="preserve">O: </w:t>
      </w:r>
      <w:r w:rsidRPr="008F792C">
        <w:rPr>
          <w:rFonts w:cs="Times New Roman"/>
          <w:lang w:val="en-GB"/>
        </w:rPr>
        <w:t>–</w:t>
      </w:r>
      <w:r w:rsidRPr="008F792C">
        <w:rPr>
          <w:b/>
          <w:bCs/>
        </w:rPr>
        <w:t xml:space="preserve"> Ds:</w:t>
      </w:r>
      <w:r w:rsidRPr="008F792C">
        <w:t xml:space="preserve"> Nahman</w:t>
      </w:r>
      <w:r>
        <w:t>i</w:t>
      </w:r>
      <w:r w:rsidRPr="008F792C">
        <w:t xml:space="preserve"> (</w:t>
      </w:r>
      <w:r>
        <w:t>7</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rPr>
          <w:i/>
          <w:iCs/>
        </w:rPr>
        <w:t xml:space="preserve"> yTaan </w:t>
      </w:r>
      <w:r w:rsidRPr="008F792C">
        <w:t xml:space="preserve">1:6, 64c (Kosovsky, </w:t>
      </w:r>
      <w:r w:rsidRPr="008F792C">
        <w:rPr>
          <w:i/>
          <w:iCs/>
        </w:rPr>
        <w:t>Yerushalmi</w:t>
      </w:r>
      <w:r w:rsidRPr="008F792C">
        <w:t xml:space="preserve">, 342) </w:t>
      </w:r>
      <w:r w:rsidRPr="008F792C">
        <w:rPr>
          <w:b/>
          <w:bCs/>
        </w:rPr>
        <w:t xml:space="preserve">E: </w:t>
      </w:r>
      <w:r w:rsidR="00B063D0">
        <w:t>Fict</w:t>
      </w:r>
      <w:r w:rsidR="00B063D0">
        <w:t>i</w:t>
      </w:r>
      <w:r w:rsidR="00B063D0">
        <w:t>tious?</w:t>
      </w:r>
      <w:r w:rsidRPr="008F792C">
        <w:rPr>
          <w:rStyle w:val="FootnoteReference"/>
          <w:rFonts w:cs="Times New Roman"/>
          <w:rtl/>
        </w:rPr>
        <w:footnoteReference w:id="1207"/>
      </w:r>
      <w:r w:rsidRPr="008F792C">
        <w:rPr>
          <w:b/>
          <w:bCs/>
        </w:rPr>
        <w:t xml:space="preserve"> D: </w:t>
      </w:r>
      <w:r w:rsidR="007E333F">
        <w:t>3</w:t>
      </w:r>
      <w:r w:rsidR="007E333F" w:rsidRPr="007E333F">
        <w:rPr>
          <w:vertAlign w:val="superscript"/>
        </w:rPr>
        <w:t>rd</w:t>
      </w:r>
      <w:r w:rsidR="007E333F">
        <w:t xml:space="preserve"> C</w:t>
      </w:r>
      <w:r w:rsidR="007E333F">
        <w:rPr>
          <w:rStyle w:val="FootnoteReference"/>
        </w:rPr>
        <w:footnoteReference w:id="1208"/>
      </w:r>
    </w:p>
    <w:p w14:paraId="0F4B6AE2" w14:textId="77777777" w:rsidR="00BD0433" w:rsidRPr="008F792C" w:rsidRDefault="00BD0433" w:rsidP="007E333F">
      <w:pPr>
        <w:numPr>
          <w:ilvl w:val="0"/>
          <w:numId w:val="50"/>
        </w:numPr>
        <w:bidi w:val="0"/>
      </w:pPr>
      <w:r w:rsidRPr="008F792C">
        <w:rPr>
          <w:b/>
          <w:bCs/>
        </w:rPr>
        <w:t xml:space="preserve">O: </w:t>
      </w:r>
      <w:r w:rsidRPr="008F792C">
        <w:rPr>
          <w:rFonts w:cs="Times New Roman"/>
          <w:lang w:val="en-GB"/>
        </w:rPr>
        <w:t>–</w:t>
      </w:r>
      <w:r w:rsidRPr="008F792C">
        <w:rPr>
          <w:b/>
          <w:bCs/>
        </w:rPr>
        <w:t xml:space="preserve"> Ds:</w:t>
      </w:r>
      <w:r w:rsidRPr="008F792C">
        <w:t xml:space="preserve"> Yair (</w:t>
      </w:r>
      <w:r>
        <w:t>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rPr>
          <w:i/>
          <w:iCs/>
        </w:rPr>
        <w:t xml:space="preserve"> yTaan </w:t>
      </w:r>
      <w:r w:rsidRPr="008F792C">
        <w:t xml:space="preserve">3:4, 66c (Kosovsky, </w:t>
      </w:r>
      <w:r w:rsidRPr="008F792C">
        <w:rPr>
          <w:i/>
          <w:iCs/>
        </w:rPr>
        <w:t>Yerushalmi</w:t>
      </w:r>
      <w:r w:rsidRPr="008F792C">
        <w:t xml:space="preserve">, 336) </w:t>
      </w:r>
      <w:r w:rsidRPr="008F792C">
        <w:rPr>
          <w:b/>
          <w:bCs/>
        </w:rPr>
        <w:t xml:space="preserve">E: </w:t>
      </w:r>
      <w:r w:rsidRPr="008F792C">
        <w:rPr>
          <w:rFonts w:cs="Times New Roman"/>
          <w:lang w:val="en-GB"/>
        </w:rPr>
        <w:t>–</w:t>
      </w:r>
      <w:r w:rsidRPr="008F792C">
        <w:rPr>
          <w:b/>
          <w:bCs/>
        </w:rPr>
        <w:t xml:space="preserve"> D: </w:t>
      </w:r>
      <w:r w:rsidR="007E333F">
        <w:rPr>
          <w:rFonts w:cs="Times New Roman"/>
        </w:rPr>
        <w:t>Pre-400</w:t>
      </w:r>
      <w:r w:rsidR="007E333F">
        <w:rPr>
          <w:rStyle w:val="FootnoteReference"/>
          <w:rFonts w:cs="Times New Roman"/>
        </w:rPr>
        <w:footnoteReference w:id="1209"/>
      </w:r>
    </w:p>
    <w:p w14:paraId="5B502BDA" w14:textId="77777777" w:rsidR="00BD0433" w:rsidRPr="008F792C" w:rsidRDefault="00BD0433" w:rsidP="00EF7FEA">
      <w:pPr>
        <w:numPr>
          <w:ilvl w:val="0"/>
          <w:numId w:val="50"/>
        </w:numPr>
        <w:bidi w:val="0"/>
      </w:pPr>
      <w:r w:rsidRPr="008F792C">
        <w:rPr>
          <w:b/>
          <w:bCs/>
        </w:rPr>
        <w:t xml:space="preserve">O: </w:t>
      </w:r>
      <w:r w:rsidRPr="008F792C">
        <w:rPr>
          <w:rFonts w:cs="Times New Roman"/>
          <w:rtl/>
        </w:rPr>
        <w:t>יישוע</w:t>
      </w:r>
      <w:r w:rsidRPr="008F792C">
        <w:rPr>
          <w:rStyle w:val="FootnoteReference"/>
          <w:rFonts w:cs="Times New Roman"/>
        </w:rPr>
        <w:footnoteReference w:id="1210"/>
      </w:r>
      <w:r w:rsidRPr="008F792C">
        <w:rPr>
          <w:b/>
          <w:bCs/>
        </w:rPr>
        <w:t xml:space="preserve"> Ds:</w:t>
      </w:r>
      <w:r w:rsidRPr="008F792C">
        <w:t xml:space="preserve"> Dorotheus (</w:t>
      </w:r>
      <w:r>
        <w:t>3</w:t>
      </w:r>
      <w:r w:rsidRPr="008F792C">
        <w:t xml:space="preserve">)’s brother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rPr>
          <w:i/>
          <w:iCs/>
        </w:rPr>
        <w:t xml:space="preserve"> yMQ </w:t>
      </w:r>
      <w:r w:rsidRPr="008F792C">
        <w:t xml:space="preserve">3:5, 82c (Kosovsky, </w:t>
      </w:r>
      <w:r w:rsidRPr="008F792C">
        <w:rPr>
          <w:i/>
          <w:iCs/>
        </w:rPr>
        <w:t>Yerushalmi</w:t>
      </w:r>
      <w:r w:rsidRPr="008F792C">
        <w:t xml:space="preserve">, 184) </w:t>
      </w:r>
      <w:r w:rsidRPr="008F792C">
        <w:rPr>
          <w:b/>
          <w:bCs/>
        </w:rPr>
        <w:t xml:space="preserve">E: </w:t>
      </w:r>
      <w:r w:rsidRPr="008F792C">
        <w:rPr>
          <w:rFonts w:cs="Times New Roman"/>
          <w:lang w:val="en-GB"/>
        </w:rPr>
        <w:t>–</w:t>
      </w:r>
      <w:r w:rsidRPr="008F792C">
        <w:rPr>
          <w:b/>
          <w:bCs/>
        </w:rPr>
        <w:t xml:space="preserve"> D: </w:t>
      </w:r>
      <w:r w:rsidR="00EF7FEA" w:rsidRPr="003875E0">
        <w:rPr>
          <w:rFonts w:cs="Times New Roman"/>
        </w:rPr>
        <w:t>3</w:t>
      </w:r>
      <w:r w:rsidR="00EF7FEA" w:rsidRPr="003875E0">
        <w:rPr>
          <w:rFonts w:cs="Times New Roman"/>
          <w:vertAlign w:val="superscript"/>
        </w:rPr>
        <w:t>rd</w:t>
      </w:r>
      <w:r w:rsidR="00EF7FEA" w:rsidRPr="003875E0">
        <w:rPr>
          <w:rFonts w:cs="Times New Roman"/>
        </w:rPr>
        <w:t xml:space="preserve"> C</w:t>
      </w:r>
      <w:r w:rsidR="00EF7FEA">
        <w:rPr>
          <w:rStyle w:val="FootnoteReference"/>
          <w:rFonts w:cs="Times New Roman"/>
        </w:rPr>
        <w:footnoteReference w:id="1211"/>
      </w:r>
    </w:p>
    <w:p w14:paraId="2DAF3C8A" w14:textId="77777777" w:rsidR="00BD0433" w:rsidRPr="008F792C" w:rsidRDefault="00BD0433" w:rsidP="00661A14">
      <w:pPr>
        <w:numPr>
          <w:ilvl w:val="0"/>
          <w:numId w:val="50"/>
        </w:numPr>
        <w:bidi w:val="0"/>
      </w:pPr>
      <w:r w:rsidRPr="008F792C">
        <w:rPr>
          <w:b/>
          <w:bCs/>
        </w:rPr>
        <w:t xml:space="preserve">O: </w:t>
      </w:r>
      <w:r w:rsidRPr="008F792C">
        <w:rPr>
          <w:rFonts w:cs="Times New Roman"/>
          <w:rtl/>
        </w:rPr>
        <w:t>יישוע</w:t>
      </w:r>
      <w:r w:rsidRPr="008F792C">
        <w:rPr>
          <w:rStyle w:val="FootnoteReference"/>
          <w:rFonts w:cs="Times New Roman"/>
        </w:rPr>
        <w:footnoteReference w:id="1212"/>
      </w:r>
      <w:r w:rsidRPr="008F792C">
        <w:rPr>
          <w:b/>
          <w:bCs/>
        </w:rPr>
        <w:t xml:space="preserve"> Ds: </w:t>
      </w:r>
      <w:r w:rsidRPr="008F792C">
        <w:t>Ishmael (</w:t>
      </w:r>
      <w:r>
        <w:t>6</w:t>
      </w:r>
      <w:r w:rsidRPr="008F792C">
        <w:t xml:space="preserve">) and Yohanan </w:t>
      </w:r>
      <w:r w:rsidRPr="008F792C">
        <w:rPr>
          <w:lang w:val="en-GB"/>
        </w:rPr>
        <w:t>(</w:t>
      </w:r>
      <w:r w:rsidR="00661A14">
        <w:rPr>
          <w:lang w:val="en-GB"/>
        </w:rPr>
        <w:t>9</w:t>
      </w:r>
      <w:r w:rsidRPr="008F792C">
        <w:rPr>
          <w:lang w:val="en-GB"/>
        </w:rPr>
        <w:t>)’s father</w:t>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rPr>
          <w:i/>
          <w:iCs/>
        </w:rPr>
        <w:t xml:space="preserve"> yYeb </w:t>
      </w:r>
      <w:r w:rsidRPr="008F792C">
        <w:t xml:space="preserve">7:6, 8b (Kosovsky, </w:t>
      </w:r>
      <w:r w:rsidRPr="008F792C">
        <w:rPr>
          <w:i/>
          <w:iCs/>
        </w:rPr>
        <w:t>Yerushalmi</w:t>
      </w:r>
      <w:r w:rsidRPr="008F792C">
        <w:t xml:space="preserve">, 184) </w:t>
      </w:r>
      <w:r w:rsidRPr="008F792C">
        <w:rPr>
          <w:b/>
          <w:bCs/>
        </w:rPr>
        <w:t xml:space="preserve">E: </w:t>
      </w:r>
      <w:r w:rsidRPr="008F792C">
        <w:rPr>
          <w:rFonts w:cs="Times New Roman"/>
          <w:lang w:val="en-GB"/>
        </w:rPr>
        <w:t>–</w:t>
      </w:r>
      <w:r w:rsidRPr="008F792C">
        <w:rPr>
          <w:b/>
          <w:bCs/>
        </w:rPr>
        <w:t xml:space="preserve"> D: </w:t>
      </w:r>
      <w:r w:rsidR="007E333F">
        <w:rPr>
          <w:rFonts w:cs="Times New Roman"/>
        </w:rPr>
        <w:t>Pre-400</w:t>
      </w:r>
      <w:r w:rsidR="007E333F">
        <w:rPr>
          <w:rStyle w:val="FootnoteReference"/>
          <w:rFonts w:cs="Times New Roman"/>
        </w:rPr>
        <w:footnoteReference w:id="1213"/>
      </w:r>
    </w:p>
    <w:p w14:paraId="36B234A7" w14:textId="77777777" w:rsidR="00BD0433" w:rsidRPr="00FE2692" w:rsidRDefault="00BD0433" w:rsidP="00661A14">
      <w:pPr>
        <w:numPr>
          <w:ilvl w:val="0"/>
          <w:numId w:val="50"/>
        </w:numPr>
        <w:bidi w:val="0"/>
        <w:rPr>
          <w:lang w:val="it-IT"/>
        </w:rPr>
      </w:pPr>
      <w:r w:rsidRPr="008F792C">
        <w:rPr>
          <w:rFonts w:cs="Times New Roman"/>
          <w:b/>
          <w:bCs/>
          <w:lang w:val="it-IT"/>
        </w:rPr>
        <w:t xml:space="preserve">O: </w:t>
      </w:r>
      <w:r w:rsidRPr="008F792C">
        <w:rPr>
          <w:rFonts w:cs="Times New Roman"/>
          <w:lang w:val="en-GB"/>
        </w:rPr>
        <w:t>–</w:t>
      </w:r>
      <w:r w:rsidRPr="008F792C">
        <w:rPr>
          <w:rFonts w:cs="Times New Roman"/>
          <w:b/>
          <w:bCs/>
          <w:lang w:val="it-IT"/>
        </w:rPr>
        <w:t xml:space="preserve"> Ds:</w:t>
      </w:r>
      <w:r w:rsidRPr="008F792C">
        <w:rPr>
          <w:rFonts w:cs="Times New Roman"/>
          <w:lang w:val="it-IT"/>
        </w:rPr>
        <w:t xml:space="preserve"> Jos</w:t>
      </w:r>
      <w:r>
        <w:rPr>
          <w:rFonts w:cs="Times New Roman"/>
          <w:lang w:val="it-IT"/>
        </w:rPr>
        <w:t>eph (</w:t>
      </w:r>
      <w:r w:rsidR="00661A14">
        <w:rPr>
          <w:rFonts w:cs="Times New Roman"/>
          <w:lang w:val="it-IT"/>
        </w:rPr>
        <w:t>51</w:t>
      </w:r>
      <w:r w:rsidRPr="008F792C">
        <w:rPr>
          <w:rFonts w:cs="Times New Roman"/>
          <w:lang w:val="it-IT"/>
        </w:rPr>
        <w:t xml:space="preserve">)’s </w:t>
      </w:r>
      <w:r>
        <w:rPr>
          <w:rFonts w:cs="Times New Roman"/>
          <w:lang w:val="it-IT"/>
        </w:rPr>
        <w:t>father</w:t>
      </w:r>
      <w:r w:rsidRPr="008F792C">
        <w:rPr>
          <w:rFonts w:cs="Times New Roman"/>
          <w:lang w:val="it-IT"/>
        </w:rPr>
        <w:t xml:space="preserve">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yNid </w:t>
      </w:r>
      <w:r w:rsidRPr="008F792C">
        <w:rPr>
          <w:rFonts w:cs="Times New Roman"/>
          <w:lang w:val="it-IT"/>
        </w:rPr>
        <w:t xml:space="preserve">3:2, 50d (Kosovsky, </w:t>
      </w:r>
      <w:r w:rsidRPr="008F792C">
        <w:rPr>
          <w:rFonts w:cs="Times New Roman"/>
          <w:i/>
          <w:iCs/>
          <w:lang w:val="it-IT"/>
        </w:rPr>
        <w:t>Yerushalmi</w:t>
      </w:r>
      <w:r w:rsidRPr="008F792C">
        <w:rPr>
          <w:rFonts w:cs="Times New Roman"/>
          <w:lang w:val="it-IT"/>
        </w:rPr>
        <w:t>, –</w:t>
      </w:r>
      <w:r w:rsidRPr="008F792C">
        <w:rPr>
          <w:rStyle w:val="FootnoteReference"/>
          <w:rFonts w:cs="Times New Roman"/>
          <w:lang w:val="it-IT"/>
        </w:rPr>
        <w:footnoteReference w:id="1214"/>
      </w:r>
      <w:r w:rsidRPr="008F792C">
        <w:rPr>
          <w:rFonts w:cs="Times New Roman"/>
          <w:lang w:val="it-IT"/>
        </w:rPr>
        <w:t xml:space="preserve">)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7E333F">
        <w:rPr>
          <w:rFonts w:cs="Times New Roman"/>
          <w:lang w:val="it-IT"/>
        </w:rPr>
        <w:t>3</w:t>
      </w:r>
      <w:r w:rsidR="007E333F" w:rsidRPr="007E333F">
        <w:rPr>
          <w:rFonts w:cs="Times New Roman"/>
          <w:vertAlign w:val="superscript"/>
          <w:lang w:val="it-IT"/>
        </w:rPr>
        <w:t>rd</w:t>
      </w:r>
      <w:r w:rsidR="007E333F">
        <w:rPr>
          <w:rFonts w:cs="Times New Roman"/>
          <w:lang w:val="it-IT"/>
        </w:rPr>
        <w:t xml:space="preserve"> C</w:t>
      </w:r>
      <w:r w:rsidR="007E333F">
        <w:rPr>
          <w:rStyle w:val="FootnoteReference"/>
          <w:rFonts w:cs="Times New Roman"/>
          <w:lang w:val="it-IT"/>
        </w:rPr>
        <w:footnoteReference w:id="1215"/>
      </w:r>
    </w:p>
    <w:p w14:paraId="6D9ABF2F" w14:textId="77777777" w:rsidR="00BD0433" w:rsidRPr="008F792C" w:rsidRDefault="00BD0433" w:rsidP="00D64770">
      <w:pPr>
        <w:numPr>
          <w:ilvl w:val="0"/>
          <w:numId w:val="50"/>
        </w:numPr>
        <w:bidi w:val="0"/>
        <w:rPr>
          <w:lang w:val="it-IT"/>
        </w:rPr>
      </w:pPr>
      <w:r w:rsidRPr="008F792C">
        <w:rPr>
          <w:b/>
          <w:bCs/>
        </w:rPr>
        <w:t xml:space="preserve">O: </w:t>
      </w:r>
      <w:r w:rsidRPr="008F792C">
        <w:rPr>
          <w:rFonts w:cs="Times New Roman"/>
          <w:lang w:val="en-GB"/>
        </w:rPr>
        <w:t>–</w:t>
      </w:r>
      <w:r w:rsidRPr="008F792C">
        <w:rPr>
          <w:b/>
          <w:bCs/>
        </w:rPr>
        <w:t xml:space="preserve"> Ds:</w:t>
      </w:r>
      <w:r w:rsidRPr="008F792C">
        <w:t xml:space="preserve"> </w:t>
      </w:r>
      <w:r>
        <w:t>Abba (4</w:t>
      </w:r>
      <w:r w:rsidR="007B6353">
        <w:t>4</w:t>
      </w:r>
      <w:r w:rsidRPr="008F792C">
        <w:t>)’s son</w:t>
      </w:r>
      <w:r w:rsidRPr="008F792C">
        <w:rPr>
          <w:b/>
          <w:bCs/>
        </w:rPr>
        <w:t xml:space="preserve"> F: </w:t>
      </w:r>
      <w:r w:rsidRPr="008F792C">
        <w:rPr>
          <w:rFonts w:cs="Times New Roman"/>
          <w:lang w:val="en-GB"/>
        </w:rPr>
        <w:t>–</w:t>
      </w:r>
      <w:r w:rsidRPr="008F792C">
        <w:t xml:space="preserve"> </w:t>
      </w:r>
      <w:r w:rsidRPr="008F792C">
        <w:rPr>
          <w:b/>
          <w:bCs/>
        </w:rPr>
        <w:t xml:space="preserve">S: </w:t>
      </w:r>
      <w:r w:rsidRPr="008F792C">
        <w:rPr>
          <w:i/>
          <w:iCs/>
        </w:rPr>
        <w:t>bShab</w:t>
      </w:r>
      <w:r w:rsidRPr="008F792C">
        <w:t xml:space="preserve"> 126a</w:t>
      </w:r>
      <w:r w:rsidRPr="008F792C">
        <w:rPr>
          <w:rStyle w:val="FootnoteReference"/>
          <w:rFonts w:cs="Times New Roman"/>
          <w:lang w:val="en-GB"/>
        </w:rPr>
        <w:footnoteReference w:id="1216"/>
      </w:r>
      <w:r w:rsidRPr="008F792C">
        <w:t xml:space="preserve"> (Kosowsky, </w:t>
      </w:r>
      <w:r w:rsidRPr="008F792C">
        <w:rPr>
          <w:i/>
          <w:iCs/>
        </w:rPr>
        <w:t>Babylonico</w:t>
      </w:r>
      <w:r w:rsidRPr="008F792C">
        <w:t xml:space="preserve">, 868-7) </w:t>
      </w:r>
      <w:r w:rsidRPr="008F792C">
        <w:rPr>
          <w:b/>
          <w:bCs/>
        </w:rPr>
        <w:t xml:space="preserve">E: </w:t>
      </w:r>
      <w:r w:rsidRPr="008F792C">
        <w:rPr>
          <w:rFonts w:cs="Times New Roman"/>
          <w:lang w:val="en-GB"/>
        </w:rPr>
        <w:t>–</w:t>
      </w:r>
      <w:r w:rsidRPr="008F792C">
        <w:rPr>
          <w:b/>
          <w:bCs/>
        </w:rPr>
        <w:t xml:space="preserve"> D: </w:t>
      </w:r>
      <w:r w:rsidR="00D64770">
        <w:rPr>
          <w:rFonts w:cs="Times New Roman"/>
          <w:lang w:val="en-GB"/>
        </w:rPr>
        <w:t>3</w:t>
      </w:r>
      <w:r w:rsidR="00D64770" w:rsidRPr="009D2DBE">
        <w:rPr>
          <w:rFonts w:cs="Times New Roman"/>
          <w:vertAlign w:val="superscript"/>
          <w:lang w:val="en-GB"/>
        </w:rPr>
        <w:t>rd</w:t>
      </w:r>
      <w:r w:rsidR="00D64770">
        <w:rPr>
          <w:rFonts w:cs="Times New Roman"/>
          <w:lang w:val="en-GB"/>
        </w:rPr>
        <w:t xml:space="preserve"> C</w:t>
      </w:r>
      <w:r w:rsidR="00D64770">
        <w:rPr>
          <w:rStyle w:val="FootnoteReference"/>
          <w:rFonts w:cs="Times New Roman"/>
          <w:lang w:val="en-GB"/>
        </w:rPr>
        <w:footnoteReference w:id="1217"/>
      </w:r>
    </w:p>
    <w:p w14:paraId="64A56A14" w14:textId="77777777" w:rsidR="00BD0433" w:rsidRDefault="00BD0433" w:rsidP="00A326E2">
      <w:pPr>
        <w:numPr>
          <w:ilvl w:val="0"/>
          <w:numId w:val="50"/>
        </w:numPr>
        <w:bidi w:val="0"/>
      </w:pPr>
      <w:r w:rsidRPr="00D50A2D">
        <w:rPr>
          <w:b/>
          <w:bCs/>
        </w:rPr>
        <w:t>O:</w:t>
      </w:r>
      <w:r>
        <w:rPr>
          <w:b/>
          <w:bCs/>
        </w:rPr>
        <w:t xml:space="preserve"> </w:t>
      </w:r>
      <w:r w:rsidRPr="00480F6D">
        <w:rPr>
          <w:rFonts w:cs="Times New Roman"/>
          <w:sz w:val="24"/>
          <w:szCs w:val="24"/>
          <w:lang w:val="en-GB"/>
        </w:rPr>
        <w:t>–</w:t>
      </w:r>
      <w:r w:rsidRPr="00D50A2D">
        <w:rPr>
          <w:b/>
          <w:bCs/>
        </w:rPr>
        <w:t xml:space="preserve"> Ds:</w:t>
      </w:r>
      <w:r>
        <w:t xml:space="preserve"> Boethus </w:t>
      </w:r>
      <w:r w:rsidRPr="00440797">
        <w:t>(</w:t>
      </w:r>
      <w:r>
        <w:t>2</w:t>
      </w:r>
      <w:r w:rsidRPr="00440797">
        <w:t>)</w:t>
      </w:r>
      <w:r>
        <w:t>’</w:t>
      </w:r>
      <w:r w:rsidRPr="00440797">
        <w:t>s son</w:t>
      </w:r>
      <w:r w:rsidRPr="00440797">
        <w:rPr>
          <w:b/>
          <w:bCs/>
        </w:rPr>
        <w:t xml:space="preserve"> </w:t>
      </w:r>
      <w:r w:rsidRPr="00D50A2D">
        <w:rPr>
          <w:b/>
          <w:bCs/>
        </w:rPr>
        <w:t>F:</w:t>
      </w:r>
      <w:r w:rsidRPr="00D50A2D">
        <w:t xml:space="preserve"> </w:t>
      </w:r>
      <w:r w:rsidRPr="00480F6D">
        <w:rPr>
          <w:rFonts w:cs="Times New Roman"/>
          <w:sz w:val="24"/>
          <w:szCs w:val="24"/>
          <w:lang w:val="en-GB"/>
        </w:rPr>
        <w:t>–</w:t>
      </w:r>
      <w:r>
        <w:t xml:space="preserve"> </w:t>
      </w:r>
      <w:r w:rsidRPr="00D50A2D">
        <w:rPr>
          <w:b/>
          <w:bCs/>
        </w:rPr>
        <w:t>S:</w:t>
      </w:r>
      <w:r w:rsidRPr="00D50A2D">
        <w:t xml:space="preserve"> </w:t>
      </w:r>
      <w:r>
        <w:rPr>
          <w:i/>
          <w:iCs/>
        </w:rPr>
        <w:t xml:space="preserve">Gen Rab </w:t>
      </w:r>
      <w:r>
        <w:t xml:space="preserve">84:18 (Hyman, </w:t>
      </w:r>
      <w:r>
        <w:rPr>
          <w:i/>
          <w:iCs/>
        </w:rPr>
        <w:t>Toldoth</w:t>
      </w:r>
      <w:r>
        <w:t>, 621)</w:t>
      </w:r>
      <w:r w:rsidRPr="00176DCC">
        <w:rPr>
          <w:b/>
          <w:bCs/>
        </w:rPr>
        <w:t xml:space="preserve"> </w:t>
      </w:r>
      <w:r w:rsidRPr="007F5159">
        <w:rPr>
          <w:b/>
          <w:bCs/>
        </w:rPr>
        <w:t xml:space="preserve">E: </w:t>
      </w:r>
      <w:r w:rsidRPr="00480F6D">
        <w:rPr>
          <w:rFonts w:cs="Times New Roman"/>
          <w:sz w:val="24"/>
          <w:szCs w:val="24"/>
          <w:lang w:val="en-GB"/>
        </w:rPr>
        <w:t>–</w:t>
      </w:r>
      <w:r w:rsidRPr="007F5159">
        <w:rPr>
          <w:b/>
          <w:bCs/>
        </w:rPr>
        <w:t xml:space="preserve"> D: </w:t>
      </w:r>
      <w:r w:rsidR="00A326E2">
        <w:rPr>
          <w:rFonts w:cs="Times New Roman"/>
          <w:lang w:val="en-GB"/>
        </w:rPr>
        <w:t>3</w:t>
      </w:r>
      <w:r w:rsidR="00A326E2" w:rsidRPr="005C3A73">
        <w:rPr>
          <w:rFonts w:cs="Times New Roman"/>
          <w:vertAlign w:val="superscript"/>
          <w:lang w:val="en-GB"/>
        </w:rPr>
        <w:t>rd</w:t>
      </w:r>
      <w:r w:rsidR="00A326E2">
        <w:rPr>
          <w:rFonts w:cs="Times New Roman"/>
          <w:lang w:val="en-GB"/>
        </w:rPr>
        <w:t xml:space="preserve"> C</w:t>
      </w:r>
      <w:r w:rsidR="00A326E2">
        <w:rPr>
          <w:rStyle w:val="FootnoteReference"/>
          <w:rFonts w:cs="Times New Roman"/>
          <w:lang w:val="en-GB"/>
        </w:rPr>
        <w:footnoteReference w:id="1218"/>
      </w:r>
    </w:p>
    <w:p w14:paraId="38E372C8" w14:textId="77777777" w:rsidR="00BD0433" w:rsidRPr="008F792C" w:rsidRDefault="00BD0433" w:rsidP="00826F43">
      <w:pPr>
        <w:numPr>
          <w:ilvl w:val="0"/>
          <w:numId w:val="50"/>
        </w:numPr>
        <w:bidi w:val="0"/>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Benjamin </w:t>
      </w:r>
      <w:r>
        <w:t>(5</w:t>
      </w:r>
      <w:r w:rsidRPr="008F792C">
        <w:t>)’s son</w:t>
      </w:r>
      <w:r w:rsidRPr="008F792C">
        <w:rPr>
          <w:b/>
          <w:bCs/>
        </w:rPr>
        <w:t xml:space="preserve"> </w:t>
      </w:r>
      <w:r w:rsidRPr="008F792C">
        <w:rPr>
          <w:b/>
          <w:bCs/>
          <w:lang w:val="en-GB"/>
        </w:rPr>
        <w:t>F:</w:t>
      </w:r>
      <w:r w:rsidRPr="008F792C">
        <w:rPr>
          <w:lang w:val="en-GB"/>
        </w:rPr>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S of S Rab </w:t>
      </w:r>
      <w:r w:rsidRPr="008F792C">
        <w:t xml:space="preserve">4:16 (Hyman, </w:t>
      </w:r>
      <w:r w:rsidRPr="008F792C">
        <w:rPr>
          <w:i/>
          <w:iCs/>
        </w:rPr>
        <w:t>Toldoth</w:t>
      </w:r>
      <w:r w:rsidRPr="008F792C">
        <w:t>, 621)</w:t>
      </w:r>
      <w:r w:rsidRPr="008F792C">
        <w:rPr>
          <w:b/>
          <w:bCs/>
        </w:rPr>
        <w:t xml:space="preserve"> E: </w:t>
      </w:r>
      <w:r w:rsidRPr="008F792C">
        <w:rPr>
          <w:rFonts w:cs="Times New Roman"/>
          <w:lang w:val="en-GB"/>
        </w:rPr>
        <w:t>–</w:t>
      </w:r>
      <w:r w:rsidRPr="008F792C">
        <w:rPr>
          <w:b/>
          <w:bCs/>
        </w:rPr>
        <w:t xml:space="preserve"> D: </w:t>
      </w:r>
      <w:r w:rsidR="00826F43">
        <w:rPr>
          <w:rFonts w:cs="Times New Roman"/>
          <w:lang w:val="it-IT"/>
        </w:rPr>
        <w:t>3</w:t>
      </w:r>
      <w:r w:rsidR="00826F43" w:rsidRPr="006C2FEF">
        <w:rPr>
          <w:rFonts w:cs="Times New Roman"/>
          <w:vertAlign w:val="superscript"/>
          <w:lang w:val="it-IT"/>
        </w:rPr>
        <w:t>rd</w:t>
      </w:r>
      <w:r w:rsidR="00826F43">
        <w:rPr>
          <w:rFonts w:cs="Times New Roman"/>
          <w:lang w:val="it-IT"/>
        </w:rPr>
        <w:t xml:space="preserve"> C</w:t>
      </w:r>
      <w:r w:rsidR="00215E98" w:rsidRPr="00826F43">
        <w:rPr>
          <w:rStyle w:val="FootnoteReference"/>
        </w:rPr>
        <w:footnoteReference w:id="1219"/>
      </w:r>
    </w:p>
    <w:p w14:paraId="08B7439E" w14:textId="77777777" w:rsidR="00BD0433" w:rsidRPr="008F792C" w:rsidRDefault="00BD0433" w:rsidP="00E73359">
      <w:pPr>
        <w:numPr>
          <w:ilvl w:val="0"/>
          <w:numId w:val="50"/>
        </w:numPr>
        <w:bidi w:val="0"/>
        <w:rPr>
          <w:lang w:val="en-GB"/>
        </w:rPr>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Tim</w:t>
      </w:r>
      <w:r>
        <w:rPr>
          <w:lang w:val="en-GB"/>
        </w:rPr>
        <w:t>ai</w:t>
      </w:r>
      <w:r w:rsidRPr="008F792C">
        <w:rPr>
          <w:lang w:val="en-GB"/>
        </w:rPr>
        <w:t xml:space="preserve">us </w:t>
      </w:r>
      <w:r w:rsidRPr="008F792C">
        <w:t>(</w:t>
      </w:r>
      <w:r>
        <w:t>1</w:t>
      </w:r>
      <w:r w:rsidRPr="008F792C">
        <w:t>)’s son</w:t>
      </w:r>
      <w:r w:rsidRPr="008F792C">
        <w:rPr>
          <w:b/>
          <w:bCs/>
        </w:rPr>
        <w:t xml:space="preserve"> </w:t>
      </w:r>
      <w:r w:rsidRPr="008F792C">
        <w:rPr>
          <w:b/>
          <w:bCs/>
          <w:lang w:val="en-GB"/>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Eccl Rab </w:t>
      </w:r>
      <w:r w:rsidRPr="008F792C">
        <w:t xml:space="preserve">9:9 (Hyman, </w:t>
      </w:r>
      <w:r w:rsidRPr="008F792C">
        <w:rPr>
          <w:i/>
          <w:iCs/>
        </w:rPr>
        <w:t>Toldoth</w:t>
      </w:r>
      <w:r w:rsidRPr="008F792C">
        <w:t>, 635)</w:t>
      </w:r>
      <w:r w:rsidRPr="008F792C">
        <w:rPr>
          <w:b/>
          <w:bCs/>
        </w:rPr>
        <w:t xml:space="preserve"> E: </w:t>
      </w:r>
      <w:r w:rsidRPr="008F792C">
        <w:rPr>
          <w:rFonts w:cs="Times New Roman"/>
          <w:lang w:val="en-GB"/>
        </w:rPr>
        <w:t>–</w:t>
      </w:r>
      <w:r w:rsidRPr="008F792C">
        <w:rPr>
          <w:b/>
          <w:bCs/>
        </w:rPr>
        <w:t xml:space="preserve"> D: </w:t>
      </w:r>
      <w:r w:rsidR="00E73359">
        <w:rPr>
          <w:rFonts w:cs="Times New Roman"/>
          <w:lang w:val="en-GB"/>
        </w:rPr>
        <w:t>3</w:t>
      </w:r>
      <w:r w:rsidR="00E73359" w:rsidRPr="00E5202D">
        <w:rPr>
          <w:rFonts w:cs="Times New Roman"/>
          <w:vertAlign w:val="superscript"/>
          <w:lang w:val="en-GB"/>
        </w:rPr>
        <w:t>rd</w:t>
      </w:r>
      <w:r w:rsidR="00E73359">
        <w:rPr>
          <w:rFonts w:cs="Times New Roman"/>
          <w:lang w:val="en-GB"/>
        </w:rPr>
        <w:t xml:space="preserve"> C</w:t>
      </w:r>
      <w:r w:rsidR="00E73359">
        <w:rPr>
          <w:rStyle w:val="FootnoteReference"/>
          <w:rFonts w:cs="Times New Roman"/>
          <w:lang w:val="en-GB"/>
        </w:rPr>
        <w:footnoteReference w:id="1220"/>
      </w:r>
    </w:p>
    <w:p w14:paraId="79A9B985" w14:textId="77777777" w:rsidR="00BD0433" w:rsidRPr="008F792C" w:rsidRDefault="00BD0433" w:rsidP="009F5765">
      <w:pPr>
        <w:numPr>
          <w:ilvl w:val="0"/>
          <w:numId w:val="50"/>
        </w:numPr>
        <w:bidi w:val="0"/>
        <w:rPr>
          <w:lang w:val="en-GB"/>
        </w:rPr>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w:t>
      </w:r>
      <w:r>
        <w:rPr>
          <w:lang w:val="en-GB"/>
        </w:rPr>
        <w:t>Ephraim</w:t>
      </w:r>
      <w:r w:rsidRPr="008F792C">
        <w:rPr>
          <w:lang w:val="en-GB"/>
        </w:rPr>
        <w:t xml:space="preserve"> </w:t>
      </w:r>
      <w:r>
        <w:t>(2</w:t>
      </w:r>
      <w:r w:rsidRPr="008F792C">
        <w:t>)’s son</w:t>
      </w:r>
      <w:r w:rsidRPr="008F792C">
        <w:rPr>
          <w:b/>
          <w:bCs/>
        </w:rPr>
        <w:t xml:space="preserve"> </w:t>
      </w:r>
      <w:r w:rsidRPr="008F792C">
        <w:rPr>
          <w:b/>
          <w:bCs/>
          <w:lang w:val="en-GB"/>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Est Rab </w:t>
      </w:r>
      <w:r w:rsidRPr="008F792C">
        <w:t xml:space="preserve">5:4 (Hyman, </w:t>
      </w:r>
      <w:r w:rsidRPr="008F792C">
        <w:rPr>
          <w:i/>
          <w:iCs/>
        </w:rPr>
        <w:t>Toldoth</w:t>
      </w:r>
      <w:r w:rsidRPr="008F792C">
        <w:t>, 620-1)</w:t>
      </w:r>
      <w:r w:rsidRPr="008F792C">
        <w:rPr>
          <w:b/>
          <w:bCs/>
        </w:rPr>
        <w:t xml:space="preserve"> E: </w:t>
      </w:r>
      <w:r w:rsidRPr="008F792C">
        <w:rPr>
          <w:rFonts w:cs="Times New Roman"/>
          <w:lang w:val="en-GB"/>
        </w:rPr>
        <w:t>–</w:t>
      </w:r>
      <w:r w:rsidRPr="008F792C">
        <w:rPr>
          <w:b/>
          <w:bCs/>
        </w:rPr>
        <w:t xml:space="preserve"> D: </w:t>
      </w:r>
      <w:r w:rsidR="009F5765">
        <w:rPr>
          <w:rFonts w:cs="Times New Roman"/>
          <w:lang w:val="it-IT"/>
        </w:rPr>
        <w:t>Pre-4</w:t>
      </w:r>
      <w:r w:rsidR="009F5765" w:rsidRPr="00AA7480">
        <w:rPr>
          <w:rFonts w:cs="Times New Roman"/>
          <w:lang w:val="it-IT"/>
        </w:rPr>
        <w:t>00</w:t>
      </w:r>
      <w:r w:rsidR="009F5765">
        <w:rPr>
          <w:rStyle w:val="FootnoteReference"/>
          <w:rFonts w:cs="Times New Roman"/>
        </w:rPr>
        <w:footnoteReference w:id="1221"/>
      </w:r>
    </w:p>
    <w:p w14:paraId="7F3F1B33" w14:textId="77777777" w:rsidR="00BD0433" w:rsidRPr="008F792C" w:rsidRDefault="00BD0433" w:rsidP="00815F05">
      <w:pPr>
        <w:numPr>
          <w:ilvl w:val="0"/>
          <w:numId w:val="50"/>
        </w:numPr>
        <w:bidi w:val="0"/>
      </w:pPr>
      <w:r w:rsidRPr="008F792C">
        <w:rPr>
          <w:b/>
          <w:bCs/>
        </w:rPr>
        <w:t xml:space="preserve">O: </w:t>
      </w:r>
      <w:r w:rsidRPr="008F792C">
        <w:rPr>
          <w:rFonts w:cs="Times New Roman"/>
          <w:lang w:val="en-GB"/>
        </w:rPr>
        <w:t>–</w:t>
      </w:r>
      <w:r w:rsidRPr="008F792C">
        <w:rPr>
          <w:b/>
          <w:bCs/>
        </w:rPr>
        <w:t xml:space="preserve"> Ds: </w:t>
      </w:r>
      <w:r w:rsidRPr="008F792C">
        <w:t xml:space="preserve">Saraf </w:t>
      </w:r>
      <w:r>
        <w:t>(1</w:t>
      </w:r>
      <w:r w:rsidRPr="008F792C">
        <w:t>)’s son, priest of Arbel</w:t>
      </w:r>
      <w:r w:rsidRPr="008F792C">
        <w:rPr>
          <w:rStyle w:val="FootnoteReference"/>
        </w:rPr>
        <w:footnoteReference w:id="1222"/>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SOZ </w:t>
      </w:r>
      <w:r w:rsidRPr="008F792C">
        <w:t xml:space="preserve">9:6 </w:t>
      </w:r>
      <w:r w:rsidRPr="008F792C">
        <w:rPr>
          <w:b/>
          <w:bCs/>
        </w:rPr>
        <w:t>E:</w:t>
      </w:r>
      <w:r>
        <w:t xml:space="preserve"> </w:t>
      </w:r>
      <w:r w:rsidRPr="008F792C">
        <w:rPr>
          <w:rFonts w:cs="Times New Roman"/>
          <w:lang w:val="en-GB"/>
        </w:rPr>
        <w:t>–</w:t>
      </w:r>
      <w:r w:rsidRPr="008F792C">
        <w:t xml:space="preserve"> </w:t>
      </w:r>
      <w:r w:rsidRPr="008F792C">
        <w:rPr>
          <w:b/>
          <w:bCs/>
        </w:rPr>
        <w:t xml:space="preserve">D: </w:t>
      </w:r>
      <w:r>
        <w:t>Post-270</w:t>
      </w:r>
      <w:r>
        <w:rPr>
          <w:rStyle w:val="FootnoteReference"/>
        </w:rPr>
        <w:footnoteReference w:id="1223"/>
      </w:r>
    </w:p>
    <w:p w14:paraId="33036558" w14:textId="77777777" w:rsidR="00BD0433" w:rsidRPr="008F792C" w:rsidRDefault="00BD0433" w:rsidP="00815F05">
      <w:pPr>
        <w:numPr>
          <w:ilvl w:val="0"/>
          <w:numId w:val="50"/>
        </w:numPr>
        <w:bidi w:val="0"/>
        <w:rPr>
          <w:rtl/>
          <w:lang w:val="en-GB"/>
        </w:rPr>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w:t>
      </w:r>
      <w:r w:rsidRPr="008F792C">
        <w:rPr>
          <w:rFonts w:cs="Times New Roman"/>
          <w:lang w:val="en-GB"/>
        </w:rPr>
        <w:t>Poet</w:t>
      </w:r>
      <w:r w:rsidRPr="00E57A63">
        <w:rPr>
          <w:rStyle w:val="FootnoteReference"/>
          <w:rFonts w:cs="Times New Roman"/>
          <w:lang w:val="de-DE"/>
        </w:rPr>
        <w:footnoteReference w:id="1224"/>
      </w:r>
      <w:r w:rsidRPr="008F792C">
        <w:rPr>
          <w:rFonts w:cs="Times New Roman"/>
          <w:b/>
          <w:bCs/>
          <w:lang w:val="en-GB"/>
        </w:rPr>
        <w:t xml:space="preserve"> F: </w:t>
      </w:r>
      <w:r w:rsidRPr="008F792C">
        <w:t>–</w:t>
      </w:r>
      <w:r w:rsidRPr="008F792C">
        <w:rPr>
          <w:rFonts w:cs="Times New Roman"/>
          <w:b/>
          <w:bCs/>
          <w:lang w:val="en-GB"/>
        </w:rPr>
        <w:t xml:space="preserve"> S:</w:t>
      </w:r>
      <w:r w:rsidRPr="008F792C">
        <w:rPr>
          <w:rFonts w:cs="Times New Roman"/>
          <w:lang w:val="en-GB"/>
        </w:rPr>
        <w:t xml:space="preserve"> Saadia Gaon,</w:t>
      </w:r>
      <w:r w:rsidRPr="008F792C">
        <w:rPr>
          <w:rFonts w:cs="Times New Roman"/>
          <w:b/>
          <w:bCs/>
          <w:lang w:val="en-GB"/>
        </w:rPr>
        <w:t xml:space="preserve"> </w:t>
      </w:r>
      <w:r w:rsidRPr="008F792C">
        <w:rPr>
          <w:i/>
          <w:iCs/>
          <w:lang w:val="en-GB"/>
        </w:rPr>
        <w:t>Ha’egron</w:t>
      </w:r>
      <w:r w:rsidRPr="008F792C">
        <w:rPr>
          <w:lang w:val="en-GB"/>
        </w:rPr>
        <w:t xml:space="preserve"> </w:t>
      </w:r>
      <w:r w:rsidRPr="008F792C">
        <w:rPr>
          <w:rFonts w:cs="Times New Roman"/>
        </w:rPr>
        <w:t xml:space="preserve">155 </w:t>
      </w:r>
      <w:r w:rsidRPr="008F792C">
        <w:rPr>
          <w:b/>
          <w:bCs/>
          <w:lang w:val="en-GB"/>
        </w:rPr>
        <w:t xml:space="preserve">E: </w:t>
      </w:r>
      <w:r w:rsidRPr="008F792C">
        <w:rPr>
          <w:rFonts w:cs="Times New Roman"/>
          <w:lang w:val="en-GB"/>
        </w:rPr>
        <w:t>–</w:t>
      </w:r>
      <w:r w:rsidRPr="008F792C">
        <w:rPr>
          <w:b/>
          <w:bCs/>
          <w:lang w:val="en-GB"/>
        </w:rPr>
        <w:t xml:space="preserve"> D:</w:t>
      </w:r>
      <w:r w:rsidRPr="008F792C">
        <w:t xml:space="preserve"> </w:t>
      </w:r>
      <w:r w:rsidR="00BE0974">
        <w:t>5</w:t>
      </w:r>
      <w:r w:rsidRPr="00352824">
        <w:rPr>
          <w:vertAlign w:val="superscript"/>
        </w:rPr>
        <w:t>th</w:t>
      </w:r>
      <w:r>
        <w:t>-7</w:t>
      </w:r>
      <w:r w:rsidRPr="00352824">
        <w:rPr>
          <w:vertAlign w:val="superscript"/>
        </w:rPr>
        <w:t>th</w:t>
      </w:r>
      <w:r>
        <w:t xml:space="preserve"> C</w:t>
      </w:r>
      <w:r w:rsidRPr="003138E1">
        <w:rPr>
          <w:rStyle w:val="FootnoteReference"/>
          <w:rFonts w:cs="Times New Roman"/>
          <w:rtl/>
        </w:rPr>
        <w:footnoteReference w:id="1225"/>
      </w:r>
    </w:p>
    <w:p w14:paraId="2453B783" w14:textId="77777777" w:rsidR="00BD0433" w:rsidRPr="008F792C" w:rsidRDefault="00BD0433" w:rsidP="00815F05">
      <w:pPr>
        <w:numPr>
          <w:ilvl w:val="0"/>
          <w:numId w:val="50"/>
        </w:numPr>
        <w:bidi w:val="0"/>
      </w:pPr>
      <w:r w:rsidRPr="008F792C">
        <w:rPr>
          <w:b/>
          <w:bCs/>
        </w:rPr>
        <w:t xml:space="preserve">O: </w:t>
      </w:r>
      <w:r w:rsidRPr="008F792C">
        <w:rPr>
          <w:rFonts w:cs="Times New Roman"/>
          <w:rtl/>
        </w:rPr>
        <w:t>יהושוע</w:t>
      </w:r>
      <w:r w:rsidRPr="008F792C">
        <w:rPr>
          <w:rStyle w:val="FootnoteReference"/>
          <w:lang w:val="fr-FR"/>
        </w:rPr>
        <w:footnoteReference w:id="1226"/>
      </w:r>
      <w:r w:rsidRPr="008F792C">
        <w:rPr>
          <w:b/>
          <w:bCs/>
        </w:rPr>
        <w:t xml:space="preserve"> Ds: </w:t>
      </w:r>
      <w:r w:rsidRPr="008F792C">
        <w:t>Eleazar (</w:t>
      </w:r>
      <w:r>
        <w:t>3</w:t>
      </w:r>
      <w:r w:rsidR="007A0AFA">
        <w:t>3</w:t>
      </w:r>
      <w:r w:rsidRPr="008F792C">
        <w:t xml:space="preserve">)’s father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Clermont-Ganneau</w:t>
      </w:r>
      <w:r w:rsidRPr="008F792C">
        <w:rPr>
          <w:b/>
          <w:bCs/>
        </w:rPr>
        <w:t xml:space="preserve"> S:</w:t>
      </w:r>
      <w:r w:rsidRPr="008F792C">
        <w:rPr>
          <w:i/>
          <w:iCs/>
        </w:rPr>
        <w:t xml:space="preserve"> CIJ</w:t>
      </w:r>
      <w:r w:rsidRPr="008F792C">
        <w:t xml:space="preserve"> 897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w:t>
      </w:r>
    </w:p>
    <w:p w14:paraId="3AB3EE90" w14:textId="77777777" w:rsidR="00BD0433" w:rsidRPr="008F792C" w:rsidRDefault="00BD0433" w:rsidP="00661A14">
      <w:pPr>
        <w:numPr>
          <w:ilvl w:val="0"/>
          <w:numId w:val="50"/>
        </w:numPr>
        <w:bidi w:val="0"/>
      </w:pPr>
      <w:r w:rsidRPr="008F792C">
        <w:rPr>
          <w:b/>
          <w:bCs/>
        </w:rPr>
        <w:t xml:space="preserve">O: </w:t>
      </w:r>
      <w:r w:rsidRPr="008F792C">
        <w:rPr>
          <w:rFonts w:cs="Times New Roman"/>
          <w:rtl/>
        </w:rPr>
        <w:t>יהושוע</w:t>
      </w:r>
      <w:r w:rsidRPr="008F792C">
        <w:rPr>
          <w:rStyle w:val="FootnoteReference"/>
          <w:lang w:val="fr-FR"/>
        </w:rPr>
        <w:footnoteReference w:id="1227"/>
      </w:r>
      <w:r w:rsidRPr="008F792C">
        <w:rPr>
          <w:b/>
          <w:bCs/>
        </w:rPr>
        <w:t xml:space="preserve"> Ds:</w:t>
      </w:r>
      <w:r w:rsidRPr="008F792C">
        <w:t xml:space="preserve"> </w:t>
      </w:r>
      <w:r>
        <w:t>Tanḥum</w:t>
      </w:r>
      <w:r w:rsidR="00973871">
        <w:t xml:space="preserve"> </w:t>
      </w:r>
      <w:r w:rsidRPr="008F792C">
        <w:t>(</w:t>
      </w:r>
      <w:r w:rsidR="00661A14">
        <w:t>34</w:t>
      </w:r>
      <w:r w:rsidRPr="008F792C">
        <w:t xml:space="preserve">)’s father </w:t>
      </w:r>
      <w:r w:rsidRPr="008F792C">
        <w:rPr>
          <w:b/>
          <w:bCs/>
        </w:rPr>
        <w:t>F:</w:t>
      </w:r>
      <w:r w:rsidRPr="008F792C">
        <w:t xml:space="preserve"> Synagogue inscription, Beer </w:t>
      </w:r>
      <w:smartTag w:uri="urn:schemas-microsoft-com:office:smarttags" w:element="place">
        <w:smartTag w:uri="urn:schemas-microsoft-com:office:smarttags" w:element="country-region">
          <w:r w:rsidRPr="008F792C">
            <w:t>Sheba</w:t>
          </w:r>
        </w:smartTag>
      </w:smartTag>
      <w:r w:rsidRPr="008F792C">
        <w:t xml:space="preserve"> </w:t>
      </w:r>
      <w:r w:rsidRPr="008F792C">
        <w:rPr>
          <w:b/>
          <w:bCs/>
        </w:rPr>
        <w:t>S:</w:t>
      </w:r>
      <w:r w:rsidRPr="008F792C">
        <w:rPr>
          <w:i/>
          <w:iCs/>
        </w:rPr>
        <w:t xml:space="preserve"> CIJ</w:t>
      </w:r>
      <w:r w:rsidRPr="008F792C">
        <w:t xml:space="preserve"> 1196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228"/>
      </w:r>
    </w:p>
    <w:p w14:paraId="23D3D937" w14:textId="77777777" w:rsidR="00BD0433" w:rsidRPr="008F792C" w:rsidRDefault="00BD0433" w:rsidP="00815F05">
      <w:pPr>
        <w:numPr>
          <w:ilvl w:val="0"/>
          <w:numId w:val="50"/>
        </w:numPr>
        <w:bidi w:val="0"/>
      </w:pPr>
      <w:r w:rsidRPr="008F792C">
        <w:rPr>
          <w:b/>
          <w:bCs/>
        </w:rPr>
        <w:t xml:space="preserve">O: </w:t>
      </w:r>
      <w:r w:rsidRPr="008F792C">
        <w:rPr>
          <w:rFonts w:cs="Times New Roman"/>
          <w:rtl/>
        </w:rPr>
        <w:t>יהשוע</w:t>
      </w:r>
      <w:r w:rsidRPr="008F792C">
        <w:rPr>
          <w:rStyle w:val="FootnoteReference"/>
          <w:lang w:val="fr-FR"/>
        </w:rPr>
        <w:footnoteReference w:id="1229"/>
      </w:r>
      <w:r w:rsidRPr="008F792C">
        <w:rPr>
          <w:b/>
          <w:bCs/>
        </w:rPr>
        <w:t xml:space="preserve"> Ds:</w:t>
      </w:r>
      <w:r w:rsidRPr="008F792C">
        <w:t xml:space="preserve"> </w:t>
      </w:r>
      <w:r>
        <w:t>Hillel (8</w:t>
      </w:r>
      <w:r w:rsidRPr="008F792C">
        <w:t>)’s son</w:t>
      </w:r>
      <w:r w:rsidRPr="008F792C">
        <w:rPr>
          <w:b/>
          <w:bCs/>
        </w:rPr>
        <w:t xml:space="preserve"> F:</w:t>
      </w:r>
      <w:r w:rsidRPr="008F792C">
        <w:t xml:space="preserve"> Epitaph, Beth She‘arim, catacomb 20 </w:t>
      </w:r>
      <w:r w:rsidRPr="008F792C">
        <w:rPr>
          <w:b/>
          <w:bCs/>
        </w:rPr>
        <w:t>S:</w:t>
      </w:r>
      <w:r w:rsidRPr="008F792C">
        <w:t xml:space="preserve"> </w:t>
      </w:r>
      <w:r w:rsidRPr="008F792C">
        <w:rPr>
          <w:i/>
          <w:iCs/>
        </w:rPr>
        <w:t xml:space="preserve">BS </w:t>
      </w:r>
      <w:r w:rsidRPr="008F792C">
        <w:t xml:space="preserve">3:16 </w:t>
      </w:r>
      <w:r w:rsidRPr="008F792C">
        <w:rPr>
          <w:b/>
          <w:bCs/>
        </w:rPr>
        <w:t xml:space="preserve">E: </w:t>
      </w:r>
      <w:r w:rsidRPr="008F792C">
        <w:rPr>
          <w:rFonts w:cs="Times New Roman"/>
          <w:lang w:val="en-GB"/>
        </w:rPr>
        <w:t>–</w:t>
      </w:r>
      <w:r w:rsidRPr="008F792C">
        <w:rPr>
          <w:b/>
          <w:bCs/>
        </w:rPr>
        <w:t xml:space="preserve"> D:</w:t>
      </w:r>
      <w:r w:rsidRPr="008F792C">
        <w:t xml:space="preserve"> Pre-352</w:t>
      </w:r>
      <w:r w:rsidRPr="008F792C">
        <w:rPr>
          <w:rStyle w:val="FootnoteReference"/>
        </w:rPr>
        <w:footnoteReference w:id="1230"/>
      </w:r>
    </w:p>
    <w:p w14:paraId="1140D0B9" w14:textId="77777777" w:rsidR="00BD0433" w:rsidRPr="008F792C" w:rsidRDefault="00BD0433" w:rsidP="00661A14">
      <w:pPr>
        <w:numPr>
          <w:ilvl w:val="0"/>
          <w:numId w:val="50"/>
        </w:numPr>
        <w:bidi w:val="0"/>
      </w:pPr>
      <w:r w:rsidRPr="008F792C">
        <w:rPr>
          <w:b/>
          <w:bCs/>
        </w:rPr>
        <w:t xml:space="preserve">O: </w:t>
      </w:r>
      <w:r w:rsidRPr="008F792C">
        <w:rPr>
          <w:rFonts w:cs="Times New Roman"/>
          <w:rtl/>
        </w:rPr>
        <w:t>יושוע</w:t>
      </w:r>
      <w:r w:rsidR="003A2C04" w:rsidRPr="008F792C">
        <w:rPr>
          <w:rStyle w:val="FootnoteReference"/>
        </w:rPr>
        <w:footnoteReference w:id="1231"/>
      </w:r>
      <w:r w:rsidR="003A2C04">
        <w:rPr>
          <w:rFonts w:cs="Times New Roman"/>
        </w:rPr>
        <w:t>/</w:t>
      </w:r>
      <w:r w:rsidR="003A2C04">
        <w:rPr>
          <w:rFonts w:cs="Times New Roman" w:hint="cs"/>
          <w:rtl/>
        </w:rPr>
        <w:t>יהושוע</w:t>
      </w:r>
      <w:r w:rsidR="003A2C04" w:rsidRPr="008F792C">
        <w:rPr>
          <w:rStyle w:val="FootnoteReference"/>
        </w:rPr>
        <w:footnoteReference w:id="1232"/>
      </w:r>
      <w:r w:rsidRPr="008F792C">
        <w:rPr>
          <w:b/>
          <w:bCs/>
        </w:rPr>
        <w:t xml:space="preserve"> Ds:</w:t>
      </w:r>
      <w:r w:rsidRPr="008F792C">
        <w:t xml:space="preserve"> Levi (</w:t>
      </w:r>
      <w:r>
        <w:t>31</w:t>
      </w:r>
      <w:r w:rsidRPr="008F792C">
        <w:t>)’s son</w:t>
      </w:r>
      <w:r>
        <w:t>,</w:t>
      </w:r>
      <w:r w:rsidRPr="008F792C">
        <w:rPr>
          <w:rStyle w:val="FootnoteReference"/>
        </w:rPr>
        <w:footnoteReference w:id="1233"/>
      </w:r>
      <w:r w:rsidRPr="008F792C">
        <w:t xml:space="preserve"> Meg</w:t>
      </w:r>
      <w:r w:rsidR="00661A14">
        <w:t>e</w:t>
      </w:r>
      <w:r w:rsidRPr="008F792C">
        <w:t>a (</w:t>
      </w:r>
      <w:r w:rsidR="00661A14">
        <w:t>1</w:t>
      </w:r>
      <w:r w:rsidRPr="008F792C">
        <w:t>)’s</w:t>
      </w:r>
      <w:r w:rsidRPr="008F792C">
        <w:rPr>
          <w:b/>
          <w:bCs/>
        </w:rPr>
        <w:t xml:space="preserve"> </w:t>
      </w:r>
      <w:r w:rsidRPr="008F792C">
        <w:t xml:space="preserve">husband </w:t>
      </w:r>
      <w:r w:rsidRPr="008F792C">
        <w:rPr>
          <w:b/>
          <w:bCs/>
        </w:rPr>
        <w:t>F:</w:t>
      </w:r>
      <w:r w:rsidRPr="008F792C">
        <w:t xml:space="preserve"> </w:t>
      </w:r>
      <w:r w:rsidRPr="00870C38">
        <w:t>Epitaphs</w:t>
      </w:r>
      <w:r w:rsidRPr="008F792C">
        <w:t xml:space="preserve">, Beth She‘arim, catacomb 20 </w:t>
      </w:r>
      <w:r w:rsidRPr="008F792C">
        <w:rPr>
          <w:b/>
          <w:bCs/>
        </w:rPr>
        <w:t>S:</w:t>
      </w:r>
      <w:r w:rsidRPr="008F792C">
        <w:t xml:space="preserve"> 1. </w:t>
      </w:r>
      <w:r w:rsidRPr="008F792C">
        <w:rPr>
          <w:i/>
          <w:iCs/>
        </w:rPr>
        <w:t xml:space="preserve">BS </w:t>
      </w:r>
      <w:r w:rsidRPr="008F792C">
        <w:t xml:space="preserve">3:23; 2. 3:24; 3. 3:25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8D7147" w:rsidRPr="008F792C">
        <w:rPr>
          <w:rStyle w:val="FootnoteReference"/>
        </w:rPr>
        <w:footnoteReference w:id="1234"/>
      </w:r>
    </w:p>
    <w:p w14:paraId="7E941674" w14:textId="77777777" w:rsidR="00BD0433" w:rsidRPr="008F792C" w:rsidRDefault="00BD0433" w:rsidP="00876C71">
      <w:pPr>
        <w:numPr>
          <w:ilvl w:val="0"/>
          <w:numId w:val="50"/>
        </w:numPr>
        <w:bidi w:val="0"/>
      </w:pPr>
      <w:r w:rsidRPr="008F792C">
        <w:rPr>
          <w:b/>
          <w:bCs/>
        </w:rPr>
        <w:t xml:space="preserve">O: </w:t>
      </w:r>
      <w:r w:rsidRPr="008F792C">
        <w:rPr>
          <w:rFonts w:cs="Times New Roman"/>
          <w:rtl/>
        </w:rPr>
        <w:t>יש[וע]</w:t>
      </w:r>
      <w:r w:rsidRPr="008F792C">
        <w:rPr>
          <w:rStyle w:val="FootnoteReference"/>
        </w:rPr>
        <w:footnoteReference w:id="1235"/>
      </w:r>
      <w:r w:rsidRPr="008F792C">
        <w:t xml:space="preserve"> </w:t>
      </w:r>
      <w:r w:rsidRPr="008F792C">
        <w:rPr>
          <w:b/>
          <w:bCs/>
        </w:rPr>
        <w:t>Ds:</w:t>
      </w:r>
      <w:r w:rsidRPr="008F792C">
        <w:t xml:space="preserve"> </w:t>
      </w:r>
      <w:r w:rsidRPr="008F792C">
        <w:rPr>
          <w:rFonts w:cs="Times New Roman"/>
          <w:lang w:val="en-GB"/>
        </w:rPr>
        <w:t>–</w:t>
      </w:r>
      <w:r w:rsidRPr="008F792C">
        <w:t xml:space="preserve"> </w:t>
      </w:r>
      <w:r w:rsidRPr="008F792C">
        <w:rPr>
          <w:b/>
          <w:bCs/>
        </w:rPr>
        <w:t>F:</w:t>
      </w:r>
      <w:r w:rsidRPr="008F792C">
        <w:t xml:space="preserve"> Synagogue inscription, </w:t>
      </w:r>
      <w:r w:rsidRPr="002A48DC">
        <w:t>Kfar Canah</w:t>
      </w:r>
      <w:r w:rsidRPr="008F792C">
        <w:t>,</w:t>
      </w:r>
      <w:r>
        <w:rPr>
          <w:rStyle w:val="FootnoteReference"/>
        </w:rPr>
        <w:footnoteReference w:id="1236"/>
      </w:r>
      <w:r w:rsidRPr="008F792C">
        <w:t xml:space="preserve"> Clermont-Gannau</w:t>
      </w:r>
      <w:r w:rsidRPr="008F792C">
        <w:rPr>
          <w:b/>
          <w:bCs/>
        </w:rPr>
        <w:t xml:space="preserve"> S:</w:t>
      </w:r>
      <w:r w:rsidRPr="008F792C">
        <w:t xml:space="preserve"> Naveh, </w:t>
      </w:r>
      <w:r w:rsidRPr="008F792C">
        <w:rPr>
          <w:i/>
          <w:iCs/>
        </w:rPr>
        <w:t>OSM</w:t>
      </w:r>
      <w:r w:rsidRPr="008F792C">
        <w:t xml:space="preserve">, no. 31 </w:t>
      </w:r>
      <w:r w:rsidRPr="008F792C">
        <w:rPr>
          <w:b/>
          <w:bCs/>
        </w:rPr>
        <w:t xml:space="preserve">E: </w:t>
      </w:r>
      <w:r w:rsidRPr="008F792C">
        <w:rPr>
          <w:rFonts w:cs="Times New Roman"/>
          <w:lang w:val="en-GB"/>
        </w:rPr>
        <w:t>–</w:t>
      </w:r>
      <w:r w:rsidRPr="008F792C">
        <w:rPr>
          <w:b/>
          <w:bCs/>
        </w:rPr>
        <w:t xml:space="preserve"> D:</w:t>
      </w:r>
      <w:r w:rsidRPr="0018624D">
        <w:rPr>
          <w:rFonts w:cs="Times New Roman"/>
          <w:b/>
          <w:bCs/>
          <w:lang w:val="it-IT"/>
        </w:rPr>
        <w:t xml:space="preserve"> </w:t>
      </w:r>
      <w:r w:rsidRPr="00BB0FB1">
        <w:rPr>
          <w:rFonts w:cs="Times New Roman"/>
          <w:lang w:val="it-IT"/>
        </w:rPr>
        <w:t>–</w:t>
      </w:r>
      <w:r w:rsidR="00876C71" w:rsidRPr="005F539E">
        <w:rPr>
          <w:rStyle w:val="FootnoteReference"/>
          <w:rFonts w:cs="Times New Roman"/>
        </w:rPr>
        <w:footnoteReference w:id="1237"/>
      </w:r>
    </w:p>
    <w:p w14:paraId="122E6AC3" w14:textId="77777777" w:rsidR="00BB0FB1" w:rsidRPr="00BB0FB1" w:rsidRDefault="002D1A59" w:rsidP="002D1A59">
      <w:pPr>
        <w:numPr>
          <w:ilvl w:val="0"/>
          <w:numId w:val="50"/>
        </w:numPr>
        <w:bidi w:val="0"/>
      </w:pPr>
      <w:r w:rsidRPr="003335B1">
        <w:rPr>
          <w:rFonts w:cs="Times New Roman"/>
          <w:b/>
          <w:bCs/>
          <w:lang w:val="en-GB"/>
        </w:rPr>
        <w:t xml:space="preserve">O: </w:t>
      </w:r>
      <w:r>
        <w:rPr>
          <w:rFonts w:cs="Times New Roman" w:hint="cs"/>
          <w:rtl/>
          <w:lang w:val="en-GB"/>
        </w:rPr>
        <w:t>אישו</w:t>
      </w:r>
      <w:r w:rsidRPr="002D1A59">
        <w:rPr>
          <w:rStyle w:val="FootnoteReference"/>
          <w:rFonts w:cs="Times New Roman"/>
          <w:lang w:val="en-GB"/>
        </w:rPr>
        <w:footnoteReference w:id="1238"/>
      </w:r>
      <w:r>
        <w:rPr>
          <w:rFonts w:cs="Times New Roman"/>
          <w:b/>
          <w:bCs/>
          <w:lang w:val="en-GB"/>
        </w:rPr>
        <w:t xml:space="preserve"> </w:t>
      </w:r>
      <w:r w:rsidRPr="003335B1">
        <w:rPr>
          <w:rFonts w:cs="Times New Roman"/>
          <w:b/>
          <w:bCs/>
          <w:lang w:val="en-GB"/>
        </w:rPr>
        <w:t xml:space="preserve">Ds: </w:t>
      </w:r>
      <w:r w:rsidRPr="00171AB4">
        <w:rPr>
          <w:rFonts w:cs="Times New Roman"/>
          <w:lang w:val="en-GB"/>
        </w:rPr>
        <w:t>–</w:t>
      </w:r>
      <w:r w:rsidRPr="003335B1">
        <w:rPr>
          <w:rFonts w:cs="Times New Roman"/>
          <w:b/>
          <w:bCs/>
          <w:lang w:val="en-GB"/>
        </w:rPr>
        <w:t xml:space="preserve"> F: </w:t>
      </w:r>
      <w:r w:rsidRPr="003335B1">
        <w:rPr>
          <w:rFonts w:cs="Times New Roman"/>
          <w:lang w:val="en-GB"/>
        </w:rPr>
        <w:t xml:space="preserve">Synagogue inscription, </w:t>
      </w:r>
      <w:r w:rsidRPr="0090256D">
        <w:rPr>
          <w:rFonts w:cs="Times New Roman"/>
          <w:lang w:val="en-GB"/>
        </w:rPr>
        <w:t>Ma</w:t>
      </w:r>
      <w:r w:rsidRPr="0090256D">
        <w:rPr>
          <w:rFonts w:cs="Times New Roman"/>
        </w:rPr>
        <w:t>‘</w:t>
      </w:r>
      <w:r w:rsidRPr="0090256D">
        <w:rPr>
          <w:rFonts w:cs="Times New Roman"/>
          <w:lang w:val="en-GB"/>
        </w:rPr>
        <w:t>on</w:t>
      </w:r>
      <w:r w:rsidRPr="003335B1">
        <w:rPr>
          <w:rFonts w:cs="Times New Roman"/>
          <w:lang w:val="en-GB"/>
        </w:rPr>
        <w:t>,</w:t>
      </w:r>
      <w:r>
        <w:rPr>
          <w:rStyle w:val="FootnoteReference"/>
          <w:lang w:val="fr-FR"/>
        </w:rPr>
        <w:footnoteReference w:id="1239"/>
      </w:r>
      <w:r w:rsidRPr="003335B1">
        <w:rPr>
          <w:rFonts w:cs="Times New Roman"/>
          <w:lang w:val="en-GB"/>
        </w:rPr>
        <w:t xml:space="preserve"> Yeivin </w:t>
      </w:r>
      <w:r w:rsidRPr="003335B1">
        <w:rPr>
          <w:rFonts w:cs="Times New Roman"/>
          <w:b/>
          <w:bCs/>
          <w:lang w:val="en-GB"/>
        </w:rPr>
        <w:t xml:space="preserve">S: </w:t>
      </w:r>
      <w:r w:rsidRPr="003335B1">
        <w:rPr>
          <w:rFonts w:cs="Times New Roman"/>
          <w:lang w:val="en-GB"/>
        </w:rPr>
        <w:t xml:space="preserve">Naveh, </w:t>
      </w:r>
      <w:r w:rsidRPr="003335B1">
        <w:rPr>
          <w:rFonts w:cs="Times New Roman"/>
          <w:i/>
          <w:iCs/>
          <w:lang w:val="en-GB"/>
        </w:rPr>
        <w:t>OSM</w:t>
      </w:r>
      <w:r w:rsidRPr="003335B1">
        <w:rPr>
          <w:rFonts w:cs="Times New Roman"/>
          <w:lang w:val="en-GB"/>
        </w:rPr>
        <w:t xml:space="preserve">, no. 57 </w:t>
      </w:r>
      <w:r w:rsidRPr="003335B1">
        <w:rPr>
          <w:rFonts w:cs="Times New Roman"/>
          <w:b/>
          <w:bCs/>
          <w:lang w:val="en-GB"/>
        </w:rPr>
        <w:t xml:space="preserve">E: </w:t>
      </w:r>
      <w:r w:rsidRPr="00171AB4">
        <w:rPr>
          <w:rFonts w:cs="Times New Roman"/>
          <w:lang w:val="en-GB"/>
        </w:rPr>
        <w:t>–</w:t>
      </w:r>
      <w:r w:rsidRPr="003335B1">
        <w:rPr>
          <w:rFonts w:cs="Times New Roman"/>
          <w:b/>
          <w:bCs/>
          <w:lang w:val="en-GB"/>
        </w:rPr>
        <w:t xml:space="preserve"> D: </w:t>
      </w:r>
      <w:r>
        <w:rPr>
          <w:rFonts w:cs="Times New Roman"/>
          <w:b/>
          <w:bCs/>
          <w:lang w:val="it-IT"/>
        </w:rPr>
        <w:t>–</w:t>
      </w:r>
      <w:r w:rsidRPr="005F539E">
        <w:rPr>
          <w:rStyle w:val="FootnoteReference"/>
          <w:rFonts w:cs="Times New Roman"/>
        </w:rPr>
        <w:footnoteReference w:id="1240"/>
      </w:r>
    </w:p>
    <w:p w14:paraId="19C26FD1" w14:textId="77777777" w:rsidR="00BD0433" w:rsidRPr="008F792C" w:rsidRDefault="00BD0433" w:rsidP="00BB0FB1">
      <w:pPr>
        <w:numPr>
          <w:ilvl w:val="0"/>
          <w:numId w:val="50"/>
        </w:numPr>
        <w:bidi w:val="0"/>
      </w:pPr>
      <w:r w:rsidRPr="008F792C">
        <w:rPr>
          <w:b/>
          <w:bCs/>
        </w:rPr>
        <w:t xml:space="preserve">O: </w:t>
      </w:r>
      <w:r w:rsidRPr="00C019ED">
        <w:rPr>
          <w:rFonts w:cs="Times New Roman"/>
          <w:rtl/>
        </w:rPr>
        <w:t>יושוע</w:t>
      </w:r>
      <w:r w:rsidRPr="00C019ED">
        <w:rPr>
          <w:rStyle w:val="FootnoteReference"/>
        </w:rPr>
        <w:footnoteReference w:id="1241"/>
      </w:r>
      <w:r w:rsidRPr="00C019ED">
        <w:rPr>
          <w:rFonts w:cs="Times New Roman"/>
        </w:rPr>
        <w:t>/</w:t>
      </w:r>
      <w:r w:rsidRPr="00C019ED">
        <w:rPr>
          <w:rFonts w:cs="Times New Roman"/>
          <w:rtl/>
        </w:rPr>
        <w:t>ישוע</w:t>
      </w:r>
      <w:r w:rsidRPr="00C019ED">
        <w:rPr>
          <w:rStyle w:val="FootnoteReference"/>
        </w:rPr>
        <w:footnoteReference w:id="1242"/>
      </w:r>
      <w:r w:rsidRPr="008F792C">
        <w:rPr>
          <w:b/>
          <w:bCs/>
        </w:rPr>
        <w:t xml:space="preserve"> Ds:</w:t>
      </w:r>
      <w:r w:rsidRPr="008F792C">
        <w:t xml:space="preserve"> The witness</w:t>
      </w:r>
      <w:r w:rsidRPr="008F792C">
        <w:rPr>
          <w:rStyle w:val="FootnoteReference"/>
        </w:rPr>
        <w:footnoteReference w:id="1243"/>
      </w:r>
      <w:r w:rsidRPr="008F792C">
        <w:t xml:space="preserve"> </w:t>
      </w:r>
      <w:r w:rsidRPr="008F792C">
        <w:rPr>
          <w:b/>
          <w:bCs/>
        </w:rPr>
        <w:t>F:</w:t>
      </w:r>
      <w:r w:rsidRPr="008F792C">
        <w:t xml:space="preserve"> Synagogue inscriptions, Susya,</w:t>
      </w:r>
      <w:r w:rsidRPr="008F792C">
        <w:rPr>
          <w:rStyle w:val="FootnoteReference"/>
        </w:rPr>
        <w:footnoteReference w:id="1244"/>
      </w:r>
      <w:r w:rsidRPr="008F792C">
        <w:t xml:space="preserve"> </w:t>
      </w:r>
      <w:r w:rsidRPr="002A48DC">
        <w:t>Guttman</w:t>
      </w:r>
      <w:r w:rsidRPr="008F792C">
        <w:t xml:space="preserve"> </w:t>
      </w:r>
      <w:r w:rsidRPr="008F792C">
        <w:rPr>
          <w:b/>
          <w:bCs/>
        </w:rPr>
        <w:t>S:</w:t>
      </w:r>
      <w:r w:rsidRPr="008F792C">
        <w:t xml:space="preserve"> Naveh, </w:t>
      </w:r>
      <w:r w:rsidRPr="008F792C">
        <w:rPr>
          <w:i/>
          <w:iCs/>
        </w:rPr>
        <w:t>OSM</w:t>
      </w:r>
      <w:r w:rsidRPr="008F792C">
        <w:t xml:space="preserve">, nos. 77, 78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245"/>
      </w:r>
    </w:p>
    <w:p w14:paraId="53486883" w14:textId="77777777" w:rsidR="00BD0433" w:rsidRPr="008F792C" w:rsidRDefault="00BD0433" w:rsidP="00661A14">
      <w:pPr>
        <w:numPr>
          <w:ilvl w:val="0"/>
          <w:numId w:val="50"/>
        </w:numPr>
        <w:bidi w:val="0"/>
        <w:rPr>
          <w:lang w:val="en-GB"/>
        </w:rPr>
      </w:pPr>
      <w:r w:rsidRPr="008F792C">
        <w:rPr>
          <w:b/>
          <w:bCs/>
          <w:lang w:val="en-GB"/>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lang w:val="en-GB"/>
        </w:rPr>
        <w:footnoteReference w:id="1246"/>
      </w:r>
      <w:r w:rsidRPr="008F792C">
        <w:rPr>
          <w:b/>
          <w:bCs/>
          <w:lang w:val="en-GB"/>
        </w:rPr>
        <w:t xml:space="preserve"> Ds:</w:t>
      </w:r>
      <w:r w:rsidRPr="008F792C">
        <w:rPr>
          <w:lang w:val="en-GB"/>
        </w:rPr>
        <w:t xml:space="preserve"> </w:t>
      </w:r>
      <w:r w:rsidR="0008699D">
        <w:rPr>
          <w:lang w:val="en-GB"/>
        </w:rPr>
        <w:t>Joseph</w:t>
      </w:r>
      <w:r w:rsidRPr="008F792C">
        <w:t xml:space="preserve"> (</w:t>
      </w:r>
      <w:r w:rsidR="00661A14">
        <w:t>101</w:t>
      </w:r>
      <w:r w:rsidRPr="008F792C">
        <w:t xml:space="preserve">)’s son </w:t>
      </w:r>
      <w:r w:rsidRPr="008F792C">
        <w:rPr>
          <w:b/>
          <w:bCs/>
          <w:lang w:val="en-GB"/>
        </w:rPr>
        <w:t>F:</w:t>
      </w:r>
      <w:r w:rsidRPr="008F792C">
        <w:rPr>
          <w:lang w:val="en-GB"/>
        </w:rPr>
        <w:t xml:space="preserve"> </w:t>
      </w:r>
      <w:r w:rsidRPr="008F792C">
        <w:t xml:space="preserve">Synagogue inscription, </w:t>
      </w:r>
      <w:smartTag w:uri="urn:schemas-microsoft-com:office:smarttags" w:element="place">
        <w:smartTag w:uri="urn:schemas-microsoft-com:office:smarttags" w:element="City">
          <w:r w:rsidRPr="008F792C">
            <w:t>Gaza</w:t>
          </w:r>
        </w:smartTag>
      </w:smartTag>
      <w:r w:rsidRPr="008F792C">
        <w:t xml:space="preserve">, Avi-Yonah </w:t>
      </w:r>
      <w:r w:rsidRPr="008F792C">
        <w:rPr>
          <w:b/>
          <w:bCs/>
          <w:lang w:val="en-GB"/>
        </w:rPr>
        <w:t>S:</w:t>
      </w:r>
      <w:r w:rsidRPr="008F792C">
        <w:t xml:space="preserve"> Roth-Gerson, </w:t>
      </w:r>
      <w:r w:rsidRPr="008F792C">
        <w:rPr>
          <w:i/>
          <w:iCs/>
        </w:rPr>
        <w:t>GISEI</w:t>
      </w:r>
      <w:r w:rsidRPr="008F792C">
        <w:t>,</w:t>
      </w:r>
      <w:r w:rsidRPr="008F792C">
        <w:rPr>
          <w:i/>
          <w:iCs/>
        </w:rPr>
        <w:t xml:space="preserve"> </w:t>
      </w:r>
      <w:r w:rsidRPr="008F792C">
        <w:t>no. 21</w:t>
      </w:r>
      <w:r w:rsidRPr="008F792C">
        <w:rPr>
          <w:lang w:val="en-GB"/>
        </w:rPr>
        <w:t xml:space="preserve"> </w:t>
      </w:r>
      <w:r w:rsidRPr="008F792C">
        <w:rPr>
          <w:b/>
          <w:bCs/>
          <w:lang w:val="en-GB"/>
        </w:rPr>
        <w:t xml:space="preserve">E: </w:t>
      </w:r>
      <w:r w:rsidRPr="008F792C">
        <w:rPr>
          <w:rFonts w:cs="Times New Roman"/>
          <w:lang w:val="en-GB"/>
        </w:rPr>
        <w:t>–</w:t>
      </w:r>
      <w:r w:rsidRPr="008F792C">
        <w:rPr>
          <w:b/>
          <w:bCs/>
          <w:lang w:val="en-GB"/>
        </w:rPr>
        <w:t xml:space="preserve"> D:</w:t>
      </w:r>
      <w:r w:rsidRPr="008F792C">
        <w:t xml:space="preserve"> </w:t>
      </w:r>
      <w:r w:rsidRPr="002A48DC">
        <w:t>508</w:t>
      </w:r>
      <w:r>
        <w:rPr>
          <w:rStyle w:val="FootnoteReference"/>
          <w:lang w:val="en-GB"/>
        </w:rPr>
        <w:footnoteReference w:id="1247"/>
      </w:r>
    </w:p>
    <w:p w14:paraId="1BDE3D4A" w14:textId="77777777" w:rsidR="00BD0433" w:rsidRPr="008F792C" w:rsidRDefault="00BD0433" w:rsidP="00876C71">
      <w:pPr>
        <w:numPr>
          <w:ilvl w:val="0"/>
          <w:numId w:val="5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248"/>
      </w:r>
      <w:r w:rsidRPr="008F792C">
        <w:rPr>
          <w:b/>
          <w:bCs/>
        </w:rPr>
        <w:t xml:space="preserve"> Ds:</w:t>
      </w:r>
      <w:r w:rsidRPr="008F792C">
        <w:t xml:space="preserve"> Sheila (</w:t>
      </w:r>
      <w:r w:rsidR="007E4CCA">
        <w:t>9</w:t>
      </w:r>
      <w:r w:rsidRPr="008F792C">
        <w:t>)’s son, aged 60</w:t>
      </w:r>
      <w:r w:rsidRPr="008F792C">
        <w:rPr>
          <w:rStyle w:val="FootnoteReference"/>
        </w:rPr>
        <w:footnoteReference w:id="1249"/>
      </w:r>
      <w:r w:rsidRPr="008F792C">
        <w:t xml:space="preserve"> </w:t>
      </w:r>
      <w:r w:rsidRPr="008F792C">
        <w:rPr>
          <w:b/>
          <w:bCs/>
        </w:rPr>
        <w:t>F:</w:t>
      </w:r>
      <w:r w:rsidRPr="008F792C">
        <w:t xml:space="preserve"> Epitaph, </w:t>
      </w:r>
      <w:r w:rsidRPr="000C74F2">
        <w:t>Dabiyye</w:t>
      </w:r>
      <w:r>
        <w:rPr>
          <w:rStyle w:val="FootnoteReference"/>
          <w:lang w:val="en-GB"/>
        </w:rPr>
        <w:footnoteReference w:id="1250"/>
      </w:r>
      <w:r w:rsidRPr="008F792C">
        <w:t xml:space="preserve"> </w:t>
      </w:r>
      <w:r w:rsidRPr="008F792C">
        <w:rPr>
          <w:b/>
          <w:bCs/>
        </w:rPr>
        <w:t>S:</w:t>
      </w:r>
      <w:r w:rsidRPr="008F792C">
        <w:t xml:space="preserve"> Gregg &amp; Urman, no. 94 </w:t>
      </w:r>
      <w:r w:rsidRPr="008F792C">
        <w:rPr>
          <w:b/>
          <w:bCs/>
        </w:rPr>
        <w:t xml:space="preserve">E: </w:t>
      </w:r>
      <w:r w:rsidRPr="008F792C">
        <w:rPr>
          <w:rFonts w:cs="Times New Roman"/>
          <w:lang w:val="en-GB"/>
        </w:rPr>
        <w:t>–</w:t>
      </w:r>
      <w:r w:rsidR="004F7278">
        <w:rPr>
          <w:rStyle w:val="FootnoteReference"/>
          <w:lang w:val="en-GB"/>
        </w:rPr>
        <w:footnoteReference w:id="1251"/>
      </w:r>
      <w:r w:rsidRPr="008F792C">
        <w:t xml:space="preserve"> </w:t>
      </w:r>
      <w:r w:rsidRPr="008F792C">
        <w:rPr>
          <w:b/>
          <w:bCs/>
        </w:rPr>
        <w:t xml:space="preserve">D: </w:t>
      </w:r>
      <w:r w:rsidRPr="00BB0FB1">
        <w:rPr>
          <w:rFonts w:cs="Times New Roman"/>
          <w:lang w:val="it-IT"/>
        </w:rPr>
        <w:t>–</w:t>
      </w:r>
      <w:r w:rsidR="00876C71" w:rsidRPr="005F539E">
        <w:rPr>
          <w:rStyle w:val="FootnoteReference"/>
          <w:rFonts w:cs="Times New Roman"/>
        </w:rPr>
        <w:footnoteReference w:id="1252"/>
      </w:r>
      <w:r w:rsidRPr="008F792C">
        <w:rPr>
          <w:b/>
          <w:bCs/>
        </w:rPr>
        <w:t xml:space="preserve"> </w:t>
      </w:r>
    </w:p>
    <w:p w14:paraId="37E1EF3D" w14:textId="77777777" w:rsidR="00BD0433" w:rsidRPr="008F792C" w:rsidRDefault="00BD0433" w:rsidP="00661A14">
      <w:pPr>
        <w:numPr>
          <w:ilvl w:val="0"/>
          <w:numId w:val="50"/>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253"/>
      </w:r>
      <w:r w:rsidRPr="008F792C">
        <w:rPr>
          <w:b/>
          <w:bCs/>
        </w:rPr>
        <w:t xml:space="preserve"> Ds: </w:t>
      </w:r>
      <w:r w:rsidRPr="008F792C">
        <w:t>Theodorus (</w:t>
      </w:r>
      <w:r>
        <w:t>13</w:t>
      </w:r>
      <w:r w:rsidRPr="008F792C">
        <w:t>), Marcus (</w:t>
      </w:r>
      <w:r>
        <w:t>4</w:t>
      </w:r>
      <w:r w:rsidRPr="008F792C">
        <w:t>) and Nonna (</w:t>
      </w:r>
      <w:r>
        <w:t>4</w:t>
      </w:r>
      <w:r w:rsidRPr="008F792C">
        <w:t>)’s son, Daniel (</w:t>
      </w:r>
      <w:r>
        <w:t>4</w:t>
      </w:r>
      <w:r w:rsidRPr="008F792C">
        <w:t>) Antoninus (</w:t>
      </w:r>
      <w:r w:rsidR="00661A14">
        <w:t>3</w:t>
      </w:r>
      <w:r w:rsidRPr="008F792C">
        <w:t xml:space="preserve">)’s brother </w:t>
      </w:r>
      <w:r w:rsidRPr="008F792C">
        <w:rPr>
          <w:b/>
          <w:bCs/>
        </w:rPr>
        <w:t>F:</w:t>
      </w:r>
      <w:r w:rsidRPr="008F792C">
        <w:t xml:space="preserve"> Dedicatory inscription, Hammat Gader </w:t>
      </w:r>
      <w:r w:rsidRPr="008F792C">
        <w:rPr>
          <w:b/>
          <w:bCs/>
        </w:rPr>
        <w:t>S:</w:t>
      </w:r>
      <w:r w:rsidRPr="008F792C">
        <w:t xml:space="preserve"> Di Segni, </w:t>
      </w:r>
      <w:r w:rsidRPr="008F792C">
        <w:rPr>
          <w:i/>
          <w:iCs/>
        </w:rPr>
        <w:t>Hammat Gader</w:t>
      </w:r>
      <w:r w:rsidRPr="008F792C">
        <w:t xml:space="preserve">, no. 2 </w:t>
      </w:r>
      <w:r w:rsidRPr="008F792C">
        <w:rPr>
          <w:b/>
          <w:bCs/>
        </w:rPr>
        <w:t>E:</w:t>
      </w:r>
      <w:r w:rsidRPr="008F792C">
        <w:t xml:space="preserve"> Jew?</w:t>
      </w:r>
      <w:r w:rsidRPr="008F792C">
        <w:rPr>
          <w:rStyle w:val="FootnoteReference"/>
        </w:rPr>
        <w:footnoteReference w:id="1254"/>
      </w:r>
      <w:r w:rsidRPr="008F792C">
        <w:t xml:space="preserve"> </w:t>
      </w:r>
      <w:r w:rsidRPr="008F792C">
        <w:rPr>
          <w:b/>
          <w:bCs/>
        </w:rPr>
        <w:t>D:</w:t>
      </w:r>
      <w:r w:rsidRPr="008F792C">
        <w:t xml:space="preserve"> </w:t>
      </w:r>
      <w:r w:rsidRPr="0024335C">
        <w:t>455</w:t>
      </w:r>
      <w:r>
        <w:rPr>
          <w:rStyle w:val="FootnoteReference"/>
        </w:rPr>
        <w:footnoteReference w:id="1255"/>
      </w:r>
    </w:p>
    <w:p w14:paraId="71A3C934" w14:textId="77777777" w:rsidR="00BD0433" w:rsidRPr="008F792C" w:rsidRDefault="00BD0433" w:rsidP="00876C71">
      <w:pPr>
        <w:numPr>
          <w:ilvl w:val="0"/>
          <w:numId w:val="50"/>
        </w:numPr>
        <w:bidi w:val="0"/>
      </w:pPr>
      <w:r w:rsidRPr="008F792C">
        <w:rPr>
          <w:b/>
          <w:bCs/>
        </w:rPr>
        <w:t xml:space="preserve">O: </w:t>
      </w:r>
      <w:r w:rsidRPr="008F792C">
        <w:rPr>
          <w:rFonts w:cs="Times New Roman"/>
          <w:rtl/>
        </w:rPr>
        <w:t>יהושוע</w:t>
      </w:r>
      <w:r w:rsidRPr="008F792C">
        <w:rPr>
          <w:rStyle w:val="FootnoteReference"/>
          <w:lang w:val="fr-FR"/>
        </w:rPr>
        <w:footnoteReference w:id="1256"/>
      </w:r>
      <w:r w:rsidRPr="008F792C">
        <w:t xml:space="preserve"> </w:t>
      </w:r>
      <w:r w:rsidRPr="008F792C">
        <w:rPr>
          <w:b/>
          <w:bCs/>
        </w:rPr>
        <w:t xml:space="preserve">Ds: </w:t>
      </w:r>
      <w:r w:rsidRPr="008F792C">
        <w:rPr>
          <w:rFonts w:cs="Times New Roman"/>
          <w:lang w:val="en-GB"/>
        </w:rPr>
        <w:t>–</w:t>
      </w:r>
      <w:r w:rsidRPr="008F792C">
        <w:t xml:space="preserve"> </w:t>
      </w:r>
      <w:r w:rsidRPr="008F792C">
        <w:rPr>
          <w:b/>
          <w:bCs/>
        </w:rPr>
        <w:t>F:</w:t>
      </w:r>
      <w:r w:rsidRPr="008F792C">
        <w:t xml:space="preserve"> Epitaph, Beer </w:t>
      </w:r>
      <w:smartTag w:uri="urn:schemas-microsoft-com:office:smarttags" w:element="place">
        <w:smartTag w:uri="urn:schemas-microsoft-com:office:smarttags" w:element="country-region">
          <w:r w:rsidRPr="008F792C">
            <w:t>Sheba</w:t>
          </w:r>
        </w:smartTag>
      </w:smartTag>
      <w:r w:rsidRPr="008F792C">
        <w:t xml:space="preserve"> </w:t>
      </w:r>
      <w:r w:rsidRPr="008F792C">
        <w:rPr>
          <w:b/>
          <w:bCs/>
        </w:rPr>
        <w:t>S:</w:t>
      </w:r>
      <w:r w:rsidRPr="008F792C">
        <w:t xml:space="preserve"> Jaussen et al.</w:t>
      </w:r>
      <w:r w:rsidR="00C05C5A">
        <w:t>,</w:t>
      </w:r>
      <w:r w:rsidRPr="008F792C">
        <w:t xml:space="preserve"> </w:t>
      </w:r>
      <w:r w:rsidRPr="008F792C">
        <w:rPr>
          <w:i/>
          <w:iCs/>
        </w:rPr>
        <w:t>RB</w:t>
      </w:r>
      <w:r w:rsidRPr="008F792C">
        <w:t xml:space="preserve"> 14 (1905) 252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257"/>
      </w:r>
    </w:p>
    <w:p w14:paraId="336ACC1F" w14:textId="77777777" w:rsidR="00BD0433" w:rsidRDefault="00BD0433" w:rsidP="00815F05">
      <w:pPr>
        <w:numPr>
          <w:ilvl w:val="0"/>
          <w:numId w:val="50"/>
        </w:numPr>
        <w:bidi w:val="0"/>
      </w:pPr>
      <w:r w:rsidRPr="008F792C">
        <w:rPr>
          <w:b/>
          <w:bCs/>
        </w:rPr>
        <w:t xml:space="preserve">O: </w:t>
      </w:r>
      <w:r w:rsidRPr="008F792C">
        <w:rPr>
          <w:rFonts w:cs="Times New Roman"/>
          <w:rtl/>
        </w:rPr>
        <w:t>ישוע</w:t>
      </w:r>
      <w:r w:rsidRPr="008F792C">
        <w:rPr>
          <w:rStyle w:val="FootnoteReference"/>
        </w:rPr>
        <w:footnoteReference w:id="1258"/>
      </w:r>
      <w:r w:rsidRPr="008F792C">
        <w:t xml:space="preserve"> </w:t>
      </w:r>
      <w:r w:rsidRPr="008F792C">
        <w:rPr>
          <w:b/>
          <w:bCs/>
        </w:rPr>
        <w:t>Ds:</w:t>
      </w:r>
      <w:r w:rsidRPr="008F792C">
        <w:t xml:space="preserve"> Omer (</w:t>
      </w:r>
      <w:r>
        <w:t>1</w:t>
      </w:r>
      <w:r w:rsidRPr="008F792C">
        <w:t xml:space="preserve">)’s husband </w:t>
      </w:r>
      <w:r w:rsidRPr="008F792C">
        <w:rPr>
          <w:b/>
          <w:bCs/>
        </w:rPr>
        <w:t>F:</w:t>
      </w:r>
      <w:r w:rsidRPr="008F792C">
        <w:t xml:space="preserve"> Epitaph, Zoar </w:t>
      </w:r>
      <w:r w:rsidRPr="008F792C">
        <w:rPr>
          <w:b/>
          <w:bCs/>
        </w:rPr>
        <w:t>S:</w:t>
      </w:r>
      <w:r w:rsidRPr="008F792C">
        <w:t xml:space="preserve"> Stern, </w:t>
      </w:r>
      <w:r w:rsidRPr="008F792C">
        <w:rPr>
          <w:i/>
          <w:iCs/>
        </w:rPr>
        <w:t>Tarbiz</w:t>
      </w:r>
      <w:r w:rsidRPr="008F792C">
        <w:t xml:space="preserve"> 68 (1999) no. 13 </w:t>
      </w:r>
      <w:r w:rsidRPr="008F792C">
        <w:rPr>
          <w:b/>
          <w:bCs/>
        </w:rPr>
        <w:t xml:space="preserve">E: </w:t>
      </w:r>
      <w:r w:rsidRPr="008F792C">
        <w:rPr>
          <w:rFonts w:cs="Times New Roman"/>
          <w:lang w:val="en-GB"/>
        </w:rPr>
        <w:t>–</w:t>
      </w:r>
      <w:r w:rsidRPr="008F792C">
        <w:rPr>
          <w:b/>
          <w:bCs/>
        </w:rPr>
        <w:t xml:space="preserve"> D:</w:t>
      </w:r>
      <w:r w:rsidRPr="008F792C">
        <w:t xml:space="preserve"> </w:t>
      </w:r>
      <w:r w:rsidRPr="002F6202">
        <w:t>375</w:t>
      </w:r>
      <w:r>
        <w:rPr>
          <w:rStyle w:val="FootnoteReference"/>
          <w:lang w:val="de-DE"/>
        </w:rPr>
        <w:footnoteReference w:id="1259"/>
      </w:r>
    </w:p>
    <w:p w14:paraId="2325A166" w14:textId="77777777" w:rsidR="00BD0433" w:rsidRPr="003D6EC4" w:rsidRDefault="00BD0433" w:rsidP="00EC6045">
      <w:pPr>
        <w:numPr>
          <w:ilvl w:val="0"/>
          <w:numId w:val="50"/>
        </w:numPr>
        <w:bidi w:val="0"/>
        <w:rPr>
          <w:b/>
          <w:bCs/>
        </w:rPr>
      </w:pPr>
      <w:r>
        <w:t xml:space="preserve"> </w:t>
      </w:r>
      <w:r w:rsidRPr="00EA32A0">
        <w:rPr>
          <w:b/>
          <w:bCs/>
        </w:rPr>
        <w:t xml:space="preserve">O: </w:t>
      </w:r>
      <w:r w:rsidRPr="00EA32A0">
        <w:rPr>
          <w:rFonts w:cs="Times New Roman"/>
          <w:lang w:val="en-GB"/>
        </w:rPr>
        <w:t>–</w:t>
      </w:r>
      <w:r>
        <w:rPr>
          <w:rFonts w:cs="Times New Roman"/>
          <w:lang w:val="en-GB"/>
        </w:rPr>
        <w:t xml:space="preserve"> </w:t>
      </w:r>
      <w:r w:rsidRPr="00EA32A0">
        <w:rPr>
          <w:b/>
          <w:bCs/>
        </w:rPr>
        <w:t>Ds:</w:t>
      </w:r>
      <w:r w:rsidRPr="008F792C">
        <w:t xml:space="preserve"> </w:t>
      </w:r>
      <w:r>
        <w:rPr>
          <w:rFonts w:hint="cs"/>
        </w:rPr>
        <w:t>L</w:t>
      </w:r>
      <w:r>
        <w:t>evi</w:t>
      </w:r>
      <w:r w:rsidRPr="008F792C">
        <w:t xml:space="preserve"> (</w:t>
      </w:r>
      <w:r>
        <w:t>35</w:t>
      </w:r>
      <w:r w:rsidRPr="008F792C">
        <w:t xml:space="preserve">)’s </w:t>
      </w:r>
      <w:r>
        <w:t>son</w:t>
      </w:r>
      <w:r w:rsidR="00EC6045">
        <w:t>, rabbi</w:t>
      </w:r>
      <w:r>
        <w:rPr>
          <w:rStyle w:val="FootnoteReference"/>
        </w:rPr>
        <w:footnoteReference w:id="1260"/>
      </w:r>
      <w:r w:rsidRPr="008F792C">
        <w:t xml:space="preserve"> </w:t>
      </w:r>
      <w:r w:rsidRPr="00EA32A0">
        <w:rPr>
          <w:b/>
          <w:bCs/>
        </w:rPr>
        <w:t>F:</w:t>
      </w:r>
      <w:r w:rsidRPr="008F792C">
        <w:t xml:space="preserve"> Epitaph, </w:t>
      </w:r>
      <w:r>
        <w:t>Sepphoris</w:t>
      </w:r>
      <w:r w:rsidRPr="008F792C">
        <w:t xml:space="preserve"> </w:t>
      </w:r>
      <w:r w:rsidR="00EC6045" w:rsidRPr="00262A2F">
        <w:rPr>
          <w:b/>
          <w:bCs/>
        </w:rPr>
        <w:t>S:</w:t>
      </w:r>
      <w:r w:rsidR="00EC6045" w:rsidRPr="00262A2F">
        <w:t xml:space="preserve"> </w:t>
      </w:r>
      <w:r w:rsidR="00EC6045">
        <w:t>Aviam</w:t>
      </w:r>
      <w:r w:rsidR="0046711D">
        <w:t xml:space="preserve"> &amp; Amitai</w:t>
      </w:r>
      <w:r w:rsidR="00EC6045">
        <w:t xml:space="preserve">, </w:t>
      </w:r>
      <w:r w:rsidR="00EC6045">
        <w:rPr>
          <w:i/>
          <w:iCs/>
        </w:rPr>
        <w:t>Cathedra</w:t>
      </w:r>
      <w:r w:rsidR="00EC6045">
        <w:t xml:space="preserve"> 141 (2011) no. </w:t>
      </w:r>
      <w:r w:rsidR="00EC6045" w:rsidRPr="003D6EC4">
        <w:t>1</w:t>
      </w:r>
      <w:r w:rsidR="00EC6045" w:rsidRPr="003D6EC4">
        <w:rPr>
          <w:b/>
          <w:bCs/>
        </w:rPr>
        <w:t>3 E:</w:t>
      </w:r>
      <w:r w:rsidR="00EC6045" w:rsidRPr="003D6EC4">
        <w:rPr>
          <w:rFonts w:cs="Times New Roman"/>
        </w:rPr>
        <w:t xml:space="preserve"> </w:t>
      </w:r>
      <w:r w:rsidR="00EC6045" w:rsidRPr="003D6EC4">
        <w:t>–</w:t>
      </w:r>
      <w:r w:rsidR="00EC6045" w:rsidRPr="003D6EC4">
        <w:rPr>
          <w:rFonts w:cs="Times New Roman"/>
        </w:rPr>
        <w:t xml:space="preserve"> </w:t>
      </w:r>
      <w:r w:rsidR="00EC6045" w:rsidRPr="003D6EC4">
        <w:rPr>
          <w:b/>
          <w:bCs/>
        </w:rPr>
        <w:t xml:space="preserve">D: </w:t>
      </w:r>
      <w:r w:rsidR="00EC6045" w:rsidRPr="003D6EC4">
        <w:rPr>
          <w:rFonts w:cs="Times New Roman"/>
          <w:lang w:val="it-IT"/>
        </w:rPr>
        <w:t>2</w:t>
      </w:r>
      <w:r w:rsidR="00EC6045" w:rsidRPr="003D6EC4">
        <w:rPr>
          <w:rFonts w:cs="Times New Roman"/>
          <w:vertAlign w:val="superscript"/>
          <w:lang w:val="it-IT"/>
        </w:rPr>
        <w:t>nd</w:t>
      </w:r>
      <w:r w:rsidR="00EC6045" w:rsidRPr="003D6EC4">
        <w:rPr>
          <w:rFonts w:cs="Times New Roman"/>
          <w:lang w:val="it-IT"/>
        </w:rPr>
        <w:t>-4</w:t>
      </w:r>
      <w:r w:rsidR="00EC6045" w:rsidRPr="003D6EC4">
        <w:rPr>
          <w:rFonts w:cs="Times New Roman"/>
          <w:vertAlign w:val="superscript"/>
          <w:lang w:val="it-IT"/>
        </w:rPr>
        <w:t>th</w:t>
      </w:r>
      <w:r w:rsidR="00EC6045" w:rsidRPr="003D6EC4">
        <w:rPr>
          <w:rFonts w:cs="Times New Roman"/>
          <w:lang w:val="it-IT"/>
        </w:rPr>
        <w:t xml:space="preserve"> C</w:t>
      </w:r>
    </w:p>
    <w:p w14:paraId="75AD7B40" w14:textId="77777777" w:rsidR="00B92F5C" w:rsidRPr="002D1EE3" w:rsidRDefault="00B92F5C" w:rsidP="00B92F5C">
      <w:pPr>
        <w:numPr>
          <w:ilvl w:val="0"/>
          <w:numId w:val="50"/>
        </w:numPr>
        <w:bidi w:val="0"/>
        <w:rPr>
          <w:b/>
          <w:bCs/>
        </w:rPr>
        <w:sectPr w:rsidR="00B92F5C" w:rsidRPr="002D1EE3" w:rsidSect="00BD3E28">
          <w:footnotePr>
            <w:pos w:val="beneathText"/>
            <w:numRestart w:val="eachSect"/>
          </w:footnotePr>
          <w:type w:val="continuous"/>
          <w:pgSz w:w="11906" w:h="16838"/>
          <w:pgMar w:top="1440" w:right="1800" w:bottom="1440" w:left="1800" w:header="720" w:footer="720" w:gutter="0"/>
          <w:cols w:space="720"/>
          <w:bidi/>
          <w:rtlGutter/>
        </w:sectPr>
      </w:pPr>
      <w:r w:rsidRPr="003D6EC4">
        <w:rPr>
          <w:b/>
          <w:bCs/>
        </w:rPr>
        <w:t xml:space="preserve">O: </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Style w:val="FootnoteReference"/>
        </w:rPr>
        <w:footnoteReference w:id="1261"/>
      </w:r>
      <w:r w:rsidRPr="003D6EC4">
        <w:rPr>
          <w:b/>
          <w:bCs/>
        </w:rPr>
        <w:t xml:space="preserve"> Ds</w:t>
      </w:r>
      <w:r w:rsidRPr="002D1EE3">
        <w:rPr>
          <w:b/>
          <w:bCs/>
        </w:rPr>
        <w:t xml:space="preserve">: </w:t>
      </w:r>
      <w:r w:rsidRPr="002D1EE3">
        <w:t>Jonathan (3</w:t>
      </w:r>
      <w:r w:rsidR="00BF6CA8">
        <w:t>2</w:t>
      </w:r>
      <w:r w:rsidRPr="002D1EE3">
        <w:t>)’s son</w:t>
      </w:r>
      <w:r w:rsidRPr="002D1EE3">
        <w:rPr>
          <w:b/>
          <w:bCs/>
        </w:rPr>
        <w:t xml:space="preserve"> F: </w:t>
      </w:r>
      <w:r w:rsidRPr="002D1EE3">
        <w:t xml:space="preserve">Sarcophagus lid, private collection </w:t>
      </w:r>
      <w:r w:rsidRPr="002D1EE3">
        <w:rPr>
          <w:b/>
          <w:bCs/>
        </w:rPr>
        <w:t xml:space="preserve">S: </w:t>
      </w:r>
      <w:r w:rsidRPr="002D1EE3">
        <w:t>Cotton, pe</w:t>
      </w:r>
      <w:r w:rsidRPr="002D1EE3">
        <w:t>r</w:t>
      </w:r>
      <w:r w:rsidRPr="002D1EE3">
        <w:t>sonal communication</w:t>
      </w:r>
      <w:r w:rsidRPr="002D1EE3">
        <w:rPr>
          <w:b/>
          <w:bCs/>
        </w:rPr>
        <w:t xml:space="preserve"> E: </w:t>
      </w:r>
      <w:r w:rsidRPr="002D1EE3">
        <w:rPr>
          <w:rFonts w:cs="Times New Roman"/>
          <w:lang w:val="it-IT"/>
        </w:rPr>
        <w:t>–</w:t>
      </w:r>
      <w:r w:rsidRPr="002D1EE3">
        <w:rPr>
          <w:rStyle w:val="FootnoteReference"/>
        </w:rPr>
        <w:footnoteReference w:id="1262"/>
      </w:r>
      <w:r w:rsidRPr="002D1EE3">
        <w:rPr>
          <w:b/>
          <w:bCs/>
        </w:rPr>
        <w:t xml:space="preserve"> D:</w:t>
      </w:r>
      <w:r w:rsidRPr="002D1EE3">
        <w:t xml:space="preserve"> </w:t>
      </w:r>
      <w:r w:rsidRPr="002D1EE3">
        <w:rPr>
          <w:rFonts w:cs="Times New Roman"/>
          <w:lang w:val="it-IT"/>
        </w:rPr>
        <w:t>–</w:t>
      </w:r>
      <w:r w:rsidRPr="002D1EE3">
        <w:rPr>
          <w:rStyle w:val="FootnoteReference"/>
          <w:rFonts w:cs="Times New Roman"/>
        </w:rPr>
        <w:footnoteReference w:id="1263"/>
      </w:r>
    </w:p>
    <w:p w14:paraId="1B5E451B" w14:textId="77777777" w:rsidR="00B92F5C" w:rsidRDefault="00B92F5C" w:rsidP="00B92F5C">
      <w:pPr>
        <w:bidi w:val="0"/>
        <w:rPr>
          <w:b/>
          <w:bCs/>
        </w:rPr>
      </w:pPr>
    </w:p>
    <w:p w14:paraId="0A8DE438" w14:textId="77777777" w:rsidR="00B92F5C" w:rsidRPr="00EA32A0" w:rsidRDefault="00B92F5C" w:rsidP="00B92F5C">
      <w:pPr>
        <w:numPr>
          <w:ilvl w:val="0"/>
          <w:numId w:val="50"/>
        </w:numPr>
        <w:bidi w:val="0"/>
        <w:rPr>
          <w:b/>
          <w:bCs/>
        </w:rPr>
        <w:sectPr w:rsidR="00B92F5C" w:rsidRPr="00EA32A0" w:rsidSect="00BD3E28">
          <w:footnotePr>
            <w:pos w:val="beneathText"/>
            <w:numRestart w:val="eachSect"/>
          </w:footnotePr>
          <w:type w:val="continuous"/>
          <w:pgSz w:w="11906" w:h="16838"/>
          <w:pgMar w:top="1440" w:right="1800" w:bottom="1440" w:left="1800" w:header="720" w:footer="720" w:gutter="0"/>
          <w:cols w:space="720"/>
          <w:bidi/>
          <w:rtlGutter/>
        </w:sectPr>
      </w:pPr>
    </w:p>
    <w:p w14:paraId="0078EFCB" w14:textId="77777777" w:rsidR="00BD0433" w:rsidRDefault="00BD0433" w:rsidP="00F14126">
      <w:pPr>
        <w:bidi w:val="0"/>
        <w:rPr>
          <w:b/>
          <w:bCs/>
        </w:rPr>
      </w:pPr>
    </w:p>
    <w:p w14:paraId="3A94021B" w14:textId="77777777" w:rsidR="00BD0433" w:rsidRDefault="00BD0433" w:rsidP="00A97D26">
      <w:pPr>
        <w:bidi w:val="0"/>
        <w:rPr>
          <w:rFonts w:cs="Times New Roman"/>
          <w:i/>
          <w:iCs/>
          <w:sz w:val="24"/>
          <w:szCs w:val="24"/>
        </w:rPr>
      </w:pPr>
      <w:r w:rsidRPr="009B322F">
        <w:rPr>
          <w:rFonts w:cs="Times New Roman"/>
          <w:sz w:val="24"/>
          <w:szCs w:val="24"/>
          <w:rtl/>
        </w:rPr>
        <w:t>יוחנן</w:t>
      </w:r>
      <w:r w:rsidRPr="009B322F">
        <w:rPr>
          <w:rStyle w:val="FootnoteReference"/>
          <w:rFonts w:cs="Times New Roman"/>
          <w:sz w:val="24"/>
          <w:szCs w:val="24"/>
        </w:rPr>
        <w:footnoteReference w:id="1264"/>
      </w:r>
      <w:r w:rsidRPr="009B322F">
        <w:rPr>
          <w:rFonts w:cs="Times New Roman"/>
          <w:sz w:val="24"/>
          <w:szCs w:val="24"/>
        </w:rPr>
        <w:t xml:space="preserve"> </w:t>
      </w:r>
      <w:r>
        <w:rPr>
          <w:rFonts w:cs="Times New Roman"/>
          <w:sz w:val="24"/>
          <w:szCs w:val="24"/>
        </w:rPr>
        <w:t>–</w:t>
      </w:r>
      <w:r w:rsidRPr="009B322F">
        <w:rPr>
          <w:rFonts w:cs="Times New Roman"/>
          <w:sz w:val="24"/>
          <w:szCs w:val="24"/>
        </w:rPr>
        <w:t xml:space="preserve"> </w:t>
      </w:r>
      <w:r w:rsidRPr="00343ADD">
        <w:rPr>
          <w:rFonts w:cs="Times New Roman"/>
          <w:i/>
          <w:iCs/>
          <w:sz w:val="24"/>
          <w:szCs w:val="24"/>
        </w:rPr>
        <w:t>Yohanan</w:t>
      </w:r>
    </w:p>
    <w:p w14:paraId="5B21AAF6" w14:textId="77777777" w:rsidR="00BD0433" w:rsidRPr="009B322F" w:rsidRDefault="00BD0433" w:rsidP="00343ADD">
      <w:pPr>
        <w:bidi w:val="0"/>
        <w:rPr>
          <w:rFonts w:cs="Times New Roman"/>
          <w:sz w:val="24"/>
          <w:szCs w:val="24"/>
        </w:rPr>
      </w:pPr>
    </w:p>
    <w:p w14:paraId="35A88CEA" w14:textId="77777777" w:rsidR="00BD0433" w:rsidRPr="008F792C" w:rsidRDefault="00BD0433" w:rsidP="00815F05">
      <w:pPr>
        <w:numPr>
          <w:ilvl w:val="0"/>
          <w:numId w:val="53"/>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 </w:t>
      </w:r>
      <w:r w:rsidRPr="008F792C">
        <w:rPr>
          <w:b/>
          <w:bCs/>
        </w:rPr>
        <w:t xml:space="preserve">S: </w:t>
      </w:r>
      <w:r w:rsidRPr="008F792C">
        <w:rPr>
          <w:i/>
          <w:iCs/>
        </w:rPr>
        <w:t xml:space="preserve">yBer </w:t>
      </w:r>
      <w:r w:rsidRPr="008F792C">
        <w:t xml:space="preserve">1:1, 2b (Kosovsky, </w:t>
      </w:r>
      <w:r w:rsidRPr="008F792C">
        <w:rPr>
          <w:i/>
          <w:iCs/>
        </w:rPr>
        <w:t>Yerushalmi</w:t>
      </w:r>
      <w:r w:rsidRPr="008F792C">
        <w:t xml:space="preserve">, 345-84) </w:t>
      </w:r>
      <w:r w:rsidRPr="008F792C">
        <w:rPr>
          <w:b/>
          <w:bCs/>
        </w:rPr>
        <w:t xml:space="preserve">E: </w:t>
      </w:r>
      <w:r w:rsidRPr="008F792C">
        <w:rPr>
          <w:rFonts w:cs="Times New Roman"/>
          <w:lang w:val="en-GB"/>
        </w:rPr>
        <w:t>–</w:t>
      </w:r>
      <w:r w:rsidRPr="008F792C">
        <w:rPr>
          <w:b/>
          <w:bCs/>
        </w:rPr>
        <w:t xml:space="preserve"> D:</w:t>
      </w:r>
      <w:r w:rsidRPr="008F792C">
        <w:t xml:space="preserve"> </w:t>
      </w:r>
      <w:r w:rsidR="000044FF">
        <w:t>d. 280</w:t>
      </w:r>
      <w:r w:rsidR="000044FF">
        <w:rPr>
          <w:rStyle w:val="FootnoteReference"/>
        </w:rPr>
        <w:footnoteReference w:id="1265"/>
      </w:r>
    </w:p>
    <w:p w14:paraId="1E32B5EA" w14:textId="77777777" w:rsidR="00BD0433" w:rsidRPr="008F792C" w:rsidRDefault="00BD0433" w:rsidP="00815F05">
      <w:pPr>
        <w:numPr>
          <w:ilvl w:val="0"/>
          <w:numId w:val="53"/>
        </w:numPr>
        <w:bidi w:val="0"/>
      </w:pPr>
      <w:r w:rsidRPr="008F792C">
        <w:rPr>
          <w:b/>
          <w:bCs/>
        </w:rPr>
        <w:t xml:space="preserve">O: </w:t>
      </w:r>
      <w:r w:rsidRPr="008F792C">
        <w:rPr>
          <w:rFonts w:cs="Times New Roman"/>
          <w:lang w:val="en-GB"/>
        </w:rPr>
        <w:t>–</w:t>
      </w:r>
      <w:r w:rsidRPr="008F792C">
        <w:rPr>
          <w:b/>
          <w:bCs/>
        </w:rPr>
        <w:t xml:space="preserve"> Ds:</w:t>
      </w:r>
      <w:r w:rsidRPr="008F792C">
        <w:t xml:space="preserve"> Of En Tena</w:t>
      </w:r>
      <w:r w:rsidRPr="008F792C">
        <w:rPr>
          <w:rStyle w:val="FootnoteReference"/>
        </w:rPr>
        <w:footnoteReference w:id="1266"/>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 xml:space="preserve">S: </w:t>
      </w:r>
      <w:r w:rsidRPr="008F792C">
        <w:rPr>
          <w:i/>
          <w:iCs/>
        </w:rPr>
        <w:t xml:space="preserve">yBer </w:t>
      </w:r>
      <w:r w:rsidRPr="008F792C">
        <w:t xml:space="preserve">5:1, 9a (Kosovsky, </w:t>
      </w:r>
      <w:r w:rsidRPr="008F792C">
        <w:rPr>
          <w:i/>
          <w:iCs/>
        </w:rPr>
        <w:t>Yerushalmi</w:t>
      </w:r>
      <w:r w:rsidRPr="008F792C">
        <w:t xml:space="preserve">, 385) </w:t>
      </w:r>
      <w:r w:rsidRPr="008F792C">
        <w:rPr>
          <w:b/>
          <w:bCs/>
        </w:rPr>
        <w:t xml:space="preserve">E: </w:t>
      </w:r>
      <w:r w:rsidRPr="008F792C">
        <w:rPr>
          <w:rFonts w:cs="Times New Roman"/>
          <w:lang w:val="en-GB"/>
        </w:rPr>
        <w:t>–</w:t>
      </w:r>
      <w:r w:rsidRPr="008F792C">
        <w:rPr>
          <w:b/>
          <w:bCs/>
        </w:rPr>
        <w:t xml:space="preserve"> D: </w:t>
      </w:r>
      <w:r w:rsidR="000044FF">
        <w:rPr>
          <w:rFonts w:cs="Times New Roman"/>
        </w:rPr>
        <w:t>Pre-400</w:t>
      </w:r>
      <w:r w:rsidR="000044FF">
        <w:rPr>
          <w:rStyle w:val="FootnoteReference"/>
          <w:rFonts w:cs="Times New Roman"/>
        </w:rPr>
        <w:footnoteReference w:id="1267"/>
      </w:r>
    </w:p>
    <w:p w14:paraId="1A79A1BC" w14:textId="77777777" w:rsidR="00BD0433" w:rsidRPr="008F792C" w:rsidRDefault="00BD0433" w:rsidP="00815F05">
      <w:pPr>
        <w:numPr>
          <w:ilvl w:val="0"/>
          <w:numId w:val="53"/>
        </w:numPr>
        <w:bidi w:val="0"/>
      </w:pPr>
      <w:r w:rsidRPr="008F792C">
        <w:rPr>
          <w:b/>
          <w:bCs/>
        </w:rPr>
        <w:t xml:space="preserve">O: </w:t>
      </w:r>
      <w:r w:rsidRPr="008F792C">
        <w:rPr>
          <w:rFonts w:cs="Times New Roman"/>
          <w:lang w:val="en-GB"/>
        </w:rPr>
        <w:t>–</w:t>
      </w:r>
      <w:r w:rsidRPr="008F792C">
        <w:rPr>
          <w:b/>
          <w:bCs/>
        </w:rPr>
        <w:t xml:space="preserve"> Ds:</w:t>
      </w:r>
      <w:r w:rsidRPr="008F792C">
        <w:t xml:space="preserve"> Of Qasion</w:t>
      </w:r>
      <w:r w:rsidRPr="008F792C">
        <w:rPr>
          <w:rStyle w:val="FootnoteReference"/>
        </w:rPr>
        <w:footnoteReference w:id="1268"/>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 xml:space="preserve">S: </w:t>
      </w:r>
      <w:r w:rsidRPr="008F792C">
        <w:rPr>
          <w:i/>
          <w:iCs/>
        </w:rPr>
        <w:t xml:space="preserve">yBer </w:t>
      </w:r>
      <w:r w:rsidRPr="008F792C">
        <w:t xml:space="preserve">8:6, 12b (Kosovsky, </w:t>
      </w:r>
      <w:r w:rsidRPr="008F792C">
        <w:rPr>
          <w:i/>
          <w:iCs/>
        </w:rPr>
        <w:t>Yerushalmi</w:t>
      </w:r>
      <w:r w:rsidRPr="008F792C">
        <w:t xml:space="preserve">, 385) </w:t>
      </w:r>
      <w:r w:rsidRPr="008F792C">
        <w:rPr>
          <w:b/>
          <w:bCs/>
        </w:rPr>
        <w:t xml:space="preserve">E: </w:t>
      </w:r>
      <w:r w:rsidRPr="008F792C">
        <w:rPr>
          <w:rFonts w:cs="Times New Roman"/>
          <w:lang w:val="en-GB"/>
        </w:rPr>
        <w:t>–</w:t>
      </w:r>
      <w:r w:rsidRPr="008F792C">
        <w:rPr>
          <w:b/>
          <w:bCs/>
        </w:rPr>
        <w:t xml:space="preserve"> D: </w:t>
      </w:r>
      <w:r w:rsidR="000044FF">
        <w:t>3</w:t>
      </w:r>
      <w:r w:rsidR="000044FF" w:rsidRPr="000044FF">
        <w:rPr>
          <w:vertAlign w:val="superscript"/>
        </w:rPr>
        <w:t>rd</w:t>
      </w:r>
      <w:r w:rsidR="000044FF">
        <w:t xml:space="preserve"> C</w:t>
      </w:r>
      <w:r w:rsidR="000044FF">
        <w:rPr>
          <w:rStyle w:val="FootnoteReference"/>
        </w:rPr>
        <w:footnoteReference w:id="1269"/>
      </w:r>
    </w:p>
    <w:p w14:paraId="473E66F6" w14:textId="77777777" w:rsidR="00BD0433" w:rsidRPr="008F792C" w:rsidRDefault="00BD0433" w:rsidP="003D5C29">
      <w:pPr>
        <w:numPr>
          <w:ilvl w:val="0"/>
          <w:numId w:val="53"/>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Pr="00910B53">
        <w:t>Mad</w:t>
      </w:r>
      <w:r>
        <w:t>ay</w:t>
      </w:r>
      <w:r w:rsidRPr="00910B53">
        <w:t>a</w:t>
      </w:r>
      <w:r w:rsidRPr="008F792C">
        <w:t xml:space="preserve"> (</w:t>
      </w:r>
      <w:r>
        <w:t>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 xml:space="preserve">S: </w:t>
      </w:r>
      <w:r w:rsidRPr="008F792C">
        <w:rPr>
          <w:i/>
          <w:iCs/>
        </w:rPr>
        <w:t xml:space="preserve">yPea </w:t>
      </w:r>
      <w:r w:rsidRPr="008F792C">
        <w:t xml:space="preserve">1:1, 15c (Kosovsky, </w:t>
      </w:r>
      <w:r w:rsidRPr="008F792C">
        <w:rPr>
          <w:i/>
          <w:iCs/>
        </w:rPr>
        <w:t>Yerushalmi</w:t>
      </w:r>
      <w:r w:rsidRPr="008F792C">
        <w:t xml:space="preserve">, 385) </w:t>
      </w:r>
      <w:r w:rsidRPr="008F792C">
        <w:rPr>
          <w:b/>
          <w:bCs/>
        </w:rPr>
        <w:t xml:space="preserve">E: </w:t>
      </w:r>
      <w:r w:rsidRPr="008F792C">
        <w:rPr>
          <w:rFonts w:cs="Times New Roman"/>
          <w:lang w:val="en-GB"/>
        </w:rPr>
        <w:t>–</w:t>
      </w:r>
      <w:r w:rsidRPr="008F792C">
        <w:rPr>
          <w:b/>
          <w:bCs/>
        </w:rPr>
        <w:t xml:space="preserve"> D: </w:t>
      </w:r>
      <w:r w:rsidR="003D5C29">
        <w:rPr>
          <w:lang w:val="it-IT"/>
        </w:rPr>
        <w:t>3</w:t>
      </w:r>
      <w:r w:rsidR="003D5C29" w:rsidRPr="00E2403B">
        <w:rPr>
          <w:vertAlign w:val="superscript"/>
          <w:lang w:val="it-IT"/>
        </w:rPr>
        <w:t>rd</w:t>
      </w:r>
      <w:r w:rsidR="003D5C29">
        <w:rPr>
          <w:lang w:val="it-IT"/>
        </w:rPr>
        <w:t xml:space="preserve"> C</w:t>
      </w:r>
      <w:r w:rsidR="003D5C29" w:rsidRPr="00E2403B">
        <w:rPr>
          <w:rStyle w:val="FootnoteReference"/>
          <w:lang w:val="it-IT"/>
        </w:rPr>
        <w:footnoteReference w:id="1270"/>
      </w:r>
    </w:p>
    <w:p w14:paraId="4000D803" w14:textId="77777777" w:rsidR="00BD0433" w:rsidRPr="008F792C" w:rsidRDefault="00BD0433" w:rsidP="00815F05">
      <w:pPr>
        <w:numPr>
          <w:ilvl w:val="0"/>
          <w:numId w:val="53"/>
        </w:numPr>
        <w:bidi w:val="0"/>
      </w:pPr>
      <w:r w:rsidRPr="008F792C">
        <w:rPr>
          <w:b/>
          <w:bCs/>
        </w:rPr>
        <w:t xml:space="preserve">O: </w:t>
      </w:r>
      <w:r w:rsidRPr="008F792C">
        <w:rPr>
          <w:rFonts w:cs="Times New Roman"/>
          <w:lang w:val="en-GB"/>
        </w:rPr>
        <w:t>–</w:t>
      </w:r>
      <w:r w:rsidRPr="008F792C">
        <w:rPr>
          <w:b/>
          <w:bCs/>
        </w:rPr>
        <w:t xml:space="preserve"> Ds:</w:t>
      </w:r>
      <w:r w:rsidRPr="008F792C">
        <w:t xml:space="preserve"> Of Sepphoris</w:t>
      </w:r>
      <w:r w:rsidRPr="008F792C">
        <w:rPr>
          <w:rStyle w:val="FootnoteReference"/>
        </w:rPr>
        <w:footnoteReference w:id="1271"/>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 xml:space="preserve">S: </w:t>
      </w:r>
      <w:r w:rsidRPr="008F792C">
        <w:rPr>
          <w:i/>
          <w:iCs/>
        </w:rPr>
        <w:t xml:space="preserve">yPea </w:t>
      </w:r>
      <w:r w:rsidRPr="008F792C">
        <w:t xml:space="preserve">1:1, 16a (Kosovsky, </w:t>
      </w:r>
      <w:r w:rsidRPr="008F792C">
        <w:rPr>
          <w:i/>
          <w:iCs/>
        </w:rPr>
        <w:t>Yerushalmi</w:t>
      </w:r>
      <w:r w:rsidRPr="008F792C">
        <w:t xml:space="preserve">, </w:t>
      </w:r>
      <w:r w:rsidRPr="008F792C">
        <w:rPr>
          <w:rFonts w:cs="Times New Roman"/>
          <w:lang w:val="en-GB"/>
        </w:rPr>
        <w:t>–</w:t>
      </w:r>
      <w:r w:rsidRPr="008F792C">
        <w:t xml:space="preserve">) </w:t>
      </w:r>
      <w:r w:rsidRPr="008F792C">
        <w:rPr>
          <w:b/>
          <w:bCs/>
        </w:rPr>
        <w:t xml:space="preserve">E: </w:t>
      </w:r>
      <w:r w:rsidRPr="008F792C">
        <w:rPr>
          <w:rFonts w:cs="Times New Roman"/>
          <w:lang w:val="en-GB"/>
        </w:rPr>
        <w:t>–</w:t>
      </w:r>
      <w:r w:rsidRPr="008F792C">
        <w:rPr>
          <w:b/>
          <w:bCs/>
        </w:rPr>
        <w:t xml:space="preserve"> D: </w:t>
      </w:r>
      <w:r w:rsidR="00E07774">
        <w:t>3</w:t>
      </w:r>
      <w:r w:rsidR="00E07774" w:rsidRPr="00E07774">
        <w:rPr>
          <w:vertAlign w:val="superscript"/>
        </w:rPr>
        <w:t>rd</w:t>
      </w:r>
      <w:r w:rsidR="00E07774">
        <w:t xml:space="preserve"> C</w:t>
      </w:r>
      <w:r w:rsidR="00E07774">
        <w:rPr>
          <w:rStyle w:val="FootnoteReference"/>
        </w:rPr>
        <w:footnoteReference w:id="1272"/>
      </w:r>
    </w:p>
    <w:p w14:paraId="7B6BD376" w14:textId="77777777" w:rsidR="00BD0433" w:rsidRPr="008F792C" w:rsidRDefault="00BD0433" w:rsidP="00AA31E8">
      <w:pPr>
        <w:numPr>
          <w:ilvl w:val="0"/>
          <w:numId w:val="53"/>
        </w:numPr>
        <w:bidi w:val="0"/>
        <w:rPr>
          <w:lang w:val="en-GB"/>
        </w:rPr>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Sheila </w:t>
      </w:r>
      <w:r w:rsidRPr="008F792C">
        <w:t>(</w:t>
      </w:r>
      <w:r w:rsidR="007E4CCA">
        <w:t>3</w:t>
      </w:r>
      <w:r w:rsidRPr="008F792C">
        <w:t>)’s son</w:t>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t xml:space="preserve"> </w:t>
      </w:r>
      <w:r w:rsidRPr="008F792C">
        <w:rPr>
          <w:b/>
          <w:bCs/>
        </w:rPr>
        <w:t xml:space="preserve">S: </w:t>
      </w:r>
      <w:r w:rsidRPr="008F792C">
        <w:rPr>
          <w:i/>
          <w:iCs/>
        </w:rPr>
        <w:t xml:space="preserve">yShab </w:t>
      </w:r>
      <w:r w:rsidRPr="008F792C">
        <w:t xml:space="preserve">4:1, 6d (Kosovsky, </w:t>
      </w:r>
      <w:r w:rsidRPr="008F792C">
        <w:rPr>
          <w:i/>
          <w:iCs/>
        </w:rPr>
        <w:t>Yerushalmi</w:t>
      </w:r>
      <w:r w:rsidRPr="008F792C">
        <w:t xml:space="preserve">, 386) </w:t>
      </w:r>
      <w:r w:rsidRPr="008F792C">
        <w:rPr>
          <w:b/>
          <w:bCs/>
        </w:rPr>
        <w:t xml:space="preserve">E: </w:t>
      </w:r>
      <w:r w:rsidRPr="008F792C">
        <w:rPr>
          <w:rFonts w:cs="Times New Roman"/>
          <w:lang w:val="en-GB"/>
        </w:rPr>
        <w:t>–</w:t>
      </w:r>
      <w:r w:rsidRPr="008F792C">
        <w:rPr>
          <w:b/>
          <w:bCs/>
        </w:rPr>
        <w:t xml:space="preserve"> D: </w:t>
      </w:r>
      <w:r w:rsidR="00E07774">
        <w:rPr>
          <w:rFonts w:cs="Times New Roman"/>
        </w:rPr>
        <w:t>Pre-400</w:t>
      </w:r>
      <w:r w:rsidR="00E07774">
        <w:rPr>
          <w:rStyle w:val="FootnoteReference"/>
          <w:rFonts w:cs="Times New Roman"/>
        </w:rPr>
        <w:footnoteReference w:id="1273"/>
      </w:r>
    </w:p>
    <w:p w14:paraId="729C570A" w14:textId="77777777" w:rsidR="00BD0433" w:rsidRPr="008F792C" w:rsidRDefault="00BD0433" w:rsidP="001075B4">
      <w:pPr>
        <w:numPr>
          <w:ilvl w:val="0"/>
          <w:numId w:val="53"/>
        </w:numPr>
        <w:bidi w:val="0"/>
      </w:pPr>
      <w:r w:rsidRPr="008F792C">
        <w:rPr>
          <w:b/>
          <w:bCs/>
        </w:rPr>
        <w:t xml:space="preserve">O: </w:t>
      </w:r>
      <w:r w:rsidRPr="008F792C">
        <w:rPr>
          <w:rFonts w:cs="Times New Roman" w:hint="cs"/>
          <w:rtl/>
          <w:lang w:val="en-GB"/>
        </w:rPr>
        <w:t>יונתן</w:t>
      </w:r>
      <w:r w:rsidRPr="008F792C">
        <w:rPr>
          <w:rStyle w:val="FootnoteReference"/>
        </w:rPr>
        <w:footnoteReference w:id="1274"/>
      </w:r>
      <w:r w:rsidRPr="008F792C">
        <w:rPr>
          <w:b/>
          <w:bCs/>
        </w:rPr>
        <w:t xml:space="preserve"> Ds: </w:t>
      </w:r>
      <w:r w:rsidRPr="008F792C">
        <w:t>Scribe of Gufta</w:t>
      </w:r>
      <w:r w:rsidRPr="008F792C">
        <w:rPr>
          <w:rStyle w:val="FootnoteReference"/>
        </w:rPr>
        <w:footnoteReference w:id="1275"/>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 xml:space="preserve">S: </w:t>
      </w:r>
      <w:r w:rsidRPr="008F792C">
        <w:rPr>
          <w:i/>
          <w:iCs/>
        </w:rPr>
        <w:t xml:space="preserve">ySuk </w:t>
      </w:r>
      <w:r w:rsidRPr="008F792C">
        <w:t xml:space="preserve">2:5, 53a (Kosovsky, </w:t>
      </w:r>
      <w:r w:rsidRPr="008F792C">
        <w:rPr>
          <w:i/>
          <w:iCs/>
        </w:rPr>
        <w:t>Yerushalmi</w:t>
      </w:r>
      <w:r w:rsidRPr="008F792C">
        <w:t xml:space="preserve">, 165) </w:t>
      </w:r>
      <w:r w:rsidRPr="008F792C">
        <w:rPr>
          <w:b/>
          <w:bCs/>
        </w:rPr>
        <w:t xml:space="preserve">E: </w:t>
      </w:r>
      <w:r w:rsidRPr="008F792C">
        <w:rPr>
          <w:rFonts w:cs="Times New Roman"/>
          <w:lang w:val="en-GB"/>
        </w:rPr>
        <w:t>–</w:t>
      </w:r>
      <w:r w:rsidRPr="008F792C">
        <w:rPr>
          <w:b/>
          <w:bCs/>
        </w:rPr>
        <w:t xml:space="preserve"> D: </w:t>
      </w:r>
      <w:r w:rsidR="001075B4">
        <w:rPr>
          <w:rFonts w:cs="Times New Roman"/>
        </w:rPr>
        <w:t>Pre-400</w:t>
      </w:r>
      <w:r w:rsidR="001075B4">
        <w:rPr>
          <w:rStyle w:val="FootnoteReference"/>
          <w:rFonts w:cs="Times New Roman"/>
        </w:rPr>
        <w:footnoteReference w:id="1276"/>
      </w:r>
    </w:p>
    <w:p w14:paraId="72C42087" w14:textId="77777777" w:rsidR="00BD0433" w:rsidRPr="008F792C" w:rsidRDefault="00BD0433" w:rsidP="001075B4">
      <w:pPr>
        <w:numPr>
          <w:ilvl w:val="0"/>
          <w:numId w:val="53"/>
        </w:numPr>
        <w:bidi w:val="0"/>
      </w:pPr>
      <w:r w:rsidRPr="008F792C">
        <w:rPr>
          <w:b/>
          <w:bCs/>
        </w:rPr>
        <w:t xml:space="preserve">O: </w:t>
      </w:r>
      <w:r w:rsidRPr="008F792C">
        <w:rPr>
          <w:rFonts w:cs="Times New Roman"/>
          <w:lang w:val="en-GB"/>
        </w:rPr>
        <w:t>–</w:t>
      </w:r>
      <w:r w:rsidRPr="008F792C">
        <w:rPr>
          <w:b/>
          <w:bCs/>
        </w:rPr>
        <w:t xml:space="preserve"> Ds: </w:t>
      </w:r>
      <w:r w:rsidRPr="008F792C">
        <w:t>Safra (</w:t>
      </w:r>
      <w:r>
        <w:t>2</w:t>
      </w:r>
      <w:r w:rsidRPr="008F792C">
        <w:t xml:space="preserve">)’s brother </w:t>
      </w:r>
      <w:r w:rsidRPr="008F792C">
        <w:rPr>
          <w:b/>
          <w:bCs/>
        </w:rPr>
        <w:t>F:</w:t>
      </w:r>
      <w:r w:rsidRPr="008F792C">
        <w:t xml:space="preserve"> – </w:t>
      </w:r>
      <w:r w:rsidRPr="008F792C">
        <w:rPr>
          <w:b/>
          <w:bCs/>
        </w:rPr>
        <w:t xml:space="preserve">S: </w:t>
      </w:r>
      <w:r w:rsidRPr="008F792C">
        <w:rPr>
          <w:i/>
          <w:iCs/>
        </w:rPr>
        <w:t xml:space="preserve">yHag </w:t>
      </w:r>
      <w:r w:rsidRPr="008F792C">
        <w:t xml:space="preserve">1:6, 76c (Kosovsky, </w:t>
      </w:r>
      <w:r w:rsidRPr="008F792C">
        <w:rPr>
          <w:i/>
          <w:iCs/>
        </w:rPr>
        <w:t>Yerushalmi</w:t>
      </w:r>
      <w:r w:rsidRPr="008F792C">
        <w:t xml:space="preserve">, 385) </w:t>
      </w:r>
      <w:r w:rsidRPr="008F792C">
        <w:rPr>
          <w:b/>
          <w:bCs/>
        </w:rPr>
        <w:t xml:space="preserve">E: </w:t>
      </w:r>
      <w:r w:rsidRPr="008F792C">
        <w:rPr>
          <w:rFonts w:cs="Times New Roman"/>
          <w:lang w:val="en-GB"/>
        </w:rPr>
        <w:t>–</w:t>
      </w:r>
      <w:r w:rsidRPr="008F792C">
        <w:rPr>
          <w:b/>
          <w:bCs/>
        </w:rPr>
        <w:t xml:space="preserve"> D: </w:t>
      </w:r>
      <w:r w:rsidR="001075B4">
        <w:t>4</w:t>
      </w:r>
      <w:r w:rsidR="001075B4" w:rsidRPr="001075B4">
        <w:rPr>
          <w:vertAlign w:val="superscript"/>
        </w:rPr>
        <w:t>th</w:t>
      </w:r>
      <w:r w:rsidR="001075B4">
        <w:t xml:space="preserve"> C</w:t>
      </w:r>
      <w:r w:rsidR="001075B4">
        <w:rPr>
          <w:rStyle w:val="FootnoteReference"/>
        </w:rPr>
        <w:footnoteReference w:id="1277"/>
      </w:r>
    </w:p>
    <w:p w14:paraId="6920CBA8" w14:textId="77777777" w:rsidR="00BD0433" w:rsidRPr="008F792C" w:rsidRDefault="00BD0433" w:rsidP="00F638B1">
      <w:pPr>
        <w:numPr>
          <w:ilvl w:val="0"/>
          <w:numId w:val="53"/>
        </w:numPr>
        <w:bidi w:val="0"/>
        <w:jc w:val="both"/>
      </w:pPr>
      <w:r w:rsidRPr="008F792C">
        <w:rPr>
          <w:b/>
          <w:bCs/>
        </w:rPr>
        <w:t xml:space="preserve">O: </w:t>
      </w:r>
      <w:r w:rsidRPr="008F792C">
        <w:rPr>
          <w:rFonts w:cs="Times New Roman"/>
          <w:rtl/>
        </w:rPr>
        <w:t>יחונן</w:t>
      </w:r>
      <w:r w:rsidRPr="00C71736">
        <w:rPr>
          <w:rStyle w:val="FootnoteReference"/>
        </w:rPr>
        <w:footnoteReference w:id="1278"/>
      </w:r>
      <w:r>
        <w:rPr>
          <w:b/>
          <w:bCs/>
        </w:rPr>
        <w:t xml:space="preserve"> </w:t>
      </w:r>
      <w:r w:rsidRPr="008F792C">
        <w:rPr>
          <w:b/>
          <w:bCs/>
        </w:rPr>
        <w:t xml:space="preserve">Ds: </w:t>
      </w:r>
      <w:r w:rsidRPr="008F792C">
        <w:t>Joshua (</w:t>
      </w:r>
      <w:r>
        <w:t>13</w:t>
      </w:r>
      <w:r w:rsidRPr="008F792C">
        <w:t>)’s son</w:t>
      </w:r>
      <w:r w:rsidRPr="008F792C">
        <w:rPr>
          <w:lang w:val="en-GB"/>
        </w:rPr>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 xml:space="preserve">S: </w:t>
      </w:r>
      <w:r w:rsidRPr="008F792C">
        <w:rPr>
          <w:i/>
          <w:iCs/>
        </w:rPr>
        <w:t xml:space="preserve">yYeb </w:t>
      </w:r>
      <w:r w:rsidRPr="008F792C">
        <w:t xml:space="preserve">7:6, 8b (Kosovsky, </w:t>
      </w:r>
      <w:r w:rsidRPr="008F792C">
        <w:rPr>
          <w:i/>
          <w:iCs/>
        </w:rPr>
        <w:t>Yerushalmi</w:t>
      </w:r>
      <w:r w:rsidRPr="008F792C">
        <w:t xml:space="preserve">, 386) </w:t>
      </w:r>
      <w:r w:rsidRPr="008F792C">
        <w:rPr>
          <w:b/>
          <w:bCs/>
        </w:rPr>
        <w:t xml:space="preserve">E: </w:t>
      </w:r>
      <w:r w:rsidRPr="008F792C">
        <w:rPr>
          <w:rFonts w:cs="Times New Roman"/>
          <w:lang w:val="en-GB"/>
        </w:rPr>
        <w:t>–</w:t>
      </w:r>
      <w:r w:rsidRPr="008F792C">
        <w:rPr>
          <w:b/>
          <w:bCs/>
        </w:rPr>
        <w:t xml:space="preserve"> D: </w:t>
      </w:r>
      <w:r w:rsidR="00F638B1">
        <w:rPr>
          <w:rFonts w:cs="Times New Roman"/>
        </w:rPr>
        <w:t>Pre-400</w:t>
      </w:r>
      <w:r w:rsidR="00F638B1">
        <w:rPr>
          <w:rStyle w:val="FootnoteReference"/>
          <w:rFonts w:cs="Times New Roman"/>
        </w:rPr>
        <w:footnoteReference w:id="1279"/>
      </w:r>
    </w:p>
    <w:p w14:paraId="2A31EC89" w14:textId="77777777" w:rsidR="00BD0433" w:rsidRPr="008F792C" w:rsidRDefault="00BD0433" w:rsidP="004050A2">
      <w:pPr>
        <w:numPr>
          <w:ilvl w:val="0"/>
          <w:numId w:val="53"/>
        </w:numPr>
        <w:bidi w:val="0"/>
      </w:pPr>
      <w:r w:rsidRPr="008F792C">
        <w:rPr>
          <w:b/>
          <w:bCs/>
          <w:lang w:val="en-GB"/>
        </w:rPr>
        <w:t xml:space="preserve">O: </w:t>
      </w:r>
      <w:r w:rsidRPr="008F792C">
        <w:rPr>
          <w:rFonts w:cs="Times New Roman"/>
          <w:lang w:val="en-GB"/>
        </w:rPr>
        <w:t>–</w:t>
      </w:r>
      <w:r w:rsidRPr="008F792C">
        <w:rPr>
          <w:b/>
          <w:bCs/>
          <w:lang w:val="en-GB"/>
        </w:rPr>
        <w:t xml:space="preserve"> Ds: </w:t>
      </w:r>
      <w:r w:rsidRPr="008F792C">
        <w:rPr>
          <w:lang w:val="en-GB"/>
        </w:rPr>
        <w:t xml:space="preserve">Simon </w:t>
      </w:r>
      <w:r w:rsidRPr="008F792C">
        <w:t>(</w:t>
      </w:r>
      <w:r>
        <w:t>3</w:t>
      </w:r>
      <w:r w:rsidR="004B7DBB">
        <w:t>0</w:t>
      </w:r>
      <w:r w:rsidRPr="008F792C">
        <w:t xml:space="preserve">)’s father </w:t>
      </w:r>
      <w:r w:rsidRPr="008F792C">
        <w:rPr>
          <w:b/>
          <w:bCs/>
          <w:lang w:val="en-GB"/>
        </w:rPr>
        <w:t>F:</w:t>
      </w:r>
      <w:r w:rsidRPr="008F792C">
        <w:rPr>
          <w:lang w:val="en-GB"/>
        </w:rPr>
        <w:t xml:space="preserve"> </w:t>
      </w:r>
      <w:r w:rsidRPr="008F792C">
        <w:rPr>
          <w:rFonts w:cs="Times New Roman"/>
          <w:lang w:val="en-GB"/>
        </w:rPr>
        <w:t>–</w:t>
      </w:r>
      <w:r w:rsidRPr="008F792C">
        <w:t xml:space="preserve"> </w:t>
      </w:r>
      <w:r w:rsidRPr="008F792C">
        <w:rPr>
          <w:b/>
          <w:bCs/>
        </w:rPr>
        <w:t xml:space="preserve">S: </w:t>
      </w:r>
      <w:r w:rsidRPr="008F792C">
        <w:rPr>
          <w:i/>
          <w:iCs/>
        </w:rPr>
        <w:t xml:space="preserve">yAZ </w:t>
      </w:r>
      <w:r w:rsidRPr="008F792C">
        <w:t xml:space="preserve">1:4, 39d (Kosovsky, </w:t>
      </w:r>
      <w:r w:rsidRPr="008F792C">
        <w:rPr>
          <w:i/>
          <w:iCs/>
        </w:rPr>
        <w:t>Yerushalmi</w:t>
      </w:r>
      <w:r w:rsidRPr="008F792C">
        <w:t xml:space="preserve">, 386) </w:t>
      </w:r>
      <w:r w:rsidRPr="008F792C">
        <w:rPr>
          <w:b/>
          <w:bCs/>
        </w:rPr>
        <w:t xml:space="preserve">E: </w:t>
      </w:r>
      <w:r w:rsidRPr="008F792C">
        <w:rPr>
          <w:rFonts w:cs="Times New Roman"/>
          <w:lang w:val="en-GB"/>
        </w:rPr>
        <w:t>–</w:t>
      </w:r>
      <w:r w:rsidRPr="008F792C">
        <w:rPr>
          <w:b/>
          <w:bCs/>
        </w:rPr>
        <w:t xml:space="preserve"> D: </w:t>
      </w:r>
      <w:r w:rsidR="004050A2">
        <w:t>3</w:t>
      </w:r>
      <w:r w:rsidR="004050A2" w:rsidRPr="004050A2">
        <w:rPr>
          <w:vertAlign w:val="superscript"/>
        </w:rPr>
        <w:t>rd</w:t>
      </w:r>
      <w:r w:rsidR="004050A2">
        <w:t>-4</w:t>
      </w:r>
      <w:r w:rsidR="004050A2" w:rsidRPr="004050A2">
        <w:rPr>
          <w:vertAlign w:val="superscript"/>
        </w:rPr>
        <w:t>th</w:t>
      </w:r>
      <w:r w:rsidR="004050A2">
        <w:t xml:space="preserve"> C</w:t>
      </w:r>
      <w:r w:rsidR="004050A2">
        <w:rPr>
          <w:rStyle w:val="FootnoteReference"/>
        </w:rPr>
        <w:footnoteReference w:id="1280"/>
      </w:r>
    </w:p>
    <w:p w14:paraId="584C0AF3" w14:textId="77777777" w:rsidR="00BD0433" w:rsidRPr="008F792C" w:rsidRDefault="00BD0433" w:rsidP="003770C5">
      <w:pPr>
        <w:numPr>
          <w:ilvl w:val="0"/>
          <w:numId w:val="53"/>
        </w:numPr>
        <w:bidi w:val="0"/>
      </w:pPr>
      <w:r w:rsidRPr="008F792C">
        <w:rPr>
          <w:b/>
          <w:bCs/>
        </w:rPr>
        <w:t xml:space="preserve">O: </w:t>
      </w:r>
      <w:r w:rsidRPr="008F792C">
        <w:rPr>
          <w:rFonts w:cs="Times New Roman"/>
          <w:lang w:val="en-GB"/>
        </w:rPr>
        <w:t>–</w:t>
      </w:r>
      <w:r w:rsidRPr="008F792C">
        <w:rPr>
          <w:b/>
          <w:bCs/>
        </w:rPr>
        <w:t xml:space="preserve"> Ds: </w:t>
      </w:r>
      <w:r w:rsidRPr="008F792C">
        <w:t>Arza</w:t>
      </w:r>
      <w:r>
        <w:t xml:space="preserve"> (1</w:t>
      </w:r>
      <w:r w:rsidRPr="008F792C">
        <w:t xml:space="preserve">)’s son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bAZ </w:t>
      </w:r>
      <w:r w:rsidRPr="008F792C">
        <w:t>58a</w:t>
      </w:r>
      <w:r w:rsidRPr="008F792C">
        <w:rPr>
          <w:rStyle w:val="FootnoteReference"/>
        </w:rPr>
        <w:footnoteReference w:id="1281"/>
      </w:r>
      <w:r w:rsidRPr="008F792C">
        <w:t xml:space="preserve"> (Kosowsky, </w:t>
      </w:r>
      <w:r w:rsidRPr="008F792C">
        <w:rPr>
          <w:i/>
          <w:iCs/>
        </w:rPr>
        <w:t>Babylonico</w:t>
      </w:r>
      <w:r w:rsidRPr="008F792C">
        <w:t xml:space="preserve">, 782) </w:t>
      </w:r>
      <w:r w:rsidRPr="008F792C">
        <w:rPr>
          <w:b/>
          <w:bCs/>
        </w:rPr>
        <w:t xml:space="preserve">E: </w:t>
      </w:r>
      <w:r w:rsidRPr="008F792C">
        <w:rPr>
          <w:rFonts w:cs="Times New Roman"/>
          <w:lang w:val="en-GB"/>
        </w:rPr>
        <w:t>–</w:t>
      </w:r>
      <w:r w:rsidRPr="008F792C">
        <w:rPr>
          <w:b/>
          <w:bCs/>
        </w:rPr>
        <w:t xml:space="preserve"> D: </w:t>
      </w:r>
      <w:r w:rsidR="003770C5">
        <w:t>3</w:t>
      </w:r>
      <w:r w:rsidR="003770C5" w:rsidRPr="003770C5">
        <w:rPr>
          <w:vertAlign w:val="superscript"/>
        </w:rPr>
        <w:t>rd</w:t>
      </w:r>
      <w:r w:rsidR="003770C5">
        <w:t xml:space="preserve"> C</w:t>
      </w:r>
      <w:r w:rsidR="00DC1C8C">
        <w:rPr>
          <w:rStyle w:val="FootnoteReference"/>
        </w:rPr>
        <w:footnoteReference w:id="1282"/>
      </w:r>
    </w:p>
    <w:p w14:paraId="784CFB8B" w14:textId="77777777" w:rsidR="00BD0433" w:rsidRPr="008F792C" w:rsidRDefault="00BD0433" w:rsidP="00085BDA">
      <w:pPr>
        <w:numPr>
          <w:ilvl w:val="0"/>
          <w:numId w:val="53"/>
        </w:numPr>
        <w:bidi w:val="0"/>
        <w:rPr>
          <w:lang w:val="en-GB"/>
        </w:rPr>
      </w:pPr>
      <w:r w:rsidRPr="008F792C">
        <w:rPr>
          <w:b/>
          <w:bCs/>
          <w:lang w:val="en-GB"/>
        </w:rPr>
        <w:t xml:space="preserve">O: </w:t>
      </w:r>
      <w:r w:rsidRPr="008F792C">
        <w:rPr>
          <w:rFonts w:cs="Times New Roman"/>
          <w:rtl/>
          <w:lang w:val="en-GB"/>
        </w:rPr>
        <w:t>יוחי</w:t>
      </w:r>
      <w:r w:rsidRPr="008F792C">
        <w:rPr>
          <w:rStyle w:val="FootnoteReference"/>
        </w:rPr>
        <w:footnoteReference w:id="1283"/>
      </w:r>
      <w:r w:rsidRPr="008F792C">
        <w:rPr>
          <w:lang w:val="en-GB"/>
        </w:rPr>
        <w:t xml:space="preserve"> </w:t>
      </w:r>
      <w:r w:rsidRPr="008F792C">
        <w:rPr>
          <w:b/>
          <w:bCs/>
          <w:lang w:val="en-GB"/>
        </w:rPr>
        <w:t>Ds:</w:t>
      </w:r>
      <w:r>
        <w:rPr>
          <w:lang w:val="en-GB"/>
        </w:rPr>
        <w:t xml:space="preserve"> Jacob</w:t>
      </w:r>
      <w:r w:rsidRPr="008F792C">
        <w:rPr>
          <w:lang w:val="en-GB"/>
        </w:rPr>
        <w:t xml:space="preserve"> </w:t>
      </w:r>
      <w:r w:rsidRPr="008F792C">
        <w:t>(</w:t>
      </w:r>
      <w:r>
        <w:t>33</w:t>
      </w:r>
      <w:r w:rsidRPr="008F792C">
        <w:t xml:space="preserve">)’s father </w:t>
      </w:r>
      <w:r w:rsidRPr="008F792C">
        <w:rPr>
          <w:b/>
          <w:bCs/>
          <w:lang w:val="en-GB"/>
        </w:rPr>
        <w:t>F:</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S:</w:t>
      </w:r>
      <w:r w:rsidRPr="008F792C">
        <w:rPr>
          <w:lang w:val="en-GB"/>
        </w:rPr>
        <w:t xml:space="preserve"> </w:t>
      </w:r>
      <w:r w:rsidRPr="008F792C">
        <w:rPr>
          <w:i/>
          <w:iCs/>
          <w:lang w:val="en-GB"/>
        </w:rPr>
        <w:t xml:space="preserve">Gen Rab </w:t>
      </w:r>
      <w:r w:rsidRPr="008F792C">
        <w:rPr>
          <w:lang w:val="en-GB"/>
        </w:rPr>
        <w:t>60:7 (</w:t>
      </w:r>
      <w:r w:rsidRPr="008F792C">
        <w:t xml:space="preserve">Hyman, </w:t>
      </w:r>
      <w:r w:rsidRPr="008F792C">
        <w:rPr>
          <w:i/>
          <w:iCs/>
        </w:rPr>
        <w:t>Toldoth</w:t>
      </w:r>
      <w:r w:rsidRPr="008F792C">
        <w:t xml:space="preserve">, </w:t>
      </w:r>
      <w:r w:rsidRPr="00366817">
        <w:rPr>
          <w:rFonts w:cs="Times New Roman"/>
          <w:lang w:val="en-GB"/>
        </w:rPr>
        <w:t>–</w:t>
      </w:r>
      <w:r w:rsidRPr="008F792C">
        <w:t xml:space="preserve">) </w:t>
      </w:r>
      <w:r w:rsidRPr="008F792C">
        <w:rPr>
          <w:b/>
          <w:bCs/>
        </w:rPr>
        <w:t xml:space="preserve">E: </w:t>
      </w:r>
      <w:r w:rsidRPr="008F792C">
        <w:rPr>
          <w:rFonts w:cs="Times New Roman"/>
          <w:lang w:val="en-GB"/>
        </w:rPr>
        <w:t>–</w:t>
      </w:r>
      <w:r w:rsidRPr="008F792C">
        <w:rPr>
          <w:b/>
          <w:bCs/>
        </w:rPr>
        <w:t xml:space="preserve"> D: </w:t>
      </w:r>
      <w:r w:rsidR="00F638B1" w:rsidRPr="006A51F8">
        <w:t>3</w:t>
      </w:r>
      <w:r w:rsidR="00F638B1" w:rsidRPr="006A51F8">
        <w:rPr>
          <w:vertAlign w:val="superscript"/>
        </w:rPr>
        <w:t>rd</w:t>
      </w:r>
      <w:r w:rsidR="00F638B1" w:rsidRPr="006A51F8">
        <w:t xml:space="preserve"> C</w:t>
      </w:r>
      <w:r w:rsidR="00F638B1" w:rsidRPr="006A51F8">
        <w:rPr>
          <w:rStyle w:val="FootnoteReference"/>
        </w:rPr>
        <w:footnoteReference w:id="1284"/>
      </w:r>
    </w:p>
    <w:p w14:paraId="3C5AF995" w14:textId="77777777" w:rsidR="00BD0433" w:rsidRPr="008F792C" w:rsidRDefault="00BD0433" w:rsidP="004050A2">
      <w:pPr>
        <w:numPr>
          <w:ilvl w:val="0"/>
          <w:numId w:val="53"/>
        </w:numPr>
        <w:bidi w:val="0"/>
      </w:pPr>
      <w:r w:rsidRPr="008F792C">
        <w:rPr>
          <w:b/>
          <w:bCs/>
        </w:rPr>
        <w:t xml:space="preserve">O: </w:t>
      </w:r>
      <w:r w:rsidRPr="008F792C">
        <w:rPr>
          <w:rFonts w:cs="Times New Roman" w:hint="cs"/>
          <w:rtl/>
        </w:rPr>
        <w:t>חנא</w:t>
      </w:r>
      <w:r w:rsidRPr="008F792C">
        <w:rPr>
          <w:rStyle w:val="FootnoteReference"/>
        </w:rPr>
        <w:footnoteReference w:id="1285"/>
      </w:r>
      <w:r w:rsidRPr="008F792C">
        <w:rPr>
          <w:b/>
          <w:bCs/>
        </w:rPr>
        <w:t xml:space="preserve"> Ds: </w:t>
      </w:r>
      <w:r w:rsidRPr="008F792C">
        <w:t>Shahina (</w:t>
      </w:r>
      <w:r>
        <w:t>1</w:t>
      </w:r>
      <w:r w:rsidRPr="008F792C">
        <w:t xml:space="preserve">)’s son </w:t>
      </w:r>
      <w:r w:rsidRPr="008F792C">
        <w:rPr>
          <w:b/>
          <w:bCs/>
        </w:rPr>
        <w:t>F:</w:t>
      </w:r>
      <w:r w:rsidRPr="008F792C">
        <w:t xml:space="preserve"> </w:t>
      </w:r>
      <w:r w:rsidRPr="008F792C">
        <w:rPr>
          <w:rFonts w:cs="Times New Roman"/>
          <w:lang w:val="en-GB"/>
        </w:rPr>
        <w:t>–</w:t>
      </w:r>
      <w:r w:rsidRPr="008F792C">
        <w:rPr>
          <w:lang w:val="en-GB"/>
        </w:rPr>
        <w:t xml:space="preserve"> </w:t>
      </w:r>
      <w:r w:rsidRPr="008F792C">
        <w:rPr>
          <w:rFonts w:cs="Times New Roman"/>
          <w:b/>
          <w:bCs/>
          <w:lang w:val="en-GB"/>
        </w:rPr>
        <w:t xml:space="preserve">S: </w:t>
      </w:r>
      <w:r w:rsidRPr="008F792C">
        <w:rPr>
          <w:rFonts w:cs="Times New Roman"/>
          <w:lang w:val="en-GB"/>
        </w:rPr>
        <w:t>1.</w:t>
      </w:r>
      <w:r w:rsidRPr="008F792C">
        <w:rPr>
          <w:rFonts w:cs="Times New Roman"/>
          <w:b/>
          <w:bCs/>
          <w:lang w:val="en-GB"/>
        </w:rPr>
        <w:t xml:space="preserve"> </w:t>
      </w:r>
      <w:r w:rsidRPr="008F792C">
        <w:rPr>
          <w:rFonts w:cs="Times New Roman"/>
          <w:i/>
          <w:iCs/>
        </w:rPr>
        <w:t>bAZ</w:t>
      </w:r>
      <w:r w:rsidRPr="008F792C">
        <w:rPr>
          <w:rFonts w:cs="Times New Roman"/>
        </w:rPr>
        <w:t xml:space="preserve"> 75a;</w:t>
      </w:r>
      <w:r w:rsidRPr="008F792C">
        <w:rPr>
          <w:rFonts w:cs="Times New Roman"/>
          <w:b/>
          <w:bCs/>
          <w:lang w:val="en-GB"/>
        </w:rPr>
        <w:t xml:space="preserve"> </w:t>
      </w:r>
      <w:r w:rsidRPr="008F792C">
        <w:rPr>
          <w:rFonts w:cs="Times New Roman"/>
          <w:lang w:val="en-GB"/>
        </w:rPr>
        <w:t>2.</w:t>
      </w:r>
      <w:r w:rsidR="00446803">
        <w:rPr>
          <w:rFonts w:cs="Times New Roman"/>
          <w:lang w:val="en-GB"/>
        </w:rPr>
        <w:t xml:space="preserve"> </w:t>
      </w:r>
      <w:r w:rsidRPr="008F792C">
        <w:rPr>
          <w:rFonts w:cs="Times New Roman"/>
          <w:i/>
          <w:iCs/>
          <w:lang w:val="en-GB"/>
        </w:rPr>
        <w:t>Lev Rab</w:t>
      </w:r>
      <w:r w:rsidRPr="008F792C">
        <w:rPr>
          <w:rFonts w:cs="Times New Roman"/>
          <w:lang w:val="en-GB"/>
        </w:rPr>
        <w:t xml:space="preserve"> 5:2 </w:t>
      </w:r>
      <w:r w:rsidRPr="008F792C">
        <w:rPr>
          <w:rFonts w:cs="Times New Roman"/>
        </w:rPr>
        <w:t xml:space="preserve">(Kosowsky, </w:t>
      </w:r>
      <w:r w:rsidRPr="008F792C">
        <w:rPr>
          <w:rFonts w:cs="Times New Roman"/>
          <w:i/>
          <w:iCs/>
        </w:rPr>
        <w:t>Babylonico</w:t>
      </w:r>
      <w:r w:rsidRPr="008F792C">
        <w:rPr>
          <w:rFonts w:cs="Times New Roman"/>
        </w:rPr>
        <w:t>, 499)</w:t>
      </w:r>
      <w:r w:rsidRPr="008F792C">
        <w:rPr>
          <w:rFonts w:cs="Times New Roman"/>
          <w:lang w:val="en-GB"/>
        </w:rPr>
        <w:t xml:space="preserve"> </w:t>
      </w:r>
      <w:r w:rsidRPr="008F792C">
        <w:rPr>
          <w:rFonts w:cs="Times New Roman"/>
          <w:b/>
          <w:bCs/>
          <w:lang w:val="en-GB"/>
        </w:rPr>
        <w:t xml:space="preserve">E: </w:t>
      </w:r>
      <w:r w:rsidRPr="008F792C">
        <w:rPr>
          <w:rFonts w:cs="Times New Roman"/>
          <w:lang w:val="en-GB"/>
        </w:rPr>
        <w:t>–</w:t>
      </w:r>
      <w:r w:rsidRPr="008F792C">
        <w:rPr>
          <w:rFonts w:cs="Times New Roman"/>
          <w:b/>
          <w:bCs/>
          <w:lang w:val="en-GB"/>
        </w:rPr>
        <w:t xml:space="preserve"> D: </w:t>
      </w:r>
      <w:r w:rsidR="004050A2">
        <w:t>3</w:t>
      </w:r>
      <w:r w:rsidR="004050A2" w:rsidRPr="005C724F">
        <w:rPr>
          <w:vertAlign w:val="superscript"/>
        </w:rPr>
        <w:t>rd</w:t>
      </w:r>
      <w:r w:rsidR="004050A2">
        <w:t xml:space="preserve"> C</w:t>
      </w:r>
      <w:r w:rsidR="004050A2">
        <w:rPr>
          <w:rStyle w:val="FootnoteReference"/>
        </w:rPr>
        <w:footnoteReference w:id="1286"/>
      </w:r>
    </w:p>
    <w:p w14:paraId="0925AD29" w14:textId="77777777" w:rsidR="00BD0433" w:rsidRPr="008F792C" w:rsidRDefault="00BD0433" w:rsidP="0056787F">
      <w:pPr>
        <w:numPr>
          <w:ilvl w:val="0"/>
          <w:numId w:val="53"/>
        </w:numPr>
        <w:bidi w:val="0"/>
        <w:rPr>
          <w:lang w:val="en-GB"/>
        </w:rPr>
      </w:pPr>
      <w:r w:rsidRPr="008F792C">
        <w:rPr>
          <w:b/>
          <w:bCs/>
        </w:rPr>
        <w:t xml:space="preserve">O: </w:t>
      </w:r>
      <w:r w:rsidRPr="008F792C">
        <w:rPr>
          <w:rFonts w:cs="Times New Roman"/>
          <w:lang w:val="en-GB"/>
        </w:rPr>
        <w:t>–</w:t>
      </w:r>
      <w:r w:rsidRPr="008F792C">
        <w:rPr>
          <w:b/>
          <w:bCs/>
        </w:rPr>
        <w:t xml:space="preserve"> Ds:</w:t>
      </w:r>
      <w:r w:rsidRPr="008F792C">
        <w:t xml:space="preserve"> Joseph (</w:t>
      </w:r>
      <w:r>
        <w:t>5</w:t>
      </w:r>
      <w:r w:rsidR="002C2DA4">
        <w:t>7</w:t>
      </w:r>
      <w:r w:rsidRPr="008F792C">
        <w:t>)’s father,of Tzitor</w:t>
      </w:r>
      <w:r w:rsidRPr="008F792C">
        <w:rPr>
          <w:rStyle w:val="FootnoteReference"/>
        </w:rPr>
        <w:footnoteReference w:id="1287"/>
      </w:r>
      <w:r w:rsidRPr="008F792C">
        <w:t xml:space="preserve"> </w:t>
      </w:r>
      <w:r w:rsidRPr="008F792C">
        <w:rPr>
          <w:b/>
          <w:bCs/>
        </w:rPr>
        <w:t>F:</w:t>
      </w:r>
      <w:r w:rsidRPr="008F792C">
        <w:t xml:space="preserve"> </w:t>
      </w:r>
      <w:r w:rsidRPr="008F792C">
        <w:rPr>
          <w:rFonts w:cs="Times New Roman"/>
          <w:lang w:val="en-GB"/>
        </w:rPr>
        <w:t>–</w:t>
      </w:r>
      <w:r w:rsidRPr="008F792C">
        <w:rPr>
          <w:lang w:val="en-GB"/>
        </w:rPr>
        <w:t xml:space="preserve"> </w:t>
      </w:r>
      <w:r w:rsidRPr="008F792C">
        <w:rPr>
          <w:b/>
          <w:bCs/>
          <w:lang w:val="en-GB"/>
        </w:rPr>
        <w:t>S:</w:t>
      </w:r>
      <w:r w:rsidRPr="008F792C">
        <w:rPr>
          <w:lang w:val="en-GB"/>
        </w:rPr>
        <w:t xml:space="preserve"> </w:t>
      </w:r>
      <w:r w:rsidRPr="008F792C">
        <w:rPr>
          <w:i/>
          <w:iCs/>
          <w:lang w:val="en-GB"/>
        </w:rPr>
        <w:t xml:space="preserve">Lev Rab </w:t>
      </w:r>
      <w:r w:rsidRPr="008F792C">
        <w:rPr>
          <w:lang w:val="en-GB"/>
        </w:rPr>
        <w:t>24:3 (</w:t>
      </w:r>
      <w:r w:rsidRPr="008F792C">
        <w:t xml:space="preserve">Hyman, </w:t>
      </w:r>
      <w:r w:rsidRPr="008F792C">
        <w:rPr>
          <w:i/>
          <w:iCs/>
        </w:rPr>
        <w:t>Toldoth</w:t>
      </w:r>
      <w:r w:rsidRPr="008F792C">
        <w:t xml:space="preserve">, 717) </w:t>
      </w:r>
      <w:r w:rsidRPr="008F792C">
        <w:rPr>
          <w:b/>
          <w:bCs/>
          <w:lang w:val="en-GB"/>
        </w:rPr>
        <w:t xml:space="preserve">E: </w:t>
      </w:r>
      <w:r w:rsidRPr="008F792C">
        <w:rPr>
          <w:rFonts w:cs="Times New Roman"/>
          <w:lang w:val="en-GB"/>
        </w:rPr>
        <w:t>–</w:t>
      </w:r>
      <w:r w:rsidRPr="008F792C">
        <w:rPr>
          <w:b/>
          <w:bCs/>
          <w:lang w:val="en-GB"/>
        </w:rPr>
        <w:t xml:space="preserve"> D: </w:t>
      </w:r>
      <w:r w:rsidR="004050A2">
        <w:rPr>
          <w:rFonts w:cs="Times New Roman"/>
        </w:rPr>
        <w:t>Pre-400</w:t>
      </w:r>
      <w:r w:rsidR="004050A2">
        <w:rPr>
          <w:rStyle w:val="FootnoteReference"/>
          <w:rFonts w:cs="Times New Roman"/>
        </w:rPr>
        <w:footnoteReference w:id="1288"/>
      </w:r>
    </w:p>
    <w:p w14:paraId="0570C42E" w14:textId="77777777" w:rsidR="00BD0433" w:rsidRPr="008F792C" w:rsidRDefault="00BD0433" w:rsidP="009F62DF">
      <w:pPr>
        <w:numPr>
          <w:ilvl w:val="0"/>
          <w:numId w:val="53"/>
        </w:numPr>
        <w:bidi w:val="0"/>
        <w:rPr>
          <w:lang w:val="en-GB"/>
        </w:rPr>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w:t>
      </w:r>
      <w:r w:rsidR="009F62DF" w:rsidRPr="008F792C">
        <w:rPr>
          <w:lang w:val="en-GB"/>
        </w:rPr>
        <w:t>Zeb</w:t>
      </w:r>
      <w:r w:rsidR="009F62DF">
        <w:rPr>
          <w:lang w:val="en-GB"/>
        </w:rPr>
        <w:t>a</w:t>
      </w:r>
      <w:r w:rsidR="009F62DF" w:rsidRPr="008F792C">
        <w:rPr>
          <w:lang w:val="en-GB"/>
        </w:rPr>
        <w:t xml:space="preserve">diah </w:t>
      </w:r>
      <w:r w:rsidRPr="008F792C">
        <w:t>(</w:t>
      </w:r>
      <w:r w:rsidR="00602DFC">
        <w:t>7</w:t>
      </w:r>
      <w:r w:rsidRPr="008F792C">
        <w:t>)’s son</w:t>
      </w:r>
      <w:r w:rsidRPr="008F792C">
        <w:rPr>
          <w:b/>
          <w:bCs/>
          <w:lang w:val="en-GB"/>
        </w:rPr>
        <w:t xml:space="preserve">, </w:t>
      </w:r>
      <w:r w:rsidRPr="007B07D4">
        <w:rPr>
          <w:lang w:val="en-GB"/>
        </w:rPr>
        <w:t>physician</w:t>
      </w:r>
      <w:r w:rsidR="00EF13AC">
        <w:rPr>
          <w:lang w:val="en-GB"/>
        </w:rPr>
        <w:t>,</w:t>
      </w:r>
      <w:r w:rsidR="00EF13AC" w:rsidRPr="003021C5">
        <w:rPr>
          <w:rStyle w:val="FootnoteReference"/>
        </w:rPr>
        <w:footnoteReference w:id="1289"/>
      </w:r>
      <w:r w:rsidR="00EF13AC">
        <w:t xml:space="preserve"> of </w:t>
      </w:r>
      <w:smartTag w:uri="urn:schemas-microsoft-com:office:smarttags" w:element="place">
        <w:smartTag w:uri="urn:schemas-microsoft-com:office:smarttags" w:element="City">
          <w:r w:rsidR="00EF13AC">
            <w:t>Jericho</w:t>
          </w:r>
        </w:smartTag>
      </w:smartTag>
      <w:r w:rsidR="00EF13AC">
        <w:rPr>
          <w:rStyle w:val="FootnoteReference"/>
        </w:rPr>
        <w:footnoteReference w:id="1290"/>
      </w:r>
      <w:r w:rsidR="00044E5A" w:rsidRPr="008F792C">
        <w:rPr>
          <w:b/>
          <w:bCs/>
        </w:rPr>
        <w:t xml:space="preserve"> F: </w:t>
      </w:r>
      <w:r w:rsidR="00044E5A" w:rsidRPr="008F792C">
        <w:t>–</w:t>
      </w:r>
      <w:r w:rsidR="00044E5A" w:rsidRPr="008F792C">
        <w:rPr>
          <w:b/>
          <w:bCs/>
        </w:rPr>
        <w:t xml:space="preserve"> S:</w:t>
      </w:r>
      <w:r w:rsidR="00044E5A" w:rsidRPr="008F792C">
        <w:t xml:space="preserve"> Pines, </w:t>
      </w:r>
      <w:r w:rsidR="00044E5A" w:rsidRPr="008F792C">
        <w:rPr>
          <w:i/>
          <w:iCs/>
        </w:rPr>
        <w:t>PIASH</w:t>
      </w:r>
      <w:r w:rsidR="00044E5A" w:rsidRPr="008F792C">
        <w:t xml:space="preserve"> 5 (1971-6) 258</w:t>
      </w:r>
      <w:r w:rsidR="00044E5A" w:rsidRPr="008F792C">
        <w:rPr>
          <w:b/>
          <w:bCs/>
        </w:rPr>
        <w:t xml:space="preserve"> E: </w:t>
      </w:r>
      <w:r w:rsidR="00044E5A" w:rsidRPr="008F792C">
        <w:t>Fict</w:t>
      </w:r>
      <w:r w:rsidR="00044E5A" w:rsidRPr="008F792C">
        <w:t>i</w:t>
      </w:r>
      <w:r w:rsidR="00044E5A" w:rsidRPr="008F792C">
        <w:t>tious?</w:t>
      </w:r>
      <w:r w:rsidR="00044E5A" w:rsidRPr="00E146A5">
        <w:rPr>
          <w:rStyle w:val="FootnoteReference"/>
        </w:rPr>
        <w:footnoteReference w:id="1291"/>
      </w:r>
      <w:r w:rsidR="00044E5A" w:rsidRPr="00E146A5">
        <w:t xml:space="preserve"> </w:t>
      </w:r>
      <w:r w:rsidR="00044E5A" w:rsidRPr="008F792C">
        <w:rPr>
          <w:b/>
          <w:bCs/>
        </w:rPr>
        <w:t>D:</w:t>
      </w:r>
      <w:r w:rsidR="00044E5A" w:rsidRPr="008F792C">
        <w:t xml:space="preserve"> Pre-6</w:t>
      </w:r>
      <w:r w:rsidR="00044E5A" w:rsidRPr="008F792C">
        <w:rPr>
          <w:vertAlign w:val="superscript"/>
        </w:rPr>
        <w:t>th</w:t>
      </w:r>
      <w:r w:rsidR="00044E5A" w:rsidRPr="008F792C">
        <w:t xml:space="preserve"> C</w:t>
      </w:r>
      <w:r w:rsidR="00044E5A" w:rsidRPr="008F792C">
        <w:rPr>
          <w:rStyle w:val="FootnoteReference"/>
          <w:rFonts w:cs="Times New Roman"/>
          <w:rtl/>
        </w:rPr>
        <w:footnoteReference w:id="1292"/>
      </w:r>
    </w:p>
    <w:p w14:paraId="5222DAB9" w14:textId="77777777" w:rsidR="00BD0433" w:rsidRPr="008F792C" w:rsidRDefault="00BD0433" w:rsidP="009F62DF">
      <w:pPr>
        <w:numPr>
          <w:ilvl w:val="0"/>
          <w:numId w:val="53"/>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009F62DF" w:rsidRPr="008F792C">
        <w:rPr>
          <w:lang w:val="en-GB"/>
        </w:rPr>
        <w:t>Zeb</w:t>
      </w:r>
      <w:r w:rsidR="009F62DF">
        <w:rPr>
          <w:lang w:val="en-GB"/>
        </w:rPr>
        <w:t>a</w:t>
      </w:r>
      <w:r w:rsidR="009F62DF" w:rsidRPr="008F792C">
        <w:rPr>
          <w:lang w:val="en-GB"/>
        </w:rPr>
        <w:t xml:space="preserve">diah </w:t>
      </w:r>
      <w:r w:rsidRPr="008F792C">
        <w:t>(</w:t>
      </w:r>
      <w:r w:rsidR="00602DFC">
        <w:t>8</w:t>
      </w:r>
      <w:r w:rsidRPr="008F792C">
        <w:t>)</w:t>
      </w:r>
      <w:r>
        <w:t>’</w:t>
      </w:r>
      <w:r w:rsidRPr="008F792C">
        <w:t xml:space="preserve">s father </w:t>
      </w:r>
      <w:r w:rsidRPr="008F792C">
        <w:rPr>
          <w:b/>
          <w:bCs/>
        </w:rPr>
        <w:t>F:</w:t>
      </w:r>
      <w:r w:rsidRPr="008F792C">
        <w:t xml:space="preserve"> Synagogue inscription, </w:t>
      </w:r>
      <w:smartTag w:uri="urn:schemas-microsoft-com:office:smarttags" w:element="place">
        <w:smartTag w:uri="urn:schemas-microsoft-com:office:smarttags" w:element="City">
          <w:r w:rsidRPr="008F792C">
            <w:t>Capernaum</w:t>
          </w:r>
        </w:smartTag>
      </w:smartTag>
      <w:r w:rsidRPr="008F792C">
        <w:t>,</w:t>
      </w:r>
      <w:r w:rsidRPr="008F792C">
        <w:rPr>
          <w:rStyle w:val="FootnoteReference"/>
        </w:rPr>
        <w:footnoteReference w:id="1293"/>
      </w:r>
      <w:r w:rsidRPr="008F792C">
        <w:t xml:space="preserve"> Klein </w:t>
      </w:r>
      <w:r w:rsidRPr="008F792C">
        <w:rPr>
          <w:b/>
          <w:bCs/>
        </w:rPr>
        <w:t>S:</w:t>
      </w:r>
      <w:r w:rsidRPr="008F792C">
        <w:rPr>
          <w:i/>
          <w:iCs/>
        </w:rPr>
        <w:t xml:space="preserve"> CIJ</w:t>
      </w:r>
      <w:r w:rsidRPr="008F792C">
        <w:t xml:space="preserve"> 982 </w:t>
      </w:r>
      <w:r w:rsidRPr="008F792C">
        <w:rPr>
          <w:b/>
          <w:bCs/>
        </w:rPr>
        <w:t xml:space="preserve">E: </w:t>
      </w:r>
      <w:r w:rsidRPr="008F792C">
        <w:rPr>
          <w:rFonts w:cs="Times New Roman"/>
          <w:lang w:val="en-GB"/>
        </w:rPr>
        <w:t>–</w:t>
      </w:r>
      <w:r w:rsidRPr="008F792C">
        <w:rPr>
          <w:b/>
          <w:bCs/>
        </w:rPr>
        <w:t xml:space="preserve"> D: </w:t>
      </w:r>
      <w:r w:rsidRPr="008F792C">
        <w:t>3</w:t>
      </w:r>
      <w:r w:rsidRPr="008F792C">
        <w:rPr>
          <w:vertAlign w:val="superscript"/>
        </w:rPr>
        <w:t>rd</w:t>
      </w:r>
      <w:r w:rsidRPr="008F792C">
        <w:t xml:space="preserve"> C</w:t>
      </w:r>
    </w:p>
    <w:p w14:paraId="1E2DC606" w14:textId="77777777" w:rsidR="00BD0433" w:rsidRPr="008F792C" w:rsidRDefault="00BD0433" w:rsidP="00192D80">
      <w:pPr>
        <w:numPr>
          <w:ilvl w:val="0"/>
          <w:numId w:val="53"/>
        </w:numPr>
        <w:bidi w:val="0"/>
      </w:pPr>
      <w:r w:rsidRPr="008F792C">
        <w:rPr>
          <w:b/>
          <w:bCs/>
        </w:rPr>
        <w:t xml:space="preserve">O: </w:t>
      </w:r>
      <w:r w:rsidRPr="008F792C">
        <w:rPr>
          <w:rFonts w:cs="Times New Roman"/>
          <w:lang w:val="en-GB"/>
        </w:rPr>
        <w:t>–</w:t>
      </w:r>
      <w:r w:rsidRPr="008F792C">
        <w:rPr>
          <w:b/>
          <w:bCs/>
        </w:rPr>
        <w:t xml:space="preserve"> Ds:</w:t>
      </w:r>
      <w:r w:rsidRPr="008F792C">
        <w:t xml:space="preserve"> Joseph (</w:t>
      </w:r>
      <w:r w:rsidR="00196B3F">
        <w:t>8</w:t>
      </w:r>
      <w:r w:rsidR="002C2DA4">
        <w:t>3</w:t>
      </w:r>
      <w:r w:rsidRPr="008F792C">
        <w:t>)’s father,</w:t>
      </w:r>
      <w:r w:rsidRPr="008F792C">
        <w:rPr>
          <w:b/>
          <w:bCs/>
        </w:rPr>
        <w:t xml:space="preserve"> </w:t>
      </w:r>
      <w:r w:rsidRPr="008F792C">
        <w:t>Caleb (</w:t>
      </w:r>
      <w:r>
        <w:t>1</w:t>
      </w:r>
      <w:r w:rsidRPr="008F792C">
        <w:t>)’s grandfather</w:t>
      </w:r>
      <w:r w:rsidRPr="008F792C">
        <w:rPr>
          <w:b/>
          <w:bCs/>
        </w:rPr>
        <w:t xml:space="preserve"> F:</w:t>
      </w:r>
      <w:r w:rsidRPr="008F792C">
        <w:t xml:space="preserve"> Inscription, </w:t>
      </w:r>
      <w:smartTag w:uri="urn:schemas-microsoft-com:office:smarttags" w:element="place">
        <w:smartTag w:uri="urn:schemas-microsoft-com:office:smarttags" w:element="PlaceType">
          <w:r w:rsidRPr="008F792C">
            <w:t>Temple</w:t>
          </w:r>
        </w:smartTag>
        <w:r w:rsidRPr="008F792C">
          <w:t xml:space="preserve"> </w:t>
        </w:r>
        <w:smartTag w:uri="urn:schemas-microsoft-com:office:smarttags" w:element="PlaceName">
          <w:r w:rsidRPr="008F792C">
            <w:t>Mount</w:t>
          </w:r>
        </w:smartTag>
      </w:smartTag>
      <w:r w:rsidRPr="008F792C">
        <w:t>, Jerus</w:t>
      </w:r>
      <w:r w:rsidRPr="008F792C">
        <w:t>a</w:t>
      </w:r>
      <w:r w:rsidRPr="008F792C">
        <w:t xml:space="preserve">lem De Saulcy </w:t>
      </w:r>
      <w:r w:rsidRPr="008F792C">
        <w:rPr>
          <w:b/>
          <w:bCs/>
        </w:rPr>
        <w:t>S:</w:t>
      </w:r>
      <w:r w:rsidRPr="008F792C">
        <w:rPr>
          <w:i/>
          <w:iCs/>
        </w:rPr>
        <w:t xml:space="preserve"> CIJ</w:t>
      </w:r>
      <w:r w:rsidRPr="008F792C">
        <w:t xml:space="preserve"> 1403 </w:t>
      </w:r>
      <w:r w:rsidRPr="008F792C">
        <w:rPr>
          <w:b/>
          <w:bCs/>
          <w:lang w:val="en-GB"/>
        </w:rPr>
        <w:t xml:space="preserve">E: </w:t>
      </w:r>
      <w:r w:rsidRPr="008F792C">
        <w:t>Late?</w:t>
      </w:r>
      <w:r w:rsidRPr="008F792C">
        <w:rPr>
          <w:rStyle w:val="FootnoteReference"/>
        </w:rPr>
        <w:footnoteReference w:id="1294"/>
      </w:r>
      <w:r w:rsidRPr="008F792C">
        <w:rPr>
          <w:b/>
          <w:bCs/>
        </w:rPr>
        <w:t xml:space="preserve"> D: </w:t>
      </w:r>
      <w:r w:rsidRPr="001C69FA">
        <w:t>Pre-650?</w:t>
      </w:r>
      <w:r>
        <w:rPr>
          <w:rStyle w:val="FootnoteReference"/>
        </w:rPr>
        <w:footnoteReference w:id="1295"/>
      </w:r>
    </w:p>
    <w:p w14:paraId="5D128D59" w14:textId="77777777" w:rsidR="00BD0433" w:rsidRPr="008F792C" w:rsidRDefault="00BD0433" w:rsidP="00AF217E">
      <w:pPr>
        <w:numPr>
          <w:ilvl w:val="0"/>
          <w:numId w:val="53"/>
        </w:numPr>
        <w:bidi w:val="0"/>
        <w:rPr>
          <w:lang w:val="en-GB"/>
        </w:rPr>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Simon </w:t>
      </w:r>
      <w:r w:rsidRPr="008F792C">
        <w:t>(</w:t>
      </w:r>
      <w:r>
        <w:t>5</w:t>
      </w:r>
      <w:r w:rsidR="004B7DBB">
        <w:t>7</w:t>
      </w:r>
      <w:r w:rsidRPr="008F792C">
        <w:t>)’s father</w:t>
      </w:r>
      <w:r w:rsidRPr="008F792C">
        <w:rPr>
          <w:b/>
          <w:bCs/>
          <w:lang w:val="en-GB"/>
        </w:rPr>
        <w:t xml:space="preserve"> F:</w:t>
      </w:r>
      <w:r w:rsidRPr="008F792C">
        <w:rPr>
          <w:lang w:val="en-GB"/>
        </w:rPr>
        <w:t xml:space="preserve"> Epitaph, </w:t>
      </w:r>
      <w:r w:rsidRPr="008F792C">
        <w:t xml:space="preserve">Beth She‘arim, </w:t>
      </w:r>
      <w:r w:rsidRPr="008F792C">
        <w:rPr>
          <w:lang w:val="en-GB"/>
        </w:rPr>
        <w:t xml:space="preserve">catacomb 12 </w:t>
      </w:r>
      <w:r w:rsidRPr="008F792C">
        <w:rPr>
          <w:b/>
          <w:bCs/>
          <w:lang w:val="en-GB"/>
        </w:rPr>
        <w:t>S:</w:t>
      </w:r>
      <w:r w:rsidRPr="008F792C">
        <w:rPr>
          <w:lang w:val="en-GB"/>
        </w:rPr>
        <w:t xml:space="preserve"> </w:t>
      </w:r>
      <w:r w:rsidRPr="008F792C">
        <w:rPr>
          <w:i/>
          <w:iCs/>
        </w:rPr>
        <w:t xml:space="preserve">BS </w:t>
      </w:r>
      <w:r w:rsidRPr="008F792C">
        <w:t>3:2</w:t>
      </w:r>
      <w:r w:rsidRPr="008F792C">
        <w:rPr>
          <w:rtl/>
        </w:rPr>
        <w:t xml:space="preserve"> </w:t>
      </w:r>
      <w:r w:rsidRPr="008F792C">
        <w:rPr>
          <w:b/>
          <w:bCs/>
          <w:lang w:val="en-GB"/>
        </w:rPr>
        <w:t xml:space="preserve">E: </w:t>
      </w:r>
      <w:r w:rsidRPr="008F792C">
        <w:rPr>
          <w:rFonts w:cs="Times New Roman"/>
          <w:lang w:val="en-GB"/>
        </w:rPr>
        <w:t>–</w:t>
      </w:r>
      <w:r w:rsidRPr="008F792C">
        <w:rPr>
          <w:b/>
          <w:bCs/>
          <w:lang w:val="en-GB"/>
        </w:rPr>
        <w:t xml:space="preserve"> D:</w:t>
      </w:r>
      <w:r w:rsidRPr="008F792C">
        <w:t xml:space="preserve"> Pre-352</w:t>
      </w:r>
      <w:r w:rsidR="00CF5E41" w:rsidRPr="008F792C">
        <w:rPr>
          <w:rStyle w:val="FootnoteReference"/>
        </w:rPr>
        <w:footnoteReference w:id="1296"/>
      </w:r>
    </w:p>
    <w:p w14:paraId="2BC57FE0" w14:textId="77777777" w:rsidR="00BD0433" w:rsidRPr="008F792C" w:rsidRDefault="00BD0433" w:rsidP="00876C71">
      <w:pPr>
        <w:numPr>
          <w:ilvl w:val="0"/>
          <w:numId w:val="53"/>
        </w:numPr>
        <w:bidi w:val="0"/>
      </w:pPr>
      <w:r w:rsidRPr="008F792C">
        <w:rPr>
          <w:b/>
          <w:bCs/>
        </w:rPr>
        <w:t xml:space="preserve">O: </w:t>
      </w:r>
      <w:r w:rsidRPr="008F792C">
        <w:rPr>
          <w:rFonts w:cs="Times New Roman"/>
          <w:lang w:val="en-GB"/>
        </w:rPr>
        <w:t>–</w:t>
      </w:r>
      <w:r w:rsidRPr="008F792C">
        <w:rPr>
          <w:b/>
          <w:bCs/>
        </w:rPr>
        <w:t xml:space="preserve"> Ds: </w:t>
      </w:r>
      <w:r w:rsidRPr="008F792C">
        <w:t>Joseph</w:t>
      </w:r>
      <w:r w:rsidRPr="008F792C">
        <w:rPr>
          <w:b/>
          <w:bCs/>
        </w:rPr>
        <w:t xml:space="preserve"> </w:t>
      </w:r>
      <w:r w:rsidRPr="008F792C">
        <w:t>(</w:t>
      </w:r>
      <w:r w:rsidR="00196B3F">
        <w:t>9</w:t>
      </w:r>
      <w:r w:rsidR="002C2DA4">
        <w:t>8</w:t>
      </w:r>
      <w:r w:rsidRPr="008F792C">
        <w:t>)’s son, priest</w:t>
      </w:r>
      <w:r w:rsidRPr="008F792C">
        <w:rPr>
          <w:rStyle w:val="FootnoteReference"/>
        </w:rPr>
        <w:footnoteReference w:id="1297"/>
      </w:r>
      <w:r w:rsidRPr="008F792C">
        <w:rPr>
          <w:b/>
          <w:bCs/>
        </w:rPr>
        <w:t xml:space="preserve"> F:</w:t>
      </w:r>
      <w:r w:rsidRPr="008F792C">
        <w:t xml:space="preserve"> Synagogue inscription</w:t>
      </w:r>
      <w:r w:rsidRPr="008F792C">
        <w:rPr>
          <w:b/>
          <w:bCs/>
        </w:rPr>
        <w:t xml:space="preserve">, </w:t>
      </w:r>
      <w:r w:rsidRPr="008F792C">
        <w:t>Susya,</w:t>
      </w:r>
      <w:r w:rsidRPr="008F792C">
        <w:rPr>
          <w:rStyle w:val="FootnoteReference"/>
        </w:rPr>
        <w:footnoteReference w:id="1298"/>
      </w:r>
      <w:r w:rsidRPr="008F792C">
        <w:t xml:space="preserve"> </w:t>
      </w:r>
      <w:r w:rsidRPr="00910B53">
        <w:t>Guttman</w:t>
      </w:r>
      <w:r w:rsidRPr="008F792C">
        <w:t xml:space="preserve"> </w:t>
      </w:r>
      <w:r w:rsidRPr="008F792C">
        <w:rPr>
          <w:b/>
          <w:bCs/>
        </w:rPr>
        <w:t>S:</w:t>
      </w:r>
      <w:r w:rsidRPr="008F792C">
        <w:t xml:space="preserve"> Naveh, </w:t>
      </w:r>
      <w:r w:rsidRPr="008F792C">
        <w:rPr>
          <w:i/>
          <w:iCs/>
        </w:rPr>
        <w:t>OSM</w:t>
      </w:r>
      <w:r w:rsidRPr="008F792C">
        <w:t>, no. 75</w:t>
      </w:r>
      <w:r w:rsidRPr="008F792C">
        <w:rPr>
          <w:rtl/>
        </w:rPr>
        <w:t xml:space="preserve"> </w:t>
      </w:r>
      <w:r w:rsidRPr="008F792C">
        <w:rPr>
          <w:b/>
          <w:bCs/>
          <w:lang w:val="en-GB"/>
        </w:rPr>
        <w:t xml:space="preserve">E: </w:t>
      </w:r>
      <w:r w:rsidRPr="008F792C">
        <w:rPr>
          <w:rFonts w:cs="Times New Roman"/>
          <w:lang w:val="en-GB"/>
        </w:rPr>
        <w:t>–</w:t>
      </w:r>
      <w:r w:rsidRPr="008F792C">
        <w:rPr>
          <w:b/>
          <w:bCs/>
          <w:lang w:val="en-GB"/>
        </w:rPr>
        <w:t xml:space="preserve"> D: </w:t>
      </w:r>
      <w:r w:rsidRPr="00952D03">
        <w:rPr>
          <w:rFonts w:cs="Times New Roman"/>
          <w:lang w:val="it-IT"/>
        </w:rPr>
        <w:t>–</w:t>
      </w:r>
      <w:r w:rsidR="00876C71" w:rsidRPr="005F539E">
        <w:rPr>
          <w:rStyle w:val="FootnoteReference"/>
          <w:rFonts w:cs="Times New Roman"/>
        </w:rPr>
        <w:footnoteReference w:id="1299"/>
      </w:r>
    </w:p>
    <w:p w14:paraId="52C78778" w14:textId="77777777" w:rsidR="00BD0433" w:rsidRPr="008F792C" w:rsidRDefault="00BD0433" w:rsidP="00952D03">
      <w:pPr>
        <w:numPr>
          <w:ilvl w:val="0"/>
          <w:numId w:val="53"/>
        </w:numPr>
        <w:bidi w:val="0"/>
      </w:pPr>
      <w:r w:rsidRPr="008F792C">
        <w:rPr>
          <w:b/>
          <w:bCs/>
        </w:rPr>
        <w:t xml:space="preserve">O: </w:t>
      </w:r>
      <w:r w:rsidRPr="007B07D4">
        <w:rPr>
          <w:rFonts w:ascii="Graeca" w:hAnsi="Graeca"/>
        </w:rPr>
        <w:t></w:t>
      </w:r>
      <w:r w:rsidRPr="007B07D4">
        <w:rPr>
          <w:rFonts w:ascii="Graeca" w:hAnsi="Graeca"/>
        </w:rPr>
        <w:t></w:t>
      </w:r>
      <w:r w:rsidRPr="007B07D4">
        <w:rPr>
          <w:rFonts w:ascii="Graeca" w:hAnsi="Graeca"/>
        </w:rPr>
        <w:t></w:t>
      </w:r>
      <w:r w:rsidRPr="007B07D4">
        <w:rPr>
          <w:rFonts w:ascii="Graeca" w:hAnsi="Graeca"/>
        </w:rPr>
        <w:t></w:t>
      </w:r>
      <w:r w:rsidRPr="007B07D4">
        <w:rPr>
          <w:rFonts w:ascii="Graeca" w:hAnsi="Graeca"/>
        </w:rPr>
        <w:t></w:t>
      </w:r>
      <w:r w:rsidRPr="007B07D4">
        <w:rPr>
          <w:rFonts w:ascii="Graeca" w:hAnsi="Graeca"/>
        </w:rPr>
        <w:t></w:t>
      </w:r>
      <w:r w:rsidRPr="007B07D4">
        <w:rPr>
          <w:rFonts w:ascii="Graeca" w:hAnsi="Graeca"/>
        </w:rPr>
        <w:t></w:t>
      </w:r>
      <w:r w:rsidRPr="007B07D4">
        <w:rPr>
          <w:rFonts w:ascii="Graeca" w:hAnsi="Graeca"/>
        </w:rPr>
        <w:t></w:t>
      </w:r>
      <w:r w:rsidRPr="007B07D4">
        <w:rPr>
          <w:rFonts w:ascii="Graeca" w:hAnsi="Graeca"/>
        </w:rPr>
        <w:t></w:t>
      </w:r>
      <w:r w:rsidRPr="008F792C">
        <w:rPr>
          <w:rStyle w:val="FootnoteReference"/>
        </w:rPr>
        <w:footnoteReference w:id="1300"/>
      </w:r>
      <w:r>
        <w:rPr>
          <w:b/>
          <w:bCs/>
        </w:rPr>
        <w:t xml:space="preserve"> </w:t>
      </w:r>
      <w:r w:rsidRPr="008F792C">
        <w:rPr>
          <w:b/>
          <w:bCs/>
        </w:rPr>
        <w:t>Ds:</w:t>
      </w:r>
      <w:r w:rsidRPr="008F792C">
        <w:t xml:space="preserve"> Ismenus (</w:t>
      </w:r>
      <w:r>
        <w:t>1</w:t>
      </w:r>
      <w:r w:rsidRPr="008F792C">
        <w:t>)’s father, of Tiberias</w:t>
      </w:r>
      <w:r w:rsidRPr="008F792C">
        <w:rPr>
          <w:rStyle w:val="FootnoteReference"/>
        </w:rPr>
        <w:footnoteReference w:id="1301"/>
      </w:r>
      <w:r w:rsidRPr="008F792C">
        <w:t xml:space="preserve"> </w:t>
      </w:r>
      <w:r w:rsidRPr="008F792C">
        <w:rPr>
          <w:b/>
          <w:bCs/>
        </w:rPr>
        <w:t>F:</w:t>
      </w:r>
      <w:r w:rsidRPr="008F792C">
        <w:t xml:space="preserve"> Dedicatory inscription, </w:t>
      </w:r>
      <w:smartTag w:uri="urn:schemas-microsoft-com:office:smarttags" w:element="City">
        <w:r w:rsidRPr="008F792C">
          <w:t>Rome</w:t>
        </w:r>
      </w:smartTag>
      <w:r w:rsidRPr="008F792C">
        <w:t xml:space="preserve"> </w:t>
      </w:r>
      <w:r w:rsidRPr="008F792C">
        <w:rPr>
          <w:b/>
          <w:bCs/>
        </w:rPr>
        <w:t>S:</w:t>
      </w:r>
      <w:r w:rsidRPr="008F792C">
        <w:t xml:space="preserve"> Schwabe, </w:t>
      </w:r>
      <w:r w:rsidRPr="008F792C">
        <w:rPr>
          <w:i/>
          <w:iCs/>
        </w:rPr>
        <w:t>Yoh</w:t>
      </w:r>
      <w:r w:rsidRPr="008F792C">
        <w:rPr>
          <w:i/>
          <w:iCs/>
        </w:rPr>
        <w:t>a</w:t>
      </w:r>
      <w:r w:rsidRPr="008F792C">
        <w:rPr>
          <w:i/>
          <w:iCs/>
        </w:rPr>
        <w:t>nan Levi</w:t>
      </w:r>
      <w:r w:rsidRPr="008F792C">
        <w:t xml:space="preserve">, no. 16 </w:t>
      </w:r>
      <w:r w:rsidRPr="008F792C">
        <w:rPr>
          <w:b/>
          <w:bCs/>
        </w:rPr>
        <w:t xml:space="preserve">E: </w:t>
      </w:r>
      <w:r w:rsidR="0092348F" w:rsidRPr="007B07D4">
        <w:t>Jew?</w:t>
      </w:r>
      <w:r w:rsidR="0092348F" w:rsidRPr="00553235">
        <w:rPr>
          <w:rStyle w:val="FootnoteReference"/>
        </w:rPr>
        <w:footnoteReference w:id="1302"/>
      </w:r>
      <w:r w:rsidR="0092348F">
        <w:t xml:space="preserve"> </w:t>
      </w:r>
      <w:r w:rsidRPr="008F792C">
        <w:rPr>
          <w:b/>
          <w:bCs/>
        </w:rPr>
        <w:t>D:</w:t>
      </w:r>
      <w:r w:rsidRPr="008F792C">
        <w:t xml:space="preserve"> 3</w:t>
      </w:r>
      <w:r w:rsidRPr="008F792C">
        <w:rPr>
          <w:vertAlign w:val="superscript"/>
        </w:rPr>
        <w:t>rd</w:t>
      </w:r>
      <w:r w:rsidRPr="008F792C">
        <w:t xml:space="preserve"> C</w:t>
      </w:r>
    </w:p>
    <w:p w14:paraId="4BA4F14B" w14:textId="77777777" w:rsidR="00BD0433" w:rsidRPr="008F792C" w:rsidRDefault="00BD0433" w:rsidP="00876C71">
      <w:pPr>
        <w:numPr>
          <w:ilvl w:val="0"/>
          <w:numId w:val="53"/>
        </w:numPr>
        <w:bidi w:val="0"/>
      </w:pPr>
      <w:r w:rsidRPr="008F792C">
        <w:rPr>
          <w:b/>
          <w:bCs/>
        </w:rPr>
        <w:t xml:space="preserve">O: </w:t>
      </w:r>
      <w:r w:rsidRPr="008F792C">
        <w:t>[</w:t>
      </w:r>
      <w:r w:rsidRPr="008F792C">
        <w:rPr>
          <w:rFonts w:ascii="Graeca" w:hAnsi="Graeca" w:cs="Graeca"/>
        </w:rPr>
        <w:t></w:t>
      </w:r>
      <w:r w:rsidRPr="008F792C">
        <w:rPr>
          <w:rFonts w:ascii="Graeca" w:hAnsi="Graeca" w:cs="Graeca"/>
        </w:rPr>
        <w:t></w:t>
      </w:r>
      <w:r w:rsidRPr="008F792C">
        <w:rPr>
          <w:rFonts w:ascii="Graeca" w:hAnsi="Graeca" w:cs="Graeca"/>
        </w:rPr>
        <w:t></w:t>
      </w:r>
      <w:r w:rsidRPr="008F792C">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t>[</w:t>
      </w:r>
      <w:r w:rsidRPr="008F792C">
        <w:rPr>
          <w:rFonts w:ascii="Graeca" w:hAnsi="Graeca" w:cs="Graeca"/>
        </w:rPr>
        <w:t></w:t>
      </w:r>
      <w:r w:rsidRPr="008F792C">
        <w:t>]</w:t>
      </w:r>
      <w:r w:rsidRPr="008F792C">
        <w:rPr>
          <w:rStyle w:val="FootnoteReference"/>
        </w:rPr>
        <w:footnoteReference w:id="1303"/>
      </w:r>
      <w:r w:rsidRPr="008F792C">
        <w:t xml:space="preserve"> </w:t>
      </w:r>
      <w:r w:rsidRPr="008F792C">
        <w:rPr>
          <w:b/>
          <w:bCs/>
        </w:rPr>
        <w:t>Ds:</w:t>
      </w:r>
      <w:r w:rsidRPr="008F792C">
        <w:t xml:space="preserve"> </w:t>
      </w:r>
      <w:r w:rsidRPr="008F792C">
        <w:rPr>
          <w:rFonts w:cs="Times New Roman"/>
          <w:lang w:val="en-GB"/>
        </w:rPr>
        <w:t>–</w:t>
      </w:r>
      <w:r w:rsidRPr="008F792C">
        <w:t xml:space="preserve"> </w:t>
      </w:r>
      <w:r w:rsidRPr="008F792C">
        <w:rPr>
          <w:b/>
          <w:bCs/>
        </w:rPr>
        <w:t>F:</w:t>
      </w:r>
      <w:r w:rsidRPr="008F792C">
        <w:t xml:space="preserve"> Epitaph, </w:t>
      </w:r>
      <w:smartTag w:uri="urn:schemas-microsoft-com:office:smarttags" w:element="place">
        <w:r w:rsidRPr="008F792C">
          <w:t>Caesarea</w:t>
        </w:r>
      </w:smartTag>
      <w:r w:rsidRPr="008F792C">
        <w:t xml:space="preserve"> </w:t>
      </w:r>
      <w:r w:rsidRPr="008F792C">
        <w:rPr>
          <w:b/>
          <w:bCs/>
        </w:rPr>
        <w:t>S:</w:t>
      </w:r>
      <w:r w:rsidRPr="008F792C">
        <w:t xml:space="preserve"> Lehmann &amp; Holum</w:t>
      </w:r>
      <w:r>
        <w:t>,</w:t>
      </w:r>
      <w:r w:rsidRPr="008F792C">
        <w:rPr>
          <w:i/>
          <w:iCs/>
        </w:rPr>
        <w:t xml:space="preserve"> CMER</w:t>
      </w:r>
      <w:r w:rsidRPr="008F792C">
        <w:t xml:space="preserve"> 5, no. 298</w:t>
      </w:r>
      <w:r w:rsidRPr="008F792C">
        <w:rPr>
          <w:rtl/>
        </w:rPr>
        <w:t xml:space="preserve"> </w:t>
      </w:r>
      <w:r w:rsidRPr="008F792C">
        <w:rPr>
          <w:b/>
          <w:bCs/>
        </w:rPr>
        <w:t xml:space="preserve">E: </w:t>
      </w:r>
      <w:r w:rsidRPr="009E172F">
        <w:t>Jew?</w:t>
      </w:r>
      <w:r>
        <w:rPr>
          <w:rStyle w:val="FootnoteReference"/>
        </w:rPr>
        <w:footnoteReference w:id="1304"/>
      </w:r>
      <w:r w:rsidRPr="008F792C">
        <w:rPr>
          <w:b/>
          <w:bCs/>
          <w:lang w:val="en-GB"/>
        </w:rPr>
        <w:t xml:space="preserve"> D: </w:t>
      </w:r>
      <w:r w:rsidRPr="00952D03">
        <w:rPr>
          <w:rFonts w:cs="Times New Roman"/>
          <w:lang w:val="it-IT"/>
        </w:rPr>
        <w:t>–</w:t>
      </w:r>
      <w:r w:rsidR="00876C71" w:rsidRPr="005F539E">
        <w:rPr>
          <w:rStyle w:val="FootnoteReference"/>
          <w:rFonts w:cs="Times New Roman"/>
        </w:rPr>
        <w:footnoteReference w:id="1305"/>
      </w:r>
    </w:p>
    <w:p w14:paraId="11C996E7" w14:textId="77777777" w:rsidR="00BD0433" w:rsidRPr="008F792C" w:rsidRDefault="00BD0433" w:rsidP="00815F05">
      <w:pPr>
        <w:numPr>
          <w:ilvl w:val="0"/>
          <w:numId w:val="53"/>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306"/>
      </w:r>
      <w:r w:rsidRPr="008F792C">
        <w:rPr>
          <w:b/>
          <w:bCs/>
        </w:rPr>
        <w:t xml:space="preserve"> Ds:</w:t>
      </w:r>
      <w:r w:rsidRPr="008F792C">
        <w:t xml:space="preserve"> </w:t>
      </w:r>
      <w:r w:rsidRPr="00C02B32">
        <w:t>Innkeeper</w:t>
      </w:r>
      <w:r w:rsidRPr="008F792C">
        <w:rPr>
          <w:rStyle w:val="FootnoteReference"/>
          <w:rFonts w:cs="Times New Roman"/>
          <w:rtl/>
        </w:rPr>
        <w:footnoteReference w:id="1307"/>
      </w:r>
      <w:r w:rsidRPr="008F792C">
        <w:t xml:space="preserve"> </w:t>
      </w:r>
      <w:r w:rsidRPr="008F792C">
        <w:rPr>
          <w:b/>
          <w:bCs/>
        </w:rPr>
        <w:t>F:</w:t>
      </w:r>
      <w:r w:rsidRPr="008F792C">
        <w:t xml:space="preserve"> Inscription, </w:t>
      </w:r>
      <w:smartTag w:uri="urn:schemas-microsoft-com:office:smarttags" w:element="place">
        <w:smartTag w:uri="urn:schemas-microsoft-com:office:smarttags" w:element="City">
          <w:r w:rsidRPr="008F792C">
            <w:t>Antioch</w:t>
          </w:r>
        </w:smartTag>
      </w:smartTag>
      <w:r w:rsidR="00952D03">
        <w:rPr>
          <w:rStyle w:val="FootnoteReference"/>
        </w:rPr>
        <w:footnoteReference w:id="1308"/>
      </w:r>
      <w:r w:rsidRPr="008F792C">
        <w:t xml:space="preserve"> </w:t>
      </w:r>
      <w:r w:rsidRPr="008F792C">
        <w:rPr>
          <w:b/>
          <w:bCs/>
        </w:rPr>
        <w:t>S:</w:t>
      </w:r>
      <w:r w:rsidRPr="008F792C">
        <w:t xml:space="preserve"> Jalabert &amp; Mouterde, </w:t>
      </w:r>
      <w:r w:rsidRPr="008F792C">
        <w:rPr>
          <w:i/>
          <w:iCs/>
        </w:rPr>
        <w:t>IGLS</w:t>
      </w:r>
      <w:r w:rsidRPr="008F792C">
        <w:t xml:space="preserve"> 770 </w:t>
      </w:r>
      <w:r w:rsidRPr="008F792C">
        <w:rPr>
          <w:b/>
          <w:bCs/>
        </w:rPr>
        <w:t>E:</w:t>
      </w:r>
      <w:r w:rsidRPr="008F792C">
        <w:t xml:space="preserve"> Jew?</w:t>
      </w:r>
      <w:r w:rsidRPr="008F792C">
        <w:rPr>
          <w:rStyle w:val="FootnoteReference"/>
          <w:rFonts w:cs="Times New Roman"/>
          <w:rtl/>
        </w:rPr>
        <w:footnoteReference w:id="1309"/>
      </w:r>
      <w:r w:rsidRPr="008F792C">
        <w:t xml:space="preserve"> </w:t>
      </w:r>
      <w:r w:rsidRPr="008F792C">
        <w:rPr>
          <w:b/>
          <w:bCs/>
        </w:rPr>
        <w:t>D:</w:t>
      </w:r>
      <w:r w:rsidRPr="008F792C">
        <w:t xml:space="preserve"> 6</w:t>
      </w:r>
      <w:r w:rsidRPr="008F792C">
        <w:rPr>
          <w:vertAlign w:val="superscript"/>
        </w:rPr>
        <w:t>th</w:t>
      </w:r>
      <w:r w:rsidRPr="008F792C">
        <w:t xml:space="preserve"> C</w:t>
      </w:r>
    </w:p>
    <w:p w14:paraId="7DAEC86C" w14:textId="77777777" w:rsidR="00BD0433" w:rsidRPr="008F792C" w:rsidRDefault="00BD0433" w:rsidP="000B50A2">
      <w:pPr>
        <w:pStyle w:val="FootnoteText"/>
        <w:numPr>
          <w:ilvl w:val="0"/>
          <w:numId w:val="53"/>
        </w:numPr>
        <w:bidi w:val="0"/>
        <w:spacing w:line="240" w:lineRule="auto"/>
        <w:rPr>
          <w:lang w:val="en-US"/>
        </w:rPr>
      </w:pPr>
      <w:r w:rsidRPr="008F792C">
        <w:rPr>
          <w:rFonts w:cs="Miriam"/>
          <w:b/>
          <w:bCs/>
        </w:rPr>
        <w:t>O:</w:t>
      </w:r>
      <w:r w:rsidRPr="008F792C">
        <w:rPr>
          <w:rFonts w:cs="Miriam"/>
        </w:rPr>
        <w:t xml:space="preserve"> </w:t>
      </w:r>
      <w:r w:rsidRPr="008F792C">
        <w:rPr>
          <w:rFonts w:ascii="Graeca" w:hAnsi="Graeca" w:cs="Miriam"/>
          <w:lang w:val="en-US"/>
        </w:rPr>
        <w:t></w:t>
      </w:r>
      <w:r w:rsidRPr="008F792C">
        <w:rPr>
          <w:rFonts w:ascii="Graeca" w:hAnsi="Graeca" w:cs="Miriam"/>
          <w:lang w:val="en-US"/>
        </w:rPr>
        <w:t></w:t>
      </w:r>
      <w:r w:rsidRPr="008F792C">
        <w:rPr>
          <w:rFonts w:ascii="Graeca" w:hAnsi="Graeca" w:cs="Miriam"/>
          <w:lang w:val="en-US"/>
        </w:rPr>
        <w:t></w:t>
      </w:r>
      <w:r w:rsidRPr="008F792C">
        <w:rPr>
          <w:rFonts w:ascii="Graeca" w:hAnsi="Graeca" w:cs="Miriam"/>
          <w:lang w:val="en-US"/>
        </w:rPr>
        <w:t></w:t>
      </w:r>
      <w:r w:rsidRPr="008F792C">
        <w:rPr>
          <w:rFonts w:ascii="Graeca" w:hAnsi="Graeca" w:cs="Miriam"/>
          <w:lang w:val="en-US"/>
        </w:rPr>
        <w:t></w:t>
      </w:r>
      <w:r w:rsidRPr="008F792C">
        <w:rPr>
          <w:rFonts w:ascii="Graeca" w:hAnsi="Graeca" w:cs="Miriam"/>
          <w:lang w:val="en-US"/>
        </w:rPr>
        <w:t></w:t>
      </w:r>
      <w:r w:rsidRPr="008F792C">
        <w:rPr>
          <w:rStyle w:val="FootnoteReference"/>
          <w:rFonts w:cs="Times New Roman"/>
          <w:lang w:val="en-US"/>
        </w:rPr>
        <w:footnoteReference w:id="1310"/>
      </w:r>
      <w:r w:rsidRPr="008F792C">
        <w:rPr>
          <w:rFonts w:cs="Miriam"/>
          <w:b/>
          <w:bCs/>
        </w:rPr>
        <w:t xml:space="preserve"> Ds:</w:t>
      </w:r>
      <w:r w:rsidRPr="008F792C">
        <w:rPr>
          <w:rFonts w:cs="Miriam"/>
        </w:rPr>
        <w:t xml:space="preserve"> </w:t>
      </w:r>
      <w:r w:rsidRPr="008F792C">
        <w:rPr>
          <w:rFonts w:cs="Times New Roman"/>
        </w:rPr>
        <w:t>–</w:t>
      </w:r>
      <w:r w:rsidRPr="008F792C">
        <w:rPr>
          <w:rFonts w:cs="Miriam"/>
        </w:rPr>
        <w:t xml:space="preserve"> </w:t>
      </w:r>
      <w:r w:rsidRPr="008F792C">
        <w:rPr>
          <w:rFonts w:cs="Miriam"/>
          <w:b/>
          <w:bCs/>
        </w:rPr>
        <w:t>F:</w:t>
      </w:r>
      <w:r w:rsidRPr="008F792C">
        <w:rPr>
          <w:rFonts w:cs="Miriam"/>
        </w:rPr>
        <w:t xml:space="preserve"> Inscription on column base, </w:t>
      </w:r>
      <w:r w:rsidRPr="009E172F">
        <w:rPr>
          <w:rFonts w:cs="Miriam"/>
        </w:rPr>
        <w:t>Sheikh Meyser</w:t>
      </w:r>
      <w:r>
        <w:rPr>
          <w:rStyle w:val="FootnoteReference"/>
          <w:rFonts w:cs="Miriam"/>
        </w:rPr>
        <w:footnoteReference w:id="1311"/>
      </w:r>
      <w:r w:rsidRPr="008F792C">
        <w:rPr>
          <w:rFonts w:cs="Miriam"/>
        </w:rPr>
        <w:t xml:space="preserve"> </w:t>
      </w:r>
      <w:r w:rsidRPr="008F792C">
        <w:rPr>
          <w:rFonts w:cs="Miriam"/>
          <w:b/>
          <w:bCs/>
        </w:rPr>
        <w:t>S:</w:t>
      </w:r>
      <w:r w:rsidRPr="008F792C">
        <w:rPr>
          <w:rFonts w:cs="Miriam"/>
        </w:rPr>
        <w:t xml:space="preserve"> </w:t>
      </w:r>
      <w:r w:rsidRPr="008F792C">
        <w:t xml:space="preserve">Zertal, </w:t>
      </w:r>
      <w:r w:rsidRPr="008F792C">
        <w:rPr>
          <w:i/>
          <w:iCs/>
        </w:rPr>
        <w:t>Har Menashe</w:t>
      </w:r>
      <w:r w:rsidRPr="008F792C">
        <w:rPr>
          <w:lang w:val="en-US"/>
        </w:rPr>
        <w:t xml:space="preserve"> 3 (2000) 266 </w:t>
      </w:r>
      <w:r w:rsidRPr="008F792C">
        <w:rPr>
          <w:b/>
          <w:bCs/>
          <w:lang w:val="en-US"/>
        </w:rPr>
        <w:t>E:</w:t>
      </w:r>
      <w:r w:rsidRPr="008F792C">
        <w:rPr>
          <w:lang w:val="en-US"/>
        </w:rPr>
        <w:t xml:space="preserve"> </w:t>
      </w:r>
      <w:r w:rsidR="000B50A2">
        <w:rPr>
          <w:lang w:val="en-US"/>
        </w:rPr>
        <w:t>Samaritan</w:t>
      </w:r>
      <w:r>
        <w:rPr>
          <w:rStyle w:val="FootnoteReference"/>
        </w:rPr>
        <w:footnoteReference w:id="1312"/>
      </w:r>
      <w:r w:rsidRPr="008F792C">
        <w:rPr>
          <w:lang w:val="en-US"/>
        </w:rPr>
        <w:t xml:space="preserve"> </w:t>
      </w:r>
      <w:r w:rsidRPr="008F792C">
        <w:rPr>
          <w:b/>
          <w:bCs/>
          <w:lang w:val="en-US"/>
        </w:rPr>
        <w:t>D:</w:t>
      </w:r>
      <w:r w:rsidRPr="008F792C">
        <w:rPr>
          <w:lang w:val="en-US"/>
        </w:rPr>
        <w:t xml:space="preserve"> </w:t>
      </w:r>
      <w:r w:rsidRPr="00952D03">
        <w:rPr>
          <w:rFonts w:cs="Times New Roman"/>
          <w:lang w:val="it-IT"/>
        </w:rPr>
        <w:t>–</w:t>
      </w:r>
      <w:r w:rsidR="00876C71" w:rsidRPr="005F539E">
        <w:rPr>
          <w:rStyle w:val="FootnoteReference"/>
          <w:rFonts w:cs="Times New Roman"/>
        </w:rPr>
        <w:footnoteReference w:id="1313"/>
      </w:r>
    </w:p>
    <w:p w14:paraId="354BD364" w14:textId="77777777" w:rsidR="00BD0433" w:rsidRPr="008F792C" w:rsidRDefault="00BD0433" w:rsidP="00661A14">
      <w:pPr>
        <w:numPr>
          <w:ilvl w:val="0"/>
          <w:numId w:val="53"/>
        </w:numPr>
        <w:bidi w:val="0"/>
        <w:rPr>
          <w:lang w:val="it-IT"/>
        </w:rPr>
      </w:pPr>
      <w:r w:rsidRPr="008F792C">
        <w:rPr>
          <w:b/>
          <w:bCs/>
          <w:lang w:val="it-IT"/>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314"/>
      </w:r>
      <w:r w:rsidRPr="008F792C">
        <w:rPr>
          <w:rFonts w:cs="Times New Roman"/>
        </w:rPr>
        <w:t xml:space="preserve"> </w:t>
      </w:r>
      <w:r w:rsidRPr="008F792C">
        <w:rPr>
          <w:b/>
          <w:bCs/>
          <w:lang w:val="it-IT"/>
        </w:rPr>
        <w:t xml:space="preserve">Ds: </w:t>
      </w:r>
      <w:r w:rsidR="00661A14" w:rsidRPr="008F792C">
        <w:rPr>
          <w:lang w:val="it-IT"/>
        </w:rPr>
        <w:t>Is</w:t>
      </w:r>
      <w:r w:rsidR="00661A14">
        <w:rPr>
          <w:lang w:val="it-IT"/>
        </w:rPr>
        <w:t>i</w:t>
      </w:r>
      <w:r w:rsidR="00661A14" w:rsidRPr="008F792C">
        <w:rPr>
          <w:lang w:val="it-IT"/>
        </w:rPr>
        <w:t xml:space="preserve">dorus </w:t>
      </w:r>
      <w:r w:rsidRPr="008F792C">
        <w:rPr>
          <w:lang w:val="it-IT"/>
        </w:rPr>
        <w:t>(</w:t>
      </w:r>
      <w:r w:rsidR="00661A14">
        <w:rPr>
          <w:lang w:val="it-IT"/>
        </w:rPr>
        <w:t>3</w:t>
      </w:r>
      <w:r w:rsidRPr="008F792C">
        <w:rPr>
          <w:lang w:val="it-IT"/>
        </w:rPr>
        <w:t>)’s son</w:t>
      </w:r>
      <w:r>
        <w:t>, aged 10 months</w:t>
      </w:r>
      <w:r>
        <w:rPr>
          <w:rStyle w:val="FootnoteReference"/>
        </w:rPr>
        <w:footnoteReference w:id="1315"/>
      </w:r>
      <w:r w:rsidRPr="008F792C">
        <w:rPr>
          <w:b/>
          <w:bCs/>
          <w:lang w:val="it-IT"/>
        </w:rPr>
        <w:t xml:space="preserve"> F: </w:t>
      </w:r>
      <w:r w:rsidRPr="008F792C">
        <w:rPr>
          <w:lang w:val="en-GB"/>
        </w:rPr>
        <w:t>Epitaph, Zoar</w:t>
      </w:r>
      <w:r w:rsidRPr="008F792C">
        <w:rPr>
          <w:b/>
          <w:bCs/>
          <w:lang w:val="it-IT"/>
        </w:rPr>
        <w:t xml:space="preserve"> S: </w:t>
      </w:r>
      <w:r w:rsidRPr="008F792C">
        <w:rPr>
          <w:i/>
          <w:iCs/>
          <w:lang w:val="it-IT"/>
        </w:rPr>
        <w:t xml:space="preserve">IPT </w:t>
      </w:r>
      <w:r w:rsidRPr="008F792C">
        <w:rPr>
          <w:lang w:val="it-IT"/>
        </w:rPr>
        <w:t>1</w:t>
      </w:r>
      <w:r>
        <w:rPr>
          <w:lang w:val="it-IT"/>
        </w:rPr>
        <w:t>b,</w:t>
      </w:r>
      <w:r w:rsidRPr="008F792C">
        <w:rPr>
          <w:lang w:val="it-IT"/>
        </w:rPr>
        <w:t xml:space="preserve"> no. </w:t>
      </w:r>
      <w:r>
        <w:rPr>
          <w:lang w:val="it-IT"/>
        </w:rPr>
        <w:t>59</w:t>
      </w:r>
      <w:r w:rsidRPr="008F792C">
        <w:rPr>
          <w:lang w:val="it-IT"/>
        </w:rPr>
        <w:t xml:space="preserve"> </w:t>
      </w:r>
      <w:r w:rsidRPr="008F792C">
        <w:rPr>
          <w:b/>
          <w:bCs/>
          <w:lang w:val="it-IT"/>
        </w:rPr>
        <w:t xml:space="preserve">E: </w:t>
      </w:r>
      <w:r w:rsidRPr="008F792C">
        <w:rPr>
          <w:rFonts w:cs="Times New Roman"/>
          <w:lang w:val="en-GB"/>
        </w:rPr>
        <w:t>Jew</w:t>
      </w:r>
      <w:r w:rsidR="0049009C">
        <w:rPr>
          <w:rFonts w:cs="Times New Roman"/>
          <w:lang w:val="en-GB"/>
        </w:rPr>
        <w:t>?</w:t>
      </w:r>
      <w:r w:rsidRPr="008F792C">
        <w:rPr>
          <w:rStyle w:val="FootnoteReference"/>
          <w:rFonts w:cs="Times New Roman"/>
        </w:rPr>
        <w:footnoteReference w:id="1316"/>
      </w:r>
      <w:r w:rsidRPr="008F792C">
        <w:rPr>
          <w:b/>
          <w:bCs/>
          <w:lang w:val="it-IT"/>
        </w:rPr>
        <w:t xml:space="preserve"> D:</w:t>
      </w:r>
      <w:r w:rsidRPr="008F792C">
        <w:rPr>
          <w:lang w:val="it-IT"/>
        </w:rPr>
        <w:t xml:space="preserve"> </w:t>
      </w:r>
      <w:r w:rsidR="007F112B">
        <w:rPr>
          <w:lang w:val="it-IT"/>
        </w:rPr>
        <w:t>4</w:t>
      </w:r>
      <w:r w:rsidR="007F112B" w:rsidRPr="00F376CD">
        <w:rPr>
          <w:vertAlign w:val="superscript"/>
          <w:lang w:val="it-IT"/>
        </w:rPr>
        <w:t>th</w:t>
      </w:r>
      <w:r w:rsidR="007F112B">
        <w:rPr>
          <w:lang w:val="it-IT"/>
        </w:rPr>
        <w:t>-6</w:t>
      </w:r>
      <w:r w:rsidR="007F112B" w:rsidRPr="00F376CD">
        <w:rPr>
          <w:vertAlign w:val="superscript"/>
          <w:lang w:val="it-IT"/>
        </w:rPr>
        <w:t>th</w:t>
      </w:r>
      <w:r w:rsidR="007F112B">
        <w:rPr>
          <w:lang w:val="it-IT"/>
        </w:rPr>
        <w:t xml:space="preserve"> C</w:t>
      </w:r>
      <w:r w:rsidRPr="00BE0556">
        <w:rPr>
          <w:rStyle w:val="FootnoteReference"/>
          <w:lang w:val="it-IT"/>
        </w:rPr>
        <w:footnoteReference w:id="1317"/>
      </w:r>
      <w:r w:rsidRPr="00B95278">
        <w:rPr>
          <w:lang w:val="it-IT"/>
        </w:rPr>
        <w:t xml:space="preserve"> </w:t>
      </w:r>
    </w:p>
    <w:p w14:paraId="38F97C6B" w14:textId="77777777" w:rsidR="00BD0433" w:rsidRPr="008F792C" w:rsidRDefault="00BD0433" w:rsidP="00876C71">
      <w:pPr>
        <w:numPr>
          <w:ilvl w:val="0"/>
          <w:numId w:val="53"/>
        </w:numPr>
        <w:bidi w:val="0"/>
        <w:rPr>
          <w:lang w:val="en-GB"/>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318"/>
      </w:r>
      <w:r w:rsidRPr="008F792C">
        <w:rPr>
          <w:b/>
          <w:bCs/>
        </w:rPr>
        <w:t xml:space="preserve"> Ds: </w:t>
      </w:r>
      <w:r w:rsidRPr="008F792C">
        <w:t xml:space="preserve">Gadia </w:t>
      </w:r>
      <w:r>
        <w:t>(4</w:t>
      </w:r>
      <w:r w:rsidRPr="008F792C">
        <w:t>)’s son</w:t>
      </w:r>
      <w:r w:rsidRPr="008F792C">
        <w:rPr>
          <w:b/>
          <w:bCs/>
        </w:rPr>
        <w:t xml:space="preserve"> F:</w:t>
      </w:r>
      <w:r w:rsidRPr="008F792C">
        <w:t xml:space="preserve"> </w:t>
      </w:r>
      <w:r w:rsidRPr="008F792C">
        <w:rPr>
          <w:lang w:val="en-GB"/>
        </w:rPr>
        <w:t>Epitaph</w:t>
      </w:r>
      <w:r w:rsidRPr="008F792C">
        <w:t xml:space="preserve">, Beer </w:t>
      </w:r>
      <w:smartTag w:uri="urn:schemas-microsoft-com:office:smarttags" w:element="place">
        <w:smartTag w:uri="urn:schemas-microsoft-com:office:smarttags" w:element="country-region">
          <w:r w:rsidRPr="008F792C">
            <w:t>Sheba</w:t>
          </w:r>
        </w:smartTag>
      </w:smartTag>
      <w:r w:rsidRPr="008F792C">
        <w:rPr>
          <w:b/>
          <w:bCs/>
        </w:rPr>
        <w:t xml:space="preserve"> S:</w:t>
      </w:r>
      <w:r w:rsidRPr="008F792C">
        <w:t xml:space="preserve"> Jaussen et al</w:t>
      </w:r>
      <w:r w:rsidR="00337C13">
        <w:t>.</w:t>
      </w:r>
      <w:r w:rsidRPr="008F792C">
        <w:t xml:space="preserve">, </w:t>
      </w:r>
      <w:r w:rsidRPr="008F792C">
        <w:rPr>
          <w:i/>
          <w:iCs/>
        </w:rPr>
        <w:t>RB</w:t>
      </w:r>
      <w:r w:rsidRPr="008F792C">
        <w:t xml:space="preserve"> 14 (1905) 253 </w:t>
      </w:r>
      <w:r w:rsidRPr="008F792C">
        <w:rPr>
          <w:b/>
          <w:bCs/>
        </w:rPr>
        <w:t xml:space="preserve">E: </w:t>
      </w:r>
      <w:r w:rsidRPr="00744A49">
        <w:t>Jew</w:t>
      </w:r>
      <w:r w:rsidRPr="008F792C">
        <w:t>?</w:t>
      </w:r>
      <w:r>
        <w:rPr>
          <w:rStyle w:val="FootnoteReference"/>
        </w:rPr>
        <w:footnoteReference w:id="1319"/>
      </w:r>
      <w:r w:rsidRPr="008F792C">
        <w:t xml:space="preserve"> </w:t>
      </w:r>
      <w:r w:rsidRPr="008F792C">
        <w:rPr>
          <w:b/>
          <w:bCs/>
        </w:rPr>
        <w:t>D</w:t>
      </w:r>
      <w:r w:rsidRPr="008F792C">
        <w:rPr>
          <w:b/>
          <w:bCs/>
          <w:lang w:val="en-GB"/>
        </w:rPr>
        <w:t xml:space="preserve">: </w:t>
      </w:r>
      <w:r w:rsidRPr="00952D03">
        <w:rPr>
          <w:rFonts w:cs="Times New Roman"/>
          <w:lang w:val="it-IT"/>
        </w:rPr>
        <w:t>–</w:t>
      </w:r>
      <w:r w:rsidR="00876C71" w:rsidRPr="005F539E">
        <w:rPr>
          <w:rStyle w:val="FootnoteReference"/>
          <w:rFonts w:cs="Times New Roman"/>
        </w:rPr>
        <w:footnoteReference w:id="1320"/>
      </w:r>
    </w:p>
    <w:p w14:paraId="5626ED96" w14:textId="77777777" w:rsidR="00BD0433" w:rsidRPr="008F792C" w:rsidRDefault="00BD0433" w:rsidP="00876C71">
      <w:pPr>
        <w:numPr>
          <w:ilvl w:val="0"/>
          <w:numId w:val="53"/>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321"/>
      </w:r>
      <w:r w:rsidRPr="008F792C">
        <w:rPr>
          <w:b/>
          <w:bCs/>
        </w:rPr>
        <w:t xml:space="preserve"> Ds:</w:t>
      </w:r>
      <w:r w:rsidRPr="008F792C">
        <w:t xml:space="preserve"> </w:t>
      </w:r>
      <w:r>
        <w:t>Macarius</w:t>
      </w:r>
      <w:r>
        <w:rPr>
          <w:rStyle w:val="FootnoteReference"/>
          <w:lang w:val="en-GB"/>
        </w:rPr>
        <w:footnoteReference w:id="1322"/>
      </w:r>
      <w:r>
        <w:t xml:space="preserve"> (1), Megalus (3</w:t>
      </w:r>
      <w:r w:rsidRPr="008F792C">
        <w:t>)’s father</w:t>
      </w:r>
      <w:r>
        <w:t xml:space="preserve"> </w:t>
      </w:r>
      <w:r w:rsidRPr="008F792C">
        <w:rPr>
          <w:b/>
          <w:bCs/>
        </w:rPr>
        <w:t>F:</w:t>
      </w:r>
      <w:r w:rsidRPr="008F792C">
        <w:t xml:space="preserve"> </w:t>
      </w:r>
      <w:r w:rsidRPr="008F792C">
        <w:rPr>
          <w:lang w:val="en-GB"/>
        </w:rPr>
        <w:t>Epitaph</w:t>
      </w:r>
      <w:r w:rsidRPr="008F792C">
        <w:rPr>
          <w:b/>
          <w:bCs/>
        </w:rPr>
        <w:t xml:space="preserve">, </w:t>
      </w:r>
      <w:r w:rsidRPr="00C07484">
        <w:t>Khirbet H</w:t>
      </w:r>
      <w:r>
        <w:rPr>
          <w:rFonts w:cs="Times New Roman"/>
        </w:rPr>
        <w:t>̣</w:t>
      </w:r>
      <w:r w:rsidRPr="00C07484">
        <w:t>ebra</w:t>
      </w:r>
      <w:r>
        <w:rPr>
          <w:rStyle w:val="FootnoteReference"/>
        </w:rPr>
        <w:footnoteReference w:id="1323"/>
      </w:r>
      <w:r w:rsidRPr="008F792C">
        <w:t xml:space="preserve"> </w:t>
      </w:r>
      <w:r w:rsidRPr="008F792C">
        <w:rPr>
          <w:b/>
          <w:bCs/>
        </w:rPr>
        <w:t>S:</w:t>
      </w:r>
      <w:r w:rsidRPr="008F792C">
        <w:t xml:space="preserve"> Kaplan, </w:t>
      </w:r>
      <w:r w:rsidRPr="008F792C">
        <w:rPr>
          <w:i/>
          <w:iCs/>
        </w:rPr>
        <w:t>BIES</w:t>
      </w:r>
      <w:r w:rsidRPr="008F792C">
        <w:t xml:space="preserve"> 11/3-4 (1945) 23 </w:t>
      </w:r>
      <w:r w:rsidRPr="008F792C">
        <w:rPr>
          <w:b/>
          <w:bCs/>
        </w:rPr>
        <w:t xml:space="preserve">E: </w:t>
      </w:r>
      <w:r>
        <w:t>–</w:t>
      </w:r>
      <w:r w:rsidR="00A43E87">
        <w:rPr>
          <w:rStyle w:val="FootnoteReference"/>
        </w:rPr>
        <w:footnoteReference w:id="1324"/>
      </w:r>
      <w:r>
        <w:t xml:space="preserve"> </w:t>
      </w:r>
      <w:r w:rsidRPr="008F792C">
        <w:rPr>
          <w:b/>
          <w:bCs/>
        </w:rPr>
        <w:t>D:</w:t>
      </w:r>
      <w:r w:rsidRPr="008F792C">
        <w:rPr>
          <w:b/>
          <w:bCs/>
          <w:lang w:val="en-GB"/>
        </w:rPr>
        <w:t xml:space="preserve"> </w:t>
      </w:r>
      <w:r w:rsidRPr="00952D03">
        <w:rPr>
          <w:rFonts w:cs="Times New Roman"/>
          <w:lang w:val="it-IT"/>
        </w:rPr>
        <w:t>–</w:t>
      </w:r>
      <w:r w:rsidR="00876C71" w:rsidRPr="005F539E">
        <w:rPr>
          <w:rStyle w:val="FootnoteReference"/>
          <w:rFonts w:cs="Times New Roman"/>
        </w:rPr>
        <w:footnoteReference w:id="1325"/>
      </w:r>
    </w:p>
    <w:p w14:paraId="2E756FBB" w14:textId="77777777" w:rsidR="00BD0433" w:rsidRPr="008F792C" w:rsidRDefault="00BD0433" w:rsidP="00876C71">
      <w:pPr>
        <w:numPr>
          <w:ilvl w:val="0"/>
          <w:numId w:val="53"/>
        </w:numPr>
        <w:bidi w:val="0"/>
        <w:rPr>
          <w:lang w:val="it-IT"/>
        </w:rPr>
      </w:pPr>
      <w:r w:rsidRPr="008F792C">
        <w:rPr>
          <w:b/>
          <w:bCs/>
        </w:rPr>
        <w:t xml:space="preserve">O: </w:t>
      </w:r>
      <w:r w:rsidRPr="008F792C">
        <w:rPr>
          <w:rFonts w:cs="Times New Roman"/>
          <w:rtl/>
        </w:rPr>
        <w:t>יואנס</w:t>
      </w:r>
      <w:r w:rsidRPr="008F792C">
        <w:rPr>
          <w:rStyle w:val="FootnoteReference"/>
        </w:rPr>
        <w:footnoteReference w:id="1326"/>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Dedicatory inscription</w:t>
      </w:r>
      <w:r w:rsidRPr="008F792C">
        <w:rPr>
          <w:b/>
          <w:bCs/>
        </w:rPr>
        <w:t xml:space="preserve">, </w:t>
      </w:r>
      <w:r w:rsidRPr="008F792C">
        <w:t>Ha-Bonim</w:t>
      </w:r>
      <w:r w:rsidRPr="008F792C">
        <w:rPr>
          <w:rStyle w:val="FootnoteReference"/>
        </w:rPr>
        <w:footnoteReference w:id="1327"/>
      </w:r>
      <w:r w:rsidRPr="008F792C">
        <w:t xml:space="preserve"> </w:t>
      </w:r>
      <w:r w:rsidRPr="008F792C">
        <w:rPr>
          <w:b/>
          <w:bCs/>
        </w:rPr>
        <w:t>S:</w:t>
      </w:r>
      <w:r w:rsidRPr="008F792C">
        <w:t xml:space="preserve"> Prausnitz, </w:t>
      </w:r>
      <w:r w:rsidRPr="008F792C">
        <w:rPr>
          <w:i/>
          <w:iCs/>
        </w:rPr>
        <w:t>AN</w:t>
      </w:r>
      <w:r w:rsidRPr="008F792C">
        <w:t xml:space="preserve"> 15 (1965) 17 </w:t>
      </w:r>
      <w:r w:rsidRPr="008F792C">
        <w:rPr>
          <w:b/>
          <w:bCs/>
        </w:rPr>
        <w:t>E:</w:t>
      </w:r>
      <w:r w:rsidRPr="008F792C">
        <w:t xml:space="preserve"> </w:t>
      </w:r>
      <w:r w:rsidRPr="00C07484">
        <w:t>Jew?</w:t>
      </w:r>
      <w:r>
        <w:rPr>
          <w:rStyle w:val="FootnoteReference"/>
        </w:rPr>
        <w:footnoteReference w:id="1328"/>
      </w:r>
      <w:r w:rsidRPr="008F792C">
        <w:rPr>
          <w:b/>
          <w:bCs/>
        </w:rPr>
        <w:t xml:space="preserve"> D</w:t>
      </w:r>
      <w:r w:rsidRPr="008F792C">
        <w:rPr>
          <w:b/>
          <w:bCs/>
          <w:lang w:val="en-GB"/>
        </w:rPr>
        <w:t xml:space="preserve">: </w:t>
      </w:r>
      <w:r w:rsidRPr="00952D03">
        <w:rPr>
          <w:rFonts w:cs="Times New Roman"/>
          <w:lang w:val="it-IT"/>
        </w:rPr>
        <w:t>–</w:t>
      </w:r>
      <w:r w:rsidR="00876C71" w:rsidRPr="005F539E">
        <w:rPr>
          <w:rStyle w:val="FootnoteReference"/>
          <w:rFonts w:cs="Times New Roman"/>
        </w:rPr>
        <w:footnoteReference w:id="1329"/>
      </w:r>
    </w:p>
    <w:p w14:paraId="6A4C2369" w14:textId="77777777" w:rsidR="00BD0433" w:rsidRPr="004453AA" w:rsidRDefault="00BD0433" w:rsidP="00876C71">
      <w:pPr>
        <w:numPr>
          <w:ilvl w:val="0"/>
          <w:numId w:val="53"/>
        </w:numPr>
        <w:bidi w:val="0"/>
        <w:rPr>
          <w:lang w:val="it-IT"/>
        </w:rPr>
      </w:pPr>
      <w:r w:rsidRPr="004453AA">
        <w:rPr>
          <w:b/>
          <w:bCs/>
          <w:lang w:val="it-IT"/>
        </w:rPr>
        <w:t xml:space="preserve">O: </w:t>
      </w:r>
      <w:r w:rsidRPr="004453AA">
        <w:rPr>
          <w:rFonts w:cs="Times New Roman"/>
          <w:lang w:val="it-IT"/>
        </w:rPr>
        <w:t>–</w:t>
      </w:r>
      <w:r w:rsidRPr="008F792C">
        <w:rPr>
          <w:rStyle w:val="FootnoteReference"/>
          <w:rFonts w:cs="Times New Roman"/>
          <w:rtl/>
        </w:rPr>
        <w:footnoteReference w:id="1330"/>
      </w:r>
      <w:r w:rsidRPr="004453AA">
        <w:rPr>
          <w:b/>
          <w:bCs/>
          <w:lang w:val="it-IT"/>
        </w:rPr>
        <w:t xml:space="preserve"> Ds:</w:t>
      </w:r>
      <w:r w:rsidRPr="004453AA">
        <w:rPr>
          <w:lang w:val="it-IT"/>
        </w:rPr>
        <w:t xml:space="preserve"> </w:t>
      </w:r>
      <w:r w:rsidRPr="004453AA">
        <w:rPr>
          <w:rFonts w:cs="Times New Roman"/>
          <w:lang w:val="it-IT"/>
        </w:rPr>
        <w:t>–</w:t>
      </w:r>
      <w:r w:rsidRPr="004453AA">
        <w:rPr>
          <w:lang w:val="it-IT"/>
        </w:rPr>
        <w:t xml:space="preserve"> </w:t>
      </w:r>
      <w:r w:rsidRPr="004453AA">
        <w:rPr>
          <w:b/>
          <w:bCs/>
          <w:lang w:val="it-IT"/>
        </w:rPr>
        <w:t>F:</w:t>
      </w:r>
      <w:r w:rsidRPr="004453AA">
        <w:rPr>
          <w:lang w:val="it-IT"/>
        </w:rPr>
        <w:t xml:space="preserve"> Epitaph</w:t>
      </w:r>
      <w:r w:rsidRPr="004453AA">
        <w:rPr>
          <w:b/>
          <w:bCs/>
          <w:lang w:val="it-IT"/>
        </w:rPr>
        <w:t xml:space="preserve">, </w:t>
      </w:r>
      <w:r w:rsidRPr="004453AA">
        <w:rPr>
          <w:lang w:val="it-IT"/>
        </w:rPr>
        <w:t>Tel Eitun</w:t>
      </w:r>
      <w:r>
        <w:rPr>
          <w:rStyle w:val="FootnoteReference"/>
        </w:rPr>
        <w:footnoteReference w:id="1331"/>
      </w:r>
      <w:r w:rsidRPr="004453AA">
        <w:rPr>
          <w:lang w:val="it-IT"/>
        </w:rPr>
        <w:t xml:space="preserve"> </w:t>
      </w:r>
      <w:r w:rsidRPr="004453AA">
        <w:rPr>
          <w:b/>
          <w:bCs/>
          <w:lang w:val="it-IT"/>
        </w:rPr>
        <w:t>S:</w:t>
      </w:r>
      <w:r w:rsidRPr="004453AA">
        <w:rPr>
          <w:lang w:val="it-IT"/>
        </w:rPr>
        <w:t xml:space="preserve"> Tzafaris, </w:t>
      </w:r>
      <w:r w:rsidRPr="004453AA">
        <w:rPr>
          <w:i/>
          <w:iCs/>
          <w:lang w:val="it-IT"/>
        </w:rPr>
        <w:t>AN</w:t>
      </w:r>
      <w:r w:rsidRPr="004453AA">
        <w:rPr>
          <w:lang w:val="it-IT"/>
        </w:rPr>
        <w:t xml:space="preserve"> 27 (1968) 8 </w:t>
      </w:r>
      <w:r w:rsidRPr="004453AA">
        <w:rPr>
          <w:b/>
          <w:bCs/>
          <w:lang w:val="it-IT"/>
        </w:rPr>
        <w:t xml:space="preserve">E: </w:t>
      </w:r>
      <w:r w:rsidR="004453AA" w:rsidRPr="004453AA">
        <w:rPr>
          <w:rFonts w:cs="Times New Roman"/>
          <w:lang w:val="it-IT"/>
        </w:rPr>
        <w:t>Jew?</w:t>
      </w:r>
      <w:r w:rsidR="004453AA">
        <w:rPr>
          <w:rStyle w:val="FootnoteReference"/>
          <w:rFonts w:cs="Times New Roman"/>
          <w:lang w:val="it-IT"/>
        </w:rPr>
        <w:footnoteReference w:id="1332"/>
      </w:r>
      <w:r w:rsidRPr="004453AA">
        <w:rPr>
          <w:b/>
          <w:bCs/>
          <w:lang w:val="it-IT"/>
        </w:rPr>
        <w:t xml:space="preserve"> D: </w:t>
      </w:r>
      <w:r w:rsidRPr="00952D03">
        <w:rPr>
          <w:rFonts w:cs="Times New Roman"/>
          <w:lang w:val="it-IT"/>
        </w:rPr>
        <w:t>–</w:t>
      </w:r>
      <w:r w:rsidR="00876C71" w:rsidRPr="005F539E">
        <w:rPr>
          <w:rStyle w:val="FootnoteReference"/>
          <w:rFonts w:cs="Times New Roman"/>
        </w:rPr>
        <w:footnoteReference w:id="1333"/>
      </w:r>
    </w:p>
    <w:p w14:paraId="05F7621E" w14:textId="77777777" w:rsidR="00BD0433" w:rsidRPr="004453AA" w:rsidRDefault="00BD0433" w:rsidP="00876C71">
      <w:pPr>
        <w:numPr>
          <w:ilvl w:val="0"/>
          <w:numId w:val="53"/>
        </w:numPr>
        <w:bidi w:val="0"/>
        <w:rPr>
          <w:lang w:val="it-IT"/>
        </w:rPr>
      </w:pPr>
      <w:r w:rsidRPr="004453AA">
        <w:rPr>
          <w:b/>
          <w:bCs/>
          <w:lang w:val="it-IT"/>
        </w:rPr>
        <w:t xml:space="preserve">O: </w:t>
      </w:r>
      <w:r w:rsidRPr="008F792C">
        <w:rPr>
          <w:rFonts w:cs="Times New Roman"/>
          <w:rtl/>
        </w:rPr>
        <w:t>יואנס</w:t>
      </w:r>
      <w:r w:rsidRPr="008F792C">
        <w:rPr>
          <w:rStyle w:val="FootnoteReference"/>
          <w:rFonts w:cs="Times New Roman"/>
          <w:lang w:val="en-GB"/>
        </w:rPr>
        <w:footnoteReference w:id="1334"/>
      </w:r>
      <w:r w:rsidRPr="004453AA">
        <w:rPr>
          <w:b/>
          <w:bCs/>
          <w:lang w:val="it-IT"/>
        </w:rPr>
        <w:t xml:space="preserve"> Ds:</w:t>
      </w:r>
      <w:r w:rsidRPr="004453AA">
        <w:rPr>
          <w:lang w:val="it-IT"/>
        </w:rPr>
        <w:t xml:space="preserve"> </w:t>
      </w:r>
      <w:r w:rsidRPr="004453AA">
        <w:rPr>
          <w:rFonts w:cs="Times New Roman"/>
          <w:lang w:val="it-IT"/>
        </w:rPr>
        <w:t>–</w:t>
      </w:r>
      <w:r w:rsidRPr="004453AA">
        <w:rPr>
          <w:lang w:val="it-IT"/>
        </w:rPr>
        <w:t xml:space="preserve"> </w:t>
      </w:r>
      <w:r w:rsidRPr="004453AA">
        <w:rPr>
          <w:b/>
          <w:bCs/>
          <w:lang w:val="it-IT"/>
        </w:rPr>
        <w:t>F:</w:t>
      </w:r>
      <w:r w:rsidRPr="004453AA">
        <w:rPr>
          <w:lang w:val="it-IT"/>
        </w:rPr>
        <w:t xml:space="preserve"> Synagogue chancel screen, Beth She’an </w:t>
      </w:r>
      <w:r w:rsidRPr="004453AA">
        <w:rPr>
          <w:b/>
          <w:bCs/>
          <w:lang w:val="it-IT"/>
        </w:rPr>
        <w:t>S:</w:t>
      </w:r>
      <w:r w:rsidRPr="004453AA">
        <w:rPr>
          <w:lang w:val="it-IT"/>
        </w:rPr>
        <w:t xml:space="preserve"> Bahat &amp; Druks, </w:t>
      </w:r>
      <w:r w:rsidRPr="004453AA">
        <w:rPr>
          <w:i/>
          <w:iCs/>
          <w:lang w:val="it-IT"/>
        </w:rPr>
        <w:t xml:space="preserve">AN </w:t>
      </w:r>
      <w:r w:rsidRPr="004453AA">
        <w:rPr>
          <w:lang w:val="it-IT"/>
        </w:rPr>
        <w:t xml:space="preserve">36 (1970) 7 </w:t>
      </w:r>
      <w:r w:rsidRPr="004453AA">
        <w:rPr>
          <w:b/>
          <w:bCs/>
          <w:lang w:val="it-IT"/>
        </w:rPr>
        <w:t xml:space="preserve">E: </w:t>
      </w:r>
      <w:r w:rsidR="00F218B3" w:rsidRPr="00A47DE3">
        <w:t>–</w:t>
      </w:r>
      <w:r w:rsidR="00F218B3">
        <w:rPr>
          <w:rStyle w:val="FootnoteReference"/>
        </w:rPr>
        <w:footnoteReference w:id="1335"/>
      </w:r>
      <w:r w:rsidRPr="004453AA">
        <w:rPr>
          <w:b/>
          <w:bCs/>
          <w:lang w:val="it-IT"/>
        </w:rPr>
        <w:t xml:space="preserve"> D: </w:t>
      </w:r>
      <w:r w:rsidRPr="00952D03">
        <w:rPr>
          <w:rFonts w:cs="Times New Roman"/>
          <w:lang w:val="it-IT"/>
        </w:rPr>
        <w:t>–</w:t>
      </w:r>
      <w:r w:rsidR="00876C71" w:rsidRPr="005F539E">
        <w:rPr>
          <w:rStyle w:val="FootnoteReference"/>
          <w:rFonts w:cs="Times New Roman"/>
        </w:rPr>
        <w:footnoteReference w:id="1336"/>
      </w:r>
    </w:p>
    <w:p w14:paraId="7E7BCCBF" w14:textId="77777777" w:rsidR="00BD0433" w:rsidRPr="008F792C" w:rsidRDefault="00BD0433" w:rsidP="004B2041">
      <w:pPr>
        <w:numPr>
          <w:ilvl w:val="0"/>
          <w:numId w:val="53"/>
        </w:numPr>
        <w:bidi w:val="0"/>
      </w:pPr>
      <w:r w:rsidRPr="004453AA">
        <w:rPr>
          <w:b/>
          <w:bCs/>
          <w:lang w:val="it-IT"/>
        </w:rPr>
        <w:t xml:space="preserve">O: </w:t>
      </w:r>
      <w:r w:rsidRPr="008F792C">
        <w:rPr>
          <w:rFonts w:cs="Times New Roman"/>
          <w:rtl/>
        </w:rPr>
        <w:t>יוחנ[ן]</w:t>
      </w:r>
      <w:r w:rsidRPr="004453AA">
        <w:rPr>
          <w:rStyle w:val="FootnoteReference"/>
          <w:lang w:val="it-IT"/>
        </w:rPr>
        <w:t xml:space="preserve"> </w:t>
      </w:r>
      <w:r w:rsidRPr="008F792C">
        <w:rPr>
          <w:rStyle w:val="FootnoteReference"/>
        </w:rPr>
        <w:footnoteReference w:id="1337"/>
      </w:r>
      <w:r w:rsidRPr="004453AA">
        <w:rPr>
          <w:lang w:val="it-IT"/>
        </w:rPr>
        <w:t xml:space="preserve"> </w:t>
      </w:r>
      <w:r w:rsidRPr="004453AA">
        <w:rPr>
          <w:b/>
          <w:bCs/>
          <w:lang w:val="it-IT"/>
        </w:rPr>
        <w:t>Ds:</w:t>
      </w:r>
      <w:r w:rsidRPr="004453AA">
        <w:rPr>
          <w:lang w:val="it-IT"/>
        </w:rPr>
        <w:t xml:space="preserve"> Samuel </w:t>
      </w:r>
      <w:r w:rsidRPr="008F792C">
        <w:t>(</w:t>
      </w:r>
      <w:r w:rsidR="00E27DAA">
        <w:t>7</w:t>
      </w:r>
      <w:r w:rsidR="00992E06">
        <w:t>3</w:t>
      </w:r>
      <w:r w:rsidRPr="008F792C">
        <w:t>)’s father</w:t>
      </w:r>
      <w:r w:rsidRPr="008F792C">
        <w:rPr>
          <w:lang w:val="en-GB"/>
        </w:rPr>
        <w:t xml:space="preserve"> </w:t>
      </w:r>
      <w:r w:rsidRPr="008F792C">
        <w:rPr>
          <w:b/>
          <w:bCs/>
          <w:lang w:val="en-GB"/>
        </w:rPr>
        <w:t>F:</w:t>
      </w:r>
      <w:r w:rsidRPr="008F792C">
        <w:rPr>
          <w:lang w:val="en-GB"/>
        </w:rPr>
        <w:t xml:space="preserve"> Synagogue inscription, Rehov</w:t>
      </w:r>
      <w:r w:rsidRPr="008F792C">
        <w:rPr>
          <w:rStyle w:val="FootnoteReference"/>
        </w:rPr>
        <w:footnoteReference w:id="1338"/>
      </w:r>
      <w:r w:rsidRPr="008F792C">
        <w:rPr>
          <w:lang w:val="en-GB"/>
        </w:rPr>
        <w:t xml:space="preserve"> </w:t>
      </w:r>
      <w:r w:rsidRPr="008F792C">
        <w:rPr>
          <w:b/>
          <w:bCs/>
          <w:lang w:val="en-GB"/>
        </w:rPr>
        <w:t>S:</w:t>
      </w:r>
      <w:r w:rsidRPr="008F792C">
        <w:t xml:space="preserve"> </w:t>
      </w:r>
      <w:r w:rsidR="00E03D8A">
        <w:t>Vito</w:t>
      </w:r>
      <w:r>
        <w:t>, “Reh</w:t>
      </w:r>
      <w:r>
        <w:rPr>
          <w:rFonts w:cs="Times New Roman"/>
        </w:rPr>
        <w:t>̣</w:t>
      </w:r>
      <w:r>
        <w:t>ob,” 93</w:t>
      </w:r>
      <w:r>
        <w:rPr>
          <w:rStyle w:val="FootnoteReference"/>
        </w:rPr>
        <w:footnoteReference w:id="1339"/>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6E6AAFE6" w14:textId="77777777" w:rsidR="00BD0433" w:rsidRPr="008F792C" w:rsidRDefault="00BD0433" w:rsidP="00876C71">
      <w:pPr>
        <w:numPr>
          <w:ilvl w:val="0"/>
          <w:numId w:val="53"/>
        </w:numPr>
        <w:bidi w:val="0"/>
      </w:pPr>
      <w:r w:rsidRPr="008F792C">
        <w:rPr>
          <w:b/>
          <w:bCs/>
          <w:lang w:val="en-GB"/>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340"/>
      </w:r>
      <w:r w:rsidRPr="008F792C">
        <w:rPr>
          <w:b/>
          <w:bCs/>
          <w:lang w:val="en-GB"/>
        </w:rPr>
        <w:t xml:space="preserve"> Ds:</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F:</w:t>
      </w:r>
      <w:r w:rsidRPr="008F792C">
        <w:rPr>
          <w:lang w:val="en-GB"/>
        </w:rPr>
        <w:t xml:space="preserve"> Seal (</w:t>
      </w:r>
      <w:smartTag w:uri="urn:schemas-microsoft-com:office:smarttags" w:element="City">
        <w:r w:rsidRPr="008F792C">
          <w:rPr>
            <w:lang w:val="en-GB"/>
          </w:rPr>
          <w:t>Jerusalem</w:t>
        </w:r>
      </w:smartTag>
      <w:r w:rsidRPr="008F792C">
        <w:rPr>
          <w:lang w:val="en-GB"/>
        </w:rPr>
        <w:t xml:space="preserve">) </w:t>
      </w:r>
      <w:r w:rsidRPr="008F792C">
        <w:rPr>
          <w:b/>
          <w:bCs/>
          <w:lang w:val="en-GB"/>
        </w:rPr>
        <w:t>S:</w:t>
      </w:r>
      <w:r w:rsidRPr="008F792C">
        <w:rPr>
          <w:lang w:val="en-GB"/>
        </w:rPr>
        <w:t xml:space="preserve"> </w:t>
      </w:r>
      <w:r w:rsidRPr="008F792C">
        <w:t xml:space="preserve">Manns, </w:t>
      </w:r>
      <w:r w:rsidRPr="008F792C">
        <w:rPr>
          <w:i/>
          <w:iCs/>
        </w:rPr>
        <w:t>LA</w:t>
      </w:r>
      <w:r w:rsidRPr="008F792C">
        <w:t xml:space="preserve"> 26 (1976) no. 34 </w:t>
      </w:r>
      <w:r w:rsidRPr="008F792C">
        <w:rPr>
          <w:b/>
          <w:bCs/>
          <w:lang w:val="en-GB"/>
        </w:rPr>
        <w:t xml:space="preserve">E: </w:t>
      </w:r>
      <w:r w:rsidRPr="00C17A75">
        <w:t>Jew?</w:t>
      </w:r>
      <w:r>
        <w:rPr>
          <w:rStyle w:val="FootnoteReference"/>
        </w:rPr>
        <w:footnoteReference w:id="1341"/>
      </w:r>
      <w:r w:rsidRPr="008F792C">
        <w:t xml:space="preserve"> </w:t>
      </w:r>
      <w:r w:rsidRPr="008F792C">
        <w:rPr>
          <w:b/>
          <w:bCs/>
          <w:lang w:val="en-GB"/>
        </w:rPr>
        <w:t>D:</w:t>
      </w:r>
      <w:r w:rsidRPr="008F792C">
        <w:t xml:space="preserve"> </w:t>
      </w:r>
      <w:r w:rsidRPr="00952D03">
        <w:rPr>
          <w:rFonts w:cs="Times New Roman"/>
          <w:lang w:val="it-IT"/>
        </w:rPr>
        <w:t>–</w:t>
      </w:r>
      <w:r w:rsidR="00876C71" w:rsidRPr="005F539E">
        <w:rPr>
          <w:rStyle w:val="FootnoteReference"/>
          <w:rFonts w:cs="Times New Roman"/>
        </w:rPr>
        <w:footnoteReference w:id="1342"/>
      </w:r>
    </w:p>
    <w:p w14:paraId="0DEAF5C8" w14:textId="77777777" w:rsidR="00BD0433" w:rsidRPr="003D6EC4" w:rsidRDefault="00BD0433" w:rsidP="00661A14">
      <w:pPr>
        <w:numPr>
          <w:ilvl w:val="0"/>
          <w:numId w:val="53"/>
        </w:numPr>
        <w:bidi w:val="0"/>
      </w:pPr>
      <w:r w:rsidRPr="008F792C">
        <w:rPr>
          <w:b/>
          <w:bCs/>
        </w:rPr>
        <w:t xml:space="preserve">O: </w:t>
      </w:r>
      <w:r w:rsidRPr="008F792C">
        <w:t>[</w:t>
      </w:r>
      <w:r w:rsidRPr="008F792C">
        <w:rPr>
          <w:rFonts w:ascii="Graeca" w:hAnsi="Graeca"/>
        </w:rPr>
        <w:t></w:t>
      </w:r>
      <w:r w:rsidRPr="008F792C">
        <w:t>]</w:t>
      </w:r>
      <w:r w:rsidRPr="008F792C">
        <w:rPr>
          <w:rFonts w:ascii="Graeca" w:hAnsi="Graeca"/>
        </w:rPr>
        <w:t></w:t>
      </w:r>
      <w:r w:rsidRPr="008F792C">
        <w:rPr>
          <w:rFonts w:ascii="Graeca" w:hAnsi="Graeca"/>
        </w:rPr>
        <w:t></w:t>
      </w:r>
      <w:r w:rsidRPr="008F792C">
        <w:rPr>
          <w:rFonts w:ascii="Graeca" w:hAnsi="Graeca"/>
        </w:rPr>
        <w:t></w:t>
      </w:r>
      <w:r w:rsidRPr="008F792C">
        <w:t>[</w:t>
      </w:r>
      <w:r w:rsidRPr="008F792C">
        <w:rPr>
          <w:rFonts w:ascii="Graeca" w:hAnsi="Graeca"/>
        </w:rPr>
        <w:t></w:t>
      </w:r>
      <w:r w:rsidRPr="008F792C">
        <w:rPr>
          <w:rFonts w:ascii="Graeca" w:hAnsi="Graeca"/>
        </w:rPr>
        <w:t></w:t>
      </w:r>
      <w:r w:rsidRPr="008F792C">
        <w:rPr>
          <w:rFonts w:ascii="Graeca" w:hAnsi="Graeca"/>
        </w:rPr>
        <w:t></w:t>
      </w:r>
      <w:r w:rsidRPr="008F792C">
        <w:t>]</w:t>
      </w:r>
      <w:r w:rsidRPr="008F792C">
        <w:rPr>
          <w:rStyle w:val="FootnoteReference"/>
        </w:rPr>
        <w:footnoteReference w:id="1343"/>
      </w:r>
      <w:r w:rsidRPr="008F792C">
        <w:t xml:space="preserve"> </w:t>
      </w:r>
      <w:r w:rsidRPr="008F792C">
        <w:rPr>
          <w:b/>
          <w:bCs/>
        </w:rPr>
        <w:t>Ds:</w:t>
      </w:r>
      <w:r w:rsidRPr="008F792C">
        <w:t xml:space="preserve"> Simon (</w:t>
      </w:r>
      <w:r w:rsidR="00354F9C">
        <w:t>8</w:t>
      </w:r>
      <w:r w:rsidR="004B7DBB">
        <w:t>5</w:t>
      </w:r>
      <w:r w:rsidRPr="008F792C">
        <w:t>)’s father</w:t>
      </w:r>
      <w:r w:rsidRPr="008F792C">
        <w:rPr>
          <w:b/>
          <w:bCs/>
        </w:rPr>
        <w:t xml:space="preserve"> F: </w:t>
      </w:r>
      <w:r w:rsidRPr="008F792C">
        <w:t>Oil lamp</w:t>
      </w:r>
      <w:r w:rsidR="00661A14">
        <w:t>,</w:t>
      </w:r>
      <w:r w:rsidRPr="008F792C">
        <w:t xml:space="preserve"> </w:t>
      </w:r>
      <w:smartTag w:uri="urn:schemas-microsoft-com:office:smarttags" w:element="City">
        <w:r w:rsidRPr="008F792C">
          <w:rPr>
            <w:lang w:val="en-GB"/>
          </w:rPr>
          <w:t>Jerusalem</w:t>
        </w:r>
      </w:smartTag>
      <w:r w:rsidRPr="008F792C">
        <w:rPr>
          <w:lang w:val="en-GB"/>
        </w:rPr>
        <w:t xml:space="preserve"> </w:t>
      </w:r>
      <w:r w:rsidRPr="008F792C">
        <w:rPr>
          <w:b/>
          <w:bCs/>
        </w:rPr>
        <w:t>S:</w:t>
      </w:r>
      <w:r w:rsidRPr="008F792C">
        <w:t xml:space="preserve"> </w:t>
      </w:r>
      <w:smartTag w:uri="urn:schemas-microsoft-com:office:smarttags" w:element="place">
        <w:smartTag w:uri="urn:schemas-microsoft-com:office:smarttags" w:element="City">
          <w:r w:rsidRPr="008F792C">
            <w:t>Loffreda</w:t>
          </w:r>
        </w:smartTag>
        <w:r w:rsidRPr="008F792C">
          <w:t xml:space="preserve">, </w:t>
        </w:r>
        <w:smartTag w:uri="urn:schemas-microsoft-com:office:smarttags" w:element="State">
          <w:r w:rsidRPr="008F792C">
            <w:rPr>
              <w:i/>
              <w:iCs/>
            </w:rPr>
            <w:t>LA</w:t>
          </w:r>
        </w:smartTag>
      </w:smartTag>
      <w:r w:rsidRPr="008F792C">
        <w:t xml:space="preserve"> 44 (1994) 595</w:t>
      </w:r>
      <w:r w:rsidRPr="008F792C">
        <w:rPr>
          <w:b/>
          <w:bCs/>
          <w:lang w:val="en-GB"/>
        </w:rPr>
        <w:t xml:space="preserve"> E: </w:t>
      </w:r>
      <w:r w:rsidRPr="003D6EC4">
        <w:rPr>
          <w:rFonts w:cs="Times New Roman"/>
          <w:lang w:val="en-GB"/>
        </w:rPr>
        <w:t>Jew?</w:t>
      </w:r>
      <w:r w:rsidRPr="003D6EC4">
        <w:rPr>
          <w:rStyle w:val="FootnoteReference"/>
          <w:rFonts w:cs="Times New Roman"/>
          <w:lang w:val="en-GB"/>
        </w:rPr>
        <w:footnoteReference w:id="1344"/>
      </w:r>
      <w:r w:rsidRPr="003D6EC4">
        <w:rPr>
          <w:b/>
          <w:bCs/>
          <w:lang w:val="en-GB"/>
        </w:rPr>
        <w:t xml:space="preserve"> D: </w:t>
      </w:r>
      <w:r w:rsidRPr="003D6EC4">
        <w:rPr>
          <w:rFonts w:cs="Times New Roman"/>
          <w:lang w:val="it-IT"/>
        </w:rPr>
        <w:t>–</w:t>
      </w:r>
      <w:r w:rsidR="00876C71" w:rsidRPr="003D6EC4">
        <w:rPr>
          <w:rStyle w:val="FootnoteReference"/>
          <w:rFonts w:cs="Times New Roman"/>
        </w:rPr>
        <w:footnoteReference w:id="1345"/>
      </w:r>
    </w:p>
    <w:p w14:paraId="09E3AA70" w14:textId="77777777" w:rsidR="00BD0433" w:rsidRDefault="00BD0433" w:rsidP="00AA4DCD">
      <w:pPr>
        <w:numPr>
          <w:ilvl w:val="0"/>
          <w:numId w:val="53"/>
        </w:num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r w:rsidRPr="003D6EC4">
        <w:rPr>
          <w:b/>
          <w:bCs/>
          <w:lang w:val="en-GB"/>
        </w:rPr>
        <w:t xml:space="preserve">O: </w:t>
      </w:r>
      <w:r w:rsidRPr="003D6EC4">
        <w:rPr>
          <w:rFonts w:ascii="Graeca" w:hAnsi="Graeca"/>
          <w:b/>
          <w:bCs/>
          <w:lang w:val="en-GB"/>
        </w:rPr>
        <w:t></w:t>
      </w:r>
      <w:r w:rsidRPr="003D6EC4">
        <w:rPr>
          <w:rFonts w:ascii="Graeca" w:hAnsi="Graeca"/>
          <w:noProof/>
        </w:rPr>
        <w:t></w:t>
      </w:r>
      <w:r w:rsidRPr="003D6EC4">
        <w:rPr>
          <w:rFonts w:ascii="Graeca" w:hAnsi="Graeca"/>
          <w:noProof/>
        </w:rPr>
        <w:t></w:t>
      </w:r>
      <w:r w:rsidRPr="003D6EC4">
        <w:rPr>
          <w:rFonts w:ascii="Graeca" w:hAnsi="Graeca"/>
          <w:noProof/>
        </w:rPr>
        <w:t></w:t>
      </w:r>
      <w:r w:rsidRPr="003D6EC4">
        <w:rPr>
          <w:rFonts w:ascii="Graeca" w:hAnsi="Graeca"/>
          <w:noProof/>
        </w:rPr>
        <w:t></w:t>
      </w:r>
      <w:r w:rsidRPr="003D6EC4">
        <w:rPr>
          <w:rFonts w:ascii="Graeca" w:hAnsi="Graeca"/>
          <w:noProof/>
        </w:rPr>
        <w:t></w:t>
      </w:r>
      <w:r w:rsidRPr="003D6EC4">
        <w:rPr>
          <w:rFonts w:ascii="Graeca" w:hAnsi="Graeca"/>
          <w:noProof/>
        </w:rPr>
        <w:t></w:t>
      </w:r>
      <w:r w:rsidR="00272471">
        <w:rPr>
          <w:rFonts w:ascii="Graeca" w:hAnsi="Graeca"/>
          <w:noProof/>
        </w:rPr>
        <w:t></w:t>
      </w:r>
      <w:r w:rsidRPr="003D6EC4">
        <w:rPr>
          <w:rFonts w:ascii="Graeca" w:hAnsi="Graeca"/>
          <w:noProof/>
        </w:rPr>
        <w:t></w:t>
      </w:r>
      <w:r w:rsidRPr="003D6EC4">
        <w:rPr>
          <w:rFonts w:ascii="Graeca" w:hAnsi="Graeca"/>
          <w:noProof/>
        </w:rPr>
        <w:t></w:t>
      </w:r>
      <w:r w:rsidRPr="003D6EC4">
        <w:rPr>
          <w:rFonts w:ascii="Graeca" w:hAnsi="Graeca"/>
          <w:noProof/>
        </w:rPr>
        <w:t></w:t>
      </w:r>
      <w:r w:rsidR="008A4DF5" w:rsidRPr="003D6EC4">
        <w:rPr>
          <w:rStyle w:val="FootnoteReference"/>
          <w:lang w:val="en-GB"/>
        </w:rPr>
        <w:footnoteReference w:id="1346"/>
      </w:r>
      <w:r w:rsidR="008A4DF5" w:rsidRPr="003D6EC4">
        <w:rPr>
          <w:b/>
          <w:bCs/>
          <w:lang w:val="en-GB"/>
        </w:rPr>
        <w:t xml:space="preserve"> </w:t>
      </w:r>
      <w:r w:rsidRPr="003D6EC4">
        <w:rPr>
          <w:b/>
          <w:bCs/>
          <w:lang w:val="en-GB"/>
        </w:rPr>
        <w:t>Ds:</w:t>
      </w:r>
      <w:r w:rsidRPr="00DF0F59">
        <w:rPr>
          <w:lang w:val="en-GB"/>
        </w:rPr>
        <w:t xml:space="preserve"> </w:t>
      </w:r>
      <w:r w:rsidR="004C4095">
        <w:rPr>
          <w:lang w:val="en-GB"/>
        </w:rPr>
        <w:t>–</w:t>
      </w:r>
      <w:r w:rsidRPr="00DF0F59">
        <w:rPr>
          <w:lang w:val="en-GB"/>
        </w:rPr>
        <w:t xml:space="preserve"> </w:t>
      </w:r>
      <w:r w:rsidRPr="00DF0F59">
        <w:rPr>
          <w:b/>
          <w:bCs/>
          <w:lang w:val="en-GB"/>
        </w:rPr>
        <w:t xml:space="preserve">F: </w:t>
      </w:r>
      <w:r w:rsidRPr="00DF0F59">
        <w:rPr>
          <w:lang w:val="en-GB"/>
        </w:rPr>
        <w:t xml:space="preserve">Inscription, </w:t>
      </w:r>
      <w:r w:rsidR="00F60345">
        <w:t>Elijah’s Cave</w:t>
      </w:r>
      <w:r w:rsidRPr="00DF0F59">
        <w:rPr>
          <w:b/>
          <w:bCs/>
          <w:lang w:val="en-GB"/>
        </w:rPr>
        <w:t xml:space="preserve"> S: </w:t>
      </w:r>
      <w:r w:rsidRPr="00CE7207">
        <w:t xml:space="preserve">Appendix, no. </w:t>
      </w:r>
      <w:r w:rsidR="006C646C" w:rsidRPr="00C35B27">
        <w:t>8</w:t>
      </w:r>
      <w:r w:rsidRPr="00CE7207">
        <w:t xml:space="preserve"> </w:t>
      </w:r>
      <w:r w:rsidRPr="00DF0F59">
        <w:rPr>
          <w:b/>
          <w:bCs/>
          <w:lang w:val="en-GB"/>
        </w:rPr>
        <w:t xml:space="preserve">E: </w:t>
      </w:r>
      <w:r w:rsidR="004C4095">
        <w:rPr>
          <w:lang w:val="en-GB"/>
        </w:rPr>
        <w:t>–</w:t>
      </w:r>
      <w:r w:rsidR="00AA4DCD">
        <w:rPr>
          <w:rStyle w:val="FootnoteReference"/>
        </w:rPr>
        <w:footnoteReference w:id="1347"/>
      </w:r>
      <w:r w:rsidR="00AA4DCD">
        <w:t xml:space="preserve"> </w:t>
      </w:r>
      <w:r w:rsidRPr="00DF0F59">
        <w:rPr>
          <w:b/>
          <w:bCs/>
          <w:lang w:val="en-GB"/>
        </w:rPr>
        <w:t>D:</w:t>
      </w:r>
      <w:r w:rsidR="00236485">
        <w:rPr>
          <w:lang w:val="en-GB"/>
        </w:rPr>
        <w:t xml:space="preserve"> Pre-8</w:t>
      </w:r>
      <w:r w:rsidR="00236485" w:rsidRPr="00236485">
        <w:rPr>
          <w:vertAlign w:val="superscript"/>
          <w:lang w:val="en-GB"/>
        </w:rPr>
        <w:t>th</w:t>
      </w:r>
      <w:r w:rsidR="00236485">
        <w:rPr>
          <w:lang w:val="en-GB"/>
        </w:rPr>
        <w:t xml:space="preserve"> C</w:t>
      </w:r>
      <w:r w:rsidR="00236485">
        <w:rPr>
          <w:rStyle w:val="FootnoteReference"/>
          <w:lang w:val="en-GB"/>
        </w:rPr>
        <w:footnoteReference w:id="1348"/>
      </w:r>
    </w:p>
    <w:p w14:paraId="7E0E47AD" w14:textId="77777777" w:rsidR="00BD0433" w:rsidRPr="00217F1D" w:rsidRDefault="00BD0433" w:rsidP="001938D4">
      <w:pPr>
        <w:bidi w:val="0"/>
      </w:pPr>
    </w:p>
    <w:p w14:paraId="04E0B282" w14:textId="77777777" w:rsidR="00BD0433" w:rsidRDefault="00BD0433" w:rsidP="0094074F">
      <w:pPr>
        <w:bidi w:val="0"/>
        <w:rPr>
          <w:rFonts w:cs="Times New Roman"/>
          <w:i/>
          <w:iCs/>
          <w:sz w:val="24"/>
          <w:szCs w:val="24"/>
        </w:rPr>
      </w:pPr>
      <w:r w:rsidRPr="00D2315C">
        <w:rPr>
          <w:rFonts w:cs="Times New Roman"/>
          <w:sz w:val="24"/>
          <w:szCs w:val="24"/>
          <w:rtl/>
        </w:rPr>
        <w:t>יונה</w:t>
      </w:r>
      <w:r w:rsidRPr="00D2315C">
        <w:rPr>
          <w:rStyle w:val="FootnoteReference"/>
          <w:rFonts w:cs="Times New Roman"/>
          <w:sz w:val="24"/>
          <w:szCs w:val="24"/>
        </w:rPr>
        <w:footnoteReference w:id="1349"/>
      </w:r>
      <w:r w:rsidRPr="00D2315C">
        <w:rPr>
          <w:rFonts w:cs="Times New Roman"/>
          <w:sz w:val="24"/>
          <w:szCs w:val="24"/>
        </w:rPr>
        <w:t xml:space="preserve"> </w:t>
      </w:r>
      <w:r>
        <w:rPr>
          <w:rFonts w:cs="Times New Roman"/>
          <w:sz w:val="24"/>
          <w:szCs w:val="24"/>
        </w:rPr>
        <w:t>–</w:t>
      </w:r>
      <w:r w:rsidRPr="00D2315C">
        <w:rPr>
          <w:rFonts w:cs="Times New Roman"/>
          <w:sz w:val="24"/>
          <w:szCs w:val="24"/>
        </w:rPr>
        <w:t xml:space="preserve"> </w:t>
      </w:r>
      <w:r w:rsidRPr="00343ADD">
        <w:rPr>
          <w:rFonts w:cs="Times New Roman"/>
          <w:i/>
          <w:iCs/>
          <w:sz w:val="24"/>
          <w:szCs w:val="24"/>
        </w:rPr>
        <w:t>Yonah</w:t>
      </w:r>
    </w:p>
    <w:p w14:paraId="3B2CE60A" w14:textId="77777777" w:rsidR="00BD0433" w:rsidRDefault="00BD0433" w:rsidP="00343ADD">
      <w:pPr>
        <w:bidi w:val="0"/>
        <w:rPr>
          <w:rFonts w:cs="Times New Roman"/>
          <w:sz w:val="24"/>
          <w:szCs w:val="24"/>
        </w:rPr>
      </w:pPr>
    </w:p>
    <w:p w14:paraId="4481EC0B" w14:textId="77777777" w:rsidR="00BD0433" w:rsidRPr="008F792C" w:rsidRDefault="00BD0433" w:rsidP="00815F05">
      <w:pPr>
        <w:numPr>
          <w:ilvl w:val="0"/>
          <w:numId w:val="52"/>
        </w:numPr>
        <w:bidi w:val="0"/>
        <w:rPr>
          <w:rFonts w:cs="David"/>
        </w:rPr>
      </w:pPr>
      <w:r w:rsidRPr="008F792C">
        <w:rPr>
          <w:rFonts w:cs="David"/>
          <w:b/>
          <w:bCs/>
        </w:rPr>
        <w:t xml:space="preserve">O: </w:t>
      </w:r>
      <w:r w:rsidRPr="008F792C">
        <w:rPr>
          <w:rFonts w:cs="Estrangelo Edessa" w:hint="cs"/>
          <w:rtl/>
          <w:lang w:bidi="syr-SY"/>
        </w:rPr>
        <w:t>ܝܘܢܐ</w:t>
      </w:r>
      <w:r w:rsidRPr="008F792C">
        <w:rPr>
          <w:rStyle w:val="FootnoteReference"/>
          <w:rFonts w:cs="David"/>
        </w:rPr>
        <w:footnoteReference w:id="1350"/>
      </w:r>
      <w:r w:rsidRPr="008F792C">
        <w:rPr>
          <w:rFonts w:cs="David"/>
          <w:b/>
          <w:bCs/>
        </w:rPr>
        <w:t xml:space="preserve"> Ds</w:t>
      </w:r>
      <w:r w:rsidRPr="00705130">
        <w:rPr>
          <w:rFonts w:cs="David"/>
          <w:b/>
          <w:bCs/>
        </w:rPr>
        <w:t>:</w:t>
      </w:r>
      <w:r w:rsidRPr="00705130">
        <w:rPr>
          <w:rFonts w:cs="David"/>
        </w:rPr>
        <w:t xml:space="preserve"> </w:t>
      </w:r>
      <w:r w:rsidRPr="00B752BB">
        <w:rPr>
          <w:rFonts w:cs="David"/>
        </w:rPr>
        <w:t>Leader</w:t>
      </w:r>
      <w:r>
        <w:rPr>
          <w:rFonts w:cs="David"/>
        </w:rPr>
        <w:t xml:space="preserve"> of the Jews</w:t>
      </w:r>
      <w:r w:rsidRPr="008F792C">
        <w:rPr>
          <w:rStyle w:val="FootnoteReference"/>
          <w:rFonts w:cs="David"/>
        </w:rPr>
        <w:footnoteReference w:id="1351"/>
      </w:r>
      <w:r w:rsidRPr="008F792C">
        <w:rPr>
          <w:rFonts w:cs="David"/>
        </w:rPr>
        <w:t xml:space="preserve"> </w:t>
      </w:r>
      <w:r w:rsidRPr="008F792C">
        <w:rPr>
          <w:rFonts w:cs="David"/>
          <w:b/>
          <w:bCs/>
        </w:rPr>
        <w:t>F:</w:t>
      </w:r>
      <w:r w:rsidRPr="008F792C">
        <w:rPr>
          <w:rFonts w:cs="David"/>
        </w:rPr>
        <w:t xml:space="preserve"> – </w:t>
      </w:r>
      <w:r w:rsidRPr="008F792C">
        <w:rPr>
          <w:rFonts w:cs="David"/>
          <w:b/>
          <w:bCs/>
        </w:rPr>
        <w:t>S:</w:t>
      </w:r>
      <w:r w:rsidRPr="008F792C">
        <w:rPr>
          <w:rFonts w:cs="David"/>
        </w:rPr>
        <w:t xml:space="preserve"> </w:t>
      </w:r>
      <w:r w:rsidRPr="008F792C">
        <w:t>Chabot,</w:t>
      </w:r>
      <w:r w:rsidRPr="008F792C">
        <w:rPr>
          <w:b/>
          <w:bCs/>
        </w:rPr>
        <w:t xml:space="preserve"> </w:t>
      </w:r>
      <w:r w:rsidRPr="008F792C">
        <w:rPr>
          <w:rFonts w:cs="David"/>
          <w:i/>
          <w:iCs/>
        </w:rPr>
        <w:t>Chronicon Pseudo-Dionysianum</w:t>
      </w:r>
      <w:r w:rsidRPr="008F792C">
        <w:rPr>
          <w:rFonts w:cs="David"/>
        </w:rPr>
        <w:t xml:space="preserve"> 2, 149 </w:t>
      </w:r>
      <w:r w:rsidRPr="008F792C">
        <w:rPr>
          <w:rFonts w:cs="David"/>
          <w:b/>
          <w:bCs/>
        </w:rPr>
        <w:t>E:</w:t>
      </w:r>
      <w:r w:rsidRPr="008F792C">
        <w:rPr>
          <w:rFonts w:cs="David"/>
        </w:rPr>
        <w:t xml:space="preserve"> Forced convert to Chri</w:t>
      </w:r>
      <w:r w:rsidRPr="008F792C">
        <w:rPr>
          <w:rFonts w:cs="David"/>
        </w:rPr>
        <w:t>s</w:t>
      </w:r>
      <w:r w:rsidRPr="008F792C">
        <w:rPr>
          <w:rFonts w:cs="David"/>
        </w:rPr>
        <w:t>tianity</w:t>
      </w:r>
      <w:r w:rsidRPr="008F792C">
        <w:rPr>
          <w:rStyle w:val="FootnoteReference"/>
          <w:rFonts w:cs="David"/>
        </w:rPr>
        <w:footnoteReference w:id="1352"/>
      </w:r>
      <w:r w:rsidRPr="008F792C">
        <w:rPr>
          <w:rFonts w:cs="David"/>
        </w:rPr>
        <w:t xml:space="preserve"> </w:t>
      </w:r>
      <w:r w:rsidRPr="008F792C">
        <w:rPr>
          <w:rFonts w:cs="David"/>
          <w:b/>
          <w:bCs/>
        </w:rPr>
        <w:t xml:space="preserve">D: </w:t>
      </w:r>
      <w:r w:rsidRPr="008F792C">
        <w:rPr>
          <w:rFonts w:cs="David"/>
        </w:rPr>
        <w:t>616</w:t>
      </w:r>
      <w:r w:rsidRPr="008F792C">
        <w:rPr>
          <w:rStyle w:val="FootnoteReference"/>
          <w:rFonts w:cs="David"/>
        </w:rPr>
        <w:footnoteReference w:id="1353"/>
      </w:r>
    </w:p>
    <w:p w14:paraId="474936BD" w14:textId="77777777" w:rsidR="00BD0433" w:rsidRPr="008F792C" w:rsidRDefault="00BD0433" w:rsidP="00010014">
      <w:pPr>
        <w:numPr>
          <w:ilvl w:val="0"/>
          <w:numId w:val="52"/>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 xml:space="preserve">F: </w:t>
      </w:r>
      <w:r w:rsidRPr="008F792C">
        <w:rPr>
          <w:rFonts w:cs="Times New Roman"/>
          <w:lang w:val="en-GB"/>
        </w:rPr>
        <w:t>–</w:t>
      </w:r>
      <w:r w:rsidRPr="008F792C">
        <w:t xml:space="preserve"> </w:t>
      </w:r>
      <w:r w:rsidRPr="008F792C">
        <w:rPr>
          <w:b/>
          <w:bCs/>
        </w:rPr>
        <w:t xml:space="preserve">S: </w:t>
      </w:r>
      <w:r w:rsidRPr="008F792C">
        <w:rPr>
          <w:i/>
          <w:iCs/>
        </w:rPr>
        <w:t>yBer</w:t>
      </w:r>
      <w:r w:rsidRPr="008F792C">
        <w:t xml:space="preserve"> 1:2, 3b (Kosovsky, </w:t>
      </w:r>
      <w:r w:rsidRPr="008F792C">
        <w:rPr>
          <w:i/>
          <w:iCs/>
        </w:rPr>
        <w:t>Yerushalmi</w:t>
      </w:r>
      <w:r w:rsidRPr="008F792C">
        <w:t xml:space="preserve">, 387-95) </w:t>
      </w:r>
      <w:r w:rsidRPr="008F792C">
        <w:rPr>
          <w:b/>
          <w:bCs/>
          <w:lang w:val="en-GB"/>
        </w:rPr>
        <w:t xml:space="preserve">E: </w:t>
      </w:r>
      <w:r w:rsidRPr="008F792C">
        <w:rPr>
          <w:rFonts w:cs="Times New Roman"/>
          <w:lang w:val="en-GB"/>
        </w:rPr>
        <w:t>–</w:t>
      </w:r>
      <w:r w:rsidRPr="008F792C">
        <w:rPr>
          <w:b/>
          <w:bCs/>
          <w:lang w:val="en-GB"/>
        </w:rPr>
        <w:t xml:space="preserve"> D: </w:t>
      </w:r>
      <w:r w:rsidR="00010014">
        <w:rPr>
          <w:lang w:val="it-IT"/>
        </w:rPr>
        <w:t>4</w:t>
      </w:r>
      <w:r w:rsidR="00010014" w:rsidRPr="00102597">
        <w:rPr>
          <w:vertAlign w:val="superscript"/>
          <w:lang w:val="it-IT"/>
        </w:rPr>
        <w:t>th</w:t>
      </w:r>
      <w:r w:rsidR="00010014">
        <w:rPr>
          <w:lang w:val="it-IT"/>
        </w:rPr>
        <w:t xml:space="preserve"> C</w:t>
      </w:r>
      <w:r w:rsidR="00010014">
        <w:rPr>
          <w:rStyle w:val="FootnoteReference"/>
          <w:lang w:val="it-IT"/>
        </w:rPr>
        <w:footnoteReference w:id="1354"/>
      </w:r>
    </w:p>
    <w:p w14:paraId="5EC5DB35" w14:textId="77777777" w:rsidR="00BD0433" w:rsidRPr="008F792C" w:rsidRDefault="00BD0433" w:rsidP="00772E0E">
      <w:pPr>
        <w:numPr>
          <w:ilvl w:val="0"/>
          <w:numId w:val="52"/>
        </w:numPr>
        <w:bidi w:val="0"/>
        <w:rPr>
          <w:rFonts w:cs="Times New Roman"/>
          <w:b/>
          <w:bCs/>
          <w:lang w:val="en-GB"/>
        </w:rPr>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Of Bostra</w:t>
      </w:r>
      <w:r w:rsidRPr="008F792C">
        <w:rPr>
          <w:rStyle w:val="FootnoteReference"/>
          <w:rFonts w:cs="Times New Roman"/>
          <w:rtl/>
        </w:rPr>
        <w:footnoteReference w:id="1355"/>
      </w:r>
      <w:r w:rsidRPr="008F792C">
        <w:rPr>
          <w:lang w:val="en-GB"/>
        </w:rPr>
        <w:t xml:space="preserve"> </w:t>
      </w:r>
      <w:r w:rsidRPr="008F792C">
        <w:rPr>
          <w:b/>
          <w:bCs/>
          <w:lang w:val="en-GB"/>
        </w:rPr>
        <w:t xml:space="preserve">F: </w:t>
      </w:r>
      <w:r w:rsidRPr="008F792C">
        <w:rPr>
          <w:rFonts w:cs="Times New Roman"/>
          <w:lang w:val="en-GB"/>
        </w:rPr>
        <w:t>–</w:t>
      </w:r>
      <w:r w:rsidRPr="008F792C">
        <w:rPr>
          <w:lang w:val="en-GB"/>
        </w:rPr>
        <w:t xml:space="preserve"> </w:t>
      </w:r>
      <w:r w:rsidRPr="008F792C">
        <w:rPr>
          <w:b/>
          <w:bCs/>
          <w:lang w:val="en-GB"/>
        </w:rPr>
        <w:t>S:</w:t>
      </w:r>
      <w:r w:rsidRPr="008F792C">
        <w:rPr>
          <w:lang w:val="en-GB"/>
        </w:rPr>
        <w:t xml:space="preserve"> </w:t>
      </w:r>
      <w:r w:rsidRPr="008F792C">
        <w:rPr>
          <w:i/>
          <w:iCs/>
        </w:rPr>
        <w:t>yKil</w:t>
      </w:r>
      <w:r w:rsidRPr="008F792C">
        <w:t xml:space="preserve"> 8:3, 31c (Kosovsky, </w:t>
      </w:r>
      <w:r w:rsidRPr="008F792C">
        <w:rPr>
          <w:i/>
          <w:iCs/>
        </w:rPr>
        <w:t>Yerushalmi</w:t>
      </w:r>
      <w:r w:rsidRPr="008F792C">
        <w:t xml:space="preserve">, 395) </w:t>
      </w:r>
      <w:r w:rsidRPr="008F792C">
        <w:rPr>
          <w:b/>
          <w:bCs/>
          <w:lang w:val="en-GB"/>
        </w:rPr>
        <w:t xml:space="preserve">E: </w:t>
      </w:r>
      <w:r w:rsidR="00772E0E">
        <w:rPr>
          <w:lang w:val="en-GB"/>
        </w:rPr>
        <w:t>–</w:t>
      </w:r>
      <w:r w:rsidRPr="008F792C">
        <w:rPr>
          <w:b/>
          <w:bCs/>
          <w:lang w:val="en-GB"/>
        </w:rPr>
        <w:t xml:space="preserve"> D: </w:t>
      </w:r>
      <w:r w:rsidR="00B21FEF">
        <w:rPr>
          <w:rFonts w:cs="Times New Roman"/>
        </w:rPr>
        <w:t>Pre-400</w:t>
      </w:r>
      <w:r w:rsidR="00B21FEF">
        <w:rPr>
          <w:rStyle w:val="FootnoteReference"/>
          <w:rFonts w:cs="Times New Roman"/>
        </w:rPr>
        <w:footnoteReference w:id="1356"/>
      </w:r>
      <w:r w:rsidRPr="008F792C">
        <w:rPr>
          <w:rFonts w:cs="Times New Roman"/>
          <w:b/>
          <w:bCs/>
          <w:lang w:val="en-GB"/>
        </w:rPr>
        <w:t xml:space="preserve"> </w:t>
      </w:r>
    </w:p>
    <w:p w14:paraId="67776555" w14:textId="77777777" w:rsidR="00BD0433" w:rsidRPr="008F792C" w:rsidRDefault="00BD0433" w:rsidP="00B21FEF">
      <w:pPr>
        <w:numPr>
          <w:ilvl w:val="0"/>
          <w:numId w:val="52"/>
        </w:numPr>
        <w:bidi w:val="0"/>
        <w:rPr>
          <w:rFonts w:cs="Times New Roman"/>
          <w:b/>
          <w:bCs/>
          <w:lang w:val="en-GB"/>
        </w:rPr>
      </w:pPr>
      <w:r w:rsidRPr="008F792C">
        <w:rPr>
          <w:b/>
          <w:bCs/>
          <w:lang w:val="en-GB"/>
        </w:rPr>
        <w:t xml:space="preserve">O: </w:t>
      </w:r>
      <w:r w:rsidRPr="008F792C">
        <w:rPr>
          <w:rFonts w:cs="Times New Roman"/>
          <w:lang w:val="en-GB"/>
        </w:rPr>
        <w:t>–</w:t>
      </w:r>
      <w:r w:rsidRPr="008F792C">
        <w:rPr>
          <w:b/>
          <w:bCs/>
          <w:lang w:val="en-GB"/>
        </w:rPr>
        <w:t xml:space="preserve"> Ds: </w:t>
      </w:r>
      <w:r>
        <w:rPr>
          <w:lang w:val="en-GB"/>
        </w:rPr>
        <w:t>Tanḥum</w:t>
      </w:r>
      <w:r w:rsidR="00973871">
        <w:rPr>
          <w:lang w:val="en-GB"/>
        </w:rPr>
        <w:t xml:space="preserve"> </w:t>
      </w:r>
      <w:r w:rsidRPr="008F792C">
        <w:t>(</w:t>
      </w:r>
      <w:r w:rsidR="00916F9F">
        <w:t>26</w:t>
      </w:r>
      <w:r w:rsidRPr="008F792C">
        <w:t>)’s father, of Bostra?</w:t>
      </w:r>
      <w:r w:rsidRPr="008F792C">
        <w:rPr>
          <w:rStyle w:val="FootnoteReference"/>
          <w:rFonts w:cs="Times New Roman"/>
          <w:rtl/>
        </w:rPr>
        <w:footnoteReference w:id="1357"/>
      </w:r>
      <w:r w:rsidRPr="008F792C">
        <w:rPr>
          <w:lang w:val="en-GB"/>
        </w:rPr>
        <w:t xml:space="preserve"> </w:t>
      </w:r>
      <w:r w:rsidRPr="008F792C">
        <w:rPr>
          <w:b/>
          <w:bCs/>
          <w:lang w:val="en-GB"/>
        </w:rPr>
        <w:t xml:space="preserve">F: </w:t>
      </w:r>
      <w:r w:rsidRPr="008F792C">
        <w:rPr>
          <w:lang w:val="en-GB"/>
        </w:rPr>
        <w:t xml:space="preserve">– </w:t>
      </w:r>
      <w:r w:rsidRPr="008F792C">
        <w:rPr>
          <w:b/>
          <w:bCs/>
          <w:lang w:val="en-GB"/>
        </w:rPr>
        <w:t xml:space="preserve">S: </w:t>
      </w:r>
      <w:r w:rsidRPr="008F792C">
        <w:rPr>
          <w:i/>
          <w:iCs/>
          <w:lang w:val="en-GB"/>
        </w:rPr>
        <w:t xml:space="preserve">PesR tisa </w:t>
      </w:r>
      <w:r w:rsidRPr="008F792C">
        <w:rPr>
          <w:lang w:val="en-GB"/>
        </w:rPr>
        <w:t>8 (</w:t>
      </w:r>
      <w:r w:rsidRPr="008F792C">
        <w:t xml:space="preserve">Hyman, </w:t>
      </w:r>
      <w:r w:rsidRPr="008F792C">
        <w:rPr>
          <w:i/>
          <w:iCs/>
        </w:rPr>
        <w:t>Toldoth</w:t>
      </w:r>
      <w:r w:rsidRPr="008F792C">
        <w:t xml:space="preserve">, 1244) </w:t>
      </w:r>
      <w:r w:rsidRPr="008F792C">
        <w:rPr>
          <w:b/>
          <w:bCs/>
          <w:lang w:val="en-GB"/>
        </w:rPr>
        <w:t xml:space="preserve">E: </w:t>
      </w:r>
      <w:r w:rsidR="00772E0E">
        <w:rPr>
          <w:lang w:val="en-GB"/>
        </w:rPr>
        <w:t>–</w:t>
      </w:r>
      <w:r w:rsidRPr="008F792C">
        <w:rPr>
          <w:b/>
          <w:bCs/>
          <w:lang w:val="en-GB"/>
        </w:rPr>
        <w:t xml:space="preserve"> D: </w:t>
      </w:r>
      <w:r w:rsidR="00B21FEF">
        <w:rPr>
          <w:rFonts w:cs="Times New Roman"/>
        </w:rPr>
        <w:t>Pre-400</w:t>
      </w:r>
      <w:r w:rsidR="00B21FEF">
        <w:rPr>
          <w:rStyle w:val="FootnoteReference"/>
          <w:rFonts w:cs="Times New Roman"/>
        </w:rPr>
        <w:footnoteReference w:id="1358"/>
      </w:r>
    </w:p>
    <w:p w14:paraId="6A7748FD" w14:textId="77777777" w:rsidR="00BD0433" w:rsidRPr="008F792C" w:rsidRDefault="00BD0433" w:rsidP="00F96418">
      <w:pPr>
        <w:numPr>
          <w:ilvl w:val="0"/>
          <w:numId w:val="52"/>
        </w:numPr>
        <w:bidi w:val="0"/>
        <w:rPr>
          <w:lang w:val="it-IT"/>
        </w:rPr>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AA080F">
        <w:rPr>
          <w:rStyle w:val="FootnoteReference"/>
        </w:rPr>
        <w:footnoteReference w:id="1359"/>
      </w:r>
      <w:r>
        <w:rPr>
          <w:b/>
          <w:bCs/>
        </w:rPr>
        <w:t xml:space="preserve"> </w:t>
      </w:r>
      <w:r w:rsidRPr="008F792C">
        <w:rPr>
          <w:b/>
          <w:bCs/>
        </w:rPr>
        <w:t>Ds:</w:t>
      </w:r>
      <w:r w:rsidRPr="008F792C">
        <w:t xml:space="preserve"> </w:t>
      </w:r>
      <w:r w:rsidR="009E37A5">
        <w:t>Aconius</w:t>
      </w:r>
      <w:r>
        <w:t xml:space="preserve"> (1</w:t>
      </w:r>
      <w:r w:rsidRPr="008F792C">
        <w:t xml:space="preserve">), of </w:t>
      </w:r>
      <w:r w:rsidRPr="008F792C">
        <w:rPr>
          <w:lang w:val="it-IT"/>
        </w:rPr>
        <w:t>Sepphoris</w:t>
      </w:r>
      <w:r w:rsidRPr="008F792C">
        <w:rPr>
          <w:rStyle w:val="FootnoteReference"/>
          <w:rFonts w:cs="Times New Roman"/>
          <w:rtl/>
        </w:rPr>
        <w:footnoteReference w:id="1360"/>
      </w:r>
      <w:r w:rsidRPr="008F792C">
        <w:t xml:space="preserve"> </w:t>
      </w:r>
      <w:r w:rsidRPr="008F792C">
        <w:rPr>
          <w:b/>
          <w:bCs/>
        </w:rPr>
        <w:t>F:</w:t>
      </w:r>
      <w:r w:rsidRPr="008F792C">
        <w:t xml:space="preserve"> Epitaph, </w:t>
      </w:r>
      <w:smartTag w:uri="urn:schemas-microsoft-com:office:smarttags" w:element="City">
        <w:r w:rsidRPr="008F792C">
          <w:t>Rome</w:t>
        </w:r>
      </w:smartTag>
      <w:r w:rsidRPr="008F792C">
        <w:t xml:space="preserve">, Schneider Graziosi </w:t>
      </w:r>
      <w:r w:rsidRPr="008F792C">
        <w:rPr>
          <w:b/>
          <w:bCs/>
        </w:rPr>
        <w:t>S:</w:t>
      </w:r>
      <w:r w:rsidRPr="008F792C">
        <w:rPr>
          <w:i/>
          <w:iCs/>
        </w:rPr>
        <w:t xml:space="preserve"> CIJ</w:t>
      </w:r>
      <w:r w:rsidRPr="008F792C">
        <w:t xml:space="preserve"> 362 </w:t>
      </w:r>
      <w:r w:rsidRPr="008F792C">
        <w:rPr>
          <w:b/>
          <w:bCs/>
        </w:rPr>
        <w:t xml:space="preserve">E: </w:t>
      </w:r>
      <w:r w:rsidR="000569C8" w:rsidRPr="00952D03">
        <w:rPr>
          <w:rFonts w:cs="Times New Roman"/>
          <w:lang w:val="en-GB"/>
        </w:rPr>
        <w:t>–</w:t>
      </w:r>
      <w:r w:rsidR="000569C8" w:rsidRPr="00F03643">
        <w:rPr>
          <w:rStyle w:val="FootnoteReference"/>
          <w:rFonts w:cs="Times New Roman"/>
          <w:rtl/>
        </w:rPr>
        <w:footnoteReference w:id="1361"/>
      </w:r>
      <w:r w:rsidR="00952D03">
        <w:rPr>
          <w:rFonts w:cs="Times New Roman"/>
          <w:lang w:val="it-IT"/>
        </w:rPr>
        <w:t xml:space="preserve"> </w:t>
      </w:r>
      <w:r w:rsidRPr="008F792C">
        <w:rPr>
          <w:b/>
          <w:bCs/>
        </w:rPr>
        <w:t xml:space="preserve">D: </w:t>
      </w:r>
      <w:r w:rsidR="00F96418" w:rsidRPr="00F96418">
        <w:rPr>
          <w:rFonts w:cs="Times New Roman"/>
          <w:lang w:val="it-IT"/>
        </w:rPr>
        <w:t>3</w:t>
      </w:r>
      <w:r w:rsidR="00F96418" w:rsidRPr="00F96418">
        <w:rPr>
          <w:rFonts w:cs="Times New Roman"/>
          <w:vertAlign w:val="superscript"/>
          <w:lang w:val="it-IT"/>
        </w:rPr>
        <w:t>rd</w:t>
      </w:r>
      <w:r w:rsidR="00F96418" w:rsidRPr="00F96418">
        <w:rPr>
          <w:rFonts w:cs="Times New Roman"/>
          <w:lang w:val="it-IT"/>
        </w:rPr>
        <w:t>- 4</w:t>
      </w:r>
      <w:r w:rsidR="00F96418" w:rsidRPr="00F96418">
        <w:rPr>
          <w:rFonts w:cs="Times New Roman"/>
          <w:vertAlign w:val="superscript"/>
          <w:lang w:val="it-IT"/>
        </w:rPr>
        <w:t>th</w:t>
      </w:r>
      <w:r w:rsidR="00F96418" w:rsidRPr="00F96418">
        <w:rPr>
          <w:rFonts w:cs="Times New Roman"/>
          <w:lang w:val="it-IT"/>
        </w:rPr>
        <w:t xml:space="preserve"> C</w:t>
      </w:r>
    </w:p>
    <w:p w14:paraId="7D380D50" w14:textId="77777777" w:rsidR="00491628" w:rsidRPr="00CE28D3" w:rsidRDefault="00491628" w:rsidP="00CF5E41">
      <w:pPr>
        <w:numPr>
          <w:ilvl w:val="0"/>
          <w:numId w:val="52"/>
        </w:numPr>
        <w:bidi w:val="0"/>
        <w:rPr>
          <w:rFonts w:cs="Times New Roman"/>
          <w:b/>
          <w:bCs/>
          <w:lang w:val="en-GB"/>
        </w:rPr>
      </w:pPr>
      <w:r w:rsidRPr="00CE28D3">
        <w:rPr>
          <w:rFonts w:cs="Times New Roman"/>
          <w:b/>
          <w:bCs/>
          <w:lang w:val="en-GB"/>
        </w:rPr>
        <w:t xml:space="preserve">O: </w:t>
      </w:r>
      <w:r w:rsidRPr="00A66C70">
        <w:rPr>
          <w:rFonts w:ascii="Graeca" w:hAnsi="Graeca"/>
        </w:rPr>
        <w:t></w:t>
      </w:r>
      <w:r w:rsidRPr="00A66C70">
        <w:rPr>
          <w:rFonts w:ascii="Graeca" w:hAnsi="Graeca"/>
        </w:rPr>
        <w:t></w:t>
      </w:r>
      <w:r w:rsidRPr="00A66C70">
        <w:rPr>
          <w:rFonts w:ascii="Graeca" w:hAnsi="Graeca"/>
        </w:rPr>
        <w:t></w:t>
      </w:r>
      <w:r w:rsidRPr="00A66C70">
        <w:rPr>
          <w:rFonts w:ascii="Graeca" w:hAnsi="Graeca"/>
        </w:rPr>
        <w:t></w:t>
      </w:r>
      <w:r w:rsidRPr="00A66C70">
        <w:rPr>
          <w:rFonts w:ascii="Graeca" w:hAnsi="Graeca"/>
        </w:rPr>
        <w:t></w:t>
      </w:r>
      <w:r w:rsidR="00D83ADE">
        <w:rPr>
          <w:rFonts w:ascii="Graeca" w:hAnsi="Graeca"/>
        </w:rPr>
        <w:t></w:t>
      </w:r>
      <w:r w:rsidRPr="00A66C70">
        <w:rPr>
          <w:rFonts w:ascii="Graeca" w:hAnsi="Graeca"/>
        </w:rPr>
        <w:t></w:t>
      </w:r>
      <w:r w:rsidR="00A66C70" w:rsidRPr="00A66C70">
        <w:rPr>
          <w:rStyle w:val="FootnoteReference"/>
          <w:rFonts w:cs="Times New Roman"/>
          <w:lang w:val="en-GB"/>
        </w:rPr>
        <w:footnoteReference w:id="1362"/>
      </w:r>
      <w:r w:rsidR="00A66C70">
        <w:rPr>
          <w:rFonts w:cs="Times New Roman"/>
          <w:b/>
          <w:bCs/>
          <w:lang w:val="en-GB"/>
        </w:rPr>
        <w:t xml:space="preserve"> </w:t>
      </w:r>
      <w:r w:rsidRPr="00CE28D3">
        <w:rPr>
          <w:rFonts w:cs="Times New Roman"/>
          <w:b/>
          <w:bCs/>
          <w:lang w:val="en-GB"/>
        </w:rPr>
        <w:t>Ds:</w:t>
      </w:r>
      <w:r w:rsidRPr="00952D03">
        <w:rPr>
          <w:rFonts w:cs="Times New Roman"/>
          <w:lang w:val="en-GB"/>
        </w:rPr>
        <w:t xml:space="preserve"> –</w:t>
      </w:r>
      <w:r w:rsidRPr="00CE28D3">
        <w:rPr>
          <w:rFonts w:cs="Times New Roman"/>
          <w:b/>
          <w:bCs/>
          <w:lang w:val="en-GB"/>
        </w:rPr>
        <w:t xml:space="preserve"> F: </w:t>
      </w:r>
      <w:r w:rsidRPr="00870C38">
        <w:rPr>
          <w:rFonts w:cs="Times New Roman"/>
          <w:lang w:val="en-GB"/>
        </w:rPr>
        <w:t>Epitaphs</w:t>
      </w:r>
      <w:r w:rsidRPr="00CE28D3">
        <w:rPr>
          <w:rFonts w:cs="Times New Roman"/>
          <w:lang w:val="en-GB"/>
        </w:rPr>
        <w:t xml:space="preserve">, </w:t>
      </w:r>
      <w:r w:rsidRPr="00A2706F">
        <w:rPr>
          <w:lang w:eastAsia="en-GB"/>
        </w:rPr>
        <w:t>Beth She‘arim</w:t>
      </w:r>
      <w:r>
        <w:rPr>
          <w:lang w:eastAsia="en-GB"/>
        </w:rPr>
        <w:t>,</w:t>
      </w:r>
      <w:r w:rsidRPr="00A2706F">
        <w:rPr>
          <w:rFonts w:cs="Times New Roman"/>
          <w:lang w:val="en-GB"/>
        </w:rPr>
        <w:t xml:space="preserve"> </w:t>
      </w:r>
      <w:r w:rsidRPr="00CE28D3">
        <w:rPr>
          <w:rFonts w:cs="Times New Roman"/>
          <w:lang w:val="en-GB"/>
        </w:rPr>
        <w:t xml:space="preserve">catacomb 1, </w:t>
      </w:r>
      <w:r w:rsidRPr="00CA55F8">
        <w:rPr>
          <w:i/>
          <w:iCs/>
        </w:rPr>
        <w:t>CIJ</w:t>
      </w:r>
      <w:r w:rsidRPr="00CA55F8">
        <w:t xml:space="preserve"> 1012, 1018, 102</w:t>
      </w:r>
      <w:r>
        <w:t>1</w:t>
      </w:r>
      <w:r w:rsidRPr="00CA55F8">
        <w:rPr>
          <w:i/>
          <w:iCs/>
          <w:lang w:eastAsia="en-GB"/>
        </w:rPr>
        <w:t xml:space="preserve"> </w:t>
      </w:r>
      <w:r w:rsidRPr="00CE28D3">
        <w:rPr>
          <w:rFonts w:cs="Times New Roman"/>
          <w:b/>
          <w:bCs/>
          <w:lang w:val="en-GB"/>
        </w:rPr>
        <w:t>S:</w:t>
      </w:r>
      <w:r>
        <w:rPr>
          <w:rFonts w:cs="Times New Roman"/>
          <w:b/>
          <w:bCs/>
          <w:lang w:val="en-GB"/>
        </w:rPr>
        <w:t xml:space="preserve"> </w:t>
      </w:r>
      <w:r w:rsidRPr="001A2CA4">
        <w:rPr>
          <w:rFonts w:cs="Times New Roman"/>
          <w:lang w:val="en-GB"/>
        </w:rPr>
        <w:t xml:space="preserve">1. </w:t>
      </w:r>
      <w:r w:rsidRPr="00CE28D3">
        <w:rPr>
          <w:rFonts w:cs="Times New Roman"/>
          <w:i/>
          <w:iCs/>
          <w:lang w:val="en-GB"/>
        </w:rPr>
        <w:t>BS</w:t>
      </w:r>
      <w:r>
        <w:rPr>
          <w:rFonts w:cs="Times New Roman"/>
          <w:lang w:val="en-GB"/>
        </w:rPr>
        <w:t xml:space="preserve"> </w:t>
      </w:r>
      <w:r w:rsidRPr="00CA55F8">
        <w:rPr>
          <w:lang w:eastAsia="en-GB"/>
        </w:rPr>
        <w:t>2:1</w:t>
      </w:r>
      <w:r>
        <w:rPr>
          <w:lang w:eastAsia="en-GB"/>
        </w:rPr>
        <w:t>; 2. 2:</w:t>
      </w:r>
      <w:r w:rsidRPr="00CA55F8">
        <w:rPr>
          <w:lang w:eastAsia="en-GB"/>
        </w:rPr>
        <w:t>7</w:t>
      </w:r>
      <w:r>
        <w:rPr>
          <w:lang w:eastAsia="en-GB"/>
        </w:rPr>
        <w:t>; 3. 2:</w:t>
      </w:r>
      <w:r w:rsidRPr="00CA55F8">
        <w:rPr>
          <w:lang w:eastAsia="en-GB"/>
        </w:rPr>
        <w:t>9</w:t>
      </w:r>
      <w:r w:rsidRPr="00CA55F8">
        <w:rPr>
          <w:rtl/>
        </w:rPr>
        <w:t xml:space="preserve"> </w:t>
      </w:r>
      <w:r w:rsidRPr="00CE28D3">
        <w:rPr>
          <w:rFonts w:cs="Times New Roman"/>
          <w:b/>
          <w:bCs/>
          <w:lang w:val="en-GB"/>
        </w:rPr>
        <w:t xml:space="preserve">E: </w:t>
      </w:r>
      <w:r w:rsidRPr="00952D03">
        <w:rPr>
          <w:rFonts w:cs="Times New Roman"/>
          <w:lang w:val="en-GB"/>
        </w:rPr>
        <w:t>–</w:t>
      </w:r>
      <w:r>
        <w:rPr>
          <w:rFonts w:cs="Times New Roman"/>
          <w:b/>
          <w:bCs/>
          <w:lang w:val="en-GB"/>
        </w:rPr>
        <w:t xml:space="preserve"> </w:t>
      </w:r>
      <w:r w:rsidRPr="00CE28D3">
        <w:rPr>
          <w:rFonts w:cs="Times New Roman"/>
          <w:b/>
          <w:bCs/>
          <w:lang w:val="en-GB"/>
        </w:rPr>
        <w:t>D:</w:t>
      </w:r>
      <w:r w:rsidRPr="00CE28D3">
        <w:t xml:space="preserve"> </w:t>
      </w:r>
      <w:r w:rsidRPr="009A76A7">
        <w:t>Pre-352</w:t>
      </w:r>
      <w:r w:rsidR="00CF5E41" w:rsidRPr="008F792C">
        <w:rPr>
          <w:rStyle w:val="FootnoteReference"/>
        </w:rPr>
        <w:footnoteReference w:id="1363"/>
      </w:r>
    </w:p>
    <w:p w14:paraId="6A63BC7B" w14:textId="77777777" w:rsidR="00BD0433" w:rsidRPr="008F792C" w:rsidRDefault="00BD0433" w:rsidP="00CF5E41">
      <w:pPr>
        <w:numPr>
          <w:ilvl w:val="0"/>
          <w:numId w:val="52"/>
        </w:numPr>
        <w:bidi w:val="0"/>
        <w:rPr>
          <w:lang w:val="en-GB"/>
        </w:rPr>
      </w:pPr>
      <w:r w:rsidRPr="008F792C">
        <w:rPr>
          <w:b/>
          <w:bCs/>
          <w:lang w:val="en-GB"/>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364"/>
      </w:r>
      <w:r w:rsidRPr="008F792C">
        <w:rPr>
          <w:rFonts w:cs="Times New Roman"/>
          <w:b/>
          <w:bCs/>
          <w:lang w:val="en-GB"/>
        </w:rPr>
        <w:t xml:space="preserve"> </w:t>
      </w:r>
      <w:r w:rsidRPr="008F792C">
        <w:rPr>
          <w:b/>
          <w:bCs/>
          <w:lang w:val="en-GB"/>
        </w:rPr>
        <w:t>Ds:</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F:</w:t>
      </w:r>
      <w:r w:rsidRPr="008F792C">
        <w:rPr>
          <w:lang w:val="en-GB"/>
        </w:rPr>
        <w:t xml:space="preserve"> Synagogue inscription, </w:t>
      </w:r>
      <w:r w:rsidRPr="008F792C">
        <w:t>Beth She‘arim</w:t>
      </w:r>
      <w:r w:rsidRPr="008F792C">
        <w:rPr>
          <w:b/>
          <w:bCs/>
          <w:lang w:val="en-GB"/>
        </w:rPr>
        <w:t xml:space="preserve"> S:</w:t>
      </w:r>
      <w:r w:rsidRPr="008F792C">
        <w:rPr>
          <w:lang w:val="en-GB"/>
        </w:rPr>
        <w:t xml:space="preserve"> </w:t>
      </w:r>
      <w:r w:rsidRPr="008F792C">
        <w:rPr>
          <w:i/>
          <w:iCs/>
        </w:rPr>
        <w:t xml:space="preserve">BS </w:t>
      </w:r>
      <w:r w:rsidRPr="008F792C">
        <w:t xml:space="preserve">2:215 </w:t>
      </w:r>
      <w:r w:rsidRPr="008F792C">
        <w:rPr>
          <w:b/>
          <w:bCs/>
          <w:lang w:val="en-GB"/>
        </w:rPr>
        <w:t xml:space="preserve">E: </w:t>
      </w:r>
      <w:r w:rsidRPr="008F792C">
        <w:rPr>
          <w:rFonts w:cs="Times New Roman"/>
          <w:lang w:val="en-GB"/>
        </w:rPr>
        <w:t>–</w:t>
      </w:r>
      <w:r w:rsidRPr="008F792C">
        <w:rPr>
          <w:b/>
          <w:bCs/>
          <w:lang w:val="en-GB"/>
        </w:rPr>
        <w:t xml:space="preserve"> D:</w:t>
      </w:r>
      <w:r w:rsidRPr="008F792C">
        <w:t xml:space="preserve"> Pre-352</w:t>
      </w:r>
      <w:r w:rsidR="00CF5E41" w:rsidRPr="008F792C">
        <w:rPr>
          <w:rStyle w:val="FootnoteReference"/>
        </w:rPr>
        <w:footnoteReference w:id="1365"/>
      </w:r>
    </w:p>
    <w:p w14:paraId="0F42B5CB" w14:textId="77777777" w:rsidR="00BD0433" w:rsidRPr="003D6EC4" w:rsidRDefault="00BD0433" w:rsidP="00876C71">
      <w:pPr>
        <w:numPr>
          <w:ilvl w:val="0"/>
          <w:numId w:val="52"/>
        </w:numPr>
        <w:bidi w:val="0"/>
        <w:rPr>
          <w:b/>
          <w:bCs/>
        </w:rPr>
      </w:pPr>
      <w:r w:rsidRPr="008F792C">
        <w:rPr>
          <w:b/>
          <w:bCs/>
          <w:lang w:val="en-GB"/>
        </w:rPr>
        <w:t xml:space="preserve">O: </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Style w:val="FootnoteReference"/>
          <w:rFonts w:cs="Times New Roman"/>
          <w:rtl/>
        </w:rPr>
        <w:footnoteReference w:id="1366"/>
      </w:r>
      <w:r w:rsidRPr="003D6EC4">
        <w:rPr>
          <w:b/>
          <w:bCs/>
          <w:lang w:val="en-GB"/>
        </w:rPr>
        <w:t xml:space="preserve"> Ds: </w:t>
      </w:r>
      <w:r w:rsidRPr="003D6EC4">
        <w:rPr>
          <w:lang w:val="en-GB"/>
        </w:rPr>
        <w:t>Aged 75</w:t>
      </w:r>
      <w:r w:rsidRPr="003D6EC4">
        <w:rPr>
          <w:rStyle w:val="FootnoteReference"/>
          <w:lang w:val="en-GB"/>
        </w:rPr>
        <w:footnoteReference w:id="1367"/>
      </w:r>
      <w:r w:rsidRPr="003D6EC4">
        <w:rPr>
          <w:lang w:val="en-GB"/>
        </w:rPr>
        <w:t xml:space="preserve"> </w:t>
      </w:r>
      <w:r w:rsidRPr="003D6EC4">
        <w:rPr>
          <w:b/>
          <w:bCs/>
          <w:lang w:val="en-GB"/>
        </w:rPr>
        <w:t xml:space="preserve">F: </w:t>
      </w:r>
      <w:r w:rsidRPr="003D6EC4">
        <w:rPr>
          <w:lang w:val="en-GB"/>
        </w:rPr>
        <w:t>Epitaph, El-Al</w:t>
      </w:r>
      <w:r w:rsidRPr="003D6EC4">
        <w:rPr>
          <w:rStyle w:val="FootnoteReference"/>
          <w:lang w:val="en-GB"/>
        </w:rPr>
        <w:footnoteReference w:id="1368"/>
      </w:r>
      <w:r w:rsidRPr="003D6EC4">
        <w:rPr>
          <w:lang w:val="en-GB"/>
        </w:rPr>
        <w:t xml:space="preserve"> </w:t>
      </w:r>
      <w:r w:rsidRPr="003D6EC4">
        <w:rPr>
          <w:b/>
          <w:bCs/>
          <w:lang w:val="en-GB"/>
        </w:rPr>
        <w:t xml:space="preserve">S: </w:t>
      </w:r>
      <w:r w:rsidRPr="003D6EC4">
        <w:t xml:space="preserve">Gregg &amp; Urman, no. 50 </w:t>
      </w:r>
      <w:r w:rsidRPr="003D6EC4">
        <w:rPr>
          <w:b/>
          <w:bCs/>
          <w:lang w:val="en-GB"/>
        </w:rPr>
        <w:t xml:space="preserve">E: </w:t>
      </w:r>
      <w:r w:rsidR="00A43E87" w:rsidRPr="003D6EC4">
        <w:rPr>
          <w:lang w:val="en-GB"/>
        </w:rPr>
        <w:t>Jew?</w:t>
      </w:r>
      <w:r w:rsidR="00A43E87" w:rsidRPr="003D6EC4">
        <w:rPr>
          <w:rStyle w:val="FootnoteReference"/>
          <w:lang w:val="en-GB"/>
        </w:rPr>
        <w:footnoteReference w:id="1369"/>
      </w:r>
      <w:r w:rsidRPr="003D6EC4">
        <w:rPr>
          <w:lang w:val="en-GB"/>
        </w:rPr>
        <w:t xml:space="preserve"> </w:t>
      </w:r>
      <w:r w:rsidRPr="003D6EC4">
        <w:rPr>
          <w:b/>
          <w:bCs/>
          <w:lang w:val="en-GB"/>
        </w:rPr>
        <w:t xml:space="preserve">D: </w:t>
      </w:r>
      <w:r w:rsidRPr="003D6EC4">
        <w:rPr>
          <w:rFonts w:cs="Times New Roman"/>
          <w:lang w:val="it-IT"/>
        </w:rPr>
        <w:t>–</w:t>
      </w:r>
      <w:r w:rsidR="00876C71" w:rsidRPr="003D6EC4">
        <w:rPr>
          <w:rStyle w:val="FootnoteReference"/>
          <w:rFonts w:cs="Times New Roman"/>
        </w:rPr>
        <w:footnoteReference w:id="1370"/>
      </w:r>
    </w:p>
    <w:p w14:paraId="0D44F0EF" w14:textId="77777777" w:rsidR="00BD0433" w:rsidRPr="006F0DD9" w:rsidRDefault="00BD0433" w:rsidP="00CF6CC4">
      <w:pPr>
        <w:numPr>
          <w:ilvl w:val="0"/>
          <w:numId w:val="52"/>
        </w:numPr>
        <w:bidi w:val="0"/>
        <w:rPr>
          <w:noProof/>
        </w:rPr>
      </w:pPr>
      <w:r w:rsidRPr="003D6EC4">
        <w:rPr>
          <w:b/>
          <w:bCs/>
          <w:lang w:val="en-GB"/>
        </w:rPr>
        <w:t xml:space="preserve">O: </w:t>
      </w:r>
      <w:r w:rsidR="00E01119" w:rsidRPr="003D6EC4">
        <w:rPr>
          <w:rFonts w:ascii="Graeca" w:hAnsi="Graeca"/>
          <w:lang w:val="en-GB"/>
        </w:rPr>
        <w:t></w:t>
      </w:r>
      <w:r w:rsidR="00E01119" w:rsidRPr="003D6EC4">
        <w:rPr>
          <w:rFonts w:ascii="Graeca" w:hAnsi="Graeca"/>
          <w:lang w:val="en-GB"/>
        </w:rPr>
        <w:t></w:t>
      </w:r>
      <w:r w:rsidRPr="003D6EC4">
        <w:rPr>
          <w:rFonts w:ascii="Graeca" w:hAnsi="Graeca"/>
        </w:rPr>
        <w:t></w:t>
      </w:r>
      <w:r w:rsidRPr="003D6EC4">
        <w:rPr>
          <w:rFonts w:ascii="Graeca" w:hAnsi="Graeca"/>
        </w:rPr>
        <w:t></w:t>
      </w:r>
      <w:r w:rsidR="00272471">
        <w:rPr>
          <w:rFonts w:ascii="Graeca" w:hAnsi="Graeca"/>
        </w:rPr>
        <w:t></w:t>
      </w:r>
      <w:r w:rsidRPr="003D6EC4">
        <w:rPr>
          <w:rFonts w:ascii="Graeca" w:hAnsi="Graeca"/>
        </w:rPr>
        <w:t></w:t>
      </w:r>
      <w:r w:rsidRPr="003D6EC4">
        <w:rPr>
          <w:rFonts w:ascii="Graeca" w:hAnsi="Graeca"/>
        </w:rPr>
        <w:t></w:t>
      </w:r>
      <w:r w:rsidRPr="003D6EC4">
        <w:rPr>
          <w:rFonts w:ascii="Graeca" w:hAnsi="Graeca"/>
        </w:rPr>
        <w:t></w:t>
      </w:r>
      <w:r w:rsidR="00E01119" w:rsidRPr="003D6EC4">
        <w:rPr>
          <w:rStyle w:val="FootnoteReference"/>
          <w:rFonts w:cs="Times New Roman"/>
          <w:rtl/>
        </w:rPr>
        <w:footnoteReference w:id="1371"/>
      </w:r>
      <w:r w:rsidRPr="003D6EC4">
        <w:rPr>
          <w:rFonts w:cs="Times New Roman"/>
        </w:rPr>
        <w:t xml:space="preserve"> </w:t>
      </w:r>
      <w:r w:rsidRPr="003D6EC4">
        <w:rPr>
          <w:b/>
          <w:bCs/>
          <w:lang w:val="en-GB"/>
        </w:rPr>
        <w:t>Ds:</w:t>
      </w:r>
      <w:r w:rsidRPr="003D6EC4">
        <w:rPr>
          <w:lang w:val="en-GB"/>
        </w:rPr>
        <w:t xml:space="preserve"> </w:t>
      </w:r>
      <w:r w:rsidR="004C4095" w:rsidRPr="003D6EC4">
        <w:rPr>
          <w:lang w:val="en-GB"/>
        </w:rPr>
        <w:t>–</w:t>
      </w:r>
      <w:r>
        <w:rPr>
          <w:lang w:val="en-GB"/>
        </w:rPr>
        <w:t xml:space="preserve"> </w:t>
      </w:r>
      <w:r w:rsidRPr="00CE7207">
        <w:rPr>
          <w:b/>
          <w:bCs/>
          <w:lang w:val="en-GB"/>
        </w:rPr>
        <w:t xml:space="preserve">F: </w:t>
      </w:r>
      <w:r w:rsidRPr="00CE7207">
        <w:rPr>
          <w:lang w:val="en-GB"/>
        </w:rPr>
        <w:t xml:space="preserve">Inscription, </w:t>
      </w:r>
      <w:r w:rsidR="00F60345">
        <w:t>Elijah’s Cave</w:t>
      </w:r>
      <w:r w:rsidRPr="00CE7207">
        <w:rPr>
          <w:b/>
          <w:bCs/>
          <w:lang w:val="en-GB"/>
        </w:rPr>
        <w:t xml:space="preserve"> S: </w:t>
      </w:r>
      <w:r w:rsidRPr="00CE7207">
        <w:t xml:space="preserve">Appendix, no. </w:t>
      </w:r>
      <w:r w:rsidR="00CF6CC4" w:rsidRPr="00C35B27">
        <w:t>48</w:t>
      </w:r>
      <w:r w:rsidR="00CF6CC4">
        <w:t xml:space="preserve"> </w:t>
      </w:r>
      <w:r w:rsidRPr="00CE7207">
        <w:rPr>
          <w:b/>
          <w:bCs/>
          <w:lang w:val="en-GB"/>
        </w:rPr>
        <w:t xml:space="preserve">E: </w:t>
      </w:r>
      <w:r w:rsidR="004C4095">
        <w:rPr>
          <w:lang w:val="en-GB"/>
        </w:rPr>
        <w:t>–</w:t>
      </w:r>
      <w:r w:rsidRPr="00CE7207">
        <w:rPr>
          <w:lang w:val="en-GB"/>
        </w:rPr>
        <w:t xml:space="preserve"> </w:t>
      </w:r>
      <w:r w:rsidRPr="00CE7207">
        <w:rPr>
          <w:b/>
          <w:bCs/>
          <w:lang w:val="en-GB"/>
        </w:rPr>
        <w:t xml:space="preserve">D: </w:t>
      </w:r>
      <w:r w:rsidR="00E01119">
        <w:rPr>
          <w:lang w:val="en-GB"/>
        </w:rPr>
        <w:t>Pre-8</w:t>
      </w:r>
      <w:r w:rsidR="00E01119" w:rsidRPr="00236485">
        <w:rPr>
          <w:vertAlign w:val="superscript"/>
          <w:lang w:val="en-GB"/>
        </w:rPr>
        <w:t>th</w:t>
      </w:r>
      <w:r w:rsidR="00E01119">
        <w:rPr>
          <w:lang w:val="en-GB"/>
        </w:rPr>
        <w:t xml:space="preserve"> C</w:t>
      </w:r>
      <w:r w:rsidR="00E01119">
        <w:rPr>
          <w:rStyle w:val="FootnoteReference"/>
          <w:lang w:val="en-GB"/>
        </w:rPr>
        <w:footnoteReference w:id="1372"/>
      </w:r>
    </w:p>
    <w:p w14:paraId="28DBBF8A" w14:textId="77777777" w:rsidR="00BD0433" w:rsidRPr="00960211" w:rsidRDefault="00BD0433" w:rsidP="00960211">
      <w:pPr>
        <w:bidi w:val="0"/>
        <w:ind w:left="720"/>
        <w:rPr>
          <w:b/>
          <w:bCs/>
        </w:rPr>
        <w:sectPr w:rsidR="00BD0433" w:rsidRPr="00960211" w:rsidSect="00BD3E28">
          <w:footnotePr>
            <w:pos w:val="beneathText"/>
            <w:numRestart w:val="eachSect"/>
          </w:footnotePr>
          <w:type w:val="continuous"/>
          <w:pgSz w:w="11906" w:h="16838"/>
          <w:pgMar w:top="1440" w:right="1800" w:bottom="1440" w:left="1800" w:header="720" w:footer="720" w:gutter="0"/>
          <w:cols w:space="720"/>
          <w:bidi/>
          <w:rtlGutter/>
        </w:sectPr>
      </w:pPr>
    </w:p>
    <w:p w14:paraId="114FEC40" w14:textId="77777777" w:rsidR="00BD0433" w:rsidRPr="00D42BEC" w:rsidRDefault="00BD0433" w:rsidP="00161068">
      <w:pPr>
        <w:bidi w:val="0"/>
      </w:pPr>
    </w:p>
    <w:p w14:paraId="422701EE" w14:textId="77777777" w:rsidR="00BD0433" w:rsidRDefault="00BD0433" w:rsidP="00197BDA">
      <w:pPr>
        <w:bidi w:val="0"/>
        <w:rPr>
          <w:rFonts w:cs="Times New Roman"/>
          <w:i/>
          <w:iCs/>
          <w:sz w:val="24"/>
          <w:szCs w:val="24"/>
        </w:rPr>
      </w:pPr>
      <w:r w:rsidRPr="00FE21A7">
        <w:rPr>
          <w:rFonts w:cs="Times New Roman"/>
          <w:sz w:val="24"/>
          <w:szCs w:val="24"/>
          <w:rtl/>
        </w:rPr>
        <w:t>יונתן</w:t>
      </w:r>
      <w:r w:rsidRPr="00FE21A7">
        <w:rPr>
          <w:rStyle w:val="FootnoteReference"/>
          <w:rFonts w:cs="Times New Roman"/>
          <w:sz w:val="24"/>
          <w:szCs w:val="24"/>
        </w:rPr>
        <w:footnoteReference w:id="1373"/>
      </w:r>
      <w:r w:rsidRPr="00FE21A7">
        <w:rPr>
          <w:rFonts w:cs="Times New Roman"/>
          <w:sz w:val="24"/>
          <w:szCs w:val="24"/>
        </w:rPr>
        <w:t xml:space="preserve"> </w:t>
      </w:r>
      <w:r>
        <w:rPr>
          <w:rFonts w:cs="Times New Roman"/>
          <w:sz w:val="24"/>
          <w:szCs w:val="24"/>
        </w:rPr>
        <w:t>–</w:t>
      </w:r>
      <w:r w:rsidRPr="00FE21A7">
        <w:rPr>
          <w:rFonts w:cs="Times New Roman"/>
          <w:sz w:val="24"/>
          <w:szCs w:val="24"/>
        </w:rPr>
        <w:t xml:space="preserve"> </w:t>
      </w:r>
      <w:r w:rsidRPr="00343ADD">
        <w:rPr>
          <w:rFonts w:cs="Times New Roman"/>
          <w:i/>
          <w:iCs/>
          <w:sz w:val="24"/>
          <w:szCs w:val="24"/>
        </w:rPr>
        <w:t>Jonathan</w:t>
      </w:r>
    </w:p>
    <w:p w14:paraId="6D81E784" w14:textId="77777777" w:rsidR="00BD0433" w:rsidRPr="00197BDA" w:rsidRDefault="00BD0433" w:rsidP="00343ADD">
      <w:pPr>
        <w:bidi w:val="0"/>
        <w:rPr>
          <w:rFonts w:cs="Times New Roman"/>
          <w:sz w:val="24"/>
          <w:szCs w:val="24"/>
        </w:rPr>
      </w:pPr>
    </w:p>
    <w:p w14:paraId="2B9BADE9" w14:textId="77777777" w:rsidR="00BD0433" w:rsidRPr="008F792C" w:rsidRDefault="00BD0433" w:rsidP="00815F05">
      <w:pPr>
        <w:numPr>
          <w:ilvl w:val="0"/>
          <w:numId w:val="54"/>
        </w:numPr>
        <w:bidi w:val="0"/>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S:</w:t>
      </w:r>
      <w:r w:rsidRPr="008F792C">
        <w:rPr>
          <w:lang w:val="en-GB"/>
        </w:rPr>
        <w:t xml:space="preserve"> </w:t>
      </w:r>
      <w:r w:rsidRPr="008F792C">
        <w:rPr>
          <w:i/>
          <w:iCs/>
        </w:rPr>
        <w:t>yBer</w:t>
      </w:r>
      <w:r w:rsidRPr="008F792C">
        <w:t xml:space="preserve"> 9:1, 12d (Kosovsky, </w:t>
      </w:r>
      <w:r w:rsidRPr="008F792C">
        <w:rPr>
          <w:i/>
          <w:iCs/>
        </w:rPr>
        <w:t>Yerushalmi</w:t>
      </w:r>
      <w:r w:rsidRPr="008F792C">
        <w:t xml:space="preserve">, 328-30) </w:t>
      </w:r>
      <w:r w:rsidRPr="008F792C">
        <w:rPr>
          <w:b/>
          <w:bCs/>
          <w:lang w:val="en-GB"/>
        </w:rPr>
        <w:t xml:space="preserve">E: </w:t>
      </w:r>
      <w:r w:rsidRPr="008F792C">
        <w:rPr>
          <w:rFonts w:cs="Times New Roman"/>
          <w:lang w:val="en-GB"/>
        </w:rPr>
        <w:t>–</w:t>
      </w:r>
      <w:r w:rsidRPr="008F792C">
        <w:rPr>
          <w:b/>
          <w:bCs/>
          <w:lang w:val="en-GB"/>
        </w:rPr>
        <w:t xml:space="preserve"> D: </w:t>
      </w:r>
      <w:r w:rsidR="00A77163">
        <w:rPr>
          <w:lang w:val="en-GB"/>
        </w:rPr>
        <w:t>3</w:t>
      </w:r>
      <w:r w:rsidR="00A77163" w:rsidRPr="00A77163">
        <w:rPr>
          <w:vertAlign w:val="superscript"/>
          <w:lang w:val="en-GB"/>
        </w:rPr>
        <w:t>rd</w:t>
      </w:r>
      <w:r w:rsidR="00A77163">
        <w:rPr>
          <w:lang w:val="en-GB"/>
        </w:rPr>
        <w:t xml:space="preserve"> C</w:t>
      </w:r>
      <w:r w:rsidR="00A77163">
        <w:rPr>
          <w:rStyle w:val="FootnoteReference"/>
          <w:lang w:val="en-GB"/>
        </w:rPr>
        <w:footnoteReference w:id="1374"/>
      </w:r>
    </w:p>
    <w:p w14:paraId="0E6BA056" w14:textId="77777777" w:rsidR="00BD0433" w:rsidRPr="008F792C" w:rsidRDefault="00BD0433" w:rsidP="00815F05">
      <w:pPr>
        <w:numPr>
          <w:ilvl w:val="0"/>
          <w:numId w:val="54"/>
        </w:numPr>
        <w:bidi w:val="0"/>
      </w:pPr>
      <w:r w:rsidRPr="008F792C">
        <w:rPr>
          <w:b/>
          <w:bCs/>
          <w:lang w:val="en-GB"/>
        </w:rPr>
        <w:t xml:space="preserve">O: </w:t>
      </w:r>
      <w:r w:rsidRPr="008F792C">
        <w:rPr>
          <w:rFonts w:cs="Times New Roman"/>
          <w:rtl/>
        </w:rPr>
        <w:t>ינאי</w:t>
      </w:r>
      <w:r w:rsidRPr="008F792C">
        <w:rPr>
          <w:rStyle w:val="FootnoteReference"/>
          <w:rFonts w:cs="Times New Roman"/>
        </w:rPr>
        <w:footnoteReference w:id="1375"/>
      </w:r>
      <w:r w:rsidRPr="008F792C">
        <w:t xml:space="preserve"> </w:t>
      </w:r>
      <w:r w:rsidRPr="008F792C">
        <w:rPr>
          <w:b/>
          <w:bCs/>
          <w:lang w:val="en-GB"/>
        </w:rPr>
        <w:t>Ds:</w:t>
      </w:r>
      <w:r w:rsidRPr="008F792C">
        <w:rPr>
          <w:lang w:val="en-GB"/>
        </w:rPr>
        <w:t xml:space="preserve"> Ishmael </w:t>
      </w:r>
      <w:r w:rsidRPr="008F792C">
        <w:t>(</w:t>
      </w:r>
      <w:r>
        <w:t>3</w:t>
      </w:r>
      <w:r w:rsidRPr="008F792C">
        <w:t>)’s son</w:t>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S:</w:t>
      </w:r>
      <w:r w:rsidRPr="008F792C">
        <w:rPr>
          <w:lang w:val="en-GB"/>
        </w:rPr>
        <w:t xml:space="preserve"> </w:t>
      </w:r>
      <w:r w:rsidRPr="008F792C">
        <w:rPr>
          <w:i/>
          <w:iCs/>
        </w:rPr>
        <w:t>yBer</w:t>
      </w:r>
      <w:r w:rsidRPr="008F792C">
        <w:t xml:space="preserve"> 9:2, 13d (Kosovsky, </w:t>
      </w:r>
      <w:r w:rsidRPr="008F792C">
        <w:rPr>
          <w:i/>
          <w:iCs/>
        </w:rPr>
        <w:t>Yerushalmi</w:t>
      </w:r>
      <w:r w:rsidRPr="008F792C">
        <w:t xml:space="preserve">, 439) </w:t>
      </w:r>
      <w:r w:rsidRPr="008F792C">
        <w:rPr>
          <w:b/>
          <w:bCs/>
          <w:lang w:val="en-GB"/>
        </w:rPr>
        <w:t xml:space="preserve">E: </w:t>
      </w:r>
      <w:r w:rsidRPr="008F792C">
        <w:rPr>
          <w:rFonts w:cs="Times New Roman"/>
          <w:lang w:val="en-GB"/>
        </w:rPr>
        <w:t>–</w:t>
      </w:r>
      <w:r w:rsidRPr="008F792C">
        <w:rPr>
          <w:b/>
          <w:bCs/>
          <w:lang w:val="en-GB"/>
        </w:rPr>
        <w:t xml:space="preserve"> D: </w:t>
      </w:r>
      <w:r w:rsidR="00A77163">
        <w:rPr>
          <w:lang w:val="en-GB"/>
        </w:rPr>
        <w:t>3</w:t>
      </w:r>
      <w:r w:rsidR="00A77163" w:rsidRPr="00A77163">
        <w:rPr>
          <w:vertAlign w:val="superscript"/>
          <w:lang w:val="en-GB"/>
        </w:rPr>
        <w:t>rd</w:t>
      </w:r>
      <w:r w:rsidR="00A77163">
        <w:rPr>
          <w:lang w:val="en-GB"/>
        </w:rPr>
        <w:t xml:space="preserve"> C</w:t>
      </w:r>
      <w:r w:rsidR="00A77163">
        <w:rPr>
          <w:rStyle w:val="FootnoteReference"/>
          <w:lang w:val="en-GB"/>
        </w:rPr>
        <w:footnoteReference w:id="1376"/>
      </w:r>
    </w:p>
    <w:p w14:paraId="51F2AACE" w14:textId="77777777" w:rsidR="00BD0433" w:rsidRPr="008F792C" w:rsidRDefault="00BD0433" w:rsidP="002C36DC">
      <w:pPr>
        <w:numPr>
          <w:ilvl w:val="0"/>
          <w:numId w:val="54"/>
        </w:numPr>
        <w:bidi w:val="0"/>
        <w:rPr>
          <w:lang w:val="en-GB"/>
        </w:rPr>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Isaac </w:t>
      </w:r>
      <w:r w:rsidRPr="008F792C">
        <w:t>(</w:t>
      </w:r>
      <w:r>
        <w:t>12</w:t>
      </w:r>
      <w:r w:rsidRPr="008F792C">
        <w:t>)’s son</w:t>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S:</w:t>
      </w:r>
      <w:r w:rsidRPr="008F792C">
        <w:rPr>
          <w:lang w:val="en-GB"/>
        </w:rPr>
        <w:t xml:space="preserve"> </w:t>
      </w:r>
      <w:r w:rsidRPr="008F792C">
        <w:rPr>
          <w:i/>
          <w:iCs/>
        </w:rPr>
        <w:t>yPea</w:t>
      </w:r>
      <w:r w:rsidRPr="008F792C">
        <w:t xml:space="preserve"> 5:1, 18d (Kosovsky, </w:t>
      </w:r>
      <w:r w:rsidRPr="008F792C">
        <w:rPr>
          <w:i/>
          <w:iCs/>
        </w:rPr>
        <w:t>Yerushalmi</w:t>
      </w:r>
      <w:r w:rsidRPr="008F792C">
        <w:t xml:space="preserve">, 330) </w:t>
      </w:r>
      <w:r w:rsidRPr="008F792C">
        <w:rPr>
          <w:b/>
          <w:bCs/>
          <w:lang w:val="en-GB"/>
        </w:rPr>
        <w:t xml:space="preserve">E: </w:t>
      </w:r>
      <w:r w:rsidRPr="008F792C">
        <w:rPr>
          <w:rFonts w:cs="Times New Roman"/>
          <w:lang w:val="en-GB"/>
        </w:rPr>
        <w:t>–</w:t>
      </w:r>
      <w:r w:rsidRPr="008F792C">
        <w:rPr>
          <w:b/>
          <w:bCs/>
          <w:lang w:val="en-GB"/>
        </w:rPr>
        <w:t xml:space="preserve"> D: </w:t>
      </w:r>
      <w:r w:rsidR="002C36DC">
        <w:t>3</w:t>
      </w:r>
      <w:r w:rsidR="002C36DC" w:rsidRPr="00A1110E">
        <w:rPr>
          <w:vertAlign w:val="superscript"/>
        </w:rPr>
        <w:t>rd</w:t>
      </w:r>
      <w:r w:rsidR="002C36DC">
        <w:t>-4</w:t>
      </w:r>
      <w:r w:rsidR="002C36DC" w:rsidRPr="00A1110E">
        <w:rPr>
          <w:vertAlign w:val="superscript"/>
        </w:rPr>
        <w:t>th</w:t>
      </w:r>
      <w:r w:rsidR="002C36DC">
        <w:t xml:space="preserve"> C</w:t>
      </w:r>
      <w:r w:rsidR="002C36DC">
        <w:rPr>
          <w:rStyle w:val="FootnoteReference"/>
        </w:rPr>
        <w:footnoteReference w:id="1377"/>
      </w:r>
    </w:p>
    <w:p w14:paraId="658F7714" w14:textId="77777777" w:rsidR="00BD0433" w:rsidRPr="008F792C" w:rsidRDefault="00BD0433" w:rsidP="00580016">
      <w:pPr>
        <w:numPr>
          <w:ilvl w:val="0"/>
          <w:numId w:val="54"/>
        </w:numPr>
        <w:bidi w:val="0"/>
        <w:rPr>
          <w:lang w:val="en-GB"/>
        </w:rPr>
      </w:pPr>
      <w:r w:rsidRPr="008F792C">
        <w:rPr>
          <w:b/>
          <w:bCs/>
          <w:lang w:val="en-GB"/>
        </w:rPr>
        <w:t xml:space="preserve">O: </w:t>
      </w:r>
      <w:r w:rsidRPr="008F792C">
        <w:rPr>
          <w:rFonts w:cs="Times New Roman"/>
          <w:lang w:val="en-GB"/>
        </w:rPr>
        <w:t>–</w:t>
      </w:r>
      <w:r w:rsidRPr="008F792C">
        <w:rPr>
          <w:b/>
          <w:bCs/>
          <w:lang w:val="en-GB"/>
        </w:rPr>
        <w:t xml:space="preserve"> Ds: </w:t>
      </w:r>
      <w:r w:rsidRPr="008F792C">
        <w:rPr>
          <w:lang w:val="en-GB"/>
        </w:rPr>
        <w:t xml:space="preserve">Joseph </w:t>
      </w:r>
      <w:r w:rsidRPr="008F792C">
        <w:t>(</w:t>
      </w:r>
      <w:r>
        <w:t>20</w:t>
      </w:r>
      <w:r w:rsidRPr="008F792C">
        <w:t>)’s son</w:t>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S:</w:t>
      </w:r>
      <w:r w:rsidRPr="008F792C">
        <w:rPr>
          <w:lang w:val="en-GB"/>
        </w:rPr>
        <w:t xml:space="preserve"> </w:t>
      </w:r>
      <w:r w:rsidRPr="008F792C">
        <w:rPr>
          <w:i/>
          <w:iCs/>
        </w:rPr>
        <w:t>yKil</w:t>
      </w:r>
      <w:r w:rsidRPr="008F792C">
        <w:t xml:space="preserve"> 2:6, 28a (Kosovsky, </w:t>
      </w:r>
      <w:r w:rsidRPr="008F792C">
        <w:rPr>
          <w:i/>
          <w:iCs/>
        </w:rPr>
        <w:t>Yerushalmi</w:t>
      </w:r>
      <w:r w:rsidRPr="008F792C">
        <w:t xml:space="preserve">, 330) </w:t>
      </w:r>
      <w:r w:rsidRPr="008F792C">
        <w:rPr>
          <w:b/>
          <w:bCs/>
          <w:lang w:val="en-GB"/>
        </w:rPr>
        <w:t xml:space="preserve">E: </w:t>
      </w:r>
      <w:r w:rsidRPr="008F792C">
        <w:rPr>
          <w:rFonts w:cs="Times New Roman"/>
          <w:lang w:val="en-GB"/>
        </w:rPr>
        <w:t>–</w:t>
      </w:r>
      <w:r w:rsidRPr="008F792C">
        <w:rPr>
          <w:b/>
          <w:bCs/>
          <w:lang w:val="en-GB"/>
        </w:rPr>
        <w:t xml:space="preserve"> D: </w:t>
      </w:r>
      <w:r w:rsidR="00580016">
        <w:rPr>
          <w:rFonts w:cs="Times New Roman"/>
        </w:rPr>
        <w:t>Pre-400</w:t>
      </w:r>
      <w:r w:rsidR="00580016">
        <w:rPr>
          <w:rStyle w:val="FootnoteReference"/>
          <w:rFonts w:cs="Times New Roman"/>
        </w:rPr>
        <w:footnoteReference w:id="1378"/>
      </w:r>
    </w:p>
    <w:p w14:paraId="4BD816BA" w14:textId="77777777" w:rsidR="00BD0433" w:rsidRPr="008F792C" w:rsidRDefault="00BD0433" w:rsidP="00B95633">
      <w:pPr>
        <w:numPr>
          <w:ilvl w:val="0"/>
          <w:numId w:val="54"/>
        </w:numPr>
        <w:bidi w:val="0"/>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Akhmai </w:t>
      </w:r>
      <w:r w:rsidRPr="008F792C">
        <w:t>(</w:t>
      </w:r>
      <w:r>
        <w:t>1</w:t>
      </w:r>
      <w:r w:rsidRPr="008F792C">
        <w:t>)’s son</w:t>
      </w:r>
      <w:r w:rsidRPr="008F792C">
        <w:rPr>
          <w:b/>
          <w:bCs/>
          <w:lang w:val="en-GB"/>
        </w:rPr>
        <w:t xml:space="preserve"> F:</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S:</w:t>
      </w:r>
      <w:r w:rsidRPr="008F792C">
        <w:rPr>
          <w:lang w:val="en-GB"/>
        </w:rPr>
        <w:t xml:space="preserve"> </w:t>
      </w:r>
      <w:r w:rsidRPr="008F792C">
        <w:rPr>
          <w:i/>
          <w:iCs/>
        </w:rPr>
        <w:t>yTer</w:t>
      </w:r>
      <w:r w:rsidRPr="008F792C">
        <w:t xml:space="preserve"> 11:5, 48b (Kosovsky, </w:t>
      </w:r>
      <w:r w:rsidRPr="008F792C">
        <w:rPr>
          <w:i/>
          <w:iCs/>
        </w:rPr>
        <w:t>Yerushalmi</w:t>
      </w:r>
      <w:r w:rsidRPr="008F792C">
        <w:t xml:space="preserve">, 330) </w:t>
      </w:r>
      <w:r w:rsidRPr="008F792C">
        <w:rPr>
          <w:b/>
          <w:bCs/>
        </w:rPr>
        <w:t xml:space="preserve">E: </w:t>
      </w:r>
      <w:r w:rsidRPr="008F792C">
        <w:rPr>
          <w:rFonts w:cs="Times New Roman"/>
          <w:lang w:val="en-GB"/>
        </w:rPr>
        <w:t>–</w:t>
      </w:r>
      <w:r w:rsidRPr="008F792C">
        <w:rPr>
          <w:b/>
          <w:bCs/>
        </w:rPr>
        <w:t xml:space="preserve"> D: </w:t>
      </w:r>
      <w:r w:rsidR="00580016">
        <w:t>3</w:t>
      </w:r>
      <w:r w:rsidR="00580016" w:rsidRPr="00580016">
        <w:rPr>
          <w:vertAlign w:val="superscript"/>
        </w:rPr>
        <w:t>rd</w:t>
      </w:r>
      <w:r w:rsidR="00580016">
        <w:t xml:space="preserve"> C</w:t>
      </w:r>
      <w:r w:rsidR="00580016">
        <w:rPr>
          <w:rStyle w:val="FootnoteReference"/>
        </w:rPr>
        <w:footnoteReference w:id="1379"/>
      </w:r>
    </w:p>
    <w:p w14:paraId="3BECBCF4" w14:textId="77777777" w:rsidR="00BD0433" w:rsidRPr="008F792C" w:rsidRDefault="00BD0433" w:rsidP="00580016">
      <w:pPr>
        <w:numPr>
          <w:ilvl w:val="0"/>
          <w:numId w:val="54"/>
        </w:numPr>
        <w:bidi w:val="0"/>
      </w:pPr>
      <w:r w:rsidRPr="008F792C">
        <w:rPr>
          <w:b/>
          <w:bCs/>
        </w:rPr>
        <w:t xml:space="preserve">O: </w:t>
      </w:r>
      <w:r w:rsidRPr="008F792C">
        <w:rPr>
          <w:rFonts w:cs="Times New Roman"/>
          <w:lang w:val="en-GB"/>
        </w:rPr>
        <w:t>–</w:t>
      </w:r>
      <w:r w:rsidRPr="008F792C">
        <w:rPr>
          <w:b/>
          <w:bCs/>
        </w:rPr>
        <w:t xml:space="preserve"> Ds:</w:t>
      </w:r>
      <w:r w:rsidRPr="008F792C">
        <w:t xml:space="preserve"> Qaifa (</w:t>
      </w:r>
      <w:r>
        <w:t>1</w:t>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yMaas</w:t>
      </w:r>
      <w:r w:rsidRPr="008F792C">
        <w:t xml:space="preserve"> 5:3, 52a (Kosovsky, </w:t>
      </w:r>
      <w:r w:rsidRPr="008F792C">
        <w:rPr>
          <w:i/>
          <w:iCs/>
        </w:rPr>
        <w:t>Yerushalmi</w:t>
      </w:r>
      <w:r w:rsidRPr="008F792C">
        <w:t xml:space="preserve">, 330) </w:t>
      </w:r>
      <w:r w:rsidRPr="008F792C">
        <w:rPr>
          <w:b/>
          <w:bCs/>
        </w:rPr>
        <w:t xml:space="preserve">E: </w:t>
      </w:r>
      <w:r w:rsidRPr="008F792C">
        <w:rPr>
          <w:rFonts w:cs="Times New Roman"/>
          <w:lang w:val="en-GB"/>
        </w:rPr>
        <w:t>–</w:t>
      </w:r>
      <w:r w:rsidRPr="008F792C">
        <w:rPr>
          <w:b/>
          <w:bCs/>
        </w:rPr>
        <w:t xml:space="preserve"> D: </w:t>
      </w:r>
      <w:r w:rsidR="00580016">
        <w:rPr>
          <w:rFonts w:cs="Times New Roman"/>
        </w:rPr>
        <w:t>Pre-400</w:t>
      </w:r>
      <w:r w:rsidR="00580016">
        <w:rPr>
          <w:rStyle w:val="FootnoteReference"/>
          <w:rFonts w:cs="Times New Roman"/>
        </w:rPr>
        <w:footnoteReference w:id="1380"/>
      </w:r>
    </w:p>
    <w:p w14:paraId="0419BF40" w14:textId="77777777" w:rsidR="00BD0433" w:rsidRPr="008F792C" w:rsidRDefault="00BD0433" w:rsidP="00815F05">
      <w:pPr>
        <w:numPr>
          <w:ilvl w:val="0"/>
          <w:numId w:val="54"/>
        </w:numPr>
        <w:bidi w:val="0"/>
      </w:pPr>
      <w:r w:rsidRPr="008F792C">
        <w:rPr>
          <w:b/>
          <w:bCs/>
          <w:lang w:val="en-GB"/>
        </w:rPr>
        <w:t xml:space="preserve">O: </w:t>
      </w:r>
      <w:r w:rsidRPr="008F792C">
        <w:rPr>
          <w:rFonts w:cs="Times New Roman"/>
          <w:rtl/>
        </w:rPr>
        <w:t>ינאי</w:t>
      </w:r>
      <w:r w:rsidRPr="008F792C">
        <w:rPr>
          <w:rStyle w:val="FootnoteReference"/>
          <w:rFonts w:cs="Times New Roman"/>
        </w:rPr>
        <w:footnoteReference w:id="1381"/>
      </w:r>
      <w:r w:rsidRPr="008F792C">
        <w:rPr>
          <w:b/>
          <w:bCs/>
          <w:lang w:val="en-GB"/>
        </w:rPr>
        <w:t xml:space="preserve"> Ds:</w:t>
      </w:r>
      <w:r w:rsidRPr="008F792C">
        <w:rPr>
          <w:lang w:val="en-GB"/>
        </w:rPr>
        <w:t xml:space="preserve"> The minor</w:t>
      </w:r>
      <w:r w:rsidRPr="008F792C">
        <w:rPr>
          <w:rStyle w:val="FootnoteReference"/>
          <w:lang w:val="en-GB"/>
        </w:rPr>
        <w:footnoteReference w:id="1382"/>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yShab</w:t>
      </w:r>
      <w:r w:rsidRPr="008F792C">
        <w:t xml:space="preserve"> 6:5, 8b (Kosovsky, </w:t>
      </w:r>
      <w:r w:rsidRPr="008F792C">
        <w:rPr>
          <w:i/>
          <w:iCs/>
        </w:rPr>
        <w:t>Yerushalmi</w:t>
      </w:r>
      <w:r w:rsidRPr="008F792C">
        <w:t xml:space="preserve">, 439) </w:t>
      </w:r>
      <w:r w:rsidRPr="008F792C">
        <w:rPr>
          <w:b/>
          <w:bCs/>
        </w:rPr>
        <w:t xml:space="preserve">E: </w:t>
      </w:r>
      <w:r w:rsidRPr="008F792C">
        <w:rPr>
          <w:rFonts w:cs="Times New Roman"/>
          <w:lang w:val="en-GB"/>
        </w:rPr>
        <w:t>–</w:t>
      </w:r>
      <w:r w:rsidRPr="008F792C">
        <w:rPr>
          <w:b/>
          <w:bCs/>
        </w:rPr>
        <w:t xml:space="preserve"> D: </w:t>
      </w:r>
      <w:r w:rsidR="00580016">
        <w:t>4</w:t>
      </w:r>
      <w:r w:rsidR="00580016" w:rsidRPr="00580016">
        <w:rPr>
          <w:vertAlign w:val="superscript"/>
        </w:rPr>
        <w:t>th</w:t>
      </w:r>
      <w:r w:rsidR="00580016">
        <w:t xml:space="preserve"> C</w:t>
      </w:r>
      <w:r w:rsidR="00580016">
        <w:rPr>
          <w:rStyle w:val="FootnoteReference"/>
        </w:rPr>
        <w:footnoteReference w:id="1383"/>
      </w:r>
    </w:p>
    <w:p w14:paraId="6ACAAF39" w14:textId="77777777" w:rsidR="00BD0433" w:rsidRPr="008F792C" w:rsidRDefault="00BD0433" w:rsidP="00580016">
      <w:pPr>
        <w:numPr>
          <w:ilvl w:val="0"/>
          <w:numId w:val="54"/>
        </w:numPr>
        <w:bidi w:val="0"/>
      </w:pPr>
      <w:r w:rsidRPr="008F792C">
        <w:rPr>
          <w:b/>
          <w:bCs/>
        </w:rPr>
        <w:t xml:space="preserve">O: </w:t>
      </w:r>
      <w:r w:rsidRPr="008F792C">
        <w:rPr>
          <w:rFonts w:cs="Times New Roman"/>
          <w:rtl/>
        </w:rPr>
        <w:t>ינאי</w:t>
      </w:r>
      <w:r w:rsidRPr="008F792C">
        <w:rPr>
          <w:rStyle w:val="FootnoteReference"/>
          <w:rFonts w:cs="Times New Roman"/>
        </w:rPr>
        <w:footnoteReference w:id="1384"/>
      </w:r>
      <w:r w:rsidRPr="008F792C">
        <w:rPr>
          <w:b/>
          <w:bCs/>
        </w:rPr>
        <w:t xml:space="preserve"> Ds: </w:t>
      </w:r>
      <w:r w:rsidRPr="008F792C">
        <w:t xml:space="preserve">Ami </w:t>
      </w:r>
      <w:r>
        <w:t>(1</w:t>
      </w:r>
      <w:r w:rsidRPr="008F792C">
        <w:t xml:space="preserve">)’s father-in-law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yEruv</w:t>
      </w:r>
      <w:r w:rsidRPr="008F792C">
        <w:t xml:space="preserve"> 10:10, 26c (Kosovsky, </w:t>
      </w:r>
      <w:r w:rsidRPr="008F792C">
        <w:rPr>
          <w:i/>
          <w:iCs/>
        </w:rPr>
        <w:t>Yerushalmi</w:t>
      </w:r>
      <w:r w:rsidRPr="008F792C">
        <w:t xml:space="preserve">, 97) </w:t>
      </w:r>
      <w:r w:rsidRPr="008F792C">
        <w:rPr>
          <w:b/>
          <w:bCs/>
        </w:rPr>
        <w:t xml:space="preserve">E: </w:t>
      </w:r>
      <w:r w:rsidRPr="008F792C">
        <w:rPr>
          <w:rFonts w:cs="Times New Roman"/>
          <w:lang w:val="en-GB"/>
        </w:rPr>
        <w:t>–</w:t>
      </w:r>
      <w:r w:rsidRPr="008F792C">
        <w:rPr>
          <w:b/>
          <w:bCs/>
        </w:rPr>
        <w:t xml:space="preserve"> D: </w:t>
      </w:r>
      <w:r w:rsidR="00580016">
        <w:rPr>
          <w:rFonts w:cs="Times New Roman"/>
          <w:lang w:val="en-GB"/>
        </w:rPr>
        <w:t>3</w:t>
      </w:r>
      <w:r w:rsidR="00580016" w:rsidRPr="00A07EC8">
        <w:rPr>
          <w:rFonts w:cs="Times New Roman"/>
          <w:vertAlign w:val="superscript"/>
          <w:lang w:val="en-GB"/>
        </w:rPr>
        <w:t>rd</w:t>
      </w:r>
      <w:r w:rsidR="00580016">
        <w:rPr>
          <w:rFonts w:cs="Times New Roman"/>
          <w:lang w:val="en-GB"/>
        </w:rPr>
        <w:t xml:space="preserve"> C</w:t>
      </w:r>
      <w:r w:rsidR="00580016">
        <w:rPr>
          <w:rStyle w:val="FootnoteReference"/>
          <w:rFonts w:cs="Times New Roman"/>
          <w:lang w:val="en-GB"/>
        </w:rPr>
        <w:footnoteReference w:id="1385"/>
      </w:r>
    </w:p>
    <w:p w14:paraId="7CB107A7" w14:textId="77777777" w:rsidR="00BD0433" w:rsidRPr="008F792C" w:rsidRDefault="00BD0433" w:rsidP="00580016">
      <w:pPr>
        <w:numPr>
          <w:ilvl w:val="0"/>
          <w:numId w:val="54"/>
        </w:numPr>
        <w:bidi w:val="0"/>
      </w:pPr>
      <w:r w:rsidRPr="008F792C">
        <w:rPr>
          <w:b/>
          <w:bCs/>
        </w:rPr>
        <w:t xml:space="preserve">O: </w:t>
      </w:r>
      <w:r w:rsidRPr="008F792C">
        <w:rPr>
          <w:rFonts w:cs="Times New Roman"/>
          <w:lang w:val="en-GB"/>
        </w:rPr>
        <w:t>–</w:t>
      </w:r>
      <w:r w:rsidRPr="008F792C">
        <w:rPr>
          <w:b/>
          <w:bCs/>
        </w:rPr>
        <w:t xml:space="preserve"> Ds: </w:t>
      </w:r>
      <w:r w:rsidR="00DC1C8C">
        <w:t>Of Beth Go</w:t>
      </w:r>
      <w:r w:rsidRPr="008F792C">
        <w:t>vrin</w:t>
      </w:r>
      <w:r w:rsidRPr="008F792C">
        <w:rPr>
          <w:rStyle w:val="FootnoteReference"/>
        </w:rPr>
        <w:footnoteReference w:id="1386"/>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yYom</w:t>
      </w:r>
      <w:r w:rsidRPr="008F792C">
        <w:t xml:space="preserve"> 7:3, 42b (Kosovsky, </w:t>
      </w:r>
      <w:r w:rsidRPr="008F792C">
        <w:rPr>
          <w:i/>
          <w:iCs/>
        </w:rPr>
        <w:t>Yerushalmi</w:t>
      </w:r>
      <w:r w:rsidRPr="008F792C">
        <w:t xml:space="preserve">, 162) </w:t>
      </w:r>
      <w:r w:rsidRPr="008F792C">
        <w:rPr>
          <w:b/>
          <w:bCs/>
        </w:rPr>
        <w:t xml:space="preserve">E: </w:t>
      </w:r>
      <w:r w:rsidRPr="008F792C">
        <w:rPr>
          <w:rFonts w:cs="Times New Roman"/>
          <w:lang w:val="en-GB"/>
        </w:rPr>
        <w:t>–</w:t>
      </w:r>
      <w:r w:rsidRPr="008F792C">
        <w:rPr>
          <w:b/>
          <w:bCs/>
        </w:rPr>
        <w:t xml:space="preserve"> D: </w:t>
      </w:r>
      <w:r w:rsidR="00580016" w:rsidRPr="006A51F8">
        <w:t>3</w:t>
      </w:r>
      <w:r w:rsidR="00580016" w:rsidRPr="006A51F8">
        <w:rPr>
          <w:vertAlign w:val="superscript"/>
        </w:rPr>
        <w:t>rd</w:t>
      </w:r>
      <w:r w:rsidR="00580016" w:rsidRPr="006A51F8">
        <w:t xml:space="preserve"> C</w:t>
      </w:r>
      <w:r w:rsidR="00580016" w:rsidRPr="006A51F8">
        <w:rPr>
          <w:rStyle w:val="FootnoteReference"/>
        </w:rPr>
        <w:footnoteReference w:id="1387"/>
      </w:r>
    </w:p>
    <w:p w14:paraId="2E7F8BE1" w14:textId="77777777" w:rsidR="00BD0433" w:rsidRPr="008F792C" w:rsidRDefault="00BD0433" w:rsidP="00580016">
      <w:pPr>
        <w:numPr>
          <w:ilvl w:val="0"/>
          <w:numId w:val="54"/>
        </w:numPr>
        <w:bidi w:val="0"/>
      </w:pPr>
      <w:r w:rsidRPr="008F792C">
        <w:rPr>
          <w:b/>
          <w:bCs/>
        </w:rPr>
        <w:t xml:space="preserve">O: </w:t>
      </w:r>
      <w:r w:rsidRPr="008F792C">
        <w:rPr>
          <w:rFonts w:cs="Times New Roman"/>
          <w:rtl/>
        </w:rPr>
        <w:t>ינאי</w:t>
      </w:r>
      <w:r w:rsidRPr="008F792C">
        <w:rPr>
          <w:rStyle w:val="FootnoteReference"/>
          <w:rFonts w:cs="Times New Roman"/>
        </w:rPr>
        <w:footnoteReference w:id="1388"/>
      </w:r>
      <w:r w:rsidRPr="008F792C">
        <w:rPr>
          <w:b/>
          <w:bCs/>
        </w:rPr>
        <w:t xml:space="preserve"> Ds</w:t>
      </w:r>
      <w:r w:rsidRPr="008F792C">
        <w:rPr>
          <w:b/>
          <w:bCs/>
          <w:lang w:val="en-GB"/>
        </w:rPr>
        <w:t>:</w:t>
      </w:r>
      <w:r w:rsidRPr="008F792C">
        <w:rPr>
          <w:lang w:val="en-GB"/>
        </w:rPr>
        <w:t xml:space="preserve"> Joseph </w:t>
      </w:r>
      <w:r w:rsidRPr="008F792C">
        <w:t>(</w:t>
      </w:r>
      <w:r>
        <w:t>4</w:t>
      </w:r>
      <w:r w:rsidR="002C2DA4">
        <w:t>3</w:t>
      </w:r>
      <w:r w:rsidRPr="008F792C">
        <w:t xml:space="preserve">)’s father </w:t>
      </w:r>
      <w:r w:rsidRPr="008F792C">
        <w:rPr>
          <w:b/>
          <w:bCs/>
          <w:lang w:val="en-GB"/>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yGit</w:t>
      </w:r>
      <w:r w:rsidRPr="008F792C">
        <w:t xml:space="preserve"> 9:7, 50c (Kosovsky, </w:t>
      </w:r>
      <w:r w:rsidRPr="008F792C">
        <w:rPr>
          <w:i/>
          <w:iCs/>
        </w:rPr>
        <w:t>Yerushalmi</w:t>
      </w:r>
      <w:r w:rsidRPr="008F792C">
        <w:t xml:space="preserve">, </w:t>
      </w:r>
      <w:r w:rsidRPr="008F792C">
        <w:rPr>
          <w:rFonts w:cs="Times New Roman"/>
          <w:lang w:val="en-GB"/>
        </w:rPr>
        <w:t>396</w:t>
      </w:r>
      <w:r w:rsidRPr="008F792C">
        <w:t xml:space="preserve">) </w:t>
      </w:r>
      <w:r w:rsidRPr="008F792C">
        <w:rPr>
          <w:b/>
          <w:bCs/>
        </w:rPr>
        <w:t>E:</w:t>
      </w:r>
      <w:r w:rsidRPr="008F792C">
        <w:t xml:space="preserve"> Fict</w:t>
      </w:r>
      <w:r w:rsidRPr="008F792C">
        <w:t>i</w:t>
      </w:r>
      <w:r w:rsidRPr="008F792C">
        <w:t>tious?</w:t>
      </w:r>
      <w:r w:rsidRPr="008F792C">
        <w:rPr>
          <w:rStyle w:val="FootnoteReference"/>
        </w:rPr>
        <w:footnoteReference w:id="1389"/>
      </w:r>
      <w:r w:rsidRPr="008F792C">
        <w:t xml:space="preserve"> </w:t>
      </w:r>
      <w:r w:rsidRPr="008F792C">
        <w:rPr>
          <w:b/>
          <w:bCs/>
        </w:rPr>
        <w:t xml:space="preserve">D: </w:t>
      </w:r>
      <w:r w:rsidR="006C652B">
        <w:rPr>
          <w:rFonts w:cs="Times New Roman"/>
          <w:lang w:val="en-GB"/>
        </w:rPr>
        <w:t>3</w:t>
      </w:r>
      <w:r w:rsidR="006C652B" w:rsidRPr="002B189E">
        <w:rPr>
          <w:rFonts w:cs="Times New Roman"/>
          <w:vertAlign w:val="superscript"/>
          <w:lang w:val="en-GB"/>
        </w:rPr>
        <w:t>rd</w:t>
      </w:r>
      <w:r w:rsidR="006C652B">
        <w:rPr>
          <w:rFonts w:cs="Times New Roman"/>
          <w:lang w:val="en-GB"/>
        </w:rPr>
        <w:t xml:space="preserve"> C</w:t>
      </w:r>
      <w:r w:rsidR="006C652B">
        <w:rPr>
          <w:rStyle w:val="FootnoteReference"/>
          <w:rFonts w:cs="Times New Roman"/>
          <w:lang w:val="en-GB"/>
        </w:rPr>
        <w:footnoteReference w:id="1390"/>
      </w:r>
    </w:p>
    <w:p w14:paraId="6E25F41A" w14:textId="77777777" w:rsidR="00BD0433" w:rsidRPr="008F792C" w:rsidRDefault="00BD0433" w:rsidP="006C652B">
      <w:pPr>
        <w:numPr>
          <w:ilvl w:val="0"/>
          <w:numId w:val="54"/>
        </w:numPr>
        <w:bidi w:val="0"/>
      </w:pPr>
      <w:r w:rsidRPr="008F792C">
        <w:rPr>
          <w:b/>
          <w:bCs/>
          <w:lang w:val="en-GB"/>
        </w:rPr>
        <w:t xml:space="preserve">O: </w:t>
      </w:r>
      <w:r w:rsidRPr="008F792C">
        <w:rPr>
          <w:rFonts w:cs="Times New Roman"/>
          <w:lang w:val="en-GB"/>
        </w:rPr>
        <w:t>–</w:t>
      </w:r>
      <w:r w:rsidRPr="008F792C">
        <w:rPr>
          <w:b/>
          <w:bCs/>
          <w:lang w:val="en-GB"/>
        </w:rPr>
        <w:t xml:space="preserve"> Ds: </w:t>
      </w:r>
      <w:r w:rsidRPr="008F792C">
        <w:rPr>
          <w:lang w:val="en-GB"/>
        </w:rPr>
        <w:t>H</w:t>
      </w:r>
      <w:r>
        <w:rPr>
          <w:rFonts w:cs="Times New Roman"/>
          <w:lang w:val="en-GB"/>
        </w:rPr>
        <w:t>̣</w:t>
      </w:r>
      <w:r w:rsidRPr="008F792C">
        <w:rPr>
          <w:lang w:val="en-GB"/>
        </w:rPr>
        <w:t xml:space="preserve">ali </w:t>
      </w:r>
      <w:r>
        <w:t>(1</w:t>
      </w:r>
      <w:r w:rsidRPr="008F792C">
        <w:t>)’s son</w:t>
      </w:r>
      <w:r w:rsidRPr="008F792C">
        <w:rPr>
          <w:lang w:val="en-GB"/>
        </w:rPr>
        <w:t xml:space="preserve"> </w:t>
      </w:r>
      <w:r w:rsidRPr="008F792C">
        <w:rPr>
          <w:b/>
          <w:bCs/>
          <w:lang w:val="en-GB"/>
        </w:rPr>
        <w:t>F:</w:t>
      </w:r>
      <w:r w:rsidRPr="008F792C">
        <w:rPr>
          <w:lang w:val="en-GB"/>
        </w:rPr>
        <w:t xml:space="preserve"> </w:t>
      </w:r>
      <w:r w:rsidRPr="008F792C">
        <w:t xml:space="preserve">–– </w:t>
      </w:r>
      <w:r w:rsidRPr="008F792C">
        <w:rPr>
          <w:b/>
          <w:bCs/>
        </w:rPr>
        <w:t>S:</w:t>
      </w:r>
      <w:r w:rsidRPr="008F792C">
        <w:t xml:space="preserve"> </w:t>
      </w:r>
      <w:r w:rsidRPr="008F792C">
        <w:rPr>
          <w:i/>
          <w:iCs/>
        </w:rPr>
        <w:t>ySan</w:t>
      </w:r>
      <w:r w:rsidRPr="008F792C">
        <w:t xml:space="preserve"> 6:5, 23c (Kosovsky, </w:t>
      </w:r>
      <w:r w:rsidRPr="008F792C">
        <w:rPr>
          <w:i/>
          <w:iCs/>
        </w:rPr>
        <w:t>Yerushalmi</w:t>
      </w:r>
      <w:r w:rsidRPr="008F792C">
        <w:t xml:space="preserve">, 259) </w:t>
      </w:r>
      <w:r w:rsidRPr="008F792C">
        <w:rPr>
          <w:b/>
          <w:bCs/>
        </w:rPr>
        <w:t xml:space="preserve">E: </w:t>
      </w:r>
      <w:r w:rsidRPr="008F792C">
        <w:rPr>
          <w:rFonts w:cs="Times New Roman"/>
          <w:lang w:val="en-GB"/>
        </w:rPr>
        <w:t>–</w:t>
      </w:r>
      <w:r w:rsidRPr="008F792C">
        <w:rPr>
          <w:b/>
          <w:bCs/>
        </w:rPr>
        <w:t xml:space="preserve"> D: </w:t>
      </w:r>
      <w:r w:rsidR="006C652B">
        <w:rPr>
          <w:rFonts w:cs="Times New Roman"/>
        </w:rPr>
        <w:t>Pre-400</w:t>
      </w:r>
      <w:r w:rsidR="006C652B">
        <w:rPr>
          <w:rStyle w:val="FootnoteReference"/>
          <w:rFonts w:cs="Times New Roman"/>
        </w:rPr>
        <w:footnoteReference w:id="1391"/>
      </w:r>
    </w:p>
    <w:p w14:paraId="41128095" w14:textId="77777777" w:rsidR="00BD0433" w:rsidRPr="008F792C" w:rsidRDefault="00BD0433" w:rsidP="00DB73DB">
      <w:pPr>
        <w:numPr>
          <w:ilvl w:val="0"/>
          <w:numId w:val="54"/>
        </w:numPr>
        <w:bidi w:val="0"/>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Isaac </w:t>
      </w:r>
      <w:r w:rsidRPr="008F792C">
        <w:t>(</w:t>
      </w:r>
      <w:r>
        <w:t>2</w:t>
      </w:r>
      <w:r w:rsidR="001E2E33">
        <w:t>6</w:t>
      </w:r>
      <w:r w:rsidRPr="008F792C">
        <w:t>)’s father</w:t>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yNid </w:t>
      </w:r>
      <w:r w:rsidRPr="008F792C">
        <w:t xml:space="preserve">2:7, 50b (Kosovsky, </w:t>
      </w:r>
      <w:r w:rsidRPr="008F792C">
        <w:rPr>
          <w:i/>
          <w:iCs/>
        </w:rPr>
        <w:t>Yerushalmi</w:t>
      </w:r>
      <w:r w:rsidRPr="008F792C">
        <w:t xml:space="preserve">, 330) </w:t>
      </w:r>
      <w:r w:rsidRPr="008F792C">
        <w:rPr>
          <w:b/>
          <w:bCs/>
        </w:rPr>
        <w:t xml:space="preserve">E: </w:t>
      </w:r>
      <w:r w:rsidRPr="008F792C">
        <w:rPr>
          <w:rFonts w:cs="Times New Roman"/>
          <w:lang w:val="en-GB"/>
        </w:rPr>
        <w:t>–</w:t>
      </w:r>
      <w:r w:rsidRPr="008F792C">
        <w:rPr>
          <w:b/>
          <w:bCs/>
        </w:rPr>
        <w:t xml:space="preserve"> D: </w:t>
      </w:r>
      <w:r w:rsidR="006C652B">
        <w:t>3</w:t>
      </w:r>
      <w:r w:rsidR="006C652B" w:rsidRPr="006C652B">
        <w:rPr>
          <w:vertAlign w:val="superscript"/>
        </w:rPr>
        <w:t>rd</w:t>
      </w:r>
      <w:r w:rsidR="006C652B">
        <w:t>-4</w:t>
      </w:r>
      <w:r w:rsidR="006C652B" w:rsidRPr="006C652B">
        <w:rPr>
          <w:vertAlign w:val="superscript"/>
        </w:rPr>
        <w:t>th</w:t>
      </w:r>
      <w:r w:rsidR="006C652B">
        <w:t xml:space="preserve"> C</w:t>
      </w:r>
      <w:r w:rsidR="006C652B">
        <w:rPr>
          <w:rStyle w:val="FootnoteReference"/>
        </w:rPr>
        <w:footnoteReference w:id="1392"/>
      </w:r>
    </w:p>
    <w:p w14:paraId="7DDBA6C5" w14:textId="77777777" w:rsidR="00BD0433" w:rsidRPr="008F792C" w:rsidRDefault="00BD0433" w:rsidP="00815F05">
      <w:pPr>
        <w:numPr>
          <w:ilvl w:val="0"/>
          <w:numId w:val="54"/>
        </w:numPr>
        <w:bidi w:val="0"/>
        <w:rPr>
          <w:rFonts w:cs="Times New Roman"/>
          <w:lang w:val="en-GB"/>
        </w:rPr>
      </w:pPr>
      <w:r w:rsidRPr="008F792C">
        <w:rPr>
          <w:rFonts w:cs="Times New Roman"/>
          <w:b/>
          <w:bCs/>
          <w:lang w:val="en-GB"/>
        </w:rPr>
        <w:t xml:space="preserve">O: </w:t>
      </w:r>
      <w:r w:rsidRPr="008F792C">
        <w:rPr>
          <w:rFonts w:cs="Times New Roman" w:hint="cs"/>
          <w:rtl/>
          <w:lang w:val="en-GB"/>
        </w:rPr>
        <w:t>רבנאי</w:t>
      </w:r>
      <w:r w:rsidRPr="008F792C">
        <w:rPr>
          <w:rStyle w:val="FootnoteReference"/>
          <w:rFonts w:cs="Times New Roman"/>
          <w:lang w:val="en-GB"/>
        </w:rPr>
        <w:footnoteReference w:id="1393"/>
      </w:r>
      <w:r w:rsidRPr="008F792C">
        <w:rPr>
          <w:rFonts w:cs="Times New Roman"/>
          <w:b/>
          <w:bCs/>
          <w:lang w:val="en-GB"/>
        </w:rPr>
        <w:t xml:space="preserve"> Ds: </w:t>
      </w:r>
      <w:r>
        <w:rPr>
          <w:rFonts w:cs="Times New Roman"/>
          <w:lang w:val="en-GB"/>
        </w:rPr>
        <w:t>Ḥiyya (4</w:t>
      </w:r>
      <w:r w:rsidRPr="008F792C">
        <w:rPr>
          <w:rFonts w:cs="Times New Roman"/>
          <w:lang w:val="en-GB"/>
        </w:rPr>
        <w:t xml:space="preserve">)’s brother </w:t>
      </w:r>
      <w:r w:rsidRPr="008F792C">
        <w:rPr>
          <w:rFonts w:cs="Times New Roman"/>
          <w:b/>
          <w:bCs/>
          <w:lang w:val="en-GB"/>
        </w:rPr>
        <w:t xml:space="preserve">F: </w:t>
      </w:r>
      <w:r w:rsidRPr="008F792C">
        <w:rPr>
          <w:rFonts w:cs="Times New Roman"/>
          <w:lang w:val="en-GB"/>
        </w:rPr>
        <w:t>–</w:t>
      </w:r>
      <w:r w:rsidRPr="008F792C">
        <w:rPr>
          <w:rFonts w:cs="Times New Roman"/>
          <w:b/>
          <w:bCs/>
          <w:lang w:val="en-GB"/>
        </w:rPr>
        <w:t xml:space="preserve"> S: </w:t>
      </w:r>
      <w:r w:rsidRPr="008F792C">
        <w:rPr>
          <w:rFonts w:cs="Times New Roman"/>
          <w:i/>
          <w:iCs/>
          <w:lang w:val="en-GB"/>
        </w:rPr>
        <w:t>bBer</w:t>
      </w:r>
      <w:r w:rsidRPr="008F792C">
        <w:rPr>
          <w:rFonts w:cs="Times New Roman"/>
          <w:lang w:val="en-GB"/>
        </w:rPr>
        <w:t xml:space="preserve"> 21b</w:t>
      </w:r>
      <w:r w:rsidRPr="008F792C">
        <w:rPr>
          <w:rStyle w:val="FootnoteReference"/>
          <w:rFonts w:cs="Times New Roman"/>
          <w:lang w:val="en-GB"/>
        </w:rPr>
        <w:footnoteReference w:id="1394"/>
      </w:r>
      <w:r w:rsidRPr="008F792C">
        <w:rPr>
          <w:rFonts w:cs="Times New Roman"/>
          <w:lang w:val="en-GB"/>
        </w:rPr>
        <w:t xml:space="preserve"> (Kosowsky, </w:t>
      </w:r>
      <w:r w:rsidRPr="008F792C">
        <w:rPr>
          <w:rFonts w:cs="Times New Roman"/>
          <w:i/>
          <w:iCs/>
          <w:lang w:val="en-GB"/>
        </w:rPr>
        <w:t>Babylonico</w:t>
      </w:r>
      <w:r w:rsidRPr="008F792C">
        <w:rPr>
          <w:rFonts w:cs="Times New Roman"/>
          <w:lang w:val="en-GB"/>
        </w:rPr>
        <w:t xml:space="preserve">, 1526) </w:t>
      </w:r>
      <w:r w:rsidRPr="008F792C">
        <w:rPr>
          <w:rFonts w:cs="Times New Roman"/>
          <w:b/>
          <w:bCs/>
          <w:lang w:val="en-GB"/>
        </w:rPr>
        <w:t xml:space="preserve">E: </w:t>
      </w:r>
      <w:r w:rsidRPr="008F792C">
        <w:rPr>
          <w:rFonts w:cs="Times New Roman"/>
          <w:lang w:val="en-GB"/>
        </w:rPr>
        <w:t>–</w:t>
      </w:r>
      <w:r w:rsidRPr="008F792C">
        <w:rPr>
          <w:rFonts w:cs="Times New Roman"/>
          <w:b/>
          <w:bCs/>
          <w:lang w:val="en-GB"/>
        </w:rPr>
        <w:t xml:space="preserve"> D: </w:t>
      </w:r>
      <w:r w:rsidR="00A80ED4" w:rsidRPr="00A80ED4">
        <w:rPr>
          <w:rFonts w:cs="Times New Roman"/>
          <w:lang w:val="en-GB"/>
        </w:rPr>
        <w:t>3</w:t>
      </w:r>
      <w:r w:rsidR="00A80ED4" w:rsidRPr="00A80ED4">
        <w:rPr>
          <w:rFonts w:cs="Times New Roman"/>
          <w:vertAlign w:val="superscript"/>
          <w:lang w:val="en-GB"/>
        </w:rPr>
        <w:t>rd</w:t>
      </w:r>
      <w:r w:rsidR="00A80ED4" w:rsidRPr="00A80ED4">
        <w:rPr>
          <w:rFonts w:cs="Times New Roman"/>
          <w:lang w:val="en-GB"/>
        </w:rPr>
        <w:t>-4</w:t>
      </w:r>
      <w:r w:rsidR="00A80ED4" w:rsidRPr="00A80ED4">
        <w:rPr>
          <w:rFonts w:cs="Times New Roman"/>
          <w:vertAlign w:val="superscript"/>
          <w:lang w:val="en-GB"/>
        </w:rPr>
        <w:t>th</w:t>
      </w:r>
      <w:r w:rsidR="00A80ED4" w:rsidRPr="00A80ED4">
        <w:rPr>
          <w:rFonts w:cs="Times New Roman"/>
          <w:lang w:val="en-GB"/>
        </w:rPr>
        <w:t xml:space="preserve"> C</w:t>
      </w:r>
      <w:r w:rsidR="00A80ED4">
        <w:rPr>
          <w:rStyle w:val="FootnoteReference"/>
          <w:rFonts w:cs="Times New Roman"/>
          <w:lang w:val="en-GB"/>
        </w:rPr>
        <w:footnoteReference w:id="1395"/>
      </w:r>
    </w:p>
    <w:p w14:paraId="6E99E12E" w14:textId="77777777" w:rsidR="00BD0433" w:rsidRPr="008F792C" w:rsidRDefault="00BD0433" w:rsidP="00A80ED4">
      <w:pPr>
        <w:numPr>
          <w:ilvl w:val="0"/>
          <w:numId w:val="54"/>
        </w:numPr>
        <w:bidi w:val="0"/>
      </w:pPr>
      <w:r w:rsidRPr="008F792C">
        <w:rPr>
          <w:b/>
          <w:bCs/>
        </w:rPr>
        <w:t xml:space="preserve">O: </w:t>
      </w:r>
      <w:r w:rsidRPr="008F792C">
        <w:rPr>
          <w:rFonts w:cs="Times New Roman"/>
          <w:rtl/>
        </w:rPr>
        <w:t>ינאי</w:t>
      </w:r>
      <w:r w:rsidRPr="008F792C">
        <w:rPr>
          <w:rStyle w:val="FootnoteReference"/>
          <w:rFonts w:cs="Times New Roman"/>
        </w:rPr>
        <w:footnoteReference w:id="1396"/>
      </w:r>
      <w:r w:rsidRPr="008F792C">
        <w:rPr>
          <w:b/>
          <w:bCs/>
        </w:rPr>
        <w:t xml:space="preserve"> Ds</w:t>
      </w:r>
      <w:r w:rsidRPr="008F792C">
        <w:rPr>
          <w:b/>
          <w:bCs/>
          <w:lang w:val="en-GB"/>
        </w:rPr>
        <w:t>:</w:t>
      </w:r>
      <w:r w:rsidRPr="008F792C">
        <w:rPr>
          <w:lang w:val="en-GB"/>
        </w:rPr>
        <w:t xml:space="preserve"> Elder/</w:t>
      </w:r>
      <w:r w:rsidRPr="000F47FA">
        <w:rPr>
          <w:lang w:val="en-GB"/>
        </w:rPr>
        <w:t>Great</w:t>
      </w:r>
      <w:r w:rsidRPr="008F792C">
        <w:rPr>
          <w:rStyle w:val="FootnoteReference"/>
          <w:lang w:val="en-GB"/>
        </w:rPr>
        <w:footnoteReference w:id="1397"/>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S:</w:t>
      </w:r>
      <w:r w:rsidRPr="008F792C">
        <w:rPr>
          <w:lang w:val="en-GB"/>
        </w:rPr>
        <w:t xml:space="preserve"> </w:t>
      </w:r>
      <w:r w:rsidRPr="008F792C">
        <w:rPr>
          <w:i/>
          <w:iCs/>
          <w:lang w:val="en-GB"/>
        </w:rPr>
        <w:t xml:space="preserve">bMeg </w:t>
      </w:r>
      <w:r w:rsidRPr="008F792C">
        <w:rPr>
          <w:lang w:val="en-GB"/>
        </w:rPr>
        <w:t>32a</w:t>
      </w:r>
      <w:r w:rsidRPr="008F792C">
        <w:rPr>
          <w:rStyle w:val="FootnoteReference"/>
          <w:lang w:val="en-GB"/>
        </w:rPr>
        <w:footnoteReference w:id="1398"/>
      </w:r>
      <w:r w:rsidRPr="008F792C">
        <w:rPr>
          <w:lang w:val="en-GB"/>
        </w:rPr>
        <w:t xml:space="preserve"> (</w:t>
      </w:r>
      <w:r w:rsidRPr="008F792C">
        <w:t xml:space="preserve">Kosowsky, </w:t>
      </w:r>
      <w:r w:rsidRPr="008F792C">
        <w:rPr>
          <w:i/>
          <w:iCs/>
        </w:rPr>
        <w:t>Babylonico</w:t>
      </w:r>
      <w:r w:rsidRPr="008F792C">
        <w:t xml:space="preserve">, 887) </w:t>
      </w:r>
      <w:r w:rsidRPr="008F792C">
        <w:rPr>
          <w:b/>
          <w:bCs/>
        </w:rPr>
        <w:t xml:space="preserve">E: </w:t>
      </w:r>
      <w:r w:rsidRPr="008F792C">
        <w:rPr>
          <w:rFonts w:cs="Times New Roman"/>
          <w:lang w:val="en-GB"/>
        </w:rPr>
        <w:t>–</w:t>
      </w:r>
      <w:r w:rsidRPr="008F792C">
        <w:rPr>
          <w:b/>
          <w:bCs/>
        </w:rPr>
        <w:t xml:space="preserve"> D: </w:t>
      </w:r>
      <w:r w:rsidR="00A80ED4">
        <w:rPr>
          <w:rFonts w:cs="Times New Roman"/>
        </w:rPr>
        <w:t>Pre-400</w:t>
      </w:r>
      <w:r w:rsidR="00A80ED4">
        <w:rPr>
          <w:rStyle w:val="FootnoteReference"/>
          <w:rFonts w:cs="Times New Roman"/>
        </w:rPr>
        <w:footnoteReference w:id="1399"/>
      </w:r>
    </w:p>
    <w:p w14:paraId="2060873E" w14:textId="77777777" w:rsidR="00BD0433" w:rsidRPr="008F792C" w:rsidRDefault="00BD0433" w:rsidP="00A80ED4">
      <w:pPr>
        <w:numPr>
          <w:ilvl w:val="0"/>
          <w:numId w:val="54"/>
        </w:numPr>
        <w:bidi w:val="0"/>
      </w:pPr>
      <w:r w:rsidRPr="008F792C">
        <w:rPr>
          <w:b/>
          <w:bCs/>
        </w:rPr>
        <w:t xml:space="preserve">O: </w:t>
      </w:r>
      <w:r w:rsidRPr="008F792C">
        <w:rPr>
          <w:rFonts w:cs="Times New Roman"/>
          <w:rtl/>
        </w:rPr>
        <w:t>ינאי</w:t>
      </w:r>
      <w:r w:rsidRPr="008F792C">
        <w:rPr>
          <w:rStyle w:val="FootnoteReference"/>
          <w:rFonts w:cs="Times New Roman"/>
        </w:rPr>
        <w:footnoteReference w:id="1400"/>
      </w:r>
      <w:r w:rsidRPr="008F792C">
        <w:rPr>
          <w:b/>
          <w:bCs/>
        </w:rPr>
        <w:t xml:space="preserve"> Ds</w:t>
      </w:r>
      <w:r w:rsidRPr="008F792C">
        <w:rPr>
          <w:b/>
          <w:bCs/>
          <w:lang w:val="en-GB"/>
        </w:rPr>
        <w:t>:</w:t>
      </w:r>
      <w:r w:rsidRPr="008F792C">
        <w:rPr>
          <w:lang w:val="en-GB"/>
        </w:rPr>
        <w:t xml:space="preserve"> Jonathan </w:t>
      </w:r>
      <w:r w:rsidRPr="008F792C">
        <w:t>(</w:t>
      </w:r>
      <w:r>
        <w:t>14</w:t>
      </w:r>
      <w:r w:rsidRPr="008F792C">
        <w:t>)’s grandson</w:t>
      </w:r>
      <w:r w:rsidR="00F237DF">
        <w:rPr>
          <w:rStyle w:val="FootnoteReference"/>
        </w:rPr>
        <w:footnoteReference w:id="1401"/>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S:</w:t>
      </w:r>
      <w:r w:rsidRPr="008F792C">
        <w:rPr>
          <w:lang w:val="en-GB"/>
        </w:rPr>
        <w:t xml:space="preserve"> </w:t>
      </w:r>
      <w:r w:rsidRPr="008F792C">
        <w:rPr>
          <w:i/>
          <w:iCs/>
          <w:lang w:val="en-GB"/>
        </w:rPr>
        <w:t xml:space="preserve">bMeg </w:t>
      </w:r>
      <w:r w:rsidRPr="008F792C">
        <w:rPr>
          <w:lang w:val="en-GB"/>
        </w:rPr>
        <w:t>32a</w:t>
      </w:r>
      <w:r w:rsidRPr="008F792C">
        <w:rPr>
          <w:rStyle w:val="FootnoteReference"/>
          <w:lang w:val="en-GB"/>
        </w:rPr>
        <w:footnoteReference w:id="1402"/>
      </w:r>
      <w:r w:rsidRPr="008F792C">
        <w:rPr>
          <w:lang w:val="en-GB"/>
        </w:rPr>
        <w:t xml:space="preserve"> (</w:t>
      </w:r>
      <w:r w:rsidRPr="008F792C">
        <w:t xml:space="preserve">Kosowsky, </w:t>
      </w:r>
      <w:r w:rsidRPr="008F792C">
        <w:rPr>
          <w:i/>
          <w:iCs/>
        </w:rPr>
        <w:t>Babylonico</w:t>
      </w:r>
      <w:r w:rsidRPr="008F792C">
        <w:t xml:space="preserve">, 887) </w:t>
      </w:r>
      <w:r w:rsidRPr="008F792C">
        <w:rPr>
          <w:b/>
          <w:bCs/>
        </w:rPr>
        <w:t xml:space="preserve">E: </w:t>
      </w:r>
      <w:r w:rsidRPr="008F792C">
        <w:rPr>
          <w:rFonts w:cs="Times New Roman"/>
          <w:lang w:val="en-GB"/>
        </w:rPr>
        <w:t>–</w:t>
      </w:r>
      <w:r w:rsidRPr="008F792C">
        <w:rPr>
          <w:b/>
          <w:bCs/>
        </w:rPr>
        <w:t xml:space="preserve"> D: </w:t>
      </w:r>
      <w:r w:rsidR="00A80ED4">
        <w:rPr>
          <w:rFonts w:cs="Times New Roman"/>
        </w:rPr>
        <w:t>Pre-400</w:t>
      </w:r>
      <w:r w:rsidR="00A80ED4">
        <w:rPr>
          <w:rStyle w:val="FootnoteReference"/>
          <w:rFonts w:cs="Times New Roman"/>
        </w:rPr>
        <w:footnoteReference w:id="1403"/>
      </w:r>
    </w:p>
    <w:p w14:paraId="32310DCC" w14:textId="77777777" w:rsidR="00BD0433" w:rsidRPr="008F792C" w:rsidRDefault="00BD0433" w:rsidP="00815F05">
      <w:pPr>
        <w:numPr>
          <w:ilvl w:val="0"/>
          <w:numId w:val="54"/>
        </w:numPr>
        <w:bidi w:val="0"/>
      </w:pPr>
      <w:r w:rsidRPr="008F792C">
        <w:rPr>
          <w:b/>
          <w:bCs/>
        </w:rPr>
        <w:t xml:space="preserve">O: </w:t>
      </w:r>
      <w:r w:rsidRPr="008F792C">
        <w:rPr>
          <w:rFonts w:cs="Times New Roman"/>
          <w:rtl/>
        </w:rPr>
        <w:t>ינאי</w:t>
      </w:r>
      <w:r w:rsidRPr="008F792C">
        <w:rPr>
          <w:rStyle w:val="FootnoteReference"/>
          <w:rFonts w:cs="Times New Roman"/>
        </w:rPr>
        <w:footnoteReference w:id="1404"/>
      </w:r>
      <w:r w:rsidRPr="008F792C">
        <w:rPr>
          <w:b/>
          <w:bCs/>
        </w:rPr>
        <w:t xml:space="preserve"> Ds</w:t>
      </w:r>
      <w:r w:rsidRPr="008F792C">
        <w:rPr>
          <w:b/>
          <w:bCs/>
          <w:lang w:val="en-GB"/>
        </w:rPr>
        <w:t>:</w:t>
      </w:r>
      <w:r w:rsidRPr="008F792C">
        <w:rPr>
          <w:lang w:val="en-GB"/>
        </w:rPr>
        <w:t xml:space="preserve"> Ami </w:t>
      </w:r>
      <w:r>
        <w:t>(1</w:t>
      </w:r>
      <w:r w:rsidRPr="008F792C">
        <w:t>)’s son</w:t>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bHul </w:t>
      </w:r>
      <w:r w:rsidRPr="008F792C">
        <w:t>111a</w:t>
      </w:r>
      <w:r w:rsidRPr="008F792C">
        <w:rPr>
          <w:rStyle w:val="FootnoteReference"/>
        </w:rPr>
        <w:footnoteReference w:id="1405"/>
      </w:r>
      <w:r w:rsidRPr="008F792C">
        <w:t xml:space="preserve"> (Kosowsky, </w:t>
      </w:r>
      <w:r w:rsidRPr="008F792C">
        <w:rPr>
          <w:i/>
          <w:iCs/>
        </w:rPr>
        <w:t>Babylonico</w:t>
      </w:r>
      <w:r w:rsidRPr="008F792C">
        <w:t xml:space="preserve">, 887) </w:t>
      </w:r>
      <w:r w:rsidRPr="008F792C">
        <w:rPr>
          <w:b/>
          <w:bCs/>
        </w:rPr>
        <w:t xml:space="preserve">E: </w:t>
      </w:r>
      <w:r w:rsidRPr="008F792C">
        <w:rPr>
          <w:rFonts w:cs="Times New Roman"/>
          <w:lang w:val="en-GB"/>
        </w:rPr>
        <w:t>–</w:t>
      </w:r>
      <w:r w:rsidRPr="008F792C">
        <w:rPr>
          <w:b/>
          <w:bCs/>
        </w:rPr>
        <w:t xml:space="preserve"> D: </w:t>
      </w:r>
      <w:r w:rsidR="00EF454E">
        <w:t>3</w:t>
      </w:r>
      <w:r w:rsidR="00EF454E" w:rsidRPr="00EF454E">
        <w:rPr>
          <w:vertAlign w:val="superscript"/>
        </w:rPr>
        <w:t>rd</w:t>
      </w:r>
      <w:r w:rsidR="00EF454E">
        <w:t xml:space="preserve"> C</w:t>
      </w:r>
      <w:r w:rsidR="00EF454E">
        <w:rPr>
          <w:rStyle w:val="FootnoteReference"/>
        </w:rPr>
        <w:footnoteReference w:id="1406"/>
      </w:r>
    </w:p>
    <w:p w14:paraId="1EEB0E66" w14:textId="77777777" w:rsidR="00BD0433" w:rsidRPr="008F792C" w:rsidRDefault="00BD0433" w:rsidP="00EF454E">
      <w:pPr>
        <w:numPr>
          <w:ilvl w:val="0"/>
          <w:numId w:val="54"/>
        </w:numPr>
        <w:bidi w:val="0"/>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Hagai </w:t>
      </w:r>
      <w:r w:rsidRPr="008F792C">
        <w:t>(</w:t>
      </w:r>
      <w:r>
        <w:t>4</w:t>
      </w:r>
      <w:r w:rsidRPr="008F792C">
        <w:t>)’s son</w:t>
      </w:r>
      <w:r w:rsidRPr="008F792C">
        <w:rPr>
          <w:b/>
          <w:bCs/>
          <w:lang w:val="en-GB"/>
        </w:rPr>
        <w:t xml:space="preserve"> F:</w:t>
      </w:r>
      <w:r w:rsidRPr="008F792C">
        <w:rPr>
          <w:lang w:val="en-GB"/>
        </w:rPr>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Gen Rab </w:t>
      </w:r>
      <w:r w:rsidRPr="008F792C">
        <w:t>21:1</w:t>
      </w:r>
      <w:r w:rsidRPr="008F792C">
        <w:rPr>
          <w:lang w:val="en-GB"/>
        </w:rPr>
        <w:t xml:space="preserve"> (</w:t>
      </w:r>
      <w:r w:rsidRPr="008F792C">
        <w:t xml:space="preserve">Hyman, </w:t>
      </w:r>
      <w:r w:rsidRPr="008F792C">
        <w:rPr>
          <w:i/>
          <w:iCs/>
        </w:rPr>
        <w:t>Toldoth</w:t>
      </w:r>
      <w:r w:rsidRPr="008F792C">
        <w:t xml:space="preserve">, 702) </w:t>
      </w:r>
      <w:r w:rsidRPr="008F792C">
        <w:rPr>
          <w:b/>
          <w:bCs/>
        </w:rPr>
        <w:t xml:space="preserve">E: </w:t>
      </w:r>
      <w:r w:rsidRPr="008F792C">
        <w:rPr>
          <w:rFonts w:cs="Times New Roman"/>
          <w:lang w:val="en-GB"/>
        </w:rPr>
        <w:t>–</w:t>
      </w:r>
      <w:r w:rsidRPr="008F792C">
        <w:rPr>
          <w:b/>
          <w:bCs/>
        </w:rPr>
        <w:t xml:space="preserve"> D: </w:t>
      </w:r>
      <w:r w:rsidR="00EF454E">
        <w:t>3</w:t>
      </w:r>
      <w:r w:rsidR="00EF454E" w:rsidRPr="00A1110E">
        <w:rPr>
          <w:vertAlign w:val="superscript"/>
        </w:rPr>
        <w:t>rd</w:t>
      </w:r>
      <w:r w:rsidR="00EF454E">
        <w:t>-4</w:t>
      </w:r>
      <w:r w:rsidR="00EF454E" w:rsidRPr="00A1110E">
        <w:rPr>
          <w:vertAlign w:val="superscript"/>
        </w:rPr>
        <w:t>th</w:t>
      </w:r>
      <w:r w:rsidR="00EF454E">
        <w:t xml:space="preserve"> C</w:t>
      </w:r>
      <w:r w:rsidR="00EF454E">
        <w:rPr>
          <w:rStyle w:val="FootnoteReference"/>
        </w:rPr>
        <w:footnoteReference w:id="1407"/>
      </w:r>
    </w:p>
    <w:p w14:paraId="3A9416E0" w14:textId="77777777" w:rsidR="00BD0433" w:rsidRPr="008F792C" w:rsidRDefault="00BD0433" w:rsidP="005A5443">
      <w:pPr>
        <w:numPr>
          <w:ilvl w:val="0"/>
          <w:numId w:val="54"/>
        </w:numPr>
        <w:bidi w:val="0"/>
      </w:pPr>
      <w:r w:rsidRPr="008F792C">
        <w:rPr>
          <w:b/>
          <w:bCs/>
          <w:lang w:val="en-GB"/>
        </w:rPr>
        <w:t>O</w:t>
      </w:r>
      <w:r w:rsidR="005A5443" w:rsidRPr="008F792C">
        <w:rPr>
          <w:b/>
          <w:bCs/>
          <w:lang w:val="en-GB"/>
        </w:rPr>
        <w:t xml:space="preserve">: </w:t>
      </w:r>
      <w:r w:rsidR="005A5443" w:rsidRPr="008F792C">
        <w:rPr>
          <w:rFonts w:cs="Times New Roman"/>
          <w:lang w:val="en-GB"/>
        </w:rPr>
        <w:t>–</w:t>
      </w:r>
      <w:r w:rsidR="005A5443" w:rsidRPr="008F792C">
        <w:rPr>
          <w:b/>
          <w:bCs/>
          <w:lang w:val="en-GB"/>
        </w:rPr>
        <w:t xml:space="preserve"> </w:t>
      </w:r>
      <w:r w:rsidRPr="008F792C">
        <w:rPr>
          <w:b/>
          <w:bCs/>
          <w:lang w:val="en-GB"/>
        </w:rPr>
        <w:t xml:space="preserve">Ds: </w:t>
      </w:r>
      <w:r w:rsidRPr="008F792C">
        <w:rPr>
          <w:lang w:val="en-GB"/>
        </w:rPr>
        <w:t xml:space="preserve">Eleazar </w:t>
      </w:r>
      <w:r w:rsidRPr="008F792C">
        <w:t>(</w:t>
      </w:r>
      <w:r w:rsidR="007A0AFA">
        <w:t>29</w:t>
      </w:r>
      <w:r w:rsidRPr="008F792C">
        <w:t>)’s son</w:t>
      </w:r>
      <w:r w:rsidR="00C05BC6">
        <w:t>, governor of the castle</w:t>
      </w:r>
      <w:r w:rsidR="00C05BC6">
        <w:rPr>
          <w:rStyle w:val="FootnoteReference"/>
        </w:rPr>
        <w:footnoteReference w:id="1408"/>
      </w:r>
      <w:r w:rsidRPr="008F792C">
        <w:t xml:space="preserve"> </w:t>
      </w:r>
      <w:r w:rsidRPr="008F792C">
        <w:rPr>
          <w:b/>
          <w:bCs/>
          <w:lang w:val="en-GB"/>
        </w:rPr>
        <w:t>F:</w:t>
      </w:r>
      <w:r w:rsidRPr="008F792C">
        <w:rPr>
          <w:lang w:val="en-GB"/>
        </w:rPr>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Gen Rab </w:t>
      </w:r>
      <w:r w:rsidRPr="008F792C">
        <w:t>95:3</w:t>
      </w:r>
      <w:r w:rsidRPr="008F792C">
        <w:rPr>
          <w:lang w:val="en-GB"/>
        </w:rPr>
        <w:t xml:space="preserve"> (</w:t>
      </w:r>
      <w:r w:rsidRPr="008F792C">
        <w:t xml:space="preserve">Hyman, </w:t>
      </w:r>
      <w:r w:rsidRPr="008F792C">
        <w:rPr>
          <w:i/>
          <w:iCs/>
        </w:rPr>
        <w:t>To</w:t>
      </w:r>
      <w:r w:rsidRPr="008F792C">
        <w:rPr>
          <w:i/>
          <w:iCs/>
        </w:rPr>
        <w:t>l</w:t>
      </w:r>
      <w:r w:rsidRPr="008F792C">
        <w:rPr>
          <w:i/>
          <w:iCs/>
        </w:rPr>
        <w:t>doth</w:t>
      </w:r>
      <w:r w:rsidRPr="008F792C">
        <w:t xml:space="preserve">, 701) </w:t>
      </w:r>
      <w:r w:rsidRPr="008F792C">
        <w:rPr>
          <w:b/>
          <w:bCs/>
        </w:rPr>
        <w:t xml:space="preserve">E: </w:t>
      </w:r>
      <w:r w:rsidRPr="008F792C">
        <w:rPr>
          <w:rFonts w:cs="Times New Roman"/>
          <w:lang w:val="en-GB"/>
        </w:rPr>
        <w:t>–</w:t>
      </w:r>
      <w:r w:rsidRPr="008F792C">
        <w:rPr>
          <w:b/>
          <w:bCs/>
        </w:rPr>
        <w:t xml:space="preserve"> D: </w:t>
      </w:r>
      <w:r w:rsidR="007D5A03">
        <w:t>3</w:t>
      </w:r>
      <w:r w:rsidR="007D5A03" w:rsidRPr="00520DF1">
        <w:rPr>
          <w:vertAlign w:val="superscript"/>
        </w:rPr>
        <w:t>rd</w:t>
      </w:r>
      <w:r w:rsidR="007D5A03">
        <w:t xml:space="preserve"> C</w:t>
      </w:r>
      <w:r w:rsidR="007D5A03">
        <w:rPr>
          <w:rStyle w:val="FootnoteReference"/>
        </w:rPr>
        <w:footnoteReference w:id="1409"/>
      </w:r>
    </w:p>
    <w:p w14:paraId="5E3E7593" w14:textId="77777777" w:rsidR="00BD0433" w:rsidRPr="008F792C" w:rsidRDefault="00BD0433" w:rsidP="00EF454E">
      <w:pPr>
        <w:numPr>
          <w:ilvl w:val="0"/>
          <w:numId w:val="54"/>
        </w:numPr>
        <w:bidi w:val="0"/>
      </w:pPr>
      <w:r w:rsidRPr="008F792C">
        <w:rPr>
          <w:b/>
          <w:bCs/>
        </w:rPr>
        <w:t xml:space="preserve">O: </w:t>
      </w:r>
      <w:r w:rsidRPr="008F792C">
        <w:rPr>
          <w:rFonts w:cs="Times New Roman"/>
          <w:rtl/>
        </w:rPr>
        <w:t>ינאי</w:t>
      </w:r>
      <w:r w:rsidRPr="008F792C">
        <w:rPr>
          <w:rStyle w:val="FootnoteReference"/>
          <w:rFonts w:cs="Times New Roman"/>
        </w:rPr>
        <w:footnoteReference w:id="1410"/>
      </w:r>
      <w:r w:rsidRPr="008F792C">
        <w:rPr>
          <w:b/>
          <w:bCs/>
        </w:rPr>
        <w:t xml:space="preserve"> Ds</w:t>
      </w:r>
      <w:r w:rsidRPr="008F792C">
        <w:rPr>
          <w:b/>
          <w:bCs/>
          <w:lang w:val="en-GB"/>
        </w:rPr>
        <w:t>:</w:t>
      </w:r>
      <w:r w:rsidRPr="008F792C">
        <w:rPr>
          <w:lang w:val="en-GB"/>
        </w:rPr>
        <w:t xml:space="preserve"> </w:t>
      </w:r>
      <w:r>
        <w:rPr>
          <w:lang w:val="en-GB"/>
        </w:rPr>
        <w:t>Ḥiyya</w:t>
      </w:r>
      <w:r w:rsidRPr="008F792C">
        <w:rPr>
          <w:lang w:val="en-GB"/>
        </w:rPr>
        <w:t xml:space="preserve"> </w:t>
      </w:r>
      <w:r w:rsidRPr="008F792C">
        <w:t>(</w:t>
      </w:r>
      <w:r w:rsidR="00980F48">
        <w:t>28</w:t>
      </w:r>
      <w:r w:rsidRPr="008F792C">
        <w:t>)’s father</w:t>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Est Rab </w:t>
      </w:r>
      <w:r w:rsidRPr="008F792C">
        <w:t>7:10</w:t>
      </w:r>
      <w:r w:rsidRPr="008F792C">
        <w:rPr>
          <w:lang w:val="en-GB"/>
        </w:rPr>
        <w:t xml:space="preserve"> (</w:t>
      </w:r>
      <w:r w:rsidRPr="008F792C">
        <w:t xml:space="preserve">Hyman, </w:t>
      </w:r>
      <w:r w:rsidRPr="008F792C">
        <w:rPr>
          <w:i/>
          <w:iCs/>
        </w:rPr>
        <w:t>Toldoth</w:t>
      </w:r>
      <w:r w:rsidRPr="008F792C">
        <w:t xml:space="preserve">, 446) </w:t>
      </w:r>
      <w:r w:rsidRPr="008F792C">
        <w:rPr>
          <w:b/>
          <w:bCs/>
        </w:rPr>
        <w:t xml:space="preserve">E: </w:t>
      </w:r>
      <w:r w:rsidRPr="008F792C">
        <w:rPr>
          <w:rFonts w:cs="Times New Roman"/>
          <w:lang w:val="en-GB"/>
        </w:rPr>
        <w:t>–</w:t>
      </w:r>
      <w:r w:rsidRPr="008F792C">
        <w:rPr>
          <w:b/>
          <w:bCs/>
        </w:rPr>
        <w:t xml:space="preserve"> D: </w:t>
      </w:r>
      <w:r w:rsidR="00EF454E" w:rsidRPr="00A4328C">
        <w:t>Pre-400</w:t>
      </w:r>
      <w:r w:rsidR="00EF454E">
        <w:rPr>
          <w:rStyle w:val="FootnoteReference"/>
          <w:lang w:val="de-DE"/>
        </w:rPr>
        <w:footnoteReference w:id="1411"/>
      </w:r>
    </w:p>
    <w:p w14:paraId="1D317F51" w14:textId="77777777" w:rsidR="00BD0433" w:rsidRPr="008F792C" w:rsidRDefault="00BD0433" w:rsidP="00EF454E">
      <w:pPr>
        <w:numPr>
          <w:ilvl w:val="0"/>
          <w:numId w:val="54"/>
        </w:numPr>
        <w:bidi w:val="0"/>
      </w:pPr>
      <w:r w:rsidRPr="008F792C">
        <w:rPr>
          <w:b/>
          <w:bCs/>
        </w:rPr>
        <w:t xml:space="preserve">O: </w:t>
      </w:r>
      <w:r w:rsidRPr="008F792C">
        <w:rPr>
          <w:rFonts w:cs="Times New Roman"/>
          <w:rtl/>
        </w:rPr>
        <w:t>ינאי</w:t>
      </w:r>
      <w:r w:rsidRPr="008F792C">
        <w:rPr>
          <w:rStyle w:val="FootnoteReference"/>
          <w:rFonts w:cs="Times New Roman"/>
        </w:rPr>
        <w:footnoteReference w:id="1412"/>
      </w:r>
      <w:r w:rsidRPr="008F792C">
        <w:rPr>
          <w:b/>
          <w:bCs/>
        </w:rPr>
        <w:t xml:space="preserve"> Ds</w:t>
      </w:r>
      <w:r w:rsidRPr="008F792C">
        <w:rPr>
          <w:b/>
          <w:bCs/>
          <w:lang w:val="en-GB"/>
        </w:rPr>
        <w:t>:</w:t>
      </w:r>
      <w:r w:rsidRPr="008F792C">
        <w:rPr>
          <w:lang w:val="en-GB"/>
        </w:rPr>
        <w:t xml:space="preserve"> Simon </w:t>
      </w:r>
      <w:r>
        <w:t>(</w:t>
      </w:r>
      <w:r w:rsidR="004B7DBB">
        <w:t>19</w:t>
      </w:r>
      <w:r w:rsidRPr="008F792C">
        <w:t>)’s son</w:t>
      </w:r>
      <w:r w:rsidRPr="008F792C">
        <w:rPr>
          <w:b/>
          <w:bCs/>
          <w:lang w:val="en-GB"/>
        </w:rPr>
        <w:t xml:space="preserve"> F:</w:t>
      </w:r>
      <w:r w:rsidRPr="008F792C">
        <w:rPr>
          <w:lang w:val="en-GB"/>
        </w:rPr>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Eccl Rab </w:t>
      </w:r>
      <w:r w:rsidRPr="008F792C">
        <w:t>2:5</w:t>
      </w:r>
      <w:r w:rsidRPr="008F792C">
        <w:rPr>
          <w:lang w:val="en-GB"/>
        </w:rPr>
        <w:t xml:space="preserve"> (</w:t>
      </w:r>
      <w:r w:rsidRPr="008F792C">
        <w:t xml:space="preserve">Hyman, </w:t>
      </w:r>
      <w:r w:rsidRPr="008F792C">
        <w:rPr>
          <w:i/>
          <w:iCs/>
        </w:rPr>
        <w:t>Toldoth</w:t>
      </w:r>
      <w:r w:rsidRPr="008F792C">
        <w:t xml:space="preserve">, 766) </w:t>
      </w:r>
      <w:r w:rsidRPr="008F792C">
        <w:rPr>
          <w:b/>
          <w:bCs/>
        </w:rPr>
        <w:t xml:space="preserve">E: </w:t>
      </w:r>
      <w:r w:rsidRPr="008F792C">
        <w:rPr>
          <w:rFonts w:cs="Times New Roman"/>
          <w:lang w:val="en-GB"/>
        </w:rPr>
        <w:t>–</w:t>
      </w:r>
      <w:r w:rsidRPr="008F792C">
        <w:rPr>
          <w:b/>
          <w:bCs/>
        </w:rPr>
        <w:t xml:space="preserve"> D: </w:t>
      </w:r>
      <w:r w:rsidR="00EF454E">
        <w:t>4</w:t>
      </w:r>
      <w:r w:rsidR="00EF454E" w:rsidRPr="00A25A24">
        <w:rPr>
          <w:vertAlign w:val="superscript"/>
        </w:rPr>
        <w:t>th</w:t>
      </w:r>
      <w:r w:rsidR="00EF454E">
        <w:t xml:space="preserve"> C</w:t>
      </w:r>
      <w:r w:rsidR="00EF454E">
        <w:rPr>
          <w:rStyle w:val="FootnoteReference"/>
        </w:rPr>
        <w:footnoteReference w:id="1413"/>
      </w:r>
    </w:p>
    <w:p w14:paraId="0EEE0405" w14:textId="77777777" w:rsidR="00BD0433" w:rsidRPr="008F792C" w:rsidRDefault="00BD0433" w:rsidP="00815F05">
      <w:pPr>
        <w:numPr>
          <w:ilvl w:val="0"/>
          <w:numId w:val="54"/>
        </w:numPr>
        <w:bidi w:val="0"/>
        <w:rPr>
          <w:b/>
          <w:bCs/>
        </w:rPr>
      </w:pPr>
      <w:r w:rsidRPr="008F792C">
        <w:rPr>
          <w:b/>
          <w:bCs/>
        </w:rPr>
        <w:t xml:space="preserve">O: </w:t>
      </w:r>
      <w:r w:rsidRPr="008F792C">
        <w:rPr>
          <w:rFonts w:cs="Times New Roman"/>
          <w:rtl/>
        </w:rPr>
        <w:t>ינאי</w:t>
      </w:r>
      <w:r w:rsidRPr="008F792C">
        <w:rPr>
          <w:rStyle w:val="FootnoteReference"/>
          <w:rFonts w:cs="Times New Roman"/>
        </w:rPr>
        <w:footnoteReference w:id="1414"/>
      </w:r>
      <w:r w:rsidRPr="008F792C">
        <w:t>/</w:t>
      </w:r>
      <w:r w:rsidRPr="008F792C">
        <w:rPr>
          <w:rFonts w:cs="Times New Roman"/>
          <w:rtl/>
        </w:rPr>
        <w:t>זכאי</w:t>
      </w:r>
      <w:r w:rsidRPr="008F792C">
        <w:rPr>
          <w:rStyle w:val="FootnoteReference"/>
        </w:rPr>
        <w:footnoteReference w:id="1415"/>
      </w:r>
      <w:r w:rsidRPr="008F792C">
        <w:t xml:space="preserve"> </w:t>
      </w:r>
      <w:r w:rsidRPr="008F792C">
        <w:rPr>
          <w:b/>
          <w:bCs/>
        </w:rPr>
        <w:t>Ds:</w:t>
      </w:r>
      <w:r w:rsidRPr="008F792C">
        <w:t xml:space="preserve"> Of Shab</w:t>
      </w:r>
      <w:r w:rsidRPr="008F792C">
        <w:rPr>
          <w:rStyle w:val="FootnoteReference"/>
        </w:rPr>
        <w:footnoteReference w:id="1416"/>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Pes Rab </w:t>
      </w:r>
      <w:r w:rsidRPr="008F792C">
        <w:t>14</w:t>
      </w:r>
      <w:r w:rsidRPr="008F792C">
        <w:rPr>
          <w:lang w:val="en-GB"/>
        </w:rPr>
        <w:t xml:space="preserve"> (</w:t>
      </w:r>
      <w:r w:rsidRPr="008F792C">
        <w:t xml:space="preserve">Hyman, </w:t>
      </w:r>
      <w:r w:rsidRPr="008F792C">
        <w:rPr>
          <w:i/>
          <w:iCs/>
        </w:rPr>
        <w:t>Toldoth</w:t>
      </w:r>
      <w:r w:rsidRPr="008F792C">
        <w:t xml:space="preserve">, 766) </w:t>
      </w:r>
      <w:r w:rsidRPr="008F792C">
        <w:rPr>
          <w:b/>
          <w:bCs/>
        </w:rPr>
        <w:t xml:space="preserve">E: </w:t>
      </w:r>
      <w:r w:rsidRPr="008F792C">
        <w:rPr>
          <w:rFonts w:cs="Times New Roman"/>
          <w:lang w:val="en-GB"/>
        </w:rPr>
        <w:t>–</w:t>
      </w:r>
      <w:r w:rsidRPr="008F792C">
        <w:rPr>
          <w:b/>
          <w:bCs/>
        </w:rPr>
        <w:t xml:space="preserve"> D: </w:t>
      </w:r>
      <w:r w:rsidR="00EF454E">
        <w:t>3</w:t>
      </w:r>
      <w:r w:rsidR="00EF454E" w:rsidRPr="00EF454E">
        <w:rPr>
          <w:vertAlign w:val="superscript"/>
        </w:rPr>
        <w:t>rd</w:t>
      </w:r>
      <w:r w:rsidR="00EF454E">
        <w:t>-4</w:t>
      </w:r>
      <w:r w:rsidR="00EF454E" w:rsidRPr="00EF454E">
        <w:rPr>
          <w:vertAlign w:val="superscript"/>
        </w:rPr>
        <w:t>th</w:t>
      </w:r>
      <w:r w:rsidR="00EF454E">
        <w:t xml:space="preserve"> C</w:t>
      </w:r>
      <w:r w:rsidR="00EF454E">
        <w:rPr>
          <w:rStyle w:val="FootnoteReference"/>
        </w:rPr>
        <w:footnoteReference w:id="1417"/>
      </w:r>
    </w:p>
    <w:p w14:paraId="5C1CF321" w14:textId="77777777" w:rsidR="00BD0433" w:rsidRPr="008F792C" w:rsidRDefault="00BD0433" w:rsidP="00815F05">
      <w:pPr>
        <w:numPr>
          <w:ilvl w:val="0"/>
          <w:numId w:val="54"/>
        </w:numPr>
        <w:bidi w:val="0"/>
      </w:pPr>
      <w:r w:rsidRPr="008F792C">
        <w:rPr>
          <w:b/>
          <w:bCs/>
        </w:rPr>
        <w:t xml:space="preserve">O: </w:t>
      </w:r>
      <w:r w:rsidRPr="008F792C">
        <w:rPr>
          <w:rFonts w:cs="Times New Roman"/>
          <w:rtl/>
        </w:rPr>
        <w:t>ינאי</w:t>
      </w:r>
      <w:r w:rsidRPr="008F792C">
        <w:rPr>
          <w:rStyle w:val="FootnoteReference"/>
          <w:rFonts w:cs="Times New Roman"/>
        </w:rPr>
        <w:footnoteReference w:id="1418"/>
      </w:r>
      <w:r w:rsidRPr="008F792C">
        <w:rPr>
          <w:b/>
          <w:bCs/>
        </w:rPr>
        <w:t xml:space="preserve"> Ds:</w:t>
      </w:r>
      <w:r w:rsidRPr="008F792C">
        <w:t xml:space="preserve"> </w:t>
      </w:r>
      <w:r w:rsidRPr="008F792C">
        <w:rPr>
          <w:rFonts w:cs="Times New Roman"/>
        </w:rPr>
        <w:t>Poet</w:t>
      </w:r>
      <w:r w:rsidRPr="00E57A63">
        <w:rPr>
          <w:rStyle w:val="FootnoteReference"/>
          <w:rFonts w:cs="Times New Roman"/>
          <w:lang w:val="de-DE"/>
        </w:rPr>
        <w:footnoteReference w:id="1419"/>
      </w:r>
      <w:r w:rsidRPr="008F792C">
        <w:rPr>
          <w:rFonts w:cs="Times New Roman"/>
          <w:b/>
          <w:bCs/>
        </w:rPr>
        <w:t xml:space="preserve"> F: </w:t>
      </w:r>
      <w:r w:rsidRPr="008F792C">
        <w:t>–</w:t>
      </w:r>
      <w:r w:rsidRPr="008F792C">
        <w:rPr>
          <w:rFonts w:cs="Times New Roman"/>
          <w:b/>
          <w:bCs/>
        </w:rPr>
        <w:t xml:space="preserve"> S:</w:t>
      </w:r>
      <w:r w:rsidRPr="008F792C">
        <w:rPr>
          <w:rFonts w:cs="Times New Roman"/>
        </w:rPr>
        <w:t xml:space="preserve"> Saadia Gaon,</w:t>
      </w:r>
      <w:r w:rsidRPr="008F792C">
        <w:rPr>
          <w:rFonts w:cs="Times New Roman"/>
          <w:b/>
          <w:bCs/>
        </w:rPr>
        <w:t xml:space="preserve"> </w:t>
      </w:r>
      <w:r w:rsidRPr="008F792C">
        <w:rPr>
          <w:i/>
          <w:iCs/>
        </w:rPr>
        <w:t>Ha’egron</w:t>
      </w:r>
      <w:r w:rsidRPr="008F792C">
        <w:t xml:space="preserve"> </w:t>
      </w:r>
      <w:r w:rsidRPr="008F792C">
        <w:rPr>
          <w:rFonts w:cs="Times New Roman"/>
        </w:rPr>
        <w:t xml:space="preserve">155 </w:t>
      </w:r>
      <w:r w:rsidRPr="008F792C">
        <w:rPr>
          <w:b/>
          <w:bCs/>
        </w:rPr>
        <w:t xml:space="preserve">E: </w:t>
      </w:r>
      <w:r w:rsidRPr="008F792C">
        <w:rPr>
          <w:rFonts w:cs="Times New Roman"/>
          <w:lang w:val="en-GB"/>
        </w:rPr>
        <w:t>–</w:t>
      </w:r>
      <w:r w:rsidRPr="008F792C">
        <w:rPr>
          <w:b/>
          <w:bCs/>
        </w:rPr>
        <w:t xml:space="preserve"> D: </w:t>
      </w:r>
      <w:r w:rsidR="00337C13">
        <w:t>5</w:t>
      </w:r>
      <w:r w:rsidRPr="00352824">
        <w:rPr>
          <w:vertAlign w:val="superscript"/>
        </w:rPr>
        <w:t>th</w:t>
      </w:r>
      <w:r>
        <w:t>-7</w:t>
      </w:r>
      <w:r w:rsidRPr="00352824">
        <w:rPr>
          <w:vertAlign w:val="superscript"/>
        </w:rPr>
        <w:t>th</w:t>
      </w:r>
      <w:r>
        <w:t xml:space="preserve"> C</w:t>
      </w:r>
      <w:r w:rsidRPr="003138E1">
        <w:rPr>
          <w:rStyle w:val="FootnoteReference"/>
          <w:rFonts w:cs="Times New Roman"/>
          <w:rtl/>
        </w:rPr>
        <w:footnoteReference w:id="1420"/>
      </w:r>
    </w:p>
    <w:p w14:paraId="5DA8257C" w14:textId="77777777" w:rsidR="00BD0433" w:rsidRPr="008F792C" w:rsidRDefault="00BD0433" w:rsidP="00661A14">
      <w:pPr>
        <w:numPr>
          <w:ilvl w:val="0"/>
          <w:numId w:val="54"/>
        </w:numPr>
        <w:bidi w:val="0"/>
        <w:rPr>
          <w:b/>
          <w:bCs/>
        </w:rPr>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421"/>
      </w:r>
      <w:r w:rsidRPr="008F792C">
        <w:rPr>
          <w:rFonts w:cs="Times New Roman"/>
        </w:rPr>
        <w:t xml:space="preserve"> </w:t>
      </w:r>
      <w:r w:rsidRPr="008F792C">
        <w:rPr>
          <w:b/>
          <w:bCs/>
        </w:rPr>
        <w:t>Ds:</w:t>
      </w:r>
      <w:r w:rsidRPr="008F792C">
        <w:t xml:space="preserve"> Aurelius (2) </w:t>
      </w:r>
      <w:r w:rsidR="00661A14" w:rsidRPr="008F792C">
        <w:t>Mal</w:t>
      </w:r>
      <w:r w:rsidR="00661A14">
        <w:t>kiah</w:t>
      </w:r>
      <w:r w:rsidR="00661A14" w:rsidRPr="008F792C">
        <w:t xml:space="preserve"> </w:t>
      </w:r>
      <w:r w:rsidRPr="008F792C">
        <w:t>(</w:t>
      </w:r>
      <w:r>
        <w:t>4</w:t>
      </w:r>
      <w:r w:rsidRPr="008F792C">
        <w:t>)’s father, of Eleutheropolis</w:t>
      </w:r>
      <w:r w:rsidRPr="008F792C">
        <w:rPr>
          <w:rStyle w:val="FootnoteReference"/>
          <w:rFonts w:cs="Times New Roman"/>
          <w:rtl/>
        </w:rPr>
        <w:footnoteReference w:id="1422"/>
      </w:r>
      <w:r w:rsidRPr="008F792C">
        <w:rPr>
          <w:b/>
          <w:bCs/>
        </w:rPr>
        <w:t xml:space="preserve"> F:</w:t>
      </w:r>
      <w:r w:rsidRPr="008F792C">
        <w:t xml:space="preserve"> </w:t>
      </w:r>
      <w:smartTag w:uri="urn:schemas-microsoft-com:office:smarttags" w:element="place">
        <w:smartTag w:uri="urn:schemas-microsoft-com:office:smarttags" w:element="City">
          <w:r w:rsidRPr="008F792C">
            <w:t>Papyrus</w:t>
          </w:r>
        </w:smartTag>
        <w:r w:rsidRPr="008F792C">
          <w:t xml:space="preserve">, </w:t>
        </w:r>
        <w:smartTag w:uri="urn:schemas-microsoft-com:office:smarttags" w:element="country-region">
          <w:r w:rsidR="00952D03">
            <w:t>Egypt</w:t>
          </w:r>
        </w:smartTag>
      </w:smartTag>
      <w:r w:rsidRPr="008F792C">
        <w:rPr>
          <w:b/>
          <w:bCs/>
        </w:rPr>
        <w:t xml:space="preserve"> S:</w:t>
      </w:r>
      <w:r w:rsidRPr="008F792C">
        <w:t xml:space="preserve"> P. Oxy. 3574 </w:t>
      </w:r>
      <w:r w:rsidRPr="008F792C">
        <w:rPr>
          <w:b/>
          <w:bCs/>
        </w:rPr>
        <w:t xml:space="preserve">E: </w:t>
      </w:r>
      <w:r w:rsidR="004344EE" w:rsidRPr="008F792C">
        <w:t>–</w:t>
      </w:r>
      <w:r w:rsidR="004344EE" w:rsidRPr="008F792C">
        <w:rPr>
          <w:rStyle w:val="FootnoteReference"/>
        </w:rPr>
        <w:footnoteReference w:id="1423"/>
      </w:r>
      <w:r w:rsidR="00952D03">
        <w:t xml:space="preserve"> </w:t>
      </w:r>
      <w:r w:rsidRPr="008F792C">
        <w:rPr>
          <w:b/>
          <w:bCs/>
        </w:rPr>
        <w:t>D:</w:t>
      </w:r>
      <w:r w:rsidRPr="008F792C">
        <w:t xml:space="preserve"> </w:t>
      </w:r>
      <w:r w:rsidRPr="00975B43">
        <w:t>314-18</w:t>
      </w:r>
      <w:r w:rsidR="00975B43" w:rsidRPr="001B416E">
        <w:rPr>
          <w:rStyle w:val="FootnoteReference"/>
          <w:rFonts w:cs="Times New Roman"/>
          <w:rtl/>
        </w:rPr>
        <w:footnoteReference w:id="1424"/>
      </w:r>
    </w:p>
    <w:p w14:paraId="16B2E07D" w14:textId="77777777" w:rsidR="00BD0433" w:rsidRPr="008F792C" w:rsidRDefault="00BD0433" w:rsidP="005922E5">
      <w:pPr>
        <w:numPr>
          <w:ilvl w:val="0"/>
          <w:numId w:val="54"/>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00D83ADE">
        <w:rPr>
          <w:rFonts w:ascii="Graeca" w:hAnsi="Graeca" w:cs="Graeca"/>
        </w:rPr>
        <w:t></w:t>
      </w:r>
      <w:r w:rsidRPr="008F792C">
        <w:rPr>
          <w:rStyle w:val="FootnoteReference"/>
          <w:rFonts w:cs="Times New Roman"/>
        </w:rPr>
        <w:footnoteReference w:id="1425"/>
      </w:r>
      <w:r w:rsidRPr="008F792C">
        <w:rPr>
          <w:rFonts w:cs="Times New Roman"/>
        </w:rPr>
        <w:t xml:space="preserve"> </w:t>
      </w:r>
      <w:r w:rsidRPr="008F792C">
        <w:rPr>
          <w:b/>
          <w:bCs/>
        </w:rPr>
        <w:t>Ds:</w:t>
      </w:r>
      <w:r w:rsidRPr="008F792C">
        <w:t xml:space="preserve"> </w:t>
      </w:r>
      <w:smartTag w:uri="urn:schemas-microsoft-com:office:smarttags" w:element="country-region">
        <w:r w:rsidRPr="008F792C">
          <w:t>Judah</w:t>
        </w:r>
      </w:smartTag>
      <w:r w:rsidRPr="008F792C">
        <w:t xml:space="preserve"> (</w:t>
      </w:r>
      <w:r w:rsidR="00905902">
        <w:t>6</w:t>
      </w:r>
      <w:r w:rsidR="0047561A">
        <w:t>4</w:t>
      </w:r>
      <w:r w:rsidRPr="008F792C">
        <w:t>)’s father</w:t>
      </w:r>
      <w:r w:rsidRPr="008F792C">
        <w:rPr>
          <w:lang w:val="en-GB"/>
        </w:rPr>
        <w:t xml:space="preserve">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Clermont-Ganneau </w:t>
      </w:r>
      <w:r w:rsidRPr="008F792C">
        <w:rPr>
          <w:b/>
          <w:bCs/>
        </w:rPr>
        <w:t>S:</w:t>
      </w:r>
      <w:r w:rsidRPr="008F792C">
        <w:rPr>
          <w:i/>
          <w:iCs/>
        </w:rPr>
        <w:t xml:space="preserve"> CIJ</w:t>
      </w:r>
      <w:r w:rsidRPr="008F792C">
        <w:t xml:space="preserve"> 900 </w:t>
      </w:r>
      <w:r w:rsidRPr="008F792C">
        <w:rPr>
          <w:b/>
          <w:bCs/>
        </w:rPr>
        <w:t xml:space="preserve">E: </w:t>
      </w:r>
      <w:r w:rsidRPr="008F792C">
        <w:rPr>
          <w:rFonts w:cs="Times New Roman"/>
          <w:lang w:val="en-GB"/>
        </w:rPr>
        <w:t>–</w:t>
      </w:r>
      <w:r w:rsidRPr="008F792C">
        <w:rPr>
          <w:b/>
          <w:bCs/>
        </w:rPr>
        <w:t xml:space="preserve"> D: </w:t>
      </w:r>
      <w:r w:rsidRPr="008F792C">
        <w:t>3</w:t>
      </w:r>
      <w:r w:rsidRPr="008F792C">
        <w:rPr>
          <w:vertAlign w:val="superscript"/>
        </w:rPr>
        <w:t>rd</w:t>
      </w:r>
      <w:r w:rsidRPr="008F792C">
        <w:t xml:space="preserve"> C</w:t>
      </w:r>
    </w:p>
    <w:p w14:paraId="675AD81A" w14:textId="77777777" w:rsidR="00BD0433" w:rsidRPr="008F792C" w:rsidRDefault="00BD0433" w:rsidP="00815F05">
      <w:pPr>
        <w:numPr>
          <w:ilvl w:val="0"/>
          <w:numId w:val="54"/>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426"/>
      </w:r>
      <w:r w:rsidRPr="008F792C">
        <w:rPr>
          <w:rFonts w:ascii="Graeca" w:hAnsi="Graeca" w:cs="Graeca"/>
        </w:rPr>
        <w:t></w:t>
      </w:r>
      <w:r w:rsidRPr="008F792C">
        <w:rPr>
          <w:b/>
          <w:bCs/>
        </w:rPr>
        <w:t>Ds:</w:t>
      </w:r>
      <w:r w:rsidRPr="008F792C">
        <w:t xml:space="preserve"> H</w:t>
      </w:r>
      <w:r>
        <w:rPr>
          <w:rFonts w:cs="Times New Roman"/>
        </w:rPr>
        <w:t>̣</w:t>
      </w:r>
      <w:r w:rsidRPr="008F792C">
        <w:t>alafta (</w:t>
      </w:r>
      <w:r>
        <w:t>4</w:t>
      </w:r>
      <w:r w:rsidRPr="008F792C">
        <w:t>)’s father</w:t>
      </w:r>
      <w:r w:rsidRPr="008F792C">
        <w:rPr>
          <w:lang w:val="en-GB"/>
        </w:rPr>
        <w:t xml:space="preserve">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Clermont-Ganneau </w:t>
      </w:r>
      <w:r w:rsidRPr="008F792C">
        <w:rPr>
          <w:b/>
          <w:bCs/>
        </w:rPr>
        <w:t>S:</w:t>
      </w:r>
      <w:r w:rsidRPr="008F792C">
        <w:rPr>
          <w:i/>
          <w:iCs/>
        </w:rPr>
        <w:t xml:space="preserve"> CIJ</w:t>
      </w:r>
      <w:r w:rsidRPr="008F792C">
        <w:t xml:space="preserve"> 904 </w:t>
      </w:r>
      <w:r w:rsidRPr="008F792C">
        <w:rPr>
          <w:b/>
          <w:bCs/>
        </w:rPr>
        <w:t xml:space="preserve">E: </w:t>
      </w:r>
      <w:r w:rsidRPr="008F792C">
        <w:rPr>
          <w:rFonts w:cs="Times New Roman"/>
          <w:lang w:val="en-GB"/>
        </w:rPr>
        <w:t>–</w:t>
      </w:r>
      <w:r w:rsidRPr="008F792C">
        <w:rPr>
          <w:b/>
          <w:bCs/>
        </w:rPr>
        <w:t xml:space="preserve"> D: </w:t>
      </w:r>
      <w:r w:rsidRPr="008F792C">
        <w:t>3</w:t>
      </w:r>
      <w:r w:rsidRPr="008F792C">
        <w:rPr>
          <w:vertAlign w:val="superscript"/>
        </w:rPr>
        <w:t>rd</w:t>
      </w:r>
      <w:r w:rsidRPr="008F792C">
        <w:t xml:space="preserve"> C</w:t>
      </w:r>
    </w:p>
    <w:p w14:paraId="23213C3B" w14:textId="77777777" w:rsidR="00BD0433" w:rsidRPr="008F792C" w:rsidRDefault="00BD0433" w:rsidP="0034554E">
      <w:pPr>
        <w:numPr>
          <w:ilvl w:val="0"/>
          <w:numId w:val="54"/>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00D83ADE">
        <w:rPr>
          <w:rFonts w:ascii="Graeca" w:hAnsi="Graeca" w:cs="Graeca"/>
        </w:rPr>
        <w:t></w:t>
      </w:r>
      <w:r w:rsidRPr="008F792C">
        <w:rPr>
          <w:rStyle w:val="FootnoteReference"/>
          <w:rFonts w:cs="Times New Roman"/>
        </w:rPr>
        <w:footnoteReference w:id="1427"/>
      </w:r>
      <w:r w:rsidR="00366EF0">
        <w:rPr>
          <w:rFonts w:ascii="Graeca" w:hAnsi="Graeca" w:cs="Graeca"/>
        </w:rPr>
        <w:t></w:t>
      </w:r>
      <w:r w:rsidRPr="008F792C">
        <w:rPr>
          <w:b/>
          <w:bCs/>
        </w:rPr>
        <w:t>Ds:</w:t>
      </w:r>
      <w:r w:rsidRPr="008F792C">
        <w:t xml:space="preserve"> </w:t>
      </w:r>
      <w:smartTag w:uri="urn:schemas-microsoft-com:office:smarttags" w:element="country-region">
        <w:r w:rsidRPr="008F792C">
          <w:t>Judah</w:t>
        </w:r>
      </w:smartTag>
      <w:r w:rsidRPr="008F792C">
        <w:t xml:space="preserve"> (</w:t>
      </w:r>
      <w:r w:rsidR="00905902">
        <w:t>6</w:t>
      </w:r>
      <w:r w:rsidR="0047561A">
        <w:t>6</w:t>
      </w:r>
      <w:r w:rsidRPr="008F792C">
        <w:t>)’s father</w:t>
      </w:r>
      <w:r w:rsidRPr="008F792C">
        <w:rPr>
          <w:lang w:val="en-GB"/>
        </w:rPr>
        <w:t xml:space="preserve">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Schick</w:t>
      </w:r>
      <w:r w:rsidRPr="008F792C">
        <w:rPr>
          <w:rtl/>
        </w:rPr>
        <w:t xml:space="preserve"> </w:t>
      </w:r>
      <w:r w:rsidRPr="008F792C">
        <w:rPr>
          <w:b/>
          <w:bCs/>
        </w:rPr>
        <w:t>S:</w:t>
      </w:r>
      <w:r w:rsidRPr="008F792C">
        <w:rPr>
          <w:i/>
          <w:iCs/>
        </w:rPr>
        <w:t xml:space="preserve"> CIJ</w:t>
      </w:r>
      <w:r w:rsidRPr="008F792C">
        <w:t xml:space="preserve"> 924 </w:t>
      </w:r>
      <w:r w:rsidRPr="008F792C">
        <w:rPr>
          <w:b/>
          <w:bCs/>
        </w:rPr>
        <w:t xml:space="preserve">E: </w:t>
      </w:r>
      <w:r w:rsidRPr="008F792C">
        <w:rPr>
          <w:rFonts w:cs="Times New Roman"/>
          <w:lang w:val="en-GB"/>
        </w:rPr>
        <w:t>–</w:t>
      </w:r>
      <w:r w:rsidRPr="008F792C">
        <w:rPr>
          <w:b/>
          <w:bCs/>
        </w:rPr>
        <w:t xml:space="preserve"> D: </w:t>
      </w:r>
      <w:r w:rsidRPr="008F792C">
        <w:t>3</w:t>
      </w:r>
      <w:r w:rsidRPr="008F792C">
        <w:rPr>
          <w:vertAlign w:val="superscript"/>
        </w:rPr>
        <w:t>rd</w:t>
      </w:r>
      <w:r w:rsidRPr="008F792C">
        <w:t xml:space="preserve"> C</w:t>
      </w:r>
    </w:p>
    <w:p w14:paraId="4D1074A8" w14:textId="77777777" w:rsidR="00BD0433" w:rsidRPr="008F792C" w:rsidRDefault="00BD0433" w:rsidP="00CF5E41">
      <w:pPr>
        <w:numPr>
          <w:ilvl w:val="0"/>
          <w:numId w:val="54"/>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005C7215">
        <w:rPr>
          <w:rFonts w:ascii="Graeca" w:hAnsi="Graeca" w:cs="Graeca"/>
        </w:rPr>
        <w:t></w:t>
      </w:r>
      <w:r w:rsidRPr="008F792C">
        <w:rPr>
          <w:rStyle w:val="FootnoteReference"/>
          <w:rFonts w:cs="Times New Roman"/>
        </w:rPr>
        <w:footnoteReference w:id="1428"/>
      </w:r>
      <w:r w:rsidRPr="008F792C">
        <w:rPr>
          <w:b/>
          <w:bCs/>
        </w:rPr>
        <w:t xml:space="preserve"> Ds: </w:t>
      </w:r>
      <w:r w:rsidRPr="008F792C">
        <w:rPr>
          <w:rFonts w:cs="Times New Roman"/>
          <w:lang w:val="en-GB"/>
        </w:rPr>
        <w:t>–</w:t>
      </w:r>
      <w:r w:rsidRPr="008F792C">
        <w:t xml:space="preserve"> </w:t>
      </w:r>
      <w:r w:rsidRPr="008F792C">
        <w:rPr>
          <w:b/>
          <w:bCs/>
        </w:rPr>
        <w:t>F:</w:t>
      </w:r>
      <w:r w:rsidRPr="008F792C">
        <w:t xml:space="preserve"> Epitaph, Beth She‘arim, catacomb 11 </w:t>
      </w:r>
      <w:r w:rsidRPr="008F792C">
        <w:rPr>
          <w:b/>
          <w:bCs/>
        </w:rPr>
        <w:t>S:</w:t>
      </w:r>
      <w:r w:rsidRPr="008F792C">
        <w:t xml:space="preserve"> </w:t>
      </w:r>
      <w:r w:rsidRPr="008F792C">
        <w:rPr>
          <w:i/>
          <w:iCs/>
        </w:rPr>
        <w:t xml:space="preserve">BS </w:t>
      </w:r>
      <w:r w:rsidRPr="008F792C">
        <w:t xml:space="preserve">2:132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CF5E41" w:rsidRPr="008F792C">
        <w:rPr>
          <w:rStyle w:val="FootnoteReference"/>
        </w:rPr>
        <w:footnoteReference w:id="1429"/>
      </w:r>
    </w:p>
    <w:p w14:paraId="0B5826FA" w14:textId="77777777" w:rsidR="00BD0433" w:rsidRPr="008F792C" w:rsidRDefault="00BD0433" w:rsidP="0063385E">
      <w:pPr>
        <w:numPr>
          <w:ilvl w:val="0"/>
          <w:numId w:val="54"/>
        </w:numPr>
        <w:bidi w:val="0"/>
      </w:pPr>
      <w:r w:rsidRPr="008F792C">
        <w:rPr>
          <w:b/>
          <w:bCs/>
        </w:rPr>
        <w:t xml:space="preserve">O: </w:t>
      </w:r>
      <w:r w:rsidRPr="008F792C">
        <w:t>–</w:t>
      </w:r>
      <w:r w:rsidRPr="008F792C">
        <w:rPr>
          <w:b/>
          <w:bCs/>
        </w:rPr>
        <w:t xml:space="preserve"> Ds:</w:t>
      </w:r>
      <w:r w:rsidRPr="008F792C">
        <w:t xml:space="preserve"> Mariam (</w:t>
      </w:r>
      <w:r w:rsidR="00240275">
        <w:t>7</w:t>
      </w:r>
      <w:r w:rsidRPr="008F792C">
        <w:t>)’s father</w:t>
      </w:r>
      <w:r w:rsidR="0063385E">
        <w:t>, r</w:t>
      </w:r>
      <w:r w:rsidR="0063385E" w:rsidRPr="008F792C">
        <w:t>abbi</w:t>
      </w:r>
      <w:r w:rsidR="0063385E">
        <w:rPr>
          <w:rStyle w:val="FootnoteReference"/>
        </w:rPr>
        <w:footnoteReference w:id="1430"/>
      </w:r>
      <w:r w:rsidRPr="008F792C">
        <w:rPr>
          <w:lang w:val="en-GB"/>
        </w:rPr>
        <w:t xml:space="preserve"> </w:t>
      </w:r>
      <w:r w:rsidRPr="008F792C">
        <w:rPr>
          <w:b/>
          <w:bCs/>
        </w:rPr>
        <w:t>F:</w:t>
      </w:r>
      <w:r w:rsidRPr="008F792C">
        <w:t xml:space="preserve"> Epitaph, Beth She‘arim, catacomb 20 </w:t>
      </w:r>
      <w:r w:rsidRPr="008F792C">
        <w:rPr>
          <w:b/>
          <w:bCs/>
        </w:rPr>
        <w:t>S:</w:t>
      </w:r>
      <w:r w:rsidRPr="008F792C">
        <w:t xml:space="preserve"> </w:t>
      </w:r>
      <w:r w:rsidRPr="008F792C">
        <w:rPr>
          <w:i/>
          <w:iCs/>
        </w:rPr>
        <w:t xml:space="preserve">BS </w:t>
      </w:r>
      <w:r w:rsidRPr="008F792C">
        <w:t xml:space="preserve">3:21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CF5E41" w:rsidRPr="008F792C">
        <w:rPr>
          <w:rStyle w:val="FootnoteReference"/>
        </w:rPr>
        <w:footnoteReference w:id="1431"/>
      </w:r>
    </w:p>
    <w:p w14:paraId="4FDC0568" w14:textId="77777777" w:rsidR="00BD0433" w:rsidRPr="008F792C" w:rsidRDefault="00BD0433" w:rsidP="00A43E87">
      <w:pPr>
        <w:numPr>
          <w:ilvl w:val="0"/>
          <w:numId w:val="54"/>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432"/>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w:t>
      </w:r>
      <w:r w:rsidR="00A43E87">
        <w:t>Synagogue i</w:t>
      </w:r>
      <w:r w:rsidRPr="008F792C">
        <w:t>nscription, Beth She’an, Tzori S</w:t>
      </w:r>
      <w:r w:rsidRPr="008F792C">
        <w:rPr>
          <w:b/>
          <w:bCs/>
        </w:rPr>
        <w:t>:</w:t>
      </w:r>
      <w:r w:rsidRPr="008F792C">
        <w:t xml:space="preserve"> Roth-Gerson, </w:t>
      </w:r>
      <w:r w:rsidRPr="008F792C">
        <w:rPr>
          <w:i/>
          <w:iCs/>
        </w:rPr>
        <w:t>GISEI</w:t>
      </w:r>
      <w:r w:rsidRPr="008F792C">
        <w:t>,</w:t>
      </w:r>
      <w:r w:rsidRPr="008F792C">
        <w:rPr>
          <w:i/>
          <w:iCs/>
        </w:rPr>
        <w:t xml:space="preserve"> </w:t>
      </w:r>
      <w:r w:rsidRPr="008F792C">
        <w:t xml:space="preserve">no. 7 </w:t>
      </w:r>
      <w:r w:rsidRPr="008F792C">
        <w:rPr>
          <w:b/>
          <w:bCs/>
        </w:rPr>
        <w:t xml:space="preserve">E: </w:t>
      </w:r>
      <w:r w:rsidRPr="008F792C">
        <w:rPr>
          <w:rFonts w:cs="Times New Roman"/>
          <w:lang w:val="en-GB"/>
        </w:rPr>
        <w:t>–</w:t>
      </w:r>
      <w:r w:rsidRPr="008F792C">
        <w:rPr>
          <w:b/>
          <w:bCs/>
        </w:rPr>
        <w:t xml:space="preserve"> D:</w:t>
      </w:r>
      <w:r w:rsidRPr="008F792C">
        <w:t xml:space="preserve"> 6</w:t>
      </w:r>
      <w:r w:rsidRPr="008F792C">
        <w:rPr>
          <w:vertAlign w:val="superscript"/>
        </w:rPr>
        <w:t>th</w:t>
      </w:r>
      <w:r w:rsidRPr="008F792C">
        <w:t xml:space="preserve"> C</w:t>
      </w:r>
    </w:p>
    <w:p w14:paraId="46C856A6" w14:textId="77777777" w:rsidR="00BD0433" w:rsidRPr="008F792C" w:rsidRDefault="00BD0433" w:rsidP="00876C71">
      <w:pPr>
        <w:numPr>
          <w:ilvl w:val="0"/>
          <w:numId w:val="54"/>
        </w:numPr>
        <w:bidi w:val="0"/>
      </w:pPr>
      <w:r w:rsidRPr="008F792C">
        <w:rPr>
          <w:b/>
          <w:bCs/>
        </w:rPr>
        <w:t xml:space="preserve">O: </w:t>
      </w:r>
      <w:r w:rsidRPr="008F792C">
        <w:rPr>
          <w:rFonts w:cs="Times New Roman"/>
          <w:rtl/>
        </w:rPr>
        <w:t>יהונתן</w:t>
      </w:r>
      <w:r w:rsidRPr="008F792C">
        <w:rPr>
          <w:rStyle w:val="FootnoteReference"/>
          <w:rFonts w:cs="Times New Roman"/>
        </w:rPr>
        <w:footnoteReference w:id="1433"/>
      </w:r>
      <w:r w:rsidRPr="008F792C">
        <w:rPr>
          <w:b/>
          <w:bCs/>
        </w:rPr>
        <w:t xml:space="preserve"> Ds:</w:t>
      </w:r>
      <w:r w:rsidRPr="008F792C">
        <w:t xml:space="preserve"> Cantor</w:t>
      </w:r>
      <w:r w:rsidRPr="008F792C">
        <w:rPr>
          <w:rStyle w:val="FootnoteReference"/>
        </w:rPr>
        <w:footnoteReference w:id="1434"/>
      </w:r>
      <w:r w:rsidRPr="008F792C">
        <w:t xml:space="preserve"> </w:t>
      </w:r>
      <w:r w:rsidRPr="008F792C">
        <w:rPr>
          <w:b/>
          <w:bCs/>
        </w:rPr>
        <w:t>F:</w:t>
      </w:r>
      <w:r w:rsidRPr="008F792C">
        <w:t xml:space="preserve"> Synagogue inscription, Ein-Gedi</w:t>
      </w:r>
      <w:r w:rsidRPr="008F792C">
        <w:rPr>
          <w:rStyle w:val="FootnoteReference"/>
        </w:rPr>
        <w:footnoteReference w:id="1435"/>
      </w:r>
      <w:r w:rsidRPr="008F792C">
        <w:t xml:space="preserve"> </w:t>
      </w:r>
      <w:r w:rsidRPr="008F792C">
        <w:rPr>
          <w:b/>
          <w:bCs/>
        </w:rPr>
        <w:t>S:</w:t>
      </w:r>
      <w:r w:rsidRPr="008F792C">
        <w:t xml:space="preserve"> Barag, </w:t>
      </w:r>
      <w:r w:rsidRPr="008F792C">
        <w:rPr>
          <w:i/>
          <w:iCs/>
        </w:rPr>
        <w:t>AN</w:t>
      </w:r>
      <w:r w:rsidRPr="008F792C">
        <w:t xml:space="preserve"> 41-2 (1972) 36 </w:t>
      </w:r>
      <w:r w:rsidRPr="008F792C">
        <w:rPr>
          <w:b/>
          <w:bCs/>
        </w:rPr>
        <w:t xml:space="preserve">E: </w:t>
      </w:r>
      <w:r w:rsidRPr="008F792C">
        <w:rPr>
          <w:rFonts w:cs="Times New Roman"/>
          <w:lang w:val="en-GB"/>
        </w:rPr>
        <w:t>–</w:t>
      </w:r>
      <w:r w:rsidRPr="008F792C">
        <w:rPr>
          <w:b/>
          <w:bCs/>
        </w:rPr>
        <w:t xml:space="preserve"> D: </w:t>
      </w:r>
      <w:r w:rsidRPr="00952D03">
        <w:rPr>
          <w:rFonts w:cs="Times New Roman"/>
          <w:lang w:val="it-IT"/>
        </w:rPr>
        <w:t>–</w:t>
      </w:r>
      <w:r w:rsidR="00876C71" w:rsidRPr="005F539E">
        <w:rPr>
          <w:rStyle w:val="FootnoteReference"/>
          <w:rFonts w:cs="Times New Roman"/>
        </w:rPr>
        <w:footnoteReference w:id="1436"/>
      </w:r>
    </w:p>
    <w:p w14:paraId="0EB0FF6A" w14:textId="77777777" w:rsidR="00BD0433" w:rsidRPr="003D6EC4" w:rsidRDefault="00BD0433" w:rsidP="00815F05">
      <w:pPr>
        <w:numPr>
          <w:ilvl w:val="0"/>
          <w:numId w:val="54"/>
        </w:numPr>
        <w:bidi w:val="0"/>
        <w:rPr>
          <w:b/>
          <w:bCs/>
        </w:rPr>
      </w:pPr>
      <w:r w:rsidRPr="008F792C">
        <w:rPr>
          <w:b/>
          <w:bCs/>
        </w:rPr>
        <w:t xml:space="preserve">O: </w:t>
      </w:r>
      <w:r w:rsidRPr="008F792C">
        <w:rPr>
          <w:rFonts w:cs="Times New Roman"/>
          <w:lang w:val="en-GB"/>
        </w:rPr>
        <w:t>–</w:t>
      </w:r>
      <w:r w:rsidRPr="008F792C">
        <w:rPr>
          <w:b/>
          <w:bCs/>
        </w:rPr>
        <w:t xml:space="preserve"> Ds:</w:t>
      </w:r>
      <w:r w:rsidRPr="008F792C">
        <w:t xml:space="preserve"> </w:t>
      </w:r>
      <w:r w:rsidRPr="003D6EC4">
        <w:t>Elisheba (1)’s son</w:t>
      </w:r>
      <w:r w:rsidRPr="003D6EC4">
        <w:rPr>
          <w:b/>
          <w:bCs/>
          <w:lang w:val="en-GB"/>
        </w:rPr>
        <w:t xml:space="preserve"> </w:t>
      </w:r>
      <w:r w:rsidRPr="003D6EC4">
        <w:rPr>
          <w:b/>
          <w:bCs/>
        </w:rPr>
        <w:t>F:</w:t>
      </w:r>
      <w:r w:rsidRPr="003D6EC4">
        <w:t xml:space="preserve"> Amulet, </w:t>
      </w:r>
      <w:smartTag w:uri="urn:schemas-microsoft-com:office:smarttags" w:element="place">
        <w:smartTag w:uri="urn:schemas-microsoft-com:office:smarttags" w:element="City">
          <w:r w:rsidRPr="003D6EC4">
            <w:t>Nazareth</w:t>
          </w:r>
        </w:smartTag>
      </w:smartTag>
      <w:r w:rsidRPr="003D6EC4">
        <w:t>?</w:t>
      </w:r>
      <w:r w:rsidRPr="003D6EC4">
        <w:rPr>
          <w:rStyle w:val="FootnoteReference"/>
        </w:rPr>
        <w:footnoteReference w:id="1437"/>
      </w:r>
      <w:r w:rsidRPr="003D6EC4">
        <w:t xml:space="preserve"> </w:t>
      </w:r>
      <w:r w:rsidRPr="003D6EC4">
        <w:rPr>
          <w:b/>
          <w:bCs/>
        </w:rPr>
        <w:t>S:</w:t>
      </w:r>
      <w:r w:rsidRPr="003D6EC4">
        <w:t xml:space="preserve"> Hamilton, </w:t>
      </w:r>
      <w:r w:rsidRPr="003D6EC4">
        <w:rPr>
          <w:i/>
          <w:iCs/>
        </w:rPr>
        <w:t>JSS</w:t>
      </w:r>
      <w:r w:rsidRPr="003D6EC4">
        <w:t xml:space="preserve"> 41 (1996) 221 </w:t>
      </w:r>
      <w:r w:rsidRPr="003D6EC4">
        <w:rPr>
          <w:b/>
          <w:bCs/>
        </w:rPr>
        <w:t xml:space="preserve">E: </w:t>
      </w:r>
      <w:r w:rsidRPr="003D6EC4">
        <w:rPr>
          <w:rFonts w:cs="Times New Roman"/>
          <w:lang w:val="en-GB"/>
        </w:rPr>
        <w:t>–</w:t>
      </w:r>
      <w:r w:rsidRPr="003D6EC4">
        <w:rPr>
          <w:b/>
          <w:bCs/>
        </w:rPr>
        <w:t xml:space="preserve"> D:</w:t>
      </w:r>
      <w:r w:rsidRPr="003D6EC4">
        <w:t xml:space="preserve"> 6</w:t>
      </w:r>
      <w:r w:rsidRPr="003D6EC4">
        <w:rPr>
          <w:vertAlign w:val="superscript"/>
        </w:rPr>
        <w:t>th</w:t>
      </w:r>
      <w:r w:rsidRPr="003D6EC4">
        <w:t xml:space="preserve"> C</w:t>
      </w:r>
    </w:p>
    <w:p w14:paraId="37434892" w14:textId="77777777" w:rsidR="00BD0433" w:rsidRPr="002D1EE3" w:rsidRDefault="00B92F5C" w:rsidP="00B92F5C">
      <w:pPr>
        <w:numPr>
          <w:ilvl w:val="0"/>
          <w:numId w:val="54"/>
        </w:numPr>
        <w:bidi w:val="0"/>
        <w:rPr>
          <w:b/>
          <w:bCs/>
        </w:rPr>
        <w:sectPr w:rsidR="00BD0433" w:rsidRPr="002D1EE3" w:rsidSect="00BD3E28">
          <w:footnotePr>
            <w:pos w:val="beneathText"/>
            <w:numRestart w:val="eachSect"/>
          </w:footnotePr>
          <w:type w:val="continuous"/>
          <w:pgSz w:w="11906" w:h="16838"/>
          <w:pgMar w:top="1440" w:right="1800" w:bottom="1440" w:left="1800" w:header="720" w:footer="720" w:gutter="0"/>
          <w:cols w:space="720"/>
          <w:bidi/>
          <w:rtlGutter/>
        </w:sectPr>
      </w:pPr>
      <w:r w:rsidRPr="003D6EC4">
        <w:rPr>
          <w:b/>
          <w:bCs/>
        </w:rPr>
        <w:t xml:space="preserve">O: </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Style w:val="FootnoteReference"/>
        </w:rPr>
        <w:footnoteReference w:id="1438"/>
      </w:r>
      <w:r w:rsidRPr="003D6EC4">
        <w:rPr>
          <w:b/>
          <w:bCs/>
        </w:rPr>
        <w:t xml:space="preserve"> Ds:</w:t>
      </w:r>
      <w:r w:rsidRPr="002D1EE3">
        <w:rPr>
          <w:b/>
          <w:bCs/>
        </w:rPr>
        <w:t xml:space="preserve"> </w:t>
      </w:r>
      <w:r w:rsidRPr="002D1EE3">
        <w:t>Joshua (34)’s father</w:t>
      </w:r>
      <w:r w:rsidRPr="002D1EE3">
        <w:rPr>
          <w:b/>
          <w:bCs/>
        </w:rPr>
        <w:t xml:space="preserve"> F: </w:t>
      </w:r>
      <w:r w:rsidRPr="002D1EE3">
        <w:t xml:space="preserve">Sarcophagus lid, private collection </w:t>
      </w:r>
      <w:r w:rsidRPr="002D1EE3">
        <w:rPr>
          <w:b/>
          <w:bCs/>
        </w:rPr>
        <w:t xml:space="preserve">S: </w:t>
      </w:r>
      <w:r w:rsidRPr="002D1EE3">
        <w:t>Cotton, personal communication</w:t>
      </w:r>
      <w:r w:rsidRPr="002D1EE3">
        <w:rPr>
          <w:b/>
          <w:bCs/>
        </w:rPr>
        <w:t xml:space="preserve"> E: </w:t>
      </w:r>
      <w:r w:rsidRPr="002D1EE3">
        <w:rPr>
          <w:rFonts w:cs="Times New Roman"/>
          <w:lang w:val="it-IT"/>
        </w:rPr>
        <w:t>–</w:t>
      </w:r>
      <w:r w:rsidRPr="002D1EE3">
        <w:rPr>
          <w:rStyle w:val="FootnoteReference"/>
        </w:rPr>
        <w:footnoteReference w:id="1439"/>
      </w:r>
      <w:r w:rsidRPr="002D1EE3">
        <w:rPr>
          <w:b/>
          <w:bCs/>
        </w:rPr>
        <w:t xml:space="preserve"> D:</w:t>
      </w:r>
      <w:r w:rsidRPr="002D1EE3">
        <w:t xml:space="preserve"> </w:t>
      </w:r>
      <w:r w:rsidRPr="002D1EE3">
        <w:rPr>
          <w:rFonts w:cs="Times New Roman"/>
          <w:lang w:val="it-IT"/>
        </w:rPr>
        <w:t>–</w:t>
      </w:r>
      <w:r w:rsidRPr="002D1EE3">
        <w:rPr>
          <w:rStyle w:val="FootnoteReference"/>
          <w:rFonts w:cs="Times New Roman"/>
        </w:rPr>
        <w:footnoteReference w:id="1440"/>
      </w:r>
    </w:p>
    <w:p w14:paraId="2B43D252" w14:textId="77777777" w:rsidR="00BD0433" w:rsidRDefault="00BD0433" w:rsidP="00100615">
      <w:pPr>
        <w:bidi w:val="0"/>
        <w:rPr>
          <w:b/>
          <w:bCs/>
        </w:rPr>
      </w:pPr>
    </w:p>
    <w:p w14:paraId="63E85FFD" w14:textId="77777777" w:rsidR="00BD0433" w:rsidRDefault="00BD0433" w:rsidP="00197BDA">
      <w:pPr>
        <w:bidi w:val="0"/>
        <w:rPr>
          <w:rFonts w:cs="Times New Roman"/>
          <w:i/>
          <w:iCs/>
          <w:sz w:val="24"/>
          <w:szCs w:val="24"/>
        </w:rPr>
      </w:pPr>
      <w:r w:rsidRPr="002C3261">
        <w:rPr>
          <w:rFonts w:cs="Times New Roman"/>
          <w:sz w:val="24"/>
          <w:szCs w:val="24"/>
          <w:rtl/>
        </w:rPr>
        <w:t>יוסף</w:t>
      </w:r>
      <w:r w:rsidRPr="002C3261">
        <w:rPr>
          <w:rStyle w:val="FootnoteReference"/>
          <w:rFonts w:cs="Times New Roman"/>
          <w:sz w:val="24"/>
          <w:szCs w:val="24"/>
        </w:rPr>
        <w:footnoteReference w:id="1441"/>
      </w:r>
      <w:r w:rsidRPr="002C3261">
        <w:rPr>
          <w:rFonts w:cs="Times New Roman"/>
          <w:sz w:val="24"/>
          <w:szCs w:val="24"/>
        </w:rPr>
        <w:t xml:space="preserve"> </w:t>
      </w:r>
      <w:r>
        <w:rPr>
          <w:rFonts w:cs="Times New Roman"/>
          <w:sz w:val="24"/>
          <w:szCs w:val="24"/>
        </w:rPr>
        <w:t>–</w:t>
      </w:r>
      <w:r w:rsidRPr="002C3261">
        <w:rPr>
          <w:rFonts w:cs="Times New Roman"/>
          <w:sz w:val="24"/>
          <w:szCs w:val="24"/>
        </w:rPr>
        <w:t xml:space="preserve"> </w:t>
      </w:r>
      <w:r w:rsidRPr="00343ADD">
        <w:rPr>
          <w:rFonts w:cs="Times New Roman"/>
          <w:i/>
          <w:iCs/>
          <w:sz w:val="24"/>
          <w:szCs w:val="24"/>
        </w:rPr>
        <w:t>Joseph</w:t>
      </w:r>
    </w:p>
    <w:p w14:paraId="64B762B2" w14:textId="77777777" w:rsidR="00BD0433" w:rsidRPr="002C3261" w:rsidRDefault="00BD0433" w:rsidP="00343ADD">
      <w:pPr>
        <w:bidi w:val="0"/>
        <w:rPr>
          <w:rFonts w:cs="Times New Roman"/>
          <w:b/>
          <w:bCs/>
          <w:sz w:val="24"/>
          <w:szCs w:val="24"/>
        </w:rPr>
      </w:pPr>
    </w:p>
    <w:p w14:paraId="6A52352E" w14:textId="77777777" w:rsidR="00BD0433" w:rsidRPr="008F792C" w:rsidRDefault="00BD0433" w:rsidP="0060797D">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442"/>
      </w:r>
      <w:r w:rsidRPr="008F792C">
        <w:rPr>
          <w:b/>
          <w:bCs/>
        </w:rPr>
        <w:t xml:space="preserve"> Ds: </w:t>
      </w:r>
      <w:r w:rsidRPr="00F24E4E">
        <w:t>Count</w:t>
      </w:r>
      <w:r>
        <w:rPr>
          <w:rStyle w:val="FootnoteReference"/>
        </w:rPr>
        <w:footnoteReference w:id="1443"/>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Epiphanius, </w:t>
      </w:r>
      <w:r w:rsidRPr="008F792C">
        <w:rPr>
          <w:i/>
          <w:iCs/>
        </w:rPr>
        <w:t>PG</w:t>
      </w:r>
      <w:r w:rsidRPr="008F792C">
        <w:t xml:space="preserve"> 41, 409 </w:t>
      </w:r>
      <w:r w:rsidRPr="008F792C">
        <w:rPr>
          <w:b/>
          <w:bCs/>
        </w:rPr>
        <w:t xml:space="preserve">E: </w:t>
      </w:r>
      <w:r w:rsidRPr="00187B6A">
        <w:t>Christian convert</w:t>
      </w:r>
      <w:r w:rsidRPr="00187B6A">
        <w:rPr>
          <w:rStyle w:val="FootnoteReference"/>
        </w:rPr>
        <w:footnoteReference w:id="1444"/>
      </w:r>
      <w:r w:rsidRPr="008F792C">
        <w:rPr>
          <w:b/>
          <w:bCs/>
        </w:rPr>
        <w:t xml:space="preserve"> D:</w:t>
      </w:r>
      <w:r w:rsidRPr="008F792C">
        <w:t xml:space="preserve"> </w:t>
      </w:r>
      <w:r>
        <w:t>306-37</w:t>
      </w:r>
      <w:r>
        <w:rPr>
          <w:rStyle w:val="FootnoteReference"/>
        </w:rPr>
        <w:footnoteReference w:id="1445"/>
      </w:r>
    </w:p>
    <w:p w14:paraId="6ECF22D7" w14:textId="77777777" w:rsidR="00BD0433" w:rsidRPr="008F792C" w:rsidRDefault="00BD0433" w:rsidP="00661A14">
      <w:pPr>
        <w:numPr>
          <w:ilvl w:val="0"/>
          <w:numId w:val="55"/>
        </w:numPr>
        <w:bidi w:val="0"/>
        <w:rPr>
          <w:lang w:val="en-GB"/>
        </w:rPr>
      </w:pPr>
      <w:r w:rsidRPr="008F792C">
        <w:rPr>
          <w:b/>
          <w:bCs/>
        </w:rPr>
        <w:t xml:space="preserve">O: </w:t>
      </w:r>
      <w:r w:rsidRPr="008F792C">
        <w:rPr>
          <w:rFonts w:cs="Times New Roman"/>
          <w:lang w:val="en-GB"/>
        </w:rPr>
        <w:t>–</w:t>
      </w:r>
      <w:r w:rsidR="00015222">
        <w:rPr>
          <w:rStyle w:val="FootnoteReference"/>
          <w:rFonts w:cs="Times New Roman"/>
          <w:lang w:val="en-GB"/>
        </w:rPr>
        <w:footnoteReference w:id="1446"/>
      </w:r>
      <w:r w:rsidRPr="008F792C">
        <w:rPr>
          <w:b/>
          <w:bCs/>
        </w:rPr>
        <w:t xml:space="preserve"> Ds:</w:t>
      </w:r>
      <w:r w:rsidRPr="008F792C">
        <w:t xml:space="preserve"> Shutla</w:t>
      </w:r>
      <w:r w:rsidR="00661A14">
        <w:rPr>
          <w:rFonts w:ascii="Times Beyrut Roman" w:hAnsi="Times Beyrut Roman"/>
        </w:rPr>
        <w:t>Î</w:t>
      </w:r>
      <w:r w:rsidRPr="008F792C">
        <w:t xml:space="preserve"> (</w:t>
      </w:r>
      <w:r>
        <w:t>1</w:t>
      </w:r>
      <w:r w:rsidRPr="008F792C">
        <w:t>)’s son,</w:t>
      </w:r>
      <w:r w:rsidRPr="008F792C">
        <w:rPr>
          <w:b/>
          <w:bCs/>
        </w:rPr>
        <w:t xml:space="preserve"> </w:t>
      </w:r>
      <w:r w:rsidRPr="001E6E45">
        <w:t>leader</w:t>
      </w:r>
      <w:r>
        <w:rPr>
          <w:rStyle w:val="FootnoteReference"/>
        </w:rPr>
        <w:footnoteReference w:id="1447"/>
      </w:r>
      <w:r w:rsidRPr="008F792C">
        <w:t xml:space="preserve"> </w:t>
      </w:r>
      <w:r w:rsidRPr="008F792C">
        <w:rPr>
          <w:b/>
          <w:bCs/>
        </w:rPr>
        <w:t>F:</w:t>
      </w:r>
      <w:r w:rsidRPr="008F792C">
        <w:t xml:space="preserve"> – </w:t>
      </w:r>
      <w:r w:rsidRPr="008F792C">
        <w:rPr>
          <w:b/>
          <w:bCs/>
        </w:rPr>
        <w:t>S:</w:t>
      </w:r>
      <w:r w:rsidRPr="008F792C">
        <w:t xml:space="preserve"> </w:t>
      </w:r>
      <w:r w:rsidRPr="008F792C">
        <w:rPr>
          <w:i/>
          <w:iCs/>
        </w:rPr>
        <w:t>Tulida</w:t>
      </w:r>
      <w:r w:rsidRPr="008F792C">
        <w:t xml:space="preserve">, 132 </w:t>
      </w:r>
      <w:r w:rsidRPr="008F792C">
        <w:rPr>
          <w:b/>
          <w:bCs/>
        </w:rPr>
        <w:t xml:space="preserve">E: </w:t>
      </w:r>
      <w:r w:rsidRPr="008F792C">
        <w:t>Samaritan</w:t>
      </w:r>
      <w:r w:rsidRPr="008F792C">
        <w:rPr>
          <w:rStyle w:val="FootnoteReference"/>
          <w:rFonts w:cs="Times New Roman"/>
        </w:rPr>
        <w:footnoteReference w:id="1448"/>
      </w:r>
      <w:r w:rsidRPr="008F792C">
        <w:rPr>
          <w:b/>
          <w:bCs/>
        </w:rPr>
        <w:t xml:space="preserve"> 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1449"/>
      </w:r>
    </w:p>
    <w:p w14:paraId="1B7878FC" w14:textId="77777777" w:rsidR="00BD0433" w:rsidRPr="008F792C" w:rsidRDefault="00BD0433" w:rsidP="00815F05">
      <w:pPr>
        <w:numPr>
          <w:ilvl w:val="0"/>
          <w:numId w:val="55"/>
        </w:numPr>
        <w:bidi w:val="0"/>
      </w:pPr>
      <w:r w:rsidRPr="008F792C">
        <w:rPr>
          <w:b/>
          <w:bCs/>
        </w:rPr>
        <w:t xml:space="preserve">O: </w:t>
      </w:r>
      <w:r w:rsidRPr="008F792C">
        <w:rPr>
          <w:rFonts w:cs="Times New Roman"/>
          <w:lang w:val="en-GB"/>
        </w:rPr>
        <w:t>–</w:t>
      </w:r>
      <w:r w:rsidR="00015222">
        <w:rPr>
          <w:rStyle w:val="FootnoteReference"/>
          <w:rFonts w:cs="Times New Roman"/>
          <w:lang w:val="en-GB"/>
        </w:rPr>
        <w:footnoteReference w:id="1450"/>
      </w:r>
      <w:r w:rsidRPr="008F792C">
        <w:rPr>
          <w:b/>
          <w:bCs/>
        </w:rPr>
        <w:t xml:space="preserve"> Ds:</w:t>
      </w:r>
      <w:r w:rsidRPr="008F792C">
        <w:t xml:space="preserve"> Saninah, priest</w:t>
      </w:r>
      <w:r w:rsidRPr="008F792C">
        <w:rPr>
          <w:rStyle w:val="FootnoteReference"/>
        </w:rPr>
        <w:footnoteReference w:id="1451"/>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Tulida</w:t>
      </w:r>
      <w:r w:rsidRPr="008F792C">
        <w:t xml:space="preserve">, 133 </w:t>
      </w:r>
      <w:r w:rsidRPr="008F792C">
        <w:rPr>
          <w:b/>
          <w:bCs/>
        </w:rPr>
        <w:t xml:space="preserve">E: </w:t>
      </w:r>
      <w:r w:rsidRPr="008F792C">
        <w:t>Samaritan</w:t>
      </w:r>
      <w:r w:rsidRPr="008F792C">
        <w:rPr>
          <w:rStyle w:val="FootnoteReference"/>
          <w:rFonts w:cs="Times New Roman"/>
        </w:rPr>
        <w:footnoteReference w:id="1452"/>
      </w:r>
      <w:r w:rsidRPr="008F792C">
        <w:rPr>
          <w:b/>
          <w:bCs/>
        </w:rPr>
        <w:t xml:space="preserve"> 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1453"/>
      </w:r>
    </w:p>
    <w:p w14:paraId="77C61E28" w14:textId="77777777" w:rsidR="00BD0433" w:rsidRPr="008F792C" w:rsidRDefault="00BD0433" w:rsidP="00BC73EA">
      <w:pPr>
        <w:numPr>
          <w:ilvl w:val="0"/>
          <w:numId w:val="55"/>
        </w:numPr>
        <w:bidi w:val="0"/>
        <w:rPr>
          <w:rFonts w:cs="Times New Roman"/>
        </w:rPr>
      </w:pPr>
      <w:r w:rsidRPr="008F792C">
        <w:rPr>
          <w:rFonts w:cs="Times New Roman"/>
          <w:b/>
        </w:rPr>
        <w:t xml:space="preserve">O: </w:t>
      </w:r>
      <w:r w:rsidRPr="008F792C">
        <w:rPr>
          <w:rFonts w:cs="Times New Roman"/>
          <w:b/>
          <w:rtl/>
          <w:lang w:bidi="ar-SA"/>
        </w:rPr>
        <w:t>يوسف</w:t>
      </w:r>
      <w:r w:rsidRPr="008F792C">
        <w:rPr>
          <w:rStyle w:val="FootnoteReference"/>
          <w:rFonts w:cs="Times New Roman"/>
          <w:bCs/>
        </w:rPr>
        <w:footnoteReference w:id="1454"/>
      </w:r>
      <w:r w:rsidRPr="008F792C">
        <w:rPr>
          <w:rFonts w:cs="Times New Roman"/>
          <w:b/>
        </w:rPr>
        <w:t xml:space="preserve"> Ds: </w:t>
      </w:r>
      <w:r w:rsidRPr="008F792C">
        <w:rPr>
          <w:rFonts w:cs="Times New Roman" w:hint="cs"/>
          <w:rtl/>
        </w:rPr>
        <w:t>M</w:t>
      </w:r>
      <w:r w:rsidRPr="008F792C">
        <w:rPr>
          <w:rFonts w:cs="Times New Roman"/>
        </w:rPr>
        <w:t>ess</w:t>
      </w:r>
      <w:r>
        <w:rPr>
          <w:rFonts w:cs="Times New Roman"/>
        </w:rPr>
        <w:t>e</w:t>
      </w:r>
      <w:r w:rsidRPr="008F792C">
        <w:rPr>
          <w:rFonts w:cs="Times New Roman"/>
        </w:rPr>
        <w:t>nger to the Persian king</w:t>
      </w:r>
      <w:r w:rsidRPr="008F792C">
        <w:rPr>
          <w:rStyle w:val="FootnoteReference"/>
          <w:rFonts w:cs="Times New Roman"/>
        </w:rPr>
        <w:footnoteReference w:id="1455"/>
      </w:r>
      <w:r w:rsidRPr="008F792C">
        <w:rPr>
          <w:rFonts w:cs="Times New Roman"/>
        </w:rPr>
        <w:t xml:space="preserve"> </w:t>
      </w:r>
      <w:r w:rsidRPr="008F792C">
        <w:rPr>
          <w:rFonts w:cs="Times New Roman"/>
          <w:b/>
        </w:rPr>
        <w:t xml:space="preserve">F: </w:t>
      </w:r>
      <w:r w:rsidR="004C4095">
        <w:rPr>
          <w:rFonts w:cs="Times New Roman"/>
        </w:rPr>
        <w:t>–</w:t>
      </w:r>
      <w:r w:rsidRPr="008F792C">
        <w:rPr>
          <w:rFonts w:cs="Times New Roman"/>
        </w:rPr>
        <w:t xml:space="preserve"> </w:t>
      </w:r>
      <w:r w:rsidRPr="008F792C">
        <w:rPr>
          <w:rFonts w:cs="Times New Roman"/>
          <w:b/>
        </w:rPr>
        <w:t xml:space="preserve">S: </w:t>
      </w:r>
      <w:r w:rsidRPr="008F792C">
        <w:rPr>
          <w:rFonts w:cs="Times New Roman"/>
        </w:rPr>
        <w:t>Abu’l Fath, 132</w:t>
      </w:r>
      <w:r w:rsidRPr="008F792C">
        <w:t xml:space="preserve"> </w:t>
      </w:r>
      <w:r w:rsidRPr="008F792C">
        <w:rPr>
          <w:rFonts w:cs="Times New Roman"/>
          <w:b/>
        </w:rPr>
        <w:t xml:space="preserve">E: </w:t>
      </w:r>
      <w:r w:rsidRPr="008F792C">
        <w:rPr>
          <w:rFonts w:cs="Times New Roman"/>
        </w:rPr>
        <w:t>Samar</w:t>
      </w:r>
      <w:r w:rsidRPr="008F792C">
        <w:rPr>
          <w:rFonts w:cs="Times New Roman"/>
        </w:rPr>
        <w:t>i</w:t>
      </w:r>
      <w:r w:rsidRPr="008F792C">
        <w:rPr>
          <w:rFonts w:cs="Times New Roman"/>
        </w:rPr>
        <w:t>tan</w:t>
      </w:r>
      <w:r w:rsidRPr="008F792C">
        <w:rPr>
          <w:rStyle w:val="FootnoteReference"/>
          <w:rFonts w:cs="Times New Roman"/>
        </w:rPr>
        <w:footnoteReference w:id="1456"/>
      </w:r>
      <w:r w:rsidRPr="008F792C">
        <w:rPr>
          <w:rFonts w:cs="Times New Roman"/>
          <w:b/>
        </w:rPr>
        <w:t xml:space="preserve"> D: </w:t>
      </w:r>
      <w:r w:rsidRPr="008F792C">
        <w:rPr>
          <w:rFonts w:cs="Times New Roman"/>
          <w:bCs/>
        </w:rPr>
        <w:t>3</w:t>
      </w:r>
      <w:r w:rsidRPr="008F792C">
        <w:rPr>
          <w:rFonts w:cs="Times New Roman"/>
          <w:bCs/>
          <w:vertAlign w:val="superscript"/>
        </w:rPr>
        <w:t>rd</w:t>
      </w:r>
      <w:r w:rsidRPr="008F792C">
        <w:rPr>
          <w:rFonts w:cs="Times New Roman"/>
          <w:bCs/>
        </w:rPr>
        <w:t xml:space="preserve"> C</w:t>
      </w:r>
      <w:r w:rsidRPr="008F792C">
        <w:rPr>
          <w:rStyle w:val="FootnoteReference"/>
          <w:rFonts w:cs="Times New Roman"/>
        </w:rPr>
        <w:footnoteReference w:id="1457"/>
      </w:r>
    </w:p>
    <w:p w14:paraId="067FD0BB" w14:textId="77777777" w:rsidR="00BD0433" w:rsidRPr="008F792C" w:rsidRDefault="00BD0433" w:rsidP="00815F05">
      <w:pPr>
        <w:numPr>
          <w:ilvl w:val="0"/>
          <w:numId w:val="55"/>
        </w:numPr>
        <w:bidi w:val="0"/>
        <w:rPr>
          <w:lang w:val="it-IT"/>
        </w:rPr>
      </w:pPr>
      <w:r w:rsidRPr="008F792C">
        <w:rPr>
          <w:b/>
          <w:bCs/>
        </w:rPr>
        <w:t xml:space="preserve">O: </w:t>
      </w:r>
      <w:r w:rsidRPr="008F792C">
        <w:rPr>
          <w:rFonts w:cs="Times New Roman"/>
          <w:rtl/>
          <w:lang w:bidi="ar-SA"/>
        </w:rPr>
        <w:t>يوسي</w:t>
      </w:r>
      <w:r w:rsidRPr="008F792C">
        <w:rPr>
          <w:rStyle w:val="FootnoteReference"/>
        </w:rPr>
        <w:footnoteReference w:id="1458"/>
      </w:r>
      <w:r w:rsidRPr="008F792C">
        <w:rPr>
          <w:b/>
          <w:bCs/>
        </w:rPr>
        <w:t>/</w:t>
      </w:r>
      <w:r w:rsidRPr="008F792C">
        <w:rPr>
          <w:rFonts w:cs="Times New Roman"/>
          <w:rtl/>
        </w:rPr>
        <w:t>יצובו</w:t>
      </w:r>
      <w:r w:rsidRPr="008F792C">
        <w:rPr>
          <w:rStyle w:val="FootnoteReference"/>
        </w:rPr>
        <w:footnoteReference w:id="1459"/>
      </w:r>
      <w:r w:rsidRPr="008F792C">
        <w:rPr>
          <w:b/>
          <w:bCs/>
        </w:rPr>
        <w:t>/</w:t>
      </w:r>
      <w:r w:rsidRPr="008F792C">
        <w:rPr>
          <w:rFonts w:cs="Times New Roman"/>
          <w:rtl/>
        </w:rPr>
        <w:t>יצובי</w:t>
      </w:r>
      <w:r w:rsidRPr="008F792C">
        <w:rPr>
          <w:rStyle w:val="FootnoteReference"/>
        </w:rPr>
        <w:footnoteReference w:id="1460"/>
      </w:r>
      <w:r w:rsidRPr="008F792C">
        <w:rPr>
          <w:b/>
          <w:bCs/>
        </w:rPr>
        <w:t xml:space="preserve"> Ds:</w:t>
      </w:r>
      <w:r w:rsidRPr="008F792C">
        <w:t xml:space="preserve"> </w:t>
      </w:r>
      <w:r w:rsidR="001D4591" w:rsidRPr="00486545">
        <w:t>Sage</w:t>
      </w:r>
      <w:r w:rsidRPr="008F792C">
        <w:rPr>
          <w:rStyle w:val="FootnoteReference"/>
          <w:rFonts w:cs="Times New Roman"/>
          <w:lang w:val="en-GB"/>
        </w:rPr>
        <w:footnoteReference w:id="1461"/>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Abu’l-Fath, 141 </w:t>
      </w:r>
      <w:r w:rsidRPr="008F792C">
        <w:rPr>
          <w:b/>
          <w:bCs/>
        </w:rPr>
        <w:t xml:space="preserve">E: </w:t>
      </w:r>
      <w:r w:rsidRPr="008F792C">
        <w:rPr>
          <w:rFonts w:cs="Times New Roman"/>
          <w:lang w:val="en-GB"/>
        </w:rPr>
        <w:t>Samaritan</w:t>
      </w:r>
      <w:r w:rsidRPr="008F792C">
        <w:rPr>
          <w:rStyle w:val="FootnoteReference"/>
          <w:rFonts w:cs="Times New Roman"/>
        </w:rPr>
        <w:footnoteReference w:id="1462"/>
      </w:r>
      <w:r w:rsidRPr="008F792C">
        <w:rPr>
          <w:b/>
          <w:bCs/>
        </w:rPr>
        <w:t xml:space="preserve"> 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1463"/>
      </w:r>
    </w:p>
    <w:p w14:paraId="7077547F" w14:textId="77777777" w:rsidR="00BD0433" w:rsidRPr="008F792C" w:rsidRDefault="00BD0433" w:rsidP="00113989">
      <w:pPr>
        <w:numPr>
          <w:ilvl w:val="0"/>
          <w:numId w:val="55"/>
        </w:numPr>
        <w:bidi w:val="0"/>
        <w:rPr>
          <w:b/>
          <w:bCs/>
          <w:lang w:val="it-IT"/>
        </w:rPr>
      </w:pPr>
      <w:r w:rsidRPr="008F792C">
        <w:rPr>
          <w:b/>
          <w:bCs/>
          <w:lang w:val="it-IT"/>
        </w:rPr>
        <w:t xml:space="preserve">O: </w:t>
      </w:r>
      <w:r w:rsidRPr="008F792C">
        <w:rPr>
          <w:rFonts w:cs="Times New Roman"/>
          <w:rtl/>
        </w:rPr>
        <w:t>יוסי</w:t>
      </w:r>
      <w:r w:rsidRPr="008F792C">
        <w:rPr>
          <w:rStyle w:val="FootnoteReference"/>
          <w:rFonts w:cs="Times New Roman"/>
        </w:rPr>
        <w:footnoteReference w:id="1464"/>
      </w:r>
      <w:r w:rsidRPr="008F792C">
        <w:rPr>
          <w:b/>
          <w:bCs/>
          <w:lang w:val="it-IT"/>
        </w:rPr>
        <w:t xml:space="preserve"> Ds:</w:t>
      </w:r>
      <w:r w:rsidRPr="008F792C">
        <w:rPr>
          <w:lang w:val="it-IT"/>
        </w:rPr>
        <w:t xml:space="preserve"> </w:t>
      </w:r>
      <w:r w:rsidR="00FF62FD">
        <w:rPr>
          <w:lang w:val="it-IT"/>
        </w:rPr>
        <w:t>Abbin</w:t>
      </w:r>
      <w:r>
        <w:rPr>
          <w:lang w:val="it-IT"/>
        </w:rPr>
        <w:t xml:space="preserve"> (3</w:t>
      </w:r>
      <w:r w:rsidRPr="008F792C">
        <w:rPr>
          <w:lang w:val="it-IT"/>
        </w:rPr>
        <w:t xml:space="preserve">)’s son </w:t>
      </w:r>
      <w:r w:rsidRPr="008F792C">
        <w:rPr>
          <w:b/>
          <w:bCs/>
          <w:lang w:val="it-IT"/>
        </w:rPr>
        <w:t>F:</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S:</w:t>
      </w:r>
      <w:r w:rsidRPr="008F792C">
        <w:rPr>
          <w:lang w:val="it-IT"/>
        </w:rPr>
        <w:t xml:space="preserve"> </w:t>
      </w:r>
      <w:r w:rsidRPr="008F792C">
        <w:rPr>
          <w:i/>
          <w:iCs/>
          <w:lang w:val="it-IT"/>
        </w:rPr>
        <w:t xml:space="preserve">yBer </w:t>
      </w:r>
      <w:r w:rsidRPr="008F792C">
        <w:rPr>
          <w:lang w:val="it-IT"/>
        </w:rPr>
        <w:t xml:space="preserve">1:5, 3c (Kosovsky, </w:t>
      </w:r>
      <w:r w:rsidRPr="008F792C">
        <w:rPr>
          <w:i/>
          <w:iCs/>
          <w:lang w:val="it-IT"/>
        </w:rPr>
        <w:t>Yerushalmi</w:t>
      </w:r>
      <w:r w:rsidRPr="008F792C">
        <w:rPr>
          <w:lang w:val="it-IT"/>
        </w:rPr>
        <w:t xml:space="preserve">, 42-50) </w:t>
      </w:r>
      <w:r w:rsidRPr="008F792C">
        <w:rPr>
          <w:b/>
          <w:bCs/>
          <w:lang w:val="it-IT"/>
        </w:rPr>
        <w:t xml:space="preserve">E: </w:t>
      </w:r>
      <w:r w:rsidRPr="008F792C">
        <w:rPr>
          <w:rFonts w:cs="Times New Roman"/>
          <w:lang w:val="it-IT"/>
        </w:rPr>
        <w:t>–</w:t>
      </w:r>
      <w:r w:rsidRPr="008F792C">
        <w:rPr>
          <w:b/>
          <w:bCs/>
          <w:lang w:val="it-IT"/>
        </w:rPr>
        <w:t xml:space="preserve"> D: </w:t>
      </w:r>
      <w:r w:rsidR="00113989">
        <w:rPr>
          <w:rFonts w:cs="Times New Roman"/>
          <w:lang w:val="en-GB"/>
        </w:rPr>
        <w:t>3</w:t>
      </w:r>
      <w:r w:rsidR="00113989" w:rsidRPr="004B400A">
        <w:rPr>
          <w:rFonts w:cs="Times New Roman"/>
          <w:vertAlign w:val="superscript"/>
          <w:lang w:val="en-GB"/>
        </w:rPr>
        <w:t>rd</w:t>
      </w:r>
      <w:r w:rsidR="00113989">
        <w:rPr>
          <w:rFonts w:cs="Times New Roman"/>
          <w:lang w:val="en-GB"/>
        </w:rPr>
        <w:t xml:space="preserve"> C</w:t>
      </w:r>
      <w:r w:rsidR="00113989">
        <w:rPr>
          <w:rStyle w:val="FootnoteReference"/>
          <w:rFonts w:cs="Times New Roman"/>
          <w:lang w:val="en-GB"/>
        </w:rPr>
        <w:footnoteReference w:id="1465"/>
      </w:r>
    </w:p>
    <w:p w14:paraId="2CF17FAD" w14:textId="77777777" w:rsidR="00BD0433" w:rsidRPr="008F792C" w:rsidRDefault="00BD0433" w:rsidP="00102597">
      <w:pPr>
        <w:numPr>
          <w:ilvl w:val="0"/>
          <w:numId w:val="55"/>
        </w:numPr>
        <w:bidi w:val="0"/>
        <w:rPr>
          <w:lang w:val="it-IT"/>
        </w:rPr>
      </w:pPr>
      <w:r w:rsidRPr="008F792C">
        <w:rPr>
          <w:b/>
          <w:bCs/>
          <w:lang w:val="it-IT"/>
        </w:rPr>
        <w:t xml:space="preserve">O: </w:t>
      </w:r>
      <w:r w:rsidRPr="008F792C">
        <w:rPr>
          <w:rFonts w:cs="Times New Roman"/>
          <w:rtl/>
        </w:rPr>
        <w:t>יוסי</w:t>
      </w:r>
      <w:r w:rsidRPr="008F792C">
        <w:rPr>
          <w:rStyle w:val="FootnoteReference"/>
          <w:rFonts w:cs="Times New Roman"/>
        </w:rPr>
        <w:footnoteReference w:id="1466"/>
      </w:r>
      <w:r>
        <w:rPr>
          <w:rFonts w:cs="Times New Roman"/>
        </w:rPr>
        <w:t>/</w:t>
      </w:r>
      <w:r>
        <w:rPr>
          <w:rFonts w:cs="Times New Roman" w:hint="cs"/>
          <w:rtl/>
        </w:rPr>
        <w:t>יסא</w:t>
      </w:r>
      <w:r>
        <w:rPr>
          <w:rStyle w:val="FootnoteReference"/>
          <w:rFonts w:cs="Times New Roman"/>
        </w:rPr>
        <w:footnoteReference w:id="1467"/>
      </w:r>
      <w:r w:rsidRPr="008F792C">
        <w:rPr>
          <w:b/>
          <w:bCs/>
          <w:lang w:val="it-IT"/>
        </w:rPr>
        <w:t xml:space="preserve"> Ds:</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F:</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S:</w:t>
      </w:r>
      <w:r w:rsidRPr="008F792C">
        <w:rPr>
          <w:lang w:val="it-IT"/>
        </w:rPr>
        <w:t xml:space="preserve"> </w:t>
      </w:r>
      <w:r w:rsidRPr="008F792C">
        <w:rPr>
          <w:i/>
          <w:iCs/>
          <w:lang w:val="it-IT"/>
        </w:rPr>
        <w:t xml:space="preserve">yBer </w:t>
      </w:r>
      <w:r w:rsidRPr="008F792C">
        <w:rPr>
          <w:lang w:val="it-IT"/>
        </w:rPr>
        <w:t xml:space="preserve">3:1, 6a (Kosovsky, </w:t>
      </w:r>
      <w:r w:rsidRPr="008F792C">
        <w:rPr>
          <w:i/>
          <w:iCs/>
          <w:lang w:val="it-IT"/>
        </w:rPr>
        <w:t>Yerushalmi</w:t>
      </w:r>
      <w:r w:rsidRPr="008F792C">
        <w:rPr>
          <w:lang w:val="it-IT"/>
        </w:rPr>
        <w:t xml:space="preserve">, 396-430) </w:t>
      </w:r>
      <w:r w:rsidRPr="008F792C">
        <w:rPr>
          <w:b/>
          <w:bCs/>
          <w:lang w:val="it-IT"/>
        </w:rPr>
        <w:t xml:space="preserve">E: </w:t>
      </w:r>
      <w:r w:rsidRPr="008F792C">
        <w:rPr>
          <w:rFonts w:cs="Times New Roman"/>
          <w:lang w:val="it-IT"/>
        </w:rPr>
        <w:t>–</w:t>
      </w:r>
      <w:r w:rsidRPr="008F792C">
        <w:rPr>
          <w:b/>
          <w:bCs/>
          <w:lang w:val="it-IT"/>
        </w:rPr>
        <w:t xml:space="preserve"> D: </w:t>
      </w:r>
      <w:r w:rsidR="00102597">
        <w:rPr>
          <w:lang w:val="it-IT"/>
        </w:rPr>
        <w:t>4</w:t>
      </w:r>
      <w:r w:rsidR="00102597" w:rsidRPr="00102597">
        <w:rPr>
          <w:vertAlign w:val="superscript"/>
          <w:lang w:val="it-IT"/>
        </w:rPr>
        <w:t>th</w:t>
      </w:r>
      <w:r w:rsidR="00102597">
        <w:rPr>
          <w:lang w:val="it-IT"/>
        </w:rPr>
        <w:t xml:space="preserve"> C</w:t>
      </w:r>
      <w:r w:rsidR="00102597">
        <w:rPr>
          <w:rStyle w:val="FootnoteReference"/>
          <w:lang w:val="it-IT"/>
        </w:rPr>
        <w:footnoteReference w:id="1468"/>
      </w:r>
    </w:p>
    <w:p w14:paraId="47BBED48" w14:textId="77777777" w:rsidR="00BD0433" w:rsidRPr="008F792C" w:rsidRDefault="00BD0433" w:rsidP="00CF410D">
      <w:pPr>
        <w:numPr>
          <w:ilvl w:val="0"/>
          <w:numId w:val="55"/>
        </w:numPr>
        <w:bidi w:val="0"/>
        <w:rPr>
          <w:lang w:val="it-IT"/>
        </w:rPr>
      </w:pPr>
      <w:r w:rsidRPr="008F792C">
        <w:rPr>
          <w:b/>
          <w:bCs/>
          <w:lang w:val="it-IT"/>
        </w:rPr>
        <w:t xml:space="preserve">O: </w:t>
      </w:r>
      <w:r w:rsidRPr="008F792C">
        <w:rPr>
          <w:rFonts w:cs="Times New Roman"/>
          <w:rtl/>
        </w:rPr>
        <w:t>יוסי</w:t>
      </w:r>
      <w:r w:rsidRPr="008F792C">
        <w:rPr>
          <w:rStyle w:val="FootnoteReference"/>
          <w:rFonts w:cs="Times New Roman"/>
        </w:rPr>
        <w:footnoteReference w:id="1469"/>
      </w:r>
      <w:r w:rsidRPr="008F792C">
        <w:rPr>
          <w:b/>
          <w:bCs/>
          <w:lang w:val="it-IT"/>
        </w:rPr>
        <w:t xml:space="preserve"> Ds:</w:t>
      </w:r>
      <w:r w:rsidRPr="008F792C">
        <w:rPr>
          <w:lang w:val="it-IT"/>
        </w:rPr>
        <w:t xml:space="preserve"> The Galilean</w:t>
      </w:r>
      <w:r w:rsidRPr="008F792C">
        <w:rPr>
          <w:rStyle w:val="FootnoteReference"/>
        </w:rPr>
        <w:footnoteReference w:id="1470"/>
      </w:r>
      <w:r w:rsidRPr="008F792C">
        <w:rPr>
          <w:lang w:val="it-IT"/>
        </w:rPr>
        <w:t xml:space="preserve"> </w:t>
      </w:r>
      <w:r w:rsidRPr="008F792C">
        <w:rPr>
          <w:b/>
          <w:bCs/>
          <w:lang w:val="it-IT"/>
        </w:rPr>
        <w:t>F:</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S:</w:t>
      </w:r>
      <w:r w:rsidRPr="008F792C">
        <w:rPr>
          <w:lang w:val="it-IT"/>
        </w:rPr>
        <w:t xml:space="preserve"> </w:t>
      </w:r>
      <w:r w:rsidRPr="008F792C">
        <w:rPr>
          <w:i/>
          <w:iCs/>
          <w:lang w:val="it-IT"/>
        </w:rPr>
        <w:t xml:space="preserve">yBer </w:t>
      </w:r>
      <w:r w:rsidRPr="008F792C">
        <w:rPr>
          <w:lang w:val="it-IT"/>
        </w:rPr>
        <w:t xml:space="preserve">3:1, 6b (Kosovsky, </w:t>
      </w:r>
      <w:r w:rsidRPr="008F792C">
        <w:rPr>
          <w:i/>
          <w:iCs/>
          <w:lang w:val="it-IT"/>
        </w:rPr>
        <w:t>Yerushalmi</w:t>
      </w:r>
      <w:r w:rsidRPr="008F792C">
        <w:rPr>
          <w:lang w:val="it-IT"/>
        </w:rPr>
        <w:t xml:space="preserve">, 170) </w:t>
      </w:r>
      <w:r w:rsidRPr="008F792C">
        <w:rPr>
          <w:b/>
          <w:bCs/>
          <w:lang w:val="it-IT"/>
        </w:rPr>
        <w:t xml:space="preserve">E: </w:t>
      </w:r>
      <w:r w:rsidRPr="008F792C">
        <w:rPr>
          <w:rFonts w:cs="Times New Roman"/>
          <w:lang w:val="it-IT"/>
        </w:rPr>
        <w:t>–</w:t>
      </w:r>
      <w:r w:rsidRPr="008F792C">
        <w:rPr>
          <w:b/>
          <w:bCs/>
          <w:lang w:val="it-IT"/>
        </w:rPr>
        <w:t xml:space="preserve"> D: </w:t>
      </w:r>
      <w:r w:rsidR="00CF410D" w:rsidRPr="007F4780">
        <w:rPr>
          <w:lang w:val="it-IT"/>
        </w:rPr>
        <w:t>3</w:t>
      </w:r>
      <w:r w:rsidR="00CF410D" w:rsidRPr="007F4780">
        <w:rPr>
          <w:vertAlign w:val="superscript"/>
          <w:lang w:val="it-IT"/>
        </w:rPr>
        <w:t>rd</w:t>
      </w:r>
      <w:r w:rsidR="00CF410D" w:rsidRPr="007F4780">
        <w:rPr>
          <w:lang w:val="it-IT"/>
        </w:rPr>
        <w:t xml:space="preserve"> C</w:t>
      </w:r>
      <w:r w:rsidR="00CF410D" w:rsidRPr="007F4780">
        <w:rPr>
          <w:rStyle w:val="FootnoteReference"/>
          <w:lang w:val="it-IT"/>
        </w:rPr>
        <w:footnoteReference w:id="1471"/>
      </w:r>
    </w:p>
    <w:p w14:paraId="0F8AD068" w14:textId="77777777" w:rsidR="00BD0433" w:rsidRPr="008F792C" w:rsidRDefault="00BD0433" w:rsidP="00815F05">
      <w:pPr>
        <w:numPr>
          <w:ilvl w:val="0"/>
          <w:numId w:val="55"/>
        </w:numPr>
        <w:bidi w:val="0"/>
        <w:rPr>
          <w:lang w:val="it-IT"/>
        </w:rPr>
      </w:pPr>
      <w:r w:rsidRPr="008F792C">
        <w:rPr>
          <w:b/>
          <w:bCs/>
          <w:lang w:val="it-IT"/>
        </w:rPr>
        <w:t xml:space="preserve">O: </w:t>
      </w:r>
      <w:r w:rsidRPr="008F792C">
        <w:rPr>
          <w:rFonts w:cs="Times New Roman"/>
          <w:rtl/>
        </w:rPr>
        <w:t>יוסי</w:t>
      </w:r>
      <w:r w:rsidRPr="008F792C">
        <w:rPr>
          <w:rStyle w:val="FootnoteReference"/>
          <w:rFonts w:cs="Times New Roman"/>
        </w:rPr>
        <w:footnoteReference w:id="1472"/>
      </w:r>
      <w:r w:rsidRPr="008F792C">
        <w:rPr>
          <w:b/>
          <w:bCs/>
          <w:lang w:val="it-IT"/>
        </w:rPr>
        <w:t xml:space="preserve"> Ds:</w:t>
      </w:r>
      <w:r w:rsidRPr="008F792C">
        <w:rPr>
          <w:lang w:val="it-IT"/>
        </w:rPr>
        <w:t xml:space="preserve"> Nehorai (</w:t>
      </w:r>
      <w:r>
        <w:rPr>
          <w:lang w:val="it-IT"/>
        </w:rPr>
        <w:t>1</w:t>
      </w:r>
      <w:r w:rsidRPr="008F792C">
        <w:rPr>
          <w:lang w:val="it-IT"/>
        </w:rPr>
        <w:t xml:space="preserve">)’s son </w:t>
      </w:r>
      <w:r w:rsidRPr="008F792C">
        <w:rPr>
          <w:b/>
          <w:bCs/>
          <w:lang w:val="it-IT"/>
        </w:rPr>
        <w:t>F:</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S:</w:t>
      </w:r>
      <w:r w:rsidRPr="008F792C">
        <w:rPr>
          <w:lang w:val="it-IT"/>
        </w:rPr>
        <w:t xml:space="preserve"> </w:t>
      </w:r>
      <w:r w:rsidRPr="008F792C">
        <w:rPr>
          <w:i/>
          <w:iCs/>
          <w:lang w:val="it-IT"/>
        </w:rPr>
        <w:t xml:space="preserve">yBer </w:t>
      </w:r>
      <w:r w:rsidRPr="008F792C">
        <w:rPr>
          <w:lang w:val="it-IT"/>
        </w:rPr>
        <w:t xml:space="preserve">3:3, 6b (Kosovsky, </w:t>
      </w:r>
      <w:r w:rsidRPr="008F792C">
        <w:rPr>
          <w:i/>
          <w:iCs/>
          <w:lang w:val="it-IT"/>
        </w:rPr>
        <w:t>Yerushalmi</w:t>
      </w:r>
      <w:r w:rsidRPr="008F792C">
        <w:rPr>
          <w:lang w:val="it-IT"/>
        </w:rPr>
        <w:t xml:space="preserve">, 431-2) </w:t>
      </w:r>
      <w:r w:rsidRPr="008F792C">
        <w:rPr>
          <w:b/>
          <w:bCs/>
          <w:lang w:val="it-IT"/>
        </w:rPr>
        <w:t xml:space="preserve">E: </w:t>
      </w:r>
      <w:r w:rsidRPr="008F792C">
        <w:rPr>
          <w:rFonts w:cs="Times New Roman"/>
          <w:lang w:val="it-IT"/>
        </w:rPr>
        <w:t>–</w:t>
      </w:r>
      <w:r w:rsidRPr="008F792C">
        <w:rPr>
          <w:b/>
          <w:bCs/>
          <w:lang w:val="it-IT"/>
        </w:rPr>
        <w:t xml:space="preserve"> D: </w:t>
      </w:r>
      <w:r w:rsidR="00CF410D">
        <w:rPr>
          <w:lang w:val="it-IT"/>
        </w:rPr>
        <w:t>3</w:t>
      </w:r>
      <w:r w:rsidR="00CF410D" w:rsidRPr="00CF410D">
        <w:rPr>
          <w:vertAlign w:val="superscript"/>
          <w:lang w:val="it-IT"/>
        </w:rPr>
        <w:t>rd</w:t>
      </w:r>
      <w:r w:rsidR="00CF410D">
        <w:rPr>
          <w:lang w:val="it-IT"/>
        </w:rPr>
        <w:t xml:space="preserve"> C</w:t>
      </w:r>
      <w:r w:rsidR="00CF410D">
        <w:rPr>
          <w:rStyle w:val="FootnoteReference"/>
          <w:lang w:val="it-IT"/>
        </w:rPr>
        <w:footnoteReference w:id="1473"/>
      </w:r>
    </w:p>
    <w:p w14:paraId="5B69D2D0" w14:textId="77777777" w:rsidR="00BD0433" w:rsidRPr="008F792C" w:rsidRDefault="00BD0433" w:rsidP="00815F05">
      <w:pPr>
        <w:numPr>
          <w:ilvl w:val="0"/>
          <w:numId w:val="55"/>
        </w:numPr>
        <w:bidi w:val="0"/>
        <w:rPr>
          <w:lang w:val="it-IT"/>
        </w:rPr>
      </w:pPr>
      <w:r w:rsidRPr="008F792C">
        <w:rPr>
          <w:b/>
          <w:bCs/>
          <w:lang w:val="it-IT"/>
        </w:rPr>
        <w:t xml:space="preserve">O: </w:t>
      </w:r>
      <w:r w:rsidRPr="008F792C">
        <w:rPr>
          <w:rFonts w:cs="Times New Roman"/>
          <w:rtl/>
        </w:rPr>
        <w:t>יוסי</w:t>
      </w:r>
      <w:r w:rsidRPr="008F792C">
        <w:rPr>
          <w:rStyle w:val="FootnoteReference"/>
          <w:rFonts w:cs="Times New Roman"/>
        </w:rPr>
        <w:footnoteReference w:id="1474"/>
      </w:r>
      <w:r w:rsidRPr="008F792C">
        <w:rPr>
          <w:b/>
          <w:bCs/>
          <w:lang w:val="it-IT"/>
        </w:rPr>
        <w:t xml:space="preserve"> Ds:</w:t>
      </w:r>
      <w:r w:rsidRPr="008F792C">
        <w:rPr>
          <w:lang w:val="it-IT"/>
        </w:rPr>
        <w:t xml:space="preserve"> Joseph (</w:t>
      </w:r>
      <w:r>
        <w:rPr>
          <w:lang w:val="it-IT"/>
        </w:rPr>
        <w:t>11</w:t>
      </w:r>
      <w:r w:rsidRPr="008F792C">
        <w:rPr>
          <w:lang w:val="it-IT"/>
        </w:rPr>
        <w:t xml:space="preserve">)’s son </w:t>
      </w:r>
      <w:r w:rsidRPr="008F792C">
        <w:rPr>
          <w:b/>
          <w:bCs/>
          <w:lang w:val="it-IT"/>
        </w:rPr>
        <w:t>F:</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S:</w:t>
      </w:r>
      <w:r w:rsidRPr="008F792C">
        <w:rPr>
          <w:lang w:val="it-IT"/>
        </w:rPr>
        <w:t xml:space="preserve"> </w:t>
      </w:r>
      <w:r w:rsidRPr="008F792C">
        <w:rPr>
          <w:i/>
          <w:iCs/>
          <w:lang w:val="it-IT"/>
        </w:rPr>
        <w:t xml:space="preserve">yBer </w:t>
      </w:r>
      <w:r w:rsidRPr="008F792C">
        <w:rPr>
          <w:lang w:val="it-IT"/>
        </w:rPr>
        <w:t xml:space="preserve">3:4, 6c (Kosovsky, </w:t>
      </w:r>
      <w:r w:rsidRPr="008F792C">
        <w:rPr>
          <w:i/>
          <w:iCs/>
          <w:lang w:val="it-IT"/>
        </w:rPr>
        <w:t>Yerushalmi</w:t>
      </w:r>
      <w:r w:rsidRPr="008F792C">
        <w:rPr>
          <w:lang w:val="it-IT"/>
        </w:rPr>
        <w:t xml:space="preserve">, 431) </w:t>
      </w:r>
      <w:r w:rsidRPr="008F792C">
        <w:rPr>
          <w:b/>
          <w:bCs/>
          <w:lang w:val="it-IT"/>
        </w:rPr>
        <w:t xml:space="preserve">E: </w:t>
      </w:r>
      <w:r w:rsidRPr="008F792C">
        <w:rPr>
          <w:rFonts w:cs="Times New Roman"/>
          <w:lang w:val="it-IT"/>
        </w:rPr>
        <w:t>–</w:t>
      </w:r>
      <w:r w:rsidRPr="008F792C">
        <w:rPr>
          <w:b/>
          <w:bCs/>
          <w:lang w:val="it-IT"/>
        </w:rPr>
        <w:t xml:space="preserve"> D: </w:t>
      </w:r>
      <w:r w:rsidR="00CF410D">
        <w:rPr>
          <w:lang w:val="it-IT"/>
        </w:rPr>
        <w:t>3</w:t>
      </w:r>
      <w:r w:rsidR="00CF410D" w:rsidRPr="00CF410D">
        <w:rPr>
          <w:vertAlign w:val="superscript"/>
          <w:lang w:val="it-IT"/>
        </w:rPr>
        <w:t>rd</w:t>
      </w:r>
      <w:r w:rsidR="00CF410D">
        <w:rPr>
          <w:lang w:val="it-IT"/>
        </w:rPr>
        <w:t xml:space="preserve"> C</w:t>
      </w:r>
      <w:r w:rsidR="00CF410D">
        <w:rPr>
          <w:rStyle w:val="FootnoteReference"/>
          <w:lang w:val="it-IT"/>
        </w:rPr>
        <w:footnoteReference w:id="1475"/>
      </w:r>
    </w:p>
    <w:p w14:paraId="05C955C6" w14:textId="77777777" w:rsidR="00BD0433" w:rsidRPr="008F792C" w:rsidRDefault="00BD0433" w:rsidP="00CF410D">
      <w:pPr>
        <w:numPr>
          <w:ilvl w:val="0"/>
          <w:numId w:val="55"/>
        </w:numPr>
        <w:bidi w:val="0"/>
        <w:rPr>
          <w:lang w:val="it-IT"/>
        </w:rPr>
      </w:pPr>
      <w:r w:rsidRPr="008F792C">
        <w:rPr>
          <w:b/>
          <w:bCs/>
          <w:lang w:val="it-IT"/>
        </w:rPr>
        <w:t xml:space="preserve">O: </w:t>
      </w:r>
      <w:r w:rsidRPr="008F792C">
        <w:rPr>
          <w:rFonts w:cs="Times New Roman"/>
          <w:rtl/>
        </w:rPr>
        <w:t>יוסי</w:t>
      </w:r>
      <w:r w:rsidRPr="008F792C">
        <w:rPr>
          <w:rStyle w:val="FootnoteReference"/>
          <w:rFonts w:cs="Times New Roman"/>
        </w:rPr>
        <w:footnoteReference w:id="1476"/>
      </w:r>
      <w:r w:rsidRPr="008F792C">
        <w:rPr>
          <w:b/>
          <w:bCs/>
          <w:lang w:val="it-IT"/>
        </w:rPr>
        <w:t xml:space="preserve"> Ds:</w:t>
      </w:r>
      <w:r w:rsidRPr="008F792C">
        <w:rPr>
          <w:lang w:val="it-IT"/>
        </w:rPr>
        <w:t xml:space="preserve"> Joseph (</w:t>
      </w:r>
      <w:r>
        <w:rPr>
          <w:lang w:val="it-IT"/>
        </w:rPr>
        <w:t>10</w:t>
      </w:r>
      <w:r w:rsidRPr="008F792C">
        <w:rPr>
          <w:lang w:val="it-IT"/>
        </w:rPr>
        <w:t xml:space="preserve">)’s father </w:t>
      </w:r>
      <w:r w:rsidRPr="008F792C">
        <w:rPr>
          <w:b/>
          <w:bCs/>
          <w:lang w:val="it-IT"/>
        </w:rPr>
        <w:t>F:</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S:</w:t>
      </w:r>
      <w:r w:rsidRPr="008F792C">
        <w:rPr>
          <w:lang w:val="it-IT"/>
        </w:rPr>
        <w:t xml:space="preserve"> </w:t>
      </w:r>
      <w:r w:rsidRPr="008F792C">
        <w:rPr>
          <w:i/>
          <w:iCs/>
          <w:lang w:val="it-IT"/>
        </w:rPr>
        <w:t xml:space="preserve">yBer </w:t>
      </w:r>
      <w:r w:rsidRPr="008F792C">
        <w:rPr>
          <w:lang w:val="it-IT"/>
        </w:rPr>
        <w:t xml:space="preserve">3:4, 6c (Kosovsky, </w:t>
      </w:r>
      <w:r w:rsidRPr="008F792C">
        <w:rPr>
          <w:i/>
          <w:iCs/>
          <w:lang w:val="it-IT"/>
        </w:rPr>
        <w:t>Yerushalmi</w:t>
      </w:r>
      <w:r w:rsidRPr="008F792C">
        <w:rPr>
          <w:lang w:val="it-IT"/>
        </w:rPr>
        <w:t xml:space="preserve">, 431) </w:t>
      </w:r>
      <w:r w:rsidRPr="008F792C">
        <w:rPr>
          <w:b/>
          <w:bCs/>
          <w:lang w:val="it-IT"/>
        </w:rPr>
        <w:t xml:space="preserve">E: </w:t>
      </w:r>
      <w:r w:rsidRPr="008F792C">
        <w:rPr>
          <w:rFonts w:cs="Times New Roman"/>
          <w:lang w:val="it-IT"/>
        </w:rPr>
        <w:t>–</w:t>
      </w:r>
      <w:r w:rsidRPr="008F792C">
        <w:rPr>
          <w:b/>
          <w:bCs/>
          <w:lang w:val="it-IT"/>
        </w:rPr>
        <w:t xml:space="preserve"> D: </w:t>
      </w:r>
      <w:r w:rsidR="00CF410D">
        <w:rPr>
          <w:lang w:val="it-IT"/>
        </w:rPr>
        <w:t>3</w:t>
      </w:r>
      <w:r w:rsidR="00CF410D" w:rsidRPr="00CF410D">
        <w:rPr>
          <w:vertAlign w:val="superscript"/>
          <w:lang w:val="it-IT"/>
        </w:rPr>
        <w:t>rd</w:t>
      </w:r>
      <w:r w:rsidR="00CF410D">
        <w:rPr>
          <w:lang w:val="it-IT"/>
        </w:rPr>
        <w:t xml:space="preserve"> C</w:t>
      </w:r>
      <w:r w:rsidR="00CF410D">
        <w:rPr>
          <w:rStyle w:val="FootnoteReference"/>
          <w:lang w:val="it-IT"/>
        </w:rPr>
        <w:footnoteReference w:id="1477"/>
      </w:r>
    </w:p>
    <w:p w14:paraId="17EC491A" w14:textId="77777777" w:rsidR="00BD0433" w:rsidRPr="008F792C" w:rsidRDefault="00BD0433" w:rsidP="000A36B9">
      <w:pPr>
        <w:numPr>
          <w:ilvl w:val="0"/>
          <w:numId w:val="55"/>
        </w:numPr>
        <w:bidi w:val="0"/>
        <w:rPr>
          <w:lang w:val="it-IT"/>
        </w:rPr>
      </w:pPr>
      <w:r w:rsidRPr="008F792C">
        <w:rPr>
          <w:b/>
          <w:bCs/>
          <w:lang w:val="it-IT"/>
        </w:rPr>
        <w:t xml:space="preserve">O: </w:t>
      </w:r>
      <w:r w:rsidRPr="008F792C">
        <w:rPr>
          <w:rFonts w:cs="Times New Roman"/>
          <w:rtl/>
        </w:rPr>
        <w:t>יוסי</w:t>
      </w:r>
      <w:r w:rsidRPr="008F792C">
        <w:rPr>
          <w:rStyle w:val="FootnoteReference"/>
          <w:rFonts w:cs="Times New Roman"/>
        </w:rPr>
        <w:footnoteReference w:id="1478"/>
      </w:r>
      <w:r w:rsidRPr="008F792C">
        <w:rPr>
          <w:b/>
          <w:bCs/>
          <w:lang w:val="it-IT"/>
        </w:rPr>
        <w:t xml:space="preserve"> Ds:</w:t>
      </w:r>
      <w:r w:rsidRPr="008F792C">
        <w:rPr>
          <w:lang w:val="it-IT"/>
        </w:rPr>
        <w:t xml:space="preserve"> The Sidonian</w:t>
      </w:r>
      <w:r w:rsidRPr="008F792C">
        <w:rPr>
          <w:rStyle w:val="FootnoteReference"/>
        </w:rPr>
        <w:footnoteReference w:id="1479"/>
      </w:r>
      <w:r w:rsidRPr="008F792C">
        <w:rPr>
          <w:lang w:val="it-IT"/>
        </w:rPr>
        <w:t xml:space="preserve"> </w:t>
      </w:r>
      <w:r w:rsidRPr="008F792C">
        <w:rPr>
          <w:b/>
          <w:bCs/>
          <w:lang w:val="it-IT"/>
        </w:rPr>
        <w:t>F:</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S:</w:t>
      </w:r>
      <w:r w:rsidRPr="008F792C">
        <w:rPr>
          <w:lang w:val="it-IT"/>
        </w:rPr>
        <w:t xml:space="preserve"> </w:t>
      </w:r>
      <w:r w:rsidRPr="008F792C">
        <w:rPr>
          <w:i/>
          <w:iCs/>
          <w:lang w:val="it-IT"/>
        </w:rPr>
        <w:t xml:space="preserve">yBer </w:t>
      </w:r>
      <w:r w:rsidRPr="008F792C">
        <w:rPr>
          <w:lang w:val="it-IT"/>
        </w:rPr>
        <w:t xml:space="preserve">4:4, 8a (Kosovsky, </w:t>
      </w:r>
      <w:r w:rsidRPr="008F792C">
        <w:rPr>
          <w:i/>
          <w:iCs/>
          <w:lang w:val="it-IT"/>
        </w:rPr>
        <w:t>Yerushalmi</w:t>
      </w:r>
      <w:r w:rsidRPr="008F792C">
        <w:rPr>
          <w:lang w:val="it-IT"/>
        </w:rPr>
        <w:t xml:space="preserve">, 430) </w:t>
      </w:r>
      <w:r w:rsidRPr="008F792C">
        <w:rPr>
          <w:b/>
          <w:bCs/>
          <w:lang w:val="it-IT"/>
        </w:rPr>
        <w:t xml:space="preserve">E: </w:t>
      </w:r>
      <w:r w:rsidR="00423050" w:rsidRPr="00A43129">
        <w:rPr>
          <w:rFonts w:cs="Times New Roman"/>
          <w:lang w:val="en-GB"/>
        </w:rPr>
        <w:t>–</w:t>
      </w:r>
      <w:r w:rsidR="00423050">
        <w:rPr>
          <w:rStyle w:val="FootnoteReference"/>
          <w:rFonts w:cs="Times New Roman"/>
          <w:lang w:val="en-GB"/>
        </w:rPr>
        <w:footnoteReference w:id="1480"/>
      </w:r>
      <w:r w:rsidR="000A36B9">
        <w:rPr>
          <w:b/>
          <w:bCs/>
          <w:lang w:val="it-IT"/>
        </w:rPr>
        <w:t xml:space="preserve"> </w:t>
      </w:r>
      <w:r w:rsidRPr="008F792C">
        <w:rPr>
          <w:b/>
          <w:bCs/>
          <w:lang w:val="it-IT"/>
        </w:rPr>
        <w:t xml:space="preserve">D: </w:t>
      </w:r>
      <w:r w:rsidR="00CF410D">
        <w:rPr>
          <w:lang w:val="it-IT"/>
        </w:rPr>
        <w:t>3</w:t>
      </w:r>
      <w:r w:rsidR="00CF410D" w:rsidRPr="00CF410D">
        <w:rPr>
          <w:vertAlign w:val="superscript"/>
          <w:lang w:val="it-IT"/>
        </w:rPr>
        <w:t>rd</w:t>
      </w:r>
      <w:r w:rsidR="00CF410D">
        <w:rPr>
          <w:lang w:val="it-IT"/>
        </w:rPr>
        <w:t xml:space="preserve"> C</w:t>
      </w:r>
      <w:r w:rsidR="00CF410D">
        <w:rPr>
          <w:rStyle w:val="FootnoteReference"/>
          <w:lang w:val="it-IT"/>
        </w:rPr>
        <w:footnoteReference w:id="1481"/>
      </w:r>
    </w:p>
    <w:p w14:paraId="5EBD1873" w14:textId="77777777" w:rsidR="00BD0433" w:rsidRPr="008F792C" w:rsidRDefault="00BD0433" w:rsidP="00CF410D">
      <w:pPr>
        <w:numPr>
          <w:ilvl w:val="0"/>
          <w:numId w:val="55"/>
        </w:numPr>
        <w:bidi w:val="0"/>
        <w:rPr>
          <w:lang w:val="it-IT"/>
        </w:rPr>
      </w:pPr>
      <w:r w:rsidRPr="008F792C">
        <w:rPr>
          <w:b/>
          <w:bCs/>
          <w:lang w:val="it-IT"/>
        </w:rPr>
        <w:t xml:space="preserve">O: </w:t>
      </w:r>
      <w:r w:rsidRPr="008F792C">
        <w:rPr>
          <w:rFonts w:cs="Times New Roman"/>
          <w:rtl/>
        </w:rPr>
        <w:t>יוסי</w:t>
      </w:r>
      <w:r w:rsidRPr="008F792C">
        <w:rPr>
          <w:rStyle w:val="FootnoteReference"/>
          <w:rFonts w:cs="Times New Roman"/>
        </w:rPr>
        <w:footnoteReference w:id="1482"/>
      </w:r>
      <w:r w:rsidRPr="008F792C">
        <w:rPr>
          <w:b/>
          <w:bCs/>
          <w:lang w:val="it-IT"/>
        </w:rPr>
        <w:t xml:space="preserve"> Ds:</w:t>
      </w:r>
      <w:r w:rsidRPr="008F792C">
        <w:rPr>
          <w:lang w:val="it-IT"/>
        </w:rPr>
        <w:t xml:space="preserve"> Hananiah (</w:t>
      </w:r>
      <w:r w:rsidR="00CF410D">
        <w:rPr>
          <w:lang w:val="it-IT"/>
        </w:rPr>
        <w:t>1</w:t>
      </w:r>
      <w:r w:rsidR="001740CC">
        <w:rPr>
          <w:lang w:val="it-IT"/>
        </w:rPr>
        <w:t>1</w:t>
      </w:r>
      <w:r w:rsidRPr="008F792C">
        <w:rPr>
          <w:lang w:val="it-IT"/>
        </w:rPr>
        <w:t xml:space="preserve">)’s son </w:t>
      </w:r>
      <w:r w:rsidRPr="008F792C">
        <w:rPr>
          <w:b/>
          <w:bCs/>
          <w:lang w:val="it-IT"/>
        </w:rPr>
        <w:t>F:</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S:</w:t>
      </w:r>
      <w:r w:rsidRPr="008F792C">
        <w:rPr>
          <w:lang w:val="it-IT"/>
        </w:rPr>
        <w:t xml:space="preserve"> </w:t>
      </w:r>
      <w:r w:rsidRPr="008F792C">
        <w:rPr>
          <w:i/>
          <w:iCs/>
          <w:lang w:val="it-IT"/>
        </w:rPr>
        <w:t xml:space="preserve">yBer </w:t>
      </w:r>
      <w:r w:rsidRPr="008F792C">
        <w:rPr>
          <w:lang w:val="it-IT"/>
        </w:rPr>
        <w:t xml:space="preserve">5:3, 9c (Kosovsky, </w:t>
      </w:r>
      <w:r w:rsidRPr="008F792C">
        <w:rPr>
          <w:i/>
          <w:iCs/>
          <w:lang w:val="it-IT"/>
        </w:rPr>
        <w:t>Yerushalmi</w:t>
      </w:r>
      <w:r w:rsidRPr="008F792C">
        <w:rPr>
          <w:lang w:val="it-IT"/>
        </w:rPr>
        <w:t xml:space="preserve">, 277-81) </w:t>
      </w:r>
      <w:r w:rsidRPr="008F792C">
        <w:rPr>
          <w:b/>
          <w:bCs/>
          <w:lang w:val="it-IT"/>
        </w:rPr>
        <w:t xml:space="preserve">E: </w:t>
      </w:r>
      <w:r w:rsidRPr="008F792C">
        <w:rPr>
          <w:rFonts w:cs="Times New Roman"/>
          <w:lang w:val="it-IT"/>
        </w:rPr>
        <w:t>–</w:t>
      </w:r>
      <w:r w:rsidRPr="008F792C">
        <w:rPr>
          <w:b/>
          <w:bCs/>
          <w:lang w:val="it-IT"/>
        </w:rPr>
        <w:t xml:space="preserve"> D: </w:t>
      </w:r>
      <w:r w:rsidR="00CF410D" w:rsidRPr="007F4780">
        <w:rPr>
          <w:lang w:val="it-IT"/>
        </w:rPr>
        <w:t>3</w:t>
      </w:r>
      <w:r w:rsidR="00CF410D" w:rsidRPr="007F4780">
        <w:rPr>
          <w:vertAlign w:val="superscript"/>
          <w:lang w:val="it-IT"/>
        </w:rPr>
        <w:t>rd</w:t>
      </w:r>
      <w:r w:rsidR="00CF410D" w:rsidRPr="007F4780">
        <w:rPr>
          <w:lang w:val="it-IT"/>
        </w:rPr>
        <w:t xml:space="preserve"> C</w:t>
      </w:r>
      <w:r w:rsidR="00CF410D" w:rsidRPr="007F4780">
        <w:rPr>
          <w:rStyle w:val="FootnoteReference"/>
          <w:lang w:val="it-IT"/>
        </w:rPr>
        <w:footnoteReference w:id="1483"/>
      </w:r>
    </w:p>
    <w:p w14:paraId="175FE1DA" w14:textId="77777777" w:rsidR="00BD0433" w:rsidRPr="008F792C" w:rsidRDefault="00BD0433" w:rsidP="00CF410D">
      <w:pPr>
        <w:numPr>
          <w:ilvl w:val="0"/>
          <w:numId w:val="55"/>
        </w:numPr>
        <w:bidi w:val="0"/>
        <w:rPr>
          <w:lang w:val="it-IT"/>
        </w:rPr>
      </w:pPr>
      <w:r w:rsidRPr="008F792C">
        <w:rPr>
          <w:b/>
          <w:bCs/>
          <w:lang w:val="it-IT"/>
        </w:rPr>
        <w:t xml:space="preserve">O: </w:t>
      </w:r>
      <w:r w:rsidRPr="008F792C">
        <w:rPr>
          <w:rFonts w:cs="Times New Roman"/>
          <w:rtl/>
        </w:rPr>
        <w:t>יוסי</w:t>
      </w:r>
      <w:r w:rsidRPr="008F792C">
        <w:rPr>
          <w:rStyle w:val="FootnoteReference"/>
          <w:rFonts w:cs="Times New Roman"/>
        </w:rPr>
        <w:footnoteReference w:id="1484"/>
      </w:r>
      <w:r w:rsidRPr="008F792C">
        <w:rPr>
          <w:b/>
          <w:bCs/>
          <w:lang w:val="it-IT"/>
        </w:rPr>
        <w:t xml:space="preserve"> Ds:</w:t>
      </w:r>
      <w:r w:rsidRPr="008F792C">
        <w:rPr>
          <w:lang w:val="it-IT"/>
        </w:rPr>
        <w:t xml:space="preserve"> Saul (</w:t>
      </w:r>
      <w:r>
        <w:rPr>
          <w:lang w:val="it-IT"/>
        </w:rPr>
        <w:t>1</w:t>
      </w:r>
      <w:r w:rsidRPr="008F792C">
        <w:rPr>
          <w:lang w:val="it-IT"/>
        </w:rPr>
        <w:t xml:space="preserve">)’s son </w:t>
      </w:r>
      <w:r w:rsidRPr="008F792C">
        <w:rPr>
          <w:b/>
          <w:bCs/>
          <w:lang w:val="it-IT"/>
        </w:rPr>
        <w:t>F:</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S:</w:t>
      </w:r>
      <w:r w:rsidRPr="008F792C">
        <w:rPr>
          <w:lang w:val="it-IT"/>
        </w:rPr>
        <w:t xml:space="preserve"> </w:t>
      </w:r>
      <w:r w:rsidRPr="008F792C">
        <w:rPr>
          <w:i/>
          <w:iCs/>
          <w:lang w:val="it-IT"/>
        </w:rPr>
        <w:t xml:space="preserve">yBer </w:t>
      </w:r>
      <w:r w:rsidRPr="008F792C">
        <w:rPr>
          <w:lang w:val="it-IT"/>
        </w:rPr>
        <w:t xml:space="preserve">7:6, 11b (Kosovsky, </w:t>
      </w:r>
      <w:r w:rsidRPr="008F792C">
        <w:rPr>
          <w:i/>
          <w:iCs/>
          <w:lang w:val="it-IT"/>
        </w:rPr>
        <w:t>Yerushalmi</w:t>
      </w:r>
      <w:r w:rsidRPr="008F792C">
        <w:rPr>
          <w:lang w:val="it-IT"/>
        </w:rPr>
        <w:t xml:space="preserve">, 432) </w:t>
      </w:r>
      <w:r w:rsidRPr="008F792C">
        <w:rPr>
          <w:b/>
          <w:bCs/>
          <w:lang w:val="it-IT"/>
        </w:rPr>
        <w:t xml:space="preserve">E: </w:t>
      </w:r>
      <w:r w:rsidRPr="008F792C">
        <w:rPr>
          <w:rFonts w:cs="Times New Roman"/>
          <w:lang w:val="it-IT"/>
        </w:rPr>
        <w:t>–</w:t>
      </w:r>
      <w:r w:rsidRPr="008F792C">
        <w:rPr>
          <w:b/>
          <w:bCs/>
          <w:lang w:val="it-IT"/>
        </w:rPr>
        <w:t xml:space="preserve"> D: </w:t>
      </w:r>
      <w:r w:rsidR="00CF410D" w:rsidRPr="007F4780">
        <w:rPr>
          <w:lang w:val="it-IT"/>
        </w:rPr>
        <w:t>3</w:t>
      </w:r>
      <w:r w:rsidR="00CF410D" w:rsidRPr="007F4780">
        <w:rPr>
          <w:vertAlign w:val="superscript"/>
          <w:lang w:val="it-IT"/>
        </w:rPr>
        <w:t>rd</w:t>
      </w:r>
      <w:r w:rsidR="00CF410D" w:rsidRPr="007F4780">
        <w:rPr>
          <w:lang w:val="it-IT"/>
        </w:rPr>
        <w:t xml:space="preserve"> C</w:t>
      </w:r>
      <w:r w:rsidR="00CF410D" w:rsidRPr="007F4780">
        <w:rPr>
          <w:rStyle w:val="FootnoteReference"/>
          <w:lang w:val="it-IT"/>
        </w:rPr>
        <w:footnoteReference w:id="1485"/>
      </w:r>
    </w:p>
    <w:p w14:paraId="54681527" w14:textId="77777777" w:rsidR="00BD0433" w:rsidRPr="008F792C" w:rsidRDefault="00BD0433" w:rsidP="00815F05">
      <w:pPr>
        <w:numPr>
          <w:ilvl w:val="0"/>
          <w:numId w:val="55"/>
        </w:numPr>
        <w:bidi w:val="0"/>
        <w:rPr>
          <w:lang w:val="it-IT"/>
        </w:rPr>
      </w:pPr>
      <w:r w:rsidRPr="008F792C">
        <w:rPr>
          <w:b/>
          <w:bCs/>
          <w:lang w:val="it-IT"/>
        </w:rPr>
        <w:t xml:space="preserve">O: </w:t>
      </w:r>
      <w:r w:rsidRPr="008F792C">
        <w:rPr>
          <w:rFonts w:cs="Times New Roman"/>
          <w:rtl/>
        </w:rPr>
        <w:t>יוסי</w:t>
      </w:r>
      <w:r w:rsidRPr="008F792C">
        <w:rPr>
          <w:rStyle w:val="FootnoteReference"/>
          <w:rFonts w:cs="Times New Roman"/>
        </w:rPr>
        <w:footnoteReference w:id="1486"/>
      </w:r>
      <w:r w:rsidRPr="008F792C">
        <w:rPr>
          <w:b/>
          <w:bCs/>
          <w:lang w:val="it-IT"/>
        </w:rPr>
        <w:t xml:space="preserve"> Ds:</w:t>
      </w:r>
      <w:r w:rsidRPr="008F792C">
        <w:rPr>
          <w:lang w:val="it-IT"/>
        </w:rPr>
        <w:t xml:space="preserve"> Kahana (</w:t>
      </w:r>
      <w:r>
        <w:rPr>
          <w:lang w:val="it-IT"/>
        </w:rPr>
        <w:t>4</w:t>
      </w:r>
      <w:r w:rsidRPr="008F792C">
        <w:rPr>
          <w:lang w:val="it-IT"/>
        </w:rPr>
        <w:t xml:space="preserve">)’s grandson </w:t>
      </w:r>
      <w:r w:rsidRPr="008F792C">
        <w:rPr>
          <w:b/>
          <w:bCs/>
          <w:lang w:val="it-IT"/>
        </w:rPr>
        <w:t>F:</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S:</w:t>
      </w:r>
      <w:r w:rsidRPr="008F792C">
        <w:rPr>
          <w:lang w:val="it-IT"/>
        </w:rPr>
        <w:t xml:space="preserve"> </w:t>
      </w:r>
      <w:r w:rsidRPr="008F792C">
        <w:rPr>
          <w:i/>
          <w:iCs/>
          <w:lang w:val="it-IT"/>
        </w:rPr>
        <w:t xml:space="preserve">yBer </w:t>
      </w:r>
      <w:r w:rsidRPr="008F792C">
        <w:rPr>
          <w:lang w:val="it-IT"/>
        </w:rPr>
        <w:t xml:space="preserve">8:2, 12a (Kosovsky, </w:t>
      </w:r>
      <w:r w:rsidRPr="008F792C">
        <w:rPr>
          <w:i/>
          <w:iCs/>
          <w:lang w:val="it-IT"/>
        </w:rPr>
        <w:t>Yerushalmi</w:t>
      </w:r>
      <w:r w:rsidRPr="008F792C">
        <w:rPr>
          <w:lang w:val="it-IT"/>
        </w:rPr>
        <w:t xml:space="preserve">, 431) </w:t>
      </w:r>
      <w:r w:rsidRPr="008F792C">
        <w:rPr>
          <w:b/>
          <w:bCs/>
          <w:lang w:val="it-IT"/>
        </w:rPr>
        <w:t xml:space="preserve">E: </w:t>
      </w:r>
      <w:r w:rsidRPr="008F792C">
        <w:rPr>
          <w:rFonts w:cs="Times New Roman"/>
          <w:lang w:val="it-IT"/>
        </w:rPr>
        <w:t>–</w:t>
      </w:r>
      <w:r w:rsidRPr="008F792C">
        <w:rPr>
          <w:b/>
          <w:bCs/>
          <w:lang w:val="it-IT"/>
        </w:rPr>
        <w:t xml:space="preserve"> D: </w:t>
      </w:r>
      <w:r w:rsidR="001E117F">
        <w:rPr>
          <w:lang w:val="it-IT"/>
        </w:rPr>
        <w:t>3</w:t>
      </w:r>
      <w:r w:rsidR="001E117F" w:rsidRPr="001E117F">
        <w:rPr>
          <w:vertAlign w:val="superscript"/>
          <w:lang w:val="it-IT"/>
        </w:rPr>
        <w:t>rd</w:t>
      </w:r>
      <w:r w:rsidR="001E117F">
        <w:rPr>
          <w:lang w:val="it-IT"/>
        </w:rPr>
        <w:t xml:space="preserve"> C</w:t>
      </w:r>
      <w:r w:rsidR="001E117F">
        <w:rPr>
          <w:rStyle w:val="FootnoteReference"/>
          <w:lang w:val="it-IT"/>
        </w:rPr>
        <w:footnoteReference w:id="1487"/>
      </w:r>
    </w:p>
    <w:p w14:paraId="38005269" w14:textId="77777777" w:rsidR="00BD0433" w:rsidRPr="008F792C" w:rsidRDefault="00BD0433" w:rsidP="001E117F">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488"/>
      </w:r>
      <w:r w:rsidRPr="008F792C">
        <w:rPr>
          <w:rFonts w:cs="Times New Roman"/>
          <w:b/>
          <w:bCs/>
          <w:lang w:val="it-IT"/>
        </w:rPr>
        <w:t xml:space="preserve"> Ds:</w:t>
      </w:r>
      <w:r w:rsidRPr="008F792C">
        <w:rPr>
          <w:rFonts w:cs="Times New Roman"/>
          <w:lang w:val="it-IT"/>
        </w:rPr>
        <w:t xml:space="preserve"> Jacob (</w:t>
      </w:r>
      <w:r>
        <w:rPr>
          <w:rFonts w:cs="Times New Roman"/>
          <w:lang w:val="it-IT"/>
        </w:rPr>
        <w:t>17</w:t>
      </w:r>
      <w:r w:rsidRPr="008F792C">
        <w:rPr>
          <w:rFonts w:cs="Times New Roman"/>
          <w:lang w:val="it-IT"/>
        </w:rPr>
        <w:t xml:space="preserve">)’s son </w:t>
      </w:r>
      <w:r w:rsidRPr="008F792C">
        <w:rPr>
          <w:rFonts w:cs="Times New Roman"/>
          <w:b/>
          <w:bCs/>
          <w:lang w:val="it-IT"/>
        </w:rPr>
        <w:t>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yBer</w:t>
      </w:r>
      <w:r w:rsidRPr="008F792C">
        <w:rPr>
          <w:rFonts w:cs="Times New Roman"/>
          <w:lang w:val="it-IT"/>
        </w:rPr>
        <w:t xml:space="preserve"> 9:2, 14a (Kosovsky, </w:t>
      </w:r>
      <w:r w:rsidRPr="008F792C">
        <w:rPr>
          <w:rFonts w:cs="Times New Roman"/>
          <w:i/>
          <w:iCs/>
          <w:lang w:val="it-IT"/>
        </w:rPr>
        <w:t>Yerushalmi</w:t>
      </w:r>
      <w:r w:rsidRPr="008F792C">
        <w:rPr>
          <w:rFonts w:cs="Times New Roman"/>
          <w:lang w:val="it-IT"/>
        </w:rPr>
        <w:t xml:space="preserve">, 431)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1E117F">
        <w:rPr>
          <w:rFonts w:cs="Times New Roman"/>
        </w:rPr>
        <w:t>Pre-400</w:t>
      </w:r>
      <w:r w:rsidR="001E117F">
        <w:rPr>
          <w:rStyle w:val="FootnoteReference"/>
          <w:rFonts w:cs="Times New Roman"/>
        </w:rPr>
        <w:footnoteReference w:id="1489"/>
      </w:r>
    </w:p>
    <w:p w14:paraId="7F66466E" w14:textId="77777777" w:rsidR="00BD0433" w:rsidRPr="008F792C" w:rsidRDefault="00BD0433" w:rsidP="002C2DA4">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490"/>
      </w:r>
      <w:r w:rsidRPr="008F792C">
        <w:rPr>
          <w:rFonts w:cs="Times New Roman"/>
          <w:b/>
          <w:bCs/>
          <w:lang w:val="it-IT"/>
        </w:rPr>
        <w:t xml:space="preserve"> Ds:</w:t>
      </w:r>
      <w:r w:rsidRPr="008F792C">
        <w:rPr>
          <w:rFonts w:cs="Times New Roman"/>
          <w:lang w:val="it-IT"/>
        </w:rPr>
        <w:t xml:space="preserve"> Simon</w:t>
      </w:r>
      <w:r>
        <w:rPr>
          <w:rFonts w:cs="Times New Roman"/>
          <w:lang w:val="it-IT"/>
        </w:rPr>
        <w:t xml:space="preserve"> (1</w:t>
      </w:r>
      <w:r w:rsidR="002C2DA4">
        <w:rPr>
          <w:rFonts w:cs="Times New Roman"/>
          <w:lang w:val="it-IT"/>
        </w:rPr>
        <w:t>6</w:t>
      </w:r>
      <w:r w:rsidRPr="008F792C">
        <w:rPr>
          <w:rFonts w:cs="Times New Roman"/>
          <w:lang w:val="it-IT"/>
        </w:rPr>
        <w:t xml:space="preserve">)’s son </w:t>
      </w:r>
      <w:r w:rsidRPr="008F792C">
        <w:rPr>
          <w:rFonts w:cs="Times New Roman"/>
          <w:b/>
          <w:bCs/>
          <w:lang w:val="it-IT"/>
        </w:rPr>
        <w:t>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yBer</w:t>
      </w:r>
      <w:r w:rsidRPr="008F792C">
        <w:rPr>
          <w:rFonts w:cs="Times New Roman"/>
          <w:lang w:val="it-IT"/>
        </w:rPr>
        <w:t xml:space="preserve"> 9:5, 14c (Kosovsky, </w:t>
      </w:r>
      <w:r w:rsidRPr="008F792C">
        <w:rPr>
          <w:rFonts w:cs="Times New Roman"/>
          <w:i/>
          <w:iCs/>
          <w:lang w:val="it-IT"/>
        </w:rPr>
        <w:t>Yerushalmi</w:t>
      </w:r>
      <w:r w:rsidRPr="008F792C">
        <w:rPr>
          <w:rFonts w:cs="Times New Roman"/>
          <w:lang w:val="it-IT"/>
        </w:rPr>
        <w:t xml:space="preserve">, 24)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2C2DA4">
        <w:rPr>
          <w:rFonts w:cs="Times New Roman"/>
        </w:rPr>
        <w:t>Pre-400</w:t>
      </w:r>
      <w:r w:rsidR="002C2DA4">
        <w:rPr>
          <w:rStyle w:val="FootnoteReference"/>
          <w:rFonts w:cs="Times New Roman"/>
        </w:rPr>
        <w:footnoteReference w:id="1491"/>
      </w:r>
    </w:p>
    <w:p w14:paraId="11A8E452" w14:textId="77777777" w:rsidR="00BD0433" w:rsidRPr="008F792C" w:rsidRDefault="00BD0433" w:rsidP="00815F0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492"/>
      </w:r>
      <w:r w:rsidRPr="008F792C">
        <w:rPr>
          <w:rFonts w:cs="Times New Roman"/>
          <w:b/>
          <w:bCs/>
          <w:lang w:val="it-IT"/>
        </w:rPr>
        <w:t xml:space="preserve"> Ds:</w:t>
      </w:r>
      <w:r w:rsidRPr="008F792C">
        <w:rPr>
          <w:rFonts w:cs="Times New Roman"/>
          <w:lang w:val="it-IT"/>
        </w:rPr>
        <w:t xml:space="preserve"> Gizo</w:t>
      </w:r>
      <w:r>
        <w:rPr>
          <w:rFonts w:cs="Times New Roman"/>
          <w:lang w:val="it-IT"/>
        </w:rPr>
        <w:t>rah (1</w:t>
      </w:r>
      <w:r w:rsidRPr="008F792C">
        <w:rPr>
          <w:rFonts w:cs="Times New Roman"/>
          <w:lang w:val="it-IT"/>
        </w:rPr>
        <w:t>)’s son</w:t>
      </w:r>
      <w:r w:rsidRPr="008F792C">
        <w:rPr>
          <w:rFonts w:cs="Times New Roman"/>
          <w:b/>
          <w:bCs/>
          <w:lang w:val="it-IT"/>
        </w:rPr>
        <w:t xml:space="preserve"> 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yBer</w:t>
      </w:r>
      <w:r w:rsidRPr="008F792C">
        <w:rPr>
          <w:rFonts w:cs="Times New Roman"/>
          <w:lang w:val="it-IT"/>
        </w:rPr>
        <w:t xml:space="preserve"> 9:5, 14d (Kosovsky, </w:t>
      </w:r>
      <w:r w:rsidRPr="008F792C">
        <w:rPr>
          <w:rFonts w:cs="Times New Roman"/>
          <w:i/>
          <w:iCs/>
          <w:lang w:val="it-IT"/>
        </w:rPr>
        <w:t>Yerushalmi</w:t>
      </w:r>
      <w:r w:rsidRPr="008F792C">
        <w:rPr>
          <w:rFonts w:cs="Times New Roman"/>
          <w:lang w:val="it-IT"/>
        </w:rPr>
        <w:t xml:space="preserve">, 165)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2C2DA4">
        <w:rPr>
          <w:rFonts w:cs="Times New Roman"/>
          <w:lang w:val="it-IT"/>
        </w:rPr>
        <w:t>4</w:t>
      </w:r>
      <w:r w:rsidR="002C2DA4" w:rsidRPr="002C2DA4">
        <w:rPr>
          <w:rFonts w:cs="Times New Roman"/>
          <w:vertAlign w:val="superscript"/>
          <w:lang w:val="it-IT"/>
        </w:rPr>
        <w:t>th</w:t>
      </w:r>
      <w:r w:rsidR="002C2DA4">
        <w:rPr>
          <w:rFonts w:cs="Times New Roman"/>
          <w:lang w:val="it-IT"/>
        </w:rPr>
        <w:t xml:space="preserve"> C</w:t>
      </w:r>
      <w:r w:rsidR="002C2DA4">
        <w:rPr>
          <w:rStyle w:val="FootnoteReference"/>
          <w:rFonts w:cs="Times New Roman"/>
          <w:lang w:val="it-IT"/>
        </w:rPr>
        <w:footnoteReference w:id="1493"/>
      </w:r>
    </w:p>
    <w:p w14:paraId="174BE918" w14:textId="77777777" w:rsidR="00BD0433" w:rsidRPr="008F792C" w:rsidRDefault="00BD0433" w:rsidP="00815F0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494"/>
      </w:r>
      <w:r w:rsidRPr="008F792C">
        <w:rPr>
          <w:rFonts w:cs="Times New Roman"/>
          <w:b/>
          <w:bCs/>
          <w:lang w:val="it-IT"/>
        </w:rPr>
        <w:t xml:space="preserve"> Ds:</w:t>
      </w:r>
      <w:r w:rsidRPr="008F792C">
        <w:rPr>
          <w:rFonts w:cs="Times New Roman"/>
          <w:lang w:val="it-IT"/>
        </w:rPr>
        <w:t xml:space="preserve"> Of Kfar Dan</w:t>
      </w:r>
      <w:r w:rsidRPr="008F792C">
        <w:rPr>
          <w:rStyle w:val="FootnoteReference"/>
          <w:rFonts w:cs="Times New Roman"/>
        </w:rPr>
        <w:footnoteReference w:id="1495"/>
      </w:r>
      <w:r w:rsidRPr="008F792C">
        <w:rPr>
          <w:rFonts w:cs="Times New Roman"/>
          <w:lang w:val="it-IT"/>
        </w:rPr>
        <w:t xml:space="preserve"> </w:t>
      </w:r>
      <w:r w:rsidRPr="008F792C">
        <w:rPr>
          <w:rFonts w:cs="Times New Roman"/>
          <w:b/>
          <w:bCs/>
          <w:lang w:val="it-IT"/>
        </w:rPr>
        <w:t>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 xml:space="preserve">yDem </w:t>
      </w:r>
      <w:r w:rsidRPr="008F792C">
        <w:rPr>
          <w:rFonts w:cs="Times New Roman"/>
          <w:lang w:val="it-IT"/>
        </w:rPr>
        <w:t xml:space="preserve">2:1, 22c (Kosovsky, </w:t>
      </w:r>
      <w:r w:rsidRPr="008F792C">
        <w:rPr>
          <w:rFonts w:cs="Times New Roman"/>
          <w:i/>
          <w:iCs/>
          <w:lang w:val="it-IT"/>
        </w:rPr>
        <w:t>Yerushalmi</w:t>
      </w:r>
      <w:r w:rsidRPr="008F792C">
        <w:rPr>
          <w:rFonts w:cs="Times New Roman"/>
          <w:lang w:val="it-IT"/>
        </w:rPr>
        <w:t xml:space="preserve">, 185)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2C2DA4">
        <w:rPr>
          <w:rFonts w:cs="Times New Roman"/>
        </w:rPr>
        <w:t>Pre-400</w:t>
      </w:r>
      <w:r w:rsidR="002C2DA4">
        <w:rPr>
          <w:rStyle w:val="FootnoteReference"/>
          <w:rFonts w:cs="Times New Roman"/>
        </w:rPr>
        <w:footnoteReference w:id="1496"/>
      </w:r>
    </w:p>
    <w:p w14:paraId="563A0640" w14:textId="77777777" w:rsidR="00BD0433" w:rsidRPr="008F792C" w:rsidRDefault="00BD0433" w:rsidP="002C2DA4">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497"/>
      </w:r>
      <w:r w:rsidRPr="008F792C">
        <w:rPr>
          <w:rFonts w:cs="Times New Roman"/>
          <w:b/>
          <w:bCs/>
          <w:lang w:val="it-IT"/>
        </w:rPr>
        <w:t xml:space="preserve"> Ds:</w:t>
      </w:r>
      <w:r w:rsidRPr="008F792C">
        <w:rPr>
          <w:rFonts w:cs="Times New Roman"/>
          <w:lang w:val="it-IT"/>
        </w:rPr>
        <w:t xml:space="preserve"> Jonathan (</w:t>
      </w:r>
      <w:r>
        <w:rPr>
          <w:rFonts w:cs="Times New Roman"/>
          <w:lang w:val="it-IT"/>
        </w:rPr>
        <w:t>4</w:t>
      </w:r>
      <w:r w:rsidRPr="008F792C">
        <w:rPr>
          <w:rFonts w:cs="Times New Roman"/>
          <w:lang w:val="it-IT"/>
        </w:rPr>
        <w:t xml:space="preserve">)’s father </w:t>
      </w:r>
      <w:r w:rsidRPr="008F792C">
        <w:rPr>
          <w:rFonts w:cs="Times New Roman"/>
          <w:b/>
          <w:bCs/>
          <w:lang w:val="it-IT"/>
        </w:rPr>
        <w:t>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 xml:space="preserve">yKil </w:t>
      </w:r>
      <w:r w:rsidRPr="008F792C">
        <w:rPr>
          <w:rFonts w:cs="Times New Roman"/>
          <w:lang w:val="it-IT"/>
        </w:rPr>
        <w:t xml:space="preserve">2:6, 28a (Kosovsky, </w:t>
      </w:r>
      <w:r w:rsidRPr="008F792C">
        <w:rPr>
          <w:rFonts w:cs="Times New Roman"/>
          <w:i/>
          <w:iCs/>
          <w:lang w:val="it-IT"/>
        </w:rPr>
        <w:t>Yerushalmi</w:t>
      </w:r>
      <w:r w:rsidRPr="008F792C">
        <w:rPr>
          <w:rFonts w:cs="Times New Roman"/>
          <w:lang w:val="it-IT"/>
        </w:rPr>
        <w:t xml:space="preserve">, 330)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2C2DA4">
        <w:rPr>
          <w:rFonts w:cs="Times New Roman"/>
        </w:rPr>
        <w:t>Pre-400</w:t>
      </w:r>
      <w:r w:rsidR="002C2DA4">
        <w:rPr>
          <w:rStyle w:val="FootnoteReference"/>
          <w:rFonts w:cs="Times New Roman"/>
        </w:rPr>
        <w:footnoteReference w:id="1498"/>
      </w:r>
    </w:p>
    <w:p w14:paraId="0B0E9880" w14:textId="77777777" w:rsidR="00BD0433" w:rsidRPr="008F792C" w:rsidRDefault="00BD0433" w:rsidP="00815F0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499"/>
      </w:r>
      <w:r w:rsidRPr="008F792C">
        <w:rPr>
          <w:rFonts w:cs="Times New Roman"/>
          <w:b/>
          <w:bCs/>
          <w:lang w:val="it-IT"/>
        </w:rPr>
        <w:t xml:space="preserve"> Ds:</w:t>
      </w:r>
      <w:r w:rsidRPr="008F792C">
        <w:rPr>
          <w:rFonts w:cs="Times New Roman"/>
          <w:lang w:val="it-IT"/>
        </w:rPr>
        <w:t xml:space="preserve"> Ze</w:t>
      </w:r>
      <w:r>
        <w:rPr>
          <w:rFonts w:cs="Times New Roman"/>
          <w:lang w:val="it-IT"/>
        </w:rPr>
        <w:t>mina (2</w:t>
      </w:r>
      <w:r w:rsidRPr="008F792C">
        <w:rPr>
          <w:rFonts w:cs="Times New Roman"/>
          <w:lang w:val="it-IT"/>
        </w:rPr>
        <w:t>)’s son</w:t>
      </w:r>
      <w:r w:rsidRPr="008F792C">
        <w:rPr>
          <w:rFonts w:cs="Times New Roman"/>
          <w:b/>
          <w:bCs/>
          <w:lang w:val="it-IT"/>
        </w:rPr>
        <w:t xml:space="preserve"> 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 xml:space="preserve">yKil </w:t>
      </w:r>
      <w:r w:rsidRPr="008F792C">
        <w:rPr>
          <w:rFonts w:cs="Times New Roman"/>
          <w:lang w:val="it-IT"/>
        </w:rPr>
        <w:t xml:space="preserve">5:1, 29d (Kosovsky, </w:t>
      </w:r>
      <w:r w:rsidRPr="008F792C">
        <w:rPr>
          <w:rFonts w:cs="Times New Roman"/>
          <w:i/>
          <w:iCs/>
          <w:lang w:val="it-IT"/>
        </w:rPr>
        <w:t>Yerushalmi</w:t>
      </w:r>
      <w:r w:rsidRPr="008F792C">
        <w:rPr>
          <w:rFonts w:cs="Times New Roman"/>
          <w:lang w:val="it-IT"/>
        </w:rPr>
        <w:t xml:space="preserve">, 212)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2C2DA4">
        <w:rPr>
          <w:rFonts w:cs="Times New Roman"/>
          <w:lang w:val="it-IT"/>
        </w:rPr>
        <w:t>3</w:t>
      </w:r>
      <w:r w:rsidR="002C2DA4" w:rsidRPr="002C2DA4">
        <w:rPr>
          <w:rFonts w:cs="Times New Roman"/>
          <w:vertAlign w:val="superscript"/>
          <w:lang w:val="it-IT"/>
        </w:rPr>
        <w:t>rd</w:t>
      </w:r>
      <w:r w:rsidR="002C2DA4">
        <w:rPr>
          <w:rFonts w:cs="Times New Roman"/>
          <w:lang w:val="it-IT"/>
        </w:rPr>
        <w:t xml:space="preserve"> C</w:t>
      </w:r>
      <w:r w:rsidR="002C2DA4">
        <w:rPr>
          <w:rStyle w:val="FootnoteReference"/>
          <w:rFonts w:cs="Times New Roman"/>
          <w:lang w:val="it-IT"/>
        </w:rPr>
        <w:footnoteReference w:id="1500"/>
      </w:r>
    </w:p>
    <w:p w14:paraId="49FD1268" w14:textId="77777777" w:rsidR="00BD0433" w:rsidRPr="008F792C" w:rsidRDefault="00BD0433" w:rsidP="00D82E0E">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ייסי</w:t>
      </w:r>
      <w:r w:rsidRPr="008F792C">
        <w:rPr>
          <w:rStyle w:val="FootnoteReference"/>
          <w:lang w:val="en-GB"/>
        </w:rPr>
        <w:footnoteReference w:id="1501"/>
      </w:r>
      <w:r w:rsidRPr="008F792C">
        <w:rPr>
          <w:rFonts w:cs="Times New Roman"/>
          <w:lang w:val="it-IT"/>
        </w:rPr>
        <w:t xml:space="preserve"> </w:t>
      </w:r>
      <w:r w:rsidRPr="008F792C">
        <w:rPr>
          <w:rFonts w:cs="Times New Roman"/>
          <w:b/>
          <w:bCs/>
          <w:lang w:val="it-IT"/>
        </w:rPr>
        <w:t>Ds:</w:t>
      </w:r>
      <w:r w:rsidRPr="008F792C">
        <w:rPr>
          <w:rFonts w:cs="Times New Roman"/>
          <w:lang w:val="it-IT"/>
        </w:rPr>
        <w:t xml:space="preserve"> </w:t>
      </w:r>
      <w:r>
        <w:rPr>
          <w:rFonts w:cs="Times New Roman"/>
          <w:lang w:val="it-IT"/>
        </w:rPr>
        <w:t xml:space="preserve">The </w:t>
      </w:r>
      <w:r w:rsidRPr="00317763">
        <w:rPr>
          <w:rFonts w:cs="Times New Roman"/>
          <w:lang w:val="it-IT"/>
        </w:rPr>
        <w:t>coward</w:t>
      </w:r>
      <w:r w:rsidRPr="008F792C">
        <w:rPr>
          <w:rStyle w:val="FootnoteReference"/>
          <w:rFonts w:cs="Times New Roman"/>
        </w:rPr>
        <w:footnoteReference w:id="1502"/>
      </w:r>
      <w:r w:rsidRPr="008F792C">
        <w:rPr>
          <w:rFonts w:cs="Times New Roman"/>
          <w:lang w:val="it-IT"/>
        </w:rPr>
        <w:t xml:space="preserve"> </w:t>
      </w:r>
      <w:r w:rsidRPr="008F792C">
        <w:rPr>
          <w:rFonts w:cs="Times New Roman"/>
          <w:b/>
          <w:bCs/>
          <w:lang w:val="it-IT"/>
        </w:rPr>
        <w:t>F:</w:t>
      </w:r>
      <w:r w:rsidRPr="008F792C">
        <w:rPr>
          <w:rFonts w:cs="Times New Roman"/>
          <w:lang w:val="it-IT"/>
        </w:rPr>
        <w:t xml:space="preserve"> –</w:t>
      </w:r>
      <w:r w:rsidRPr="008F792C">
        <w:rPr>
          <w:rFonts w:cs="Times New Roman"/>
          <w:b/>
          <w:bCs/>
          <w:lang w:val="it-IT"/>
        </w:rPr>
        <w:t>S:</w:t>
      </w:r>
      <w:r w:rsidRPr="008F792C">
        <w:rPr>
          <w:rFonts w:cs="Times New Roman"/>
          <w:lang w:val="it-IT"/>
        </w:rPr>
        <w:t xml:space="preserve"> </w:t>
      </w:r>
      <w:r w:rsidRPr="008F792C">
        <w:rPr>
          <w:rFonts w:cs="Times New Roman"/>
          <w:i/>
          <w:iCs/>
          <w:lang w:val="it-IT"/>
        </w:rPr>
        <w:t xml:space="preserve">yKil </w:t>
      </w:r>
      <w:r w:rsidRPr="008F792C">
        <w:rPr>
          <w:rFonts w:cs="Times New Roman"/>
          <w:lang w:val="it-IT"/>
        </w:rPr>
        <w:t xml:space="preserve">8:4, 31c (Kosovsky, </w:t>
      </w:r>
      <w:r w:rsidRPr="008F792C">
        <w:rPr>
          <w:rFonts w:cs="Times New Roman"/>
          <w:i/>
          <w:iCs/>
          <w:lang w:val="it-IT"/>
        </w:rPr>
        <w:t>Yerushalmi</w:t>
      </w:r>
      <w:r w:rsidRPr="008F792C">
        <w:rPr>
          <w:rFonts w:cs="Times New Roman"/>
          <w:lang w:val="it-IT"/>
        </w:rPr>
        <w:t xml:space="preserve">, 212)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D82E0E">
        <w:rPr>
          <w:rFonts w:cs="Times New Roman"/>
        </w:rPr>
        <w:t>Pre-400</w:t>
      </w:r>
      <w:r w:rsidR="00D82E0E">
        <w:rPr>
          <w:rStyle w:val="FootnoteReference"/>
          <w:rFonts w:cs="Times New Roman"/>
        </w:rPr>
        <w:footnoteReference w:id="1503"/>
      </w:r>
    </w:p>
    <w:p w14:paraId="0CB80A8F" w14:textId="77777777" w:rsidR="00BD0433" w:rsidRPr="008F792C" w:rsidRDefault="00BD0433" w:rsidP="002C2DA4">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איסי</w:t>
      </w:r>
      <w:r w:rsidRPr="008F792C">
        <w:rPr>
          <w:rStyle w:val="FootnoteReference"/>
          <w:rFonts w:cs="Times New Roman"/>
        </w:rPr>
        <w:footnoteReference w:id="1504"/>
      </w:r>
      <w:r w:rsidRPr="008F792C">
        <w:rPr>
          <w:rFonts w:cs="Times New Roman"/>
          <w:b/>
          <w:bCs/>
          <w:lang w:val="it-IT"/>
        </w:rPr>
        <w:t xml:space="preserve"> Ds: </w:t>
      </w:r>
      <w:r w:rsidRPr="008F792C">
        <w:rPr>
          <w:rFonts w:cs="Times New Roman"/>
          <w:lang w:val="it-IT"/>
        </w:rPr>
        <w:t>Hananiah (</w:t>
      </w:r>
      <w:r>
        <w:rPr>
          <w:rFonts w:cs="Times New Roman"/>
          <w:lang w:val="it-IT"/>
        </w:rPr>
        <w:t>17</w:t>
      </w:r>
      <w:r w:rsidRPr="008F792C">
        <w:rPr>
          <w:rFonts w:cs="Times New Roman"/>
          <w:lang w:val="it-IT"/>
        </w:rPr>
        <w:t xml:space="preserve">)’s father </w:t>
      </w:r>
      <w:r w:rsidRPr="008F792C">
        <w:rPr>
          <w:rFonts w:cs="Times New Roman"/>
          <w:b/>
          <w:bCs/>
          <w:lang w:val="it-IT"/>
        </w:rPr>
        <w:t>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 xml:space="preserve">yTer </w:t>
      </w:r>
      <w:r w:rsidRPr="008F792C">
        <w:rPr>
          <w:rFonts w:cs="Times New Roman"/>
          <w:lang w:val="it-IT"/>
        </w:rPr>
        <w:t xml:space="preserve">4:3, 42d (Kosovsky, </w:t>
      </w:r>
      <w:r w:rsidRPr="008F792C">
        <w:rPr>
          <w:rFonts w:cs="Times New Roman"/>
          <w:i/>
          <w:iCs/>
          <w:lang w:val="it-IT"/>
        </w:rPr>
        <w:t>Yerushalmi</w:t>
      </w:r>
      <w:r w:rsidRPr="008F792C">
        <w:rPr>
          <w:rFonts w:cs="Times New Roman"/>
          <w:lang w:val="it-IT"/>
        </w:rPr>
        <w:t xml:space="preserve">, 275)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2C2DA4">
        <w:rPr>
          <w:rFonts w:cs="Times New Roman"/>
        </w:rPr>
        <w:t>Pre-400</w:t>
      </w:r>
      <w:r w:rsidR="002C2DA4">
        <w:rPr>
          <w:rStyle w:val="FootnoteReference"/>
          <w:rFonts w:cs="Times New Roman"/>
        </w:rPr>
        <w:footnoteReference w:id="1505"/>
      </w:r>
    </w:p>
    <w:p w14:paraId="0B79BD36" w14:textId="77777777" w:rsidR="00BD0433" w:rsidRPr="008F792C" w:rsidRDefault="00BD0433" w:rsidP="00661A14">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506"/>
      </w:r>
      <w:r w:rsidRPr="008F792C">
        <w:rPr>
          <w:rFonts w:cs="Times New Roman"/>
          <w:b/>
          <w:bCs/>
          <w:lang w:val="it-IT"/>
        </w:rPr>
        <w:t xml:space="preserve"> Ds:</w:t>
      </w:r>
      <w:r w:rsidRPr="008F792C">
        <w:rPr>
          <w:rFonts w:cs="Times New Roman"/>
          <w:lang w:val="it-IT"/>
        </w:rPr>
        <w:t xml:space="preserve"> </w:t>
      </w:r>
      <w:r w:rsidRPr="00807DB5">
        <w:rPr>
          <w:rFonts w:cs="Times New Roman"/>
          <w:lang w:val="it-IT"/>
        </w:rPr>
        <w:t>Q</w:t>
      </w:r>
      <w:r w:rsidR="00BF6CA8">
        <w:rPr>
          <w:rFonts w:cs="Times New Roman"/>
          <w:lang w:val="it-IT"/>
        </w:rPr>
        <w:t>a</w:t>
      </w:r>
      <w:r w:rsidRPr="00807DB5">
        <w:rPr>
          <w:rFonts w:cs="Times New Roman"/>
          <w:lang w:val="it-IT"/>
        </w:rPr>
        <w:t>s</w:t>
      </w:r>
      <w:r w:rsidR="00BF6CA8">
        <w:rPr>
          <w:rFonts w:cs="Times New Roman"/>
          <w:lang w:val="it-IT"/>
        </w:rPr>
        <w:t>̣</w:t>
      </w:r>
      <w:r w:rsidRPr="00807DB5">
        <w:rPr>
          <w:rFonts w:cs="Times New Roman"/>
          <w:lang w:val="it-IT"/>
        </w:rPr>
        <w:t>ra</w:t>
      </w:r>
      <w:r w:rsidRPr="008F792C">
        <w:rPr>
          <w:rFonts w:cs="Times New Roman"/>
          <w:lang w:val="it-IT"/>
        </w:rPr>
        <w:t xml:space="preserve"> (</w:t>
      </w:r>
      <w:r>
        <w:rPr>
          <w:rFonts w:cs="Times New Roman"/>
          <w:lang w:val="it-IT"/>
        </w:rPr>
        <w:t>1</w:t>
      </w:r>
      <w:r w:rsidRPr="008F792C">
        <w:rPr>
          <w:rFonts w:cs="Times New Roman"/>
          <w:lang w:val="it-IT"/>
        </w:rPr>
        <w:t xml:space="preserve">)’s son </w:t>
      </w:r>
      <w:r w:rsidRPr="008F792C">
        <w:rPr>
          <w:rFonts w:cs="Times New Roman"/>
          <w:b/>
          <w:bCs/>
          <w:lang w:val="it-IT"/>
        </w:rPr>
        <w:t>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 xml:space="preserve">yShab </w:t>
      </w:r>
      <w:r w:rsidRPr="008F792C">
        <w:rPr>
          <w:rFonts w:cs="Times New Roman"/>
          <w:lang w:val="it-IT"/>
        </w:rPr>
        <w:t xml:space="preserve">2:6, 5b (Kosovsky, </w:t>
      </w:r>
      <w:r w:rsidRPr="008F792C">
        <w:rPr>
          <w:rFonts w:cs="Times New Roman"/>
          <w:i/>
          <w:iCs/>
          <w:lang w:val="it-IT"/>
        </w:rPr>
        <w:t>Yerushalmi</w:t>
      </w:r>
      <w:r w:rsidRPr="008F792C">
        <w:rPr>
          <w:rFonts w:cs="Times New Roman"/>
          <w:lang w:val="it-IT"/>
        </w:rPr>
        <w:t xml:space="preserve">, 432)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C64DDE" w:rsidRPr="00C64DDE">
        <w:rPr>
          <w:rFonts w:cs="Times New Roman"/>
          <w:lang w:val="it-IT"/>
        </w:rPr>
        <w:t>3</w:t>
      </w:r>
      <w:r w:rsidR="00C64DDE" w:rsidRPr="00C64DDE">
        <w:rPr>
          <w:rFonts w:cs="Times New Roman"/>
          <w:vertAlign w:val="superscript"/>
          <w:lang w:val="it-IT"/>
        </w:rPr>
        <w:t>rd</w:t>
      </w:r>
      <w:r w:rsidR="00C64DDE" w:rsidRPr="00C64DDE">
        <w:rPr>
          <w:rFonts w:cs="Times New Roman"/>
          <w:lang w:val="it-IT"/>
        </w:rPr>
        <w:t xml:space="preserve"> C</w:t>
      </w:r>
      <w:r w:rsidR="00C64DDE">
        <w:rPr>
          <w:rStyle w:val="FootnoteReference"/>
          <w:rFonts w:cs="Times New Roman"/>
          <w:lang w:val="it-IT"/>
        </w:rPr>
        <w:footnoteReference w:id="1507"/>
      </w:r>
    </w:p>
    <w:p w14:paraId="585C6901" w14:textId="77777777" w:rsidR="00BD0433" w:rsidRPr="008F792C" w:rsidRDefault="00BD0433" w:rsidP="00C64DDE">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יוסה</w:t>
      </w:r>
      <w:r w:rsidRPr="008F792C">
        <w:rPr>
          <w:rStyle w:val="FootnoteReference"/>
          <w:rFonts w:cs="Times New Roman"/>
        </w:rPr>
        <w:footnoteReference w:id="1508"/>
      </w:r>
      <w:r w:rsidRPr="008F792C">
        <w:rPr>
          <w:rFonts w:cs="Times New Roman"/>
          <w:b/>
          <w:bCs/>
          <w:lang w:val="it-IT"/>
        </w:rPr>
        <w:t xml:space="preserve"> Ds:</w:t>
      </w:r>
      <w:r w:rsidRPr="008F792C">
        <w:rPr>
          <w:rFonts w:cs="Times New Roman"/>
          <w:lang w:val="it-IT"/>
        </w:rPr>
        <w:t xml:space="preserve"> </w:t>
      </w:r>
      <w:r>
        <w:rPr>
          <w:rFonts w:cs="Times New Roman"/>
          <w:lang w:val="it-IT"/>
        </w:rPr>
        <w:t>Tanḥum</w:t>
      </w:r>
      <w:r w:rsidR="00973871">
        <w:rPr>
          <w:rFonts w:cs="Times New Roman"/>
          <w:lang w:val="it-IT"/>
        </w:rPr>
        <w:t xml:space="preserve"> </w:t>
      </w:r>
      <w:r w:rsidRPr="008F792C">
        <w:rPr>
          <w:rFonts w:cs="Times New Roman"/>
          <w:lang w:val="it-IT"/>
        </w:rPr>
        <w:t>(</w:t>
      </w:r>
      <w:r>
        <w:rPr>
          <w:rFonts w:cs="Times New Roman"/>
          <w:lang w:val="it-IT"/>
        </w:rPr>
        <w:t>15</w:t>
      </w:r>
      <w:r w:rsidRPr="008F792C">
        <w:rPr>
          <w:rFonts w:cs="Times New Roman"/>
          <w:lang w:val="it-IT"/>
        </w:rPr>
        <w:t>)’s son, of Kfar Agin</w:t>
      </w:r>
      <w:r w:rsidRPr="008F792C">
        <w:rPr>
          <w:rStyle w:val="FootnoteReference"/>
          <w:rFonts w:cs="Times New Roman"/>
        </w:rPr>
        <w:footnoteReference w:id="1509"/>
      </w:r>
      <w:r w:rsidRPr="008F792C">
        <w:rPr>
          <w:rFonts w:cs="Times New Roman"/>
          <w:lang w:val="it-IT"/>
        </w:rPr>
        <w:t xml:space="preserve"> </w:t>
      </w:r>
      <w:r w:rsidRPr="008F792C">
        <w:rPr>
          <w:rFonts w:cs="Times New Roman"/>
          <w:b/>
          <w:bCs/>
          <w:lang w:val="it-IT"/>
        </w:rPr>
        <w:t>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 xml:space="preserve">yShab </w:t>
      </w:r>
      <w:r w:rsidRPr="008F792C">
        <w:rPr>
          <w:rFonts w:cs="Times New Roman"/>
          <w:lang w:val="it-IT"/>
        </w:rPr>
        <w:t xml:space="preserve">2:6, 5b (Kosovsky, </w:t>
      </w:r>
      <w:r w:rsidRPr="008F792C">
        <w:rPr>
          <w:rFonts w:cs="Times New Roman"/>
          <w:i/>
          <w:iCs/>
          <w:lang w:val="it-IT"/>
        </w:rPr>
        <w:t>Yerushalmi</w:t>
      </w:r>
      <w:r w:rsidRPr="008F792C">
        <w:rPr>
          <w:rFonts w:cs="Times New Roman"/>
          <w:lang w:val="it-IT"/>
        </w:rPr>
        <w:t xml:space="preserve">, 55)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C64DDE">
        <w:rPr>
          <w:rFonts w:cs="Times New Roman"/>
        </w:rPr>
        <w:t>Pre-400</w:t>
      </w:r>
      <w:r w:rsidR="00C64DDE">
        <w:rPr>
          <w:rStyle w:val="FootnoteReference"/>
          <w:rFonts w:cs="Times New Roman"/>
        </w:rPr>
        <w:footnoteReference w:id="1510"/>
      </w:r>
    </w:p>
    <w:p w14:paraId="6C352187" w14:textId="77777777" w:rsidR="00BD0433" w:rsidRPr="008F792C" w:rsidRDefault="00BD0433" w:rsidP="00513DC7">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יסא</w:t>
      </w:r>
      <w:r w:rsidRPr="008F792C">
        <w:rPr>
          <w:rStyle w:val="FootnoteReference"/>
          <w:rFonts w:cs="Times New Roman"/>
        </w:rPr>
        <w:footnoteReference w:id="1511"/>
      </w:r>
      <w:r w:rsidRPr="008F792C">
        <w:rPr>
          <w:rFonts w:cs="Times New Roman"/>
          <w:b/>
          <w:bCs/>
          <w:lang w:val="it-IT"/>
        </w:rPr>
        <w:t xml:space="preserve"> Ds:</w:t>
      </w:r>
      <w:r w:rsidRPr="008F792C">
        <w:rPr>
          <w:rFonts w:cs="Times New Roman"/>
          <w:lang w:val="it-IT"/>
        </w:rPr>
        <w:t xml:space="preserve"> Ahi (</w:t>
      </w:r>
      <w:r>
        <w:rPr>
          <w:rFonts w:cs="Times New Roman"/>
          <w:lang w:val="it-IT"/>
        </w:rPr>
        <w:t>12</w:t>
      </w:r>
      <w:r w:rsidRPr="008F792C">
        <w:rPr>
          <w:rFonts w:cs="Times New Roman"/>
          <w:lang w:val="it-IT"/>
        </w:rPr>
        <w:t xml:space="preserve">)’s son </w:t>
      </w:r>
      <w:r w:rsidRPr="008F792C">
        <w:rPr>
          <w:rFonts w:cs="Times New Roman"/>
          <w:b/>
          <w:bCs/>
          <w:lang w:val="it-IT"/>
        </w:rPr>
        <w:t>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 xml:space="preserve">yEruv </w:t>
      </w:r>
      <w:r w:rsidRPr="008F792C">
        <w:rPr>
          <w:rFonts w:cs="Times New Roman"/>
          <w:lang w:val="it-IT"/>
        </w:rPr>
        <w:t xml:space="preserve">5:1, 22b (Kosovsky, </w:t>
      </w:r>
      <w:r w:rsidRPr="008F792C">
        <w:rPr>
          <w:rFonts w:cs="Times New Roman"/>
          <w:i/>
          <w:iCs/>
          <w:lang w:val="it-IT"/>
        </w:rPr>
        <w:t>Yerushalmi</w:t>
      </w:r>
      <w:r w:rsidRPr="008F792C">
        <w:rPr>
          <w:rFonts w:cs="Times New Roman"/>
          <w:lang w:val="it-IT"/>
        </w:rPr>
        <w:t xml:space="preserve">, 76)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513DC7">
        <w:rPr>
          <w:lang w:val="de-DE"/>
        </w:rPr>
        <w:t>4</w:t>
      </w:r>
      <w:r w:rsidR="00513DC7" w:rsidRPr="00694C15">
        <w:rPr>
          <w:vertAlign w:val="superscript"/>
          <w:lang w:val="de-DE"/>
        </w:rPr>
        <w:t>th</w:t>
      </w:r>
      <w:r w:rsidR="00513DC7">
        <w:rPr>
          <w:lang w:val="de-DE"/>
        </w:rPr>
        <w:t xml:space="preserve"> C</w:t>
      </w:r>
      <w:r w:rsidR="00513DC7">
        <w:rPr>
          <w:rStyle w:val="FootnoteReference"/>
          <w:lang w:val="de-DE"/>
        </w:rPr>
        <w:footnoteReference w:id="1512"/>
      </w:r>
    </w:p>
    <w:p w14:paraId="4D5433E6" w14:textId="77777777" w:rsidR="00BD0433" w:rsidRPr="002E0DF6" w:rsidRDefault="00BD0433" w:rsidP="0047475F">
      <w:pPr>
        <w:numPr>
          <w:ilvl w:val="0"/>
          <w:numId w:val="55"/>
        </w:numPr>
        <w:bidi w:val="0"/>
        <w:rPr>
          <w:lang w:val="en-GB"/>
        </w:rPr>
      </w:pPr>
      <w:r w:rsidRPr="002E0DF6">
        <w:rPr>
          <w:rFonts w:cs="Times New Roman"/>
          <w:b/>
          <w:bCs/>
          <w:lang w:val="en-GB"/>
        </w:rPr>
        <w:t>O:</w:t>
      </w:r>
      <w:r>
        <w:rPr>
          <w:rFonts w:cs="Times New Roman"/>
          <w:b/>
          <w:bCs/>
          <w:lang w:val="en-GB"/>
        </w:rPr>
        <w:t xml:space="preserve"> </w:t>
      </w:r>
      <w:r w:rsidRPr="008F792C">
        <w:rPr>
          <w:rFonts w:cs="Times New Roman"/>
          <w:rtl/>
        </w:rPr>
        <w:t>יוסי</w:t>
      </w:r>
      <w:r w:rsidRPr="008F792C">
        <w:rPr>
          <w:rStyle w:val="FootnoteReference"/>
          <w:rFonts w:cs="Times New Roman"/>
        </w:rPr>
        <w:footnoteReference w:id="1513"/>
      </w:r>
      <w:r w:rsidRPr="002E0DF6">
        <w:rPr>
          <w:rFonts w:cs="Times New Roman"/>
          <w:b/>
          <w:bCs/>
          <w:lang w:val="en-GB"/>
        </w:rPr>
        <w:t xml:space="preserve"> Ds: </w:t>
      </w:r>
      <w:r>
        <w:rPr>
          <w:rFonts w:cs="Times New Roman"/>
          <w:lang w:val="en-GB"/>
        </w:rPr>
        <w:t>Ḥama</w:t>
      </w:r>
      <w:r w:rsidRPr="002E0DF6">
        <w:rPr>
          <w:rFonts w:cs="Times New Roman"/>
          <w:lang w:val="en-GB"/>
        </w:rPr>
        <w:t xml:space="preserve"> (</w:t>
      </w:r>
      <w:r w:rsidR="00630C7A">
        <w:rPr>
          <w:rFonts w:cs="Times New Roman"/>
          <w:lang w:val="en-GB"/>
        </w:rPr>
        <w:t>5</w:t>
      </w:r>
      <w:r w:rsidRPr="002E0DF6">
        <w:rPr>
          <w:rFonts w:cs="Times New Roman"/>
          <w:lang w:val="en-GB"/>
        </w:rPr>
        <w:t xml:space="preserve">)’s </w:t>
      </w:r>
      <w:r>
        <w:rPr>
          <w:rFonts w:cs="Times New Roman"/>
          <w:lang w:val="en-GB"/>
        </w:rPr>
        <w:t>father</w:t>
      </w:r>
      <w:r>
        <w:rPr>
          <w:rFonts w:cs="Times New Roman"/>
          <w:b/>
          <w:bCs/>
          <w:lang w:val="en-GB"/>
        </w:rPr>
        <w:t xml:space="preserve"> </w:t>
      </w:r>
      <w:r w:rsidRPr="002E0DF6">
        <w:rPr>
          <w:rFonts w:cs="Times New Roman"/>
          <w:b/>
          <w:bCs/>
          <w:lang w:val="en-GB"/>
        </w:rPr>
        <w:t xml:space="preserve">F: </w:t>
      </w:r>
      <w:r w:rsidRPr="00171AB4">
        <w:rPr>
          <w:rFonts w:cs="Times New Roman"/>
          <w:lang w:val="en-GB"/>
        </w:rPr>
        <w:t>–</w:t>
      </w:r>
      <w:r>
        <w:rPr>
          <w:rFonts w:cs="Times New Roman"/>
          <w:b/>
          <w:bCs/>
          <w:lang w:val="en-GB"/>
        </w:rPr>
        <w:t xml:space="preserve"> </w:t>
      </w:r>
      <w:r w:rsidRPr="002E0DF6">
        <w:rPr>
          <w:rFonts w:cs="Times New Roman"/>
          <w:b/>
          <w:bCs/>
          <w:lang w:val="en-GB"/>
        </w:rPr>
        <w:t xml:space="preserve">S: </w:t>
      </w:r>
      <w:r w:rsidRPr="007C4D62">
        <w:rPr>
          <w:rFonts w:cs="Times New Roman"/>
          <w:i/>
          <w:iCs/>
          <w:lang w:val="en-GB"/>
        </w:rPr>
        <w:t>yEruv</w:t>
      </w:r>
      <w:r w:rsidRPr="007C4D62">
        <w:rPr>
          <w:rFonts w:cs="Times New Roman"/>
          <w:lang w:val="en-GB"/>
        </w:rPr>
        <w:t xml:space="preserve"> 6:4, 23c</w:t>
      </w:r>
      <w:r>
        <w:rPr>
          <w:rFonts w:cs="Times New Roman"/>
          <w:lang w:val="en-GB"/>
        </w:rPr>
        <w:t xml:space="preserve"> (</w:t>
      </w:r>
      <w:r w:rsidRPr="00CA55F8">
        <w:t xml:space="preserve">Kosovsky, </w:t>
      </w:r>
      <w:r w:rsidRPr="00CA55F8">
        <w:rPr>
          <w:i/>
          <w:iCs/>
        </w:rPr>
        <w:t>Yerushalmi</w:t>
      </w:r>
      <w:r w:rsidRPr="00CA55F8">
        <w:t>, 261</w:t>
      </w:r>
      <w:r>
        <w:rPr>
          <w:rFonts w:cs="Times New Roman"/>
          <w:lang w:val="en-GB"/>
        </w:rPr>
        <w:t xml:space="preserve">) </w:t>
      </w:r>
      <w:r w:rsidRPr="002E0DF6">
        <w:rPr>
          <w:rFonts w:cs="Times New Roman"/>
          <w:b/>
          <w:bCs/>
          <w:lang w:val="en-GB"/>
        </w:rPr>
        <w:t xml:space="preserve">E: </w:t>
      </w:r>
      <w:r w:rsidRPr="00171AB4">
        <w:rPr>
          <w:rFonts w:cs="Times New Roman"/>
          <w:lang w:val="en-GB"/>
        </w:rPr>
        <w:t>–</w:t>
      </w:r>
      <w:r>
        <w:rPr>
          <w:rFonts w:cs="Times New Roman"/>
          <w:b/>
          <w:bCs/>
          <w:lang w:val="en-GB"/>
        </w:rPr>
        <w:t xml:space="preserve"> </w:t>
      </w:r>
      <w:r w:rsidRPr="002E0DF6">
        <w:rPr>
          <w:rFonts w:cs="Times New Roman"/>
          <w:b/>
          <w:bCs/>
          <w:lang w:val="en-GB"/>
        </w:rPr>
        <w:t>D:</w:t>
      </w:r>
      <w:r>
        <w:rPr>
          <w:rFonts w:cs="Times New Roman"/>
          <w:b/>
          <w:bCs/>
          <w:lang w:val="en-GB"/>
        </w:rPr>
        <w:t xml:space="preserve"> </w:t>
      </w:r>
      <w:r w:rsidR="00C64DDE">
        <w:rPr>
          <w:rFonts w:cs="Times New Roman"/>
          <w:lang w:val="en-GB"/>
        </w:rPr>
        <w:t>3</w:t>
      </w:r>
      <w:r w:rsidR="00C64DDE" w:rsidRPr="00C64DDE">
        <w:rPr>
          <w:rFonts w:cs="Times New Roman"/>
          <w:vertAlign w:val="superscript"/>
          <w:lang w:val="en-GB"/>
        </w:rPr>
        <w:t>rd</w:t>
      </w:r>
      <w:r w:rsidR="00C64DDE">
        <w:rPr>
          <w:rFonts w:cs="Times New Roman"/>
          <w:lang w:val="en-GB"/>
        </w:rPr>
        <w:t xml:space="preserve"> C</w:t>
      </w:r>
      <w:r w:rsidR="00C64DDE">
        <w:rPr>
          <w:rStyle w:val="FootnoteReference"/>
          <w:rFonts w:cs="Times New Roman"/>
          <w:lang w:val="en-GB"/>
        </w:rPr>
        <w:footnoteReference w:id="1514"/>
      </w:r>
    </w:p>
    <w:p w14:paraId="3257E223" w14:textId="77777777" w:rsidR="00BD0433" w:rsidRPr="008F792C" w:rsidRDefault="00BD0433" w:rsidP="007C201F">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אסי</w:t>
      </w:r>
      <w:r w:rsidRPr="008F792C">
        <w:rPr>
          <w:rStyle w:val="FootnoteReference"/>
          <w:rFonts w:cs="Times New Roman"/>
        </w:rPr>
        <w:footnoteReference w:id="1515"/>
      </w:r>
      <w:r w:rsidRPr="008F792C">
        <w:rPr>
          <w:rFonts w:cs="Times New Roman"/>
          <w:b/>
          <w:bCs/>
          <w:lang w:val="it-IT"/>
        </w:rPr>
        <w:t xml:space="preserve"> Ds:</w:t>
      </w:r>
      <w:r w:rsidRPr="008F792C">
        <w:rPr>
          <w:rFonts w:cs="Times New Roman"/>
          <w:lang w:val="it-IT"/>
        </w:rPr>
        <w:t xml:space="preserve"> – </w:t>
      </w:r>
      <w:r w:rsidRPr="008F792C">
        <w:rPr>
          <w:rFonts w:cs="Times New Roman"/>
          <w:b/>
          <w:bCs/>
          <w:lang w:val="it-IT"/>
        </w:rPr>
        <w:t>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 xml:space="preserve">yEruv </w:t>
      </w:r>
      <w:r w:rsidRPr="008F792C">
        <w:rPr>
          <w:rFonts w:cs="Times New Roman"/>
          <w:lang w:val="it-IT"/>
        </w:rPr>
        <w:t xml:space="preserve">8:4, 25a (Kosovsky, </w:t>
      </w:r>
      <w:r w:rsidRPr="008F792C">
        <w:rPr>
          <w:rFonts w:cs="Times New Roman"/>
          <w:i/>
          <w:iCs/>
          <w:lang w:val="it-IT"/>
        </w:rPr>
        <w:t>Yerushalmi</w:t>
      </w:r>
      <w:r w:rsidRPr="008F792C">
        <w:rPr>
          <w:rFonts w:cs="Times New Roman"/>
          <w:lang w:val="it-IT"/>
        </w:rPr>
        <w:t xml:space="preserve">, </w:t>
      </w:r>
      <w:r>
        <w:rPr>
          <w:rFonts w:cs="Times New Roman"/>
          <w:lang w:val="it-IT"/>
        </w:rPr>
        <w:t>409</w:t>
      </w:r>
      <w:r w:rsidRPr="008F792C">
        <w:rPr>
          <w:rFonts w:cs="Times New Roman"/>
          <w:lang w:val="it-IT"/>
        </w:rPr>
        <w:t xml:space="preserve">)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7C201F">
        <w:t>3</w:t>
      </w:r>
      <w:r w:rsidR="007C201F" w:rsidRPr="00A65559">
        <w:rPr>
          <w:vertAlign w:val="superscript"/>
        </w:rPr>
        <w:t>rd</w:t>
      </w:r>
      <w:r w:rsidR="007C201F">
        <w:t xml:space="preserve"> C</w:t>
      </w:r>
      <w:r w:rsidR="007C201F" w:rsidRPr="00C64DDE">
        <w:rPr>
          <w:rStyle w:val="FootnoteReference"/>
          <w:rFonts w:cs="Times New Roman"/>
          <w:lang w:val="en-GB"/>
        </w:rPr>
        <w:footnoteReference w:id="1516"/>
      </w:r>
    </w:p>
    <w:p w14:paraId="708B1B8C" w14:textId="77777777" w:rsidR="00BD0433" w:rsidRPr="008F792C" w:rsidRDefault="00BD0433" w:rsidP="00DA09E1">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אסי</w:t>
      </w:r>
      <w:r w:rsidRPr="008F792C">
        <w:rPr>
          <w:rStyle w:val="FootnoteReference"/>
          <w:rFonts w:cs="Times New Roman"/>
        </w:rPr>
        <w:footnoteReference w:id="1517"/>
      </w:r>
      <w:r w:rsidRPr="008F792C">
        <w:rPr>
          <w:rFonts w:cs="Times New Roman"/>
          <w:b/>
          <w:bCs/>
          <w:lang w:val="it-IT"/>
        </w:rPr>
        <w:t xml:space="preserve"> Ds:</w:t>
      </w:r>
      <w:r w:rsidRPr="008F792C">
        <w:rPr>
          <w:rFonts w:cs="Times New Roman"/>
          <w:lang w:val="it-IT"/>
        </w:rPr>
        <w:t xml:space="preserve"> Of Sepphoris</w:t>
      </w:r>
      <w:r w:rsidRPr="008F792C">
        <w:rPr>
          <w:rStyle w:val="FootnoteReference"/>
          <w:rFonts w:cs="Times New Roman"/>
        </w:rPr>
        <w:footnoteReference w:id="1518"/>
      </w:r>
      <w:r w:rsidRPr="008F792C">
        <w:rPr>
          <w:rFonts w:cs="Times New Roman"/>
          <w:lang w:val="it-IT"/>
        </w:rPr>
        <w:t xml:space="preserve"> </w:t>
      </w:r>
      <w:r w:rsidRPr="008F792C">
        <w:rPr>
          <w:rFonts w:cs="Times New Roman"/>
          <w:b/>
          <w:bCs/>
          <w:lang w:val="it-IT"/>
        </w:rPr>
        <w:t>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 xml:space="preserve">yYom </w:t>
      </w:r>
      <w:r w:rsidRPr="008F792C">
        <w:rPr>
          <w:rFonts w:cs="Times New Roman"/>
          <w:lang w:val="it-IT"/>
        </w:rPr>
        <w:t xml:space="preserve">3:7, 40d (Kosovsky, </w:t>
      </w:r>
      <w:r w:rsidRPr="008F792C">
        <w:rPr>
          <w:rFonts w:cs="Times New Roman"/>
          <w:i/>
          <w:iCs/>
          <w:lang w:val="it-IT"/>
        </w:rPr>
        <w:t>Yerushalmi</w:t>
      </w:r>
      <w:r w:rsidRPr="008F792C">
        <w:rPr>
          <w:rFonts w:cs="Times New Roman"/>
          <w:lang w:val="it-IT"/>
        </w:rPr>
        <w:t xml:space="preserve">, –)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DA09E1">
        <w:t>4</w:t>
      </w:r>
      <w:r w:rsidR="00DA09E1" w:rsidRPr="006A51F8">
        <w:rPr>
          <w:vertAlign w:val="superscript"/>
        </w:rPr>
        <w:t>th</w:t>
      </w:r>
      <w:r w:rsidR="00DA09E1">
        <w:t xml:space="preserve"> C</w:t>
      </w:r>
      <w:r w:rsidR="00DA09E1">
        <w:rPr>
          <w:rStyle w:val="FootnoteReference"/>
        </w:rPr>
        <w:footnoteReference w:id="1519"/>
      </w:r>
    </w:p>
    <w:p w14:paraId="23ACCAF6" w14:textId="77777777" w:rsidR="00BD0433" w:rsidRPr="008F792C" w:rsidRDefault="00BD0433" w:rsidP="00A3070E">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520"/>
      </w:r>
      <w:r w:rsidRPr="008F792C">
        <w:rPr>
          <w:rFonts w:cs="Times New Roman"/>
          <w:b/>
          <w:bCs/>
          <w:lang w:val="it-IT"/>
        </w:rPr>
        <w:t xml:space="preserve"> Ds:</w:t>
      </w:r>
      <w:r w:rsidRPr="008F792C">
        <w:rPr>
          <w:rFonts w:cs="Times New Roman"/>
          <w:lang w:val="it-IT"/>
        </w:rPr>
        <w:t xml:space="preserve"> Bebai (</w:t>
      </w:r>
      <w:r>
        <w:rPr>
          <w:rFonts w:cs="Times New Roman"/>
          <w:lang w:val="it-IT"/>
        </w:rPr>
        <w:t>3</w:t>
      </w:r>
      <w:r w:rsidRPr="008F792C">
        <w:rPr>
          <w:rFonts w:cs="Times New Roman"/>
          <w:lang w:val="it-IT"/>
        </w:rPr>
        <w:t xml:space="preserve">)’s son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ySheq </w:t>
      </w:r>
      <w:r w:rsidRPr="008F792C">
        <w:rPr>
          <w:rFonts w:cs="Times New Roman"/>
          <w:lang w:val="it-IT"/>
        </w:rPr>
        <w:t xml:space="preserve">3:2, 47b (Kosovsky, </w:t>
      </w:r>
      <w:r w:rsidRPr="008F792C">
        <w:rPr>
          <w:rFonts w:cs="Times New Roman"/>
          <w:i/>
          <w:iCs/>
          <w:lang w:val="it-IT"/>
        </w:rPr>
        <w:t>Yerushalmi</w:t>
      </w:r>
      <w:r w:rsidRPr="008F792C">
        <w:rPr>
          <w:rFonts w:cs="Times New Roman"/>
          <w:lang w:val="it-IT"/>
        </w:rPr>
        <w:t xml:space="preserve">, 147)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A3070E">
        <w:rPr>
          <w:lang w:val="fr-FR"/>
        </w:rPr>
        <w:t>3</w:t>
      </w:r>
      <w:r w:rsidR="00A3070E" w:rsidRPr="00910002">
        <w:rPr>
          <w:vertAlign w:val="superscript"/>
          <w:lang w:val="fr-FR"/>
        </w:rPr>
        <w:t>rd</w:t>
      </w:r>
      <w:r w:rsidR="00A3070E">
        <w:rPr>
          <w:lang w:val="fr-FR"/>
        </w:rPr>
        <w:t xml:space="preserve"> C</w:t>
      </w:r>
      <w:r w:rsidR="00A3070E">
        <w:rPr>
          <w:rStyle w:val="FootnoteReference"/>
          <w:lang w:val="fr-FR"/>
        </w:rPr>
        <w:footnoteReference w:id="1521"/>
      </w:r>
    </w:p>
    <w:p w14:paraId="36F31802" w14:textId="77777777" w:rsidR="00BD0433" w:rsidRPr="008F792C" w:rsidRDefault="00BD0433" w:rsidP="00941EF8">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522"/>
      </w:r>
      <w:r w:rsidRPr="008F792C">
        <w:rPr>
          <w:rFonts w:cs="Times New Roman"/>
          <w:b/>
          <w:bCs/>
          <w:lang w:val="it-IT"/>
        </w:rPr>
        <w:t xml:space="preserve"> Ds:</w:t>
      </w:r>
      <w:r w:rsidRPr="008F792C">
        <w:rPr>
          <w:rFonts w:cs="Times New Roman"/>
          <w:lang w:val="it-IT"/>
        </w:rPr>
        <w:t xml:space="preserve"> Manaseh (</w:t>
      </w:r>
      <w:r>
        <w:rPr>
          <w:rFonts w:cs="Times New Roman"/>
          <w:lang w:val="it-IT"/>
        </w:rPr>
        <w:t>1</w:t>
      </w:r>
      <w:r w:rsidRPr="008F792C">
        <w:rPr>
          <w:rFonts w:cs="Times New Roman"/>
          <w:lang w:val="it-IT"/>
        </w:rPr>
        <w:t xml:space="preserve">)’s son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ySuk </w:t>
      </w:r>
      <w:r w:rsidRPr="008F792C">
        <w:rPr>
          <w:rFonts w:cs="Times New Roman"/>
          <w:lang w:val="it-IT"/>
        </w:rPr>
        <w:t xml:space="preserve">3:1, 53c (Kosovsky, </w:t>
      </w:r>
      <w:r w:rsidRPr="008F792C">
        <w:rPr>
          <w:rFonts w:cs="Times New Roman"/>
          <w:i/>
          <w:iCs/>
          <w:lang w:val="it-IT"/>
        </w:rPr>
        <w:t>Yerushalmi</w:t>
      </w:r>
      <w:r w:rsidRPr="008F792C">
        <w:rPr>
          <w:rFonts w:cs="Times New Roman"/>
          <w:lang w:val="it-IT"/>
        </w:rPr>
        <w:t xml:space="preserve">, 431)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941EF8">
        <w:rPr>
          <w:lang w:val="fr-FR"/>
        </w:rPr>
        <w:t>3</w:t>
      </w:r>
      <w:r w:rsidR="00941EF8" w:rsidRPr="00941EF8">
        <w:rPr>
          <w:vertAlign w:val="superscript"/>
          <w:lang w:val="fr-FR"/>
        </w:rPr>
        <w:t>rd</w:t>
      </w:r>
      <w:r w:rsidR="00941EF8">
        <w:rPr>
          <w:lang w:val="fr-FR"/>
        </w:rPr>
        <w:t xml:space="preserve"> C</w:t>
      </w:r>
      <w:r w:rsidR="00941EF8">
        <w:rPr>
          <w:rStyle w:val="FootnoteReference"/>
          <w:lang w:val="fr-FR"/>
        </w:rPr>
        <w:footnoteReference w:id="1523"/>
      </w:r>
    </w:p>
    <w:p w14:paraId="26ECD9FF" w14:textId="77777777" w:rsidR="00BD0433" w:rsidRPr="008F792C" w:rsidRDefault="00BD0433" w:rsidP="0024055E">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524"/>
      </w:r>
      <w:r w:rsidRPr="008F792C">
        <w:rPr>
          <w:rFonts w:cs="Times New Roman"/>
          <w:b/>
          <w:bCs/>
          <w:lang w:val="it-IT"/>
        </w:rPr>
        <w:t xml:space="preserve"> Ds:</w:t>
      </w:r>
      <w:r w:rsidRPr="008F792C">
        <w:rPr>
          <w:rFonts w:cs="Times New Roman"/>
          <w:lang w:val="it-IT"/>
        </w:rPr>
        <w:t xml:space="preserve"> Ash</w:t>
      </w:r>
      <w:r>
        <w:rPr>
          <w:rFonts w:cs="Times New Roman"/>
          <w:lang w:val="it-IT"/>
        </w:rPr>
        <w:t>yan (2</w:t>
      </w:r>
      <w:r w:rsidRPr="008F792C">
        <w:rPr>
          <w:rFonts w:cs="Times New Roman"/>
          <w:lang w:val="it-IT"/>
        </w:rPr>
        <w:t xml:space="preserve">)’s son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ySuk </w:t>
      </w:r>
      <w:r w:rsidRPr="008F792C">
        <w:rPr>
          <w:rFonts w:cs="Times New Roman"/>
          <w:lang w:val="it-IT"/>
        </w:rPr>
        <w:t xml:space="preserve">4:6, 54c (Kosovsky, </w:t>
      </w:r>
      <w:r w:rsidRPr="008F792C">
        <w:rPr>
          <w:rFonts w:cs="Times New Roman"/>
          <w:i/>
          <w:iCs/>
          <w:lang w:val="it-IT"/>
        </w:rPr>
        <w:t>Yerushalmi</w:t>
      </w:r>
      <w:r w:rsidRPr="008F792C">
        <w:rPr>
          <w:rFonts w:cs="Times New Roman"/>
          <w:lang w:val="it-IT"/>
        </w:rPr>
        <w:t xml:space="preserve">, 142)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24055E" w:rsidRPr="00AA75C8">
        <w:rPr>
          <w:rFonts w:cs="Times New Roman"/>
        </w:rPr>
        <w:t>3</w:t>
      </w:r>
      <w:r w:rsidR="0024055E" w:rsidRPr="00AA75C8">
        <w:rPr>
          <w:rFonts w:cs="Times New Roman"/>
          <w:vertAlign w:val="superscript"/>
        </w:rPr>
        <w:t>rd</w:t>
      </w:r>
      <w:r w:rsidR="0024055E" w:rsidRPr="00AA75C8">
        <w:rPr>
          <w:rFonts w:cs="Times New Roman"/>
        </w:rPr>
        <w:t xml:space="preserve"> C</w:t>
      </w:r>
      <w:r w:rsidR="0024055E">
        <w:rPr>
          <w:rStyle w:val="FootnoteReference"/>
          <w:rFonts w:cs="Times New Roman"/>
        </w:rPr>
        <w:footnoteReference w:id="1525"/>
      </w:r>
    </w:p>
    <w:p w14:paraId="6773DA3C" w14:textId="77777777" w:rsidR="00BD0433" w:rsidRPr="008F792C" w:rsidRDefault="00BD0433" w:rsidP="006C5C95">
      <w:pPr>
        <w:numPr>
          <w:ilvl w:val="0"/>
          <w:numId w:val="55"/>
        </w:numPr>
        <w:bidi w:val="0"/>
        <w:rPr>
          <w:rFonts w:cs="Times New Roman"/>
          <w:lang w:val="it-IT"/>
        </w:rPr>
      </w:pPr>
      <w:r w:rsidRPr="008F792C">
        <w:rPr>
          <w:rFonts w:cs="Times New Roman"/>
          <w:b/>
          <w:bCs/>
          <w:lang w:val="it-IT"/>
        </w:rPr>
        <w:t xml:space="preserve">O: </w:t>
      </w:r>
      <w:r w:rsidRPr="008F792C">
        <w:rPr>
          <w:rFonts w:cs="Times New Roman"/>
          <w:lang w:val="it-IT"/>
        </w:rPr>
        <w:t>–</w:t>
      </w:r>
      <w:r w:rsidRPr="008F792C">
        <w:rPr>
          <w:rFonts w:cs="Times New Roman"/>
          <w:b/>
          <w:bCs/>
          <w:lang w:val="it-IT"/>
        </w:rPr>
        <w:t xml:space="preserve"> Ds:</w:t>
      </w:r>
      <w:r>
        <w:rPr>
          <w:rFonts w:cs="Times New Roman"/>
          <w:lang w:val="it-IT"/>
        </w:rPr>
        <w:t xml:space="preserve"> Abba (31</w:t>
      </w:r>
      <w:r w:rsidRPr="008F792C">
        <w:rPr>
          <w:rFonts w:cs="Times New Roman"/>
          <w:lang w:val="it-IT"/>
        </w:rPr>
        <w:t xml:space="preserve">)’s father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yBes </w:t>
      </w:r>
      <w:r w:rsidRPr="008F792C">
        <w:rPr>
          <w:rFonts w:cs="Times New Roman"/>
          <w:lang w:val="it-IT"/>
        </w:rPr>
        <w:t xml:space="preserve">1:3, 60b (Kosovsky, </w:t>
      </w:r>
      <w:r w:rsidRPr="008F792C">
        <w:rPr>
          <w:rFonts w:cs="Times New Roman"/>
          <w:i/>
          <w:iCs/>
          <w:lang w:val="it-IT"/>
        </w:rPr>
        <w:t>Yerushalmi</w:t>
      </w:r>
      <w:r w:rsidRPr="008F792C">
        <w:rPr>
          <w:rFonts w:cs="Times New Roman"/>
          <w:lang w:val="it-IT"/>
        </w:rPr>
        <w:t xml:space="preserve">, 14)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6C5C95">
        <w:rPr>
          <w:rFonts w:cs="Times New Roman"/>
          <w:lang w:val="it-IT"/>
        </w:rPr>
        <w:t>3</w:t>
      </w:r>
      <w:r w:rsidR="006C5C95" w:rsidRPr="002C325D">
        <w:rPr>
          <w:rFonts w:cs="Times New Roman"/>
          <w:vertAlign w:val="superscript"/>
          <w:lang w:val="it-IT"/>
        </w:rPr>
        <w:t>rd</w:t>
      </w:r>
      <w:r w:rsidR="006C5C95">
        <w:rPr>
          <w:rFonts w:cs="Times New Roman"/>
          <w:lang w:val="it-IT"/>
        </w:rPr>
        <w:t xml:space="preserve"> C</w:t>
      </w:r>
      <w:r w:rsidR="006C5C95" w:rsidRPr="002C325D">
        <w:rPr>
          <w:rStyle w:val="FootnoteReference"/>
          <w:rFonts w:cs="Times New Roman"/>
          <w:rtl/>
        </w:rPr>
        <w:footnoteReference w:id="1526"/>
      </w:r>
    </w:p>
    <w:p w14:paraId="62881E64" w14:textId="77777777" w:rsidR="00BD0433" w:rsidRPr="008F792C" w:rsidRDefault="00BD0433" w:rsidP="00941EF8">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יוסה</w:t>
      </w:r>
      <w:r w:rsidRPr="008F792C">
        <w:rPr>
          <w:rStyle w:val="FootnoteReference"/>
          <w:rFonts w:cs="Times New Roman"/>
        </w:rPr>
        <w:footnoteReference w:id="1527"/>
      </w:r>
      <w:r w:rsidRPr="008F792C">
        <w:rPr>
          <w:rFonts w:cs="Times New Roman"/>
          <w:b/>
          <w:bCs/>
          <w:lang w:val="it-IT"/>
        </w:rPr>
        <w:t xml:space="preserve"> Ds:</w:t>
      </w:r>
      <w:r w:rsidRPr="008F792C">
        <w:rPr>
          <w:rFonts w:cs="Times New Roman"/>
          <w:lang w:val="it-IT"/>
        </w:rPr>
        <w:t xml:space="preserve"> Joshua’s</w:t>
      </w:r>
      <w:r w:rsidR="00941EF8" w:rsidRPr="00807DB5">
        <w:rPr>
          <w:rStyle w:val="FootnoteReference"/>
          <w:rFonts w:cs="Times New Roman"/>
          <w:lang w:val="it-IT"/>
        </w:rPr>
        <w:footnoteReference w:id="1528"/>
      </w:r>
      <w:r w:rsidRPr="008F792C">
        <w:rPr>
          <w:rFonts w:cs="Times New Roman"/>
          <w:lang w:val="it-IT"/>
        </w:rPr>
        <w:t xml:space="preserve"> son</w:t>
      </w:r>
      <w:r w:rsidRPr="008F792C">
        <w:rPr>
          <w:rFonts w:cs="Times New Roman"/>
          <w:b/>
          <w:bCs/>
          <w:lang w:val="it-IT"/>
        </w:rPr>
        <w:t xml:space="preserve"> 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yTaan </w:t>
      </w:r>
      <w:r w:rsidRPr="008F792C">
        <w:rPr>
          <w:rFonts w:cs="Times New Roman"/>
          <w:lang w:val="it-IT"/>
        </w:rPr>
        <w:t xml:space="preserve">1:6, 64c (Kosovsky, </w:t>
      </w:r>
      <w:r w:rsidRPr="008F792C">
        <w:rPr>
          <w:rFonts w:cs="Times New Roman"/>
          <w:i/>
          <w:iCs/>
          <w:lang w:val="it-IT"/>
        </w:rPr>
        <w:t>Yerushalmi</w:t>
      </w:r>
      <w:r w:rsidRPr="008F792C">
        <w:rPr>
          <w:rFonts w:cs="Times New Roman"/>
          <w:lang w:val="it-IT"/>
        </w:rPr>
        <w:t xml:space="preserve">, 342)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941EF8">
        <w:rPr>
          <w:rFonts w:cs="Times New Roman"/>
          <w:lang w:val="it-IT"/>
        </w:rPr>
        <w:t>3</w:t>
      </w:r>
      <w:r w:rsidR="00941EF8" w:rsidRPr="00941EF8">
        <w:rPr>
          <w:rFonts w:cs="Times New Roman"/>
          <w:vertAlign w:val="superscript"/>
          <w:lang w:val="it-IT"/>
        </w:rPr>
        <w:t>rd</w:t>
      </w:r>
      <w:r w:rsidR="00941EF8">
        <w:rPr>
          <w:rFonts w:cs="Times New Roman"/>
          <w:lang w:val="it-IT"/>
        </w:rPr>
        <w:t xml:space="preserve"> C</w:t>
      </w:r>
      <w:r w:rsidR="00941EF8">
        <w:rPr>
          <w:rStyle w:val="FootnoteReference"/>
          <w:rFonts w:cs="Times New Roman"/>
          <w:lang w:val="it-IT"/>
        </w:rPr>
        <w:footnoteReference w:id="1529"/>
      </w:r>
    </w:p>
    <w:p w14:paraId="1B02C011" w14:textId="77777777" w:rsidR="00BD0433" w:rsidRPr="008F792C" w:rsidRDefault="00BD0433" w:rsidP="000E0593">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יוסה</w:t>
      </w:r>
      <w:r w:rsidRPr="008F792C">
        <w:rPr>
          <w:rStyle w:val="FootnoteReference"/>
          <w:rFonts w:cs="Times New Roman"/>
        </w:rPr>
        <w:footnoteReference w:id="1530"/>
      </w:r>
      <w:r w:rsidRPr="008F792C">
        <w:rPr>
          <w:rFonts w:cs="Times New Roman"/>
          <w:b/>
          <w:bCs/>
          <w:lang w:val="it-IT"/>
        </w:rPr>
        <w:t xml:space="preserve"> Ds:</w:t>
      </w:r>
      <w:r>
        <w:rPr>
          <w:rFonts w:cs="Times New Roman"/>
          <w:lang w:val="it-IT"/>
        </w:rPr>
        <w:t xml:space="preserve"> Abbayye (5</w:t>
      </w:r>
      <w:r w:rsidRPr="008F792C">
        <w:rPr>
          <w:rFonts w:cs="Times New Roman"/>
          <w:lang w:val="it-IT"/>
        </w:rPr>
        <w:t>)’s son</w:t>
      </w:r>
      <w:r w:rsidRPr="008F792C">
        <w:rPr>
          <w:rFonts w:cs="Times New Roman"/>
          <w:b/>
          <w:bCs/>
          <w:lang w:val="it-IT"/>
        </w:rPr>
        <w:t xml:space="preserve"> 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yTaan </w:t>
      </w:r>
      <w:r w:rsidRPr="008F792C">
        <w:rPr>
          <w:rFonts w:cs="Times New Roman"/>
          <w:lang w:val="it-IT"/>
        </w:rPr>
        <w:t xml:space="preserve">4:5, 68c (Kosovsky, </w:t>
      </w:r>
      <w:r w:rsidRPr="008F792C">
        <w:rPr>
          <w:rFonts w:cs="Times New Roman"/>
          <w:i/>
          <w:iCs/>
          <w:lang w:val="it-IT"/>
        </w:rPr>
        <w:t>Yerushalmi</w:t>
      </w:r>
      <w:r w:rsidRPr="008F792C">
        <w:rPr>
          <w:rFonts w:cs="Times New Roman"/>
          <w:lang w:val="it-IT"/>
        </w:rPr>
        <w:t xml:space="preserve">, 52)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0E0593">
        <w:rPr>
          <w:rFonts w:cs="Times New Roman"/>
          <w:lang w:val="en-GB"/>
        </w:rPr>
        <w:t>3</w:t>
      </w:r>
      <w:r w:rsidR="000E0593" w:rsidRPr="003D6AE4">
        <w:rPr>
          <w:rFonts w:cs="Times New Roman"/>
          <w:vertAlign w:val="superscript"/>
          <w:lang w:val="en-GB"/>
        </w:rPr>
        <w:t>rd</w:t>
      </w:r>
      <w:r w:rsidR="000E0593">
        <w:rPr>
          <w:rFonts w:cs="Times New Roman"/>
          <w:lang w:val="en-GB"/>
        </w:rPr>
        <w:t xml:space="preserve"> C</w:t>
      </w:r>
      <w:r w:rsidR="000E0593">
        <w:rPr>
          <w:rStyle w:val="FootnoteReference"/>
          <w:rFonts w:cs="Times New Roman"/>
          <w:lang w:val="en-GB"/>
        </w:rPr>
        <w:footnoteReference w:id="1531"/>
      </w:r>
    </w:p>
    <w:p w14:paraId="538F0891" w14:textId="77777777" w:rsidR="00BD0433" w:rsidRPr="008F792C" w:rsidRDefault="00BD0433" w:rsidP="00434E6A">
      <w:pPr>
        <w:numPr>
          <w:ilvl w:val="0"/>
          <w:numId w:val="55"/>
        </w:numPr>
        <w:bidi w:val="0"/>
        <w:rPr>
          <w:rFonts w:cs="Times New Roman"/>
        </w:rPr>
      </w:pPr>
      <w:r w:rsidRPr="008F792C">
        <w:rPr>
          <w:rFonts w:cs="Times New Roman"/>
          <w:b/>
          <w:bCs/>
        </w:rPr>
        <w:t xml:space="preserve">O: </w:t>
      </w:r>
      <w:r w:rsidR="00A4735F" w:rsidRPr="008F792C">
        <w:rPr>
          <w:rFonts w:cs="Times New Roman"/>
          <w:rtl/>
        </w:rPr>
        <w:t>יוס</w:t>
      </w:r>
      <w:r w:rsidR="00A4735F">
        <w:rPr>
          <w:rFonts w:cs="Times New Roman" w:hint="cs"/>
          <w:rtl/>
        </w:rPr>
        <w:t>ה</w:t>
      </w:r>
      <w:r w:rsidRPr="008F792C">
        <w:rPr>
          <w:rStyle w:val="FootnoteReference"/>
          <w:rFonts w:cs="Times New Roman"/>
        </w:rPr>
        <w:footnoteReference w:id="1532"/>
      </w:r>
      <w:r w:rsidRPr="008F792C">
        <w:rPr>
          <w:rFonts w:cs="Times New Roman"/>
          <w:b/>
          <w:bCs/>
        </w:rPr>
        <w:t xml:space="preserve"> Ds:</w:t>
      </w:r>
      <w:r w:rsidRPr="008F792C">
        <w:rPr>
          <w:rFonts w:cs="Times New Roman"/>
        </w:rPr>
        <w:t xml:space="preserve"> Eleazar (</w:t>
      </w:r>
      <w:r>
        <w:rPr>
          <w:rFonts w:cs="Times New Roman"/>
        </w:rPr>
        <w:t>1</w:t>
      </w:r>
      <w:r w:rsidR="007A0AFA">
        <w:rPr>
          <w:rFonts w:cs="Times New Roman"/>
        </w:rPr>
        <w:t>8</w:t>
      </w:r>
      <w:r w:rsidRPr="008F792C">
        <w:rPr>
          <w:rFonts w:cs="Times New Roman"/>
        </w:rPr>
        <w:t xml:space="preserve">)’s </w:t>
      </w:r>
      <w:r w:rsidR="00434E6A">
        <w:rPr>
          <w:rFonts w:cs="Times New Roman"/>
        </w:rPr>
        <w:t>son</w:t>
      </w:r>
      <w:r w:rsidR="00434E6A" w:rsidRPr="008F792C">
        <w:rPr>
          <w:rFonts w:cs="Times New Roman"/>
        </w:rPr>
        <w:t xml:space="preserve"> </w:t>
      </w:r>
      <w:r w:rsidRPr="008F792C">
        <w:rPr>
          <w:rFonts w:cs="Times New Roman"/>
          <w:b/>
          <w:bCs/>
        </w:rPr>
        <w:t>F:</w:t>
      </w:r>
      <w:r w:rsidRPr="008F792C">
        <w:rPr>
          <w:rFonts w:cs="Times New Roman"/>
        </w:rPr>
        <w:t xml:space="preserve"> </w:t>
      </w:r>
      <w:r w:rsidRPr="008F792C">
        <w:rPr>
          <w:rFonts w:cs="Times New Roman"/>
          <w:lang w:val="en-GB"/>
        </w:rPr>
        <w:t>–</w:t>
      </w:r>
      <w:r w:rsidRPr="008F792C">
        <w:rPr>
          <w:rFonts w:cs="Times New Roman"/>
        </w:rPr>
        <w:t xml:space="preserve"> </w:t>
      </w:r>
      <w:r w:rsidRPr="008F792C">
        <w:rPr>
          <w:rFonts w:cs="Times New Roman"/>
          <w:b/>
          <w:bCs/>
        </w:rPr>
        <w:t xml:space="preserve">S: </w:t>
      </w:r>
      <w:r w:rsidRPr="008F792C">
        <w:rPr>
          <w:rFonts w:cs="Times New Roman"/>
          <w:i/>
          <w:iCs/>
        </w:rPr>
        <w:t xml:space="preserve">yMeg </w:t>
      </w:r>
      <w:r w:rsidRPr="008F792C">
        <w:rPr>
          <w:rFonts w:cs="Times New Roman"/>
        </w:rPr>
        <w:t xml:space="preserve">1:12, 72c (Kosovsky, </w:t>
      </w:r>
      <w:r w:rsidRPr="008F792C">
        <w:rPr>
          <w:rFonts w:cs="Times New Roman"/>
          <w:i/>
          <w:iCs/>
        </w:rPr>
        <w:t>Yerushalmi</w:t>
      </w:r>
      <w:r w:rsidRPr="008F792C">
        <w:rPr>
          <w:rFonts w:cs="Times New Roman"/>
        </w:rPr>
        <w:t xml:space="preserve">, 91)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007D5A03">
        <w:t>3</w:t>
      </w:r>
      <w:r w:rsidR="007D5A03" w:rsidRPr="001E5A2E">
        <w:rPr>
          <w:vertAlign w:val="superscript"/>
        </w:rPr>
        <w:t>rd</w:t>
      </w:r>
      <w:r w:rsidR="007D5A03">
        <w:t xml:space="preserve"> C</w:t>
      </w:r>
      <w:r w:rsidR="007D5A03">
        <w:rPr>
          <w:rStyle w:val="FootnoteReference"/>
        </w:rPr>
        <w:footnoteReference w:id="1533"/>
      </w:r>
    </w:p>
    <w:p w14:paraId="31488BF4" w14:textId="77777777" w:rsidR="00BD0433" w:rsidRPr="008F792C" w:rsidRDefault="00BD0433" w:rsidP="00941EF8">
      <w:pPr>
        <w:numPr>
          <w:ilvl w:val="0"/>
          <w:numId w:val="55"/>
        </w:numPr>
        <w:bidi w:val="0"/>
        <w:rPr>
          <w:rFonts w:cs="Times New Roman"/>
        </w:rPr>
      </w:pPr>
      <w:r w:rsidRPr="008F792C">
        <w:rPr>
          <w:rFonts w:cs="Times New Roman"/>
          <w:b/>
          <w:bCs/>
        </w:rPr>
        <w:t xml:space="preserve">O: </w:t>
      </w:r>
      <w:r w:rsidRPr="008F792C">
        <w:rPr>
          <w:rFonts w:cs="Times New Roman"/>
          <w:rtl/>
        </w:rPr>
        <w:t>יוסינה</w:t>
      </w:r>
      <w:r w:rsidRPr="008F792C">
        <w:rPr>
          <w:rStyle w:val="FootnoteReference"/>
          <w:rFonts w:cs="Times New Roman"/>
        </w:rPr>
        <w:footnoteReference w:id="1534"/>
      </w:r>
      <w:r w:rsidRPr="008F792C">
        <w:rPr>
          <w:rFonts w:cs="Times New Roman"/>
          <w:b/>
          <w:bCs/>
        </w:rPr>
        <w:t xml:space="preserve"> Ds:</w:t>
      </w:r>
      <w:r w:rsidRPr="008F792C">
        <w:rPr>
          <w:rFonts w:cs="Times New Roman"/>
        </w:rPr>
        <w:t xml:space="preserve"> Simon (</w:t>
      </w:r>
      <w:r>
        <w:rPr>
          <w:rFonts w:cs="Times New Roman"/>
        </w:rPr>
        <w:t>2</w:t>
      </w:r>
      <w:r w:rsidR="004B7DBB">
        <w:rPr>
          <w:rFonts w:cs="Times New Roman"/>
        </w:rPr>
        <w:t>5</w:t>
      </w:r>
      <w:r w:rsidRPr="008F792C">
        <w:rPr>
          <w:rFonts w:cs="Times New Roman"/>
        </w:rPr>
        <w:t xml:space="preserve">)’s father </w:t>
      </w:r>
      <w:r w:rsidRPr="008F792C">
        <w:rPr>
          <w:rFonts w:cs="Times New Roman"/>
          <w:b/>
          <w:bCs/>
        </w:rPr>
        <w:t>F:</w:t>
      </w:r>
      <w:r w:rsidRPr="008F792C">
        <w:rPr>
          <w:rFonts w:cs="Times New Roman"/>
        </w:rPr>
        <w:t xml:space="preserve"> </w:t>
      </w:r>
      <w:r w:rsidRPr="008F792C">
        <w:rPr>
          <w:rFonts w:cs="Times New Roman"/>
          <w:lang w:val="en-GB"/>
        </w:rPr>
        <w:t>–</w:t>
      </w:r>
      <w:r w:rsidRPr="008F792C">
        <w:rPr>
          <w:rFonts w:cs="Times New Roman"/>
        </w:rPr>
        <w:t xml:space="preserve"> </w:t>
      </w:r>
      <w:r w:rsidRPr="008F792C">
        <w:rPr>
          <w:rFonts w:cs="Times New Roman"/>
          <w:b/>
          <w:bCs/>
        </w:rPr>
        <w:t xml:space="preserve">S: </w:t>
      </w:r>
      <w:r w:rsidRPr="008F792C">
        <w:rPr>
          <w:rFonts w:cs="Times New Roman"/>
          <w:i/>
          <w:iCs/>
        </w:rPr>
        <w:t xml:space="preserve">yMeg </w:t>
      </w:r>
      <w:r w:rsidRPr="008F792C">
        <w:rPr>
          <w:rFonts w:cs="Times New Roman"/>
        </w:rPr>
        <w:t xml:space="preserve">4:5, 75b (Kosovsky, </w:t>
      </w:r>
      <w:r w:rsidRPr="008F792C">
        <w:rPr>
          <w:rFonts w:cs="Times New Roman"/>
          <w:i/>
          <w:iCs/>
        </w:rPr>
        <w:t>Yerushalmi</w:t>
      </w:r>
      <w:r w:rsidRPr="008F792C">
        <w:rPr>
          <w:rFonts w:cs="Times New Roman"/>
        </w:rPr>
        <w:t xml:space="preserve">, 396)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00941EF8">
        <w:t>3</w:t>
      </w:r>
      <w:r w:rsidR="00941EF8" w:rsidRPr="00D20B3C">
        <w:rPr>
          <w:vertAlign w:val="superscript"/>
        </w:rPr>
        <w:t>rd</w:t>
      </w:r>
      <w:r w:rsidR="00941EF8">
        <w:t xml:space="preserve"> C</w:t>
      </w:r>
      <w:r w:rsidR="00941EF8">
        <w:rPr>
          <w:rStyle w:val="FootnoteReference"/>
        </w:rPr>
        <w:footnoteReference w:id="1535"/>
      </w:r>
    </w:p>
    <w:p w14:paraId="472DCAFC" w14:textId="77777777" w:rsidR="00BD0433" w:rsidRPr="008F792C" w:rsidRDefault="00BD0433" w:rsidP="0014751F">
      <w:pPr>
        <w:numPr>
          <w:ilvl w:val="0"/>
          <w:numId w:val="55"/>
        </w:numPr>
        <w:bidi w:val="0"/>
        <w:rPr>
          <w:rFonts w:cs="Times New Roman"/>
        </w:rPr>
      </w:pPr>
      <w:r w:rsidRPr="008F792C">
        <w:rPr>
          <w:rFonts w:cs="Times New Roman"/>
          <w:b/>
          <w:bCs/>
        </w:rPr>
        <w:t xml:space="preserve">O: </w:t>
      </w:r>
      <w:r w:rsidRPr="008F792C">
        <w:rPr>
          <w:rFonts w:cs="Times New Roman"/>
          <w:rtl/>
        </w:rPr>
        <w:t>יוסי</w:t>
      </w:r>
      <w:r w:rsidRPr="008F792C">
        <w:rPr>
          <w:rStyle w:val="FootnoteReference"/>
          <w:rFonts w:cs="Times New Roman"/>
        </w:rPr>
        <w:footnoteReference w:id="1536"/>
      </w:r>
      <w:r w:rsidRPr="008F792C">
        <w:rPr>
          <w:rFonts w:cs="Times New Roman"/>
          <w:b/>
          <w:bCs/>
        </w:rPr>
        <w:t xml:space="preserve"> Ds:</w:t>
      </w:r>
      <w:r w:rsidRPr="008F792C">
        <w:rPr>
          <w:rFonts w:cs="Times New Roman"/>
        </w:rPr>
        <w:t xml:space="preserve"> Samuel (</w:t>
      </w:r>
      <w:r>
        <w:rPr>
          <w:rFonts w:cs="Times New Roman"/>
        </w:rPr>
        <w:t>2</w:t>
      </w:r>
      <w:r w:rsidR="00992E06">
        <w:rPr>
          <w:rFonts w:cs="Times New Roman"/>
        </w:rPr>
        <w:t>1</w:t>
      </w:r>
      <w:r w:rsidRPr="008F792C">
        <w:rPr>
          <w:rFonts w:cs="Times New Roman"/>
        </w:rPr>
        <w:t xml:space="preserve">)’s father </w:t>
      </w:r>
      <w:r w:rsidRPr="008F792C">
        <w:rPr>
          <w:rFonts w:cs="Times New Roman"/>
          <w:b/>
          <w:bCs/>
        </w:rPr>
        <w:t>F:</w:t>
      </w:r>
      <w:r w:rsidRPr="008F792C">
        <w:rPr>
          <w:rFonts w:cs="Times New Roman"/>
        </w:rPr>
        <w:t xml:space="preserve"> </w:t>
      </w:r>
      <w:r w:rsidRPr="008F792C">
        <w:rPr>
          <w:rFonts w:cs="Times New Roman"/>
          <w:lang w:val="en-GB"/>
        </w:rPr>
        <w:t>–</w:t>
      </w:r>
      <w:r w:rsidRPr="008F792C">
        <w:rPr>
          <w:rFonts w:cs="Times New Roman"/>
        </w:rPr>
        <w:t xml:space="preserve"> </w:t>
      </w:r>
      <w:r w:rsidRPr="008F792C">
        <w:rPr>
          <w:rFonts w:cs="Times New Roman"/>
          <w:b/>
          <w:bCs/>
        </w:rPr>
        <w:t xml:space="preserve">S: </w:t>
      </w:r>
      <w:r w:rsidRPr="008F792C">
        <w:rPr>
          <w:rFonts w:cs="Times New Roman"/>
          <w:i/>
          <w:iCs/>
        </w:rPr>
        <w:t xml:space="preserve">yKet </w:t>
      </w:r>
      <w:r w:rsidRPr="008F792C">
        <w:rPr>
          <w:rFonts w:cs="Times New Roman"/>
        </w:rPr>
        <w:t xml:space="preserve">1:10, 25d (Kosovsky, </w:t>
      </w:r>
      <w:r w:rsidRPr="008F792C">
        <w:rPr>
          <w:rFonts w:cs="Times New Roman"/>
          <w:i/>
          <w:iCs/>
        </w:rPr>
        <w:t>Yerushalmi</w:t>
      </w:r>
      <w:r w:rsidRPr="008F792C">
        <w:rPr>
          <w:rFonts w:cs="Times New Roman"/>
        </w:rPr>
        <w:t xml:space="preserve">, 434)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0014751F">
        <w:rPr>
          <w:rFonts w:cs="Times New Roman"/>
        </w:rPr>
        <w:t>Pre-400</w:t>
      </w:r>
      <w:r w:rsidR="0014751F">
        <w:rPr>
          <w:rStyle w:val="FootnoteReference"/>
          <w:rFonts w:cs="Times New Roman"/>
        </w:rPr>
        <w:footnoteReference w:id="1537"/>
      </w:r>
    </w:p>
    <w:p w14:paraId="42D0F9FE" w14:textId="77777777" w:rsidR="00BD0433" w:rsidRPr="008F792C" w:rsidRDefault="00BD0433" w:rsidP="00473685">
      <w:pPr>
        <w:numPr>
          <w:ilvl w:val="0"/>
          <w:numId w:val="55"/>
        </w:numPr>
        <w:bidi w:val="0"/>
        <w:rPr>
          <w:rFonts w:cs="Times New Roman"/>
        </w:rPr>
      </w:pPr>
      <w:r w:rsidRPr="008F792C">
        <w:rPr>
          <w:rFonts w:cs="Times New Roman"/>
          <w:b/>
          <w:bCs/>
        </w:rPr>
        <w:t xml:space="preserve">O: </w:t>
      </w:r>
      <w:r w:rsidRPr="008F792C">
        <w:rPr>
          <w:rFonts w:cs="Times New Roman"/>
          <w:rtl/>
        </w:rPr>
        <w:t>אסי</w:t>
      </w:r>
      <w:r w:rsidRPr="008F792C">
        <w:rPr>
          <w:rStyle w:val="FootnoteReference"/>
          <w:rFonts w:cs="Times New Roman"/>
        </w:rPr>
        <w:footnoteReference w:id="1538"/>
      </w:r>
      <w:r w:rsidRPr="008F792C">
        <w:rPr>
          <w:rFonts w:cs="Times New Roman"/>
        </w:rPr>
        <w:t xml:space="preserve"> </w:t>
      </w:r>
      <w:r w:rsidRPr="008F792C">
        <w:rPr>
          <w:rFonts w:cs="Times New Roman"/>
          <w:b/>
          <w:bCs/>
        </w:rPr>
        <w:t>Ds:</w:t>
      </w:r>
      <w:r w:rsidRPr="008F792C">
        <w:rPr>
          <w:rFonts w:cs="Times New Roman"/>
        </w:rPr>
        <w:t xml:space="preserve"> Scribe</w:t>
      </w:r>
      <w:r w:rsidR="001D4591">
        <w:rPr>
          <w:rFonts w:cs="Times New Roman"/>
        </w:rPr>
        <w:t>?</w:t>
      </w:r>
      <w:r w:rsidRPr="008F792C">
        <w:rPr>
          <w:rStyle w:val="FootnoteReference"/>
          <w:rFonts w:cs="Times New Roman"/>
        </w:rPr>
        <w:footnoteReference w:id="1539"/>
      </w:r>
      <w:r w:rsidRPr="008F792C">
        <w:rPr>
          <w:rFonts w:cs="Times New Roman"/>
        </w:rPr>
        <w:t xml:space="preserve"> </w:t>
      </w:r>
      <w:r w:rsidRPr="008F792C">
        <w:rPr>
          <w:rFonts w:cs="Times New Roman"/>
          <w:b/>
          <w:bCs/>
        </w:rPr>
        <w:t>F:</w:t>
      </w:r>
      <w:r w:rsidRPr="008F792C">
        <w:rPr>
          <w:rFonts w:cs="Times New Roman"/>
        </w:rPr>
        <w:t xml:space="preserve"> </w:t>
      </w:r>
      <w:r w:rsidRPr="008F792C">
        <w:rPr>
          <w:rFonts w:cs="Times New Roman"/>
          <w:lang w:val="en-GB"/>
        </w:rPr>
        <w:t>–</w:t>
      </w:r>
      <w:r w:rsidRPr="008F792C">
        <w:rPr>
          <w:rFonts w:cs="Times New Roman"/>
        </w:rPr>
        <w:t xml:space="preserve"> </w:t>
      </w:r>
      <w:r w:rsidRPr="008F792C">
        <w:rPr>
          <w:rFonts w:cs="Times New Roman"/>
          <w:b/>
          <w:bCs/>
        </w:rPr>
        <w:t xml:space="preserve">S: </w:t>
      </w:r>
      <w:r w:rsidRPr="008F792C">
        <w:rPr>
          <w:rFonts w:cs="Times New Roman"/>
          <w:i/>
          <w:iCs/>
        </w:rPr>
        <w:t xml:space="preserve">yKet </w:t>
      </w:r>
      <w:r w:rsidRPr="008F792C">
        <w:rPr>
          <w:rFonts w:cs="Times New Roman"/>
        </w:rPr>
        <w:t xml:space="preserve">2:3, 26b (Kosovsky, </w:t>
      </w:r>
      <w:r w:rsidRPr="008F792C">
        <w:rPr>
          <w:rFonts w:cs="Times New Roman"/>
          <w:i/>
          <w:iCs/>
        </w:rPr>
        <w:t>Yerushalmi</w:t>
      </w:r>
      <w:r w:rsidRPr="008F792C">
        <w:rPr>
          <w:rFonts w:cs="Times New Roman"/>
        </w:rPr>
        <w:t xml:space="preserve">, 396)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00473685">
        <w:rPr>
          <w:rFonts w:cs="Times New Roman"/>
        </w:rPr>
        <w:t>Pre-400</w:t>
      </w:r>
      <w:r w:rsidR="00473685">
        <w:rPr>
          <w:rStyle w:val="FootnoteReference"/>
          <w:rFonts w:cs="Times New Roman"/>
        </w:rPr>
        <w:footnoteReference w:id="1540"/>
      </w:r>
    </w:p>
    <w:p w14:paraId="661353F2" w14:textId="77777777" w:rsidR="00BD0433" w:rsidRPr="008F792C" w:rsidRDefault="00BD0433" w:rsidP="00815F05">
      <w:pPr>
        <w:numPr>
          <w:ilvl w:val="0"/>
          <w:numId w:val="55"/>
        </w:numPr>
        <w:bidi w:val="0"/>
        <w:rPr>
          <w:rFonts w:cs="Times New Roman"/>
          <w:lang w:val="it-IT"/>
        </w:rPr>
      </w:pPr>
      <w:r w:rsidRPr="008F792C">
        <w:rPr>
          <w:rFonts w:cs="Times New Roman"/>
          <w:b/>
          <w:bCs/>
        </w:rPr>
        <w:t xml:space="preserve">O: </w:t>
      </w:r>
      <w:r w:rsidRPr="008F792C">
        <w:rPr>
          <w:rFonts w:cs="Times New Roman"/>
          <w:rtl/>
        </w:rPr>
        <w:t>יוסי</w:t>
      </w:r>
      <w:r w:rsidRPr="008F792C">
        <w:rPr>
          <w:rStyle w:val="FootnoteReference"/>
          <w:rFonts w:cs="Times New Roman"/>
        </w:rPr>
        <w:footnoteReference w:id="1541"/>
      </w:r>
      <w:r w:rsidRPr="008F792C">
        <w:rPr>
          <w:rFonts w:cs="Times New Roman"/>
          <w:b/>
          <w:bCs/>
        </w:rPr>
        <w:t xml:space="preserve"> Ds:</w:t>
      </w:r>
      <w:r w:rsidRPr="008F792C">
        <w:rPr>
          <w:rFonts w:cs="Times New Roman"/>
        </w:rPr>
        <w:t xml:space="preserve"> Ze</w:t>
      </w:r>
      <w:r>
        <w:rPr>
          <w:rFonts w:cs="Times New Roman"/>
        </w:rPr>
        <w:t>‘</w:t>
      </w:r>
      <w:r w:rsidRPr="008F792C">
        <w:rPr>
          <w:rFonts w:cs="Times New Roman"/>
        </w:rPr>
        <w:t>i</w:t>
      </w:r>
      <w:r>
        <w:rPr>
          <w:rFonts w:cs="Times New Roman"/>
        </w:rPr>
        <w:t>ra (8</w:t>
      </w:r>
      <w:r w:rsidRPr="008F792C">
        <w:rPr>
          <w:rFonts w:cs="Times New Roman"/>
        </w:rPr>
        <w:t>)’s son</w:t>
      </w:r>
      <w:r w:rsidRPr="008F792C">
        <w:rPr>
          <w:rFonts w:cs="Times New Roman"/>
          <w:b/>
          <w:bCs/>
        </w:rPr>
        <w:t xml:space="preserve"> F:</w:t>
      </w:r>
      <w:r w:rsidRPr="008F792C">
        <w:rPr>
          <w:rFonts w:cs="Times New Roman"/>
        </w:rPr>
        <w:t xml:space="preserve"> </w:t>
      </w:r>
      <w:r w:rsidRPr="008F792C">
        <w:rPr>
          <w:rFonts w:cs="Times New Roman"/>
          <w:lang w:val="en-GB"/>
        </w:rPr>
        <w:t>–</w:t>
      </w:r>
      <w:r w:rsidRPr="008F792C">
        <w:rPr>
          <w:rFonts w:cs="Times New Roman"/>
        </w:rPr>
        <w:t xml:space="preserve"> </w:t>
      </w:r>
      <w:r w:rsidRPr="008F792C">
        <w:rPr>
          <w:rFonts w:cs="Times New Roman"/>
          <w:b/>
          <w:bCs/>
        </w:rPr>
        <w:t xml:space="preserve">S: </w:t>
      </w:r>
      <w:r w:rsidRPr="008F792C">
        <w:rPr>
          <w:rFonts w:cs="Times New Roman"/>
          <w:i/>
          <w:iCs/>
        </w:rPr>
        <w:t xml:space="preserve">yKet </w:t>
      </w:r>
      <w:r w:rsidRPr="008F792C">
        <w:rPr>
          <w:rFonts w:cs="Times New Roman"/>
        </w:rPr>
        <w:t xml:space="preserve">4:3, 28b (Kosovsky, </w:t>
      </w:r>
      <w:r w:rsidRPr="008F792C">
        <w:rPr>
          <w:rFonts w:cs="Times New Roman"/>
          <w:i/>
          <w:iCs/>
        </w:rPr>
        <w:t>Yerushalmi</w:t>
      </w:r>
      <w:r w:rsidRPr="008F792C">
        <w:rPr>
          <w:rFonts w:cs="Times New Roman"/>
        </w:rPr>
        <w:t xml:space="preserve">, 232)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00473685">
        <w:rPr>
          <w:rFonts w:cs="Times New Roman"/>
        </w:rPr>
        <w:t>3</w:t>
      </w:r>
      <w:r w:rsidR="00473685" w:rsidRPr="00473685">
        <w:rPr>
          <w:rFonts w:cs="Times New Roman"/>
          <w:vertAlign w:val="superscript"/>
        </w:rPr>
        <w:t>rd</w:t>
      </w:r>
      <w:r w:rsidR="00473685">
        <w:rPr>
          <w:rFonts w:cs="Times New Roman"/>
        </w:rPr>
        <w:t xml:space="preserve"> C</w:t>
      </w:r>
      <w:r w:rsidR="00473685">
        <w:rPr>
          <w:rStyle w:val="FootnoteReference"/>
          <w:rFonts w:cs="Times New Roman"/>
        </w:rPr>
        <w:footnoteReference w:id="1542"/>
      </w:r>
    </w:p>
    <w:p w14:paraId="0E88607B" w14:textId="77777777" w:rsidR="00BD0433" w:rsidRPr="008F792C" w:rsidRDefault="00BD0433" w:rsidP="0047368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543"/>
      </w:r>
      <w:r w:rsidRPr="008F792C">
        <w:rPr>
          <w:rFonts w:cs="Times New Roman"/>
          <w:b/>
          <w:bCs/>
          <w:lang w:val="it-IT"/>
        </w:rPr>
        <w:t xml:space="preserve"> Ds:</w:t>
      </w:r>
      <w:r w:rsidRPr="008F792C">
        <w:rPr>
          <w:rFonts w:cs="Times New Roman"/>
          <w:lang w:val="it-IT"/>
        </w:rPr>
        <w:t xml:space="preserve"> Hagai</w:t>
      </w:r>
      <w:r>
        <w:rPr>
          <w:rFonts w:cs="Times New Roman"/>
          <w:lang w:val="it-IT"/>
        </w:rPr>
        <w:t xml:space="preserve"> (2</w:t>
      </w:r>
      <w:r w:rsidRPr="008F792C">
        <w:rPr>
          <w:rFonts w:cs="Times New Roman"/>
          <w:lang w:val="it-IT"/>
        </w:rPr>
        <w:t>)’s son</w:t>
      </w:r>
      <w:r w:rsidRPr="008F792C">
        <w:rPr>
          <w:rFonts w:cs="Times New Roman"/>
          <w:b/>
          <w:bCs/>
          <w:lang w:val="it-IT"/>
        </w:rPr>
        <w:t xml:space="preserve"> 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yGit </w:t>
      </w:r>
      <w:r w:rsidRPr="008F792C">
        <w:rPr>
          <w:rFonts w:cs="Times New Roman"/>
          <w:lang w:val="it-IT"/>
        </w:rPr>
        <w:t xml:space="preserve">5:3, 46d (Kosovsky, </w:t>
      </w:r>
      <w:r w:rsidRPr="008F792C">
        <w:rPr>
          <w:rFonts w:cs="Times New Roman"/>
          <w:i/>
          <w:iCs/>
          <w:lang w:val="it-IT"/>
        </w:rPr>
        <w:t>Yerushalmi</w:t>
      </w:r>
      <w:r w:rsidRPr="008F792C">
        <w:rPr>
          <w:rFonts w:cs="Times New Roman"/>
          <w:lang w:val="it-IT"/>
        </w:rPr>
        <w:t xml:space="preserve">, </w:t>
      </w:r>
      <w:r w:rsidRPr="00A73FC6">
        <w:rPr>
          <w:rFonts w:cs="Times New Roman"/>
          <w:lang w:val="it-IT"/>
        </w:rPr>
        <w:t>–</w:t>
      </w:r>
      <w:r w:rsidRPr="008F792C">
        <w:rPr>
          <w:rFonts w:cs="Times New Roman"/>
          <w:lang w:val="it-IT"/>
        </w:rPr>
        <w:t xml:space="preserve">)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473685">
        <w:rPr>
          <w:lang w:val="it-IT"/>
        </w:rPr>
        <w:t>4</w:t>
      </w:r>
      <w:r w:rsidR="00473685" w:rsidRPr="00623D58">
        <w:rPr>
          <w:vertAlign w:val="superscript"/>
          <w:lang w:val="it-IT"/>
        </w:rPr>
        <w:t>th</w:t>
      </w:r>
      <w:r w:rsidR="00473685">
        <w:rPr>
          <w:lang w:val="it-IT"/>
        </w:rPr>
        <w:t xml:space="preserve"> C</w:t>
      </w:r>
      <w:r w:rsidR="00473685">
        <w:rPr>
          <w:rStyle w:val="FootnoteReference"/>
          <w:lang w:val="it-IT"/>
        </w:rPr>
        <w:footnoteReference w:id="1544"/>
      </w:r>
    </w:p>
    <w:p w14:paraId="20EA01F0" w14:textId="77777777" w:rsidR="00BD0433" w:rsidRPr="008F792C" w:rsidRDefault="00BD0433" w:rsidP="003E522B">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יסא</w:t>
      </w:r>
      <w:r w:rsidRPr="008F792C">
        <w:rPr>
          <w:rStyle w:val="FootnoteReference"/>
          <w:rFonts w:cs="Times New Roman"/>
        </w:rPr>
        <w:footnoteReference w:id="1545"/>
      </w:r>
      <w:r w:rsidRPr="008F792C">
        <w:rPr>
          <w:rFonts w:cs="Times New Roman"/>
          <w:b/>
          <w:bCs/>
          <w:lang w:val="it-IT"/>
        </w:rPr>
        <w:t xml:space="preserve"> Ds:</w:t>
      </w:r>
      <w:r w:rsidRPr="008F792C">
        <w:rPr>
          <w:rFonts w:cs="Times New Roman"/>
          <w:lang w:val="it-IT"/>
        </w:rPr>
        <w:t xml:space="preserve"> Shabtai (</w:t>
      </w:r>
      <w:r>
        <w:rPr>
          <w:rFonts w:cs="Times New Roman"/>
          <w:lang w:val="it-IT"/>
        </w:rPr>
        <w:t>4</w:t>
      </w:r>
      <w:r w:rsidRPr="008F792C">
        <w:rPr>
          <w:rFonts w:cs="Times New Roman"/>
          <w:lang w:val="it-IT"/>
        </w:rPr>
        <w:t xml:space="preserve">)’s son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yGit </w:t>
      </w:r>
      <w:r w:rsidRPr="008F792C">
        <w:rPr>
          <w:rFonts w:cs="Times New Roman"/>
          <w:lang w:val="it-IT"/>
        </w:rPr>
        <w:t xml:space="preserve">9:7, 50c (Kosovsky, </w:t>
      </w:r>
      <w:r w:rsidRPr="008F792C">
        <w:rPr>
          <w:rFonts w:cs="Times New Roman"/>
          <w:i/>
          <w:iCs/>
          <w:lang w:val="it-IT"/>
        </w:rPr>
        <w:t>Yerushalmi</w:t>
      </w:r>
      <w:r w:rsidRPr="008F792C">
        <w:rPr>
          <w:rFonts w:cs="Times New Roman"/>
          <w:lang w:val="it-IT"/>
        </w:rPr>
        <w:t xml:space="preserve">, 432)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473685">
        <w:rPr>
          <w:rFonts w:cs="Times New Roman"/>
        </w:rPr>
        <w:t>Pre-400</w:t>
      </w:r>
      <w:r w:rsidR="00473685">
        <w:rPr>
          <w:rStyle w:val="FootnoteReference"/>
          <w:rFonts w:cs="Times New Roman"/>
        </w:rPr>
        <w:footnoteReference w:id="1546"/>
      </w:r>
    </w:p>
    <w:p w14:paraId="4C5910F4" w14:textId="77777777" w:rsidR="00BD0433" w:rsidRPr="008F792C" w:rsidRDefault="00BD0433" w:rsidP="0047368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547"/>
      </w:r>
      <w:r w:rsidRPr="008F792C">
        <w:rPr>
          <w:rFonts w:cs="Times New Roman"/>
          <w:b/>
          <w:bCs/>
          <w:lang w:val="it-IT"/>
        </w:rPr>
        <w:t xml:space="preserve"> Ds:</w:t>
      </w:r>
      <w:r w:rsidRPr="008F792C">
        <w:rPr>
          <w:rFonts w:cs="Times New Roman"/>
          <w:lang w:val="it-IT"/>
        </w:rPr>
        <w:t xml:space="preserve"> Jonathan (</w:t>
      </w:r>
      <w:r>
        <w:rPr>
          <w:rFonts w:cs="Times New Roman"/>
          <w:lang w:val="it-IT"/>
        </w:rPr>
        <w:t>10</w:t>
      </w:r>
      <w:r w:rsidRPr="008F792C">
        <w:rPr>
          <w:rFonts w:cs="Times New Roman"/>
          <w:lang w:val="it-IT"/>
        </w:rPr>
        <w:t xml:space="preserve">)’s son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yGit </w:t>
      </w:r>
      <w:r w:rsidRPr="008F792C">
        <w:rPr>
          <w:rFonts w:cs="Times New Roman"/>
          <w:lang w:val="it-IT"/>
        </w:rPr>
        <w:t xml:space="preserve">9:7, 50c (Kosovsky, </w:t>
      </w:r>
      <w:r w:rsidRPr="008F792C">
        <w:rPr>
          <w:rFonts w:cs="Times New Roman"/>
          <w:i/>
          <w:iCs/>
          <w:lang w:val="it-IT"/>
        </w:rPr>
        <w:t>Yerushalmi</w:t>
      </w:r>
      <w:r w:rsidRPr="008F792C">
        <w:rPr>
          <w:rFonts w:cs="Times New Roman"/>
          <w:lang w:val="it-IT"/>
        </w:rPr>
        <w:t xml:space="preserve">, 396) </w:t>
      </w:r>
      <w:r w:rsidRPr="008F792C">
        <w:rPr>
          <w:rFonts w:cs="Times New Roman"/>
          <w:b/>
          <w:bCs/>
          <w:lang w:val="it-IT"/>
        </w:rPr>
        <w:t xml:space="preserve">E: </w:t>
      </w:r>
      <w:r w:rsidRPr="008F792C">
        <w:rPr>
          <w:rFonts w:cs="Times New Roman"/>
          <w:lang w:val="it-IT"/>
        </w:rPr>
        <w:t>Fictitious?</w:t>
      </w:r>
      <w:r w:rsidRPr="008F792C">
        <w:rPr>
          <w:rStyle w:val="FootnoteReference"/>
        </w:rPr>
        <w:t xml:space="preserve"> </w:t>
      </w:r>
      <w:r w:rsidRPr="008F792C">
        <w:rPr>
          <w:rStyle w:val="FootnoteReference"/>
        </w:rPr>
        <w:footnoteReference w:id="1548"/>
      </w:r>
      <w:r w:rsidRPr="008F792C">
        <w:rPr>
          <w:rFonts w:cs="Times New Roman"/>
          <w:b/>
          <w:bCs/>
          <w:lang w:val="it-IT"/>
        </w:rPr>
        <w:t xml:space="preserve"> D: </w:t>
      </w:r>
      <w:r w:rsidR="00473685">
        <w:rPr>
          <w:rFonts w:cs="Times New Roman"/>
          <w:lang w:val="en-GB"/>
        </w:rPr>
        <w:t>3</w:t>
      </w:r>
      <w:r w:rsidR="00473685" w:rsidRPr="002B189E">
        <w:rPr>
          <w:rFonts w:cs="Times New Roman"/>
          <w:vertAlign w:val="superscript"/>
          <w:lang w:val="en-GB"/>
        </w:rPr>
        <w:t>rd</w:t>
      </w:r>
      <w:r w:rsidR="00473685">
        <w:rPr>
          <w:rFonts w:cs="Times New Roman"/>
          <w:lang w:val="en-GB"/>
        </w:rPr>
        <w:t xml:space="preserve"> C</w:t>
      </w:r>
      <w:r w:rsidR="00473685">
        <w:rPr>
          <w:rStyle w:val="FootnoteReference"/>
          <w:rFonts w:cs="Times New Roman"/>
          <w:lang w:val="en-GB"/>
        </w:rPr>
        <w:footnoteReference w:id="1549"/>
      </w:r>
    </w:p>
    <w:p w14:paraId="0FEC4666" w14:textId="77777777" w:rsidR="00BD0433" w:rsidRPr="008F792C" w:rsidRDefault="00BD0433" w:rsidP="0047368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יסא</w:t>
      </w:r>
      <w:r w:rsidRPr="008F792C">
        <w:rPr>
          <w:rStyle w:val="FootnoteReference"/>
          <w:rFonts w:cs="Times New Roman"/>
        </w:rPr>
        <w:footnoteReference w:id="1550"/>
      </w:r>
      <w:r w:rsidRPr="008F792C">
        <w:rPr>
          <w:rFonts w:cs="Times New Roman"/>
          <w:lang w:val="it-IT"/>
        </w:rPr>
        <w:t xml:space="preserve"> </w:t>
      </w:r>
      <w:r w:rsidRPr="008F792C">
        <w:rPr>
          <w:rFonts w:cs="Times New Roman"/>
          <w:b/>
          <w:bCs/>
          <w:lang w:val="it-IT"/>
        </w:rPr>
        <w:t>Ds:</w:t>
      </w:r>
      <w:r w:rsidRPr="008F792C">
        <w:rPr>
          <w:rFonts w:cs="Times New Roman"/>
          <w:lang w:val="it-IT"/>
        </w:rPr>
        <w:t xml:space="preserve"> Joseph</w:t>
      </w:r>
      <w:r>
        <w:rPr>
          <w:rFonts w:cs="Times New Roman"/>
          <w:lang w:val="it-IT"/>
        </w:rPr>
        <w:t xml:space="preserve"> (4</w:t>
      </w:r>
      <w:r w:rsidR="002C2DA4">
        <w:rPr>
          <w:rFonts w:cs="Times New Roman"/>
          <w:lang w:val="it-IT"/>
        </w:rPr>
        <w:t>5</w:t>
      </w:r>
      <w:r w:rsidRPr="008F792C">
        <w:rPr>
          <w:rFonts w:cs="Times New Roman"/>
          <w:lang w:val="it-IT"/>
        </w:rPr>
        <w:t xml:space="preserve">)’s </w:t>
      </w:r>
      <w:r>
        <w:rPr>
          <w:rFonts w:cs="Times New Roman"/>
          <w:lang w:val="it-IT"/>
        </w:rPr>
        <w:t xml:space="preserve">maternal </w:t>
      </w:r>
      <w:r w:rsidRPr="008F792C">
        <w:rPr>
          <w:rFonts w:cs="Times New Roman"/>
          <w:lang w:val="it-IT"/>
        </w:rPr>
        <w:t>grandson</w:t>
      </w:r>
      <w:r w:rsidRPr="008F792C">
        <w:rPr>
          <w:rFonts w:cs="Times New Roman"/>
          <w:b/>
          <w:bCs/>
          <w:lang w:val="it-IT"/>
        </w:rPr>
        <w:t xml:space="preserve"> 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yNaz </w:t>
      </w:r>
      <w:r w:rsidRPr="008F792C">
        <w:rPr>
          <w:rFonts w:cs="Times New Roman"/>
          <w:lang w:val="it-IT"/>
        </w:rPr>
        <w:t xml:space="preserve">6:1, 54d (Kosovsky, </w:t>
      </w:r>
      <w:r w:rsidRPr="008F792C">
        <w:rPr>
          <w:rFonts w:cs="Times New Roman"/>
          <w:i/>
          <w:iCs/>
          <w:lang w:val="it-IT"/>
        </w:rPr>
        <w:t>Y</w:t>
      </w:r>
      <w:r w:rsidRPr="008F792C">
        <w:rPr>
          <w:rFonts w:cs="Times New Roman"/>
          <w:i/>
          <w:iCs/>
          <w:lang w:val="it-IT"/>
        </w:rPr>
        <w:t>e</w:t>
      </w:r>
      <w:r w:rsidRPr="008F792C">
        <w:rPr>
          <w:rFonts w:cs="Times New Roman"/>
          <w:i/>
          <w:iCs/>
          <w:lang w:val="it-IT"/>
        </w:rPr>
        <w:t>rushalmi</w:t>
      </w:r>
      <w:r w:rsidRPr="008F792C">
        <w:rPr>
          <w:rFonts w:cs="Times New Roman"/>
          <w:lang w:val="it-IT"/>
        </w:rPr>
        <w:t xml:space="preserve">, 432)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473685">
        <w:rPr>
          <w:rFonts w:cs="Times New Roman"/>
        </w:rPr>
        <w:t>3</w:t>
      </w:r>
      <w:r w:rsidR="00473685">
        <w:rPr>
          <w:rFonts w:cs="Times New Roman"/>
          <w:vertAlign w:val="superscript"/>
        </w:rPr>
        <w:t>rd</w:t>
      </w:r>
      <w:r w:rsidR="00473685">
        <w:rPr>
          <w:rFonts w:cs="Times New Roman"/>
        </w:rPr>
        <w:t xml:space="preserve"> C</w:t>
      </w:r>
      <w:r w:rsidR="00473685">
        <w:rPr>
          <w:rStyle w:val="FootnoteReference"/>
          <w:rFonts w:cs="Times New Roman"/>
        </w:rPr>
        <w:footnoteReference w:id="1551"/>
      </w:r>
    </w:p>
    <w:p w14:paraId="76555DCA" w14:textId="77777777" w:rsidR="00BD0433" w:rsidRPr="008F792C" w:rsidRDefault="00BD0433" w:rsidP="0052607A">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יסא</w:t>
      </w:r>
      <w:r w:rsidRPr="008F792C">
        <w:rPr>
          <w:rStyle w:val="FootnoteReference"/>
          <w:rFonts w:cs="Times New Roman"/>
        </w:rPr>
        <w:footnoteReference w:id="1552"/>
      </w:r>
      <w:r w:rsidRPr="008F792C">
        <w:rPr>
          <w:rFonts w:cs="Times New Roman"/>
          <w:lang w:val="it-IT"/>
        </w:rPr>
        <w:t xml:space="preserve"> </w:t>
      </w:r>
      <w:r w:rsidRPr="008F792C">
        <w:rPr>
          <w:rFonts w:cs="Times New Roman"/>
          <w:b/>
          <w:bCs/>
          <w:lang w:val="it-IT"/>
        </w:rPr>
        <w:t>Ds:</w:t>
      </w:r>
      <w:r w:rsidRPr="008F792C">
        <w:rPr>
          <w:rFonts w:cs="Times New Roman"/>
          <w:lang w:val="it-IT"/>
        </w:rPr>
        <w:t xml:space="preserve"> Joseph</w:t>
      </w:r>
      <w:r>
        <w:rPr>
          <w:rFonts w:cs="Times New Roman"/>
          <w:lang w:val="it-IT"/>
        </w:rPr>
        <w:t xml:space="preserve"> (4</w:t>
      </w:r>
      <w:r w:rsidR="002C2DA4">
        <w:rPr>
          <w:rFonts w:cs="Times New Roman"/>
          <w:lang w:val="it-IT"/>
        </w:rPr>
        <w:t>4</w:t>
      </w:r>
      <w:r w:rsidRPr="008F792C">
        <w:rPr>
          <w:rFonts w:cs="Times New Roman"/>
          <w:lang w:val="it-IT"/>
        </w:rPr>
        <w:t xml:space="preserve">)’s </w:t>
      </w:r>
      <w:r>
        <w:rPr>
          <w:rFonts w:cs="Times New Roman"/>
          <w:lang w:val="it-IT"/>
        </w:rPr>
        <w:t xml:space="preserve">maternal </w:t>
      </w:r>
      <w:r w:rsidRPr="008F792C">
        <w:rPr>
          <w:rFonts w:cs="Times New Roman"/>
          <w:lang w:val="it-IT"/>
        </w:rPr>
        <w:t>grand</w:t>
      </w:r>
      <w:r>
        <w:rPr>
          <w:rFonts w:cs="Times New Roman"/>
          <w:lang w:val="it-IT"/>
        </w:rPr>
        <w:t>father</w:t>
      </w:r>
      <w:r w:rsidRPr="008F792C">
        <w:rPr>
          <w:rFonts w:cs="Times New Roman"/>
          <w:b/>
          <w:bCs/>
          <w:lang w:val="it-IT"/>
        </w:rPr>
        <w:t xml:space="preserve"> 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yNaz </w:t>
      </w:r>
      <w:r w:rsidRPr="008F792C">
        <w:rPr>
          <w:rFonts w:cs="Times New Roman"/>
          <w:lang w:val="it-IT"/>
        </w:rPr>
        <w:t xml:space="preserve">6:1, 54d (Kosovsky, </w:t>
      </w:r>
      <w:r w:rsidRPr="008F792C">
        <w:rPr>
          <w:rFonts w:cs="Times New Roman"/>
          <w:i/>
          <w:iCs/>
          <w:lang w:val="it-IT"/>
        </w:rPr>
        <w:t>Yerushalmi</w:t>
      </w:r>
      <w:r w:rsidRPr="008F792C">
        <w:rPr>
          <w:rFonts w:cs="Times New Roman"/>
          <w:lang w:val="it-IT"/>
        </w:rPr>
        <w:t xml:space="preserve">, 432)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473685">
        <w:rPr>
          <w:rFonts w:cs="Times New Roman"/>
        </w:rPr>
        <w:t>3</w:t>
      </w:r>
      <w:r w:rsidR="00473685">
        <w:rPr>
          <w:rFonts w:cs="Times New Roman"/>
          <w:vertAlign w:val="superscript"/>
        </w:rPr>
        <w:t>rd</w:t>
      </w:r>
      <w:r w:rsidR="00473685">
        <w:rPr>
          <w:rFonts w:cs="Times New Roman"/>
        </w:rPr>
        <w:t xml:space="preserve"> C</w:t>
      </w:r>
      <w:r w:rsidR="00473685">
        <w:rPr>
          <w:rStyle w:val="FootnoteReference"/>
          <w:rFonts w:cs="Times New Roman"/>
        </w:rPr>
        <w:footnoteReference w:id="1553"/>
      </w:r>
    </w:p>
    <w:p w14:paraId="43FC0B10" w14:textId="77777777" w:rsidR="00BD0433" w:rsidRPr="008F792C" w:rsidRDefault="00BD0433" w:rsidP="00815F0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554"/>
      </w:r>
      <w:r w:rsidRPr="008F792C">
        <w:rPr>
          <w:rFonts w:cs="Times New Roman"/>
          <w:b/>
          <w:bCs/>
          <w:lang w:val="it-IT"/>
        </w:rPr>
        <w:t xml:space="preserve"> Ds:</w:t>
      </w:r>
      <w:r w:rsidRPr="008F792C">
        <w:rPr>
          <w:rFonts w:cs="Times New Roman"/>
          <w:lang w:val="it-IT"/>
        </w:rPr>
        <w:t xml:space="preserve"> Of Malhiya</w:t>
      </w:r>
      <w:r w:rsidRPr="008F792C">
        <w:rPr>
          <w:rStyle w:val="FootnoteReference"/>
          <w:rFonts w:cs="Times New Roman"/>
        </w:rPr>
        <w:footnoteReference w:id="1555"/>
      </w:r>
      <w:r w:rsidRPr="008F792C">
        <w:rPr>
          <w:rFonts w:cs="Times New Roman"/>
          <w:lang w:val="it-IT"/>
        </w:rPr>
        <w:t xml:space="preserve">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yQid </w:t>
      </w:r>
      <w:r w:rsidRPr="008F792C">
        <w:rPr>
          <w:rFonts w:cs="Times New Roman"/>
          <w:lang w:val="it-IT"/>
        </w:rPr>
        <w:t xml:space="preserve">1:5, 60c (Kosovsky, </w:t>
      </w:r>
      <w:r w:rsidRPr="008F792C">
        <w:rPr>
          <w:rFonts w:cs="Times New Roman"/>
          <w:i/>
          <w:iCs/>
          <w:lang w:val="it-IT"/>
        </w:rPr>
        <w:t>Yerushalmi</w:t>
      </w:r>
      <w:r w:rsidRPr="008F792C">
        <w:rPr>
          <w:rFonts w:cs="Times New Roman"/>
          <w:lang w:val="it-IT"/>
        </w:rPr>
        <w:t xml:space="preserve">, 430)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w:t>
      </w:r>
      <w:r w:rsidR="00473685">
        <w:rPr>
          <w:rFonts w:cs="Times New Roman"/>
          <w:lang w:val="it-IT"/>
        </w:rPr>
        <w:t xml:space="preserve"> 3</w:t>
      </w:r>
      <w:r w:rsidR="00473685" w:rsidRPr="00473685">
        <w:rPr>
          <w:rFonts w:cs="Times New Roman"/>
          <w:vertAlign w:val="superscript"/>
          <w:lang w:val="it-IT"/>
        </w:rPr>
        <w:t>rd</w:t>
      </w:r>
      <w:r w:rsidR="00473685">
        <w:rPr>
          <w:rFonts w:cs="Times New Roman"/>
          <w:lang w:val="it-IT"/>
        </w:rPr>
        <w:t xml:space="preserve"> C</w:t>
      </w:r>
      <w:r w:rsidR="00473685">
        <w:rPr>
          <w:rStyle w:val="FootnoteReference"/>
          <w:rFonts w:cs="Times New Roman"/>
          <w:lang w:val="it-IT"/>
        </w:rPr>
        <w:footnoteReference w:id="1556"/>
      </w:r>
    </w:p>
    <w:p w14:paraId="3741483E" w14:textId="77777777" w:rsidR="00BD0433" w:rsidRPr="008F792C" w:rsidRDefault="00BD0433" w:rsidP="0047368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יוסנא</w:t>
      </w:r>
      <w:r w:rsidRPr="008F792C">
        <w:rPr>
          <w:rStyle w:val="FootnoteReference"/>
          <w:rFonts w:cs="Times New Roman"/>
        </w:rPr>
        <w:footnoteReference w:id="1557"/>
      </w:r>
      <w:r w:rsidRPr="008F792C">
        <w:rPr>
          <w:rFonts w:cs="Times New Roman"/>
          <w:b/>
          <w:bCs/>
          <w:lang w:val="it-IT"/>
        </w:rPr>
        <w:t xml:space="preserve"> Ds:</w:t>
      </w:r>
      <w:r w:rsidRPr="008F792C">
        <w:rPr>
          <w:rFonts w:cs="Times New Roman"/>
          <w:lang w:val="it-IT"/>
        </w:rPr>
        <w:t xml:space="preserve"> –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yBM </w:t>
      </w:r>
      <w:r w:rsidRPr="008F792C">
        <w:rPr>
          <w:rFonts w:cs="Times New Roman"/>
          <w:lang w:val="it-IT"/>
        </w:rPr>
        <w:t xml:space="preserve">1:5, 8a (Kosovsky, </w:t>
      </w:r>
      <w:r w:rsidRPr="008F792C">
        <w:rPr>
          <w:rFonts w:cs="Times New Roman"/>
          <w:i/>
          <w:iCs/>
          <w:lang w:val="it-IT"/>
        </w:rPr>
        <w:t>Yerushalmi</w:t>
      </w:r>
      <w:r w:rsidRPr="008F792C">
        <w:rPr>
          <w:rFonts w:cs="Times New Roman"/>
          <w:lang w:val="it-IT"/>
        </w:rPr>
        <w:t xml:space="preserve">, 396)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473685">
        <w:rPr>
          <w:lang w:val="de-DE"/>
        </w:rPr>
        <w:t>3</w:t>
      </w:r>
      <w:r w:rsidR="00473685" w:rsidRPr="004C68BA">
        <w:rPr>
          <w:vertAlign w:val="superscript"/>
          <w:lang w:val="de-DE"/>
        </w:rPr>
        <w:t>rd</w:t>
      </w:r>
      <w:r w:rsidR="00473685">
        <w:rPr>
          <w:lang w:val="de-DE"/>
        </w:rPr>
        <w:t xml:space="preserve"> C</w:t>
      </w:r>
      <w:r w:rsidR="00473685">
        <w:rPr>
          <w:rStyle w:val="FootnoteReference"/>
          <w:lang w:val="de-DE"/>
        </w:rPr>
        <w:footnoteReference w:id="1558"/>
      </w:r>
    </w:p>
    <w:p w14:paraId="5E7D4DC9" w14:textId="77777777" w:rsidR="00BD0433" w:rsidRPr="008F792C" w:rsidRDefault="00BD0433" w:rsidP="00815F0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יסא</w:t>
      </w:r>
      <w:r w:rsidRPr="008F792C">
        <w:rPr>
          <w:rStyle w:val="FootnoteReference"/>
          <w:rFonts w:cs="Times New Roman"/>
        </w:rPr>
        <w:footnoteReference w:id="1559"/>
      </w:r>
      <w:r w:rsidRPr="008F792C">
        <w:rPr>
          <w:rFonts w:cs="Times New Roman"/>
          <w:lang w:val="it-IT"/>
        </w:rPr>
        <w:t xml:space="preserve"> </w:t>
      </w:r>
      <w:r w:rsidRPr="008F792C">
        <w:rPr>
          <w:rFonts w:cs="Times New Roman"/>
          <w:b/>
          <w:bCs/>
          <w:lang w:val="it-IT"/>
        </w:rPr>
        <w:t>Ds:</w:t>
      </w:r>
      <w:r w:rsidR="00C02B32">
        <w:rPr>
          <w:rFonts w:cs="Times New Roman"/>
          <w:lang w:val="it-IT"/>
        </w:rPr>
        <w:t xml:space="preserve"> </w:t>
      </w:r>
      <w:r w:rsidR="00C02B32" w:rsidRPr="00C02B32">
        <w:rPr>
          <w:rFonts w:cs="Times New Roman"/>
          <w:lang w:val="it-IT"/>
        </w:rPr>
        <w:t>F</w:t>
      </w:r>
      <w:r w:rsidRPr="00C02B32">
        <w:rPr>
          <w:rFonts w:cs="Times New Roman"/>
          <w:lang w:val="it-IT"/>
        </w:rPr>
        <w:t>uller</w:t>
      </w:r>
      <w:r w:rsidRPr="008F792C">
        <w:rPr>
          <w:rStyle w:val="FootnoteReference"/>
          <w:rFonts w:cs="Times New Roman"/>
        </w:rPr>
        <w:footnoteReference w:id="1560"/>
      </w:r>
      <w:r w:rsidRPr="008F792C">
        <w:rPr>
          <w:rFonts w:cs="Times New Roman"/>
          <w:lang w:val="it-IT"/>
        </w:rPr>
        <w:t xml:space="preserve">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yBB </w:t>
      </w:r>
      <w:r w:rsidRPr="008F792C">
        <w:rPr>
          <w:rFonts w:cs="Times New Roman"/>
          <w:lang w:val="it-IT"/>
        </w:rPr>
        <w:t xml:space="preserve">10:1, 17c (Kosovsky, </w:t>
      </w:r>
      <w:r w:rsidRPr="008F792C">
        <w:rPr>
          <w:rFonts w:cs="Times New Roman"/>
          <w:i/>
          <w:iCs/>
          <w:lang w:val="it-IT"/>
        </w:rPr>
        <w:t>Yerushalmi</w:t>
      </w:r>
      <w:r w:rsidRPr="008F792C">
        <w:rPr>
          <w:rFonts w:cs="Times New Roman"/>
          <w:lang w:val="it-IT"/>
        </w:rPr>
        <w:t xml:space="preserve">, 430)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473685">
        <w:rPr>
          <w:rFonts w:cs="Times New Roman"/>
          <w:lang w:val="it-IT"/>
        </w:rPr>
        <w:t>4</w:t>
      </w:r>
      <w:r w:rsidR="00473685" w:rsidRPr="00473685">
        <w:rPr>
          <w:rFonts w:cs="Times New Roman"/>
          <w:vertAlign w:val="superscript"/>
          <w:lang w:val="it-IT"/>
        </w:rPr>
        <w:t>th</w:t>
      </w:r>
      <w:r w:rsidR="00473685">
        <w:rPr>
          <w:rFonts w:cs="Times New Roman"/>
          <w:lang w:val="it-IT"/>
        </w:rPr>
        <w:t xml:space="preserve"> C</w:t>
      </w:r>
      <w:r w:rsidR="00473685">
        <w:rPr>
          <w:rStyle w:val="FootnoteReference"/>
          <w:rFonts w:cs="Times New Roman"/>
          <w:lang w:val="it-IT"/>
        </w:rPr>
        <w:footnoteReference w:id="1561"/>
      </w:r>
      <w:r w:rsidR="00473685">
        <w:rPr>
          <w:rFonts w:cs="Times New Roman"/>
          <w:lang w:val="it-IT"/>
        </w:rPr>
        <w:t xml:space="preserve"> </w:t>
      </w:r>
    </w:p>
    <w:p w14:paraId="081DFB01" w14:textId="77777777" w:rsidR="00BD0433" w:rsidRPr="008F792C" w:rsidRDefault="00BD0433" w:rsidP="00815F0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562"/>
      </w:r>
      <w:r w:rsidRPr="008F792C">
        <w:rPr>
          <w:rFonts w:cs="Times New Roman"/>
          <w:b/>
          <w:bCs/>
          <w:lang w:val="it-IT"/>
        </w:rPr>
        <w:t xml:space="preserve"> Ds:</w:t>
      </w:r>
      <w:r w:rsidRPr="008F792C">
        <w:rPr>
          <w:rFonts w:cs="Times New Roman"/>
          <w:lang w:val="it-IT"/>
        </w:rPr>
        <w:t xml:space="preserve"> Of Ma‘on</w:t>
      </w:r>
      <w:r w:rsidRPr="008F792C">
        <w:rPr>
          <w:rStyle w:val="FootnoteReference"/>
          <w:rFonts w:cs="Times New Roman"/>
        </w:rPr>
        <w:footnoteReference w:id="1563"/>
      </w:r>
      <w:r w:rsidRPr="008F792C">
        <w:rPr>
          <w:rFonts w:cs="Times New Roman"/>
          <w:lang w:val="it-IT"/>
        </w:rPr>
        <w:t xml:space="preserve">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ySan </w:t>
      </w:r>
      <w:r w:rsidRPr="008F792C">
        <w:rPr>
          <w:rFonts w:cs="Times New Roman"/>
          <w:lang w:val="it-IT"/>
        </w:rPr>
        <w:t xml:space="preserve">2:6, 20c (Kosovsky, </w:t>
      </w:r>
      <w:r w:rsidRPr="008F792C">
        <w:rPr>
          <w:rFonts w:cs="Times New Roman"/>
          <w:i/>
          <w:iCs/>
          <w:lang w:val="it-IT"/>
        </w:rPr>
        <w:t>Yerushalmi</w:t>
      </w:r>
      <w:r w:rsidRPr="008F792C">
        <w:rPr>
          <w:rFonts w:cs="Times New Roman"/>
          <w:lang w:val="it-IT"/>
        </w:rPr>
        <w:t xml:space="preserve">, 430)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473685">
        <w:rPr>
          <w:rFonts w:cs="Times New Roman"/>
          <w:lang w:val="it-IT"/>
        </w:rPr>
        <w:t>3</w:t>
      </w:r>
      <w:r w:rsidR="00473685" w:rsidRPr="00473685">
        <w:rPr>
          <w:rFonts w:cs="Times New Roman"/>
          <w:vertAlign w:val="superscript"/>
          <w:lang w:val="it-IT"/>
        </w:rPr>
        <w:t>rd</w:t>
      </w:r>
      <w:r w:rsidR="00473685">
        <w:rPr>
          <w:rFonts w:cs="Times New Roman"/>
          <w:lang w:val="it-IT"/>
        </w:rPr>
        <w:t xml:space="preserve"> C</w:t>
      </w:r>
      <w:r w:rsidR="00473685">
        <w:rPr>
          <w:rStyle w:val="FootnoteReference"/>
          <w:rFonts w:cs="Times New Roman"/>
          <w:lang w:val="it-IT"/>
        </w:rPr>
        <w:footnoteReference w:id="1564"/>
      </w:r>
    </w:p>
    <w:p w14:paraId="013306D2" w14:textId="77777777" w:rsidR="00BD0433" w:rsidRPr="008F792C" w:rsidRDefault="00BD0433" w:rsidP="00815F0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565"/>
      </w:r>
      <w:r w:rsidRPr="008F792C">
        <w:rPr>
          <w:rFonts w:cs="Times New Roman"/>
          <w:b/>
          <w:bCs/>
          <w:lang w:val="it-IT"/>
        </w:rPr>
        <w:t xml:space="preserve"> Ds:</w:t>
      </w:r>
      <w:r w:rsidRPr="008F792C">
        <w:rPr>
          <w:rFonts w:cs="Times New Roman"/>
          <w:lang w:val="it-IT"/>
        </w:rPr>
        <w:t xml:space="preserve"> Of Darom</w:t>
      </w:r>
      <w:r w:rsidRPr="008F792C">
        <w:rPr>
          <w:rStyle w:val="FootnoteReference"/>
          <w:rFonts w:cs="Times New Roman"/>
        </w:rPr>
        <w:footnoteReference w:id="1566"/>
      </w:r>
      <w:r w:rsidRPr="008F792C">
        <w:rPr>
          <w:rFonts w:cs="Times New Roman"/>
          <w:lang w:val="it-IT"/>
        </w:rPr>
        <w:t xml:space="preserve">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yShevu </w:t>
      </w:r>
      <w:r w:rsidRPr="008F792C">
        <w:rPr>
          <w:rFonts w:cs="Times New Roman"/>
          <w:lang w:val="it-IT"/>
        </w:rPr>
        <w:t xml:space="preserve">1:5, 33b (Kosovsky, </w:t>
      </w:r>
      <w:r w:rsidRPr="008F792C">
        <w:rPr>
          <w:rFonts w:cs="Times New Roman"/>
          <w:i/>
          <w:iCs/>
          <w:lang w:val="it-IT"/>
        </w:rPr>
        <w:t>Yerushalmi</w:t>
      </w:r>
      <w:r w:rsidRPr="008F792C">
        <w:rPr>
          <w:rFonts w:cs="Times New Roman"/>
          <w:lang w:val="it-IT"/>
        </w:rPr>
        <w:t xml:space="preserve">, 187)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473685">
        <w:rPr>
          <w:rFonts w:cs="Times New Roman"/>
          <w:lang w:val="it-IT"/>
        </w:rPr>
        <w:t>4</w:t>
      </w:r>
      <w:r w:rsidR="00473685" w:rsidRPr="00473685">
        <w:rPr>
          <w:rFonts w:cs="Times New Roman"/>
          <w:vertAlign w:val="superscript"/>
          <w:lang w:val="it-IT"/>
        </w:rPr>
        <w:t>th</w:t>
      </w:r>
      <w:r w:rsidR="00473685">
        <w:rPr>
          <w:rFonts w:cs="Times New Roman"/>
          <w:lang w:val="it-IT"/>
        </w:rPr>
        <w:t xml:space="preserve"> C</w:t>
      </w:r>
      <w:r w:rsidR="00473685">
        <w:rPr>
          <w:rStyle w:val="FootnoteReference"/>
          <w:rFonts w:cs="Times New Roman"/>
          <w:lang w:val="it-IT"/>
        </w:rPr>
        <w:footnoteReference w:id="1567"/>
      </w:r>
    </w:p>
    <w:p w14:paraId="1D995546" w14:textId="77777777" w:rsidR="00BD0433" w:rsidRPr="008F792C" w:rsidRDefault="00BD0433" w:rsidP="00473685">
      <w:pPr>
        <w:numPr>
          <w:ilvl w:val="0"/>
          <w:numId w:val="55"/>
        </w:numPr>
        <w:bidi w:val="0"/>
        <w:rPr>
          <w:rFonts w:cs="Times New Roman"/>
          <w:b/>
          <w:bCs/>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568"/>
      </w:r>
      <w:r w:rsidRPr="008F792C">
        <w:rPr>
          <w:rFonts w:cs="Times New Roman"/>
          <w:b/>
          <w:bCs/>
          <w:lang w:val="it-IT"/>
        </w:rPr>
        <w:t xml:space="preserve"> Ds:</w:t>
      </w:r>
      <w:r w:rsidRPr="008F792C">
        <w:rPr>
          <w:rFonts w:cs="Times New Roman"/>
          <w:lang w:val="it-IT"/>
        </w:rPr>
        <w:t xml:space="preserve"> Joshua</w:t>
      </w:r>
      <w:r>
        <w:rPr>
          <w:rFonts w:cs="Times New Roman"/>
          <w:lang w:val="it-IT"/>
        </w:rPr>
        <w:t xml:space="preserve"> (14</w:t>
      </w:r>
      <w:r w:rsidRPr="008F792C">
        <w:rPr>
          <w:rFonts w:cs="Times New Roman"/>
          <w:lang w:val="it-IT"/>
        </w:rPr>
        <w:t xml:space="preserve">)’s son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yNid </w:t>
      </w:r>
      <w:r w:rsidRPr="008F792C">
        <w:rPr>
          <w:rFonts w:cs="Times New Roman"/>
          <w:lang w:val="it-IT"/>
        </w:rPr>
        <w:t xml:space="preserve">3:2, 50d (Kosovsky, </w:t>
      </w:r>
      <w:r w:rsidRPr="008F792C">
        <w:rPr>
          <w:rFonts w:cs="Times New Roman"/>
          <w:i/>
          <w:iCs/>
          <w:lang w:val="it-IT"/>
        </w:rPr>
        <w:t>Yerushalmi</w:t>
      </w:r>
      <w:r w:rsidRPr="008F792C">
        <w:rPr>
          <w:rFonts w:cs="Times New Roman"/>
          <w:lang w:val="it-IT"/>
        </w:rPr>
        <w:t>, –</w:t>
      </w:r>
      <w:r w:rsidRPr="008F792C">
        <w:rPr>
          <w:rStyle w:val="FootnoteReference"/>
          <w:rFonts w:cs="Times New Roman"/>
          <w:lang w:val="it-IT"/>
        </w:rPr>
        <w:footnoteReference w:id="1569"/>
      </w:r>
      <w:r w:rsidRPr="008F792C">
        <w:rPr>
          <w:rFonts w:cs="Times New Roman"/>
          <w:lang w:val="it-IT"/>
        </w:rPr>
        <w:t xml:space="preserve">)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473685">
        <w:rPr>
          <w:rFonts w:cs="Times New Roman"/>
          <w:lang w:val="it-IT"/>
        </w:rPr>
        <w:t>3</w:t>
      </w:r>
      <w:r w:rsidR="00473685" w:rsidRPr="007E333F">
        <w:rPr>
          <w:rFonts w:cs="Times New Roman"/>
          <w:vertAlign w:val="superscript"/>
          <w:lang w:val="it-IT"/>
        </w:rPr>
        <w:t>rd</w:t>
      </w:r>
      <w:r w:rsidR="00473685">
        <w:rPr>
          <w:rFonts w:cs="Times New Roman"/>
          <w:lang w:val="it-IT"/>
        </w:rPr>
        <w:t xml:space="preserve"> C</w:t>
      </w:r>
      <w:r w:rsidR="00473685">
        <w:rPr>
          <w:rStyle w:val="FootnoteReference"/>
          <w:rFonts w:cs="Times New Roman"/>
          <w:lang w:val="it-IT"/>
        </w:rPr>
        <w:footnoteReference w:id="1570"/>
      </w:r>
    </w:p>
    <w:p w14:paraId="1E690DA3" w14:textId="77777777" w:rsidR="00BD0433" w:rsidRPr="00BD7E59" w:rsidRDefault="00BD0433" w:rsidP="003368BF">
      <w:pPr>
        <w:numPr>
          <w:ilvl w:val="0"/>
          <w:numId w:val="55"/>
        </w:numPr>
        <w:bidi w:val="0"/>
        <w:rPr>
          <w:rFonts w:cs="Times New Roman"/>
        </w:rPr>
      </w:pPr>
      <w:r w:rsidRPr="00BD7E59">
        <w:rPr>
          <w:b/>
          <w:bCs/>
        </w:rPr>
        <w:t xml:space="preserve">O: </w:t>
      </w:r>
      <w:r w:rsidRPr="00BD7E59">
        <w:rPr>
          <w:rFonts w:cs="Times New Roman"/>
          <w:rtl/>
        </w:rPr>
        <w:t>יוסי</w:t>
      </w:r>
      <w:r w:rsidRPr="008F792C">
        <w:rPr>
          <w:rStyle w:val="FootnoteReference"/>
          <w:rFonts w:cs="Times New Roman"/>
        </w:rPr>
        <w:footnoteReference w:id="1571"/>
      </w:r>
      <w:r w:rsidRPr="00BD7E59">
        <w:rPr>
          <w:b/>
          <w:bCs/>
        </w:rPr>
        <w:t xml:space="preserve"> Ds: </w:t>
      </w:r>
      <w:r>
        <w:t>Elyakim (1)’s son</w:t>
      </w:r>
      <w:r w:rsidRPr="00BD7E59">
        <w:rPr>
          <w:b/>
          <w:bCs/>
        </w:rPr>
        <w:t xml:space="preserve"> F: </w:t>
      </w:r>
      <w:r w:rsidRPr="00A47DE3">
        <w:t>–</w:t>
      </w:r>
      <w:r w:rsidRPr="00BD7E59">
        <w:rPr>
          <w:b/>
          <w:bCs/>
        </w:rPr>
        <w:t xml:space="preserve"> S: </w:t>
      </w:r>
      <w:r w:rsidRPr="00BD7E59">
        <w:rPr>
          <w:i/>
          <w:iCs/>
        </w:rPr>
        <w:t>bBer</w:t>
      </w:r>
      <w:r w:rsidRPr="00FB20EC">
        <w:t xml:space="preserve"> 9b</w:t>
      </w:r>
      <w:r>
        <w:rPr>
          <w:rStyle w:val="FootnoteReference"/>
        </w:rPr>
        <w:footnoteReference w:id="1572"/>
      </w:r>
      <w:r w:rsidRPr="00BD7E59">
        <w:rPr>
          <w:b/>
          <w:bCs/>
        </w:rPr>
        <w:t xml:space="preserve"> </w:t>
      </w:r>
      <w:r>
        <w:t xml:space="preserve">(Kosowsky, </w:t>
      </w:r>
      <w:r w:rsidRPr="00BD7E59">
        <w:rPr>
          <w:i/>
          <w:iCs/>
        </w:rPr>
        <w:t>Babylonico</w:t>
      </w:r>
      <w:r>
        <w:t xml:space="preserve">, 830) </w:t>
      </w:r>
      <w:r w:rsidRPr="00BD7E59">
        <w:rPr>
          <w:b/>
          <w:bCs/>
        </w:rPr>
        <w:t xml:space="preserve">E: </w:t>
      </w:r>
      <w:r w:rsidRPr="00A47DE3">
        <w:t>–</w:t>
      </w:r>
      <w:r w:rsidRPr="00BD7E59">
        <w:rPr>
          <w:b/>
          <w:bCs/>
        </w:rPr>
        <w:t xml:space="preserve"> D: </w:t>
      </w:r>
      <w:r w:rsidR="003368BF">
        <w:t>3</w:t>
      </w:r>
      <w:r w:rsidR="003368BF" w:rsidRPr="0088137C">
        <w:rPr>
          <w:vertAlign w:val="superscript"/>
        </w:rPr>
        <w:t>rd</w:t>
      </w:r>
      <w:r w:rsidR="003368BF">
        <w:t xml:space="preserve"> C</w:t>
      </w:r>
      <w:r w:rsidR="003368BF">
        <w:rPr>
          <w:rStyle w:val="FootnoteReference"/>
        </w:rPr>
        <w:footnoteReference w:id="1573"/>
      </w:r>
    </w:p>
    <w:p w14:paraId="3F3CF5D4" w14:textId="77777777" w:rsidR="00BD0433" w:rsidRPr="00BD7E59" w:rsidRDefault="00BD0433" w:rsidP="00BB1607">
      <w:pPr>
        <w:numPr>
          <w:ilvl w:val="0"/>
          <w:numId w:val="55"/>
        </w:numPr>
        <w:bidi w:val="0"/>
        <w:rPr>
          <w:rFonts w:cs="Times New Roman"/>
        </w:rPr>
      </w:pPr>
      <w:r w:rsidRPr="00BD7E59">
        <w:rPr>
          <w:rFonts w:cs="Times New Roman"/>
          <w:b/>
          <w:bCs/>
        </w:rPr>
        <w:t xml:space="preserve">O: </w:t>
      </w:r>
      <w:r w:rsidRPr="00BD7E59">
        <w:rPr>
          <w:rFonts w:cs="Times New Roman"/>
          <w:lang w:val="en-GB"/>
        </w:rPr>
        <w:t>–</w:t>
      </w:r>
      <w:r w:rsidRPr="00BD7E59">
        <w:rPr>
          <w:rFonts w:cs="Times New Roman"/>
          <w:b/>
          <w:bCs/>
        </w:rPr>
        <w:t xml:space="preserve"> Ds:</w:t>
      </w:r>
      <w:r w:rsidRPr="00BD7E59">
        <w:rPr>
          <w:rFonts w:cs="Times New Roman"/>
        </w:rPr>
        <w:t xml:space="preserve"> </w:t>
      </w:r>
      <w:r w:rsidR="00BB1607">
        <w:rPr>
          <w:rFonts w:ascii="Times Beyrut Roman" w:hAnsi="Times Beyrut Roman" w:cs="Times New Roman"/>
        </w:rPr>
        <w:t>Í</w:t>
      </w:r>
      <w:r>
        <w:rPr>
          <w:rFonts w:cs="Times New Roman"/>
        </w:rPr>
        <w:t>abu (1</w:t>
      </w:r>
      <w:r w:rsidRPr="00BD7E59">
        <w:rPr>
          <w:rFonts w:cs="Times New Roman"/>
        </w:rPr>
        <w:t>)’s son</w:t>
      </w:r>
      <w:r w:rsidRPr="00BD7E59">
        <w:rPr>
          <w:rFonts w:cs="Times New Roman"/>
          <w:b/>
          <w:bCs/>
        </w:rPr>
        <w:t xml:space="preserve"> F:</w:t>
      </w:r>
      <w:r w:rsidRPr="00BD7E59">
        <w:rPr>
          <w:rFonts w:cs="Times New Roman"/>
        </w:rPr>
        <w:t xml:space="preserve"> </w:t>
      </w:r>
      <w:r w:rsidRPr="00BD7E59">
        <w:rPr>
          <w:rFonts w:cs="Times New Roman"/>
          <w:lang w:val="en-GB"/>
        </w:rPr>
        <w:t>–</w:t>
      </w:r>
      <w:r w:rsidRPr="00BD7E59">
        <w:rPr>
          <w:rFonts w:cs="Times New Roman"/>
        </w:rPr>
        <w:t xml:space="preserve"> </w:t>
      </w:r>
      <w:r w:rsidRPr="00BD7E59">
        <w:rPr>
          <w:rFonts w:cs="Times New Roman"/>
          <w:b/>
          <w:bCs/>
        </w:rPr>
        <w:t xml:space="preserve">S: </w:t>
      </w:r>
      <w:r w:rsidRPr="00BD7E59">
        <w:rPr>
          <w:rFonts w:cs="Times New Roman"/>
          <w:i/>
          <w:iCs/>
        </w:rPr>
        <w:t xml:space="preserve">bYom </w:t>
      </w:r>
      <w:r w:rsidRPr="00BD7E59">
        <w:rPr>
          <w:rFonts w:cs="Times New Roman"/>
        </w:rPr>
        <w:t>87a</w:t>
      </w:r>
      <w:r w:rsidRPr="008F792C">
        <w:rPr>
          <w:rStyle w:val="FootnoteReference"/>
          <w:rFonts w:cs="Times New Roman"/>
        </w:rPr>
        <w:footnoteReference w:id="1574"/>
      </w:r>
      <w:r w:rsidRPr="00BD7E59">
        <w:rPr>
          <w:rFonts w:cs="Times New Roman"/>
        </w:rPr>
        <w:t xml:space="preserve"> (Kosowsky, </w:t>
      </w:r>
      <w:r w:rsidRPr="00BD7E59">
        <w:rPr>
          <w:rFonts w:cs="Times New Roman"/>
          <w:i/>
          <w:iCs/>
        </w:rPr>
        <w:t>Babylonico</w:t>
      </w:r>
      <w:r w:rsidRPr="00BD7E59">
        <w:rPr>
          <w:rFonts w:cs="Times New Roman"/>
        </w:rPr>
        <w:t xml:space="preserve">, 875) </w:t>
      </w:r>
      <w:r w:rsidRPr="00BD7E59">
        <w:rPr>
          <w:rFonts w:cs="Times New Roman"/>
          <w:b/>
          <w:bCs/>
        </w:rPr>
        <w:t xml:space="preserve">E: </w:t>
      </w:r>
      <w:r w:rsidRPr="00BD7E59">
        <w:rPr>
          <w:rFonts w:cs="Times New Roman"/>
          <w:lang w:val="en-GB"/>
        </w:rPr>
        <w:t>–</w:t>
      </w:r>
      <w:r w:rsidRPr="00BD7E59">
        <w:rPr>
          <w:rFonts w:cs="Times New Roman"/>
          <w:b/>
          <w:bCs/>
        </w:rPr>
        <w:t xml:space="preserve"> D: </w:t>
      </w:r>
      <w:r w:rsidR="00E9189D">
        <w:rPr>
          <w:rFonts w:cs="Times New Roman"/>
        </w:rPr>
        <w:t>3</w:t>
      </w:r>
      <w:r w:rsidR="00E9189D" w:rsidRPr="00E9189D">
        <w:rPr>
          <w:rFonts w:cs="Times New Roman"/>
          <w:vertAlign w:val="superscript"/>
        </w:rPr>
        <w:t>rd</w:t>
      </w:r>
      <w:r w:rsidR="00E9189D">
        <w:rPr>
          <w:rFonts w:cs="Times New Roman"/>
        </w:rPr>
        <w:t xml:space="preserve"> C</w:t>
      </w:r>
      <w:r w:rsidR="00E9189D">
        <w:rPr>
          <w:rStyle w:val="FootnoteReference"/>
          <w:rFonts w:cs="Times New Roman"/>
        </w:rPr>
        <w:footnoteReference w:id="1575"/>
      </w:r>
    </w:p>
    <w:p w14:paraId="20AF8C6A" w14:textId="77777777" w:rsidR="00BD0433" w:rsidRPr="008F792C" w:rsidRDefault="00BD0433" w:rsidP="00815F05">
      <w:pPr>
        <w:numPr>
          <w:ilvl w:val="0"/>
          <w:numId w:val="55"/>
        </w:numPr>
        <w:bidi w:val="0"/>
        <w:rPr>
          <w:rFonts w:cs="Times New Roman"/>
          <w:lang w:val="de-DE"/>
        </w:rPr>
      </w:pPr>
      <w:r w:rsidRPr="008F792C">
        <w:rPr>
          <w:rFonts w:cs="Times New Roman"/>
          <w:b/>
          <w:bCs/>
        </w:rPr>
        <w:t xml:space="preserve">O: </w:t>
      </w:r>
      <w:r w:rsidRPr="008F792C">
        <w:rPr>
          <w:rFonts w:cs="Times New Roman"/>
          <w:rtl/>
        </w:rPr>
        <w:t>יוסי</w:t>
      </w:r>
      <w:r w:rsidRPr="008F792C">
        <w:rPr>
          <w:rStyle w:val="FootnoteReference"/>
          <w:rFonts w:cs="Times New Roman"/>
        </w:rPr>
        <w:footnoteReference w:id="1576"/>
      </w:r>
      <w:r w:rsidRPr="008F792C">
        <w:rPr>
          <w:rFonts w:cs="Times New Roman"/>
          <w:b/>
          <w:bCs/>
        </w:rPr>
        <w:t xml:space="preserve"> Ds:</w:t>
      </w:r>
      <w:r w:rsidRPr="008F792C">
        <w:rPr>
          <w:rFonts w:cs="Times New Roman"/>
        </w:rPr>
        <w:t xml:space="preserve"> “Father”</w:t>
      </w:r>
      <w:r w:rsidRPr="008F792C">
        <w:rPr>
          <w:rStyle w:val="FootnoteReference"/>
          <w:rFonts w:cs="Times New Roman"/>
        </w:rPr>
        <w:footnoteReference w:id="1577"/>
      </w:r>
      <w:r w:rsidR="00486545">
        <w:rPr>
          <w:rFonts w:cs="Times New Roman"/>
        </w:rPr>
        <w:t xml:space="preserve"> of </w:t>
      </w:r>
      <w:smartTag w:uri="urn:schemas-microsoft-com:office:smarttags" w:element="place">
        <w:r w:rsidR="00486545">
          <w:rPr>
            <w:rFonts w:cs="Times New Roman"/>
          </w:rPr>
          <w:t>Caesar</w:t>
        </w:r>
        <w:r w:rsidRPr="008F792C">
          <w:rPr>
            <w:rFonts w:cs="Times New Roman"/>
          </w:rPr>
          <w:t>ea</w:t>
        </w:r>
      </w:smartTag>
      <w:r w:rsidRPr="008F792C">
        <w:rPr>
          <w:rStyle w:val="FootnoteReference"/>
          <w:rFonts w:cs="Times New Roman"/>
        </w:rPr>
        <w:footnoteReference w:id="1578"/>
      </w:r>
      <w:r w:rsidRPr="008F792C">
        <w:rPr>
          <w:rFonts w:cs="Times New Roman"/>
        </w:rPr>
        <w:t xml:space="preserve"> </w:t>
      </w:r>
      <w:r w:rsidRPr="008F792C">
        <w:rPr>
          <w:rFonts w:cs="Times New Roman"/>
          <w:b/>
          <w:bCs/>
        </w:rPr>
        <w:t>F:</w:t>
      </w:r>
      <w:r w:rsidRPr="008F792C">
        <w:rPr>
          <w:rFonts w:cs="Times New Roman"/>
        </w:rPr>
        <w:t xml:space="preserve"> </w:t>
      </w:r>
      <w:r w:rsidRPr="008F792C">
        <w:rPr>
          <w:rFonts w:cs="Times New Roman"/>
          <w:lang w:val="en-GB"/>
        </w:rPr>
        <w:t>–</w:t>
      </w:r>
      <w:r w:rsidRPr="008F792C">
        <w:rPr>
          <w:rFonts w:cs="Times New Roman"/>
        </w:rPr>
        <w:t xml:space="preserve"> </w:t>
      </w:r>
      <w:r w:rsidRPr="008F792C">
        <w:rPr>
          <w:rFonts w:cs="Times New Roman"/>
          <w:b/>
          <w:bCs/>
        </w:rPr>
        <w:t xml:space="preserve">S: </w:t>
      </w:r>
      <w:r w:rsidRPr="008F792C">
        <w:rPr>
          <w:rFonts w:cs="Times New Roman"/>
        </w:rPr>
        <w:t>1.</w:t>
      </w:r>
      <w:r w:rsidRPr="008F792C">
        <w:rPr>
          <w:rFonts w:cs="Times New Roman"/>
          <w:b/>
          <w:bCs/>
        </w:rPr>
        <w:t xml:space="preserve"> </w:t>
      </w:r>
      <w:r w:rsidRPr="008F792C">
        <w:rPr>
          <w:rFonts w:cs="Times New Roman"/>
          <w:i/>
          <w:iCs/>
        </w:rPr>
        <w:t xml:space="preserve">bSan </w:t>
      </w:r>
      <w:r w:rsidRPr="008F792C">
        <w:rPr>
          <w:rFonts w:cs="Times New Roman"/>
        </w:rPr>
        <w:t xml:space="preserve">108a; 2. </w:t>
      </w:r>
      <w:r w:rsidRPr="008F792C">
        <w:rPr>
          <w:rFonts w:cs="Times New Roman"/>
          <w:i/>
          <w:iCs/>
          <w:lang w:val="de-DE"/>
        </w:rPr>
        <w:t xml:space="preserve">Gen Rab </w:t>
      </w:r>
      <w:r w:rsidRPr="008F792C">
        <w:rPr>
          <w:rFonts w:cs="Times New Roman"/>
          <w:lang w:val="de-DE"/>
        </w:rPr>
        <w:t xml:space="preserve">22:12 (Kosowsky, </w:t>
      </w:r>
      <w:r w:rsidRPr="008F792C">
        <w:rPr>
          <w:rFonts w:cs="Times New Roman"/>
          <w:i/>
          <w:iCs/>
          <w:lang w:val="de-DE"/>
        </w:rPr>
        <w:t>Babylonico</w:t>
      </w:r>
      <w:r w:rsidRPr="008F792C">
        <w:rPr>
          <w:rFonts w:cs="Times New Roman"/>
          <w:lang w:val="de-DE"/>
        </w:rPr>
        <w:t xml:space="preserve">, 829) </w:t>
      </w:r>
      <w:r w:rsidRPr="008F792C">
        <w:rPr>
          <w:rFonts w:cs="Times New Roman"/>
          <w:b/>
          <w:bCs/>
          <w:lang w:val="de-DE"/>
        </w:rPr>
        <w:t xml:space="preserve">E: </w:t>
      </w:r>
      <w:r w:rsidRPr="008F792C">
        <w:rPr>
          <w:rFonts w:cs="Times New Roman"/>
          <w:lang w:val="de-DE"/>
        </w:rPr>
        <w:t>–</w:t>
      </w:r>
      <w:r w:rsidRPr="008F792C">
        <w:rPr>
          <w:rFonts w:cs="Times New Roman"/>
          <w:b/>
          <w:bCs/>
          <w:lang w:val="de-DE"/>
        </w:rPr>
        <w:t xml:space="preserve"> D: </w:t>
      </w:r>
      <w:r w:rsidR="00E9189D">
        <w:rPr>
          <w:rFonts w:cs="Times New Roman"/>
          <w:lang w:val="de-DE"/>
        </w:rPr>
        <w:t>3</w:t>
      </w:r>
      <w:r w:rsidR="00E9189D" w:rsidRPr="00E9189D">
        <w:rPr>
          <w:rFonts w:cs="Times New Roman"/>
          <w:vertAlign w:val="superscript"/>
          <w:lang w:val="de-DE"/>
        </w:rPr>
        <w:t>rd</w:t>
      </w:r>
      <w:r w:rsidR="00E9189D">
        <w:rPr>
          <w:rFonts w:cs="Times New Roman"/>
          <w:lang w:val="de-DE"/>
        </w:rPr>
        <w:t xml:space="preserve"> C</w:t>
      </w:r>
      <w:r w:rsidR="00E9189D">
        <w:rPr>
          <w:rStyle w:val="FootnoteReference"/>
          <w:rFonts w:cs="Times New Roman"/>
          <w:lang w:val="de-DE"/>
        </w:rPr>
        <w:footnoteReference w:id="1579"/>
      </w:r>
    </w:p>
    <w:p w14:paraId="09AA77C2" w14:textId="77777777" w:rsidR="00BD0433" w:rsidRPr="008F792C" w:rsidRDefault="00BD0433" w:rsidP="00F05CE4">
      <w:pPr>
        <w:numPr>
          <w:ilvl w:val="0"/>
          <w:numId w:val="55"/>
        </w:numPr>
        <w:bidi w:val="0"/>
        <w:rPr>
          <w:rFonts w:cs="Times New Roman"/>
          <w:lang w:val="de-DE"/>
        </w:rPr>
      </w:pPr>
      <w:r w:rsidRPr="008F792C">
        <w:rPr>
          <w:rFonts w:cs="Times New Roman"/>
          <w:b/>
          <w:bCs/>
          <w:lang w:val="de-DE"/>
        </w:rPr>
        <w:t xml:space="preserve">O: </w:t>
      </w:r>
      <w:r w:rsidRPr="008F792C">
        <w:rPr>
          <w:rFonts w:cs="Times New Roman"/>
          <w:rtl/>
        </w:rPr>
        <w:t>יוסי</w:t>
      </w:r>
      <w:r w:rsidRPr="008F792C">
        <w:rPr>
          <w:rStyle w:val="FootnoteReference"/>
          <w:rFonts w:cs="Times New Roman"/>
        </w:rPr>
        <w:footnoteReference w:id="1580"/>
      </w:r>
      <w:r w:rsidRPr="008F792C">
        <w:rPr>
          <w:rFonts w:cs="Times New Roman"/>
          <w:b/>
          <w:bCs/>
          <w:lang w:val="de-DE"/>
        </w:rPr>
        <w:t xml:space="preserve"> Ds:</w:t>
      </w:r>
      <w:r w:rsidRPr="008F792C">
        <w:rPr>
          <w:rFonts w:cs="Times New Roman"/>
          <w:lang w:val="de-DE"/>
        </w:rPr>
        <w:t xml:space="preserve"> Eleazar (</w:t>
      </w:r>
      <w:r>
        <w:rPr>
          <w:rFonts w:cs="Times New Roman"/>
          <w:lang w:val="de-DE"/>
        </w:rPr>
        <w:t>2</w:t>
      </w:r>
      <w:r w:rsidR="007A0AFA">
        <w:rPr>
          <w:rFonts w:cs="Times New Roman"/>
          <w:lang w:val="de-DE"/>
        </w:rPr>
        <w:t>7</w:t>
      </w:r>
      <w:r w:rsidRPr="008F792C">
        <w:rPr>
          <w:rFonts w:cs="Times New Roman"/>
          <w:lang w:val="de-DE"/>
        </w:rPr>
        <w:t>)’s son</w:t>
      </w:r>
      <w:r w:rsidRPr="008F792C">
        <w:rPr>
          <w:rFonts w:cs="Times New Roman"/>
          <w:b/>
          <w:bCs/>
          <w:lang w:val="de-DE"/>
        </w:rPr>
        <w:t xml:space="preserve"> F:</w:t>
      </w:r>
      <w:r w:rsidRPr="008F792C">
        <w:rPr>
          <w:rFonts w:cs="Times New Roman"/>
          <w:lang w:val="de-DE"/>
        </w:rPr>
        <w:t xml:space="preserve"> – </w:t>
      </w:r>
      <w:r w:rsidRPr="008F792C">
        <w:rPr>
          <w:rFonts w:cs="Times New Roman"/>
          <w:b/>
          <w:bCs/>
          <w:lang w:val="de-DE"/>
        </w:rPr>
        <w:t>S:</w:t>
      </w:r>
      <w:r w:rsidRPr="008F792C">
        <w:rPr>
          <w:rFonts w:cs="Times New Roman"/>
          <w:lang w:val="de-DE"/>
        </w:rPr>
        <w:t xml:space="preserve"> </w:t>
      </w:r>
      <w:r w:rsidRPr="008F792C">
        <w:rPr>
          <w:rFonts w:cs="Times New Roman"/>
          <w:i/>
          <w:iCs/>
          <w:lang w:val="de-DE"/>
        </w:rPr>
        <w:t xml:space="preserve">Gen Rab </w:t>
      </w:r>
      <w:r w:rsidRPr="008F792C">
        <w:rPr>
          <w:rFonts w:cs="Times New Roman"/>
          <w:lang w:val="de-DE"/>
        </w:rPr>
        <w:t xml:space="preserve">6:3 (Hyman, </w:t>
      </w:r>
      <w:r w:rsidRPr="008F792C">
        <w:rPr>
          <w:rFonts w:cs="Times New Roman"/>
          <w:i/>
          <w:iCs/>
          <w:lang w:val="de-DE"/>
        </w:rPr>
        <w:t>Toldoth</w:t>
      </w:r>
      <w:r w:rsidRPr="008F792C">
        <w:rPr>
          <w:rFonts w:cs="Times New Roman"/>
          <w:lang w:val="de-DE"/>
        </w:rPr>
        <w:t>, –</w:t>
      </w:r>
      <w:r w:rsidRPr="008F792C">
        <w:rPr>
          <w:rStyle w:val="FootnoteReference"/>
          <w:rFonts w:cs="Times New Roman"/>
        </w:rPr>
        <w:footnoteReference w:id="1581"/>
      </w:r>
      <w:r w:rsidRPr="008F792C">
        <w:rPr>
          <w:rFonts w:cs="Times New Roman"/>
          <w:lang w:val="de-DE"/>
        </w:rPr>
        <w:t>)</w:t>
      </w:r>
      <w:r w:rsidRPr="008F792C">
        <w:rPr>
          <w:rFonts w:cs="Times New Roman"/>
          <w:rtl/>
        </w:rPr>
        <w:t xml:space="preserve"> </w:t>
      </w:r>
      <w:r w:rsidRPr="008F792C">
        <w:rPr>
          <w:rFonts w:cs="Times New Roman"/>
          <w:b/>
          <w:bCs/>
          <w:lang w:val="de-DE"/>
        </w:rPr>
        <w:t xml:space="preserve">E: </w:t>
      </w:r>
      <w:r w:rsidRPr="008F792C">
        <w:rPr>
          <w:rFonts w:cs="Times New Roman"/>
          <w:lang w:val="de-DE"/>
        </w:rPr>
        <w:t>–</w:t>
      </w:r>
      <w:r w:rsidRPr="008F792C">
        <w:rPr>
          <w:rFonts w:cs="Times New Roman"/>
          <w:b/>
          <w:bCs/>
          <w:lang w:val="de-DE"/>
        </w:rPr>
        <w:t xml:space="preserve"> D: </w:t>
      </w:r>
      <w:r w:rsidR="00F05CE4">
        <w:t>3</w:t>
      </w:r>
      <w:r w:rsidR="00F05CE4" w:rsidRPr="005C724F">
        <w:rPr>
          <w:vertAlign w:val="superscript"/>
        </w:rPr>
        <w:t>rd</w:t>
      </w:r>
      <w:r w:rsidR="00F05CE4">
        <w:t xml:space="preserve"> C</w:t>
      </w:r>
      <w:r w:rsidR="00F05CE4">
        <w:rPr>
          <w:rStyle w:val="FootnoteReference"/>
        </w:rPr>
        <w:footnoteReference w:id="1582"/>
      </w:r>
    </w:p>
    <w:p w14:paraId="6BC0F842" w14:textId="77777777" w:rsidR="00BD0433" w:rsidRPr="00CB2D62" w:rsidRDefault="00BD0433" w:rsidP="00E9189D">
      <w:pPr>
        <w:numPr>
          <w:ilvl w:val="0"/>
          <w:numId w:val="55"/>
        </w:numPr>
        <w:bidi w:val="0"/>
        <w:rPr>
          <w:rFonts w:cs="Times New Roman"/>
        </w:rPr>
      </w:pPr>
      <w:r w:rsidRPr="00CB2D62">
        <w:rPr>
          <w:rFonts w:cs="Times New Roman"/>
          <w:b/>
          <w:bCs/>
        </w:rPr>
        <w:t xml:space="preserve">O: </w:t>
      </w:r>
      <w:r w:rsidRPr="00CB2D62">
        <w:rPr>
          <w:rFonts w:cs="Times New Roman"/>
        </w:rPr>
        <w:t>–</w:t>
      </w:r>
      <w:r w:rsidRPr="00CB2D62">
        <w:rPr>
          <w:rFonts w:cs="Times New Roman"/>
          <w:b/>
          <w:bCs/>
        </w:rPr>
        <w:t xml:space="preserve"> Ds:</w:t>
      </w:r>
      <w:r w:rsidRPr="00CB2D62">
        <w:rPr>
          <w:rFonts w:cs="Times New Roman"/>
        </w:rPr>
        <w:t xml:space="preserve"> </w:t>
      </w:r>
      <w:smartTag w:uri="urn:schemas-microsoft-com:office:smarttags" w:element="country-region">
        <w:r w:rsidRPr="00CB2D62">
          <w:rPr>
            <w:rFonts w:cs="Times New Roman"/>
          </w:rPr>
          <w:t>Judah</w:t>
        </w:r>
      </w:smartTag>
      <w:r w:rsidRPr="00CB2D62">
        <w:rPr>
          <w:rFonts w:cs="Times New Roman"/>
        </w:rPr>
        <w:t xml:space="preserve"> (</w:t>
      </w:r>
      <w:r w:rsidR="00905902" w:rsidRPr="00CB2D62">
        <w:rPr>
          <w:rFonts w:cs="Times New Roman"/>
        </w:rPr>
        <w:t>5</w:t>
      </w:r>
      <w:r w:rsidR="0047561A">
        <w:rPr>
          <w:rFonts w:cs="Times New Roman"/>
        </w:rPr>
        <w:t>5</w:t>
      </w:r>
      <w:r w:rsidRPr="00CB2D62">
        <w:rPr>
          <w:rFonts w:cs="Times New Roman"/>
        </w:rPr>
        <w:t xml:space="preserve">)’s father </w:t>
      </w:r>
      <w:r w:rsidRPr="00CB2D62">
        <w:rPr>
          <w:rFonts w:cs="Times New Roman"/>
          <w:b/>
          <w:bCs/>
        </w:rPr>
        <w:t>F:</w:t>
      </w:r>
      <w:r w:rsidRPr="00CB2D62">
        <w:rPr>
          <w:rFonts w:cs="Times New Roman"/>
        </w:rPr>
        <w:t xml:space="preserve"> </w:t>
      </w:r>
      <w:r w:rsidRPr="00CB2D62">
        <w:rPr>
          <w:rFonts w:cs="Times New Roman"/>
          <w:b/>
          <w:bCs/>
        </w:rPr>
        <w:t>S:</w:t>
      </w:r>
      <w:r w:rsidRPr="00CB2D62">
        <w:rPr>
          <w:rFonts w:cs="Times New Roman"/>
        </w:rPr>
        <w:t xml:space="preserve"> </w:t>
      </w:r>
      <w:r w:rsidRPr="00CB2D62">
        <w:rPr>
          <w:rFonts w:cs="Times New Roman"/>
          <w:i/>
          <w:iCs/>
        </w:rPr>
        <w:t xml:space="preserve">Lev Rab </w:t>
      </w:r>
      <w:r w:rsidRPr="00CB2D62">
        <w:rPr>
          <w:rFonts w:cs="Times New Roman"/>
        </w:rPr>
        <w:t xml:space="preserve">9:9 (Hyman, </w:t>
      </w:r>
      <w:r w:rsidRPr="00CB2D62">
        <w:rPr>
          <w:rFonts w:cs="Times New Roman"/>
          <w:i/>
          <w:iCs/>
        </w:rPr>
        <w:t>Toldoth</w:t>
      </w:r>
      <w:r w:rsidRPr="00CB2D62">
        <w:rPr>
          <w:rFonts w:cs="Times New Roman"/>
        </w:rPr>
        <w:t>, –)</w:t>
      </w:r>
      <w:r w:rsidRPr="008F792C">
        <w:rPr>
          <w:rFonts w:cs="Times New Roman"/>
          <w:rtl/>
        </w:rPr>
        <w:t xml:space="preserve"> </w:t>
      </w:r>
      <w:r w:rsidRPr="00CB2D62">
        <w:rPr>
          <w:rFonts w:cs="Times New Roman"/>
          <w:b/>
          <w:bCs/>
        </w:rPr>
        <w:t xml:space="preserve">E: </w:t>
      </w:r>
      <w:r w:rsidRPr="00CB2D62">
        <w:rPr>
          <w:rFonts w:cs="Times New Roman"/>
        </w:rPr>
        <w:t>–</w:t>
      </w:r>
      <w:r w:rsidRPr="00CB2D62">
        <w:rPr>
          <w:rFonts w:cs="Times New Roman"/>
          <w:b/>
          <w:bCs/>
        </w:rPr>
        <w:t xml:space="preserve"> D: </w:t>
      </w:r>
      <w:r w:rsidR="00E9189D">
        <w:rPr>
          <w:rFonts w:cs="Times New Roman"/>
          <w:lang w:val="it-IT"/>
        </w:rPr>
        <w:t>Pre-4</w:t>
      </w:r>
      <w:r w:rsidR="00E9189D" w:rsidRPr="00AA7480">
        <w:rPr>
          <w:rFonts w:cs="Times New Roman"/>
          <w:lang w:val="it-IT"/>
        </w:rPr>
        <w:t>00</w:t>
      </w:r>
      <w:r w:rsidR="00E9189D">
        <w:rPr>
          <w:rStyle w:val="FootnoteReference"/>
          <w:rFonts w:cs="Times New Roman"/>
        </w:rPr>
        <w:footnoteReference w:id="1583"/>
      </w:r>
    </w:p>
    <w:p w14:paraId="6500F150" w14:textId="77777777" w:rsidR="00BD0433" w:rsidRPr="008F792C" w:rsidRDefault="00BD0433" w:rsidP="00E9189D">
      <w:pPr>
        <w:numPr>
          <w:ilvl w:val="0"/>
          <w:numId w:val="55"/>
        </w:numPr>
        <w:bidi w:val="0"/>
        <w:rPr>
          <w:rFonts w:cs="Times New Roman"/>
          <w:lang w:val="de-DE"/>
        </w:rPr>
      </w:pPr>
      <w:r w:rsidRPr="008F792C">
        <w:rPr>
          <w:rFonts w:cs="Times New Roman"/>
          <w:b/>
          <w:bCs/>
          <w:lang w:val="de-DE"/>
        </w:rPr>
        <w:t xml:space="preserve">O: </w:t>
      </w:r>
      <w:r w:rsidRPr="008F792C">
        <w:rPr>
          <w:rFonts w:cs="Times New Roman"/>
          <w:rtl/>
        </w:rPr>
        <w:t>יוסי</w:t>
      </w:r>
      <w:r w:rsidRPr="008F792C">
        <w:rPr>
          <w:rStyle w:val="FootnoteReference"/>
          <w:rFonts w:cs="Times New Roman"/>
        </w:rPr>
        <w:footnoteReference w:id="1584"/>
      </w:r>
      <w:r w:rsidRPr="008F792C">
        <w:rPr>
          <w:rFonts w:cs="Times New Roman"/>
          <w:b/>
          <w:bCs/>
          <w:lang w:val="de-DE"/>
        </w:rPr>
        <w:t xml:space="preserve"> Ds:</w:t>
      </w:r>
      <w:r w:rsidR="00E9189D">
        <w:rPr>
          <w:rFonts w:cs="Times New Roman"/>
          <w:lang w:val="de-DE"/>
        </w:rPr>
        <w:t xml:space="preserve"> Y</w:t>
      </w:r>
      <w:r w:rsidRPr="008F792C">
        <w:rPr>
          <w:rFonts w:cs="Times New Roman"/>
          <w:lang w:val="de-DE"/>
        </w:rPr>
        <w:t>ohanan (</w:t>
      </w:r>
      <w:r w:rsidR="00E9189D">
        <w:rPr>
          <w:rFonts w:cs="Times New Roman"/>
          <w:lang w:val="de-DE"/>
        </w:rPr>
        <w:t>14</w:t>
      </w:r>
      <w:r w:rsidRPr="008F792C">
        <w:rPr>
          <w:rFonts w:cs="Times New Roman"/>
          <w:lang w:val="de-DE"/>
        </w:rPr>
        <w:t>)’s son, “father,” of Tzitor</w:t>
      </w:r>
      <w:r w:rsidRPr="008F792C">
        <w:rPr>
          <w:rStyle w:val="FootnoteReference"/>
          <w:rFonts w:cs="Times New Roman"/>
        </w:rPr>
        <w:footnoteReference w:id="1585"/>
      </w:r>
      <w:r w:rsidRPr="008F792C">
        <w:rPr>
          <w:rFonts w:cs="Times New Roman"/>
          <w:lang w:val="de-DE"/>
        </w:rPr>
        <w:t xml:space="preserve"> </w:t>
      </w:r>
      <w:r w:rsidRPr="008F792C">
        <w:rPr>
          <w:rFonts w:cs="Times New Roman"/>
          <w:b/>
          <w:bCs/>
          <w:lang w:val="de-DE"/>
        </w:rPr>
        <w:t>F:</w:t>
      </w:r>
      <w:r w:rsidRPr="008F792C">
        <w:rPr>
          <w:rFonts w:cs="Times New Roman"/>
          <w:lang w:val="de-DE"/>
        </w:rPr>
        <w:t xml:space="preserve"> – </w:t>
      </w:r>
      <w:r w:rsidRPr="008F792C">
        <w:rPr>
          <w:rFonts w:cs="Times New Roman"/>
          <w:b/>
          <w:bCs/>
          <w:lang w:val="de-DE"/>
        </w:rPr>
        <w:t>S:</w:t>
      </w:r>
      <w:r w:rsidRPr="008F792C">
        <w:rPr>
          <w:rFonts w:cs="Times New Roman"/>
          <w:lang w:val="de-DE"/>
        </w:rPr>
        <w:t xml:space="preserve"> </w:t>
      </w:r>
      <w:r w:rsidRPr="008F792C">
        <w:rPr>
          <w:rFonts w:cs="Times New Roman"/>
          <w:i/>
          <w:iCs/>
          <w:lang w:val="de-DE"/>
        </w:rPr>
        <w:t xml:space="preserve">Lev Rab </w:t>
      </w:r>
      <w:r w:rsidRPr="008F792C">
        <w:rPr>
          <w:rFonts w:cs="Times New Roman"/>
          <w:lang w:val="de-DE"/>
        </w:rPr>
        <w:t xml:space="preserve">24:3 (Hyman, </w:t>
      </w:r>
      <w:r w:rsidRPr="008F792C">
        <w:rPr>
          <w:rFonts w:cs="Times New Roman"/>
          <w:i/>
          <w:iCs/>
          <w:lang w:val="de-DE"/>
        </w:rPr>
        <w:t>Toldoth</w:t>
      </w:r>
      <w:r w:rsidRPr="008F792C">
        <w:rPr>
          <w:rFonts w:cs="Times New Roman"/>
          <w:lang w:val="de-DE"/>
        </w:rPr>
        <w:t>, 717)</w:t>
      </w:r>
      <w:r w:rsidRPr="008F792C">
        <w:rPr>
          <w:rFonts w:cs="Times New Roman"/>
          <w:rtl/>
        </w:rPr>
        <w:t xml:space="preserve"> </w:t>
      </w:r>
      <w:r w:rsidRPr="008F792C">
        <w:rPr>
          <w:rFonts w:cs="Times New Roman"/>
          <w:b/>
          <w:bCs/>
          <w:lang w:val="de-DE"/>
        </w:rPr>
        <w:t xml:space="preserve">E: </w:t>
      </w:r>
      <w:r w:rsidRPr="008F792C">
        <w:rPr>
          <w:rFonts w:cs="Times New Roman"/>
          <w:lang w:val="de-DE"/>
        </w:rPr>
        <w:t>–</w:t>
      </w:r>
      <w:r w:rsidRPr="008F792C">
        <w:rPr>
          <w:rFonts w:cs="Times New Roman"/>
          <w:b/>
          <w:bCs/>
          <w:lang w:val="de-DE"/>
        </w:rPr>
        <w:t xml:space="preserve"> D: </w:t>
      </w:r>
      <w:r w:rsidR="00E9189D">
        <w:rPr>
          <w:rFonts w:cs="Times New Roman"/>
        </w:rPr>
        <w:t>Pre-400</w:t>
      </w:r>
      <w:r w:rsidR="00E9189D">
        <w:rPr>
          <w:rStyle w:val="FootnoteReference"/>
          <w:rFonts w:cs="Times New Roman"/>
        </w:rPr>
        <w:footnoteReference w:id="1586"/>
      </w:r>
    </w:p>
    <w:p w14:paraId="70367548" w14:textId="77777777" w:rsidR="00BD0433" w:rsidRPr="008F792C" w:rsidRDefault="00BD0433" w:rsidP="00E9189D">
      <w:pPr>
        <w:numPr>
          <w:ilvl w:val="0"/>
          <w:numId w:val="55"/>
        </w:numPr>
        <w:bidi w:val="0"/>
        <w:rPr>
          <w:rFonts w:cs="Times New Roman"/>
          <w:lang w:val="de-DE"/>
        </w:rPr>
      </w:pPr>
      <w:r w:rsidRPr="008F792C">
        <w:rPr>
          <w:rFonts w:cs="Times New Roman"/>
          <w:b/>
          <w:bCs/>
          <w:lang w:val="de-DE"/>
        </w:rPr>
        <w:t xml:space="preserve">O: </w:t>
      </w:r>
      <w:r w:rsidRPr="008F792C">
        <w:rPr>
          <w:rFonts w:cs="Times New Roman"/>
          <w:rtl/>
        </w:rPr>
        <w:t>יוסי</w:t>
      </w:r>
      <w:r w:rsidRPr="008F792C">
        <w:rPr>
          <w:rStyle w:val="FootnoteReference"/>
          <w:rFonts w:cs="Times New Roman"/>
        </w:rPr>
        <w:footnoteReference w:id="1587"/>
      </w:r>
      <w:r w:rsidRPr="008F792C">
        <w:rPr>
          <w:rFonts w:cs="Times New Roman"/>
          <w:b/>
          <w:bCs/>
          <w:lang w:val="de-DE"/>
        </w:rPr>
        <w:t xml:space="preserve"> Ds:</w:t>
      </w:r>
      <w:r w:rsidRPr="008F792C">
        <w:rPr>
          <w:rFonts w:cs="Times New Roman"/>
          <w:lang w:val="de-DE"/>
        </w:rPr>
        <w:t xml:space="preserve"> Jeremiah (</w:t>
      </w:r>
      <w:r w:rsidR="00330A74">
        <w:rPr>
          <w:rFonts w:cs="Times New Roman"/>
          <w:lang w:val="de-DE"/>
        </w:rPr>
        <w:t>14</w:t>
      </w:r>
      <w:r w:rsidRPr="008F792C">
        <w:rPr>
          <w:rFonts w:cs="Times New Roman"/>
          <w:lang w:val="de-DE"/>
        </w:rPr>
        <w:t>)’s son</w:t>
      </w:r>
      <w:r w:rsidRPr="008F792C">
        <w:rPr>
          <w:rFonts w:cs="Times New Roman"/>
          <w:b/>
          <w:bCs/>
          <w:lang w:val="de-DE"/>
        </w:rPr>
        <w:t xml:space="preserve"> F:</w:t>
      </w:r>
      <w:r w:rsidRPr="008F792C">
        <w:rPr>
          <w:rFonts w:cs="Times New Roman"/>
          <w:lang w:val="de-DE"/>
        </w:rPr>
        <w:t xml:space="preserve"> – </w:t>
      </w:r>
      <w:r w:rsidRPr="008F792C">
        <w:rPr>
          <w:rFonts w:cs="Times New Roman"/>
          <w:b/>
          <w:bCs/>
          <w:lang w:val="de-DE"/>
        </w:rPr>
        <w:t>S:</w:t>
      </w:r>
      <w:r w:rsidRPr="008F792C">
        <w:rPr>
          <w:rFonts w:cs="Times New Roman"/>
          <w:lang w:val="de-DE"/>
        </w:rPr>
        <w:t xml:space="preserve"> </w:t>
      </w:r>
      <w:r w:rsidRPr="008F792C">
        <w:rPr>
          <w:rFonts w:cs="Times New Roman"/>
          <w:i/>
          <w:iCs/>
          <w:lang w:val="de-DE"/>
        </w:rPr>
        <w:t xml:space="preserve">S of S Rab </w:t>
      </w:r>
      <w:r w:rsidRPr="008F792C">
        <w:rPr>
          <w:rFonts w:cs="Times New Roman"/>
          <w:lang w:val="de-DE"/>
        </w:rPr>
        <w:t xml:space="preserve">1:2 (Hyman, </w:t>
      </w:r>
      <w:r w:rsidRPr="008F792C">
        <w:rPr>
          <w:rFonts w:cs="Times New Roman"/>
          <w:i/>
          <w:iCs/>
          <w:lang w:val="de-DE"/>
        </w:rPr>
        <w:t>Toldoth</w:t>
      </w:r>
      <w:r w:rsidRPr="008F792C">
        <w:rPr>
          <w:rFonts w:cs="Times New Roman"/>
          <w:lang w:val="de-DE"/>
        </w:rPr>
        <w:t>, 732)</w:t>
      </w:r>
      <w:r w:rsidRPr="008F792C">
        <w:rPr>
          <w:rFonts w:cs="Times New Roman"/>
          <w:rtl/>
        </w:rPr>
        <w:t xml:space="preserve"> </w:t>
      </w:r>
      <w:r w:rsidRPr="008F792C">
        <w:rPr>
          <w:rFonts w:cs="Times New Roman"/>
          <w:b/>
          <w:bCs/>
          <w:lang w:val="de-DE"/>
        </w:rPr>
        <w:t xml:space="preserve">E: </w:t>
      </w:r>
      <w:r w:rsidRPr="008F792C">
        <w:rPr>
          <w:rFonts w:cs="Times New Roman"/>
          <w:lang w:val="de-DE"/>
        </w:rPr>
        <w:t>–</w:t>
      </w:r>
      <w:r w:rsidRPr="008F792C">
        <w:rPr>
          <w:rFonts w:cs="Times New Roman"/>
          <w:b/>
          <w:bCs/>
          <w:lang w:val="de-DE"/>
        </w:rPr>
        <w:t xml:space="preserve"> D: </w:t>
      </w:r>
      <w:r w:rsidR="00E9189D">
        <w:rPr>
          <w:rFonts w:cs="Times New Roman"/>
        </w:rPr>
        <w:t>Pre-400</w:t>
      </w:r>
      <w:r w:rsidR="00E9189D">
        <w:rPr>
          <w:rStyle w:val="FootnoteReference"/>
          <w:rFonts w:cs="Times New Roman"/>
        </w:rPr>
        <w:footnoteReference w:id="1588"/>
      </w:r>
    </w:p>
    <w:p w14:paraId="743E4895" w14:textId="77777777" w:rsidR="00BD0433" w:rsidRPr="008F792C" w:rsidRDefault="00BD0433" w:rsidP="00BB1607">
      <w:pPr>
        <w:numPr>
          <w:ilvl w:val="0"/>
          <w:numId w:val="55"/>
        </w:numPr>
        <w:bidi w:val="0"/>
        <w:rPr>
          <w:rFonts w:cs="Times New Roman"/>
          <w:lang w:val="de-DE"/>
        </w:rPr>
      </w:pPr>
      <w:r w:rsidRPr="008F792C">
        <w:rPr>
          <w:rFonts w:cs="Times New Roman"/>
          <w:b/>
          <w:bCs/>
          <w:lang w:val="de-DE"/>
        </w:rPr>
        <w:t>O:</w:t>
      </w:r>
      <w:r w:rsidRPr="008F792C">
        <w:rPr>
          <w:rFonts w:cs="Times New Roman"/>
          <w:lang w:val="de-DE"/>
        </w:rPr>
        <w:t xml:space="preserve"> </w:t>
      </w:r>
      <w:r w:rsidRPr="008F792C">
        <w:rPr>
          <w:rFonts w:cs="Times New Roman"/>
          <w:rtl/>
        </w:rPr>
        <w:t>יוסי</w:t>
      </w:r>
      <w:r w:rsidRPr="008F792C">
        <w:rPr>
          <w:rStyle w:val="FootnoteReference"/>
          <w:rFonts w:cs="Times New Roman"/>
        </w:rPr>
        <w:footnoteReference w:id="1589"/>
      </w:r>
      <w:r w:rsidRPr="008F792C">
        <w:rPr>
          <w:rFonts w:cs="Times New Roman"/>
          <w:lang w:val="de-DE"/>
        </w:rPr>
        <w:t xml:space="preserve"> </w:t>
      </w:r>
      <w:r w:rsidRPr="008F792C">
        <w:rPr>
          <w:rFonts w:cs="Times New Roman"/>
          <w:b/>
          <w:bCs/>
          <w:lang w:val="de-DE"/>
        </w:rPr>
        <w:t>Ds:</w:t>
      </w:r>
      <w:r w:rsidRPr="008F792C">
        <w:rPr>
          <w:rFonts w:cs="Times New Roman"/>
          <w:lang w:val="de-DE"/>
        </w:rPr>
        <w:t xml:space="preserve"> </w:t>
      </w:r>
      <w:r w:rsidR="00BB1607">
        <w:rPr>
          <w:rFonts w:cs="Times New Roman"/>
          <w:lang w:val="de-DE"/>
        </w:rPr>
        <w:t>Ya</w:t>
      </w:r>
      <w:r w:rsidR="00BB1607" w:rsidRPr="002B095F">
        <w:rPr>
          <w:rFonts w:cs="Times New Roman"/>
          <w:lang w:val="de-DE"/>
        </w:rPr>
        <w:t>qa</w:t>
      </w:r>
      <w:r w:rsidR="00BB1607" w:rsidRPr="008F792C">
        <w:rPr>
          <w:rFonts w:cs="Times New Roman"/>
          <w:lang w:val="de-DE"/>
        </w:rPr>
        <w:t xml:space="preserve"> </w:t>
      </w:r>
      <w:r w:rsidRPr="008F792C">
        <w:rPr>
          <w:rFonts w:cs="Times New Roman"/>
          <w:lang w:val="de-DE"/>
        </w:rPr>
        <w:t>(</w:t>
      </w:r>
      <w:r>
        <w:rPr>
          <w:rFonts w:cs="Times New Roman"/>
          <w:lang w:val="de-DE"/>
        </w:rPr>
        <w:t>2</w:t>
      </w:r>
      <w:r w:rsidRPr="008F792C">
        <w:rPr>
          <w:rFonts w:cs="Times New Roman"/>
          <w:lang w:val="de-DE"/>
        </w:rPr>
        <w:t>)’s son</w:t>
      </w:r>
      <w:r w:rsidRPr="008F792C">
        <w:rPr>
          <w:rFonts w:cs="Times New Roman"/>
          <w:b/>
          <w:bCs/>
          <w:lang w:val="de-DE"/>
        </w:rPr>
        <w:t xml:space="preserve"> F:</w:t>
      </w:r>
      <w:r w:rsidRPr="008F792C">
        <w:rPr>
          <w:rFonts w:cs="Times New Roman"/>
          <w:lang w:val="de-DE"/>
        </w:rPr>
        <w:t xml:space="preserve"> – </w:t>
      </w:r>
      <w:r w:rsidRPr="008F792C">
        <w:rPr>
          <w:rFonts w:cs="Times New Roman"/>
          <w:b/>
          <w:bCs/>
          <w:lang w:val="de-DE"/>
        </w:rPr>
        <w:t>S:</w:t>
      </w:r>
      <w:r w:rsidRPr="008F792C">
        <w:rPr>
          <w:rFonts w:cs="Times New Roman"/>
          <w:lang w:val="de-DE"/>
        </w:rPr>
        <w:t xml:space="preserve"> </w:t>
      </w:r>
      <w:r w:rsidRPr="008F792C">
        <w:rPr>
          <w:rFonts w:cs="Times New Roman"/>
          <w:i/>
          <w:iCs/>
          <w:lang w:val="de-DE"/>
        </w:rPr>
        <w:t xml:space="preserve">S of S Rab </w:t>
      </w:r>
      <w:r w:rsidRPr="008F792C">
        <w:rPr>
          <w:rFonts w:cs="Times New Roman"/>
          <w:lang w:val="de-DE"/>
        </w:rPr>
        <w:t xml:space="preserve">1:4 (Hyman, </w:t>
      </w:r>
      <w:r w:rsidRPr="008F792C">
        <w:rPr>
          <w:rFonts w:cs="Times New Roman"/>
          <w:i/>
          <w:iCs/>
          <w:lang w:val="de-DE"/>
        </w:rPr>
        <w:t>Toldoth</w:t>
      </w:r>
      <w:r w:rsidRPr="008F792C">
        <w:rPr>
          <w:rFonts w:cs="Times New Roman"/>
          <w:lang w:val="de-DE"/>
        </w:rPr>
        <w:t>, 719)</w:t>
      </w:r>
      <w:r w:rsidRPr="008F792C">
        <w:rPr>
          <w:rFonts w:cs="Times New Roman"/>
          <w:rtl/>
        </w:rPr>
        <w:t xml:space="preserve"> </w:t>
      </w:r>
      <w:r w:rsidRPr="008F792C">
        <w:rPr>
          <w:rFonts w:cs="Times New Roman"/>
          <w:b/>
          <w:bCs/>
          <w:lang w:val="de-DE"/>
        </w:rPr>
        <w:t xml:space="preserve">E: </w:t>
      </w:r>
      <w:r w:rsidRPr="008F792C">
        <w:rPr>
          <w:rFonts w:cs="Times New Roman"/>
          <w:lang w:val="de-DE"/>
        </w:rPr>
        <w:t>–</w:t>
      </w:r>
      <w:r w:rsidRPr="008F792C">
        <w:rPr>
          <w:rFonts w:cs="Times New Roman"/>
          <w:b/>
          <w:bCs/>
          <w:lang w:val="de-DE"/>
        </w:rPr>
        <w:t xml:space="preserve"> D: </w:t>
      </w:r>
      <w:r w:rsidR="00E9189D">
        <w:rPr>
          <w:rFonts w:cs="Times New Roman"/>
        </w:rPr>
        <w:t>Pre-400</w:t>
      </w:r>
      <w:r w:rsidR="00E9189D">
        <w:rPr>
          <w:rStyle w:val="FootnoteReference"/>
          <w:rFonts w:cs="Times New Roman"/>
        </w:rPr>
        <w:footnoteReference w:id="1590"/>
      </w:r>
    </w:p>
    <w:p w14:paraId="14737F08" w14:textId="77777777" w:rsidR="00BD0433" w:rsidRPr="008F792C" w:rsidRDefault="00BD0433" w:rsidP="0002680B">
      <w:pPr>
        <w:numPr>
          <w:ilvl w:val="0"/>
          <w:numId w:val="55"/>
        </w:numPr>
        <w:bidi w:val="0"/>
        <w:rPr>
          <w:rFonts w:cs="Times New Roman"/>
          <w:lang w:val="de-DE"/>
        </w:rPr>
      </w:pPr>
      <w:r w:rsidRPr="008F792C">
        <w:rPr>
          <w:rFonts w:cs="Times New Roman"/>
          <w:b/>
          <w:bCs/>
          <w:lang w:val="de-DE"/>
        </w:rPr>
        <w:t xml:space="preserve">O: </w:t>
      </w:r>
      <w:r w:rsidRPr="008F792C">
        <w:rPr>
          <w:rFonts w:cs="Times New Roman"/>
          <w:rtl/>
        </w:rPr>
        <w:t>יוסי</w:t>
      </w:r>
      <w:r w:rsidRPr="008F792C">
        <w:rPr>
          <w:rStyle w:val="FootnoteReference"/>
          <w:rFonts w:cs="Times New Roman"/>
        </w:rPr>
        <w:footnoteReference w:id="1591"/>
      </w:r>
      <w:r w:rsidRPr="008F792C">
        <w:rPr>
          <w:rFonts w:cs="Times New Roman"/>
          <w:b/>
          <w:bCs/>
          <w:lang w:val="de-DE"/>
        </w:rPr>
        <w:t xml:space="preserve"> Ds:</w:t>
      </w:r>
      <w:r w:rsidRPr="008F792C">
        <w:rPr>
          <w:rFonts w:cs="Times New Roman"/>
          <w:lang w:val="de-DE"/>
        </w:rPr>
        <w:t xml:space="preserve"> Rish</w:t>
      </w:r>
      <w:r>
        <w:rPr>
          <w:rFonts w:cs="Times New Roman"/>
          <w:lang w:val="de-DE"/>
        </w:rPr>
        <w:t>ah</w:t>
      </w:r>
      <w:r w:rsidRPr="008F792C">
        <w:rPr>
          <w:rFonts w:cs="Times New Roman"/>
          <w:lang w:val="de-DE"/>
        </w:rPr>
        <w:t xml:space="preserve"> (</w:t>
      </w:r>
      <w:r>
        <w:rPr>
          <w:rFonts w:cs="Times New Roman"/>
          <w:lang w:val="de-DE"/>
        </w:rPr>
        <w:t>1</w:t>
      </w:r>
      <w:r w:rsidRPr="008F792C">
        <w:rPr>
          <w:rFonts w:cs="Times New Roman"/>
          <w:lang w:val="de-DE"/>
        </w:rPr>
        <w:t>)</w:t>
      </w:r>
      <w:r w:rsidR="00BB1607">
        <w:rPr>
          <w:rFonts w:cs="Times New Roman"/>
          <w:lang w:val="de-DE"/>
        </w:rPr>
        <w:t>,</w:t>
      </w:r>
      <w:r w:rsidRPr="008F792C">
        <w:rPr>
          <w:rFonts w:cs="Times New Roman"/>
          <w:lang w:val="de-DE"/>
        </w:rPr>
        <w:t xml:space="preserve"> of Bostra</w:t>
      </w:r>
      <w:r w:rsidRPr="008F792C">
        <w:rPr>
          <w:rStyle w:val="FootnoteReference"/>
          <w:rFonts w:cs="Times New Roman"/>
        </w:rPr>
        <w:footnoteReference w:id="1592"/>
      </w:r>
      <w:r w:rsidRPr="008F792C">
        <w:rPr>
          <w:rFonts w:cs="Times New Roman"/>
          <w:lang w:val="de-DE"/>
        </w:rPr>
        <w:t xml:space="preserve"> </w:t>
      </w:r>
      <w:r w:rsidRPr="008F792C">
        <w:rPr>
          <w:rFonts w:cs="Times New Roman"/>
          <w:b/>
          <w:bCs/>
          <w:lang w:val="de-DE"/>
        </w:rPr>
        <w:t>F:</w:t>
      </w:r>
      <w:r w:rsidRPr="008F792C">
        <w:rPr>
          <w:rFonts w:cs="Times New Roman"/>
          <w:lang w:val="de-DE"/>
        </w:rPr>
        <w:t xml:space="preserve"> – </w:t>
      </w:r>
      <w:r w:rsidRPr="008F792C">
        <w:rPr>
          <w:rFonts w:cs="Times New Roman"/>
          <w:b/>
          <w:bCs/>
          <w:lang w:val="de-DE"/>
        </w:rPr>
        <w:t>S:</w:t>
      </w:r>
      <w:r w:rsidRPr="008F792C">
        <w:rPr>
          <w:rFonts w:cs="Times New Roman"/>
          <w:lang w:val="de-DE"/>
        </w:rPr>
        <w:t xml:space="preserve"> </w:t>
      </w:r>
      <w:r w:rsidRPr="008F792C">
        <w:rPr>
          <w:rFonts w:cs="Times New Roman"/>
          <w:i/>
          <w:iCs/>
          <w:lang w:val="de-DE"/>
        </w:rPr>
        <w:t xml:space="preserve">Lam Rab </w:t>
      </w:r>
      <w:r w:rsidRPr="008F792C">
        <w:rPr>
          <w:rFonts w:cs="Times New Roman"/>
          <w:lang w:val="de-DE"/>
        </w:rPr>
        <w:t xml:space="preserve">3:6 (Hyman, </w:t>
      </w:r>
      <w:r w:rsidRPr="008F792C">
        <w:rPr>
          <w:rFonts w:cs="Times New Roman"/>
          <w:i/>
          <w:iCs/>
          <w:lang w:val="de-DE"/>
        </w:rPr>
        <w:t>Toldoth</w:t>
      </w:r>
      <w:r w:rsidRPr="008F792C">
        <w:rPr>
          <w:rFonts w:cs="Times New Roman"/>
          <w:lang w:val="de-DE"/>
        </w:rPr>
        <w:t>, 742)</w:t>
      </w:r>
      <w:r w:rsidRPr="008F792C">
        <w:rPr>
          <w:rFonts w:cs="Times New Roman"/>
          <w:rtl/>
        </w:rPr>
        <w:t xml:space="preserve"> </w:t>
      </w:r>
      <w:r w:rsidRPr="008F792C">
        <w:rPr>
          <w:rFonts w:cs="Times New Roman"/>
          <w:b/>
          <w:bCs/>
          <w:lang w:val="de-DE"/>
        </w:rPr>
        <w:t xml:space="preserve">E: </w:t>
      </w:r>
      <w:r w:rsidR="0002680B">
        <w:rPr>
          <w:rFonts w:cs="Times New Roman"/>
        </w:rPr>
        <w:t>–</w:t>
      </w:r>
      <w:r w:rsidRPr="008F792C">
        <w:rPr>
          <w:rFonts w:cs="Times New Roman"/>
          <w:b/>
          <w:bCs/>
          <w:lang w:val="de-DE"/>
        </w:rPr>
        <w:t xml:space="preserve"> D: </w:t>
      </w:r>
      <w:r w:rsidR="00E9189D">
        <w:rPr>
          <w:rFonts w:cs="Times New Roman"/>
          <w:lang w:val="de-DE"/>
        </w:rPr>
        <w:t>3</w:t>
      </w:r>
      <w:r w:rsidR="00E9189D" w:rsidRPr="00E9189D">
        <w:rPr>
          <w:rFonts w:cs="Times New Roman"/>
          <w:vertAlign w:val="superscript"/>
          <w:lang w:val="de-DE"/>
        </w:rPr>
        <w:t>rd</w:t>
      </w:r>
      <w:r w:rsidR="00E9189D">
        <w:rPr>
          <w:rFonts w:cs="Times New Roman"/>
          <w:lang w:val="de-DE"/>
        </w:rPr>
        <w:t xml:space="preserve"> C</w:t>
      </w:r>
      <w:r w:rsidR="00E9189D">
        <w:rPr>
          <w:rStyle w:val="FootnoteReference"/>
          <w:rFonts w:cs="Times New Roman"/>
          <w:lang w:val="de-DE"/>
        </w:rPr>
        <w:footnoteReference w:id="1593"/>
      </w:r>
    </w:p>
    <w:p w14:paraId="2DDD15F9" w14:textId="77777777" w:rsidR="00BD0433" w:rsidRPr="008F792C" w:rsidRDefault="00BD0433" w:rsidP="00C65A08">
      <w:pPr>
        <w:numPr>
          <w:ilvl w:val="0"/>
          <w:numId w:val="55"/>
        </w:numPr>
        <w:bidi w:val="0"/>
        <w:rPr>
          <w:rFonts w:cs="Times New Roman"/>
          <w:lang w:val="de-DE"/>
        </w:rPr>
      </w:pPr>
      <w:r w:rsidRPr="008F792C">
        <w:rPr>
          <w:rFonts w:cs="Times New Roman"/>
          <w:b/>
          <w:bCs/>
          <w:lang w:val="de-DE"/>
        </w:rPr>
        <w:t xml:space="preserve">O: </w:t>
      </w:r>
      <w:r w:rsidRPr="008F792C">
        <w:rPr>
          <w:rFonts w:cs="Times New Roman"/>
          <w:rtl/>
        </w:rPr>
        <w:t>יוסי</w:t>
      </w:r>
      <w:r w:rsidRPr="008F792C">
        <w:rPr>
          <w:rStyle w:val="FootnoteReference"/>
          <w:rFonts w:cs="Times New Roman"/>
        </w:rPr>
        <w:footnoteReference w:id="1594"/>
      </w:r>
      <w:r w:rsidRPr="008F792C">
        <w:rPr>
          <w:rFonts w:cs="Times New Roman"/>
          <w:b/>
          <w:bCs/>
          <w:lang w:val="de-DE"/>
        </w:rPr>
        <w:t xml:space="preserve"> Ds:</w:t>
      </w:r>
      <w:r w:rsidRPr="008F792C">
        <w:rPr>
          <w:rFonts w:cs="Times New Roman"/>
          <w:lang w:val="de-DE"/>
        </w:rPr>
        <w:t xml:space="preserve"> Jacob (</w:t>
      </w:r>
      <w:r>
        <w:rPr>
          <w:rFonts w:cs="Times New Roman"/>
          <w:lang w:val="de-DE"/>
        </w:rPr>
        <w:t>35</w:t>
      </w:r>
      <w:r w:rsidRPr="008F792C">
        <w:rPr>
          <w:rFonts w:cs="Times New Roman"/>
          <w:lang w:val="de-DE"/>
        </w:rPr>
        <w:t xml:space="preserve">)’s father </w:t>
      </w:r>
      <w:r w:rsidRPr="008F792C">
        <w:rPr>
          <w:rFonts w:cs="Times New Roman"/>
          <w:b/>
          <w:bCs/>
          <w:lang w:val="de-DE"/>
        </w:rPr>
        <w:t>F:</w:t>
      </w:r>
      <w:r w:rsidRPr="008F792C">
        <w:rPr>
          <w:rFonts w:cs="Times New Roman"/>
          <w:lang w:val="de-DE"/>
        </w:rPr>
        <w:t xml:space="preserve"> – </w:t>
      </w:r>
      <w:r w:rsidRPr="008F792C">
        <w:rPr>
          <w:rFonts w:cs="Times New Roman"/>
          <w:b/>
          <w:bCs/>
          <w:lang w:val="de-DE"/>
        </w:rPr>
        <w:t>S:</w:t>
      </w:r>
      <w:r w:rsidRPr="008F792C">
        <w:rPr>
          <w:rFonts w:cs="Times New Roman"/>
          <w:lang w:val="de-DE"/>
        </w:rPr>
        <w:t xml:space="preserve"> </w:t>
      </w:r>
      <w:r w:rsidRPr="008F792C">
        <w:rPr>
          <w:rFonts w:cs="Times New Roman"/>
          <w:i/>
          <w:iCs/>
          <w:lang w:val="de-DE"/>
        </w:rPr>
        <w:t>TanB beha‘alotkha</w:t>
      </w:r>
      <w:r w:rsidRPr="008F792C">
        <w:rPr>
          <w:rFonts w:cs="Times New Roman"/>
          <w:lang w:val="de-DE"/>
        </w:rPr>
        <w:t xml:space="preserve"> 11 (Hyman, </w:t>
      </w:r>
      <w:r w:rsidRPr="008F792C">
        <w:rPr>
          <w:rFonts w:cs="Times New Roman"/>
          <w:i/>
          <w:iCs/>
          <w:lang w:val="de-DE"/>
        </w:rPr>
        <w:t>Toldoth</w:t>
      </w:r>
      <w:r w:rsidRPr="008F792C">
        <w:rPr>
          <w:rFonts w:cs="Times New Roman"/>
          <w:lang w:val="de-DE"/>
        </w:rPr>
        <w:t>, 7</w:t>
      </w:r>
      <w:r>
        <w:rPr>
          <w:rFonts w:cs="Times New Roman"/>
          <w:lang w:val="de-DE"/>
        </w:rPr>
        <w:t>7</w:t>
      </w:r>
      <w:r w:rsidRPr="008F792C">
        <w:rPr>
          <w:rFonts w:cs="Times New Roman"/>
          <w:lang w:val="de-DE"/>
        </w:rPr>
        <w:t>9)</w:t>
      </w:r>
      <w:r w:rsidRPr="008F792C">
        <w:rPr>
          <w:rFonts w:cs="Times New Roman"/>
          <w:rtl/>
        </w:rPr>
        <w:t xml:space="preserve"> </w:t>
      </w:r>
      <w:r w:rsidRPr="008F792C">
        <w:rPr>
          <w:rFonts w:cs="Times New Roman"/>
          <w:b/>
          <w:bCs/>
          <w:lang w:val="de-DE"/>
        </w:rPr>
        <w:t xml:space="preserve">E: </w:t>
      </w:r>
      <w:r w:rsidRPr="008F792C">
        <w:rPr>
          <w:rFonts w:cs="Times New Roman"/>
          <w:lang w:val="de-DE"/>
        </w:rPr>
        <w:t>–</w:t>
      </w:r>
      <w:r w:rsidRPr="008F792C">
        <w:rPr>
          <w:rFonts w:cs="Times New Roman"/>
          <w:b/>
          <w:bCs/>
          <w:lang w:val="de-DE"/>
        </w:rPr>
        <w:t xml:space="preserve"> D: </w:t>
      </w:r>
      <w:r w:rsidR="00C65A08">
        <w:rPr>
          <w:rFonts w:cs="Times New Roman"/>
        </w:rPr>
        <w:t>Pre-400</w:t>
      </w:r>
      <w:r w:rsidR="00C65A08">
        <w:rPr>
          <w:rStyle w:val="FootnoteReference"/>
          <w:rFonts w:cs="Times New Roman"/>
        </w:rPr>
        <w:footnoteReference w:id="1595"/>
      </w:r>
    </w:p>
    <w:p w14:paraId="15A0B08D" w14:textId="77777777" w:rsidR="00BD0433" w:rsidRPr="008F792C" w:rsidRDefault="00BD0433" w:rsidP="00C65A08">
      <w:pPr>
        <w:numPr>
          <w:ilvl w:val="0"/>
          <w:numId w:val="55"/>
        </w:numPr>
        <w:bidi w:val="0"/>
        <w:rPr>
          <w:rFonts w:cs="Times New Roman"/>
          <w:lang w:val="de-DE"/>
        </w:rPr>
      </w:pPr>
      <w:r w:rsidRPr="008F792C">
        <w:rPr>
          <w:rFonts w:cs="Times New Roman"/>
          <w:b/>
          <w:bCs/>
          <w:lang w:val="de-DE"/>
        </w:rPr>
        <w:t xml:space="preserve">O: </w:t>
      </w:r>
      <w:r w:rsidRPr="008F792C">
        <w:rPr>
          <w:rFonts w:cs="Times New Roman"/>
          <w:rtl/>
        </w:rPr>
        <w:t>אסי</w:t>
      </w:r>
      <w:r w:rsidRPr="008F792C">
        <w:rPr>
          <w:rStyle w:val="FootnoteReference"/>
          <w:rFonts w:cs="Times New Roman"/>
        </w:rPr>
        <w:footnoteReference w:id="1596"/>
      </w:r>
      <w:r w:rsidRPr="008F792C">
        <w:rPr>
          <w:rFonts w:cs="Times New Roman"/>
          <w:lang w:val="de-DE"/>
        </w:rPr>
        <w:t xml:space="preserve"> </w:t>
      </w:r>
      <w:r w:rsidRPr="008F792C">
        <w:rPr>
          <w:rFonts w:cs="Times New Roman"/>
          <w:b/>
          <w:bCs/>
          <w:lang w:val="de-DE"/>
        </w:rPr>
        <w:t>Ds:</w:t>
      </w:r>
      <w:r w:rsidRPr="008F792C">
        <w:rPr>
          <w:rFonts w:cs="Times New Roman"/>
          <w:lang w:val="de-DE"/>
        </w:rPr>
        <w:t xml:space="preserve"> Mattathias (</w:t>
      </w:r>
      <w:r>
        <w:rPr>
          <w:rFonts w:cs="Times New Roman"/>
          <w:lang w:val="de-DE"/>
        </w:rPr>
        <w:t>2</w:t>
      </w:r>
      <w:r w:rsidRPr="008F792C">
        <w:rPr>
          <w:rFonts w:cs="Times New Roman"/>
          <w:lang w:val="de-DE"/>
        </w:rPr>
        <w:t>)’s son</w:t>
      </w:r>
      <w:r w:rsidRPr="008F792C">
        <w:rPr>
          <w:rFonts w:cs="Times New Roman"/>
          <w:b/>
          <w:bCs/>
          <w:lang w:val="de-DE"/>
        </w:rPr>
        <w:t xml:space="preserve"> F:</w:t>
      </w:r>
      <w:r w:rsidRPr="008F792C">
        <w:rPr>
          <w:rFonts w:cs="Times New Roman"/>
          <w:lang w:val="de-DE"/>
        </w:rPr>
        <w:t xml:space="preserve"> – </w:t>
      </w:r>
      <w:r w:rsidRPr="008F792C">
        <w:rPr>
          <w:rFonts w:cs="Times New Roman"/>
          <w:b/>
          <w:bCs/>
          <w:lang w:val="de-DE"/>
        </w:rPr>
        <w:t>S:</w:t>
      </w:r>
      <w:r w:rsidRPr="008F792C">
        <w:rPr>
          <w:rFonts w:cs="Times New Roman"/>
          <w:lang w:val="de-DE"/>
        </w:rPr>
        <w:t xml:space="preserve"> </w:t>
      </w:r>
      <w:r w:rsidRPr="008F792C">
        <w:rPr>
          <w:rFonts w:cs="Times New Roman"/>
          <w:i/>
          <w:iCs/>
          <w:lang w:val="de-DE"/>
        </w:rPr>
        <w:t xml:space="preserve">Yalqut Phineas </w:t>
      </w:r>
      <w:r w:rsidRPr="008F792C">
        <w:rPr>
          <w:rFonts w:cs="Times New Roman"/>
          <w:lang w:val="de-DE"/>
        </w:rPr>
        <w:t xml:space="preserve">776 (Hyman, </w:t>
      </w:r>
      <w:r w:rsidRPr="008F792C">
        <w:rPr>
          <w:rFonts w:cs="Times New Roman"/>
          <w:i/>
          <w:iCs/>
          <w:lang w:val="de-DE"/>
        </w:rPr>
        <w:t>Toldoth</w:t>
      </w:r>
      <w:r w:rsidRPr="008F792C">
        <w:rPr>
          <w:rFonts w:cs="Times New Roman"/>
          <w:lang w:val="de-DE"/>
        </w:rPr>
        <w:t>, 240)</w:t>
      </w:r>
      <w:r w:rsidRPr="008F792C">
        <w:rPr>
          <w:rFonts w:cs="Times New Roman"/>
          <w:rtl/>
        </w:rPr>
        <w:t xml:space="preserve"> </w:t>
      </w:r>
      <w:r w:rsidRPr="008F792C">
        <w:rPr>
          <w:rFonts w:cs="Times New Roman"/>
          <w:b/>
          <w:bCs/>
          <w:lang w:val="de-DE"/>
        </w:rPr>
        <w:t xml:space="preserve">E: </w:t>
      </w:r>
      <w:r w:rsidRPr="008F792C">
        <w:rPr>
          <w:rFonts w:cs="Times New Roman"/>
          <w:lang w:val="de-DE"/>
        </w:rPr>
        <w:t>–</w:t>
      </w:r>
      <w:r w:rsidRPr="008F792C">
        <w:rPr>
          <w:rFonts w:cs="Times New Roman"/>
          <w:b/>
          <w:bCs/>
          <w:lang w:val="de-DE"/>
        </w:rPr>
        <w:t xml:space="preserve"> D: </w:t>
      </w:r>
      <w:r w:rsidR="00C65A08">
        <w:rPr>
          <w:rFonts w:cs="Times New Roman"/>
        </w:rPr>
        <w:t>Pre-400</w:t>
      </w:r>
      <w:r w:rsidR="00C65A08">
        <w:rPr>
          <w:rStyle w:val="FootnoteReference"/>
          <w:rFonts w:cs="Times New Roman"/>
        </w:rPr>
        <w:footnoteReference w:id="1597"/>
      </w:r>
    </w:p>
    <w:p w14:paraId="50A1C273" w14:textId="77777777" w:rsidR="00BD0433" w:rsidRPr="008F792C" w:rsidRDefault="00BD0433" w:rsidP="00E73EB2">
      <w:pPr>
        <w:numPr>
          <w:ilvl w:val="0"/>
          <w:numId w:val="55"/>
        </w:numPr>
        <w:bidi w:val="0"/>
        <w:rPr>
          <w:rFonts w:cs="Times New Roman"/>
          <w:lang w:val="de-DE"/>
        </w:rPr>
      </w:pPr>
      <w:r w:rsidRPr="008F792C">
        <w:rPr>
          <w:rFonts w:cs="Times New Roman"/>
          <w:b/>
          <w:bCs/>
          <w:lang w:val="de-DE"/>
        </w:rPr>
        <w:t xml:space="preserve">O: </w:t>
      </w:r>
      <w:r w:rsidRPr="008F792C">
        <w:rPr>
          <w:rFonts w:cs="Times New Roman"/>
          <w:rtl/>
        </w:rPr>
        <w:t>יוסי</w:t>
      </w:r>
      <w:r w:rsidRPr="008F792C">
        <w:rPr>
          <w:rStyle w:val="FootnoteReference"/>
          <w:rFonts w:cs="Times New Roman"/>
        </w:rPr>
        <w:footnoteReference w:id="1598"/>
      </w:r>
      <w:r w:rsidRPr="008F792C">
        <w:rPr>
          <w:rFonts w:cs="Times New Roman"/>
          <w:b/>
          <w:bCs/>
          <w:lang w:val="de-DE"/>
        </w:rPr>
        <w:t xml:space="preserve"> Ds:</w:t>
      </w:r>
      <w:r w:rsidRPr="008F792C">
        <w:rPr>
          <w:rFonts w:cs="Times New Roman"/>
          <w:lang w:val="de-DE"/>
        </w:rPr>
        <w:t xml:space="preserve"> Joseph (</w:t>
      </w:r>
      <w:r>
        <w:rPr>
          <w:rFonts w:cs="Times New Roman"/>
          <w:lang w:val="de-DE"/>
        </w:rPr>
        <w:t>6</w:t>
      </w:r>
      <w:r w:rsidR="002C2DA4">
        <w:rPr>
          <w:rFonts w:cs="Times New Roman"/>
          <w:lang w:val="de-DE"/>
        </w:rPr>
        <w:t>4</w:t>
      </w:r>
      <w:r w:rsidRPr="008F792C">
        <w:rPr>
          <w:rFonts w:cs="Times New Roman"/>
          <w:lang w:val="de-DE"/>
        </w:rPr>
        <w:t>)’s son, poet</w:t>
      </w:r>
      <w:r w:rsidRPr="00E57A63">
        <w:rPr>
          <w:rStyle w:val="FootnoteReference"/>
          <w:rFonts w:cs="Times New Roman"/>
          <w:lang w:val="de-DE"/>
        </w:rPr>
        <w:footnoteReference w:id="1599"/>
      </w:r>
      <w:r w:rsidRPr="008F792C">
        <w:rPr>
          <w:rFonts w:cs="Times New Roman"/>
          <w:lang w:val="de-DE"/>
        </w:rPr>
        <w:t xml:space="preserve"> </w:t>
      </w:r>
      <w:r w:rsidRPr="008F792C">
        <w:rPr>
          <w:rFonts w:cs="Times New Roman"/>
          <w:b/>
          <w:bCs/>
          <w:lang w:val="de-DE"/>
        </w:rPr>
        <w:t>F:</w:t>
      </w:r>
      <w:r w:rsidRPr="008F792C">
        <w:rPr>
          <w:rFonts w:cs="Times New Roman"/>
          <w:lang w:val="de-DE"/>
        </w:rPr>
        <w:t xml:space="preserve"> – </w:t>
      </w:r>
      <w:r w:rsidRPr="008F792C">
        <w:rPr>
          <w:rFonts w:cs="Times New Roman"/>
          <w:b/>
          <w:bCs/>
          <w:lang w:val="de-DE"/>
        </w:rPr>
        <w:t>S:</w:t>
      </w:r>
      <w:r w:rsidRPr="008F792C">
        <w:rPr>
          <w:rFonts w:cs="Times New Roman"/>
          <w:lang w:val="de-DE"/>
        </w:rPr>
        <w:t xml:space="preserve"> Saadia Gaon, </w:t>
      </w:r>
      <w:r w:rsidRPr="008F792C">
        <w:rPr>
          <w:rFonts w:cs="Times New Roman"/>
          <w:i/>
          <w:iCs/>
          <w:lang w:val="de-DE"/>
        </w:rPr>
        <w:t>Ha’egron</w:t>
      </w:r>
      <w:r w:rsidRPr="008F792C">
        <w:rPr>
          <w:rFonts w:cs="Times New Roman"/>
          <w:lang w:val="de-DE"/>
        </w:rPr>
        <w:t xml:space="preserve">, 155 </w:t>
      </w:r>
      <w:r w:rsidRPr="008F792C">
        <w:rPr>
          <w:rFonts w:cs="Times New Roman"/>
          <w:b/>
          <w:bCs/>
          <w:lang w:val="de-DE"/>
        </w:rPr>
        <w:t xml:space="preserve">E: </w:t>
      </w:r>
      <w:r w:rsidRPr="008F792C">
        <w:rPr>
          <w:rFonts w:cs="Times New Roman"/>
          <w:lang w:val="de-DE"/>
        </w:rPr>
        <w:t>–</w:t>
      </w:r>
      <w:r w:rsidRPr="008F792C">
        <w:rPr>
          <w:rFonts w:cs="Times New Roman"/>
          <w:b/>
          <w:bCs/>
          <w:lang w:val="de-DE"/>
        </w:rPr>
        <w:t xml:space="preserve"> D:</w:t>
      </w:r>
      <w:r w:rsidRPr="008F792C">
        <w:rPr>
          <w:rFonts w:cs="Times New Roman"/>
          <w:lang w:val="de-DE"/>
        </w:rPr>
        <w:t xml:space="preserve"> </w:t>
      </w:r>
      <w:r>
        <w:t>4</w:t>
      </w:r>
      <w:r w:rsidRPr="00352824">
        <w:rPr>
          <w:vertAlign w:val="superscript"/>
        </w:rPr>
        <w:t>th</w:t>
      </w:r>
      <w:r>
        <w:t>-7</w:t>
      </w:r>
      <w:r w:rsidRPr="00352824">
        <w:rPr>
          <w:vertAlign w:val="superscript"/>
        </w:rPr>
        <w:t>th</w:t>
      </w:r>
      <w:r>
        <w:t xml:space="preserve"> C</w:t>
      </w:r>
      <w:r w:rsidRPr="003138E1">
        <w:rPr>
          <w:rStyle w:val="FootnoteReference"/>
          <w:rFonts w:cs="Times New Roman"/>
          <w:rtl/>
        </w:rPr>
        <w:footnoteReference w:id="1600"/>
      </w:r>
    </w:p>
    <w:p w14:paraId="68AD9C94" w14:textId="77777777" w:rsidR="00BD0433" w:rsidRPr="008F792C" w:rsidRDefault="00BD0433" w:rsidP="00E73EB2">
      <w:pPr>
        <w:numPr>
          <w:ilvl w:val="0"/>
          <w:numId w:val="55"/>
        </w:numPr>
        <w:bidi w:val="0"/>
        <w:rPr>
          <w:rFonts w:cs="Times New Roman"/>
          <w:lang w:val="de-DE"/>
        </w:rPr>
      </w:pPr>
      <w:r w:rsidRPr="008F792C">
        <w:rPr>
          <w:rFonts w:cs="Times New Roman"/>
          <w:b/>
          <w:bCs/>
          <w:lang w:val="de-DE"/>
        </w:rPr>
        <w:t xml:space="preserve">O: </w:t>
      </w:r>
      <w:r w:rsidRPr="008F792C">
        <w:rPr>
          <w:rFonts w:cs="Times New Roman"/>
          <w:rtl/>
        </w:rPr>
        <w:t>יוסי</w:t>
      </w:r>
      <w:r w:rsidRPr="008F792C">
        <w:rPr>
          <w:rStyle w:val="FootnoteReference"/>
          <w:rFonts w:cs="Times New Roman"/>
        </w:rPr>
        <w:footnoteReference w:id="1601"/>
      </w:r>
      <w:r w:rsidRPr="008F792C">
        <w:rPr>
          <w:rFonts w:cs="Times New Roman"/>
          <w:b/>
          <w:bCs/>
          <w:lang w:val="de-DE"/>
        </w:rPr>
        <w:t xml:space="preserve"> Ds:</w:t>
      </w:r>
      <w:r w:rsidRPr="008F792C">
        <w:rPr>
          <w:rFonts w:cs="Times New Roman"/>
          <w:lang w:val="de-DE"/>
        </w:rPr>
        <w:t xml:space="preserve"> Joseph (</w:t>
      </w:r>
      <w:r>
        <w:rPr>
          <w:rFonts w:cs="Times New Roman"/>
          <w:lang w:val="de-DE"/>
        </w:rPr>
        <w:t>6</w:t>
      </w:r>
      <w:r w:rsidR="002C2DA4">
        <w:rPr>
          <w:rFonts w:cs="Times New Roman"/>
          <w:lang w:val="de-DE"/>
        </w:rPr>
        <w:t>3</w:t>
      </w:r>
      <w:r w:rsidRPr="008F792C">
        <w:rPr>
          <w:rFonts w:cs="Times New Roman"/>
          <w:lang w:val="de-DE"/>
        </w:rPr>
        <w:t>)’s father</w:t>
      </w:r>
      <w:r w:rsidRPr="008F792C">
        <w:rPr>
          <w:rFonts w:cs="Times New Roman"/>
          <w:b/>
          <w:bCs/>
          <w:lang w:val="de-DE"/>
        </w:rPr>
        <w:t xml:space="preserve"> F:</w:t>
      </w:r>
      <w:r w:rsidRPr="008F792C">
        <w:rPr>
          <w:rFonts w:cs="Times New Roman"/>
          <w:lang w:val="de-DE"/>
        </w:rPr>
        <w:t xml:space="preserve"> – </w:t>
      </w:r>
      <w:r w:rsidRPr="008F792C">
        <w:rPr>
          <w:rFonts w:cs="Times New Roman"/>
          <w:b/>
          <w:bCs/>
          <w:lang w:val="de-DE"/>
        </w:rPr>
        <w:t>S:</w:t>
      </w:r>
      <w:r w:rsidRPr="008F792C">
        <w:rPr>
          <w:rFonts w:cs="Times New Roman"/>
          <w:lang w:val="de-DE"/>
        </w:rPr>
        <w:t xml:space="preserve"> Saadia Gaon, </w:t>
      </w:r>
      <w:r w:rsidRPr="008F792C">
        <w:rPr>
          <w:rFonts w:cs="Times New Roman"/>
          <w:i/>
          <w:iCs/>
          <w:lang w:val="de-DE"/>
        </w:rPr>
        <w:t>Ha’egron</w:t>
      </w:r>
      <w:r w:rsidRPr="008F792C">
        <w:rPr>
          <w:rFonts w:cs="Times New Roman"/>
          <w:lang w:val="de-DE"/>
        </w:rPr>
        <w:t xml:space="preserve">, 155 </w:t>
      </w:r>
      <w:r w:rsidRPr="008F792C">
        <w:rPr>
          <w:rFonts w:cs="Times New Roman"/>
          <w:b/>
          <w:bCs/>
          <w:lang w:val="de-DE"/>
        </w:rPr>
        <w:t xml:space="preserve">E: </w:t>
      </w:r>
      <w:r w:rsidRPr="008F792C">
        <w:rPr>
          <w:rFonts w:cs="Times New Roman"/>
          <w:lang w:val="de-DE"/>
        </w:rPr>
        <w:t>–</w:t>
      </w:r>
      <w:r w:rsidRPr="008F792C">
        <w:rPr>
          <w:rFonts w:cs="Times New Roman"/>
          <w:b/>
          <w:bCs/>
          <w:lang w:val="de-DE"/>
        </w:rPr>
        <w:t xml:space="preserve"> D:</w:t>
      </w:r>
      <w:r w:rsidRPr="008F792C">
        <w:rPr>
          <w:rFonts w:cs="Times New Roman"/>
          <w:lang w:val="de-DE"/>
        </w:rPr>
        <w:t xml:space="preserve"> </w:t>
      </w:r>
      <w:r w:rsidR="003C40F7">
        <w:t>5</w:t>
      </w:r>
      <w:r w:rsidRPr="00352824">
        <w:rPr>
          <w:vertAlign w:val="superscript"/>
        </w:rPr>
        <w:t>th</w:t>
      </w:r>
      <w:r>
        <w:t>-7</w:t>
      </w:r>
      <w:r w:rsidRPr="00352824">
        <w:rPr>
          <w:vertAlign w:val="superscript"/>
        </w:rPr>
        <w:t>th</w:t>
      </w:r>
      <w:r>
        <w:t xml:space="preserve"> C</w:t>
      </w:r>
      <w:r w:rsidRPr="003138E1">
        <w:rPr>
          <w:rStyle w:val="FootnoteReference"/>
          <w:rFonts w:cs="Times New Roman"/>
          <w:rtl/>
        </w:rPr>
        <w:footnoteReference w:id="1602"/>
      </w:r>
    </w:p>
    <w:p w14:paraId="675CBBB2" w14:textId="77777777" w:rsidR="00BD0433" w:rsidRPr="00142DE8" w:rsidRDefault="00BD0433" w:rsidP="00BD2C37">
      <w:pPr>
        <w:numPr>
          <w:ilvl w:val="0"/>
          <w:numId w:val="55"/>
        </w:numPr>
        <w:bidi w:val="0"/>
        <w:rPr>
          <w:rFonts w:cs="Times New Roman"/>
          <w:lang w:val="de-DE"/>
        </w:rPr>
      </w:pPr>
      <w:r w:rsidRPr="00EA1A7B">
        <w:rPr>
          <w:rFonts w:cs="Times New Roman"/>
          <w:b/>
          <w:bCs/>
          <w:lang w:val="en-GB"/>
        </w:rPr>
        <w:t xml:space="preserve">O: </w:t>
      </w:r>
      <w:r w:rsidRPr="00EA1A7B">
        <w:rPr>
          <w:rFonts w:cs="Times New Roman"/>
          <w:lang w:val="en-GB"/>
        </w:rPr>
        <w:t>–</w:t>
      </w:r>
      <w:r w:rsidRPr="00EA1A7B">
        <w:rPr>
          <w:rFonts w:cs="Times New Roman"/>
          <w:b/>
          <w:bCs/>
          <w:lang w:val="en-GB"/>
        </w:rPr>
        <w:t xml:space="preserve"> Ds:</w:t>
      </w:r>
      <w:r w:rsidRPr="00EA1A7B">
        <w:rPr>
          <w:rFonts w:cs="Times New Roman"/>
          <w:lang w:val="en-GB"/>
        </w:rPr>
        <w:t xml:space="preserve"> Nisan (1)’s son, of Shaveh Qiryatayim</w:t>
      </w:r>
      <w:r w:rsidR="00142DE8" w:rsidRPr="00EA1A7B">
        <w:rPr>
          <w:rFonts w:cs="Times New Roman"/>
          <w:lang w:val="en-GB"/>
        </w:rPr>
        <w:t>,</w:t>
      </w:r>
      <w:r w:rsidRPr="008F792C">
        <w:rPr>
          <w:rStyle w:val="FootnoteReference"/>
          <w:rFonts w:cs="Times New Roman"/>
        </w:rPr>
        <w:footnoteReference w:id="1603"/>
      </w:r>
      <w:r w:rsidRPr="00EA1A7B">
        <w:rPr>
          <w:rFonts w:cs="Times New Roman"/>
          <w:lang w:val="en-GB"/>
        </w:rPr>
        <w:t xml:space="preserve"> poet</w:t>
      </w:r>
      <w:r w:rsidRPr="008D0C42">
        <w:rPr>
          <w:rStyle w:val="FootnoteReference"/>
        </w:rPr>
        <w:footnoteReference w:id="1604"/>
      </w:r>
      <w:r w:rsidRPr="00EA1A7B">
        <w:rPr>
          <w:rFonts w:cs="Times New Roman"/>
          <w:lang w:val="en-GB"/>
        </w:rPr>
        <w:t xml:space="preserve"> </w:t>
      </w:r>
      <w:r w:rsidRPr="00EA1A7B">
        <w:rPr>
          <w:rFonts w:cs="Times New Roman"/>
          <w:b/>
          <w:bCs/>
          <w:lang w:val="en-GB"/>
        </w:rPr>
        <w:t>F:</w:t>
      </w:r>
      <w:r w:rsidRPr="00EA1A7B">
        <w:rPr>
          <w:rFonts w:cs="Times New Roman"/>
          <w:lang w:val="en-GB"/>
        </w:rPr>
        <w:t xml:space="preserve"> – </w:t>
      </w:r>
      <w:r w:rsidRPr="00EA1A7B">
        <w:rPr>
          <w:rFonts w:cs="Times New Roman"/>
          <w:b/>
          <w:bCs/>
          <w:lang w:val="en-GB"/>
        </w:rPr>
        <w:t>S:</w:t>
      </w:r>
      <w:r w:rsidRPr="00EA1A7B">
        <w:rPr>
          <w:rFonts w:cs="Times New Roman"/>
          <w:lang w:val="en-GB"/>
        </w:rPr>
        <w:t xml:space="preserve"> Zulay, </w:t>
      </w:r>
      <w:r w:rsidRPr="00EA1A7B">
        <w:rPr>
          <w:rFonts w:cs="Times New Roman"/>
          <w:i/>
          <w:iCs/>
          <w:lang w:val="en-GB"/>
        </w:rPr>
        <w:t>Eretz I</w:t>
      </w:r>
      <w:r w:rsidRPr="00EA1A7B">
        <w:rPr>
          <w:rFonts w:cs="Times New Roman"/>
          <w:i/>
          <w:iCs/>
          <w:lang w:val="en-GB"/>
        </w:rPr>
        <w:t>s</w:t>
      </w:r>
      <w:r w:rsidRPr="00EA1A7B">
        <w:rPr>
          <w:rFonts w:cs="Times New Roman"/>
          <w:i/>
          <w:iCs/>
          <w:lang w:val="en-GB"/>
        </w:rPr>
        <w:t>rael</w:t>
      </w:r>
      <w:r w:rsidRPr="00EA1A7B">
        <w:rPr>
          <w:rFonts w:cs="Times New Roman"/>
          <w:lang w:val="en-GB"/>
        </w:rPr>
        <w:t xml:space="preserve">, 175 </w:t>
      </w:r>
      <w:r w:rsidRPr="00EA1A7B">
        <w:rPr>
          <w:rFonts w:cs="Times New Roman"/>
          <w:b/>
          <w:bCs/>
          <w:lang w:val="en-GB"/>
        </w:rPr>
        <w:t xml:space="preserve">E: </w:t>
      </w:r>
      <w:r w:rsidRPr="00EA1A7B">
        <w:rPr>
          <w:rFonts w:cs="Times New Roman"/>
          <w:lang w:val="en-GB"/>
        </w:rPr>
        <w:t>Late?</w:t>
      </w:r>
      <w:r>
        <w:rPr>
          <w:rStyle w:val="FootnoteReference"/>
          <w:rFonts w:cs="Times New Roman"/>
        </w:rPr>
        <w:footnoteReference w:id="1605"/>
      </w:r>
      <w:r w:rsidRPr="00EA1A7B">
        <w:rPr>
          <w:rFonts w:cs="Times New Roman"/>
          <w:lang w:val="en-GB"/>
        </w:rPr>
        <w:t xml:space="preserve"> </w:t>
      </w:r>
      <w:r w:rsidRPr="00142DE8">
        <w:rPr>
          <w:rFonts w:cs="Times New Roman"/>
          <w:b/>
          <w:bCs/>
          <w:lang w:val="de-DE"/>
        </w:rPr>
        <w:t>D:</w:t>
      </w:r>
      <w:r w:rsidRPr="00142DE8">
        <w:rPr>
          <w:rFonts w:cs="Times New Roman"/>
          <w:lang w:val="de-DE"/>
        </w:rPr>
        <w:t xml:space="preserve"> </w:t>
      </w:r>
      <w:r w:rsidR="00FA496B">
        <w:rPr>
          <w:lang w:val="de-DE"/>
        </w:rPr>
        <w:t>5</w:t>
      </w:r>
      <w:r w:rsidRPr="00142DE8">
        <w:rPr>
          <w:vertAlign w:val="superscript"/>
          <w:lang w:val="de-DE"/>
        </w:rPr>
        <w:t>th</w:t>
      </w:r>
      <w:r w:rsidRPr="00142DE8">
        <w:rPr>
          <w:lang w:val="de-DE"/>
        </w:rPr>
        <w:t>-7</w:t>
      </w:r>
      <w:r w:rsidRPr="00142DE8">
        <w:rPr>
          <w:vertAlign w:val="superscript"/>
          <w:lang w:val="de-DE"/>
        </w:rPr>
        <w:t>th</w:t>
      </w:r>
      <w:r w:rsidRPr="00142DE8">
        <w:rPr>
          <w:lang w:val="de-DE"/>
        </w:rPr>
        <w:t xml:space="preserve"> C</w:t>
      </w:r>
      <w:r w:rsidRPr="003138E1">
        <w:rPr>
          <w:rStyle w:val="FootnoteReference"/>
          <w:rFonts w:cs="Times New Roman"/>
          <w:rtl/>
        </w:rPr>
        <w:footnoteReference w:id="1606"/>
      </w:r>
    </w:p>
    <w:p w14:paraId="6B998503" w14:textId="77777777" w:rsidR="00BD0433" w:rsidRPr="00142DE8" w:rsidRDefault="00BD0433" w:rsidP="00876C71">
      <w:pPr>
        <w:numPr>
          <w:ilvl w:val="0"/>
          <w:numId w:val="55"/>
        </w:numPr>
        <w:bidi w:val="0"/>
        <w:rPr>
          <w:rFonts w:cs="Times New Roman"/>
          <w:b/>
          <w:bCs/>
          <w:lang w:val="de-DE"/>
        </w:rPr>
      </w:pPr>
      <w:r w:rsidRPr="00142DE8">
        <w:rPr>
          <w:rFonts w:cs="Times New Roman"/>
          <w:b/>
          <w:bCs/>
          <w:lang w:val="de-DE"/>
        </w:rPr>
        <w:t xml:space="preserve">O: </w:t>
      </w:r>
      <w:r w:rsidRPr="008F792C">
        <w:rPr>
          <w:rFonts w:cs="Times New Roman"/>
          <w:rtl/>
        </w:rPr>
        <w:t>יוסה</w:t>
      </w:r>
      <w:r w:rsidRPr="008F792C">
        <w:rPr>
          <w:rStyle w:val="FootnoteReference"/>
          <w:rFonts w:cs="Times New Roman"/>
        </w:rPr>
        <w:footnoteReference w:id="1607"/>
      </w:r>
      <w:r w:rsidRPr="00142DE8">
        <w:rPr>
          <w:rFonts w:cs="Times New Roman"/>
          <w:b/>
          <w:bCs/>
          <w:lang w:val="de-DE"/>
        </w:rPr>
        <w:t xml:space="preserve"> Ds:</w:t>
      </w:r>
      <w:r w:rsidRPr="00142DE8">
        <w:rPr>
          <w:rFonts w:cs="Times New Roman"/>
          <w:lang w:val="de-DE"/>
        </w:rPr>
        <w:t xml:space="preserve"> Ḥal</w:t>
      </w:r>
      <w:r w:rsidR="0087704B" w:rsidRPr="00142DE8">
        <w:rPr>
          <w:rFonts w:cs="Times New Roman"/>
          <w:lang w:val="de-DE"/>
        </w:rPr>
        <w:t>ifa</w:t>
      </w:r>
      <w:r w:rsidRPr="00142DE8">
        <w:rPr>
          <w:rFonts w:cs="Times New Roman"/>
          <w:lang w:val="de-DE"/>
        </w:rPr>
        <w:t xml:space="preserve"> (</w:t>
      </w:r>
      <w:r w:rsidR="0087704B" w:rsidRPr="00142DE8">
        <w:rPr>
          <w:rFonts w:cs="Times New Roman"/>
          <w:lang w:val="de-DE"/>
        </w:rPr>
        <w:t>6</w:t>
      </w:r>
      <w:r w:rsidRPr="00142DE8">
        <w:rPr>
          <w:rFonts w:cs="Times New Roman"/>
          <w:lang w:val="de-DE"/>
        </w:rPr>
        <w:t xml:space="preserve">)’s son </w:t>
      </w:r>
      <w:r w:rsidRPr="00142DE8">
        <w:rPr>
          <w:rFonts w:cs="Times New Roman"/>
          <w:b/>
          <w:bCs/>
          <w:lang w:val="de-DE"/>
        </w:rPr>
        <w:t>F:</w:t>
      </w:r>
      <w:r w:rsidRPr="00142DE8">
        <w:rPr>
          <w:rFonts w:cs="Times New Roman"/>
          <w:lang w:val="de-DE"/>
        </w:rPr>
        <w:t xml:space="preserve"> Synagogue inscription, Horvat Kanaf,</w:t>
      </w:r>
      <w:r w:rsidRPr="008F792C">
        <w:rPr>
          <w:rStyle w:val="FootnoteReference"/>
          <w:rFonts w:cs="Times New Roman"/>
          <w:lang w:val="en-GB"/>
        </w:rPr>
        <w:footnoteReference w:id="1608"/>
      </w:r>
      <w:r w:rsidRPr="00142DE8">
        <w:rPr>
          <w:rFonts w:cs="Times New Roman"/>
          <w:lang w:val="de-DE"/>
        </w:rPr>
        <w:t xml:space="preserve"> Dalman </w:t>
      </w:r>
      <w:r w:rsidRPr="00142DE8">
        <w:rPr>
          <w:rFonts w:cs="Times New Roman"/>
          <w:b/>
          <w:bCs/>
          <w:lang w:val="de-DE"/>
        </w:rPr>
        <w:t>S:</w:t>
      </w:r>
      <w:r w:rsidRPr="00142DE8">
        <w:rPr>
          <w:rFonts w:cs="Times New Roman"/>
          <w:lang w:val="de-DE"/>
        </w:rPr>
        <w:t xml:space="preserve"> </w:t>
      </w:r>
      <w:r w:rsidRPr="00142DE8">
        <w:rPr>
          <w:rFonts w:cs="Times New Roman"/>
          <w:i/>
          <w:iCs/>
          <w:lang w:val="de-DE"/>
        </w:rPr>
        <w:t>CIJ</w:t>
      </w:r>
      <w:r w:rsidRPr="00142DE8">
        <w:rPr>
          <w:rFonts w:cs="Times New Roman"/>
          <w:lang w:val="de-DE"/>
        </w:rPr>
        <w:t xml:space="preserve"> 854 </w:t>
      </w:r>
      <w:r w:rsidRPr="00142DE8">
        <w:rPr>
          <w:rFonts w:cs="Times New Roman"/>
          <w:b/>
          <w:bCs/>
          <w:lang w:val="de-DE"/>
        </w:rPr>
        <w:t xml:space="preserve">E: </w:t>
      </w:r>
      <w:r w:rsidRPr="00142DE8">
        <w:rPr>
          <w:rFonts w:cs="Times New Roman"/>
          <w:lang w:val="de-DE"/>
        </w:rPr>
        <w:t>–</w:t>
      </w:r>
      <w:r w:rsidRPr="00142DE8">
        <w:rPr>
          <w:rFonts w:cs="Times New Roman"/>
          <w:b/>
          <w:bCs/>
          <w:lang w:val="de-DE"/>
        </w:rPr>
        <w:t xml:space="preserve"> D: </w:t>
      </w:r>
      <w:r w:rsidRPr="00952D03">
        <w:rPr>
          <w:rFonts w:cs="Times New Roman"/>
          <w:lang w:val="it-IT"/>
        </w:rPr>
        <w:t>–</w:t>
      </w:r>
      <w:r w:rsidR="00876C71" w:rsidRPr="005F539E">
        <w:rPr>
          <w:rStyle w:val="FootnoteReference"/>
          <w:rFonts w:cs="Times New Roman"/>
        </w:rPr>
        <w:footnoteReference w:id="1609"/>
      </w:r>
    </w:p>
    <w:p w14:paraId="7B90ACC3" w14:textId="77777777" w:rsidR="00BD0433" w:rsidRPr="00647A9A" w:rsidRDefault="00BD0433" w:rsidP="00815F05">
      <w:pPr>
        <w:numPr>
          <w:ilvl w:val="0"/>
          <w:numId w:val="55"/>
        </w:numPr>
        <w:bidi w:val="0"/>
        <w:rPr>
          <w:rFonts w:cs="Times New Roman"/>
        </w:rPr>
      </w:pPr>
      <w:r w:rsidRPr="00142DE8">
        <w:rPr>
          <w:rFonts w:cs="Times New Roman"/>
          <w:b/>
          <w:bCs/>
          <w:lang w:val="de-DE"/>
        </w:rPr>
        <w:t xml:space="preserve">O: </w:t>
      </w:r>
      <w:r w:rsidRPr="00647A9A">
        <w:rPr>
          <w:rFonts w:cs="Times New Roman"/>
          <w:rtl/>
        </w:rPr>
        <w:t>יוסה</w:t>
      </w:r>
      <w:r w:rsidRPr="00647A9A">
        <w:rPr>
          <w:rStyle w:val="FootnoteReference"/>
          <w:rFonts w:cs="Times New Roman"/>
        </w:rPr>
        <w:footnoteReference w:id="1610"/>
      </w:r>
      <w:r w:rsidRPr="00142DE8">
        <w:rPr>
          <w:rFonts w:cs="Times New Roman"/>
          <w:b/>
          <w:bCs/>
          <w:lang w:val="de-DE"/>
        </w:rPr>
        <w:t xml:space="preserve"> Ds:</w:t>
      </w:r>
      <w:r w:rsidRPr="00142DE8">
        <w:rPr>
          <w:rFonts w:cs="Times New Roman"/>
          <w:lang w:val="de-DE"/>
        </w:rPr>
        <w:t xml:space="preserve"> Dositheus (7)</w:t>
      </w:r>
      <w:r w:rsidRPr="00647A9A">
        <w:rPr>
          <w:rFonts w:cs="Times New Roman"/>
        </w:rPr>
        <w:t xml:space="preserve">’s son </w:t>
      </w:r>
      <w:r w:rsidRPr="00647A9A">
        <w:rPr>
          <w:rFonts w:cs="Times New Roman"/>
          <w:b/>
          <w:bCs/>
        </w:rPr>
        <w:t>F:</w:t>
      </w:r>
      <w:r w:rsidRPr="00647A9A">
        <w:rPr>
          <w:rFonts w:cs="Times New Roman"/>
        </w:rPr>
        <w:t xml:space="preserve"> Synagogue inscription, Hammat Gader, Suk</w:t>
      </w:r>
      <w:r w:rsidRPr="00647A9A">
        <w:rPr>
          <w:rFonts w:cs="Times New Roman"/>
        </w:rPr>
        <w:t>e</w:t>
      </w:r>
      <w:r w:rsidRPr="00647A9A">
        <w:rPr>
          <w:rFonts w:cs="Times New Roman"/>
        </w:rPr>
        <w:t xml:space="preserve">nik </w:t>
      </w:r>
      <w:r w:rsidRPr="00647A9A">
        <w:rPr>
          <w:rFonts w:cs="Times New Roman"/>
          <w:b/>
          <w:bCs/>
        </w:rPr>
        <w:t>S:</w:t>
      </w:r>
      <w:r w:rsidRPr="00647A9A">
        <w:rPr>
          <w:rFonts w:cs="Times New Roman"/>
        </w:rPr>
        <w:t xml:space="preserve"> </w:t>
      </w:r>
      <w:r w:rsidRPr="00647A9A">
        <w:rPr>
          <w:rFonts w:cs="Times New Roman"/>
          <w:i/>
          <w:iCs/>
        </w:rPr>
        <w:t>CIJ</w:t>
      </w:r>
      <w:r w:rsidRPr="00647A9A">
        <w:rPr>
          <w:rFonts w:cs="Times New Roman"/>
        </w:rPr>
        <w:t xml:space="preserve"> 857 </w:t>
      </w:r>
      <w:r w:rsidRPr="00647A9A">
        <w:rPr>
          <w:rFonts w:cs="Times New Roman"/>
          <w:b/>
          <w:bCs/>
        </w:rPr>
        <w:t xml:space="preserve">E: </w:t>
      </w:r>
      <w:r w:rsidRPr="00647A9A">
        <w:rPr>
          <w:rFonts w:cs="Times New Roman"/>
          <w:lang w:val="en-GB"/>
        </w:rPr>
        <w:t>–</w:t>
      </w:r>
      <w:r w:rsidRPr="00647A9A">
        <w:rPr>
          <w:rFonts w:cs="Times New Roman"/>
          <w:b/>
          <w:bCs/>
        </w:rPr>
        <w:t xml:space="preserve"> D: </w:t>
      </w:r>
      <w:r w:rsidRPr="00647A9A">
        <w:t>Pre-438?</w:t>
      </w:r>
      <w:r w:rsidRPr="00647A9A">
        <w:rPr>
          <w:rStyle w:val="FootnoteReference"/>
        </w:rPr>
        <w:footnoteReference w:id="1611"/>
      </w:r>
      <w:r w:rsidRPr="00647A9A">
        <w:rPr>
          <w:rFonts w:cs="Times New Roman"/>
        </w:rPr>
        <w:t xml:space="preserve"> </w:t>
      </w:r>
    </w:p>
    <w:p w14:paraId="7840AB99" w14:textId="77777777" w:rsidR="00BD0433" w:rsidRPr="00647A9A" w:rsidRDefault="00BD0433" w:rsidP="00453DE6">
      <w:pPr>
        <w:numPr>
          <w:ilvl w:val="0"/>
          <w:numId w:val="55"/>
        </w:numPr>
        <w:bidi w:val="0"/>
        <w:rPr>
          <w:rFonts w:cs="Times New Roman"/>
        </w:rPr>
      </w:pPr>
      <w:r w:rsidRPr="00647A9A">
        <w:rPr>
          <w:rFonts w:cs="Times New Roman"/>
          <w:b/>
          <w:bCs/>
        </w:rPr>
        <w:t xml:space="preserve">O: </w:t>
      </w:r>
      <w:r w:rsidRPr="00647A9A">
        <w:rPr>
          <w:rFonts w:cs="Times New Roman"/>
          <w:rtl/>
        </w:rPr>
        <w:t>יוסה</w:t>
      </w:r>
      <w:r w:rsidRPr="00647A9A">
        <w:rPr>
          <w:rStyle w:val="FootnoteReference"/>
          <w:rFonts w:cs="Times New Roman"/>
        </w:rPr>
        <w:footnoteReference w:id="1612"/>
      </w:r>
      <w:r w:rsidRPr="00647A9A">
        <w:rPr>
          <w:rFonts w:cs="Times New Roman"/>
          <w:b/>
          <w:bCs/>
        </w:rPr>
        <w:t xml:space="preserve"> Ds:</w:t>
      </w:r>
      <w:r w:rsidRPr="00647A9A">
        <w:rPr>
          <w:rFonts w:cs="Times New Roman"/>
        </w:rPr>
        <w:t xml:space="preserve"> Qaru‘ah (</w:t>
      </w:r>
      <w:r>
        <w:rPr>
          <w:rFonts w:cs="Times New Roman" w:hint="cs"/>
          <w:rtl/>
        </w:rPr>
        <w:t>1</w:t>
      </w:r>
      <w:r w:rsidRPr="00647A9A">
        <w:rPr>
          <w:rFonts w:cs="Times New Roman"/>
        </w:rPr>
        <w:t xml:space="preserve">)’s son </w:t>
      </w:r>
      <w:r w:rsidRPr="00647A9A">
        <w:rPr>
          <w:rFonts w:cs="Times New Roman"/>
          <w:b/>
          <w:bCs/>
        </w:rPr>
        <w:t>F:</w:t>
      </w:r>
      <w:r w:rsidRPr="00647A9A">
        <w:rPr>
          <w:rFonts w:cs="Times New Roman"/>
        </w:rPr>
        <w:t xml:space="preserve"> Synagogue inscription, Hammat Gader, Sukenik </w:t>
      </w:r>
      <w:r w:rsidRPr="00647A9A">
        <w:rPr>
          <w:rFonts w:cs="Times New Roman"/>
          <w:b/>
          <w:bCs/>
        </w:rPr>
        <w:t>S:</w:t>
      </w:r>
      <w:r w:rsidRPr="00647A9A">
        <w:rPr>
          <w:rFonts w:cs="Times New Roman"/>
        </w:rPr>
        <w:t xml:space="preserve"> </w:t>
      </w:r>
      <w:r w:rsidRPr="00647A9A">
        <w:rPr>
          <w:rFonts w:cs="Times New Roman"/>
          <w:i/>
          <w:iCs/>
        </w:rPr>
        <w:t>CIJ</w:t>
      </w:r>
      <w:r w:rsidRPr="00647A9A">
        <w:rPr>
          <w:rFonts w:cs="Times New Roman"/>
        </w:rPr>
        <w:t xml:space="preserve"> 859 </w:t>
      </w:r>
      <w:r w:rsidRPr="00647A9A">
        <w:rPr>
          <w:rFonts w:cs="Times New Roman"/>
          <w:b/>
          <w:bCs/>
        </w:rPr>
        <w:t xml:space="preserve">E: </w:t>
      </w:r>
      <w:r w:rsidRPr="00647A9A">
        <w:rPr>
          <w:rFonts w:cs="Times New Roman"/>
          <w:lang w:val="en-GB"/>
        </w:rPr>
        <w:t>–</w:t>
      </w:r>
      <w:r w:rsidRPr="00647A9A">
        <w:rPr>
          <w:rFonts w:cs="Times New Roman"/>
          <w:b/>
          <w:bCs/>
        </w:rPr>
        <w:t xml:space="preserve"> D: </w:t>
      </w:r>
      <w:r w:rsidRPr="00647A9A">
        <w:t>Pre-438?</w:t>
      </w:r>
      <w:r w:rsidRPr="00647A9A">
        <w:rPr>
          <w:rStyle w:val="FootnoteReference"/>
        </w:rPr>
        <w:footnoteReference w:id="1613"/>
      </w:r>
    </w:p>
    <w:p w14:paraId="64040909" w14:textId="77777777" w:rsidR="00BD0433" w:rsidRPr="008F792C" w:rsidRDefault="00BD0433" w:rsidP="00ED5EAC">
      <w:pPr>
        <w:numPr>
          <w:ilvl w:val="0"/>
          <w:numId w:val="55"/>
        </w:numPr>
        <w:bidi w:val="0"/>
        <w:rPr>
          <w:rFonts w:cs="Times New Roman"/>
        </w:rPr>
      </w:pPr>
      <w:r w:rsidRPr="008F792C">
        <w:rPr>
          <w:rFonts w:cs="Times New Roman"/>
          <w:b/>
          <w:bCs/>
        </w:rPr>
        <w:t xml:space="preserve">O: </w:t>
      </w:r>
      <w:r w:rsidRPr="008F792C">
        <w:rPr>
          <w:rFonts w:cs="Times New Roman"/>
          <w:rtl/>
        </w:rPr>
        <w:t>יוסה</w:t>
      </w:r>
      <w:r w:rsidRPr="008F792C">
        <w:rPr>
          <w:rStyle w:val="FootnoteReference"/>
          <w:rFonts w:cs="Times New Roman"/>
        </w:rPr>
        <w:footnoteReference w:id="1614"/>
      </w:r>
      <w:r w:rsidRPr="008F792C">
        <w:rPr>
          <w:rFonts w:cs="Times New Roman"/>
          <w:b/>
          <w:bCs/>
        </w:rPr>
        <w:t xml:space="preserve"> Ds:</w:t>
      </w:r>
      <w:r w:rsidRPr="008F792C">
        <w:rPr>
          <w:rFonts w:cs="Times New Roman"/>
        </w:rPr>
        <w:t xml:space="preserve"> Samuel (</w:t>
      </w:r>
      <w:r>
        <w:rPr>
          <w:rFonts w:cs="Times New Roman"/>
        </w:rPr>
        <w:t>3</w:t>
      </w:r>
      <w:r w:rsidR="00992E06">
        <w:rPr>
          <w:rFonts w:cs="Times New Roman"/>
        </w:rPr>
        <w:t>7</w:t>
      </w:r>
      <w:r w:rsidRPr="008F792C">
        <w:rPr>
          <w:rFonts w:cs="Times New Roman"/>
        </w:rPr>
        <w:t xml:space="preserve">)’s son </w:t>
      </w:r>
      <w:r w:rsidRPr="008F792C">
        <w:rPr>
          <w:rFonts w:cs="Times New Roman"/>
          <w:b/>
          <w:bCs/>
        </w:rPr>
        <w:t>F:</w:t>
      </w:r>
      <w:r w:rsidRPr="008F792C">
        <w:rPr>
          <w:rFonts w:cs="Times New Roman"/>
        </w:rPr>
        <w:t xml:space="preserve"> Synagogue inscription, Jerash,</w:t>
      </w:r>
      <w:r w:rsidRPr="008F792C">
        <w:rPr>
          <w:rStyle w:val="FootnoteReference"/>
          <w:rFonts w:cs="Times New Roman"/>
        </w:rPr>
        <w:footnoteReference w:id="1615"/>
      </w:r>
      <w:r w:rsidRPr="008F792C">
        <w:rPr>
          <w:rFonts w:cs="Times New Roman"/>
        </w:rPr>
        <w:t xml:space="preserve"> Crowfoot</w:t>
      </w:r>
      <w:r w:rsidRPr="008F792C">
        <w:rPr>
          <w:rFonts w:cs="Times New Roman"/>
          <w:rtl/>
        </w:rPr>
        <w:t xml:space="preserve"> </w:t>
      </w:r>
      <w:r w:rsidRPr="008F792C">
        <w:rPr>
          <w:rFonts w:cs="Times New Roman"/>
          <w:b/>
          <w:bCs/>
        </w:rPr>
        <w:t>S:</w:t>
      </w:r>
      <w:r w:rsidRPr="008F792C">
        <w:rPr>
          <w:rFonts w:cs="Times New Roman"/>
          <w:i/>
          <w:iCs/>
        </w:rPr>
        <w:t xml:space="preserve"> CIJ</w:t>
      </w:r>
      <w:r w:rsidRPr="008F792C">
        <w:rPr>
          <w:rFonts w:cs="Times New Roman"/>
        </w:rPr>
        <w:t xml:space="preserve"> 866 </w:t>
      </w:r>
      <w:r w:rsidRPr="008F792C">
        <w:rPr>
          <w:rFonts w:cs="Times New Roman"/>
          <w:b/>
          <w:bCs/>
        </w:rPr>
        <w:t xml:space="preserve">E: </w:t>
      </w:r>
      <w:r w:rsidRPr="008F792C">
        <w:rPr>
          <w:rFonts w:cs="Times New Roman"/>
          <w:lang w:val="en-GB"/>
        </w:rPr>
        <w:t>–</w:t>
      </w:r>
      <w:r w:rsidRPr="008F792C">
        <w:rPr>
          <w:rFonts w:cs="Times New Roman"/>
          <w:b/>
          <w:bCs/>
        </w:rPr>
        <w:t xml:space="preserve"> D:</w:t>
      </w:r>
      <w:r w:rsidRPr="008F792C">
        <w:rPr>
          <w:rFonts w:cs="Times New Roman"/>
        </w:rPr>
        <w:t xml:space="preserve"> 5</w:t>
      </w:r>
      <w:r w:rsidRPr="008F792C">
        <w:rPr>
          <w:rFonts w:cs="Times New Roman"/>
          <w:vertAlign w:val="superscript"/>
        </w:rPr>
        <w:t>th</w:t>
      </w:r>
      <w:r w:rsidRPr="008F792C">
        <w:rPr>
          <w:rFonts w:cs="Times New Roman"/>
        </w:rPr>
        <w:t xml:space="preserve"> C</w:t>
      </w:r>
    </w:p>
    <w:p w14:paraId="09DB933C" w14:textId="77777777" w:rsidR="00BD0433" w:rsidRPr="008F792C" w:rsidRDefault="00BD0433" w:rsidP="00FA496B">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ascii="Graeca" w:hAnsi="Graeca" w:cs="Graeca"/>
        </w:rPr>
        <w:footnoteReference w:id="1616"/>
      </w:r>
      <w:r w:rsidRPr="008F792C">
        <w:rPr>
          <w:b/>
          <w:bCs/>
        </w:rPr>
        <w:t xml:space="preserve"> Ds:</w:t>
      </w:r>
      <w:r w:rsidRPr="008F792C">
        <w:t xml:space="preserve"> Asterius (</w:t>
      </w:r>
      <w:r>
        <w:t>1</w:t>
      </w:r>
      <w:r w:rsidRPr="008F792C">
        <w:t xml:space="preserve">)’s son </w:t>
      </w:r>
      <w:r w:rsidRPr="008F792C">
        <w:rPr>
          <w:b/>
          <w:bCs/>
        </w:rPr>
        <w:t>F:</w:t>
      </w:r>
      <w:r w:rsidRPr="008F792C">
        <w:t xml:space="preserve"> Synagogue inscription</w:t>
      </w:r>
      <w:r w:rsidRPr="008F792C">
        <w:rPr>
          <w:b/>
          <w:bCs/>
        </w:rPr>
        <w:t>,</w:t>
      </w:r>
      <w:r w:rsidR="00952D03">
        <w:t xml:space="preserve"> Bi</w:t>
      </w:r>
      <w:r w:rsidRPr="008F792C">
        <w:t>blos,</w:t>
      </w:r>
      <w:r w:rsidRPr="008F792C">
        <w:rPr>
          <w:rStyle w:val="FootnoteReference"/>
        </w:rPr>
        <w:footnoteReference w:id="1617"/>
      </w:r>
      <w:r w:rsidRPr="008F792C">
        <w:t xml:space="preserve"> Renan </w:t>
      </w:r>
      <w:r w:rsidRPr="008F792C">
        <w:rPr>
          <w:b/>
          <w:bCs/>
        </w:rPr>
        <w:t>S:</w:t>
      </w:r>
      <w:r w:rsidRPr="008F792C">
        <w:t xml:space="preserve"> </w:t>
      </w:r>
      <w:r w:rsidRPr="008F792C">
        <w:rPr>
          <w:i/>
          <w:iCs/>
        </w:rPr>
        <w:t>CIJ</w:t>
      </w:r>
      <w:r w:rsidRPr="008F792C">
        <w:t xml:space="preserve"> 870 </w:t>
      </w:r>
      <w:r w:rsidRPr="008F792C">
        <w:rPr>
          <w:b/>
          <w:bCs/>
        </w:rPr>
        <w:t xml:space="preserve">E: </w:t>
      </w:r>
      <w:r w:rsidR="00423050" w:rsidRPr="00952D03">
        <w:t>–</w:t>
      </w:r>
      <w:r w:rsidR="00FA496B">
        <w:rPr>
          <w:b/>
          <w:bCs/>
        </w:rPr>
        <w:t xml:space="preserve"> </w:t>
      </w:r>
      <w:r w:rsidRPr="008F792C">
        <w:rPr>
          <w:b/>
          <w:bCs/>
        </w:rPr>
        <w:t>D:</w:t>
      </w:r>
      <w:r w:rsidRPr="008F792C">
        <w:t xml:space="preserve"> 4</w:t>
      </w:r>
      <w:r w:rsidRPr="008F792C">
        <w:rPr>
          <w:vertAlign w:val="superscript"/>
        </w:rPr>
        <w:t>th</w:t>
      </w:r>
      <w:r w:rsidRPr="008F792C">
        <w:t>-5</w:t>
      </w:r>
      <w:r w:rsidRPr="008F792C">
        <w:rPr>
          <w:vertAlign w:val="superscript"/>
        </w:rPr>
        <w:t>th</w:t>
      </w:r>
      <w:r w:rsidRPr="008F792C">
        <w:t xml:space="preserve"> C</w:t>
      </w:r>
    </w:p>
    <w:p w14:paraId="47AC2D07" w14:textId="77777777" w:rsidR="00BD0433" w:rsidRPr="008F792C" w:rsidRDefault="00BD0433" w:rsidP="00FA496B">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618"/>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Synagogue inscription</w:t>
      </w:r>
      <w:r w:rsidRPr="008F792C">
        <w:rPr>
          <w:b/>
          <w:bCs/>
        </w:rPr>
        <w:t>,</w:t>
      </w:r>
      <w:r w:rsidR="00952D03">
        <w:t xml:space="preserve"> Bi</w:t>
      </w:r>
      <w:r w:rsidRPr="008F792C">
        <w:t>blos,</w:t>
      </w:r>
      <w:r w:rsidRPr="008F792C">
        <w:rPr>
          <w:rStyle w:val="FootnoteReference"/>
        </w:rPr>
        <w:t xml:space="preserve"> </w:t>
      </w:r>
      <w:r w:rsidRPr="008F792C">
        <w:rPr>
          <w:rStyle w:val="FootnoteReference"/>
        </w:rPr>
        <w:footnoteReference w:id="1619"/>
      </w:r>
      <w:r w:rsidRPr="008F792C">
        <w:t xml:space="preserve"> Renan </w:t>
      </w:r>
      <w:r w:rsidRPr="008F792C">
        <w:rPr>
          <w:b/>
          <w:bCs/>
        </w:rPr>
        <w:t>S:</w:t>
      </w:r>
      <w:r w:rsidRPr="008F792C">
        <w:t xml:space="preserve"> </w:t>
      </w:r>
      <w:r w:rsidRPr="008F792C">
        <w:rPr>
          <w:i/>
          <w:iCs/>
        </w:rPr>
        <w:t>CIJ</w:t>
      </w:r>
      <w:r w:rsidRPr="008F792C">
        <w:t xml:space="preserve"> 871 </w:t>
      </w:r>
      <w:r w:rsidRPr="008F792C">
        <w:rPr>
          <w:b/>
          <w:bCs/>
        </w:rPr>
        <w:t xml:space="preserve">E: </w:t>
      </w:r>
      <w:r w:rsidR="00423050" w:rsidRPr="00423050">
        <w:t>–</w:t>
      </w:r>
      <w:r w:rsidR="00FA496B">
        <w:t xml:space="preserve"> </w:t>
      </w:r>
      <w:r w:rsidRPr="008F792C">
        <w:rPr>
          <w:b/>
          <w:bCs/>
        </w:rPr>
        <w:t>D:</w:t>
      </w:r>
      <w:r w:rsidRPr="008F792C">
        <w:t xml:space="preserve"> 4</w:t>
      </w:r>
      <w:r w:rsidRPr="008F792C">
        <w:rPr>
          <w:vertAlign w:val="superscript"/>
        </w:rPr>
        <w:t>th</w:t>
      </w:r>
      <w:r w:rsidRPr="008F792C">
        <w:t>-5</w:t>
      </w:r>
      <w:r w:rsidRPr="008F792C">
        <w:rPr>
          <w:vertAlign w:val="superscript"/>
        </w:rPr>
        <w:t>th</w:t>
      </w:r>
      <w:r w:rsidRPr="008F792C">
        <w:t xml:space="preserve"> C</w:t>
      </w:r>
    </w:p>
    <w:p w14:paraId="33484348" w14:textId="77777777" w:rsidR="00BD0433" w:rsidRPr="008F792C" w:rsidRDefault="00BD0433" w:rsidP="00AF217E">
      <w:pPr>
        <w:numPr>
          <w:ilvl w:val="0"/>
          <w:numId w:val="55"/>
        </w:numPr>
        <w:bidi w:val="0"/>
        <w:rPr>
          <w:b/>
          <w:bCs/>
        </w:rPr>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20"/>
      </w:r>
      <w:r w:rsidRPr="008F792C">
        <w:rPr>
          <w:b/>
          <w:bCs/>
        </w:rPr>
        <w:t xml:space="preserve"> Ds:</w:t>
      </w:r>
      <w:r w:rsidRPr="008F792C">
        <w:t xml:space="preserve"> Simon (</w:t>
      </w:r>
      <w:r>
        <w:t>4</w:t>
      </w:r>
      <w:r w:rsidR="004B7DBB">
        <w:t>2</w:t>
      </w:r>
      <w:r w:rsidRPr="008F792C">
        <w:t xml:space="preserve">)’s son </w:t>
      </w:r>
      <w:r w:rsidRPr="008F792C">
        <w:rPr>
          <w:b/>
          <w:bCs/>
        </w:rPr>
        <w:t>F:</w:t>
      </w:r>
      <w:r w:rsidRPr="008F792C">
        <w:t xml:space="preserve"> Inscription, </w:t>
      </w:r>
      <w:smartTag w:uri="urn:schemas-microsoft-com:office:smarttags" w:element="place">
        <w:smartTag w:uri="urn:schemas-microsoft-com:office:smarttags" w:element="City">
          <w:r w:rsidRPr="008F792C">
            <w:t>Tyre</w:t>
          </w:r>
        </w:smartTag>
      </w:smartTag>
      <w:r w:rsidRPr="008F792C">
        <w:t>,</w:t>
      </w:r>
      <w:r w:rsidRPr="008F792C">
        <w:rPr>
          <w:rStyle w:val="FootnoteReference"/>
        </w:rPr>
        <w:footnoteReference w:id="1621"/>
      </w:r>
      <w:r w:rsidRPr="008F792C">
        <w:t xml:space="preserve"> Michon </w:t>
      </w:r>
      <w:r w:rsidRPr="008F792C">
        <w:rPr>
          <w:b/>
          <w:bCs/>
        </w:rPr>
        <w:t>S:</w:t>
      </w:r>
      <w:r w:rsidRPr="008F792C">
        <w:rPr>
          <w:i/>
          <w:iCs/>
        </w:rPr>
        <w:t xml:space="preserve"> CIJ</w:t>
      </w:r>
      <w:r w:rsidRPr="008F792C">
        <w:t xml:space="preserve"> 880 </w:t>
      </w:r>
      <w:r w:rsidRPr="008F792C">
        <w:rPr>
          <w:b/>
          <w:bCs/>
        </w:rPr>
        <w:t xml:space="preserve">E: </w:t>
      </w:r>
      <w:r w:rsidRPr="008F792C">
        <w:t>Jew?</w:t>
      </w:r>
      <w:r w:rsidRPr="008F792C">
        <w:rPr>
          <w:rStyle w:val="FootnoteReference"/>
          <w:rFonts w:cs="Times New Roman"/>
          <w:rtl/>
        </w:rPr>
        <w:footnoteReference w:id="1622"/>
      </w:r>
      <w:r w:rsidRPr="008F792C">
        <w:rPr>
          <w:b/>
          <w:bCs/>
        </w:rPr>
        <w:t xml:space="preserve"> D: </w:t>
      </w:r>
      <w:r w:rsidRPr="00952D03">
        <w:rPr>
          <w:rFonts w:cs="Times New Roman"/>
          <w:lang w:val="it-IT"/>
        </w:rPr>
        <w:t>–</w:t>
      </w:r>
      <w:r w:rsidR="00876C71" w:rsidRPr="005F539E">
        <w:rPr>
          <w:rStyle w:val="FootnoteReference"/>
          <w:rFonts w:cs="Times New Roman"/>
        </w:rPr>
        <w:footnoteReference w:id="1623"/>
      </w:r>
    </w:p>
    <w:p w14:paraId="7649DD8C" w14:textId="77777777" w:rsidR="00832E0C" w:rsidRPr="008F792C" w:rsidRDefault="00832E0C" w:rsidP="00832E0C">
      <w:pPr>
        <w:numPr>
          <w:ilvl w:val="0"/>
          <w:numId w:val="55"/>
        </w:numPr>
        <w:bidi w:val="0"/>
      </w:pPr>
      <w:r w:rsidRPr="008F792C">
        <w:rPr>
          <w:b/>
          <w:bCs/>
        </w:rPr>
        <w:t xml:space="preserve">O: </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Style w:val="FootnoteReference"/>
        </w:rPr>
        <w:footnoteReference w:id="1624"/>
      </w:r>
      <w:r>
        <w:rPr>
          <w:rFonts w:cs="Times New Roman"/>
        </w:rPr>
        <w:t xml:space="preserve"> </w:t>
      </w:r>
      <w:r w:rsidRPr="008F792C">
        <w:rPr>
          <w:b/>
          <w:bCs/>
        </w:rPr>
        <w:t>Ds:</w:t>
      </w:r>
      <w:r w:rsidRPr="008F792C">
        <w:t xml:space="preserve"> Ab</w:t>
      </w:r>
      <w:r>
        <w:t>b</w:t>
      </w:r>
      <w:r w:rsidRPr="008F792C">
        <w:t>in (</w:t>
      </w:r>
      <w:r w:rsidR="004D0ADD">
        <w:t>2</w:t>
      </w:r>
      <w:r w:rsidR="004F65DE">
        <w:t>8</w:t>
      </w:r>
      <w:r w:rsidRPr="008F792C">
        <w:t xml:space="preserve">)’s son, </w:t>
      </w:r>
      <w:r w:rsidRPr="0052703A">
        <w:t>of Tasele</w:t>
      </w:r>
      <w:r w:rsidRPr="0052703A">
        <w:rPr>
          <w:rStyle w:val="FootnoteReference"/>
        </w:rPr>
        <w:footnoteReference w:id="1625"/>
      </w:r>
      <w:r w:rsidRPr="008F792C">
        <w:t xml:space="preserve">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Euting </w:t>
      </w:r>
      <w:r w:rsidRPr="008F792C">
        <w:rPr>
          <w:b/>
          <w:bCs/>
        </w:rPr>
        <w:t>S:</w:t>
      </w:r>
      <w:r w:rsidRPr="008F792C">
        <w:t xml:space="preserve"> </w:t>
      </w:r>
      <w:r w:rsidRPr="008F792C">
        <w:rPr>
          <w:i/>
          <w:iCs/>
        </w:rPr>
        <w:t>CIJ</w:t>
      </w:r>
      <w:r w:rsidRPr="008F792C">
        <w:t xml:space="preserve"> 901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w:t>
      </w:r>
    </w:p>
    <w:p w14:paraId="0AC52D23" w14:textId="77777777" w:rsidR="00BD0433" w:rsidRPr="008F792C" w:rsidRDefault="00BD0433" w:rsidP="00815F05">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26"/>
      </w:r>
      <w:r w:rsidRPr="008F792C">
        <w:rPr>
          <w:b/>
          <w:bCs/>
        </w:rPr>
        <w:t xml:space="preserve"> Ds:</w:t>
      </w:r>
      <w:r w:rsidRPr="008F792C">
        <w:t xml:space="preserve"> Benjamin (</w:t>
      </w:r>
      <w:r>
        <w:t>13</w:t>
      </w:r>
      <w:r w:rsidRPr="008F792C">
        <w:t xml:space="preserve">)’s father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Vincent </w:t>
      </w:r>
      <w:r w:rsidRPr="008F792C">
        <w:rPr>
          <w:b/>
          <w:bCs/>
        </w:rPr>
        <w:t>S:</w:t>
      </w:r>
      <w:r w:rsidRPr="008F792C">
        <w:t xml:space="preserve"> </w:t>
      </w:r>
      <w:r w:rsidRPr="008F792C">
        <w:rPr>
          <w:i/>
          <w:iCs/>
        </w:rPr>
        <w:t xml:space="preserve">CIJ </w:t>
      </w:r>
      <w:r w:rsidRPr="008F792C">
        <w:t xml:space="preserve">908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w:t>
      </w:r>
    </w:p>
    <w:p w14:paraId="49615322" w14:textId="77777777" w:rsidR="00BD0433" w:rsidRPr="008F792C" w:rsidRDefault="00BD0433" w:rsidP="00BB1607">
      <w:pPr>
        <w:numPr>
          <w:ilvl w:val="0"/>
          <w:numId w:val="55"/>
        </w:numPr>
        <w:bidi w:val="0"/>
      </w:pPr>
      <w:r w:rsidRPr="008F792C">
        <w:rPr>
          <w:b/>
          <w:bCs/>
        </w:rPr>
        <w:t xml:space="preserve">O: </w:t>
      </w:r>
      <w:r w:rsidRPr="002B095F">
        <w:rPr>
          <w:rFonts w:ascii="Graeca" w:hAnsi="Graeca" w:cs="Graeca"/>
        </w:rPr>
        <w:t></w:t>
      </w:r>
      <w:r w:rsidRPr="002B095F">
        <w:rPr>
          <w:rFonts w:ascii="Graeca" w:hAnsi="Graeca" w:cs="Graeca"/>
        </w:rPr>
        <w:t></w:t>
      </w:r>
      <w:r w:rsidRPr="002B095F">
        <w:rPr>
          <w:rFonts w:ascii="Graeca" w:hAnsi="Graeca" w:cs="Graeca"/>
        </w:rPr>
        <w:t></w:t>
      </w:r>
      <w:r w:rsidRPr="002B095F">
        <w:rPr>
          <w:rFonts w:ascii="Graeca" w:hAnsi="Graeca" w:cs="Graeca"/>
        </w:rPr>
        <w:t></w:t>
      </w:r>
      <w:r w:rsidRPr="002B095F">
        <w:rPr>
          <w:rFonts w:ascii="Graeca" w:hAnsi="Graeca" w:cs="Graeca"/>
        </w:rPr>
        <w:t></w:t>
      </w:r>
      <w:r w:rsidRPr="002B095F">
        <w:rPr>
          <w:rFonts w:ascii="Graeca" w:hAnsi="Graeca" w:cs="Graeca"/>
        </w:rPr>
        <w:t></w:t>
      </w:r>
      <w:r w:rsidRPr="002B095F">
        <w:rPr>
          <w:rFonts w:ascii="Graeca" w:hAnsi="Graeca" w:cs="Graeca"/>
        </w:rPr>
        <w:t></w:t>
      </w:r>
      <w:r w:rsidRPr="002B095F">
        <w:rPr>
          <w:rFonts w:ascii="Graeca" w:hAnsi="Graeca" w:cs="Graeca"/>
        </w:rPr>
        <w:t></w:t>
      </w:r>
      <w:r w:rsidRPr="00FE1D8F">
        <w:rPr>
          <w:rStyle w:val="FootnoteReference"/>
        </w:rPr>
        <w:footnoteReference w:id="1627"/>
      </w:r>
      <w:r>
        <w:rPr>
          <w:b/>
          <w:bCs/>
        </w:rPr>
        <w:t xml:space="preserve"> </w:t>
      </w:r>
      <w:r w:rsidRPr="008F792C">
        <w:rPr>
          <w:b/>
          <w:bCs/>
        </w:rPr>
        <w:t>Ds:</w:t>
      </w:r>
      <w:r w:rsidRPr="008F792C">
        <w:t xml:space="preserve"> </w:t>
      </w:r>
      <w:r w:rsidR="00BB1607" w:rsidRPr="00FE1D8F">
        <w:t>L</w:t>
      </w:r>
      <w:r w:rsidR="00BB1607">
        <w:t>ulab</w:t>
      </w:r>
      <w:r w:rsidR="00BB1607" w:rsidRPr="008F792C">
        <w:t xml:space="preserve"> </w:t>
      </w:r>
      <w:r w:rsidRPr="008F792C">
        <w:t>(</w:t>
      </w:r>
      <w:r>
        <w:t>1</w:t>
      </w:r>
      <w:r w:rsidRPr="008F792C">
        <w:t>)’s son</w:t>
      </w:r>
      <w:r w:rsidRPr="008F792C">
        <w:rPr>
          <w:b/>
          <w:bCs/>
        </w:rPr>
        <w:t xml:space="preserve"> 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Janssen </w:t>
      </w:r>
      <w:r w:rsidRPr="008F792C">
        <w:rPr>
          <w:b/>
          <w:bCs/>
        </w:rPr>
        <w:t>S:</w:t>
      </w:r>
      <w:r w:rsidRPr="008F792C">
        <w:t xml:space="preserve"> </w:t>
      </w:r>
      <w:r w:rsidRPr="008F792C">
        <w:rPr>
          <w:i/>
          <w:iCs/>
        </w:rPr>
        <w:t>CIJ</w:t>
      </w:r>
      <w:r w:rsidRPr="008F792C">
        <w:t xml:space="preserve"> 932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w:t>
      </w:r>
    </w:p>
    <w:p w14:paraId="35BF1AC4" w14:textId="77777777" w:rsidR="00BD0433" w:rsidRPr="008F792C" w:rsidRDefault="00BD0433" w:rsidP="00815F05">
      <w:pPr>
        <w:numPr>
          <w:ilvl w:val="0"/>
          <w:numId w:val="55"/>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628"/>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Euting </w:t>
      </w:r>
      <w:r w:rsidRPr="008F792C">
        <w:rPr>
          <w:b/>
          <w:bCs/>
        </w:rPr>
        <w:t>S:</w:t>
      </w:r>
      <w:r w:rsidRPr="008F792C">
        <w:t xml:space="preserve"> </w:t>
      </w:r>
      <w:r w:rsidRPr="008F792C">
        <w:rPr>
          <w:i/>
          <w:iCs/>
        </w:rPr>
        <w:t>CIJ</w:t>
      </w:r>
      <w:r w:rsidRPr="008F792C">
        <w:t xml:space="preserve"> 933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w:t>
      </w:r>
    </w:p>
    <w:p w14:paraId="7F729BC1" w14:textId="77777777" w:rsidR="00BD0433" w:rsidRPr="008F792C" w:rsidRDefault="00BD0433" w:rsidP="00876C71">
      <w:pPr>
        <w:numPr>
          <w:ilvl w:val="0"/>
          <w:numId w:val="55"/>
        </w:numPr>
        <w:bidi w:val="0"/>
        <w:rPr>
          <w:rFonts w:cs="Times New Roman"/>
        </w:rPr>
      </w:pPr>
      <w:r w:rsidRPr="008F792C">
        <w:rPr>
          <w:rFonts w:cs="Times New Roman"/>
          <w:b/>
          <w:bCs/>
        </w:rPr>
        <w:t xml:space="preserve">O: </w:t>
      </w:r>
      <w:r w:rsidRPr="008F792C">
        <w:rPr>
          <w:rFonts w:cs="Times New Roman"/>
          <w:rtl/>
        </w:rPr>
        <w:t>יוסה</w:t>
      </w:r>
      <w:r w:rsidRPr="008F792C">
        <w:rPr>
          <w:rStyle w:val="FootnoteReference"/>
          <w:rFonts w:cs="Times New Roman"/>
        </w:rPr>
        <w:footnoteReference w:id="1629"/>
      </w:r>
      <w:r w:rsidRPr="008F792C">
        <w:rPr>
          <w:rFonts w:cs="Times New Roman"/>
          <w:b/>
          <w:bCs/>
        </w:rPr>
        <w:t xml:space="preserve"> Ds:</w:t>
      </w:r>
      <w:r w:rsidRPr="008F792C">
        <w:rPr>
          <w:rFonts w:cs="Times New Roman"/>
        </w:rPr>
        <w:t xml:space="preserve"> Levi (</w:t>
      </w:r>
      <w:r>
        <w:rPr>
          <w:rFonts w:cs="Times New Roman"/>
        </w:rPr>
        <w:t>27</w:t>
      </w:r>
      <w:r w:rsidR="00C6721E">
        <w:rPr>
          <w:rFonts w:cs="Times New Roman"/>
        </w:rPr>
        <w:t>)’s son, the l</w:t>
      </w:r>
      <w:r w:rsidRPr="008F792C">
        <w:rPr>
          <w:rFonts w:cs="Times New Roman"/>
        </w:rPr>
        <w:t>evite</w:t>
      </w:r>
      <w:r w:rsidRPr="008F792C">
        <w:rPr>
          <w:rStyle w:val="FootnoteReference"/>
          <w:rFonts w:cs="Times New Roman"/>
        </w:rPr>
        <w:footnoteReference w:id="1630"/>
      </w:r>
      <w:r w:rsidRPr="008F792C">
        <w:rPr>
          <w:rFonts w:cs="Times New Roman"/>
          <w:b/>
          <w:bCs/>
        </w:rPr>
        <w:t xml:space="preserve"> F:</w:t>
      </w:r>
      <w:r w:rsidRPr="008F792C">
        <w:rPr>
          <w:rFonts w:cs="Times New Roman"/>
        </w:rPr>
        <w:t xml:space="preserve"> Synagogue inscription</w:t>
      </w:r>
      <w:r w:rsidRPr="008F792C">
        <w:rPr>
          <w:rFonts w:cs="Times New Roman"/>
          <w:b/>
          <w:bCs/>
        </w:rPr>
        <w:t xml:space="preserve">, </w:t>
      </w:r>
      <w:r w:rsidRPr="008F792C">
        <w:rPr>
          <w:rFonts w:cs="Times New Roman"/>
        </w:rPr>
        <w:t>Bar‘am-Alma</w:t>
      </w:r>
      <w:r w:rsidRPr="008F792C">
        <w:rPr>
          <w:rStyle w:val="FootnoteReference"/>
          <w:rFonts w:cs="Times New Roman"/>
        </w:rPr>
        <w:footnoteReference w:id="1631"/>
      </w:r>
      <w:r w:rsidRPr="008F792C">
        <w:rPr>
          <w:rFonts w:cs="Times New Roman"/>
        </w:rPr>
        <w:t xml:space="preserve"> </w:t>
      </w:r>
      <w:r w:rsidRPr="008F792C">
        <w:rPr>
          <w:rFonts w:cs="Times New Roman"/>
          <w:b/>
          <w:bCs/>
        </w:rPr>
        <w:t>S:</w:t>
      </w:r>
      <w:r w:rsidRPr="008F792C">
        <w:rPr>
          <w:rFonts w:cs="Times New Roman"/>
        </w:rPr>
        <w:t xml:space="preserve"> </w:t>
      </w:r>
      <w:r w:rsidRPr="008F792C">
        <w:rPr>
          <w:rFonts w:cs="Times New Roman"/>
          <w:i/>
          <w:iCs/>
        </w:rPr>
        <w:t xml:space="preserve">CIJ </w:t>
      </w:r>
      <w:r w:rsidRPr="008F792C">
        <w:rPr>
          <w:rFonts w:cs="Times New Roman"/>
        </w:rPr>
        <w:t xml:space="preserve">974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Pr="00952D03">
        <w:rPr>
          <w:rFonts w:cs="Times New Roman"/>
          <w:lang w:val="it-IT"/>
        </w:rPr>
        <w:t>–</w:t>
      </w:r>
      <w:r w:rsidR="00876C71" w:rsidRPr="005F539E">
        <w:rPr>
          <w:rStyle w:val="FootnoteReference"/>
          <w:rFonts w:cs="Times New Roman"/>
        </w:rPr>
        <w:footnoteReference w:id="1632"/>
      </w:r>
    </w:p>
    <w:p w14:paraId="6ACE310C" w14:textId="77777777" w:rsidR="00BD0433" w:rsidRPr="008F792C" w:rsidRDefault="00BD0433" w:rsidP="00876C71">
      <w:pPr>
        <w:numPr>
          <w:ilvl w:val="0"/>
          <w:numId w:val="55"/>
        </w:numPr>
        <w:bidi w:val="0"/>
        <w:rPr>
          <w:rFonts w:cs="Times New Roman"/>
        </w:rPr>
      </w:pPr>
      <w:r w:rsidRPr="008F792C">
        <w:rPr>
          <w:rFonts w:cs="Times New Roman"/>
          <w:b/>
          <w:bCs/>
        </w:rPr>
        <w:t xml:space="preserve">O: </w:t>
      </w:r>
      <w:r w:rsidRPr="008F792C">
        <w:rPr>
          <w:rFonts w:cs="Times New Roman"/>
          <w:rtl/>
        </w:rPr>
        <w:t>יוסה</w:t>
      </w:r>
      <w:r w:rsidRPr="008F792C">
        <w:rPr>
          <w:rStyle w:val="FootnoteReference"/>
          <w:rFonts w:cs="Times New Roman"/>
        </w:rPr>
        <w:footnoteReference w:id="1633"/>
      </w:r>
      <w:r w:rsidRPr="008F792C">
        <w:rPr>
          <w:rFonts w:cs="Times New Roman"/>
          <w:b/>
          <w:bCs/>
        </w:rPr>
        <w:t xml:space="preserve"> Ds:</w:t>
      </w:r>
      <w:r w:rsidRPr="008F792C">
        <w:rPr>
          <w:rFonts w:cs="Times New Roman"/>
        </w:rPr>
        <w:t xml:space="preserve"> Nahum (</w:t>
      </w:r>
      <w:r>
        <w:rPr>
          <w:rFonts w:cs="Times New Roman"/>
        </w:rPr>
        <w:t>9</w:t>
      </w:r>
      <w:r w:rsidRPr="008F792C">
        <w:rPr>
          <w:rFonts w:cs="Times New Roman"/>
        </w:rPr>
        <w:t>)’s son</w:t>
      </w:r>
      <w:r w:rsidRPr="008F792C">
        <w:rPr>
          <w:rFonts w:cs="Times New Roman"/>
          <w:b/>
          <w:bCs/>
        </w:rPr>
        <w:t xml:space="preserve"> F:</w:t>
      </w:r>
      <w:r w:rsidRPr="008F792C">
        <w:rPr>
          <w:rFonts w:cs="Times New Roman"/>
        </w:rPr>
        <w:t xml:space="preserve"> Synagogue inscription, Gush-Halav,</w:t>
      </w:r>
      <w:r w:rsidR="00FA496B">
        <w:rPr>
          <w:rStyle w:val="FootnoteReference"/>
          <w:rFonts w:cs="Times New Roman"/>
        </w:rPr>
        <w:footnoteReference w:id="1634"/>
      </w:r>
      <w:r w:rsidRPr="008F792C">
        <w:rPr>
          <w:rFonts w:cs="Times New Roman"/>
        </w:rPr>
        <w:t xml:space="preserve"> Renan </w:t>
      </w:r>
      <w:r w:rsidRPr="008F792C">
        <w:rPr>
          <w:rFonts w:cs="Times New Roman"/>
          <w:b/>
          <w:bCs/>
        </w:rPr>
        <w:t>S:</w:t>
      </w:r>
      <w:r w:rsidRPr="008F792C">
        <w:rPr>
          <w:rFonts w:cs="Times New Roman"/>
        </w:rPr>
        <w:t xml:space="preserve"> </w:t>
      </w:r>
      <w:r w:rsidRPr="008F792C">
        <w:rPr>
          <w:rFonts w:cs="Times New Roman"/>
          <w:i/>
          <w:iCs/>
        </w:rPr>
        <w:t>CIJ</w:t>
      </w:r>
      <w:r w:rsidRPr="008F792C">
        <w:rPr>
          <w:rFonts w:cs="Times New Roman"/>
        </w:rPr>
        <w:t xml:space="preserve"> 976</w:t>
      </w:r>
      <w:r w:rsidRPr="008F792C">
        <w:rPr>
          <w:rFonts w:cs="Times New Roman"/>
          <w:rtl/>
        </w:rPr>
        <w:t xml:space="preserve">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Pr="00952D03">
        <w:rPr>
          <w:rFonts w:cs="Times New Roman"/>
          <w:lang w:val="it-IT"/>
        </w:rPr>
        <w:t>–</w:t>
      </w:r>
      <w:r w:rsidR="00876C71" w:rsidRPr="005F539E">
        <w:rPr>
          <w:rStyle w:val="FootnoteReference"/>
          <w:rFonts w:cs="Times New Roman"/>
        </w:rPr>
        <w:footnoteReference w:id="1635"/>
      </w:r>
    </w:p>
    <w:p w14:paraId="033C95F8" w14:textId="77777777" w:rsidR="00BD0433" w:rsidRPr="008F792C" w:rsidRDefault="00BD0433" w:rsidP="00876C71">
      <w:pPr>
        <w:numPr>
          <w:ilvl w:val="0"/>
          <w:numId w:val="55"/>
        </w:numPr>
        <w:bidi w:val="0"/>
        <w:rPr>
          <w:rFonts w:cs="Times New Roman"/>
        </w:rPr>
      </w:pPr>
      <w:r w:rsidRPr="008F792C">
        <w:rPr>
          <w:rFonts w:cs="Times New Roman"/>
          <w:b/>
          <w:bCs/>
        </w:rPr>
        <w:t xml:space="preserve">O: </w:t>
      </w:r>
      <w:r w:rsidRPr="008F792C">
        <w:rPr>
          <w:rFonts w:cs="Times New Roman"/>
          <w:rtl/>
        </w:rPr>
        <w:t>יוסה</w:t>
      </w:r>
      <w:r w:rsidRPr="008F792C">
        <w:rPr>
          <w:rStyle w:val="FootnoteReference"/>
          <w:rFonts w:cs="Times New Roman"/>
        </w:rPr>
        <w:footnoteReference w:id="1636"/>
      </w:r>
      <w:r w:rsidRPr="008F792C">
        <w:rPr>
          <w:rFonts w:cs="Times New Roman"/>
          <w:b/>
          <w:bCs/>
        </w:rPr>
        <w:t xml:space="preserve"> Ds:</w:t>
      </w:r>
      <w:r w:rsidRPr="008F792C">
        <w:rPr>
          <w:rFonts w:cs="Times New Roman"/>
        </w:rPr>
        <w:t xml:space="preserve"> </w:t>
      </w:r>
      <w:r>
        <w:rPr>
          <w:rFonts w:cs="Times New Roman"/>
        </w:rPr>
        <w:t>Tanḥum</w:t>
      </w:r>
      <w:r w:rsidR="00973871">
        <w:rPr>
          <w:rFonts w:cs="Times New Roman"/>
        </w:rPr>
        <w:t xml:space="preserve"> </w:t>
      </w:r>
      <w:r w:rsidRPr="008F792C">
        <w:rPr>
          <w:rFonts w:cs="Times New Roman"/>
        </w:rPr>
        <w:t>(</w:t>
      </w:r>
      <w:r w:rsidR="00916F9F">
        <w:rPr>
          <w:rFonts w:cs="Times New Roman"/>
        </w:rPr>
        <w:t>33</w:t>
      </w:r>
      <w:r w:rsidRPr="008F792C">
        <w:rPr>
          <w:rFonts w:cs="Times New Roman"/>
        </w:rPr>
        <w:t xml:space="preserve">)’s son </w:t>
      </w:r>
      <w:r w:rsidRPr="008F792C">
        <w:rPr>
          <w:rFonts w:cs="Times New Roman"/>
          <w:b/>
          <w:bCs/>
        </w:rPr>
        <w:t>F:</w:t>
      </w:r>
      <w:r w:rsidRPr="008F792C">
        <w:rPr>
          <w:rFonts w:cs="Times New Roman"/>
        </w:rPr>
        <w:t xml:space="preserve"> Synagogue inscription, </w:t>
      </w:r>
      <w:r w:rsidRPr="00FE1D8F">
        <w:rPr>
          <w:rFonts w:cs="Times New Roman"/>
        </w:rPr>
        <w:t>Kfar Canah</w:t>
      </w:r>
      <w:r w:rsidRPr="008F792C">
        <w:rPr>
          <w:rFonts w:cs="Times New Roman"/>
        </w:rPr>
        <w:t>,</w:t>
      </w:r>
      <w:r>
        <w:rPr>
          <w:rStyle w:val="FootnoteReference"/>
          <w:rFonts w:cs="Times New Roman"/>
        </w:rPr>
        <w:footnoteReference w:id="1637"/>
      </w:r>
      <w:r w:rsidRPr="008F792C">
        <w:rPr>
          <w:rFonts w:cs="Times New Roman"/>
        </w:rPr>
        <w:t xml:space="preserve"> Cle</w:t>
      </w:r>
      <w:r w:rsidRPr="008F792C">
        <w:rPr>
          <w:rFonts w:cs="Times New Roman"/>
        </w:rPr>
        <w:t>r</w:t>
      </w:r>
      <w:r w:rsidRPr="008F792C">
        <w:rPr>
          <w:rFonts w:cs="Times New Roman"/>
        </w:rPr>
        <w:t>mont-Ganneau</w:t>
      </w:r>
      <w:r w:rsidRPr="008F792C">
        <w:rPr>
          <w:rFonts w:cs="Times New Roman"/>
          <w:b/>
          <w:bCs/>
        </w:rPr>
        <w:t xml:space="preserve"> S:</w:t>
      </w:r>
      <w:r w:rsidRPr="008F792C">
        <w:rPr>
          <w:rFonts w:cs="Times New Roman"/>
        </w:rPr>
        <w:t xml:space="preserve"> </w:t>
      </w:r>
      <w:r w:rsidRPr="008F792C">
        <w:rPr>
          <w:rFonts w:cs="Times New Roman"/>
          <w:i/>
          <w:iCs/>
        </w:rPr>
        <w:t>CIJ</w:t>
      </w:r>
      <w:r w:rsidRPr="008F792C">
        <w:rPr>
          <w:rFonts w:cs="Times New Roman"/>
        </w:rPr>
        <w:t xml:space="preserve"> 987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Pr="00952D03">
        <w:rPr>
          <w:rFonts w:cs="Times New Roman"/>
          <w:lang w:val="it-IT"/>
        </w:rPr>
        <w:t>–</w:t>
      </w:r>
      <w:r w:rsidR="00876C71" w:rsidRPr="005F539E">
        <w:rPr>
          <w:rStyle w:val="FootnoteReference"/>
          <w:rFonts w:cs="Times New Roman"/>
        </w:rPr>
        <w:footnoteReference w:id="1638"/>
      </w:r>
    </w:p>
    <w:p w14:paraId="46520144" w14:textId="77777777" w:rsidR="00BD0433" w:rsidRPr="008F792C" w:rsidRDefault="00BD0433" w:rsidP="00C6721E">
      <w:pPr>
        <w:numPr>
          <w:ilvl w:val="0"/>
          <w:numId w:val="55"/>
        </w:numPr>
        <w:bidi w:val="0"/>
        <w:rPr>
          <w:rFonts w:cs="Times New Roman"/>
        </w:rPr>
      </w:pPr>
      <w:r w:rsidRPr="008F792C">
        <w:rPr>
          <w:rFonts w:cs="Times New Roman"/>
          <w:b/>
          <w:bCs/>
        </w:rPr>
        <w:t xml:space="preserve">O: </w:t>
      </w:r>
      <w:r w:rsidRPr="008F792C">
        <w:rPr>
          <w:rFonts w:cs="Times New Roman"/>
          <w:rtl/>
        </w:rPr>
        <w:t>יוסה</w:t>
      </w:r>
      <w:r w:rsidRPr="008F792C">
        <w:rPr>
          <w:rStyle w:val="FootnoteReference"/>
          <w:rFonts w:cs="Times New Roman"/>
        </w:rPr>
        <w:footnoteReference w:id="1639"/>
      </w:r>
      <w:r w:rsidRPr="008F792C">
        <w:rPr>
          <w:rFonts w:cs="Times New Roman"/>
          <w:b/>
          <w:bCs/>
        </w:rPr>
        <w:t xml:space="preserve"> Ds:</w:t>
      </w:r>
      <w:r w:rsidRPr="008F792C">
        <w:rPr>
          <w:rFonts w:cs="Times New Roman"/>
        </w:rPr>
        <w:t xml:space="preserve"> Benjamin (</w:t>
      </w:r>
      <w:r>
        <w:rPr>
          <w:rFonts w:cs="Times New Roman"/>
        </w:rPr>
        <w:t>16</w:t>
      </w:r>
      <w:r w:rsidRPr="008F792C">
        <w:rPr>
          <w:rFonts w:cs="Times New Roman"/>
        </w:rPr>
        <w:t xml:space="preserve">)’s father </w:t>
      </w:r>
      <w:r w:rsidRPr="008F792C">
        <w:rPr>
          <w:rFonts w:cs="Times New Roman"/>
          <w:b/>
          <w:bCs/>
        </w:rPr>
        <w:t>F:</w:t>
      </w:r>
      <w:r w:rsidRPr="008F792C">
        <w:rPr>
          <w:rFonts w:cs="Times New Roman"/>
        </w:rPr>
        <w:t xml:space="preserve"> Synagogue inscription, Na‘aran,</w:t>
      </w:r>
      <w:r w:rsidRPr="008F792C">
        <w:rPr>
          <w:rStyle w:val="FootnoteReference"/>
          <w:rFonts w:cs="Times New Roman"/>
        </w:rPr>
        <w:footnoteReference w:id="1640"/>
      </w:r>
      <w:r w:rsidRPr="008F792C">
        <w:rPr>
          <w:rFonts w:cs="Times New Roman"/>
        </w:rPr>
        <w:t xml:space="preserve"> Vincent &amp; Ca</w:t>
      </w:r>
      <w:r w:rsidRPr="008F792C">
        <w:rPr>
          <w:rFonts w:cs="Times New Roman"/>
        </w:rPr>
        <w:t>r</w:t>
      </w:r>
      <w:r w:rsidRPr="008F792C">
        <w:rPr>
          <w:rFonts w:cs="Times New Roman"/>
        </w:rPr>
        <w:t>rière</w:t>
      </w:r>
      <w:r w:rsidRPr="008F792C">
        <w:rPr>
          <w:rFonts w:cs="Times New Roman"/>
          <w:b/>
          <w:bCs/>
        </w:rPr>
        <w:t xml:space="preserve"> S:</w:t>
      </w:r>
      <w:r w:rsidRPr="008F792C">
        <w:rPr>
          <w:rFonts w:cs="Times New Roman"/>
          <w:i/>
          <w:iCs/>
        </w:rPr>
        <w:t xml:space="preserve"> CIJ</w:t>
      </w:r>
      <w:r w:rsidRPr="008F792C">
        <w:rPr>
          <w:rFonts w:cs="Times New Roman"/>
        </w:rPr>
        <w:t xml:space="preserve"> 1202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Pr="00952D03">
        <w:rPr>
          <w:rFonts w:cs="Times New Roman"/>
          <w:lang w:val="it-IT"/>
        </w:rPr>
        <w:t>–</w:t>
      </w:r>
      <w:r w:rsidR="00876C71" w:rsidRPr="005F539E">
        <w:rPr>
          <w:rStyle w:val="FootnoteReference"/>
          <w:rFonts w:cs="Times New Roman"/>
        </w:rPr>
        <w:footnoteReference w:id="1641"/>
      </w:r>
    </w:p>
    <w:p w14:paraId="5307740F" w14:textId="77777777" w:rsidR="00BD0433" w:rsidRPr="008F792C" w:rsidRDefault="00BD0433" w:rsidP="00BB1607">
      <w:pPr>
        <w:numPr>
          <w:ilvl w:val="0"/>
          <w:numId w:val="55"/>
        </w:numPr>
        <w:bidi w:val="0"/>
        <w:rPr>
          <w:rFonts w:cs="Times New Roman"/>
        </w:rPr>
      </w:pPr>
      <w:r w:rsidRPr="008F792C">
        <w:rPr>
          <w:rFonts w:cs="Times New Roman"/>
          <w:b/>
          <w:bCs/>
        </w:rPr>
        <w:t xml:space="preserve">O: </w:t>
      </w:r>
      <w:r w:rsidRPr="008F792C">
        <w:rPr>
          <w:rFonts w:cs="Times New Roman"/>
          <w:rtl/>
        </w:rPr>
        <w:t>פסיו</w:t>
      </w:r>
      <w:r w:rsidRPr="00FE1D8F">
        <w:rPr>
          <w:rStyle w:val="FootnoteReference"/>
          <w:rFonts w:cs="Times New Roman"/>
        </w:rPr>
        <w:footnoteReference w:id="1642"/>
      </w:r>
      <w:r>
        <w:rPr>
          <w:rFonts w:cs="Times New Roman"/>
          <w:b/>
          <w:bCs/>
        </w:rPr>
        <w:t xml:space="preserve"> </w:t>
      </w:r>
      <w:r w:rsidRPr="008F792C">
        <w:rPr>
          <w:rFonts w:cs="Times New Roman"/>
          <w:b/>
          <w:bCs/>
        </w:rPr>
        <w:t>Ds:</w:t>
      </w:r>
      <w:r w:rsidRPr="008F792C">
        <w:rPr>
          <w:rFonts w:cs="Times New Roman"/>
        </w:rPr>
        <w:t xml:space="preserve"> Aaron (3)’s son </w:t>
      </w:r>
      <w:r w:rsidRPr="008F792C">
        <w:rPr>
          <w:rFonts w:cs="Times New Roman"/>
          <w:b/>
          <w:bCs/>
        </w:rPr>
        <w:t>F:</w:t>
      </w:r>
      <w:r w:rsidRPr="008F792C">
        <w:rPr>
          <w:rFonts w:cs="Times New Roman"/>
        </w:rPr>
        <w:t xml:space="preserve"> Epitaph, </w:t>
      </w:r>
      <w:smartTag w:uri="urn:schemas-microsoft-com:office:smarttags" w:element="City">
        <w:r w:rsidRPr="008F792C">
          <w:rPr>
            <w:rFonts w:cs="Times New Roman"/>
          </w:rPr>
          <w:t>Jerusalem</w:t>
        </w:r>
      </w:smartTag>
      <w:r w:rsidRPr="008F792C">
        <w:rPr>
          <w:rFonts w:cs="Times New Roman"/>
        </w:rPr>
        <w:t>, Clermont-Ganneau</w:t>
      </w:r>
      <w:r w:rsidRPr="008F792C">
        <w:rPr>
          <w:rFonts w:cs="Times New Roman"/>
          <w:b/>
          <w:bCs/>
        </w:rPr>
        <w:t xml:space="preserve"> S:</w:t>
      </w:r>
      <w:r w:rsidRPr="008F792C">
        <w:rPr>
          <w:rFonts w:cs="Times New Roman"/>
          <w:i/>
          <w:iCs/>
        </w:rPr>
        <w:t xml:space="preserve"> CIJ</w:t>
      </w:r>
      <w:r w:rsidRPr="008F792C">
        <w:rPr>
          <w:rFonts w:cs="Times New Roman"/>
        </w:rPr>
        <w:t xml:space="preserve"> 1389 </w:t>
      </w:r>
      <w:r w:rsidRPr="008F792C">
        <w:rPr>
          <w:rFonts w:cs="Times New Roman"/>
          <w:b/>
          <w:bCs/>
        </w:rPr>
        <w:t xml:space="preserve">E: </w:t>
      </w:r>
      <w:r w:rsidRPr="0044239B">
        <w:rPr>
          <w:rFonts w:cs="Times New Roman"/>
        </w:rPr>
        <w:t>Late?</w:t>
      </w:r>
      <w:r>
        <w:rPr>
          <w:rStyle w:val="FootnoteReference"/>
          <w:rFonts w:cs="Times New Roman"/>
        </w:rPr>
        <w:footnoteReference w:id="1643"/>
      </w:r>
      <w:r w:rsidRPr="008F792C">
        <w:rPr>
          <w:rFonts w:cs="Times New Roman"/>
        </w:rPr>
        <w:t xml:space="preserve"> </w:t>
      </w:r>
      <w:r w:rsidRPr="008F792C">
        <w:rPr>
          <w:rFonts w:cs="Times New Roman"/>
          <w:b/>
          <w:bCs/>
        </w:rPr>
        <w:t xml:space="preserve">D: </w:t>
      </w:r>
      <w:r w:rsidRPr="00952D03">
        <w:rPr>
          <w:rFonts w:cs="Times New Roman"/>
          <w:lang w:val="it-IT"/>
        </w:rPr>
        <w:t>–</w:t>
      </w:r>
      <w:r w:rsidR="00876C71" w:rsidRPr="005F539E">
        <w:rPr>
          <w:rStyle w:val="FootnoteReference"/>
          <w:rFonts w:cs="Times New Roman"/>
        </w:rPr>
        <w:footnoteReference w:id="1644"/>
      </w:r>
    </w:p>
    <w:p w14:paraId="5FFC3292" w14:textId="77777777" w:rsidR="00BD0433" w:rsidRPr="008F792C" w:rsidRDefault="00BD0433" w:rsidP="00192D80">
      <w:pPr>
        <w:numPr>
          <w:ilvl w:val="0"/>
          <w:numId w:val="55"/>
        </w:numPr>
        <w:bidi w:val="0"/>
        <w:rPr>
          <w:rFonts w:cs="Times New Roman"/>
        </w:rPr>
      </w:pPr>
      <w:r w:rsidRPr="008F792C">
        <w:rPr>
          <w:rFonts w:cs="Times New Roman"/>
          <w:b/>
          <w:bCs/>
        </w:rPr>
        <w:t xml:space="preserve">O: </w:t>
      </w:r>
      <w:r w:rsidRPr="008F792C">
        <w:rPr>
          <w:rFonts w:cs="Times New Roman"/>
          <w:lang w:val="en-GB"/>
        </w:rPr>
        <w:t>–</w:t>
      </w:r>
      <w:r w:rsidRPr="008F792C">
        <w:rPr>
          <w:rFonts w:cs="Times New Roman"/>
          <w:b/>
          <w:bCs/>
        </w:rPr>
        <w:t xml:space="preserve"> Ds:</w:t>
      </w:r>
      <w:r w:rsidRPr="008F792C">
        <w:rPr>
          <w:rFonts w:cs="Times New Roman"/>
        </w:rPr>
        <w:t xml:space="preserve"> Jacob (</w:t>
      </w:r>
      <w:r>
        <w:rPr>
          <w:rFonts w:cs="Times New Roman"/>
        </w:rPr>
        <w:t>51</w:t>
      </w:r>
      <w:r w:rsidRPr="008F792C">
        <w:rPr>
          <w:rFonts w:cs="Times New Roman"/>
        </w:rPr>
        <w:t xml:space="preserve">)’s father </w:t>
      </w:r>
      <w:r w:rsidRPr="008F792C">
        <w:rPr>
          <w:rFonts w:cs="Times New Roman"/>
          <w:b/>
          <w:bCs/>
        </w:rPr>
        <w:t>F:</w:t>
      </w:r>
      <w:r w:rsidRPr="008F792C">
        <w:rPr>
          <w:rFonts w:cs="Times New Roman"/>
        </w:rPr>
        <w:t xml:space="preserve"> Inscription, </w:t>
      </w:r>
      <w:smartTag w:uri="urn:schemas-microsoft-com:office:smarttags" w:element="PlaceType">
        <w:r w:rsidRPr="008F792C">
          <w:rPr>
            <w:rFonts w:cs="Times New Roman"/>
          </w:rPr>
          <w:t>Temple</w:t>
        </w:r>
      </w:smartTag>
      <w:r w:rsidRPr="008F792C">
        <w:rPr>
          <w:rFonts w:cs="Times New Roman"/>
        </w:rPr>
        <w:t xml:space="preserve"> </w:t>
      </w:r>
      <w:smartTag w:uri="urn:schemas-microsoft-com:office:smarttags" w:element="PlaceName">
        <w:r w:rsidRPr="008F792C">
          <w:rPr>
            <w:rFonts w:cs="Times New Roman"/>
          </w:rPr>
          <w:t>Mount</w:t>
        </w:r>
      </w:smartTag>
      <w:r w:rsidRPr="008F792C">
        <w:rPr>
          <w:rFonts w:cs="Times New Roman"/>
        </w:rPr>
        <w:t xml:space="preserve">, </w:t>
      </w:r>
      <w:smartTag w:uri="urn:schemas-microsoft-com:office:smarttags" w:element="City">
        <w:r w:rsidRPr="008F792C">
          <w:rPr>
            <w:rFonts w:cs="Times New Roman"/>
          </w:rPr>
          <w:t>Jerusalem</w:t>
        </w:r>
      </w:smartTag>
      <w:r w:rsidRPr="008F792C">
        <w:rPr>
          <w:rFonts w:cs="Times New Roman"/>
        </w:rPr>
        <w:t xml:space="preserve">, Mayer, 1930 </w:t>
      </w:r>
      <w:r w:rsidRPr="008F792C">
        <w:rPr>
          <w:rFonts w:cs="Times New Roman"/>
          <w:b/>
          <w:bCs/>
        </w:rPr>
        <w:t>S:</w:t>
      </w:r>
      <w:r w:rsidRPr="008F792C">
        <w:rPr>
          <w:rFonts w:cs="Times New Roman"/>
        </w:rPr>
        <w:t xml:space="preserve"> </w:t>
      </w:r>
      <w:r w:rsidRPr="008F792C">
        <w:rPr>
          <w:rFonts w:cs="Times New Roman"/>
          <w:i/>
          <w:iCs/>
        </w:rPr>
        <w:t>CIJ</w:t>
      </w:r>
      <w:r w:rsidRPr="008F792C">
        <w:rPr>
          <w:rFonts w:cs="Times New Roman"/>
        </w:rPr>
        <w:t xml:space="preserve"> 1398 </w:t>
      </w:r>
      <w:r w:rsidRPr="008F792C">
        <w:rPr>
          <w:rFonts w:cs="Times New Roman"/>
          <w:b/>
          <w:bCs/>
        </w:rPr>
        <w:t xml:space="preserve">E: </w:t>
      </w:r>
      <w:r w:rsidRPr="008F792C">
        <w:t>Late?</w:t>
      </w:r>
      <w:r w:rsidRPr="008F792C">
        <w:rPr>
          <w:rStyle w:val="FootnoteReference"/>
        </w:rPr>
        <w:footnoteReference w:id="1645"/>
      </w:r>
      <w:r w:rsidRPr="008F792C">
        <w:rPr>
          <w:b/>
          <w:bCs/>
        </w:rPr>
        <w:t xml:space="preserve"> D: </w:t>
      </w:r>
      <w:r w:rsidRPr="001C69FA">
        <w:t>Pre-650?</w:t>
      </w:r>
      <w:r>
        <w:rPr>
          <w:rStyle w:val="FootnoteReference"/>
        </w:rPr>
        <w:footnoteReference w:id="1646"/>
      </w:r>
    </w:p>
    <w:p w14:paraId="692D040C" w14:textId="77777777" w:rsidR="00BD0433" w:rsidRPr="008F792C" w:rsidRDefault="00BD0433" w:rsidP="00CF5E41">
      <w:pPr>
        <w:numPr>
          <w:ilvl w:val="0"/>
          <w:numId w:val="55"/>
        </w:numPr>
        <w:bidi w:val="0"/>
        <w:rPr>
          <w:rFonts w:cs="Times New Roman"/>
        </w:rPr>
      </w:pPr>
      <w:r w:rsidRPr="008F792C">
        <w:rPr>
          <w:rFonts w:cs="Times New Roman"/>
          <w:b/>
          <w:bCs/>
        </w:rPr>
        <w:t xml:space="preserve">O: </w:t>
      </w:r>
      <w:r w:rsidRPr="008F792C">
        <w:rPr>
          <w:rFonts w:cs="Times New Roman"/>
          <w:lang w:val="en-GB"/>
        </w:rPr>
        <w:t>–</w:t>
      </w:r>
      <w:r w:rsidRPr="008F792C">
        <w:rPr>
          <w:rFonts w:cs="Times New Roman"/>
          <w:b/>
          <w:bCs/>
        </w:rPr>
        <w:t xml:space="preserve"> Ds:</w:t>
      </w:r>
      <w:r w:rsidRPr="008F792C">
        <w:rPr>
          <w:rFonts w:cs="Times New Roman"/>
        </w:rPr>
        <w:t xml:space="preserve"> Caleb (</w:t>
      </w:r>
      <w:r>
        <w:rPr>
          <w:rFonts w:cs="Times New Roman"/>
        </w:rPr>
        <w:t>1</w:t>
      </w:r>
      <w:r w:rsidRPr="008F792C">
        <w:rPr>
          <w:rFonts w:cs="Times New Roman"/>
        </w:rPr>
        <w:t xml:space="preserve">)’s grandfather </w:t>
      </w:r>
      <w:r w:rsidRPr="008F792C">
        <w:rPr>
          <w:rFonts w:cs="Times New Roman"/>
          <w:b/>
          <w:bCs/>
        </w:rPr>
        <w:t>F:</w:t>
      </w:r>
      <w:r w:rsidRPr="008F792C">
        <w:rPr>
          <w:rFonts w:cs="Times New Roman"/>
        </w:rPr>
        <w:t xml:space="preserve"> Inscription, </w:t>
      </w:r>
      <w:smartTag w:uri="urn:schemas-microsoft-com:office:smarttags" w:element="PlaceType">
        <w:r w:rsidRPr="008F792C">
          <w:rPr>
            <w:rFonts w:cs="Times New Roman"/>
          </w:rPr>
          <w:t>Temple</w:t>
        </w:r>
      </w:smartTag>
      <w:r w:rsidRPr="008F792C">
        <w:rPr>
          <w:rFonts w:cs="Times New Roman"/>
        </w:rPr>
        <w:t xml:space="preserve"> </w:t>
      </w:r>
      <w:smartTag w:uri="urn:schemas-microsoft-com:office:smarttags" w:element="PlaceName">
        <w:r w:rsidRPr="008F792C">
          <w:rPr>
            <w:rFonts w:cs="Times New Roman"/>
          </w:rPr>
          <w:t>Mount</w:t>
        </w:r>
      </w:smartTag>
      <w:r w:rsidRPr="008F792C">
        <w:rPr>
          <w:rFonts w:cs="Times New Roman"/>
        </w:rPr>
        <w:t xml:space="preserve">, </w:t>
      </w:r>
      <w:smartTag w:uri="urn:schemas-microsoft-com:office:smarttags" w:element="City">
        <w:r w:rsidRPr="008F792C">
          <w:rPr>
            <w:rFonts w:cs="Times New Roman"/>
          </w:rPr>
          <w:t>Jerusalem</w:t>
        </w:r>
      </w:smartTag>
      <w:r w:rsidRPr="008F792C">
        <w:rPr>
          <w:rFonts w:cs="Times New Roman"/>
        </w:rPr>
        <w:t>, De Sau</w:t>
      </w:r>
      <w:r w:rsidRPr="008F792C">
        <w:rPr>
          <w:rFonts w:cs="Times New Roman"/>
        </w:rPr>
        <w:t>l</w:t>
      </w:r>
      <w:r w:rsidRPr="008F792C">
        <w:rPr>
          <w:rFonts w:cs="Times New Roman"/>
        </w:rPr>
        <w:t>cy</w:t>
      </w:r>
      <w:r w:rsidRPr="008F792C">
        <w:rPr>
          <w:rFonts w:cs="Times New Roman"/>
          <w:rtl/>
        </w:rPr>
        <w:t xml:space="preserve"> </w:t>
      </w:r>
      <w:r w:rsidRPr="008F792C">
        <w:rPr>
          <w:rFonts w:cs="Times New Roman"/>
          <w:b/>
          <w:bCs/>
        </w:rPr>
        <w:t>S:</w:t>
      </w:r>
      <w:r w:rsidRPr="008F792C">
        <w:rPr>
          <w:rFonts w:cs="Times New Roman"/>
          <w:i/>
          <w:iCs/>
        </w:rPr>
        <w:t xml:space="preserve"> CIJ</w:t>
      </w:r>
      <w:r w:rsidRPr="008F792C">
        <w:rPr>
          <w:rFonts w:cs="Times New Roman"/>
        </w:rPr>
        <w:t xml:space="preserve"> 1403 </w:t>
      </w:r>
      <w:r w:rsidRPr="008F792C">
        <w:rPr>
          <w:rFonts w:cs="Times New Roman"/>
          <w:b/>
          <w:bCs/>
        </w:rPr>
        <w:t xml:space="preserve">E: </w:t>
      </w:r>
      <w:r w:rsidRPr="008F792C">
        <w:t>Late?</w:t>
      </w:r>
      <w:r w:rsidRPr="008F792C">
        <w:rPr>
          <w:rStyle w:val="FootnoteReference"/>
        </w:rPr>
        <w:footnoteReference w:id="1647"/>
      </w:r>
      <w:r w:rsidRPr="008F792C">
        <w:rPr>
          <w:b/>
          <w:bCs/>
        </w:rPr>
        <w:t xml:space="preserve"> D: </w:t>
      </w:r>
      <w:r w:rsidRPr="001C69FA">
        <w:t>Pre-650?</w:t>
      </w:r>
      <w:r w:rsidR="00CF5E41" w:rsidRPr="00CF5E41">
        <w:rPr>
          <w:rStyle w:val="FootnoteReference"/>
        </w:rPr>
        <w:t xml:space="preserve"> </w:t>
      </w:r>
      <w:r w:rsidR="00CF5E41">
        <w:rPr>
          <w:rStyle w:val="FootnoteReference"/>
        </w:rPr>
        <w:footnoteReference w:id="1648"/>
      </w:r>
    </w:p>
    <w:p w14:paraId="7F01279B" w14:textId="77777777" w:rsidR="00BD0433" w:rsidRPr="008F792C" w:rsidRDefault="00BD0433" w:rsidP="00A2441D">
      <w:pPr>
        <w:numPr>
          <w:ilvl w:val="0"/>
          <w:numId w:val="55"/>
        </w:numPr>
        <w:bidi w:val="0"/>
        <w:rPr>
          <w:b/>
          <w:bCs/>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649"/>
      </w:r>
      <w:r w:rsidRPr="008F792C">
        <w:rPr>
          <w:b/>
          <w:bCs/>
        </w:rPr>
        <w:t xml:space="preserve"> Ds:</w:t>
      </w:r>
      <w:r w:rsidRPr="008F792C">
        <w:t xml:space="preserve"> </w:t>
      </w:r>
      <w:r w:rsidRPr="00C02B32">
        <w:t>Tailor</w:t>
      </w:r>
      <w:r w:rsidRPr="008F792C">
        <w:rPr>
          <w:rStyle w:val="FootnoteReference"/>
          <w:rFonts w:cs="Times New Roman"/>
          <w:rtl/>
        </w:rPr>
        <w:footnoteReference w:id="1650"/>
      </w:r>
      <w:r w:rsidRPr="008F792C">
        <w:t xml:space="preserve"> </w:t>
      </w:r>
      <w:r w:rsidRPr="008F792C">
        <w:rPr>
          <w:b/>
          <w:bCs/>
        </w:rPr>
        <w:t>F:</w:t>
      </w:r>
      <w:r w:rsidRPr="008F792C">
        <w:t xml:space="preserve"> Stamp, </w:t>
      </w:r>
      <w:smartTag w:uri="urn:schemas-microsoft-com:office:smarttags" w:element="place">
        <w:smartTag w:uri="urn:schemas-microsoft-com:office:smarttags" w:element="City">
          <w:r w:rsidRPr="008F792C">
            <w:t>Sidon</w:t>
          </w:r>
        </w:smartTag>
      </w:smartTag>
      <w:r w:rsidRPr="008F792C">
        <w:t xml:space="preserve">, Huezey </w:t>
      </w:r>
      <w:r w:rsidRPr="008F792C">
        <w:rPr>
          <w:b/>
          <w:bCs/>
        </w:rPr>
        <w:t>S:</w:t>
      </w:r>
      <w:r w:rsidRPr="008F792C">
        <w:t xml:space="preserve"> </w:t>
      </w:r>
      <w:r w:rsidRPr="008F792C">
        <w:rPr>
          <w:i/>
          <w:iCs/>
        </w:rPr>
        <w:t>IJO</w:t>
      </w:r>
      <w:r w:rsidRPr="008F792C">
        <w:t xml:space="preserve"> 3, Syr14 </w:t>
      </w:r>
      <w:r w:rsidRPr="008F792C">
        <w:rPr>
          <w:b/>
          <w:bCs/>
        </w:rPr>
        <w:t>E:</w:t>
      </w:r>
      <w:r w:rsidRPr="008F792C">
        <w:t xml:space="preserve"> </w:t>
      </w:r>
      <w:r w:rsidR="00423050" w:rsidRPr="008F792C">
        <w:t>Jew?</w:t>
      </w:r>
      <w:r w:rsidR="00423050" w:rsidRPr="008F792C">
        <w:rPr>
          <w:rStyle w:val="FootnoteReference"/>
          <w:rFonts w:cs="Times New Roman"/>
          <w:rtl/>
        </w:rPr>
        <w:footnoteReference w:id="1651"/>
      </w:r>
      <w:r w:rsidR="00423050">
        <w:t xml:space="preserve"> </w:t>
      </w:r>
      <w:r w:rsidRPr="008F792C">
        <w:rPr>
          <w:b/>
          <w:bCs/>
        </w:rPr>
        <w:t xml:space="preserve">D: </w:t>
      </w:r>
      <w:r>
        <w:rPr>
          <w:rFonts w:cs="Times New Roman"/>
          <w:b/>
          <w:bCs/>
          <w:lang w:val="it-IT"/>
        </w:rPr>
        <w:t>–</w:t>
      </w:r>
      <w:r w:rsidR="00876C71" w:rsidRPr="005F539E">
        <w:rPr>
          <w:rStyle w:val="FootnoteReference"/>
          <w:rFonts w:cs="Times New Roman"/>
        </w:rPr>
        <w:footnoteReference w:id="1652"/>
      </w:r>
    </w:p>
    <w:p w14:paraId="6A59710C" w14:textId="77777777" w:rsidR="00BD0433" w:rsidRPr="008F792C" w:rsidRDefault="00BD0433" w:rsidP="0099551B">
      <w:pPr>
        <w:numPr>
          <w:ilvl w:val="0"/>
          <w:numId w:val="55"/>
        </w:numPr>
        <w:bidi w:val="0"/>
        <w:rPr>
          <w:b/>
          <w:bCs/>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653"/>
      </w:r>
      <w:r w:rsidRPr="008F792C">
        <w:rPr>
          <w:b/>
          <w:bCs/>
        </w:rPr>
        <w:t xml:space="preserve"> Ds:</w:t>
      </w:r>
      <w:r w:rsidRPr="008F792C">
        <w:t xml:space="preserve"> </w:t>
      </w:r>
      <w:r>
        <w:t>Abbomari (</w:t>
      </w:r>
      <w:r w:rsidR="00B41E0F">
        <w:t>4</w:t>
      </w:r>
      <w:r w:rsidRPr="008F792C">
        <w:t>)’s son</w:t>
      </w:r>
      <w:r w:rsidRPr="008F792C">
        <w:rPr>
          <w:rStyle w:val="FootnoteReference"/>
          <w:rFonts w:cs="Times New Roman"/>
          <w:rtl/>
        </w:rPr>
        <w:footnoteReference w:id="1654"/>
      </w:r>
      <w:r w:rsidRPr="008F792C">
        <w:t xml:space="preserve"> </w:t>
      </w:r>
      <w:r w:rsidRPr="008F792C">
        <w:rPr>
          <w:b/>
          <w:bCs/>
        </w:rPr>
        <w:t>F:</w:t>
      </w:r>
      <w:r w:rsidRPr="008F792C">
        <w:t xml:space="preserve"> Synagogue inscription, </w:t>
      </w:r>
      <w:r>
        <w:t>H</w:t>
      </w:r>
      <w:r w:rsidR="006321D4">
        <w:rPr>
          <w:rFonts w:cs="Times New Roman"/>
        </w:rPr>
        <w:t>̣</w:t>
      </w:r>
      <w:r>
        <w:t>an H</w:t>
      </w:r>
      <w:r w:rsidR="006321D4">
        <w:rPr>
          <w:rFonts w:cs="Times New Roman"/>
        </w:rPr>
        <w:t>̣</w:t>
      </w:r>
      <w:r>
        <w:t>alde,</w:t>
      </w:r>
      <w:r w:rsidRPr="00150351">
        <w:rPr>
          <w:rStyle w:val="FootnoteReference"/>
          <w:rFonts w:cs="Times New Roman"/>
          <w:rtl/>
        </w:rPr>
        <w:footnoteReference w:id="1655"/>
      </w:r>
      <w:r>
        <w:t xml:space="preserve"> </w:t>
      </w:r>
      <w:r w:rsidRPr="00CB25E9">
        <w:t>Rey-Coquais</w:t>
      </w:r>
      <w:r w:rsidRPr="00686AFF">
        <w:rPr>
          <w:b/>
          <w:bCs/>
        </w:rPr>
        <w:t xml:space="preserve"> S: </w:t>
      </w:r>
      <w:r w:rsidRPr="00CB25E9">
        <w:rPr>
          <w:i/>
          <w:iCs/>
        </w:rPr>
        <w:t>IJO</w:t>
      </w:r>
      <w:r w:rsidRPr="00CB25E9">
        <w:t xml:space="preserve"> 3, Syr23</w:t>
      </w:r>
      <w:r>
        <w:t xml:space="preserve"> </w:t>
      </w:r>
      <w:r w:rsidRPr="00686AFF">
        <w:rPr>
          <w:b/>
          <w:bCs/>
        </w:rPr>
        <w:t>E:</w:t>
      </w:r>
      <w:r>
        <w:rPr>
          <w:b/>
          <w:bCs/>
        </w:rPr>
        <w:t xml:space="preserve"> </w:t>
      </w:r>
      <w:r w:rsidR="00047779" w:rsidRPr="0044657A">
        <w:rPr>
          <w:rFonts w:cs="Times New Roman"/>
          <w:lang w:val="en-GB"/>
        </w:rPr>
        <w:t>–</w:t>
      </w:r>
      <w:r w:rsidR="00423050" w:rsidRPr="0044657A">
        <w:rPr>
          <w:rStyle w:val="FootnoteReference"/>
          <w:rFonts w:cs="Times New Roman"/>
          <w:rtl/>
        </w:rPr>
        <w:footnoteReference w:id="1656"/>
      </w:r>
      <w:r w:rsidR="00423050">
        <w:t xml:space="preserve"> </w:t>
      </w:r>
      <w:r w:rsidRPr="00686AFF">
        <w:rPr>
          <w:b/>
          <w:bCs/>
        </w:rPr>
        <w:t>D:</w:t>
      </w:r>
      <w:r w:rsidRPr="00027270">
        <w:t xml:space="preserve"> </w:t>
      </w:r>
      <w:r w:rsidRPr="00CB25E9">
        <w:t>605</w:t>
      </w:r>
      <w:r w:rsidRPr="00150351">
        <w:rPr>
          <w:rStyle w:val="FootnoteReference"/>
          <w:rFonts w:cs="Times New Roman"/>
          <w:rtl/>
        </w:rPr>
        <w:footnoteReference w:id="1657"/>
      </w:r>
    </w:p>
    <w:p w14:paraId="0452D06D" w14:textId="77777777" w:rsidR="00BD0433" w:rsidRPr="008F792C" w:rsidRDefault="00BD0433" w:rsidP="00D80413">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58"/>
      </w:r>
      <w:r w:rsidRPr="008F792C">
        <w:rPr>
          <w:rFonts w:cs="Times New Roman"/>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00D83ADE">
        <w:rPr>
          <w:rFonts w:ascii="Graeca" w:hAnsi="Graeca" w:cs="Graeca"/>
        </w:rPr>
        <w:t></w:t>
      </w:r>
      <w:r w:rsidRPr="008F792C">
        <w:rPr>
          <w:rStyle w:val="FootnoteReference"/>
          <w:rFonts w:cs="Times New Roman"/>
        </w:rPr>
        <w:footnoteReference w:id="1659"/>
      </w:r>
      <w:r w:rsidRPr="008F792C">
        <w:rPr>
          <w:rFonts w:cs="Times New Roman"/>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60"/>
      </w:r>
      <w:r w:rsidRPr="008F792C">
        <w:rPr>
          <w:b/>
          <w:bCs/>
        </w:rPr>
        <w:t xml:space="preserve"> Ds:</w:t>
      </w:r>
      <w:r w:rsidRPr="008F792C">
        <w:t xml:space="preserve"> Isaac (</w:t>
      </w:r>
      <w:r w:rsidR="009856E6">
        <w:t>4</w:t>
      </w:r>
      <w:r w:rsidR="001E2E33">
        <w:t>7</w:t>
      </w:r>
      <w:r w:rsidRPr="008F792C">
        <w:t xml:space="preserve">)’s father </w:t>
      </w:r>
      <w:r w:rsidRPr="008F792C">
        <w:rPr>
          <w:b/>
          <w:bCs/>
        </w:rPr>
        <w:t>F:</w:t>
      </w:r>
      <w:r w:rsidRPr="008F792C">
        <w:t xml:space="preserve"> </w:t>
      </w:r>
      <w:r w:rsidRPr="00870C38">
        <w:t>Epitaphs</w:t>
      </w:r>
      <w:r w:rsidRPr="008F792C">
        <w:t xml:space="preserve">, Beth She‘arim, catacomb 1, </w:t>
      </w:r>
      <w:r w:rsidRPr="008F792C">
        <w:rPr>
          <w:i/>
          <w:iCs/>
        </w:rPr>
        <w:t>CIJ</w:t>
      </w:r>
      <w:r w:rsidRPr="008F792C">
        <w:t xml:space="preserve"> 996, 997, 998, 999, 1043, 1044 </w:t>
      </w:r>
      <w:r w:rsidRPr="008F792C">
        <w:rPr>
          <w:b/>
          <w:bCs/>
        </w:rPr>
        <w:t>S:</w:t>
      </w:r>
      <w:r w:rsidRPr="008F792C">
        <w:t xml:space="preserve"> 1. </w:t>
      </w:r>
      <w:r w:rsidRPr="008F792C">
        <w:rPr>
          <w:i/>
          <w:iCs/>
        </w:rPr>
        <w:t xml:space="preserve">BS </w:t>
      </w:r>
      <w:r w:rsidRPr="008F792C">
        <w:t xml:space="preserve">1:40; 2. 2:19; 3. 2:22; 4. 2:23; 5. 2:26; 6. 2:32; 7. 2:33 </w:t>
      </w:r>
      <w:r w:rsidRPr="008F792C">
        <w:rPr>
          <w:b/>
          <w:bCs/>
        </w:rPr>
        <w:t xml:space="preserve">E: </w:t>
      </w:r>
      <w:r w:rsidRPr="008F792C">
        <w:rPr>
          <w:rFonts w:cs="Times New Roman"/>
          <w:lang w:val="en-GB"/>
        </w:rPr>
        <w:t>–</w:t>
      </w:r>
      <w:r w:rsidRPr="008F792C">
        <w:rPr>
          <w:b/>
          <w:bCs/>
        </w:rPr>
        <w:t xml:space="preserve"> D:</w:t>
      </w:r>
      <w:r w:rsidRPr="008F792C">
        <w:t xml:space="preserve"> Pre-352</w:t>
      </w:r>
      <w:r w:rsidRPr="008F792C">
        <w:rPr>
          <w:rStyle w:val="FootnoteReference"/>
        </w:rPr>
        <w:footnoteReference w:id="1661"/>
      </w:r>
    </w:p>
    <w:p w14:paraId="78128AC2" w14:textId="77777777" w:rsidR="00BD0433" w:rsidRPr="008F792C" w:rsidRDefault="00BD0433" w:rsidP="00BB1607">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62"/>
      </w:r>
      <w:r w:rsidRPr="008F792C">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63"/>
      </w:r>
      <w:r w:rsidRPr="008F792C">
        <w:rPr>
          <w:rFonts w:cs="Times New Roman"/>
          <w:rtl/>
        </w:rPr>
        <w:t xml:space="preserve"> </w:t>
      </w:r>
      <w:r w:rsidRPr="008F792C">
        <w:rPr>
          <w:b/>
          <w:bCs/>
        </w:rPr>
        <w:t>Ds:</w:t>
      </w:r>
      <w:r w:rsidRPr="008F792C">
        <w:t xml:space="preserve"> Sa</w:t>
      </w:r>
      <w:r>
        <w:t>p</w:t>
      </w:r>
      <w:r w:rsidRPr="008F792C">
        <w:t>ho (</w:t>
      </w:r>
      <w:r>
        <w:t>1</w:t>
      </w:r>
      <w:r w:rsidRPr="008F792C">
        <w:t xml:space="preserve">)’s son, </w:t>
      </w:r>
      <w:r w:rsidRPr="00FE1D8F">
        <w:t>the minor</w:t>
      </w:r>
      <w:r>
        <w:rPr>
          <w:rStyle w:val="FootnoteReference"/>
        </w:rPr>
        <w:footnoteReference w:id="1664"/>
      </w:r>
      <w:r w:rsidRPr="008F792C">
        <w:t xml:space="preserve"> </w:t>
      </w:r>
      <w:r w:rsidRPr="008F792C">
        <w:rPr>
          <w:b/>
          <w:bCs/>
        </w:rPr>
        <w:t>F:</w:t>
      </w:r>
      <w:r w:rsidRPr="008F792C">
        <w:t xml:space="preserve"> </w:t>
      </w:r>
      <w:r w:rsidRPr="00870C38">
        <w:t>Epitaphs</w:t>
      </w:r>
      <w:r w:rsidRPr="008F792C">
        <w:t>, Beth She‘arim, cat</w:t>
      </w:r>
      <w:r w:rsidRPr="008F792C">
        <w:t>a</w:t>
      </w:r>
      <w:r w:rsidRPr="008F792C">
        <w:t xml:space="preserve">comb 1, </w:t>
      </w:r>
      <w:r w:rsidRPr="008F792C">
        <w:rPr>
          <w:i/>
          <w:iCs/>
        </w:rPr>
        <w:t>CIJ</w:t>
      </w:r>
      <w:r w:rsidRPr="008F792C">
        <w:t xml:space="preserve"> 1000, 1038 </w:t>
      </w:r>
      <w:r w:rsidRPr="008F792C">
        <w:rPr>
          <w:b/>
          <w:bCs/>
        </w:rPr>
        <w:t>S:</w:t>
      </w:r>
      <w:r w:rsidRPr="008F792C">
        <w:t xml:space="preserve"> 1. </w:t>
      </w:r>
      <w:r w:rsidRPr="008F792C">
        <w:rPr>
          <w:i/>
          <w:iCs/>
        </w:rPr>
        <w:t xml:space="preserve">BS </w:t>
      </w:r>
      <w:r w:rsidR="00870C38">
        <w:t>2:27; 2. 2</w:t>
      </w:r>
      <w:r w:rsidRPr="008F792C">
        <w:t xml:space="preserve">:28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3075C2" w:rsidRPr="008F792C">
        <w:rPr>
          <w:rStyle w:val="FootnoteReference"/>
        </w:rPr>
        <w:footnoteReference w:id="1665"/>
      </w:r>
    </w:p>
    <w:p w14:paraId="7A623846" w14:textId="77777777" w:rsidR="00BD0433" w:rsidRPr="008F792C" w:rsidRDefault="00BD0433" w:rsidP="003075C2">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66"/>
      </w:r>
      <w:r w:rsidRPr="008F792C">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67"/>
      </w:r>
      <w:r w:rsidRPr="008F792C">
        <w:rPr>
          <w:b/>
          <w:bCs/>
        </w:rPr>
        <w:t xml:space="preserve"> Ds:</w:t>
      </w:r>
      <w:r w:rsidRPr="008F792C">
        <w:t xml:space="preserve"> Isaac </w:t>
      </w:r>
      <w:r w:rsidR="009856E6">
        <w:t>(</w:t>
      </w:r>
      <w:r w:rsidR="001E2E33">
        <w:t>48</w:t>
      </w:r>
      <w:r w:rsidRPr="008F792C">
        <w:t>)’s son</w:t>
      </w:r>
      <w:r>
        <w:t xml:space="preserve">, rabbi, </w:t>
      </w:r>
      <w:r w:rsidRPr="00317763">
        <w:t>pious</w:t>
      </w:r>
      <w:r>
        <w:rPr>
          <w:rStyle w:val="FootnoteReference"/>
        </w:rPr>
        <w:footnoteReference w:id="1668"/>
      </w:r>
      <w:r w:rsidRPr="008F792C">
        <w:t xml:space="preserve"> </w:t>
      </w:r>
      <w:r w:rsidRPr="008F792C">
        <w:rPr>
          <w:b/>
          <w:bCs/>
        </w:rPr>
        <w:t>F:</w:t>
      </w:r>
      <w:r w:rsidRPr="008F792C">
        <w:t xml:space="preserve"> </w:t>
      </w:r>
      <w:r w:rsidRPr="00870C38">
        <w:t>Epitaphs</w:t>
      </w:r>
      <w:r w:rsidRPr="008F792C">
        <w:t>, Beth She‘arim, cat</w:t>
      </w:r>
      <w:r w:rsidRPr="008F792C">
        <w:t>a</w:t>
      </w:r>
      <w:r w:rsidRPr="008F792C">
        <w:t>comb 1,</w:t>
      </w:r>
      <w:r w:rsidRPr="008F792C">
        <w:rPr>
          <w:i/>
          <w:iCs/>
        </w:rPr>
        <w:t xml:space="preserve"> CIJ </w:t>
      </w:r>
      <w:r w:rsidRPr="008F792C">
        <w:t>1052</w:t>
      </w:r>
      <w:r w:rsidRPr="008F792C">
        <w:rPr>
          <w:i/>
          <w:iCs/>
        </w:rPr>
        <w:t xml:space="preserve">, </w:t>
      </w:r>
      <w:r w:rsidRPr="008F792C">
        <w:t xml:space="preserve">1054, 1056 </w:t>
      </w:r>
      <w:r w:rsidRPr="008F792C">
        <w:rPr>
          <w:b/>
          <w:bCs/>
        </w:rPr>
        <w:t>S:</w:t>
      </w:r>
      <w:r w:rsidRPr="008F792C">
        <w:t xml:space="preserve"> 1. </w:t>
      </w:r>
      <w:r w:rsidRPr="008F792C">
        <w:rPr>
          <w:i/>
          <w:iCs/>
        </w:rPr>
        <w:t xml:space="preserve">BS </w:t>
      </w:r>
      <w:r w:rsidRPr="008F792C">
        <w:t>1:50; 2. 2:41; 3. 2:43; 4. 2:44</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3075C2" w:rsidRPr="008F792C">
        <w:rPr>
          <w:rStyle w:val="FootnoteReference"/>
        </w:rPr>
        <w:footnoteReference w:id="1669"/>
      </w:r>
    </w:p>
    <w:p w14:paraId="2515C2C1" w14:textId="77777777" w:rsidR="00BD0433" w:rsidRPr="008F792C" w:rsidRDefault="00BD0433" w:rsidP="003075C2">
      <w:pPr>
        <w:numPr>
          <w:ilvl w:val="0"/>
          <w:numId w:val="55"/>
        </w:numPr>
        <w:bidi w:val="0"/>
      </w:pPr>
      <w:r w:rsidRPr="008F792C">
        <w:rPr>
          <w:b/>
          <w:bCs/>
        </w:rPr>
        <w:t xml:space="preserve">O: </w:t>
      </w:r>
      <w:r w:rsidRPr="008F792C">
        <w:rPr>
          <w:rFonts w:cs="Times New Roman"/>
          <w:rtl/>
        </w:rPr>
        <w:t>יהוסף</w:t>
      </w:r>
      <w:r w:rsidRPr="008F792C">
        <w:rPr>
          <w:rStyle w:val="FootnoteReference"/>
          <w:rFonts w:cs="Times New Roman"/>
        </w:rPr>
        <w:footnoteReference w:id="1670"/>
      </w:r>
      <w:r w:rsidRPr="008F792C">
        <w:rPr>
          <w:rFonts w:cs="Times New Roman"/>
        </w:rPr>
        <w:t>/</w:t>
      </w:r>
      <w:r w:rsidRPr="008D19E7">
        <w:rPr>
          <w:rFonts w:ascii="Graeca" w:hAnsi="Graeca" w:cs="Graeca"/>
        </w:rPr>
        <w:t></w:t>
      </w:r>
      <w:r w:rsidRPr="008D19E7">
        <w:rPr>
          <w:rFonts w:ascii="Graeca" w:hAnsi="Graeca" w:cs="Graeca"/>
        </w:rPr>
        <w:t></w:t>
      </w:r>
      <w:r w:rsidRPr="008D19E7">
        <w:rPr>
          <w:rFonts w:ascii="Graeca" w:hAnsi="Graeca" w:cs="Graeca"/>
        </w:rPr>
        <w:t></w:t>
      </w:r>
      <w:r w:rsidRPr="008D19E7">
        <w:rPr>
          <w:rFonts w:ascii="Graeca" w:hAnsi="Graeca" w:cs="Graeca"/>
        </w:rPr>
        <w:t></w:t>
      </w:r>
      <w:r w:rsidRPr="008D19E7">
        <w:rPr>
          <w:rFonts w:ascii="Graeca" w:hAnsi="Graeca" w:cs="Graeca"/>
        </w:rPr>
        <w:t></w:t>
      </w:r>
      <w:r w:rsidRPr="008D19E7">
        <w:rPr>
          <w:rFonts w:ascii="Graeca" w:hAnsi="Graeca" w:cs="Graeca"/>
        </w:rPr>
        <w:t></w:t>
      </w:r>
      <w:r w:rsidRPr="008D19E7">
        <w:rPr>
          <w:rFonts w:ascii="Graeca" w:hAnsi="Graeca" w:cs="Graeca"/>
        </w:rPr>
        <w:t></w:t>
      </w:r>
      <w:r w:rsidRPr="008D19E7">
        <w:rPr>
          <w:rFonts w:ascii="Graeca" w:hAnsi="Graeca" w:cs="Graeca"/>
        </w:rPr>
        <w:t></w:t>
      </w:r>
      <w:r w:rsidRPr="008D19E7">
        <w:t>[</w:t>
      </w:r>
      <w:r w:rsidRPr="008D19E7">
        <w:rPr>
          <w:rFonts w:ascii="Graeca" w:hAnsi="Graeca" w:cs="Graeca"/>
        </w:rPr>
        <w:t></w:t>
      </w:r>
      <w:r w:rsidRPr="008D19E7">
        <w:t>]</w:t>
      </w:r>
      <w:r w:rsidRPr="008F792C">
        <w:rPr>
          <w:rStyle w:val="FootnoteReference"/>
        </w:rPr>
        <w:footnoteReference w:id="1671"/>
      </w:r>
      <w:r w:rsidRPr="008F792C">
        <w:rPr>
          <w:b/>
          <w:bCs/>
        </w:rPr>
        <w:t xml:space="preserve"> Ds:</w:t>
      </w:r>
      <w:r w:rsidRPr="008F792C">
        <w:t xml:space="preserve"> </w:t>
      </w:r>
      <w:r w:rsidRPr="00ED5AFA">
        <w:t>Rabbi</w:t>
      </w:r>
      <w:r>
        <w:rPr>
          <w:rStyle w:val="FootnoteReference"/>
        </w:rPr>
        <w:footnoteReference w:id="1672"/>
      </w:r>
      <w:r w:rsidRPr="008F792C">
        <w:t xml:space="preserve"> </w:t>
      </w:r>
      <w:r w:rsidRPr="008F792C">
        <w:rPr>
          <w:b/>
          <w:bCs/>
        </w:rPr>
        <w:t>F:</w:t>
      </w:r>
      <w:r w:rsidRPr="008F792C">
        <w:t xml:space="preserve"> Epitaph, Beth She‘arim, catacomb 1 </w:t>
      </w:r>
      <w:r w:rsidRPr="008F792C">
        <w:rPr>
          <w:b/>
          <w:bCs/>
        </w:rPr>
        <w:t>S:</w:t>
      </w:r>
      <w:r w:rsidRPr="008F792C">
        <w:t xml:space="preserve"> </w:t>
      </w:r>
      <w:r w:rsidRPr="008F792C">
        <w:rPr>
          <w:i/>
          <w:iCs/>
        </w:rPr>
        <w:t xml:space="preserve">BS </w:t>
      </w:r>
      <w:r w:rsidRPr="008F792C">
        <w:t xml:space="preserve">2:45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3075C2" w:rsidRPr="008F792C">
        <w:rPr>
          <w:rStyle w:val="FootnoteReference"/>
        </w:rPr>
        <w:footnoteReference w:id="1673"/>
      </w:r>
    </w:p>
    <w:p w14:paraId="4EDD1A30" w14:textId="77777777" w:rsidR="00BD0433" w:rsidRPr="008F792C" w:rsidRDefault="00BD0433" w:rsidP="003075C2">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74"/>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Beth She‘arim, catacomb 4, </w:t>
      </w:r>
      <w:r w:rsidRPr="008F792C">
        <w:rPr>
          <w:i/>
          <w:iCs/>
        </w:rPr>
        <w:t>CIJ</w:t>
      </w:r>
      <w:r w:rsidRPr="008F792C">
        <w:t xml:space="preserve"> 1116 </w:t>
      </w:r>
      <w:r w:rsidRPr="008F792C">
        <w:rPr>
          <w:b/>
          <w:bCs/>
        </w:rPr>
        <w:t>S:</w:t>
      </w:r>
      <w:r w:rsidRPr="008F792C">
        <w:t xml:space="preserve"> </w:t>
      </w:r>
      <w:r w:rsidRPr="008F792C">
        <w:rPr>
          <w:i/>
          <w:iCs/>
        </w:rPr>
        <w:t xml:space="preserve">BS </w:t>
      </w:r>
      <w:r w:rsidRPr="008F792C">
        <w:t xml:space="preserve">2:93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3075C2" w:rsidRPr="008F792C">
        <w:rPr>
          <w:rStyle w:val="FootnoteReference"/>
        </w:rPr>
        <w:footnoteReference w:id="1675"/>
      </w:r>
    </w:p>
    <w:p w14:paraId="1342867F" w14:textId="77777777" w:rsidR="00BD0433" w:rsidRPr="008F792C" w:rsidRDefault="00BD0433" w:rsidP="003075C2">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76"/>
      </w:r>
      <w:r w:rsidRPr="008F792C">
        <w:rPr>
          <w:rFonts w:cs="Times New Roman"/>
        </w:rPr>
        <w:t>/</w:t>
      </w:r>
      <w:r w:rsidRPr="008F792C">
        <w:rPr>
          <w:rFonts w:cs="Times New Roman"/>
          <w:rtl/>
        </w:rPr>
        <w:t>יוסיי</w:t>
      </w:r>
      <w:r w:rsidRPr="008F792C">
        <w:rPr>
          <w:rStyle w:val="FootnoteReference"/>
          <w:rFonts w:cs="Times New Roman"/>
        </w:rPr>
        <w:footnoteReference w:id="1677"/>
      </w:r>
      <w:r w:rsidRPr="008F792C">
        <w:rPr>
          <w:rFonts w:cs="Times New Roman"/>
        </w:rPr>
        <w:t xml:space="preserve"> </w:t>
      </w:r>
      <w:r w:rsidRPr="008F792C">
        <w:rPr>
          <w:b/>
          <w:bCs/>
        </w:rPr>
        <w:t>Ds:</w:t>
      </w:r>
      <w:r w:rsidRPr="008F792C">
        <w:t xml:space="preserve"> Samuel (</w:t>
      </w:r>
      <w:r>
        <w:t>5</w:t>
      </w:r>
      <w:r w:rsidR="00992E06">
        <w:t>0</w:t>
      </w:r>
      <w:r w:rsidRPr="008F792C">
        <w:t xml:space="preserve">)’s son </w:t>
      </w:r>
      <w:r w:rsidRPr="008F792C">
        <w:rPr>
          <w:b/>
          <w:bCs/>
        </w:rPr>
        <w:t>F:</w:t>
      </w:r>
      <w:r w:rsidRPr="008F792C">
        <w:t xml:space="preserve"> </w:t>
      </w:r>
      <w:r w:rsidRPr="000D1302">
        <w:t>Epitaph</w:t>
      </w:r>
      <w:r w:rsidRPr="008F792C">
        <w:t xml:space="preserve">, Beth She‘arim, catacomb 8, </w:t>
      </w:r>
      <w:r w:rsidRPr="008F792C">
        <w:rPr>
          <w:i/>
          <w:iCs/>
        </w:rPr>
        <w:t>CIJ</w:t>
      </w:r>
      <w:r w:rsidRPr="008F792C">
        <w:t xml:space="preserve"> 1158</w:t>
      </w:r>
      <w:r w:rsidRPr="008F792C">
        <w:rPr>
          <w:rtl/>
        </w:rPr>
        <w:t xml:space="preserve"> </w:t>
      </w:r>
      <w:r w:rsidRPr="008F792C">
        <w:rPr>
          <w:b/>
          <w:bCs/>
        </w:rPr>
        <w:t>S:</w:t>
      </w:r>
      <w:r w:rsidRPr="008F792C">
        <w:t xml:space="preserve"> </w:t>
      </w:r>
      <w:r w:rsidRPr="008F792C">
        <w:rPr>
          <w:i/>
          <w:iCs/>
        </w:rPr>
        <w:t xml:space="preserve">BS </w:t>
      </w:r>
      <w:r w:rsidRPr="008F792C">
        <w:t xml:space="preserve">2:124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3075C2" w:rsidRPr="008F792C">
        <w:rPr>
          <w:rStyle w:val="FootnoteReference"/>
        </w:rPr>
        <w:footnoteReference w:id="1678"/>
      </w:r>
    </w:p>
    <w:p w14:paraId="7A2E6E8E" w14:textId="77777777" w:rsidR="00BD0433" w:rsidRPr="008F792C" w:rsidRDefault="00BD0433" w:rsidP="00C56576">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00C56576" w:rsidRPr="008F792C">
        <w:rPr>
          <w:rStyle w:val="FootnoteReference"/>
          <w:lang w:val="fr-FR"/>
        </w:rPr>
        <w:footnoteReference w:id="1679"/>
      </w:r>
      <w:r w:rsidRPr="008F792C">
        <w:rPr>
          <w:rtl/>
        </w:rPr>
        <w:t xml:space="preserve"> </w:t>
      </w:r>
      <w:r w:rsidRPr="008F792C">
        <w:rPr>
          <w:b/>
          <w:bCs/>
        </w:rPr>
        <w:t>Ds:</w:t>
      </w:r>
      <w:r w:rsidRPr="008F792C">
        <w:t xml:space="preserve"> Sarah (</w:t>
      </w:r>
      <w:r>
        <w:t>10</w:t>
      </w:r>
      <w:r w:rsidRPr="008F792C">
        <w:t>)’s</w:t>
      </w:r>
      <w:r w:rsidRPr="008F792C">
        <w:rPr>
          <w:b/>
          <w:bCs/>
        </w:rPr>
        <w:t xml:space="preserve"> </w:t>
      </w:r>
      <w:r w:rsidRPr="008F792C">
        <w:t xml:space="preserve">husband </w:t>
      </w:r>
      <w:r w:rsidRPr="008F792C">
        <w:rPr>
          <w:b/>
          <w:bCs/>
        </w:rPr>
        <w:t>F:</w:t>
      </w:r>
      <w:r w:rsidRPr="008F792C">
        <w:t xml:space="preserve"> Epitaph, Beth She‘arim, catacomb 13 </w:t>
      </w:r>
      <w:r w:rsidRPr="008F792C">
        <w:rPr>
          <w:b/>
          <w:bCs/>
        </w:rPr>
        <w:t>S:</w:t>
      </w:r>
      <w:r w:rsidRPr="008F792C">
        <w:rPr>
          <w:i/>
          <w:iCs/>
        </w:rPr>
        <w:t xml:space="preserve"> BS </w:t>
      </w:r>
      <w:r w:rsidRPr="008F792C">
        <w:t xml:space="preserve">2:161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3075C2" w:rsidRPr="008F792C">
        <w:rPr>
          <w:rStyle w:val="FootnoteReference"/>
        </w:rPr>
        <w:footnoteReference w:id="1680"/>
      </w:r>
    </w:p>
    <w:p w14:paraId="6254352B" w14:textId="77777777" w:rsidR="00BD0433" w:rsidRPr="008F792C" w:rsidRDefault="00BD0433" w:rsidP="003075C2">
      <w:pPr>
        <w:numPr>
          <w:ilvl w:val="0"/>
          <w:numId w:val="55"/>
        </w:numPr>
        <w:bidi w:val="0"/>
      </w:pPr>
      <w:r w:rsidRPr="008F792C">
        <w:rPr>
          <w:b/>
          <w:bCs/>
        </w:rPr>
        <w:t xml:space="preserve">O: </w:t>
      </w:r>
      <w:r w:rsidRPr="00DF047A">
        <w:rPr>
          <w:rFonts w:ascii="Graeca" w:hAnsi="Graeca" w:cs="Graeca"/>
        </w:rPr>
        <w:t></w:t>
      </w:r>
      <w:r w:rsidRPr="00DF047A">
        <w:rPr>
          <w:rFonts w:ascii="Graeca" w:hAnsi="Graeca" w:cs="Graeca"/>
        </w:rPr>
        <w:t></w:t>
      </w:r>
      <w:r w:rsidRPr="00DF047A">
        <w:rPr>
          <w:rFonts w:ascii="Graeca" w:hAnsi="Graeca" w:cs="Graeca"/>
        </w:rPr>
        <w:t></w:t>
      </w:r>
      <w:r w:rsidRPr="00DF047A">
        <w:rPr>
          <w:rFonts w:ascii="Graeca" w:hAnsi="Graeca" w:cs="Graeca"/>
        </w:rPr>
        <w:t></w:t>
      </w:r>
      <w:r w:rsidRPr="00DF047A">
        <w:rPr>
          <w:rFonts w:ascii="Graeca" w:hAnsi="Graeca" w:cs="Graeca"/>
        </w:rPr>
        <w:t></w:t>
      </w:r>
      <w:r w:rsidRPr="00DF047A">
        <w:rPr>
          <w:rFonts w:ascii="Graeca" w:hAnsi="Graeca" w:cs="Graeca"/>
        </w:rPr>
        <w:t></w:t>
      </w:r>
      <w:r w:rsidRPr="00DF047A">
        <w:rPr>
          <w:rFonts w:ascii="Graeca" w:hAnsi="Graeca" w:cs="Graeca"/>
        </w:rPr>
        <w:t></w:t>
      </w:r>
      <w:r w:rsidR="00C56576">
        <w:rPr>
          <w:rFonts w:ascii="Graeca" w:hAnsi="Graeca" w:cs="Graeca"/>
        </w:rPr>
        <w:t></w:t>
      </w:r>
      <w:r w:rsidRPr="00DF047A">
        <w:rPr>
          <w:rFonts w:ascii="Graeca" w:hAnsi="Graeca" w:cs="Graeca"/>
        </w:rPr>
        <w:t></w:t>
      </w:r>
      <w:r w:rsidRPr="00DF047A">
        <w:rPr>
          <w:rStyle w:val="FootnoteReference"/>
          <w:lang w:val="fr-FR"/>
        </w:rPr>
        <w:footnoteReference w:id="1681"/>
      </w:r>
      <w:r>
        <w:rPr>
          <w:b/>
          <w:bCs/>
        </w:rPr>
        <w:t xml:space="preserve"> </w:t>
      </w:r>
      <w:r w:rsidRPr="008F792C">
        <w:rPr>
          <w:b/>
          <w:bCs/>
        </w:rPr>
        <w:t xml:space="preserve">Ds: </w:t>
      </w:r>
      <w:r w:rsidRPr="008F792C">
        <w:t>Eleazar (</w:t>
      </w:r>
      <w:r>
        <w:t>4</w:t>
      </w:r>
      <w:r w:rsidR="007A0AFA">
        <w:t>2</w:t>
      </w:r>
      <w:r>
        <w:t>)</w:t>
      </w:r>
      <w:r w:rsidRPr="008F792C">
        <w:t>’s</w:t>
      </w:r>
      <w:r w:rsidRPr="008F792C">
        <w:rPr>
          <w:b/>
          <w:bCs/>
        </w:rPr>
        <w:t xml:space="preserve"> </w:t>
      </w:r>
      <w:r w:rsidRPr="008F792C">
        <w:t xml:space="preserve">father </w:t>
      </w:r>
      <w:r w:rsidRPr="008F792C">
        <w:rPr>
          <w:b/>
          <w:bCs/>
        </w:rPr>
        <w:t>F:</w:t>
      </w:r>
      <w:r w:rsidRPr="008F792C">
        <w:t xml:space="preserve"> Epitaph, Beth She‘arim, catacomb 15 </w:t>
      </w:r>
      <w:r w:rsidRPr="008F792C">
        <w:rPr>
          <w:b/>
          <w:bCs/>
        </w:rPr>
        <w:t>S:</w:t>
      </w:r>
      <w:r w:rsidRPr="008F792C">
        <w:rPr>
          <w:i/>
          <w:iCs/>
        </w:rPr>
        <w:t xml:space="preserve"> BS </w:t>
      </w:r>
      <w:r w:rsidRPr="008F792C">
        <w:t xml:space="preserve">2:177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3075C2" w:rsidRPr="008F792C">
        <w:rPr>
          <w:rStyle w:val="FootnoteReference"/>
        </w:rPr>
        <w:footnoteReference w:id="1682"/>
      </w:r>
    </w:p>
    <w:p w14:paraId="5388AEED" w14:textId="77777777" w:rsidR="00BD0433" w:rsidRPr="008F792C" w:rsidRDefault="00BD0433" w:rsidP="003075C2">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83"/>
      </w:r>
      <w:r w:rsidRPr="008F792C">
        <w:rPr>
          <w:b/>
          <w:bCs/>
        </w:rPr>
        <w:t xml:space="preserve"> Ds:</w:t>
      </w:r>
      <w:r w:rsidRPr="008F792C">
        <w:t xml:space="preserve"> Of Phaene</w:t>
      </w:r>
      <w:r w:rsidRPr="008F792C">
        <w:rPr>
          <w:rStyle w:val="FootnoteReference"/>
          <w:rFonts w:cs="Times New Roman"/>
          <w:rtl/>
        </w:rPr>
        <w:footnoteReference w:id="1684"/>
      </w:r>
      <w:r w:rsidRPr="008F792C">
        <w:t xml:space="preserve"> </w:t>
      </w:r>
      <w:r w:rsidRPr="008F792C">
        <w:rPr>
          <w:b/>
          <w:bCs/>
        </w:rPr>
        <w:t>F:</w:t>
      </w:r>
      <w:r w:rsidRPr="008F792C">
        <w:t xml:space="preserve"> Epitaph, Beth She‘arim, catacomb 16 </w:t>
      </w:r>
      <w:r w:rsidRPr="008F792C">
        <w:rPr>
          <w:b/>
          <w:bCs/>
        </w:rPr>
        <w:t>S:</w:t>
      </w:r>
      <w:r w:rsidRPr="008F792C">
        <w:rPr>
          <w:i/>
          <w:iCs/>
        </w:rPr>
        <w:t xml:space="preserve"> BS </w:t>
      </w:r>
      <w:r w:rsidRPr="008F792C">
        <w:t xml:space="preserve">2:178 </w:t>
      </w:r>
      <w:r w:rsidRPr="008F792C">
        <w:rPr>
          <w:b/>
          <w:bCs/>
        </w:rPr>
        <w:t xml:space="preserve">E: </w:t>
      </w:r>
      <w:r w:rsidR="00656468">
        <w:rPr>
          <w:rFonts w:cs="Times New Roman"/>
        </w:rPr>
        <w:t>–</w:t>
      </w:r>
      <w:r w:rsidRPr="008F792C">
        <w:rPr>
          <w:b/>
          <w:bCs/>
        </w:rPr>
        <w:t xml:space="preserve"> D:</w:t>
      </w:r>
      <w:r w:rsidRPr="008F792C">
        <w:t xml:space="preserve"> Pre-352</w:t>
      </w:r>
      <w:r w:rsidR="003075C2" w:rsidRPr="008F792C">
        <w:rPr>
          <w:rStyle w:val="FootnoteReference"/>
        </w:rPr>
        <w:footnoteReference w:id="1685"/>
      </w:r>
    </w:p>
    <w:p w14:paraId="3DABA10D" w14:textId="77777777" w:rsidR="00BD0433" w:rsidRPr="008F792C" w:rsidRDefault="00BD0433" w:rsidP="00AA2BFD">
      <w:pPr>
        <w:numPr>
          <w:ilvl w:val="0"/>
          <w:numId w:val="55"/>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686"/>
      </w:r>
      <w:r w:rsidRPr="008F792C">
        <w:rPr>
          <w:b/>
          <w:bCs/>
        </w:rPr>
        <w:t xml:space="preserve"> Ds:</w:t>
      </w:r>
      <w:r w:rsidRPr="008F792C">
        <w:t xml:space="preserve"> Archisynagogus of Sidon</w:t>
      </w:r>
      <w:r w:rsidRPr="008F792C">
        <w:rPr>
          <w:rStyle w:val="FootnoteReference"/>
          <w:rFonts w:cs="Times New Roman"/>
          <w:rtl/>
        </w:rPr>
        <w:footnoteReference w:id="1687"/>
      </w:r>
      <w:r w:rsidRPr="008F792C">
        <w:t xml:space="preserve"> </w:t>
      </w:r>
      <w:r w:rsidRPr="008F792C">
        <w:rPr>
          <w:b/>
          <w:bCs/>
        </w:rPr>
        <w:t>F:</w:t>
      </w:r>
      <w:r w:rsidRPr="008F792C">
        <w:t xml:space="preserve"> Epitaph, Beth She‘arim, catacomb 25 </w:t>
      </w:r>
      <w:r w:rsidRPr="008F792C">
        <w:rPr>
          <w:b/>
          <w:bCs/>
        </w:rPr>
        <w:t>S:</w:t>
      </w:r>
      <w:r w:rsidRPr="008F792C">
        <w:rPr>
          <w:i/>
          <w:iCs/>
        </w:rPr>
        <w:t xml:space="preserve"> BS </w:t>
      </w:r>
      <w:r w:rsidRPr="008F792C">
        <w:t xml:space="preserve">2:221 </w:t>
      </w:r>
      <w:r w:rsidRPr="008F792C">
        <w:rPr>
          <w:b/>
          <w:bCs/>
        </w:rPr>
        <w:t xml:space="preserve">E: </w:t>
      </w:r>
      <w:r w:rsidR="00423050" w:rsidRPr="00952D03">
        <w:t>–</w:t>
      </w:r>
      <w:r w:rsidR="00AA2BFD">
        <w:t xml:space="preserve"> </w:t>
      </w:r>
      <w:r w:rsidRPr="008F792C">
        <w:rPr>
          <w:b/>
          <w:bCs/>
        </w:rPr>
        <w:t>D:</w:t>
      </w:r>
      <w:r w:rsidRPr="008F792C">
        <w:t xml:space="preserve"> </w:t>
      </w:r>
      <w:r w:rsidRPr="008F792C">
        <w:rPr>
          <w:rFonts w:cs="Times New Roman"/>
        </w:rPr>
        <w:t>Pre-352</w:t>
      </w:r>
      <w:r w:rsidR="003075C2" w:rsidRPr="008F792C">
        <w:rPr>
          <w:rStyle w:val="FootnoteReference"/>
        </w:rPr>
        <w:footnoteReference w:id="1688"/>
      </w:r>
    </w:p>
    <w:p w14:paraId="7C4E3939" w14:textId="77777777" w:rsidR="00BD0433" w:rsidRPr="008F792C" w:rsidRDefault="00BD0433" w:rsidP="00BB1607">
      <w:pPr>
        <w:numPr>
          <w:ilvl w:val="0"/>
          <w:numId w:val="55"/>
        </w:numPr>
        <w:bidi w:val="0"/>
        <w:rPr>
          <w:rFonts w:cs="Times New Roman"/>
        </w:rPr>
      </w:pPr>
      <w:r w:rsidRPr="008F792C">
        <w:rPr>
          <w:rFonts w:cs="Times New Roman"/>
          <w:b/>
          <w:bCs/>
        </w:rPr>
        <w:t xml:space="preserve">O: </w:t>
      </w:r>
      <w:r w:rsidRPr="008F792C">
        <w:rPr>
          <w:rFonts w:cs="Times New Roman"/>
          <w:rtl/>
        </w:rPr>
        <w:t>יוסה</w:t>
      </w:r>
      <w:r w:rsidRPr="008F792C">
        <w:rPr>
          <w:rStyle w:val="FootnoteReference"/>
          <w:rFonts w:cs="Times New Roman"/>
        </w:rPr>
        <w:footnoteReference w:id="1689"/>
      </w:r>
      <w:r w:rsidRPr="008F792C">
        <w:rPr>
          <w:rFonts w:cs="Times New Roman"/>
        </w:rPr>
        <w:t xml:space="preserve"> </w:t>
      </w:r>
      <w:r w:rsidRPr="008F792C">
        <w:rPr>
          <w:rFonts w:cs="Times New Roman"/>
          <w:b/>
          <w:bCs/>
        </w:rPr>
        <w:t>Ds:</w:t>
      </w:r>
      <w:r w:rsidRPr="008F792C">
        <w:rPr>
          <w:rFonts w:cs="Times New Roman"/>
        </w:rPr>
        <w:t xml:space="preserve"> H</w:t>
      </w:r>
      <w:r w:rsidR="003C3B41">
        <w:rPr>
          <w:rFonts w:cs="Times New Roman"/>
        </w:rPr>
        <w:t>̣</w:t>
      </w:r>
      <w:r w:rsidRPr="008F792C">
        <w:rPr>
          <w:rFonts w:cs="Times New Roman"/>
        </w:rPr>
        <w:t>alifa (</w:t>
      </w:r>
      <w:r w:rsidR="00BB1607">
        <w:rPr>
          <w:rFonts w:cs="Times New Roman"/>
        </w:rPr>
        <w:t>9</w:t>
      </w:r>
      <w:r w:rsidRPr="008F792C">
        <w:rPr>
          <w:rFonts w:cs="Times New Roman"/>
        </w:rPr>
        <w:t xml:space="preserve">)’s son </w:t>
      </w:r>
      <w:r w:rsidRPr="008F792C">
        <w:rPr>
          <w:rFonts w:cs="Times New Roman"/>
          <w:b/>
          <w:bCs/>
        </w:rPr>
        <w:t>F:</w:t>
      </w:r>
      <w:r w:rsidRPr="008F792C">
        <w:rPr>
          <w:rFonts w:cs="Times New Roman"/>
        </w:rPr>
        <w:t xml:space="preserve"> Synagogue inscription, Ein-Gedi,</w:t>
      </w:r>
      <w:r w:rsidRPr="008F792C">
        <w:rPr>
          <w:rStyle w:val="FootnoteReference"/>
          <w:rFonts w:cs="Times New Roman"/>
        </w:rPr>
        <w:footnoteReference w:id="1690"/>
      </w:r>
      <w:r w:rsidRPr="008F792C">
        <w:rPr>
          <w:rFonts w:cs="Times New Roman"/>
        </w:rPr>
        <w:t xml:space="preserve"> Barag &amp; Porat </w:t>
      </w:r>
      <w:r w:rsidRPr="008F792C">
        <w:rPr>
          <w:rFonts w:cs="Times New Roman"/>
          <w:b/>
          <w:bCs/>
        </w:rPr>
        <w:t>S:</w:t>
      </w:r>
      <w:r w:rsidRPr="008F792C">
        <w:rPr>
          <w:rFonts w:cs="Times New Roman"/>
        </w:rPr>
        <w:t xml:space="preserve"> Naveh, </w:t>
      </w:r>
      <w:r w:rsidRPr="008F792C">
        <w:rPr>
          <w:rFonts w:cs="Times New Roman"/>
          <w:i/>
          <w:iCs/>
        </w:rPr>
        <w:t>OSM</w:t>
      </w:r>
      <w:r w:rsidRPr="008F792C">
        <w:rPr>
          <w:rFonts w:cs="Times New Roman"/>
        </w:rPr>
        <w:t xml:space="preserve">, no. 70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Pr="00952D03">
        <w:rPr>
          <w:rFonts w:cs="Times New Roman"/>
          <w:lang w:val="it-IT"/>
        </w:rPr>
        <w:t>–</w:t>
      </w:r>
      <w:r w:rsidR="00876C71" w:rsidRPr="005F539E">
        <w:rPr>
          <w:rStyle w:val="FootnoteReference"/>
          <w:rFonts w:cs="Times New Roman"/>
        </w:rPr>
        <w:footnoteReference w:id="1691"/>
      </w:r>
    </w:p>
    <w:p w14:paraId="5FF6472D" w14:textId="77777777" w:rsidR="00BD0433" w:rsidRPr="008F792C" w:rsidRDefault="00BD0433" w:rsidP="00876C71">
      <w:pPr>
        <w:numPr>
          <w:ilvl w:val="0"/>
          <w:numId w:val="55"/>
        </w:numPr>
        <w:bidi w:val="0"/>
        <w:rPr>
          <w:rFonts w:cs="Times New Roman"/>
        </w:rPr>
      </w:pPr>
      <w:r w:rsidRPr="008F792C">
        <w:rPr>
          <w:rFonts w:cs="Times New Roman"/>
          <w:b/>
          <w:bCs/>
        </w:rPr>
        <w:t xml:space="preserve">O: </w:t>
      </w:r>
      <w:r w:rsidRPr="008F792C">
        <w:rPr>
          <w:rFonts w:cs="Times New Roman"/>
          <w:rtl/>
        </w:rPr>
        <w:t>אסיי</w:t>
      </w:r>
      <w:r w:rsidRPr="008F792C">
        <w:rPr>
          <w:rStyle w:val="FootnoteReference"/>
          <w:rFonts w:cs="Times New Roman"/>
        </w:rPr>
        <w:footnoteReference w:id="1692"/>
      </w:r>
      <w:r w:rsidRPr="008F792C">
        <w:rPr>
          <w:rFonts w:cs="Times New Roman"/>
          <w:b/>
          <w:bCs/>
        </w:rPr>
        <w:t xml:space="preserve"> Ds:</w:t>
      </w:r>
      <w:r w:rsidRPr="008F792C">
        <w:rPr>
          <w:rFonts w:cs="Times New Roman"/>
        </w:rPr>
        <w:t xml:space="preserve"> </w:t>
      </w:r>
      <w:r w:rsidRPr="008F792C">
        <w:rPr>
          <w:rFonts w:cs="Times New Roman"/>
          <w:lang w:val="en-GB"/>
        </w:rPr>
        <w:t>–</w:t>
      </w:r>
      <w:r w:rsidRPr="008F792C">
        <w:rPr>
          <w:rFonts w:cs="Times New Roman"/>
        </w:rPr>
        <w:t xml:space="preserve"> </w:t>
      </w:r>
      <w:r w:rsidRPr="008F792C">
        <w:rPr>
          <w:rFonts w:cs="Times New Roman"/>
          <w:b/>
          <w:bCs/>
        </w:rPr>
        <w:t>F:</w:t>
      </w:r>
      <w:r w:rsidRPr="008F792C">
        <w:rPr>
          <w:rFonts w:cs="Times New Roman"/>
        </w:rPr>
        <w:t xml:space="preserve"> Synagogue inscription, Eshtamo‘a,</w:t>
      </w:r>
      <w:r w:rsidRPr="008F792C">
        <w:rPr>
          <w:rStyle w:val="FootnoteReference"/>
          <w:rFonts w:cs="Times New Roman"/>
        </w:rPr>
        <w:footnoteReference w:id="1693"/>
      </w:r>
      <w:r w:rsidRPr="008F792C">
        <w:rPr>
          <w:rFonts w:cs="Times New Roman"/>
        </w:rPr>
        <w:t xml:space="preserve"> Meyer &amp; Reifenberg</w:t>
      </w:r>
      <w:r w:rsidRPr="008F792C">
        <w:rPr>
          <w:rFonts w:cs="Times New Roman"/>
          <w:b/>
          <w:bCs/>
        </w:rPr>
        <w:t xml:space="preserve"> S:</w:t>
      </w:r>
      <w:r w:rsidRPr="008F792C">
        <w:rPr>
          <w:rFonts w:cs="Times New Roman"/>
        </w:rPr>
        <w:t xml:space="preserve"> Naveh, </w:t>
      </w:r>
      <w:r w:rsidRPr="008F792C">
        <w:rPr>
          <w:rFonts w:cs="Times New Roman"/>
          <w:i/>
          <w:iCs/>
        </w:rPr>
        <w:t>OSM</w:t>
      </w:r>
      <w:r w:rsidRPr="008F792C">
        <w:rPr>
          <w:rFonts w:cs="Times New Roman"/>
        </w:rPr>
        <w:t xml:space="preserve">, no. 73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Pr="00952D03">
        <w:rPr>
          <w:rFonts w:cs="Times New Roman"/>
          <w:lang w:val="it-IT"/>
        </w:rPr>
        <w:t>–</w:t>
      </w:r>
      <w:r w:rsidR="00876C71" w:rsidRPr="005F539E">
        <w:rPr>
          <w:rStyle w:val="FootnoteReference"/>
          <w:rFonts w:cs="Times New Roman"/>
        </w:rPr>
        <w:footnoteReference w:id="1694"/>
      </w:r>
    </w:p>
    <w:p w14:paraId="061572C7" w14:textId="77777777" w:rsidR="00BD0433" w:rsidRPr="008F792C" w:rsidRDefault="00BD0433" w:rsidP="00876C71">
      <w:pPr>
        <w:numPr>
          <w:ilvl w:val="0"/>
          <w:numId w:val="55"/>
        </w:numPr>
        <w:bidi w:val="0"/>
        <w:rPr>
          <w:rFonts w:cs="Times New Roman"/>
        </w:rPr>
      </w:pPr>
      <w:r w:rsidRPr="008F792C">
        <w:rPr>
          <w:rFonts w:cs="Times New Roman"/>
          <w:b/>
          <w:bCs/>
        </w:rPr>
        <w:t xml:space="preserve">O: </w:t>
      </w:r>
      <w:r w:rsidRPr="008F792C">
        <w:rPr>
          <w:rFonts w:cs="Times New Roman"/>
          <w:rtl/>
        </w:rPr>
        <w:t>איסי</w:t>
      </w:r>
      <w:r w:rsidRPr="008F792C">
        <w:rPr>
          <w:rStyle w:val="FootnoteReference"/>
          <w:rFonts w:cs="Times New Roman"/>
        </w:rPr>
        <w:footnoteReference w:id="1695"/>
      </w:r>
      <w:r w:rsidRPr="008F792C">
        <w:rPr>
          <w:rFonts w:cs="Times New Roman"/>
          <w:b/>
          <w:bCs/>
        </w:rPr>
        <w:t xml:space="preserve"> Ds:</w:t>
      </w:r>
      <w:r w:rsidRPr="008F792C">
        <w:rPr>
          <w:rFonts w:cs="Times New Roman"/>
        </w:rPr>
        <w:t xml:space="preserve"> The priest</w:t>
      </w:r>
      <w:r w:rsidRPr="008F792C">
        <w:rPr>
          <w:rStyle w:val="FootnoteReference"/>
          <w:rFonts w:cs="Times New Roman"/>
          <w:rtl/>
        </w:rPr>
        <w:footnoteReference w:id="1696"/>
      </w:r>
      <w:r w:rsidRPr="008F792C">
        <w:rPr>
          <w:rFonts w:cs="Times New Roman"/>
        </w:rPr>
        <w:t xml:space="preserve"> </w:t>
      </w:r>
      <w:r w:rsidRPr="008F792C">
        <w:rPr>
          <w:rFonts w:cs="Times New Roman"/>
          <w:b/>
          <w:bCs/>
        </w:rPr>
        <w:t>F:</w:t>
      </w:r>
      <w:r w:rsidRPr="008F792C">
        <w:rPr>
          <w:rFonts w:cs="Times New Roman"/>
        </w:rPr>
        <w:t xml:space="preserve"> Synagogue inscription, Susya,</w:t>
      </w:r>
      <w:r w:rsidRPr="008F792C">
        <w:rPr>
          <w:rStyle w:val="FootnoteReference"/>
          <w:rFonts w:cs="Times New Roman"/>
        </w:rPr>
        <w:footnoteReference w:id="1697"/>
      </w:r>
      <w:r w:rsidRPr="008F792C">
        <w:rPr>
          <w:rFonts w:cs="Times New Roman"/>
        </w:rPr>
        <w:t xml:space="preserve"> </w:t>
      </w:r>
      <w:r w:rsidRPr="00ED5AFA">
        <w:rPr>
          <w:rFonts w:cs="Times New Roman"/>
        </w:rPr>
        <w:t>Guttman</w:t>
      </w:r>
      <w:r w:rsidRPr="008F792C">
        <w:rPr>
          <w:rFonts w:cs="Times New Roman"/>
        </w:rPr>
        <w:t xml:space="preserve"> </w:t>
      </w:r>
      <w:r w:rsidRPr="008F792C">
        <w:rPr>
          <w:rFonts w:cs="Times New Roman"/>
          <w:b/>
          <w:bCs/>
        </w:rPr>
        <w:t>S:</w:t>
      </w:r>
      <w:r w:rsidRPr="008F792C">
        <w:rPr>
          <w:rFonts w:cs="Times New Roman"/>
        </w:rPr>
        <w:t xml:space="preserve"> Naveh, </w:t>
      </w:r>
      <w:r w:rsidRPr="008F792C">
        <w:rPr>
          <w:rFonts w:cs="Times New Roman"/>
          <w:i/>
          <w:iCs/>
        </w:rPr>
        <w:t>OSM</w:t>
      </w:r>
      <w:r w:rsidRPr="008F792C">
        <w:rPr>
          <w:rFonts w:cs="Times New Roman"/>
        </w:rPr>
        <w:t xml:space="preserve">, no. 75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Pr="008D1895">
        <w:rPr>
          <w:rFonts w:cs="Times New Roman"/>
          <w:lang w:val="it-IT"/>
        </w:rPr>
        <w:t>–</w:t>
      </w:r>
      <w:r w:rsidR="00876C71" w:rsidRPr="005F539E">
        <w:rPr>
          <w:rStyle w:val="FootnoteReference"/>
          <w:rFonts w:cs="Times New Roman"/>
        </w:rPr>
        <w:footnoteReference w:id="1698"/>
      </w:r>
    </w:p>
    <w:p w14:paraId="7FE0DF35" w14:textId="77777777" w:rsidR="00BD0433" w:rsidRPr="008F792C" w:rsidRDefault="00BD0433" w:rsidP="00AF217E">
      <w:pPr>
        <w:numPr>
          <w:ilvl w:val="0"/>
          <w:numId w:val="55"/>
        </w:numPr>
        <w:bidi w:val="0"/>
        <w:rPr>
          <w:rFonts w:cs="Times New Roman"/>
        </w:rPr>
      </w:pPr>
      <w:r w:rsidRPr="008F792C">
        <w:rPr>
          <w:rFonts w:cs="Times New Roman"/>
          <w:b/>
          <w:bCs/>
        </w:rPr>
        <w:t xml:space="preserve">O: </w:t>
      </w:r>
      <w:r w:rsidRPr="008F792C">
        <w:rPr>
          <w:rFonts w:cs="Times New Roman"/>
          <w:rtl/>
        </w:rPr>
        <w:t>איסי</w:t>
      </w:r>
      <w:r w:rsidRPr="008F792C">
        <w:rPr>
          <w:rStyle w:val="FootnoteReference"/>
          <w:rFonts w:cs="Times New Roman"/>
        </w:rPr>
        <w:footnoteReference w:id="1699"/>
      </w:r>
      <w:r w:rsidRPr="008F792C">
        <w:rPr>
          <w:rFonts w:cs="Times New Roman"/>
          <w:b/>
          <w:bCs/>
        </w:rPr>
        <w:t xml:space="preserve"> Ds:</w:t>
      </w:r>
      <w:r w:rsidRPr="008F792C">
        <w:rPr>
          <w:rFonts w:cs="Times New Roman"/>
        </w:rPr>
        <w:t xml:space="preserve"> Simon (</w:t>
      </w:r>
      <w:r>
        <w:rPr>
          <w:rFonts w:cs="Times New Roman"/>
        </w:rPr>
        <w:t>6</w:t>
      </w:r>
      <w:r w:rsidR="004B7DBB">
        <w:rPr>
          <w:rFonts w:cs="Times New Roman"/>
        </w:rPr>
        <w:t>1</w:t>
      </w:r>
      <w:r w:rsidRPr="008F792C">
        <w:rPr>
          <w:rFonts w:cs="Times New Roman"/>
        </w:rPr>
        <w:t>)’s son</w:t>
      </w:r>
      <w:r w:rsidRPr="008F792C">
        <w:rPr>
          <w:rFonts w:cs="Times New Roman"/>
          <w:b/>
          <w:bCs/>
        </w:rPr>
        <w:t xml:space="preserve"> F:</w:t>
      </w:r>
      <w:r w:rsidRPr="008F792C">
        <w:rPr>
          <w:rFonts w:cs="Times New Roman"/>
        </w:rPr>
        <w:t xml:space="preserve"> Synagogue inscription, Susya,</w:t>
      </w:r>
      <w:r w:rsidRPr="008F792C">
        <w:rPr>
          <w:rStyle w:val="FootnoteReference"/>
          <w:rFonts w:cs="Times New Roman"/>
        </w:rPr>
        <w:footnoteReference w:id="1700"/>
      </w:r>
      <w:r w:rsidRPr="008F792C">
        <w:rPr>
          <w:rFonts w:cs="Times New Roman"/>
        </w:rPr>
        <w:t xml:space="preserve"> Yeivin</w:t>
      </w:r>
      <w:r w:rsidRPr="008F792C">
        <w:rPr>
          <w:rFonts w:cs="Times New Roman"/>
          <w:rtl/>
        </w:rPr>
        <w:t xml:space="preserve"> </w:t>
      </w:r>
      <w:r w:rsidRPr="008F792C">
        <w:rPr>
          <w:rFonts w:cs="Times New Roman"/>
          <w:b/>
          <w:bCs/>
        </w:rPr>
        <w:t>S:</w:t>
      </w:r>
      <w:r w:rsidRPr="008F792C">
        <w:rPr>
          <w:rFonts w:cs="Times New Roman"/>
        </w:rPr>
        <w:t xml:space="preserve"> Naveh, </w:t>
      </w:r>
      <w:r w:rsidRPr="008F792C">
        <w:rPr>
          <w:rFonts w:cs="Times New Roman"/>
          <w:i/>
          <w:iCs/>
        </w:rPr>
        <w:t>OSM</w:t>
      </w:r>
      <w:r w:rsidRPr="008F792C">
        <w:rPr>
          <w:rFonts w:cs="Times New Roman"/>
        </w:rPr>
        <w:t xml:space="preserve">, no. 81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Pr="008D1895">
        <w:rPr>
          <w:rFonts w:cs="Times New Roman"/>
          <w:lang w:val="it-IT"/>
        </w:rPr>
        <w:t>–</w:t>
      </w:r>
      <w:r w:rsidR="00876C71" w:rsidRPr="005F539E">
        <w:rPr>
          <w:rStyle w:val="FootnoteReference"/>
          <w:rFonts w:cs="Times New Roman"/>
        </w:rPr>
        <w:footnoteReference w:id="1701"/>
      </w:r>
    </w:p>
    <w:p w14:paraId="70DFE6D1" w14:textId="77777777" w:rsidR="00BD0433" w:rsidRPr="008F792C" w:rsidRDefault="00BD0433" w:rsidP="00876C71">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702"/>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Tabgha,</w:t>
      </w:r>
      <w:r w:rsidRPr="008F792C">
        <w:rPr>
          <w:rStyle w:val="FootnoteReference"/>
        </w:rPr>
        <w:footnoteReference w:id="1703"/>
      </w:r>
      <w:r w:rsidRPr="008F792C">
        <w:t xml:space="preserve"> Schneider </w:t>
      </w:r>
      <w:r w:rsidRPr="008F792C">
        <w:rPr>
          <w:b/>
          <w:bCs/>
        </w:rPr>
        <w:t>S:</w:t>
      </w:r>
      <w:r w:rsidRPr="008F792C">
        <w:t xml:space="preserve"> Klein, </w:t>
      </w:r>
      <w:r w:rsidRPr="008F792C">
        <w:rPr>
          <w:i/>
          <w:iCs/>
        </w:rPr>
        <w:t>Yeshuv</w:t>
      </w:r>
      <w:r w:rsidRPr="008F792C">
        <w:t xml:space="preserve">, 39 </w:t>
      </w:r>
      <w:r w:rsidRPr="008F792C">
        <w:rPr>
          <w:b/>
          <w:bCs/>
        </w:rPr>
        <w:t xml:space="preserve">E: </w:t>
      </w:r>
      <w:r w:rsidRPr="008F792C">
        <w:rPr>
          <w:rFonts w:cs="Times New Roman"/>
          <w:lang w:val="en-GB"/>
        </w:rPr>
        <w:t>–</w:t>
      </w:r>
      <w:r w:rsidRPr="008F792C">
        <w:rPr>
          <w:b/>
          <w:bCs/>
        </w:rPr>
        <w:t xml:space="preserve"> D: </w:t>
      </w:r>
      <w:r w:rsidRPr="008D1895">
        <w:rPr>
          <w:rFonts w:cs="Times New Roman"/>
          <w:lang w:val="it-IT"/>
        </w:rPr>
        <w:t>–</w:t>
      </w:r>
      <w:r w:rsidR="00876C71" w:rsidRPr="005F539E">
        <w:rPr>
          <w:rStyle w:val="FootnoteReference"/>
          <w:rFonts w:cs="Times New Roman"/>
        </w:rPr>
        <w:footnoteReference w:id="1704"/>
      </w:r>
    </w:p>
    <w:p w14:paraId="58A6D5C9" w14:textId="77777777" w:rsidR="00832E0C" w:rsidRDefault="00832E0C" w:rsidP="0008699D">
      <w:pPr>
        <w:numPr>
          <w:ilvl w:val="0"/>
          <w:numId w:val="55"/>
        </w:numPr>
        <w:bidi w:val="0"/>
      </w:pPr>
      <w:r w:rsidRPr="00262A2F">
        <w:rPr>
          <w:b/>
          <w:bCs/>
        </w:rPr>
        <w:t>O:</w:t>
      </w:r>
      <w:r>
        <w:rPr>
          <w:b/>
          <w:bCs/>
        </w:rPr>
        <w:t xml:space="preserve"> </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0008699D" w:rsidRPr="0008699D">
        <w:rPr>
          <w:rStyle w:val="FootnoteReference"/>
        </w:rPr>
        <w:footnoteReference w:id="1705"/>
      </w:r>
      <w:r w:rsidR="0008699D">
        <w:rPr>
          <w:rFonts w:cs="Times New Roman"/>
        </w:rPr>
        <w:t xml:space="preserve"> </w:t>
      </w:r>
      <w:r w:rsidRPr="00262A2F">
        <w:rPr>
          <w:b/>
          <w:bCs/>
        </w:rPr>
        <w:t>Ds:</w:t>
      </w:r>
      <w:r w:rsidRPr="00262A2F">
        <w:t xml:space="preserve"> </w:t>
      </w:r>
      <w:r>
        <w:t xml:space="preserve">Joshua </w:t>
      </w:r>
      <w:r w:rsidRPr="001D6E9F">
        <w:t>(</w:t>
      </w:r>
      <w:r w:rsidR="002D1A59">
        <w:t>29</w:t>
      </w:r>
      <w:r>
        <w:t>) and Menahem (18</w:t>
      </w:r>
      <w:r w:rsidRPr="001D6E9F">
        <w:t>)</w:t>
      </w:r>
      <w:r>
        <w:t>’</w:t>
      </w:r>
      <w:r w:rsidRPr="005D3BF5">
        <w:t>s</w:t>
      </w:r>
      <w:r>
        <w:t xml:space="preserve"> father</w:t>
      </w:r>
      <w:r w:rsidRPr="00262A2F">
        <w:rPr>
          <w:b/>
          <w:bCs/>
        </w:rPr>
        <w:t xml:space="preserve"> F:</w:t>
      </w:r>
      <w:r w:rsidRPr="00262A2F">
        <w:t xml:space="preserve"> </w:t>
      </w:r>
      <w:r>
        <w:t>Synagogue inscri</w:t>
      </w:r>
      <w:r>
        <w:t>p</w:t>
      </w:r>
      <w:r>
        <w:t xml:space="preserve">tion, </w:t>
      </w:r>
      <w:smartTag w:uri="urn:schemas-microsoft-com:office:smarttags" w:element="place">
        <w:smartTag w:uri="urn:schemas-microsoft-com:office:smarttags" w:element="City">
          <w:r>
            <w:t>Gaza</w:t>
          </w:r>
        </w:smartTag>
      </w:smartTag>
      <w:r>
        <w:t>, Avi-Yonah</w:t>
      </w:r>
      <w:r w:rsidRPr="00262A2F">
        <w:rPr>
          <w:b/>
          <w:bCs/>
        </w:rPr>
        <w:t xml:space="preserve"> S:</w:t>
      </w:r>
      <w:r w:rsidRPr="00262A2F">
        <w:t xml:space="preserve"> </w:t>
      </w:r>
      <w:r>
        <w:t xml:space="preserve">Roth-Gerson, </w:t>
      </w:r>
      <w:r>
        <w:rPr>
          <w:i/>
          <w:iCs/>
        </w:rPr>
        <w:t>GISEI</w:t>
      </w:r>
      <w:r>
        <w:t xml:space="preserve">, no. 21 </w:t>
      </w:r>
      <w:r w:rsidRPr="00262A2F">
        <w:rPr>
          <w:b/>
          <w:bCs/>
        </w:rPr>
        <w:t xml:space="preserve">E: </w:t>
      </w:r>
      <w:r w:rsidRPr="009A4CB8">
        <w:t>–</w:t>
      </w:r>
      <w:r>
        <w:rPr>
          <w:b/>
          <w:bCs/>
        </w:rPr>
        <w:t xml:space="preserve"> </w:t>
      </w:r>
      <w:r w:rsidRPr="00262A2F">
        <w:rPr>
          <w:b/>
          <w:bCs/>
        </w:rPr>
        <w:t>D:</w:t>
      </w:r>
      <w:r>
        <w:rPr>
          <w:b/>
          <w:bCs/>
        </w:rPr>
        <w:t xml:space="preserve"> </w:t>
      </w:r>
      <w:r w:rsidRPr="006B3750">
        <w:t>508</w:t>
      </w:r>
      <w:r>
        <w:rPr>
          <w:rStyle w:val="FootnoteReference"/>
        </w:rPr>
        <w:footnoteReference w:id="1706"/>
      </w:r>
    </w:p>
    <w:p w14:paraId="13647596" w14:textId="77777777" w:rsidR="00832E0C" w:rsidRDefault="00832E0C" w:rsidP="00876C71">
      <w:pPr>
        <w:numPr>
          <w:ilvl w:val="0"/>
          <w:numId w:val="55"/>
        </w:numPr>
        <w:bidi w:val="0"/>
      </w:pPr>
      <w:r w:rsidRPr="00262A2F">
        <w:rPr>
          <w:b/>
          <w:bCs/>
        </w:rPr>
        <w:t>O:</w:t>
      </w:r>
      <w:r>
        <w:rPr>
          <w:b/>
          <w:bCs/>
        </w:rPr>
        <w:t xml:space="preserve"> </w:t>
      </w:r>
      <w:r w:rsidRPr="00156CB2">
        <w:rPr>
          <w:rFonts w:ascii="Graeca" w:hAnsi="Graeca"/>
        </w:rPr>
        <w:t></w:t>
      </w:r>
      <w:r w:rsidRPr="00156CB2">
        <w:rPr>
          <w:rFonts w:ascii="Graeca" w:hAnsi="Graeca"/>
        </w:rPr>
        <w:t></w:t>
      </w:r>
      <w:r w:rsidRPr="00156CB2">
        <w:rPr>
          <w:rFonts w:ascii="Graeca" w:hAnsi="Graeca"/>
        </w:rPr>
        <w:t></w:t>
      </w:r>
      <w:r w:rsidRPr="00156CB2">
        <w:rPr>
          <w:rFonts w:ascii="Graeca" w:hAnsi="Graeca"/>
        </w:rPr>
        <w:t></w:t>
      </w:r>
      <w:r w:rsidRPr="00156CB2">
        <w:rPr>
          <w:rFonts w:ascii="Graeca" w:hAnsi="Graeca"/>
        </w:rPr>
        <w:t></w:t>
      </w:r>
      <w:r w:rsidRPr="00156CB2">
        <w:rPr>
          <w:rFonts w:ascii="Graeca" w:hAnsi="Graeca"/>
        </w:rPr>
        <w:t></w:t>
      </w:r>
      <w:r w:rsidRPr="00156CB2">
        <w:rPr>
          <w:rFonts w:ascii="Graeca" w:hAnsi="Graeca"/>
        </w:rPr>
        <w:t></w:t>
      </w:r>
      <w:r w:rsidR="00156CB2" w:rsidRPr="0008699D">
        <w:rPr>
          <w:rStyle w:val="FootnoteReference"/>
        </w:rPr>
        <w:footnoteReference w:id="1707"/>
      </w:r>
      <w:r>
        <w:rPr>
          <w:b/>
          <w:bCs/>
        </w:rPr>
        <w:t xml:space="preserve"> </w:t>
      </w:r>
      <w:r w:rsidRPr="00262A2F">
        <w:rPr>
          <w:b/>
          <w:bCs/>
        </w:rPr>
        <w:t>Ds:</w:t>
      </w:r>
      <w:r w:rsidRPr="00262A2F">
        <w:t xml:space="preserve"> </w:t>
      </w:r>
      <w:r w:rsidRPr="009A4CB8">
        <w:t>–</w:t>
      </w:r>
      <w:r>
        <w:t xml:space="preserve"> </w:t>
      </w:r>
      <w:r w:rsidRPr="00262A2F">
        <w:rPr>
          <w:b/>
          <w:bCs/>
        </w:rPr>
        <w:t>F:</w:t>
      </w:r>
      <w:r w:rsidRPr="00262A2F">
        <w:t xml:space="preserve"> </w:t>
      </w:r>
      <w:r>
        <w:t xml:space="preserve">Bowl, Synagogue, </w:t>
      </w:r>
      <w:smartTag w:uri="urn:schemas-microsoft-com:office:smarttags" w:element="place">
        <w:smartTag w:uri="urn:schemas-microsoft-com:office:smarttags" w:element="City">
          <w:r>
            <w:t>Gaza</w:t>
          </w:r>
        </w:smartTag>
      </w:smartTag>
      <w:r>
        <w:t xml:space="preserve"> </w:t>
      </w:r>
      <w:r w:rsidRPr="00262A2F">
        <w:rPr>
          <w:b/>
          <w:bCs/>
        </w:rPr>
        <w:t>S:</w:t>
      </w:r>
      <w:r>
        <w:rPr>
          <w:b/>
          <w:bCs/>
        </w:rPr>
        <w:t xml:space="preserve"> </w:t>
      </w:r>
      <w:r>
        <w:t xml:space="preserve">Roth-Gerson, </w:t>
      </w:r>
      <w:r>
        <w:rPr>
          <w:i/>
          <w:iCs/>
        </w:rPr>
        <w:t>GISEI</w:t>
      </w:r>
      <w:r>
        <w:t>, no. 22</w:t>
      </w:r>
      <w:r w:rsidRPr="00262A2F">
        <w:t xml:space="preserve"> </w:t>
      </w:r>
      <w:r w:rsidRPr="00262A2F">
        <w:rPr>
          <w:b/>
          <w:bCs/>
        </w:rPr>
        <w:t xml:space="preserve">E: </w:t>
      </w:r>
      <w:r w:rsidRPr="009A4CB8">
        <w:t>–</w:t>
      </w:r>
      <w:r>
        <w:rPr>
          <w:b/>
          <w:bCs/>
        </w:rPr>
        <w:t xml:space="preserve"> </w:t>
      </w:r>
      <w:r w:rsidRPr="00262A2F">
        <w:rPr>
          <w:b/>
          <w:bCs/>
        </w:rPr>
        <w:t>D:</w:t>
      </w:r>
      <w:r>
        <w:rPr>
          <w:b/>
          <w:bCs/>
        </w:rPr>
        <w:t xml:space="preserve"> </w:t>
      </w:r>
      <w:r w:rsidRPr="008D1895">
        <w:rPr>
          <w:rFonts w:cs="Times New Roman"/>
          <w:lang w:val="it-IT"/>
        </w:rPr>
        <w:t>–</w:t>
      </w:r>
      <w:r w:rsidR="00876C71" w:rsidRPr="005F539E">
        <w:rPr>
          <w:rStyle w:val="FootnoteReference"/>
          <w:rFonts w:cs="Times New Roman"/>
        </w:rPr>
        <w:footnoteReference w:id="1708"/>
      </w:r>
    </w:p>
    <w:p w14:paraId="0FFFAEBF" w14:textId="77777777" w:rsidR="00BD0433" w:rsidRPr="00402F60" w:rsidRDefault="00BD0433" w:rsidP="00876C71">
      <w:pPr>
        <w:numPr>
          <w:ilvl w:val="0"/>
          <w:numId w:val="55"/>
        </w:numPr>
        <w:bidi w:val="0"/>
        <w:jc w:val="both"/>
      </w:pPr>
      <w:r w:rsidRPr="008F792C">
        <w:rPr>
          <w:b/>
          <w:bCs/>
        </w:rPr>
        <w:t xml:space="preserve">O: </w:t>
      </w:r>
      <w:r>
        <w:rPr>
          <w:b/>
          <w:bCs/>
        </w:rPr>
        <w:t>[</w:t>
      </w:r>
      <w:r w:rsidRPr="008F792C">
        <w:rPr>
          <w:rFonts w:ascii="Graeca" w:hAnsi="Graeca" w:cs="Graeca"/>
        </w:rPr>
        <w:t></w:t>
      </w:r>
      <w:r>
        <w:rPr>
          <w:rFonts w:ascii="Graeca" w:hAnsi="Graeca" w:cs="Graeca"/>
        </w:rPr>
        <w:t></w:t>
      </w:r>
      <w:r>
        <w:rPr>
          <w:rFonts w:cs="Times New Roman"/>
        </w:rPr>
        <w:t>]</w:t>
      </w:r>
      <w:r w:rsidRPr="008F792C">
        <w:rPr>
          <w:rFonts w:ascii="Graeca" w:hAnsi="Graeca" w:cs="Graeca"/>
        </w:rPr>
        <w:t></w:t>
      </w:r>
      <w:r w:rsidRPr="008F792C">
        <w:rPr>
          <w:rFonts w:ascii="Graeca" w:hAnsi="Graeca" w:cs="Graeca"/>
        </w:rPr>
        <w:t></w:t>
      </w:r>
      <w:r>
        <w:rPr>
          <w:rFonts w:ascii="Graeca" w:hAnsi="Graeca" w:cs="Graeca"/>
        </w:rPr>
        <w:t></w:t>
      </w:r>
      <w:r w:rsidRPr="008F792C">
        <w:rPr>
          <w:rStyle w:val="FootnoteReference"/>
          <w:rFonts w:cs="Times New Roman"/>
        </w:rPr>
        <w:footnoteReference w:id="1709"/>
      </w:r>
      <w:r w:rsidRPr="008F792C">
        <w:rPr>
          <w:b/>
          <w:bCs/>
        </w:rPr>
        <w:t xml:space="preserve"> Ds:</w:t>
      </w:r>
      <w:r w:rsidRPr="008F792C">
        <w:t xml:space="preserve"> </w:t>
      </w:r>
      <w:r>
        <w:t>Hoshaiah</w:t>
      </w:r>
      <w:r w:rsidRPr="008F792C">
        <w:t xml:space="preserve"> (</w:t>
      </w:r>
      <w:r>
        <w:t>11</w:t>
      </w:r>
      <w:r w:rsidRPr="008F792C">
        <w:t xml:space="preserve">)’s son </w:t>
      </w:r>
      <w:r w:rsidRPr="008F792C">
        <w:rPr>
          <w:b/>
          <w:bCs/>
        </w:rPr>
        <w:t>F:</w:t>
      </w:r>
      <w:r w:rsidRPr="008F792C">
        <w:t xml:space="preserve"> </w:t>
      </w:r>
      <w:r>
        <w:t>Lintel inscription</w:t>
      </w:r>
      <w:r w:rsidRPr="008F792C">
        <w:t xml:space="preserve">, </w:t>
      </w:r>
      <w:r>
        <w:t>Khisfin</w:t>
      </w:r>
      <w:r>
        <w:rPr>
          <w:rStyle w:val="FootnoteReference"/>
          <w:lang w:val="en-GB"/>
        </w:rPr>
        <w:footnoteReference w:id="1710"/>
      </w:r>
      <w:r w:rsidRPr="008F792C">
        <w:t xml:space="preserve"> </w:t>
      </w:r>
      <w:r w:rsidRPr="008F792C">
        <w:rPr>
          <w:b/>
          <w:bCs/>
        </w:rPr>
        <w:t>S:</w:t>
      </w:r>
      <w:r w:rsidRPr="008F792C">
        <w:t xml:space="preserve"> </w:t>
      </w:r>
      <w:r w:rsidRPr="00B700C1">
        <w:t>Gregg &amp; Urman,</w:t>
      </w:r>
      <w:r w:rsidRPr="008F792C">
        <w:t xml:space="preserve"> no. </w:t>
      </w:r>
      <w:r>
        <w:t>74</w:t>
      </w:r>
      <w:r w:rsidRPr="008F792C">
        <w:t xml:space="preserve"> </w:t>
      </w:r>
      <w:r w:rsidRPr="008F792C">
        <w:rPr>
          <w:b/>
          <w:bCs/>
        </w:rPr>
        <w:t xml:space="preserve">E: </w:t>
      </w:r>
      <w:r w:rsidRPr="008F792C">
        <w:rPr>
          <w:rFonts w:cs="Times New Roman"/>
          <w:lang w:val="en-GB"/>
        </w:rPr>
        <w:t>–</w:t>
      </w:r>
      <w:r w:rsidRPr="008F792C">
        <w:rPr>
          <w:b/>
          <w:bCs/>
        </w:rPr>
        <w:t xml:space="preserve"> D: </w:t>
      </w:r>
      <w:r w:rsidRPr="008D1895">
        <w:rPr>
          <w:rFonts w:cs="Times New Roman"/>
          <w:lang w:val="it-IT"/>
        </w:rPr>
        <w:t>–</w:t>
      </w:r>
      <w:r w:rsidR="00876C71" w:rsidRPr="005F539E">
        <w:rPr>
          <w:rStyle w:val="FootnoteReference"/>
          <w:rFonts w:cs="Times New Roman"/>
        </w:rPr>
        <w:footnoteReference w:id="1711"/>
      </w:r>
    </w:p>
    <w:p w14:paraId="5EDF9227" w14:textId="77777777" w:rsidR="00BD0433" w:rsidRPr="008F792C" w:rsidRDefault="00BD0433" w:rsidP="00BB1607">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00C56576">
        <w:rPr>
          <w:rFonts w:ascii="Graeca" w:hAnsi="Graeca" w:cs="Graeca"/>
        </w:rPr>
        <w:t></w:t>
      </w:r>
      <w:r w:rsidRPr="008F792C">
        <w:rPr>
          <w:rFonts w:ascii="Graeca" w:hAnsi="Graeca" w:cs="Graeca"/>
        </w:rPr>
        <w:t></w:t>
      </w:r>
      <w:r w:rsidRPr="008F792C">
        <w:rPr>
          <w:rStyle w:val="FootnoteReference"/>
          <w:rFonts w:cs="Times New Roman"/>
        </w:rPr>
        <w:footnoteReference w:id="1712"/>
      </w:r>
      <w:r w:rsidRPr="008F792C">
        <w:rPr>
          <w:b/>
          <w:bCs/>
        </w:rPr>
        <w:t xml:space="preserve"> Ds:</w:t>
      </w:r>
      <w:r w:rsidRPr="008F792C">
        <w:t xml:space="preserve"> </w:t>
      </w:r>
      <w:r w:rsidR="00BB1607" w:rsidRPr="008F792C">
        <w:t>Z</w:t>
      </w:r>
      <w:r w:rsidR="00BB1607">
        <w:t>annas</w:t>
      </w:r>
      <w:r w:rsidR="00BB1607" w:rsidRPr="008F792C">
        <w:t xml:space="preserve"> </w:t>
      </w:r>
      <w:r w:rsidRPr="008F792C">
        <w:t>(</w:t>
      </w:r>
      <w:r>
        <w:t>1</w:t>
      </w:r>
      <w:r w:rsidRPr="008F792C">
        <w:t>)’s son, aged 70</w:t>
      </w:r>
      <w:r w:rsidRPr="008F792C">
        <w:rPr>
          <w:rStyle w:val="FootnoteReference"/>
        </w:rPr>
        <w:footnoteReference w:id="1713"/>
      </w:r>
      <w:r w:rsidRPr="008F792C">
        <w:t xml:space="preserve"> </w:t>
      </w:r>
      <w:r w:rsidRPr="008F792C">
        <w:rPr>
          <w:b/>
          <w:bCs/>
        </w:rPr>
        <w:t>F:</w:t>
      </w:r>
      <w:r w:rsidRPr="008F792C">
        <w:t xml:space="preserve"> Epitaph, </w:t>
      </w:r>
      <w:r w:rsidRPr="000C74F2">
        <w:t xml:space="preserve">Ein </w:t>
      </w:r>
      <w:r w:rsidRPr="000C74F2">
        <w:rPr>
          <w:lang w:val="en-GB"/>
        </w:rPr>
        <w:t>Nash</w:t>
      </w:r>
      <w:r w:rsidRPr="000C74F2">
        <w:rPr>
          <w:rFonts w:cs="Times New Roman"/>
          <w:lang w:val="en-GB"/>
        </w:rPr>
        <w:t>ô</w:t>
      </w:r>
      <w:r w:rsidRPr="000C74F2">
        <w:rPr>
          <w:lang w:val="en-GB"/>
        </w:rPr>
        <w:t>t</w:t>
      </w:r>
      <w:r>
        <w:rPr>
          <w:rStyle w:val="FootnoteReference"/>
          <w:lang w:val="en-GB"/>
        </w:rPr>
        <w:footnoteReference w:id="1714"/>
      </w:r>
      <w:r w:rsidRPr="008F792C">
        <w:t xml:space="preserve"> </w:t>
      </w:r>
      <w:r w:rsidRPr="008F792C">
        <w:rPr>
          <w:b/>
          <w:bCs/>
        </w:rPr>
        <w:t>S:</w:t>
      </w:r>
      <w:r w:rsidRPr="008F792C">
        <w:t xml:space="preserve"> Gregg &amp; Urman, no. 93 </w:t>
      </w:r>
      <w:r w:rsidRPr="008F792C">
        <w:rPr>
          <w:b/>
          <w:bCs/>
        </w:rPr>
        <w:t xml:space="preserve">E: </w:t>
      </w:r>
      <w:r w:rsidRPr="008F792C">
        <w:rPr>
          <w:rFonts w:cs="Times New Roman"/>
          <w:lang w:val="en-GB"/>
        </w:rPr>
        <w:t>–</w:t>
      </w:r>
      <w:r w:rsidR="00A43E87">
        <w:rPr>
          <w:rStyle w:val="FootnoteReference"/>
          <w:rFonts w:cs="Times New Roman"/>
          <w:lang w:val="en-GB"/>
        </w:rPr>
        <w:footnoteReference w:id="1715"/>
      </w:r>
      <w:r w:rsidRPr="008F792C">
        <w:rPr>
          <w:b/>
          <w:bCs/>
        </w:rPr>
        <w:t xml:space="preserve"> D: </w:t>
      </w:r>
      <w:r w:rsidRPr="00CA6FE9">
        <w:t>5</w:t>
      </w:r>
      <w:r w:rsidRPr="00CA6FE9">
        <w:rPr>
          <w:vertAlign w:val="superscript"/>
        </w:rPr>
        <w:t>th</w:t>
      </w:r>
      <w:r w:rsidRPr="00CA6FE9">
        <w:t xml:space="preserve"> C</w:t>
      </w:r>
    </w:p>
    <w:p w14:paraId="41F6C7EC" w14:textId="77777777" w:rsidR="00BD0433" w:rsidRPr="008F792C" w:rsidRDefault="00BD0433" w:rsidP="00876C71">
      <w:pPr>
        <w:numPr>
          <w:ilvl w:val="0"/>
          <w:numId w:val="55"/>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716"/>
      </w:r>
      <w:r w:rsidRPr="008F792C">
        <w:rPr>
          <w:rFonts w:cs="Times New Roman"/>
        </w:rPr>
        <w:t xml:space="preserve"> </w:t>
      </w:r>
      <w:r w:rsidRPr="008F792C">
        <w:rPr>
          <w:b/>
          <w:bCs/>
        </w:rPr>
        <w:t>Ds:</w:t>
      </w:r>
      <w:r w:rsidRPr="008F792C">
        <w:t xml:space="preserve"> </w:t>
      </w:r>
      <w:r w:rsidRPr="008F792C">
        <w:rPr>
          <w:rFonts w:cs="Times New Roman"/>
          <w:lang w:val="en-GB"/>
        </w:rPr>
        <w:t>–</w:t>
      </w:r>
      <w:r w:rsidRPr="008F792C">
        <w:t xml:space="preserve"> </w:t>
      </w:r>
      <w:r w:rsidRPr="008F792C">
        <w:rPr>
          <w:b/>
          <w:bCs/>
        </w:rPr>
        <w:t>F:</w:t>
      </w:r>
      <w:r w:rsidRPr="008F792C">
        <w:t xml:space="preserve"> Inscription, </w:t>
      </w:r>
      <w:r w:rsidRPr="000C74F2">
        <w:t>Butmyye</w:t>
      </w:r>
      <w:r>
        <w:rPr>
          <w:rStyle w:val="FootnoteReference"/>
          <w:lang w:val="en-GB"/>
        </w:rPr>
        <w:footnoteReference w:id="1717"/>
      </w:r>
      <w:r w:rsidRPr="008F792C">
        <w:t xml:space="preserve"> </w:t>
      </w:r>
      <w:r w:rsidRPr="008F792C">
        <w:rPr>
          <w:b/>
          <w:bCs/>
        </w:rPr>
        <w:t>S:</w:t>
      </w:r>
      <w:r w:rsidRPr="008F792C">
        <w:t xml:space="preserve"> Gregg &amp; Urman, no. 117 </w:t>
      </w:r>
      <w:r w:rsidRPr="008F792C">
        <w:rPr>
          <w:b/>
          <w:bCs/>
        </w:rPr>
        <w:t xml:space="preserve">E: </w:t>
      </w:r>
      <w:r w:rsidRPr="008F792C">
        <w:rPr>
          <w:rFonts w:cs="Times New Roman"/>
          <w:lang w:val="en-GB"/>
        </w:rPr>
        <w:t>–</w:t>
      </w:r>
      <w:r w:rsidR="00A43E87">
        <w:rPr>
          <w:rStyle w:val="FootnoteReference"/>
          <w:rFonts w:cs="Times New Roman"/>
          <w:lang w:val="en-GB"/>
        </w:rPr>
        <w:footnoteReference w:id="1718"/>
      </w:r>
      <w:r w:rsidRPr="008F792C">
        <w:rPr>
          <w:b/>
          <w:bCs/>
        </w:rPr>
        <w:t xml:space="preserve"> D: </w:t>
      </w:r>
      <w:r w:rsidRPr="008D1895">
        <w:rPr>
          <w:rFonts w:cs="Times New Roman"/>
          <w:lang w:val="it-IT"/>
        </w:rPr>
        <w:t>–</w:t>
      </w:r>
      <w:r w:rsidR="00876C71" w:rsidRPr="005F539E">
        <w:rPr>
          <w:rStyle w:val="FootnoteReference"/>
          <w:rFonts w:cs="Times New Roman"/>
        </w:rPr>
        <w:footnoteReference w:id="1719"/>
      </w:r>
    </w:p>
    <w:p w14:paraId="336075D6" w14:textId="77777777" w:rsidR="00BD0433" w:rsidRPr="008F792C" w:rsidRDefault="00BD0433" w:rsidP="00876C71">
      <w:pPr>
        <w:numPr>
          <w:ilvl w:val="0"/>
          <w:numId w:val="55"/>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720"/>
      </w:r>
      <w:r w:rsidRPr="008F792C">
        <w:rPr>
          <w:rtl/>
        </w:rPr>
        <w:t xml:space="preserve"> </w:t>
      </w:r>
      <w:r w:rsidRPr="008F792C">
        <w:rPr>
          <w:b/>
          <w:bCs/>
        </w:rPr>
        <w:t>Ds:</w:t>
      </w:r>
      <w:r w:rsidRPr="008F792C">
        <w:t xml:space="preserve"> </w:t>
      </w:r>
      <w:r>
        <w:t>Leontius (7</w:t>
      </w:r>
      <w:r w:rsidRPr="008F792C">
        <w:t>)’s son</w:t>
      </w:r>
      <w:r w:rsidRPr="008F792C">
        <w:rPr>
          <w:b/>
          <w:bCs/>
        </w:rPr>
        <w:t xml:space="preserve"> F:</w:t>
      </w:r>
      <w:r w:rsidRPr="008F792C">
        <w:t xml:space="preserve"> Epitaph, </w:t>
      </w:r>
      <w:smartTag w:uri="urn:schemas-microsoft-com:office:smarttags" w:element="place">
        <w:r w:rsidRPr="008F792C">
          <w:t>Caesarea</w:t>
        </w:r>
      </w:smartTag>
      <w:r w:rsidRPr="008F792C">
        <w:t xml:space="preserve"> </w:t>
      </w:r>
      <w:r w:rsidRPr="008F792C">
        <w:rPr>
          <w:b/>
          <w:bCs/>
        </w:rPr>
        <w:t>S:</w:t>
      </w:r>
      <w:r w:rsidRPr="008F792C">
        <w:t xml:space="preserve"> Lehmann &amp; </w:t>
      </w:r>
      <w:r w:rsidRPr="00973E0F">
        <w:t>Holum,</w:t>
      </w:r>
      <w:r w:rsidRPr="008F792C">
        <w:rPr>
          <w:i/>
          <w:iCs/>
        </w:rPr>
        <w:t xml:space="preserve"> CMER</w:t>
      </w:r>
      <w:r w:rsidRPr="008F792C">
        <w:t xml:space="preserve"> 5, no. 170 </w:t>
      </w:r>
      <w:r w:rsidRPr="008F792C">
        <w:rPr>
          <w:b/>
          <w:bCs/>
        </w:rPr>
        <w:t xml:space="preserve">E: </w:t>
      </w:r>
      <w:r w:rsidRPr="008F792C">
        <w:rPr>
          <w:rFonts w:cs="Times New Roman"/>
          <w:lang w:val="en-GB"/>
        </w:rPr>
        <w:t>–</w:t>
      </w:r>
      <w:r w:rsidR="00A43E87">
        <w:rPr>
          <w:rStyle w:val="FootnoteReference"/>
          <w:rFonts w:cs="Times New Roman"/>
          <w:lang w:val="en-GB"/>
        </w:rPr>
        <w:footnoteReference w:id="1721"/>
      </w:r>
      <w:r w:rsidRPr="008F792C">
        <w:rPr>
          <w:b/>
          <w:bCs/>
        </w:rPr>
        <w:t xml:space="preserve"> D: </w:t>
      </w:r>
      <w:r w:rsidRPr="008D1895">
        <w:rPr>
          <w:rFonts w:cs="Times New Roman"/>
          <w:lang w:val="it-IT"/>
        </w:rPr>
        <w:t>–</w:t>
      </w:r>
      <w:r w:rsidR="00876C71" w:rsidRPr="005F539E">
        <w:rPr>
          <w:rStyle w:val="FootnoteReference"/>
          <w:rFonts w:cs="Times New Roman"/>
        </w:rPr>
        <w:footnoteReference w:id="1722"/>
      </w:r>
    </w:p>
    <w:p w14:paraId="16956910" w14:textId="77777777" w:rsidR="00BD0433" w:rsidRPr="008F792C" w:rsidRDefault="00BD0433" w:rsidP="00815F05">
      <w:pPr>
        <w:numPr>
          <w:ilvl w:val="0"/>
          <w:numId w:val="55"/>
        </w:numPr>
        <w:bidi w:val="0"/>
      </w:pPr>
      <w:r w:rsidRPr="008F792C">
        <w:rPr>
          <w:b/>
          <w:bCs/>
        </w:rPr>
        <w:t xml:space="preserve">O: </w:t>
      </w:r>
      <w:r w:rsidRPr="008F792C">
        <w:rPr>
          <w:rFonts w:cs="Times New Roman"/>
          <w:rtl/>
        </w:rPr>
        <w:t>יוסה</w:t>
      </w:r>
      <w:r w:rsidRPr="008F792C">
        <w:rPr>
          <w:rStyle w:val="FootnoteReference"/>
          <w:rFonts w:cs="Times New Roman"/>
        </w:rPr>
        <w:footnoteReference w:id="1723"/>
      </w:r>
      <w:r w:rsidRPr="008F792C">
        <w:rPr>
          <w:b/>
          <w:bCs/>
        </w:rPr>
        <w:t xml:space="preserve"> Ds:</w:t>
      </w:r>
      <w:r w:rsidRPr="008F792C">
        <w:t xml:space="preserve"> </w:t>
      </w:r>
      <w:smartTag w:uri="urn:schemas-microsoft-com:office:smarttags" w:element="country-region">
        <w:r w:rsidRPr="008F792C">
          <w:t>Judah</w:t>
        </w:r>
      </w:smartTag>
      <w:r w:rsidRPr="008F792C">
        <w:t xml:space="preserve"> (</w:t>
      </w:r>
      <w:r w:rsidR="00905902">
        <w:t>10</w:t>
      </w:r>
      <w:r w:rsidR="0047561A">
        <w:t>3</w:t>
      </w:r>
      <w:r w:rsidRPr="008F792C">
        <w:t>)’s son</w:t>
      </w:r>
      <w:r w:rsidRPr="008F792C">
        <w:rPr>
          <w:b/>
          <w:bCs/>
        </w:rPr>
        <w:t xml:space="preserve"> F:</w:t>
      </w:r>
      <w:r w:rsidRPr="008F792C">
        <w:t xml:space="preserve"> Synagogue inscription, </w:t>
      </w:r>
      <w:r w:rsidRPr="008F792C">
        <w:rPr>
          <w:lang w:val="it-IT"/>
        </w:rPr>
        <w:t>Sepphoris</w:t>
      </w:r>
      <w:r w:rsidRPr="008F792C">
        <w:t xml:space="preserve"> </w:t>
      </w:r>
      <w:r w:rsidRPr="008F792C">
        <w:rPr>
          <w:b/>
          <w:bCs/>
        </w:rPr>
        <w:t>S:</w:t>
      </w:r>
      <w:r w:rsidRPr="008F792C">
        <w:t xml:space="preserve"> Weiss, </w:t>
      </w:r>
      <w:r w:rsidRPr="008F792C">
        <w:rPr>
          <w:i/>
          <w:iCs/>
        </w:rPr>
        <w:t>Sepphoris Synagogue</w:t>
      </w:r>
      <w:r w:rsidRPr="008F792C">
        <w:t xml:space="preserve">, no. 7 </w:t>
      </w:r>
      <w:r w:rsidRPr="008F792C">
        <w:rPr>
          <w:b/>
          <w:bCs/>
        </w:rPr>
        <w:t xml:space="preserve">E: </w:t>
      </w:r>
      <w:r w:rsidRPr="008F792C">
        <w:rPr>
          <w:rFonts w:cs="Times New Roman"/>
          <w:lang w:val="en-GB"/>
        </w:rPr>
        <w:t>–</w:t>
      </w:r>
      <w:r w:rsidRPr="008F792C">
        <w:rPr>
          <w:b/>
          <w:bCs/>
        </w:rPr>
        <w:t xml:space="preserve"> D: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1724"/>
      </w:r>
    </w:p>
    <w:p w14:paraId="7CEC47E0" w14:textId="77777777" w:rsidR="00BD0433" w:rsidRPr="008F792C" w:rsidRDefault="00BD0433" w:rsidP="00AD0FE4">
      <w:pPr>
        <w:numPr>
          <w:ilvl w:val="0"/>
          <w:numId w:val="55"/>
        </w:numPr>
        <w:bidi w:val="0"/>
      </w:pPr>
      <w:r w:rsidRPr="008F792C">
        <w:rPr>
          <w:b/>
          <w:bCs/>
        </w:rPr>
        <w:t xml:space="preserve">O: </w:t>
      </w:r>
      <w:r w:rsidRPr="001C66E1">
        <w:rPr>
          <w:rFonts w:ascii="Graeca" w:hAnsi="Graeca"/>
        </w:rPr>
        <w:t></w:t>
      </w:r>
      <w:r w:rsidRPr="001C66E1">
        <w:rPr>
          <w:rFonts w:ascii="Graeca" w:hAnsi="Graeca"/>
        </w:rPr>
        <w:t></w:t>
      </w:r>
      <w:r w:rsidRPr="001C66E1">
        <w:rPr>
          <w:rFonts w:ascii="Graeca" w:hAnsi="Graeca"/>
        </w:rPr>
        <w:t></w:t>
      </w:r>
      <w:r w:rsidRPr="001C66E1">
        <w:rPr>
          <w:rFonts w:ascii="Graeca" w:hAnsi="Graeca"/>
        </w:rPr>
        <w:t></w:t>
      </w:r>
      <w:r w:rsidRPr="001C66E1">
        <w:rPr>
          <w:rFonts w:ascii="Graeca" w:hAnsi="Graeca"/>
        </w:rPr>
        <w:t></w:t>
      </w:r>
      <w:r w:rsidRPr="001C66E1">
        <w:rPr>
          <w:rFonts w:ascii="Graeca" w:hAnsi="Graeca"/>
        </w:rPr>
        <w:t></w:t>
      </w:r>
      <w:r w:rsidRPr="001C66E1">
        <w:rPr>
          <w:rFonts w:ascii="Graeca" w:hAnsi="Graeca"/>
        </w:rPr>
        <w:t></w:t>
      </w:r>
      <w:r w:rsidRPr="001C66E1">
        <w:rPr>
          <w:rFonts w:ascii="Graeca" w:hAnsi="Graeca"/>
        </w:rPr>
        <w:t></w:t>
      </w:r>
      <w:r w:rsidRPr="001C66E1">
        <w:rPr>
          <w:rStyle w:val="FootnoteReference"/>
        </w:rPr>
        <w:footnoteReference w:id="1725"/>
      </w:r>
      <w:r w:rsidRPr="008F792C">
        <w:rPr>
          <w:rFonts w:cs="Times New Roman"/>
        </w:rPr>
        <w:t xml:space="preserve"> </w:t>
      </w:r>
      <w:r w:rsidRPr="008F792C">
        <w:rPr>
          <w:b/>
          <w:bCs/>
        </w:rPr>
        <w:t>Ds:</w:t>
      </w:r>
      <w:r w:rsidRPr="008F792C">
        <w:t xml:space="preserve"> </w:t>
      </w:r>
      <w:r>
        <w:t>Samuel</w:t>
      </w:r>
      <w:r w:rsidRPr="008F792C">
        <w:t xml:space="preserve"> </w:t>
      </w:r>
      <w:r>
        <w:t>(6</w:t>
      </w:r>
      <w:r w:rsidR="00992E06">
        <w:t>1</w:t>
      </w:r>
      <w:r w:rsidRPr="008F792C">
        <w:t xml:space="preserve">)’s father </w:t>
      </w:r>
      <w:r w:rsidRPr="008F792C">
        <w:rPr>
          <w:b/>
          <w:bCs/>
        </w:rPr>
        <w:t>F:</w:t>
      </w:r>
      <w:r w:rsidRPr="008F792C">
        <w:t xml:space="preserve"> List of citizens of Agraema inscription, </w:t>
      </w:r>
      <w:r w:rsidRPr="00F37EDD">
        <w:t>Ha</w:t>
      </w:r>
      <w:r w:rsidRPr="00F37EDD">
        <w:t>u</w:t>
      </w:r>
      <w:r w:rsidRPr="00F37EDD">
        <w:t>ran</w:t>
      </w:r>
      <w:r>
        <w:rPr>
          <w:rStyle w:val="FootnoteReference"/>
        </w:rPr>
        <w:footnoteReference w:id="1726"/>
      </w:r>
      <w:r w:rsidRPr="008F792C">
        <w:t xml:space="preserve"> </w:t>
      </w:r>
      <w:r w:rsidRPr="008F792C">
        <w:rPr>
          <w:b/>
          <w:bCs/>
        </w:rPr>
        <w:t>S:</w:t>
      </w:r>
      <w:r w:rsidRPr="008F792C">
        <w:t xml:space="preserve"> </w:t>
      </w:r>
      <w:smartTag w:uri="urn:schemas-microsoft-com:office:smarttags" w:element="place">
        <w:r w:rsidRPr="008F792C">
          <w:t>Ewing</w:t>
        </w:r>
      </w:smartTag>
      <w:r w:rsidRPr="008F792C">
        <w:t xml:space="preserve">, </w:t>
      </w:r>
      <w:r w:rsidRPr="008F792C">
        <w:rPr>
          <w:i/>
          <w:iCs/>
        </w:rPr>
        <w:t xml:space="preserve">PEFQS </w:t>
      </w:r>
      <w:r w:rsidRPr="008F792C">
        <w:t xml:space="preserve">27 (1895) 139 </w:t>
      </w:r>
      <w:r w:rsidRPr="008F792C">
        <w:rPr>
          <w:b/>
          <w:bCs/>
        </w:rPr>
        <w:t xml:space="preserve">E: </w:t>
      </w:r>
      <w:r w:rsidRPr="008F792C">
        <w:t>Jew?</w:t>
      </w:r>
      <w:r w:rsidRPr="008F792C">
        <w:rPr>
          <w:rStyle w:val="FootnoteReference"/>
          <w:rFonts w:cs="Times New Roman"/>
          <w:rtl/>
        </w:rPr>
        <w:footnoteReference w:id="1727"/>
      </w:r>
      <w:r w:rsidRPr="008F792C">
        <w:t xml:space="preserve"> </w:t>
      </w:r>
      <w:r w:rsidRPr="008F792C">
        <w:rPr>
          <w:b/>
          <w:bCs/>
        </w:rPr>
        <w:t xml:space="preserve">D: </w:t>
      </w:r>
      <w:r w:rsidRPr="008D1895">
        <w:rPr>
          <w:rFonts w:cs="Times New Roman"/>
          <w:lang w:val="it-IT"/>
        </w:rPr>
        <w:t>–</w:t>
      </w:r>
      <w:r w:rsidR="00AD0FE4" w:rsidRPr="005F539E">
        <w:rPr>
          <w:rStyle w:val="FootnoteReference"/>
          <w:rFonts w:cs="Times New Roman"/>
        </w:rPr>
        <w:footnoteReference w:id="1728"/>
      </w:r>
    </w:p>
    <w:p w14:paraId="0F8E5E01" w14:textId="77777777" w:rsidR="00BD0433" w:rsidRPr="008F792C" w:rsidRDefault="00BD0433" w:rsidP="00937A8C">
      <w:pPr>
        <w:numPr>
          <w:ilvl w:val="0"/>
          <w:numId w:val="55"/>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Graffito, Parod</w:t>
      </w:r>
      <w:r w:rsidRPr="008F792C">
        <w:rPr>
          <w:rStyle w:val="FootnoteReference"/>
        </w:rPr>
        <w:footnoteReference w:id="1729"/>
      </w:r>
      <w:r w:rsidRPr="008F792C">
        <w:rPr>
          <w:b/>
          <w:bCs/>
        </w:rPr>
        <w:t xml:space="preserve"> S:</w:t>
      </w:r>
      <w:r w:rsidRPr="008F792C">
        <w:t xml:space="preserve"> Ben-Zvi, </w:t>
      </w:r>
      <w:r w:rsidRPr="008F792C">
        <w:rPr>
          <w:i/>
          <w:iCs/>
        </w:rPr>
        <w:t>BIES</w:t>
      </w:r>
      <w:r w:rsidRPr="008F792C">
        <w:t xml:space="preserve"> 1 (1933) 19 </w:t>
      </w:r>
      <w:r w:rsidRPr="008F792C">
        <w:rPr>
          <w:b/>
          <w:bCs/>
        </w:rPr>
        <w:t>E:</w:t>
      </w:r>
      <w:r w:rsidRPr="008F792C">
        <w:t xml:space="preserve"> Late?</w:t>
      </w:r>
      <w:r w:rsidRPr="008F792C">
        <w:rPr>
          <w:rStyle w:val="FootnoteReference"/>
        </w:rPr>
        <w:footnoteReference w:id="1730"/>
      </w:r>
      <w:r w:rsidRPr="008F792C">
        <w:rPr>
          <w:b/>
          <w:bCs/>
        </w:rPr>
        <w:t xml:space="preserve"> D: </w:t>
      </w:r>
      <w:r w:rsidR="00937A8C" w:rsidRPr="008D1895">
        <w:rPr>
          <w:rFonts w:cs="Times New Roman"/>
          <w:lang w:val="it-IT"/>
        </w:rPr>
        <w:t>–</w:t>
      </w:r>
      <w:r w:rsidR="00937A8C" w:rsidRPr="005F539E">
        <w:rPr>
          <w:rStyle w:val="FootnoteReference"/>
          <w:rFonts w:cs="Times New Roman"/>
        </w:rPr>
        <w:footnoteReference w:id="1731"/>
      </w:r>
    </w:p>
    <w:p w14:paraId="63B90921" w14:textId="77777777" w:rsidR="00BD0433" w:rsidRPr="008F792C" w:rsidRDefault="00BD0433" w:rsidP="00AD0FE4">
      <w:pPr>
        <w:numPr>
          <w:ilvl w:val="0"/>
          <w:numId w:val="55"/>
        </w:numPr>
        <w:bidi w:val="0"/>
      </w:pPr>
      <w:r w:rsidRPr="008F792C">
        <w:rPr>
          <w:b/>
          <w:bCs/>
        </w:rPr>
        <w:t xml:space="preserve">O: </w:t>
      </w:r>
      <w:r w:rsidRPr="008F792C">
        <w:rPr>
          <w:rFonts w:cs="Times New Roman"/>
          <w:rtl/>
        </w:rPr>
        <w:t>יסא</w:t>
      </w:r>
      <w:r w:rsidRPr="008F792C">
        <w:rPr>
          <w:rStyle w:val="FootnoteReference"/>
          <w:rFonts w:cs="Times New Roman"/>
        </w:rPr>
        <w:footnoteReference w:id="1732"/>
      </w:r>
      <w:r w:rsidRPr="008F792C">
        <w:t xml:space="preserve"> </w:t>
      </w:r>
      <w:r w:rsidRPr="008F792C">
        <w:rPr>
          <w:b/>
          <w:bCs/>
        </w:rPr>
        <w:t>Ds:</w:t>
      </w:r>
      <w:r w:rsidRPr="008F792C">
        <w:t xml:space="preserve"> </w:t>
      </w:r>
      <w:r w:rsidRPr="00654E35">
        <w:t>Rabbi</w:t>
      </w:r>
      <w:r>
        <w:rPr>
          <w:rStyle w:val="FootnoteReference"/>
        </w:rPr>
        <w:footnoteReference w:id="1733"/>
      </w:r>
      <w:r w:rsidRPr="008F792C">
        <w:t xml:space="preserve"> </w:t>
      </w:r>
      <w:r w:rsidRPr="008F792C">
        <w:rPr>
          <w:b/>
          <w:bCs/>
        </w:rPr>
        <w:t>F:</w:t>
      </w:r>
      <w:r w:rsidRPr="008F792C">
        <w:t xml:space="preserve"> Epitaph, </w:t>
      </w:r>
      <w:r w:rsidRPr="008F792C">
        <w:rPr>
          <w:lang w:val="it-IT"/>
        </w:rPr>
        <w:t>Sepphoris</w:t>
      </w:r>
      <w:r w:rsidRPr="008F792C">
        <w:rPr>
          <w:b/>
          <w:bCs/>
        </w:rPr>
        <w:t xml:space="preserve"> S:</w:t>
      </w:r>
      <w:r w:rsidRPr="008F792C">
        <w:t xml:space="preserve"> Sukenik, </w:t>
      </w:r>
      <w:r w:rsidRPr="008F792C">
        <w:rPr>
          <w:i/>
          <w:iCs/>
        </w:rPr>
        <w:t>BIES</w:t>
      </w:r>
      <w:r w:rsidRPr="008F792C">
        <w:t xml:space="preserve"> </w:t>
      </w:r>
      <w:r w:rsidR="009510F1">
        <w:t xml:space="preserve">12 </w:t>
      </w:r>
      <w:r w:rsidRPr="008F792C">
        <w:t xml:space="preserve">(1946) 63 </w:t>
      </w:r>
      <w:r w:rsidRPr="008F792C">
        <w:rPr>
          <w:b/>
          <w:bCs/>
        </w:rPr>
        <w:t xml:space="preserve">E: </w:t>
      </w:r>
      <w:r w:rsidRPr="008F792C">
        <w:rPr>
          <w:rFonts w:cs="Times New Roman"/>
          <w:lang w:val="en-GB"/>
        </w:rPr>
        <w:t>–</w:t>
      </w:r>
      <w:r w:rsidRPr="008F792C">
        <w:rPr>
          <w:b/>
          <w:bCs/>
        </w:rPr>
        <w:t xml:space="preserve"> D: </w:t>
      </w:r>
      <w:r w:rsidRPr="008D1895">
        <w:rPr>
          <w:rFonts w:cs="Times New Roman"/>
          <w:lang w:val="it-IT"/>
        </w:rPr>
        <w:t>–</w:t>
      </w:r>
      <w:r w:rsidR="00AD0FE4" w:rsidRPr="005F539E">
        <w:rPr>
          <w:rStyle w:val="FootnoteReference"/>
          <w:rFonts w:cs="Times New Roman"/>
        </w:rPr>
        <w:footnoteReference w:id="1734"/>
      </w:r>
    </w:p>
    <w:p w14:paraId="4CA01CBE" w14:textId="77777777" w:rsidR="00BD0433" w:rsidRPr="008F792C" w:rsidRDefault="00BD0433" w:rsidP="00AD0FE4">
      <w:pPr>
        <w:numPr>
          <w:ilvl w:val="0"/>
          <w:numId w:val="55"/>
        </w:numPr>
        <w:bidi w:val="0"/>
      </w:pPr>
      <w:r w:rsidRPr="008F792C">
        <w:rPr>
          <w:b/>
          <w:bCs/>
        </w:rPr>
        <w:t>O</w:t>
      </w:r>
      <w:r w:rsidRPr="008F792C">
        <w:rPr>
          <w:b/>
          <w:bCs/>
          <w:lang w:val="en-GB"/>
        </w:rPr>
        <w:t xml:space="preserve">: </w:t>
      </w:r>
      <w:r w:rsidRPr="008F792C">
        <w:rPr>
          <w:rFonts w:cs="Times New Roman"/>
          <w:lang w:val="en-GB"/>
        </w:rPr>
        <w:t>–</w:t>
      </w:r>
      <w:r w:rsidRPr="008F792C">
        <w:rPr>
          <w:rStyle w:val="FootnoteReference"/>
          <w:rFonts w:cs="Times New Roman"/>
          <w:rtl/>
        </w:rPr>
        <w:footnoteReference w:id="1735"/>
      </w:r>
      <w:r w:rsidRPr="008F792C">
        <w:rPr>
          <w:b/>
          <w:bCs/>
          <w:lang w:val="en-GB"/>
        </w:rPr>
        <w:t xml:space="preserve"> </w:t>
      </w:r>
      <w:r w:rsidRPr="008F792C">
        <w:rPr>
          <w:b/>
          <w:bCs/>
        </w:rPr>
        <w:t>Ds:</w:t>
      </w:r>
      <w:r w:rsidRPr="008F792C">
        <w:t xml:space="preserve"> Ezer (</w:t>
      </w:r>
      <w:r>
        <w:t>1</w:t>
      </w:r>
      <w:r w:rsidRPr="008F792C">
        <w:t xml:space="preserve">)’s son </w:t>
      </w:r>
      <w:r w:rsidRPr="008F792C">
        <w:rPr>
          <w:b/>
          <w:bCs/>
        </w:rPr>
        <w:t>F:</w:t>
      </w:r>
      <w:r w:rsidRPr="008F792C">
        <w:t xml:space="preserve"> Epitaph,</w:t>
      </w:r>
      <w:r w:rsidRPr="008F792C">
        <w:rPr>
          <w:b/>
          <w:bCs/>
        </w:rPr>
        <w:t xml:space="preserve"> </w:t>
      </w:r>
      <w:r w:rsidRPr="008F792C">
        <w:t>Bar‘am</w:t>
      </w:r>
      <w:r w:rsidRPr="008F792C">
        <w:rPr>
          <w:rStyle w:val="FootnoteReference"/>
        </w:rPr>
        <w:footnoteReference w:id="1736"/>
      </w:r>
      <w:r w:rsidRPr="008F792C">
        <w:t xml:space="preserve"> </w:t>
      </w:r>
      <w:r w:rsidRPr="008F792C">
        <w:rPr>
          <w:b/>
          <w:bCs/>
        </w:rPr>
        <w:t>S:</w:t>
      </w:r>
      <w:r w:rsidRPr="008F792C">
        <w:t xml:space="preserve"> Kedar, </w:t>
      </w:r>
      <w:r w:rsidRPr="008F792C">
        <w:rPr>
          <w:i/>
          <w:iCs/>
        </w:rPr>
        <w:t>AN</w:t>
      </w:r>
      <w:r w:rsidRPr="008F792C">
        <w:t xml:space="preserve"> 11 (1964) 9 </w:t>
      </w:r>
      <w:r w:rsidRPr="008F792C">
        <w:rPr>
          <w:b/>
          <w:bCs/>
        </w:rPr>
        <w:t xml:space="preserve">E: </w:t>
      </w:r>
      <w:r w:rsidRPr="008F792C">
        <w:rPr>
          <w:rFonts w:cs="Times New Roman"/>
          <w:lang w:val="en-GB"/>
        </w:rPr>
        <w:t>–</w:t>
      </w:r>
      <w:r w:rsidRPr="008F792C">
        <w:rPr>
          <w:b/>
          <w:bCs/>
        </w:rPr>
        <w:t xml:space="preserve"> D: </w:t>
      </w:r>
      <w:r w:rsidRPr="008D1895">
        <w:rPr>
          <w:rFonts w:cs="Times New Roman"/>
          <w:lang w:val="it-IT"/>
        </w:rPr>
        <w:t>–</w:t>
      </w:r>
      <w:r w:rsidR="00AD0FE4" w:rsidRPr="005F539E">
        <w:rPr>
          <w:rStyle w:val="FootnoteReference"/>
          <w:rFonts w:cs="Times New Roman"/>
        </w:rPr>
        <w:footnoteReference w:id="1737"/>
      </w:r>
    </w:p>
    <w:p w14:paraId="357B7220" w14:textId="77777777" w:rsidR="00BD0433" w:rsidRPr="008F792C" w:rsidRDefault="00BD0433" w:rsidP="00AD0FE4">
      <w:pPr>
        <w:numPr>
          <w:ilvl w:val="0"/>
          <w:numId w:val="55"/>
        </w:numPr>
        <w:bidi w:val="0"/>
      </w:pPr>
      <w:r w:rsidRPr="008F792C">
        <w:rPr>
          <w:b/>
          <w:bCs/>
        </w:rPr>
        <w:t xml:space="preserve"> 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738"/>
      </w:r>
      <w:r w:rsidRPr="008F792C">
        <w:rPr>
          <w:b/>
          <w:bCs/>
        </w:rPr>
        <w:t xml:space="preserve"> Ds:</w:t>
      </w:r>
      <w:r w:rsidRPr="008F792C">
        <w:t xml:space="preserve"> Jacob (</w:t>
      </w:r>
      <w:r>
        <w:t>68</w:t>
      </w:r>
      <w:r w:rsidRPr="008F792C">
        <w:t>)’s son</w:t>
      </w:r>
      <w:r w:rsidRPr="008F792C">
        <w:rPr>
          <w:b/>
          <w:bCs/>
        </w:rPr>
        <w:t xml:space="preserve"> F:</w:t>
      </w:r>
      <w:r w:rsidRPr="008F792C">
        <w:t xml:space="preserve"> Epitaph, </w:t>
      </w:r>
      <w:r w:rsidRPr="00796EF8">
        <w:t>Tallusa</w:t>
      </w:r>
      <w:r>
        <w:rPr>
          <w:rStyle w:val="FootnoteReference"/>
        </w:rPr>
        <w:footnoteReference w:id="1739"/>
      </w:r>
      <w:r w:rsidRPr="008F792C">
        <w:t xml:space="preserve"> </w:t>
      </w:r>
      <w:r w:rsidRPr="008F792C">
        <w:rPr>
          <w:b/>
          <w:bCs/>
        </w:rPr>
        <w:t>S:</w:t>
      </w:r>
      <w:r w:rsidRPr="008F792C">
        <w:t xml:space="preserve"> Lifschitz, </w:t>
      </w:r>
      <w:r w:rsidRPr="008F792C">
        <w:rPr>
          <w:i/>
          <w:iCs/>
        </w:rPr>
        <w:t>RB</w:t>
      </w:r>
      <w:r w:rsidRPr="008F792C">
        <w:t xml:space="preserve"> 76 (1969) 92 </w:t>
      </w:r>
      <w:r w:rsidRPr="008F792C">
        <w:rPr>
          <w:b/>
          <w:bCs/>
        </w:rPr>
        <w:t xml:space="preserve">E: </w:t>
      </w:r>
      <w:r w:rsidRPr="00681095">
        <w:t>Samaritan?</w:t>
      </w:r>
      <w:r>
        <w:rPr>
          <w:rStyle w:val="FootnoteReference"/>
          <w:rFonts w:cs="Times New Roman"/>
        </w:rPr>
        <w:footnoteReference w:id="1740"/>
      </w:r>
      <w:r w:rsidRPr="008F792C">
        <w:t xml:space="preserve"> </w:t>
      </w:r>
      <w:r w:rsidRPr="008F792C">
        <w:rPr>
          <w:b/>
          <w:bCs/>
        </w:rPr>
        <w:t xml:space="preserve">D: </w:t>
      </w:r>
      <w:r w:rsidRPr="008D1895">
        <w:rPr>
          <w:rFonts w:cs="Times New Roman"/>
          <w:lang w:val="it-IT"/>
        </w:rPr>
        <w:t>–</w:t>
      </w:r>
      <w:r w:rsidR="00AD0FE4" w:rsidRPr="005F539E">
        <w:rPr>
          <w:rStyle w:val="FootnoteReference"/>
          <w:rFonts w:cs="Times New Roman"/>
        </w:rPr>
        <w:footnoteReference w:id="1741"/>
      </w:r>
    </w:p>
    <w:p w14:paraId="5BD60BF1" w14:textId="77777777" w:rsidR="00BD0433" w:rsidRPr="008F792C" w:rsidRDefault="00BD0433" w:rsidP="00AD0FE4">
      <w:pPr>
        <w:numPr>
          <w:ilvl w:val="0"/>
          <w:numId w:val="55"/>
        </w:numPr>
        <w:bidi w:val="0"/>
      </w:pPr>
      <w:r w:rsidRPr="008F792C">
        <w:rPr>
          <w:b/>
          <w:bCs/>
        </w:rPr>
        <w:t xml:space="preserve">O: </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005F666A" w:rsidRPr="00E01119">
        <w:rPr>
          <w:rStyle w:val="FootnoteReference"/>
          <w:rFonts w:ascii="Graeca" w:hAnsi="Graeca" w:cs="Graeca"/>
        </w:rPr>
        <w:footnoteReference w:id="1742"/>
      </w:r>
      <w:r w:rsidRPr="008F792C">
        <w:rPr>
          <w:rtl/>
        </w:rPr>
        <w:t xml:space="preserve"> </w:t>
      </w:r>
      <w:r w:rsidRPr="008F792C">
        <w:rPr>
          <w:b/>
          <w:bCs/>
        </w:rPr>
        <w:t>Ds:</w:t>
      </w:r>
      <w:r w:rsidRPr="008F792C">
        <w:t xml:space="preserve"> </w:t>
      </w:r>
      <w:r w:rsidR="005A1278" w:rsidRPr="008F792C">
        <w:rPr>
          <w:rFonts w:cs="Times New Roman"/>
          <w:lang w:val="en-GB"/>
        </w:rPr>
        <w:t>–</w:t>
      </w:r>
      <w:r w:rsidR="005A1278">
        <w:t xml:space="preserve"> </w:t>
      </w:r>
      <w:r w:rsidRPr="008F792C">
        <w:rPr>
          <w:b/>
          <w:bCs/>
        </w:rPr>
        <w:t>F:</w:t>
      </w:r>
      <w:r w:rsidRPr="008F792C">
        <w:t xml:space="preserve"> Epitaph, </w:t>
      </w:r>
      <w:r w:rsidRPr="00307250">
        <w:t>Even Menahem</w:t>
      </w:r>
      <w:r>
        <w:rPr>
          <w:rStyle w:val="FootnoteReference"/>
        </w:rPr>
        <w:footnoteReference w:id="1743"/>
      </w:r>
      <w:r w:rsidRPr="008F792C">
        <w:t xml:space="preserve"> </w:t>
      </w:r>
      <w:r w:rsidRPr="008F792C">
        <w:rPr>
          <w:b/>
          <w:bCs/>
        </w:rPr>
        <w:t>S:</w:t>
      </w:r>
      <w:r w:rsidRPr="008F792C">
        <w:t xml:space="preserve"> Lifschitz, </w:t>
      </w:r>
      <w:r w:rsidRPr="008F792C">
        <w:rPr>
          <w:i/>
          <w:iCs/>
        </w:rPr>
        <w:t>RB</w:t>
      </w:r>
      <w:r w:rsidRPr="008F792C">
        <w:t xml:space="preserve"> 76 (1969) 94 </w:t>
      </w:r>
      <w:r w:rsidRPr="008F792C">
        <w:rPr>
          <w:b/>
          <w:bCs/>
        </w:rPr>
        <w:t xml:space="preserve">E: </w:t>
      </w:r>
      <w:r w:rsidR="00934160">
        <w:t>Jew?</w:t>
      </w:r>
      <w:r w:rsidR="00934160">
        <w:rPr>
          <w:rStyle w:val="FootnoteReference"/>
        </w:rPr>
        <w:footnoteReference w:id="1744"/>
      </w:r>
      <w:r w:rsidRPr="008F792C">
        <w:t xml:space="preserve"> </w:t>
      </w:r>
      <w:r w:rsidRPr="008F792C">
        <w:rPr>
          <w:b/>
          <w:bCs/>
        </w:rPr>
        <w:t xml:space="preserve">D: </w:t>
      </w:r>
      <w:r w:rsidRPr="008D1895">
        <w:rPr>
          <w:rFonts w:cs="Times New Roman"/>
          <w:lang w:val="it-IT"/>
        </w:rPr>
        <w:t>–</w:t>
      </w:r>
      <w:r w:rsidR="00AD0FE4" w:rsidRPr="005F539E">
        <w:rPr>
          <w:rStyle w:val="FootnoteReference"/>
          <w:rFonts w:cs="Times New Roman"/>
        </w:rPr>
        <w:footnoteReference w:id="1745"/>
      </w:r>
    </w:p>
    <w:p w14:paraId="3D94FFFB" w14:textId="77777777" w:rsidR="00BD0433" w:rsidRPr="008F792C" w:rsidRDefault="00BD0433" w:rsidP="000C6606">
      <w:pPr>
        <w:numPr>
          <w:ilvl w:val="0"/>
          <w:numId w:val="55"/>
        </w:numPr>
        <w:bidi w:val="0"/>
      </w:pPr>
      <w:r w:rsidRPr="008F792C">
        <w:rPr>
          <w:b/>
          <w:bCs/>
        </w:rPr>
        <w:t xml:space="preserve">O: </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sidR="00E01119" w:rsidRPr="00232DE3">
        <w:rPr>
          <w:rStyle w:val="FootnoteReference"/>
          <w:rFonts w:cs="Times New Roman"/>
        </w:rPr>
        <w:footnoteReference w:id="1746"/>
      </w:r>
      <w:r w:rsidRPr="008F792C">
        <w:rPr>
          <w:rFonts w:cs="Times New Roman"/>
        </w:rPr>
        <w:t xml:space="preserve"> </w:t>
      </w:r>
      <w:r w:rsidRPr="008F792C">
        <w:rPr>
          <w:b/>
          <w:bCs/>
        </w:rPr>
        <w:t>Ds:</w:t>
      </w:r>
      <w:r w:rsidRPr="008F792C">
        <w:t xml:space="preserve"> Neriyah (</w:t>
      </w:r>
      <w:r>
        <w:t>1</w:t>
      </w:r>
      <w:r w:rsidRPr="008F792C">
        <w:t>)’s son</w:t>
      </w:r>
      <w:r w:rsidRPr="008F792C">
        <w:rPr>
          <w:b/>
          <w:bCs/>
        </w:rPr>
        <w:t xml:space="preserve"> F:</w:t>
      </w:r>
      <w:r w:rsidRPr="008F792C">
        <w:t xml:space="preserve"> Wine press inscription, </w:t>
      </w:r>
      <w:r w:rsidRPr="00681095">
        <w:t>Har Bezeq</w:t>
      </w:r>
      <w:r>
        <w:rPr>
          <w:rStyle w:val="FootnoteReference"/>
        </w:rPr>
        <w:footnoteReference w:id="1747"/>
      </w:r>
      <w:r w:rsidRPr="008F792C">
        <w:t xml:space="preserve"> </w:t>
      </w:r>
      <w:r w:rsidRPr="008F792C">
        <w:rPr>
          <w:b/>
          <w:bCs/>
        </w:rPr>
        <w:t>S:</w:t>
      </w:r>
      <w:r w:rsidRPr="008F792C">
        <w:t xml:space="preserve"> Tzori, </w:t>
      </w:r>
      <w:r w:rsidRPr="008F792C">
        <w:rPr>
          <w:i/>
          <w:iCs/>
        </w:rPr>
        <w:t>EI</w:t>
      </w:r>
      <w:r w:rsidRPr="008F792C">
        <w:t xml:space="preserve"> 10 (1971) 240</w:t>
      </w:r>
      <w:r w:rsidRPr="008F792C">
        <w:rPr>
          <w:rtl/>
        </w:rPr>
        <w:t xml:space="preserve"> </w:t>
      </w:r>
      <w:r w:rsidRPr="008F792C">
        <w:rPr>
          <w:b/>
          <w:bCs/>
        </w:rPr>
        <w:t xml:space="preserve">E: </w:t>
      </w:r>
      <w:r w:rsidRPr="00681095">
        <w:t>Samaritan?</w:t>
      </w:r>
      <w:r>
        <w:rPr>
          <w:rStyle w:val="FootnoteReference"/>
          <w:rFonts w:cs="Times New Roman"/>
        </w:rPr>
        <w:footnoteReference w:id="1748"/>
      </w:r>
      <w:r w:rsidRPr="008F792C">
        <w:t xml:space="preserve"> </w:t>
      </w:r>
      <w:r w:rsidRPr="008F792C">
        <w:rPr>
          <w:b/>
          <w:bCs/>
        </w:rPr>
        <w:t>D</w:t>
      </w:r>
      <w:r w:rsidRPr="008D1895">
        <w:t xml:space="preserve">: </w:t>
      </w:r>
      <w:r w:rsidRPr="008D1895">
        <w:rPr>
          <w:rFonts w:cs="Times New Roman"/>
          <w:lang w:val="it-IT"/>
        </w:rPr>
        <w:t>–</w:t>
      </w:r>
      <w:r w:rsidR="00AD0FE4" w:rsidRPr="005F539E">
        <w:rPr>
          <w:rStyle w:val="FootnoteReference"/>
          <w:rFonts w:cs="Times New Roman"/>
        </w:rPr>
        <w:footnoteReference w:id="1749"/>
      </w:r>
    </w:p>
    <w:p w14:paraId="182D1B73" w14:textId="77777777" w:rsidR="00BD0433" w:rsidRPr="008F792C" w:rsidRDefault="00BD0433" w:rsidP="00AD0FE4">
      <w:pPr>
        <w:numPr>
          <w:ilvl w:val="0"/>
          <w:numId w:val="55"/>
        </w:numPr>
        <w:bidi w:val="0"/>
      </w:pPr>
      <w:r w:rsidRPr="008F792C">
        <w:rPr>
          <w:b/>
          <w:bCs/>
        </w:rPr>
        <w:t xml:space="preserve">O: </w:t>
      </w:r>
      <w:r w:rsidRPr="00DF047A">
        <w:rPr>
          <w:rFonts w:cs="Times New Roman"/>
          <w:rtl/>
        </w:rPr>
        <w:t>[יו]סה</w:t>
      </w:r>
      <w:r w:rsidRPr="008F792C">
        <w:rPr>
          <w:rStyle w:val="FootnoteReference"/>
        </w:rPr>
        <w:footnoteReference w:id="1750"/>
      </w:r>
      <w:r w:rsidRPr="008F792C">
        <w:rPr>
          <w:b/>
          <w:bCs/>
        </w:rPr>
        <w:t xml:space="preserve"> Ds:</w:t>
      </w:r>
      <w:r w:rsidRPr="008F792C">
        <w:t xml:space="preserve"> The great </w:t>
      </w:r>
      <w:r w:rsidRPr="00C02B32">
        <w:t>innkeeper</w:t>
      </w:r>
      <w:r w:rsidRPr="008F792C">
        <w:rPr>
          <w:rStyle w:val="FootnoteReference"/>
        </w:rPr>
        <w:footnoteReference w:id="1751"/>
      </w:r>
      <w:r w:rsidRPr="008F792C">
        <w:t xml:space="preserve"> </w:t>
      </w:r>
      <w:r w:rsidRPr="008F792C">
        <w:rPr>
          <w:b/>
          <w:bCs/>
        </w:rPr>
        <w:t>F:</w:t>
      </w:r>
      <w:r w:rsidRPr="008F792C">
        <w:t xml:space="preserve"> Synagogue inscription,</w:t>
      </w:r>
      <w:r w:rsidRPr="008F792C">
        <w:rPr>
          <w:b/>
          <w:bCs/>
        </w:rPr>
        <w:t xml:space="preserve"> </w:t>
      </w:r>
      <w:r w:rsidRPr="008F792C">
        <w:t xml:space="preserve">Beth She’an </w:t>
      </w:r>
      <w:r w:rsidRPr="008F792C">
        <w:rPr>
          <w:b/>
          <w:bCs/>
        </w:rPr>
        <w:t>S:</w:t>
      </w:r>
      <w:r w:rsidRPr="008F792C">
        <w:t xml:space="preserve"> Bahat, </w:t>
      </w:r>
      <w:r w:rsidRPr="008F792C">
        <w:rPr>
          <w:i/>
          <w:iCs/>
        </w:rPr>
        <w:t>AN</w:t>
      </w:r>
      <w:r w:rsidRPr="008F792C">
        <w:t xml:space="preserve"> 44 (1973) 9 </w:t>
      </w:r>
      <w:r w:rsidRPr="008F792C">
        <w:rPr>
          <w:b/>
          <w:bCs/>
        </w:rPr>
        <w:t xml:space="preserve">E: </w:t>
      </w:r>
      <w:r w:rsidRPr="008F792C">
        <w:rPr>
          <w:rFonts w:cs="Times New Roman"/>
          <w:lang w:val="en-GB"/>
        </w:rPr>
        <w:t>–</w:t>
      </w:r>
      <w:r w:rsidRPr="008F792C">
        <w:t xml:space="preserve"> </w:t>
      </w:r>
      <w:r w:rsidRPr="008F792C">
        <w:rPr>
          <w:b/>
          <w:bCs/>
        </w:rPr>
        <w:t xml:space="preserve">D: </w:t>
      </w:r>
      <w:r w:rsidRPr="008D1895">
        <w:rPr>
          <w:rFonts w:cs="Times New Roman"/>
          <w:lang w:val="it-IT"/>
        </w:rPr>
        <w:t>–</w:t>
      </w:r>
      <w:r w:rsidR="00AD0FE4" w:rsidRPr="005F539E">
        <w:rPr>
          <w:rStyle w:val="FootnoteReference"/>
          <w:rFonts w:cs="Times New Roman"/>
        </w:rPr>
        <w:footnoteReference w:id="1752"/>
      </w:r>
    </w:p>
    <w:p w14:paraId="1582C766" w14:textId="77777777" w:rsidR="00BD0433" w:rsidRPr="008F792C" w:rsidRDefault="00BD0433" w:rsidP="00AD0FE4">
      <w:pPr>
        <w:numPr>
          <w:ilvl w:val="0"/>
          <w:numId w:val="55"/>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753"/>
      </w:r>
      <w:r w:rsidRPr="008F792C">
        <w:rPr>
          <w:b/>
          <w:bCs/>
        </w:rPr>
        <w:t xml:space="preserve"> Ds:</w:t>
      </w:r>
      <w:r w:rsidRPr="008F792C">
        <w:t xml:space="preserve"> Theodorus (</w:t>
      </w:r>
      <w:r>
        <w:t>16</w:t>
      </w:r>
      <w:r w:rsidRPr="008F792C">
        <w:t>)’s son</w:t>
      </w:r>
      <w:r w:rsidRPr="008F792C">
        <w:rPr>
          <w:b/>
          <w:bCs/>
        </w:rPr>
        <w:t xml:space="preserve"> F:</w:t>
      </w:r>
      <w:r w:rsidRPr="008F792C">
        <w:t xml:space="preserve"> Epitaph, </w:t>
      </w:r>
      <w:smartTag w:uri="urn:schemas-microsoft-com:office:smarttags" w:element="place">
        <w:r w:rsidRPr="008F792C">
          <w:t>Caesarea</w:t>
        </w:r>
      </w:smartTag>
      <w:r w:rsidRPr="008F792C">
        <w:t xml:space="preserve"> </w:t>
      </w:r>
      <w:r w:rsidRPr="008F792C">
        <w:rPr>
          <w:b/>
          <w:bCs/>
        </w:rPr>
        <w:t>S:</w:t>
      </w:r>
      <w:r w:rsidRPr="008F792C">
        <w:t xml:space="preserve"> Cervellini, </w:t>
      </w:r>
      <w:r w:rsidRPr="008F792C">
        <w:rPr>
          <w:i/>
          <w:iCs/>
        </w:rPr>
        <w:t xml:space="preserve">Terra Santa </w:t>
      </w:r>
      <w:r w:rsidRPr="008F792C">
        <w:t xml:space="preserve">54 (1978) 125 </w:t>
      </w:r>
      <w:r w:rsidRPr="008F792C">
        <w:rPr>
          <w:b/>
          <w:bCs/>
        </w:rPr>
        <w:t xml:space="preserve">E: </w:t>
      </w:r>
      <w:r w:rsidRPr="008F792C">
        <w:rPr>
          <w:rFonts w:cs="Times New Roman"/>
          <w:lang w:val="en-GB"/>
        </w:rPr>
        <w:t>–</w:t>
      </w:r>
      <w:r w:rsidR="00A43E87">
        <w:rPr>
          <w:rStyle w:val="FootnoteReference"/>
          <w:rFonts w:cs="Times New Roman"/>
          <w:lang w:val="en-GB"/>
        </w:rPr>
        <w:footnoteReference w:id="1754"/>
      </w:r>
      <w:r w:rsidRPr="008F792C">
        <w:rPr>
          <w:lang w:val="en-GB"/>
        </w:rPr>
        <w:t xml:space="preserve"> </w:t>
      </w:r>
      <w:r w:rsidRPr="008F792C">
        <w:rPr>
          <w:b/>
          <w:bCs/>
        </w:rPr>
        <w:t xml:space="preserve">D: </w:t>
      </w:r>
      <w:r w:rsidRPr="008D1895">
        <w:rPr>
          <w:rFonts w:cs="Times New Roman"/>
          <w:lang w:val="it-IT"/>
        </w:rPr>
        <w:t>–</w:t>
      </w:r>
      <w:r w:rsidR="00AD0FE4" w:rsidRPr="005F539E">
        <w:rPr>
          <w:rStyle w:val="FootnoteReference"/>
          <w:rFonts w:cs="Times New Roman"/>
        </w:rPr>
        <w:footnoteReference w:id="1755"/>
      </w:r>
    </w:p>
    <w:p w14:paraId="55284582" w14:textId="77777777" w:rsidR="00BD0433" w:rsidRPr="008F792C" w:rsidRDefault="00BD0433" w:rsidP="00AD0FE4">
      <w:pPr>
        <w:numPr>
          <w:ilvl w:val="0"/>
          <w:numId w:val="55"/>
        </w:numPr>
        <w:bidi w:val="0"/>
        <w:rPr>
          <w:lang w:val="de-DE"/>
        </w:rPr>
      </w:pPr>
      <w:r w:rsidRPr="008F792C">
        <w:rPr>
          <w:b/>
          <w:bCs/>
          <w:lang w:val="de-DE"/>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756"/>
      </w:r>
      <w:r w:rsidRPr="008F792C">
        <w:rPr>
          <w:b/>
          <w:bCs/>
          <w:lang w:val="de-DE"/>
        </w:rPr>
        <w:t xml:space="preserve"> Ds:</w:t>
      </w:r>
      <w:r w:rsidRPr="008F792C">
        <w:rPr>
          <w:lang w:val="de-DE"/>
        </w:rPr>
        <w:t xml:space="preserve"> </w:t>
      </w:r>
      <w:r w:rsidRPr="008F792C">
        <w:rPr>
          <w:rFonts w:cs="Times New Roman"/>
          <w:lang w:val="de-DE"/>
        </w:rPr>
        <w:t>–</w:t>
      </w:r>
      <w:r w:rsidRPr="008F792C">
        <w:rPr>
          <w:lang w:val="de-DE"/>
        </w:rPr>
        <w:t xml:space="preserve"> </w:t>
      </w:r>
      <w:r w:rsidRPr="008F792C">
        <w:rPr>
          <w:b/>
          <w:bCs/>
          <w:lang w:val="de-DE"/>
        </w:rPr>
        <w:t>F:</w:t>
      </w:r>
      <w:r w:rsidRPr="008F792C">
        <w:rPr>
          <w:lang w:val="de-DE"/>
        </w:rPr>
        <w:t xml:space="preserve"> Epitaph, </w:t>
      </w:r>
      <w:r w:rsidRPr="00307250">
        <w:rPr>
          <w:lang w:val="de-DE"/>
        </w:rPr>
        <w:t>Ein Ha-Natziv</w:t>
      </w:r>
      <w:r>
        <w:rPr>
          <w:rStyle w:val="FootnoteReference"/>
          <w:lang w:val="de-DE"/>
        </w:rPr>
        <w:footnoteReference w:id="1757"/>
      </w:r>
      <w:r w:rsidRPr="008F792C">
        <w:rPr>
          <w:lang w:val="de-DE"/>
        </w:rPr>
        <w:t xml:space="preserve"> </w:t>
      </w:r>
      <w:r w:rsidRPr="008F792C">
        <w:rPr>
          <w:b/>
          <w:bCs/>
          <w:lang w:val="de-DE"/>
        </w:rPr>
        <w:t>S:</w:t>
      </w:r>
      <w:r w:rsidRPr="008F792C">
        <w:rPr>
          <w:lang w:val="de-DE"/>
        </w:rPr>
        <w:t xml:space="preserve"> Appelbaum, Isaac &amp; Landau, </w:t>
      </w:r>
      <w:r w:rsidRPr="008F792C">
        <w:rPr>
          <w:i/>
          <w:iCs/>
          <w:lang w:val="de-DE"/>
        </w:rPr>
        <w:t>SCI</w:t>
      </w:r>
      <w:r w:rsidRPr="008F792C">
        <w:rPr>
          <w:lang w:val="de-DE"/>
        </w:rPr>
        <w:t xml:space="preserve"> 6 (1981-2) 101 </w:t>
      </w:r>
      <w:r w:rsidRPr="008F792C">
        <w:rPr>
          <w:b/>
          <w:bCs/>
          <w:lang w:val="de-DE"/>
        </w:rPr>
        <w:t xml:space="preserve">E: </w:t>
      </w:r>
      <w:r w:rsidR="00550A4C" w:rsidRPr="00550A4C">
        <w:rPr>
          <w:lang w:val="de-DE"/>
        </w:rPr>
        <w:t>Jew?</w:t>
      </w:r>
      <w:r w:rsidR="00550A4C">
        <w:rPr>
          <w:rStyle w:val="FootnoteReference"/>
        </w:rPr>
        <w:footnoteReference w:id="1758"/>
      </w:r>
      <w:r w:rsidRPr="008F792C">
        <w:rPr>
          <w:lang w:val="de-DE"/>
        </w:rPr>
        <w:t xml:space="preserve"> </w:t>
      </w:r>
      <w:r w:rsidRPr="008F792C">
        <w:rPr>
          <w:b/>
          <w:bCs/>
          <w:lang w:val="de-DE"/>
        </w:rPr>
        <w:t xml:space="preserve">D: </w:t>
      </w:r>
      <w:r w:rsidRPr="008D1895">
        <w:rPr>
          <w:rFonts w:cs="Times New Roman"/>
          <w:lang w:val="it-IT"/>
        </w:rPr>
        <w:t>–</w:t>
      </w:r>
      <w:r w:rsidR="00AD0FE4" w:rsidRPr="005F539E">
        <w:rPr>
          <w:rStyle w:val="FootnoteReference"/>
          <w:rFonts w:cs="Times New Roman"/>
        </w:rPr>
        <w:footnoteReference w:id="1759"/>
      </w:r>
    </w:p>
    <w:p w14:paraId="04FF6193" w14:textId="77777777" w:rsidR="00BD0433" w:rsidRPr="00814A29" w:rsidRDefault="00BD0433" w:rsidP="00BB1607">
      <w:pPr>
        <w:numPr>
          <w:ilvl w:val="0"/>
          <w:numId w:val="55"/>
        </w:numPr>
        <w:bidi w:val="0"/>
        <w:rPr>
          <w:lang w:val="de-DE"/>
        </w:rPr>
      </w:pPr>
      <w:r w:rsidRPr="008F792C">
        <w:rPr>
          <w:b/>
          <w:bCs/>
          <w:lang w:val="de-DE"/>
        </w:rPr>
        <w:t xml:space="preserve">O: </w:t>
      </w:r>
      <w:r w:rsidRPr="008F792C">
        <w:rPr>
          <w:rFonts w:cs="Times New Roman"/>
          <w:rtl/>
        </w:rPr>
        <w:t>יוסה</w:t>
      </w:r>
      <w:r w:rsidRPr="008F792C">
        <w:rPr>
          <w:rStyle w:val="FootnoteReference"/>
          <w:rFonts w:cs="Times New Roman"/>
        </w:rPr>
        <w:footnoteReference w:id="1760"/>
      </w:r>
      <w:r w:rsidRPr="008F792C">
        <w:rPr>
          <w:b/>
          <w:bCs/>
          <w:lang w:val="de-DE"/>
        </w:rPr>
        <w:t xml:space="preserve"> Ds:</w:t>
      </w:r>
      <w:r w:rsidRPr="008F792C">
        <w:rPr>
          <w:lang w:val="de-DE"/>
        </w:rPr>
        <w:t xml:space="preserve"> Ab</w:t>
      </w:r>
      <w:r>
        <w:rPr>
          <w:lang w:val="de-DE"/>
        </w:rPr>
        <w:t>b</w:t>
      </w:r>
      <w:r w:rsidRPr="008F792C">
        <w:rPr>
          <w:lang w:val="de-DE"/>
        </w:rPr>
        <w:t>i</w:t>
      </w:r>
      <w:r w:rsidR="004D0ADD">
        <w:rPr>
          <w:lang w:val="de-DE"/>
        </w:rPr>
        <w:t>n (</w:t>
      </w:r>
      <w:r w:rsidR="00BB1607">
        <w:rPr>
          <w:lang w:val="de-DE"/>
        </w:rPr>
        <w:t>29</w:t>
      </w:r>
      <w:r w:rsidRPr="008F792C">
        <w:rPr>
          <w:lang w:val="de-DE"/>
        </w:rPr>
        <w:t xml:space="preserve">)’s father </w:t>
      </w:r>
      <w:r w:rsidRPr="008F792C">
        <w:rPr>
          <w:b/>
          <w:bCs/>
          <w:lang w:val="de-DE"/>
        </w:rPr>
        <w:t>F:</w:t>
      </w:r>
      <w:r w:rsidRPr="008F792C">
        <w:rPr>
          <w:lang w:val="de-DE"/>
        </w:rPr>
        <w:t xml:space="preserve"> Inscription, </w:t>
      </w:r>
      <w:r w:rsidRPr="00307250">
        <w:rPr>
          <w:lang w:val="de-DE"/>
        </w:rPr>
        <w:t>Ein Nash</w:t>
      </w:r>
      <w:r w:rsidRPr="00307250">
        <w:rPr>
          <w:rFonts w:cs="Times New Roman"/>
          <w:lang w:val="it-IT"/>
        </w:rPr>
        <w:t>ô</w:t>
      </w:r>
      <w:r w:rsidRPr="00307250">
        <w:rPr>
          <w:lang w:val="de-DE"/>
        </w:rPr>
        <w:t>t</w:t>
      </w:r>
      <w:r>
        <w:rPr>
          <w:rStyle w:val="FootnoteReference"/>
          <w:lang w:val="en-GB"/>
        </w:rPr>
        <w:footnoteReference w:id="1761"/>
      </w:r>
      <w:r w:rsidRPr="008F792C">
        <w:rPr>
          <w:lang w:val="de-DE"/>
        </w:rPr>
        <w:t xml:space="preserve"> </w:t>
      </w:r>
      <w:r w:rsidRPr="008F792C">
        <w:rPr>
          <w:b/>
          <w:bCs/>
          <w:lang w:val="de-DE"/>
        </w:rPr>
        <w:t>S:</w:t>
      </w:r>
      <w:r w:rsidRPr="008F792C">
        <w:rPr>
          <w:lang w:val="de-DE"/>
        </w:rPr>
        <w:t xml:space="preserve"> Urman, </w:t>
      </w:r>
      <w:r w:rsidRPr="008F792C">
        <w:rPr>
          <w:i/>
          <w:iCs/>
          <w:lang w:val="de-DE"/>
        </w:rPr>
        <w:t>Tarbiz</w:t>
      </w:r>
      <w:r w:rsidRPr="008F792C">
        <w:rPr>
          <w:lang w:val="de-DE"/>
        </w:rPr>
        <w:t xml:space="preserve"> 53 (1984) 526 </w:t>
      </w:r>
      <w:r w:rsidRPr="008F792C">
        <w:rPr>
          <w:b/>
          <w:bCs/>
          <w:lang w:val="de-DE"/>
        </w:rPr>
        <w:t xml:space="preserve">E: </w:t>
      </w:r>
      <w:r w:rsidRPr="008F792C">
        <w:rPr>
          <w:rFonts w:cs="Times New Roman"/>
          <w:lang w:val="de-DE"/>
        </w:rPr>
        <w:t>–</w:t>
      </w:r>
      <w:r w:rsidRPr="008F792C">
        <w:rPr>
          <w:b/>
          <w:bCs/>
          <w:lang w:val="de-DE"/>
        </w:rPr>
        <w:t xml:space="preserve"> D:</w:t>
      </w:r>
      <w:r w:rsidRPr="008F792C">
        <w:rPr>
          <w:lang w:val="de-DE"/>
        </w:rPr>
        <w:t xml:space="preserve"> </w:t>
      </w:r>
      <w:r w:rsidRPr="00814A29">
        <w:rPr>
          <w:lang w:val="de-DE"/>
        </w:rPr>
        <w:t>5</w:t>
      </w:r>
      <w:r w:rsidRPr="00814A29">
        <w:rPr>
          <w:vertAlign w:val="superscript"/>
          <w:lang w:val="de-DE"/>
        </w:rPr>
        <w:t>th</w:t>
      </w:r>
      <w:r w:rsidRPr="00814A29">
        <w:rPr>
          <w:lang w:val="de-DE"/>
        </w:rPr>
        <w:t xml:space="preserve"> C</w:t>
      </w:r>
    </w:p>
    <w:p w14:paraId="544EF39B" w14:textId="77777777" w:rsidR="00BD0433" w:rsidRPr="00DC3E1B" w:rsidRDefault="00BD0433" w:rsidP="00F218B3">
      <w:pPr>
        <w:numPr>
          <w:ilvl w:val="0"/>
          <w:numId w:val="55"/>
        </w:numPr>
        <w:bidi w:val="0"/>
      </w:pPr>
      <w:r w:rsidRPr="00DC3E1B">
        <w:rPr>
          <w:b/>
          <w:bCs/>
        </w:rPr>
        <w:t xml:space="preserve">O: </w:t>
      </w:r>
      <w:r w:rsidRPr="00DC3E1B">
        <w:rPr>
          <w:rFonts w:cs="Times New Roman"/>
        </w:rPr>
        <w:t>–</w:t>
      </w:r>
      <w:r w:rsidRPr="008F792C">
        <w:rPr>
          <w:rStyle w:val="FootnoteReference"/>
          <w:rFonts w:cs="Times New Roman"/>
          <w:rtl/>
        </w:rPr>
        <w:footnoteReference w:id="1762"/>
      </w:r>
      <w:r w:rsidRPr="00DC3E1B">
        <w:rPr>
          <w:b/>
          <w:bCs/>
        </w:rPr>
        <w:t xml:space="preserve"> Ds:</w:t>
      </w:r>
      <w:r w:rsidRPr="00DC3E1B">
        <w:t xml:space="preserve"> </w:t>
      </w:r>
      <w:r w:rsidRPr="00DC3E1B">
        <w:rPr>
          <w:rFonts w:cs="Times New Roman"/>
        </w:rPr>
        <w:t>–</w:t>
      </w:r>
      <w:r w:rsidRPr="00DC3E1B">
        <w:t xml:space="preserve"> </w:t>
      </w:r>
      <w:r w:rsidRPr="00DC3E1B">
        <w:rPr>
          <w:b/>
          <w:bCs/>
        </w:rPr>
        <w:t>F:</w:t>
      </w:r>
      <w:r w:rsidR="00B852C4">
        <w:t xml:space="preserve"> Epitaph, Beth Go</w:t>
      </w:r>
      <w:r w:rsidRPr="00DC3E1B">
        <w:t>vrin</w:t>
      </w:r>
      <w:r>
        <w:rPr>
          <w:rStyle w:val="FootnoteReference"/>
        </w:rPr>
        <w:footnoteReference w:id="1763"/>
      </w:r>
      <w:r w:rsidRPr="00DC3E1B">
        <w:t xml:space="preserve"> </w:t>
      </w:r>
      <w:r w:rsidRPr="00DC3E1B">
        <w:rPr>
          <w:b/>
          <w:bCs/>
        </w:rPr>
        <w:t>S:</w:t>
      </w:r>
      <w:r w:rsidRPr="00DC3E1B">
        <w:t xml:space="preserve"> Kloner, </w:t>
      </w:r>
      <w:r w:rsidRPr="00DC3E1B">
        <w:rPr>
          <w:i/>
          <w:iCs/>
        </w:rPr>
        <w:t xml:space="preserve">Qadmoniot </w:t>
      </w:r>
      <w:r w:rsidRPr="00DC3E1B">
        <w:t xml:space="preserve">20 (1988) 10 </w:t>
      </w:r>
      <w:r w:rsidRPr="00DC3E1B">
        <w:rPr>
          <w:b/>
          <w:bCs/>
        </w:rPr>
        <w:t xml:space="preserve">E: </w:t>
      </w:r>
      <w:r w:rsidR="00F218B3" w:rsidRPr="00587A44">
        <w:rPr>
          <w:lang w:val="en-GB"/>
        </w:rPr>
        <w:t>–</w:t>
      </w:r>
      <w:r w:rsidR="00F218B3">
        <w:rPr>
          <w:rStyle w:val="FootnoteReference"/>
          <w:lang w:val="en-GB"/>
        </w:rPr>
        <w:footnoteReference w:id="1764"/>
      </w:r>
      <w:r w:rsidRPr="00DC3E1B">
        <w:rPr>
          <w:b/>
          <w:bCs/>
        </w:rPr>
        <w:t xml:space="preserve"> D:</w:t>
      </w:r>
      <w:r w:rsidRPr="00DC3E1B">
        <w:t xml:space="preserve"> 4</w:t>
      </w:r>
      <w:r w:rsidRPr="00DC3E1B">
        <w:rPr>
          <w:vertAlign w:val="superscript"/>
        </w:rPr>
        <w:t>th</w:t>
      </w:r>
      <w:r w:rsidRPr="00DC3E1B">
        <w:t>-8</w:t>
      </w:r>
      <w:r w:rsidRPr="00DC3E1B">
        <w:rPr>
          <w:vertAlign w:val="superscript"/>
        </w:rPr>
        <w:t>th</w:t>
      </w:r>
      <w:r w:rsidRPr="00DC3E1B">
        <w:t xml:space="preserve"> C</w:t>
      </w:r>
    </w:p>
    <w:p w14:paraId="73E46BC7" w14:textId="77777777" w:rsidR="00BD0433" w:rsidRPr="008F792C" w:rsidRDefault="00BD0433" w:rsidP="00AD0FE4">
      <w:pPr>
        <w:numPr>
          <w:ilvl w:val="0"/>
          <w:numId w:val="55"/>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765"/>
      </w:r>
      <w:r w:rsidRPr="008F792C">
        <w:rPr>
          <w:b/>
          <w:bCs/>
        </w:rPr>
        <w:t xml:space="preserve"> Ds:</w:t>
      </w:r>
      <w:r w:rsidRPr="008F792C">
        <w:t xml:space="preserve"> Jeremiah (</w:t>
      </w:r>
      <w:r w:rsidR="00330A74">
        <w:t>15</w:t>
      </w:r>
      <w:r w:rsidRPr="008F792C">
        <w:t>)’s father</w:t>
      </w:r>
      <w:r w:rsidRPr="008F792C">
        <w:rPr>
          <w:b/>
          <w:bCs/>
        </w:rPr>
        <w:t xml:space="preserve"> F:</w:t>
      </w:r>
      <w:r w:rsidRPr="008F792C">
        <w:t xml:space="preserve"> Epitaph</w:t>
      </w:r>
      <w:r w:rsidRPr="008F792C">
        <w:rPr>
          <w:b/>
          <w:bCs/>
        </w:rPr>
        <w:t xml:space="preserve"> S:</w:t>
      </w:r>
      <w:r w:rsidRPr="008F792C">
        <w:t xml:space="preserve"> Schwartz, </w:t>
      </w:r>
      <w:r w:rsidRPr="008F792C">
        <w:rPr>
          <w:i/>
          <w:iCs/>
        </w:rPr>
        <w:t>JQR</w:t>
      </w:r>
      <w:r w:rsidRPr="008F792C">
        <w:t xml:space="preserve"> 80 (1989) 91 </w:t>
      </w:r>
      <w:r w:rsidRPr="008F792C">
        <w:rPr>
          <w:b/>
          <w:bCs/>
        </w:rPr>
        <w:t xml:space="preserve">E: </w:t>
      </w:r>
      <w:r w:rsidRPr="008F792C">
        <w:rPr>
          <w:rFonts w:cs="Times New Roman"/>
          <w:lang w:val="en-GB"/>
        </w:rPr>
        <w:t>–</w:t>
      </w:r>
      <w:r w:rsidR="00653BCA">
        <w:rPr>
          <w:rStyle w:val="FootnoteReference"/>
          <w:rFonts w:cs="Times New Roman"/>
          <w:lang w:val="en-GB"/>
        </w:rPr>
        <w:footnoteReference w:id="1766"/>
      </w:r>
      <w:r w:rsidRPr="008F792C">
        <w:rPr>
          <w:lang w:val="en-GB"/>
        </w:rPr>
        <w:t xml:space="preserve"> </w:t>
      </w:r>
      <w:r w:rsidRPr="008F792C">
        <w:rPr>
          <w:b/>
          <w:bCs/>
        </w:rPr>
        <w:t xml:space="preserve">D: </w:t>
      </w:r>
      <w:r w:rsidRPr="008D1895">
        <w:rPr>
          <w:rFonts w:cs="Times New Roman"/>
          <w:lang w:val="it-IT"/>
        </w:rPr>
        <w:t>–</w:t>
      </w:r>
      <w:r w:rsidR="00AD0FE4" w:rsidRPr="005F539E">
        <w:rPr>
          <w:rStyle w:val="FootnoteReference"/>
          <w:rFonts w:cs="Times New Roman"/>
        </w:rPr>
        <w:footnoteReference w:id="1767"/>
      </w:r>
    </w:p>
    <w:p w14:paraId="1D07B5C5" w14:textId="77777777" w:rsidR="00BD0433" w:rsidRPr="008F792C" w:rsidRDefault="00BD0433" w:rsidP="00AD0FE4">
      <w:pPr>
        <w:numPr>
          <w:ilvl w:val="0"/>
          <w:numId w:val="55"/>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768"/>
      </w:r>
      <w:r w:rsidRPr="008F792C">
        <w:rPr>
          <w:rFonts w:cs="Times New Roman"/>
          <w:b/>
          <w:bCs/>
        </w:rPr>
        <w:t xml:space="preserve"> </w:t>
      </w:r>
      <w:r w:rsidRPr="008F792C">
        <w:rPr>
          <w:b/>
          <w:bCs/>
        </w:rPr>
        <w:t>Ds:</w:t>
      </w:r>
      <w:r w:rsidRPr="008F792C">
        <w:t xml:space="preserve"> Ptolemaius (</w:t>
      </w:r>
      <w:r>
        <w:t>3</w:t>
      </w:r>
      <w:r w:rsidRPr="008F792C">
        <w:t xml:space="preserve">)’s son </w:t>
      </w:r>
      <w:r w:rsidRPr="008F792C">
        <w:rPr>
          <w:b/>
          <w:bCs/>
        </w:rPr>
        <w:t>F:</w:t>
      </w:r>
      <w:r w:rsidRPr="008F792C">
        <w:t xml:space="preserve"> Inscription, Sarcophagus, </w:t>
      </w:r>
      <w:r w:rsidRPr="000A3499">
        <w:t>Tallusa</w:t>
      </w:r>
      <w:r>
        <w:rPr>
          <w:rStyle w:val="FootnoteReference"/>
        </w:rPr>
        <w:footnoteReference w:id="1769"/>
      </w:r>
      <w:r w:rsidRPr="008F792C">
        <w:t xml:space="preserve"> </w:t>
      </w:r>
      <w:r w:rsidRPr="008F792C">
        <w:rPr>
          <w:b/>
          <w:bCs/>
        </w:rPr>
        <w:t>S:</w:t>
      </w:r>
      <w:r w:rsidRPr="008F792C">
        <w:t xml:space="preserve"> Hizmi, </w:t>
      </w:r>
      <w:r w:rsidRPr="008F792C">
        <w:rPr>
          <w:i/>
          <w:iCs/>
        </w:rPr>
        <w:t>Atiqot</w:t>
      </w:r>
      <w:r w:rsidRPr="008F792C">
        <w:t xml:space="preserve"> 32 (1997) 120 </w:t>
      </w:r>
      <w:r w:rsidRPr="008F792C">
        <w:rPr>
          <w:b/>
          <w:bCs/>
        </w:rPr>
        <w:t xml:space="preserve">E: </w:t>
      </w:r>
      <w:r w:rsidRPr="00681095">
        <w:t>Samaritan?</w:t>
      </w:r>
      <w:r>
        <w:rPr>
          <w:rStyle w:val="FootnoteReference"/>
          <w:rFonts w:cs="Times New Roman"/>
        </w:rPr>
        <w:footnoteReference w:id="1770"/>
      </w:r>
      <w:r w:rsidRPr="008F792C">
        <w:t xml:space="preserve"> </w:t>
      </w:r>
      <w:r w:rsidRPr="008F792C">
        <w:rPr>
          <w:b/>
          <w:bCs/>
        </w:rPr>
        <w:t xml:space="preserve">D: </w:t>
      </w:r>
      <w:r w:rsidRPr="008D1895">
        <w:rPr>
          <w:rFonts w:cs="Times New Roman"/>
          <w:lang w:val="it-IT"/>
        </w:rPr>
        <w:t>–</w:t>
      </w:r>
      <w:r w:rsidR="00AD0FE4" w:rsidRPr="005F539E">
        <w:rPr>
          <w:rStyle w:val="FootnoteReference"/>
          <w:rFonts w:cs="Times New Roman"/>
        </w:rPr>
        <w:footnoteReference w:id="1771"/>
      </w:r>
    </w:p>
    <w:p w14:paraId="4BD4FF70" w14:textId="77777777" w:rsidR="00BD0433" w:rsidRPr="008F792C" w:rsidRDefault="00BD0433" w:rsidP="00CF17AF">
      <w:pPr>
        <w:numPr>
          <w:ilvl w:val="0"/>
          <w:numId w:val="55"/>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772"/>
      </w:r>
      <w:r w:rsidRPr="008F792C">
        <w:rPr>
          <w:rFonts w:cs="Times New Roman"/>
          <w:b/>
          <w:bCs/>
        </w:rPr>
        <w:t xml:space="preserve"> </w:t>
      </w:r>
      <w:r w:rsidRPr="008F792C">
        <w:rPr>
          <w:b/>
          <w:bCs/>
        </w:rPr>
        <w:t>Ds:</w:t>
      </w:r>
      <w:r w:rsidRPr="008F792C">
        <w:t xml:space="preserve"> Ptolemaius (</w:t>
      </w:r>
      <w:r>
        <w:t>3</w:t>
      </w:r>
      <w:r w:rsidRPr="008F792C">
        <w:t>)’s</w:t>
      </w:r>
      <w:r w:rsidRPr="008F792C">
        <w:rPr>
          <w:b/>
          <w:bCs/>
        </w:rPr>
        <w:t xml:space="preserve"> </w:t>
      </w:r>
      <w:r w:rsidRPr="008F792C">
        <w:t>father</w:t>
      </w:r>
      <w:r w:rsidRPr="008F792C">
        <w:rPr>
          <w:b/>
          <w:bCs/>
        </w:rPr>
        <w:t xml:space="preserve"> F:</w:t>
      </w:r>
      <w:r w:rsidRPr="008F792C">
        <w:t xml:space="preserve"> Inscription, Sarcophagus, </w:t>
      </w:r>
      <w:r w:rsidRPr="000A3499">
        <w:t>Tallusa</w:t>
      </w:r>
      <w:r>
        <w:rPr>
          <w:rStyle w:val="FootnoteReference"/>
        </w:rPr>
        <w:footnoteReference w:id="1773"/>
      </w:r>
      <w:r w:rsidRPr="008F792C">
        <w:t xml:space="preserve"> </w:t>
      </w:r>
      <w:r w:rsidRPr="008F792C">
        <w:rPr>
          <w:b/>
          <w:bCs/>
        </w:rPr>
        <w:t>S:</w:t>
      </w:r>
      <w:r w:rsidRPr="008F792C">
        <w:t xml:space="preserve"> Hizmi, </w:t>
      </w:r>
      <w:r w:rsidRPr="008F792C">
        <w:rPr>
          <w:i/>
          <w:iCs/>
        </w:rPr>
        <w:t>Atiqot</w:t>
      </w:r>
      <w:r w:rsidRPr="008F792C">
        <w:t xml:space="preserve"> 32 (1997) 122 </w:t>
      </w:r>
      <w:r w:rsidRPr="008F792C">
        <w:rPr>
          <w:b/>
          <w:bCs/>
        </w:rPr>
        <w:t xml:space="preserve">E: </w:t>
      </w:r>
      <w:r w:rsidRPr="00681095">
        <w:t>Samaritan?</w:t>
      </w:r>
      <w:r w:rsidR="00CF17AF" w:rsidRPr="00CF17AF">
        <w:rPr>
          <w:rStyle w:val="FootnoteReference"/>
          <w:rFonts w:cs="Times New Roman"/>
        </w:rPr>
        <w:t xml:space="preserve"> </w:t>
      </w:r>
      <w:r w:rsidR="00CF17AF">
        <w:rPr>
          <w:rStyle w:val="FootnoteReference"/>
          <w:rFonts w:cs="Times New Roman"/>
        </w:rPr>
        <w:footnoteReference w:id="1774"/>
      </w:r>
      <w:r w:rsidRPr="008F792C">
        <w:t xml:space="preserve"> </w:t>
      </w:r>
      <w:r w:rsidRPr="008F792C">
        <w:rPr>
          <w:b/>
          <w:bCs/>
        </w:rPr>
        <w:t xml:space="preserve">D: </w:t>
      </w:r>
      <w:r w:rsidRPr="008D1895">
        <w:rPr>
          <w:rFonts w:cs="Times New Roman"/>
          <w:lang w:val="it-IT"/>
        </w:rPr>
        <w:t>–</w:t>
      </w:r>
      <w:r w:rsidR="00AD0FE4" w:rsidRPr="005F539E">
        <w:rPr>
          <w:rStyle w:val="FootnoteReference"/>
          <w:rFonts w:cs="Times New Roman"/>
        </w:rPr>
        <w:footnoteReference w:id="1775"/>
      </w:r>
    </w:p>
    <w:p w14:paraId="4558405B" w14:textId="77777777" w:rsidR="00BD0433" w:rsidRPr="008F792C" w:rsidRDefault="000C6606" w:rsidP="00AD0FE4">
      <w:pPr>
        <w:numPr>
          <w:ilvl w:val="0"/>
          <w:numId w:val="55"/>
        </w:numPr>
        <w:bidi w:val="0"/>
      </w:pPr>
      <w:r>
        <w:rPr>
          <w:b/>
          <w:bCs/>
        </w:rPr>
        <w:t xml:space="preserve"> </w:t>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1776"/>
      </w:r>
      <w:r w:rsidR="00BD0433" w:rsidRPr="008F792C">
        <w:rPr>
          <w:b/>
          <w:bCs/>
        </w:rPr>
        <w:t xml:space="preserve"> Ds:</w:t>
      </w:r>
      <w:r w:rsidR="00BD0433" w:rsidRPr="008F792C">
        <w:t xml:space="preserve"> Elea</w:t>
      </w:r>
      <w:r w:rsidR="001C5922">
        <w:t>zar (5</w:t>
      </w:r>
      <w:r w:rsidR="006620E1">
        <w:t>6</w:t>
      </w:r>
      <w:r w:rsidR="00BD0433" w:rsidRPr="008F792C">
        <w:t>)’s son, of Horsha</w:t>
      </w:r>
      <w:r w:rsidR="00BD0433" w:rsidRPr="008F792C">
        <w:rPr>
          <w:rStyle w:val="FootnoteReference"/>
        </w:rPr>
        <w:footnoteReference w:id="1777"/>
      </w:r>
      <w:r w:rsidR="00BD0433" w:rsidRPr="008F792C">
        <w:rPr>
          <w:b/>
          <w:bCs/>
        </w:rPr>
        <w:t xml:space="preserve"> F:</w:t>
      </w:r>
      <w:r w:rsidR="00BD0433" w:rsidRPr="008F792C">
        <w:t xml:space="preserve"> Epitaph, Tiberias </w:t>
      </w:r>
      <w:r w:rsidR="00BD0433" w:rsidRPr="008F792C">
        <w:rPr>
          <w:b/>
          <w:bCs/>
        </w:rPr>
        <w:t>S:</w:t>
      </w:r>
      <w:r w:rsidR="00BD0433" w:rsidRPr="008F792C">
        <w:t xml:space="preserve"> Damati, </w:t>
      </w:r>
      <w:r w:rsidR="00BD0433" w:rsidRPr="008F792C">
        <w:rPr>
          <w:i/>
          <w:iCs/>
        </w:rPr>
        <w:t>Atiqot</w:t>
      </w:r>
      <w:r w:rsidR="0085137D">
        <w:t xml:space="preserve"> 38 (1999) 9</w:t>
      </w:r>
      <w:r w:rsidR="00BD0433" w:rsidRPr="008F792C">
        <w:t xml:space="preserve">1* </w:t>
      </w:r>
      <w:r w:rsidR="00BD0433" w:rsidRPr="008F792C">
        <w:rPr>
          <w:b/>
          <w:bCs/>
        </w:rPr>
        <w:t xml:space="preserve">E: </w:t>
      </w:r>
      <w:r w:rsidR="0085137D">
        <w:t>Jew?</w:t>
      </w:r>
      <w:r w:rsidR="0085137D">
        <w:rPr>
          <w:rStyle w:val="FootnoteReference"/>
        </w:rPr>
        <w:footnoteReference w:id="1778"/>
      </w:r>
      <w:r w:rsidR="00BD0433" w:rsidRPr="008F792C">
        <w:rPr>
          <w:lang w:val="en-GB"/>
        </w:rPr>
        <w:t xml:space="preserve"> </w:t>
      </w:r>
      <w:r w:rsidR="00BD0433" w:rsidRPr="008F792C">
        <w:rPr>
          <w:b/>
          <w:bCs/>
        </w:rPr>
        <w:t xml:space="preserve">D: </w:t>
      </w:r>
      <w:r w:rsidR="00BD0433" w:rsidRPr="008D1895">
        <w:rPr>
          <w:rFonts w:cs="Times New Roman"/>
          <w:lang w:val="it-IT"/>
        </w:rPr>
        <w:t>–</w:t>
      </w:r>
      <w:r w:rsidR="00AD0FE4" w:rsidRPr="005F539E">
        <w:rPr>
          <w:rStyle w:val="FootnoteReference"/>
          <w:rFonts w:cs="Times New Roman"/>
        </w:rPr>
        <w:footnoteReference w:id="1779"/>
      </w:r>
    </w:p>
    <w:p w14:paraId="65A9C6A3" w14:textId="77777777" w:rsidR="00BD0433" w:rsidRPr="008F792C" w:rsidRDefault="00BD0433" w:rsidP="00CF6CEF">
      <w:pPr>
        <w:numPr>
          <w:ilvl w:val="0"/>
          <w:numId w:val="55"/>
        </w:numPr>
        <w:bidi w:val="0"/>
        <w:rPr>
          <w:rFonts w:cs="Times New Roman"/>
        </w:rPr>
      </w:pPr>
      <w:r w:rsidRPr="008F792C">
        <w:rPr>
          <w:rFonts w:cs="Times New Roman"/>
          <w:b/>
          <w:bCs/>
        </w:rPr>
        <w:t xml:space="preserve">O: </w:t>
      </w:r>
      <w:r w:rsidRPr="008F792C">
        <w:rPr>
          <w:rFonts w:cs="Times New Roman"/>
          <w:rtl/>
        </w:rPr>
        <w:t>יוסה</w:t>
      </w:r>
      <w:r w:rsidRPr="008F792C">
        <w:rPr>
          <w:rStyle w:val="FootnoteReference"/>
          <w:rFonts w:cs="Times New Roman"/>
        </w:rPr>
        <w:footnoteReference w:id="1780"/>
      </w:r>
      <w:r w:rsidRPr="008F792C">
        <w:rPr>
          <w:rFonts w:cs="Times New Roman"/>
          <w:b/>
          <w:bCs/>
        </w:rPr>
        <w:t xml:space="preserve"> Ds:</w:t>
      </w:r>
      <w:r w:rsidRPr="008F792C">
        <w:rPr>
          <w:rFonts w:cs="Times New Roman"/>
        </w:rPr>
        <w:t xml:space="preserve"> Awfi </w:t>
      </w:r>
      <w:r>
        <w:rPr>
          <w:rFonts w:cs="Times New Roman"/>
        </w:rPr>
        <w:t>(1</w:t>
      </w:r>
      <w:r w:rsidRPr="008F792C">
        <w:rPr>
          <w:rFonts w:cs="Times New Roman"/>
        </w:rPr>
        <w:t>)’s son</w:t>
      </w:r>
      <w:r w:rsidRPr="008F792C">
        <w:rPr>
          <w:rFonts w:cs="Times New Roman"/>
          <w:b/>
          <w:bCs/>
        </w:rPr>
        <w:t xml:space="preserve"> F:</w:t>
      </w:r>
      <w:r w:rsidRPr="008F792C">
        <w:rPr>
          <w:rFonts w:cs="Times New Roman"/>
        </w:rPr>
        <w:t xml:space="preserve"> Epitaph, Zoar </w:t>
      </w:r>
      <w:r w:rsidRPr="008F792C">
        <w:rPr>
          <w:rFonts w:cs="Times New Roman"/>
          <w:b/>
          <w:bCs/>
        </w:rPr>
        <w:t>S:</w:t>
      </w:r>
      <w:r w:rsidRPr="008F792C">
        <w:rPr>
          <w:rFonts w:cs="Times New Roman"/>
        </w:rPr>
        <w:t xml:space="preserve"> Naveh, </w:t>
      </w:r>
      <w:r w:rsidRPr="008F792C">
        <w:rPr>
          <w:rFonts w:cs="Times New Roman"/>
          <w:i/>
          <w:iCs/>
        </w:rPr>
        <w:t>Tarbiz</w:t>
      </w:r>
      <w:r w:rsidRPr="008F792C">
        <w:rPr>
          <w:rFonts w:cs="Times New Roman"/>
        </w:rPr>
        <w:t xml:space="preserve"> 69 (2000) no. 24 </w:t>
      </w:r>
      <w:r w:rsidRPr="008F792C">
        <w:rPr>
          <w:rFonts w:cs="Times New Roman"/>
          <w:b/>
          <w:bCs/>
        </w:rPr>
        <w:t xml:space="preserve">E: </w:t>
      </w:r>
      <w:smartTag w:uri="urn:schemas-microsoft-com:office:smarttags" w:element="place">
        <w:r w:rsidR="00CF6CEF">
          <w:rPr>
            <w:rFonts w:cs="Times New Roman"/>
            <w:lang w:val="en-GB"/>
          </w:rPr>
          <w:t>Ar</w:t>
        </w:r>
        <w:r w:rsidR="00CF6CEF">
          <w:rPr>
            <w:rFonts w:cs="Times New Roman"/>
            <w:lang w:val="en-GB"/>
          </w:rPr>
          <w:t>a</w:t>
        </w:r>
        <w:r w:rsidR="00CF6CEF">
          <w:rPr>
            <w:rFonts w:cs="Times New Roman"/>
            <w:lang w:val="en-GB"/>
          </w:rPr>
          <w:t>bia</w:t>
        </w:r>
      </w:smartTag>
      <w:r w:rsidR="00CF6CEF">
        <w:rPr>
          <w:rFonts w:cs="Times New Roman"/>
          <w:lang w:val="en-GB"/>
        </w:rPr>
        <w:t>?</w:t>
      </w:r>
      <w:r w:rsidR="00CF6CEF">
        <w:rPr>
          <w:rStyle w:val="FootnoteReference"/>
          <w:rFonts w:cs="Times New Roman"/>
          <w:lang w:val="en-GB"/>
        </w:rPr>
        <w:footnoteReference w:id="1781"/>
      </w:r>
      <w:r w:rsidRPr="008F792C">
        <w:rPr>
          <w:rFonts w:cs="Times New Roman"/>
          <w:b/>
          <w:bCs/>
        </w:rPr>
        <w:t xml:space="preserve"> D:</w:t>
      </w:r>
      <w:r w:rsidRPr="008F792C">
        <w:rPr>
          <w:rFonts w:cs="Times New Roman"/>
        </w:rPr>
        <w:t xml:space="preserve"> </w:t>
      </w:r>
      <w:r w:rsidRPr="002F6202">
        <w:rPr>
          <w:rFonts w:cs="Times New Roman"/>
        </w:rPr>
        <w:t>470</w:t>
      </w:r>
      <w:r>
        <w:rPr>
          <w:rStyle w:val="FootnoteReference"/>
          <w:lang w:val="de-DE"/>
        </w:rPr>
        <w:footnoteReference w:id="1782"/>
      </w:r>
    </w:p>
    <w:p w14:paraId="3D36446A" w14:textId="77777777" w:rsidR="00BD0433" w:rsidRPr="008F792C" w:rsidRDefault="00BD0433" w:rsidP="00D5126A">
      <w:pPr>
        <w:numPr>
          <w:ilvl w:val="0"/>
          <w:numId w:val="55"/>
        </w:numPr>
        <w:bidi w:val="0"/>
        <w:rPr>
          <w:rFonts w:cs="Times New Roman"/>
        </w:rPr>
      </w:pPr>
      <w:r w:rsidRPr="008F792C">
        <w:rPr>
          <w:rFonts w:cs="Times New Roman"/>
          <w:b/>
          <w:bCs/>
        </w:rPr>
        <w:t xml:space="preserve">O: </w:t>
      </w:r>
      <w:r w:rsidRPr="008F792C">
        <w:rPr>
          <w:rFonts w:cs="Times New Roman"/>
          <w:rtl/>
        </w:rPr>
        <w:t>יוסה</w:t>
      </w:r>
      <w:r w:rsidRPr="008F792C">
        <w:rPr>
          <w:rStyle w:val="FootnoteReference"/>
          <w:rFonts w:cs="Times New Roman"/>
        </w:rPr>
        <w:footnoteReference w:id="1783"/>
      </w:r>
      <w:r w:rsidRPr="008F792C">
        <w:rPr>
          <w:rFonts w:cs="Times New Roman"/>
          <w:b/>
          <w:bCs/>
        </w:rPr>
        <w:t xml:space="preserve"> Ds:</w:t>
      </w:r>
      <w:r w:rsidRPr="008F792C">
        <w:rPr>
          <w:rFonts w:cs="Times New Roman"/>
        </w:rPr>
        <w:t xml:space="preserve"> Samuel (</w:t>
      </w:r>
      <w:r w:rsidR="00E27DAA">
        <w:rPr>
          <w:rFonts w:cs="Times New Roman"/>
        </w:rPr>
        <w:t>6</w:t>
      </w:r>
      <w:r w:rsidR="00992E06">
        <w:rPr>
          <w:rFonts w:cs="Times New Roman"/>
        </w:rPr>
        <w:t>8</w:t>
      </w:r>
      <w:r w:rsidRPr="008F792C">
        <w:rPr>
          <w:rFonts w:cs="Times New Roman"/>
        </w:rPr>
        <w:t>), Jacob (</w:t>
      </w:r>
      <w:r>
        <w:rPr>
          <w:rFonts w:cs="Times New Roman"/>
        </w:rPr>
        <w:t>76</w:t>
      </w:r>
      <w:r w:rsidRPr="008F792C">
        <w:rPr>
          <w:rFonts w:cs="Times New Roman"/>
        </w:rPr>
        <w:t>) and Menahem (</w:t>
      </w:r>
      <w:r>
        <w:rPr>
          <w:rFonts w:cs="Times New Roman"/>
        </w:rPr>
        <w:t>19</w:t>
      </w:r>
      <w:r w:rsidRPr="008F792C">
        <w:rPr>
          <w:rFonts w:cs="Times New Roman"/>
        </w:rPr>
        <w:t>)’s</w:t>
      </w:r>
      <w:r w:rsidRPr="008F792C">
        <w:rPr>
          <w:rFonts w:cs="Times New Roman"/>
          <w:b/>
          <w:bCs/>
        </w:rPr>
        <w:t xml:space="preserve"> </w:t>
      </w:r>
      <w:r w:rsidRPr="008F792C">
        <w:rPr>
          <w:rFonts w:cs="Times New Roman"/>
        </w:rPr>
        <w:t>father</w:t>
      </w:r>
      <w:r w:rsidRPr="00BB1607">
        <w:rPr>
          <w:rFonts w:cs="Times New Roman"/>
        </w:rPr>
        <w:t>,</w:t>
      </w:r>
      <w:r w:rsidRPr="008F792C">
        <w:rPr>
          <w:rFonts w:cs="Times New Roman"/>
          <w:b/>
          <w:bCs/>
        </w:rPr>
        <w:t xml:space="preserve"> </w:t>
      </w:r>
      <w:r w:rsidRPr="008F792C">
        <w:rPr>
          <w:rFonts w:cs="Times New Roman"/>
        </w:rPr>
        <w:t>rabbi, scribe</w:t>
      </w:r>
      <w:r w:rsidRPr="008F792C">
        <w:rPr>
          <w:rStyle w:val="FootnoteReference"/>
          <w:rFonts w:cs="Times New Roman"/>
        </w:rPr>
        <w:footnoteReference w:id="1784"/>
      </w:r>
      <w:r w:rsidRPr="008F792C">
        <w:rPr>
          <w:rFonts w:cs="Times New Roman"/>
          <w:b/>
          <w:bCs/>
        </w:rPr>
        <w:t xml:space="preserve"> F:</w:t>
      </w:r>
      <w:r w:rsidRPr="008F792C">
        <w:rPr>
          <w:rFonts w:cs="Times New Roman"/>
        </w:rPr>
        <w:t xml:space="preserve"> Ep</w:t>
      </w:r>
      <w:r w:rsidRPr="008F792C">
        <w:rPr>
          <w:rFonts w:cs="Times New Roman"/>
        </w:rPr>
        <w:t>i</w:t>
      </w:r>
      <w:r w:rsidRPr="008F792C">
        <w:rPr>
          <w:rFonts w:cs="Times New Roman"/>
        </w:rPr>
        <w:t xml:space="preserve">taph, </w:t>
      </w:r>
      <w:r w:rsidRPr="008F792C">
        <w:rPr>
          <w:rFonts w:cs="Times New Roman"/>
          <w:lang w:val="it-IT"/>
        </w:rPr>
        <w:t>Sepphoris</w:t>
      </w:r>
      <w:r w:rsidRPr="008F792C">
        <w:rPr>
          <w:rFonts w:cs="Times New Roman"/>
        </w:rPr>
        <w:t xml:space="preserve">, Druks </w:t>
      </w:r>
      <w:r w:rsidRPr="008F792C">
        <w:rPr>
          <w:rFonts w:cs="Times New Roman"/>
          <w:b/>
          <w:bCs/>
        </w:rPr>
        <w:t>S:</w:t>
      </w:r>
      <w:r w:rsidRPr="008F792C">
        <w:rPr>
          <w:rFonts w:cs="Times New Roman"/>
        </w:rPr>
        <w:t xml:space="preserve"> Naveh, </w:t>
      </w:r>
      <w:r w:rsidRPr="008F792C">
        <w:rPr>
          <w:rFonts w:cs="Times New Roman"/>
          <w:i/>
          <w:iCs/>
        </w:rPr>
        <w:t>Atiqot</w:t>
      </w:r>
      <w:r w:rsidRPr="008F792C">
        <w:rPr>
          <w:rFonts w:cs="Times New Roman"/>
        </w:rPr>
        <w:t xml:space="preserve"> 49 (2005)114* </w:t>
      </w:r>
      <w:r w:rsidRPr="008F792C">
        <w:rPr>
          <w:rFonts w:cs="Times New Roman"/>
          <w:b/>
          <w:bCs/>
        </w:rPr>
        <w:t xml:space="preserve">E: </w:t>
      </w:r>
      <w:r w:rsidRPr="008D1895">
        <w:rPr>
          <w:rFonts w:cs="Times New Roman"/>
          <w:lang w:val="en-GB"/>
        </w:rPr>
        <w:t>–</w:t>
      </w:r>
      <w:r w:rsidRPr="008F792C">
        <w:rPr>
          <w:rFonts w:cs="Times New Roman"/>
          <w:b/>
          <w:bCs/>
        </w:rPr>
        <w:t xml:space="preserve"> D:</w:t>
      </w:r>
      <w:r w:rsidRPr="008F792C">
        <w:rPr>
          <w:rFonts w:cs="Times New Roman"/>
        </w:rPr>
        <w:t xml:space="preserve"> 3</w:t>
      </w:r>
      <w:r w:rsidRPr="008F792C">
        <w:rPr>
          <w:rFonts w:cs="Times New Roman"/>
          <w:vertAlign w:val="superscript"/>
        </w:rPr>
        <w:t>rd</w:t>
      </w:r>
      <w:r w:rsidRPr="008F792C">
        <w:rPr>
          <w:rFonts w:cs="Times New Roman"/>
        </w:rPr>
        <w:t>-4</w:t>
      </w:r>
      <w:r w:rsidRPr="008F792C">
        <w:rPr>
          <w:rFonts w:cs="Times New Roman"/>
          <w:vertAlign w:val="superscript"/>
        </w:rPr>
        <w:t>th</w:t>
      </w:r>
      <w:r w:rsidRPr="008F792C">
        <w:rPr>
          <w:rFonts w:cs="Times New Roman"/>
        </w:rPr>
        <w:t xml:space="preserve"> C</w:t>
      </w:r>
    </w:p>
    <w:p w14:paraId="65EB713E" w14:textId="77777777" w:rsidR="00BD0433" w:rsidRPr="008F792C" w:rsidRDefault="00BD0433" w:rsidP="004B2041">
      <w:pPr>
        <w:numPr>
          <w:ilvl w:val="0"/>
          <w:numId w:val="55"/>
        </w:numPr>
        <w:bidi w:val="0"/>
        <w:rPr>
          <w:rFonts w:cs="Times New Roman"/>
        </w:rPr>
      </w:pPr>
      <w:r w:rsidRPr="008F792C">
        <w:rPr>
          <w:rFonts w:cs="Times New Roman"/>
          <w:b/>
          <w:bCs/>
        </w:rPr>
        <w:t xml:space="preserve">O: </w:t>
      </w:r>
      <w:r w:rsidRPr="008F792C">
        <w:rPr>
          <w:rFonts w:cs="Times New Roman"/>
          <w:rtl/>
        </w:rPr>
        <w:t>[יו]סף</w:t>
      </w:r>
      <w:r w:rsidRPr="008F792C">
        <w:rPr>
          <w:rStyle w:val="FootnoteReference"/>
        </w:rPr>
        <w:footnoteReference w:id="1785"/>
      </w:r>
      <w:r w:rsidRPr="008F792C">
        <w:rPr>
          <w:rFonts w:cs="Times New Roman"/>
          <w:b/>
          <w:bCs/>
        </w:rPr>
        <w:t xml:space="preserve"> Ds:</w:t>
      </w:r>
      <w:r w:rsidRPr="008F792C">
        <w:rPr>
          <w:rFonts w:cs="Times New Roman"/>
        </w:rPr>
        <w:t xml:space="preserve"> </w:t>
      </w:r>
      <w:r w:rsidRPr="008F792C">
        <w:rPr>
          <w:rFonts w:cs="Times New Roman"/>
          <w:lang w:val="en-GB"/>
        </w:rPr>
        <w:t>–</w:t>
      </w:r>
      <w:r w:rsidRPr="008F792C">
        <w:rPr>
          <w:rFonts w:cs="Times New Roman"/>
        </w:rPr>
        <w:t xml:space="preserve"> </w:t>
      </w:r>
      <w:r w:rsidRPr="008F792C">
        <w:rPr>
          <w:rFonts w:cs="Times New Roman"/>
          <w:b/>
          <w:bCs/>
        </w:rPr>
        <w:t>F:</w:t>
      </w:r>
      <w:r w:rsidRPr="008F792C">
        <w:rPr>
          <w:rFonts w:cs="Times New Roman"/>
        </w:rPr>
        <w:t xml:space="preserve"> Synagogue inscription, Rehov</w:t>
      </w:r>
      <w:r w:rsidRPr="008F792C">
        <w:rPr>
          <w:rStyle w:val="FootnoteReference"/>
          <w:rFonts w:cs="Times New Roman"/>
        </w:rPr>
        <w:footnoteReference w:id="1786"/>
      </w:r>
      <w:r w:rsidRPr="008F792C">
        <w:rPr>
          <w:rFonts w:cs="Times New Roman"/>
        </w:rPr>
        <w:t xml:space="preserve"> </w:t>
      </w:r>
      <w:r w:rsidRPr="008F792C">
        <w:rPr>
          <w:rFonts w:cs="Times New Roman"/>
          <w:b/>
          <w:bCs/>
        </w:rPr>
        <w:t>S:</w:t>
      </w:r>
      <w:r w:rsidRPr="008F792C">
        <w:rPr>
          <w:rFonts w:cs="Times New Roman"/>
        </w:rPr>
        <w:t xml:space="preserve"> </w:t>
      </w:r>
      <w:r w:rsidR="00E03D8A">
        <w:t>Vito</w:t>
      </w:r>
      <w:r>
        <w:t>, “Reh</w:t>
      </w:r>
      <w:r>
        <w:rPr>
          <w:rFonts w:cs="Times New Roman"/>
        </w:rPr>
        <w:t>̣</w:t>
      </w:r>
      <w:r>
        <w:t>ob,” 93</w:t>
      </w:r>
      <w:r>
        <w:rPr>
          <w:rStyle w:val="FootnoteReference"/>
        </w:rPr>
        <w:footnoteReference w:id="1787"/>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14645674" w14:textId="77777777" w:rsidR="00BD0433" w:rsidRPr="008F792C" w:rsidRDefault="00BD0433" w:rsidP="004B2041">
      <w:pPr>
        <w:numPr>
          <w:ilvl w:val="0"/>
          <w:numId w:val="55"/>
        </w:numPr>
        <w:bidi w:val="0"/>
        <w:rPr>
          <w:rFonts w:cs="Times New Roman"/>
        </w:rPr>
      </w:pPr>
      <w:r w:rsidRPr="008F792C">
        <w:rPr>
          <w:rFonts w:cs="Times New Roman"/>
          <w:b/>
          <w:bCs/>
        </w:rPr>
        <w:t xml:space="preserve">O: </w:t>
      </w:r>
      <w:r w:rsidRPr="008F792C">
        <w:rPr>
          <w:rFonts w:cs="Times New Roman"/>
          <w:rtl/>
        </w:rPr>
        <w:t>יוסה</w:t>
      </w:r>
      <w:r w:rsidRPr="008F792C">
        <w:rPr>
          <w:rStyle w:val="FootnoteReference"/>
          <w:rFonts w:cs="Times New Roman"/>
        </w:rPr>
        <w:footnoteReference w:id="1788"/>
      </w:r>
      <w:r w:rsidRPr="008F792C">
        <w:rPr>
          <w:rFonts w:cs="Times New Roman"/>
          <w:b/>
          <w:bCs/>
        </w:rPr>
        <w:t xml:space="preserve"> Ds:</w:t>
      </w:r>
      <w:r w:rsidRPr="008F792C">
        <w:rPr>
          <w:rFonts w:cs="Times New Roman"/>
        </w:rPr>
        <w:t xml:space="preserve"> </w:t>
      </w:r>
      <w:r w:rsidR="001C5922">
        <w:rPr>
          <w:rFonts w:cs="Times New Roman"/>
        </w:rPr>
        <w:t>Eleazar (</w:t>
      </w:r>
      <w:r w:rsidR="006620E1">
        <w:rPr>
          <w:rFonts w:cs="Times New Roman"/>
        </w:rPr>
        <w:t>59</w:t>
      </w:r>
      <w:r w:rsidRPr="008F792C">
        <w:rPr>
          <w:rFonts w:cs="Times New Roman"/>
        </w:rPr>
        <w:t xml:space="preserve">)’s son </w:t>
      </w:r>
      <w:r w:rsidRPr="008F792C">
        <w:rPr>
          <w:rFonts w:cs="Times New Roman"/>
          <w:b/>
          <w:bCs/>
        </w:rPr>
        <w:t>F:</w:t>
      </w:r>
      <w:r w:rsidRPr="008F792C">
        <w:rPr>
          <w:rFonts w:cs="Times New Roman"/>
        </w:rPr>
        <w:t xml:space="preserve"> Synagogue inscription, Rehov</w:t>
      </w:r>
      <w:r w:rsidRPr="008F792C">
        <w:rPr>
          <w:rStyle w:val="FootnoteReference"/>
          <w:rFonts w:cs="Times New Roman"/>
        </w:rPr>
        <w:footnoteReference w:id="1789"/>
      </w:r>
      <w:r w:rsidRPr="008F792C">
        <w:rPr>
          <w:rFonts w:cs="Times New Roman"/>
        </w:rPr>
        <w:t xml:space="preserve"> </w:t>
      </w:r>
      <w:r w:rsidRPr="008F792C">
        <w:rPr>
          <w:rFonts w:cs="Times New Roman"/>
          <w:b/>
          <w:bCs/>
        </w:rPr>
        <w:t>S:</w:t>
      </w:r>
      <w:r w:rsidRPr="008F792C">
        <w:rPr>
          <w:rFonts w:cs="Times New Roman"/>
        </w:rPr>
        <w:t xml:space="preserve"> </w:t>
      </w:r>
      <w:r w:rsidR="00E03D8A">
        <w:t>Vito</w:t>
      </w:r>
      <w:r>
        <w:t>, “Reh</w:t>
      </w:r>
      <w:r>
        <w:rPr>
          <w:rFonts w:cs="Times New Roman"/>
        </w:rPr>
        <w:t>̣</w:t>
      </w:r>
      <w:r>
        <w:t>ob,” 93</w:t>
      </w:r>
      <w:r>
        <w:rPr>
          <w:rStyle w:val="FootnoteReference"/>
        </w:rPr>
        <w:footnoteReference w:id="1790"/>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68556E70" w14:textId="77777777" w:rsidR="00BD0433" w:rsidRPr="008F792C" w:rsidRDefault="00BD0433" w:rsidP="00BB1607">
      <w:pPr>
        <w:numPr>
          <w:ilvl w:val="0"/>
          <w:numId w:val="55"/>
        </w:numPr>
        <w:bidi w:val="0"/>
        <w:rPr>
          <w:rFonts w:cs="Times New Roman"/>
          <w:b/>
          <w:bCs/>
        </w:rPr>
      </w:pPr>
      <w:r w:rsidRPr="008F792C">
        <w:rPr>
          <w:rFonts w:cs="Times New Roman"/>
          <w:b/>
          <w:bCs/>
        </w:rPr>
        <w:t xml:space="preserve">O: </w:t>
      </w:r>
      <w:r w:rsidRPr="008F792C">
        <w:rPr>
          <w:rFonts w:cs="Times New Roman"/>
          <w:lang w:val="en-GB"/>
        </w:rPr>
        <w:t>–</w:t>
      </w:r>
      <w:r w:rsidRPr="008F792C">
        <w:rPr>
          <w:rFonts w:cs="Times New Roman"/>
          <w:b/>
          <w:bCs/>
          <w:rtl/>
        </w:rPr>
        <w:t xml:space="preserve"> </w:t>
      </w:r>
      <w:r w:rsidRPr="008F792C">
        <w:rPr>
          <w:rFonts w:cs="Times New Roman"/>
          <w:b/>
          <w:bCs/>
        </w:rPr>
        <w:t xml:space="preserve">Ds: </w:t>
      </w:r>
      <w:r w:rsidRPr="008F792C">
        <w:rPr>
          <w:rFonts w:cs="Times New Roman"/>
        </w:rPr>
        <w:t>Gedaliah (</w:t>
      </w:r>
      <w:r w:rsidR="00BB1607">
        <w:rPr>
          <w:rFonts w:cs="Times New Roman"/>
        </w:rPr>
        <w:t>2</w:t>
      </w:r>
      <w:r w:rsidRPr="008F792C">
        <w:rPr>
          <w:rFonts w:cs="Times New Roman"/>
        </w:rPr>
        <w:t xml:space="preserve">)’s father </w:t>
      </w:r>
      <w:r w:rsidRPr="008F792C">
        <w:rPr>
          <w:rFonts w:cs="Times New Roman"/>
          <w:b/>
          <w:bCs/>
        </w:rPr>
        <w:t xml:space="preserve">F: </w:t>
      </w:r>
      <w:r w:rsidRPr="008F792C">
        <w:rPr>
          <w:rFonts w:cs="Times New Roman"/>
        </w:rPr>
        <w:t xml:space="preserve">Inscription, </w:t>
      </w:r>
      <w:smartTag w:uri="urn:schemas-microsoft-com:office:smarttags" w:element="PlaceType">
        <w:r w:rsidRPr="008F792C">
          <w:rPr>
            <w:rFonts w:cs="Times New Roman"/>
          </w:rPr>
          <w:t>Temple</w:t>
        </w:r>
      </w:smartTag>
      <w:r w:rsidRPr="008F792C">
        <w:rPr>
          <w:rFonts w:cs="Times New Roman"/>
        </w:rPr>
        <w:t xml:space="preserve"> </w:t>
      </w:r>
      <w:smartTag w:uri="urn:schemas-microsoft-com:office:smarttags" w:element="PlaceName">
        <w:r w:rsidRPr="008F792C">
          <w:rPr>
            <w:rFonts w:cs="Times New Roman"/>
          </w:rPr>
          <w:t>Mount</w:t>
        </w:r>
      </w:smartTag>
      <w:r w:rsidRPr="008F792C">
        <w:rPr>
          <w:rFonts w:cs="Times New Roman"/>
        </w:rPr>
        <w:t xml:space="preserve">, </w:t>
      </w:r>
      <w:smartTag w:uri="urn:schemas-microsoft-com:office:smarttags" w:element="City">
        <w:r w:rsidRPr="008F792C">
          <w:rPr>
            <w:rFonts w:cs="Times New Roman"/>
          </w:rPr>
          <w:t>Jerusalem</w:t>
        </w:r>
      </w:smartTag>
      <w:r w:rsidRPr="008F792C">
        <w:rPr>
          <w:rFonts w:cs="Times New Roman"/>
        </w:rPr>
        <w:t xml:space="preserve"> </w:t>
      </w:r>
      <w:r w:rsidRPr="008F792C">
        <w:rPr>
          <w:rFonts w:cs="Times New Roman"/>
          <w:b/>
          <w:bCs/>
        </w:rPr>
        <w:t xml:space="preserve">S: </w:t>
      </w:r>
      <w:r w:rsidRPr="008F792C">
        <w:rPr>
          <w:rFonts w:cs="Times New Roman"/>
        </w:rPr>
        <w:t xml:space="preserve">Ben-Dov, </w:t>
      </w:r>
      <w:r w:rsidRPr="008F792C">
        <w:rPr>
          <w:rFonts w:cs="Times New Roman"/>
          <w:i/>
          <w:iCs/>
        </w:rPr>
        <w:t>Sh</w:t>
      </w:r>
      <w:r w:rsidRPr="008F792C">
        <w:rPr>
          <w:rFonts w:cs="Times New Roman"/>
          <w:i/>
          <w:iCs/>
        </w:rPr>
        <w:t>a</w:t>
      </w:r>
      <w:r w:rsidRPr="008F792C">
        <w:rPr>
          <w:rFonts w:cs="Times New Roman"/>
          <w:i/>
          <w:iCs/>
        </w:rPr>
        <w:t>dow of the Temple</w:t>
      </w:r>
      <w:r w:rsidRPr="008F792C">
        <w:rPr>
          <w:rFonts w:cs="Times New Roman"/>
        </w:rPr>
        <w:t>, 334</w:t>
      </w:r>
      <w:r w:rsidRPr="008F792C">
        <w:rPr>
          <w:rFonts w:cs="Times New Roman"/>
          <w:b/>
          <w:bCs/>
        </w:rPr>
        <w:t xml:space="preserve"> E: </w:t>
      </w:r>
      <w:r w:rsidRPr="008F792C">
        <w:t>Late?</w:t>
      </w:r>
      <w:r w:rsidRPr="008F792C">
        <w:rPr>
          <w:rStyle w:val="FootnoteReference"/>
        </w:rPr>
        <w:footnoteReference w:id="1791"/>
      </w:r>
      <w:r w:rsidRPr="008F792C">
        <w:rPr>
          <w:b/>
          <w:bCs/>
        </w:rPr>
        <w:t xml:space="preserve"> D: </w:t>
      </w:r>
      <w:r w:rsidRPr="001C69FA">
        <w:t>Pre-650?</w:t>
      </w:r>
      <w:r>
        <w:rPr>
          <w:rStyle w:val="FootnoteReference"/>
        </w:rPr>
        <w:footnoteReference w:id="1792"/>
      </w:r>
    </w:p>
    <w:p w14:paraId="307AB7C6" w14:textId="77777777" w:rsidR="00BD0433" w:rsidRPr="008F792C" w:rsidRDefault="00BD0433" w:rsidP="008B6B96">
      <w:pPr>
        <w:numPr>
          <w:ilvl w:val="0"/>
          <w:numId w:val="55"/>
        </w:numPr>
        <w:bidi w:val="0"/>
        <w:rPr>
          <w:rFonts w:cs="Times New Roman"/>
        </w:rPr>
      </w:pPr>
      <w:r w:rsidRPr="008F792C">
        <w:rPr>
          <w:rFonts w:cs="Times New Roman"/>
          <w:b/>
          <w:bCs/>
        </w:rPr>
        <w:t xml:space="preserve">O: </w:t>
      </w:r>
      <w:r w:rsidRPr="008F792C">
        <w:rPr>
          <w:rFonts w:cs="Times New Roman"/>
          <w:rtl/>
        </w:rPr>
        <w:t>יוסי</w:t>
      </w:r>
      <w:r w:rsidRPr="008F792C">
        <w:rPr>
          <w:rStyle w:val="FootnoteReference"/>
          <w:rFonts w:cs="Times New Roman"/>
        </w:rPr>
        <w:footnoteReference w:id="1793"/>
      </w:r>
      <w:r w:rsidRPr="008F792C">
        <w:rPr>
          <w:rFonts w:cs="Times New Roman"/>
          <w:b/>
          <w:bCs/>
        </w:rPr>
        <w:t xml:space="preserve"> Ds:</w:t>
      </w:r>
      <w:r w:rsidRPr="008F792C">
        <w:rPr>
          <w:rFonts w:cs="Times New Roman"/>
        </w:rPr>
        <w:t xml:space="preserve"> Zenobia (</w:t>
      </w:r>
      <w:r>
        <w:rPr>
          <w:rFonts w:cs="Times New Roman"/>
        </w:rPr>
        <w:t>4</w:t>
      </w:r>
      <w:r w:rsidRPr="008F792C">
        <w:rPr>
          <w:rFonts w:cs="Times New Roman"/>
        </w:rPr>
        <w:t xml:space="preserve">)’s son </w:t>
      </w:r>
      <w:r w:rsidRPr="008F792C">
        <w:rPr>
          <w:rFonts w:cs="Times New Roman"/>
          <w:b/>
          <w:bCs/>
        </w:rPr>
        <w:t>F:</w:t>
      </w:r>
      <w:r w:rsidRPr="008F792C">
        <w:rPr>
          <w:rFonts w:cs="Times New Roman"/>
        </w:rPr>
        <w:t xml:space="preserve"> Amulet, </w:t>
      </w:r>
      <w:r w:rsidRPr="000F2B87">
        <w:t>Marot</w:t>
      </w:r>
      <w:r>
        <w:rPr>
          <w:rStyle w:val="FootnoteReference"/>
          <w:lang w:val="de-DE"/>
        </w:rPr>
        <w:footnoteReference w:id="1794"/>
      </w:r>
      <w:r w:rsidRPr="008F792C">
        <w:rPr>
          <w:rFonts w:cs="Times New Roman"/>
        </w:rPr>
        <w:t xml:space="preserve"> </w:t>
      </w:r>
      <w:r w:rsidRPr="008F792C">
        <w:rPr>
          <w:rFonts w:cs="Times New Roman"/>
          <w:b/>
          <w:bCs/>
        </w:rPr>
        <w:t>S:</w:t>
      </w:r>
      <w:r w:rsidRPr="008F792C">
        <w:rPr>
          <w:rFonts w:cs="Times New Roman"/>
        </w:rPr>
        <w:t xml:space="preserve"> </w:t>
      </w:r>
      <w:r w:rsidRPr="008F792C">
        <w:rPr>
          <w:rFonts w:cs="Times New Roman"/>
          <w:i/>
          <w:iCs/>
        </w:rPr>
        <w:t>MSF</w:t>
      </w:r>
      <w:r w:rsidRPr="008F792C">
        <w:rPr>
          <w:rFonts w:cs="Times New Roman"/>
        </w:rPr>
        <w:t xml:space="preserve"> no. 16 </w:t>
      </w:r>
      <w:r w:rsidRPr="008F792C">
        <w:rPr>
          <w:rFonts w:cs="Times New Roman"/>
          <w:b/>
          <w:bCs/>
        </w:rPr>
        <w:t xml:space="preserve">E: </w:t>
      </w:r>
      <w:r w:rsidRPr="008F792C">
        <w:rPr>
          <w:rFonts w:cs="Times New Roman"/>
          <w:lang w:val="en-GB"/>
        </w:rPr>
        <w:t>–</w:t>
      </w:r>
      <w:r w:rsidRPr="008F792C">
        <w:rPr>
          <w:rFonts w:cs="Times New Roman"/>
          <w:b/>
          <w:bCs/>
        </w:rPr>
        <w:t xml:space="preserve"> D:</w:t>
      </w:r>
      <w:r w:rsidRPr="008F792C">
        <w:rPr>
          <w:rFonts w:cs="Times New Roman"/>
        </w:rPr>
        <w:t xml:space="preserve">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1795"/>
      </w:r>
    </w:p>
    <w:p w14:paraId="6EE8EEC9" w14:textId="77777777" w:rsidR="00BD0433" w:rsidRDefault="00BD0433" w:rsidP="008D1895">
      <w:pPr>
        <w:numPr>
          <w:ilvl w:val="0"/>
          <w:numId w:val="55"/>
        </w:numPr>
        <w:bidi w:val="0"/>
        <w:rPr>
          <w:ins w:id="2" w:author="Tal" w:date="2013-05-31T10:00:00Z"/>
          <w:rFonts w:cs="Times New Roman"/>
        </w:rPr>
      </w:pPr>
      <w:r w:rsidRPr="008F792C">
        <w:rPr>
          <w:rFonts w:cs="Times New Roman"/>
          <w:b/>
          <w:lang w:val="en-GB"/>
        </w:rPr>
        <w:t xml:space="preserve">O: </w:t>
      </w:r>
      <w:r w:rsidRPr="008F792C">
        <w:rPr>
          <w:rFonts w:cs="Times New Roman"/>
          <w:b/>
          <w:rtl/>
          <w:lang w:val="en-GB"/>
        </w:rPr>
        <w:t>יוס[ינא]</w:t>
      </w:r>
      <w:r w:rsidRPr="008F792C">
        <w:rPr>
          <w:rStyle w:val="FootnoteReference"/>
        </w:rPr>
        <w:footnoteReference w:id="1796"/>
      </w:r>
      <w:r w:rsidRPr="008F792C">
        <w:rPr>
          <w:rFonts w:cs="Times New Roman"/>
          <w:b/>
          <w:lang w:val="en-GB"/>
        </w:rPr>
        <w:t xml:space="preserve"> Ds: </w:t>
      </w:r>
      <w:r w:rsidRPr="008F792C">
        <w:rPr>
          <w:rFonts w:cs="Times New Roman"/>
          <w:lang w:val="en-GB"/>
        </w:rPr>
        <w:t>Archon</w:t>
      </w:r>
      <w:r w:rsidRPr="008F792C">
        <w:rPr>
          <w:rStyle w:val="FootnoteReference"/>
          <w:rFonts w:cs="Times New Roman"/>
          <w:lang w:val="en-GB"/>
        </w:rPr>
        <w:footnoteReference w:id="1797"/>
      </w:r>
      <w:r w:rsidRPr="008F792C">
        <w:rPr>
          <w:rFonts w:cs="Times New Roman"/>
          <w:b/>
          <w:lang w:val="en-GB"/>
        </w:rPr>
        <w:t xml:space="preserve"> F: </w:t>
      </w:r>
      <w:smartTag w:uri="urn:schemas-microsoft-com:office:smarttags" w:element="place">
        <w:smartTag w:uri="urn:schemas-microsoft-com:office:smarttags" w:element="City">
          <w:r w:rsidRPr="008F792C">
            <w:rPr>
              <w:rFonts w:cs="Times New Roman"/>
              <w:lang w:val="en-GB"/>
            </w:rPr>
            <w:t>Seal</w:t>
          </w:r>
        </w:smartTag>
        <w:r w:rsidR="008D1895">
          <w:rPr>
            <w:rFonts w:cs="Times New Roman"/>
            <w:lang w:val="en-GB"/>
          </w:rPr>
          <w:t xml:space="preserve">, </w:t>
        </w:r>
        <w:smartTag w:uri="urn:schemas-microsoft-com:office:smarttags" w:element="country-region">
          <w:r w:rsidR="008D1895" w:rsidRPr="001D7859">
            <w:rPr>
              <w:rFonts w:cs="Times New Roman"/>
              <w:lang w:val="en-GB"/>
            </w:rPr>
            <w:t>Lebanon</w:t>
          </w:r>
        </w:smartTag>
      </w:smartTag>
      <w:r w:rsidR="008D1895" w:rsidRPr="008F792C">
        <w:rPr>
          <w:rFonts w:cs="Times New Roman"/>
          <w:lang w:val="en-GB"/>
        </w:rPr>
        <w:t>?</w:t>
      </w:r>
      <w:r w:rsidR="008D1895">
        <w:rPr>
          <w:rStyle w:val="FootnoteReference"/>
          <w:rFonts w:cs="Times New Roman"/>
          <w:lang w:val="en-GB"/>
        </w:rPr>
        <w:footnoteReference w:id="1798"/>
      </w:r>
      <w:r w:rsidRPr="008F792C">
        <w:rPr>
          <w:rFonts w:cs="Times New Roman"/>
          <w:lang w:val="en-GB"/>
        </w:rPr>
        <w:t xml:space="preserve"> </w:t>
      </w:r>
      <w:r w:rsidRPr="008F792C">
        <w:rPr>
          <w:rFonts w:cs="Times New Roman"/>
          <w:b/>
          <w:lang w:val="en-GB"/>
        </w:rPr>
        <w:t>S:</w:t>
      </w:r>
      <w:r w:rsidRPr="008F792C">
        <w:rPr>
          <w:rFonts w:cs="Times New Roman"/>
          <w:lang w:val="en-GB"/>
        </w:rPr>
        <w:t xml:space="preserve"> Shaked, “Jewish Sasanian Sigi</w:t>
      </w:r>
      <w:r w:rsidRPr="008F792C">
        <w:rPr>
          <w:rFonts w:cs="Times New Roman"/>
          <w:lang w:val="en-GB"/>
        </w:rPr>
        <w:t>l</w:t>
      </w:r>
      <w:r w:rsidRPr="008F792C">
        <w:rPr>
          <w:rFonts w:cs="Times New Roman"/>
          <w:lang w:val="en-GB"/>
        </w:rPr>
        <w:t xml:space="preserve">lography” no. 23 </w:t>
      </w:r>
      <w:r w:rsidRPr="008F792C">
        <w:rPr>
          <w:rFonts w:cs="Times New Roman"/>
          <w:b/>
          <w:lang w:val="en-GB"/>
        </w:rPr>
        <w:t>E:</w:t>
      </w:r>
      <w:r w:rsidRPr="008F792C">
        <w:rPr>
          <w:rFonts w:cs="Times New Roman"/>
          <w:lang w:val="en-GB"/>
        </w:rPr>
        <w:t xml:space="preserve"> Authentic?</w:t>
      </w:r>
      <w:r>
        <w:rPr>
          <w:rStyle w:val="FootnoteReference"/>
          <w:rFonts w:cs="Times New Roman"/>
          <w:lang w:val="en-GB"/>
        </w:rPr>
        <w:footnoteReference w:id="1799"/>
      </w:r>
      <w:r w:rsidRPr="008F792C">
        <w:rPr>
          <w:rFonts w:cs="Times New Roman"/>
        </w:rPr>
        <w:t xml:space="preserve"> </w:t>
      </w:r>
      <w:r w:rsidRPr="008F792C">
        <w:rPr>
          <w:rFonts w:cs="Times New Roman"/>
          <w:b/>
          <w:lang w:val="en-GB"/>
        </w:rPr>
        <w:t>D:</w:t>
      </w:r>
      <w:r w:rsidRPr="008F792C">
        <w:rPr>
          <w:rFonts w:cs="Times New Roman"/>
          <w:lang w:val="en-GB"/>
        </w:rPr>
        <w:t xml:space="preserve"> </w:t>
      </w:r>
      <w:r w:rsidRPr="008D1895">
        <w:rPr>
          <w:rFonts w:cs="Times New Roman"/>
          <w:lang w:val="it-IT"/>
        </w:rPr>
        <w:t>–</w:t>
      </w:r>
      <w:r w:rsidR="00AD0FE4" w:rsidRPr="005F539E">
        <w:rPr>
          <w:rStyle w:val="FootnoteReference"/>
          <w:rFonts w:cs="Times New Roman"/>
        </w:rPr>
        <w:footnoteReference w:id="1800"/>
      </w:r>
    </w:p>
    <w:p w14:paraId="791D7646" w14:textId="77777777" w:rsidR="002A192A" w:rsidRDefault="002A192A" w:rsidP="002A192A">
      <w:pPr>
        <w:numPr>
          <w:ilvl w:val="0"/>
          <w:numId w:val="55"/>
        </w:numPr>
        <w:bidi w:val="0"/>
        <w:rPr>
          <w:ins w:id="3" w:author="Tal" w:date="2013-05-31T10:00:00Z"/>
        </w:rPr>
      </w:pPr>
      <w:ins w:id="4" w:author="Tal" w:date="2013-05-31T10:00:00Z">
        <w:r w:rsidRPr="00262A2F">
          <w:rPr>
            <w:b/>
            <w:bCs/>
          </w:rPr>
          <w:t>O:</w:t>
        </w:r>
      </w:ins>
      <w:ins w:id="5" w:author="Tal" w:date="2013-05-31T10:01:00Z">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ins>
      <w:ins w:id="6" w:author="Tal" w:date="2013-05-31T10:02:00Z">
        <w:r>
          <w:rPr>
            <w:rFonts w:ascii="Graeca" w:hAnsi="Graeca" w:cs="Times New Roman"/>
          </w:rPr>
          <w:t></w:t>
        </w:r>
      </w:ins>
      <w:ins w:id="7" w:author="Tal" w:date="2013-05-31T10:01:00Z">
        <w:r>
          <w:rPr>
            <w:rFonts w:ascii="Graeca" w:hAnsi="Graeca" w:cs="Times New Roman"/>
          </w:rPr>
          <w:t></w:t>
        </w:r>
        <w:r>
          <w:rPr>
            <w:rFonts w:ascii="Graeca" w:hAnsi="Graeca" w:cs="Times New Roman"/>
          </w:rPr>
          <w:t></w:t>
        </w:r>
        <w:r>
          <w:rPr>
            <w:rFonts w:ascii="Graeca" w:hAnsi="Graeca" w:cs="Times New Roman"/>
          </w:rPr>
          <w:t></w:t>
        </w:r>
      </w:ins>
      <w:ins w:id="8" w:author="Tal" w:date="2013-05-31T10:00:00Z">
        <w:r>
          <w:rPr>
            <w:rFonts w:hint="cs"/>
            <w:b/>
            <w:bCs/>
            <w:rtl/>
          </w:rPr>
          <w:t xml:space="preserve"> </w:t>
        </w:r>
        <w:r>
          <w:rPr>
            <w:b/>
            <w:bCs/>
          </w:rPr>
          <w:t xml:space="preserve"> </w:t>
        </w:r>
        <w:r w:rsidRPr="00262A2F">
          <w:rPr>
            <w:b/>
            <w:bCs/>
          </w:rPr>
          <w:t>Ds</w:t>
        </w:r>
        <w:r>
          <w:rPr>
            <w:b/>
            <w:bCs/>
          </w:rPr>
          <w:t xml:space="preserve">: </w:t>
        </w:r>
      </w:ins>
      <w:ins w:id="9" w:author="Tal" w:date="2013-05-31T10:02:00Z">
        <w:r>
          <w:t>Uzi</w:t>
        </w:r>
      </w:ins>
      <w:ins w:id="10" w:author="Tal" w:date="2013-05-31T10:00:00Z">
        <w:r w:rsidRPr="00001F5A">
          <w:t xml:space="preserve"> (*)’s </w:t>
        </w:r>
      </w:ins>
      <w:ins w:id="11" w:author="Tal" w:date="2013-05-31T10:02:00Z">
        <w:r>
          <w:t>son</w:t>
        </w:r>
      </w:ins>
      <w:ins w:id="12" w:author="Tal" w:date="2013-05-31T10:00:00Z">
        <w:r>
          <w:t xml:space="preserve"> </w:t>
        </w:r>
        <w:r w:rsidRPr="00262A2F">
          <w:rPr>
            <w:b/>
            <w:bCs/>
          </w:rPr>
          <w:t>F:</w:t>
        </w:r>
        <w:r w:rsidRPr="00262A2F">
          <w:t xml:space="preserve"> </w:t>
        </w:r>
        <w:r>
          <w:t xml:space="preserve">Lintel inscription, Par‘am (Eastern Galilee) </w:t>
        </w:r>
        <w:r w:rsidRPr="00262A2F">
          <w:rPr>
            <w:b/>
            <w:bCs/>
          </w:rPr>
          <w:t>S:</w:t>
        </w:r>
        <w:r w:rsidRPr="00262A2F">
          <w:t xml:space="preserve"> </w:t>
        </w:r>
        <w:r>
          <w:t xml:space="preserve">Shivtiel &amp; Stepansky, </w:t>
        </w:r>
        <w:r>
          <w:rPr>
            <w:i/>
            <w:iCs/>
          </w:rPr>
          <w:t xml:space="preserve">Jerusalem &amp; Eretz Israel </w:t>
        </w:r>
        <w:r>
          <w:t xml:space="preserve"> 8-9 (2013) 242-3</w:t>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Pr>
            <w:rFonts w:cs="Times New Roman"/>
            <w:lang w:val="it-IT"/>
          </w:rPr>
          <w:t>2</w:t>
        </w:r>
        <w:r w:rsidRPr="00001F5A">
          <w:rPr>
            <w:rFonts w:cs="Times New Roman"/>
            <w:vertAlign w:val="superscript"/>
            <w:lang w:val="it-IT"/>
          </w:rPr>
          <w:t>nd</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ins>
    </w:p>
    <w:p w14:paraId="7A4F52F0" w14:textId="77777777" w:rsidR="002A192A" w:rsidRPr="008F792C" w:rsidRDefault="002A192A" w:rsidP="002A192A">
      <w:pPr>
        <w:bidi w:val="0"/>
        <w:ind w:left="720"/>
        <w:rPr>
          <w:rFonts w:cs="Times New Roman"/>
        </w:rPr>
        <w:pPrChange w:id="13" w:author="Tal" w:date="2013-05-31T10:00:00Z">
          <w:pPr>
            <w:numPr>
              <w:numId w:val="55"/>
            </w:numPr>
            <w:bidi w:val="0"/>
            <w:ind w:left="720" w:hanging="360"/>
          </w:pPr>
        </w:pPrChange>
      </w:pPr>
    </w:p>
    <w:p w14:paraId="502DB699" w14:textId="77777777" w:rsidR="00BD0433" w:rsidRPr="00592F16" w:rsidRDefault="00BD0433" w:rsidP="00EB059D">
      <w:pPr>
        <w:bidi w:val="0"/>
        <w:rPr>
          <w:rFonts w:cs="Times New Roman"/>
          <w:b/>
          <w:bCs/>
        </w:rPr>
        <w:sectPr w:rsidR="00BD0433" w:rsidRPr="00592F16" w:rsidSect="00BD3E28">
          <w:footnotePr>
            <w:pos w:val="beneathText"/>
            <w:numRestart w:val="eachSect"/>
          </w:footnotePr>
          <w:type w:val="continuous"/>
          <w:pgSz w:w="11906" w:h="16838"/>
          <w:pgMar w:top="1440" w:right="1800" w:bottom="1440" w:left="1800" w:header="720" w:footer="720" w:gutter="0"/>
          <w:cols w:space="720"/>
          <w:bidi/>
          <w:rtlGutter/>
        </w:sectPr>
      </w:pPr>
    </w:p>
    <w:p w14:paraId="04C2FDB4" w14:textId="77777777" w:rsidR="00BD0433" w:rsidRDefault="00BD0433" w:rsidP="00EB059D">
      <w:pPr>
        <w:bidi w:val="0"/>
        <w:rPr>
          <w:b/>
          <w:bCs/>
        </w:rPr>
      </w:pPr>
    </w:p>
    <w:p w14:paraId="478B8801" w14:textId="77777777" w:rsidR="00BD0433" w:rsidRDefault="00BD0433" w:rsidP="00EB059D">
      <w:pPr>
        <w:bidi w:val="0"/>
        <w:rPr>
          <w:rFonts w:cs="Times New Roman"/>
          <w:i/>
          <w:iCs/>
          <w:sz w:val="24"/>
          <w:szCs w:val="24"/>
        </w:rPr>
      </w:pPr>
      <w:r w:rsidRPr="00180577">
        <w:rPr>
          <w:rFonts w:cs="Times New Roman"/>
          <w:sz w:val="24"/>
          <w:szCs w:val="24"/>
          <w:rtl/>
        </w:rPr>
        <w:t>יועזר</w:t>
      </w:r>
      <w:r w:rsidRPr="00180577">
        <w:rPr>
          <w:rStyle w:val="FootnoteReference"/>
          <w:rFonts w:cs="Times New Roman"/>
          <w:sz w:val="24"/>
          <w:szCs w:val="24"/>
        </w:rPr>
        <w:footnoteReference w:id="1801"/>
      </w:r>
      <w:r w:rsidRPr="00180577">
        <w:rPr>
          <w:rFonts w:cs="Times New Roman"/>
          <w:sz w:val="24"/>
          <w:szCs w:val="24"/>
        </w:rPr>
        <w:t xml:space="preserve"> </w:t>
      </w:r>
      <w:r>
        <w:rPr>
          <w:rFonts w:cs="Times New Roman"/>
          <w:sz w:val="24"/>
          <w:szCs w:val="24"/>
        </w:rPr>
        <w:t>–</w:t>
      </w:r>
      <w:r w:rsidRPr="00180577">
        <w:rPr>
          <w:rFonts w:cs="Times New Roman"/>
          <w:sz w:val="24"/>
          <w:szCs w:val="24"/>
        </w:rPr>
        <w:t xml:space="preserve"> </w:t>
      </w:r>
      <w:r w:rsidRPr="00343ADD">
        <w:rPr>
          <w:rFonts w:cs="Times New Roman"/>
          <w:i/>
          <w:iCs/>
          <w:sz w:val="24"/>
          <w:szCs w:val="24"/>
        </w:rPr>
        <w:t>Yoezer</w:t>
      </w:r>
    </w:p>
    <w:p w14:paraId="4EED6F3F" w14:textId="77777777" w:rsidR="00BD0433" w:rsidRDefault="00BD0433" w:rsidP="00343ADD">
      <w:pPr>
        <w:bidi w:val="0"/>
        <w:rPr>
          <w:rFonts w:cs="Times New Roman"/>
          <w:sz w:val="24"/>
          <w:szCs w:val="24"/>
        </w:rPr>
      </w:pPr>
    </w:p>
    <w:p w14:paraId="05D19869" w14:textId="77777777" w:rsidR="00BD0433" w:rsidRPr="008F792C" w:rsidRDefault="00BD0433" w:rsidP="00AD0FE4">
      <w:pPr>
        <w:numPr>
          <w:ilvl w:val="0"/>
          <w:numId w:val="56"/>
        </w:numPr>
        <w:bidi w:val="0"/>
      </w:pPr>
      <w:r w:rsidRPr="008F792C">
        <w:rPr>
          <w:b/>
          <w:bCs/>
        </w:rPr>
        <w:t xml:space="preserve">O: </w:t>
      </w:r>
      <w:r w:rsidRPr="008F792C">
        <w:rPr>
          <w:rFonts w:cs="Times New Roman"/>
          <w:lang w:val="en-GB"/>
        </w:rPr>
        <w:t>–</w:t>
      </w:r>
      <w:r w:rsidRPr="008F792C">
        <w:rPr>
          <w:b/>
          <w:bCs/>
        </w:rPr>
        <w:t xml:space="preserve"> Ds:</w:t>
      </w:r>
      <w:r w:rsidRPr="008F792C">
        <w:t xml:space="preserve"> Cantor</w:t>
      </w:r>
      <w:r w:rsidRPr="008F792C">
        <w:rPr>
          <w:rStyle w:val="FootnoteReference"/>
        </w:rPr>
        <w:footnoteReference w:id="1802"/>
      </w:r>
      <w:r w:rsidRPr="008F792C">
        <w:t xml:space="preserve"> </w:t>
      </w:r>
      <w:r w:rsidRPr="008F792C">
        <w:rPr>
          <w:b/>
          <w:bCs/>
        </w:rPr>
        <w:t>F:</w:t>
      </w:r>
      <w:r w:rsidRPr="008F792C">
        <w:t xml:space="preserve"> Synagogue inscription, </w:t>
      </w:r>
      <w:r w:rsidRPr="00976F78">
        <w:t>Umm al-Amad</w:t>
      </w:r>
      <w:r w:rsidRPr="008F792C">
        <w:t>,</w:t>
      </w:r>
      <w:r>
        <w:rPr>
          <w:rStyle w:val="FootnoteReference"/>
        </w:rPr>
        <w:footnoteReference w:id="1803"/>
      </w:r>
      <w:r w:rsidRPr="008F792C">
        <w:t xml:space="preserve"> Avigad </w:t>
      </w:r>
      <w:r w:rsidRPr="008F792C">
        <w:rPr>
          <w:b/>
          <w:bCs/>
        </w:rPr>
        <w:t>S:</w:t>
      </w:r>
      <w:r w:rsidRPr="008F792C">
        <w:t xml:space="preserve"> Naveh, </w:t>
      </w:r>
      <w:r w:rsidRPr="008F792C">
        <w:rPr>
          <w:i/>
          <w:iCs/>
        </w:rPr>
        <w:t>OSM</w:t>
      </w:r>
      <w:r w:rsidRPr="008F792C">
        <w:t>, no. 20</w:t>
      </w:r>
      <w:r w:rsidRPr="008F792C">
        <w:rPr>
          <w:rtl/>
        </w:rPr>
        <w:t xml:space="preserve"> </w:t>
      </w:r>
      <w:r w:rsidRPr="008F792C">
        <w:rPr>
          <w:b/>
          <w:bCs/>
        </w:rPr>
        <w:t xml:space="preserve">E: </w:t>
      </w:r>
      <w:r w:rsidRPr="008F792C">
        <w:rPr>
          <w:rFonts w:cs="Times New Roman"/>
          <w:lang w:val="en-GB"/>
        </w:rPr>
        <w:t>–</w:t>
      </w:r>
      <w:r w:rsidRPr="008F792C">
        <w:rPr>
          <w:b/>
          <w:bCs/>
        </w:rPr>
        <w:t xml:space="preserve"> D: </w:t>
      </w:r>
      <w:r w:rsidRPr="00BE3E77">
        <w:rPr>
          <w:rFonts w:cs="Times New Roman"/>
          <w:lang w:val="it-IT"/>
        </w:rPr>
        <w:t>–</w:t>
      </w:r>
      <w:r w:rsidR="00AD0FE4" w:rsidRPr="005F539E">
        <w:rPr>
          <w:rStyle w:val="FootnoteReference"/>
          <w:rFonts w:cs="Times New Roman"/>
        </w:rPr>
        <w:footnoteReference w:id="1804"/>
      </w:r>
    </w:p>
    <w:p w14:paraId="54D0A36C" w14:textId="77777777" w:rsidR="00BD0433" w:rsidRDefault="00BD0433" w:rsidP="00B47236">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631A57AD" w14:textId="77777777" w:rsidR="00BD0433" w:rsidRDefault="00BD0433" w:rsidP="00B47236">
      <w:pPr>
        <w:bidi w:val="0"/>
        <w:rPr>
          <w:b/>
          <w:bCs/>
        </w:rPr>
      </w:pPr>
    </w:p>
    <w:p w14:paraId="04A261D7" w14:textId="77777777" w:rsidR="00BD0433" w:rsidRDefault="00BD0433" w:rsidP="00197BDA">
      <w:pPr>
        <w:bidi w:val="0"/>
        <w:rPr>
          <w:rFonts w:cs="Times New Roman"/>
          <w:i/>
          <w:iCs/>
          <w:sz w:val="24"/>
          <w:szCs w:val="24"/>
        </w:rPr>
      </w:pPr>
      <w:r w:rsidRPr="00180577">
        <w:rPr>
          <w:rFonts w:cs="Times New Roman"/>
          <w:sz w:val="24"/>
          <w:szCs w:val="24"/>
          <w:rtl/>
        </w:rPr>
        <w:t>יעבץ</w:t>
      </w:r>
      <w:r>
        <w:rPr>
          <w:rStyle w:val="FootnoteReference"/>
          <w:rFonts w:cs="Times New Roman"/>
          <w:sz w:val="24"/>
          <w:szCs w:val="24"/>
        </w:rPr>
        <w:footnoteReference w:id="1805"/>
      </w:r>
      <w:r w:rsidRPr="00180577">
        <w:rPr>
          <w:rFonts w:cs="Times New Roman"/>
          <w:sz w:val="24"/>
          <w:szCs w:val="24"/>
        </w:rPr>
        <w:t xml:space="preserve"> </w:t>
      </w:r>
      <w:r>
        <w:rPr>
          <w:rFonts w:cs="Times New Roman"/>
          <w:sz w:val="24"/>
          <w:szCs w:val="24"/>
        </w:rPr>
        <w:t>–</w:t>
      </w:r>
      <w:r w:rsidRPr="00180577">
        <w:rPr>
          <w:rFonts w:cs="Times New Roman"/>
          <w:sz w:val="24"/>
          <w:szCs w:val="24"/>
        </w:rPr>
        <w:t xml:space="preserve"> </w:t>
      </w:r>
      <w:r w:rsidRPr="00343ADD">
        <w:rPr>
          <w:rFonts w:cs="Times New Roman"/>
          <w:i/>
          <w:iCs/>
          <w:sz w:val="24"/>
          <w:szCs w:val="24"/>
        </w:rPr>
        <w:t>Yabes</w:t>
      </w:r>
    </w:p>
    <w:p w14:paraId="64902E59" w14:textId="77777777" w:rsidR="00BD0433" w:rsidRPr="00197BDA" w:rsidRDefault="00BD0433" w:rsidP="00343ADD">
      <w:pPr>
        <w:bidi w:val="0"/>
        <w:rPr>
          <w:rFonts w:cs="Times New Roman"/>
          <w:sz w:val="24"/>
          <w:szCs w:val="24"/>
        </w:rPr>
      </w:pPr>
    </w:p>
    <w:p w14:paraId="0A4F03D9" w14:textId="77777777" w:rsidR="00BD0433" w:rsidRPr="008F792C" w:rsidRDefault="00BD0433" w:rsidP="00A4488E">
      <w:pPr>
        <w:numPr>
          <w:ilvl w:val="0"/>
          <w:numId w:val="57"/>
        </w:numPr>
        <w:bidi w:val="0"/>
        <w:rPr>
          <w:rtl/>
        </w:rPr>
      </w:pPr>
      <w:r w:rsidRPr="008F792C">
        <w:rPr>
          <w:b/>
          <w:bCs/>
        </w:rPr>
        <w:t xml:space="preserve">O: </w:t>
      </w:r>
      <w:r w:rsidRPr="008F792C">
        <w:rPr>
          <w:rFonts w:cs="Times New Roman"/>
          <w:lang w:val="en-GB"/>
        </w:rPr>
        <w:t>–</w:t>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yHag </w:t>
      </w:r>
      <w:r w:rsidRPr="008F792C">
        <w:t xml:space="preserve">2:1, 77a (Kosovsky, </w:t>
      </w:r>
      <w:r w:rsidRPr="008F792C">
        <w:rPr>
          <w:i/>
          <w:iCs/>
        </w:rPr>
        <w:t>Yerushalmi</w:t>
      </w:r>
      <w:r w:rsidRPr="008F792C">
        <w:t xml:space="preserve">, 440) </w:t>
      </w:r>
      <w:r w:rsidRPr="008F792C">
        <w:rPr>
          <w:b/>
          <w:bCs/>
        </w:rPr>
        <w:t xml:space="preserve">E: </w:t>
      </w:r>
      <w:r w:rsidRPr="008F792C">
        <w:rPr>
          <w:rFonts w:cs="Times New Roman"/>
          <w:lang w:val="en-GB"/>
        </w:rPr>
        <w:t>–</w:t>
      </w:r>
      <w:r w:rsidRPr="008F792C">
        <w:rPr>
          <w:b/>
          <w:bCs/>
        </w:rPr>
        <w:t xml:space="preserve"> D: </w:t>
      </w:r>
      <w:r w:rsidR="00A4488E">
        <w:rPr>
          <w:lang w:val="it-IT"/>
        </w:rPr>
        <w:t>4</w:t>
      </w:r>
      <w:r w:rsidR="00A4488E" w:rsidRPr="00623D58">
        <w:rPr>
          <w:vertAlign w:val="superscript"/>
          <w:lang w:val="it-IT"/>
        </w:rPr>
        <w:t>th</w:t>
      </w:r>
      <w:r w:rsidR="00A4488E">
        <w:rPr>
          <w:lang w:val="it-IT"/>
        </w:rPr>
        <w:t xml:space="preserve"> C</w:t>
      </w:r>
      <w:r w:rsidR="00A4488E">
        <w:rPr>
          <w:rStyle w:val="FootnoteReference"/>
          <w:lang w:val="it-IT"/>
        </w:rPr>
        <w:footnoteReference w:id="1806"/>
      </w:r>
    </w:p>
    <w:p w14:paraId="14534472" w14:textId="77777777" w:rsidR="00BD0433" w:rsidRDefault="00BD0433" w:rsidP="00B978D0">
      <w:p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59758E1F" w14:textId="77777777" w:rsidR="00BD0433" w:rsidRDefault="00BD0433" w:rsidP="00B978D0">
      <w:pPr>
        <w:bidi w:val="0"/>
      </w:pPr>
    </w:p>
    <w:p w14:paraId="0DDA2AC2" w14:textId="77777777" w:rsidR="00BD0433" w:rsidRDefault="00BD0433" w:rsidP="00197BDA">
      <w:pPr>
        <w:bidi w:val="0"/>
        <w:rPr>
          <w:rFonts w:cs="Times New Roman"/>
          <w:i/>
          <w:iCs/>
          <w:sz w:val="24"/>
          <w:szCs w:val="24"/>
        </w:rPr>
      </w:pPr>
      <w:r w:rsidRPr="00F7692E">
        <w:rPr>
          <w:rFonts w:cs="Times New Roman"/>
          <w:sz w:val="24"/>
          <w:szCs w:val="24"/>
          <w:rtl/>
        </w:rPr>
        <w:t>יעקב</w:t>
      </w:r>
      <w:r w:rsidRPr="00F7692E">
        <w:rPr>
          <w:rStyle w:val="FootnoteReference"/>
          <w:rFonts w:cs="Times New Roman"/>
          <w:sz w:val="24"/>
          <w:szCs w:val="24"/>
        </w:rPr>
        <w:footnoteReference w:id="1807"/>
      </w:r>
      <w:r w:rsidRPr="00F7692E">
        <w:rPr>
          <w:rFonts w:cs="Times New Roman"/>
          <w:sz w:val="24"/>
          <w:szCs w:val="24"/>
        </w:rPr>
        <w:t xml:space="preserve"> </w:t>
      </w:r>
      <w:r>
        <w:rPr>
          <w:rFonts w:cs="Times New Roman"/>
          <w:sz w:val="24"/>
          <w:szCs w:val="24"/>
        </w:rPr>
        <w:t>–</w:t>
      </w:r>
      <w:r w:rsidRPr="00F7692E">
        <w:rPr>
          <w:rFonts w:cs="Times New Roman"/>
          <w:sz w:val="24"/>
          <w:szCs w:val="24"/>
        </w:rPr>
        <w:t xml:space="preserve"> </w:t>
      </w:r>
      <w:r w:rsidRPr="00343ADD">
        <w:rPr>
          <w:rFonts w:cs="Times New Roman"/>
          <w:i/>
          <w:iCs/>
          <w:sz w:val="24"/>
          <w:szCs w:val="24"/>
        </w:rPr>
        <w:t>Jacob</w:t>
      </w:r>
    </w:p>
    <w:p w14:paraId="05A712BF" w14:textId="77777777" w:rsidR="00BD0433" w:rsidRPr="00F7692E" w:rsidRDefault="00BD0433" w:rsidP="00343ADD">
      <w:pPr>
        <w:bidi w:val="0"/>
        <w:rPr>
          <w:rFonts w:cs="Times New Roman"/>
          <w:sz w:val="24"/>
          <w:szCs w:val="24"/>
        </w:rPr>
      </w:pPr>
    </w:p>
    <w:p w14:paraId="7586DAB0" w14:textId="77777777" w:rsidR="00BD0433" w:rsidRPr="008F792C" w:rsidRDefault="00BD0433" w:rsidP="00D17D62">
      <w:pPr>
        <w:numPr>
          <w:ilvl w:val="0"/>
          <w:numId w:val="58"/>
        </w:numPr>
        <w:bidi w:val="0"/>
        <w:rPr>
          <w:rtl/>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808"/>
      </w:r>
      <w:r w:rsidRPr="008F792C">
        <w:rPr>
          <w:b/>
          <w:bCs/>
        </w:rPr>
        <w:t xml:space="preserve"> Ds:</w:t>
      </w:r>
      <w:r w:rsidRPr="008F792C">
        <w:t xml:space="preserve"> </w:t>
      </w:r>
      <w:r w:rsidRPr="00D17D62">
        <w:t xml:space="preserve">Jewish </w:t>
      </w:r>
      <w:r w:rsidRPr="00F24E4E">
        <w:t>functionary</w:t>
      </w:r>
      <w:r>
        <w:rPr>
          <w:rStyle w:val="FootnoteReference"/>
        </w:rPr>
        <w:footnoteReference w:id="1809"/>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Epiphanius, </w:t>
      </w:r>
      <w:r w:rsidRPr="008F792C">
        <w:rPr>
          <w:i/>
          <w:iCs/>
        </w:rPr>
        <w:t>PG</w:t>
      </w:r>
      <w:r w:rsidRPr="008F792C">
        <w:t xml:space="preserve"> 41, 25</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w:t>
      </w:r>
      <w:r w:rsidRPr="000A147A">
        <w:t>315-403</w:t>
      </w:r>
      <w:r>
        <w:rPr>
          <w:rStyle w:val="FootnoteReference"/>
        </w:rPr>
        <w:footnoteReference w:id="1810"/>
      </w:r>
    </w:p>
    <w:p w14:paraId="51807FB5" w14:textId="77777777" w:rsidR="00BD0433" w:rsidRPr="008F792C" w:rsidRDefault="00BD0433" w:rsidP="00815F05">
      <w:pPr>
        <w:numPr>
          <w:ilvl w:val="0"/>
          <w:numId w:val="58"/>
        </w:numPr>
        <w:bidi w:val="0"/>
        <w:rPr>
          <w:rFonts w:cs="David"/>
        </w:rPr>
      </w:pPr>
      <w:r w:rsidRPr="008F792C">
        <w:rPr>
          <w:b/>
          <w:bCs/>
        </w:rPr>
        <w:t xml:space="preserve">O: </w:t>
      </w:r>
      <w:r w:rsidRPr="008F792C">
        <w:rPr>
          <w:rFonts w:cs="Estrangelo Edessa" w:hint="cs"/>
          <w:rtl/>
          <w:lang w:bidi="syr-SY"/>
        </w:rPr>
        <w:t>ܝܥܩܘܒ</w:t>
      </w:r>
      <w:r w:rsidRPr="008F792C">
        <w:rPr>
          <w:rStyle w:val="FootnoteReference"/>
          <w:rFonts w:cs="David"/>
        </w:rPr>
        <w:footnoteReference w:id="1811"/>
      </w:r>
      <w:r w:rsidRPr="008F792C">
        <w:rPr>
          <w:rFonts w:cs="David"/>
        </w:rPr>
        <w:t xml:space="preserve"> </w:t>
      </w:r>
      <w:r w:rsidRPr="008F792C">
        <w:rPr>
          <w:rFonts w:cs="David"/>
          <w:b/>
          <w:bCs/>
        </w:rPr>
        <w:t>Ds:</w:t>
      </w:r>
      <w:r w:rsidRPr="008F792C">
        <w:rPr>
          <w:rFonts w:cs="David"/>
        </w:rPr>
        <w:t xml:space="preserve"> Christian dignitary?</w:t>
      </w:r>
      <w:r w:rsidRPr="008F792C">
        <w:rPr>
          <w:rStyle w:val="FootnoteReference"/>
          <w:rFonts w:cs="David"/>
        </w:rPr>
        <w:footnoteReference w:id="1812"/>
      </w:r>
      <w:r w:rsidRPr="008F792C">
        <w:rPr>
          <w:rFonts w:cs="David"/>
        </w:rPr>
        <w:t xml:space="preserve"> </w:t>
      </w:r>
      <w:r w:rsidRPr="008F792C">
        <w:rPr>
          <w:rFonts w:cs="David"/>
          <w:b/>
          <w:bCs/>
        </w:rPr>
        <w:t>F:</w:t>
      </w:r>
      <w:r w:rsidRPr="008F792C">
        <w:rPr>
          <w:rFonts w:cs="David"/>
        </w:rPr>
        <w:t xml:space="preserve"> – </w:t>
      </w:r>
      <w:r w:rsidRPr="008F792C">
        <w:rPr>
          <w:rFonts w:cs="David"/>
          <w:b/>
          <w:bCs/>
        </w:rPr>
        <w:t>S:</w:t>
      </w:r>
      <w:r w:rsidRPr="008F792C">
        <w:rPr>
          <w:rFonts w:cs="David"/>
        </w:rPr>
        <w:t xml:space="preserve"> </w:t>
      </w:r>
      <w:r w:rsidRPr="008F792C">
        <w:t>Chabot,</w:t>
      </w:r>
      <w:r w:rsidRPr="008F792C">
        <w:rPr>
          <w:b/>
          <w:bCs/>
        </w:rPr>
        <w:t xml:space="preserve"> </w:t>
      </w:r>
      <w:r w:rsidRPr="008F792C">
        <w:rPr>
          <w:rFonts w:cs="David"/>
          <w:i/>
          <w:iCs/>
        </w:rPr>
        <w:t>Chronicon Pseudo-Dionysianum</w:t>
      </w:r>
      <w:r w:rsidRPr="008F792C" w:rsidDel="00943CB4">
        <w:rPr>
          <w:rFonts w:cs="David"/>
        </w:rPr>
        <w:t xml:space="preserve"> </w:t>
      </w:r>
      <w:r w:rsidRPr="008F792C">
        <w:rPr>
          <w:rFonts w:cs="David"/>
        </w:rPr>
        <w:t xml:space="preserve">2, 149 </w:t>
      </w:r>
      <w:r w:rsidRPr="008F792C">
        <w:rPr>
          <w:rFonts w:cs="David"/>
          <w:b/>
          <w:bCs/>
        </w:rPr>
        <w:t>E:</w:t>
      </w:r>
      <w:r w:rsidRPr="008F792C">
        <w:rPr>
          <w:rFonts w:cs="David"/>
        </w:rPr>
        <w:t xml:space="preserve"> Jew?</w:t>
      </w:r>
      <w:r w:rsidRPr="008F792C">
        <w:rPr>
          <w:rStyle w:val="FootnoteReference"/>
          <w:rFonts w:cs="David"/>
        </w:rPr>
        <w:footnoteReference w:id="1813"/>
      </w:r>
      <w:r w:rsidRPr="008F792C">
        <w:rPr>
          <w:rFonts w:cs="David"/>
        </w:rPr>
        <w:t xml:space="preserve"> </w:t>
      </w:r>
      <w:r w:rsidRPr="008F792C">
        <w:rPr>
          <w:rFonts w:cs="David"/>
          <w:b/>
          <w:bCs/>
        </w:rPr>
        <w:t xml:space="preserve">D: </w:t>
      </w:r>
      <w:r w:rsidRPr="008F792C">
        <w:rPr>
          <w:rFonts w:cs="David"/>
        </w:rPr>
        <w:t>616</w:t>
      </w:r>
      <w:r w:rsidRPr="008F792C">
        <w:rPr>
          <w:rStyle w:val="FootnoteReference"/>
          <w:rFonts w:cs="David"/>
        </w:rPr>
        <w:footnoteReference w:id="1814"/>
      </w:r>
    </w:p>
    <w:p w14:paraId="49B020A4" w14:textId="77777777" w:rsidR="00BD0433" w:rsidRPr="008F792C" w:rsidRDefault="00BD0433" w:rsidP="00E36463">
      <w:pPr>
        <w:numPr>
          <w:ilvl w:val="0"/>
          <w:numId w:val="58"/>
        </w:numPr>
        <w:bidi w:val="0"/>
        <w:rPr>
          <w:b/>
          <w:bCs/>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815"/>
      </w:r>
      <w:r w:rsidRPr="008F792C">
        <w:rPr>
          <w:b/>
          <w:bCs/>
        </w:rPr>
        <w:t xml:space="preserve"> Ds:</w:t>
      </w:r>
      <w:r w:rsidRPr="008F792C">
        <w:t xml:space="preserve"> </w:t>
      </w:r>
      <w:r w:rsidRPr="00E36463">
        <w:t>Newly baptized</w:t>
      </w:r>
      <w:r>
        <w:rPr>
          <w:rStyle w:val="FootnoteReference"/>
        </w:rPr>
        <w:footnoteReference w:id="1816"/>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0C28CD">
        <w:rPr>
          <w:i/>
          <w:iCs/>
        </w:rPr>
        <w:t>Doctrina Jacobi</w:t>
      </w:r>
      <w:r w:rsidRPr="008F792C">
        <w:t xml:space="preserve"> 1:12</w:t>
      </w:r>
      <w:r w:rsidRPr="008F792C">
        <w:rPr>
          <w:rtl/>
        </w:rPr>
        <w:t xml:space="preserve"> </w:t>
      </w:r>
      <w:r w:rsidRPr="008F792C">
        <w:rPr>
          <w:b/>
          <w:bCs/>
        </w:rPr>
        <w:t xml:space="preserve">E: </w:t>
      </w:r>
      <w:r w:rsidRPr="009E0B53">
        <w:t>C</w:t>
      </w:r>
      <w:r w:rsidR="00F93EAD">
        <w:t>hristian c</w:t>
      </w:r>
      <w:r w:rsidRPr="009E0B53">
        <w:t>onvert</w:t>
      </w:r>
      <w:r>
        <w:rPr>
          <w:rStyle w:val="FootnoteReference"/>
        </w:rPr>
        <w:footnoteReference w:id="1817"/>
      </w:r>
      <w:r w:rsidRPr="008F792C">
        <w:t xml:space="preserve"> </w:t>
      </w:r>
      <w:r w:rsidRPr="008F792C">
        <w:rPr>
          <w:b/>
          <w:bCs/>
        </w:rPr>
        <w:t>D:</w:t>
      </w:r>
      <w:r w:rsidRPr="008F792C">
        <w:t xml:space="preserve"> 7</w:t>
      </w:r>
      <w:r w:rsidRPr="008F792C">
        <w:rPr>
          <w:vertAlign w:val="superscript"/>
        </w:rPr>
        <w:t>th</w:t>
      </w:r>
      <w:r w:rsidRPr="008F792C">
        <w:t xml:space="preserve"> C</w:t>
      </w:r>
      <w:r w:rsidRPr="008F792C">
        <w:rPr>
          <w:rStyle w:val="FootnoteReference"/>
          <w:rFonts w:cs="Times New Roman"/>
          <w:rtl/>
        </w:rPr>
        <w:footnoteReference w:id="1818"/>
      </w:r>
    </w:p>
    <w:p w14:paraId="04E0FDE9" w14:textId="77777777" w:rsidR="00BD0433" w:rsidRPr="008F792C" w:rsidRDefault="00BD0433" w:rsidP="00815F05">
      <w:pPr>
        <w:numPr>
          <w:ilvl w:val="0"/>
          <w:numId w:val="58"/>
        </w:numPr>
        <w:bidi w:val="0"/>
      </w:pPr>
      <w:r w:rsidRPr="008F792C">
        <w:rPr>
          <w:b/>
          <w:bCs/>
        </w:rPr>
        <w:t xml:space="preserve">O: </w:t>
      </w:r>
      <w:r w:rsidRPr="008F792C">
        <w:rPr>
          <w:rFonts w:cs="Times New Roman"/>
          <w:lang w:val="en-GB"/>
        </w:rPr>
        <w:t>–</w:t>
      </w:r>
      <w:r w:rsidR="007B5591">
        <w:rPr>
          <w:rStyle w:val="FootnoteReference"/>
          <w:rFonts w:cs="Times New Roman"/>
          <w:lang w:val="en-GB"/>
        </w:rPr>
        <w:footnoteReference w:id="1819"/>
      </w:r>
      <w:r w:rsidRPr="008F792C">
        <w:rPr>
          <w:b/>
          <w:bCs/>
        </w:rPr>
        <w:t xml:space="preserve"> Ds:</w:t>
      </w:r>
      <w:r w:rsidRPr="008F792C">
        <w:t xml:space="preserve"> Of Ischar</w:t>
      </w:r>
      <w:r w:rsidRPr="008F792C">
        <w:rPr>
          <w:rStyle w:val="FootnoteReference"/>
        </w:rPr>
        <w:footnoteReference w:id="1820"/>
      </w:r>
      <w:r w:rsidRPr="008F792C">
        <w:t xml:space="preserve"> </w:t>
      </w:r>
      <w:r w:rsidRPr="001E6E45">
        <w:t>leader</w:t>
      </w:r>
      <w:r>
        <w:rPr>
          <w:rStyle w:val="FootnoteReference"/>
        </w:rPr>
        <w:footnoteReference w:id="1821"/>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Tulida</w:t>
      </w:r>
      <w:r w:rsidRPr="008F792C">
        <w:t xml:space="preserve">, 127 </w:t>
      </w:r>
      <w:r w:rsidRPr="008F792C">
        <w:rPr>
          <w:b/>
          <w:bCs/>
        </w:rPr>
        <w:t xml:space="preserve">E: </w:t>
      </w:r>
      <w:r w:rsidRPr="008F792C">
        <w:t>Samaritan</w:t>
      </w:r>
      <w:r w:rsidRPr="008F792C">
        <w:rPr>
          <w:rStyle w:val="FootnoteReference"/>
          <w:rFonts w:cs="Times New Roman"/>
        </w:rPr>
        <w:footnoteReference w:id="1822"/>
      </w:r>
      <w:r w:rsidRPr="008F792C">
        <w:rPr>
          <w:b/>
          <w:bCs/>
        </w:rPr>
        <w:t xml:space="preserve"> D:</w:t>
      </w:r>
      <w:r w:rsidRPr="008F792C">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1823"/>
      </w:r>
    </w:p>
    <w:p w14:paraId="46798E50" w14:textId="77777777" w:rsidR="00BD0433" w:rsidRPr="008F792C" w:rsidRDefault="00BD0433" w:rsidP="00815F05">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Of Rimon</w:t>
      </w:r>
      <w:r w:rsidRPr="008F792C">
        <w:rPr>
          <w:rStyle w:val="FootnoteReference"/>
        </w:rPr>
        <w:footnoteReference w:id="1824"/>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1:1, 2b (Kosovsky, </w:t>
      </w:r>
      <w:r w:rsidRPr="008F792C">
        <w:rPr>
          <w:i/>
          <w:iCs/>
        </w:rPr>
        <w:t>Yerushalmi</w:t>
      </w:r>
      <w:r w:rsidRPr="008F792C">
        <w:t xml:space="preserve">, 187) </w:t>
      </w:r>
      <w:r w:rsidRPr="008F792C">
        <w:rPr>
          <w:b/>
          <w:bCs/>
        </w:rPr>
        <w:t xml:space="preserve">E: </w:t>
      </w:r>
      <w:r w:rsidRPr="008F792C">
        <w:rPr>
          <w:rFonts w:cs="Times New Roman"/>
          <w:lang w:val="en-GB"/>
        </w:rPr>
        <w:t>–</w:t>
      </w:r>
      <w:r w:rsidRPr="008F792C">
        <w:rPr>
          <w:b/>
          <w:bCs/>
        </w:rPr>
        <w:t xml:space="preserve"> D: </w:t>
      </w:r>
      <w:r w:rsidR="00A4488E">
        <w:t>3</w:t>
      </w:r>
      <w:r w:rsidR="00A4488E" w:rsidRPr="00A4488E">
        <w:rPr>
          <w:vertAlign w:val="superscript"/>
        </w:rPr>
        <w:t>rd</w:t>
      </w:r>
      <w:r w:rsidR="00A4488E">
        <w:t xml:space="preserve"> C</w:t>
      </w:r>
      <w:r w:rsidR="00A4488E">
        <w:rPr>
          <w:rStyle w:val="FootnoteReference"/>
        </w:rPr>
        <w:footnoteReference w:id="1825"/>
      </w:r>
    </w:p>
    <w:p w14:paraId="40557585" w14:textId="77777777" w:rsidR="00BD0433" w:rsidRPr="008F792C" w:rsidRDefault="00BD0433" w:rsidP="00815F05">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Of Geras</w:t>
      </w:r>
      <w:r w:rsidRPr="008F792C">
        <w:rPr>
          <w:rStyle w:val="FootnoteReference"/>
        </w:rPr>
        <w:footnoteReference w:id="1826"/>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1:1, 2d (Kosovsky, </w:t>
      </w:r>
      <w:r w:rsidRPr="008F792C">
        <w:rPr>
          <w:i/>
          <w:iCs/>
        </w:rPr>
        <w:t>Yerushalmi</w:t>
      </w:r>
      <w:r w:rsidRPr="008F792C">
        <w:t xml:space="preserve">, 177) </w:t>
      </w:r>
      <w:r w:rsidRPr="008F792C">
        <w:rPr>
          <w:b/>
          <w:bCs/>
        </w:rPr>
        <w:t xml:space="preserve">E: </w:t>
      </w:r>
      <w:r w:rsidRPr="008F792C">
        <w:rPr>
          <w:rFonts w:cs="Times New Roman"/>
          <w:lang w:val="en-GB"/>
        </w:rPr>
        <w:t>–</w:t>
      </w:r>
      <w:r w:rsidRPr="008F792C">
        <w:rPr>
          <w:b/>
          <w:bCs/>
        </w:rPr>
        <w:t xml:space="preserve"> D: </w:t>
      </w:r>
      <w:r w:rsidR="005E458C">
        <w:t>3</w:t>
      </w:r>
      <w:r w:rsidR="005E458C" w:rsidRPr="005E458C">
        <w:rPr>
          <w:vertAlign w:val="superscript"/>
        </w:rPr>
        <w:t>rd</w:t>
      </w:r>
      <w:r w:rsidR="005E458C">
        <w:t>-4</w:t>
      </w:r>
      <w:r w:rsidR="005E458C" w:rsidRPr="005E458C">
        <w:rPr>
          <w:vertAlign w:val="superscript"/>
        </w:rPr>
        <w:t>th</w:t>
      </w:r>
      <w:r w:rsidR="005E458C">
        <w:t xml:space="preserve"> C</w:t>
      </w:r>
      <w:r w:rsidR="005E458C">
        <w:rPr>
          <w:rStyle w:val="FootnoteReference"/>
        </w:rPr>
        <w:footnoteReference w:id="1827"/>
      </w:r>
    </w:p>
    <w:p w14:paraId="298A3CB8" w14:textId="77777777" w:rsidR="00BD0433" w:rsidRPr="008F792C" w:rsidRDefault="00BD0433" w:rsidP="005E458C">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Z</w:t>
      </w:r>
      <w:r>
        <w:t>ebadi</w:t>
      </w:r>
      <w:r w:rsidRPr="008F792C">
        <w:t xml:space="preserve"> (</w:t>
      </w:r>
      <w:r>
        <w:t>2</w:t>
      </w:r>
      <w:r w:rsidRPr="008F792C">
        <w:t xml:space="preserve">)’s </w:t>
      </w:r>
      <w:r>
        <w:t>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1:2, 3b (Kosovsky, </w:t>
      </w:r>
      <w:r w:rsidRPr="008F792C">
        <w:rPr>
          <w:i/>
          <w:iCs/>
        </w:rPr>
        <w:t>Yerushalmi</w:t>
      </w:r>
      <w:r w:rsidRPr="008F792C">
        <w:t xml:space="preserve">, 209) </w:t>
      </w:r>
      <w:r w:rsidRPr="008F792C">
        <w:rPr>
          <w:b/>
          <w:bCs/>
        </w:rPr>
        <w:t xml:space="preserve">E: </w:t>
      </w:r>
      <w:r w:rsidRPr="008F792C">
        <w:rPr>
          <w:rFonts w:cs="Times New Roman"/>
          <w:lang w:val="en-GB"/>
        </w:rPr>
        <w:t>–</w:t>
      </w:r>
      <w:r w:rsidRPr="008F792C">
        <w:rPr>
          <w:b/>
          <w:bCs/>
        </w:rPr>
        <w:t xml:space="preserve"> D: </w:t>
      </w:r>
      <w:r w:rsidR="005E458C">
        <w:rPr>
          <w:lang w:val="it-IT"/>
        </w:rPr>
        <w:t>3</w:t>
      </w:r>
      <w:r w:rsidR="005E458C" w:rsidRPr="00F22B7A">
        <w:rPr>
          <w:vertAlign w:val="superscript"/>
          <w:lang w:val="it-IT"/>
        </w:rPr>
        <w:t>rd</w:t>
      </w:r>
      <w:r w:rsidR="005E458C">
        <w:rPr>
          <w:lang w:val="it-IT"/>
        </w:rPr>
        <w:t xml:space="preserve"> C</w:t>
      </w:r>
      <w:r w:rsidR="005E458C">
        <w:rPr>
          <w:rStyle w:val="FootnoteReference"/>
          <w:lang w:val="it-IT"/>
        </w:rPr>
        <w:footnoteReference w:id="1828"/>
      </w:r>
    </w:p>
    <w:p w14:paraId="37482AAC" w14:textId="77777777" w:rsidR="00BD0433" w:rsidRPr="008F792C" w:rsidRDefault="00BD0433" w:rsidP="006E7DC9">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smartTag w:uri="urn:schemas-microsoft-com:office:smarttags" w:element="place">
        <w:smartTag w:uri="urn:schemas-microsoft-com:office:smarttags" w:element="City">
          <w:r w:rsidRPr="008F792C">
            <w:t>Ada</w:t>
          </w:r>
        </w:smartTag>
      </w:smartTag>
      <w:r>
        <w:t xml:space="preserve"> (1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2:1, 4b (Kosovsky, </w:t>
      </w:r>
      <w:r w:rsidRPr="008F792C">
        <w:rPr>
          <w:i/>
          <w:iCs/>
        </w:rPr>
        <w:t>Yerushalmi</w:t>
      </w:r>
      <w:r w:rsidRPr="008F792C">
        <w:t xml:space="preserve">, 57-8) </w:t>
      </w:r>
      <w:r w:rsidRPr="008F792C">
        <w:rPr>
          <w:b/>
          <w:bCs/>
        </w:rPr>
        <w:t xml:space="preserve">E: </w:t>
      </w:r>
      <w:r w:rsidRPr="008F792C">
        <w:rPr>
          <w:rFonts w:cs="Times New Roman"/>
          <w:lang w:val="en-GB"/>
        </w:rPr>
        <w:t>–</w:t>
      </w:r>
      <w:r w:rsidRPr="008F792C">
        <w:rPr>
          <w:b/>
          <w:bCs/>
        </w:rPr>
        <w:t xml:space="preserve"> D: </w:t>
      </w:r>
      <w:r w:rsidR="006E7DC9">
        <w:rPr>
          <w:rFonts w:cs="Times New Roman"/>
          <w:lang w:val="en-GB"/>
        </w:rPr>
        <w:t>3</w:t>
      </w:r>
      <w:r w:rsidR="006E7DC9" w:rsidRPr="00EE362C">
        <w:rPr>
          <w:rFonts w:cs="Times New Roman"/>
          <w:vertAlign w:val="superscript"/>
          <w:lang w:val="en-GB"/>
        </w:rPr>
        <w:t>rd</w:t>
      </w:r>
      <w:r w:rsidR="006E7DC9">
        <w:rPr>
          <w:rFonts w:cs="Times New Roman"/>
          <w:lang w:val="en-GB"/>
        </w:rPr>
        <w:t xml:space="preserve"> C</w:t>
      </w:r>
      <w:r w:rsidR="006E7DC9">
        <w:rPr>
          <w:rStyle w:val="FootnoteReference"/>
          <w:rFonts w:cs="Times New Roman"/>
          <w:lang w:val="en-GB"/>
        </w:rPr>
        <w:footnoteReference w:id="1829"/>
      </w:r>
    </w:p>
    <w:p w14:paraId="6699DB6E" w14:textId="77777777" w:rsidR="00BD0433" w:rsidRPr="008F792C" w:rsidRDefault="00BD0433" w:rsidP="00815F05">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smartTag w:uri="urn:schemas-microsoft-com:office:smarttags" w:element="place">
        <w:smartTag w:uri="urn:schemas-microsoft-com:office:smarttags" w:element="City">
          <w:r w:rsidRPr="00C02B32">
            <w:t>Bath</w:t>
          </w:r>
        </w:smartTag>
      </w:smartTag>
      <w:r w:rsidRPr="00C02B32">
        <w:t xml:space="preserve"> attendent</w:t>
      </w:r>
      <w:r w:rsidRPr="008F792C">
        <w:rPr>
          <w:rStyle w:val="FootnoteReference"/>
        </w:rPr>
        <w:footnoteReference w:id="1830"/>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2:3, 4c (Kosovsky, </w:t>
      </w:r>
      <w:r w:rsidRPr="008F792C">
        <w:rPr>
          <w:i/>
          <w:iCs/>
        </w:rPr>
        <w:t>Yerushalmi</w:t>
      </w:r>
      <w:r w:rsidRPr="008F792C">
        <w:t xml:space="preserve">, 441) </w:t>
      </w:r>
      <w:r w:rsidRPr="008F792C">
        <w:rPr>
          <w:b/>
          <w:bCs/>
        </w:rPr>
        <w:t xml:space="preserve">E: </w:t>
      </w:r>
      <w:r w:rsidRPr="008F792C">
        <w:rPr>
          <w:rFonts w:cs="Times New Roman"/>
          <w:lang w:val="en-GB"/>
        </w:rPr>
        <w:t>–</w:t>
      </w:r>
      <w:r w:rsidRPr="008F792C">
        <w:rPr>
          <w:b/>
          <w:bCs/>
        </w:rPr>
        <w:t xml:space="preserve"> D: </w:t>
      </w:r>
      <w:r w:rsidR="005E458C">
        <w:t>3</w:t>
      </w:r>
      <w:r w:rsidR="005E458C" w:rsidRPr="005E458C">
        <w:rPr>
          <w:vertAlign w:val="superscript"/>
        </w:rPr>
        <w:t>rd</w:t>
      </w:r>
      <w:r w:rsidR="005E458C">
        <w:t xml:space="preserve"> C</w:t>
      </w:r>
      <w:r w:rsidR="005E458C">
        <w:rPr>
          <w:rStyle w:val="FootnoteReference"/>
        </w:rPr>
        <w:footnoteReference w:id="1831"/>
      </w:r>
    </w:p>
    <w:p w14:paraId="3783E7B9" w14:textId="77777777" w:rsidR="00BD0433" w:rsidRPr="008F792C" w:rsidRDefault="00BD0433" w:rsidP="00810854">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Ahi (4)’s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2:3, 4c (Kosovsky, </w:t>
      </w:r>
      <w:r w:rsidRPr="008F792C">
        <w:rPr>
          <w:i/>
          <w:iCs/>
        </w:rPr>
        <w:t>Yerushalmi</w:t>
      </w:r>
      <w:r w:rsidRPr="008F792C">
        <w:t xml:space="preserve">, 76-81) </w:t>
      </w:r>
      <w:r w:rsidRPr="008F792C">
        <w:rPr>
          <w:b/>
          <w:bCs/>
        </w:rPr>
        <w:t xml:space="preserve">E: </w:t>
      </w:r>
      <w:r w:rsidRPr="008F792C">
        <w:rPr>
          <w:rFonts w:cs="Times New Roman"/>
          <w:lang w:val="en-GB"/>
        </w:rPr>
        <w:t>–</w:t>
      </w:r>
      <w:r w:rsidRPr="008F792C">
        <w:rPr>
          <w:b/>
          <w:bCs/>
        </w:rPr>
        <w:t xml:space="preserve"> D: </w:t>
      </w:r>
      <w:r w:rsidR="00810854" w:rsidRPr="00810854">
        <w:t>3</w:t>
      </w:r>
      <w:r w:rsidR="00810854" w:rsidRPr="00810854">
        <w:rPr>
          <w:vertAlign w:val="superscript"/>
        </w:rPr>
        <w:t>rd</w:t>
      </w:r>
      <w:r w:rsidR="00810854" w:rsidRPr="00810854">
        <w:t xml:space="preserve"> C</w:t>
      </w:r>
      <w:r w:rsidR="00810854">
        <w:rPr>
          <w:rStyle w:val="FootnoteReference"/>
          <w:lang w:val="de-DE"/>
        </w:rPr>
        <w:footnoteReference w:id="1832"/>
      </w:r>
    </w:p>
    <w:p w14:paraId="5A5D7919" w14:textId="77777777" w:rsidR="00BD0433" w:rsidRPr="008F792C" w:rsidRDefault="00BD0433" w:rsidP="00E563B2">
      <w:pPr>
        <w:numPr>
          <w:ilvl w:val="0"/>
          <w:numId w:val="58"/>
        </w:numPr>
        <w:bidi w:val="0"/>
      </w:pPr>
      <w:r w:rsidRPr="008F792C">
        <w:rPr>
          <w:b/>
          <w:bCs/>
        </w:rPr>
        <w:t xml:space="preserve">O: </w:t>
      </w:r>
      <w:r w:rsidRPr="008F792C">
        <w:t>–</w:t>
      </w:r>
      <w:r w:rsidRPr="008F792C">
        <w:rPr>
          <w:b/>
          <w:bCs/>
        </w:rPr>
        <w:t xml:space="preserve"> Ds:</w:t>
      </w:r>
      <w:r w:rsidRPr="008F792C">
        <w:t xml:space="preserve"> Abbayye</w:t>
      </w:r>
      <w:r>
        <w:t xml:space="preserve"> (1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2:3, 4d (Kosovsky, </w:t>
      </w:r>
      <w:r w:rsidRPr="008F792C">
        <w:rPr>
          <w:i/>
          <w:iCs/>
        </w:rPr>
        <w:t>Yerushalmi</w:t>
      </w:r>
      <w:r w:rsidRPr="008F792C">
        <w:t xml:space="preserve">, 52) </w:t>
      </w:r>
      <w:r w:rsidRPr="008F792C">
        <w:rPr>
          <w:b/>
          <w:bCs/>
        </w:rPr>
        <w:t xml:space="preserve">E: </w:t>
      </w:r>
      <w:r w:rsidRPr="008F792C">
        <w:rPr>
          <w:rFonts w:cs="Times New Roman"/>
          <w:lang w:val="en-GB"/>
        </w:rPr>
        <w:t>–</w:t>
      </w:r>
      <w:r w:rsidRPr="008F792C">
        <w:rPr>
          <w:b/>
          <w:bCs/>
        </w:rPr>
        <w:t xml:space="preserve"> D: </w:t>
      </w:r>
      <w:r w:rsidR="00E563B2" w:rsidRPr="000A6E5A">
        <w:t>3</w:t>
      </w:r>
      <w:r w:rsidR="00E563B2" w:rsidRPr="000A6E5A">
        <w:rPr>
          <w:vertAlign w:val="superscript"/>
        </w:rPr>
        <w:t>rd</w:t>
      </w:r>
      <w:r w:rsidR="00E563B2" w:rsidRPr="000A6E5A">
        <w:t xml:space="preserve"> C</w:t>
      </w:r>
      <w:r w:rsidR="00E563B2">
        <w:rPr>
          <w:rStyle w:val="FootnoteReference"/>
          <w:lang w:val="de-DE"/>
        </w:rPr>
        <w:footnoteReference w:id="1833"/>
      </w:r>
    </w:p>
    <w:p w14:paraId="4EFBAC91" w14:textId="77777777" w:rsidR="00BD0433" w:rsidRPr="008F792C" w:rsidRDefault="00BD0433" w:rsidP="000575A9">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00FF62FD">
        <w:t>Abbin</w:t>
      </w:r>
      <w:r>
        <w:t xml:space="preserve"> (5</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3:4, 6c (Kosovsky, </w:t>
      </w:r>
      <w:r w:rsidRPr="008F792C">
        <w:rPr>
          <w:i/>
          <w:iCs/>
        </w:rPr>
        <w:t>Yerushalmi</w:t>
      </w:r>
      <w:r w:rsidRPr="008F792C">
        <w:t xml:space="preserve">, 50) </w:t>
      </w:r>
      <w:r w:rsidRPr="008F792C">
        <w:rPr>
          <w:b/>
          <w:bCs/>
        </w:rPr>
        <w:t xml:space="preserve">E: </w:t>
      </w:r>
      <w:r w:rsidRPr="008F792C">
        <w:rPr>
          <w:rFonts w:cs="Times New Roman"/>
          <w:lang w:val="en-GB"/>
        </w:rPr>
        <w:t>–</w:t>
      </w:r>
      <w:r w:rsidRPr="008F792C">
        <w:rPr>
          <w:b/>
          <w:bCs/>
        </w:rPr>
        <w:t xml:space="preserve"> D: </w:t>
      </w:r>
      <w:r w:rsidR="000575A9">
        <w:rPr>
          <w:rFonts w:cs="Times New Roman"/>
          <w:lang w:val="en-GB"/>
        </w:rPr>
        <w:t>3</w:t>
      </w:r>
      <w:r w:rsidR="000575A9" w:rsidRPr="00515085">
        <w:rPr>
          <w:rFonts w:cs="Times New Roman"/>
          <w:vertAlign w:val="superscript"/>
          <w:lang w:val="en-GB"/>
        </w:rPr>
        <w:t>rd</w:t>
      </w:r>
      <w:r w:rsidR="000575A9">
        <w:rPr>
          <w:rFonts w:cs="Times New Roman"/>
          <w:lang w:val="en-GB"/>
        </w:rPr>
        <w:t>-4</w:t>
      </w:r>
      <w:r w:rsidR="000575A9" w:rsidRPr="00515085">
        <w:rPr>
          <w:rFonts w:cs="Times New Roman"/>
          <w:vertAlign w:val="superscript"/>
          <w:lang w:val="en-GB"/>
        </w:rPr>
        <w:t>th</w:t>
      </w:r>
      <w:r w:rsidR="000575A9">
        <w:rPr>
          <w:rFonts w:cs="Times New Roman"/>
          <w:lang w:val="en-GB"/>
        </w:rPr>
        <w:t xml:space="preserve"> C</w:t>
      </w:r>
      <w:r w:rsidR="000575A9">
        <w:rPr>
          <w:rStyle w:val="FootnoteReference"/>
          <w:rFonts w:cs="Times New Roman"/>
          <w:lang w:val="en-GB"/>
        </w:rPr>
        <w:footnoteReference w:id="1834"/>
      </w:r>
    </w:p>
    <w:p w14:paraId="28181384" w14:textId="77777777" w:rsidR="00BD0433" w:rsidRPr="008F792C" w:rsidRDefault="00BD0433" w:rsidP="00F12800">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t>Sosias (3</w:t>
      </w:r>
      <w:r w:rsidRPr="008F792C">
        <w:t xml:space="preserve">)’s son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4:1, 7d (Kosovsky, </w:t>
      </w:r>
      <w:r w:rsidRPr="008F792C">
        <w:rPr>
          <w:i/>
          <w:iCs/>
        </w:rPr>
        <w:t>Yerushalmi</w:t>
      </w:r>
      <w:r w:rsidRPr="008F792C">
        <w:t xml:space="preserve">, 441) </w:t>
      </w:r>
      <w:r w:rsidRPr="008F792C">
        <w:rPr>
          <w:b/>
          <w:bCs/>
        </w:rPr>
        <w:t xml:space="preserve">E: </w:t>
      </w:r>
      <w:r w:rsidRPr="008F792C">
        <w:rPr>
          <w:rFonts w:cs="Times New Roman"/>
          <w:lang w:val="en-GB"/>
        </w:rPr>
        <w:t>–</w:t>
      </w:r>
      <w:r w:rsidRPr="008F792C">
        <w:rPr>
          <w:b/>
          <w:bCs/>
        </w:rPr>
        <w:t xml:space="preserve"> D: </w:t>
      </w:r>
      <w:r w:rsidR="00F12800">
        <w:rPr>
          <w:lang w:val="it-IT"/>
        </w:rPr>
        <w:t>4</w:t>
      </w:r>
      <w:r w:rsidR="00F12800" w:rsidRPr="001276CF">
        <w:rPr>
          <w:vertAlign w:val="superscript"/>
          <w:lang w:val="it-IT"/>
        </w:rPr>
        <w:t>th</w:t>
      </w:r>
      <w:r w:rsidR="00F12800">
        <w:rPr>
          <w:lang w:val="it-IT"/>
        </w:rPr>
        <w:t xml:space="preserve"> C</w:t>
      </w:r>
      <w:r w:rsidR="00F12800">
        <w:rPr>
          <w:rStyle w:val="FootnoteReference"/>
          <w:lang w:val="it-IT"/>
        </w:rPr>
        <w:footnoteReference w:id="1835"/>
      </w:r>
    </w:p>
    <w:p w14:paraId="3EB16474" w14:textId="77777777" w:rsidR="00BD0433" w:rsidRPr="008F792C" w:rsidRDefault="00BD0433" w:rsidP="00815F05">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Of Kfar Hanan</w:t>
      </w:r>
      <w:r w:rsidRPr="008F792C">
        <w:rPr>
          <w:rStyle w:val="FootnoteReference"/>
        </w:rPr>
        <w:footnoteReference w:id="1836"/>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5:2, 9b (Kosovsky, </w:t>
      </w:r>
      <w:r w:rsidRPr="008F792C">
        <w:rPr>
          <w:i/>
          <w:iCs/>
        </w:rPr>
        <w:t>Yerushalmi</w:t>
      </w:r>
      <w:r w:rsidRPr="008F792C">
        <w:t xml:space="preserve">, 264) </w:t>
      </w:r>
      <w:r w:rsidRPr="008F792C">
        <w:rPr>
          <w:b/>
          <w:bCs/>
        </w:rPr>
        <w:t xml:space="preserve">E: </w:t>
      </w:r>
      <w:r w:rsidRPr="008F792C">
        <w:rPr>
          <w:rFonts w:cs="Times New Roman"/>
          <w:lang w:val="en-GB"/>
        </w:rPr>
        <w:t>–</w:t>
      </w:r>
      <w:r w:rsidRPr="008F792C">
        <w:rPr>
          <w:b/>
          <w:bCs/>
        </w:rPr>
        <w:t xml:space="preserve"> D: </w:t>
      </w:r>
      <w:r w:rsidR="005E458C">
        <w:t>3</w:t>
      </w:r>
      <w:r w:rsidR="005E458C" w:rsidRPr="005E458C">
        <w:rPr>
          <w:vertAlign w:val="superscript"/>
        </w:rPr>
        <w:t>rd</w:t>
      </w:r>
      <w:r w:rsidR="005E458C">
        <w:t xml:space="preserve"> C</w:t>
      </w:r>
      <w:r w:rsidR="005E458C">
        <w:rPr>
          <w:rStyle w:val="FootnoteReference"/>
        </w:rPr>
        <w:footnoteReference w:id="1837"/>
      </w:r>
    </w:p>
    <w:p w14:paraId="36678424" w14:textId="77777777" w:rsidR="00BD0433" w:rsidRPr="008F792C" w:rsidRDefault="00BD0433" w:rsidP="00190D80">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Abba (</w:t>
      </w:r>
      <w:r w:rsidR="00210CF5">
        <w:t>16</w:t>
      </w:r>
      <w:r w:rsidRPr="008F792C">
        <w:t xml:space="preserve">)’s father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6:1, 10b (Kosovsky, </w:t>
      </w:r>
      <w:r w:rsidRPr="008F792C">
        <w:rPr>
          <w:i/>
          <w:iCs/>
        </w:rPr>
        <w:t>Yerushalmi</w:t>
      </w:r>
      <w:r w:rsidRPr="008F792C">
        <w:t xml:space="preserve">, 14) </w:t>
      </w:r>
      <w:r w:rsidRPr="008F792C">
        <w:rPr>
          <w:b/>
          <w:bCs/>
        </w:rPr>
        <w:t xml:space="preserve">E: </w:t>
      </w:r>
      <w:r w:rsidRPr="008F792C">
        <w:rPr>
          <w:rFonts w:cs="Times New Roman"/>
          <w:lang w:val="en-GB"/>
        </w:rPr>
        <w:t>–</w:t>
      </w:r>
      <w:r w:rsidRPr="008F792C">
        <w:rPr>
          <w:b/>
          <w:bCs/>
        </w:rPr>
        <w:t xml:space="preserve"> D: </w:t>
      </w:r>
      <w:r w:rsidR="00190D80" w:rsidRPr="001414A0">
        <w:t>3</w:t>
      </w:r>
      <w:r w:rsidR="00190D80" w:rsidRPr="001414A0">
        <w:rPr>
          <w:vertAlign w:val="superscript"/>
        </w:rPr>
        <w:t>rd</w:t>
      </w:r>
      <w:r w:rsidR="00190D80" w:rsidRPr="001414A0">
        <w:t xml:space="preserve"> C</w:t>
      </w:r>
      <w:r w:rsidR="00190D80">
        <w:rPr>
          <w:rStyle w:val="FootnoteReference"/>
          <w:lang w:val="de-DE"/>
        </w:rPr>
        <w:footnoteReference w:id="1838"/>
      </w:r>
    </w:p>
    <w:p w14:paraId="3C45364A" w14:textId="77777777" w:rsidR="00BD0433" w:rsidRPr="008F792C" w:rsidRDefault="00BD0433" w:rsidP="006667F9">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Of Kfar Nevoraya</w:t>
      </w:r>
      <w:r w:rsidRPr="008F792C">
        <w:rPr>
          <w:rStyle w:val="FootnoteReference"/>
        </w:rPr>
        <w:footnoteReference w:id="1839"/>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9:1, 12d (Kosovsky, </w:t>
      </w:r>
      <w:r w:rsidRPr="008F792C">
        <w:rPr>
          <w:i/>
          <w:iCs/>
        </w:rPr>
        <w:t>Yerushalmi</w:t>
      </w:r>
      <w:r w:rsidRPr="008F792C">
        <w:t xml:space="preserve">, 441) </w:t>
      </w:r>
      <w:r w:rsidRPr="008F792C">
        <w:rPr>
          <w:b/>
          <w:bCs/>
        </w:rPr>
        <w:t xml:space="preserve">E: </w:t>
      </w:r>
      <w:r w:rsidRPr="008F792C">
        <w:rPr>
          <w:rFonts w:cs="Times New Roman"/>
          <w:lang w:val="en-GB"/>
        </w:rPr>
        <w:t>Chri</w:t>
      </w:r>
      <w:r w:rsidRPr="008F792C">
        <w:rPr>
          <w:rFonts w:cs="Times New Roman"/>
          <w:lang w:val="en-GB"/>
        </w:rPr>
        <w:t>s</w:t>
      </w:r>
      <w:r w:rsidRPr="008F792C">
        <w:rPr>
          <w:rFonts w:cs="Times New Roman"/>
          <w:lang w:val="en-GB"/>
        </w:rPr>
        <w:t>tian?</w:t>
      </w:r>
      <w:r w:rsidRPr="008F792C">
        <w:rPr>
          <w:rStyle w:val="FootnoteReference"/>
          <w:rFonts w:cs="Times New Roman"/>
          <w:lang w:val="en-GB"/>
        </w:rPr>
        <w:footnoteReference w:id="1840"/>
      </w:r>
      <w:r w:rsidRPr="008F792C">
        <w:rPr>
          <w:b/>
          <w:bCs/>
        </w:rPr>
        <w:t xml:space="preserve"> D: </w:t>
      </w:r>
      <w:r w:rsidR="006667F9">
        <w:rPr>
          <w:lang w:val="it-IT"/>
        </w:rPr>
        <w:t>4</w:t>
      </w:r>
      <w:r w:rsidR="006667F9" w:rsidRPr="00623D58">
        <w:rPr>
          <w:vertAlign w:val="superscript"/>
          <w:lang w:val="it-IT"/>
        </w:rPr>
        <w:t>th</w:t>
      </w:r>
      <w:r w:rsidR="006667F9">
        <w:rPr>
          <w:lang w:val="it-IT"/>
        </w:rPr>
        <w:t xml:space="preserve"> C</w:t>
      </w:r>
      <w:r w:rsidR="006667F9">
        <w:rPr>
          <w:rStyle w:val="FootnoteReference"/>
          <w:lang w:val="it-IT"/>
        </w:rPr>
        <w:footnoteReference w:id="1841"/>
      </w:r>
    </w:p>
    <w:p w14:paraId="46408D39" w14:textId="77777777" w:rsidR="00BD0433" w:rsidRPr="008F792C" w:rsidRDefault="00BD0433" w:rsidP="006667F9">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Joseph (</w:t>
      </w:r>
      <w:r>
        <w:t>16</w:t>
      </w:r>
      <w:r w:rsidRPr="008F792C">
        <w:t xml:space="preserve">)’s father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9:2, 14a (Kosovsky, </w:t>
      </w:r>
      <w:r w:rsidRPr="008F792C">
        <w:rPr>
          <w:i/>
          <w:iCs/>
        </w:rPr>
        <w:t>Yerushalmi</w:t>
      </w:r>
      <w:r w:rsidRPr="008F792C">
        <w:t xml:space="preserve">, 431) </w:t>
      </w:r>
      <w:r w:rsidRPr="008F792C">
        <w:rPr>
          <w:b/>
          <w:bCs/>
        </w:rPr>
        <w:t xml:space="preserve">E: </w:t>
      </w:r>
      <w:r w:rsidRPr="008F792C">
        <w:rPr>
          <w:rFonts w:cs="Times New Roman"/>
          <w:lang w:val="en-GB"/>
        </w:rPr>
        <w:t>–</w:t>
      </w:r>
      <w:r w:rsidRPr="008F792C">
        <w:rPr>
          <w:b/>
          <w:bCs/>
        </w:rPr>
        <w:t xml:space="preserve"> D: </w:t>
      </w:r>
      <w:r w:rsidR="006667F9">
        <w:rPr>
          <w:rFonts w:cs="Times New Roman"/>
        </w:rPr>
        <w:t>Pre-400</w:t>
      </w:r>
      <w:r w:rsidR="006667F9">
        <w:rPr>
          <w:rStyle w:val="FootnoteReference"/>
          <w:rFonts w:cs="Times New Roman"/>
        </w:rPr>
        <w:footnoteReference w:id="1842"/>
      </w:r>
    </w:p>
    <w:p w14:paraId="3576A377" w14:textId="77777777" w:rsidR="00BD0433" w:rsidRPr="00E4703F" w:rsidRDefault="00BD0433" w:rsidP="00E4703F">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Pr="00E4703F">
        <w:t xml:space="preserve">Abbayye (2)’s son </w:t>
      </w:r>
      <w:r w:rsidRPr="00E4703F">
        <w:rPr>
          <w:b/>
          <w:bCs/>
        </w:rPr>
        <w:t>F:</w:t>
      </w:r>
      <w:r w:rsidRPr="00E4703F">
        <w:t xml:space="preserve"> </w:t>
      </w:r>
      <w:r w:rsidRPr="00E4703F">
        <w:rPr>
          <w:rFonts w:cs="Times New Roman"/>
          <w:lang w:val="en-GB"/>
        </w:rPr>
        <w:t>–</w:t>
      </w:r>
      <w:r w:rsidRPr="00E4703F">
        <w:t xml:space="preserve"> </w:t>
      </w:r>
      <w:r w:rsidRPr="00E4703F">
        <w:rPr>
          <w:b/>
          <w:bCs/>
        </w:rPr>
        <w:t>S:</w:t>
      </w:r>
      <w:r w:rsidRPr="00E4703F">
        <w:t xml:space="preserve"> </w:t>
      </w:r>
      <w:r w:rsidRPr="00E4703F">
        <w:rPr>
          <w:i/>
          <w:iCs/>
        </w:rPr>
        <w:t xml:space="preserve">yShevi </w:t>
      </w:r>
      <w:r w:rsidRPr="00E4703F">
        <w:t xml:space="preserve">2:6, 33d (Kosovsky, </w:t>
      </w:r>
      <w:r w:rsidRPr="00E4703F">
        <w:rPr>
          <w:i/>
          <w:iCs/>
        </w:rPr>
        <w:t>Yerushalmi</w:t>
      </w:r>
      <w:r w:rsidRPr="00E4703F">
        <w:t xml:space="preserve">, 11) </w:t>
      </w:r>
      <w:r w:rsidRPr="00E4703F">
        <w:rPr>
          <w:b/>
          <w:bCs/>
        </w:rPr>
        <w:t xml:space="preserve">E: </w:t>
      </w:r>
      <w:r w:rsidRPr="00E4703F">
        <w:rPr>
          <w:rFonts w:cs="Times New Roman"/>
          <w:lang w:val="en-GB"/>
        </w:rPr>
        <w:t>–</w:t>
      </w:r>
      <w:r w:rsidRPr="00E4703F">
        <w:rPr>
          <w:b/>
          <w:bCs/>
        </w:rPr>
        <w:t xml:space="preserve"> D: </w:t>
      </w:r>
      <w:r w:rsidR="00E4703F" w:rsidRPr="00E4703F">
        <w:rPr>
          <w:rFonts w:cs="Times New Roman"/>
        </w:rPr>
        <w:t>Pre-400</w:t>
      </w:r>
      <w:r w:rsidR="00E4703F" w:rsidRPr="00E4703F">
        <w:rPr>
          <w:rStyle w:val="FootnoteReference"/>
          <w:rFonts w:cs="Times New Roman"/>
        </w:rPr>
        <w:footnoteReference w:id="1843"/>
      </w:r>
    </w:p>
    <w:p w14:paraId="2369EB51" w14:textId="77777777" w:rsidR="00BD0433" w:rsidRPr="008F792C" w:rsidRDefault="00BD0433" w:rsidP="00433947">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Jacob (</w:t>
      </w:r>
      <w:r>
        <w:t>20</w:t>
      </w:r>
      <w:r w:rsidRPr="008F792C">
        <w:t xml:space="preserve">)’s </w:t>
      </w:r>
      <w:r>
        <w:t xml:space="preserve">maternal </w:t>
      </w:r>
      <w:r w:rsidRPr="008F792C">
        <w:t>grandson</w:t>
      </w:r>
      <w:r>
        <w:rPr>
          <w:rStyle w:val="FootnoteReference"/>
        </w:rPr>
        <w:footnoteReference w:id="1844"/>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yMSh </w:t>
      </w:r>
      <w:r w:rsidRPr="008F792C">
        <w:t xml:space="preserve">5:1, 55d (Kosovsky, </w:t>
      </w:r>
      <w:r w:rsidRPr="008F792C">
        <w:rPr>
          <w:i/>
          <w:iCs/>
        </w:rPr>
        <w:t>Yerushalmi</w:t>
      </w:r>
      <w:r w:rsidRPr="008F792C">
        <w:t xml:space="preserve">, 441) </w:t>
      </w:r>
      <w:r w:rsidRPr="008F792C">
        <w:rPr>
          <w:b/>
          <w:bCs/>
        </w:rPr>
        <w:t xml:space="preserve">E: </w:t>
      </w:r>
      <w:r w:rsidRPr="008F792C">
        <w:rPr>
          <w:rFonts w:cs="Times New Roman"/>
          <w:lang w:val="en-GB"/>
        </w:rPr>
        <w:t>–</w:t>
      </w:r>
      <w:r w:rsidRPr="008F792C">
        <w:rPr>
          <w:b/>
          <w:bCs/>
        </w:rPr>
        <w:t xml:space="preserve"> D: </w:t>
      </w:r>
      <w:r w:rsidR="00022F39">
        <w:t>3</w:t>
      </w:r>
      <w:r w:rsidR="00022F39" w:rsidRPr="00D20B3C">
        <w:rPr>
          <w:vertAlign w:val="superscript"/>
        </w:rPr>
        <w:t>rd</w:t>
      </w:r>
      <w:r w:rsidR="00022F39">
        <w:t>-4</w:t>
      </w:r>
      <w:r w:rsidR="00022F39" w:rsidRPr="00D20B3C">
        <w:rPr>
          <w:vertAlign w:val="superscript"/>
        </w:rPr>
        <w:t>th</w:t>
      </w:r>
      <w:r w:rsidR="00022F39">
        <w:t xml:space="preserve"> C</w:t>
      </w:r>
      <w:r w:rsidR="00022F39">
        <w:rPr>
          <w:rStyle w:val="FootnoteReference"/>
        </w:rPr>
        <w:footnoteReference w:id="1845"/>
      </w:r>
    </w:p>
    <w:p w14:paraId="31754929" w14:textId="77777777" w:rsidR="00BD0433" w:rsidRPr="008F792C" w:rsidRDefault="00BD0433" w:rsidP="00E11A91">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Jacob (</w:t>
      </w:r>
      <w:r>
        <w:t>19</w:t>
      </w:r>
      <w:r w:rsidRPr="008F792C">
        <w:t xml:space="preserve">)’s </w:t>
      </w:r>
      <w:r>
        <w:t xml:space="preserve">maternal </w:t>
      </w:r>
      <w:r w:rsidRPr="008F792C">
        <w:t>grandfather</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yMSh </w:t>
      </w:r>
      <w:r w:rsidRPr="008F792C">
        <w:t xml:space="preserve">5:1, 55d (Kosovsky, </w:t>
      </w:r>
      <w:r w:rsidRPr="008F792C">
        <w:rPr>
          <w:i/>
          <w:iCs/>
        </w:rPr>
        <w:t>Yerushalmi</w:t>
      </w:r>
      <w:r w:rsidRPr="008F792C">
        <w:t xml:space="preserve">, 441) </w:t>
      </w:r>
      <w:r w:rsidRPr="008F792C">
        <w:rPr>
          <w:b/>
          <w:bCs/>
        </w:rPr>
        <w:t xml:space="preserve">E: </w:t>
      </w:r>
      <w:r w:rsidRPr="008F792C">
        <w:rPr>
          <w:rFonts w:cs="Times New Roman"/>
          <w:lang w:val="en-GB"/>
        </w:rPr>
        <w:t>–</w:t>
      </w:r>
      <w:r w:rsidRPr="008F792C">
        <w:rPr>
          <w:b/>
          <w:bCs/>
        </w:rPr>
        <w:t xml:space="preserve"> D: </w:t>
      </w:r>
      <w:r w:rsidR="00022F39">
        <w:t>3</w:t>
      </w:r>
      <w:r w:rsidR="00022F39" w:rsidRPr="00D20B3C">
        <w:rPr>
          <w:vertAlign w:val="superscript"/>
        </w:rPr>
        <w:t>rd</w:t>
      </w:r>
      <w:r w:rsidR="00022F39">
        <w:t>-4</w:t>
      </w:r>
      <w:r w:rsidR="00022F39" w:rsidRPr="00D20B3C">
        <w:rPr>
          <w:vertAlign w:val="superscript"/>
        </w:rPr>
        <w:t>th</w:t>
      </w:r>
      <w:r w:rsidR="00022F39">
        <w:t xml:space="preserve"> C</w:t>
      </w:r>
      <w:r w:rsidR="00022F39">
        <w:rPr>
          <w:rStyle w:val="FootnoteReference"/>
        </w:rPr>
        <w:footnoteReference w:id="1846"/>
      </w:r>
    </w:p>
    <w:p w14:paraId="7B846F5A" w14:textId="77777777" w:rsidR="00BD0433" w:rsidRPr="008F792C" w:rsidRDefault="00BD0433" w:rsidP="00815F05">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Of Gebul</w:t>
      </w:r>
      <w:r w:rsidRPr="008F792C">
        <w:rPr>
          <w:rStyle w:val="FootnoteReference"/>
        </w:rPr>
        <w:footnoteReference w:id="1847"/>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yHal </w:t>
      </w:r>
      <w:r w:rsidRPr="008F792C">
        <w:t xml:space="preserve">3:1, 59a (Kosovsky, </w:t>
      </w:r>
      <w:r w:rsidRPr="008F792C">
        <w:rPr>
          <w:i/>
          <w:iCs/>
        </w:rPr>
        <w:t>Yerushalmi</w:t>
      </w:r>
      <w:r w:rsidRPr="008F792C">
        <w:t xml:space="preserve">, 161) </w:t>
      </w:r>
      <w:r w:rsidRPr="008F792C">
        <w:rPr>
          <w:b/>
          <w:bCs/>
        </w:rPr>
        <w:t xml:space="preserve">E: </w:t>
      </w:r>
      <w:r w:rsidRPr="008F792C">
        <w:rPr>
          <w:rFonts w:cs="Times New Roman"/>
          <w:lang w:val="en-GB"/>
        </w:rPr>
        <w:t>–</w:t>
      </w:r>
      <w:r w:rsidRPr="008F792C">
        <w:rPr>
          <w:b/>
          <w:bCs/>
        </w:rPr>
        <w:t xml:space="preserve"> D: </w:t>
      </w:r>
      <w:r w:rsidR="00022F39">
        <w:rPr>
          <w:rFonts w:cs="Times New Roman"/>
          <w:lang w:val="en-GB"/>
        </w:rPr>
        <w:t>3</w:t>
      </w:r>
      <w:r w:rsidR="00022F39" w:rsidRPr="002B189E">
        <w:rPr>
          <w:rFonts w:cs="Times New Roman"/>
          <w:vertAlign w:val="superscript"/>
          <w:lang w:val="en-GB"/>
        </w:rPr>
        <w:t>rd</w:t>
      </w:r>
      <w:r w:rsidR="00022F39">
        <w:rPr>
          <w:rFonts w:cs="Times New Roman"/>
          <w:lang w:val="en-GB"/>
        </w:rPr>
        <w:t xml:space="preserve"> C</w:t>
      </w:r>
      <w:r w:rsidR="00022F39">
        <w:rPr>
          <w:rStyle w:val="FootnoteReference"/>
          <w:rFonts w:cs="Times New Roman"/>
          <w:lang w:val="en-GB"/>
        </w:rPr>
        <w:footnoteReference w:id="1848"/>
      </w:r>
    </w:p>
    <w:p w14:paraId="22B0B826" w14:textId="77777777" w:rsidR="00BD0433" w:rsidRPr="008F792C" w:rsidRDefault="00BD0433" w:rsidP="00D162C2">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Dositheus (</w:t>
      </w:r>
      <w:r>
        <w:t>3</w:t>
      </w:r>
      <w:r w:rsidRPr="008F792C">
        <w:t xml:space="preserve">)’s son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yShab </w:t>
      </w:r>
      <w:r w:rsidRPr="008F792C">
        <w:t xml:space="preserve">7:1, 9b (Kosovsky, </w:t>
      </w:r>
      <w:r w:rsidRPr="008F792C">
        <w:rPr>
          <w:i/>
          <w:iCs/>
        </w:rPr>
        <w:t>Yerushalmi</w:t>
      </w:r>
      <w:r w:rsidRPr="008F792C">
        <w:t xml:space="preserve">, 183) </w:t>
      </w:r>
      <w:r w:rsidRPr="008F792C">
        <w:rPr>
          <w:b/>
          <w:bCs/>
        </w:rPr>
        <w:t xml:space="preserve">E: </w:t>
      </w:r>
      <w:r w:rsidRPr="008F792C">
        <w:rPr>
          <w:rFonts w:cs="Times New Roman"/>
          <w:lang w:val="en-GB"/>
        </w:rPr>
        <w:t>–</w:t>
      </w:r>
      <w:r w:rsidRPr="008F792C">
        <w:rPr>
          <w:b/>
          <w:bCs/>
        </w:rPr>
        <w:t xml:space="preserve"> D: </w:t>
      </w:r>
      <w:r w:rsidR="00D162C2">
        <w:rPr>
          <w:rFonts w:cs="Times New Roman"/>
        </w:rPr>
        <w:t>Pre-400</w:t>
      </w:r>
      <w:r w:rsidR="00D162C2">
        <w:rPr>
          <w:rStyle w:val="FootnoteReference"/>
          <w:rFonts w:cs="Times New Roman"/>
        </w:rPr>
        <w:footnoteReference w:id="1849"/>
      </w:r>
    </w:p>
    <w:p w14:paraId="7095455F" w14:textId="77777777" w:rsidR="00BD0433" w:rsidRPr="008F792C" w:rsidRDefault="00BD0433" w:rsidP="007575C3">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Of Efratyim</w:t>
      </w:r>
      <w:r w:rsidRPr="008F792C">
        <w:rPr>
          <w:rStyle w:val="FootnoteReference"/>
          <w:rFonts w:cs="Times New Roman"/>
          <w:rtl/>
        </w:rPr>
        <w:footnoteReference w:id="1850"/>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yShab </w:t>
      </w:r>
      <w:r w:rsidRPr="008F792C">
        <w:t xml:space="preserve">14:3, 14c (Kosovsky, </w:t>
      </w:r>
      <w:r w:rsidRPr="008F792C">
        <w:rPr>
          <w:i/>
          <w:iCs/>
        </w:rPr>
        <w:t>Yerushalmi</w:t>
      </w:r>
      <w:r w:rsidRPr="008F792C">
        <w:t xml:space="preserve">, 441) </w:t>
      </w:r>
      <w:r w:rsidRPr="008F792C">
        <w:rPr>
          <w:b/>
          <w:bCs/>
        </w:rPr>
        <w:t xml:space="preserve">E: </w:t>
      </w:r>
      <w:r w:rsidR="007575C3">
        <w:rPr>
          <w:rFonts w:cs="Times New Roman"/>
          <w:lang w:val="en-GB"/>
        </w:rPr>
        <w:t>Babylon</w:t>
      </w:r>
      <w:r w:rsidR="007575C3">
        <w:rPr>
          <w:rFonts w:cs="Times New Roman"/>
          <w:lang w:val="en-GB"/>
        </w:rPr>
        <w:t>i</w:t>
      </w:r>
      <w:r w:rsidR="007575C3">
        <w:rPr>
          <w:rFonts w:cs="Times New Roman"/>
          <w:lang w:val="en-GB"/>
        </w:rPr>
        <w:t>an?</w:t>
      </w:r>
      <w:r w:rsidR="007575C3">
        <w:rPr>
          <w:rStyle w:val="FootnoteReference"/>
          <w:rFonts w:cs="Times New Roman"/>
          <w:lang w:val="en-GB"/>
        </w:rPr>
        <w:footnoteReference w:id="1851"/>
      </w:r>
      <w:r w:rsidR="007575C3" w:rsidRPr="008F792C">
        <w:rPr>
          <w:b/>
          <w:bCs/>
        </w:rPr>
        <w:t xml:space="preserve"> </w:t>
      </w:r>
      <w:r w:rsidRPr="008F792C">
        <w:rPr>
          <w:b/>
          <w:bCs/>
        </w:rPr>
        <w:t xml:space="preserve">D: </w:t>
      </w:r>
      <w:r w:rsidR="00E96807">
        <w:t>3</w:t>
      </w:r>
      <w:r w:rsidR="00E96807" w:rsidRPr="00E96807">
        <w:rPr>
          <w:vertAlign w:val="superscript"/>
        </w:rPr>
        <w:t>rd</w:t>
      </w:r>
      <w:r w:rsidR="00E96807">
        <w:t xml:space="preserve"> C</w:t>
      </w:r>
      <w:r w:rsidR="00E96807">
        <w:rPr>
          <w:rStyle w:val="FootnoteReference"/>
        </w:rPr>
        <w:footnoteReference w:id="1852"/>
      </w:r>
      <w:r w:rsidRPr="008F792C">
        <w:rPr>
          <w:b/>
          <w:bCs/>
        </w:rPr>
        <w:t xml:space="preserve"> </w:t>
      </w:r>
    </w:p>
    <w:p w14:paraId="299336DD" w14:textId="77777777" w:rsidR="00BD0433" w:rsidRPr="008F792C" w:rsidRDefault="00BD0433" w:rsidP="00E96807">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Pr="008F792C">
        <w:rPr>
          <w:rFonts w:cs="Times New Roman"/>
          <w:lang w:val="en-GB"/>
        </w:rPr>
        <w:t>–</w:t>
      </w:r>
      <w:r w:rsidR="00D35D32">
        <w:rPr>
          <w:rStyle w:val="FootnoteReference"/>
          <w:rFonts w:cs="Times New Roman"/>
          <w:lang w:val="en-GB"/>
        </w:rPr>
        <w:footnoteReference w:id="1853"/>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yEruv </w:t>
      </w:r>
      <w:r w:rsidRPr="008F792C">
        <w:t xml:space="preserve">8:4, 25a (Kosovsky, </w:t>
      </w:r>
      <w:r w:rsidRPr="008F792C">
        <w:rPr>
          <w:i/>
          <w:iCs/>
        </w:rPr>
        <w:t>Yerushalmi</w:t>
      </w:r>
      <w:r w:rsidRPr="008F792C">
        <w:t xml:space="preserve">, 440-1) </w:t>
      </w:r>
      <w:r w:rsidRPr="008F792C">
        <w:rPr>
          <w:b/>
          <w:bCs/>
        </w:rPr>
        <w:t xml:space="preserve">E: </w:t>
      </w:r>
      <w:r w:rsidRPr="008F792C">
        <w:rPr>
          <w:rFonts w:cs="Times New Roman"/>
          <w:lang w:val="en-GB"/>
        </w:rPr>
        <w:t>–</w:t>
      </w:r>
      <w:r w:rsidRPr="008F792C">
        <w:rPr>
          <w:b/>
          <w:bCs/>
        </w:rPr>
        <w:t xml:space="preserve"> D: </w:t>
      </w:r>
      <w:r w:rsidR="00E96807">
        <w:rPr>
          <w:rFonts w:cs="Times New Roman"/>
        </w:rPr>
        <w:t>Pre-400</w:t>
      </w:r>
      <w:r w:rsidR="00E96807">
        <w:rPr>
          <w:rStyle w:val="FootnoteReference"/>
          <w:rFonts w:cs="Times New Roman"/>
        </w:rPr>
        <w:footnoteReference w:id="1854"/>
      </w:r>
    </w:p>
    <w:p w14:paraId="0FAC7EC0" w14:textId="77777777" w:rsidR="00BD0433" w:rsidRPr="008F792C" w:rsidRDefault="00BD0433" w:rsidP="00E96807">
      <w:pPr>
        <w:numPr>
          <w:ilvl w:val="0"/>
          <w:numId w:val="58"/>
        </w:numPr>
        <w:bidi w:val="0"/>
      </w:pPr>
      <w:r w:rsidRPr="008F792C">
        <w:rPr>
          <w:b/>
          <w:bCs/>
        </w:rPr>
        <w:t xml:space="preserve">O: </w:t>
      </w:r>
      <w:r w:rsidRPr="008F792C">
        <w:t>–</w:t>
      </w:r>
      <w:r w:rsidRPr="008F792C">
        <w:rPr>
          <w:b/>
          <w:bCs/>
        </w:rPr>
        <w:t xml:space="preserve"> Ds:</w:t>
      </w:r>
      <w:r w:rsidRPr="008F792C">
        <w:t xml:space="preserve"> Yaflit</w:t>
      </w:r>
      <w:r>
        <w:rPr>
          <w:rFonts w:cs="Times New Roman"/>
        </w:rPr>
        <w:t>̣</w:t>
      </w:r>
      <w:r w:rsidRPr="008F792C">
        <w:t>i (</w:t>
      </w:r>
      <w:r>
        <w:t>1</w:t>
      </w:r>
      <w:r w:rsidRPr="008F792C">
        <w:t xml:space="preserve">)’s son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ySuk </w:t>
      </w:r>
      <w:r w:rsidRPr="008F792C">
        <w:t xml:space="preserve">2:5, 53a (Kosovsky, </w:t>
      </w:r>
      <w:r w:rsidRPr="008F792C">
        <w:rPr>
          <w:i/>
          <w:iCs/>
        </w:rPr>
        <w:t>Yerushalmi</w:t>
      </w:r>
      <w:r w:rsidRPr="008F792C">
        <w:t xml:space="preserve">, 441) </w:t>
      </w:r>
      <w:r w:rsidRPr="008F792C">
        <w:rPr>
          <w:b/>
          <w:bCs/>
        </w:rPr>
        <w:t xml:space="preserve">E: </w:t>
      </w:r>
      <w:r w:rsidRPr="008F792C">
        <w:rPr>
          <w:rFonts w:cs="Times New Roman"/>
          <w:lang w:val="en-GB"/>
        </w:rPr>
        <w:t>–</w:t>
      </w:r>
      <w:r w:rsidRPr="008F792C">
        <w:rPr>
          <w:b/>
          <w:bCs/>
        </w:rPr>
        <w:t xml:space="preserve"> D: </w:t>
      </w:r>
      <w:r w:rsidR="00E96807">
        <w:t>4</w:t>
      </w:r>
      <w:r w:rsidR="00E96807" w:rsidRPr="00E96807">
        <w:rPr>
          <w:vertAlign w:val="superscript"/>
        </w:rPr>
        <w:t>th</w:t>
      </w:r>
      <w:r w:rsidR="00E96807">
        <w:t xml:space="preserve"> C</w:t>
      </w:r>
      <w:r w:rsidR="00E96807">
        <w:rPr>
          <w:rStyle w:val="FootnoteReference"/>
        </w:rPr>
        <w:footnoteReference w:id="1855"/>
      </w:r>
    </w:p>
    <w:p w14:paraId="678743A5" w14:textId="77777777" w:rsidR="00BD0433" w:rsidRPr="008F792C" w:rsidRDefault="00BD0433" w:rsidP="005971D6">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A</w:t>
      </w:r>
      <w:r>
        <w:t>mi (7</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yKet </w:t>
      </w:r>
      <w:r w:rsidRPr="008F792C">
        <w:t xml:space="preserve">6:1, 30c (Kosovsky, </w:t>
      </w:r>
      <w:r w:rsidRPr="008F792C">
        <w:rPr>
          <w:i/>
          <w:iCs/>
        </w:rPr>
        <w:t>Yerushalmi</w:t>
      </w:r>
      <w:r w:rsidRPr="008F792C">
        <w:t xml:space="preserve">, 97) </w:t>
      </w:r>
      <w:r w:rsidRPr="008F792C">
        <w:rPr>
          <w:b/>
          <w:bCs/>
        </w:rPr>
        <w:t xml:space="preserve">E: </w:t>
      </w:r>
      <w:r w:rsidRPr="008F792C">
        <w:rPr>
          <w:rFonts w:cs="Times New Roman"/>
          <w:lang w:val="en-GB"/>
        </w:rPr>
        <w:t>–</w:t>
      </w:r>
      <w:r w:rsidRPr="008F792C">
        <w:rPr>
          <w:b/>
          <w:bCs/>
        </w:rPr>
        <w:t xml:space="preserve"> D: </w:t>
      </w:r>
      <w:r w:rsidR="005971D6">
        <w:rPr>
          <w:rFonts w:cs="Times New Roman"/>
          <w:lang w:val="en-GB"/>
        </w:rPr>
        <w:t>3</w:t>
      </w:r>
      <w:r w:rsidR="005971D6" w:rsidRPr="009B6BB7">
        <w:rPr>
          <w:rFonts w:cs="Times New Roman"/>
          <w:vertAlign w:val="superscript"/>
          <w:lang w:val="en-GB"/>
        </w:rPr>
        <w:t>rd</w:t>
      </w:r>
      <w:r w:rsidR="005971D6">
        <w:rPr>
          <w:rFonts w:cs="Times New Roman"/>
          <w:lang w:val="en-GB"/>
        </w:rPr>
        <w:t xml:space="preserve"> C</w:t>
      </w:r>
      <w:r w:rsidR="005971D6">
        <w:rPr>
          <w:rStyle w:val="FootnoteReference"/>
          <w:rFonts w:cs="Times New Roman"/>
          <w:lang w:val="en-GB"/>
        </w:rPr>
        <w:footnoteReference w:id="1856"/>
      </w:r>
    </w:p>
    <w:p w14:paraId="4B3AFE1D" w14:textId="77777777" w:rsidR="00BD0433" w:rsidRPr="008F792C" w:rsidRDefault="00BD0433" w:rsidP="00BB1607">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Samuel (</w:t>
      </w:r>
      <w:r w:rsidR="00BB1607">
        <w:t>22</w:t>
      </w:r>
      <w:r w:rsidRPr="008F792C">
        <w:t>)’s father</w:t>
      </w:r>
      <w:r w:rsidRPr="008F792C">
        <w:rPr>
          <w:b/>
          <w:bCs/>
        </w:rPr>
        <w:t xml:space="preserve"> F:</w:t>
      </w:r>
      <w:r w:rsidRPr="008F792C">
        <w:t xml:space="preserve"> – </w:t>
      </w:r>
      <w:r w:rsidRPr="008F792C">
        <w:rPr>
          <w:b/>
          <w:bCs/>
        </w:rPr>
        <w:t>S:</w:t>
      </w:r>
      <w:r w:rsidRPr="008F792C">
        <w:t xml:space="preserve"> </w:t>
      </w:r>
      <w:r w:rsidRPr="008F792C">
        <w:rPr>
          <w:i/>
          <w:iCs/>
        </w:rPr>
        <w:t xml:space="preserve">yNed </w:t>
      </w:r>
      <w:r w:rsidRPr="008F792C">
        <w:t xml:space="preserve">3:2, 37d (Kosovsky, </w:t>
      </w:r>
      <w:r w:rsidRPr="008F792C">
        <w:rPr>
          <w:i/>
          <w:iCs/>
        </w:rPr>
        <w:t>Yerushalmi</w:t>
      </w:r>
      <w:r w:rsidRPr="008F792C">
        <w:t xml:space="preserve">, 442) </w:t>
      </w:r>
      <w:r w:rsidRPr="008F792C">
        <w:rPr>
          <w:b/>
          <w:bCs/>
        </w:rPr>
        <w:t xml:space="preserve">E: </w:t>
      </w:r>
      <w:r w:rsidRPr="008F792C">
        <w:rPr>
          <w:rFonts w:cs="Times New Roman"/>
          <w:lang w:val="en-GB"/>
        </w:rPr>
        <w:t>–</w:t>
      </w:r>
      <w:r w:rsidRPr="008F792C">
        <w:rPr>
          <w:b/>
          <w:bCs/>
        </w:rPr>
        <w:t xml:space="preserve"> D: </w:t>
      </w:r>
      <w:r w:rsidR="005971D6">
        <w:rPr>
          <w:rFonts w:cs="Times New Roman"/>
        </w:rPr>
        <w:t>Pre-400</w:t>
      </w:r>
      <w:r w:rsidR="005971D6">
        <w:rPr>
          <w:rStyle w:val="FootnoteReference"/>
          <w:rFonts w:cs="Times New Roman"/>
        </w:rPr>
        <w:footnoteReference w:id="1857"/>
      </w:r>
      <w:r w:rsidR="00485351">
        <w:rPr>
          <w:rFonts w:cs="Times New Roman"/>
        </w:rPr>
        <w:t xml:space="preserve"> </w:t>
      </w:r>
    </w:p>
    <w:p w14:paraId="31336AF7" w14:textId="77777777" w:rsidR="00BD0433" w:rsidRPr="008F792C" w:rsidRDefault="00BD0433" w:rsidP="00244361">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smartTag w:uri="urn:schemas-microsoft-com:office:smarttags" w:element="place">
        <w:smartTag w:uri="urn:schemas-microsoft-com:office:smarttags" w:element="City">
          <w:r w:rsidRPr="008F792C">
            <w:t>Ada</w:t>
          </w:r>
        </w:smartTag>
      </w:smartTag>
      <w:r>
        <w:t xml:space="preserve"> (</w:t>
      </w:r>
      <w:r w:rsidRPr="004A32B3">
        <w:rPr>
          <w:rFonts w:cs="Times New Roman"/>
          <w:rtl/>
        </w:rPr>
        <w:t>15</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yGit </w:t>
      </w:r>
      <w:r w:rsidRPr="008F792C">
        <w:t xml:space="preserve">1:2, 43c (Kosovsky, </w:t>
      </w:r>
      <w:r w:rsidRPr="008F792C">
        <w:rPr>
          <w:i/>
          <w:iCs/>
        </w:rPr>
        <w:t>Yerushalmi</w:t>
      </w:r>
      <w:r w:rsidRPr="008F792C">
        <w:t xml:space="preserve">, 56) </w:t>
      </w:r>
      <w:r w:rsidRPr="008F792C">
        <w:rPr>
          <w:b/>
          <w:bCs/>
        </w:rPr>
        <w:t xml:space="preserve">E: </w:t>
      </w:r>
      <w:r w:rsidRPr="008F792C">
        <w:rPr>
          <w:rFonts w:cs="Times New Roman"/>
          <w:lang w:val="en-GB"/>
        </w:rPr>
        <w:t>–</w:t>
      </w:r>
      <w:r w:rsidRPr="008F792C">
        <w:rPr>
          <w:b/>
          <w:bCs/>
        </w:rPr>
        <w:t xml:space="preserve"> D: </w:t>
      </w:r>
      <w:r w:rsidR="00244361">
        <w:rPr>
          <w:rFonts w:cs="Times New Roman"/>
          <w:lang w:val="en-GB"/>
        </w:rPr>
        <w:t>3</w:t>
      </w:r>
      <w:r w:rsidR="00244361" w:rsidRPr="002B189E">
        <w:rPr>
          <w:rFonts w:cs="Times New Roman"/>
          <w:vertAlign w:val="superscript"/>
          <w:lang w:val="en-GB"/>
        </w:rPr>
        <w:t>rd</w:t>
      </w:r>
      <w:r w:rsidR="00244361">
        <w:rPr>
          <w:rFonts w:cs="Times New Roman"/>
          <w:lang w:val="en-GB"/>
        </w:rPr>
        <w:t xml:space="preserve"> C</w:t>
      </w:r>
      <w:r w:rsidR="00244361">
        <w:rPr>
          <w:rStyle w:val="FootnoteReference"/>
          <w:rFonts w:cs="Times New Roman"/>
          <w:lang w:val="en-GB"/>
        </w:rPr>
        <w:footnoteReference w:id="1858"/>
      </w:r>
    </w:p>
    <w:p w14:paraId="1C9B43B3" w14:textId="77777777" w:rsidR="00313E43" w:rsidRDefault="00BD0433" w:rsidP="00BB1607">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00BB1607" w:rsidRPr="008F792C">
        <w:t>Gur</w:t>
      </w:r>
      <w:r w:rsidR="00BB1607">
        <w:t xml:space="preserve">ion </w:t>
      </w:r>
      <w:r w:rsidR="00630C7A">
        <w:t>(3</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bEruv </w:t>
      </w:r>
      <w:r w:rsidRPr="008F792C">
        <w:t>62a</w:t>
      </w:r>
      <w:r w:rsidRPr="008F792C">
        <w:rPr>
          <w:rStyle w:val="FootnoteReference"/>
          <w:rFonts w:cs="Times New Roman"/>
          <w:lang w:val="en-GB"/>
        </w:rPr>
        <w:footnoteReference w:id="1859"/>
      </w:r>
      <w:r w:rsidRPr="008F792C">
        <w:t xml:space="preserve"> (Kosowsky, </w:t>
      </w:r>
      <w:r w:rsidRPr="008F792C">
        <w:rPr>
          <w:i/>
          <w:iCs/>
        </w:rPr>
        <w:t>Babylonico</w:t>
      </w:r>
      <w:r w:rsidRPr="008F792C">
        <w:t xml:space="preserve">, 915) </w:t>
      </w:r>
      <w:r w:rsidRPr="008F792C">
        <w:rPr>
          <w:b/>
          <w:bCs/>
        </w:rPr>
        <w:t xml:space="preserve">E: </w:t>
      </w:r>
      <w:r w:rsidRPr="008F792C">
        <w:rPr>
          <w:rFonts w:cs="Times New Roman"/>
          <w:lang w:val="en-GB"/>
        </w:rPr>
        <w:t>–</w:t>
      </w:r>
      <w:r w:rsidRPr="008F792C">
        <w:rPr>
          <w:b/>
          <w:bCs/>
        </w:rPr>
        <w:t xml:space="preserve"> D: </w:t>
      </w:r>
      <w:r w:rsidR="00485351">
        <w:t>3</w:t>
      </w:r>
      <w:r w:rsidR="00485351" w:rsidRPr="00485351">
        <w:rPr>
          <w:vertAlign w:val="superscript"/>
        </w:rPr>
        <w:t>rd</w:t>
      </w:r>
      <w:r w:rsidR="00485351">
        <w:t xml:space="preserve"> C</w:t>
      </w:r>
      <w:r w:rsidR="00485351">
        <w:rPr>
          <w:rStyle w:val="FootnoteReference"/>
        </w:rPr>
        <w:footnoteReference w:id="1860"/>
      </w:r>
    </w:p>
    <w:p w14:paraId="0B80E5D3" w14:textId="77777777" w:rsidR="00BD0433" w:rsidRPr="008F792C" w:rsidRDefault="00BD0433" w:rsidP="00313E43">
      <w:pPr>
        <w:numPr>
          <w:ilvl w:val="0"/>
          <w:numId w:val="58"/>
        </w:numPr>
        <w:bidi w:val="0"/>
      </w:pPr>
      <w:r w:rsidRPr="00313E43">
        <w:rPr>
          <w:b/>
          <w:bCs/>
        </w:rPr>
        <w:t xml:space="preserve">O: </w:t>
      </w:r>
      <w:r w:rsidRPr="00313E43">
        <w:rPr>
          <w:rFonts w:cs="Times New Roman"/>
          <w:lang w:val="en-GB"/>
        </w:rPr>
        <w:t>–</w:t>
      </w:r>
      <w:r w:rsidRPr="00313E43">
        <w:rPr>
          <w:b/>
          <w:bCs/>
        </w:rPr>
        <w:t xml:space="preserve"> Ds:</w:t>
      </w:r>
      <w:r w:rsidRPr="008F792C">
        <w:t xml:space="preserve"> Simon (</w:t>
      </w:r>
      <w:r>
        <w:t>3</w:t>
      </w:r>
      <w:r w:rsidR="004B7DBB">
        <w:t>3</w:t>
      </w:r>
      <w:r w:rsidRPr="008F792C">
        <w:t xml:space="preserve">)’s father, of </w:t>
      </w:r>
      <w:smartTag w:uri="urn:schemas-microsoft-com:office:smarttags" w:element="place">
        <w:smartTag w:uri="urn:schemas-microsoft-com:office:smarttags" w:element="City">
          <w:r w:rsidRPr="008F792C">
            <w:t>Tyre</w:t>
          </w:r>
        </w:smartTag>
      </w:smartTag>
      <w:r w:rsidRPr="008F792C">
        <w:rPr>
          <w:rStyle w:val="FootnoteReference"/>
        </w:rPr>
        <w:footnoteReference w:id="1861"/>
      </w:r>
      <w:r w:rsidRPr="008F792C">
        <w:t xml:space="preserve"> </w:t>
      </w:r>
      <w:r w:rsidRPr="00313E43">
        <w:rPr>
          <w:b/>
          <w:bCs/>
        </w:rPr>
        <w:t>F:</w:t>
      </w:r>
      <w:r w:rsidRPr="008F792C">
        <w:t xml:space="preserve"> </w:t>
      </w:r>
      <w:r w:rsidRPr="00313E43">
        <w:rPr>
          <w:rFonts w:cs="Times New Roman"/>
          <w:lang w:val="en-GB"/>
        </w:rPr>
        <w:t>–</w:t>
      </w:r>
      <w:r w:rsidRPr="008F792C">
        <w:t xml:space="preserve"> </w:t>
      </w:r>
      <w:r w:rsidRPr="00313E43">
        <w:rPr>
          <w:b/>
          <w:bCs/>
        </w:rPr>
        <w:t>S:</w:t>
      </w:r>
      <w:r w:rsidRPr="008F792C">
        <w:t xml:space="preserve"> </w:t>
      </w:r>
      <w:r w:rsidRPr="00313E43">
        <w:rPr>
          <w:i/>
          <w:iCs/>
        </w:rPr>
        <w:t xml:space="preserve">bBer </w:t>
      </w:r>
      <w:r w:rsidRPr="008F792C">
        <w:t>33a</w:t>
      </w:r>
      <w:r w:rsidRPr="008F792C">
        <w:rPr>
          <w:rStyle w:val="FootnoteReference"/>
        </w:rPr>
        <w:footnoteReference w:id="1862"/>
      </w:r>
      <w:r w:rsidRPr="008F792C">
        <w:t xml:space="preserve"> (Kosowsky, </w:t>
      </w:r>
      <w:r w:rsidRPr="00313E43">
        <w:rPr>
          <w:i/>
          <w:iCs/>
        </w:rPr>
        <w:t>Babylonico</w:t>
      </w:r>
      <w:r w:rsidRPr="008F792C">
        <w:t xml:space="preserve">, 956) </w:t>
      </w:r>
      <w:r w:rsidRPr="00313E43">
        <w:rPr>
          <w:b/>
          <w:bCs/>
        </w:rPr>
        <w:t xml:space="preserve">E: </w:t>
      </w:r>
      <w:r w:rsidR="00423050" w:rsidRPr="00313E43">
        <w:rPr>
          <w:rFonts w:cs="Times New Roman"/>
          <w:lang w:val="en-GB"/>
        </w:rPr>
        <w:t>–</w:t>
      </w:r>
      <w:r w:rsidR="00423050">
        <w:rPr>
          <w:rStyle w:val="FootnoteReference"/>
          <w:rFonts w:cs="Times New Roman"/>
          <w:lang w:val="en-GB"/>
        </w:rPr>
        <w:footnoteReference w:id="1863"/>
      </w:r>
      <w:r w:rsidR="00BE3E77" w:rsidRPr="00313E43">
        <w:rPr>
          <w:rFonts w:cs="Times New Roman"/>
          <w:lang w:val="en-GB"/>
        </w:rPr>
        <w:t xml:space="preserve"> </w:t>
      </w:r>
      <w:r w:rsidRPr="00313E43">
        <w:rPr>
          <w:b/>
          <w:bCs/>
        </w:rPr>
        <w:t xml:space="preserve">D: </w:t>
      </w:r>
      <w:r w:rsidR="00485351">
        <w:t>3</w:t>
      </w:r>
      <w:r w:rsidR="00485351" w:rsidRPr="00313E43">
        <w:rPr>
          <w:vertAlign w:val="superscript"/>
        </w:rPr>
        <w:t>rd</w:t>
      </w:r>
      <w:r w:rsidR="00485351">
        <w:t xml:space="preserve"> C</w:t>
      </w:r>
      <w:r w:rsidR="00485351">
        <w:rPr>
          <w:rStyle w:val="FootnoteReference"/>
        </w:rPr>
        <w:footnoteReference w:id="1864"/>
      </w:r>
    </w:p>
    <w:p w14:paraId="6AFD812D" w14:textId="77777777" w:rsidR="00BD0433" w:rsidRPr="008F792C" w:rsidRDefault="00BD0433" w:rsidP="00815F05">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The </w:t>
      </w:r>
      <w:r w:rsidRPr="00317763">
        <w:t>heretic</w:t>
      </w:r>
      <w:r w:rsidRPr="008F792C">
        <w:rPr>
          <w:rStyle w:val="FootnoteReference"/>
        </w:rPr>
        <w:footnoteReference w:id="1865"/>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bAZ </w:t>
      </w:r>
      <w:r w:rsidRPr="008F792C">
        <w:t>28a</w:t>
      </w:r>
      <w:r w:rsidRPr="008F792C">
        <w:rPr>
          <w:rStyle w:val="FootnoteReference"/>
        </w:rPr>
        <w:footnoteReference w:id="1866"/>
      </w:r>
      <w:r w:rsidRPr="008F792C">
        <w:t xml:space="preserve"> (Kosowsky, </w:t>
      </w:r>
      <w:r w:rsidRPr="008F792C">
        <w:rPr>
          <w:i/>
          <w:iCs/>
        </w:rPr>
        <w:t>Babylonico</w:t>
      </w:r>
      <w:r w:rsidRPr="008F792C">
        <w:t xml:space="preserve">, 895) </w:t>
      </w:r>
      <w:r w:rsidRPr="008F792C">
        <w:rPr>
          <w:b/>
          <w:bCs/>
        </w:rPr>
        <w:t xml:space="preserve">E: </w:t>
      </w:r>
      <w:r w:rsidRPr="00225067">
        <w:t>Chri</w:t>
      </w:r>
      <w:r w:rsidRPr="00225067">
        <w:t>s</w:t>
      </w:r>
      <w:r w:rsidRPr="00225067">
        <w:t>tian</w:t>
      </w:r>
      <w:r>
        <w:rPr>
          <w:rStyle w:val="FootnoteReference"/>
        </w:rPr>
        <w:footnoteReference w:id="1867"/>
      </w:r>
      <w:r w:rsidRPr="008F792C">
        <w:rPr>
          <w:b/>
          <w:bCs/>
        </w:rPr>
        <w:t xml:space="preserve"> D: </w:t>
      </w:r>
      <w:r w:rsidR="00313E43">
        <w:t>3</w:t>
      </w:r>
      <w:r w:rsidR="00313E43" w:rsidRPr="00313E43">
        <w:rPr>
          <w:vertAlign w:val="superscript"/>
        </w:rPr>
        <w:t>rd</w:t>
      </w:r>
      <w:r w:rsidR="00313E43">
        <w:t xml:space="preserve"> C</w:t>
      </w:r>
      <w:r w:rsidR="00313E43">
        <w:rPr>
          <w:rStyle w:val="FootnoteReference"/>
        </w:rPr>
        <w:footnoteReference w:id="1868"/>
      </w:r>
    </w:p>
    <w:p w14:paraId="1A519E06" w14:textId="77777777" w:rsidR="00BD0433" w:rsidRPr="008F792C" w:rsidRDefault="00BD0433" w:rsidP="00815F05">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Of </w:t>
      </w:r>
      <w:smartTag w:uri="urn:schemas-microsoft-com:office:smarttags" w:element="place">
        <w:r w:rsidRPr="008F792C">
          <w:t>Caesarea</w:t>
        </w:r>
      </w:smartTag>
      <w:r w:rsidRPr="008F792C">
        <w:rPr>
          <w:rStyle w:val="FootnoteReference"/>
        </w:rPr>
        <w:footnoteReference w:id="1869"/>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Gen Rab </w:t>
      </w:r>
      <w:r w:rsidRPr="008F792C">
        <w:t xml:space="preserve">53:4 (Hyman, </w:t>
      </w:r>
      <w:r w:rsidRPr="008F792C">
        <w:rPr>
          <w:i/>
          <w:iCs/>
        </w:rPr>
        <w:t>Toldoth</w:t>
      </w:r>
      <w:r w:rsidRPr="008F792C">
        <w:t xml:space="preserve">, 780) </w:t>
      </w:r>
      <w:r w:rsidRPr="008F792C">
        <w:rPr>
          <w:b/>
          <w:bCs/>
        </w:rPr>
        <w:t xml:space="preserve">E: </w:t>
      </w:r>
      <w:r w:rsidRPr="008F792C">
        <w:rPr>
          <w:rFonts w:cs="Times New Roman"/>
          <w:lang w:val="en-GB"/>
        </w:rPr>
        <w:t>–</w:t>
      </w:r>
      <w:r w:rsidRPr="008F792C">
        <w:rPr>
          <w:b/>
          <w:bCs/>
        </w:rPr>
        <w:t xml:space="preserve"> D: </w:t>
      </w:r>
      <w:r w:rsidR="00313E43">
        <w:rPr>
          <w:rFonts w:cs="Times New Roman"/>
        </w:rPr>
        <w:t>Pre-400</w:t>
      </w:r>
      <w:r w:rsidR="00313E43">
        <w:rPr>
          <w:rStyle w:val="FootnoteReference"/>
          <w:rFonts w:cs="Times New Roman"/>
        </w:rPr>
        <w:footnoteReference w:id="1870"/>
      </w:r>
    </w:p>
    <w:p w14:paraId="48281DA0" w14:textId="77777777" w:rsidR="00BD0433" w:rsidRPr="008F792C" w:rsidRDefault="00BD0433" w:rsidP="00313E43">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Yohanan (</w:t>
      </w:r>
      <w:r>
        <w:t>1</w:t>
      </w:r>
      <w:r w:rsidR="001075B4">
        <w:t>2</w:t>
      </w:r>
      <w:r w:rsidRPr="008F792C">
        <w:t xml:space="preserve">)’s son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Gen Rab </w:t>
      </w:r>
      <w:r w:rsidRPr="008F792C">
        <w:t xml:space="preserve">60:7 (Hyman, </w:t>
      </w:r>
      <w:r w:rsidRPr="008F792C">
        <w:rPr>
          <w:i/>
          <w:iCs/>
        </w:rPr>
        <w:t>Toldoth</w:t>
      </w:r>
      <w:r w:rsidRPr="008F792C">
        <w:t xml:space="preserve">, </w:t>
      </w:r>
      <w:r w:rsidRPr="00225067">
        <w:rPr>
          <w:rFonts w:cs="Times New Roman"/>
          <w:lang w:val="en-GB"/>
        </w:rPr>
        <w:t>–</w:t>
      </w:r>
      <w:r w:rsidRPr="008F792C">
        <w:t xml:space="preserve">) </w:t>
      </w:r>
      <w:r w:rsidRPr="008F792C">
        <w:rPr>
          <w:b/>
          <w:bCs/>
        </w:rPr>
        <w:t xml:space="preserve">E: </w:t>
      </w:r>
      <w:r w:rsidRPr="008F792C">
        <w:rPr>
          <w:rFonts w:cs="Times New Roman"/>
          <w:lang w:val="en-GB"/>
        </w:rPr>
        <w:t>–</w:t>
      </w:r>
      <w:r w:rsidRPr="008F792C">
        <w:rPr>
          <w:b/>
          <w:bCs/>
        </w:rPr>
        <w:t xml:space="preserve"> D: </w:t>
      </w:r>
      <w:r w:rsidR="00313E43" w:rsidRPr="006A51F8">
        <w:t>3</w:t>
      </w:r>
      <w:r w:rsidR="00313E43" w:rsidRPr="006A51F8">
        <w:rPr>
          <w:vertAlign w:val="superscript"/>
        </w:rPr>
        <w:t>rd</w:t>
      </w:r>
      <w:r w:rsidR="00313E43" w:rsidRPr="006A51F8">
        <w:t xml:space="preserve"> C</w:t>
      </w:r>
      <w:r w:rsidR="00313E43" w:rsidRPr="006A51F8">
        <w:rPr>
          <w:rStyle w:val="FootnoteReference"/>
        </w:rPr>
        <w:footnoteReference w:id="1871"/>
      </w:r>
    </w:p>
    <w:p w14:paraId="46056DF9" w14:textId="77777777" w:rsidR="00BD0433" w:rsidRPr="008F792C" w:rsidRDefault="00BD0433" w:rsidP="00591D01">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Menahem (</w:t>
      </w:r>
      <w:r>
        <w:t>12</w:t>
      </w:r>
      <w:r w:rsidRPr="008F792C">
        <w:t xml:space="preserve">)’s father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PesR tisa </w:t>
      </w:r>
      <w:r w:rsidRPr="008F792C">
        <w:t xml:space="preserve">69 (Hyman, </w:t>
      </w:r>
      <w:r w:rsidRPr="008F792C">
        <w:rPr>
          <w:i/>
          <w:iCs/>
        </w:rPr>
        <w:t>Toldoth</w:t>
      </w:r>
      <w:r w:rsidRPr="008F792C">
        <w:t xml:space="preserve">, 891) </w:t>
      </w:r>
      <w:r w:rsidRPr="008F792C">
        <w:rPr>
          <w:b/>
          <w:bCs/>
        </w:rPr>
        <w:t xml:space="preserve">E: </w:t>
      </w:r>
      <w:r w:rsidRPr="008F792C">
        <w:rPr>
          <w:rFonts w:cs="Times New Roman"/>
          <w:lang w:val="en-GB"/>
        </w:rPr>
        <w:t>–</w:t>
      </w:r>
      <w:r w:rsidRPr="008F792C">
        <w:rPr>
          <w:b/>
          <w:bCs/>
        </w:rPr>
        <w:t xml:space="preserve"> D: </w:t>
      </w:r>
      <w:r w:rsidR="00591D01">
        <w:rPr>
          <w:rFonts w:cs="Times New Roman"/>
        </w:rPr>
        <w:t>Pre-400</w:t>
      </w:r>
      <w:r w:rsidR="00591D01">
        <w:rPr>
          <w:rStyle w:val="FootnoteReference"/>
          <w:rFonts w:cs="Times New Roman"/>
        </w:rPr>
        <w:footnoteReference w:id="1872"/>
      </w:r>
    </w:p>
    <w:p w14:paraId="5958C40B" w14:textId="77777777" w:rsidR="00BD0433" w:rsidRPr="008F792C" w:rsidRDefault="00BD0433" w:rsidP="00591D01">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Joseph (</w:t>
      </w:r>
      <w:r>
        <w:t>6</w:t>
      </w:r>
      <w:r w:rsidR="002C2DA4">
        <w:t>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TanB,</w:t>
      </w:r>
      <w:r w:rsidRPr="008F792C">
        <w:rPr>
          <w:b/>
          <w:bCs/>
        </w:rPr>
        <w:t xml:space="preserve"> </w:t>
      </w:r>
      <w:r w:rsidRPr="008F792C">
        <w:rPr>
          <w:i/>
          <w:iCs/>
        </w:rPr>
        <w:t xml:space="preserve">beha‘alotkha </w:t>
      </w:r>
      <w:r w:rsidRPr="008F792C">
        <w:t xml:space="preserve">11 (Hyman, </w:t>
      </w:r>
      <w:r w:rsidRPr="008F792C">
        <w:rPr>
          <w:i/>
          <w:iCs/>
        </w:rPr>
        <w:t>Toldoth</w:t>
      </w:r>
      <w:r w:rsidRPr="008F792C">
        <w:t xml:space="preserve">, 779) </w:t>
      </w:r>
      <w:r w:rsidRPr="008F792C">
        <w:rPr>
          <w:b/>
          <w:bCs/>
        </w:rPr>
        <w:t xml:space="preserve">E: </w:t>
      </w:r>
      <w:r w:rsidRPr="008F792C">
        <w:rPr>
          <w:rFonts w:cs="Times New Roman"/>
          <w:lang w:val="en-GB"/>
        </w:rPr>
        <w:t>–</w:t>
      </w:r>
      <w:r w:rsidRPr="008F792C">
        <w:rPr>
          <w:b/>
          <w:bCs/>
        </w:rPr>
        <w:t xml:space="preserve"> D: </w:t>
      </w:r>
      <w:r w:rsidR="00591D01">
        <w:rPr>
          <w:rFonts w:cs="Times New Roman"/>
        </w:rPr>
        <w:t>Pre-400</w:t>
      </w:r>
      <w:r w:rsidR="00591D01">
        <w:rPr>
          <w:rStyle w:val="FootnoteReference"/>
          <w:rFonts w:cs="Times New Roman"/>
        </w:rPr>
        <w:footnoteReference w:id="1873"/>
      </w:r>
    </w:p>
    <w:p w14:paraId="3D65CAFD" w14:textId="77777777" w:rsidR="00BD0433" w:rsidRPr="008F792C" w:rsidRDefault="00BD0433" w:rsidP="00591D01">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Mari (</w:t>
      </w:r>
      <w:r w:rsidR="004D2EE8">
        <w:t>3</w:t>
      </w:r>
      <w:r w:rsidRPr="008F792C">
        <w:t xml:space="preserve">)’s father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TanB,</w:t>
      </w:r>
      <w:r w:rsidRPr="008F792C">
        <w:rPr>
          <w:b/>
          <w:bCs/>
        </w:rPr>
        <w:t xml:space="preserve"> </w:t>
      </w:r>
      <w:r w:rsidRPr="008F792C">
        <w:rPr>
          <w:i/>
          <w:iCs/>
        </w:rPr>
        <w:t>huqat</w:t>
      </w:r>
      <w:r w:rsidRPr="008F792C">
        <w:t xml:space="preserve"> 22 (Hyman, </w:t>
      </w:r>
      <w:r w:rsidRPr="008F792C">
        <w:rPr>
          <w:i/>
          <w:iCs/>
        </w:rPr>
        <w:t>Toldoth</w:t>
      </w:r>
      <w:r w:rsidRPr="008F792C">
        <w:t xml:space="preserve">, 906) </w:t>
      </w:r>
      <w:r w:rsidRPr="008F792C">
        <w:rPr>
          <w:b/>
          <w:bCs/>
        </w:rPr>
        <w:t xml:space="preserve">E: </w:t>
      </w:r>
      <w:r w:rsidRPr="008F792C">
        <w:rPr>
          <w:rFonts w:cs="Times New Roman"/>
          <w:lang w:val="en-GB"/>
        </w:rPr>
        <w:t>–</w:t>
      </w:r>
      <w:r w:rsidRPr="008F792C">
        <w:rPr>
          <w:b/>
          <w:bCs/>
        </w:rPr>
        <w:t xml:space="preserve"> D: </w:t>
      </w:r>
      <w:r w:rsidR="00591D01">
        <w:t>3</w:t>
      </w:r>
      <w:r w:rsidR="00591D01" w:rsidRPr="009C5643">
        <w:rPr>
          <w:vertAlign w:val="superscript"/>
        </w:rPr>
        <w:t>rd</w:t>
      </w:r>
      <w:r w:rsidR="00591D01">
        <w:t>-4</w:t>
      </w:r>
      <w:r w:rsidR="00591D01" w:rsidRPr="009C5643">
        <w:rPr>
          <w:vertAlign w:val="superscript"/>
        </w:rPr>
        <w:t>th</w:t>
      </w:r>
      <w:r w:rsidR="00591D01">
        <w:t xml:space="preserve"> C</w:t>
      </w:r>
      <w:r w:rsidR="00591D01">
        <w:rPr>
          <w:rStyle w:val="FootnoteReference"/>
        </w:rPr>
        <w:footnoteReference w:id="1874"/>
      </w:r>
    </w:p>
    <w:p w14:paraId="05292275" w14:textId="77777777" w:rsidR="00BD0433" w:rsidRPr="008F792C" w:rsidRDefault="00BD0433" w:rsidP="007B6D2F">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Pr>
          <w:rFonts w:cs="Times New Roman"/>
          <w:lang w:val="it-IT"/>
        </w:rPr>
        <w:t>Zuṭra</w:t>
      </w:r>
      <w:r w:rsidRPr="008F792C">
        <w:t xml:space="preserve"> (</w:t>
      </w:r>
      <w:r>
        <w:t>3</w:t>
      </w:r>
      <w:r w:rsidRPr="008F792C">
        <w:t xml:space="preserve">)’s son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SOZ</w:t>
      </w:r>
      <w:r w:rsidRPr="008F792C">
        <w:rPr>
          <w:b/>
          <w:bCs/>
        </w:rPr>
        <w:t xml:space="preserve"> </w:t>
      </w:r>
      <w:r w:rsidRPr="008F792C">
        <w:t xml:space="preserve">10:6 </w:t>
      </w:r>
      <w:r w:rsidRPr="008F792C">
        <w:rPr>
          <w:b/>
          <w:bCs/>
        </w:rPr>
        <w:t xml:space="preserve">E: </w:t>
      </w:r>
      <w:r w:rsidRPr="008F792C">
        <w:rPr>
          <w:rFonts w:cs="Times New Roman"/>
          <w:lang w:val="en-GB"/>
        </w:rPr>
        <w:t>–</w:t>
      </w:r>
      <w:r w:rsidRPr="008F792C">
        <w:rPr>
          <w:b/>
          <w:bCs/>
        </w:rPr>
        <w:t xml:space="preserve"> D: </w:t>
      </w:r>
      <w:r w:rsidRPr="00CC71BD">
        <w:t>Post-522</w:t>
      </w:r>
      <w:r>
        <w:rPr>
          <w:rStyle w:val="FootnoteReference"/>
        </w:rPr>
        <w:footnoteReference w:id="1875"/>
      </w:r>
    </w:p>
    <w:p w14:paraId="161B8E1D" w14:textId="77777777" w:rsidR="00BD0433" w:rsidRPr="008F792C" w:rsidRDefault="00BD0433" w:rsidP="00E705B7">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Abbayye (</w:t>
      </w:r>
      <w:r>
        <w:t>7</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SOZ</w:t>
      </w:r>
      <w:r w:rsidRPr="008F792C">
        <w:rPr>
          <w:b/>
          <w:bCs/>
        </w:rPr>
        <w:t xml:space="preserve"> </w:t>
      </w:r>
      <w:r w:rsidRPr="008F792C">
        <w:t xml:space="preserve">10:10 </w:t>
      </w:r>
      <w:r w:rsidRPr="008F792C">
        <w:rPr>
          <w:b/>
          <w:bCs/>
        </w:rPr>
        <w:t xml:space="preserve">E: </w:t>
      </w:r>
      <w:r w:rsidRPr="008F792C">
        <w:rPr>
          <w:rFonts w:cs="Times New Roman"/>
          <w:lang w:val="en-GB"/>
        </w:rPr>
        <w:t>–</w:t>
      </w:r>
      <w:r w:rsidRPr="008F792C">
        <w:rPr>
          <w:b/>
          <w:bCs/>
        </w:rPr>
        <w:t xml:space="preserve"> D: </w:t>
      </w:r>
      <w:r w:rsidRPr="00CC71BD">
        <w:t>Post-52</w:t>
      </w:r>
      <w:r>
        <w:t>2</w:t>
      </w:r>
      <w:r>
        <w:rPr>
          <w:rStyle w:val="FootnoteReference"/>
        </w:rPr>
        <w:footnoteReference w:id="1876"/>
      </w:r>
    </w:p>
    <w:p w14:paraId="3A27BD6F" w14:textId="77777777" w:rsidR="00BD0433" w:rsidRPr="008F792C" w:rsidRDefault="00BD0433" w:rsidP="00225067">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Phineas</w:t>
      </w:r>
      <w:r>
        <w:t xml:space="preserve"> (13</w:t>
      </w:r>
      <w:r w:rsidRPr="008F792C">
        <w:t>)’s father</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Zulay, </w:t>
      </w:r>
      <w:r w:rsidRPr="008F792C">
        <w:rPr>
          <w:i/>
          <w:iCs/>
        </w:rPr>
        <w:t>Eretz Israel</w:t>
      </w:r>
      <w:r w:rsidRPr="008F792C">
        <w:t xml:space="preserve">, 95 </w:t>
      </w:r>
      <w:r w:rsidRPr="008F792C">
        <w:rPr>
          <w:b/>
          <w:bCs/>
        </w:rPr>
        <w:t xml:space="preserve">E: </w:t>
      </w:r>
      <w:r w:rsidRPr="008F792C">
        <w:rPr>
          <w:rFonts w:cs="Times New Roman"/>
          <w:lang w:val="en-GB"/>
        </w:rPr>
        <w:t>–</w:t>
      </w:r>
      <w:r w:rsidRPr="008F792C">
        <w:rPr>
          <w:b/>
          <w:bCs/>
        </w:rPr>
        <w:t xml:space="preserve"> D:</w:t>
      </w:r>
      <w:r w:rsidRPr="008F792C">
        <w:t xml:space="preserve"> </w:t>
      </w:r>
      <w:r w:rsidR="00154E2E">
        <w:t>5</w:t>
      </w:r>
      <w:r w:rsidRPr="00352824">
        <w:rPr>
          <w:vertAlign w:val="superscript"/>
        </w:rPr>
        <w:t>th</w:t>
      </w:r>
      <w:r>
        <w:t>-7</w:t>
      </w:r>
      <w:r w:rsidRPr="00352824">
        <w:rPr>
          <w:vertAlign w:val="superscript"/>
        </w:rPr>
        <w:t>th</w:t>
      </w:r>
      <w:r>
        <w:t xml:space="preserve"> C</w:t>
      </w:r>
      <w:r w:rsidRPr="003138E1">
        <w:rPr>
          <w:rStyle w:val="FootnoteReference"/>
          <w:rFonts w:cs="Times New Roman"/>
          <w:rtl/>
        </w:rPr>
        <w:footnoteReference w:id="1877"/>
      </w:r>
    </w:p>
    <w:p w14:paraId="219B2F6E" w14:textId="77777777" w:rsidR="00BD0433" w:rsidRPr="008F792C" w:rsidRDefault="00BD0433" w:rsidP="00BE3E77">
      <w:pPr>
        <w:numPr>
          <w:ilvl w:val="0"/>
          <w:numId w:val="58"/>
        </w:numPr>
        <w:bidi w:val="0"/>
        <w:rPr>
          <w:b/>
          <w:bCs/>
        </w:rPr>
      </w:pPr>
      <w:r w:rsidRPr="008F792C">
        <w:rPr>
          <w:b/>
          <w:bCs/>
        </w:rPr>
        <w:t xml:space="preserve">O: </w:t>
      </w:r>
      <w:r w:rsidRPr="003B513F">
        <w:t>[</w:t>
      </w:r>
      <w:r w:rsidRPr="003B513F">
        <w:rPr>
          <w:rFonts w:ascii="Graeca" w:hAnsi="Graeca" w:cs="Graeca"/>
        </w:rPr>
        <w:t></w:t>
      </w:r>
      <w:r w:rsidRPr="003B513F">
        <w:rPr>
          <w:rFonts w:ascii="Graeca" w:hAnsi="Graeca" w:cs="Graeca"/>
        </w:rPr>
        <w:t></w:t>
      </w:r>
      <w:r w:rsidRPr="003B513F">
        <w:rPr>
          <w:rFonts w:ascii="Graeca" w:hAnsi="Graeca" w:cs="Graeca"/>
        </w:rPr>
        <w:t></w:t>
      </w:r>
      <w:r w:rsidRPr="003B513F">
        <w:rPr>
          <w:rFonts w:ascii="Graeca" w:hAnsi="Graeca" w:cs="Graeca"/>
        </w:rPr>
        <w:t></w:t>
      </w:r>
      <w:r w:rsidRPr="003B513F">
        <w:rPr>
          <w:rFonts w:ascii="Graeca" w:hAnsi="Graeca" w:cs="Graeca"/>
        </w:rPr>
        <w:t></w:t>
      </w:r>
      <w:r w:rsidRPr="003B513F">
        <w:t>]</w:t>
      </w:r>
      <w:r w:rsidRPr="003B513F">
        <w:rPr>
          <w:rFonts w:ascii="Graeca" w:hAnsi="Graeca" w:cs="Graeca"/>
        </w:rPr>
        <w:t></w:t>
      </w:r>
      <w:r w:rsidRPr="003B513F">
        <w:rPr>
          <w:rFonts w:ascii="Graeca" w:hAnsi="Graeca" w:cs="Graeca"/>
        </w:rPr>
        <w:t></w:t>
      </w:r>
      <w:r w:rsidRPr="003B513F">
        <w:rPr>
          <w:rFonts w:ascii="Graeca" w:hAnsi="Graeca" w:cs="Graeca"/>
        </w:rPr>
        <w:t></w:t>
      </w:r>
      <w:r w:rsidRPr="008F792C">
        <w:rPr>
          <w:rStyle w:val="FootnoteReference"/>
        </w:rPr>
        <w:footnoteReference w:id="1878"/>
      </w:r>
      <w:r w:rsidRPr="008F792C">
        <w:rPr>
          <w:rFonts w:cs="Times New Roman"/>
        </w:rPr>
        <w:t xml:space="preserve"> </w:t>
      </w:r>
      <w:r w:rsidRPr="008F792C">
        <w:rPr>
          <w:b/>
          <w:bCs/>
        </w:rPr>
        <w:t>Ds:</w:t>
      </w:r>
      <w:r w:rsidRPr="008F792C">
        <w:t xml:space="preserve"> Jacob (</w:t>
      </w:r>
      <w:r>
        <w:t>41</w:t>
      </w:r>
      <w:r w:rsidRPr="008F792C">
        <w:t>)’s grandson</w:t>
      </w:r>
      <w:r w:rsidRPr="008F792C">
        <w:rPr>
          <w:b/>
          <w:bCs/>
        </w:rPr>
        <w:t xml:space="preserve">, </w:t>
      </w:r>
      <w:r w:rsidRPr="008F792C">
        <w:t>of Caesarea</w:t>
      </w:r>
      <w:r w:rsidRPr="008F792C">
        <w:rPr>
          <w:rStyle w:val="FootnoteReference"/>
          <w:rFonts w:cs="Times New Roman"/>
          <w:rtl/>
        </w:rPr>
        <w:footnoteReference w:id="1879"/>
      </w:r>
      <w:r w:rsidRPr="008F792C">
        <w:rPr>
          <w:b/>
          <w:bCs/>
        </w:rPr>
        <w:t xml:space="preserve"> F:</w:t>
      </w:r>
      <w:r w:rsidRPr="008F792C">
        <w:t xml:space="preserve"> Inscription, </w:t>
      </w:r>
      <w:smartTag w:uri="urn:schemas-microsoft-com:office:smarttags" w:element="place">
        <w:smartTag w:uri="urn:schemas-microsoft-com:office:smarttags" w:element="City">
          <w:r w:rsidRPr="008F792C">
            <w:t>Athens</w:t>
          </w:r>
        </w:smartTag>
      </w:smartTag>
      <w:r w:rsidRPr="008F792C">
        <w:t xml:space="preserve">, Koumanoudis </w:t>
      </w:r>
      <w:r w:rsidRPr="008F792C">
        <w:rPr>
          <w:b/>
          <w:bCs/>
        </w:rPr>
        <w:t>S:</w:t>
      </w:r>
      <w:r w:rsidRPr="008F792C">
        <w:t xml:space="preserve"> </w:t>
      </w:r>
      <w:r w:rsidRPr="008F792C">
        <w:rPr>
          <w:i/>
          <w:iCs/>
        </w:rPr>
        <w:t>CIJ</w:t>
      </w:r>
      <w:r w:rsidRPr="008F792C">
        <w:t xml:space="preserve"> 715 </w:t>
      </w:r>
      <w:r w:rsidRPr="008F792C">
        <w:rPr>
          <w:b/>
          <w:bCs/>
        </w:rPr>
        <w:t xml:space="preserve">E: </w:t>
      </w:r>
      <w:r w:rsidRPr="008F792C">
        <w:rPr>
          <w:rFonts w:cs="Times New Roman"/>
          <w:lang w:val="en-GB"/>
        </w:rPr>
        <w:t>Jew?</w:t>
      </w:r>
      <w:r w:rsidR="00653BCA" w:rsidRPr="00653BCA">
        <w:rPr>
          <w:rStyle w:val="FootnoteReference"/>
          <w:rFonts w:cs="Times New Roman"/>
          <w:rtl/>
        </w:rPr>
        <w:t xml:space="preserve"> </w:t>
      </w:r>
      <w:r w:rsidR="00653BCA" w:rsidRPr="008F792C">
        <w:rPr>
          <w:rStyle w:val="FootnoteReference"/>
          <w:rFonts w:cs="Times New Roman"/>
          <w:rtl/>
        </w:rPr>
        <w:footnoteReference w:id="1880"/>
      </w:r>
      <w:r w:rsidRPr="008F792C">
        <w:rPr>
          <w:rFonts w:cs="Times New Roman"/>
          <w:lang w:val="en-GB"/>
        </w:rPr>
        <w:t xml:space="preserve"> </w:t>
      </w:r>
      <w:r w:rsidRPr="008F792C">
        <w:rPr>
          <w:b/>
          <w:bCs/>
        </w:rPr>
        <w:t xml:space="preserve">D: </w:t>
      </w:r>
      <w:r w:rsidRPr="00BE3E77">
        <w:rPr>
          <w:rFonts w:cs="Times New Roman"/>
          <w:lang w:val="it-IT"/>
        </w:rPr>
        <w:t>–</w:t>
      </w:r>
      <w:r w:rsidR="00AD0FE4" w:rsidRPr="005F539E">
        <w:rPr>
          <w:rStyle w:val="FootnoteReference"/>
          <w:rFonts w:cs="Times New Roman"/>
        </w:rPr>
        <w:footnoteReference w:id="1881"/>
      </w:r>
    </w:p>
    <w:p w14:paraId="59775C36" w14:textId="77777777" w:rsidR="00BD0433" w:rsidRPr="008F792C" w:rsidRDefault="00BD0433" w:rsidP="00BE3E77">
      <w:pPr>
        <w:numPr>
          <w:ilvl w:val="0"/>
          <w:numId w:val="58"/>
        </w:numPr>
        <w:bidi w:val="0"/>
        <w:rPr>
          <w:b/>
          <w:bCs/>
        </w:rPr>
      </w:pPr>
      <w:r w:rsidRPr="008F792C">
        <w:rPr>
          <w:b/>
          <w:bCs/>
        </w:rPr>
        <w:t xml:space="preserve">O: </w:t>
      </w:r>
      <w:r w:rsidRPr="003B513F">
        <w:t>[</w:t>
      </w:r>
      <w:r w:rsidRPr="003B513F">
        <w:rPr>
          <w:rFonts w:ascii="Graeca" w:hAnsi="Graeca" w:cs="Graeca"/>
        </w:rPr>
        <w:t></w:t>
      </w:r>
      <w:r w:rsidRPr="003B513F">
        <w:rPr>
          <w:rFonts w:ascii="Graeca" w:hAnsi="Graeca" w:cs="Graeca"/>
        </w:rPr>
        <w:t></w:t>
      </w:r>
      <w:r w:rsidRPr="003B513F">
        <w:rPr>
          <w:rFonts w:ascii="Graeca" w:hAnsi="Graeca" w:cs="Graeca"/>
        </w:rPr>
        <w:t></w:t>
      </w:r>
      <w:r w:rsidRPr="003B513F">
        <w:t>]</w:t>
      </w:r>
      <w:r w:rsidRPr="003B513F">
        <w:rPr>
          <w:rFonts w:ascii="Graeca" w:hAnsi="Graeca" w:cs="Graeca"/>
        </w:rPr>
        <w:t></w:t>
      </w:r>
      <w:r w:rsidRPr="003B513F">
        <w:rPr>
          <w:rFonts w:ascii="Graeca" w:hAnsi="Graeca" w:cs="Graeca"/>
        </w:rPr>
        <w:t></w:t>
      </w:r>
      <w:r w:rsidRPr="003B513F">
        <w:rPr>
          <w:rFonts w:ascii="Graeca" w:hAnsi="Graeca" w:cs="Graeca"/>
        </w:rPr>
        <w:t></w:t>
      </w:r>
      <w:r w:rsidRPr="003B513F">
        <w:rPr>
          <w:rFonts w:ascii="Graeca" w:hAnsi="Graeca" w:cs="Graeca"/>
        </w:rPr>
        <w:t></w:t>
      </w:r>
      <w:r w:rsidRPr="003B513F">
        <w:rPr>
          <w:rFonts w:ascii="Graeca" w:hAnsi="Graeca" w:cs="Graeca"/>
        </w:rPr>
        <w:t></w:t>
      </w:r>
      <w:r w:rsidRPr="003B513F">
        <w:rPr>
          <w:rFonts w:ascii="Graeca" w:hAnsi="Graeca" w:cs="Graeca"/>
        </w:rPr>
        <w:t></w:t>
      </w:r>
      <w:r w:rsidRPr="003B513F">
        <w:t>[</w:t>
      </w:r>
      <w:r w:rsidRPr="003B513F">
        <w:rPr>
          <w:rFonts w:ascii="Graeca" w:hAnsi="Graeca" w:cs="Graeca"/>
        </w:rPr>
        <w:t></w:t>
      </w:r>
      <w:r w:rsidRPr="003B513F">
        <w:t>]</w:t>
      </w:r>
      <w:r w:rsidRPr="008F792C">
        <w:rPr>
          <w:rStyle w:val="FootnoteReference"/>
        </w:rPr>
        <w:footnoteReference w:id="1882"/>
      </w:r>
      <w:r w:rsidRPr="008F792C">
        <w:t xml:space="preserve"> </w:t>
      </w:r>
      <w:r w:rsidRPr="008F792C">
        <w:rPr>
          <w:b/>
          <w:bCs/>
        </w:rPr>
        <w:t>Ds:</w:t>
      </w:r>
      <w:r w:rsidRPr="008F792C">
        <w:t xml:space="preserve"> Jacob (</w:t>
      </w:r>
      <w:r>
        <w:t>40</w:t>
      </w:r>
      <w:r w:rsidRPr="008F792C">
        <w:t>) and Leontius (</w:t>
      </w:r>
      <w:r>
        <w:t>2</w:t>
      </w:r>
      <w:r w:rsidRPr="008F792C">
        <w:t>)’s grandfather, of Caesarea</w:t>
      </w:r>
      <w:r w:rsidRPr="008F792C">
        <w:rPr>
          <w:rStyle w:val="FootnoteReference"/>
          <w:rFonts w:cs="Times New Roman"/>
          <w:rtl/>
        </w:rPr>
        <w:footnoteReference w:id="1883"/>
      </w:r>
      <w:r w:rsidRPr="008F792C">
        <w:rPr>
          <w:b/>
          <w:bCs/>
        </w:rPr>
        <w:t xml:space="preserve"> F:</w:t>
      </w:r>
      <w:r w:rsidRPr="008F792C">
        <w:t xml:space="preserve"> Inscri</w:t>
      </w:r>
      <w:r w:rsidRPr="008F792C">
        <w:t>p</w:t>
      </w:r>
      <w:r w:rsidRPr="008F792C">
        <w:t xml:space="preserve">tion, </w:t>
      </w:r>
      <w:smartTag w:uri="urn:schemas-microsoft-com:office:smarttags" w:element="place">
        <w:smartTag w:uri="urn:schemas-microsoft-com:office:smarttags" w:element="City">
          <w:r w:rsidRPr="008F792C">
            <w:t>Athens</w:t>
          </w:r>
        </w:smartTag>
      </w:smartTag>
      <w:r w:rsidRPr="008F792C">
        <w:t xml:space="preserve">, Koumanoudis </w:t>
      </w:r>
      <w:r w:rsidRPr="008F792C">
        <w:rPr>
          <w:b/>
          <w:bCs/>
        </w:rPr>
        <w:t>S:</w:t>
      </w:r>
      <w:r w:rsidRPr="008F792C">
        <w:t xml:space="preserve"> </w:t>
      </w:r>
      <w:r w:rsidRPr="008F792C">
        <w:rPr>
          <w:i/>
          <w:iCs/>
        </w:rPr>
        <w:t>CIJ</w:t>
      </w:r>
      <w:r w:rsidRPr="008F792C">
        <w:t xml:space="preserve"> 715 </w:t>
      </w:r>
      <w:r w:rsidRPr="008F792C">
        <w:rPr>
          <w:b/>
          <w:bCs/>
        </w:rPr>
        <w:t xml:space="preserve">E: </w:t>
      </w:r>
      <w:r w:rsidRPr="008F792C">
        <w:rPr>
          <w:rFonts w:cs="Times New Roman"/>
          <w:lang w:val="en-GB"/>
        </w:rPr>
        <w:t>Jew?</w:t>
      </w:r>
      <w:r w:rsidR="00653BCA" w:rsidRPr="008F792C">
        <w:rPr>
          <w:rStyle w:val="FootnoteReference"/>
          <w:rFonts w:cs="Times New Roman"/>
          <w:rtl/>
        </w:rPr>
        <w:footnoteReference w:id="1884"/>
      </w:r>
      <w:r w:rsidRPr="008F792C">
        <w:rPr>
          <w:rFonts w:cs="Times New Roman"/>
          <w:lang w:val="en-GB"/>
        </w:rPr>
        <w:t xml:space="preserve"> </w:t>
      </w:r>
      <w:r w:rsidRPr="008F792C">
        <w:rPr>
          <w:b/>
          <w:bCs/>
        </w:rPr>
        <w:t xml:space="preserve">D: </w:t>
      </w:r>
      <w:r w:rsidRPr="00BE3E77">
        <w:rPr>
          <w:rFonts w:cs="Times New Roman"/>
          <w:lang w:val="it-IT"/>
        </w:rPr>
        <w:t>–</w:t>
      </w:r>
      <w:r w:rsidR="00AD0FE4" w:rsidRPr="005F539E">
        <w:rPr>
          <w:rStyle w:val="FootnoteReference"/>
          <w:rFonts w:cs="Times New Roman"/>
        </w:rPr>
        <w:footnoteReference w:id="1885"/>
      </w:r>
    </w:p>
    <w:p w14:paraId="531967DF" w14:textId="77777777" w:rsidR="00BD0433" w:rsidRPr="008F792C" w:rsidRDefault="00BD0433" w:rsidP="00815F05">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886"/>
      </w:r>
      <w:r w:rsidRPr="008F792C">
        <w:rPr>
          <w:b/>
          <w:bCs/>
        </w:rPr>
        <w:t xml:space="preserve"> Ds:</w:t>
      </w:r>
      <w:r w:rsidRPr="008F792C">
        <w:t xml:space="preserve"> Clemes (</w:t>
      </w:r>
      <w:r>
        <w:t>1</w:t>
      </w:r>
      <w:r w:rsidRPr="008F792C">
        <w:t>)’s son</w:t>
      </w:r>
      <w:r w:rsidRPr="008F792C">
        <w:rPr>
          <w:b/>
          <w:bCs/>
        </w:rPr>
        <w:t xml:space="preserve"> F:</w:t>
      </w:r>
      <w:r w:rsidRPr="008F792C">
        <w:t xml:space="preserve"> Synagogue inscription, </w:t>
      </w:r>
      <w:r w:rsidRPr="00FE3BD2">
        <w:t>Tafas</w:t>
      </w:r>
      <w:r w:rsidRPr="008F792C">
        <w:t>,</w:t>
      </w:r>
      <w:r>
        <w:rPr>
          <w:rStyle w:val="FootnoteReference"/>
        </w:rPr>
        <w:footnoteReference w:id="1887"/>
      </w:r>
      <w:r w:rsidRPr="008F792C">
        <w:t xml:space="preserve"> Fossey </w:t>
      </w:r>
      <w:r w:rsidRPr="008F792C">
        <w:rPr>
          <w:b/>
          <w:bCs/>
        </w:rPr>
        <w:t>S:</w:t>
      </w:r>
      <w:r w:rsidRPr="008F792C">
        <w:t xml:space="preserve"> </w:t>
      </w:r>
      <w:r w:rsidRPr="008F792C">
        <w:rPr>
          <w:i/>
          <w:iCs/>
        </w:rPr>
        <w:t>CIJ</w:t>
      </w:r>
      <w:r w:rsidRPr="008F792C">
        <w:t xml:space="preserve"> 861</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4</w:t>
      </w:r>
      <w:r w:rsidRPr="008F792C">
        <w:rPr>
          <w:vertAlign w:val="superscript"/>
        </w:rPr>
        <w:t>th</w:t>
      </w:r>
      <w:r w:rsidRPr="008F792C">
        <w:t xml:space="preserve"> C</w:t>
      </w:r>
    </w:p>
    <w:p w14:paraId="10B2B134" w14:textId="77777777" w:rsidR="00BD0433" w:rsidRPr="008F792C" w:rsidRDefault="00BD0433" w:rsidP="00BE3E77">
      <w:pPr>
        <w:numPr>
          <w:ilvl w:val="0"/>
          <w:numId w:val="58"/>
        </w:numPr>
        <w:bidi w:val="0"/>
        <w:rPr>
          <w:b/>
          <w:bCs/>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888"/>
      </w:r>
      <w:r w:rsidRPr="008F792C">
        <w:rPr>
          <w:rFonts w:cs="Times New Roman"/>
          <w:b/>
          <w:bCs/>
        </w:rPr>
        <w:t xml:space="preserve"> </w:t>
      </w:r>
      <w:r w:rsidRPr="008F792C">
        <w:rPr>
          <w:b/>
          <w:bCs/>
        </w:rPr>
        <w:t>Ds:</w:t>
      </w:r>
      <w:r w:rsidRPr="008F792C">
        <w:t xml:space="preserve"> Theodorus (</w:t>
      </w:r>
      <w:r>
        <w:t>4</w:t>
      </w:r>
      <w:r w:rsidRPr="008F792C">
        <w:t>), of Sarephta</w:t>
      </w:r>
      <w:r w:rsidRPr="008F792C">
        <w:rPr>
          <w:rStyle w:val="FootnoteReference"/>
          <w:rFonts w:cs="Times New Roman"/>
          <w:rtl/>
        </w:rPr>
        <w:footnoteReference w:id="1889"/>
      </w:r>
      <w:r w:rsidRPr="008F792C">
        <w:t xml:space="preserve"> </w:t>
      </w:r>
      <w:r w:rsidRPr="008F792C">
        <w:rPr>
          <w:b/>
          <w:bCs/>
        </w:rPr>
        <w:t>F:</w:t>
      </w:r>
      <w:r w:rsidRPr="008F792C">
        <w:t xml:space="preserve"> Epitaph, </w:t>
      </w:r>
      <w:smartTag w:uri="urn:schemas-microsoft-com:office:smarttags" w:element="place">
        <w:smartTag w:uri="urn:schemas-microsoft-com:office:smarttags" w:element="City">
          <w:r w:rsidRPr="008F792C">
            <w:t>Tyre</w:t>
          </w:r>
        </w:smartTag>
      </w:smartTag>
      <w:r w:rsidRPr="008F792C">
        <w:t>,</w:t>
      </w:r>
      <w:r w:rsidRPr="008F792C">
        <w:rPr>
          <w:rStyle w:val="FootnoteReference"/>
        </w:rPr>
        <w:footnoteReference w:id="1890"/>
      </w:r>
      <w:r w:rsidRPr="008F792C">
        <w:t xml:space="preserve"> Dussaud </w:t>
      </w:r>
      <w:r w:rsidRPr="008F792C">
        <w:rPr>
          <w:b/>
          <w:bCs/>
        </w:rPr>
        <w:t>S:</w:t>
      </w:r>
      <w:r w:rsidRPr="008F792C">
        <w:t xml:space="preserve"> </w:t>
      </w:r>
      <w:r w:rsidRPr="008F792C">
        <w:rPr>
          <w:i/>
          <w:iCs/>
        </w:rPr>
        <w:t>CIJ</w:t>
      </w:r>
      <w:r w:rsidRPr="008F792C">
        <w:t xml:space="preserve"> 879 </w:t>
      </w:r>
      <w:r w:rsidRPr="008F792C">
        <w:rPr>
          <w:b/>
          <w:bCs/>
        </w:rPr>
        <w:t xml:space="preserve">E: </w:t>
      </w:r>
      <w:r w:rsidR="00423050" w:rsidRPr="008F792C">
        <w:t>Jew?</w:t>
      </w:r>
      <w:r w:rsidR="00423050" w:rsidRPr="008F792C">
        <w:rPr>
          <w:rStyle w:val="FootnoteReference"/>
          <w:rFonts w:cs="Times New Roman"/>
          <w:rtl/>
        </w:rPr>
        <w:footnoteReference w:id="1891"/>
      </w:r>
      <w:r w:rsidR="00423050">
        <w:t xml:space="preserve"> </w:t>
      </w:r>
      <w:r w:rsidRPr="008F792C">
        <w:rPr>
          <w:b/>
          <w:bCs/>
        </w:rPr>
        <w:t>D:</w:t>
      </w:r>
      <w:r w:rsidRPr="008F792C">
        <w:t xml:space="preserve"> 3</w:t>
      </w:r>
      <w:r w:rsidRPr="008F792C">
        <w:rPr>
          <w:vertAlign w:val="superscript"/>
        </w:rPr>
        <w:t>rd</w:t>
      </w:r>
      <w:r w:rsidRPr="008F792C">
        <w:t>-4</w:t>
      </w:r>
      <w:r w:rsidRPr="008F792C">
        <w:rPr>
          <w:vertAlign w:val="superscript"/>
        </w:rPr>
        <w:t>th</w:t>
      </w:r>
      <w:r w:rsidRPr="008F792C">
        <w:t xml:space="preserve"> C</w:t>
      </w:r>
    </w:p>
    <w:p w14:paraId="3244CD8A" w14:textId="77777777" w:rsidR="00BD0433" w:rsidRPr="008F792C" w:rsidRDefault="00BD0433" w:rsidP="00AF217E">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892"/>
      </w:r>
      <w:r w:rsidRPr="008F792C">
        <w:rPr>
          <w:rFonts w:cs="Times New Roman"/>
          <w:b/>
          <w:bCs/>
        </w:rPr>
        <w:t xml:space="preserve"> </w:t>
      </w:r>
      <w:r w:rsidRPr="008F792C">
        <w:rPr>
          <w:b/>
          <w:bCs/>
        </w:rPr>
        <w:t>Ds:</w:t>
      </w:r>
      <w:r w:rsidRPr="008F792C">
        <w:t xml:space="preserve"> Simon (</w:t>
      </w:r>
      <w:r>
        <w:t>4</w:t>
      </w:r>
      <w:r w:rsidR="004B7DBB">
        <w:t>3</w:t>
      </w:r>
      <w:r w:rsidRPr="008F792C">
        <w:t>)’s</w:t>
      </w:r>
      <w:r w:rsidRPr="008F792C">
        <w:rPr>
          <w:b/>
          <w:bCs/>
        </w:rPr>
        <w:t xml:space="preserve"> </w:t>
      </w:r>
      <w:r w:rsidRPr="008F792C">
        <w:t>father</w:t>
      </w:r>
      <w:r w:rsidRPr="008F792C">
        <w:rPr>
          <w:b/>
          <w:bCs/>
        </w:rPr>
        <w:t xml:space="preserve"> F:</w:t>
      </w:r>
      <w:r w:rsidRPr="008F792C">
        <w:t xml:space="preserve"> Epitaph, </w:t>
      </w:r>
      <w:smartTag w:uri="urn:schemas-microsoft-com:office:smarttags" w:element="place">
        <w:r w:rsidRPr="008F792C">
          <w:t>Caesarea</w:t>
        </w:r>
      </w:smartTag>
      <w:r w:rsidRPr="008F792C">
        <w:t>, Sukenik</w:t>
      </w:r>
      <w:r w:rsidRPr="008F792C">
        <w:rPr>
          <w:rtl/>
        </w:rPr>
        <w:t xml:space="preserve"> </w:t>
      </w:r>
      <w:r w:rsidRPr="008F792C">
        <w:rPr>
          <w:b/>
          <w:bCs/>
        </w:rPr>
        <w:t>S:</w:t>
      </w:r>
      <w:r w:rsidRPr="008F792C">
        <w:t xml:space="preserve"> </w:t>
      </w:r>
      <w:r w:rsidRPr="008F792C">
        <w:rPr>
          <w:i/>
          <w:iCs/>
        </w:rPr>
        <w:t>CIJ</w:t>
      </w:r>
      <w:r w:rsidRPr="008F792C">
        <w:t xml:space="preserve"> 890 </w:t>
      </w:r>
      <w:r w:rsidRPr="008F792C">
        <w:rPr>
          <w:b/>
          <w:bCs/>
        </w:rPr>
        <w:t xml:space="preserve">E: </w:t>
      </w:r>
      <w:r w:rsidRPr="0036577F">
        <w:rPr>
          <w:rFonts w:cs="Times New Roman"/>
          <w:lang w:val="en-GB"/>
        </w:rPr>
        <w:t>–</w:t>
      </w:r>
      <w:r w:rsidR="0036577F">
        <w:rPr>
          <w:rStyle w:val="FootnoteReference"/>
          <w:rFonts w:cs="Times New Roman"/>
          <w:lang w:val="en-GB"/>
        </w:rPr>
        <w:footnoteReference w:id="1893"/>
      </w:r>
      <w:r w:rsidRPr="008F792C">
        <w:rPr>
          <w:b/>
          <w:bCs/>
        </w:rPr>
        <w:t xml:space="preserve"> D: </w:t>
      </w:r>
      <w:r w:rsidRPr="00BE3E77">
        <w:rPr>
          <w:rFonts w:cs="Times New Roman"/>
          <w:lang w:val="it-IT"/>
        </w:rPr>
        <w:t>–</w:t>
      </w:r>
      <w:r w:rsidR="00AD0FE4" w:rsidRPr="005F539E">
        <w:rPr>
          <w:rStyle w:val="FootnoteReference"/>
          <w:rFonts w:cs="Times New Roman"/>
        </w:rPr>
        <w:footnoteReference w:id="1894"/>
      </w:r>
    </w:p>
    <w:p w14:paraId="148E0313" w14:textId="77777777" w:rsidR="00BD0433" w:rsidRPr="008F792C" w:rsidRDefault="00BD0433" w:rsidP="00815F05">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895"/>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Euting </w:t>
      </w:r>
      <w:r w:rsidRPr="008F792C">
        <w:rPr>
          <w:b/>
          <w:bCs/>
        </w:rPr>
        <w:t>S:</w:t>
      </w:r>
      <w:r w:rsidRPr="008F792C">
        <w:t xml:space="preserve"> </w:t>
      </w:r>
      <w:r w:rsidRPr="008F792C">
        <w:rPr>
          <w:i/>
          <w:iCs/>
        </w:rPr>
        <w:t>CIJ</w:t>
      </w:r>
      <w:r w:rsidRPr="008F792C">
        <w:t xml:space="preserve"> 927</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 </w:t>
      </w:r>
    </w:p>
    <w:p w14:paraId="27189E82" w14:textId="77777777" w:rsidR="00BD0433" w:rsidRPr="008F792C" w:rsidRDefault="00BD0433" w:rsidP="00815F05">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896"/>
      </w:r>
      <w:r w:rsidRPr="008F792C">
        <w:rPr>
          <w:b/>
          <w:bCs/>
        </w:rPr>
        <w:t xml:space="preserve"> Ds:</w:t>
      </w:r>
      <w:r w:rsidRPr="008F792C">
        <w:t xml:space="preserve"> Justus (</w:t>
      </w:r>
      <w:r>
        <w:t>12</w:t>
      </w:r>
      <w:r w:rsidRPr="008F792C">
        <w:t>)’s</w:t>
      </w:r>
      <w:r w:rsidRPr="008F792C">
        <w:rPr>
          <w:b/>
          <w:bCs/>
        </w:rPr>
        <w:t xml:space="preserve"> </w:t>
      </w:r>
      <w:r w:rsidRPr="008F792C">
        <w:t>father</w:t>
      </w:r>
      <w:r w:rsidRPr="008F792C">
        <w:rPr>
          <w:b/>
          <w:bCs/>
        </w:rPr>
        <w:t xml:space="preserve"> 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Vincent </w:t>
      </w:r>
      <w:r w:rsidRPr="008F792C">
        <w:rPr>
          <w:b/>
          <w:bCs/>
        </w:rPr>
        <w:t>S:</w:t>
      </w:r>
      <w:r w:rsidRPr="008F792C">
        <w:rPr>
          <w:i/>
          <w:iCs/>
        </w:rPr>
        <w:t xml:space="preserve"> CIJ</w:t>
      </w:r>
      <w:r w:rsidRPr="008F792C">
        <w:t xml:space="preserve"> 929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 </w:t>
      </w:r>
    </w:p>
    <w:p w14:paraId="7685BA50" w14:textId="77777777" w:rsidR="00BD0433" w:rsidRPr="008F792C" w:rsidRDefault="00BD0433" w:rsidP="00815F05">
      <w:pPr>
        <w:numPr>
          <w:ilvl w:val="0"/>
          <w:numId w:val="58"/>
        </w:numPr>
        <w:bidi w:val="0"/>
      </w:pPr>
      <w:r w:rsidRPr="008F792C">
        <w:rPr>
          <w:b/>
          <w:bCs/>
        </w:rPr>
        <w:t xml:space="preserve">O: </w:t>
      </w:r>
      <w:r w:rsidRPr="003B513F">
        <w:rPr>
          <w:rFonts w:ascii="Graeca" w:hAnsi="Graeca" w:cs="Graeca"/>
        </w:rPr>
        <w:t></w:t>
      </w:r>
      <w:r w:rsidRPr="003B513F">
        <w:rPr>
          <w:rFonts w:ascii="Graeca" w:hAnsi="Graeca" w:cs="Graeca"/>
        </w:rPr>
        <w:t></w:t>
      </w:r>
      <w:r w:rsidRPr="003B513F">
        <w:rPr>
          <w:rFonts w:ascii="Graeca" w:hAnsi="Graeca" w:cs="Graeca"/>
        </w:rPr>
        <w:t></w:t>
      </w:r>
      <w:r w:rsidRPr="003B513F">
        <w:rPr>
          <w:rFonts w:ascii="Graeca" w:hAnsi="Graeca" w:cs="Graeca"/>
        </w:rPr>
        <w:t></w:t>
      </w:r>
      <w:r w:rsidRPr="003B513F">
        <w:rPr>
          <w:rFonts w:ascii="Graeca" w:hAnsi="Graeca" w:cs="Graeca"/>
        </w:rPr>
        <w:t></w:t>
      </w:r>
      <w:r w:rsidRPr="003B513F">
        <w:t>[</w:t>
      </w:r>
      <w:r w:rsidRPr="003B513F">
        <w:rPr>
          <w:rFonts w:ascii="Graeca" w:hAnsi="Graeca" w:cs="Graeca"/>
        </w:rPr>
        <w:t></w:t>
      </w:r>
      <w:r w:rsidRPr="003B513F">
        <w:rPr>
          <w:rFonts w:ascii="Graeca" w:hAnsi="Graeca" w:cs="Graeca"/>
        </w:rPr>
        <w:t></w:t>
      </w:r>
      <w:r w:rsidRPr="003B513F">
        <w:t>]</w:t>
      </w:r>
      <w:r w:rsidRPr="003B513F">
        <w:rPr>
          <w:rFonts w:ascii="Graeca" w:hAnsi="Graeca" w:cs="Graeca"/>
        </w:rPr>
        <w:t></w:t>
      </w:r>
      <w:r w:rsidRPr="008F792C">
        <w:rPr>
          <w:rStyle w:val="FootnoteReference"/>
        </w:rPr>
        <w:footnoteReference w:id="1897"/>
      </w:r>
      <w:r w:rsidRPr="008F792C">
        <w:rPr>
          <w:b/>
          <w:bCs/>
        </w:rPr>
        <w:t xml:space="preserve"> Ds:</w:t>
      </w:r>
      <w:r w:rsidRPr="008F792C">
        <w:t xml:space="preserve"> Justus (</w:t>
      </w:r>
      <w:r>
        <w:t>13</w:t>
      </w:r>
      <w:r w:rsidRPr="008F792C">
        <w:t xml:space="preserve">)’s son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Jaussen</w:t>
      </w:r>
      <w:r w:rsidRPr="008F792C">
        <w:rPr>
          <w:rtl/>
        </w:rPr>
        <w:t xml:space="preserve"> </w:t>
      </w:r>
      <w:r w:rsidRPr="008F792C">
        <w:rPr>
          <w:b/>
          <w:bCs/>
        </w:rPr>
        <w:t>S:</w:t>
      </w:r>
      <w:r w:rsidRPr="008F792C">
        <w:t xml:space="preserve"> </w:t>
      </w:r>
      <w:r w:rsidRPr="008F792C">
        <w:rPr>
          <w:i/>
          <w:iCs/>
        </w:rPr>
        <w:t>CIJ</w:t>
      </w:r>
      <w:r w:rsidRPr="008F792C">
        <w:t xml:space="preserve"> 946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w:t>
      </w:r>
    </w:p>
    <w:p w14:paraId="03498E25" w14:textId="77777777" w:rsidR="00BD0433" w:rsidRDefault="00BD0433" w:rsidP="00AF217E">
      <w:pPr>
        <w:numPr>
          <w:ilvl w:val="0"/>
          <w:numId w:val="58"/>
        </w:numPr>
        <w:bidi w:val="0"/>
      </w:pPr>
      <w:r w:rsidRPr="00262A2F">
        <w:rPr>
          <w:b/>
          <w:bCs/>
        </w:rPr>
        <w:t>O:</w:t>
      </w:r>
      <w:r>
        <w:rPr>
          <w:b/>
          <w:bCs/>
        </w:rPr>
        <w:t xml:space="preserve"> </w:t>
      </w:r>
      <w:r w:rsidRPr="00342FD0">
        <w:rPr>
          <w:rFonts w:ascii="Graeca" w:hAnsi="Graeca" w:cs="Graeca"/>
        </w:rPr>
        <w:t></w:t>
      </w:r>
      <w:r w:rsidRPr="00342FD0">
        <w:rPr>
          <w:rFonts w:ascii="Graeca" w:hAnsi="Graeca" w:cs="Graeca"/>
        </w:rPr>
        <w:t></w:t>
      </w:r>
      <w:r w:rsidRPr="00342FD0">
        <w:rPr>
          <w:rFonts w:ascii="Graeca" w:hAnsi="Graeca" w:cs="Graeca"/>
        </w:rPr>
        <w:t></w:t>
      </w:r>
      <w:r w:rsidRPr="00342FD0">
        <w:rPr>
          <w:rFonts w:ascii="Graeca" w:hAnsi="Graeca" w:cs="Graeca"/>
        </w:rPr>
        <w:t></w:t>
      </w:r>
      <w:r w:rsidRPr="00342FD0">
        <w:rPr>
          <w:rFonts w:ascii="Graeca" w:hAnsi="Graeca" w:cs="Graeca"/>
        </w:rPr>
        <w:t></w:t>
      </w:r>
      <w:r w:rsidRPr="00342FD0">
        <w:rPr>
          <w:rFonts w:ascii="Graeca" w:hAnsi="Graeca" w:cs="Graeca"/>
        </w:rPr>
        <w:t></w:t>
      </w:r>
      <w:r w:rsidRPr="00342FD0">
        <w:rPr>
          <w:rFonts w:ascii="Graeca" w:hAnsi="Graeca" w:cs="Graeca"/>
        </w:rPr>
        <w:t></w:t>
      </w:r>
      <w:r w:rsidRPr="00592F16">
        <w:rPr>
          <w:rStyle w:val="FootnoteReference"/>
          <w:rFonts w:cs="Times New Roman"/>
        </w:rPr>
        <w:footnoteReference w:id="1898"/>
      </w:r>
      <w:r w:rsidRPr="00592F16">
        <w:rPr>
          <w:rFonts w:cs="Times New Roman"/>
          <w:b/>
          <w:bCs/>
        </w:rPr>
        <w:t xml:space="preserve"> </w:t>
      </w:r>
      <w:r w:rsidRPr="00262A2F">
        <w:rPr>
          <w:b/>
          <w:bCs/>
        </w:rPr>
        <w:t>Ds:</w:t>
      </w:r>
      <w:r w:rsidRPr="00262A2F">
        <w:t xml:space="preserve"> </w:t>
      </w:r>
      <w:r>
        <w:t xml:space="preserve">Simon </w:t>
      </w:r>
      <w:r w:rsidRPr="001D6E9F">
        <w:t>(</w:t>
      </w:r>
      <w:r>
        <w:t>5</w:t>
      </w:r>
      <w:r w:rsidR="004B7DBB">
        <w:t>0</w:t>
      </w:r>
      <w:r w:rsidRPr="001D6E9F">
        <w:t>)</w:t>
      </w:r>
      <w:r>
        <w:t>’</w:t>
      </w:r>
      <w:r w:rsidRPr="005D3BF5">
        <w:t>s</w:t>
      </w:r>
      <w:r w:rsidRPr="00262A2F">
        <w:rPr>
          <w:b/>
          <w:bCs/>
        </w:rPr>
        <w:t xml:space="preserve"> </w:t>
      </w:r>
      <w:r w:rsidRPr="00577F27">
        <w:t>father</w:t>
      </w:r>
      <w:r>
        <w:t xml:space="preserve">, </w:t>
      </w:r>
      <w:r w:rsidRPr="00FE3BD2">
        <w:t>of Diospolis</w:t>
      </w:r>
      <w:r>
        <w:rPr>
          <w:rStyle w:val="FootnoteReference"/>
        </w:rPr>
        <w:footnoteReference w:id="1899"/>
      </w:r>
      <w:r w:rsidRPr="00262A2F">
        <w:rPr>
          <w:b/>
          <w:bCs/>
        </w:rPr>
        <w:t xml:space="preserve"> F:</w:t>
      </w:r>
      <w:r w:rsidRPr="00262A2F">
        <w:t xml:space="preserve"> </w:t>
      </w:r>
      <w:r>
        <w:t xml:space="preserve">Epitaph, </w:t>
      </w:r>
      <w:smartTag w:uri="urn:schemas-microsoft-com:office:smarttags" w:element="place">
        <w:smartTag w:uri="urn:schemas-microsoft-com:office:smarttags" w:element="City">
          <w:r>
            <w:t>Jaffa</w:t>
          </w:r>
        </w:smartTag>
      </w:smartTag>
      <w:r>
        <w:t>, Clermont-Ganneau</w:t>
      </w:r>
      <w:r w:rsidRPr="00262A2F">
        <w:rPr>
          <w:b/>
          <w:bCs/>
        </w:rPr>
        <w:t xml:space="preserve"> S:</w:t>
      </w:r>
      <w:r w:rsidRPr="00262A2F">
        <w:t xml:space="preserve"> </w:t>
      </w:r>
      <w:r>
        <w:rPr>
          <w:i/>
          <w:iCs/>
        </w:rPr>
        <w:t>CIJ</w:t>
      </w:r>
      <w:r>
        <w:t xml:space="preserve"> 956 </w:t>
      </w:r>
      <w:r w:rsidRPr="00262A2F">
        <w:rPr>
          <w:b/>
          <w:bCs/>
        </w:rPr>
        <w:t xml:space="preserve">E: </w:t>
      </w:r>
      <w:r w:rsidRPr="00480F6D">
        <w:rPr>
          <w:rFonts w:cs="Times New Roman"/>
          <w:sz w:val="24"/>
          <w:szCs w:val="24"/>
          <w:lang w:val="en-GB"/>
        </w:rPr>
        <w:t>–</w:t>
      </w:r>
      <w:r>
        <w:rPr>
          <w:b/>
          <w:bCs/>
        </w:rPr>
        <w:t xml:space="preserve"> </w:t>
      </w:r>
      <w:r w:rsidRPr="00262A2F">
        <w:rPr>
          <w:b/>
          <w:bCs/>
        </w:rPr>
        <w:t>D:</w:t>
      </w:r>
      <w:r w:rsidRPr="00577F27">
        <w:t xml:space="preserve"> </w:t>
      </w:r>
      <w:r>
        <w:t>3</w:t>
      </w:r>
      <w:r>
        <w:rPr>
          <w:vertAlign w:val="superscript"/>
        </w:rPr>
        <w:t>rd</w:t>
      </w:r>
      <w:r>
        <w:t xml:space="preserve"> C</w:t>
      </w:r>
    </w:p>
    <w:p w14:paraId="37DED751" w14:textId="77777777" w:rsidR="00BD0433" w:rsidRPr="008F792C" w:rsidRDefault="00BD0433" w:rsidP="00815F05">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00"/>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Synagogue inscription, </w:t>
      </w:r>
      <w:smartTag w:uri="urn:schemas-microsoft-com:office:smarttags" w:element="place">
        <w:smartTag w:uri="urn:schemas-microsoft-com:office:smarttags" w:element="City">
          <w:r w:rsidRPr="008F792C">
            <w:t>Gaza</w:t>
          </w:r>
        </w:smartTag>
      </w:smartTag>
      <w:r w:rsidRPr="008F792C">
        <w:t>, Germer-Durand</w:t>
      </w:r>
      <w:r w:rsidRPr="008F792C">
        <w:rPr>
          <w:rtl/>
        </w:rPr>
        <w:t xml:space="preserve"> </w:t>
      </w:r>
      <w:r w:rsidRPr="008F792C">
        <w:rPr>
          <w:b/>
          <w:bCs/>
        </w:rPr>
        <w:t>S:</w:t>
      </w:r>
      <w:r w:rsidRPr="008F792C">
        <w:t xml:space="preserve"> </w:t>
      </w:r>
      <w:r w:rsidRPr="008F792C">
        <w:rPr>
          <w:i/>
          <w:iCs/>
        </w:rPr>
        <w:t>CIJ</w:t>
      </w:r>
      <w:r w:rsidRPr="008F792C">
        <w:t xml:space="preserve"> 966</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1901"/>
      </w:r>
    </w:p>
    <w:p w14:paraId="7AF708E7" w14:textId="77777777" w:rsidR="00BD0433" w:rsidRPr="008F792C" w:rsidRDefault="00BD0433" w:rsidP="00815F05">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02"/>
      </w:r>
      <w:r w:rsidRPr="008F792C">
        <w:rPr>
          <w:b/>
          <w:bCs/>
        </w:rPr>
        <w:t xml:space="preserve"> Ds:</w:t>
      </w:r>
      <w:r w:rsidRPr="008F792C">
        <w:t xml:space="preserve"> Hananiah (</w:t>
      </w:r>
      <w:r w:rsidR="00DD0FCD">
        <w:t>46</w:t>
      </w:r>
      <w:r w:rsidRPr="008F792C">
        <w:t>)’s</w:t>
      </w:r>
      <w:r w:rsidRPr="008F792C">
        <w:rPr>
          <w:b/>
          <w:bCs/>
        </w:rPr>
        <w:t xml:space="preserve"> </w:t>
      </w:r>
      <w:r w:rsidRPr="008F792C">
        <w:t>father</w:t>
      </w:r>
      <w:r w:rsidRPr="008F792C">
        <w:rPr>
          <w:b/>
          <w:bCs/>
        </w:rPr>
        <w:t xml:space="preserve"> F:</w:t>
      </w:r>
      <w:r w:rsidRPr="008F792C">
        <w:t xml:space="preserve"> Synagogue inscription, </w:t>
      </w:r>
      <w:smartTag w:uri="urn:schemas-microsoft-com:office:smarttags" w:element="place">
        <w:smartTag w:uri="urn:schemas-microsoft-com:office:smarttags" w:element="City">
          <w:r w:rsidRPr="008F792C">
            <w:t>Gaza</w:t>
          </w:r>
        </w:smartTag>
      </w:smartTag>
      <w:r w:rsidRPr="008F792C">
        <w:t xml:space="preserve">, Loeb </w:t>
      </w:r>
      <w:r w:rsidRPr="008F792C">
        <w:rPr>
          <w:b/>
          <w:bCs/>
        </w:rPr>
        <w:t>S:</w:t>
      </w:r>
      <w:r w:rsidRPr="008F792C">
        <w:t xml:space="preserve"> </w:t>
      </w:r>
      <w:r w:rsidRPr="008F792C">
        <w:rPr>
          <w:i/>
          <w:iCs/>
        </w:rPr>
        <w:t xml:space="preserve">CIJ </w:t>
      </w:r>
      <w:r w:rsidRPr="008F792C">
        <w:t>967</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2</w:t>
      </w:r>
      <w:r w:rsidRPr="008F792C">
        <w:rPr>
          <w:vertAlign w:val="superscript"/>
        </w:rPr>
        <w:t>nd</w:t>
      </w:r>
      <w:r w:rsidRPr="008F792C">
        <w:t>-3</w:t>
      </w:r>
      <w:r w:rsidRPr="008F792C">
        <w:rPr>
          <w:vertAlign w:val="superscript"/>
        </w:rPr>
        <w:t>rd</w:t>
      </w:r>
      <w:r w:rsidRPr="008F792C">
        <w:t xml:space="preserve"> C</w:t>
      </w:r>
    </w:p>
    <w:p w14:paraId="721D8BE3" w14:textId="77777777" w:rsidR="00BD0433" w:rsidRPr="008F792C" w:rsidRDefault="00BD0433" w:rsidP="00192D80">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Joseph (</w:t>
      </w:r>
      <w:r w:rsidR="00196B3F">
        <w:t>8</w:t>
      </w:r>
      <w:r w:rsidR="002C2DA4">
        <w:t>2</w:t>
      </w:r>
      <w:r w:rsidRPr="008F792C">
        <w:t>)’s son</w:t>
      </w:r>
      <w:r w:rsidRPr="008F792C">
        <w:rPr>
          <w:b/>
          <w:bCs/>
        </w:rPr>
        <w:t xml:space="preserve"> F:</w:t>
      </w:r>
      <w:r w:rsidRPr="008F792C">
        <w:t xml:space="preserve"> Inscription, </w:t>
      </w:r>
      <w:smartTag w:uri="urn:schemas-microsoft-com:office:smarttags" w:element="PlaceType">
        <w:r w:rsidRPr="008F792C">
          <w:t>Temple</w:t>
        </w:r>
      </w:smartTag>
      <w:r w:rsidRPr="008F792C">
        <w:t xml:space="preserve"> </w:t>
      </w:r>
      <w:smartTag w:uri="urn:schemas-microsoft-com:office:smarttags" w:element="PlaceName">
        <w:r w:rsidRPr="008F792C">
          <w:t>Mount</w:t>
        </w:r>
      </w:smartTag>
      <w:r w:rsidRPr="008F792C">
        <w:t xml:space="preserve">, </w:t>
      </w:r>
      <w:smartTag w:uri="urn:schemas-microsoft-com:office:smarttags" w:element="City">
        <w:r w:rsidRPr="008F792C">
          <w:t>Jerusalem</w:t>
        </w:r>
      </w:smartTag>
      <w:r w:rsidRPr="008F792C">
        <w:t xml:space="preserve">, Mayer </w:t>
      </w:r>
      <w:r w:rsidRPr="008F792C">
        <w:rPr>
          <w:b/>
          <w:bCs/>
        </w:rPr>
        <w:t>S:</w:t>
      </w:r>
      <w:r w:rsidRPr="008F792C">
        <w:t xml:space="preserve"> </w:t>
      </w:r>
      <w:r w:rsidRPr="008F792C">
        <w:rPr>
          <w:i/>
          <w:iCs/>
        </w:rPr>
        <w:t>CIJ</w:t>
      </w:r>
      <w:r w:rsidRPr="008F792C">
        <w:t xml:space="preserve"> 1398 </w:t>
      </w:r>
      <w:r w:rsidRPr="008F792C">
        <w:rPr>
          <w:b/>
          <w:bCs/>
        </w:rPr>
        <w:t xml:space="preserve">E: </w:t>
      </w:r>
      <w:r w:rsidRPr="008F792C">
        <w:t>Late?</w:t>
      </w:r>
      <w:r w:rsidRPr="008F792C">
        <w:rPr>
          <w:rStyle w:val="FootnoteReference"/>
        </w:rPr>
        <w:footnoteReference w:id="1903"/>
      </w:r>
      <w:r w:rsidRPr="008F792C">
        <w:rPr>
          <w:b/>
          <w:bCs/>
        </w:rPr>
        <w:t xml:space="preserve"> D: </w:t>
      </w:r>
      <w:r w:rsidRPr="001C69FA">
        <w:t>Pre-650?</w:t>
      </w:r>
      <w:r>
        <w:rPr>
          <w:rStyle w:val="FootnoteReference"/>
        </w:rPr>
        <w:footnoteReference w:id="1904"/>
      </w:r>
    </w:p>
    <w:p w14:paraId="728C7AF9" w14:textId="77777777" w:rsidR="00BD0433" w:rsidRPr="008F792C" w:rsidRDefault="00BD0433" w:rsidP="00AD0FE4">
      <w:pPr>
        <w:numPr>
          <w:ilvl w:val="0"/>
          <w:numId w:val="58"/>
        </w:numPr>
        <w:bidi w:val="0"/>
      </w:pPr>
      <w:r w:rsidRPr="008F792C">
        <w:rPr>
          <w:b/>
          <w:bCs/>
        </w:rPr>
        <w:t>O:</w:t>
      </w:r>
      <w:r w:rsidRPr="008F792C">
        <w:t xml:space="preserve"> </w:t>
      </w:r>
      <w:r w:rsidRPr="00232DE3">
        <w:t>[</w:t>
      </w:r>
      <w:r w:rsidRPr="00232DE3">
        <w:rPr>
          <w:rFonts w:ascii="Graeca" w:hAnsi="Graeca"/>
        </w:rPr>
        <w:t></w:t>
      </w:r>
      <w:r w:rsidRPr="00232DE3">
        <w:rPr>
          <w:rFonts w:ascii="Graeca" w:hAnsi="Graeca"/>
        </w:rPr>
        <w:t></w:t>
      </w:r>
      <w:r w:rsidRPr="00232DE3">
        <w:rPr>
          <w:rFonts w:ascii="Graeca" w:hAnsi="Graeca"/>
        </w:rPr>
        <w:t></w:t>
      </w:r>
      <w:r w:rsidRPr="00232DE3">
        <w:rPr>
          <w:rFonts w:ascii="Graeca" w:hAnsi="Graeca"/>
        </w:rPr>
        <w:t></w:t>
      </w:r>
      <w:r w:rsidRPr="00232DE3">
        <w:rPr>
          <w:rFonts w:cs="Times New Roman"/>
        </w:rPr>
        <w:t>]</w:t>
      </w:r>
      <w:r w:rsidRPr="00232DE3">
        <w:rPr>
          <w:rFonts w:ascii="Graeca" w:hAnsi="Graeca" w:cs="Tahoma"/>
        </w:rPr>
        <w:t></w:t>
      </w:r>
      <w:r w:rsidRPr="00232DE3">
        <w:rPr>
          <w:rFonts w:ascii="Graeca" w:hAnsi="Graeca" w:cs="Tahoma"/>
        </w:rPr>
        <w:t></w:t>
      </w:r>
      <w:r w:rsidRPr="00232DE3">
        <w:rPr>
          <w:rFonts w:ascii="Graeca" w:hAnsi="Graeca" w:cs="Tahoma"/>
        </w:rPr>
        <w:t></w:t>
      </w:r>
      <w:r w:rsidRPr="00232DE3">
        <w:rPr>
          <w:rFonts w:ascii="Graeca" w:hAnsi="Graeca" w:cs="Tahoma"/>
        </w:rPr>
        <w:t></w:t>
      </w:r>
      <w:r w:rsidRPr="008F792C">
        <w:rPr>
          <w:rStyle w:val="FootnoteReference"/>
          <w:rFonts w:cs="Times New Roman"/>
          <w:rtl/>
        </w:rPr>
        <w:footnoteReference w:id="1905"/>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Ophel Hill,</w:t>
      </w:r>
      <w:r w:rsidRPr="008F792C">
        <w:rPr>
          <w:b/>
          <w:bCs/>
        </w:rPr>
        <w:t xml:space="preserve"> </w:t>
      </w:r>
      <w:smartTag w:uri="urn:schemas-microsoft-com:office:smarttags" w:element="City">
        <w:r w:rsidRPr="008F792C">
          <w:t>Jerusalem</w:t>
        </w:r>
      </w:smartTag>
      <w:r w:rsidRPr="008F792C">
        <w:t>, Schwabe</w:t>
      </w:r>
      <w:r w:rsidRPr="008F792C">
        <w:rPr>
          <w:rFonts w:hint="cs"/>
          <w:rtl/>
        </w:rPr>
        <w:t xml:space="preserve"> </w:t>
      </w:r>
      <w:r w:rsidRPr="008F792C">
        <w:rPr>
          <w:b/>
          <w:bCs/>
        </w:rPr>
        <w:t>S:</w:t>
      </w:r>
      <w:r w:rsidRPr="008F792C">
        <w:t xml:space="preserve"> </w:t>
      </w:r>
      <w:r w:rsidRPr="008F792C">
        <w:rPr>
          <w:i/>
          <w:iCs/>
        </w:rPr>
        <w:t>CIJ</w:t>
      </w:r>
      <w:r w:rsidRPr="008F792C">
        <w:t xml:space="preserve"> 1405</w:t>
      </w:r>
      <w:r w:rsidRPr="008F792C">
        <w:rPr>
          <w:rFonts w:hint="cs"/>
          <w:rtl/>
        </w:rPr>
        <w:t xml:space="preserve"> </w:t>
      </w:r>
      <w:r w:rsidRPr="008F792C">
        <w:rPr>
          <w:b/>
          <w:bCs/>
        </w:rPr>
        <w:t xml:space="preserve">E: </w:t>
      </w:r>
      <w:r w:rsidRPr="008F792C">
        <w:t>Jew?</w:t>
      </w:r>
      <w:r w:rsidRPr="008F792C">
        <w:rPr>
          <w:rStyle w:val="FootnoteReference"/>
          <w:rFonts w:cs="Times New Roman"/>
          <w:rtl/>
        </w:rPr>
        <w:footnoteReference w:id="1906"/>
      </w:r>
      <w:r w:rsidRPr="008F792C">
        <w:rPr>
          <w:b/>
          <w:bCs/>
        </w:rPr>
        <w:t xml:space="preserve"> D: </w:t>
      </w:r>
      <w:r w:rsidRPr="00BE3E77">
        <w:rPr>
          <w:rFonts w:cs="Times New Roman"/>
          <w:lang w:val="it-IT"/>
        </w:rPr>
        <w:t>–</w:t>
      </w:r>
      <w:r w:rsidR="00AD0FE4" w:rsidRPr="005F539E">
        <w:rPr>
          <w:rStyle w:val="FootnoteReference"/>
          <w:rFonts w:cs="Times New Roman"/>
        </w:rPr>
        <w:footnoteReference w:id="1907"/>
      </w:r>
    </w:p>
    <w:p w14:paraId="125697DF" w14:textId="77777777" w:rsidR="00BD0433" w:rsidRPr="008F792C" w:rsidRDefault="00BD0433" w:rsidP="00815F05">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08"/>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Beth She‘arim, catacomb 1,</w:t>
      </w:r>
      <w:r w:rsidRPr="008F792C">
        <w:rPr>
          <w:b/>
          <w:bCs/>
        </w:rPr>
        <w:t xml:space="preserve"> </w:t>
      </w:r>
      <w:r w:rsidRPr="008F792C">
        <w:rPr>
          <w:i/>
          <w:iCs/>
        </w:rPr>
        <w:t>CIJ</w:t>
      </w:r>
      <w:r w:rsidRPr="008F792C">
        <w:t xml:space="preserve"> 1017 </w:t>
      </w:r>
      <w:r w:rsidRPr="008F792C">
        <w:rPr>
          <w:b/>
          <w:bCs/>
        </w:rPr>
        <w:t>S:</w:t>
      </w:r>
      <w:r w:rsidRPr="008F792C">
        <w:t xml:space="preserve"> </w:t>
      </w:r>
      <w:r w:rsidRPr="008F792C">
        <w:rPr>
          <w:i/>
          <w:iCs/>
        </w:rPr>
        <w:t xml:space="preserve">BS </w:t>
      </w:r>
      <w:r w:rsidRPr="008F792C">
        <w:t xml:space="preserve">2:6 </w:t>
      </w:r>
      <w:r w:rsidRPr="008F792C">
        <w:rPr>
          <w:b/>
          <w:bCs/>
        </w:rPr>
        <w:t xml:space="preserve">E: </w:t>
      </w:r>
      <w:r w:rsidRPr="008F792C">
        <w:rPr>
          <w:rFonts w:cs="Times New Roman"/>
          <w:lang w:val="en-GB"/>
        </w:rPr>
        <w:t>–</w:t>
      </w:r>
      <w:r w:rsidRPr="008F792C">
        <w:rPr>
          <w:b/>
          <w:bCs/>
        </w:rPr>
        <w:t xml:space="preserve"> D:</w:t>
      </w:r>
      <w:r w:rsidRPr="008F792C">
        <w:t xml:space="preserve"> Pre-352</w:t>
      </w:r>
      <w:r w:rsidRPr="008F792C">
        <w:rPr>
          <w:rStyle w:val="FootnoteReference"/>
        </w:rPr>
        <w:footnoteReference w:id="1909"/>
      </w:r>
    </w:p>
    <w:p w14:paraId="1F0D11C4" w14:textId="77777777" w:rsidR="00BD0433" w:rsidRPr="008F792C" w:rsidRDefault="00BD0433" w:rsidP="00E51CD4">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10"/>
      </w:r>
      <w:r w:rsidRPr="008F792C">
        <w:rPr>
          <w:b/>
          <w:bCs/>
        </w:rPr>
        <w:t xml:space="preserve"> Ds:</w:t>
      </w:r>
      <w:r w:rsidRPr="008F792C">
        <w:t xml:space="preserve"> </w:t>
      </w:r>
      <w:r w:rsidRPr="00FE3BD2">
        <w:t>Tuta</w:t>
      </w:r>
      <w:r w:rsidRPr="008F792C">
        <w:t xml:space="preserve"> (</w:t>
      </w:r>
      <w:r>
        <w:t>1</w:t>
      </w:r>
      <w:r w:rsidRPr="008F792C">
        <w:t>)’s son</w:t>
      </w:r>
      <w:r w:rsidRPr="008F792C">
        <w:rPr>
          <w:b/>
          <w:bCs/>
        </w:rPr>
        <w:t xml:space="preserve"> F:</w:t>
      </w:r>
      <w:r w:rsidRPr="008F792C">
        <w:t xml:space="preserve"> Epitaph, Beth She‘arim, catacomb 1,</w:t>
      </w:r>
      <w:r w:rsidRPr="008F792C">
        <w:rPr>
          <w:b/>
          <w:bCs/>
        </w:rPr>
        <w:t xml:space="preserve"> </w:t>
      </w:r>
      <w:r w:rsidRPr="008F792C">
        <w:rPr>
          <w:i/>
          <w:iCs/>
        </w:rPr>
        <w:t>CIJ</w:t>
      </w:r>
      <w:r w:rsidRPr="008F792C">
        <w:t xml:space="preserve"> 1095 </w:t>
      </w:r>
      <w:r w:rsidRPr="008F792C">
        <w:rPr>
          <w:b/>
          <w:bCs/>
        </w:rPr>
        <w:t>S:</w:t>
      </w:r>
      <w:r w:rsidRPr="008F792C">
        <w:t xml:space="preserve"> </w:t>
      </w:r>
      <w:r w:rsidRPr="008F792C">
        <w:rPr>
          <w:i/>
          <w:iCs/>
        </w:rPr>
        <w:t xml:space="preserve">BS </w:t>
      </w:r>
      <w:r w:rsidRPr="008F792C">
        <w:t xml:space="preserve">2:75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607853" w:rsidRPr="008F792C">
        <w:rPr>
          <w:rStyle w:val="FootnoteReference"/>
        </w:rPr>
        <w:footnoteReference w:id="1911"/>
      </w:r>
    </w:p>
    <w:p w14:paraId="536F582E" w14:textId="77777777" w:rsidR="00BD0433" w:rsidRPr="008F792C" w:rsidRDefault="00BD0433" w:rsidP="00607853">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12"/>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Beth She‘arim, catacomb 2,</w:t>
      </w:r>
      <w:r w:rsidRPr="008F792C">
        <w:rPr>
          <w:b/>
          <w:bCs/>
        </w:rPr>
        <w:t xml:space="preserve"> </w:t>
      </w:r>
      <w:r w:rsidRPr="008F792C">
        <w:rPr>
          <w:i/>
          <w:iCs/>
        </w:rPr>
        <w:t>CIJ</w:t>
      </w:r>
      <w:r w:rsidRPr="008F792C">
        <w:t xml:space="preserve"> 1102 </w:t>
      </w:r>
      <w:r w:rsidRPr="008F792C">
        <w:rPr>
          <w:b/>
          <w:bCs/>
        </w:rPr>
        <w:t>S:</w:t>
      </w:r>
      <w:r w:rsidRPr="008F792C">
        <w:t xml:space="preserve"> </w:t>
      </w:r>
      <w:r w:rsidRPr="008F792C">
        <w:rPr>
          <w:i/>
          <w:iCs/>
        </w:rPr>
        <w:t xml:space="preserve">BS </w:t>
      </w:r>
      <w:r w:rsidRPr="008F792C">
        <w:t xml:space="preserve">2:83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607853" w:rsidRPr="008F792C">
        <w:rPr>
          <w:rStyle w:val="FootnoteReference"/>
        </w:rPr>
        <w:footnoteReference w:id="1913"/>
      </w:r>
    </w:p>
    <w:p w14:paraId="7196BD97" w14:textId="77777777" w:rsidR="00BD0433" w:rsidRPr="008F792C" w:rsidRDefault="00BD0433" w:rsidP="00607853">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14"/>
      </w:r>
      <w:r w:rsidRPr="008F792C">
        <w:rPr>
          <w:b/>
          <w:bCs/>
        </w:rPr>
        <w:t xml:space="preserve"> Ds:</w:t>
      </w:r>
      <w:r w:rsidRPr="008F792C">
        <w:t xml:space="preserve"> Eusebius (</w:t>
      </w:r>
      <w:r>
        <w:t>3</w:t>
      </w:r>
      <w:r w:rsidRPr="008F792C">
        <w:t>)’s son, Samuel (</w:t>
      </w:r>
      <w:r>
        <w:t>4</w:t>
      </w:r>
      <w:r w:rsidR="00276032">
        <w:t>8</w:t>
      </w:r>
      <w:r w:rsidRPr="008F792C">
        <w:t>)’s</w:t>
      </w:r>
      <w:r w:rsidRPr="008F792C">
        <w:rPr>
          <w:b/>
          <w:bCs/>
        </w:rPr>
        <w:t xml:space="preserve"> </w:t>
      </w:r>
      <w:r w:rsidRPr="008F792C">
        <w:t xml:space="preserve">father </w:t>
      </w:r>
      <w:r w:rsidRPr="008F792C">
        <w:rPr>
          <w:b/>
          <w:bCs/>
        </w:rPr>
        <w:t>F:</w:t>
      </w:r>
      <w:r w:rsidRPr="008F792C">
        <w:t xml:space="preserve"> </w:t>
      </w:r>
      <w:r w:rsidRPr="000D1302">
        <w:t>Epitaphs</w:t>
      </w:r>
      <w:r w:rsidRPr="008F792C">
        <w:t>, Beth She‘arim, cat</w:t>
      </w:r>
      <w:r w:rsidRPr="008F792C">
        <w:t>a</w:t>
      </w:r>
      <w:r w:rsidRPr="008F792C">
        <w:t>comb 4,</w:t>
      </w:r>
      <w:r w:rsidRPr="008F792C">
        <w:rPr>
          <w:b/>
          <w:bCs/>
        </w:rPr>
        <w:t xml:space="preserve"> </w:t>
      </w:r>
      <w:r w:rsidRPr="008F792C">
        <w:rPr>
          <w:i/>
          <w:iCs/>
        </w:rPr>
        <w:t>CIJ</w:t>
      </w:r>
      <w:r w:rsidRPr="008F792C">
        <w:t xml:space="preserve"> 1117, 1119 </w:t>
      </w:r>
      <w:r w:rsidRPr="008F792C">
        <w:rPr>
          <w:b/>
          <w:bCs/>
        </w:rPr>
        <w:t>S:</w:t>
      </w:r>
      <w:r w:rsidRPr="008F792C">
        <w:t xml:space="preserve"> 1. </w:t>
      </w:r>
      <w:r w:rsidRPr="008F792C">
        <w:rPr>
          <w:i/>
          <w:iCs/>
        </w:rPr>
        <w:t xml:space="preserve">BS </w:t>
      </w:r>
      <w:r w:rsidRPr="008F792C">
        <w:t xml:space="preserve">2:94; 2. 2:96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607853" w:rsidRPr="008F792C">
        <w:rPr>
          <w:rStyle w:val="FootnoteReference"/>
        </w:rPr>
        <w:footnoteReference w:id="1915"/>
      </w:r>
    </w:p>
    <w:p w14:paraId="3EF444BD" w14:textId="77777777" w:rsidR="00BD0433" w:rsidRPr="008F792C" w:rsidRDefault="00BD0433" w:rsidP="00607853">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16"/>
      </w:r>
      <w:r w:rsidR="000D1302">
        <w:rPr>
          <w:rFonts w:cs="Times New Roman"/>
        </w:rPr>
        <w:t>/</w:t>
      </w:r>
      <w:r w:rsidR="000D1302" w:rsidRPr="008F792C">
        <w:rPr>
          <w:rFonts w:ascii="Graeca" w:hAnsi="Graeca" w:cs="Graeca"/>
        </w:rPr>
        <w:t></w:t>
      </w:r>
      <w:r w:rsidR="000D1302" w:rsidRPr="008F792C">
        <w:rPr>
          <w:rFonts w:ascii="Graeca" w:hAnsi="Graeca" w:cs="Graeca"/>
        </w:rPr>
        <w:t></w:t>
      </w:r>
      <w:r w:rsidR="000D1302" w:rsidRPr="008F792C">
        <w:rPr>
          <w:rFonts w:ascii="Graeca" w:hAnsi="Graeca" w:cs="Graeca"/>
        </w:rPr>
        <w:t></w:t>
      </w:r>
      <w:r w:rsidR="000D1302" w:rsidRPr="008F792C">
        <w:rPr>
          <w:rFonts w:ascii="Graeca" w:hAnsi="Graeca" w:cs="Graeca"/>
        </w:rPr>
        <w:t></w:t>
      </w:r>
      <w:r w:rsidR="000D1302" w:rsidRPr="008F792C">
        <w:rPr>
          <w:rFonts w:ascii="Graeca" w:hAnsi="Graeca" w:cs="Graeca"/>
        </w:rPr>
        <w:t></w:t>
      </w:r>
      <w:r w:rsidR="000D1302" w:rsidRPr="008F792C">
        <w:rPr>
          <w:rFonts w:ascii="Graeca" w:hAnsi="Graeca" w:cs="Graeca"/>
        </w:rPr>
        <w:t></w:t>
      </w:r>
      <w:r w:rsidR="00D83ADE">
        <w:rPr>
          <w:rFonts w:ascii="Graeca" w:hAnsi="Graeca" w:cs="Graeca"/>
        </w:rPr>
        <w:t></w:t>
      </w:r>
      <w:r w:rsidR="000D1302" w:rsidRPr="008F792C">
        <w:rPr>
          <w:rStyle w:val="FootnoteReference"/>
          <w:rFonts w:cs="Times New Roman"/>
        </w:rPr>
        <w:footnoteReference w:id="1917"/>
      </w:r>
      <w:r w:rsidRPr="008F792C">
        <w:rPr>
          <w:b/>
          <w:bCs/>
        </w:rPr>
        <w:t xml:space="preserve"> Ds:</w:t>
      </w:r>
      <w:r w:rsidRPr="008F792C">
        <w:t xml:space="preserve"> Eumathia (</w:t>
      </w:r>
      <w:r>
        <w:t>1</w:t>
      </w:r>
      <w:r w:rsidRPr="008F792C">
        <w:t>)’s son</w:t>
      </w:r>
      <w:r w:rsidRPr="008F792C">
        <w:rPr>
          <w:b/>
          <w:bCs/>
        </w:rPr>
        <w:t xml:space="preserve"> F:</w:t>
      </w:r>
      <w:r w:rsidRPr="008F792C">
        <w:t xml:space="preserve"> </w:t>
      </w:r>
      <w:r w:rsidRPr="000D1302">
        <w:t>Epitaphs</w:t>
      </w:r>
      <w:r w:rsidRPr="008F792C">
        <w:t>, Beth She‘arim, catacomb 8,</w:t>
      </w:r>
      <w:r w:rsidRPr="008F792C">
        <w:rPr>
          <w:b/>
          <w:bCs/>
        </w:rPr>
        <w:t xml:space="preserve"> </w:t>
      </w:r>
      <w:r w:rsidRPr="008F792C">
        <w:rPr>
          <w:i/>
          <w:iCs/>
        </w:rPr>
        <w:t>CIJ</w:t>
      </w:r>
      <w:r w:rsidRPr="008F792C">
        <w:t xml:space="preserve"> 1160, 1161 </w:t>
      </w:r>
      <w:r w:rsidRPr="008F792C">
        <w:rPr>
          <w:b/>
          <w:bCs/>
        </w:rPr>
        <w:t>S:</w:t>
      </w:r>
      <w:r w:rsidRPr="008F792C">
        <w:t xml:space="preserve"> 1. </w:t>
      </w:r>
      <w:r w:rsidRPr="008F792C">
        <w:rPr>
          <w:i/>
          <w:iCs/>
        </w:rPr>
        <w:t xml:space="preserve">BS </w:t>
      </w:r>
      <w:r w:rsidRPr="008F792C">
        <w:t xml:space="preserve">2:125; 2. 2:126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607853" w:rsidRPr="008F792C">
        <w:rPr>
          <w:rStyle w:val="FootnoteReference"/>
        </w:rPr>
        <w:footnoteReference w:id="1918"/>
      </w:r>
    </w:p>
    <w:p w14:paraId="3BFDDC4E" w14:textId="77777777" w:rsidR="00BD0433" w:rsidRPr="008F792C" w:rsidRDefault="00BD0433" w:rsidP="00607853">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19"/>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Beth She‘arim, catacomb 21 </w:t>
      </w:r>
      <w:r w:rsidRPr="008F792C">
        <w:rPr>
          <w:b/>
          <w:bCs/>
        </w:rPr>
        <w:t>S:</w:t>
      </w:r>
      <w:r w:rsidRPr="008F792C">
        <w:t xml:space="preserve"> </w:t>
      </w:r>
      <w:r w:rsidRPr="008F792C">
        <w:rPr>
          <w:i/>
          <w:iCs/>
        </w:rPr>
        <w:t xml:space="preserve">BS </w:t>
      </w:r>
      <w:r w:rsidRPr="008F792C">
        <w:t xml:space="preserve">2:130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607853" w:rsidRPr="008F792C">
        <w:rPr>
          <w:rStyle w:val="FootnoteReference"/>
        </w:rPr>
        <w:footnoteReference w:id="1920"/>
      </w:r>
    </w:p>
    <w:p w14:paraId="14F9676B" w14:textId="77777777" w:rsidR="00BD0433" w:rsidRPr="008F792C" w:rsidRDefault="00BD0433" w:rsidP="00AD0FE4">
      <w:pPr>
        <w:numPr>
          <w:ilvl w:val="0"/>
          <w:numId w:val="58"/>
        </w:numPr>
        <w:bidi w:val="0"/>
      </w:pPr>
      <w:r w:rsidRPr="008F792C">
        <w:rPr>
          <w:b/>
          <w:bCs/>
        </w:rPr>
        <w:t xml:space="preserve">O: </w:t>
      </w:r>
      <w:r w:rsidRPr="008F792C">
        <w:rPr>
          <w:rFonts w:cs="Times New Roman"/>
          <w:rtl/>
        </w:rPr>
        <w:t>יעק[ב]</w:t>
      </w:r>
      <w:r w:rsidRPr="008F792C">
        <w:rPr>
          <w:rStyle w:val="FootnoteReference"/>
        </w:rPr>
        <w:footnoteReference w:id="1921"/>
      </w:r>
      <w:r w:rsidRPr="008F792C">
        <w:t xml:space="preserve"> </w:t>
      </w:r>
      <w:r w:rsidRPr="008F792C">
        <w:rPr>
          <w:b/>
          <w:bCs/>
        </w:rPr>
        <w:t>Ds:</w:t>
      </w:r>
      <w:r w:rsidRPr="008F792C">
        <w:t xml:space="preserve"> </w:t>
      </w:r>
      <w:r w:rsidRPr="008F792C">
        <w:rPr>
          <w:rFonts w:cs="Times New Roman"/>
          <w:lang w:val="en-GB"/>
        </w:rPr>
        <w:t>–</w:t>
      </w:r>
      <w:r w:rsidRPr="008F792C">
        <w:t xml:space="preserve"> </w:t>
      </w:r>
      <w:r w:rsidRPr="008F792C">
        <w:rPr>
          <w:b/>
          <w:bCs/>
        </w:rPr>
        <w:t>F:</w:t>
      </w:r>
      <w:r w:rsidRPr="008F792C">
        <w:t xml:space="preserve"> Synagogue inscription, Na‘aran,</w:t>
      </w:r>
      <w:r w:rsidRPr="008F792C">
        <w:rPr>
          <w:rStyle w:val="FootnoteReference"/>
        </w:rPr>
        <w:footnoteReference w:id="1922"/>
      </w:r>
      <w:r w:rsidRPr="008F792C">
        <w:t xml:space="preserve"> Vincent &amp; Carri</w:t>
      </w:r>
      <w:r w:rsidRPr="008F792C">
        <w:rPr>
          <w:rFonts w:cs="Times New Roman"/>
        </w:rPr>
        <w:t>è</w:t>
      </w:r>
      <w:r w:rsidRPr="008F792C">
        <w:t>re</w:t>
      </w:r>
      <w:r w:rsidRPr="008F792C">
        <w:rPr>
          <w:rtl/>
        </w:rPr>
        <w:t xml:space="preserve"> </w:t>
      </w:r>
      <w:r w:rsidRPr="008F792C">
        <w:rPr>
          <w:b/>
          <w:bCs/>
        </w:rPr>
        <w:t>S:</w:t>
      </w:r>
      <w:r w:rsidRPr="008F792C">
        <w:t xml:space="preserve"> Naveh, </w:t>
      </w:r>
      <w:r w:rsidRPr="008F792C">
        <w:rPr>
          <w:i/>
          <w:iCs/>
        </w:rPr>
        <w:t>OSM</w:t>
      </w:r>
      <w:r w:rsidRPr="008F792C">
        <w:t xml:space="preserve">, no. 65 </w:t>
      </w:r>
      <w:r w:rsidRPr="008F792C">
        <w:rPr>
          <w:b/>
          <w:bCs/>
        </w:rPr>
        <w:t xml:space="preserve">E: </w:t>
      </w:r>
      <w:r w:rsidRPr="008F792C">
        <w:rPr>
          <w:rFonts w:cs="Times New Roman"/>
          <w:lang w:val="en-GB"/>
        </w:rPr>
        <w:t>–</w:t>
      </w:r>
      <w:r w:rsidRPr="008F792C">
        <w:rPr>
          <w:b/>
          <w:bCs/>
        </w:rPr>
        <w:t xml:space="preserve"> D: </w:t>
      </w:r>
      <w:r w:rsidRPr="00BE3E77">
        <w:rPr>
          <w:rFonts w:cs="Times New Roman"/>
          <w:lang w:val="it-IT"/>
        </w:rPr>
        <w:t>–</w:t>
      </w:r>
      <w:r w:rsidR="00AD0FE4" w:rsidRPr="005F539E">
        <w:rPr>
          <w:rStyle w:val="FootnoteReference"/>
          <w:rFonts w:cs="Times New Roman"/>
        </w:rPr>
        <w:footnoteReference w:id="1923"/>
      </w:r>
    </w:p>
    <w:p w14:paraId="3F01277F" w14:textId="77777777" w:rsidR="00BD0433" w:rsidRPr="0036577F" w:rsidRDefault="00BD0433" w:rsidP="0036577F">
      <w:pPr>
        <w:numPr>
          <w:ilvl w:val="0"/>
          <w:numId w:val="58"/>
        </w:numPr>
        <w:bidi w:val="0"/>
        <w:rPr>
          <w:b/>
          <w:bCs/>
        </w:rPr>
      </w:pPr>
      <w:r w:rsidRPr="0036577F">
        <w:rPr>
          <w:b/>
          <w:bCs/>
        </w:rPr>
        <w:t xml:space="preserve">O: </w:t>
      </w:r>
      <w:r w:rsidRPr="0036577F">
        <w:rPr>
          <w:rFonts w:ascii="Graeca" w:hAnsi="Graeca" w:cs="Graeca"/>
        </w:rPr>
        <w:t></w:t>
      </w:r>
      <w:r w:rsidRPr="0036577F">
        <w:rPr>
          <w:rFonts w:ascii="Graeca" w:hAnsi="Graeca" w:cs="Graeca"/>
        </w:rPr>
        <w:t></w:t>
      </w:r>
      <w:r w:rsidRPr="0036577F">
        <w:rPr>
          <w:rFonts w:ascii="Graeca" w:hAnsi="Graeca" w:cs="Graeca"/>
        </w:rPr>
        <w:t></w:t>
      </w:r>
      <w:r w:rsidRPr="0036577F">
        <w:rPr>
          <w:rFonts w:ascii="Graeca" w:hAnsi="Graeca" w:cs="Graeca"/>
        </w:rPr>
        <w:t></w:t>
      </w:r>
      <w:r w:rsidRPr="0036577F">
        <w:rPr>
          <w:rFonts w:ascii="Graeca" w:hAnsi="Graeca" w:cs="Graeca"/>
        </w:rPr>
        <w:t></w:t>
      </w:r>
      <w:r w:rsidRPr="0036577F">
        <w:rPr>
          <w:rFonts w:ascii="Graeca" w:hAnsi="Graeca" w:cs="Graeca"/>
        </w:rPr>
        <w:t></w:t>
      </w:r>
      <w:r w:rsidRPr="0036577F">
        <w:rPr>
          <w:rFonts w:ascii="Graeca" w:hAnsi="Graeca" w:cs="Graeca"/>
        </w:rPr>
        <w:t></w:t>
      </w:r>
      <w:r w:rsidRPr="0036577F">
        <w:rPr>
          <w:rStyle w:val="FootnoteReference"/>
          <w:rFonts w:cs="Times New Roman"/>
        </w:rPr>
        <w:footnoteReference w:id="1924"/>
      </w:r>
      <w:r w:rsidRPr="0036577F">
        <w:rPr>
          <w:b/>
          <w:bCs/>
        </w:rPr>
        <w:t xml:space="preserve"> Ds:</w:t>
      </w:r>
      <w:r w:rsidRPr="0036577F">
        <w:t xml:space="preserve"> </w:t>
      </w:r>
      <w:r w:rsidR="0036577F">
        <w:rPr>
          <w:rFonts w:cs="Times New Roman" w:hint="cs"/>
          <w:lang w:val="en-GB"/>
        </w:rPr>
        <w:t>C</w:t>
      </w:r>
      <w:r w:rsidR="0036577F">
        <w:rPr>
          <w:rFonts w:cs="Times New Roman"/>
        </w:rPr>
        <w:t>antor</w:t>
      </w:r>
      <w:r w:rsidR="0036577F">
        <w:rPr>
          <w:rStyle w:val="FootnoteReference"/>
          <w:rFonts w:cs="Times New Roman"/>
        </w:rPr>
        <w:footnoteReference w:id="1925"/>
      </w:r>
      <w:r w:rsidRPr="0036577F">
        <w:t xml:space="preserve"> </w:t>
      </w:r>
      <w:r w:rsidRPr="0036577F">
        <w:rPr>
          <w:b/>
          <w:bCs/>
        </w:rPr>
        <w:t>F:</w:t>
      </w:r>
      <w:r w:rsidRPr="0036577F">
        <w:t xml:space="preserve"> Epitaph, </w:t>
      </w:r>
      <w:smartTag w:uri="urn:schemas-microsoft-com:office:smarttags" w:element="place">
        <w:r w:rsidRPr="0036577F">
          <w:t>Caesarea</w:t>
        </w:r>
      </w:smartTag>
      <w:r w:rsidRPr="0036577F">
        <w:t xml:space="preserve"> </w:t>
      </w:r>
      <w:r w:rsidRPr="0036577F">
        <w:rPr>
          <w:b/>
          <w:bCs/>
        </w:rPr>
        <w:t>S:</w:t>
      </w:r>
      <w:r w:rsidRPr="0036577F">
        <w:t xml:space="preserve"> Lehmann &amp; Holum,</w:t>
      </w:r>
      <w:r w:rsidRPr="0036577F">
        <w:rPr>
          <w:i/>
          <w:iCs/>
        </w:rPr>
        <w:t xml:space="preserve"> CMER</w:t>
      </w:r>
      <w:r w:rsidRPr="0036577F">
        <w:t xml:space="preserve"> 5, no. 166 </w:t>
      </w:r>
      <w:r w:rsidRPr="0036577F">
        <w:rPr>
          <w:b/>
          <w:bCs/>
        </w:rPr>
        <w:t xml:space="preserve">E: </w:t>
      </w:r>
      <w:r w:rsidRPr="0036577F">
        <w:rPr>
          <w:rFonts w:cs="Times New Roman"/>
          <w:lang w:val="en-GB"/>
        </w:rPr>
        <w:t>–</w:t>
      </w:r>
      <w:r w:rsidR="0036577F">
        <w:rPr>
          <w:rStyle w:val="FootnoteReference"/>
          <w:rFonts w:cs="Times New Roman"/>
          <w:lang w:val="en-GB"/>
        </w:rPr>
        <w:footnoteReference w:id="1926"/>
      </w:r>
      <w:r w:rsidRPr="0036577F">
        <w:rPr>
          <w:b/>
          <w:bCs/>
        </w:rPr>
        <w:t xml:space="preserve"> D:</w:t>
      </w:r>
      <w:r w:rsidRPr="0036577F">
        <w:t xml:space="preserve"> 4</w:t>
      </w:r>
      <w:r w:rsidRPr="0036577F">
        <w:rPr>
          <w:vertAlign w:val="superscript"/>
        </w:rPr>
        <w:t>th</w:t>
      </w:r>
      <w:r w:rsidRPr="0036577F">
        <w:t>-7</w:t>
      </w:r>
      <w:r w:rsidRPr="0036577F">
        <w:rPr>
          <w:vertAlign w:val="superscript"/>
        </w:rPr>
        <w:t>th</w:t>
      </w:r>
      <w:r w:rsidRPr="0036577F">
        <w:t xml:space="preserve"> C</w:t>
      </w:r>
      <w:r w:rsidRPr="0036577F">
        <w:rPr>
          <w:b/>
          <w:bCs/>
        </w:rPr>
        <w:t xml:space="preserve"> </w:t>
      </w:r>
    </w:p>
    <w:p w14:paraId="2A5512BF" w14:textId="77777777" w:rsidR="00BD0433" w:rsidRPr="008F792C" w:rsidRDefault="00BD0433" w:rsidP="00815F05">
      <w:pPr>
        <w:numPr>
          <w:ilvl w:val="0"/>
          <w:numId w:val="58"/>
        </w:numPr>
        <w:bidi w:val="0"/>
      </w:pPr>
      <w:r w:rsidRPr="008F792C">
        <w:rPr>
          <w:b/>
          <w:bCs/>
        </w:rPr>
        <w:t xml:space="preserve">O: </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00735FB1" w:rsidRPr="0036577F">
        <w:rPr>
          <w:rStyle w:val="FootnoteReference"/>
          <w:rFonts w:cs="Times New Roman"/>
        </w:rPr>
        <w:footnoteReference w:id="1927"/>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w:t>
      </w:r>
      <w:smartTag w:uri="urn:schemas-microsoft-com:office:smarttags" w:element="place">
        <w:r w:rsidRPr="008F792C">
          <w:t>Caesarea</w:t>
        </w:r>
      </w:smartTag>
      <w:r w:rsidRPr="008F792C">
        <w:t xml:space="preserve"> </w:t>
      </w:r>
      <w:r w:rsidRPr="008F792C">
        <w:rPr>
          <w:b/>
          <w:bCs/>
        </w:rPr>
        <w:t>S:</w:t>
      </w:r>
      <w:r w:rsidRPr="008F792C">
        <w:t xml:space="preserve"> Lehmann &amp; </w:t>
      </w:r>
      <w:r w:rsidRPr="00973E0F">
        <w:t>Holum,</w:t>
      </w:r>
      <w:r w:rsidRPr="008F792C">
        <w:rPr>
          <w:i/>
          <w:iCs/>
        </w:rPr>
        <w:t xml:space="preserve"> CMER</w:t>
      </w:r>
      <w:r w:rsidRPr="008F792C">
        <w:t xml:space="preserve"> 5, no. 174 </w:t>
      </w:r>
      <w:r w:rsidRPr="008F792C">
        <w:rPr>
          <w:b/>
          <w:bCs/>
        </w:rPr>
        <w:t xml:space="preserve">E: </w:t>
      </w:r>
      <w:r w:rsidRPr="0036577F">
        <w:rPr>
          <w:rFonts w:cs="Times New Roman"/>
          <w:lang w:val="en-GB"/>
        </w:rPr>
        <w:t>–</w:t>
      </w:r>
      <w:r w:rsidR="0036577F">
        <w:rPr>
          <w:rStyle w:val="FootnoteReference"/>
          <w:rFonts w:cs="Times New Roman"/>
          <w:lang w:val="en-GB"/>
        </w:rPr>
        <w:footnoteReference w:id="1928"/>
      </w:r>
      <w:r w:rsidRPr="008F792C">
        <w:rPr>
          <w:b/>
          <w:bCs/>
        </w:rPr>
        <w:t xml:space="preserve"> D: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1929"/>
      </w:r>
    </w:p>
    <w:p w14:paraId="1CBCFA89" w14:textId="77777777" w:rsidR="00BD0433" w:rsidRPr="008F792C" w:rsidRDefault="00BD0433" w:rsidP="0036577F">
      <w:pPr>
        <w:numPr>
          <w:ilvl w:val="0"/>
          <w:numId w:val="58"/>
        </w:numPr>
        <w:bidi w:val="0"/>
      </w:pPr>
      <w:r w:rsidRPr="008F792C">
        <w:rPr>
          <w:b/>
          <w:bCs/>
        </w:rPr>
        <w:t xml:space="preserve">O: </w:t>
      </w:r>
      <w:r w:rsidRPr="00550A4C">
        <w:rPr>
          <w:rFonts w:ascii="Graeca" w:hAnsi="Graeca"/>
        </w:rPr>
        <w:t></w:t>
      </w:r>
      <w:r w:rsidRPr="00550A4C">
        <w:rPr>
          <w:rFonts w:ascii="Graeca" w:hAnsi="Graeca"/>
        </w:rPr>
        <w:t></w:t>
      </w:r>
      <w:r w:rsidRPr="00550A4C">
        <w:rPr>
          <w:rFonts w:ascii="Graeca" w:hAnsi="Graeca"/>
        </w:rPr>
        <w:t></w:t>
      </w:r>
      <w:r w:rsidRPr="00550A4C">
        <w:rPr>
          <w:rFonts w:ascii="Graeca" w:hAnsi="Graeca"/>
        </w:rPr>
        <w:t></w:t>
      </w:r>
      <w:r w:rsidRPr="00550A4C">
        <w:rPr>
          <w:rFonts w:ascii="Graeca" w:hAnsi="Graeca"/>
        </w:rPr>
        <w:t></w:t>
      </w:r>
      <w:r w:rsidRPr="00550A4C">
        <w:rPr>
          <w:rFonts w:ascii="Graeca" w:hAnsi="Graeca"/>
        </w:rPr>
        <w:t></w:t>
      </w:r>
      <w:r w:rsidRPr="00550A4C">
        <w:rPr>
          <w:rFonts w:ascii="Graeca" w:hAnsi="Graeca"/>
        </w:rPr>
        <w:t></w:t>
      </w:r>
      <w:r w:rsidRPr="00550A4C">
        <w:rPr>
          <w:rFonts w:ascii="Graeca" w:hAnsi="Graeca"/>
        </w:rPr>
        <w:t></w:t>
      </w:r>
      <w:r w:rsidRPr="00550A4C">
        <w:rPr>
          <w:rFonts w:ascii="Graeca" w:hAnsi="Graeca"/>
        </w:rPr>
        <w:t></w:t>
      </w:r>
      <w:r w:rsidRPr="00550A4C">
        <w:rPr>
          <w:rFonts w:ascii="Graeca" w:hAnsi="Graeca"/>
        </w:rPr>
        <w:t></w:t>
      </w:r>
      <w:r w:rsidR="00511F83" w:rsidRPr="00550A4C">
        <w:rPr>
          <w:rStyle w:val="FootnoteReference"/>
          <w:rFonts w:cs="Times New Roman"/>
        </w:rPr>
        <w:footnoteReference w:id="1930"/>
      </w:r>
      <w:r w:rsidRPr="008F792C">
        <w:rPr>
          <w:rtl/>
        </w:rPr>
        <w:t xml:space="preserve"> </w:t>
      </w:r>
      <w:r w:rsidRPr="008F792C">
        <w:rPr>
          <w:b/>
          <w:bCs/>
        </w:rPr>
        <w:t>Ds:</w:t>
      </w:r>
      <w:r w:rsidRPr="008F792C">
        <w:t xml:space="preserve"> </w:t>
      </w:r>
      <w:r w:rsidRPr="008F792C">
        <w:rPr>
          <w:rFonts w:cs="Times New Roman"/>
          <w:lang w:val="en-GB"/>
        </w:rPr>
        <w:t>–</w:t>
      </w:r>
      <w:r w:rsidRPr="008F792C">
        <w:t xml:space="preserve"> </w:t>
      </w:r>
      <w:r w:rsidRPr="008F792C">
        <w:rPr>
          <w:b/>
          <w:bCs/>
        </w:rPr>
        <w:t>F:</w:t>
      </w:r>
      <w:r w:rsidRPr="008F792C">
        <w:t xml:space="preserve"> Epitaph, </w:t>
      </w:r>
      <w:smartTag w:uri="urn:schemas-microsoft-com:office:smarttags" w:element="place">
        <w:r w:rsidRPr="008F792C">
          <w:t>Caesarea</w:t>
        </w:r>
      </w:smartTag>
      <w:r w:rsidRPr="008F792C">
        <w:t xml:space="preserve"> </w:t>
      </w:r>
      <w:r w:rsidRPr="008F792C">
        <w:rPr>
          <w:b/>
          <w:bCs/>
        </w:rPr>
        <w:t>S:</w:t>
      </w:r>
      <w:r w:rsidRPr="008F792C">
        <w:t xml:space="preserve"> Lehmann &amp; </w:t>
      </w:r>
      <w:r w:rsidRPr="00973E0F">
        <w:t>Holum,</w:t>
      </w:r>
      <w:r w:rsidRPr="008F792C">
        <w:rPr>
          <w:i/>
          <w:iCs/>
        </w:rPr>
        <w:t xml:space="preserve"> CMER</w:t>
      </w:r>
      <w:r w:rsidRPr="008F792C">
        <w:t xml:space="preserve"> 5, no. 188 </w:t>
      </w:r>
      <w:r w:rsidRPr="008F792C">
        <w:rPr>
          <w:b/>
          <w:bCs/>
        </w:rPr>
        <w:t xml:space="preserve">E: </w:t>
      </w:r>
      <w:r w:rsidR="0036577F">
        <w:t>Jew?</w:t>
      </w:r>
      <w:r w:rsidR="0036577F">
        <w:rPr>
          <w:rStyle w:val="FootnoteReference"/>
        </w:rPr>
        <w:footnoteReference w:id="1931"/>
      </w:r>
      <w:r w:rsidRPr="008F792C">
        <w:rPr>
          <w:b/>
          <w:bCs/>
        </w:rPr>
        <w:t xml:space="preserve"> D: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1932"/>
      </w:r>
    </w:p>
    <w:p w14:paraId="18E428BF" w14:textId="77777777" w:rsidR="00BD0433" w:rsidRPr="008F792C" w:rsidRDefault="00BD0433" w:rsidP="0036577F">
      <w:pPr>
        <w:numPr>
          <w:ilvl w:val="0"/>
          <w:numId w:val="58"/>
        </w:numPr>
        <w:bidi w:val="0"/>
      </w:pPr>
      <w:r w:rsidRPr="008F792C">
        <w:rPr>
          <w:b/>
          <w:bCs/>
        </w:rPr>
        <w:t>O</w:t>
      </w:r>
      <w:r w:rsidRPr="00511F83">
        <w:rPr>
          <w:b/>
          <w:bCs/>
        </w:rPr>
        <w:t xml:space="preserve">: </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00511F83" w:rsidRPr="00511F83">
        <w:rPr>
          <w:rStyle w:val="FootnoteReference"/>
          <w:rFonts w:cs="Times New Roman"/>
        </w:rPr>
        <w:footnoteReference w:id="1933"/>
      </w:r>
      <w:r w:rsidRPr="008F792C">
        <w:rPr>
          <w:b/>
          <w:bCs/>
        </w:rPr>
        <w:t xml:space="preserve"> Ds:</w:t>
      </w:r>
      <w:r w:rsidRPr="008F792C">
        <w:t xml:space="preserve"> Benaiah (</w:t>
      </w:r>
      <w:r>
        <w:t>4</w:t>
      </w:r>
      <w:r w:rsidRPr="008F792C">
        <w:t xml:space="preserve">)’s son </w:t>
      </w:r>
      <w:r w:rsidRPr="008F792C">
        <w:rPr>
          <w:b/>
          <w:bCs/>
        </w:rPr>
        <w:t>F:</w:t>
      </w:r>
      <w:r w:rsidRPr="008F792C">
        <w:t xml:space="preserve"> Epitaph, </w:t>
      </w:r>
      <w:smartTag w:uri="urn:schemas-microsoft-com:office:smarttags" w:element="place">
        <w:r w:rsidRPr="008F792C">
          <w:t>Caesarea</w:t>
        </w:r>
      </w:smartTag>
      <w:r w:rsidRPr="008F792C">
        <w:t xml:space="preserve"> </w:t>
      </w:r>
      <w:r w:rsidRPr="008F792C">
        <w:rPr>
          <w:b/>
          <w:bCs/>
        </w:rPr>
        <w:t>S:</w:t>
      </w:r>
      <w:r w:rsidRPr="008F792C">
        <w:t xml:space="preserve"> Lehmann &amp; </w:t>
      </w:r>
      <w:r w:rsidRPr="00973E0F">
        <w:t>Holum,</w:t>
      </w:r>
      <w:r w:rsidRPr="008F792C">
        <w:rPr>
          <w:i/>
          <w:iCs/>
        </w:rPr>
        <w:t xml:space="preserve"> CMER</w:t>
      </w:r>
      <w:r w:rsidRPr="008F792C">
        <w:t xml:space="preserve"> 5, no. 190 </w:t>
      </w:r>
      <w:r w:rsidRPr="008F792C">
        <w:rPr>
          <w:b/>
          <w:bCs/>
        </w:rPr>
        <w:t xml:space="preserve">E: </w:t>
      </w:r>
      <w:r w:rsidR="0036577F">
        <w:t>Jew?</w:t>
      </w:r>
      <w:r w:rsidR="0036577F">
        <w:rPr>
          <w:rStyle w:val="FootnoteReference"/>
        </w:rPr>
        <w:footnoteReference w:id="1934"/>
      </w:r>
      <w:r w:rsidRPr="008F792C">
        <w:rPr>
          <w:b/>
          <w:bCs/>
        </w:rPr>
        <w:t xml:space="preserve"> D: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1935"/>
      </w:r>
    </w:p>
    <w:p w14:paraId="03FBEC1A" w14:textId="77777777" w:rsidR="00BD0433" w:rsidRPr="008F792C" w:rsidRDefault="00BD0433" w:rsidP="00AD0FE4">
      <w:pPr>
        <w:numPr>
          <w:ilvl w:val="0"/>
          <w:numId w:val="58"/>
        </w:numPr>
        <w:bidi w:val="0"/>
      </w:pPr>
      <w:r w:rsidRPr="008F792C">
        <w:rPr>
          <w:b/>
          <w:bCs/>
        </w:rPr>
        <w:t xml:space="preserve">O: </w:t>
      </w:r>
      <w:r w:rsidRPr="003B513F">
        <w:t>[</w:t>
      </w:r>
      <w:r w:rsidRPr="003B513F">
        <w:rPr>
          <w:rFonts w:ascii="Graeca" w:hAnsi="Graeca"/>
        </w:rPr>
        <w:t></w:t>
      </w:r>
      <w:r w:rsidRPr="003B513F">
        <w:rPr>
          <w:rFonts w:ascii="Graeca" w:hAnsi="Graeca"/>
        </w:rPr>
        <w:t></w:t>
      </w:r>
      <w:r w:rsidRPr="003B513F">
        <w:rPr>
          <w:rFonts w:ascii="Graeca" w:hAnsi="Graeca"/>
        </w:rPr>
        <w:t></w:t>
      </w:r>
      <w:r w:rsidRPr="003B513F">
        <w:rPr>
          <w:rFonts w:ascii="Graeca" w:hAnsi="Graeca"/>
        </w:rPr>
        <w:t></w:t>
      </w:r>
      <w:r w:rsidRPr="003B513F">
        <w:rPr>
          <w:rFonts w:ascii="Graeca" w:hAnsi="Graeca"/>
        </w:rPr>
        <w:t></w:t>
      </w:r>
      <w:r w:rsidRPr="003B513F">
        <w:rPr>
          <w:rFonts w:ascii="Graeca" w:hAnsi="Graeca"/>
        </w:rPr>
        <w:t></w:t>
      </w:r>
      <w:r w:rsidRPr="003B513F">
        <w:rPr>
          <w:rFonts w:ascii="Graeca" w:hAnsi="Graeca"/>
        </w:rPr>
        <w:t></w:t>
      </w:r>
      <w:r w:rsidRPr="003B513F">
        <w:t>]</w:t>
      </w:r>
      <w:r w:rsidRPr="003B513F">
        <w:rPr>
          <w:rFonts w:ascii="Graeca" w:hAnsi="Graeca"/>
        </w:rPr>
        <w:t></w:t>
      </w:r>
      <w:r w:rsidRPr="003B513F">
        <w:rPr>
          <w:rFonts w:ascii="Graeca" w:hAnsi="Graeca"/>
        </w:rPr>
        <w:t></w:t>
      </w:r>
      <w:r w:rsidRPr="003B513F">
        <w:rPr>
          <w:rFonts w:ascii="Graeca" w:hAnsi="Graeca"/>
        </w:rPr>
        <w:t></w:t>
      </w:r>
      <w:r w:rsidRPr="008F792C">
        <w:rPr>
          <w:rStyle w:val="FootnoteReference"/>
        </w:rPr>
        <w:footnoteReference w:id="1936"/>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w:t>
      </w:r>
      <w:smartTag w:uri="urn:schemas-microsoft-com:office:smarttags" w:element="place">
        <w:r w:rsidRPr="008F792C">
          <w:t>Caesarea</w:t>
        </w:r>
      </w:smartTag>
      <w:r w:rsidRPr="008F792C">
        <w:t xml:space="preserve"> </w:t>
      </w:r>
      <w:r w:rsidRPr="008F792C">
        <w:rPr>
          <w:b/>
          <w:bCs/>
        </w:rPr>
        <w:t>S:</w:t>
      </w:r>
      <w:r w:rsidRPr="008F792C">
        <w:t xml:space="preserve"> Lehmann &amp; </w:t>
      </w:r>
      <w:r w:rsidRPr="00973E0F">
        <w:t>Holum,</w:t>
      </w:r>
      <w:r w:rsidRPr="008F792C">
        <w:rPr>
          <w:i/>
          <w:iCs/>
        </w:rPr>
        <w:t xml:space="preserve"> CMER</w:t>
      </w:r>
      <w:r w:rsidRPr="008F792C">
        <w:t xml:space="preserve"> 5, no. 192 </w:t>
      </w:r>
      <w:r w:rsidRPr="008F792C">
        <w:rPr>
          <w:b/>
          <w:bCs/>
        </w:rPr>
        <w:t xml:space="preserve">E: </w:t>
      </w:r>
      <w:r w:rsidR="00203EE1">
        <w:t>Jew?</w:t>
      </w:r>
      <w:r w:rsidR="00203EE1">
        <w:rPr>
          <w:rStyle w:val="FootnoteReference"/>
        </w:rPr>
        <w:footnoteReference w:id="1937"/>
      </w:r>
      <w:r w:rsidR="00BE3E77">
        <w:rPr>
          <w:b/>
          <w:bCs/>
        </w:rPr>
        <w:t xml:space="preserve"> </w:t>
      </w:r>
      <w:r w:rsidRPr="008F792C">
        <w:rPr>
          <w:b/>
          <w:bCs/>
        </w:rPr>
        <w:t xml:space="preserve">D: </w:t>
      </w:r>
      <w:r w:rsidRPr="00BE3E77">
        <w:rPr>
          <w:rFonts w:cs="Times New Roman"/>
          <w:lang w:val="it-IT"/>
        </w:rPr>
        <w:t>–</w:t>
      </w:r>
      <w:r w:rsidR="00AD0FE4" w:rsidRPr="005F539E">
        <w:rPr>
          <w:rStyle w:val="FootnoteReference"/>
          <w:rFonts w:cs="Times New Roman"/>
        </w:rPr>
        <w:footnoteReference w:id="1938"/>
      </w:r>
    </w:p>
    <w:p w14:paraId="729D4436" w14:textId="77777777" w:rsidR="00BD0433" w:rsidRPr="008F792C" w:rsidRDefault="00BD0433" w:rsidP="00AD0FE4">
      <w:pPr>
        <w:numPr>
          <w:ilvl w:val="0"/>
          <w:numId w:val="58"/>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939"/>
      </w:r>
      <w:r w:rsidRPr="008F792C">
        <w:rPr>
          <w:b/>
          <w:bCs/>
        </w:rPr>
        <w:t xml:space="preserve"> Ds:</w:t>
      </w:r>
      <w:r w:rsidRPr="008F792C">
        <w:t xml:space="preserve"> Dositheus (</w:t>
      </w:r>
      <w:r>
        <w:t>11</w:t>
      </w:r>
      <w:r w:rsidRPr="008F792C">
        <w:t>)’s son</w:t>
      </w:r>
      <w:r w:rsidRPr="008F792C">
        <w:rPr>
          <w:rStyle w:val="FootnoteReference"/>
          <w:rFonts w:cs="Times New Roman"/>
          <w:rtl/>
        </w:rPr>
        <w:footnoteReference w:id="1940"/>
      </w:r>
      <w:r w:rsidRPr="008F792C">
        <w:rPr>
          <w:b/>
          <w:bCs/>
        </w:rPr>
        <w:t xml:space="preserve"> F:</w:t>
      </w:r>
      <w:r w:rsidRPr="008F792C">
        <w:t xml:space="preserve"> Epitaph, </w:t>
      </w:r>
      <w:smartTag w:uri="urn:schemas-microsoft-com:office:smarttags" w:element="place">
        <w:r w:rsidRPr="008F792C">
          <w:t>Caesarea</w:t>
        </w:r>
      </w:smartTag>
      <w:r w:rsidRPr="008F792C">
        <w:t xml:space="preserve"> </w:t>
      </w:r>
      <w:r w:rsidRPr="008F792C">
        <w:rPr>
          <w:b/>
          <w:bCs/>
        </w:rPr>
        <w:t>S:</w:t>
      </w:r>
      <w:r w:rsidRPr="008F792C">
        <w:t xml:space="preserve"> Lehmann &amp; </w:t>
      </w:r>
      <w:r w:rsidRPr="00973E0F">
        <w:t>Holum,</w:t>
      </w:r>
      <w:r w:rsidRPr="008F792C">
        <w:rPr>
          <w:i/>
          <w:iCs/>
        </w:rPr>
        <w:t xml:space="preserve"> CMER</w:t>
      </w:r>
      <w:r w:rsidRPr="008F792C">
        <w:t xml:space="preserve"> 5, no. 196 </w:t>
      </w:r>
      <w:r w:rsidRPr="008F792C">
        <w:rPr>
          <w:b/>
          <w:bCs/>
        </w:rPr>
        <w:t xml:space="preserve">E: </w:t>
      </w:r>
      <w:r w:rsidR="00203EE1">
        <w:t>Jew?</w:t>
      </w:r>
      <w:r w:rsidR="00203EE1">
        <w:rPr>
          <w:rStyle w:val="FootnoteReference"/>
        </w:rPr>
        <w:footnoteReference w:id="1941"/>
      </w:r>
      <w:r w:rsidRPr="008F792C">
        <w:rPr>
          <w:b/>
          <w:bCs/>
        </w:rPr>
        <w:t xml:space="preserve"> D: </w:t>
      </w:r>
      <w:r w:rsidRPr="00BE3E77">
        <w:rPr>
          <w:rFonts w:cs="Times New Roman"/>
          <w:lang w:val="it-IT"/>
        </w:rPr>
        <w:t>–</w:t>
      </w:r>
      <w:r w:rsidR="00AD0FE4" w:rsidRPr="005F539E">
        <w:rPr>
          <w:rStyle w:val="FootnoteReference"/>
          <w:rFonts w:cs="Times New Roman"/>
        </w:rPr>
        <w:footnoteReference w:id="1942"/>
      </w:r>
    </w:p>
    <w:p w14:paraId="164EB040" w14:textId="77777777" w:rsidR="00BD0433" w:rsidRPr="008F792C" w:rsidRDefault="00BD0433" w:rsidP="00AD0FE4">
      <w:pPr>
        <w:numPr>
          <w:ilvl w:val="0"/>
          <w:numId w:val="58"/>
        </w:numPr>
        <w:bidi w:val="0"/>
      </w:pPr>
      <w:r w:rsidRPr="008F792C">
        <w:rPr>
          <w:b/>
          <w:bCs/>
        </w:rPr>
        <w:t xml:space="preserve">O: </w:t>
      </w:r>
      <w:r w:rsidRPr="005F666A">
        <w:rPr>
          <w:rFonts w:ascii="Graeca" w:hAnsi="Graeca" w:cs="Graeca"/>
        </w:rPr>
        <w:t></w:t>
      </w:r>
      <w:r w:rsidRPr="005F666A">
        <w:rPr>
          <w:rFonts w:ascii="Graeca" w:hAnsi="Graeca" w:cs="Graeca"/>
        </w:rPr>
        <w:t></w:t>
      </w:r>
      <w:r w:rsidRPr="005F666A">
        <w:rPr>
          <w:rFonts w:ascii="Graeca" w:hAnsi="Graeca" w:cs="Graeca"/>
        </w:rPr>
        <w:t></w:t>
      </w:r>
      <w:r w:rsidRPr="005F666A">
        <w:rPr>
          <w:rFonts w:ascii="Graeca" w:hAnsi="Graeca" w:cs="Graeca"/>
        </w:rPr>
        <w:t></w:t>
      </w:r>
      <w:r w:rsidRPr="005F666A">
        <w:rPr>
          <w:rFonts w:ascii="Graeca" w:hAnsi="Graeca" w:cs="Graeca"/>
        </w:rPr>
        <w:t></w:t>
      </w:r>
      <w:r w:rsidRPr="005F666A">
        <w:rPr>
          <w:rFonts w:ascii="Graeca" w:hAnsi="Graeca" w:cs="Graeca"/>
        </w:rPr>
        <w:t></w:t>
      </w:r>
      <w:r w:rsidRPr="005F666A">
        <w:t>[</w:t>
      </w:r>
      <w:r w:rsidRPr="005F666A">
        <w:rPr>
          <w:rFonts w:ascii="Graeca" w:hAnsi="Graeca" w:cs="Graeca"/>
        </w:rPr>
        <w:t></w:t>
      </w:r>
      <w:r w:rsidRPr="005F666A">
        <w:rPr>
          <w:rFonts w:ascii="Graeca" w:hAnsi="Graeca" w:cs="Graeca"/>
        </w:rPr>
        <w:t></w:t>
      </w:r>
      <w:r w:rsidRPr="005F666A">
        <w:rPr>
          <w:rFonts w:ascii="Graeca" w:hAnsi="Graeca" w:cs="Graeca"/>
        </w:rPr>
        <w:t></w:t>
      </w:r>
      <w:r w:rsidRPr="005F666A">
        <w:t>]</w:t>
      </w:r>
      <w:r w:rsidRPr="008F792C">
        <w:rPr>
          <w:rStyle w:val="FootnoteReference"/>
        </w:rPr>
        <w:footnoteReference w:id="1943"/>
      </w:r>
      <w:r w:rsidRPr="008F792C">
        <w:t xml:space="preserve"> </w:t>
      </w:r>
      <w:r w:rsidRPr="008F792C">
        <w:rPr>
          <w:b/>
          <w:bCs/>
        </w:rPr>
        <w:t>Ds:</w:t>
      </w:r>
      <w:r w:rsidRPr="008F792C">
        <w:t xml:space="preserve"> </w:t>
      </w:r>
      <w:r w:rsidRPr="008F792C">
        <w:rPr>
          <w:rFonts w:cs="Times New Roman"/>
          <w:lang w:val="en-GB"/>
        </w:rPr>
        <w:t>–</w:t>
      </w:r>
      <w:r w:rsidRPr="008F792C">
        <w:t xml:space="preserve"> </w:t>
      </w:r>
      <w:r w:rsidRPr="008F792C">
        <w:rPr>
          <w:b/>
          <w:bCs/>
        </w:rPr>
        <w:t>F:</w:t>
      </w:r>
      <w:r w:rsidRPr="008F792C">
        <w:t xml:space="preserve"> Epitaph, </w:t>
      </w:r>
      <w:smartTag w:uri="urn:schemas-microsoft-com:office:smarttags" w:element="place">
        <w:r w:rsidRPr="008F792C">
          <w:t>Caesarea</w:t>
        </w:r>
      </w:smartTag>
      <w:r w:rsidRPr="008F792C">
        <w:t xml:space="preserve"> </w:t>
      </w:r>
      <w:r w:rsidRPr="008F792C">
        <w:rPr>
          <w:b/>
          <w:bCs/>
        </w:rPr>
        <w:t>S:</w:t>
      </w:r>
      <w:r w:rsidRPr="008F792C">
        <w:t xml:space="preserve"> Lehmann &amp; </w:t>
      </w:r>
      <w:r w:rsidRPr="00973E0F">
        <w:t>Holum,</w:t>
      </w:r>
      <w:r w:rsidRPr="008F792C">
        <w:rPr>
          <w:i/>
          <w:iCs/>
        </w:rPr>
        <w:t xml:space="preserve"> CMER</w:t>
      </w:r>
      <w:r w:rsidRPr="008F792C">
        <w:t xml:space="preserve"> 5, no. 297 </w:t>
      </w:r>
      <w:r w:rsidRPr="008F792C">
        <w:rPr>
          <w:b/>
          <w:bCs/>
        </w:rPr>
        <w:t xml:space="preserve">E: </w:t>
      </w:r>
      <w:r w:rsidR="00203EE1">
        <w:t>Jew?</w:t>
      </w:r>
      <w:r w:rsidR="00203EE1">
        <w:rPr>
          <w:rStyle w:val="FootnoteReference"/>
        </w:rPr>
        <w:footnoteReference w:id="1944"/>
      </w:r>
      <w:r w:rsidRPr="008F792C">
        <w:rPr>
          <w:b/>
          <w:bCs/>
        </w:rPr>
        <w:t xml:space="preserve"> D: </w:t>
      </w:r>
      <w:r w:rsidRPr="00BE3E77">
        <w:rPr>
          <w:rFonts w:cs="Times New Roman"/>
          <w:lang w:val="it-IT"/>
        </w:rPr>
        <w:t>–</w:t>
      </w:r>
      <w:r w:rsidR="00AD0FE4" w:rsidRPr="005F539E">
        <w:rPr>
          <w:rStyle w:val="FootnoteReference"/>
          <w:rFonts w:cs="Times New Roman"/>
        </w:rPr>
        <w:footnoteReference w:id="1945"/>
      </w:r>
    </w:p>
    <w:p w14:paraId="63CC38A0" w14:textId="77777777" w:rsidR="00BD0433" w:rsidRPr="008F792C" w:rsidRDefault="00BD0433" w:rsidP="00815F05">
      <w:pPr>
        <w:numPr>
          <w:ilvl w:val="0"/>
          <w:numId w:val="58"/>
        </w:numPr>
        <w:bidi w:val="0"/>
      </w:pPr>
      <w:r w:rsidRPr="008F792C">
        <w:rPr>
          <w:b/>
          <w:bCs/>
        </w:rPr>
        <w:t xml:space="preserve">O: </w:t>
      </w:r>
      <w:r w:rsidRPr="008F792C">
        <w:rPr>
          <w:rFonts w:cs="Times New Roman"/>
          <w:rtl/>
        </w:rPr>
        <w:t>יעקוב</w:t>
      </w:r>
      <w:r w:rsidRPr="008F792C">
        <w:rPr>
          <w:rStyle w:val="FootnoteReference"/>
          <w:rFonts w:cs="Times New Roman"/>
        </w:rPr>
        <w:footnoteReference w:id="1946"/>
      </w:r>
      <w:r w:rsidRPr="008F792C">
        <w:rPr>
          <w:b/>
          <w:bCs/>
        </w:rPr>
        <w:t xml:space="preserve"> Ds:</w:t>
      </w:r>
      <w:r w:rsidRPr="008F792C">
        <w:t xml:space="preserve"> Eleazar (</w:t>
      </w:r>
      <w:r w:rsidR="001C5922">
        <w:t>5</w:t>
      </w:r>
      <w:r w:rsidR="00CD3EB1">
        <w:t>3</w:t>
      </w:r>
      <w:r w:rsidRPr="008F792C">
        <w:t xml:space="preserve">)’s father </w:t>
      </w:r>
      <w:r w:rsidRPr="008F792C">
        <w:rPr>
          <w:b/>
          <w:bCs/>
        </w:rPr>
        <w:t>F:</w:t>
      </w:r>
      <w:r w:rsidRPr="008F792C">
        <w:t xml:space="preserve"> Epitaph, Zoar </w:t>
      </w:r>
      <w:r w:rsidRPr="008F792C">
        <w:rPr>
          <w:b/>
          <w:bCs/>
        </w:rPr>
        <w:t>S:</w:t>
      </w:r>
      <w:r w:rsidRPr="008F792C">
        <w:t xml:space="preserve"> Ben-Zvi, </w:t>
      </w:r>
      <w:r w:rsidRPr="008F792C">
        <w:rPr>
          <w:i/>
          <w:iCs/>
        </w:rPr>
        <w:t>BIES</w:t>
      </w:r>
      <w:r w:rsidRPr="008F792C">
        <w:t xml:space="preserve"> 10 (1943) 36 </w:t>
      </w:r>
      <w:r w:rsidRPr="008F792C">
        <w:rPr>
          <w:b/>
          <w:bCs/>
        </w:rPr>
        <w:t xml:space="preserve">E: </w:t>
      </w:r>
      <w:r w:rsidRPr="008F792C">
        <w:rPr>
          <w:rFonts w:cs="Times New Roman"/>
          <w:lang w:val="en-GB"/>
        </w:rPr>
        <w:t>–</w:t>
      </w:r>
      <w:r w:rsidRPr="008F792C">
        <w:rPr>
          <w:b/>
          <w:bCs/>
        </w:rPr>
        <w:t xml:space="preserve"> D:</w:t>
      </w:r>
      <w:r w:rsidRPr="008F792C">
        <w:t xml:space="preserve"> </w:t>
      </w:r>
      <w:r w:rsidRPr="002F6202">
        <w:t>505</w:t>
      </w:r>
      <w:r>
        <w:rPr>
          <w:rStyle w:val="FootnoteReference"/>
          <w:lang w:val="de-DE"/>
        </w:rPr>
        <w:footnoteReference w:id="1947"/>
      </w:r>
    </w:p>
    <w:p w14:paraId="2CA546DD" w14:textId="77777777" w:rsidR="00BD0433" w:rsidRPr="008F792C" w:rsidRDefault="00BD0433" w:rsidP="00AD0FE4">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48"/>
      </w:r>
      <w:r w:rsidRPr="008F792C">
        <w:rPr>
          <w:rtl/>
        </w:rPr>
        <w:t xml:space="preserve"> </w:t>
      </w:r>
      <w:r w:rsidRPr="008F792C">
        <w:rPr>
          <w:b/>
          <w:bCs/>
        </w:rPr>
        <w:t>Ds:</w:t>
      </w:r>
      <w:r w:rsidRPr="008F792C">
        <w:t xml:space="preserve"> Joseph (</w:t>
      </w:r>
      <w:r w:rsidR="00196B3F">
        <w:t>11</w:t>
      </w:r>
      <w:r w:rsidR="002C2DA4">
        <w:t>2</w:t>
      </w:r>
      <w:r w:rsidRPr="008F792C">
        <w:t>)’s father, Zachariah (</w:t>
      </w:r>
      <w:r>
        <w:t>12</w:t>
      </w:r>
      <w:r w:rsidRPr="008F792C">
        <w:t>)’s son</w:t>
      </w:r>
      <w:r w:rsidRPr="008F792C">
        <w:rPr>
          <w:b/>
          <w:bCs/>
        </w:rPr>
        <w:t xml:space="preserve"> F:</w:t>
      </w:r>
      <w:r w:rsidRPr="008F792C">
        <w:t xml:space="preserve"> Epitaph, </w:t>
      </w:r>
      <w:r w:rsidRPr="000A3499">
        <w:t>Tallusa</w:t>
      </w:r>
      <w:r>
        <w:rPr>
          <w:rStyle w:val="FootnoteReference"/>
        </w:rPr>
        <w:footnoteReference w:id="1949"/>
      </w:r>
      <w:r w:rsidRPr="008F792C">
        <w:t xml:space="preserve"> </w:t>
      </w:r>
      <w:r w:rsidRPr="008F792C">
        <w:rPr>
          <w:b/>
          <w:bCs/>
        </w:rPr>
        <w:t>S:</w:t>
      </w:r>
      <w:r w:rsidRPr="008F792C">
        <w:t xml:space="preserve"> Lifschitz, </w:t>
      </w:r>
      <w:r w:rsidRPr="008F792C">
        <w:rPr>
          <w:i/>
          <w:iCs/>
        </w:rPr>
        <w:t>RB</w:t>
      </w:r>
      <w:r w:rsidRPr="008F792C">
        <w:t xml:space="preserve"> 76 (1969) 92</w:t>
      </w:r>
      <w:r w:rsidRPr="008F792C">
        <w:rPr>
          <w:rtl/>
        </w:rPr>
        <w:t xml:space="preserve"> </w:t>
      </w:r>
      <w:r w:rsidRPr="008F792C">
        <w:rPr>
          <w:b/>
          <w:bCs/>
        </w:rPr>
        <w:t xml:space="preserve">E: </w:t>
      </w:r>
      <w:r w:rsidRPr="00681095">
        <w:t>Samaritan?</w:t>
      </w:r>
      <w:r>
        <w:rPr>
          <w:rStyle w:val="FootnoteReference"/>
          <w:rFonts w:cs="Times New Roman"/>
        </w:rPr>
        <w:footnoteReference w:id="1950"/>
      </w:r>
      <w:r w:rsidRPr="008F792C">
        <w:t xml:space="preserve"> </w:t>
      </w:r>
      <w:r w:rsidRPr="008F792C">
        <w:rPr>
          <w:b/>
          <w:bCs/>
        </w:rPr>
        <w:t xml:space="preserve">D: </w:t>
      </w:r>
      <w:r w:rsidRPr="00BE3E77">
        <w:rPr>
          <w:rFonts w:cs="Times New Roman"/>
          <w:lang w:val="it-IT"/>
        </w:rPr>
        <w:t>–</w:t>
      </w:r>
      <w:r w:rsidR="00AD0FE4" w:rsidRPr="005F539E">
        <w:rPr>
          <w:rStyle w:val="FootnoteReference"/>
          <w:rFonts w:cs="Times New Roman"/>
        </w:rPr>
        <w:footnoteReference w:id="1951"/>
      </w:r>
    </w:p>
    <w:p w14:paraId="5B9C65F9" w14:textId="77777777" w:rsidR="00BD0433" w:rsidRPr="008F792C" w:rsidRDefault="00BD0433" w:rsidP="00AD0FE4">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52"/>
      </w:r>
      <w:r w:rsidRPr="008F792C">
        <w:rPr>
          <w:b/>
          <w:bCs/>
        </w:rPr>
        <w:t xml:space="preserve"> Ds:</w:t>
      </w:r>
      <w:r w:rsidRPr="008F792C">
        <w:t xml:space="preserve"> Alexander (</w:t>
      </w:r>
      <w:r>
        <w:t>12</w:t>
      </w:r>
      <w:r w:rsidRPr="008F792C">
        <w:t>)’s father</w:t>
      </w:r>
      <w:r w:rsidRPr="008F792C">
        <w:rPr>
          <w:b/>
          <w:bCs/>
        </w:rPr>
        <w:t xml:space="preserve"> F:</w:t>
      </w:r>
      <w:r w:rsidRPr="008F792C">
        <w:t xml:space="preserve"> Sarcophagus, Gilboa </w:t>
      </w:r>
      <w:r w:rsidRPr="008F792C">
        <w:rPr>
          <w:b/>
          <w:bCs/>
        </w:rPr>
        <w:t>S:</w:t>
      </w:r>
      <w:r w:rsidRPr="008F792C">
        <w:t xml:space="preserve"> Lifschitz, </w:t>
      </w:r>
      <w:r w:rsidRPr="008F792C">
        <w:rPr>
          <w:i/>
          <w:iCs/>
        </w:rPr>
        <w:t>RB</w:t>
      </w:r>
      <w:r w:rsidRPr="008F792C">
        <w:t xml:space="preserve"> 76 (1969) 92</w:t>
      </w:r>
      <w:r w:rsidRPr="008F792C">
        <w:rPr>
          <w:rtl/>
        </w:rPr>
        <w:t xml:space="preserve"> </w:t>
      </w:r>
      <w:r w:rsidRPr="008F792C">
        <w:rPr>
          <w:b/>
          <w:bCs/>
        </w:rPr>
        <w:t xml:space="preserve">E: </w:t>
      </w:r>
      <w:r w:rsidR="00203EE1">
        <w:t>Jew?</w:t>
      </w:r>
      <w:r w:rsidR="00203EE1">
        <w:rPr>
          <w:rStyle w:val="FootnoteReference"/>
        </w:rPr>
        <w:footnoteReference w:id="1953"/>
      </w:r>
      <w:r w:rsidRPr="008F792C">
        <w:rPr>
          <w:b/>
          <w:bCs/>
        </w:rPr>
        <w:t xml:space="preserve"> D: </w:t>
      </w:r>
      <w:r w:rsidRPr="00BE3E77">
        <w:rPr>
          <w:rFonts w:cs="Times New Roman"/>
          <w:lang w:val="it-IT"/>
        </w:rPr>
        <w:t>–</w:t>
      </w:r>
      <w:r w:rsidR="00AD0FE4" w:rsidRPr="005F539E">
        <w:rPr>
          <w:rStyle w:val="FootnoteReference"/>
          <w:rFonts w:cs="Times New Roman"/>
        </w:rPr>
        <w:footnoteReference w:id="1954"/>
      </w:r>
    </w:p>
    <w:p w14:paraId="1A00EB8F" w14:textId="77777777" w:rsidR="00BD0433" w:rsidRPr="008F792C" w:rsidRDefault="00BD0433" w:rsidP="00F96418">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55"/>
      </w:r>
      <w:r w:rsidRPr="008F792C">
        <w:rPr>
          <w:b/>
          <w:bCs/>
        </w:rPr>
        <w:t xml:space="preserve"> Ds:</w:t>
      </w:r>
      <w:r w:rsidRPr="008F792C">
        <w:t xml:space="preserve"> Julianus (</w:t>
      </w:r>
      <w:r>
        <w:t>12</w:t>
      </w:r>
      <w:r w:rsidRPr="008F792C">
        <w:t>)’s son</w:t>
      </w:r>
      <w:r w:rsidRPr="008F792C">
        <w:rPr>
          <w:b/>
          <w:bCs/>
        </w:rPr>
        <w:t xml:space="preserve"> F:</w:t>
      </w:r>
      <w:r w:rsidRPr="008F792C">
        <w:t xml:space="preserve"> Inscription, </w:t>
      </w:r>
      <w:smartTag w:uri="urn:schemas-microsoft-com:office:smarttags" w:element="place">
        <w:r w:rsidRPr="008F792C">
          <w:t>Caesarea</w:t>
        </w:r>
      </w:smartTag>
      <w:r w:rsidRPr="008F792C">
        <w:t xml:space="preserve"> </w:t>
      </w:r>
      <w:r w:rsidRPr="008F792C">
        <w:rPr>
          <w:b/>
          <w:bCs/>
        </w:rPr>
        <w:t>S:</w:t>
      </w:r>
      <w:r w:rsidRPr="008F792C">
        <w:t xml:space="preserve"> Applebaum, Isaac &amp; La</w:t>
      </w:r>
      <w:r w:rsidRPr="008F792C">
        <w:t>n</w:t>
      </w:r>
      <w:r w:rsidRPr="008F792C">
        <w:t xml:space="preserve">dau, </w:t>
      </w:r>
      <w:r w:rsidRPr="008F792C">
        <w:rPr>
          <w:i/>
          <w:iCs/>
        </w:rPr>
        <w:t>SCI</w:t>
      </w:r>
      <w:r w:rsidRPr="008F792C">
        <w:t xml:space="preserve"> 4 (1978) 136</w:t>
      </w:r>
      <w:r w:rsidRPr="008F792C">
        <w:rPr>
          <w:rtl/>
        </w:rPr>
        <w:t xml:space="preserve"> </w:t>
      </w:r>
      <w:r w:rsidRPr="008F792C">
        <w:rPr>
          <w:b/>
          <w:bCs/>
        </w:rPr>
        <w:t xml:space="preserve">E: </w:t>
      </w:r>
      <w:r w:rsidR="00F96418">
        <w:t>Jew?</w:t>
      </w:r>
      <w:r w:rsidR="00F96418">
        <w:rPr>
          <w:rStyle w:val="FootnoteReference"/>
        </w:rPr>
        <w:footnoteReference w:id="1956"/>
      </w:r>
      <w:r w:rsidRPr="008F792C">
        <w:rPr>
          <w:b/>
          <w:bCs/>
        </w:rPr>
        <w:t xml:space="preserve"> D:</w:t>
      </w:r>
      <w:r w:rsidRPr="008F792C">
        <w:t xml:space="preserve"> 3</w:t>
      </w:r>
      <w:r w:rsidRPr="008F792C">
        <w:rPr>
          <w:vertAlign w:val="superscript"/>
        </w:rPr>
        <w:t>rd</w:t>
      </w:r>
      <w:r w:rsidRPr="008F792C">
        <w:t xml:space="preserve"> C</w:t>
      </w:r>
    </w:p>
    <w:p w14:paraId="30598838" w14:textId="77777777" w:rsidR="00BD0433" w:rsidRPr="008F792C" w:rsidRDefault="00BD0433" w:rsidP="009B1E58">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Samuel (</w:t>
      </w:r>
      <w:r w:rsidR="00E27DAA">
        <w:t>6</w:t>
      </w:r>
      <w:r w:rsidR="00276032">
        <w:t>6</w:t>
      </w:r>
      <w:r w:rsidRPr="008F792C">
        <w:t>)’s son</w:t>
      </w:r>
      <w:r w:rsidRPr="008F792C">
        <w:rPr>
          <w:b/>
          <w:bCs/>
        </w:rPr>
        <w:t xml:space="preserve"> F:</w:t>
      </w:r>
      <w:r w:rsidRPr="008F792C">
        <w:t xml:space="preserve"> Epitaph, Zoar </w:t>
      </w:r>
      <w:r w:rsidRPr="008F792C">
        <w:rPr>
          <w:b/>
          <w:bCs/>
        </w:rPr>
        <w:t>S:</w:t>
      </w:r>
      <w:r w:rsidRPr="008F792C">
        <w:t xml:space="preserve"> Naveh, </w:t>
      </w:r>
      <w:r w:rsidRPr="008F792C">
        <w:rPr>
          <w:i/>
          <w:iCs/>
        </w:rPr>
        <w:t>Tarbiz</w:t>
      </w:r>
      <w:r w:rsidRPr="008F792C">
        <w:t xml:space="preserve"> 64 (1995) no. 7</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w:t>
      </w:r>
      <w:r w:rsidRPr="002F6202">
        <w:t>393</w:t>
      </w:r>
      <w:r>
        <w:rPr>
          <w:rStyle w:val="FootnoteReference"/>
          <w:lang w:val="de-DE"/>
        </w:rPr>
        <w:footnoteReference w:id="1957"/>
      </w:r>
    </w:p>
    <w:p w14:paraId="75CB99D1" w14:textId="77777777" w:rsidR="00BD0433" w:rsidRPr="008F792C" w:rsidRDefault="00BD0433" w:rsidP="00815F05">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Saul (</w:t>
      </w:r>
      <w:r w:rsidR="0050429D">
        <w:t>9</w:t>
      </w:r>
      <w:r w:rsidRPr="008F792C">
        <w:t>)’s father</w:t>
      </w:r>
      <w:r w:rsidRPr="008F792C">
        <w:rPr>
          <w:b/>
          <w:bCs/>
        </w:rPr>
        <w:t xml:space="preserve"> F:</w:t>
      </w:r>
      <w:r w:rsidRPr="008F792C">
        <w:t xml:space="preserve"> Epitaph, Zoar </w:t>
      </w:r>
      <w:r w:rsidRPr="008F792C">
        <w:rPr>
          <w:b/>
          <w:bCs/>
        </w:rPr>
        <w:t>S:</w:t>
      </w:r>
      <w:r w:rsidRPr="008F792C">
        <w:t xml:space="preserve"> Naveh, </w:t>
      </w:r>
      <w:r w:rsidRPr="008F792C">
        <w:rPr>
          <w:i/>
          <w:iCs/>
        </w:rPr>
        <w:t>Tarbiz</w:t>
      </w:r>
      <w:r w:rsidRPr="008F792C">
        <w:t xml:space="preserve"> 64 (1995) no. 9</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w:t>
      </w:r>
      <w:r>
        <w:t>408</w:t>
      </w:r>
      <w:r>
        <w:rPr>
          <w:rStyle w:val="FootnoteReference"/>
          <w:lang w:val="de-DE"/>
        </w:rPr>
        <w:footnoteReference w:id="1958"/>
      </w:r>
    </w:p>
    <w:p w14:paraId="1ED8E016" w14:textId="77777777" w:rsidR="00BD0433" w:rsidRPr="008F792C" w:rsidRDefault="00BD0433" w:rsidP="007B3F26">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Avid (</w:t>
      </w:r>
      <w:r>
        <w:t>1</w:t>
      </w:r>
      <w:r w:rsidRPr="008F792C">
        <w:t>)’s son</w:t>
      </w:r>
      <w:r w:rsidRPr="008F792C">
        <w:rPr>
          <w:b/>
          <w:bCs/>
        </w:rPr>
        <w:t xml:space="preserve"> F:</w:t>
      </w:r>
      <w:r w:rsidRPr="008F792C">
        <w:t xml:space="preserve"> Epitaph, Zoar </w:t>
      </w:r>
      <w:r w:rsidRPr="008F792C">
        <w:rPr>
          <w:b/>
          <w:bCs/>
        </w:rPr>
        <w:t>S:</w:t>
      </w:r>
      <w:r w:rsidRPr="008F792C">
        <w:t xml:space="preserve"> Stern, </w:t>
      </w:r>
      <w:r w:rsidRPr="008F792C">
        <w:rPr>
          <w:i/>
          <w:iCs/>
        </w:rPr>
        <w:t>Tarbiz</w:t>
      </w:r>
      <w:r w:rsidRPr="008F792C">
        <w:t xml:space="preserve"> 68 (1999) no. 16</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w:t>
      </w:r>
      <w:r w:rsidRPr="002F6202">
        <w:t>476</w:t>
      </w:r>
      <w:r>
        <w:rPr>
          <w:rStyle w:val="FootnoteReference"/>
          <w:lang w:val="de-DE"/>
        </w:rPr>
        <w:footnoteReference w:id="1959"/>
      </w:r>
    </w:p>
    <w:p w14:paraId="01197AE5" w14:textId="77777777" w:rsidR="00BD0433" w:rsidRPr="008F792C" w:rsidRDefault="00BD0433" w:rsidP="00AF217E">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Simon (</w:t>
      </w:r>
      <w:r w:rsidR="00354F9C">
        <w:t>7</w:t>
      </w:r>
      <w:r w:rsidR="004B7DBB">
        <w:t>7</w:t>
      </w:r>
      <w:r w:rsidRPr="008F792C">
        <w:t xml:space="preserve">)’s son </w:t>
      </w:r>
      <w:r w:rsidRPr="008F792C">
        <w:rPr>
          <w:b/>
          <w:bCs/>
        </w:rPr>
        <w:t>F:</w:t>
      </w:r>
      <w:r w:rsidRPr="008F792C">
        <w:t xml:space="preserve"> Epitaph, Zoar </w:t>
      </w:r>
      <w:r w:rsidRPr="008F792C">
        <w:rPr>
          <w:b/>
          <w:bCs/>
        </w:rPr>
        <w:t>S:</w:t>
      </w:r>
      <w:r w:rsidRPr="008F792C">
        <w:t xml:space="preserve"> Naveh, </w:t>
      </w:r>
      <w:r w:rsidRPr="008F792C">
        <w:rPr>
          <w:i/>
          <w:iCs/>
        </w:rPr>
        <w:t>Tarbiz</w:t>
      </w:r>
      <w:r w:rsidRPr="008F792C">
        <w:t xml:space="preserve"> 69 (2000) no. 20 </w:t>
      </w:r>
      <w:r w:rsidRPr="008F792C">
        <w:rPr>
          <w:b/>
          <w:bCs/>
        </w:rPr>
        <w:t xml:space="preserve">E: </w:t>
      </w:r>
      <w:r w:rsidRPr="008F792C">
        <w:rPr>
          <w:rFonts w:cs="Times New Roman"/>
          <w:lang w:val="en-GB"/>
        </w:rPr>
        <w:t>–</w:t>
      </w:r>
      <w:r w:rsidRPr="008F792C">
        <w:rPr>
          <w:b/>
          <w:bCs/>
        </w:rPr>
        <w:t xml:space="preserve"> D:</w:t>
      </w:r>
      <w:r w:rsidRPr="008F792C">
        <w:t xml:space="preserve"> </w:t>
      </w:r>
      <w:r w:rsidRPr="002F6202">
        <w:t>416</w:t>
      </w:r>
      <w:r>
        <w:rPr>
          <w:rStyle w:val="FootnoteReference"/>
          <w:lang w:val="de-DE"/>
        </w:rPr>
        <w:footnoteReference w:id="1960"/>
      </w:r>
    </w:p>
    <w:p w14:paraId="498C60EF" w14:textId="77777777" w:rsidR="00BD0433" w:rsidRPr="008F792C" w:rsidRDefault="00BD0433" w:rsidP="00815F05">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tl/>
        </w:rPr>
        <w:footnoteReference w:id="1961"/>
      </w:r>
      <w:r w:rsidRPr="008F792C">
        <w:rPr>
          <w:b/>
          <w:bCs/>
        </w:rPr>
        <w:t xml:space="preserve"> Ds:</w:t>
      </w:r>
      <w:r w:rsidRPr="008F792C">
        <w:t xml:space="preserve"> Hesychius (</w:t>
      </w:r>
      <w:r>
        <w:t>5</w:t>
      </w:r>
      <w:r w:rsidRPr="008F792C">
        <w:t>)’s son</w:t>
      </w:r>
      <w:r w:rsidRPr="008F792C">
        <w:rPr>
          <w:b/>
          <w:bCs/>
        </w:rPr>
        <w:t xml:space="preserve"> F:</w:t>
      </w:r>
      <w:r w:rsidRPr="008F792C">
        <w:t xml:space="preserve"> Epitaph, </w:t>
      </w:r>
      <w:r w:rsidRPr="008F792C">
        <w:rPr>
          <w:lang w:val="it-IT"/>
        </w:rPr>
        <w:t>Sepphoris</w:t>
      </w:r>
      <w:r w:rsidRPr="008F792C">
        <w:t xml:space="preserve">, Druks </w:t>
      </w:r>
      <w:r w:rsidRPr="008F792C">
        <w:rPr>
          <w:b/>
          <w:bCs/>
        </w:rPr>
        <w:t>S:</w:t>
      </w:r>
      <w:r w:rsidRPr="008F792C">
        <w:t xml:space="preserve"> Naveh &amp; Ustinova, </w:t>
      </w:r>
      <w:r w:rsidRPr="008F792C">
        <w:rPr>
          <w:i/>
          <w:iCs/>
        </w:rPr>
        <w:t>Atiqot</w:t>
      </w:r>
      <w:r w:rsidRPr="008F792C">
        <w:t xml:space="preserve"> 49 (2005)113*, 117* </w:t>
      </w:r>
      <w:r w:rsidRPr="008F792C">
        <w:rPr>
          <w:b/>
          <w:bCs/>
        </w:rPr>
        <w:t xml:space="preserve">E: </w:t>
      </w:r>
      <w:r w:rsidRPr="00203EE1">
        <w:rPr>
          <w:rFonts w:cs="Times New Roman"/>
          <w:lang w:val="en-GB"/>
        </w:rPr>
        <w:t>–</w:t>
      </w:r>
      <w:r w:rsidRPr="008F792C">
        <w:rPr>
          <w:b/>
          <w:bCs/>
        </w:rPr>
        <w:t xml:space="preserve"> D:</w:t>
      </w:r>
      <w:r w:rsidRPr="008F792C">
        <w:t xml:space="preserve"> </w:t>
      </w:r>
      <w:r w:rsidRPr="002F6202">
        <w:t>2</w:t>
      </w:r>
      <w:r w:rsidRPr="002F6202">
        <w:rPr>
          <w:vertAlign w:val="superscript"/>
        </w:rPr>
        <w:t>nd</w:t>
      </w:r>
      <w:r w:rsidRPr="002F6202">
        <w:t>-3</w:t>
      </w:r>
      <w:r w:rsidRPr="002F6202">
        <w:rPr>
          <w:vertAlign w:val="superscript"/>
        </w:rPr>
        <w:t>rd</w:t>
      </w:r>
      <w:r w:rsidRPr="002F6202">
        <w:t xml:space="preserve"> C</w:t>
      </w:r>
    </w:p>
    <w:p w14:paraId="296F7E14" w14:textId="77777777" w:rsidR="00BD0433" w:rsidRPr="003D6EC4" w:rsidRDefault="00BD0433" w:rsidP="00D5126A">
      <w:pPr>
        <w:numPr>
          <w:ilvl w:val="0"/>
          <w:numId w:val="58"/>
        </w:numPr>
        <w:bidi w:val="0"/>
        <w:rPr>
          <w:color w:val="00FF00"/>
        </w:rPr>
      </w:pPr>
      <w:r w:rsidRPr="008F792C">
        <w:rPr>
          <w:b/>
          <w:bCs/>
        </w:rPr>
        <w:t xml:space="preserve">O: </w:t>
      </w:r>
      <w:r w:rsidRPr="008F792C">
        <w:rPr>
          <w:rFonts w:cs="Times New Roman"/>
          <w:lang w:val="en-GB"/>
        </w:rPr>
        <w:t>–</w:t>
      </w:r>
      <w:r w:rsidRPr="008F792C">
        <w:rPr>
          <w:b/>
          <w:bCs/>
        </w:rPr>
        <w:t xml:space="preserve"> Ds:</w:t>
      </w:r>
      <w:r w:rsidRPr="008F792C">
        <w:t xml:space="preserve"> Joseph (</w:t>
      </w:r>
      <w:r w:rsidR="00196B3F">
        <w:t>12</w:t>
      </w:r>
      <w:r w:rsidR="002C2DA4">
        <w:t>5</w:t>
      </w:r>
      <w:r w:rsidRPr="008F792C">
        <w:t>)’s son</w:t>
      </w:r>
      <w:r w:rsidRPr="003D6EC4">
        <w:t>, scribe</w:t>
      </w:r>
      <w:r w:rsidRPr="003D6EC4">
        <w:rPr>
          <w:rStyle w:val="FootnoteReference"/>
        </w:rPr>
        <w:footnoteReference w:id="1962"/>
      </w:r>
      <w:r w:rsidRPr="003D6EC4">
        <w:rPr>
          <w:b/>
          <w:bCs/>
        </w:rPr>
        <w:t xml:space="preserve"> F:</w:t>
      </w:r>
      <w:r w:rsidRPr="003D6EC4">
        <w:t xml:space="preserve"> Epitaph, </w:t>
      </w:r>
      <w:r w:rsidRPr="003D6EC4">
        <w:rPr>
          <w:lang w:val="it-IT"/>
        </w:rPr>
        <w:t>Sepphoris</w:t>
      </w:r>
      <w:r w:rsidRPr="003D6EC4">
        <w:t xml:space="preserve">, Druks </w:t>
      </w:r>
      <w:r w:rsidRPr="003D6EC4">
        <w:rPr>
          <w:b/>
          <w:bCs/>
        </w:rPr>
        <w:t>S:</w:t>
      </w:r>
      <w:r w:rsidRPr="003D6EC4">
        <w:t xml:space="preserve"> Naveh, </w:t>
      </w:r>
      <w:r w:rsidRPr="003D6EC4">
        <w:rPr>
          <w:i/>
          <w:iCs/>
        </w:rPr>
        <w:t>Atiqot</w:t>
      </w:r>
      <w:r w:rsidRPr="003D6EC4">
        <w:t xml:space="preserve"> 49 (2005)</w:t>
      </w:r>
      <w:r w:rsidR="008433A2" w:rsidRPr="003D6EC4">
        <w:t xml:space="preserve"> </w:t>
      </w:r>
      <w:r w:rsidRPr="003D6EC4">
        <w:t xml:space="preserve">114* </w:t>
      </w:r>
      <w:r w:rsidRPr="003D6EC4">
        <w:rPr>
          <w:b/>
          <w:bCs/>
        </w:rPr>
        <w:t xml:space="preserve">E: </w:t>
      </w:r>
      <w:r w:rsidRPr="003D6EC4">
        <w:rPr>
          <w:rFonts w:cs="Times New Roman"/>
          <w:lang w:val="en-GB"/>
        </w:rPr>
        <w:t>–</w:t>
      </w:r>
      <w:r w:rsidRPr="003D6EC4">
        <w:rPr>
          <w:b/>
          <w:bCs/>
        </w:rPr>
        <w:t xml:space="preserve"> D:</w:t>
      </w:r>
      <w:r w:rsidRPr="003D6EC4">
        <w:t xml:space="preserve"> 3</w:t>
      </w:r>
      <w:r w:rsidRPr="003D6EC4">
        <w:rPr>
          <w:vertAlign w:val="superscript"/>
        </w:rPr>
        <w:t>rd</w:t>
      </w:r>
      <w:r w:rsidRPr="003D6EC4">
        <w:t>-4</w:t>
      </w:r>
      <w:r w:rsidRPr="003D6EC4">
        <w:rPr>
          <w:vertAlign w:val="superscript"/>
        </w:rPr>
        <w:t>th</w:t>
      </w:r>
      <w:r w:rsidRPr="003D6EC4">
        <w:t xml:space="preserve"> C</w:t>
      </w:r>
    </w:p>
    <w:p w14:paraId="35448E9F" w14:textId="77777777" w:rsidR="00BD0433" w:rsidRPr="002F6202" w:rsidRDefault="00BD0433" w:rsidP="00815F05">
      <w:pPr>
        <w:numPr>
          <w:ilvl w:val="0"/>
          <w:numId w:val="58"/>
        </w:numPr>
        <w:bidi w:val="0"/>
      </w:pPr>
      <w:r w:rsidRPr="003D6EC4">
        <w:rPr>
          <w:b/>
          <w:bCs/>
        </w:rPr>
        <w:t>O:</w:t>
      </w:r>
      <w:r w:rsidRPr="003D6EC4">
        <w:t xml:space="preserve"> </w:t>
      </w:r>
      <w:r w:rsidRPr="003D6EC4">
        <w:rPr>
          <w:rFonts w:cs="Times New Roman"/>
          <w:rtl/>
        </w:rPr>
        <w:t>יע[קב]</w:t>
      </w:r>
      <w:r w:rsidRPr="003D6EC4">
        <w:rPr>
          <w:rStyle w:val="FootnoteReference"/>
        </w:rPr>
        <w:footnoteReference w:id="1963"/>
      </w:r>
      <w:r w:rsidRPr="003D6EC4">
        <w:t xml:space="preserve"> </w:t>
      </w:r>
      <w:r w:rsidRPr="003D6EC4">
        <w:rPr>
          <w:b/>
          <w:bCs/>
        </w:rPr>
        <w:t>Ds:</w:t>
      </w:r>
      <w:r w:rsidRPr="003D6EC4">
        <w:t xml:space="preserve"> </w:t>
      </w:r>
      <w:r w:rsidRPr="003D6EC4">
        <w:rPr>
          <w:rFonts w:cs="Times New Roman"/>
          <w:lang w:val="en-GB"/>
        </w:rPr>
        <w:t>–</w:t>
      </w:r>
      <w:r w:rsidRPr="003D6EC4">
        <w:t xml:space="preserve"> </w:t>
      </w:r>
      <w:r w:rsidRPr="003D6EC4">
        <w:rPr>
          <w:b/>
          <w:bCs/>
        </w:rPr>
        <w:t>F:</w:t>
      </w:r>
      <w:r w:rsidRPr="003D6EC4">
        <w:t xml:space="preserve"> Epitaph, </w:t>
      </w:r>
      <w:smartTag w:uri="urn:schemas-microsoft-com:office:smarttags" w:element="City">
        <w:r w:rsidRPr="003D6EC4">
          <w:t>Jerusalem</w:t>
        </w:r>
      </w:smartTag>
      <w:r w:rsidRPr="008F792C">
        <w:t xml:space="preserve"> </w:t>
      </w:r>
      <w:r w:rsidRPr="008F792C">
        <w:rPr>
          <w:b/>
          <w:bCs/>
        </w:rPr>
        <w:t>S:</w:t>
      </w:r>
      <w:r w:rsidRPr="008F792C">
        <w:t xml:space="preserve"> </w:t>
      </w:r>
      <w:r w:rsidRPr="008F792C">
        <w:rPr>
          <w:lang w:val="en-GB"/>
        </w:rPr>
        <w:t xml:space="preserve">Shukron &amp; Reich, </w:t>
      </w:r>
      <w:r w:rsidRPr="008F792C">
        <w:rPr>
          <w:i/>
          <w:iCs/>
          <w:lang w:val="en-GB"/>
        </w:rPr>
        <w:t>HA</w:t>
      </w:r>
      <w:r w:rsidRPr="008F792C">
        <w:rPr>
          <w:lang w:val="en-GB"/>
        </w:rPr>
        <w:t xml:space="preserve"> 117 (2005) </w:t>
      </w:r>
      <w:r w:rsidRPr="008F792C">
        <w:rPr>
          <w:b/>
          <w:bCs/>
          <w:lang w:val="en-GB"/>
        </w:rPr>
        <w:t>E:</w:t>
      </w:r>
      <w:r w:rsidRPr="008F792C">
        <w:rPr>
          <w:lang w:val="en-GB"/>
        </w:rPr>
        <w:t xml:space="preserve"> Late?</w:t>
      </w:r>
      <w:r w:rsidRPr="008F792C">
        <w:rPr>
          <w:rStyle w:val="FootnoteReference"/>
          <w:lang w:val="en-GB"/>
        </w:rPr>
        <w:footnoteReference w:id="1964"/>
      </w:r>
      <w:r w:rsidRPr="008F792C">
        <w:rPr>
          <w:lang w:val="en-GB"/>
        </w:rPr>
        <w:t xml:space="preserve"> </w:t>
      </w:r>
      <w:r w:rsidRPr="008F792C">
        <w:rPr>
          <w:b/>
          <w:bCs/>
          <w:lang w:val="en-GB"/>
        </w:rPr>
        <w:t>D:</w:t>
      </w:r>
      <w:r w:rsidRPr="008F792C">
        <w:rPr>
          <w:lang w:val="en-GB"/>
        </w:rPr>
        <w:t xml:space="preserve"> </w:t>
      </w:r>
      <w:r w:rsidRPr="002F6202">
        <w:rPr>
          <w:lang w:val="en-GB"/>
        </w:rPr>
        <w:t>7</w:t>
      </w:r>
      <w:r w:rsidRPr="002F6202">
        <w:rPr>
          <w:vertAlign w:val="superscript"/>
          <w:lang w:val="en-GB"/>
        </w:rPr>
        <w:t>th</w:t>
      </w:r>
      <w:r w:rsidRPr="002F6202">
        <w:rPr>
          <w:lang w:val="en-GB"/>
        </w:rPr>
        <w:t xml:space="preserve"> C </w:t>
      </w:r>
    </w:p>
    <w:p w14:paraId="22203CEF" w14:textId="77777777" w:rsidR="00BD0433" w:rsidRPr="008F792C" w:rsidRDefault="00BD0433" w:rsidP="004B2041">
      <w:pPr>
        <w:numPr>
          <w:ilvl w:val="0"/>
          <w:numId w:val="58"/>
        </w:numPr>
        <w:bidi w:val="0"/>
      </w:pPr>
      <w:r w:rsidRPr="008F792C">
        <w:rPr>
          <w:b/>
          <w:bCs/>
        </w:rPr>
        <w:t xml:space="preserve">O: </w:t>
      </w:r>
      <w:r w:rsidRPr="008F792C">
        <w:t>–</w:t>
      </w:r>
      <w:r w:rsidRPr="008F792C">
        <w:rPr>
          <w:b/>
          <w:bCs/>
        </w:rPr>
        <w:t xml:space="preserve"> Ds:</w:t>
      </w:r>
      <w:r w:rsidRPr="008F792C">
        <w:t xml:space="preserve"> Nehorai (</w:t>
      </w:r>
      <w:r w:rsidR="0087296F">
        <w:t>4</w:t>
      </w:r>
      <w:r w:rsidRPr="008F792C">
        <w:t>)’s father</w:t>
      </w:r>
      <w:r w:rsidRPr="008F792C">
        <w:rPr>
          <w:b/>
          <w:bCs/>
        </w:rPr>
        <w:t xml:space="preserve"> F:</w:t>
      </w:r>
      <w:r w:rsidRPr="008F792C">
        <w:t xml:space="preserve"> Synagogue inscription, Rehov</w:t>
      </w:r>
      <w:r w:rsidRPr="008F792C">
        <w:rPr>
          <w:rStyle w:val="FootnoteReference"/>
        </w:rPr>
        <w:footnoteReference w:id="1965"/>
      </w:r>
      <w:r w:rsidRPr="008F792C">
        <w:t xml:space="preserve"> </w:t>
      </w:r>
      <w:r w:rsidRPr="008F792C">
        <w:rPr>
          <w:b/>
          <w:bCs/>
        </w:rPr>
        <w:t>S:</w:t>
      </w:r>
      <w:r w:rsidRPr="008F792C">
        <w:t xml:space="preserve"> </w:t>
      </w:r>
      <w:r w:rsidR="00E03D8A">
        <w:t>Vito</w:t>
      </w:r>
      <w:r>
        <w:t>, “Reh</w:t>
      </w:r>
      <w:r>
        <w:rPr>
          <w:rFonts w:cs="Times New Roman"/>
        </w:rPr>
        <w:t>̣</w:t>
      </w:r>
      <w:r>
        <w:t>ob,” 93</w:t>
      </w:r>
      <w:r>
        <w:rPr>
          <w:rStyle w:val="FootnoteReference"/>
        </w:rPr>
        <w:footnoteReference w:id="1966"/>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49CE6820" w14:textId="77777777" w:rsidR="00BD0433" w:rsidRPr="00785FE5" w:rsidRDefault="00BD0433" w:rsidP="004B2041">
      <w:pPr>
        <w:numPr>
          <w:ilvl w:val="0"/>
          <w:numId w:val="58"/>
        </w:numPr>
        <w:bidi w:val="0"/>
        <w:rPr>
          <w:b/>
          <w:bCs/>
        </w:rPr>
      </w:pPr>
      <w:r w:rsidRPr="00785FE5">
        <w:rPr>
          <w:b/>
          <w:bCs/>
        </w:rPr>
        <w:t xml:space="preserve">O: </w:t>
      </w:r>
      <w:r w:rsidRPr="00785FE5">
        <w:rPr>
          <w:rFonts w:cs="Times New Roman"/>
          <w:lang w:val="en-GB"/>
        </w:rPr>
        <w:t>–</w:t>
      </w:r>
      <w:r w:rsidRPr="00785FE5">
        <w:rPr>
          <w:b/>
          <w:bCs/>
        </w:rPr>
        <w:t xml:space="preserve"> Ds:</w:t>
      </w:r>
      <w:r w:rsidRPr="008F792C">
        <w:t xml:space="preserve"> Nehorai (</w:t>
      </w:r>
      <w:r w:rsidR="0087296F">
        <w:t>4</w:t>
      </w:r>
      <w:r w:rsidRPr="008F792C">
        <w:t>)’s son</w:t>
      </w:r>
      <w:r w:rsidRPr="00785FE5">
        <w:rPr>
          <w:b/>
          <w:bCs/>
        </w:rPr>
        <w:t xml:space="preserve"> F:</w:t>
      </w:r>
      <w:r w:rsidRPr="008F792C">
        <w:t xml:space="preserve"> Synagogue inscription, Rehov</w:t>
      </w:r>
      <w:r w:rsidRPr="008F792C">
        <w:rPr>
          <w:rStyle w:val="FootnoteReference"/>
        </w:rPr>
        <w:footnoteReference w:id="1967"/>
      </w:r>
      <w:r w:rsidRPr="008F792C">
        <w:t xml:space="preserve"> </w:t>
      </w:r>
      <w:r w:rsidRPr="00785FE5">
        <w:rPr>
          <w:b/>
          <w:bCs/>
        </w:rPr>
        <w:t>S:</w:t>
      </w:r>
      <w:r w:rsidRPr="008F792C">
        <w:t xml:space="preserve"> </w:t>
      </w:r>
      <w:r w:rsidR="00E03D8A">
        <w:t>Vito</w:t>
      </w:r>
      <w:r>
        <w:t>, “Reh</w:t>
      </w:r>
      <w:r>
        <w:rPr>
          <w:rFonts w:cs="Times New Roman"/>
        </w:rPr>
        <w:t>̣</w:t>
      </w:r>
      <w:r>
        <w:t>ob,” 93</w:t>
      </w:r>
      <w:r>
        <w:rPr>
          <w:rStyle w:val="FootnoteReference"/>
        </w:rPr>
        <w:footnoteReference w:id="1968"/>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0E7D8286" w14:textId="77777777" w:rsidR="00BD0433" w:rsidRPr="00785FE5" w:rsidRDefault="00BD0433" w:rsidP="00B07095">
      <w:pPr>
        <w:numPr>
          <w:ilvl w:val="0"/>
          <w:numId w:val="58"/>
        </w:numPr>
        <w:bidi w:val="0"/>
        <w:rPr>
          <w:noProof/>
        </w:rPr>
      </w:pPr>
      <w:r w:rsidRPr="00CE7207">
        <w:rPr>
          <w:b/>
          <w:bCs/>
          <w:lang w:val="en-GB"/>
        </w:rPr>
        <w:t xml:space="preserve">O: </w:t>
      </w:r>
      <w:r w:rsidR="004C4095">
        <w:rPr>
          <w:lang w:val="en-GB"/>
        </w:rPr>
        <w:t>–</w:t>
      </w:r>
      <w:r>
        <w:rPr>
          <w:lang w:val="en-GB"/>
        </w:rPr>
        <w:t xml:space="preserve"> </w:t>
      </w:r>
      <w:r w:rsidRPr="00CE7207">
        <w:rPr>
          <w:b/>
          <w:bCs/>
          <w:lang w:val="en-GB"/>
        </w:rPr>
        <w:t xml:space="preserve">Ds: </w:t>
      </w:r>
      <w:r w:rsidR="004C4095">
        <w:rPr>
          <w:lang w:val="en-GB"/>
        </w:rPr>
        <w:t>–</w:t>
      </w:r>
      <w:r w:rsidRPr="00CE7207">
        <w:rPr>
          <w:b/>
          <w:bCs/>
          <w:lang w:val="en-GB"/>
        </w:rPr>
        <w:t xml:space="preserve"> F: </w:t>
      </w:r>
      <w:r w:rsidRPr="00CE7207">
        <w:rPr>
          <w:lang w:val="en-GB"/>
        </w:rPr>
        <w:t xml:space="preserve">Inscription, </w:t>
      </w:r>
      <w:r w:rsidR="00F60345">
        <w:t>Elijah’s Cave</w:t>
      </w:r>
      <w:r w:rsidRPr="00CE7207">
        <w:rPr>
          <w:b/>
          <w:bCs/>
          <w:lang w:val="en-GB"/>
        </w:rPr>
        <w:t xml:space="preserve"> S: </w:t>
      </w:r>
      <w:r w:rsidRPr="00CE7207">
        <w:t xml:space="preserve">Appendix, no. </w:t>
      </w:r>
      <w:r w:rsidR="00B07095" w:rsidRPr="00C35B27">
        <w:t>11</w:t>
      </w:r>
      <w:r w:rsidRPr="00CE7207">
        <w:t xml:space="preserve"> </w:t>
      </w:r>
      <w:r w:rsidRPr="00CE7207">
        <w:rPr>
          <w:b/>
          <w:bCs/>
          <w:lang w:val="en-GB"/>
        </w:rPr>
        <w:t xml:space="preserve">E: </w:t>
      </w:r>
      <w:r w:rsidR="00AD0FE4" w:rsidRPr="00AD0FE4">
        <w:rPr>
          <w:lang w:val="en-GB"/>
        </w:rPr>
        <w:t>Late</w:t>
      </w:r>
      <w:r w:rsidR="00AD0FE4">
        <w:rPr>
          <w:lang w:val="en-GB"/>
        </w:rPr>
        <w:t>?</w:t>
      </w:r>
      <w:r w:rsidR="00AD0FE4">
        <w:rPr>
          <w:rStyle w:val="FootnoteReference"/>
          <w:lang w:val="en-GB"/>
        </w:rPr>
        <w:footnoteReference w:id="1969"/>
      </w:r>
      <w:r w:rsidR="00AD0FE4" w:rsidRPr="00D049F2">
        <w:rPr>
          <w:lang w:val="en-GB"/>
        </w:rPr>
        <w:t xml:space="preserve"> </w:t>
      </w:r>
      <w:r w:rsidR="00AD0FE4" w:rsidRPr="00D049F2">
        <w:rPr>
          <w:b/>
          <w:bCs/>
          <w:lang w:val="en-GB"/>
        </w:rPr>
        <w:t xml:space="preserve">D: </w:t>
      </w:r>
      <w:r w:rsidR="00912842">
        <w:rPr>
          <w:lang w:val="en-GB"/>
        </w:rPr>
        <w:t>Pre-8</w:t>
      </w:r>
      <w:r w:rsidR="00912842" w:rsidRPr="00912842">
        <w:rPr>
          <w:vertAlign w:val="superscript"/>
          <w:lang w:val="en-GB"/>
        </w:rPr>
        <w:t>th</w:t>
      </w:r>
      <w:r w:rsidR="00912842">
        <w:rPr>
          <w:lang w:val="en-GB"/>
        </w:rPr>
        <w:t xml:space="preserve"> C?</w:t>
      </w:r>
      <w:r w:rsidR="00912842">
        <w:rPr>
          <w:rStyle w:val="FootnoteReference"/>
          <w:lang w:val="en-GB"/>
        </w:rPr>
        <w:footnoteReference w:id="1970"/>
      </w:r>
    </w:p>
    <w:p w14:paraId="0004FB91" w14:textId="77777777" w:rsidR="00BD0433" w:rsidRDefault="00BD0433" w:rsidP="00785FE5">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5A339595" w14:textId="77777777" w:rsidR="00BD0433" w:rsidRDefault="00BD0433" w:rsidP="001755C1">
      <w:pPr>
        <w:bidi w:val="0"/>
        <w:rPr>
          <w:b/>
          <w:bCs/>
        </w:rPr>
      </w:pPr>
    </w:p>
    <w:p w14:paraId="07FE5FE8" w14:textId="77777777" w:rsidR="00BD0433" w:rsidRDefault="00BD0433" w:rsidP="001755C1">
      <w:pPr>
        <w:bidi w:val="0"/>
        <w:rPr>
          <w:rFonts w:cs="Times New Roman"/>
          <w:i/>
          <w:iCs/>
          <w:sz w:val="24"/>
          <w:szCs w:val="24"/>
        </w:rPr>
      </w:pPr>
      <w:r w:rsidRPr="000305E7">
        <w:rPr>
          <w:rFonts w:cs="Times New Roman"/>
          <w:sz w:val="24"/>
          <w:szCs w:val="24"/>
          <w:rtl/>
        </w:rPr>
        <w:t>יפת</w:t>
      </w:r>
      <w:r>
        <w:rPr>
          <w:rStyle w:val="FootnoteReference"/>
          <w:rFonts w:cs="Times New Roman"/>
          <w:sz w:val="24"/>
          <w:szCs w:val="24"/>
        </w:rPr>
        <w:footnoteReference w:id="1971"/>
      </w:r>
      <w:r w:rsidRPr="000305E7">
        <w:rPr>
          <w:rFonts w:cs="Times New Roman"/>
          <w:sz w:val="24"/>
          <w:szCs w:val="24"/>
        </w:rPr>
        <w:t xml:space="preserve"> </w:t>
      </w:r>
      <w:r>
        <w:rPr>
          <w:rFonts w:cs="Times New Roman"/>
          <w:sz w:val="24"/>
          <w:szCs w:val="24"/>
        </w:rPr>
        <w:t>–</w:t>
      </w:r>
      <w:r w:rsidRPr="000305E7">
        <w:rPr>
          <w:rFonts w:cs="Times New Roman"/>
          <w:sz w:val="24"/>
          <w:szCs w:val="24"/>
        </w:rPr>
        <w:t xml:space="preserve"> </w:t>
      </w:r>
      <w:r w:rsidRPr="00343ADD">
        <w:rPr>
          <w:rFonts w:cs="Times New Roman"/>
          <w:i/>
          <w:iCs/>
          <w:sz w:val="24"/>
          <w:szCs w:val="24"/>
        </w:rPr>
        <w:t>Japhet</w:t>
      </w:r>
    </w:p>
    <w:p w14:paraId="44B20266" w14:textId="77777777" w:rsidR="00BD0433" w:rsidRDefault="00BD0433" w:rsidP="00343ADD">
      <w:pPr>
        <w:bidi w:val="0"/>
        <w:rPr>
          <w:rFonts w:cs="Times New Roman"/>
          <w:i/>
          <w:iCs/>
          <w:sz w:val="24"/>
          <w:szCs w:val="24"/>
        </w:rPr>
      </w:pPr>
    </w:p>
    <w:p w14:paraId="7C12E8F4" w14:textId="77777777" w:rsidR="00BD0433" w:rsidRPr="008F792C" w:rsidRDefault="00BD0433" w:rsidP="00090458">
      <w:pPr>
        <w:numPr>
          <w:ilvl w:val="0"/>
          <w:numId w:val="59"/>
        </w:numPr>
        <w:bidi w:val="0"/>
      </w:pPr>
      <w:r w:rsidRPr="008F792C">
        <w:rPr>
          <w:b/>
          <w:bCs/>
        </w:rPr>
        <w:t xml:space="preserve">O: </w:t>
      </w:r>
      <w:r w:rsidRPr="008F792C">
        <w:rPr>
          <w:rFonts w:cs="Times New Roman"/>
          <w:lang w:val="en-GB"/>
        </w:rPr>
        <w:t>–</w:t>
      </w:r>
      <w:r w:rsidRPr="008F792C">
        <w:rPr>
          <w:b/>
          <w:bCs/>
        </w:rPr>
        <w:t xml:space="preserve"> Ds:</w:t>
      </w:r>
      <w:r w:rsidRPr="008F792C">
        <w:t xml:space="preserve"> Benjamin (</w:t>
      </w:r>
      <w:r>
        <w:t>4</w:t>
      </w:r>
      <w:r w:rsidRPr="008F792C">
        <w:t>)’s father</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6:1, 10a (Kosovsky, </w:t>
      </w:r>
      <w:r w:rsidRPr="008F792C">
        <w:rPr>
          <w:i/>
          <w:iCs/>
        </w:rPr>
        <w:t>Yerushalmi</w:t>
      </w:r>
      <w:r w:rsidRPr="008F792C">
        <w:t xml:space="preserve">, 153) </w:t>
      </w:r>
      <w:r w:rsidRPr="008F792C">
        <w:rPr>
          <w:b/>
          <w:bCs/>
        </w:rPr>
        <w:t xml:space="preserve">E: </w:t>
      </w:r>
      <w:r w:rsidRPr="005E0DF3">
        <w:t>Nic</w:t>
      </w:r>
      <w:r w:rsidRPr="005E0DF3">
        <w:t>k</w:t>
      </w:r>
      <w:r w:rsidRPr="005E0DF3">
        <w:t>name?</w:t>
      </w:r>
      <w:r>
        <w:rPr>
          <w:rStyle w:val="FootnoteReference"/>
        </w:rPr>
        <w:footnoteReference w:id="1972"/>
      </w:r>
      <w:r w:rsidRPr="008F792C">
        <w:rPr>
          <w:b/>
          <w:bCs/>
        </w:rPr>
        <w:t xml:space="preserve"> D: </w:t>
      </w:r>
      <w:r w:rsidR="00090458" w:rsidRPr="00737D8D">
        <w:t>3</w:t>
      </w:r>
      <w:r w:rsidR="00090458" w:rsidRPr="00737D8D">
        <w:rPr>
          <w:vertAlign w:val="superscript"/>
        </w:rPr>
        <w:t>rd</w:t>
      </w:r>
      <w:r w:rsidR="00090458" w:rsidRPr="00737D8D">
        <w:t xml:space="preserve"> C</w:t>
      </w:r>
      <w:r w:rsidR="00090458">
        <w:rPr>
          <w:rStyle w:val="FootnoteReference"/>
        </w:rPr>
        <w:footnoteReference w:id="1973"/>
      </w:r>
    </w:p>
    <w:p w14:paraId="7C7FDA0A" w14:textId="77777777" w:rsidR="00BD0433" w:rsidRDefault="00BD0433" w:rsidP="00115AEF">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4FDCA625" w14:textId="77777777" w:rsidR="00BD0433" w:rsidRDefault="00BD0433" w:rsidP="00115AEF">
      <w:pPr>
        <w:bidi w:val="0"/>
        <w:rPr>
          <w:b/>
          <w:bCs/>
        </w:rPr>
      </w:pPr>
    </w:p>
    <w:p w14:paraId="5EDEC4AA" w14:textId="77777777" w:rsidR="00BD0433" w:rsidRDefault="00BD0433" w:rsidP="00C1710C">
      <w:pPr>
        <w:bidi w:val="0"/>
        <w:rPr>
          <w:rFonts w:cs="Times New Roman"/>
          <w:i/>
          <w:iCs/>
          <w:sz w:val="24"/>
          <w:szCs w:val="24"/>
        </w:rPr>
      </w:pPr>
      <w:r w:rsidRPr="000305E7">
        <w:rPr>
          <w:rFonts w:cs="Times New Roman"/>
          <w:sz w:val="24"/>
          <w:szCs w:val="24"/>
          <w:rtl/>
        </w:rPr>
        <w:t>יצחק</w:t>
      </w:r>
      <w:r w:rsidRPr="000305E7">
        <w:rPr>
          <w:rStyle w:val="FootnoteReference"/>
          <w:rFonts w:cs="Times New Roman"/>
          <w:sz w:val="24"/>
          <w:szCs w:val="24"/>
        </w:rPr>
        <w:footnoteReference w:id="1974"/>
      </w:r>
      <w:r w:rsidRPr="000305E7">
        <w:rPr>
          <w:rFonts w:cs="Times New Roman"/>
          <w:sz w:val="24"/>
          <w:szCs w:val="24"/>
        </w:rPr>
        <w:t xml:space="preserve"> </w:t>
      </w:r>
      <w:r>
        <w:rPr>
          <w:rFonts w:cs="Times New Roman"/>
          <w:sz w:val="24"/>
          <w:szCs w:val="24"/>
        </w:rPr>
        <w:t>–</w:t>
      </w:r>
      <w:r w:rsidRPr="000305E7">
        <w:rPr>
          <w:rFonts w:cs="Times New Roman"/>
          <w:sz w:val="24"/>
          <w:szCs w:val="24"/>
        </w:rPr>
        <w:t xml:space="preserve"> </w:t>
      </w:r>
      <w:r w:rsidRPr="00343ADD">
        <w:rPr>
          <w:rFonts w:cs="Times New Roman"/>
          <w:i/>
          <w:iCs/>
          <w:sz w:val="24"/>
          <w:szCs w:val="24"/>
        </w:rPr>
        <w:t>Isaac</w:t>
      </w:r>
    </w:p>
    <w:p w14:paraId="232B84D4" w14:textId="77777777" w:rsidR="00BD0433" w:rsidRPr="00C1710C" w:rsidRDefault="00BD0433" w:rsidP="00343ADD">
      <w:pPr>
        <w:bidi w:val="0"/>
        <w:rPr>
          <w:rFonts w:cs="Times New Roman"/>
          <w:sz w:val="24"/>
          <w:szCs w:val="24"/>
        </w:rPr>
      </w:pPr>
    </w:p>
    <w:p w14:paraId="57936F0A" w14:textId="77777777" w:rsidR="00BD0433" w:rsidRPr="008F792C" w:rsidRDefault="00BD0433" w:rsidP="00815F05">
      <w:pPr>
        <w:numPr>
          <w:ilvl w:val="0"/>
          <w:numId w:val="60"/>
        </w:numPr>
        <w:bidi w:val="0"/>
        <w:rPr>
          <w:rtl/>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975"/>
      </w:r>
      <w:r w:rsidRPr="008F792C">
        <w:rPr>
          <w:b/>
          <w:bCs/>
        </w:rPr>
        <w:t xml:space="preserve"> Ds:</w:t>
      </w:r>
      <w:r w:rsidRPr="008F792C">
        <w:t xml:space="preserve"> Of </w:t>
      </w:r>
      <w:smartTag w:uri="urn:schemas-microsoft-com:office:smarttags" w:element="place">
        <w:r w:rsidRPr="008F792C">
          <w:t>Akko</w:t>
        </w:r>
      </w:smartTag>
      <w:r w:rsidRPr="008F792C">
        <w:rPr>
          <w:rStyle w:val="FootnoteReference"/>
          <w:rFonts w:cs="Times New Roman"/>
          <w:rtl/>
        </w:rPr>
        <w:footnoteReference w:id="1976"/>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0C28CD">
        <w:rPr>
          <w:i/>
          <w:iCs/>
        </w:rPr>
        <w:t>Doctrina Jacobi</w:t>
      </w:r>
      <w:r w:rsidRPr="008F792C">
        <w:t xml:space="preserve"> 4:5</w:t>
      </w:r>
      <w:r w:rsidRPr="008F792C">
        <w:rPr>
          <w:rtl/>
        </w:rPr>
        <w:t xml:space="preserve"> </w:t>
      </w:r>
      <w:r w:rsidRPr="008F792C">
        <w:rPr>
          <w:b/>
          <w:bCs/>
        </w:rPr>
        <w:t xml:space="preserve">E: </w:t>
      </w:r>
      <w:r w:rsidRPr="008F792C">
        <w:rPr>
          <w:rFonts w:cs="Times New Roman"/>
          <w:lang w:val="en-GB"/>
        </w:rPr>
        <w:t>–</w:t>
      </w:r>
      <w:r w:rsidRPr="008F792C">
        <w:rPr>
          <w:rStyle w:val="FootnoteReference"/>
          <w:rFonts w:cs="Times New Roman"/>
          <w:rtl/>
        </w:rPr>
        <w:footnoteReference w:id="1977"/>
      </w:r>
      <w:r w:rsidRPr="008F792C">
        <w:rPr>
          <w:b/>
          <w:bCs/>
        </w:rPr>
        <w:t xml:space="preserve"> D:</w:t>
      </w:r>
      <w:r w:rsidRPr="008F792C">
        <w:rPr>
          <w:rFonts w:cs="Times New Roman"/>
        </w:rPr>
        <w:t xml:space="preserve"> 7</w:t>
      </w:r>
      <w:r w:rsidRPr="008F792C">
        <w:rPr>
          <w:rFonts w:cs="Times New Roman"/>
          <w:vertAlign w:val="superscript"/>
        </w:rPr>
        <w:t>th</w:t>
      </w:r>
      <w:r w:rsidRPr="008F792C">
        <w:rPr>
          <w:rFonts w:cs="Times New Roman"/>
        </w:rPr>
        <w:t xml:space="preserve"> C</w:t>
      </w:r>
      <w:r w:rsidRPr="008F792C">
        <w:rPr>
          <w:rStyle w:val="FootnoteReference"/>
          <w:rFonts w:cs="Times New Roman"/>
        </w:rPr>
        <w:footnoteReference w:id="1978"/>
      </w:r>
    </w:p>
    <w:p w14:paraId="4E17AB0C" w14:textId="77777777" w:rsidR="00BD0433" w:rsidRPr="008F792C" w:rsidRDefault="00BD0433" w:rsidP="00815F05">
      <w:pPr>
        <w:numPr>
          <w:ilvl w:val="0"/>
          <w:numId w:val="60"/>
        </w:numPr>
        <w:bidi w:val="0"/>
      </w:pPr>
      <w:r w:rsidRPr="008F792C">
        <w:rPr>
          <w:b/>
          <w:bCs/>
        </w:rPr>
        <w:t xml:space="preserve">O: </w:t>
      </w:r>
      <w:r w:rsidRPr="008F792C">
        <w:rPr>
          <w:rFonts w:ascii="Coptic" w:hAnsi="Coptic"/>
        </w:rPr>
        <w:t>eisak</w:t>
      </w:r>
      <w:r w:rsidRPr="008F792C">
        <w:rPr>
          <w:rStyle w:val="FootnoteReference"/>
          <w:rFonts w:cs="Times New Roman"/>
          <w:rtl/>
        </w:rPr>
        <w:footnoteReference w:id="1979"/>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Pseudo-Cyril, </w:t>
      </w:r>
      <w:r w:rsidRPr="008F792C">
        <w:rPr>
          <w:i/>
          <w:iCs/>
        </w:rPr>
        <w:t>ECASS</w:t>
      </w:r>
      <w:r w:rsidRPr="008F792C">
        <w:t xml:space="preserve">, no. 168 </w:t>
      </w:r>
      <w:r w:rsidRPr="008F792C">
        <w:rPr>
          <w:b/>
          <w:bCs/>
        </w:rPr>
        <w:t xml:space="preserve">E: </w:t>
      </w:r>
      <w:r w:rsidRPr="008F792C">
        <w:t>Samaritan</w:t>
      </w:r>
      <w:r w:rsidRPr="008F792C">
        <w:rPr>
          <w:rStyle w:val="FootnoteReference"/>
          <w:rFonts w:cs="Times New Roman"/>
          <w:rtl/>
        </w:rPr>
        <w:footnoteReference w:id="1980"/>
      </w:r>
      <w:r w:rsidRPr="008F792C">
        <w:t xml:space="preserve">; </w:t>
      </w:r>
      <w:r w:rsidRPr="00590FB2">
        <w:t>convert to Christia</w:t>
      </w:r>
      <w:r w:rsidRPr="00590FB2">
        <w:t>n</w:t>
      </w:r>
      <w:r w:rsidRPr="00590FB2">
        <w:t>ity</w:t>
      </w:r>
      <w:r>
        <w:rPr>
          <w:rStyle w:val="FootnoteReference"/>
        </w:rPr>
        <w:footnoteReference w:id="1981"/>
      </w:r>
      <w:r w:rsidRPr="008F792C">
        <w:t xml:space="preserve"> </w:t>
      </w:r>
      <w:r w:rsidRPr="008F792C">
        <w:rPr>
          <w:b/>
          <w:bCs/>
        </w:rPr>
        <w:t>D:</w:t>
      </w:r>
      <w:r w:rsidRPr="008F792C">
        <w:t xml:space="preserve"> </w:t>
      </w:r>
      <w:r>
        <w:t>313-86</w:t>
      </w:r>
      <w:r>
        <w:rPr>
          <w:rStyle w:val="FootnoteReference"/>
        </w:rPr>
        <w:footnoteReference w:id="1982"/>
      </w:r>
    </w:p>
    <w:p w14:paraId="7D09D215" w14:textId="77777777" w:rsidR="00BD0433" w:rsidRPr="008F792C" w:rsidRDefault="00BD0433" w:rsidP="00AA1C96">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Nahman</w:t>
      </w:r>
      <w:r>
        <w:t>i</w:t>
      </w:r>
      <w:r w:rsidRPr="008F792C">
        <w:t xml:space="preserve"> (</w:t>
      </w:r>
      <w:r>
        <w:t>2</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1:5, 3c (Kosovsky, </w:t>
      </w:r>
      <w:r w:rsidRPr="008F792C">
        <w:rPr>
          <w:i/>
          <w:iCs/>
        </w:rPr>
        <w:t>Yerushalmi</w:t>
      </w:r>
      <w:r w:rsidRPr="008F792C">
        <w:t xml:space="preserve">, 446) </w:t>
      </w:r>
      <w:r w:rsidRPr="008F792C">
        <w:rPr>
          <w:b/>
          <w:bCs/>
        </w:rPr>
        <w:t xml:space="preserve">E: </w:t>
      </w:r>
      <w:r w:rsidRPr="008F792C">
        <w:rPr>
          <w:rFonts w:cs="Times New Roman"/>
          <w:lang w:val="en-GB"/>
        </w:rPr>
        <w:t>–</w:t>
      </w:r>
      <w:r w:rsidRPr="008F792C">
        <w:rPr>
          <w:b/>
          <w:bCs/>
        </w:rPr>
        <w:t xml:space="preserve"> D: </w:t>
      </w:r>
      <w:r w:rsidR="00E77F56">
        <w:t>3</w:t>
      </w:r>
      <w:r w:rsidR="00E77F56" w:rsidRPr="00E77F56">
        <w:rPr>
          <w:vertAlign w:val="superscript"/>
        </w:rPr>
        <w:t>rd</w:t>
      </w:r>
      <w:r w:rsidR="00E77F56">
        <w:t xml:space="preserve"> C</w:t>
      </w:r>
      <w:r w:rsidR="00E77F56">
        <w:rPr>
          <w:rStyle w:val="FootnoteReference"/>
        </w:rPr>
        <w:footnoteReference w:id="1983"/>
      </w:r>
    </w:p>
    <w:p w14:paraId="7CCD70F4" w14:textId="77777777" w:rsidR="00BD0433" w:rsidRPr="008F792C" w:rsidRDefault="00BD0433" w:rsidP="004073B8">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Eleazar (</w:t>
      </w:r>
      <w:r w:rsidR="004073B8">
        <w:t>10</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1:5, 3d (Kosovsky, </w:t>
      </w:r>
      <w:r w:rsidRPr="008F792C">
        <w:rPr>
          <w:i/>
          <w:iCs/>
        </w:rPr>
        <w:t>Yerushalmi</w:t>
      </w:r>
      <w:r w:rsidRPr="008F792C">
        <w:t xml:space="preserve">, 131-2) </w:t>
      </w:r>
      <w:r w:rsidRPr="008F792C">
        <w:rPr>
          <w:b/>
          <w:bCs/>
        </w:rPr>
        <w:t xml:space="preserve">E: </w:t>
      </w:r>
      <w:r w:rsidRPr="008F792C">
        <w:rPr>
          <w:rFonts w:cs="Times New Roman"/>
          <w:lang w:val="en-GB"/>
        </w:rPr>
        <w:t>–</w:t>
      </w:r>
      <w:r w:rsidRPr="008F792C">
        <w:rPr>
          <w:b/>
          <w:bCs/>
        </w:rPr>
        <w:t xml:space="preserve"> D: </w:t>
      </w:r>
      <w:r w:rsidR="004073B8">
        <w:t>3</w:t>
      </w:r>
      <w:r w:rsidR="004073B8" w:rsidRPr="000E3DBA">
        <w:rPr>
          <w:vertAlign w:val="superscript"/>
        </w:rPr>
        <w:t>rd</w:t>
      </w:r>
      <w:r w:rsidR="004073B8">
        <w:t xml:space="preserve"> C</w:t>
      </w:r>
      <w:r w:rsidR="004073B8">
        <w:rPr>
          <w:rStyle w:val="FootnoteReference"/>
        </w:rPr>
        <w:footnoteReference w:id="1984"/>
      </w:r>
    </w:p>
    <w:p w14:paraId="70732E42" w14:textId="77777777" w:rsidR="00BD0433" w:rsidRPr="008F792C" w:rsidRDefault="00BD0433" w:rsidP="00B94BEE">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2:3, 4c (Kosovsky, </w:t>
      </w:r>
      <w:r w:rsidRPr="008F792C">
        <w:rPr>
          <w:i/>
          <w:iCs/>
        </w:rPr>
        <w:t>Yerushalmi</w:t>
      </w:r>
      <w:r w:rsidRPr="008F792C">
        <w:t xml:space="preserve">, 443-5) </w:t>
      </w:r>
      <w:r w:rsidRPr="008F792C">
        <w:rPr>
          <w:b/>
          <w:bCs/>
        </w:rPr>
        <w:t xml:space="preserve">E: </w:t>
      </w:r>
      <w:r w:rsidRPr="008F792C">
        <w:rPr>
          <w:rFonts w:cs="Times New Roman"/>
          <w:lang w:val="en-GB"/>
        </w:rPr>
        <w:t>–</w:t>
      </w:r>
      <w:r w:rsidRPr="008F792C">
        <w:rPr>
          <w:b/>
          <w:bCs/>
        </w:rPr>
        <w:t xml:space="preserve"> D: </w:t>
      </w:r>
      <w:r w:rsidR="00B94BEE">
        <w:t>3</w:t>
      </w:r>
      <w:r w:rsidR="00B94BEE" w:rsidRPr="00A1110E">
        <w:rPr>
          <w:vertAlign w:val="superscript"/>
        </w:rPr>
        <w:t>rd</w:t>
      </w:r>
      <w:r w:rsidR="00B94BEE">
        <w:t>-4</w:t>
      </w:r>
      <w:r w:rsidR="00B94BEE" w:rsidRPr="00A1110E">
        <w:rPr>
          <w:vertAlign w:val="superscript"/>
        </w:rPr>
        <w:t>th</w:t>
      </w:r>
      <w:r w:rsidR="00B94BEE">
        <w:t xml:space="preserve"> C</w:t>
      </w:r>
      <w:r w:rsidR="00B94BEE">
        <w:rPr>
          <w:rStyle w:val="FootnoteReference"/>
        </w:rPr>
        <w:footnoteReference w:id="1985"/>
      </w:r>
    </w:p>
    <w:p w14:paraId="0DC2904B" w14:textId="77777777" w:rsidR="00BD0433" w:rsidRPr="008F792C" w:rsidRDefault="00BD0433" w:rsidP="00601CB4">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Se</w:t>
      </w:r>
      <w:r w:rsidRPr="00F25A06">
        <w:rPr>
          <w:rFonts w:cs="Times New Roman"/>
        </w:rPr>
        <w:t>ḥ</w:t>
      </w:r>
      <w:r w:rsidRPr="008F792C">
        <w:t>ora (</w:t>
      </w:r>
      <w:r>
        <w:t>2</w:t>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4:1, 7c (Kosovsky, </w:t>
      </w:r>
      <w:r w:rsidRPr="008F792C">
        <w:rPr>
          <w:i/>
          <w:iCs/>
        </w:rPr>
        <w:t>Yerushalmi</w:t>
      </w:r>
      <w:r w:rsidRPr="008F792C">
        <w:t xml:space="preserve">, 445) </w:t>
      </w:r>
      <w:r w:rsidRPr="008F792C">
        <w:rPr>
          <w:b/>
          <w:bCs/>
        </w:rPr>
        <w:t xml:space="preserve">E: </w:t>
      </w:r>
      <w:r w:rsidRPr="008F792C">
        <w:rPr>
          <w:rFonts w:cs="Times New Roman"/>
          <w:lang w:val="en-GB"/>
        </w:rPr>
        <w:t>–</w:t>
      </w:r>
      <w:r w:rsidRPr="008F792C">
        <w:rPr>
          <w:b/>
          <w:bCs/>
        </w:rPr>
        <w:t xml:space="preserve"> D: </w:t>
      </w:r>
      <w:r w:rsidR="00E77F56">
        <w:t>3</w:t>
      </w:r>
      <w:r w:rsidR="00E77F56" w:rsidRPr="00E77F56">
        <w:rPr>
          <w:vertAlign w:val="superscript"/>
        </w:rPr>
        <w:t>rd</w:t>
      </w:r>
      <w:r w:rsidR="00E77F56">
        <w:t xml:space="preserve"> C</w:t>
      </w:r>
      <w:r w:rsidR="00E77F56">
        <w:rPr>
          <w:rStyle w:val="FootnoteReference"/>
        </w:rPr>
        <w:footnoteReference w:id="1986"/>
      </w:r>
    </w:p>
    <w:p w14:paraId="7C263986" w14:textId="77777777" w:rsidR="00BD0433" w:rsidRPr="008F792C" w:rsidRDefault="00BD0433" w:rsidP="00ED1F40">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Ahi (6)’s father</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4:3, 8a (Kosovsky, </w:t>
      </w:r>
      <w:r w:rsidRPr="008F792C">
        <w:rPr>
          <w:i/>
          <w:iCs/>
        </w:rPr>
        <w:t>Yerushalmi</w:t>
      </w:r>
      <w:r w:rsidRPr="008F792C">
        <w:t xml:space="preserve">, 76) </w:t>
      </w:r>
      <w:r w:rsidRPr="008F792C">
        <w:rPr>
          <w:b/>
          <w:bCs/>
        </w:rPr>
        <w:t xml:space="preserve">E: </w:t>
      </w:r>
      <w:r w:rsidRPr="008F792C">
        <w:rPr>
          <w:rFonts w:cs="Times New Roman"/>
          <w:lang w:val="en-GB"/>
        </w:rPr>
        <w:t>–</w:t>
      </w:r>
      <w:r w:rsidRPr="008F792C">
        <w:rPr>
          <w:b/>
          <w:bCs/>
        </w:rPr>
        <w:t xml:space="preserve"> D: </w:t>
      </w:r>
      <w:r w:rsidR="00ED1F40" w:rsidRPr="00ED1F40">
        <w:t>3</w:t>
      </w:r>
      <w:r w:rsidR="00ED1F40" w:rsidRPr="00ED1F40">
        <w:rPr>
          <w:vertAlign w:val="superscript"/>
        </w:rPr>
        <w:t>rd</w:t>
      </w:r>
      <w:r w:rsidR="00ED1F40" w:rsidRPr="00ED1F40">
        <w:t xml:space="preserve"> C</w:t>
      </w:r>
      <w:r w:rsidR="00ED1F40">
        <w:rPr>
          <w:rStyle w:val="FootnoteReference"/>
          <w:lang w:val="de-DE"/>
        </w:rPr>
        <w:footnoteReference w:id="1987"/>
      </w:r>
    </w:p>
    <w:p w14:paraId="6179D74B" w14:textId="77777777" w:rsidR="00BD0433" w:rsidRPr="008F792C" w:rsidRDefault="00BD0433" w:rsidP="00815F05">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005B3DBE">
        <w:t>Abdimi (11)’s son; t</w:t>
      </w:r>
      <w:r w:rsidRPr="008F792C">
        <w:t xml:space="preserve">he </w:t>
      </w:r>
      <w:r w:rsidRPr="000F47FA">
        <w:t>Great</w:t>
      </w:r>
      <w:r w:rsidRPr="008F792C">
        <w:rPr>
          <w:rStyle w:val="FootnoteReference"/>
        </w:rPr>
        <w:footnoteReference w:id="1988"/>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5:2, 9b (Kosovsky, </w:t>
      </w:r>
      <w:r w:rsidRPr="008F792C">
        <w:rPr>
          <w:i/>
          <w:iCs/>
        </w:rPr>
        <w:t>Yerushalmi</w:t>
      </w:r>
      <w:r w:rsidRPr="008F792C">
        <w:t xml:space="preserve">, 445) </w:t>
      </w:r>
      <w:r w:rsidRPr="008F792C">
        <w:rPr>
          <w:b/>
          <w:bCs/>
        </w:rPr>
        <w:t xml:space="preserve">E: </w:t>
      </w:r>
      <w:r w:rsidRPr="008F792C">
        <w:rPr>
          <w:rFonts w:cs="Times New Roman"/>
          <w:lang w:val="en-GB"/>
        </w:rPr>
        <w:t>–</w:t>
      </w:r>
      <w:r w:rsidRPr="008F792C">
        <w:rPr>
          <w:b/>
          <w:bCs/>
        </w:rPr>
        <w:t xml:space="preserve"> D: </w:t>
      </w:r>
      <w:r w:rsidR="005B3DBE">
        <w:t>3</w:t>
      </w:r>
      <w:r w:rsidR="005B3DBE" w:rsidRPr="005B3DBE">
        <w:rPr>
          <w:vertAlign w:val="superscript"/>
        </w:rPr>
        <w:t>rd</w:t>
      </w:r>
      <w:r w:rsidR="005B3DBE">
        <w:t xml:space="preserve"> C</w:t>
      </w:r>
      <w:r w:rsidR="005B3DBE">
        <w:rPr>
          <w:rStyle w:val="FootnoteReference"/>
        </w:rPr>
        <w:footnoteReference w:id="1989"/>
      </w:r>
    </w:p>
    <w:p w14:paraId="1A453DC7" w14:textId="77777777" w:rsidR="00BD0433" w:rsidRPr="008F792C" w:rsidRDefault="00BD0433" w:rsidP="005B3DBE">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Hananiah (</w:t>
      </w:r>
      <w:r>
        <w:t>12</w:t>
      </w:r>
      <w:r w:rsidRPr="008F792C">
        <w:t>)’s father</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6:5, 10a (Kosovsky, </w:t>
      </w:r>
      <w:r w:rsidRPr="008F792C">
        <w:rPr>
          <w:i/>
          <w:iCs/>
        </w:rPr>
        <w:t>Yerushalmi</w:t>
      </w:r>
      <w:r w:rsidRPr="008F792C">
        <w:t xml:space="preserve">, 275-6) </w:t>
      </w:r>
      <w:r w:rsidRPr="008F792C">
        <w:rPr>
          <w:b/>
          <w:bCs/>
        </w:rPr>
        <w:t xml:space="preserve">E: </w:t>
      </w:r>
      <w:r w:rsidRPr="008F792C">
        <w:rPr>
          <w:rFonts w:cs="Times New Roman"/>
          <w:lang w:val="en-GB"/>
        </w:rPr>
        <w:t>–</w:t>
      </w:r>
      <w:r w:rsidRPr="008F792C">
        <w:rPr>
          <w:b/>
          <w:bCs/>
        </w:rPr>
        <w:t xml:space="preserve"> D: </w:t>
      </w:r>
      <w:r w:rsidR="005B3DBE">
        <w:rPr>
          <w:rFonts w:cs="Times New Roman"/>
          <w:lang w:val="en-GB"/>
        </w:rPr>
        <w:t>3</w:t>
      </w:r>
      <w:r w:rsidR="005B3DBE" w:rsidRPr="002B189E">
        <w:rPr>
          <w:rFonts w:cs="Times New Roman"/>
          <w:vertAlign w:val="superscript"/>
          <w:lang w:val="en-GB"/>
        </w:rPr>
        <w:t>rd</w:t>
      </w:r>
      <w:r w:rsidR="005B3DBE">
        <w:rPr>
          <w:rFonts w:cs="Times New Roman"/>
          <w:lang w:val="en-GB"/>
        </w:rPr>
        <w:t xml:space="preserve"> C</w:t>
      </w:r>
      <w:r w:rsidR="005B3DBE">
        <w:rPr>
          <w:rStyle w:val="FootnoteReference"/>
          <w:rFonts w:cs="Times New Roman"/>
          <w:lang w:val="en-GB"/>
        </w:rPr>
        <w:footnoteReference w:id="1990"/>
      </w:r>
    </w:p>
    <w:p w14:paraId="6D5FB37D" w14:textId="77777777" w:rsidR="00BD0433" w:rsidRPr="008F792C" w:rsidRDefault="00BD0433" w:rsidP="004312FA">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t>Abba</w:t>
      </w:r>
      <w:r w:rsidR="00210CF5">
        <w:t xml:space="preserve"> (17</w:t>
      </w:r>
      <w:r w:rsidRPr="008F792C">
        <w:t xml:space="preserve">)’s son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6:6, 10d (Kosovsky, </w:t>
      </w:r>
      <w:r w:rsidRPr="008F792C">
        <w:rPr>
          <w:i/>
          <w:iCs/>
        </w:rPr>
        <w:t>Yerushalmi</w:t>
      </w:r>
      <w:r w:rsidRPr="008F792C">
        <w:t xml:space="preserve">, 22) </w:t>
      </w:r>
      <w:r w:rsidRPr="008F792C">
        <w:rPr>
          <w:b/>
          <w:bCs/>
        </w:rPr>
        <w:t xml:space="preserve">E: </w:t>
      </w:r>
      <w:r w:rsidRPr="008F792C">
        <w:rPr>
          <w:rFonts w:cs="Times New Roman"/>
          <w:lang w:val="en-GB"/>
        </w:rPr>
        <w:t>–</w:t>
      </w:r>
      <w:r w:rsidRPr="008F792C">
        <w:rPr>
          <w:b/>
          <w:bCs/>
        </w:rPr>
        <w:t xml:space="preserve"> D: </w:t>
      </w:r>
      <w:r w:rsidR="004312FA">
        <w:rPr>
          <w:rFonts w:cs="Times New Roman"/>
          <w:lang w:val="en-GB"/>
        </w:rPr>
        <w:t>3</w:t>
      </w:r>
      <w:r w:rsidR="004312FA" w:rsidRPr="00A34CB6">
        <w:rPr>
          <w:rFonts w:cs="Times New Roman"/>
          <w:vertAlign w:val="superscript"/>
          <w:lang w:val="en-GB"/>
        </w:rPr>
        <w:t>rd</w:t>
      </w:r>
      <w:r w:rsidR="004312FA">
        <w:rPr>
          <w:rFonts w:cs="Times New Roman"/>
          <w:lang w:val="en-GB"/>
        </w:rPr>
        <w:t xml:space="preserve"> C</w:t>
      </w:r>
      <w:r w:rsidR="004312FA">
        <w:rPr>
          <w:rStyle w:val="FootnoteReference"/>
          <w:rFonts w:cs="Times New Roman"/>
          <w:lang w:val="en-GB"/>
        </w:rPr>
        <w:footnoteReference w:id="1991"/>
      </w:r>
    </w:p>
    <w:p w14:paraId="0B75A518" w14:textId="77777777" w:rsidR="00BD0433" w:rsidRPr="008F792C" w:rsidRDefault="00BD0433" w:rsidP="0062664E">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Elyashib (</w:t>
      </w:r>
      <w:r>
        <w:t>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7:1, 11a (Kosovsky, </w:t>
      </w:r>
      <w:r w:rsidRPr="008F792C">
        <w:rPr>
          <w:i/>
          <w:iCs/>
        </w:rPr>
        <w:t>Yerushalmi</w:t>
      </w:r>
      <w:r w:rsidRPr="008F792C">
        <w:t xml:space="preserve">, 110) </w:t>
      </w:r>
      <w:r w:rsidRPr="008F792C">
        <w:rPr>
          <w:b/>
          <w:bCs/>
        </w:rPr>
        <w:t xml:space="preserve">E: </w:t>
      </w:r>
      <w:r w:rsidRPr="008F792C">
        <w:rPr>
          <w:rFonts w:cs="Times New Roman"/>
          <w:lang w:val="en-GB"/>
        </w:rPr>
        <w:t>–</w:t>
      </w:r>
      <w:r w:rsidRPr="008F792C">
        <w:rPr>
          <w:b/>
          <w:bCs/>
        </w:rPr>
        <w:t xml:space="preserve"> D: </w:t>
      </w:r>
      <w:r w:rsidR="0062664E">
        <w:t>4</w:t>
      </w:r>
      <w:r w:rsidR="0062664E" w:rsidRPr="003354F2">
        <w:rPr>
          <w:vertAlign w:val="superscript"/>
        </w:rPr>
        <w:t>th</w:t>
      </w:r>
      <w:r w:rsidR="0062664E">
        <w:t xml:space="preserve"> C</w:t>
      </w:r>
      <w:r w:rsidR="0062664E">
        <w:rPr>
          <w:rStyle w:val="FootnoteReference"/>
        </w:rPr>
        <w:footnoteReference w:id="1992"/>
      </w:r>
    </w:p>
    <w:p w14:paraId="3B4B45BD" w14:textId="77777777" w:rsidR="00BD0433" w:rsidRPr="008F792C" w:rsidRDefault="00BD0433" w:rsidP="00815F05">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H</w:t>
      </w:r>
      <w:r>
        <w:rPr>
          <w:rFonts w:cs="Times New Roman"/>
        </w:rPr>
        <w:t>̣</w:t>
      </w:r>
      <w:r w:rsidRPr="008F792C">
        <w:t>aqula (</w:t>
      </w:r>
      <w:r>
        <w:t>1</w:t>
      </w:r>
      <w:r w:rsidRPr="008F792C">
        <w:t>)’s son</w:t>
      </w:r>
      <w:r>
        <w:rPr>
          <w:rStyle w:val="FootnoteReference"/>
        </w:rPr>
        <w:footnoteReference w:id="1993"/>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yPea </w:t>
      </w:r>
      <w:r w:rsidRPr="008F792C">
        <w:t xml:space="preserve">1:1, 16b (Kosovsky, </w:t>
      </w:r>
      <w:r w:rsidRPr="008F792C">
        <w:rPr>
          <w:i/>
          <w:iCs/>
        </w:rPr>
        <w:t>Yerushalmi</w:t>
      </w:r>
      <w:r w:rsidRPr="008F792C">
        <w:t xml:space="preserve">, 285) </w:t>
      </w:r>
      <w:r w:rsidRPr="008F792C">
        <w:rPr>
          <w:b/>
          <w:bCs/>
        </w:rPr>
        <w:t xml:space="preserve">E: </w:t>
      </w:r>
      <w:r w:rsidRPr="008F792C">
        <w:rPr>
          <w:rFonts w:cs="Times New Roman"/>
          <w:lang w:val="en-GB"/>
        </w:rPr>
        <w:t>–</w:t>
      </w:r>
      <w:r w:rsidRPr="008F792C">
        <w:rPr>
          <w:b/>
          <w:bCs/>
        </w:rPr>
        <w:t xml:space="preserve"> D: </w:t>
      </w:r>
      <w:r w:rsidR="005B3DBE">
        <w:t>3</w:t>
      </w:r>
      <w:r w:rsidR="005B3DBE" w:rsidRPr="005B3DBE">
        <w:rPr>
          <w:vertAlign w:val="superscript"/>
        </w:rPr>
        <w:t>rd</w:t>
      </w:r>
      <w:r w:rsidR="005B3DBE">
        <w:t xml:space="preserve"> C</w:t>
      </w:r>
      <w:r w:rsidR="005B3DBE">
        <w:rPr>
          <w:rStyle w:val="FootnoteReference"/>
        </w:rPr>
        <w:footnoteReference w:id="1994"/>
      </w:r>
    </w:p>
    <w:p w14:paraId="51BF2A18" w14:textId="77777777" w:rsidR="00BD0433" w:rsidRPr="008F792C" w:rsidRDefault="00BD0433" w:rsidP="00815F05">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Of Attushiya</w:t>
      </w:r>
      <w:r w:rsidRPr="008F792C">
        <w:rPr>
          <w:rStyle w:val="FootnoteReference"/>
        </w:rPr>
        <w:footnoteReference w:id="1995"/>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yPea </w:t>
      </w:r>
      <w:r w:rsidRPr="008F792C">
        <w:t xml:space="preserve">8:4, 20d (Kosovsky, </w:t>
      </w:r>
      <w:r w:rsidRPr="008F792C">
        <w:rPr>
          <w:i/>
          <w:iCs/>
        </w:rPr>
        <w:t>Yerushalmi</w:t>
      </w:r>
      <w:r w:rsidRPr="008F792C">
        <w:t xml:space="preserve">, 254) </w:t>
      </w:r>
      <w:r w:rsidRPr="008F792C">
        <w:rPr>
          <w:b/>
          <w:bCs/>
        </w:rPr>
        <w:t xml:space="preserve">E: </w:t>
      </w:r>
      <w:r w:rsidRPr="008F792C">
        <w:rPr>
          <w:rFonts w:cs="Times New Roman"/>
          <w:lang w:val="en-GB"/>
        </w:rPr>
        <w:t>–</w:t>
      </w:r>
      <w:r w:rsidRPr="008F792C">
        <w:rPr>
          <w:b/>
          <w:bCs/>
        </w:rPr>
        <w:t xml:space="preserve"> D: </w:t>
      </w:r>
      <w:r w:rsidR="00567893">
        <w:t>3</w:t>
      </w:r>
      <w:r w:rsidR="00567893" w:rsidRPr="00567893">
        <w:rPr>
          <w:vertAlign w:val="superscript"/>
        </w:rPr>
        <w:t>rd</w:t>
      </w:r>
      <w:r w:rsidR="00567893">
        <w:t xml:space="preserve"> C</w:t>
      </w:r>
      <w:r w:rsidR="00567893">
        <w:rPr>
          <w:rStyle w:val="FootnoteReference"/>
        </w:rPr>
        <w:footnoteReference w:id="1996"/>
      </w:r>
    </w:p>
    <w:p w14:paraId="2DBEAAAB" w14:textId="77777777" w:rsidR="00BD0433" w:rsidRPr="008F792C" w:rsidRDefault="00BD0433" w:rsidP="00815F05">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T</w:t>
      </w:r>
      <w:r>
        <w:rPr>
          <w:rFonts w:cs="Times New Roman"/>
        </w:rPr>
        <w:t>̣</w:t>
      </w:r>
      <w:r>
        <w:t>av</w:t>
      </w:r>
      <w:r w:rsidRPr="008F792C">
        <w:t>la (</w:t>
      </w:r>
      <w:r>
        <w:t>1</w:t>
      </w:r>
      <w:r w:rsidRPr="008F792C">
        <w:t xml:space="preserve">)’s son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yDem </w:t>
      </w:r>
      <w:r w:rsidRPr="008F792C">
        <w:t xml:space="preserve">2:1, 22d (Kosovsky, </w:t>
      </w:r>
      <w:r w:rsidRPr="008F792C">
        <w:rPr>
          <w:i/>
          <w:iCs/>
        </w:rPr>
        <w:t>Yerushalmi</w:t>
      </w:r>
      <w:r w:rsidRPr="008F792C">
        <w:t xml:space="preserve">, 288) </w:t>
      </w:r>
      <w:r w:rsidRPr="008F792C">
        <w:rPr>
          <w:b/>
          <w:bCs/>
        </w:rPr>
        <w:t xml:space="preserve">E: </w:t>
      </w:r>
      <w:r w:rsidRPr="008F792C">
        <w:rPr>
          <w:rFonts w:cs="Times New Roman"/>
          <w:lang w:val="en-GB"/>
        </w:rPr>
        <w:t>–</w:t>
      </w:r>
      <w:r w:rsidRPr="008F792C">
        <w:rPr>
          <w:b/>
          <w:bCs/>
        </w:rPr>
        <w:t xml:space="preserve"> D: </w:t>
      </w:r>
      <w:r w:rsidR="00567893">
        <w:t>3</w:t>
      </w:r>
      <w:r w:rsidR="00567893" w:rsidRPr="00567893">
        <w:rPr>
          <w:vertAlign w:val="superscript"/>
        </w:rPr>
        <w:t>rd</w:t>
      </w:r>
      <w:r w:rsidR="00567893">
        <w:t xml:space="preserve"> C</w:t>
      </w:r>
      <w:r w:rsidR="00567893">
        <w:rPr>
          <w:rStyle w:val="FootnoteReference"/>
        </w:rPr>
        <w:footnoteReference w:id="1997"/>
      </w:r>
    </w:p>
    <w:p w14:paraId="06A634B2" w14:textId="77777777" w:rsidR="00BD0433" w:rsidRPr="008F792C" w:rsidRDefault="00BD0433" w:rsidP="009B66FC">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Redifa (</w:t>
      </w:r>
      <w:r>
        <w:t>2</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yShevi </w:t>
      </w:r>
      <w:r w:rsidRPr="008F792C">
        <w:t xml:space="preserve">9:4, 39a (Kosovsky, </w:t>
      </w:r>
      <w:r w:rsidRPr="008F792C">
        <w:rPr>
          <w:i/>
          <w:iCs/>
        </w:rPr>
        <w:t>Yerushalmi</w:t>
      </w:r>
      <w:r w:rsidRPr="008F792C">
        <w:t xml:space="preserve">, 446) </w:t>
      </w:r>
      <w:r w:rsidRPr="008F792C">
        <w:rPr>
          <w:b/>
          <w:bCs/>
        </w:rPr>
        <w:t xml:space="preserve">E: </w:t>
      </w:r>
      <w:r w:rsidRPr="008F792C">
        <w:rPr>
          <w:rFonts w:cs="Times New Roman"/>
          <w:lang w:val="en-GB"/>
        </w:rPr>
        <w:t>–</w:t>
      </w:r>
      <w:r w:rsidRPr="008F792C">
        <w:rPr>
          <w:rStyle w:val="FootnoteReference"/>
          <w:rFonts w:cs="Times New Roman"/>
          <w:rtl/>
        </w:rPr>
        <w:footnoteReference w:id="1998"/>
      </w:r>
      <w:r w:rsidRPr="008F792C">
        <w:rPr>
          <w:b/>
          <w:bCs/>
        </w:rPr>
        <w:t xml:space="preserve"> D: </w:t>
      </w:r>
      <w:r w:rsidR="00567893">
        <w:t>3</w:t>
      </w:r>
      <w:r w:rsidR="00567893" w:rsidRPr="00567893">
        <w:rPr>
          <w:vertAlign w:val="superscript"/>
        </w:rPr>
        <w:t>rd</w:t>
      </w:r>
      <w:r w:rsidR="00567893">
        <w:t xml:space="preserve"> C</w:t>
      </w:r>
      <w:r w:rsidR="00567893">
        <w:rPr>
          <w:rStyle w:val="FootnoteReference"/>
        </w:rPr>
        <w:footnoteReference w:id="1999"/>
      </w:r>
    </w:p>
    <w:p w14:paraId="31404A96" w14:textId="77777777" w:rsidR="00BD0433" w:rsidRPr="008F792C" w:rsidRDefault="00BD0433" w:rsidP="00BB1607">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00BB1607" w:rsidRPr="001539FA">
        <w:t>Guft</w:t>
      </w:r>
      <w:r w:rsidR="00BB1607">
        <w:t>i</w:t>
      </w:r>
      <w:r w:rsidR="00BB1607" w:rsidRPr="008F792C">
        <w:t xml:space="preserve"> </w:t>
      </w:r>
      <w:r w:rsidRPr="008F792C">
        <w:t>(</w:t>
      </w:r>
      <w:r>
        <w:t>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yMaas </w:t>
      </w:r>
      <w:r w:rsidRPr="008F792C">
        <w:t xml:space="preserve">1:4, 49b (Kosovsky, </w:t>
      </w:r>
      <w:r w:rsidRPr="008F792C">
        <w:rPr>
          <w:i/>
          <w:iCs/>
        </w:rPr>
        <w:t>Yerushalmi</w:t>
      </w:r>
      <w:r w:rsidRPr="008F792C">
        <w:t xml:space="preserve">, 164) </w:t>
      </w:r>
      <w:r w:rsidRPr="008F792C">
        <w:rPr>
          <w:b/>
          <w:bCs/>
        </w:rPr>
        <w:t xml:space="preserve">E: </w:t>
      </w:r>
      <w:r w:rsidRPr="008F792C">
        <w:rPr>
          <w:rFonts w:cs="Times New Roman"/>
          <w:lang w:val="en-GB"/>
        </w:rPr>
        <w:t>–</w:t>
      </w:r>
      <w:r w:rsidRPr="008F792C">
        <w:rPr>
          <w:b/>
          <w:bCs/>
        </w:rPr>
        <w:t xml:space="preserve"> D: </w:t>
      </w:r>
      <w:r w:rsidR="00C00E60">
        <w:rPr>
          <w:rFonts w:cs="Times New Roman"/>
          <w:lang w:val="it-IT"/>
        </w:rPr>
        <w:t>3</w:t>
      </w:r>
      <w:r w:rsidR="00C00E60">
        <w:rPr>
          <w:rFonts w:cs="Times New Roman"/>
          <w:vertAlign w:val="superscript"/>
          <w:lang w:val="it-IT"/>
        </w:rPr>
        <w:t>rd</w:t>
      </w:r>
      <w:r w:rsidR="00C00E60" w:rsidRPr="00AA7480">
        <w:rPr>
          <w:rFonts w:cs="Times New Roman"/>
          <w:vertAlign w:val="superscript"/>
          <w:lang w:val="it-IT"/>
        </w:rPr>
        <w:t xml:space="preserve"> </w:t>
      </w:r>
      <w:r w:rsidR="00C00E60" w:rsidRPr="00AA7480">
        <w:rPr>
          <w:rFonts w:cs="Times New Roman"/>
          <w:lang w:val="it-IT"/>
        </w:rPr>
        <w:t>C</w:t>
      </w:r>
      <w:r w:rsidR="00C00E60">
        <w:rPr>
          <w:rStyle w:val="FootnoteReference"/>
          <w:rFonts w:cs="Times New Roman"/>
          <w:lang w:val="en-GB"/>
        </w:rPr>
        <w:footnoteReference w:id="2000"/>
      </w:r>
    </w:p>
    <w:p w14:paraId="0A7A1FA2" w14:textId="77777777" w:rsidR="00BD0433" w:rsidRPr="008F792C" w:rsidRDefault="00BD0433" w:rsidP="00815F05">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t>Bisna (1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yMaas </w:t>
      </w:r>
      <w:r w:rsidRPr="008F792C">
        <w:t xml:space="preserve">1:5, 49b (Kosovsky, </w:t>
      </w:r>
      <w:r w:rsidRPr="008F792C">
        <w:rPr>
          <w:i/>
          <w:iCs/>
        </w:rPr>
        <w:t>Yerushalmi</w:t>
      </w:r>
      <w:r w:rsidRPr="008F792C">
        <w:t xml:space="preserve">, 148) </w:t>
      </w:r>
      <w:r w:rsidRPr="008F792C">
        <w:rPr>
          <w:b/>
          <w:bCs/>
        </w:rPr>
        <w:t xml:space="preserve">E: </w:t>
      </w:r>
      <w:r w:rsidRPr="008F792C">
        <w:rPr>
          <w:rFonts w:cs="Times New Roman"/>
          <w:lang w:val="en-GB"/>
        </w:rPr>
        <w:t>–</w:t>
      </w:r>
      <w:r w:rsidRPr="008F792C">
        <w:rPr>
          <w:b/>
          <w:bCs/>
        </w:rPr>
        <w:t xml:space="preserve"> D: </w:t>
      </w:r>
      <w:r w:rsidR="00F32819" w:rsidRPr="00F32819">
        <w:t>3</w:t>
      </w:r>
      <w:r w:rsidR="00F32819" w:rsidRPr="00F32819">
        <w:rPr>
          <w:vertAlign w:val="superscript"/>
        </w:rPr>
        <w:t>rd</w:t>
      </w:r>
      <w:r w:rsidR="00F32819" w:rsidRPr="00F32819">
        <w:t xml:space="preserve"> C</w:t>
      </w:r>
      <w:r w:rsidR="00F32819">
        <w:rPr>
          <w:rStyle w:val="FootnoteReference"/>
        </w:rPr>
        <w:footnoteReference w:id="2001"/>
      </w:r>
    </w:p>
    <w:p w14:paraId="0A1C33BD" w14:textId="77777777" w:rsidR="00BD0433" w:rsidRPr="008F792C" w:rsidRDefault="00BD0433" w:rsidP="00B61154">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smartTag w:uri="urn:schemas-microsoft-com:office:smarttags" w:element="place">
        <w:smartTag w:uri="urn:schemas-microsoft-com:office:smarttags" w:element="City">
          <w:r>
            <w:t>Marion</w:t>
          </w:r>
        </w:smartTag>
      </w:smartTag>
      <w:r>
        <w:t xml:space="preserve"> (2</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yShab </w:t>
      </w:r>
      <w:r w:rsidRPr="008F792C">
        <w:t xml:space="preserve">2:6, 5b (Kosovsky, </w:t>
      </w:r>
      <w:r w:rsidRPr="008F792C">
        <w:rPr>
          <w:i/>
          <w:iCs/>
        </w:rPr>
        <w:t>Yerushalmi</w:t>
      </w:r>
      <w:r w:rsidRPr="008F792C">
        <w:t xml:space="preserve">, 445) </w:t>
      </w:r>
      <w:r w:rsidRPr="008F792C">
        <w:rPr>
          <w:b/>
          <w:bCs/>
        </w:rPr>
        <w:t xml:space="preserve">E: </w:t>
      </w:r>
      <w:r w:rsidRPr="008F792C">
        <w:rPr>
          <w:rFonts w:cs="Times New Roman"/>
          <w:lang w:val="en-GB"/>
        </w:rPr>
        <w:t>–</w:t>
      </w:r>
      <w:r w:rsidRPr="008F792C">
        <w:rPr>
          <w:b/>
          <w:bCs/>
        </w:rPr>
        <w:t xml:space="preserve"> D: </w:t>
      </w:r>
      <w:r w:rsidR="00B61154">
        <w:rPr>
          <w:rFonts w:cs="Times New Roman"/>
          <w:lang w:val="en-GB"/>
        </w:rPr>
        <w:t>4</w:t>
      </w:r>
      <w:r w:rsidR="00B61154" w:rsidRPr="001E08FE">
        <w:rPr>
          <w:rFonts w:cs="Times New Roman"/>
          <w:vertAlign w:val="superscript"/>
          <w:lang w:val="en-GB"/>
        </w:rPr>
        <w:t>th</w:t>
      </w:r>
      <w:r w:rsidR="00B61154">
        <w:rPr>
          <w:rFonts w:cs="Times New Roman"/>
          <w:lang w:val="en-GB"/>
        </w:rPr>
        <w:t xml:space="preserve"> C</w:t>
      </w:r>
      <w:r w:rsidR="00B61154">
        <w:rPr>
          <w:rStyle w:val="FootnoteReference"/>
          <w:rFonts w:cs="Times New Roman"/>
          <w:lang w:val="en-GB"/>
        </w:rPr>
        <w:footnoteReference w:id="2002"/>
      </w:r>
    </w:p>
    <w:p w14:paraId="76F9A1BD" w14:textId="77777777" w:rsidR="00BD0433" w:rsidRPr="008F792C" w:rsidRDefault="00BD0433" w:rsidP="003752AF">
      <w:pPr>
        <w:numPr>
          <w:ilvl w:val="0"/>
          <w:numId w:val="60"/>
        </w:numPr>
        <w:bidi w:val="0"/>
      </w:pPr>
      <w:r w:rsidRPr="008F792C">
        <w:rPr>
          <w:b/>
          <w:bCs/>
        </w:rPr>
        <w:t xml:space="preserve">O: </w:t>
      </w:r>
      <w:r w:rsidRPr="008F792C">
        <w:rPr>
          <w:rFonts w:cs="Times New Roman"/>
          <w:lang w:val="en-GB"/>
        </w:rPr>
        <w:t>–</w:t>
      </w:r>
      <w:r w:rsidRPr="008F792C">
        <w:rPr>
          <w:b/>
          <w:bCs/>
        </w:rPr>
        <w:t xml:space="preserve"> Ds: </w:t>
      </w:r>
      <w:r w:rsidRPr="008F792C">
        <w:t>Orion (</w:t>
      </w:r>
      <w:r>
        <w:t>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yShab </w:t>
      </w:r>
      <w:r w:rsidRPr="008F792C">
        <w:t xml:space="preserve">10:6, 12d (Kosovsky, </w:t>
      </w:r>
      <w:r w:rsidRPr="008F792C">
        <w:rPr>
          <w:i/>
          <w:iCs/>
        </w:rPr>
        <w:t>Yerushalmi</w:t>
      </w:r>
      <w:r w:rsidRPr="008F792C">
        <w:t xml:space="preserve">, 64) </w:t>
      </w:r>
      <w:r w:rsidRPr="008F792C">
        <w:rPr>
          <w:b/>
          <w:bCs/>
        </w:rPr>
        <w:t xml:space="preserve">E: </w:t>
      </w:r>
      <w:r w:rsidRPr="008F792C">
        <w:rPr>
          <w:rFonts w:cs="Times New Roman"/>
          <w:lang w:val="en-GB"/>
        </w:rPr>
        <w:t>–</w:t>
      </w:r>
      <w:r w:rsidRPr="008F792C">
        <w:rPr>
          <w:b/>
          <w:bCs/>
        </w:rPr>
        <w:t xml:space="preserve"> D: </w:t>
      </w:r>
      <w:r w:rsidR="003752AF">
        <w:rPr>
          <w:rFonts w:cs="Times New Roman"/>
        </w:rPr>
        <w:t>3</w:t>
      </w:r>
      <w:r w:rsidR="003752AF">
        <w:rPr>
          <w:rFonts w:cs="Times New Roman"/>
          <w:vertAlign w:val="superscript"/>
        </w:rPr>
        <w:t>rd</w:t>
      </w:r>
      <w:r w:rsidR="003752AF">
        <w:rPr>
          <w:rFonts w:cs="Times New Roman"/>
        </w:rPr>
        <w:t xml:space="preserve"> C</w:t>
      </w:r>
      <w:r w:rsidR="003752AF">
        <w:rPr>
          <w:rStyle w:val="FootnoteReference"/>
          <w:rFonts w:cs="Times New Roman"/>
        </w:rPr>
        <w:footnoteReference w:id="2003"/>
      </w:r>
    </w:p>
    <w:p w14:paraId="61BEC5D2" w14:textId="77777777" w:rsidR="00BD0433" w:rsidRPr="008F792C" w:rsidRDefault="00BD0433" w:rsidP="00980F48">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t>Ḥiyya (</w:t>
      </w:r>
      <w:r w:rsidR="00980F48">
        <w:t>13</w:t>
      </w:r>
      <w:r w:rsidRPr="008F792C">
        <w:t>)’</w:t>
      </w:r>
      <w:r>
        <w:t xml:space="preserve">s </w:t>
      </w:r>
      <w:r w:rsidRPr="008F792C">
        <w:t>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yPes </w:t>
      </w:r>
      <w:r w:rsidRPr="008F792C">
        <w:t xml:space="preserve">1:8, 28b (Kosovsky, </w:t>
      </w:r>
      <w:r w:rsidRPr="008F792C">
        <w:rPr>
          <w:i/>
          <w:iCs/>
        </w:rPr>
        <w:t>Yerushalmi</w:t>
      </w:r>
      <w:r w:rsidRPr="008F792C">
        <w:t xml:space="preserve">, 330) </w:t>
      </w:r>
      <w:r w:rsidRPr="008F792C">
        <w:rPr>
          <w:b/>
          <w:bCs/>
        </w:rPr>
        <w:t xml:space="preserve">E: </w:t>
      </w:r>
      <w:r w:rsidRPr="008F792C">
        <w:rPr>
          <w:rFonts w:cs="Times New Roman"/>
          <w:lang w:val="en-GB"/>
        </w:rPr>
        <w:t>–</w:t>
      </w:r>
      <w:r w:rsidRPr="008F792C">
        <w:rPr>
          <w:b/>
          <w:bCs/>
        </w:rPr>
        <w:t xml:space="preserve"> D: </w:t>
      </w:r>
      <w:r w:rsidR="006E13A8" w:rsidRPr="006E13A8">
        <w:t>3</w:t>
      </w:r>
      <w:r w:rsidR="006E13A8" w:rsidRPr="006E13A8">
        <w:rPr>
          <w:vertAlign w:val="superscript"/>
        </w:rPr>
        <w:t>rd</w:t>
      </w:r>
      <w:r w:rsidR="006E13A8" w:rsidRPr="006E13A8">
        <w:t xml:space="preserve"> C</w:t>
      </w:r>
      <w:r w:rsidR="006E13A8">
        <w:rPr>
          <w:rStyle w:val="FootnoteReference"/>
        </w:rPr>
        <w:footnoteReference w:id="2004"/>
      </w:r>
    </w:p>
    <w:p w14:paraId="6EB7F45C" w14:textId="77777777" w:rsidR="00BD0433" w:rsidRPr="008F792C" w:rsidRDefault="00BD0433" w:rsidP="00D661A1">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Pr="00B10A97">
        <w:rPr>
          <w:rFonts w:cs="Times New Roman"/>
        </w:rPr>
        <w:t>Q</w:t>
      </w:r>
      <w:r w:rsidRPr="008F792C">
        <w:t>a</w:t>
      </w:r>
      <w:r w:rsidRPr="00B10A97">
        <w:rPr>
          <w:rFonts w:cs="Times New Roman"/>
        </w:rPr>
        <w:t>ṣ</w:t>
      </w:r>
      <w:r w:rsidRPr="008F792C">
        <w:t>a</w:t>
      </w:r>
      <w:r w:rsidRPr="00B10A97">
        <w:rPr>
          <w:rFonts w:cs="Times New Roman"/>
        </w:rPr>
        <w:t>ṣ</w:t>
      </w:r>
      <w:r w:rsidRPr="008F792C">
        <w:t>tah (</w:t>
      </w:r>
      <w:r>
        <w:t>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yRhSh </w:t>
      </w:r>
      <w:r w:rsidRPr="008F792C">
        <w:t xml:space="preserve">1:1, 56b (Kosovsky, </w:t>
      </w:r>
      <w:r w:rsidRPr="008F792C">
        <w:rPr>
          <w:i/>
          <w:iCs/>
        </w:rPr>
        <w:t>Yerushalmi</w:t>
      </w:r>
      <w:r w:rsidRPr="008F792C">
        <w:t xml:space="preserve">, 446) </w:t>
      </w:r>
      <w:r w:rsidRPr="008F792C">
        <w:rPr>
          <w:b/>
          <w:bCs/>
        </w:rPr>
        <w:t xml:space="preserve">E: </w:t>
      </w:r>
      <w:r w:rsidRPr="008F792C">
        <w:rPr>
          <w:rFonts w:cs="Times New Roman"/>
          <w:lang w:val="en-GB"/>
        </w:rPr>
        <w:t>–</w:t>
      </w:r>
      <w:r w:rsidRPr="008F792C">
        <w:rPr>
          <w:b/>
          <w:bCs/>
        </w:rPr>
        <w:t xml:space="preserve"> D: </w:t>
      </w:r>
      <w:r w:rsidR="006E13A8">
        <w:t>4</w:t>
      </w:r>
      <w:r w:rsidR="006E13A8" w:rsidRPr="006E13A8">
        <w:rPr>
          <w:vertAlign w:val="superscript"/>
        </w:rPr>
        <w:t>th</w:t>
      </w:r>
      <w:r w:rsidR="006E13A8">
        <w:t xml:space="preserve"> C</w:t>
      </w:r>
      <w:r w:rsidR="006E13A8">
        <w:rPr>
          <w:rStyle w:val="FootnoteReference"/>
        </w:rPr>
        <w:footnoteReference w:id="2005"/>
      </w:r>
    </w:p>
    <w:p w14:paraId="22265CEB" w14:textId="77777777" w:rsidR="00BD0433" w:rsidRPr="008F792C" w:rsidRDefault="00BD0433" w:rsidP="00895F9D">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Pr="008F792C">
        <w:rPr>
          <w:rFonts w:cs="Times New Roman"/>
          <w:lang w:val="en-GB"/>
        </w:rPr>
        <w:t>Istiaius</w:t>
      </w:r>
      <w:r w:rsidRPr="008F792C" w:rsidDel="009937C8">
        <w:t xml:space="preserve"> </w:t>
      </w:r>
      <w:r w:rsidRPr="008F792C">
        <w:t>(</w:t>
      </w:r>
      <w:r>
        <w:t>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yYev </w:t>
      </w:r>
      <w:r w:rsidRPr="008F792C">
        <w:t xml:space="preserve">1:1, 2c (Kosovsky, </w:t>
      </w:r>
      <w:r w:rsidRPr="008F792C">
        <w:rPr>
          <w:i/>
          <w:iCs/>
        </w:rPr>
        <w:t>Yerushalmi</w:t>
      </w:r>
      <w:r w:rsidRPr="008F792C">
        <w:t xml:space="preserve">, 97-8) </w:t>
      </w:r>
      <w:r w:rsidRPr="008F792C">
        <w:rPr>
          <w:b/>
          <w:bCs/>
        </w:rPr>
        <w:t xml:space="preserve">E: </w:t>
      </w:r>
      <w:r w:rsidRPr="008F792C">
        <w:rPr>
          <w:rFonts w:cs="Times New Roman"/>
          <w:lang w:val="en-GB"/>
        </w:rPr>
        <w:t>–</w:t>
      </w:r>
      <w:r w:rsidRPr="008F792C">
        <w:rPr>
          <w:b/>
          <w:bCs/>
        </w:rPr>
        <w:t xml:space="preserve"> D: </w:t>
      </w:r>
      <w:r w:rsidR="00895F9D">
        <w:rPr>
          <w:lang w:val="en-GB"/>
        </w:rPr>
        <w:t>3</w:t>
      </w:r>
      <w:r w:rsidR="00895F9D" w:rsidRPr="004C6829">
        <w:rPr>
          <w:vertAlign w:val="superscript"/>
          <w:lang w:val="en-GB"/>
        </w:rPr>
        <w:t>rd</w:t>
      </w:r>
      <w:r w:rsidR="00895F9D">
        <w:rPr>
          <w:lang w:val="en-GB"/>
        </w:rPr>
        <w:t xml:space="preserve"> C</w:t>
      </w:r>
      <w:r w:rsidR="00895F9D">
        <w:rPr>
          <w:rStyle w:val="FootnoteReference"/>
          <w:lang w:val="en-GB"/>
        </w:rPr>
        <w:footnoteReference w:id="2006"/>
      </w:r>
    </w:p>
    <w:p w14:paraId="34C761A3" w14:textId="77777777" w:rsidR="00BD0433" w:rsidRPr="008F792C" w:rsidRDefault="00BD0433" w:rsidP="006E13A8">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t>Abba (33</w:t>
      </w:r>
      <w:r w:rsidRPr="008F792C">
        <w:t>)’s father</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yYev </w:t>
      </w:r>
      <w:r w:rsidRPr="008F792C">
        <w:t xml:space="preserve">12:1, 12c (Kosovsky, </w:t>
      </w:r>
      <w:r w:rsidRPr="008F792C">
        <w:rPr>
          <w:i/>
          <w:iCs/>
        </w:rPr>
        <w:t>Yerushalmi</w:t>
      </w:r>
      <w:r w:rsidRPr="008F792C">
        <w:t xml:space="preserve">, 14) </w:t>
      </w:r>
      <w:r w:rsidRPr="008F792C">
        <w:rPr>
          <w:b/>
          <w:bCs/>
        </w:rPr>
        <w:t xml:space="preserve">E: </w:t>
      </w:r>
      <w:r w:rsidRPr="008F792C">
        <w:rPr>
          <w:rFonts w:cs="Times New Roman"/>
          <w:lang w:val="en-GB"/>
        </w:rPr>
        <w:t>–</w:t>
      </w:r>
      <w:r w:rsidRPr="008F792C">
        <w:rPr>
          <w:b/>
          <w:bCs/>
        </w:rPr>
        <w:t xml:space="preserve"> D: </w:t>
      </w:r>
      <w:r w:rsidR="006E13A8" w:rsidRPr="00951455">
        <w:rPr>
          <w:rFonts w:cs="Times New Roman"/>
          <w:lang w:val="it-IT"/>
        </w:rPr>
        <w:t>P</w:t>
      </w:r>
      <w:r w:rsidR="006E13A8">
        <w:rPr>
          <w:rFonts w:cs="Times New Roman"/>
          <w:lang w:val="it-IT"/>
        </w:rPr>
        <w:t>re-4</w:t>
      </w:r>
      <w:r w:rsidR="006E13A8" w:rsidRPr="00951455">
        <w:rPr>
          <w:rFonts w:cs="Times New Roman"/>
          <w:lang w:val="it-IT"/>
        </w:rPr>
        <w:t>00</w:t>
      </w:r>
      <w:r w:rsidR="006E13A8">
        <w:rPr>
          <w:rStyle w:val="FootnoteReference"/>
          <w:rFonts w:cs="Times New Roman"/>
        </w:rPr>
        <w:footnoteReference w:id="2007"/>
      </w:r>
    </w:p>
    <w:p w14:paraId="5FF981E1" w14:textId="77777777" w:rsidR="00BD0433" w:rsidRDefault="00BD0433" w:rsidP="00F05CE4">
      <w:pPr>
        <w:numPr>
          <w:ilvl w:val="0"/>
          <w:numId w:val="60"/>
        </w:numPr>
        <w:bidi w:val="0"/>
      </w:pPr>
      <w:r w:rsidRPr="000E36EB">
        <w:rPr>
          <w:b/>
          <w:bCs/>
        </w:rPr>
        <w:t>O:</w:t>
      </w:r>
      <w:r>
        <w:rPr>
          <w:b/>
          <w:bCs/>
        </w:rPr>
        <w:t xml:space="preserve"> </w:t>
      </w:r>
      <w:r w:rsidRPr="008F792C">
        <w:rPr>
          <w:rFonts w:cs="Times New Roman"/>
          <w:lang w:val="en-GB"/>
        </w:rPr>
        <w:t>–</w:t>
      </w:r>
      <w:r>
        <w:t xml:space="preserve"> </w:t>
      </w:r>
      <w:r w:rsidRPr="00FE7D81">
        <w:rPr>
          <w:b/>
          <w:bCs/>
        </w:rPr>
        <w:t>Ds</w:t>
      </w:r>
      <w:r w:rsidRPr="000E36EB">
        <w:rPr>
          <w:b/>
          <w:bCs/>
        </w:rPr>
        <w:t>:</w:t>
      </w:r>
      <w:r>
        <w:rPr>
          <w:b/>
          <w:bCs/>
        </w:rPr>
        <w:t xml:space="preserve"> </w:t>
      </w:r>
      <w:r>
        <w:t>Eleazar (2</w:t>
      </w:r>
      <w:r w:rsidR="007A0AFA">
        <w:t>2</w:t>
      </w:r>
      <w:r>
        <w:t>)’s son</w:t>
      </w:r>
      <w:r w:rsidRPr="006A4521">
        <w:rPr>
          <w:b/>
          <w:bCs/>
        </w:rPr>
        <w:t xml:space="preserve"> </w:t>
      </w:r>
      <w:r w:rsidRPr="000E36EB">
        <w:rPr>
          <w:b/>
          <w:bCs/>
        </w:rPr>
        <w:t xml:space="preserve">F: </w:t>
      </w:r>
      <w:r w:rsidRPr="00A47DE3">
        <w:t>–</w:t>
      </w:r>
      <w:r>
        <w:rPr>
          <w:b/>
          <w:bCs/>
        </w:rPr>
        <w:t xml:space="preserve"> </w:t>
      </w:r>
      <w:r w:rsidRPr="000E36EB">
        <w:rPr>
          <w:b/>
          <w:bCs/>
        </w:rPr>
        <w:t>S:</w:t>
      </w:r>
      <w:r w:rsidRPr="006A4521">
        <w:rPr>
          <w:b/>
          <w:bCs/>
        </w:rPr>
        <w:t xml:space="preserve"> </w:t>
      </w:r>
      <w:r>
        <w:rPr>
          <w:rFonts w:cs="Times New Roman"/>
          <w:i/>
          <w:iCs/>
        </w:rPr>
        <w:t xml:space="preserve">yBB </w:t>
      </w:r>
      <w:r>
        <w:rPr>
          <w:rFonts w:cs="Times New Roman"/>
        </w:rPr>
        <w:t>8:1, 16a</w:t>
      </w:r>
      <w:r>
        <w:rPr>
          <w:rStyle w:val="FootnoteReference"/>
          <w:rFonts w:cs="Times New Roman"/>
        </w:rPr>
        <w:footnoteReference w:id="2008"/>
      </w:r>
      <w:r>
        <w:rPr>
          <w:rFonts w:cs="Times New Roman"/>
        </w:rPr>
        <w:t xml:space="preserve"> (</w:t>
      </w:r>
      <w:r>
        <w:t xml:space="preserve">Kosovsky, </w:t>
      </w:r>
      <w:r>
        <w:rPr>
          <w:i/>
          <w:iCs/>
        </w:rPr>
        <w:t>Yerushalmi</w:t>
      </w:r>
      <w:r>
        <w:t>, 40)</w:t>
      </w:r>
      <w:r w:rsidRPr="0011643E">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F05CE4">
        <w:t>3</w:t>
      </w:r>
      <w:r w:rsidR="00F05CE4" w:rsidRPr="00581217">
        <w:rPr>
          <w:vertAlign w:val="superscript"/>
        </w:rPr>
        <w:t>rd</w:t>
      </w:r>
      <w:r w:rsidR="00F05CE4">
        <w:t xml:space="preserve"> C</w:t>
      </w:r>
      <w:r w:rsidR="00F05CE4">
        <w:rPr>
          <w:rStyle w:val="FootnoteReference"/>
        </w:rPr>
        <w:footnoteReference w:id="2009"/>
      </w:r>
      <w:r>
        <w:t xml:space="preserve"> </w:t>
      </w:r>
    </w:p>
    <w:p w14:paraId="01F88283" w14:textId="77777777" w:rsidR="00BD0433" w:rsidRPr="008F792C" w:rsidRDefault="00BD0433" w:rsidP="00AA1C96">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Mataniah (</w:t>
      </w:r>
      <w:r>
        <w:t>2</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yAZ </w:t>
      </w:r>
      <w:r w:rsidRPr="008F792C">
        <w:t xml:space="preserve">3:13, 43b (Kosovsky, </w:t>
      </w:r>
      <w:r w:rsidRPr="008F792C">
        <w:rPr>
          <w:i/>
          <w:iCs/>
        </w:rPr>
        <w:t>Yerushalmi</w:t>
      </w:r>
      <w:r w:rsidRPr="008F792C">
        <w:t xml:space="preserve">, 446) </w:t>
      </w:r>
      <w:r w:rsidRPr="008F792C">
        <w:rPr>
          <w:b/>
          <w:bCs/>
        </w:rPr>
        <w:t xml:space="preserve">E: </w:t>
      </w:r>
      <w:r w:rsidRPr="008F792C">
        <w:rPr>
          <w:rFonts w:cs="Times New Roman"/>
          <w:lang w:val="en-GB"/>
        </w:rPr>
        <w:t>–</w:t>
      </w:r>
      <w:r w:rsidRPr="008F792C">
        <w:rPr>
          <w:b/>
          <w:bCs/>
        </w:rPr>
        <w:t xml:space="preserve"> D: </w:t>
      </w:r>
      <w:r w:rsidR="00BF2D42">
        <w:t>3</w:t>
      </w:r>
      <w:r w:rsidR="00BF2D42" w:rsidRPr="00BF2D42">
        <w:rPr>
          <w:vertAlign w:val="superscript"/>
        </w:rPr>
        <w:t>rd</w:t>
      </w:r>
      <w:r w:rsidR="00BF2D42">
        <w:t xml:space="preserve"> C</w:t>
      </w:r>
      <w:r w:rsidR="00BF2D42">
        <w:rPr>
          <w:rStyle w:val="FootnoteReference"/>
        </w:rPr>
        <w:footnoteReference w:id="2010"/>
      </w:r>
    </w:p>
    <w:p w14:paraId="35B3930A" w14:textId="77777777" w:rsidR="00BD0433" w:rsidRPr="008F792C" w:rsidRDefault="00BD0433" w:rsidP="00BF2D42">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Jonathan (</w:t>
      </w:r>
      <w:r>
        <w:t>12</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yNid </w:t>
      </w:r>
      <w:r w:rsidRPr="008F792C">
        <w:t xml:space="preserve">2:7, 50b (Kosovsky, </w:t>
      </w:r>
      <w:r w:rsidRPr="008F792C">
        <w:rPr>
          <w:i/>
          <w:iCs/>
        </w:rPr>
        <w:t>Yerushalmi</w:t>
      </w:r>
      <w:r w:rsidRPr="008F792C">
        <w:t xml:space="preserve">, 330) </w:t>
      </w:r>
      <w:r w:rsidRPr="008F792C">
        <w:rPr>
          <w:b/>
          <w:bCs/>
        </w:rPr>
        <w:t xml:space="preserve">E: </w:t>
      </w:r>
      <w:r w:rsidRPr="008F792C">
        <w:rPr>
          <w:rFonts w:cs="Times New Roman"/>
          <w:lang w:val="en-GB"/>
        </w:rPr>
        <w:t>–</w:t>
      </w:r>
      <w:r w:rsidRPr="008F792C">
        <w:rPr>
          <w:b/>
          <w:bCs/>
        </w:rPr>
        <w:t xml:space="preserve"> D: </w:t>
      </w:r>
      <w:r w:rsidR="00BF2D42">
        <w:t>3</w:t>
      </w:r>
      <w:r w:rsidR="00BF2D42" w:rsidRPr="006C652B">
        <w:rPr>
          <w:vertAlign w:val="superscript"/>
        </w:rPr>
        <w:t>rd</w:t>
      </w:r>
      <w:r w:rsidR="00BF2D42">
        <w:t>-4</w:t>
      </w:r>
      <w:r w:rsidR="00BF2D42" w:rsidRPr="006C652B">
        <w:rPr>
          <w:vertAlign w:val="superscript"/>
        </w:rPr>
        <w:t>th</w:t>
      </w:r>
      <w:r w:rsidR="00BF2D42">
        <w:t xml:space="preserve"> C</w:t>
      </w:r>
      <w:r w:rsidR="00BF2D42">
        <w:rPr>
          <w:rStyle w:val="FootnoteReference"/>
        </w:rPr>
        <w:footnoteReference w:id="2011"/>
      </w:r>
    </w:p>
    <w:p w14:paraId="451CA9FF" w14:textId="77777777" w:rsidR="00BD0433" w:rsidRPr="008F792C" w:rsidRDefault="00BD0433" w:rsidP="0087162E">
      <w:pPr>
        <w:numPr>
          <w:ilvl w:val="0"/>
          <w:numId w:val="60"/>
        </w:numPr>
        <w:bidi w:val="0"/>
        <w:rPr>
          <w:b/>
          <w:bCs/>
        </w:rPr>
      </w:pPr>
      <w:r w:rsidRPr="008F792C">
        <w:rPr>
          <w:b/>
          <w:bCs/>
        </w:rPr>
        <w:t xml:space="preserve">O: </w:t>
      </w:r>
      <w:r w:rsidRPr="008F792C">
        <w:rPr>
          <w:rFonts w:cs="Times New Roman"/>
          <w:lang w:val="en-GB"/>
        </w:rPr>
        <w:t>–</w:t>
      </w:r>
      <w:r w:rsidRPr="008F792C">
        <w:rPr>
          <w:b/>
          <w:bCs/>
        </w:rPr>
        <w:t xml:space="preserve"> Ds:</w:t>
      </w:r>
      <w:r w:rsidRPr="008F792C">
        <w:t xml:space="preserve"> </w:t>
      </w:r>
      <w:r w:rsidR="003A0616" w:rsidRPr="00C02B32">
        <w:t>Blacksmith</w:t>
      </w:r>
      <w:r w:rsidRPr="008F792C">
        <w:rPr>
          <w:rStyle w:val="FootnoteReference"/>
        </w:rPr>
        <w:footnoteReference w:id="2012"/>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bBer </w:t>
      </w:r>
      <w:r w:rsidRPr="008F792C">
        <w:t>41a</w:t>
      </w:r>
      <w:r w:rsidRPr="008F792C">
        <w:rPr>
          <w:rStyle w:val="FootnoteReference"/>
        </w:rPr>
        <w:footnoteReference w:id="2013"/>
      </w:r>
      <w:r w:rsidRPr="008F792C">
        <w:t xml:space="preserve"> (Kosowsky, </w:t>
      </w:r>
      <w:r w:rsidRPr="008F792C">
        <w:rPr>
          <w:i/>
          <w:iCs/>
        </w:rPr>
        <w:t>Babylonico</w:t>
      </w:r>
      <w:r w:rsidRPr="008F792C">
        <w:t xml:space="preserve">, 909-11) </w:t>
      </w:r>
      <w:r w:rsidRPr="008F792C">
        <w:rPr>
          <w:b/>
          <w:bCs/>
        </w:rPr>
        <w:t xml:space="preserve">E: </w:t>
      </w:r>
      <w:r w:rsidRPr="008F792C">
        <w:rPr>
          <w:rFonts w:cs="Times New Roman"/>
          <w:lang w:val="en-GB"/>
        </w:rPr>
        <w:t>–</w:t>
      </w:r>
      <w:r w:rsidRPr="008F792C">
        <w:rPr>
          <w:b/>
          <w:bCs/>
        </w:rPr>
        <w:t xml:space="preserve"> D: </w:t>
      </w:r>
      <w:r w:rsidR="0087162E">
        <w:t>3</w:t>
      </w:r>
      <w:r w:rsidR="0087162E" w:rsidRPr="0087162E">
        <w:rPr>
          <w:vertAlign w:val="superscript"/>
        </w:rPr>
        <w:t>rd</w:t>
      </w:r>
      <w:r w:rsidR="0087162E">
        <w:t xml:space="preserve"> C</w:t>
      </w:r>
      <w:r w:rsidR="0087162E">
        <w:rPr>
          <w:rStyle w:val="FootnoteReference"/>
        </w:rPr>
        <w:footnoteReference w:id="2014"/>
      </w:r>
    </w:p>
    <w:p w14:paraId="77B2716D" w14:textId="77777777" w:rsidR="00BD0433" w:rsidRPr="008F792C" w:rsidRDefault="00BD0433" w:rsidP="0087162E">
      <w:pPr>
        <w:numPr>
          <w:ilvl w:val="0"/>
          <w:numId w:val="60"/>
        </w:numPr>
        <w:bidi w:val="0"/>
        <w:rPr>
          <w:lang w:val="de-DE"/>
        </w:rPr>
      </w:pPr>
      <w:r w:rsidRPr="008F792C">
        <w:rPr>
          <w:b/>
          <w:bCs/>
        </w:rPr>
        <w:t xml:space="preserve">O: </w:t>
      </w:r>
      <w:r w:rsidRPr="008F792C">
        <w:rPr>
          <w:rFonts w:cs="Times New Roman"/>
          <w:lang w:val="en-GB"/>
        </w:rPr>
        <w:t>–</w:t>
      </w:r>
      <w:r w:rsidRPr="008F792C">
        <w:rPr>
          <w:b/>
          <w:bCs/>
        </w:rPr>
        <w:t xml:space="preserve"> Ds:</w:t>
      </w:r>
      <w:r w:rsidRPr="008F792C">
        <w:t xml:space="preserve"> Ze</w:t>
      </w:r>
      <w:r>
        <w:t>‘</w:t>
      </w:r>
      <w:r w:rsidRPr="008F792C">
        <w:t>ira (</w:t>
      </w:r>
      <w:r>
        <w:t>11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rFonts w:cs="Times New Roman"/>
          <w:lang w:val="en-GB"/>
        </w:rPr>
        <w:t xml:space="preserve">1. </w:t>
      </w:r>
      <w:r w:rsidRPr="008F792C">
        <w:rPr>
          <w:rFonts w:cs="Times New Roman"/>
          <w:i/>
          <w:iCs/>
          <w:lang w:val="en-GB"/>
        </w:rPr>
        <w:t>bShab</w:t>
      </w:r>
      <w:r w:rsidRPr="008F792C">
        <w:rPr>
          <w:rFonts w:cs="Times New Roman"/>
          <w:lang w:val="en-GB"/>
        </w:rPr>
        <w:t xml:space="preserve"> 20b</w:t>
      </w:r>
      <w:r w:rsidRPr="008F792C">
        <w:rPr>
          <w:rFonts w:cs="Times New Roman"/>
        </w:rPr>
        <w:t xml:space="preserve">; 2. </w:t>
      </w:r>
      <w:r w:rsidRPr="008F792C">
        <w:rPr>
          <w:rFonts w:cs="Times New Roman"/>
          <w:i/>
          <w:iCs/>
          <w:lang w:val="de-DE"/>
        </w:rPr>
        <w:t>Gen Rab</w:t>
      </w:r>
      <w:r w:rsidRPr="008F792C">
        <w:rPr>
          <w:rFonts w:cs="Times New Roman"/>
          <w:lang w:val="de-DE"/>
        </w:rPr>
        <w:t xml:space="preserve"> 63:12</w:t>
      </w:r>
      <w:r w:rsidRPr="008F792C">
        <w:rPr>
          <w:lang w:val="de-DE"/>
        </w:rPr>
        <w:t xml:space="preserve"> (Kosowsky, </w:t>
      </w:r>
      <w:r w:rsidRPr="008F792C">
        <w:rPr>
          <w:i/>
          <w:iCs/>
          <w:lang w:val="de-DE"/>
        </w:rPr>
        <w:t>Babylonico</w:t>
      </w:r>
      <w:r w:rsidRPr="008F792C">
        <w:rPr>
          <w:lang w:val="de-DE"/>
        </w:rPr>
        <w:t xml:space="preserve">, 909) </w:t>
      </w:r>
      <w:r w:rsidRPr="008F792C">
        <w:rPr>
          <w:b/>
          <w:bCs/>
          <w:lang w:val="de-DE"/>
        </w:rPr>
        <w:t xml:space="preserve">E: </w:t>
      </w:r>
      <w:r w:rsidRPr="008F792C">
        <w:rPr>
          <w:rFonts w:cs="Times New Roman"/>
          <w:lang w:val="de-DE"/>
        </w:rPr>
        <w:t>–</w:t>
      </w:r>
      <w:r w:rsidRPr="008F792C">
        <w:rPr>
          <w:b/>
          <w:bCs/>
          <w:lang w:val="de-DE"/>
        </w:rPr>
        <w:t xml:space="preserve"> D: </w:t>
      </w:r>
      <w:r w:rsidR="0087162E" w:rsidRPr="00951455">
        <w:rPr>
          <w:rFonts w:cs="Times New Roman"/>
          <w:lang w:val="it-IT"/>
        </w:rPr>
        <w:t>P</w:t>
      </w:r>
      <w:r w:rsidR="0087162E">
        <w:rPr>
          <w:rFonts w:cs="Times New Roman"/>
          <w:lang w:val="it-IT"/>
        </w:rPr>
        <w:t>re-4</w:t>
      </w:r>
      <w:r w:rsidR="0087162E" w:rsidRPr="00951455">
        <w:rPr>
          <w:rFonts w:cs="Times New Roman"/>
          <w:lang w:val="it-IT"/>
        </w:rPr>
        <w:t>00</w:t>
      </w:r>
      <w:r w:rsidR="0087162E">
        <w:rPr>
          <w:rStyle w:val="FootnoteReference"/>
          <w:rFonts w:cs="Times New Roman"/>
        </w:rPr>
        <w:footnoteReference w:id="2015"/>
      </w:r>
    </w:p>
    <w:p w14:paraId="13B661FB" w14:textId="77777777" w:rsidR="00BD0433" w:rsidRPr="008F792C" w:rsidRDefault="00BD0433" w:rsidP="0087162E">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Jacob (</w:t>
      </w:r>
      <w:r>
        <w:t>29</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bEruv </w:t>
      </w:r>
      <w:r w:rsidRPr="008F792C">
        <w:t>62a</w:t>
      </w:r>
      <w:r w:rsidRPr="008F792C">
        <w:rPr>
          <w:rStyle w:val="FootnoteReference"/>
          <w:rFonts w:cs="Times New Roman"/>
          <w:lang w:val="en-GB"/>
        </w:rPr>
        <w:footnoteReference w:id="2016"/>
      </w:r>
      <w:r w:rsidRPr="008F792C">
        <w:t xml:space="preserve"> (Kosowsky, </w:t>
      </w:r>
      <w:r w:rsidRPr="008F792C">
        <w:rPr>
          <w:i/>
          <w:iCs/>
        </w:rPr>
        <w:t>Babylonico</w:t>
      </w:r>
      <w:r w:rsidRPr="008F792C">
        <w:t xml:space="preserve">, 915) </w:t>
      </w:r>
      <w:r w:rsidRPr="008F792C">
        <w:rPr>
          <w:b/>
          <w:bCs/>
        </w:rPr>
        <w:t xml:space="preserve">E: </w:t>
      </w:r>
      <w:r w:rsidRPr="008F792C">
        <w:rPr>
          <w:rFonts w:cs="Times New Roman"/>
          <w:lang w:val="en-GB"/>
        </w:rPr>
        <w:t>–</w:t>
      </w:r>
      <w:r w:rsidRPr="008F792C">
        <w:rPr>
          <w:b/>
          <w:bCs/>
        </w:rPr>
        <w:t xml:space="preserve"> D: </w:t>
      </w:r>
      <w:r w:rsidR="0087162E">
        <w:t>3</w:t>
      </w:r>
      <w:r w:rsidR="0087162E" w:rsidRPr="00485351">
        <w:rPr>
          <w:vertAlign w:val="superscript"/>
        </w:rPr>
        <w:t>rd</w:t>
      </w:r>
      <w:r w:rsidR="0087162E">
        <w:t xml:space="preserve"> C</w:t>
      </w:r>
      <w:r w:rsidR="0087162E">
        <w:rPr>
          <w:rStyle w:val="FootnoteReference"/>
        </w:rPr>
        <w:footnoteReference w:id="2017"/>
      </w:r>
    </w:p>
    <w:p w14:paraId="56D98591" w14:textId="77777777" w:rsidR="00BD0433" w:rsidRPr="008F792C" w:rsidRDefault="00BD0433" w:rsidP="00AA1C96">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Phineas (</w:t>
      </w:r>
      <w:r>
        <w:t>10</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bPes </w:t>
      </w:r>
      <w:r w:rsidRPr="008F792C">
        <w:t>114a</w:t>
      </w:r>
      <w:r w:rsidRPr="008F792C">
        <w:rPr>
          <w:rStyle w:val="FootnoteReference"/>
        </w:rPr>
        <w:footnoteReference w:id="2018"/>
      </w:r>
      <w:r w:rsidRPr="008F792C">
        <w:t xml:space="preserve"> (Kosowsky, </w:t>
      </w:r>
      <w:r w:rsidRPr="008F792C">
        <w:rPr>
          <w:i/>
          <w:iCs/>
        </w:rPr>
        <w:t>Babylonico</w:t>
      </w:r>
      <w:r w:rsidRPr="008F792C">
        <w:t xml:space="preserve">, 919) </w:t>
      </w:r>
      <w:r w:rsidRPr="008F792C">
        <w:rPr>
          <w:b/>
          <w:bCs/>
        </w:rPr>
        <w:t xml:space="preserve">E: </w:t>
      </w:r>
      <w:r w:rsidRPr="008F792C">
        <w:rPr>
          <w:rFonts w:cs="Times New Roman"/>
          <w:lang w:val="en-GB"/>
        </w:rPr>
        <w:t>–</w:t>
      </w:r>
      <w:r w:rsidRPr="008F792C">
        <w:rPr>
          <w:b/>
          <w:bCs/>
        </w:rPr>
        <w:t xml:space="preserve"> D: </w:t>
      </w:r>
      <w:r w:rsidR="0087162E" w:rsidRPr="00951455">
        <w:rPr>
          <w:rFonts w:cs="Times New Roman"/>
          <w:lang w:val="it-IT"/>
        </w:rPr>
        <w:t>P</w:t>
      </w:r>
      <w:r w:rsidR="0087162E">
        <w:rPr>
          <w:rFonts w:cs="Times New Roman"/>
          <w:lang w:val="it-IT"/>
        </w:rPr>
        <w:t>re-4</w:t>
      </w:r>
      <w:r w:rsidR="0087162E" w:rsidRPr="00951455">
        <w:rPr>
          <w:rFonts w:cs="Times New Roman"/>
          <w:lang w:val="it-IT"/>
        </w:rPr>
        <w:t>00</w:t>
      </w:r>
      <w:r w:rsidR="0087162E">
        <w:rPr>
          <w:rStyle w:val="FootnoteReference"/>
          <w:rFonts w:cs="Times New Roman"/>
        </w:rPr>
        <w:footnoteReference w:id="2019"/>
      </w:r>
    </w:p>
    <w:p w14:paraId="71E5EC08" w14:textId="77777777" w:rsidR="00BD0433" w:rsidRPr="008F792C" w:rsidRDefault="00BD0433" w:rsidP="00815F05">
      <w:pPr>
        <w:numPr>
          <w:ilvl w:val="0"/>
          <w:numId w:val="60"/>
        </w:numPr>
        <w:bidi w:val="0"/>
        <w:rPr>
          <w:lang w:val="de-DE"/>
        </w:rPr>
      </w:pPr>
      <w:r w:rsidRPr="008F792C">
        <w:rPr>
          <w:b/>
          <w:bCs/>
        </w:rPr>
        <w:t xml:space="preserve">O: </w:t>
      </w:r>
      <w:r w:rsidRPr="008F792C">
        <w:rPr>
          <w:rFonts w:cs="Times New Roman"/>
          <w:lang w:val="en-GB"/>
        </w:rPr>
        <w:t>–</w:t>
      </w:r>
      <w:r w:rsidRPr="008F792C">
        <w:rPr>
          <w:b/>
          <w:bCs/>
        </w:rPr>
        <w:t xml:space="preserve"> Ds:</w:t>
      </w:r>
      <w:r w:rsidRPr="008F792C">
        <w:t xml:space="preserve"> Of Magdala</w:t>
      </w:r>
      <w:r w:rsidRPr="008F792C">
        <w:rPr>
          <w:rStyle w:val="FootnoteReference"/>
        </w:rPr>
        <w:footnoteReference w:id="2020"/>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1. </w:t>
      </w:r>
      <w:r w:rsidRPr="008F792C">
        <w:rPr>
          <w:i/>
          <w:iCs/>
        </w:rPr>
        <w:t xml:space="preserve">bYom </w:t>
      </w:r>
      <w:r w:rsidRPr="008F792C">
        <w:t xml:space="preserve">81b; 2. </w:t>
      </w:r>
      <w:r w:rsidRPr="008F792C">
        <w:rPr>
          <w:i/>
          <w:iCs/>
          <w:lang w:val="de-DE"/>
        </w:rPr>
        <w:t xml:space="preserve">Gen Rab </w:t>
      </w:r>
      <w:r w:rsidRPr="008F792C">
        <w:rPr>
          <w:lang w:val="de-DE"/>
        </w:rPr>
        <w:t xml:space="preserve">5:9 (Kosowsky, </w:t>
      </w:r>
      <w:r w:rsidRPr="008F792C">
        <w:rPr>
          <w:i/>
          <w:iCs/>
          <w:lang w:val="de-DE"/>
        </w:rPr>
        <w:t>Babylonico</w:t>
      </w:r>
      <w:r w:rsidRPr="008F792C">
        <w:rPr>
          <w:lang w:val="de-DE"/>
        </w:rPr>
        <w:t xml:space="preserve">, 909) </w:t>
      </w:r>
      <w:r w:rsidRPr="008F792C">
        <w:rPr>
          <w:b/>
          <w:bCs/>
          <w:lang w:val="de-DE"/>
        </w:rPr>
        <w:t xml:space="preserve">E: </w:t>
      </w:r>
      <w:r w:rsidRPr="008F792C">
        <w:rPr>
          <w:rFonts w:cs="Times New Roman"/>
          <w:lang w:val="de-DE"/>
        </w:rPr>
        <w:t>–</w:t>
      </w:r>
      <w:r w:rsidRPr="008F792C">
        <w:rPr>
          <w:b/>
          <w:bCs/>
          <w:lang w:val="de-DE"/>
        </w:rPr>
        <w:t xml:space="preserve"> D: </w:t>
      </w:r>
      <w:r w:rsidR="0087162E">
        <w:rPr>
          <w:lang w:val="de-DE"/>
        </w:rPr>
        <w:t>3</w:t>
      </w:r>
      <w:r w:rsidR="0087162E" w:rsidRPr="0087162E">
        <w:rPr>
          <w:vertAlign w:val="superscript"/>
          <w:lang w:val="de-DE"/>
        </w:rPr>
        <w:t>rd</w:t>
      </w:r>
      <w:r w:rsidR="0087162E">
        <w:rPr>
          <w:lang w:val="de-DE"/>
        </w:rPr>
        <w:t xml:space="preserve"> C</w:t>
      </w:r>
      <w:r w:rsidR="0087162E">
        <w:rPr>
          <w:rStyle w:val="FootnoteReference"/>
          <w:lang w:val="de-DE"/>
        </w:rPr>
        <w:footnoteReference w:id="2021"/>
      </w:r>
    </w:p>
    <w:p w14:paraId="1C9CDF60" w14:textId="77777777" w:rsidR="00BD0433" w:rsidRPr="008F792C" w:rsidRDefault="00BD0433" w:rsidP="005E58FA">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Of Kfar Akko</w:t>
      </w:r>
      <w:r w:rsidRPr="008F792C">
        <w:rPr>
          <w:rStyle w:val="FootnoteReference"/>
        </w:rPr>
        <w:footnoteReference w:id="2022"/>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bAZ </w:t>
      </w:r>
      <w:r w:rsidRPr="008F792C">
        <w:t>7b</w:t>
      </w:r>
      <w:r w:rsidRPr="008F792C">
        <w:rPr>
          <w:rStyle w:val="FootnoteReference"/>
        </w:rPr>
        <w:footnoteReference w:id="2023"/>
      </w:r>
      <w:r w:rsidRPr="008F792C">
        <w:t xml:space="preserve"> (Kosowsky, </w:t>
      </w:r>
      <w:r w:rsidRPr="008F792C">
        <w:rPr>
          <w:i/>
          <w:iCs/>
        </w:rPr>
        <w:t>Babylonico</w:t>
      </w:r>
      <w:r w:rsidRPr="008F792C">
        <w:t xml:space="preserve">, 909) </w:t>
      </w:r>
      <w:r w:rsidRPr="008F792C">
        <w:rPr>
          <w:b/>
          <w:bCs/>
        </w:rPr>
        <w:t xml:space="preserve">E: </w:t>
      </w:r>
      <w:r w:rsidRPr="008F792C">
        <w:rPr>
          <w:rFonts w:cs="Times New Roman"/>
          <w:lang w:val="en-GB"/>
        </w:rPr>
        <w:t>–</w:t>
      </w:r>
      <w:r w:rsidRPr="008F792C">
        <w:rPr>
          <w:b/>
          <w:bCs/>
        </w:rPr>
        <w:t xml:space="preserve"> D: </w:t>
      </w:r>
      <w:r w:rsidR="005E58FA" w:rsidRPr="005E58FA">
        <w:t>3</w:t>
      </w:r>
      <w:r w:rsidR="005E58FA" w:rsidRPr="005E58FA">
        <w:rPr>
          <w:vertAlign w:val="superscript"/>
        </w:rPr>
        <w:t>rd</w:t>
      </w:r>
      <w:r w:rsidR="005E58FA" w:rsidRPr="005E58FA">
        <w:t xml:space="preserve"> C</w:t>
      </w:r>
      <w:r w:rsidR="005E58FA">
        <w:rPr>
          <w:rStyle w:val="FootnoteReference"/>
          <w:lang w:val="de-DE"/>
        </w:rPr>
        <w:footnoteReference w:id="2024"/>
      </w:r>
    </w:p>
    <w:p w14:paraId="49323214" w14:textId="77777777" w:rsidR="00BD0433" w:rsidRPr="008F792C" w:rsidRDefault="00BD0433" w:rsidP="00815F05">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H</w:t>
      </w:r>
      <w:r>
        <w:rPr>
          <w:rFonts w:cs="Times New Roman"/>
        </w:rPr>
        <w:t>̣</w:t>
      </w:r>
      <w:r w:rsidRPr="008F792C">
        <w:t>alb</w:t>
      </w:r>
      <w:r>
        <w:t>o</w:t>
      </w:r>
      <w:r w:rsidRPr="008F792C">
        <w:t xml:space="preserve"> </w:t>
      </w:r>
      <w:r w:rsidR="001959D5">
        <w:t>(2</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bHul </w:t>
      </w:r>
      <w:r w:rsidRPr="008F792C">
        <w:t>99b</w:t>
      </w:r>
      <w:r w:rsidRPr="008F792C">
        <w:rPr>
          <w:rStyle w:val="FootnoteReference"/>
          <w:rFonts w:cs="Times New Roman"/>
          <w:lang w:val="en-GB"/>
        </w:rPr>
        <w:footnoteReference w:id="2025"/>
      </w:r>
      <w:r w:rsidRPr="008F792C">
        <w:t xml:space="preserve"> (Kosowsky, </w:t>
      </w:r>
      <w:r w:rsidRPr="008F792C">
        <w:rPr>
          <w:i/>
          <w:iCs/>
        </w:rPr>
        <w:t>Babylonico</w:t>
      </w:r>
      <w:r w:rsidRPr="008F792C">
        <w:t xml:space="preserve">, 915) </w:t>
      </w:r>
      <w:r w:rsidRPr="008F792C">
        <w:rPr>
          <w:b/>
          <w:bCs/>
        </w:rPr>
        <w:t xml:space="preserve">E: </w:t>
      </w:r>
      <w:r w:rsidRPr="008F792C">
        <w:rPr>
          <w:rFonts w:cs="Times New Roman"/>
          <w:lang w:val="en-GB"/>
        </w:rPr>
        <w:t>–</w:t>
      </w:r>
      <w:r w:rsidRPr="008F792C">
        <w:rPr>
          <w:b/>
          <w:bCs/>
        </w:rPr>
        <w:t xml:space="preserve"> D: </w:t>
      </w:r>
      <w:r w:rsidR="00FB6F46">
        <w:t>3</w:t>
      </w:r>
      <w:r w:rsidR="00FB6F46" w:rsidRPr="00FB6F46">
        <w:rPr>
          <w:vertAlign w:val="superscript"/>
        </w:rPr>
        <w:t>rd</w:t>
      </w:r>
      <w:r w:rsidR="00FB6F46">
        <w:t xml:space="preserve"> C</w:t>
      </w:r>
      <w:r w:rsidR="00FB6F46">
        <w:rPr>
          <w:rStyle w:val="FootnoteReference"/>
        </w:rPr>
        <w:footnoteReference w:id="2026"/>
      </w:r>
    </w:p>
    <w:p w14:paraId="25B7F8B1" w14:textId="77777777" w:rsidR="00BD0433" w:rsidRPr="008F792C" w:rsidRDefault="00BD0433" w:rsidP="00071A2B">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Tobiah (</w:t>
      </w:r>
      <w:r>
        <w:t>6</w:t>
      </w:r>
      <w:r w:rsidRPr="008F792C">
        <w:t>)’s father</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Gen Rab</w:t>
      </w:r>
      <w:r w:rsidRPr="008F792C">
        <w:t xml:space="preserve"> 40:4</w:t>
      </w:r>
      <w:r w:rsidRPr="008F792C">
        <w:rPr>
          <w:b/>
          <w:bCs/>
        </w:rPr>
        <w:t xml:space="preserve"> </w:t>
      </w:r>
      <w:r w:rsidRPr="008F792C">
        <w:t xml:space="preserve">(Hyman, </w:t>
      </w:r>
      <w:r w:rsidRPr="008F792C">
        <w:rPr>
          <w:i/>
          <w:iCs/>
        </w:rPr>
        <w:t>Toldoth</w:t>
      </w:r>
      <w:r w:rsidRPr="008F792C">
        <w:t xml:space="preserve">, 523) </w:t>
      </w:r>
      <w:r w:rsidRPr="008F792C">
        <w:rPr>
          <w:b/>
          <w:bCs/>
        </w:rPr>
        <w:t xml:space="preserve">E: </w:t>
      </w:r>
      <w:r w:rsidR="00071A2B">
        <w:rPr>
          <w:rFonts w:cs="Times New Roman"/>
          <w:lang w:val="en-GB"/>
        </w:rPr>
        <w:t>Fictitious</w:t>
      </w:r>
      <w:r w:rsidR="00071A2B" w:rsidRPr="00815778">
        <w:rPr>
          <w:rStyle w:val="FootnoteReference"/>
          <w:rFonts w:cs="Times New Roman"/>
          <w:rtl/>
        </w:rPr>
        <w:footnoteReference w:id="2027"/>
      </w:r>
      <w:r w:rsidR="00071A2B" w:rsidRPr="008F792C">
        <w:rPr>
          <w:b/>
          <w:bCs/>
        </w:rPr>
        <w:t xml:space="preserve"> </w:t>
      </w:r>
      <w:r w:rsidRPr="008F792C">
        <w:rPr>
          <w:b/>
          <w:bCs/>
        </w:rPr>
        <w:t xml:space="preserve">D: </w:t>
      </w:r>
      <w:r w:rsidR="00FB6F46" w:rsidRPr="00FB6F46">
        <w:t>3</w:t>
      </w:r>
      <w:r w:rsidR="00FB6F46" w:rsidRPr="00FB6F46">
        <w:rPr>
          <w:vertAlign w:val="superscript"/>
        </w:rPr>
        <w:t>rd</w:t>
      </w:r>
      <w:r w:rsidR="00FB6F46" w:rsidRPr="00FB6F46">
        <w:t xml:space="preserve"> C</w:t>
      </w:r>
      <w:r w:rsidR="00FB6F46">
        <w:rPr>
          <w:rStyle w:val="FootnoteReference"/>
          <w:lang w:val="de-DE"/>
        </w:rPr>
        <w:footnoteReference w:id="2028"/>
      </w:r>
    </w:p>
    <w:p w14:paraId="1DCC6676" w14:textId="77777777" w:rsidR="00BD0433" w:rsidRPr="008F792C" w:rsidRDefault="00BD0433" w:rsidP="00FB6F46">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Simon (</w:t>
      </w:r>
      <w:r w:rsidR="004B7DBB">
        <w:t>39</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Lam Rab</w:t>
      </w:r>
      <w:r w:rsidRPr="008F792C">
        <w:t xml:space="preserve"> 1:30</w:t>
      </w:r>
      <w:r w:rsidRPr="008F792C">
        <w:rPr>
          <w:b/>
          <w:bCs/>
        </w:rPr>
        <w:t xml:space="preserve"> </w:t>
      </w:r>
      <w:r w:rsidRPr="008F792C">
        <w:t xml:space="preserve">(Hyman, </w:t>
      </w:r>
      <w:r w:rsidRPr="008F792C">
        <w:rPr>
          <w:i/>
          <w:iCs/>
        </w:rPr>
        <w:t>Toldoth</w:t>
      </w:r>
      <w:r w:rsidRPr="008F792C">
        <w:t>, 797)</w:t>
      </w:r>
      <w:r w:rsidRPr="008F792C">
        <w:rPr>
          <w:b/>
          <w:bCs/>
        </w:rPr>
        <w:t xml:space="preserve"> E: </w:t>
      </w:r>
      <w:r w:rsidRPr="008F792C">
        <w:rPr>
          <w:rFonts w:cs="Times New Roman"/>
          <w:lang w:val="en-GB"/>
        </w:rPr>
        <w:t>–</w:t>
      </w:r>
      <w:r w:rsidRPr="008F792C">
        <w:rPr>
          <w:b/>
          <w:bCs/>
        </w:rPr>
        <w:t xml:space="preserve"> D: </w:t>
      </w:r>
      <w:r w:rsidR="00FB6F46" w:rsidRPr="00FB6F46">
        <w:t>3</w:t>
      </w:r>
      <w:r w:rsidR="00FB6F46" w:rsidRPr="00FB6F46">
        <w:rPr>
          <w:vertAlign w:val="superscript"/>
        </w:rPr>
        <w:t>rd</w:t>
      </w:r>
      <w:r w:rsidR="00FB6F46" w:rsidRPr="00FB6F46">
        <w:t xml:space="preserve"> C</w:t>
      </w:r>
      <w:r w:rsidR="00FB6F46">
        <w:rPr>
          <w:rStyle w:val="FootnoteReference"/>
          <w:lang w:val="de-DE"/>
        </w:rPr>
        <w:footnoteReference w:id="2029"/>
      </w:r>
    </w:p>
    <w:p w14:paraId="45836D45" w14:textId="77777777" w:rsidR="00BD0433" w:rsidRPr="008F792C" w:rsidRDefault="00BD0433" w:rsidP="00FB6F46">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t>Of Piskat</w:t>
      </w:r>
      <w:r w:rsidRPr="008F792C">
        <w:rPr>
          <w:rStyle w:val="FootnoteReference"/>
          <w:rFonts w:cs="Times New Roman"/>
          <w:rtl/>
        </w:rPr>
        <w:footnoteReference w:id="2030"/>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Lam Rab</w:t>
      </w:r>
      <w:r w:rsidRPr="008F792C">
        <w:t xml:space="preserve"> 1:36</w:t>
      </w:r>
      <w:r w:rsidRPr="008F792C">
        <w:rPr>
          <w:b/>
          <w:bCs/>
        </w:rPr>
        <w:t xml:space="preserve"> </w:t>
      </w:r>
      <w:r w:rsidRPr="008F792C">
        <w:t xml:space="preserve">(Hyman, </w:t>
      </w:r>
      <w:r w:rsidRPr="008F792C">
        <w:rPr>
          <w:i/>
          <w:iCs/>
        </w:rPr>
        <w:t>Toldoth</w:t>
      </w:r>
      <w:r w:rsidRPr="008F792C">
        <w:t>, 802)</w:t>
      </w:r>
      <w:r w:rsidRPr="008F792C">
        <w:rPr>
          <w:b/>
          <w:bCs/>
        </w:rPr>
        <w:t xml:space="preserve"> E: </w:t>
      </w:r>
      <w:r w:rsidRPr="008F792C">
        <w:t>–</w:t>
      </w:r>
      <w:r w:rsidRPr="008F792C">
        <w:rPr>
          <w:b/>
          <w:bCs/>
        </w:rPr>
        <w:t xml:space="preserve"> D: </w:t>
      </w:r>
      <w:r w:rsidR="00FB6F46" w:rsidRPr="005E58FA">
        <w:t>3</w:t>
      </w:r>
      <w:r w:rsidR="00FB6F46" w:rsidRPr="005E58FA">
        <w:rPr>
          <w:vertAlign w:val="superscript"/>
        </w:rPr>
        <w:t>rd</w:t>
      </w:r>
      <w:r w:rsidR="00FB6F46" w:rsidRPr="005E58FA">
        <w:t xml:space="preserve"> C</w:t>
      </w:r>
      <w:r w:rsidR="00FB6F46">
        <w:rPr>
          <w:rStyle w:val="FootnoteReference"/>
          <w:lang w:val="de-DE"/>
        </w:rPr>
        <w:footnoteReference w:id="2031"/>
      </w:r>
    </w:p>
    <w:p w14:paraId="5E03D6F1" w14:textId="77777777" w:rsidR="00E8387D" w:rsidRPr="00E8387D" w:rsidRDefault="00BD0433" w:rsidP="00E8387D">
      <w:pPr>
        <w:numPr>
          <w:ilvl w:val="0"/>
          <w:numId w:val="60"/>
        </w:numPr>
        <w:bidi w:val="0"/>
      </w:pPr>
      <w:r w:rsidRPr="00E8387D">
        <w:rPr>
          <w:b/>
          <w:bCs/>
        </w:rPr>
        <w:t xml:space="preserve">O: </w:t>
      </w:r>
      <w:r w:rsidRPr="00E8387D">
        <w:rPr>
          <w:rFonts w:cs="Times New Roman"/>
          <w:lang w:val="en-GB"/>
        </w:rPr>
        <w:t>–</w:t>
      </w:r>
      <w:r w:rsidRPr="00E8387D">
        <w:rPr>
          <w:b/>
          <w:bCs/>
        </w:rPr>
        <w:t xml:space="preserve"> Ds:</w:t>
      </w:r>
      <w:r w:rsidR="001959D5">
        <w:t xml:space="preserve"> Huna (7</w:t>
      </w:r>
      <w:r w:rsidRPr="008F792C">
        <w:t>)’s father</w:t>
      </w:r>
      <w:r w:rsidRPr="00E8387D">
        <w:rPr>
          <w:b/>
          <w:bCs/>
        </w:rPr>
        <w:t xml:space="preserve"> F:</w:t>
      </w:r>
      <w:r w:rsidRPr="008F792C">
        <w:t xml:space="preserve"> </w:t>
      </w:r>
      <w:r w:rsidRPr="00E8387D">
        <w:rPr>
          <w:rFonts w:cs="Times New Roman"/>
          <w:lang w:val="en-GB"/>
        </w:rPr>
        <w:t>–</w:t>
      </w:r>
      <w:r w:rsidRPr="008F792C">
        <w:t xml:space="preserve"> </w:t>
      </w:r>
      <w:r w:rsidRPr="00E8387D">
        <w:rPr>
          <w:b/>
          <w:bCs/>
        </w:rPr>
        <w:t>S:</w:t>
      </w:r>
      <w:r w:rsidRPr="008F792C">
        <w:t xml:space="preserve"> </w:t>
      </w:r>
      <w:r w:rsidRPr="00E8387D">
        <w:rPr>
          <w:i/>
          <w:iCs/>
        </w:rPr>
        <w:t>PesR</w:t>
      </w:r>
      <w:r w:rsidRPr="008F792C">
        <w:t xml:space="preserve"> 40</w:t>
      </w:r>
      <w:r w:rsidRPr="00E8387D">
        <w:rPr>
          <w:b/>
          <w:bCs/>
        </w:rPr>
        <w:t xml:space="preserve"> </w:t>
      </w:r>
      <w:r w:rsidRPr="008F792C">
        <w:t xml:space="preserve">(Hyman, </w:t>
      </w:r>
      <w:r w:rsidRPr="00E8387D">
        <w:rPr>
          <w:i/>
          <w:iCs/>
        </w:rPr>
        <w:t>Toldoth</w:t>
      </w:r>
      <w:r w:rsidRPr="008F792C">
        <w:t>, 353)</w:t>
      </w:r>
      <w:r w:rsidRPr="00E8387D">
        <w:rPr>
          <w:b/>
          <w:bCs/>
        </w:rPr>
        <w:t xml:space="preserve"> E: </w:t>
      </w:r>
      <w:r w:rsidRPr="00E8387D">
        <w:rPr>
          <w:rFonts w:cs="Times New Roman"/>
          <w:lang w:val="en-GB"/>
        </w:rPr>
        <w:t>–</w:t>
      </w:r>
      <w:r w:rsidRPr="00E8387D">
        <w:rPr>
          <w:b/>
          <w:bCs/>
        </w:rPr>
        <w:t xml:space="preserve"> D: </w:t>
      </w:r>
      <w:r w:rsidR="00E8387D" w:rsidRPr="006A51F8">
        <w:t>3</w:t>
      </w:r>
      <w:r w:rsidR="00E8387D" w:rsidRPr="006A51F8">
        <w:rPr>
          <w:vertAlign w:val="superscript"/>
        </w:rPr>
        <w:t>rd</w:t>
      </w:r>
      <w:r w:rsidR="00E8387D" w:rsidRPr="006A51F8">
        <w:t xml:space="preserve"> C</w:t>
      </w:r>
      <w:r w:rsidR="00E8387D" w:rsidRPr="006A51F8">
        <w:rPr>
          <w:rStyle w:val="FootnoteReference"/>
        </w:rPr>
        <w:footnoteReference w:id="2032"/>
      </w:r>
    </w:p>
    <w:p w14:paraId="5459C473" w14:textId="77777777" w:rsidR="00BD0433" w:rsidRPr="008F792C" w:rsidRDefault="00BD0433" w:rsidP="00E8387D">
      <w:pPr>
        <w:numPr>
          <w:ilvl w:val="0"/>
          <w:numId w:val="60"/>
        </w:numPr>
        <w:bidi w:val="0"/>
      </w:pPr>
      <w:r w:rsidRPr="00E8387D">
        <w:rPr>
          <w:b/>
          <w:bCs/>
        </w:rPr>
        <w:t xml:space="preserve">O: </w:t>
      </w:r>
      <w:r w:rsidRPr="00E8387D">
        <w:rPr>
          <w:rFonts w:cs="Times New Roman"/>
          <w:lang w:val="en-GB"/>
        </w:rPr>
        <w:t>–</w:t>
      </w:r>
      <w:r w:rsidRPr="00E8387D">
        <w:rPr>
          <w:b/>
          <w:bCs/>
        </w:rPr>
        <w:t xml:space="preserve"> Ds:</w:t>
      </w:r>
      <w:r w:rsidRPr="008F792C">
        <w:t xml:space="preserve"> Menahem (</w:t>
      </w:r>
      <w:r>
        <w:t>13</w:t>
      </w:r>
      <w:r w:rsidRPr="008F792C">
        <w:t>)’s son</w:t>
      </w:r>
      <w:r w:rsidRPr="00E8387D">
        <w:rPr>
          <w:b/>
          <w:bCs/>
        </w:rPr>
        <w:t xml:space="preserve"> F:</w:t>
      </w:r>
      <w:r w:rsidRPr="008F792C">
        <w:t xml:space="preserve"> </w:t>
      </w:r>
      <w:r w:rsidRPr="00E8387D">
        <w:rPr>
          <w:rFonts w:cs="Times New Roman"/>
          <w:lang w:val="en-GB"/>
        </w:rPr>
        <w:t>–</w:t>
      </w:r>
      <w:r w:rsidRPr="008F792C">
        <w:t xml:space="preserve"> </w:t>
      </w:r>
      <w:r w:rsidRPr="00E8387D">
        <w:rPr>
          <w:b/>
          <w:bCs/>
        </w:rPr>
        <w:t>S:</w:t>
      </w:r>
      <w:r w:rsidRPr="008F792C">
        <w:t xml:space="preserve"> </w:t>
      </w:r>
      <w:r w:rsidRPr="00E8387D">
        <w:rPr>
          <w:i/>
          <w:iCs/>
        </w:rPr>
        <w:t>Mid</w:t>
      </w:r>
      <w:r w:rsidR="00CA2CFD">
        <w:rPr>
          <w:i/>
          <w:iCs/>
        </w:rPr>
        <w:t>rash Tehilim</w:t>
      </w:r>
      <w:r w:rsidRPr="008F792C">
        <w:t xml:space="preserve"> 34:2</w:t>
      </w:r>
      <w:r w:rsidRPr="00E8387D">
        <w:rPr>
          <w:b/>
          <w:bCs/>
        </w:rPr>
        <w:t xml:space="preserve"> </w:t>
      </w:r>
      <w:r w:rsidRPr="008F792C">
        <w:t xml:space="preserve">(Hyman, </w:t>
      </w:r>
      <w:r w:rsidRPr="00E8387D">
        <w:rPr>
          <w:i/>
          <w:iCs/>
        </w:rPr>
        <w:t>Toldoth</w:t>
      </w:r>
      <w:r w:rsidRPr="008F792C">
        <w:t>, 796)</w:t>
      </w:r>
      <w:r w:rsidRPr="00E8387D">
        <w:rPr>
          <w:b/>
          <w:bCs/>
        </w:rPr>
        <w:t xml:space="preserve"> E: </w:t>
      </w:r>
      <w:r w:rsidRPr="00E8387D">
        <w:rPr>
          <w:rFonts w:cs="Times New Roman"/>
          <w:lang w:val="en-GB"/>
        </w:rPr>
        <w:t>–</w:t>
      </w:r>
      <w:r w:rsidRPr="00E8387D">
        <w:rPr>
          <w:b/>
          <w:bCs/>
        </w:rPr>
        <w:t xml:space="preserve"> D: </w:t>
      </w:r>
      <w:r w:rsidR="00E8387D" w:rsidRPr="00951455">
        <w:rPr>
          <w:rFonts w:cs="Times New Roman"/>
          <w:lang w:val="it-IT"/>
        </w:rPr>
        <w:t>P</w:t>
      </w:r>
      <w:r w:rsidR="00E8387D">
        <w:rPr>
          <w:rFonts w:cs="Times New Roman"/>
          <w:lang w:val="it-IT"/>
        </w:rPr>
        <w:t>re-4</w:t>
      </w:r>
      <w:r w:rsidR="00E8387D" w:rsidRPr="00951455">
        <w:rPr>
          <w:rFonts w:cs="Times New Roman"/>
          <w:lang w:val="it-IT"/>
        </w:rPr>
        <w:t>00</w:t>
      </w:r>
      <w:r w:rsidR="00E8387D">
        <w:rPr>
          <w:rStyle w:val="FootnoteReference"/>
          <w:rFonts w:cs="Times New Roman"/>
        </w:rPr>
        <w:footnoteReference w:id="2033"/>
      </w:r>
    </w:p>
    <w:p w14:paraId="12D25502" w14:textId="77777777" w:rsidR="00044E5A" w:rsidRPr="002D1EE3" w:rsidRDefault="00044E5A" w:rsidP="00EF13AC">
      <w:pPr>
        <w:numPr>
          <w:ilvl w:val="0"/>
          <w:numId w:val="60"/>
        </w:numPr>
        <w:bidi w:val="0"/>
      </w:pPr>
      <w:r w:rsidRPr="002D1EE3">
        <w:rPr>
          <w:b/>
          <w:bCs/>
        </w:rPr>
        <w:t xml:space="preserve">O: </w:t>
      </w:r>
      <w:r w:rsidRPr="002D1EE3">
        <w:t>–</w:t>
      </w:r>
      <w:r w:rsidRPr="002D1EE3">
        <w:rPr>
          <w:b/>
          <w:bCs/>
        </w:rPr>
        <w:t xml:space="preserve"> Ds: </w:t>
      </w:r>
      <w:r w:rsidR="00EF13AC" w:rsidRPr="002D1EE3">
        <w:t>P</w:t>
      </w:r>
      <w:r w:rsidRPr="002D1EE3">
        <w:t>hysician</w:t>
      </w:r>
      <w:r w:rsidRPr="002D1EE3">
        <w:rPr>
          <w:rStyle w:val="FootnoteReference"/>
        </w:rPr>
        <w:footnoteReference w:id="2034"/>
      </w:r>
      <w:r w:rsidRPr="002D1EE3">
        <w:t xml:space="preserve"> </w:t>
      </w:r>
      <w:r w:rsidRPr="002D1EE3">
        <w:rPr>
          <w:b/>
          <w:bCs/>
        </w:rPr>
        <w:t>F:</w:t>
      </w:r>
      <w:r w:rsidRPr="002D1EE3">
        <w:t xml:space="preserve"> </w:t>
      </w:r>
      <w:r w:rsidRPr="002D1EE3">
        <w:rPr>
          <w:rFonts w:cs="Times New Roman"/>
          <w:lang w:val="en-GB"/>
        </w:rPr>
        <w:t>–</w:t>
      </w:r>
      <w:r w:rsidRPr="002D1EE3">
        <w:t xml:space="preserve"> </w:t>
      </w:r>
      <w:r w:rsidRPr="002D1EE3">
        <w:rPr>
          <w:b/>
          <w:bCs/>
        </w:rPr>
        <w:t>S:</w:t>
      </w:r>
      <w:r w:rsidRPr="002D1EE3">
        <w:t xml:space="preserve"> Muntner, </w:t>
      </w:r>
      <w:r w:rsidRPr="002D1EE3">
        <w:rPr>
          <w:i/>
          <w:iCs/>
        </w:rPr>
        <w:t>Assaph</w:t>
      </w:r>
      <w:r w:rsidRPr="002D1EE3">
        <w:t xml:space="preserve">, 157 </w:t>
      </w:r>
      <w:r w:rsidRPr="002D1EE3">
        <w:rPr>
          <w:b/>
          <w:bCs/>
        </w:rPr>
        <w:t xml:space="preserve">E: </w:t>
      </w:r>
      <w:r w:rsidRPr="002D1EE3">
        <w:rPr>
          <w:rFonts w:cs="Times New Roman"/>
          <w:lang w:val="en-GB"/>
        </w:rPr>
        <w:t>Proselyte</w:t>
      </w:r>
      <w:r w:rsidRPr="002D1EE3">
        <w:rPr>
          <w:rStyle w:val="FootnoteReference"/>
          <w:rFonts w:cs="Times New Roman"/>
          <w:lang w:val="en-GB"/>
        </w:rPr>
        <w:footnoteReference w:id="2035"/>
      </w:r>
      <w:r w:rsidRPr="002D1EE3">
        <w:rPr>
          <w:b/>
          <w:bCs/>
        </w:rPr>
        <w:t xml:space="preserve"> D:</w:t>
      </w:r>
      <w:r w:rsidRPr="002D1EE3">
        <w:t xml:space="preserve"> Pre-6</w:t>
      </w:r>
      <w:r w:rsidRPr="002D1EE3">
        <w:rPr>
          <w:vertAlign w:val="superscript"/>
        </w:rPr>
        <w:t>th</w:t>
      </w:r>
      <w:r w:rsidRPr="002D1EE3">
        <w:t xml:space="preserve"> C</w:t>
      </w:r>
      <w:r w:rsidRPr="002D1EE3">
        <w:rPr>
          <w:rStyle w:val="FootnoteReference"/>
          <w:rFonts w:cs="Times New Roman"/>
          <w:rtl/>
        </w:rPr>
        <w:footnoteReference w:id="2036"/>
      </w:r>
    </w:p>
    <w:p w14:paraId="2A13F06A" w14:textId="77777777" w:rsidR="00BD0433" w:rsidRPr="008F792C" w:rsidRDefault="00BD0433" w:rsidP="00BE3E77">
      <w:pPr>
        <w:numPr>
          <w:ilvl w:val="0"/>
          <w:numId w:val="60"/>
        </w:numPr>
        <w:bidi w:val="0"/>
        <w:jc w:val="both"/>
        <w:rPr>
          <w:b/>
          <w:bCs/>
        </w:rPr>
      </w:pPr>
      <w:r w:rsidRPr="008F792C">
        <w:rPr>
          <w:b/>
          <w:bCs/>
        </w:rPr>
        <w:t xml:space="preserve">O: </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Style w:val="FootnoteReference"/>
        </w:rPr>
        <w:footnoteReference w:id="2037"/>
      </w:r>
      <w:r w:rsidRPr="00750A93">
        <w:rPr>
          <w:rFonts w:ascii="Graeca" w:hAnsi="Graeca" w:cs="Graeca"/>
        </w:rPr>
        <w:t></w:t>
      </w:r>
      <w:r w:rsidRPr="008F792C">
        <w:rPr>
          <w:b/>
          <w:bCs/>
        </w:rPr>
        <w:t>Ds:</w:t>
      </w:r>
      <w:r w:rsidRPr="008F792C">
        <w:t xml:space="preserve"> Elder</w:t>
      </w:r>
      <w:r w:rsidRPr="008F792C">
        <w:rPr>
          <w:rStyle w:val="FootnoteReference"/>
          <w:rFonts w:cs="Times New Roman"/>
          <w:rtl/>
        </w:rPr>
        <w:footnoteReference w:id="2038"/>
      </w:r>
      <w:r w:rsidRPr="008F792C">
        <w:t xml:space="preserve"> </w:t>
      </w:r>
      <w:r w:rsidRPr="008F792C">
        <w:rPr>
          <w:b/>
          <w:bCs/>
        </w:rPr>
        <w:t>F:</w:t>
      </w:r>
      <w:r w:rsidRPr="008F792C">
        <w:t xml:space="preserve"> Synagogue mosaic, Apamea</w:t>
      </w:r>
      <w:r w:rsidR="00BE3E77">
        <w:t>/Syria</w:t>
      </w:r>
      <w:r w:rsidRPr="008F792C">
        <w:t>, Mayence</w:t>
      </w:r>
      <w:r w:rsidRPr="008F792C">
        <w:rPr>
          <w:rtl/>
        </w:rPr>
        <w:t xml:space="preserve"> </w:t>
      </w:r>
      <w:r w:rsidRPr="008F792C">
        <w:rPr>
          <w:b/>
          <w:bCs/>
        </w:rPr>
        <w:t>S:</w:t>
      </w:r>
      <w:r w:rsidRPr="008F792C">
        <w:t xml:space="preserve"> </w:t>
      </w:r>
      <w:r w:rsidRPr="008F792C">
        <w:rPr>
          <w:i/>
          <w:iCs/>
        </w:rPr>
        <w:t>CIJ</w:t>
      </w:r>
      <w:r w:rsidRPr="008F792C">
        <w:t xml:space="preserve"> 803</w:t>
      </w:r>
      <w:r w:rsidRPr="008F792C">
        <w:rPr>
          <w:rtl/>
        </w:rPr>
        <w:t xml:space="preserve"> </w:t>
      </w:r>
      <w:r w:rsidRPr="008F792C">
        <w:rPr>
          <w:b/>
          <w:bCs/>
        </w:rPr>
        <w:t xml:space="preserve">E: </w:t>
      </w:r>
      <w:r w:rsidR="00423050" w:rsidRPr="00423050">
        <w:t>–</w:t>
      </w:r>
      <w:r w:rsidR="00423050" w:rsidRPr="00423050">
        <w:rPr>
          <w:rStyle w:val="FootnoteReference"/>
          <w:rFonts w:cs="Times New Roman"/>
          <w:rtl/>
        </w:rPr>
        <w:footnoteReference w:id="2039"/>
      </w:r>
      <w:r w:rsidR="00BE3E77">
        <w:t xml:space="preserve"> </w:t>
      </w:r>
      <w:r w:rsidRPr="008F792C">
        <w:rPr>
          <w:b/>
          <w:bCs/>
        </w:rPr>
        <w:t>D:</w:t>
      </w:r>
      <w:r w:rsidRPr="008F792C">
        <w:t xml:space="preserve"> 391</w:t>
      </w:r>
      <w:r w:rsidRPr="008F792C">
        <w:rPr>
          <w:rStyle w:val="FootnoteReference"/>
          <w:rFonts w:cs="Times New Roman"/>
          <w:rtl/>
        </w:rPr>
        <w:footnoteReference w:id="2040"/>
      </w:r>
    </w:p>
    <w:p w14:paraId="59FADF4F" w14:textId="77777777" w:rsidR="00BD0433" w:rsidRPr="008F792C" w:rsidRDefault="00BD0433" w:rsidP="00A2441D">
      <w:pPr>
        <w:numPr>
          <w:ilvl w:val="0"/>
          <w:numId w:val="60"/>
        </w:numPr>
        <w:bidi w:val="0"/>
        <w:rPr>
          <w:b/>
          <w:bCs/>
        </w:rPr>
      </w:pPr>
      <w:r w:rsidRPr="008F792C">
        <w:rPr>
          <w:b/>
          <w:bCs/>
        </w:rPr>
        <w:t xml:space="preserve">O: </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Style w:val="FootnoteReference"/>
        </w:rPr>
        <w:footnoteReference w:id="2041"/>
      </w:r>
      <w:r w:rsidRPr="008F792C">
        <w:rPr>
          <w:b/>
          <w:bCs/>
        </w:rPr>
        <w:t xml:space="preserve"> Ds:</w:t>
      </w:r>
      <w:r w:rsidRPr="008F792C">
        <w:t xml:space="preserve"> </w:t>
      </w:r>
      <w:r w:rsidR="003B3768">
        <w:t>Hilasi</w:t>
      </w:r>
      <w:r w:rsidR="00793B63">
        <w:t>u</w:t>
      </w:r>
      <w:r w:rsidR="003B3768" w:rsidRPr="008F792C">
        <w:t xml:space="preserve">s </w:t>
      </w:r>
      <w:r w:rsidRPr="008F792C">
        <w:t>(</w:t>
      </w:r>
      <w:r w:rsidR="003B3768">
        <w:t>2</w:t>
      </w:r>
      <w:r w:rsidRPr="008F792C">
        <w:t>)’s father</w:t>
      </w:r>
      <w:r w:rsidRPr="008F792C">
        <w:rPr>
          <w:b/>
          <w:bCs/>
        </w:rPr>
        <w:t xml:space="preserve"> F:</w:t>
      </w:r>
      <w:r w:rsidRPr="008F792C">
        <w:t xml:space="preserve"> Synagogue mosaic, Apamea</w:t>
      </w:r>
      <w:r w:rsidR="00BE3E77">
        <w:t>/Syria</w:t>
      </w:r>
      <w:r w:rsidRPr="008F792C">
        <w:t>,</w:t>
      </w:r>
      <w:r w:rsidRPr="008F792C">
        <w:rPr>
          <w:rStyle w:val="FootnoteReference"/>
        </w:rPr>
        <w:t xml:space="preserve"> </w:t>
      </w:r>
      <w:r w:rsidRPr="008F792C">
        <w:t>Mayence</w:t>
      </w:r>
      <w:r w:rsidRPr="008F792C">
        <w:rPr>
          <w:rtl/>
        </w:rPr>
        <w:t xml:space="preserve"> </w:t>
      </w:r>
      <w:r w:rsidRPr="008F792C">
        <w:rPr>
          <w:b/>
          <w:bCs/>
        </w:rPr>
        <w:t>S:</w:t>
      </w:r>
      <w:r w:rsidRPr="008F792C">
        <w:t xml:space="preserve"> </w:t>
      </w:r>
      <w:r w:rsidRPr="008F792C">
        <w:rPr>
          <w:i/>
          <w:iCs/>
        </w:rPr>
        <w:t>CIJ</w:t>
      </w:r>
      <w:r w:rsidRPr="008F792C">
        <w:t xml:space="preserve"> 804</w:t>
      </w:r>
      <w:r w:rsidRPr="008F792C">
        <w:rPr>
          <w:rtl/>
        </w:rPr>
        <w:t xml:space="preserve"> </w:t>
      </w:r>
      <w:r w:rsidRPr="008F792C">
        <w:rPr>
          <w:b/>
          <w:bCs/>
        </w:rPr>
        <w:t xml:space="preserve">E: </w:t>
      </w:r>
      <w:r w:rsidR="00CE37A7" w:rsidRPr="00423050">
        <w:t>–</w:t>
      </w:r>
      <w:r w:rsidR="00CE37A7" w:rsidRPr="00423050">
        <w:rPr>
          <w:rStyle w:val="FootnoteReference"/>
          <w:rFonts w:cs="Times New Roman"/>
          <w:rtl/>
        </w:rPr>
        <w:footnoteReference w:id="2042"/>
      </w:r>
      <w:r w:rsidR="00A2441D">
        <w:rPr>
          <w:b/>
          <w:bCs/>
        </w:rPr>
        <w:t xml:space="preserve"> </w:t>
      </w:r>
      <w:r w:rsidRPr="008F792C">
        <w:rPr>
          <w:b/>
          <w:bCs/>
        </w:rPr>
        <w:t>D:</w:t>
      </w:r>
      <w:r w:rsidRPr="008F792C">
        <w:t xml:space="preserve"> 391</w:t>
      </w:r>
      <w:r w:rsidRPr="008F792C">
        <w:rPr>
          <w:rStyle w:val="FootnoteReference"/>
          <w:rFonts w:cs="Times New Roman"/>
          <w:rtl/>
        </w:rPr>
        <w:footnoteReference w:id="2043"/>
      </w:r>
    </w:p>
    <w:p w14:paraId="0855BA83" w14:textId="77777777" w:rsidR="00BD0433" w:rsidRPr="008F792C" w:rsidRDefault="00BD0433" w:rsidP="00AD0FE4">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44"/>
      </w:r>
      <w:r w:rsidRPr="008F792C">
        <w:rPr>
          <w:rFonts w:cs="Times New Roman"/>
          <w:b/>
          <w:bCs/>
        </w:rPr>
        <w:t xml:space="preserve"> </w:t>
      </w:r>
      <w:r w:rsidRPr="008F792C">
        <w:rPr>
          <w:b/>
          <w:bCs/>
        </w:rPr>
        <w:t>Ds:</w:t>
      </w:r>
      <w:r w:rsidRPr="008F792C">
        <w:t xml:space="preserve"> </w:t>
      </w:r>
      <w:r w:rsidRPr="00C02B32">
        <w:t>Goldsmith</w:t>
      </w:r>
      <w:r w:rsidRPr="008F792C">
        <w:rPr>
          <w:rStyle w:val="FootnoteReference"/>
          <w:rFonts w:cs="Times New Roman"/>
          <w:rtl/>
        </w:rPr>
        <w:footnoteReference w:id="2045"/>
      </w:r>
      <w:r w:rsidRPr="008F792C">
        <w:t xml:space="preserve"> </w:t>
      </w:r>
      <w:r w:rsidRPr="008F792C">
        <w:rPr>
          <w:b/>
          <w:bCs/>
        </w:rPr>
        <w:t>F:</w:t>
      </w:r>
      <w:r w:rsidRPr="008F792C">
        <w:t xml:space="preserve"> Donation inscription, Ain-Mousa,</w:t>
      </w:r>
      <w:r w:rsidRPr="008F792C">
        <w:rPr>
          <w:rStyle w:val="FootnoteReference"/>
        </w:rPr>
        <w:footnoteReference w:id="2046"/>
      </w:r>
      <w:r w:rsidRPr="008F792C">
        <w:t xml:space="preserve"> Waddington</w:t>
      </w:r>
      <w:r w:rsidRPr="008F792C">
        <w:rPr>
          <w:rtl/>
        </w:rPr>
        <w:t xml:space="preserve"> </w:t>
      </w:r>
      <w:r w:rsidRPr="008F792C">
        <w:rPr>
          <w:b/>
          <w:bCs/>
        </w:rPr>
        <w:t>S:</w:t>
      </w:r>
      <w:r w:rsidRPr="008F792C">
        <w:t xml:space="preserve"> </w:t>
      </w:r>
      <w:r w:rsidRPr="008F792C">
        <w:rPr>
          <w:i/>
          <w:iCs/>
        </w:rPr>
        <w:t>CIJ</w:t>
      </w:r>
      <w:r w:rsidRPr="008F792C">
        <w:t xml:space="preserve"> 865 </w:t>
      </w:r>
      <w:r w:rsidRPr="008F792C">
        <w:rPr>
          <w:b/>
          <w:bCs/>
        </w:rPr>
        <w:t xml:space="preserve">E: </w:t>
      </w:r>
      <w:r w:rsidRPr="008F792C">
        <w:t>Jew?</w:t>
      </w:r>
      <w:r w:rsidRPr="008F792C">
        <w:rPr>
          <w:rStyle w:val="FootnoteReference"/>
          <w:rFonts w:cs="Times New Roman"/>
          <w:rtl/>
        </w:rPr>
        <w:footnoteReference w:id="2047"/>
      </w:r>
      <w:r w:rsidRPr="008F792C">
        <w:rPr>
          <w:b/>
          <w:bCs/>
        </w:rPr>
        <w:t xml:space="preserve"> D: </w:t>
      </w:r>
      <w:r w:rsidRPr="00BE3E77">
        <w:rPr>
          <w:rFonts w:cs="Times New Roman"/>
          <w:lang w:val="it-IT"/>
        </w:rPr>
        <w:t>–</w:t>
      </w:r>
      <w:r w:rsidR="00AD0FE4" w:rsidRPr="005F539E">
        <w:rPr>
          <w:rStyle w:val="FootnoteReference"/>
          <w:rFonts w:cs="Times New Roman"/>
        </w:rPr>
        <w:footnoteReference w:id="2048"/>
      </w:r>
    </w:p>
    <w:p w14:paraId="5BE0DAC7" w14:textId="77777777" w:rsidR="00BD0433" w:rsidRPr="00BE3E77" w:rsidRDefault="00BD0433" w:rsidP="00511F83">
      <w:pPr>
        <w:numPr>
          <w:ilvl w:val="0"/>
          <w:numId w:val="60"/>
        </w:numPr>
        <w:bidi w:val="0"/>
      </w:pPr>
      <w:r w:rsidRPr="008F792C">
        <w:rPr>
          <w:b/>
          <w:bCs/>
        </w:rPr>
        <w:t xml:space="preserve">O: </w:t>
      </w:r>
      <w:r w:rsidRPr="00511F83">
        <w:rPr>
          <w:rFonts w:ascii="Graeca" w:hAnsi="Graeca" w:cs="Graeca"/>
        </w:rPr>
        <w:t></w:t>
      </w:r>
      <w:r w:rsidRPr="00511F83">
        <w:rPr>
          <w:rFonts w:ascii="Graeca" w:hAnsi="Graeca" w:cs="Graeca"/>
        </w:rPr>
        <w:t></w:t>
      </w:r>
      <w:r w:rsidRPr="00511F83">
        <w:rPr>
          <w:rFonts w:ascii="Graeca" w:hAnsi="Graeca" w:cs="Graeca"/>
        </w:rPr>
        <w:t></w:t>
      </w:r>
      <w:r w:rsidRPr="00511F83">
        <w:rPr>
          <w:rFonts w:ascii="Graeca" w:hAnsi="Graeca" w:cs="Graeca"/>
        </w:rPr>
        <w:t></w:t>
      </w:r>
      <w:r w:rsidRPr="00511F83">
        <w:rPr>
          <w:rFonts w:ascii="Graeca" w:hAnsi="Graeca" w:cs="Graeca"/>
        </w:rPr>
        <w:t></w:t>
      </w:r>
      <w:r w:rsidRPr="00511F83">
        <w:rPr>
          <w:rFonts w:ascii="Graeca" w:hAnsi="Graeca" w:cs="Graeca"/>
        </w:rPr>
        <w:t></w:t>
      </w:r>
      <w:r w:rsidR="00511F83" w:rsidRPr="00511F83">
        <w:rPr>
          <w:rStyle w:val="FootnoteReference"/>
        </w:rPr>
        <w:footnoteReference w:id="2049"/>
      </w:r>
      <w:r w:rsidRPr="008F792C">
        <w:rPr>
          <w:b/>
          <w:bCs/>
        </w:rPr>
        <w:t xml:space="preserve"> Ds:</w:t>
      </w:r>
      <w:r w:rsidRPr="008F792C">
        <w:t xml:space="preserve"> Benjamin (</w:t>
      </w:r>
      <w:r>
        <w:t>14</w:t>
      </w:r>
      <w:r w:rsidRPr="008F792C">
        <w:t>)’s son</w:t>
      </w:r>
      <w:r w:rsidRPr="008F792C">
        <w:rPr>
          <w:b/>
          <w:bCs/>
        </w:rPr>
        <w:t xml:space="preserve"> F:</w:t>
      </w:r>
      <w:r w:rsidRPr="008F792C">
        <w:t xml:space="preserve"> Epitaph, </w:t>
      </w:r>
      <w:smartTag w:uri="urn:schemas-microsoft-com:office:smarttags" w:element="place">
        <w:smartTag w:uri="urn:schemas-microsoft-com:office:smarttags" w:element="City">
          <w:r w:rsidRPr="008F792C">
            <w:t>Jaffa</w:t>
          </w:r>
        </w:smartTag>
      </w:smartTag>
      <w:r w:rsidRPr="008F792C">
        <w:t>, Clermont-Ganneau</w:t>
      </w:r>
      <w:r w:rsidRPr="008F792C">
        <w:rPr>
          <w:b/>
          <w:bCs/>
        </w:rPr>
        <w:t xml:space="preserve"> S:</w:t>
      </w:r>
      <w:r w:rsidRPr="008F792C">
        <w:t xml:space="preserve"> </w:t>
      </w:r>
      <w:r w:rsidRPr="008F792C">
        <w:rPr>
          <w:i/>
          <w:iCs/>
        </w:rPr>
        <w:t>CIJ</w:t>
      </w:r>
      <w:r w:rsidRPr="008F792C">
        <w:t xml:space="preserve"> 912 </w:t>
      </w:r>
      <w:r w:rsidRPr="008F792C">
        <w:rPr>
          <w:b/>
          <w:bCs/>
        </w:rPr>
        <w:t xml:space="preserve">E: </w:t>
      </w:r>
      <w:r w:rsidRPr="008F792C">
        <w:t>–</w:t>
      </w:r>
      <w:r w:rsidRPr="008F792C">
        <w:rPr>
          <w:b/>
          <w:bCs/>
        </w:rPr>
        <w:t xml:space="preserve"> D:</w:t>
      </w:r>
      <w:r w:rsidRPr="008F792C">
        <w:t xml:space="preserve"> </w:t>
      </w:r>
      <w:r w:rsidRPr="00BE3E77">
        <w:t>3</w:t>
      </w:r>
      <w:r w:rsidRPr="00BE3E77">
        <w:rPr>
          <w:vertAlign w:val="superscript"/>
        </w:rPr>
        <w:t>rd</w:t>
      </w:r>
      <w:r w:rsidRPr="00BE3E77">
        <w:t xml:space="preserve"> C</w:t>
      </w:r>
    </w:p>
    <w:p w14:paraId="5C35DE0E" w14:textId="77777777" w:rsidR="00BD0433" w:rsidRPr="008F792C" w:rsidRDefault="00BD0433" w:rsidP="00815F05">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50"/>
      </w:r>
      <w:r w:rsidRPr="008F792C">
        <w:rPr>
          <w:b/>
          <w:bCs/>
        </w:rPr>
        <w:t xml:space="preserve"> Ds:</w:t>
      </w:r>
      <w:r w:rsidRPr="008F792C">
        <w:t xml:space="preserve"> –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Euting</w:t>
      </w:r>
      <w:r w:rsidRPr="008F792C">
        <w:rPr>
          <w:b/>
          <w:bCs/>
        </w:rPr>
        <w:t xml:space="preserve"> S:</w:t>
      </w:r>
      <w:r w:rsidRPr="008F792C">
        <w:t xml:space="preserve"> </w:t>
      </w:r>
      <w:r w:rsidRPr="008F792C">
        <w:rPr>
          <w:i/>
          <w:iCs/>
        </w:rPr>
        <w:t>CIJ</w:t>
      </w:r>
      <w:r w:rsidRPr="008F792C">
        <w:t xml:space="preserve"> 927 </w:t>
      </w:r>
      <w:r w:rsidRPr="008F792C">
        <w:rPr>
          <w:b/>
          <w:bCs/>
        </w:rPr>
        <w:t xml:space="preserve">E: </w:t>
      </w:r>
      <w:r w:rsidRPr="008F792C">
        <w:t>–</w:t>
      </w:r>
      <w:r w:rsidRPr="008F792C">
        <w:rPr>
          <w:b/>
          <w:bCs/>
        </w:rPr>
        <w:t xml:space="preserve"> D:</w:t>
      </w:r>
      <w:r w:rsidRPr="008F792C">
        <w:t xml:space="preserve"> 3</w:t>
      </w:r>
      <w:r w:rsidRPr="008F792C">
        <w:rPr>
          <w:vertAlign w:val="superscript"/>
        </w:rPr>
        <w:t>rd</w:t>
      </w:r>
      <w:r w:rsidRPr="008F792C">
        <w:t xml:space="preserve"> C</w:t>
      </w:r>
    </w:p>
    <w:p w14:paraId="1994B028" w14:textId="77777777" w:rsidR="00BD0433" w:rsidRPr="008F792C" w:rsidRDefault="00BD0433" w:rsidP="00BB1607">
      <w:pPr>
        <w:numPr>
          <w:ilvl w:val="0"/>
          <w:numId w:val="60"/>
        </w:numPr>
        <w:bidi w:val="0"/>
      </w:pPr>
      <w:r w:rsidRPr="008F792C">
        <w:rPr>
          <w:b/>
          <w:bCs/>
        </w:rPr>
        <w:t xml:space="preserve">O: </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Style w:val="FootnoteReference"/>
        </w:rPr>
        <w:footnoteReference w:id="2051"/>
      </w:r>
      <w:r w:rsidRPr="008F792C">
        <w:rPr>
          <w:b/>
          <w:bCs/>
        </w:rPr>
        <w:t xml:space="preserve"> Ds:</w:t>
      </w:r>
      <w:r w:rsidRPr="008F792C">
        <w:t xml:space="preserve"> Simon (</w:t>
      </w:r>
      <w:r w:rsidR="00BB1607">
        <w:t>49</w:t>
      </w:r>
      <w:r w:rsidRPr="008F792C">
        <w:t>)’s father</w:t>
      </w:r>
      <w:r w:rsidRPr="008F792C">
        <w:rPr>
          <w:b/>
          <w:bCs/>
        </w:rPr>
        <w:t xml:space="preserve"> F:</w:t>
      </w:r>
      <w:r w:rsidRPr="008F792C">
        <w:t xml:space="preserve"> Epitaph, </w:t>
      </w:r>
      <w:smartTag w:uri="urn:schemas-microsoft-com:office:smarttags" w:element="place">
        <w:smartTag w:uri="urn:schemas-microsoft-com:office:smarttags" w:element="City">
          <w:r w:rsidRPr="008F792C">
            <w:t>Jaffa</w:t>
          </w:r>
        </w:smartTag>
      </w:smartTag>
      <w:r w:rsidRPr="008F792C">
        <w:t>, Euting</w:t>
      </w:r>
      <w:r w:rsidRPr="008F792C">
        <w:rPr>
          <w:b/>
          <w:bCs/>
        </w:rPr>
        <w:t xml:space="preserve"> S:</w:t>
      </w:r>
      <w:r w:rsidRPr="008F792C">
        <w:t xml:space="preserve"> </w:t>
      </w:r>
      <w:r w:rsidRPr="008F792C">
        <w:rPr>
          <w:i/>
          <w:iCs/>
        </w:rPr>
        <w:t>CIJ</w:t>
      </w:r>
      <w:r w:rsidRPr="008F792C">
        <w:t xml:space="preserve"> 955 </w:t>
      </w:r>
      <w:r w:rsidRPr="008F792C">
        <w:rPr>
          <w:b/>
          <w:bCs/>
        </w:rPr>
        <w:t xml:space="preserve">E: </w:t>
      </w:r>
      <w:r w:rsidRPr="008F792C">
        <w:t>–</w:t>
      </w:r>
      <w:r w:rsidRPr="008F792C">
        <w:rPr>
          <w:b/>
          <w:bCs/>
        </w:rPr>
        <w:t xml:space="preserve"> D:</w:t>
      </w:r>
      <w:r w:rsidRPr="008F792C">
        <w:t xml:space="preserve"> </w:t>
      </w:r>
      <w:r w:rsidRPr="00E72684">
        <w:t>3</w:t>
      </w:r>
      <w:r w:rsidRPr="00E72684">
        <w:rPr>
          <w:vertAlign w:val="superscript"/>
        </w:rPr>
        <w:t>rd</w:t>
      </w:r>
      <w:r w:rsidRPr="00E72684">
        <w:t xml:space="preserve"> C</w:t>
      </w:r>
    </w:p>
    <w:p w14:paraId="7836A5AD" w14:textId="77777777" w:rsidR="00BD0433" w:rsidRPr="008F792C" w:rsidRDefault="00BD0433" w:rsidP="00AD0FE4">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52"/>
      </w:r>
      <w:r w:rsidRPr="008F792C">
        <w:rPr>
          <w:rtl/>
        </w:rPr>
        <w:t xml:space="preserve"> </w:t>
      </w:r>
      <w:r w:rsidRPr="008F792C">
        <w:rPr>
          <w:b/>
          <w:bCs/>
        </w:rPr>
        <w:t>Ds:</w:t>
      </w:r>
      <w:r w:rsidRPr="008F792C">
        <w:t xml:space="preserve"> – </w:t>
      </w:r>
      <w:r w:rsidRPr="008F792C">
        <w:rPr>
          <w:b/>
          <w:bCs/>
        </w:rPr>
        <w:t>F:</w:t>
      </w:r>
      <w:r w:rsidRPr="008F792C">
        <w:t xml:space="preserve"> Epitaph, </w:t>
      </w:r>
      <w:smartTag w:uri="urn:schemas-microsoft-com:office:smarttags" w:element="place">
        <w:smartTag w:uri="urn:schemas-microsoft-com:office:smarttags" w:element="City">
          <w:r w:rsidRPr="008F792C">
            <w:t>Gaza</w:t>
          </w:r>
        </w:smartTag>
      </w:smartTag>
      <w:r w:rsidRPr="008F792C">
        <w:t>, Clermont-Ganneau</w:t>
      </w:r>
      <w:r w:rsidRPr="008F792C">
        <w:rPr>
          <w:b/>
          <w:bCs/>
        </w:rPr>
        <w:t xml:space="preserve"> S:</w:t>
      </w:r>
      <w:r w:rsidRPr="008F792C">
        <w:t xml:space="preserve"> </w:t>
      </w:r>
      <w:r w:rsidRPr="008F792C">
        <w:rPr>
          <w:i/>
          <w:iCs/>
        </w:rPr>
        <w:t>CIJ</w:t>
      </w:r>
      <w:r w:rsidRPr="008F792C">
        <w:t xml:space="preserve"> 968</w:t>
      </w:r>
      <w:r w:rsidRPr="008F792C">
        <w:rPr>
          <w:rtl/>
        </w:rPr>
        <w:t xml:space="preserve"> </w:t>
      </w:r>
      <w:r w:rsidRPr="008F792C">
        <w:rPr>
          <w:b/>
          <w:bCs/>
        </w:rPr>
        <w:t xml:space="preserve">E: </w:t>
      </w:r>
      <w:r w:rsidR="00203EE1">
        <w:t>Jew?</w:t>
      </w:r>
      <w:r w:rsidR="00203EE1">
        <w:rPr>
          <w:rStyle w:val="FootnoteReference"/>
        </w:rPr>
        <w:footnoteReference w:id="2053"/>
      </w:r>
      <w:r w:rsidRPr="008F792C">
        <w:rPr>
          <w:b/>
          <w:bCs/>
        </w:rPr>
        <w:t xml:space="preserve"> D: </w:t>
      </w:r>
      <w:r w:rsidRPr="00BE3E77">
        <w:rPr>
          <w:rFonts w:cs="Times New Roman"/>
          <w:lang w:val="it-IT"/>
        </w:rPr>
        <w:t>–</w:t>
      </w:r>
      <w:r w:rsidR="00AD0FE4" w:rsidRPr="005F539E">
        <w:rPr>
          <w:rStyle w:val="FootnoteReference"/>
          <w:rFonts w:cs="Times New Roman"/>
        </w:rPr>
        <w:footnoteReference w:id="2054"/>
      </w:r>
    </w:p>
    <w:p w14:paraId="637ED20F" w14:textId="77777777" w:rsidR="00BD0433" w:rsidRPr="008F792C" w:rsidRDefault="00BD0433" w:rsidP="00750A93">
      <w:pPr>
        <w:numPr>
          <w:ilvl w:val="0"/>
          <w:numId w:val="60"/>
        </w:numPr>
        <w:bidi w:val="0"/>
      </w:pPr>
      <w:r w:rsidRPr="008F792C">
        <w:rPr>
          <w:b/>
          <w:bCs/>
        </w:rPr>
        <w:t xml:space="preserve">O: </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Style w:val="FootnoteReference"/>
        </w:rPr>
        <w:footnoteReference w:id="2055"/>
      </w:r>
      <w:r w:rsidRPr="008F792C">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56"/>
      </w:r>
      <w:r w:rsidRPr="008F792C">
        <w:rPr>
          <w:b/>
          <w:bCs/>
        </w:rPr>
        <w:t xml:space="preserve"> Ds:</w:t>
      </w:r>
      <w:r w:rsidRPr="008F792C">
        <w:t xml:space="preserve"> Joseph (</w:t>
      </w:r>
      <w:r w:rsidR="00196B3F">
        <w:t>8</w:t>
      </w:r>
      <w:r w:rsidR="002C2DA4">
        <w:t>6</w:t>
      </w:r>
      <w:r w:rsidR="00BA6052">
        <w:t>)’s son, barab</w:t>
      </w:r>
      <w:r w:rsidRPr="008F792C">
        <w:t>bi</w:t>
      </w:r>
      <w:r w:rsidRPr="008F792C">
        <w:rPr>
          <w:rStyle w:val="FootnoteReference"/>
        </w:rPr>
        <w:footnoteReference w:id="2057"/>
      </w:r>
      <w:r w:rsidRPr="008F792C">
        <w:rPr>
          <w:b/>
          <w:bCs/>
        </w:rPr>
        <w:t xml:space="preserve"> F:</w:t>
      </w:r>
      <w:r w:rsidRPr="008F792C">
        <w:t xml:space="preserve"> </w:t>
      </w:r>
      <w:r w:rsidRPr="00F02DBC">
        <w:t>Epitaphs</w:t>
      </w:r>
      <w:r w:rsidRPr="008F792C">
        <w:t>, Beth She‘arim, cat</w:t>
      </w:r>
      <w:r w:rsidRPr="008F792C">
        <w:t>a</w:t>
      </w:r>
      <w:r w:rsidRPr="008F792C">
        <w:t xml:space="preserve">comb 1, </w:t>
      </w:r>
      <w:r w:rsidRPr="008F792C">
        <w:rPr>
          <w:i/>
          <w:iCs/>
        </w:rPr>
        <w:t xml:space="preserve">CIJ </w:t>
      </w:r>
      <w:r w:rsidRPr="008F792C">
        <w:t>998, 1042, 1047</w:t>
      </w:r>
      <w:r w:rsidRPr="008F792C">
        <w:rPr>
          <w:b/>
          <w:bCs/>
        </w:rPr>
        <w:t xml:space="preserve"> S:</w:t>
      </w:r>
      <w:r w:rsidRPr="008F792C">
        <w:t xml:space="preserve"> 1. </w:t>
      </w:r>
      <w:r w:rsidRPr="008F792C">
        <w:rPr>
          <w:i/>
          <w:iCs/>
        </w:rPr>
        <w:t xml:space="preserve">BS </w:t>
      </w:r>
      <w:r w:rsidRPr="008F792C">
        <w:t xml:space="preserve">1:40; 2. 2:23; 3. 2:36 </w:t>
      </w:r>
      <w:r w:rsidRPr="008F792C">
        <w:rPr>
          <w:b/>
          <w:bCs/>
        </w:rPr>
        <w:t xml:space="preserve">E: </w:t>
      </w:r>
      <w:r w:rsidRPr="008F792C">
        <w:t>–</w:t>
      </w:r>
      <w:r w:rsidRPr="008F792C">
        <w:rPr>
          <w:b/>
          <w:bCs/>
        </w:rPr>
        <w:t xml:space="preserve"> D:</w:t>
      </w:r>
      <w:r w:rsidRPr="008F792C">
        <w:t xml:space="preserve"> Pre-352</w:t>
      </w:r>
      <w:r w:rsidRPr="008F792C">
        <w:rPr>
          <w:rStyle w:val="FootnoteReference"/>
        </w:rPr>
        <w:footnoteReference w:id="2058"/>
      </w:r>
    </w:p>
    <w:p w14:paraId="134D7F2A" w14:textId="77777777" w:rsidR="00BD0433" w:rsidRPr="008F792C" w:rsidRDefault="00BD0433" w:rsidP="00434FBE">
      <w:pPr>
        <w:numPr>
          <w:ilvl w:val="0"/>
          <w:numId w:val="60"/>
        </w:numPr>
        <w:bidi w:val="0"/>
      </w:pPr>
      <w:r w:rsidRPr="008F792C">
        <w:rPr>
          <w:b/>
          <w:bCs/>
        </w:rPr>
        <w:t xml:space="preserve">O: </w:t>
      </w:r>
      <w:r w:rsidRPr="008F792C">
        <w:t>–</w:t>
      </w:r>
      <w:r w:rsidRPr="008F792C">
        <w:rPr>
          <w:b/>
          <w:bCs/>
        </w:rPr>
        <w:t xml:space="preserve"> Ds:</w:t>
      </w:r>
      <w:r w:rsidRPr="008F792C">
        <w:t xml:space="preserve"> </w:t>
      </w:r>
      <w:r w:rsidR="00196B3F">
        <w:t>Joseph (</w:t>
      </w:r>
      <w:r w:rsidR="002C2DA4">
        <w:t>89</w:t>
      </w:r>
      <w:r w:rsidRPr="008F792C">
        <w:t xml:space="preserve">)’s </w:t>
      </w:r>
      <w:r>
        <w:t>father</w:t>
      </w:r>
      <w:r w:rsidRPr="008F792C">
        <w:t xml:space="preserve"> </w:t>
      </w:r>
      <w:r w:rsidRPr="008F792C">
        <w:rPr>
          <w:b/>
          <w:bCs/>
        </w:rPr>
        <w:t>F:</w:t>
      </w:r>
      <w:r w:rsidRPr="008F792C">
        <w:t xml:space="preserve"> Epitaph, Beth She‘arim, catacomb 1,</w:t>
      </w:r>
      <w:r w:rsidRPr="008F792C">
        <w:rPr>
          <w:i/>
          <w:iCs/>
        </w:rPr>
        <w:t xml:space="preserve"> CIJ </w:t>
      </w:r>
      <w:r w:rsidRPr="008F792C">
        <w:t xml:space="preserve">1052 </w:t>
      </w:r>
      <w:r w:rsidRPr="008F792C">
        <w:rPr>
          <w:b/>
          <w:bCs/>
        </w:rPr>
        <w:t>S:</w:t>
      </w:r>
      <w:r w:rsidRPr="008F792C">
        <w:t xml:space="preserve"> </w:t>
      </w:r>
      <w:r w:rsidRPr="008F792C">
        <w:rPr>
          <w:i/>
          <w:iCs/>
        </w:rPr>
        <w:t xml:space="preserve">BS </w:t>
      </w:r>
      <w:r w:rsidRPr="008F792C">
        <w:t>1:50</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434FBE" w:rsidRPr="008F792C">
        <w:rPr>
          <w:rStyle w:val="FootnoteReference"/>
        </w:rPr>
        <w:footnoteReference w:id="2059"/>
      </w:r>
    </w:p>
    <w:p w14:paraId="1F142F73" w14:textId="77777777" w:rsidR="00BD0433" w:rsidRPr="008F792C" w:rsidRDefault="00BD0433" w:rsidP="00434FBE">
      <w:pPr>
        <w:numPr>
          <w:ilvl w:val="0"/>
          <w:numId w:val="60"/>
        </w:numPr>
        <w:bidi w:val="0"/>
      </w:pPr>
      <w:r w:rsidRPr="008F792C">
        <w:rPr>
          <w:b/>
          <w:bCs/>
        </w:rPr>
        <w:t xml:space="preserve">O: </w:t>
      </w:r>
      <w:r w:rsidRPr="006B67B1">
        <w:rPr>
          <w:rFonts w:ascii="Graeca" w:hAnsi="Graeca" w:cs="Graeca"/>
        </w:rPr>
        <w:t></w:t>
      </w:r>
      <w:r w:rsidRPr="006B67B1">
        <w:rPr>
          <w:rFonts w:ascii="Graeca" w:hAnsi="Graeca" w:cs="Graeca"/>
        </w:rPr>
        <w:t></w:t>
      </w:r>
      <w:r w:rsidRPr="006B67B1">
        <w:rPr>
          <w:rFonts w:ascii="Graeca" w:hAnsi="Graeca" w:cs="Graeca"/>
        </w:rPr>
        <w:t></w:t>
      </w:r>
      <w:r w:rsidRPr="006B67B1">
        <w:rPr>
          <w:rFonts w:ascii="Graeca" w:hAnsi="Graeca" w:cs="Graeca"/>
        </w:rPr>
        <w:t></w:t>
      </w:r>
      <w:r w:rsidRPr="006B67B1">
        <w:rPr>
          <w:rFonts w:ascii="Graeca" w:hAnsi="Graeca" w:cs="Graeca"/>
        </w:rPr>
        <w:t></w:t>
      </w:r>
      <w:r w:rsidRPr="006B67B1">
        <w:rPr>
          <w:rFonts w:ascii="Graeca" w:hAnsi="Graeca" w:cs="Graeca"/>
        </w:rPr>
        <w:t></w:t>
      </w:r>
      <w:r w:rsidRPr="006B67B1">
        <w:rPr>
          <w:rFonts w:ascii="Graeca" w:hAnsi="Graeca" w:cs="Graeca"/>
        </w:rPr>
        <w:t></w:t>
      </w:r>
      <w:r w:rsidRPr="006B67B1">
        <w:rPr>
          <w:rFonts w:ascii="Graeca" w:hAnsi="Graeca" w:cs="Graeca"/>
        </w:rPr>
        <w:t></w:t>
      </w:r>
      <w:r w:rsidR="006B67B1" w:rsidRPr="006B67B1">
        <w:rPr>
          <w:rStyle w:val="FootnoteReference"/>
          <w:rFonts w:ascii="Graeca" w:hAnsi="Graeca" w:cs="Graeca"/>
        </w:rPr>
        <w:footnoteReference w:id="2060"/>
      </w:r>
      <w:r w:rsidRPr="008F792C">
        <w:rPr>
          <w:b/>
          <w:bCs/>
        </w:rPr>
        <w:t xml:space="preserve"> Ds:</w:t>
      </w:r>
      <w:r w:rsidRPr="008F792C">
        <w:t xml:space="preserve"> </w:t>
      </w:r>
      <w:r w:rsidRPr="00DC5BB5">
        <w:t xml:space="preserve">Caridius </w:t>
      </w:r>
      <w:r w:rsidRPr="008F792C">
        <w:t>(</w:t>
      </w:r>
      <w:r>
        <w:t>1</w:t>
      </w:r>
      <w:r w:rsidRPr="008F792C">
        <w:t>)’s son</w:t>
      </w:r>
      <w:r w:rsidRPr="008F792C">
        <w:rPr>
          <w:b/>
          <w:bCs/>
        </w:rPr>
        <w:t xml:space="preserve"> F:</w:t>
      </w:r>
      <w:r w:rsidRPr="008F792C">
        <w:t xml:space="preserve"> Epitaph</w:t>
      </w:r>
      <w:r w:rsidRPr="008F792C">
        <w:rPr>
          <w:lang w:val="en-GB"/>
        </w:rPr>
        <w:t xml:space="preserve">, </w:t>
      </w:r>
      <w:r w:rsidRPr="008F792C">
        <w:t xml:space="preserve">Beth She‘arim, </w:t>
      </w:r>
      <w:r w:rsidRPr="008F792C">
        <w:rPr>
          <w:lang w:val="en-GB"/>
        </w:rPr>
        <w:t xml:space="preserve">catacomb 1, </w:t>
      </w:r>
      <w:r w:rsidRPr="008F792C">
        <w:rPr>
          <w:i/>
          <w:iCs/>
        </w:rPr>
        <w:t>CIJ</w:t>
      </w:r>
      <w:r w:rsidRPr="008F792C">
        <w:t xml:space="preserve"> 1031 </w:t>
      </w:r>
      <w:r w:rsidRPr="008F792C">
        <w:rPr>
          <w:b/>
          <w:bCs/>
        </w:rPr>
        <w:t>S:</w:t>
      </w:r>
      <w:r w:rsidRPr="008F792C">
        <w:t xml:space="preserve"> </w:t>
      </w:r>
      <w:r w:rsidRPr="008F792C">
        <w:rPr>
          <w:i/>
          <w:iCs/>
        </w:rPr>
        <w:t xml:space="preserve">BS </w:t>
      </w:r>
      <w:r w:rsidRPr="008F792C">
        <w:t xml:space="preserve">2:16 </w:t>
      </w:r>
      <w:r w:rsidRPr="008F792C">
        <w:rPr>
          <w:b/>
          <w:bCs/>
        </w:rPr>
        <w:t xml:space="preserve">E: </w:t>
      </w:r>
      <w:r w:rsidRPr="008F792C">
        <w:t>–</w:t>
      </w:r>
      <w:r w:rsidRPr="008F792C">
        <w:rPr>
          <w:b/>
          <w:bCs/>
        </w:rPr>
        <w:t xml:space="preserve"> D:</w:t>
      </w:r>
      <w:r w:rsidRPr="008F792C">
        <w:t xml:space="preserve"> Pre-352</w:t>
      </w:r>
      <w:r w:rsidR="00434FBE" w:rsidRPr="008F792C">
        <w:rPr>
          <w:rStyle w:val="FootnoteReference"/>
        </w:rPr>
        <w:footnoteReference w:id="2061"/>
      </w:r>
    </w:p>
    <w:p w14:paraId="646D034D" w14:textId="77777777" w:rsidR="00BD0433" w:rsidRPr="008F792C" w:rsidRDefault="00BD0433" w:rsidP="00434FBE">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62"/>
      </w:r>
      <w:r w:rsidRPr="008F792C">
        <w:rPr>
          <w:b/>
          <w:bCs/>
        </w:rPr>
        <w:t xml:space="preserve"> Ds:</w:t>
      </w:r>
      <w:r w:rsidRPr="008F792C">
        <w:t xml:space="preserve"> – </w:t>
      </w:r>
      <w:r w:rsidRPr="008F792C">
        <w:rPr>
          <w:b/>
          <w:bCs/>
        </w:rPr>
        <w:t>F:</w:t>
      </w:r>
      <w:r w:rsidRPr="008F792C">
        <w:t xml:space="preserve"> Epitaph</w:t>
      </w:r>
      <w:r w:rsidRPr="008F792C">
        <w:rPr>
          <w:lang w:val="en-GB"/>
        </w:rPr>
        <w:t xml:space="preserve">, </w:t>
      </w:r>
      <w:r w:rsidRPr="008F792C">
        <w:t xml:space="preserve">Beth She‘arim, </w:t>
      </w:r>
      <w:r w:rsidRPr="008F792C">
        <w:rPr>
          <w:lang w:val="en-GB"/>
        </w:rPr>
        <w:t xml:space="preserve">catacomb 1, </w:t>
      </w:r>
      <w:r w:rsidRPr="008F792C">
        <w:rPr>
          <w:i/>
          <w:iCs/>
        </w:rPr>
        <w:t>CIJ</w:t>
      </w:r>
      <w:r w:rsidRPr="008F792C">
        <w:t xml:space="preserve"> 1060 </w:t>
      </w:r>
      <w:r w:rsidRPr="008F792C">
        <w:rPr>
          <w:b/>
          <w:bCs/>
        </w:rPr>
        <w:t>S:</w:t>
      </w:r>
      <w:r w:rsidRPr="008F792C">
        <w:t xml:space="preserve"> </w:t>
      </w:r>
      <w:r w:rsidRPr="008F792C">
        <w:rPr>
          <w:i/>
          <w:iCs/>
        </w:rPr>
        <w:t xml:space="preserve">BS </w:t>
      </w:r>
      <w:r w:rsidRPr="008F792C">
        <w:t>2:47</w:t>
      </w:r>
      <w:r w:rsidRPr="008F792C">
        <w:rPr>
          <w:i/>
          <w:iCs/>
        </w:rPr>
        <w:t xml:space="preserve"> </w:t>
      </w:r>
      <w:r w:rsidRPr="008F792C">
        <w:rPr>
          <w:b/>
          <w:bCs/>
        </w:rPr>
        <w:t xml:space="preserve">E: </w:t>
      </w:r>
      <w:r w:rsidRPr="008F792C">
        <w:t>–</w:t>
      </w:r>
      <w:r w:rsidRPr="008F792C">
        <w:rPr>
          <w:b/>
          <w:bCs/>
        </w:rPr>
        <w:t xml:space="preserve"> D:</w:t>
      </w:r>
      <w:r w:rsidRPr="008F792C">
        <w:t xml:space="preserve"> Pre-352</w:t>
      </w:r>
      <w:r w:rsidR="00434FBE" w:rsidRPr="008F792C">
        <w:rPr>
          <w:rStyle w:val="FootnoteReference"/>
        </w:rPr>
        <w:footnoteReference w:id="2063"/>
      </w:r>
    </w:p>
    <w:p w14:paraId="45248779" w14:textId="77777777" w:rsidR="00BD0433" w:rsidRPr="008F792C" w:rsidRDefault="00BD0433" w:rsidP="00434FBE">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64"/>
      </w:r>
      <w:r w:rsidRPr="008F792C">
        <w:rPr>
          <w:b/>
          <w:bCs/>
        </w:rPr>
        <w:t xml:space="preserve"> Ds:</w:t>
      </w:r>
      <w:r w:rsidRPr="008F792C">
        <w:t xml:space="preserve"> – </w:t>
      </w:r>
      <w:r w:rsidRPr="008F792C">
        <w:rPr>
          <w:b/>
          <w:bCs/>
        </w:rPr>
        <w:t>F:</w:t>
      </w:r>
      <w:r w:rsidRPr="008F792C">
        <w:t xml:space="preserve"> Epitaph, Beth She‘arim, catacomb 1, </w:t>
      </w:r>
      <w:r w:rsidRPr="008F792C">
        <w:rPr>
          <w:i/>
          <w:iCs/>
        </w:rPr>
        <w:t>CIJ</w:t>
      </w:r>
      <w:r w:rsidRPr="008F792C">
        <w:t xml:space="preserve"> 1089 </w:t>
      </w:r>
      <w:r w:rsidRPr="008F792C">
        <w:rPr>
          <w:b/>
          <w:bCs/>
        </w:rPr>
        <w:t>S:</w:t>
      </w:r>
      <w:r w:rsidRPr="008F792C">
        <w:t xml:space="preserve"> </w:t>
      </w:r>
      <w:r w:rsidRPr="008F792C">
        <w:rPr>
          <w:i/>
          <w:iCs/>
        </w:rPr>
        <w:t xml:space="preserve">BS </w:t>
      </w:r>
      <w:r w:rsidRPr="008F792C">
        <w:t>2:71</w:t>
      </w:r>
      <w:r w:rsidRPr="008F792C">
        <w:rPr>
          <w:i/>
          <w:iCs/>
        </w:rPr>
        <w:t xml:space="preserve"> </w:t>
      </w:r>
      <w:r w:rsidRPr="008F792C">
        <w:rPr>
          <w:b/>
          <w:bCs/>
        </w:rPr>
        <w:t xml:space="preserve">E: </w:t>
      </w:r>
      <w:r w:rsidRPr="008F792C">
        <w:t>–</w:t>
      </w:r>
      <w:r w:rsidRPr="008F792C">
        <w:rPr>
          <w:b/>
          <w:bCs/>
        </w:rPr>
        <w:t xml:space="preserve"> D:</w:t>
      </w:r>
      <w:r w:rsidRPr="008F792C">
        <w:t xml:space="preserve"> Pre-352</w:t>
      </w:r>
      <w:r w:rsidR="00434FBE" w:rsidRPr="008F792C">
        <w:rPr>
          <w:rStyle w:val="FootnoteReference"/>
        </w:rPr>
        <w:footnoteReference w:id="2065"/>
      </w:r>
    </w:p>
    <w:p w14:paraId="256E1961" w14:textId="77777777" w:rsidR="00BD0433" w:rsidRPr="008F792C" w:rsidRDefault="00BD0433" w:rsidP="00BB1607">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66"/>
      </w:r>
      <w:r w:rsidRPr="008F792C">
        <w:rPr>
          <w:rFonts w:cs="Times New Roman"/>
          <w:b/>
          <w:bCs/>
        </w:rPr>
        <w:t xml:space="preserve"> </w:t>
      </w:r>
      <w:r w:rsidRPr="008F792C">
        <w:rPr>
          <w:b/>
          <w:bCs/>
        </w:rPr>
        <w:t>Ds:</w:t>
      </w:r>
      <w:r w:rsidRPr="008F792C">
        <w:t xml:space="preserve"> </w:t>
      </w:r>
      <w:r>
        <w:t xml:space="preserve">Tuta (1)’s son </w:t>
      </w:r>
      <w:r w:rsidRPr="008F792C">
        <w:rPr>
          <w:b/>
          <w:bCs/>
        </w:rPr>
        <w:t>F:</w:t>
      </w:r>
      <w:r w:rsidRPr="008F792C">
        <w:t xml:space="preserve"> </w:t>
      </w:r>
      <w:r w:rsidRPr="00F02DBC">
        <w:t>Epitaphs</w:t>
      </w:r>
      <w:r w:rsidRPr="008F792C">
        <w:t xml:space="preserve">, Beth She‘arim, catacomb 1, </w:t>
      </w:r>
      <w:r w:rsidRPr="008F792C">
        <w:rPr>
          <w:i/>
          <w:iCs/>
        </w:rPr>
        <w:t>CIJ</w:t>
      </w:r>
      <w:r w:rsidRPr="008F792C">
        <w:t xml:space="preserve"> 1096, 1097 </w:t>
      </w:r>
      <w:r w:rsidRPr="008F792C">
        <w:rPr>
          <w:b/>
          <w:bCs/>
        </w:rPr>
        <w:t>S:</w:t>
      </w:r>
      <w:r w:rsidRPr="008F792C">
        <w:t xml:space="preserve"> </w:t>
      </w:r>
      <w:r w:rsidRPr="008F792C">
        <w:rPr>
          <w:i/>
          <w:iCs/>
        </w:rPr>
        <w:t xml:space="preserve">BS </w:t>
      </w:r>
      <w:r w:rsidRPr="008F792C">
        <w:t>2:76, 77</w:t>
      </w:r>
      <w:r w:rsidRPr="008F792C">
        <w:rPr>
          <w:i/>
          <w:iCs/>
        </w:rPr>
        <w:t xml:space="preserve"> </w:t>
      </w:r>
      <w:r w:rsidRPr="008F792C">
        <w:rPr>
          <w:b/>
          <w:bCs/>
        </w:rPr>
        <w:t xml:space="preserve">E: </w:t>
      </w:r>
      <w:r w:rsidRPr="008F792C">
        <w:t>–</w:t>
      </w:r>
      <w:r w:rsidRPr="008F792C">
        <w:rPr>
          <w:b/>
          <w:bCs/>
        </w:rPr>
        <w:t xml:space="preserve"> D:</w:t>
      </w:r>
      <w:r w:rsidRPr="008F792C">
        <w:t xml:space="preserve"> Pre-352</w:t>
      </w:r>
      <w:r w:rsidR="00434FBE" w:rsidRPr="008F792C">
        <w:rPr>
          <w:rStyle w:val="FootnoteReference"/>
        </w:rPr>
        <w:footnoteReference w:id="2067"/>
      </w:r>
    </w:p>
    <w:p w14:paraId="0BD071B6" w14:textId="77777777" w:rsidR="00BD0433" w:rsidRPr="008F792C" w:rsidRDefault="00BD0433" w:rsidP="00434FBE">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68"/>
      </w:r>
      <w:r w:rsidRPr="008F792C">
        <w:rPr>
          <w:rFonts w:cs="Times New Roman"/>
          <w:b/>
          <w:bCs/>
        </w:rPr>
        <w:t xml:space="preserve"> </w:t>
      </w:r>
      <w:r w:rsidRPr="008F792C">
        <w:rPr>
          <w:b/>
          <w:bCs/>
        </w:rPr>
        <w:t>Ds:</w:t>
      </w:r>
      <w:r w:rsidRPr="008F792C">
        <w:t xml:space="preserve"> –</w:t>
      </w:r>
      <w:r w:rsidRPr="008F792C">
        <w:rPr>
          <w:b/>
          <w:bCs/>
        </w:rPr>
        <w:t xml:space="preserve"> F:</w:t>
      </w:r>
      <w:r w:rsidRPr="008F792C">
        <w:t xml:space="preserve"> Epitaph</w:t>
      </w:r>
      <w:r w:rsidRPr="008F792C">
        <w:rPr>
          <w:lang w:val="en-GB"/>
        </w:rPr>
        <w:t xml:space="preserve">, </w:t>
      </w:r>
      <w:r w:rsidRPr="008F792C">
        <w:t xml:space="preserve">Beth She‘arim, </w:t>
      </w:r>
      <w:r w:rsidRPr="008F792C">
        <w:rPr>
          <w:lang w:val="en-GB"/>
        </w:rPr>
        <w:t xml:space="preserve">catacomb 1, </w:t>
      </w:r>
      <w:r w:rsidRPr="008F792C">
        <w:rPr>
          <w:i/>
          <w:iCs/>
        </w:rPr>
        <w:t>CIJ</w:t>
      </w:r>
      <w:r w:rsidRPr="008F792C">
        <w:t xml:space="preserve"> 1099 </w:t>
      </w:r>
      <w:r w:rsidRPr="008F792C">
        <w:rPr>
          <w:b/>
          <w:bCs/>
        </w:rPr>
        <w:t>S:</w:t>
      </w:r>
      <w:r w:rsidRPr="008F792C">
        <w:t xml:space="preserve"> </w:t>
      </w:r>
      <w:r w:rsidRPr="008F792C">
        <w:rPr>
          <w:i/>
          <w:iCs/>
        </w:rPr>
        <w:t xml:space="preserve">BS </w:t>
      </w:r>
      <w:r w:rsidRPr="008F792C">
        <w:t>2:80</w:t>
      </w:r>
      <w:r w:rsidRPr="008F792C">
        <w:rPr>
          <w:i/>
          <w:iCs/>
        </w:rPr>
        <w:t xml:space="preserve"> </w:t>
      </w:r>
      <w:r w:rsidRPr="008F792C">
        <w:rPr>
          <w:b/>
          <w:bCs/>
        </w:rPr>
        <w:t xml:space="preserve">E: </w:t>
      </w:r>
      <w:r w:rsidRPr="008F792C">
        <w:t>–</w:t>
      </w:r>
      <w:r w:rsidRPr="008F792C">
        <w:rPr>
          <w:b/>
          <w:bCs/>
        </w:rPr>
        <w:t xml:space="preserve"> D:</w:t>
      </w:r>
      <w:r w:rsidRPr="008F792C">
        <w:t xml:space="preserve"> Pre-352</w:t>
      </w:r>
      <w:r w:rsidR="00434FBE" w:rsidRPr="008F792C">
        <w:rPr>
          <w:rStyle w:val="FootnoteReference"/>
        </w:rPr>
        <w:footnoteReference w:id="2069"/>
      </w:r>
    </w:p>
    <w:p w14:paraId="56A713EE" w14:textId="77777777" w:rsidR="00BD0433" w:rsidRPr="008F792C" w:rsidRDefault="00BD0433" w:rsidP="00BB1607">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70"/>
      </w:r>
      <w:r w:rsidRPr="008F792C">
        <w:rPr>
          <w:b/>
          <w:bCs/>
        </w:rPr>
        <w:t xml:space="preserve"> Ds:</w:t>
      </w:r>
      <w:r w:rsidRPr="008F792C">
        <w:t xml:space="preserve"> </w:t>
      </w:r>
      <w:r w:rsidR="00BB1607" w:rsidRPr="008F792C">
        <w:t>L</w:t>
      </w:r>
      <w:r w:rsidR="00BB1607">
        <w:t>ol</w:t>
      </w:r>
      <w:r w:rsidR="00BB1607" w:rsidRPr="008F792C">
        <w:t xml:space="preserve">lianus </w:t>
      </w:r>
      <w:r w:rsidRPr="008F792C">
        <w:t>(</w:t>
      </w:r>
      <w:r>
        <w:t>7</w:t>
      </w:r>
      <w:r w:rsidRPr="008F792C">
        <w:t>)’s father</w:t>
      </w:r>
      <w:r w:rsidRPr="008F792C">
        <w:rPr>
          <w:b/>
          <w:bCs/>
        </w:rPr>
        <w:t xml:space="preserve"> F:</w:t>
      </w:r>
      <w:r w:rsidRPr="008F792C">
        <w:t xml:space="preserve"> Epitaph, Beth She‘arim, catacomb 2, </w:t>
      </w:r>
      <w:r w:rsidRPr="008F792C">
        <w:rPr>
          <w:i/>
          <w:iCs/>
        </w:rPr>
        <w:t>CIJ</w:t>
      </w:r>
      <w:r w:rsidRPr="008F792C">
        <w:t xml:space="preserve"> 1101 </w:t>
      </w:r>
      <w:r w:rsidRPr="008F792C">
        <w:rPr>
          <w:b/>
          <w:bCs/>
        </w:rPr>
        <w:t>S:</w:t>
      </w:r>
      <w:r w:rsidRPr="008F792C">
        <w:t xml:space="preserve"> </w:t>
      </w:r>
      <w:r w:rsidRPr="008F792C">
        <w:rPr>
          <w:i/>
          <w:iCs/>
        </w:rPr>
        <w:t xml:space="preserve">BS </w:t>
      </w:r>
      <w:r w:rsidRPr="008F792C">
        <w:t>2:82</w:t>
      </w:r>
      <w:r w:rsidRPr="008F792C">
        <w:rPr>
          <w:i/>
          <w:iCs/>
        </w:rPr>
        <w:t xml:space="preserve"> </w:t>
      </w:r>
      <w:r w:rsidRPr="008F792C">
        <w:rPr>
          <w:b/>
          <w:bCs/>
        </w:rPr>
        <w:t xml:space="preserve">E: </w:t>
      </w:r>
      <w:r w:rsidRPr="008F792C">
        <w:t>–</w:t>
      </w:r>
      <w:r w:rsidRPr="008F792C">
        <w:rPr>
          <w:b/>
          <w:bCs/>
        </w:rPr>
        <w:t xml:space="preserve"> D:</w:t>
      </w:r>
      <w:r w:rsidRPr="008F792C">
        <w:t xml:space="preserve"> Pre-352</w:t>
      </w:r>
      <w:r w:rsidR="00434FBE" w:rsidRPr="008F792C">
        <w:rPr>
          <w:rStyle w:val="FootnoteReference"/>
        </w:rPr>
        <w:footnoteReference w:id="2071"/>
      </w:r>
    </w:p>
    <w:p w14:paraId="62B46FDE" w14:textId="77777777" w:rsidR="00BD0433" w:rsidRPr="008F792C" w:rsidRDefault="00BD0433" w:rsidP="00434FBE">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72"/>
      </w:r>
      <w:r w:rsidRPr="008F792C">
        <w:rPr>
          <w:rtl/>
        </w:rPr>
        <w:t xml:space="preserve"> </w:t>
      </w:r>
      <w:r w:rsidRPr="008F792C">
        <w:rPr>
          <w:b/>
          <w:bCs/>
        </w:rPr>
        <w:t>Ds:</w:t>
      </w:r>
      <w:r w:rsidRPr="008F792C">
        <w:t xml:space="preserve"> – </w:t>
      </w:r>
      <w:r w:rsidRPr="008F792C">
        <w:rPr>
          <w:b/>
          <w:bCs/>
        </w:rPr>
        <w:t>F:</w:t>
      </w:r>
      <w:r w:rsidRPr="008F792C">
        <w:t xml:space="preserve"> Epitaph</w:t>
      </w:r>
      <w:r w:rsidRPr="008F792C">
        <w:rPr>
          <w:lang w:val="en-GB"/>
        </w:rPr>
        <w:t xml:space="preserve">, </w:t>
      </w:r>
      <w:r w:rsidRPr="008F792C">
        <w:t xml:space="preserve">Beth She‘arim, </w:t>
      </w:r>
      <w:r w:rsidRPr="008F792C">
        <w:rPr>
          <w:lang w:val="en-GB"/>
        </w:rPr>
        <w:t xml:space="preserve">catacomb 3, </w:t>
      </w:r>
      <w:r w:rsidRPr="008F792C">
        <w:rPr>
          <w:i/>
          <w:iCs/>
        </w:rPr>
        <w:t>CIJ</w:t>
      </w:r>
      <w:r w:rsidRPr="008F792C">
        <w:t xml:space="preserve"> 1106 </w:t>
      </w:r>
      <w:r w:rsidRPr="008F792C">
        <w:rPr>
          <w:b/>
          <w:bCs/>
        </w:rPr>
        <w:t>S:</w:t>
      </w:r>
      <w:r w:rsidRPr="008F792C">
        <w:t xml:space="preserve"> </w:t>
      </w:r>
      <w:r w:rsidRPr="008F792C">
        <w:rPr>
          <w:i/>
          <w:iCs/>
        </w:rPr>
        <w:t xml:space="preserve">BS </w:t>
      </w:r>
      <w:r w:rsidRPr="008F792C">
        <w:t>2:84</w:t>
      </w:r>
      <w:r w:rsidRPr="008F792C">
        <w:rPr>
          <w:i/>
          <w:iCs/>
        </w:rPr>
        <w:t xml:space="preserve"> </w:t>
      </w:r>
      <w:r w:rsidRPr="008F792C">
        <w:rPr>
          <w:b/>
          <w:bCs/>
        </w:rPr>
        <w:t xml:space="preserve">E: </w:t>
      </w:r>
      <w:r w:rsidRPr="008F792C">
        <w:t>–</w:t>
      </w:r>
      <w:r w:rsidRPr="008F792C">
        <w:rPr>
          <w:b/>
          <w:bCs/>
        </w:rPr>
        <w:t xml:space="preserve"> D:</w:t>
      </w:r>
      <w:r w:rsidRPr="008F792C">
        <w:t xml:space="preserve"> Pre-352</w:t>
      </w:r>
      <w:r w:rsidR="00434FBE" w:rsidRPr="008F792C">
        <w:rPr>
          <w:rStyle w:val="FootnoteReference"/>
        </w:rPr>
        <w:footnoteReference w:id="2073"/>
      </w:r>
    </w:p>
    <w:p w14:paraId="3F3492C2" w14:textId="77777777" w:rsidR="00BD0433" w:rsidRPr="008F792C" w:rsidRDefault="00BD0433" w:rsidP="00434FBE">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74"/>
      </w:r>
      <w:r w:rsidRPr="008F792C">
        <w:rPr>
          <w:b/>
          <w:bCs/>
        </w:rPr>
        <w:t xml:space="preserve"> Ds:</w:t>
      </w:r>
      <w:r w:rsidRPr="008F792C">
        <w:t xml:space="preserve"> – </w:t>
      </w:r>
      <w:r w:rsidRPr="008F792C">
        <w:rPr>
          <w:b/>
          <w:bCs/>
        </w:rPr>
        <w:t>F:</w:t>
      </w:r>
      <w:r w:rsidRPr="008F792C">
        <w:t xml:space="preserve"> Epitaph, Beth She‘arim, catacomb 4, </w:t>
      </w:r>
      <w:r w:rsidRPr="008F792C">
        <w:rPr>
          <w:i/>
          <w:iCs/>
        </w:rPr>
        <w:t>CIJ</w:t>
      </w:r>
      <w:r w:rsidRPr="008F792C">
        <w:t xml:space="preserve"> 1122 </w:t>
      </w:r>
      <w:r w:rsidRPr="008F792C">
        <w:rPr>
          <w:b/>
          <w:bCs/>
        </w:rPr>
        <w:t>S:</w:t>
      </w:r>
      <w:r w:rsidRPr="008F792C">
        <w:t xml:space="preserve"> </w:t>
      </w:r>
      <w:r w:rsidRPr="008F792C">
        <w:rPr>
          <w:i/>
          <w:iCs/>
        </w:rPr>
        <w:t xml:space="preserve">BS </w:t>
      </w:r>
      <w:r w:rsidRPr="008F792C">
        <w:t>2:98</w:t>
      </w:r>
      <w:r w:rsidRPr="008F792C">
        <w:rPr>
          <w:i/>
          <w:iCs/>
        </w:rPr>
        <w:t xml:space="preserve"> </w:t>
      </w:r>
      <w:r w:rsidRPr="008F792C">
        <w:rPr>
          <w:b/>
          <w:bCs/>
        </w:rPr>
        <w:t xml:space="preserve">E: </w:t>
      </w:r>
      <w:r w:rsidRPr="008F792C">
        <w:t>–</w:t>
      </w:r>
      <w:r w:rsidRPr="008F792C">
        <w:rPr>
          <w:b/>
          <w:bCs/>
        </w:rPr>
        <w:t xml:space="preserve"> D:</w:t>
      </w:r>
      <w:r w:rsidRPr="008F792C">
        <w:t xml:space="preserve"> Pre-352</w:t>
      </w:r>
      <w:r w:rsidR="00434FBE" w:rsidRPr="008F792C">
        <w:rPr>
          <w:rStyle w:val="FootnoteReference"/>
        </w:rPr>
        <w:footnoteReference w:id="2075"/>
      </w:r>
    </w:p>
    <w:p w14:paraId="5EEEE0A9" w14:textId="77777777" w:rsidR="00BD0433" w:rsidRDefault="00BD0433" w:rsidP="00BB1607">
      <w:pPr>
        <w:numPr>
          <w:ilvl w:val="0"/>
          <w:numId w:val="60"/>
        </w:numPr>
        <w:bidi w:val="0"/>
      </w:pPr>
      <w:r w:rsidRPr="008F792C">
        <w:rPr>
          <w:b/>
          <w:bCs/>
        </w:rPr>
        <w:t xml:space="preserve">O: </w:t>
      </w:r>
      <w:r w:rsidRPr="001D0EA2">
        <w:rPr>
          <w:rFonts w:ascii="Graeca" w:hAnsi="Graeca" w:cs="Graeca"/>
        </w:rPr>
        <w:t></w:t>
      </w:r>
      <w:r w:rsidRPr="001D0EA2">
        <w:rPr>
          <w:rFonts w:ascii="Graeca" w:hAnsi="Graeca" w:cs="Graeca"/>
        </w:rPr>
        <w:t></w:t>
      </w:r>
      <w:r w:rsidRPr="001D0EA2">
        <w:rPr>
          <w:rFonts w:ascii="Graeca" w:hAnsi="Graeca" w:cs="Graeca"/>
        </w:rPr>
        <w:t></w:t>
      </w:r>
      <w:r w:rsidRPr="001D0EA2">
        <w:rPr>
          <w:rFonts w:ascii="Graeca" w:hAnsi="Graeca" w:cs="Graeca"/>
        </w:rPr>
        <w:t></w:t>
      </w:r>
      <w:r w:rsidRPr="001D0EA2">
        <w:rPr>
          <w:rFonts w:ascii="Graeca" w:hAnsi="Graeca" w:cs="Graeca"/>
        </w:rPr>
        <w:t></w:t>
      </w:r>
      <w:r w:rsidRPr="001D0EA2">
        <w:rPr>
          <w:rFonts w:ascii="Graeca" w:hAnsi="Graeca" w:cs="Graeca"/>
        </w:rPr>
        <w:t></w:t>
      </w:r>
      <w:r w:rsidRPr="001D0EA2">
        <w:rPr>
          <w:rFonts w:ascii="Graeca" w:hAnsi="Graeca" w:cs="Graeca"/>
        </w:rPr>
        <w:t></w:t>
      </w:r>
      <w:r w:rsidRPr="001D0EA2">
        <w:rPr>
          <w:rFonts w:ascii="Graeca" w:hAnsi="Graeca" w:cs="Graeca"/>
        </w:rPr>
        <w:t></w:t>
      </w:r>
      <w:r w:rsidRPr="001D0EA2">
        <w:rPr>
          <w:rFonts w:ascii="Graeca" w:hAnsi="Graeca" w:cs="Graeca"/>
        </w:rPr>
        <w:t></w:t>
      </w:r>
      <w:r w:rsidRPr="001D0EA2">
        <w:rPr>
          <w:rFonts w:ascii="Graeca" w:hAnsi="Graeca" w:cs="Graeca"/>
        </w:rPr>
        <w:t></w:t>
      </w:r>
      <w:r w:rsidR="00232DE3">
        <w:rPr>
          <w:rStyle w:val="FootnoteReference"/>
          <w:rFonts w:cs="Times New Roman"/>
          <w:rtl/>
        </w:rPr>
        <w:footnoteReference w:id="2076"/>
      </w:r>
      <w:r w:rsidR="00A03149">
        <w:rPr>
          <w:rFonts w:cs="Times New Roman"/>
        </w:rPr>
        <w:t xml:space="preserve"> </w:t>
      </w:r>
      <w:r w:rsidRPr="008F792C">
        <w:rPr>
          <w:b/>
          <w:bCs/>
        </w:rPr>
        <w:t>Ds:</w:t>
      </w:r>
      <w:r w:rsidRPr="008F792C">
        <w:t xml:space="preserve"> </w:t>
      </w:r>
      <w:r w:rsidRPr="00F43F8A">
        <w:t>Anastasius (</w:t>
      </w:r>
      <w:r w:rsidR="00BB1607">
        <w:t>2</w:t>
      </w:r>
      <w:r w:rsidRPr="00F43F8A">
        <w:t>)’s son</w:t>
      </w:r>
      <w:r w:rsidRPr="008F792C">
        <w:t>, Samuel (</w:t>
      </w:r>
      <w:r w:rsidR="00BB1607">
        <w:t>49</w:t>
      </w:r>
      <w:r w:rsidRPr="008F792C">
        <w:t>)’s father</w:t>
      </w:r>
      <w:r w:rsidRPr="008F792C">
        <w:rPr>
          <w:b/>
          <w:bCs/>
        </w:rPr>
        <w:t xml:space="preserve"> F:</w:t>
      </w:r>
      <w:r w:rsidRPr="008F792C">
        <w:t xml:space="preserve"> Epitaph, Beth She‘arim, ca</w:t>
      </w:r>
      <w:r w:rsidRPr="008F792C">
        <w:t>t</w:t>
      </w:r>
      <w:r w:rsidRPr="008F792C">
        <w:t xml:space="preserve">acomb 4, </w:t>
      </w:r>
      <w:r w:rsidRPr="008F792C">
        <w:rPr>
          <w:i/>
          <w:iCs/>
        </w:rPr>
        <w:t>CIJ</w:t>
      </w:r>
      <w:r>
        <w:t xml:space="preserve"> 1123</w:t>
      </w:r>
      <w:r w:rsidRPr="008F792C">
        <w:t xml:space="preserve"> </w:t>
      </w:r>
      <w:r w:rsidRPr="008F792C">
        <w:rPr>
          <w:b/>
          <w:bCs/>
        </w:rPr>
        <w:t>S:</w:t>
      </w:r>
      <w:r w:rsidRPr="008F792C">
        <w:t xml:space="preserve"> </w:t>
      </w:r>
      <w:r w:rsidRPr="008F792C">
        <w:rPr>
          <w:i/>
          <w:iCs/>
        </w:rPr>
        <w:t xml:space="preserve">BS </w:t>
      </w:r>
      <w:r w:rsidRPr="008F792C">
        <w:t>2:99</w:t>
      </w:r>
      <w:r w:rsidRPr="008F792C">
        <w:rPr>
          <w:i/>
          <w:iCs/>
        </w:rPr>
        <w:t xml:space="preserve"> </w:t>
      </w:r>
      <w:r w:rsidRPr="008F792C">
        <w:rPr>
          <w:b/>
          <w:bCs/>
        </w:rPr>
        <w:t xml:space="preserve">E: </w:t>
      </w:r>
      <w:r w:rsidRPr="008F792C">
        <w:t>–</w:t>
      </w:r>
      <w:r w:rsidRPr="008F792C">
        <w:rPr>
          <w:b/>
          <w:bCs/>
        </w:rPr>
        <w:t xml:space="preserve"> D:</w:t>
      </w:r>
      <w:r w:rsidRPr="008F792C">
        <w:t xml:space="preserve"> Pre-352</w:t>
      </w:r>
      <w:r w:rsidR="00434FBE" w:rsidRPr="008F792C">
        <w:rPr>
          <w:rStyle w:val="FootnoteReference"/>
        </w:rPr>
        <w:footnoteReference w:id="2077"/>
      </w:r>
    </w:p>
    <w:p w14:paraId="0D2D987A" w14:textId="77777777" w:rsidR="00BD0433" w:rsidRPr="008F792C" w:rsidRDefault="00BD0433" w:rsidP="00BB1607">
      <w:pPr>
        <w:numPr>
          <w:ilvl w:val="0"/>
          <w:numId w:val="60"/>
        </w:numPr>
        <w:bidi w:val="0"/>
      </w:pPr>
      <w:r w:rsidRPr="00262A2F">
        <w:rPr>
          <w:b/>
          <w:bCs/>
        </w:rPr>
        <w:t>O:</w:t>
      </w:r>
      <w:r>
        <w:rPr>
          <w:b/>
          <w:bCs/>
        </w:rPr>
        <w:t xml:space="preserve">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78"/>
      </w:r>
      <w:r w:rsidRPr="00262A2F">
        <w:rPr>
          <w:b/>
          <w:bCs/>
        </w:rPr>
        <w:t xml:space="preserve"> Ds:</w:t>
      </w:r>
      <w:r w:rsidRPr="00262A2F">
        <w:t xml:space="preserve"> </w:t>
      </w:r>
      <w:r>
        <w:t>Samuel (</w:t>
      </w:r>
      <w:r w:rsidR="00BB1607">
        <w:t>50</w:t>
      </w:r>
      <w:r>
        <w:t>)’</w:t>
      </w:r>
      <w:r w:rsidRPr="005D3BF5">
        <w:t>s</w:t>
      </w:r>
      <w:r>
        <w:t xml:space="preserve"> son</w:t>
      </w:r>
      <w:r w:rsidRPr="00262A2F">
        <w:rPr>
          <w:b/>
          <w:bCs/>
        </w:rPr>
        <w:t xml:space="preserve"> F:</w:t>
      </w:r>
      <w:r w:rsidRPr="00262A2F">
        <w:t xml:space="preserve"> </w:t>
      </w:r>
      <w:r>
        <w:t xml:space="preserve">Epitaph, </w:t>
      </w:r>
      <w:r w:rsidRPr="004C3FA7">
        <w:t>Beth She‘arim</w:t>
      </w:r>
      <w:r>
        <w:t xml:space="preserve">, catacomb 4, </w:t>
      </w:r>
      <w:r>
        <w:rPr>
          <w:i/>
          <w:iCs/>
        </w:rPr>
        <w:t>CIJ</w:t>
      </w:r>
      <w:r>
        <w:t xml:space="preserve"> 1128 </w:t>
      </w:r>
      <w:r w:rsidRPr="00262A2F">
        <w:rPr>
          <w:b/>
          <w:bCs/>
        </w:rPr>
        <w:t>S:</w:t>
      </w:r>
      <w:r w:rsidRPr="009A08D6">
        <w:rPr>
          <w:i/>
          <w:iCs/>
        </w:rPr>
        <w:t xml:space="preserve"> </w:t>
      </w:r>
      <w:r>
        <w:rPr>
          <w:i/>
          <w:iCs/>
        </w:rPr>
        <w:t xml:space="preserve">BS </w:t>
      </w:r>
      <w:r>
        <w:t xml:space="preserve">2:105 </w:t>
      </w:r>
      <w:r w:rsidRPr="00262A2F">
        <w:rPr>
          <w:b/>
          <w:bCs/>
        </w:rPr>
        <w:t xml:space="preserve">E: </w:t>
      </w:r>
      <w:r w:rsidRPr="00443711">
        <w:t>–</w:t>
      </w:r>
      <w:r>
        <w:rPr>
          <w:b/>
          <w:bCs/>
        </w:rPr>
        <w:t xml:space="preserve"> </w:t>
      </w:r>
      <w:r w:rsidRPr="00262A2F">
        <w:rPr>
          <w:b/>
          <w:bCs/>
        </w:rPr>
        <w:t>D:</w:t>
      </w:r>
      <w:r w:rsidRPr="008B5B11">
        <w:t xml:space="preserve"> </w:t>
      </w:r>
      <w:r w:rsidRPr="00D440E7">
        <w:t>Pre-352</w:t>
      </w:r>
      <w:r w:rsidR="00434FBE" w:rsidRPr="008F792C">
        <w:rPr>
          <w:rStyle w:val="FootnoteReference"/>
        </w:rPr>
        <w:footnoteReference w:id="2079"/>
      </w:r>
    </w:p>
    <w:p w14:paraId="293F3512" w14:textId="77777777" w:rsidR="00BD0433" w:rsidRPr="008F792C" w:rsidRDefault="00BD0433" w:rsidP="00815F05">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80"/>
      </w:r>
      <w:r w:rsidRPr="008F792C">
        <w:rPr>
          <w:b/>
          <w:bCs/>
        </w:rPr>
        <w:t xml:space="preserve"> Ds:</w:t>
      </w:r>
      <w:r w:rsidRPr="008F792C">
        <w:t xml:space="preserve"> – </w:t>
      </w:r>
      <w:r w:rsidRPr="008F792C">
        <w:rPr>
          <w:b/>
          <w:bCs/>
        </w:rPr>
        <w:t>F:</w:t>
      </w:r>
      <w:r w:rsidRPr="008F792C">
        <w:t xml:space="preserve"> Synagogue inscription, Beth She‘arim </w:t>
      </w:r>
      <w:r w:rsidRPr="008F792C">
        <w:rPr>
          <w:b/>
          <w:bCs/>
        </w:rPr>
        <w:t>S:</w:t>
      </w:r>
      <w:r w:rsidRPr="008F792C">
        <w:t xml:space="preserve"> </w:t>
      </w:r>
      <w:r w:rsidRPr="008F792C">
        <w:rPr>
          <w:i/>
          <w:iCs/>
        </w:rPr>
        <w:t xml:space="preserve">BS </w:t>
      </w:r>
      <w:r w:rsidRPr="008F792C">
        <w:t xml:space="preserve">2:209 </w:t>
      </w:r>
      <w:r w:rsidRPr="008F792C">
        <w:rPr>
          <w:b/>
          <w:bCs/>
        </w:rPr>
        <w:t xml:space="preserve">E: </w:t>
      </w:r>
      <w:r w:rsidRPr="008F792C">
        <w:t>–</w:t>
      </w:r>
      <w:r w:rsidRPr="008F792C">
        <w:rPr>
          <w:b/>
          <w:bCs/>
        </w:rPr>
        <w:t xml:space="preserve"> D:</w:t>
      </w:r>
      <w:r w:rsidRPr="008F792C">
        <w:t xml:space="preserve"> Pre-352</w:t>
      </w:r>
      <w:r w:rsidRPr="008F792C">
        <w:rPr>
          <w:rStyle w:val="FootnoteReference"/>
        </w:rPr>
        <w:footnoteReference w:id="2081"/>
      </w:r>
    </w:p>
    <w:p w14:paraId="78E3C894" w14:textId="77777777" w:rsidR="00BD0433" w:rsidRPr="008F792C" w:rsidRDefault="00BD0433" w:rsidP="00434FBE">
      <w:pPr>
        <w:numPr>
          <w:ilvl w:val="0"/>
          <w:numId w:val="60"/>
        </w:numPr>
        <w:bidi w:val="0"/>
      </w:pPr>
      <w:r w:rsidRPr="008F792C">
        <w:rPr>
          <w:b/>
          <w:bCs/>
        </w:rPr>
        <w:t xml:space="preserve">O: </w:t>
      </w:r>
      <w:r w:rsidRPr="00DB1EC5">
        <w:rPr>
          <w:rFonts w:ascii="Graeca" w:hAnsi="Graeca"/>
        </w:rPr>
        <w:t></w:t>
      </w:r>
      <w:r w:rsidRPr="00DB1EC5">
        <w:rPr>
          <w:rFonts w:ascii="Graeca" w:hAnsi="Graeca"/>
        </w:rPr>
        <w:t></w:t>
      </w:r>
      <w:r w:rsidRPr="00DB1EC5">
        <w:rPr>
          <w:rFonts w:ascii="Graeca" w:hAnsi="Graeca"/>
        </w:rPr>
        <w:t></w:t>
      </w:r>
      <w:r w:rsidRPr="00DB1EC5">
        <w:rPr>
          <w:rFonts w:ascii="Graeca" w:hAnsi="Graeca"/>
        </w:rPr>
        <w:t></w:t>
      </w:r>
      <w:r w:rsidRPr="00DB1EC5">
        <w:rPr>
          <w:rFonts w:ascii="Graeca" w:hAnsi="Graeca"/>
        </w:rPr>
        <w:t></w:t>
      </w:r>
      <w:r w:rsidRPr="00DB1EC5">
        <w:rPr>
          <w:rFonts w:ascii="Graeca" w:hAnsi="Graeca"/>
        </w:rPr>
        <w:t></w:t>
      </w:r>
      <w:r w:rsidRPr="00DB1EC5">
        <w:rPr>
          <w:rStyle w:val="FootnoteReference"/>
        </w:rPr>
        <w:footnoteReference w:id="2082"/>
      </w:r>
      <w:r w:rsidRPr="008F792C">
        <w:rPr>
          <w:b/>
          <w:bCs/>
        </w:rPr>
        <w:t xml:space="preserve"> Ds:</w:t>
      </w:r>
      <w:r w:rsidRPr="008F792C">
        <w:t xml:space="preserve"> </w:t>
      </w:r>
      <w:r w:rsidRPr="008F792C">
        <w:rPr>
          <w:lang w:val="it-IT"/>
        </w:rPr>
        <w:t>Ze</w:t>
      </w:r>
      <w:r>
        <w:rPr>
          <w:lang w:val="it-IT"/>
        </w:rPr>
        <w:t>‘</w:t>
      </w:r>
      <w:r w:rsidRPr="008F792C">
        <w:rPr>
          <w:lang w:val="it-IT"/>
        </w:rPr>
        <w:t xml:space="preserve">ira </w:t>
      </w:r>
      <w:r w:rsidRPr="008F792C">
        <w:t>(</w:t>
      </w:r>
      <w:r>
        <w:t>13</w:t>
      </w:r>
      <w:r w:rsidRPr="008F792C">
        <w:t>)’s son</w:t>
      </w:r>
      <w:r w:rsidRPr="008F792C">
        <w:rPr>
          <w:b/>
          <w:bCs/>
        </w:rPr>
        <w:t xml:space="preserve"> F:</w:t>
      </w:r>
      <w:r w:rsidRPr="008F792C">
        <w:t xml:space="preserve"> Epitaph, Beth She‘arim, catacomb 25 </w:t>
      </w:r>
      <w:r w:rsidRPr="008F792C">
        <w:rPr>
          <w:b/>
          <w:bCs/>
        </w:rPr>
        <w:t>S:</w:t>
      </w:r>
      <w:r w:rsidRPr="008F792C">
        <w:t xml:space="preserve"> </w:t>
      </w:r>
      <w:r w:rsidRPr="008F792C">
        <w:rPr>
          <w:i/>
          <w:iCs/>
        </w:rPr>
        <w:t xml:space="preserve">BS </w:t>
      </w:r>
      <w:r w:rsidRPr="008F792C">
        <w:t>2:220</w:t>
      </w:r>
      <w:r w:rsidRPr="008F792C">
        <w:rPr>
          <w:i/>
          <w:iCs/>
        </w:rPr>
        <w:t xml:space="preserve"> </w:t>
      </w:r>
      <w:r w:rsidRPr="008F792C">
        <w:rPr>
          <w:b/>
          <w:bCs/>
        </w:rPr>
        <w:t xml:space="preserve">E: </w:t>
      </w:r>
      <w:r w:rsidRPr="008F792C">
        <w:t>–</w:t>
      </w:r>
      <w:r w:rsidRPr="008F792C">
        <w:rPr>
          <w:b/>
          <w:bCs/>
        </w:rPr>
        <w:t xml:space="preserve"> D:</w:t>
      </w:r>
      <w:r w:rsidRPr="008F792C">
        <w:t xml:space="preserve"> Pre-352</w:t>
      </w:r>
      <w:r w:rsidR="00434FBE" w:rsidRPr="008F792C">
        <w:rPr>
          <w:rStyle w:val="FootnoteReference"/>
        </w:rPr>
        <w:footnoteReference w:id="2083"/>
      </w:r>
    </w:p>
    <w:p w14:paraId="5592DC30" w14:textId="77777777" w:rsidR="00BD0433" w:rsidRPr="008F792C" w:rsidRDefault="00BD0433" w:rsidP="00AD0FE4">
      <w:pPr>
        <w:numPr>
          <w:ilvl w:val="0"/>
          <w:numId w:val="60"/>
        </w:numPr>
        <w:bidi w:val="0"/>
      </w:pPr>
      <w:r w:rsidRPr="008F792C">
        <w:rPr>
          <w:b/>
          <w:bCs/>
        </w:rPr>
        <w:t xml:space="preserve">O: </w:t>
      </w:r>
      <w:r w:rsidRPr="008F792C">
        <w:rPr>
          <w:rFonts w:cs="Times New Roman"/>
          <w:rtl/>
        </w:rPr>
        <w:t>יצח[ק]</w:t>
      </w:r>
      <w:r w:rsidRPr="008F792C">
        <w:rPr>
          <w:rStyle w:val="FootnoteReference"/>
        </w:rPr>
        <w:footnoteReference w:id="2084"/>
      </w:r>
      <w:r w:rsidRPr="008F792C">
        <w:t xml:space="preserve"> </w:t>
      </w:r>
      <w:r w:rsidRPr="008F792C">
        <w:rPr>
          <w:b/>
          <w:bCs/>
        </w:rPr>
        <w:t>Ds:</w:t>
      </w:r>
      <w:r w:rsidRPr="008F792C">
        <w:t xml:space="preserve"> – </w:t>
      </w:r>
      <w:r w:rsidRPr="008F792C">
        <w:rPr>
          <w:b/>
          <w:bCs/>
        </w:rPr>
        <w:t>F:</w:t>
      </w:r>
      <w:r w:rsidRPr="008F792C">
        <w:t xml:space="preserve"> Synagogue inscription, Rehov,</w:t>
      </w:r>
      <w:r w:rsidRPr="008F792C">
        <w:rPr>
          <w:rStyle w:val="FootnoteReference"/>
        </w:rPr>
        <w:footnoteReference w:id="2085"/>
      </w:r>
      <w:r w:rsidRPr="008F792C">
        <w:t xml:space="preserve"> Vitto</w:t>
      </w:r>
      <w:r w:rsidRPr="008F792C">
        <w:rPr>
          <w:rtl/>
        </w:rPr>
        <w:t xml:space="preserve"> </w:t>
      </w:r>
      <w:r w:rsidRPr="008F792C">
        <w:rPr>
          <w:b/>
          <w:bCs/>
        </w:rPr>
        <w:t>S:</w:t>
      </w:r>
      <w:r w:rsidRPr="008F792C">
        <w:t xml:space="preserve"> Naveh, </w:t>
      </w:r>
      <w:r w:rsidRPr="008F792C">
        <w:rPr>
          <w:i/>
          <w:iCs/>
        </w:rPr>
        <w:t>OSM</w:t>
      </w:r>
      <w:r w:rsidRPr="008F792C">
        <w:t xml:space="preserve">, no. 48 </w:t>
      </w:r>
      <w:r w:rsidRPr="008F792C">
        <w:rPr>
          <w:b/>
          <w:bCs/>
        </w:rPr>
        <w:t xml:space="preserve">E: </w:t>
      </w:r>
      <w:r w:rsidRPr="008F792C">
        <w:t>–</w:t>
      </w:r>
      <w:r w:rsidRPr="008F792C">
        <w:rPr>
          <w:b/>
          <w:bCs/>
        </w:rPr>
        <w:t xml:space="preserve"> D: </w:t>
      </w:r>
      <w:r w:rsidRPr="00BE3E77">
        <w:rPr>
          <w:rFonts w:cs="Times New Roman"/>
          <w:lang w:val="it-IT"/>
        </w:rPr>
        <w:t>–</w:t>
      </w:r>
      <w:r w:rsidR="00AD0FE4" w:rsidRPr="005F539E">
        <w:rPr>
          <w:rStyle w:val="FootnoteReference"/>
          <w:rFonts w:cs="Times New Roman"/>
        </w:rPr>
        <w:footnoteReference w:id="2086"/>
      </w:r>
    </w:p>
    <w:p w14:paraId="7E15F22E" w14:textId="77777777" w:rsidR="00BD0433" w:rsidRPr="008F792C" w:rsidRDefault="00BD0433" w:rsidP="00654870">
      <w:pPr>
        <w:numPr>
          <w:ilvl w:val="0"/>
          <w:numId w:val="60"/>
        </w:numPr>
        <w:bidi w:val="0"/>
      </w:pPr>
      <w:r w:rsidRPr="008F792C">
        <w:rPr>
          <w:b/>
          <w:bCs/>
        </w:rPr>
        <w:t>O:</w:t>
      </w:r>
      <w:r w:rsidRPr="008F792C">
        <w:rPr>
          <w:b/>
          <w:bCs/>
          <w:lang w:val="en-GB"/>
        </w:rPr>
        <w:t xml:space="preserve"> </w:t>
      </w:r>
      <w:r w:rsidRPr="008F792C">
        <w:t>–</w:t>
      </w:r>
      <w:r w:rsidRPr="008F792C">
        <w:rPr>
          <w:b/>
          <w:bCs/>
          <w:lang w:val="en-GB"/>
        </w:rPr>
        <w:t xml:space="preserve"> </w:t>
      </w:r>
      <w:r w:rsidRPr="008F792C">
        <w:rPr>
          <w:b/>
          <w:bCs/>
        </w:rPr>
        <w:t>Ds:</w:t>
      </w:r>
      <w:r w:rsidRPr="008F792C">
        <w:t xml:space="preserve"> </w:t>
      </w:r>
      <w:smartTag w:uri="urn:schemas-microsoft-com:office:smarttags" w:element="country-region">
        <w:r w:rsidRPr="008F792C">
          <w:t>Judah</w:t>
        </w:r>
      </w:smartTag>
      <w:r w:rsidRPr="008F792C">
        <w:t xml:space="preserve"> (</w:t>
      </w:r>
      <w:r w:rsidR="00905902">
        <w:t>10</w:t>
      </w:r>
      <w:r w:rsidR="0047561A">
        <w:t>1</w:t>
      </w:r>
      <w:r w:rsidRPr="008F792C">
        <w:t>)’s father</w:t>
      </w:r>
      <w:r w:rsidRPr="008F792C">
        <w:rPr>
          <w:b/>
          <w:bCs/>
        </w:rPr>
        <w:t xml:space="preserve"> F:</w:t>
      </w:r>
      <w:r w:rsidRPr="008F792C">
        <w:t xml:space="preserve"> Synagogue inscription, </w:t>
      </w:r>
      <w:r w:rsidRPr="008F792C">
        <w:rPr>
          <w:lang w:val="it-IT"/>
        </w:rPr>
        <w:t>Sepphoris</w:t>
      </w:r>
      <w:r w:rsidRPr="008F792C">
        <w:t xml:space="preserve"> </w:t>
      </w:r>
      <w:r w:rsidRPr="008F792C">
        <w:rPr>
          <w:b/>
          <w:bCs/>
        </w:rPr>
        <w:t>S:</w:t>
      </w:r>
      <w:r w:rsidRPr="008F792C">
        <w:t xml:space="preserve"> Weiss, </w:t>
      </w:r>
      <w:r w:rsidRPr="008F792C">
        <w:rPr>
          <w:i/>
          <w:iCs/>
        </w:rPr>
        <w:t>Sepphoris Syn</w:t>
      </w:r>
      <w:r w:rsidRPr="008F792C">
        <w:rPr>
          <w:i/>
          <w:iCs/>
        </w:rPr>
        <w:t>a</w:t>
      </w:r>
      <w:r w:rsidRPr="008F792C">
        <w:rPr>
          <w:i/>
          <w:iCs/>
        </w:rPr>
        <w:t>gogue</w:t>
      </w:r>
      <w:r w:rsidRPr="008F792C">
        <w:t>, no. 3</w:t>
      </w:r>
      <w:r w:rsidRPr="008F792C">
        <w:rPr>
          <w:rtl/>
        </w:rPr>
        <w:t xml:space="preserve"> </w:t>
      </w:r>
      <w:r w:rsidRPr="008F792C">
        <w:rPr>
          <w:b/>
          <w:bCs/>
        </w:rPr>
        <w:t xml:space="preserve">E: </w:t>
      </w:r>
      <w:r w:rsidRPr="008F792C">
        <w:t>–</w:t>
      </w:r>
      <w:r w:rsidRPr="008F792C">
        <w:rPr>
          <w:b/>
          <w:bCs/>
        </w:rPr>
        <w:t xml:space="preserve"> D:</w:t>
      </w:r>
      <w:r w:rsidRPr="008F792C">
        <w:t xml:space="preserve">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2087"/>
      </w:r>
    </w:p>
    <w:p w14:paraId="2AF8B943" w14:textId="77777777" w:rsidR="00BD0433" w:rsidRPr="008F792C" w:rsidRDefault="00BD0433" w:rsidP="00815F05">
      <w:pPr>
        <w:numPr>
          <w:ilvl w:val="0"/>
          <w:numId w:val="60"/>
        </w:numPr>
        <w:bidi w:val="0"/>
      </w:pPr>
      <w:r w:rsidRPr="008F792C">
        <w:rPr>
          <w:b/>
          <w:bCs/>
        </w:rPr>
        <w:t xml:space="preserve">O: </w:t>
      </w:r>
      <w:r w:rsidRPr="00750A93">
        <w:rPr>
          <w:rFonts w:ascii="Graeca" w:hAnsi="Graeca"/>
        </w:rPr>
        <w:t></w:t>
      </w:r>
      <w:r w:rsidRPr="00750A93">
        <w:rPr>
          <w:rFonts w:ascii="Graeca" w:hAnsi="Graeca"/>
        </w:rPr>
        <w:t></w:t>
      </w:r>
      <w:r w:rsidRPr="00750A93">
        <w:rPr>
          <w:rFonts w:ascii="Graeca" w:hAnsi="Graeca"/>
        </w:rPr>
        <w:t></w:t>
      </w:r>
      <w:r w:rsidRPr="00750A93">
        <w:rPr>
          <w:rFonts w:ascii="Graeca" w:hAnsi="Graeca"/>
        </w:rPr>
        <w:t></w:t>
      </w:r>
      <w:r w:rsidRPr="00750A93">
        <w:rPr>
          <w:rFonts w:ascii="Graeca" w:hAnsi="Graeca"/>
        </w:rPr>
        <w:t></w:t>
      </w:r>
      <w:r w:rsidRPr="00750A93">
        <w:rPr>
          <w:rFonts w:ascii="Graeca" w:hAnsi="Graeca"/>
        </w:rPr>
        <w:t></w:t>
      </w:r>
      <w:r w:rsidRPr="00750A93">
        <w:rPr>
          <w:rFonts w:ascii="Graeca" w:hAnsi="Graeca"/>
        </w:rPr>
        <w:t></w:t>
      </w:r>
      <w:r w:rsidRPr="00750A93">
        <w:rPr>
          <w:rFonts w:ascii="Graeca" w:hAnsi="Graeca"/>
        </w:rPr>
        <w:t></w:t>
      </w:r>
      <w:r w:rsidRPr="00750A93">
        <w:rPr>
          <w:rFonts w:ascii="Graeca" w:hAnsi="Graeca"/>
        </w:rPr>
        <w:t></w:t>
      </w:r>
      <w:r w:rsidRPr="00750A93">
        <w:rPr>
          <w:rFonts w:ascii="Graeca" w:hAnsi="Graeca"/>
        </w:rPr>
        <w:t></w:t>
      </w:r>
      <w:r w:rsidRPr="00750A93">
        <w:rPr>
          <w:rStyle w:val="FootnoteReference"/>
        </w:rPr>
        <w:footnoteReference w:id="2088"/>
      </w:r>
      <w:r w:rsidRPr="008F792C">
        <w:rPr>
          <w:b/>
          <w:bCs/>
        </w:rPr>
        <w:t xml:space="preserve"> Ds: </w:t>
      </w:r>
      <w:r w:rsidRPr="008F792C">
        <w:t xml:space="preserve">– </w:t>
      </w:r>
      <w:r w:rsidRPr="008F792C">
        <w:rPr>
          <w:b/>
          <w:bCs/>
        </w:rPr>
        <w:t>F:</w:t>
      </w:r>
      <w:r w:rsidRPr="008F792C">
        <w:t xml:space="preserve"> Memorial inscription, Hammat Gader </w:t>
      </w:r>
      <w:r w:rsidRPr="008F792C">
        <w:rPr>
          <w:b/>
          <w:bCs/>
        </w:rPr>
        <w:t>S:</w:t>
      </w:r>
      <w:r w:rsidRPr="008F792C">
        <w:t xml:space="preserve"> Di Segni, </w:t>
      </w:r>
      <w:r w:rsidRPr="008F792C">
        <w:rPr>
          <w:i/>
          <w:iCs/>
        </w:rPr>
        <w:t>Hammat Gader</w:t>
      </w:r>
      <w:r w:rsidRPr="008F792C">
        <w:t xml:space="preserve">, no. 8 </w:t>
      </w:r>
      <w:r w:rsidRPr="008F792C">
        <w:rPr>
          <w:b/>
          <w:bCs/>
        </w:rPr>
        <w:t>E:</w:t>
      </w:r>
      <w:r w:rsidRPr="008F792C">
        <w:t xml:space="preserve"> Jew?</w:t>
      </w:r>
      <w:r w:rsidRPr="008F792C">
        <w:rPr>
          <w:rStyle w:val="FootnoteReference"/>
        </w:rPr>
        <w:footnoteReference w:id="2089"/>
      </w:r>
      <w:r w:rsidRPr="008F792C">
        <w:t xml:space="preserve"> </w:t>
      </w:r>
      <w:r w:rsidRPr="008F792C">
        <w:rPr>
          <w:b/>
          <w:bCs/>
        </w:rPr>
        <w:t>D:</w:t>
      </w:r>
      <w:r w:rsidRPr="008F792C">
        <w:t xml:space="preserve"> </w:t>
      </w:r>
      <w:r w:rsidRPr="00F679E5">
        <w:t>5</w:t>
      </w:r>
      <w:r w:rsidRPr="00F679E5">
        <w:rPr>
          <w:vertAlign w:val="superscript"/>
        </w:rPr>
        <w:t>th</w:t>
      </w:r>
      <w:r w:rsidRPr="00F679E5">
        <w:t>-6</w:t>
      </w:r>
      <w:r w:rsidRPr="00F679E5">
        <w:rPr>
          <w:vertAlign w:val="superscript"/>
        </w:rPr>
        <w:t>th</w:t>
      </w:r>
      <w:r w:rsidRPr="00F679E5">
        <w:t xml:space="preserve"> C</w:t>
      </w:r>
    </w:p>
    <w:p w14:paraId="22E7FE35" w14:textId="77777777" w:rsidR="00BD0433" w:rsidRPr="008F792C" w:rsidRDefault="00BD0433" w:rsidP="00AD0FE4">
      <w:pPr>
        <w:numPr>
          <w:ilvl w:val="0"/>
          <w:numId w:val="60"/>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2090"/>
      </w:r>
      <w:r w:rsidRPr="008F792C">
        <w:rPr>
          <w:b/>
          <w:bCs/>
        </w:rPr>
        <w:t xml:space="preserve"> Ds:</w:t>
      </w:r>
      <w:r w:rsidRPr="008F792C">
        <w:t xml:space="preserve"> – </w:t>
      </w:r>
      <w:r w:rsidRPr="008F792C">
        <w:rPr>
          <w:b/>
          <w:bCs/>
        </w:rPr>
        <w:t>F:</w:t>
      </w:r>
      <w:r w:rsidRPr="008F792C">
        <w:t xml:space="preserve"> Epitaph, </w:t>
      </w:r>
      <w:smartTag w:uri="urn:schemas-microsoft-com:office:smarttags" w:element="place">
        <w:smartTag w:uri="urn:schemas-microsoft-com:office:smarttags" w:element="City">
          <w:r w:rsidRPr="008F792C">
            <w:t>Hebron</w:t>
          </w:r>
        </w:smartTag>
      </w:smartTag>
      <w:r w:rsidRPr="008F792C">
        <w:t>?</w:t>
      </w:r>
      <w:r w:rsidRPr="008F792C">
        <w:rPr>
          <w:rStyle w:val="FootnoteReference"/>
        </w:rPr>
        <w:footnoteReference w:id="2091"/>
      </w:r>
      <w:r w:rsidRPr="008F792C">
        <w:t xml:space="preserve"> </w:t>
      </w:r>
      <w:r w:rsidRPr="008F792C">
        <w:rPr>
          <w:b/>
          <w:bCs/>
          <w:lang w:val="de-DE"/>
        </w:rPr>
        <w:t>S:</w:t>
      </w:r>
      <w:r w:rsidRPr="008F792C">
        <w:rPr>
          <w:lang w:val="de-DE"/>
        </w:rPr>
        <w:t xml:space="preserve"> Mordtmann, </w:t>
      </w:r>
      <w:r w:rsidRPr="008F792C">
        <w:rPr>
          <w:i/>
          <w:iCs/>
          <w:lang w:val="de-DE"/>
        </w:rPr>
        <w:t>ZDPV</w:t>
      </w:r>
      <w:r w:rsidRPr="008F792C">
        <w:rPr>
          <w:lang w:val="de-DE"/>
        </w:rPr>
        <w:t xml:space="preserve"> 12 (1889) 132 </w:t>
      </w:r>
      <w:r w:rsidRPr="008F792C">
        <w:rPr>
          <w:b/>
          <w:bCs/>
          <w:lang w:val="de-DE"/>
        </w:rPr>
        <w:t>E:</w:t>
      </w:r>
      <w:r w:rsidRPr="008F792C">
        <w:rPr>
          <w:lang w:val="de-DE"/>
        </w:rPr>
        <w:t xml:space="preserve"> </w:t>
      </w:r>
      <w:r w:rsidRPr="00785B06">
        <w:rPr>
          <w:lang w:val="de-DE"/>
        </w:rPr>
        <w:t>Jew?</w:t>
      </w:r>
      <w:r w:rsidRPr="008F792C">
        <w:rPr>
          <w:rStyle w:val="FootnoteReference"/>
          <w:lang w:val="it-IT"/>
        </w:rPr>
        <w:footnoteReference w:id="2092"/>
      </w:r>
      <w:r w:rsidRPr="008F792C">
        <w:rPr>
          <w:lang w:val="de-DE"/>
        </w:rPr>
        <w:t xml:space="preserve"> </w:t>
      </w:r>
      <w:r w:rsidRPr="008F792C">
        <w:rPr>
          <w:b/>
          <w:bCs/>
        </w:rPr>
        <w:t xml:space="preserve">D: </w:t>
      </w:r>
      <w:r w:rsidRPr="00BE3E77">
        <w:rPr>
          <w:rFonts w:cs="Times New Roman"/>
          <w:lang w:val="it-IT"/>
        </w:rPr>
        <w:t>–</w:t>
      </w:r>
      <w:r w:rsidR="00AD0FE4" w:rsidRPr="005F539E">
        <w:rPr>
          <w:rStyle w:val="FootnoteReference"/>
          <w:rFonts w:cs="Times New Roman"/>
        </w:rPr>
        <w:footnoteReference w:id="2093"/>
      </w:r>
    </w:p>
    <w:p w14:paraId="390FF9F1" w14:textId="77777777" w:rsidR="00BD0433" w:rsidRPr="008F792C" w:rsidRDefault="00BD0433" w:rsidP="00E91AA1">
      <w:pPr>
        <w:numPr>
          <w:ilvl w:val="0"/>
          <w:numId w:val="60"/>
        </w:numPr>
        <w:bidi w:val="0"/>
      </w:pPr>
      <w:r w:rsidRPr="008F792C">
        <w:rPr>
          <w:b/>
          <w:bCs/>
        </w:rPr>
        <w:t xml:space="preserve">O: </w:t>
      </w:r>
      <w:r w:rsidRPr="008F792C">
        <w:t>–</w:t>
      </w:r>
      <w:r w:rsidRPr="008F792C">
        <w:rPr>
          <w:b/>
          <w:bCs/>
        </w:rPr>
        <w:t xml:space="preserve"> Ds:</w:t>
      </w:r>
      <w:r w:rsidRPr="008F792C">
        <w:t xml:space="preserve"> Shemayah (</w:t>
      </w:r>
      <w:r>
        <w:t>3</w:t>
      </w:r>
      <w:r w:rsidRPr="008F792C">
        <w:t>)’s father</w:t>
      </w:r>
      <w:r w:rsidRPr="008F792C">
        <w:rPr>
          <w:b/>
          <w:bCs/>
        </w:rPr>
        <w:t xml:space="preserve"> F:</w:t>
      </w:r>
      <w:r w:rsidRPr="008F792C">
        <w:t xml:space="preserve"> Epitaph, Zoar </w:t>
      </w:r>
      <w:r w:rsidRPr="008F792C">
        <w:rPr>
          <w:b/>
          <w:bCs/>
        </w:rPr>
        <w:t>S:</w:t>
      </w:r>
      <w:r w:rsidRPr="008F792C">
        <w:t xml:space="preserve"> Naveh, </w:t>
      </w:r>
      <w:r w:rsidRPr="008F792C">
        <w:rPr>
          <w:i/>
          <w:iCs/>
        </w:rPr>
        <w:t>Tarbiz</w:t>
      </w:r>
      <w:r w:rsidRPr="008F792C">
        <w:t xml:space="preserve"> 69 (2000) no. 25 </w:t>
      </w:r>
      <w:r w:rsidRPr="008F792C">
        <w:rPr>
          <w:b/>
          <w:bCs/>
        </w:rPr>
        <w:t xml:space="preserve">E: </w:t>
      </w:r>
      <w:r w:rsidRPr="008F792C">
        <w:t>–</w:t>
      </w:r>
      <w:r w:rsidRPr="008F792C">
        <w:rPr>
          <w:b/>
          <w:bCs/>
        </w:rPr>
        <w:t xml:space="preserve"> D:</w:t>
      </w:r>
      <w:r w:rsidRPr="008F792C">
        <w:t xml:space="preserve"> </w:t>
      </w:r>
      <w:r w:rsidRPr="002F6202">
        <w:t>505</w:t>
      </w:r>
      <w:r>
        <w:rPr>
          <w:rStyle w:val="FootnoteReference"/>
          <w:lang w:val="de-DE"/>
        </w:rPr>
        <w:footnoteReference w:id="2094"/>
      </w:r>
    </w:p>
    <w:p w14:paraId="34F45F5A" w14:textId="77777777" w:rsidR="00BD0433" w:rsidRPr="008F792C" w:rsidRDefault="00BD0433" w:rsidP="00FB0BEE">
      <w:pPr>
        <w:numPr>
          <w:ilvl w:val="0"/>
          <w:numId w:val="60"/>
        </w:numPr>
        <w:bidi w:val="0"/>
        <w:rPr>
          <w:b/>
          <w:bCs/>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2095"/>
      </w:r>
      <w:r w:rsidRPr="008F792C">
        <w:rPr>
          <w:b/>
          <w:bCs/>
        </w:rPr>
        <w:t xml:space="preserve"> Ds:</w:t>
      </w:r>
      <w:r w:rsidRPr="008F792C">
        <w:t xml:space="preserve"> </w:t>
      </w:r>
      <w:r w:rsidR="00FB0BEE" w:rsidRPr="00FB0BEE">
        <w:t>Qozon</w:t>
      </w:r>
      <w:r w:rsidR="00FB0BEE" w:rsidRPr="008F792C">
        <w:t xml:space="preserve"> </w:t>
      </w:r>
      <w:r w:rsidRPr="008F792C">
        <w:t>(</w:t>
      </w:r>
      <w:r>
        <w:t>1</w:t>
      </w:r>
      <w:r w:rsidRPr="008F792C">
        <w:t xml:space="preserve">)’s son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w:t>
      </w:r>
      <w:r w:rsidRPr="008F792C">
        <w:rPr>
          <w:b/>
          <w:bCs/>
        </w:rPr>
        <w:t>S:</w:t>
      </w:r>
      <w:r w:rsidRPr="008F792C">
        <w:t xml:space="preserve"> Price, </w:t>
      </w:r>
      <w:r w:rsidRPr="008F792C">
        <w:rPr>
          <w:i/>
          <w:iCs/>
        </w:rPr>
        <w:t>SCI</w:t>
      </w:r>
      <w:r w:rsidRPr="008F792C">
        <w:t xml:space="preserve"> 22 (2003) 218 </w:t>
      </w:r>
      <w:r w:rsidRPr="008F792C">
        <w:rPr>
          <w:b/>
          <w:bCs/>
        </w:rPr>
        <w:t>E</w:t>
      </w:r>
      <w:r w:rsidRPr="008F792C">
        <w:rPr>
          <w:b/>
          <w:bCs/>
          <w:lang w:val="en-GB"/>
        </w:rPr>
        <w:t xml:space="preserve">: </w:t>
      </w:r>
      <w:r w:rsidRPr="008F792C">
        <w:t>–</w:t>
      </w:r>
      <w:r w:rsidRPr="008F792C">
        <w:rPr>
          <w:b/>
          <w:bCs/>
          <w:lang w:val="en-GB"/>
        </w:rPr>
        <w:t xml:space="preserve"> D: </w:t>
      </w:r>
      <w:r w:rsidR="00653BCA" w:rsidRPr="008B59C0">
        <w:t>3</w:t>
      </w:r>
      <w:r w:rsidR="00653BCA" w:rsidRPr="008B59C0">
        <w:rPr>
          <w:vertAlign w:val="superscript"/>
        </w:rPr>
        <w:t>rd</w:t>
      </w:r>
      <w:r w:rsidR="00653BCA" w:rsidRPr="008B59C0">
        <w:t xml:space="preserve"> C</w:t>
      </w:r>
      <w:r w:rsidR="00653BCA">
        <w:t>?</w:t>
      </w:r>
      <w:r w:rsidR="00653BCA">
        <w:rPr>
          <w:rStyle w:val="FootnoteReference"/>
        </w:rPr>
        <w:footnoteReference w:id="2096"/>
      </w:r>
    </w:p>
    <w:p w14:paraId="1DFAE081" w14:textId="77777777" w:rsidR="00BD0433" w:rsidRDefault="00BD0433" w:rsidP="00AD0FE4">
      <w:pPr>
        <w:numPr>
          <w:ilvl w:val="0"/>
          <w:numId w:val="60"/>
        </w:numPr>
        <w:bidi w:val="0"/>
      </w:pPr>
      <w:r w:rsidRPr="00262A2F">
        <w:rPr>
          <w:b/>
          <w:bCs/>
        </w:rPr>
        <w:t>O:</w:t>
      </w:r>
      <w:r>
        <w:rPr>
          <w:b/>
          <w:bCs/>
        </w:rPr>
        <w:t xml:space="preserve"> </w:t>
      </w:r>
      <w:r w:rsidRPr="00984CD6">
        <w:rPr>
          <w:rFonts w:cs="Times New Roman"/>
          <w:rtl/>
        </w:rPr>
        <w:t>סחק</w:t>
      </w:r>
      <w:r w:rsidRPr="00071BC8">
        <w:rPr>
          <w:rStyle w:val="FootnoteReference"/>
        </w:rPr>
        <w:footnoteReference w:id="2097"/>
      </w:r>
      <w:r>
        <w:t xml:space="preserve"> </w:t>
      </w:r>
      <w:r w:rsidRPr="00262A2F">
        <w:rPr>
          <w:b/>
          <w:bCs/>
        </w:rPr>
        <w:t>Ds:</w:t>
      </w:r>
      <w:r w:rsidRPr="00262A2F">
        <w:t xml:space="preserve"> </w:t>
      </w:r>
      <w:r>
        <w:t xml:space="preserve">Nahum </w:t>
      </w:r>
      <w:r w:rsidRPr="001D6E9F">
        <w:t>(</w:t>
      </w:r>
      <w:r>
        <w:t>16</w:t>
      </w:r>
      <w:r w:rsidRPr="001D6E9F">
        <w:t>)</w:t>
      </w:r>
      <w:r>
        <w:t>’</w:t>
      </w:r>
      <w:r w:rsidRPr="005D3BF5">
        <w:t>s</w:t>
      </w:r>
      <w:r>
        <w:t xml:space="preserve"> father</w:t>
      </w:r>
      <w:r w:rsidRPr="00262A2F">
        <w:rPr>
          <w:b/>
          <w:bCs/>
        </w:rPr>
        <w:t xml:space="preserve"> F:</w:t>
      </w:r>
      <w:r w:rsidRPr="00262A2F">
        <w:t xml:space="preserve"> </w:t>
      </w:r>
      <w:r>
        <w:t xml:space="preserve">Synagogue inscription, </w:t>
      </w:r>
      <w:r w:rsidRPr="00670282">
        <w:t>Katzrin</w:t>
      </w:r>
      <w:r>
        <w:rPr>
          <w:rStyle w:val="FootnoteReference"/>
        </w:rPr>
        <w:footnoteReference w:id="2098"/>
      </w:r>
      <w:r w:rsidRPr="00670282">
        <w:t xml:space="preserve"> </w:t>
      </w:r>
      <w:r w:rsidRPr="00262A2F">
        <w:rPr>
          <w:b/>
          <w:bCs/>
        </w:rPr>
        <w:t>S:</w:t>
      </w:r>
      <w:r w:rsidRPr="00262A2F">
        <w:t xml:space="preserve"> </w:t>
      </w:r>
      <w:r>
        <w:t>Yardeni, personal communication</w:t>
      </w:r>
      <w:r w:rsidRPr="00262A2F">
        <w:rPr>
          <w:b/>
          <w:bCs/>
        </w:rPr>
        <w:t xml:space="preserve"> E</w:t>
      </w:r>
      <w:r w:rsidRPr="004324EF">
        <w:rPr>
          <w:b/>
          <w:bCs/>
          <w:lang w:val="en-GB"/>
        </w:rPr>
        <w:t xml:space="preserve">: </w:t>
      </w:r>
      <w:r w:rsidRPr="00840B48">
        <w:rPr>
          <w:lang w:val="en-GB"/>
        </w:rPr>
        <w:t>–</w:t>
      </w:r>
      <w:r w:rsidRPr="004324EF">
        <w:rPr>
          <w:b/>
          <w:bCs/>
          <w:lang w:val="en-GB"/>
        </w:rPr>
        <w:t xml:space="preserve"> D:</w:t>
      </w:r>
      <w:r>
        <w:rPr>
          <w:b/>
          <w:bCs/>
          <w:lang w:val="en-GB"/>
        </w:rPr>
        <w:t xml:space="preserve"> </w:t>
      </w:r>
      <w:r w:rsidRPr="00BE3E77">
        <w:rPr>
          <w:rFonts w:cs="Times New Roman"/>
          <w:lang w:val="it-IT"/>
        </w:rPr>
        <w:t>–</w:t>
      </w:r>
      <w:r w:rsidR="00AD0FE4" w:rsidRPr="005F539E">
        <w:rPr>
          <w:rStyle w:val="FootnoteReference"/>
          <w:rFonts w:cs="Times New Roman"/>
        </w:rPr>
        <w:footnoteReference w:id="2099"/>
      </w:r>
    </w:p>
    <w:p w14:paraId="3C83826A" w14:textId="77777777" w:rsidR="00BD0433" w:rsidRDefault="00BD0433" w:rsidP="004A4E51">
      <w:pPr>
        <w:numPr>
          <w:ilvl w:val="0"/>
          <w:numId w:val="60"/>
        </w:numPr>
        <w:bidi w:val="0"/>
      </w:pPr>
      <w:r w:rsidRPr="00262A2F">
        <w:rPr>
          <w:b/>
          <w:bCs/>
        </w:rPr>
        <w:t>O:</w:t>
      </w:r>
      <w:r>
        <w:rPr>
          <w:b/>
          <w:bCs/>
        </w:rPr>
        <w:t xml:space="preserve"> </w:t>
      </w:r>
      <w:r w:rsidRPr="008D595F">
        <w:rPr>
          <w:rFonts w:ascii="Graeca" w:hAnsi="Graeca"/>
        </w:rPr>
        <w:t></w:t>
      </w:r>
      <w:r w:rsidRPr="008D595F">
        <w:rPr>
          <w:rFonts w:ascii="Graeca" w:hAnsi="Graeca"/>
        </w:rPr>
        <w:t></w:t>
      </w:r>
      <w:r w:rsidRPr="008D595F">
        <w:rPr>
          <w:rFonts w:ascii="Graeca" w:hAnsi="Graeca"/>
        </w:rPr>
        <w:t></w:t>
      </w:r>
      <w:r w:rsidRPr="008D595F">
        <w:rPr>
          <w:rFonts w:ascii="Graeca" w:hAnsi="Graeca"/>
        </w:rPr>
        <w:t></w:t>
      </w:r>
      <w:r w:rsidRPr="008D595F">
        <w:rPr>
          <w:rFonts w:ascii="Graeca" w:hAnsi="Graeca"/>
        </w:rPr>
        <w:t></w:t>
      </w:r>
      <w:r w:rsidRPr="008D595F">
        <w:rPr>
          <w:rFonts w:ascii="Graeca" w:hAnsi="Graeca"/>
        </w:rPr>
        <w:t></w:t>
      </w:r>
      <w:r w:rsidRPr="008D595F">
        <w:rPr>
          <w:rFonts w:ascii="Graeca" w:hAnsi="Graeca"/>
        </w:rPr>
        <w:t></w:t>
      </w:r>
      <w:r w:rsidRPr="00592F16">
        <w:rPr>
          <w:rStyle w:val="FootnoteReference"/>
          <w:rFonts w:cs="Times New Roman"/>
        </w:rPr>
        <w:footnoteReference w:id="2100"/>
      </w:r>
      <w:r>
        <w:rPr>
          <w:rFonts w:cs="Times New Roman"/>
        </w:rPr>
        <w:t xml:space="preserve"> </w:t>
      </w:r>
      <w:r w:rsidRPr="00262A2F">
        <w:rPr>
          <w:b/>
          <w:bCs/>
        </w:rPr>
        <w:t>Ds:</w:t>
      </w:r>
      <w:r w:rsidRPr="00262A2F">
        <w:t xml:space="preserve"> </w:t>
      </w:r>
      <w:r w:rsidRPr="009A4CB8">
        <w:t>–</w:t>
      </w:r>
      <w:r>
        <w:t xml:space="preserve"> </w:t>
      </w:r>
      <w:r w:rsidRPr="00262A2F">
        <w:rPr>
          <w:b/>
          <w:bCs/>
        </w:rPr>
        <w:t>F:</w:t>
      </w:r>
      <w:r w:rsidRPr="00262A2F">
        <w:t xml:space="preserve"> </w:t>
      </w:r>
      <w:r w:rsidRPr="00315A02">
        <w:t>Bread stamp</w:t>
      </w:r>
      <w:r>
        <w:t xml:space="preserve">, </w:t>
      </w:r>
      <w:smartTag w:uri="urn:schemas-microsoft-com:office:smarttags" w:element="PlaceName">
        <w:r w:rsidRPr="00292BC4">
          <w:t>Hecht</w:t>
        </w:r>
      </w:smartTag>
      <w:r w:rsidRPr="00292BC4">
        <w:t xml:space="preserve"> </w:t>
      </w:r>
      <w:smartTag w:uri="urn:schemas-microsoft-com:office:smarttags" w:element="PlaceType">
        <w:r w:rsidRPr="00292BC4">
          <w:t>Museum</w:t>
        </w:r>
      </w:smartTag>
      <w:r w:rsidRPr="00292BC4">
        <w:t xml:space="preserve">, </w:t>
      </w:r>
      <w:smartTag w:uri="urn:schemas-microsoft-com:office:smarttags" w:element="place">
        <w:smartTag w:uri="urn:schemas-microsoft-com:office:smarttags" w:element="City">
          <w:r w:rsidRPr="00292BC4">
            <w:t>Haifa</w:t>
          </w:r>
        </w:smartTag>
      </w:smartTag>
      <w:r w:rsidRPr="00292BC4">
        <w:t xml:space="preserve"> </w:t>
      </w:r>
      <w:r w:rsidRPr="00292BC4">
        <w:rPr>
          <w:b/>
          <w:bCs/>
        </w:rPr>
        <w:t>S:</w:t>
      </w:r>
      <w:r w:rsidRPr="00292BC4">
        <w:t xml:space="preserve"> </w:t>
      </w:r>
      <w:r w:rsidRPr="009A4CB8">
        <w:t>–</w:t>
      </w:r>
      <w:r w:rsidR="004A4E51">
        <w:rPr>
          <w:rStyle w:val="FootnoteReference"/>
        </w:rPr>
        <w:footnoteReference w:id="2101"/>
      </w:r>
      <w:r w:rsidRPr="00292BC4">
        <w:t xml:space="preserve"> </w:t>
      </w:r>
      <w:r w:rsidRPr="00292BC4">
        <w:rPr>
          <w:b/>
          <w:bCs/>
        </w:rPr>
        <w:t>E:</w:t>
      </w:r>
      <w:r w:rsidR="004A4E51">
        <w:rPr>
          <w:b/>
          <w:bCs/>
        </w:rPr>
        <w:t xml:space="preserve"> </w:t>
      </w:r>
      <w:r w:rsidR="004A4E51" w:rsidRPr="009A4CB8">
        <w:t>–</w:t>
      </w:r>
      <w:r w:rsidRPr="00292BC4">
        <w:rPr>
          <w:b/>
          <w:bCs/>
        </w:rPr>
        <w:t xml:space="preserve"> D: </w:t>
      </w:r>
      <w:r w:rsidRPr="00BE3E77">
        <w:rPr>
          <w:rFonts w:cs="Times New Roman"/>
          <w:lang w:val="it-IT"/>
        </w:rPr>
        <w:t>–</w:t>
      </w:r>
      <w:r w:rsidR="00AD0FE4" w:rsidRPr="005F539E">
        <w:rPr>
          <w:rStyle w:val="FootnoteReference"/>
          <w:rFonts w:cs="Times New Roman"/>
        </w:rPr>
        <w:footnoteReference w:id="2102"/>
      </w:r>
    </w:p>
    <w:p w14:paraId="1C2EF646" w14:textId="77777777" w:rsidR="00BD0433" w:rsidRDefault="00BD0433" w:rsidP="00912842">
      <w:pPr>
        <w:numPr>
          <w:ilvl w:val="0"/>
          <w:numId w:val="60"/>
        </w:numPr>
        <w:bidi w:val="0"/>
        <w:rPr>
          <w:noProof/>
        </w:rPr>
      </w:pPr>
      <w:r w:rsidRPr="00CE7207">
        <w:rPr>
          <w:b/>
          <w:bCs/>
          <w:lang w:val="en-GB"/>
        </w:rPr>
        <w:t xml:space="preserve">O: </w:t>
      </w:r>
      <w:r w:rsidR="004C4095">
        <w:rPr>
          <w:lang w:val="en-GB"/>
        </w:rPr>
        <w:t>–</w:t>
      </w:r>
      <w:r>
        <w:rPr>
          <w:lang w:val="en-GB"/>
        </w:rPr>
        <w:t xml:space="preserve"> </w:t>
      </w:r>
      <w:r w:rsidRPr="00CE7207">
        <w:rPr>
          <w:b/>
          <w:bCs/>
          <w:lang w:val="en-GB"/>
        </w:rPr>
        <w:t xml:space="preserve">Ds: </w:t>
      </w:r>
      <w:r>
        <w:rPr>
          <w:lang w:val="en-GB"/>
        </w:rPr>
        <w:t>Komah (1)’s son</w:t>
      </w:r>
      <w:r w:rsidRPr="00CE7207">
        <w:rPr>
          <w:b/>
          <w:bCs/>
          <w:lang w:val="en-GB"/>
        </w:rPr>
        <w:t xml:space="preserve"> F: </w:t>
      </w:r>
      <w:r w:rsidRPr="00CE7207">
        <w:rPr>
          <w:lang w:val="en-GB"/>
        </w:rPr>
        <w:t xml:space="preserve">Inscription, </w:t>
      </w:r>
      <w:r w:rsidR="00F60345">
        <w:t>Elijah’s Cave</w:t>
      </w:r>
      <w:r w:rsidRPr="00CE7207">
        <w:rPr>
          <w:b/>
          <w:bCs/>
          <w:lang w:val="en-GB"/>
        </w:rPr>
        <w:t xml:space="preserve"> S: </w:t>
      </w:r>
      <w:r w:rsidRPr="00CE7207">
        <w:t xml:space="preserve">Appendix, no. </w:t>
      </w:r>
      <w:r w:rsidR="001777DE" w:rsidRPr="00C35B27">
        <w:t>3</w:t>
      </w:r>
      <w:r w:rsidR="006503FC" w:rsidRPr="00C35B27">
        <w:t>7</w:t>
      </w:r>
      <w:r w:rsidRPr="00CE7207">
        <w:t xml:space="preserve"> </w:t>
      </w:r>
      <w:r w:rsidRPr="00CE7207">
        <w:rPr>
          <w:b/>
          <w:bCs/>
          <w:lang w:val="en-GB"/>
        </w:rPr>
        <w:t xml:space="preserve">E: </w:t>
      </w:r>
      <w:r w:rsidR="00AD0FE4" w:rsidRPr="00AD0FE4">
        <w:rPr>
          <w:lang w:val="en-GB"/>
        </w:rPr>
        <w:t>Late</w:t>
      </w:r>
      <w:r w:rsidR="00AD0FE4">
        <w:rPr>
          <w:lang w:val="en-GB"/>
        </w:rPr>
        <w:t>?</w:t>
      </w:r>
      <w:r w:rsidR="00AD0FE4">
        <w:rPr>
          <w:rStyle w:val="FootnoteReference"/>
          <w:lang w:val="en-GB"/>
        </w:rPr>
        <w:footnoteReference w:id="2103"/>
      </w:r>
      <w:r w:rsidR="00AD0FE4" w:rsidRPr="00D049F2">
        <w:rPr>
          <w:lang w:val="en-GB"/>
        </w:rPr>
        <w:t xml:space="preserve"> </w:t>
      </w:r>
      <w:r w:rsidR="00AD0FE4" w:rsidRPr="00D049F2">
        <w:rPr>
          <w:b/>
          <w:bCs/>
          <w:lang w:val="en-GB"/>
        </w:rPr>
        <w:t xml:space="preserve">D: </w:t>
      </w:r>
      <w:r w:rsidR="00912842">
        <w:rPr>
          <w:lang w:val="en-GB"/>
        </w:rPr>
        <w:t>Pre-8</w:t>
      </w:r>
      <w:r w:rsidR="00912842" w:rsidRPr="00912842">
        <w:rPr>
          <w:vertAlign w:val="superscript"/>
          <w:lang w:val="en-GB"/>
        </w:rPr>
        <w:t>th</w:t>
      </w:r>
      <w:r w:rsidR="00912842">
        <w:rPr>
          <w:lang w:val="en-GB"/>
        </w:rPr>
        <w:t xml:space="preserve"> C?</w:t>
      </w:r>
      <w:r w:rsidR="00912842">
        <w:rPr>
          <w:rStyle w:val="FootnoteReference"/>
          <w:lang w:val="en-GB"/>
        </w:rPr>
        <w:footnoteReference w:id="2104"/>
      </w:r>
    </w:p>
    <w:p w14:paraId="50AAA622" w14:textId="77777777" w:rsidR="00BD0433" w:rsidRDefault="00BD0433" w:rsidP="0002013F">
      <w:pPr>
        <w:bidi w:val="0"/>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DB443DD" w14:textId="77777777" w:rsidR="00BD0433" w:rsidRDefault="00BD0433" w:rsidP="00607616">
      <w:pPr>
        <w:bidi w:val="0"/>
      </w:pPr>
    </w:p>
    <w:p w14:paraId="479C4323" w14:textId="77777777" w:rsidR="00BD0433" w:rsidRDefault="00BD0433" w:rsidP="006919BE">
      <w:pPr>
        <w:bidi w:val="0"/>
        <w:rPr>
          <w:rFonts w:cs="Times New Roman"/>
          <w:i/>
          <w:iCs/>
          <w:sz w:val="24"/>
          <w:szCs w:val="24"/>
        </w:rPr>
      </w:pPr>
      <w:r w:rsidRPr="009955A0">
        <w:rPr>
          <w:rFonts w:cs="Times New Roman"/>
          <w:sz w:val="24"/>
          <w:szCs w:val="24"/>
          <w:rtl/>
        </w:rPr>
        <w:t>יקים</w:t>
      </w:r>
      <w:r w:rsidRPr="009955A0">
        <w:rPr>
          <w:rStyle w:val="FootnoteReference"/>
          <w:rFonts w:cs="Times New Roman"/>
          <w:sz w:val="24"/>
          <w:szCs w:val="24"/>
        </w:rPr>
        <w:footnoteReference w:id="2105"/>
      </w:r>
      <w:r w:rsidRPr="009955A0">
        <w:rPr>
          <w:rFonts w:cs="Times New Roman"/>
          <w:sz w:val="24"/>
          <w:szCs w:val="24"/>
        </w:rPr>
        <w:t xml:space="preserve"> </w:t>
      </w:r>
      <w:r>
        <w:rPr>
          <w:rFonts w:cs="Times New Roman"/>
          <w:sz w:val="24"/>
          <w:szCs w:val="24"/>
        </w:rPr>
        <w:t>–</w:t>
      </w:r>
      <w:r w:rsidRPr="009955A0">
        <w:rPr>
          <w:rFonts w:cs="Times New Roman"/>
          <w:sz w:val="24"/>
          <w:szCs w:val="24"/>
        </w:rPr>
        <w:t xml:space="preserve"> </w:t>
      </w:r>
      <w:r w:rsidRPr="00746DF7">
        <w:rPr>
          <w:rFonts w:cs="Times New Roman"/>
          <w:i/>
          <w:iCs/>
          <w:sz w:val="24"/>
          <w:szCs w:val="24"/>
        </w:rPr>
        <w:t>Yaqim</w:t>
      </w:r>
    </w:p>
    <w:p w14:paraId="50C864FD" w14:textId="77777777" w:rsidR="00BD0433" w:rsidRPr="009955A0" w:rsidRDefault="00BD0433" w:rsidP="00746DF7">
      <w:pPr>
        <w:bidi w:val="0"/>
        <w:rPr>
          <w:rFonts w:cs="Times New Roman"/>
          <w:sz w:val="24"/>
          <w:szCs w:val="24"/>
        </w:rPr>
      </w:pPr>
    </w:p>
    <w:p w14:paraId="32D71E7E" w14:textId="77777777" w:rsidR="00BD0433" w:rsidRDefault="00BD0433" w:rsidP="00AD1CBE">
      <w:pPr>
        <w:numPr>
          <w:ilvl w:val="0"/>
          <w:numId w:val="61"/>
        </w:numPr>
        <w:bidi w:val="0"/>
      </w:pPr>
      <w:r w:rsidRPr="00262A2F">
        <w:rPr>
          <w:b/>
          <w:bCs/>
        </w:rPr>
        <w:t xml:space="preserve">O: </w:t>
      </w:r>
      <w:r w:rsidRPr="001E43E5">
        <w:rPr>
          <w:rFonts w:cs="Times New Roman"/>
          <w:rtl/>
        </w:rPr>
        <w:t>אליקים</w:t>
      </w:r>
      <w:r w:rsidRPr="009955A0">
        <w:rPr>
          <w:rStyle w:val="FootnoteReference"/>
        </w:rPr>
        <w:footnoteReference w:id="2106"/>
      </w:r>
      <w:r w:rsidRPr="00262A2F">
        <w:rPr>
          <w:b/>
          <w:bCs/>
        </w:rPr>
        <w:t xml:space="preserve"> Ds:</w:t>
      </w:r>
      <w:r w:rsidRPr="00262A2F">
        <w:t xml:space="preserve"> </w:t>
      </w:r>
      <w:r>
        <w:t xml:space="preserve">Simon </w:t>
      </w:r>
      <w:r w:rsidRPr="001D6E9F">
        <w:t>(</w:t>
      </w:r>
      <w:r>
        <w:t>1</w:t>
      </w:r>
      <w:r w:rsidR="004B7DBB">
        <w:t>0</w:t>
      </w:r>
      <w:r w:rsidRPr="001D6E9F">
        <w:t>)</w:t>
      </w:r>
      <w:r>
        <w:t>’</w:t>
      </w:r>
      <w:r w:rsidRPr="005D3BF5">
        <w:t>s</w:t>
      </w:r>
      <w:r>
        <w:t xml:space="preserve"> father</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yPea </w:t>
      </w:r>
      <w:r>
        <w:t xml:space="preserve">7:1, 20a (Kosovsky, </w:t>
      </w:r>
      <w:r>
        <w:rPr>
          <w:i/>
          <w:iCs/>
        </w:rPr>
        <w:t>Yerushalmi</w:t>
      </w:r>
      <w:r>
        <w:t xml:space="preserve">, 449-50) </w:t>
      </w:r>
      <w:r w:rsidRPr="00262A2F">
        <w:rPr>
          <w:b/>
          <w:bCs/>
        </w:rPr>
        <w:t xml:space="preserve">E: </w:t>
      </w:r>
      <w:r w:rsidRPr="009A4CB8">
        <w:t>–</w:t>
      </w:r>
      <w:r>
        <w:rPr>
          <w:b/>
          <w:bCs/>
        </w:rPr>
        <w:t xml:space="preserve"> </w:t>
      </w:r>
      <w:r w:rsidRPr="00262A2F">
        <w:rPr>
          <w:b/>
          <w:bCs/>
        </w:rPr>
        <w:t>D:</w:t>
      </w:r>
      <w:r>
        <w:rPr>
          <w:b/>
          <w:bCs/>
        </w:rPr>
        <w:t xml:space="preserve"> </w:t>
      </w:r>
      <w:r w:rsidR="00E8387D">
        <w:t>3</w:t>
      </w:r>
      <w:r w:rsidR="00E8387D" w:rsidRPr="00E8387D">
        <w:rPr>
          <w:vertAlign w:val="superscript"/>
        </w:rPr>
        <w:t>rd</w:t>
      </w:r>
      <w:r w:rsidR="00E8387D">
        <w:t xml:space="preserve"> C</w:t>
      </w:r>
      <w:r w:rsidR="00E8387D">
        <w:rPr>
          <w:rStyle w:val="FootnoteReference"/>
        </w:rPr>
        <w:footnoteReference w:id="2107"/>
      </w:r>
    </w:p>
    <w:p w14:paraId="01B9A6C9" w14:textId="77777777" w:rsidR="00BD0433" w:rsidRDefault="00BD0433" w:rsidP="0024055E">
      <w:pPr>
        <w:numPr>
          <w:ilvl w:val="0"/>
          <w:numId w:val="61"/>
        </w:numPr>
        <w:bidi w:val="0"/>
      </w:pPr>
      <w:r w:rsidRPr="00262A2F">
        <w:rPr>
          <w:b/>
          <w:bCs/>
        </w:rPr>
        <w:t>O:</w:t>
      </w:r>
      <w:r>
        <w:rPr>
          <w:b/>
          <w:bCs/>
        </w:rPr>
        <w:t xml:space="preserve"> </w:t>
      </w:r>
      <w:r w:rsidRPr="00C458DE">
        <w:rPr>
          <w:rFonts w:cs="Times New Roman"/>
          <w:rtl/>
        </w:rPr>
        <w:t>יקום</w:t>
      </w:r>
      <w:r>
        <w:rPr>
          <w:rStyle w:val="FootnoteReference"/>
          <w:lang w:val="en-GB"/>
        </w:rPr>
        <w:footnoteReference w:id="2108"/>
      </w:r>
      <w:r>
        <w:t xml:space="preserve"> </w:t>
      </w:r>
      <w:r w:rsidRPr="00262A2F">
        <w:rPr>
          <w:b/>
          <w:bCs/>
        </w:rPr>
        <w:t>Ds:</w:t>
      </w:r>
      <w:r w:rsidRPr="00262A2F">
        <w:t xml:space="preserve"> </w:t>
      </w:r>
      <w:r w:rsidR="0024055E">
        <w:t xml:space="preserve">Ashyan </w:t>
      </w:r>
      <w:r w:rsidRPr="001D6E9F">
        <w:t>(</w:t>
      </w:r>
      <w:r>
        <w:t>4</w:t>
      </w:r>
      <w:r w:rsidRPr="001D6E9F">
        <w:t>)</w:t>
      </w:r>
      <w:r>
        <w:t>’</w:t>
      </w:r>
      <w:r w:rsidRPr="005D3BF5">
        <w:t>s</w:t>
      </w:r>
      <w:r>
        <w:t xml:space="preserve"> father</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yYeb </w:t>
      </w:r>
      <w:r>
        <w:t xml:space="preserve">11:7, 12a (Kosovsky, </w:t>
      </w:r>
      <w:r>
        <w:rPr>
          <w:i/>
          <w:iCs/>
        </w:rPr>
        <w:t>Yerushalmi</w:t>
      </w:r>
      <w:r>
        <w:t xml:space="preserve">, 142) </w:t>
      </w:r>
      <w:r w:rsidRPr="00262A2F">
        <w:rPr>
          <w:b/>
          <w:bCs/>
        </w:rPr>
        <w:t xml:space="preserve">E: </w:t>
      </w:r>
      <w:r w:rsidRPr="009A4CB8">
        <w:t>–</w:t>
      </w:r>
      <w:r>
        <w:rPr>
          <w:b/>
          <w:bCs/>
        </w:rPr>
        <w:t xml:space="preserve"> </w:t>
      </w:r>
      <w:r w:rsidRPr="00262A2F">
        <w:rPr>
          <w:b/>
          <w:bCs/>
        </w:rPr>
        <w:t>D:</w:t>
      </w:r>
      <w:r>
        <w:rPr>
          <w:b/>
          <w:bCs/>
        </w:rPr>
        <w:t xml:space="preserve"> </w:t>
      </w:r>
      <w:r w:rsidR="0024055E">
        <w:rPr>
          <w:lang w:val="it-IT"/>
        </w:rPr>
        <w:t>4</w:t>
      </w:r>
      <w:r w:rsidR="0024055E" w:rsidRPr="00102597">
        <w:rPr>
          <w:vertAlign w:val="superscript"/>
          <w:lang w:val="it-IT"/>
        </w:rPr>
        <w:t>th</w:t>
      </w:r>
      <w:r w:rsidR="0024055E">
        <w:rPr>
          <w:lang w:val="it-IT"/>
        </w:rPr>
        <w:t xml:space="preserve"> C</w:t>
      </w:r>
      <w:r w:rsidR="0024055E">
        <w:rPr>
          <w:rStyle w:val="FootnoteReference"/>
          <w:lang w:val="it-IT"/>
        </w:rPr>
        <w:footnoteReference w:id="2109"/>
      </w:r>
    </w:p>
    <w:p w14:paraId="4A402CC9" w14:textId="77777777" w:rsidR="00BD0433" w:rsidRDefault="00BD0433" w:rsidP="00885DB8">
      <w:pPr>
        <w:numPr>
          <w:ilvl w:val="0"/>
          <w:numId w:val="61"/>
        </w:numPr>
        <w:bidi w:val="0"/>
      </w:pPr>
      <w:r w:rsidRPr="00262A2F">
        <w:rPr>
          <w:b/>
          <w:bCs/>
        </w:rPr>
        <w:t xml:space="preserve">O: </w:t>
      </w:r>
      <w:r w:rsidRPr="009A4CB8">
        <w:t>–</w:t>
      </w:r>
      <w:r>
        <w:rPr>
          <w:b/>
          <w:bCs/>
        </w:rPr>
        <w:t xml:space="preserve"> </w:t>
      </w:r>
      <w:r w:rsidRPr="00262A2F">
        <w:rPr>
          <w:b/>
          <w:bCs/>
        </w:rPr>
        <w:t>Ds:</w:t>
      </w:r>
      <w:r w:rsidRPr="00262A2F">
        <w:t xml:space="preserve"> </w:t>
      </w:r>
      <w:r w:rsidRPr="009A4CB8">
        <w:t>–</w:t>
      </w:r>
      <w:r>
        <w:t xml:space="preserve"> </w:t>
      </w:r>
      <w:r w:rsidRPr="00262A2F">
        <w:rPr>
          <w:b/>
          <w:bCs/>
        </w:rPr>
        <w:t>F:</w:t>
      </w:r>
      <w:r w:rsidRPr="00262A2F">
        <w:t xml:space="preserve"> </w:t>
      </w:r>
      <w:r w:rsidRPr="009A4CB8">
        <w:t>–</w:t>
      </w:r>
      <w:r>
        <w:t xml:space="preserve"> </w:t>
      </w:r>
      <w:r w:rsidRPr="00262A2F">
        <w:rPr>
          <w:b/>
          <w:bCs/>
        </w:rPr>
        <w:t>S:</w:t>
      </w:r>
      <w:r w:rsidRPr="00262A2F">
        <w:t xml:space="preserve"> </w:t>
      </w:r>
      <w:r>
        <w:rPr>
          <w:i/>
          <w:iCs/>
        </w:rPr>
        <w:t xml:space="preserve">Exod </w:t>
      </w:r>
      <w:r w:rsidRPr="00C536F4">
        <w:rPr>
          <w:i/>
          <w:iCs/>
        </w:rPr>
        <w:t>R</w:t>
      </w:r>
      <w:r>
        <w:rPr>
          <w:i/>
          <w:iCs/>
        </w:rPr>
        <w:t>ab</w:t>
      </w:r>
      <w:r>
        <w:t xml:space="preserve"> 42:9 (Hyman, </w:t>
      </w:r>
      <w:r>
        <w:rPr>
          <w:i/>
          <w:iCs/>
        </w:rPr>
        <w:t>Toldoth</w:t>
      </w:r>
      <w:r>
        <w:t xml:space="preserve">, 803) </w:t>
      </w:r>
      <w:r w:rsidRPr="00262A2F">
        <w:rPr>
          <w:b/>
          <w:bCs/>
        </w:rPr>
        <w:t xml:space="preserve">E: </w:t>
      </w:r>
      <w:r w:rsidRPr="009A4CB8">
        <w:t>–</w:t>
      </w:r>
      <w:r>
        <w:rPr>
          <w:b/>
          <w:bCs/>
        </w:rPr>
        <w:t xml:space="preserve"> </w:t>
      </w:r>
      <w:r w:rsidRPr="00262A2F">
        <w:rPr>
          <w:b/>
          <w:bCs/>
        </w:rPr>
        <w:t>D:</w:t>
      </w:r>
      <w:r>
        <w:rPr>
          <w:b/>
          <w:bCs/>
        </w:rPr>
        <w:t xml:space="preserve"> </w:t>
      </w:r>
      <w:r w:rsidR="00885DB8">
        <w:rPr>
          <w:rFonts w:cs="Times New Roman"/>
          <w:lang w:val="it-IT"/>
        </w:rPr>
        <w:t>Pre-4</w:t>
      </w:r>
      <w:r w:rsidR="00885DB8" w:rsidRPr="00AA7480">
        <w:rPr>
          <w:rFonts w:cs="Times New Roman"/>
          <w:lang w:val="it-IT"/>
        </w:rPr>
        <w:t>00</w:t>
      </w:r>
      <w:r w:rsidR="00885DB8">
        <w:rPr>
          <w:rStyle w:val="FootnoteReference"/>
          <w:rFonts w:cs="Times New Roman"/>
        </w:rPr>
        <w:footnoteReference w:id="2110"/>
      </w:r>
    </w:p>
    <w:p w14:paraId="1B02E49B" w14:textId="77777777" w:rsidR="00BD0433" w:rsidRDefault="00BD0433" w:rsidP="005D7A0E">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5908C0A9" w14:textId="77777777" w:rsidR="00BD0433" w:rsidRDefault="00BD0433" w:rsidP="005D7A0E">
      <w:pPr>
        <w:bidi w:val="0"/>
        <w:rPr>
          <w:b/>
          <w:bCs/>
        </w:rPr>
      </w:pPr>
    </w:p>
    <w:p w14:paraId="3FD3EFA2" w14:textId="77777777" w:rsidR="00BD0433" w:rsidRDefault="00BD0433" w:rsidP="00C536F4">
      <w:pPr>
        <w:bidi w:val="0"/>
        <w:rPr>
          <w:rFonts w:cs="Times New Roman"/>
          <w:i/>
          <w:iCs/>
          <w:sz w:val="24"/>
          <w:szCs w:val="24"/>
        </w:rPr>
      </w:pPr>
      <w:r w:rsidRPr="009955A0">
        <w:rPr>
          <w:rFonts w:cs="Times New Roman"/>
          <w:sz w:val="24"/>
          <w:szCs w:val="24"/>
          <w:rtl/>
        </w:rPr>
        <w:t>ירמיה</w:t>
      </w:r>
      <w:r w:rsidRPr="009955A0">
        <w:rPr>
          <w:rStyle w:val="FootnoteReference"/>
          <w:rFonts w:cs="Times New Roman"/>
          <w:sz w:val="24"/>
          <w:szCs w:val="24"/>
        </w:rPr>
        <w:footnoteReference w:id="2111"/>
      </w:r>
      <w:r w:rsidRPr="009955A0">
        <w:rPr>
          <w:rFonts w:cs="Times New Roman"/>
          <w:sz w:val="24"/>
          <w:szCs w:val="24"/>
        </w:rPr>
        <w:t xml:space="preserve"> </w:t>
      </w:r>
      <w:r>
        <w:rPr>
          <w:rFonts w:cs="Times New Roman"/>
          <w:sz w:val="24"/>
          <w:szCs w:val="24"/>
        </w:rPr>
        <w:t xml:space="preserve">– </w:t>
      </w:r>
      <w:r w:rsidRPr="00746DF7">
        <w:rPr>
          <w:rFonts w:cs="Times New Roman"/>
          <w:i/>
          <w:iCs/>
          <w:sz w:val="24"/>
          <w:szCs w:val="24"/>
        </w:rPr>
        <w:t>Jeremiah</w:t>
      </w:r>
    </w:p>
    <w:p w14:paraId="409CE455" w14:textId="77777777" w:rsidR="00BD0433" w:rsidRDefault="00BD0433" w:rsidP="00746DF7">
      <w:pPr>
        <w:bidi w:val="0"/>
        <w:rPr>
          <w:rFonts w:cs="Times New Roman"/>
          <w:sz w:val="24"/>
          <w:szCs w:val="24"/>
        </w:rPr>
      </w:pPr>
    </w:p>
    <w:p w14:paraId="5DF0597C" w14:textId="77777777" w:rsidR="00BD0433" w:rsidRDefault="00BD0433" w:rsidP="00DA48F4">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rsidR="00210CF5">
        <w:t>Abba (4</w:t>
      </w:r>
      <w:r w:rsidRPr="001D6E9F">
        <w:t>)</w:t>
      </w:r>
      <w:r>
        <w:t>’</w:t>
      </w:r>
      <w:r w:rsidRPr="005D3BF5">
        <w:t>s</w:t>
      </w:r>
      <w:r>
        <w:t xml:space="preserve"> father</w:t>
      </w:r>
      <w:r w:rsidRPr="00262A2F">
        <w:rPr>
          <w:b/>
          <w:bCs/>
        </w:rPr>
        <w:t xml:space="preserve"> F:</w:t>
      </w:r>
      <w:r w:rsidRPr="00262A2F">
        <w:t xml:space="preserve"> </w:t>
      </w:r>
      <w:r w:rsidRPr="009A4CB8">
        <w:t>–</w:t>
      </w:r>
      <w:r>
        <w:t xml:space="preserve"> </w:t>
      </w:r>
      <w:r w:rsidRPr="00262A2F">
        <w:rPr>
          <w:b/>
          <w:bCs/>
        </w:rPr>
        <w:t>S:</w:t>
      </w:r>
      <w:r w:rsidRPr="00262A2F">
        <w:t xml:space="preserve"> </w:t>
      </w:r>
      <w:r w:rsidRPr="00821BF9">
        <w:rPr>
          <w:rFonts w:cs="Times New Roman"/>
          <w:i/>
          <w:iCs/>
          <w:lang w:val="it-IT"/>
        </w:rPr>
        <w:t>yBer</w:t>
      </w:r>
      <w:r w:rsidRPr="00821BF9">
        <w:rPr>
          <w:rFonts w:cs="Times New Roman"/>
          <w:lang w:val="it-IT"/>
        </w:rPr>
        <w:t xml:space="preserve"> 1:1</w:t>
      </w:r>
      <w:r w:rsidRPr="00A43129">
        <w:rPr>
          <w:rFonts w:cs="Times New Roman"/>
          <w:lang w:val="it-IT"/>
        </w:rPr>
        <w:t>, 2d</w:t>
      </w:r>
      <w:r>
        <w:t xml:space="preserve"> (Kosovsky, </w:t>
      </w:r>
      <w:r>
        <w:rPr>
          <w:i/>
          <w:iCs/>
        </w:rPr>
        <w:t>Yerushalmi</w:t>
      </w:r>
      <w:r>
        <w:t xml:space="preserve">, 14-5) </w:t>
      </w:r>
      <w:r w:rsidRPr="00262A2F">
        <w:rPr>
          <w:b/>
          <w:bCs/>
        </w:rPr>
        <w:t xml:space="preserve">E: </w:t>
      </w:r>
      <w:r w:rsidRPr="009A4CB8">
        <w:t>–</w:t>
      </w:r>
      <w:r>
        <w:rPr>
          <w:b/>
          <w:bCs/>
        </w:rPr>
        <w:t xml:space="preserve"> </w:t>
      </w:r>
      <w:r w:rsidRPr="00262A2F">
        <w:rPr>
          <w:b/>
          <w:bCs/>
        </w:rPr>
        <w:t>D:</w:t>
      </w:r>
      <w:r>
        <w:rPr>
          <w:b/>
          <w:bCs/>
        </w:rPr>
        <w:t xml:space="preserve"> </w:t>
      </w:r>
      <w:r w:rsidR="00DA48F4">
        <w:rPr>
          <w:rFonts w:cs="Times New Roman"/>
          <w:lang w:val="it-IT"/>
        </w:rPr>
        <w:t>4</w:t>
      </w:r>
      <w:r w:rsidR="00DA48F4" w:rsidRPr="00182DBB">
        <w:rPr>
          <w:rFonts w:cs="Times New Roman"/>
          <w:vertAlign w:val="superscript"/>
          <w:lang w:val="it-IT"/>
        </w:rPr>
        <w:t>th</w:t>
      </w:r>
      <w:r w:rsidR="00DA48F4">
        <w:rPr>
          <w:rFonts w:cs="Times New Roman"/>
          <w:lang w:val="it-IT"/>
        </w:rPr>
        <w:t xml:space="preserve"> C</w:t>
      </w:r>
      <w:r w:rsidR="00DA48F4">
        <w:rPr>
          <w:rStyle w:val="FootnoteReference"/>
          <w:rFonts w:cs="Times New Roman"/>
          <w:lang w:val="it-IT"/>
        </w:rPr>
        <w:footnoteReference w:id="2112"/>
      </w:r>
    </w:p>
    <w:p w14:paraId="68A5C442" w14:textId="77777777" w:rsidR="00BD0433" w:rsidRDefault="00BD0433" w:rsidP="00885DB8">
      <w:pPr>
        <w:numPr>
          <w:ilvl w:val="0"/>
          <w:numId w:val="62"/>
        </w:numPr>
        <w:bidi w:val="0"/>
        <w:rPr>
          <w:rtl/>
        </w:rPr>
      </w:pPr>
      <w:r w:rsidRPr="00262A2F">
        <w:rPr>
          <w:b/>
          <w:bCs/>
        </w:rPr>
        <w:t xml:space="preserve">O: </w:t>
      </w:r>
      <w:r w:rsidRPr="009A4CB8">
        <w:t>–</w:t>
      </w:r>
      <w:r>
        <w:rPr>
          <w:b/>
          <w:bCs/>
        </w:rPr>
        <w:t xml:space="preserve"> </w:t>
      </w:r>
      <w:r w:rsidRPr="00262A2F">
        <w:rPr>
          <w:b/>
          <w:bCs/>
        </w:rPr>
        <w:t>Ds:</w:t>
      </w:r>
      <w:r w:rsidRPr="00262A2F">
        <w:t xml:space="preserve"> </w:t>
      </w:r>
      <w:r w:rsidRPr="009A4CB8">
        <w:t>–</w:t>
      </w:r>
      <w:r>
        <w:t xml:space="preserve"> </w:t>
      </w:r>
      <w:r w:rsidRPr="00262A2F">
        <w:rPr>
          <w:b/>
          <w:bCs/>
        </w:rPr>
        <w:t>F:</w:t>
      </w:r>
      <w:r w:rsidRPr="00262A2F">
        <w:t xml:space="preserve"> </w:t>
      </w:r>
      <w:r w:rsidRPr="009A4CB8">
        <w:t>–</w:t>
      </w:r>
      <w:r>
        <w:t xml:space="preserve"> </w:t>
      </w:r>
      <w:r w:rsidRPr="00262A2F">
        <w:rPr>
          <w:b/>
          <w:bCs/>
        </w:rPr>
        <w:t>S:</w:t>
      </w:r>
      <w:r w:rsidRPr="00262A2F">
        <w:t xml:space="preserve"> </w:t>
      </w:r>
      <w:r>
        <w:rPr>
          <w:i/>
          <w:iCs/>
        </w:rPr>
        <w:t xml:space="preserve">yBer </w:t>
      </w:r>
      <w:r>
        <w:t xml:space="preserve">1:1, 3b (Kosovsky, </w:t>
      </w:r>
      <w:r>
        <w:rPr>
          <w:i/>
          <w:iCs/>
        </w:rPr>
        <w:t>Yerushalmi</w:t>
      </w:r>
      <w:r>
        <w:t xml:space="preserve">, 455-64) </w:t>
      </w:r>
      <w:r w:rsidRPr="00262A2F">
        <w:rPr>
          <w:b/>
          <w:bCs/>
        </w:rPr>
        <w:t xml:space="preserve">E: </w:t>
      </w:r>
      <w:r w:rsidRPr="009A4CB8">
        <w:t>–</w:t>
      </w:r>
      <w:r>
        <w:rPr>
          <w:b/>
          <w:bCs/>
        </w:rPr>
        <w:t xml:space="preserve"> </w:t>
      </w:r>
      <w:r w:rsidRPr="00262A2F">
        <w:rPr>
          <w:b/>
          <w:bCs/>
        </w:rPr>
        <w:t>D:</w:t>
      </w:r>
      <w:r>
        <w:rPr>
          <w:b/>
          <w:bCs/>
        </w:rPr>
        <w:t xml:space="preserve"> </w:t>
      </w:r>
      <w:r w:rsidR="00885DB8">
        <w:t>3</w:t>
      </w:r>
      <w:r w:rsidR="00885DB8" w:rsidRPr="00D20B3C">
        <w:rPr>
          <w:vertAlign w:val="superscript"/>
        </w:rPr>
        <w:t>rd</w:t>
      </w:r>
      <w:r w:rsidR="00885DB8">
        <w:t xml:space="preserve"> C</w:t>
      </w:r>
      <w:r w:rsidR="00885DB8">
        <w:rPr>
          <w:rStyle w:val="FootnoteReference"/>
        </w:rPr>
        <w:footnoteReference w:id="2113"/>
      </w:r>
    </w:p>
    <w:p w14:paraId="3A670C7E" w14:textId="77777777" w:rsidR="00BD0433" w:rsidRDefault="00BD0433" w:rsidP="00815F05">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t>Scribe</w:t>
      </w:r>
      <w:r>
        <w:rPr>
          <w:rStyle w:val="FootnoteReference"/>
        </w:rPr>
        <w:footnoteReference w:id="2114"/>
      </w:r>
      <w:r>
        <w:t xml:space="preserve"> </w:t>
      </w:r>
      <w:r w:rsidRPr="00262A2F">
        <w:rPr>
          <w:b/>
          <w:bCs/>
        </w:rPr>
        <w:t>F:</w:t>
      </w:r>
      <w:r w:rsidRPr="00262A2F">
        <w:t xml:space="preserve"> </w:t>
      </w:r>
      <w:r w:rsidRPr="009A4CB8">
        <w:t>–</w:t>
      </w:r>
      <w:r>
        <w:t xml:space="preserve"> </w:t>
      </w:r>
      <w:r w:rsidRPr="00262A2F">
        <w:rPr>
          <w:b/>
          <w:bCs/>
        </w:rPr>
        <w:t>S:</w:t>
      </w:r>
      <w:r w:rsidRPr="00262A2F">
        <w:t xml:space="preserve"> </w:t>
      </w:r>
      <w:r>
        <w:rPr>
          <w:i/>
          <w:iCs/>
        </w:rPr>
        <w:t xml:space="preserve">yBer </w:t>
      </w:r>
      <w:r>
        <w:t xml:space="preserve">4:1, 7c (Kosovsky, </w:t>
      </w:r>
      <w:r>
        <w:rPr>
          <w:i/>
          <w:iCs/>
        </w:rPr>
        <w:t>Yerushalmi</w:t>
      </w:r>
      <w:r>
        <w:t xml:space="preserve">, 464) </w:t>
      </w:r>
      <w:r w:rsidRPr="00262A2F">
        <w:rPr>
          <w:b/>
          <w:bCs/>
        </w:rPr>
        <w:t xml:space="preserve">E: </w:t>
      </w:r>
      <w:r w:rsidRPr="009A4CB8">
        <w:t>–</w:t>
      </w:r>
      <w:r>
        <w:rPr>
          <w:b/>
          <w:bCs/>
        </w:rPr>
        <w:t xml:space="preserve"> </w:t>
      </w:r>
      <w:r w:rsidRPr="00262A2F">
        <w:rPr>
          <w:b/>
          <w:bCs/>
        </w:rPr>
        <w:t>D:</w:t>
      </w:r>
      <w:r>
        <w:rPr>
          <w:b/>
          <w:bCs/>
        </w:rPr>
        <w:t xml:space="preserve"> </w:t>
      </w:r>
      <w:r w:rsidR="00885DB8">
        <w:t>3</w:t>
      </w:r>
      <w:r w:rsidR="00885DB8" w:rsidRPr="00D20B3C">
        <w:rPr>
          <w:vertAlign w:val="superscript"/>
        </w:rPr>
        <w:t>rd</w:t>
      </w:r>
      <w:r w:rsidR="00885DB8">
        <w:t xml:space="preserve"> C</w:t>
      </w:r>
      <w:r w:rsidR="00885DB8">
        <w:rPr>
          <w:rStyle w:val="FootnoteReference"/>
        </w:rPr>
        <w:footnoteReference w:id="2115"/>
      </w:r>
    </w:p>
    <w:p w14:paraId="1E57028F" w14:textId="77777777" w:rsidR="00BD0433" w:rsidRPr="006D42A9" w:rsidRDefault="00BD0433" w:rsidP="00661422">
      <w:pPr>
        <w:numPr>
          <w:ilvl w:val="0"/>
          <w:numId w:val="62"/>
        </w:numPr>
        <w:bidi w:val="0"/>
        <w:rPr>
          <w:lang w:val="en-GB"/>
        </w:rPr>
      </w:pPr>
      <w:r w:rsidRPr="006D42A9">
        <w:rPr>
          <w:rFonts w:cs="Times New Roman"/>
          <w:b/>
          <w:bCs/>
          <w:lang w:val="en-GB"/>
        </w:rPr>
        <w:t xml:space="preserve">O: </w:t>
      </w:r>
      <w:r w:rsidRPr="00171AB4">
        <w:rPr>
          <w:rFonts w:cs="Times New Roman"/>
          <w:lang w:val="en-GB"/>
        </w:rPr>
        <w:t>–</w:t>
      </w:r>
      <w:r w:rsidRPr="006D42A9">
        <w:rPr>
          <w:rFonts w:cs="Times New Roman"/>
          <w:b/>
          <w:bCs/>
          <w:lang w:val="en-GB"/>
        </w:rPr>
        <w:t xml:space="preserve"> Ds: </w:t>
      </w:r>
      <w:r>
        <w:rPr>
          <w:rFonts w:cs="Times New Roman"/>
          <w:lang w:val="en-GB"/>
        </w:rPr>
        <w:t>Tanḥum</w:t>
      </w:r>
      <w:r w:rsidRPr="006D42A9">
        <w:rPr>
          <w:rFonts w:cs="Times New Roman"/>
          <w:lang w:val="en-GB"/>
        </w:rPr>
        <w:t xml:space="preserve"> (</w:t>
      </w:r>
      <w:r>
        <w:rPr>
          <w:rFonts w:cs="Times New Roman"/>
          <w:lang w:val="en-GB"/>
        </w:rPr>
        <w:t>7)</w:t>
      </w:r>
      <w:r w:rsidRPr="006D42A9">
        <w:rPr>
          <w:rFonts w:cs="Times New Roman"/>
          <w:lang w:val="en-GB"/>
        </w:rPr>
        <w:t xml:space="preserve">’s </w:t>
      </w:r>
      <w:r w:rsidR="00661422">
        <w:rPr>
          <w:rFonts w:cs="Times New Roman"/>
          <w:lang w:val="en-GB"/>
        </w:rPr>
        <w:t>father</w:t>
      </w:r>
      <w:r w:rsidRPr="006D42A9">
        <w:rPr>
          <w:rFonts w:cs="Times New Roman"/>
          <w:lang w:val="en-GB"/>
        </w:rPr>
        <w:t xml:space="preserve"> </w:t>
      </w:r>
      <w:r w:rsidRPr="006D42A9">
        <w:rPr>
          <w:rFonts w:cs="Times New Roman"/>
          <w:b/>
          <w:bCs/>
          <w:lang w:val="en-GB"/>
        </w:rPr>
        <w:t xml:space="preserve">F: </w:t>
      </w:r>
      <w:r w:rsidRPr="00171AB4">
        <w:rPr>
          <w:rFonts w:cs="Times New Roman"/>
          <w:lang w:val="en-GB"/>
        </w:rPr>
        <w:t>–</w:t>
      </w:r>
      <w:r w:rsidRPr="006D42A9">
        <w:rPr>
          <w:rFonts w:cs="Times New Roman"/>
          <w:b/>
          <w:bCs/>
          <w:lang w:val="en-GB"/>
        </w:rPr>
        <w:t xml:space="preserve"> S: </w:t>
      </w:r>
      <w:r w:rsidRPr="006D42A9">
        <w:rPr>
          <w:rFonts w:cs="Times New Roman"/>
          <w:i/>
          <w:iCs/>
          <w:lang w:val="en-GB"/>
        </w:rPr>
        <w:t>yBer</w:t>
      </w:r>
      <w:r w:rsidRPr="006D42A9">
        <w:rPr>
          <w:rFonts w:cs="Times New Roman"/>
          <w:lang w:val="en-GB"/>
        </w:rPr>
        <w:t xml:space="preserve"> 7:3, 11c (</w:t>
      </w:r>
      <w:r w:rsidRPr="00CA55F8">
        <w:t xml:space="preserve">Kosovsky, </w:t>
      </w:r>
      <w:r w:rsidRPr="00CA55F8">
        <w:rPr>
          <w:i/>
          <w:iCs/>
        </w:rPr>
        <w:t>Yerushalmi</w:t>
      </w:r>
      <w:r w:rsidRPr="00CA55F8">
        <w:t>, 464</w:t>
      </w:r>
      <w:r w:rsidRPr="006D42A9">
        <w:rPr>
          <w:rFonts w:cs="Times New Roman"/>
          <w:lang w:val="en-GB"/>
        </w:rPr>
        <w:t xml:space="preserve">) </w:t>
      </w:r>
      <w:r w:rsidRPr="006D42A9">
        <w:rPr>
          <w:rFonts w:cs="Times New Roman"/>
          <w:b/>
          <w:bCs/>
          <w:lang w:val="en-GB"/>
        </w:rPr>
        <w:t xml:space="preserve">E: </w:t>
      </w:r>
      <w:r w:rsidRPr="00171AB4">
        <w:rPr>
          <w:rFonts w:cs="Times New Roman"/>
          <w:lang w:val="en-GB"/>
        </w:rPr>
        <w:t>–</w:t>
      </w:r>
      <w:r>
        <w:rPr>
          <w:rFonts w:cs="Times New Roman"/>
          <w:b/>
          <w:bCs/>
          <w:lang w:val="en-GB"/>
        </w:rPr>
        <w:t xml:space="preserve"> </w:t>
      </w:r>
      <w:r w:rsidRPr="006D42A9">
        <w:rPr>
          <w:rFonts w:cs="Times New Roman"/>
          <w:b/>
          <w:bCs/>
          <w:lang w:val="en-GB"/>
        </w:rPr>
        <w:t>D:</w:t>
      </w:r>
      <w:r>
        <w:rPr>
          <w:rFonts w:cs="Times New Roman"/>
          <w:b/>
          <w:bCs/>
          <w:lang w:val="en-GB"/>
        </w:rPr>
        <w:t xml:space="preserve"> </w:t>
      </w:r>
      <w:r w:rsidR="00661422" w:rsidRPr="00B32F2E">
        <w:rPr>
          <w:rFonts w:cs="Times New Roman"/>
        </w:rPr>
        <w:t>P</w:t>
      </w:r>
      <w:r w:rsidR="00661422">
        <w:rPr>
          <w:rFonts w:cs="Times New Roman"/>
        </w:rPr>
        <w:t>re-4</w:t>
      </w:r>
      <w:r w:rsidR="00661422" w:rsidRPr="00B32F2E">
        <w:rPr>
          <w:rFonts w:cs="Times New Roman"/>
        </w:rPr>
        <w:t>00</w:t>
      </w:r>
      <w:r w:rsidR="00661422">
        <w:rPr>
          <w:rStyle w:val="FootnoteReference"/>
          <w:rFonts w:cs="Times New Roman"/>
        </w:rPr>
        <w:footnoteReference w:id="2116"/>
      </w:r>
    </w:p>
    <w:p w14:paraId="0B09F80D" w14:textId="77777777" w:rsidR="00BD0433" w:rsidRDefault="00BD0433" w:rsidP="00661422">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t xml:space="preserve">Kahana </w:t>
      </w:r>
      <w:r w:rsidRPr="001D6E9F">
        <w:t>(</w:t>
      </w:r>
      <w:r>
        <w:t>5</w:t>
      </w:r>
      <w:r w:rsidRPr="001D6E9F">
        <w:t>)</w:t>
      </w:r>
      <w:r>
        <w:t>’</w:t>
      </w:r>
      <w:r w:rsidRPr="005D3BF5">
        <w:t>s</w:t>
      </w:r>
      <w:r>
        <w:t xml:space="preserve"> father</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yOrl </w:t>
      </w:r>
      <w:r>
        <w:t xml:space="preserve">3:3, 63a (Kosovsky, </w:t>
      </w:r>
      <w:r>
        <w:rPr>
          <w:i/>
          <w:iCs/>
        </w:rPr>
        <w:t>Yerushalmi</w:t>
      </w:r>
      <w:r>
        <w:t xml:space="preserve">, 464) </w:t>
      </w:r>
      <w:r w:rsidRPr="00262A2F">
        <w:rPr>
          <w:b/>
          <w:bCs/>
        </w:rPr>
        <w:t xml:space="preserve">E: </w:t>
      </w:r>
      <w:r w:rsidRPr="009A4CB8">
        <w:t>–</w:t>
      </w:r>
      <w:r>
        <w:rPr>
          <w:b/>
          <w:bCs/>
        </w:rPr>
        <w:t xml:space="preserve"> </w:t>
      </w:r>
      <w:r w:rsidRPr="00262A2F">
        <w:rPr>
          <w:b/>
          <w:bCs/>
        </w:rPr>
        <w:t>D:</w:t>
      </w:r>
      <w:r>
        <w:rPr>
          <w:b/>
          <w:bCs/>
        </w:rPr>
        <w:t xml:space="preserve"> </w:t>
      </w:r>
      <w:r w:rsidR="00661422">
        <w:t>3</w:t>
      </w:r>
      <w:r w:rsidR="00661422" w:rsidRPr="00661422">
        <w:rPr>
          <w:vertAlign w:val="superscript"/>
        </w:rPr>
        <w:t>rd</w:t>
      </w:r>
      <w:r w:rsidR="00661422">
        <w:t xml:space="preserve"> C</w:t>
      </w:r>
      <w:r w:rsidR="00661422">
        <w:rPr>
          <w:rStyle w:val="FootnoteReference"/>
        </w:rPr>
        <w:footnoteReference w:id="2117"/>
      </w:r>
    </w:p>
    <w:p w14:paraId="187DC4DF" w14:textId="77777777" w:rsidR="00BD0433" w:rsidRDefault="00BD0433" w:rsidP="00815F05">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t>Ze‘ira (4</w:t>
      </w:r>
      <w:r w:rsidRPr="001D6E9F">
        <w:t>)</w:t>
      </w:r>
      <w:r>
        <w:t>’</w:t>
      </w:r>
      <w:r w:rsidRPr="005D3BF5">
        <w:t>s</w:t>
      </w:r>
      <w:r>
        <w:t xml:space="preserve"> son</w:t>
      </w:r>
      <w:r>
        <w:rPr>
          <w:rStyle w:val="FootnoteReference"/>
        </w:rPr>
        <w:footnoteReference w:id="2118"/>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yMaas </w:t>
      </w:r>
      <w:r>
        <w:t xml:space="preserve">3:10, 51a (Kosovsky, </w:t>
      </w:r>
      <w:r>
        <w:rPr>
          <w:i/>
          <w:iCs/>
        </w:rPr>
        <w:t>Yerushalmi</w:t>
      </w:r>
      <w:r>
        <w:t xml:space="preserve">, 464) </w:t>
      </w:r>
      <w:r w:rsidRPr="00262A2F">
        <w:rPr>
          <w:b/>
          <w:bCs/>
        </w:rPr>
        <w:t xml:space="preserve">E: </w:t>
      </w:r>
      <w:r w:rsidRPr="009A4CB8">
        <w:t>–</w:t>
      </w:r>
      <w:r>
        <w:rPr>
          <w:b/>
          <w:bCs/>
        </w:rPr>
        <w:t xml:space="preserve"> </w:t>
      </w:r>
      <w:r w:rsidRPr="00262A2F">
        <w:rPr>
          <w:b/>
          <w:bCs/>
        </w:rPr>
        <w:t>D:</w:t>
      </w:r>
      <w:r>
        <w:rPr>
          <w:b/>
          <w:bCs/>
        </w:rPr>
        <w:t xml:space="preserve"> </w:t>
      </w:r>
      <w:r w:rsidR="00661422">
        <w:t>3</w:t>
      </w:r>
      <w:r w:rsidR="00661422" w:rsidRPr="00D20B3C">
        <w:rPr>
          <w:vertAlign w:val="superscript"/>
        </w:rPr>
        <w:t>rd</w:t>
      </w:r>
      <w:r w:rsidR="00661422">
        <w:t xml:space="preserve"> C</w:t>
      </w:r>
      <w:r w:rsidR="00661422">
        <w:rPr>
          <w:rStyle w:val="FootnoteReference"/>
        </w:rPr>
        <w:footnoteReference w:id="2119"/>
      </w:r>
    </w:p>
    <w:p w14:paraId="2BF650B1" w14:textId="77777777" w:rsidR="00BD0433" w:rsidRDefault="00BD0433" w:rsidP="00661422">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t xml:space="preserve">Simon </w:t>
      </w:r>
      <w:r w:rsidRPr="001D6E9F">
        <w:t>(</w:t>
      </w:r>
      <w:r>
        <w:t>1</w:t>
      </w:r>
      <w:r w:rsidR="004B7DBB">
        <w:t>8</w:t>
      </w:r>
      <w:r w:rsidRPr="001D6E9F">
        <w:t>)</w:t>
      </w:r>
      <w:r>
        <w:t>’</w:t>
      </w:r>
      <w:r w:rsidRPr="005D3BF5">
        <w:t>s</w:t>
      </w:r>
      <w:r>
        <w:t xml:space="preserve"> son</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yShab </w:t>
      </w:r>
      <w:r>
        <w:t xml:space="preserve">4:3, 7a (Kosovsky, </w:t>
      </w:r>
      <w:r>
        <w:rPr>
          <w:i/>
          <w:iCs/>
        </w:rPr>
        <w:t>Yerushalmi</w:t>
      </w:r>
      <w:r>
        <w:t xml:space="preserve">, 464) </w:t>
      </w:r>
      <w:r w:rsidRPr="00262A2F">
        <w:rPr>
          <w:b/>
          <w:bCs/>
        </w:rPr>
        <w:t xml:space="preserve">E: </w:t>
      </w:r>
      <w:r w:rsidRPr="009A4CB8">
        <w:t>–</w:t>
      </w:r>
      <w:r>
        <w:rPr>
          <w:b/>
          <w:bCs/>
        </w:rPr>
        <w:t xml:space="preserve"> </w:t>
      </w:r>
      <w:r w:rsidRPr="00262A2F">
        <w:rPr>
          <w:b/>
          <w:bCs/>
        </w:rPr>
        <w:t>D:</w:t>
      </w:r>
      <w:r>
        <w:rPr>
          <w:b/>
          <w:bCs/>
        </w:rPr>
        <w:t xml:space="preserve"> </w:t>
      </w:r>
      <w:r w:rsidR="00661422" w:rsidRPr="00B32F2E">
        <w:rPr>
          <w:rFonts w:cs="Times New Roman"/>
        </w:rPr>
        <w:t>P</w:t>
      </w:r>
      <w:r w:rsidR="00661422">
        <w:rPr>
          <w:rFonts w:cs="Times New Roman"/>
        </w:rPr>
        <w:t>re-4</w:t>
      </w:r>
      <w:r w:rsidR="00661422" w:rsidRPr="00B32F2E">
        <w:rPr>
          <w:rFonts w:cs="Times New Roman"/>
        </w:rPr>
        <w:t>00</w:t>
      </w:r>
      <w:r w:rsidR="00661422">
        <w:rPr>
          <w:rStyle w:val="FootnoteReference"/>
          <w:rFonts w:cs="Times New Roman"/>
        </w:rPr>
        <w:footnoteReference w:id="2120"/>
      </w:r>
    </w:p>
    <w:p w14:paraId="23825A30" w14:textId="77777777" w:rsidR="00BD0433" w:rsidRDefault="00BD0433" w:rsidP="00E04936">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t xml:space="preserve">Eleazar </w:t>
      </w:r>
      <w:r w:rsidRPr="001D6E9F">
        <w:t>(</w:t>
      </w:r>
      <w:r>
        <w:t>15</w:t>
      </w:r>
      <w:r w:rsidRPr="001D6E9F">
        <w:t>)</w:t>
      </w:r>
      <w:r>
        <w:t>’</w:t>
      </w:r>
      <w:r w:rsidRPr="005D3BF5">
        <w:t>s</w:t>
      </w:r>
      <w:r>
        <w:t xml:space="preserve"> son</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yShab </w:t>
      </w:r>
      <w:r>
        <w:t xml:space="preserve">6:9, 8d (Kosovsky, </w:t>
      </w:r>
      <w:r>
        <w:rPr>
          <w:i/>
          <w:iCs/>
        </w:rPr>
        <w:t>Yerushalmi</w:t>
      </w:r>
      <w:r>
        <w:t xml:space="preserve">, 132) </w:t>
      </w:r>
      <w:r w:rsidRPr="00262A2F">
        <w:rPr>
          <w:b/>
          <w:bCs/>
        </w:rPr>
        <w:t xml:space="preserve">E: </w:t>
      </w:r>
      <w:r w:rsidRPr="009A4CB8">
        <w:t>–</w:t>
      </w:r>
      <w:r>
        <w:rPr>
          <w:b/>
          <w:bCs/>
        </w:rPr>
        <w:t xml:space="preserve"> </w:t>
      </w:r>
      <w:r w:rsidRPr="00262A2F">
        <w:rPr>
          <w:b/>
          <w:bCs/>
        </w:rPr>
        <w:t>D:</w:t>
      </w:r>
      <w:r>
        <w:rPr>
          <w:b/>
          <w:bCs/>
        </w:rPr>
        <w:t xml:space="preserve"> </w:t>
      </w:r>
      <w:r w:rsidR="00E04936" w:rsidRPr="00B32F2E">
        <w:rPr>
          <w:rFonts w:cs="Times New Roman"/>
        </w:rPr>
        <w:t>P</w:t>
      </w:r>
      <w:r w:rsidR="00E04936">
        <w:rPr>
          <w:rFonts w:cs="Times New Roman"/>
        </w:rPr>
        <w:t>re-4</w:t>
      </w:r>
      <w:r w:rsidR="00E04936" w:rsidRPr="00B32F2E">
        <w:rPr>
          <w:rFonts w:cs="Times New Roman"/>
        </w:rPr>
        <w:t>00</w:t>
      </w:r>
      <w:r w:rsidR="00E04936">
        <w:rPr>
          <w:rStyle w:val="FootnoteReference"/>
          <w:rFonts w:cs="Times New Roman"/>
        </w:rPr>
        <w:footnoteReference w:id="2121"/>
      </w:r>
    </w:p>
    <w:p w14:paraId="5ACAACA4" w14:textId="77777777" w:rsidR="00BD0433" w:rsidRDefault="00BD0433" w:rsidP="001A6F56">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rsidRPr="004078B8">
        <w:t>Meyasha</w:t>
      </w:r>
      <w:r>
        <w:t xml:space="preserve"> </w:t>
      </w:r>
      <w:r w:rsidRPr="001D6E9F">
        <w:t>(</w:t>
      </w:r>
      <w:r>
        <w:t>3</w:t>
      </w:r>
      <w:r w:rsidRPr="001D6E9F">
        <w:t>)</w:t>
      </w:r>
      <w:r>
        <w:t>’</w:t>
      </w:r>
      <w:r w:rsidRPr="005D3BF5">
        <w:t>s</w:t>
      </w:r>
      <w:r>
        <w:t xml:space="preserve"> father</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yNaz </w:t>
      </w:r>
      <w:r>
        <w:t xml:space="preserve">9:3, 57d (Kosovsky, </w:t>
      </w:r>
      <w:r>
        <w:rPr>
          <w:i/>
          <w:iCs/>
        </w:rPr>
        <w:t>Yerushalmi</w:t>
      </w:r>
      <w:r>
        <w:t xml:space="preserve">, 464) </w:t>
      </w:r>
      <w:r w:rsidRPr="00262A2F">
        <w:rPr>
          <w:b/>
          <w:bCs/>
        </w:rPr>
        <w:t xml:space="preserve">E: </w:t>
      </w:r>
      <w:r w:rsidRPr="009A4CB8">
        <w:t>–</w:t>
      </w:r>
      <w:r>
        <w:rPr>
          <w:b/>
          <w:bCs/>
        </w:rPr>
        <w:t xml:space="preserve"> </w:t>
      </w:r>
      <w:r w:rsidRPr="00262A2F">
        <w:rPr>
          <w:b/>
          <w:bCs/>
        </w:rPr>
        <w:t>D:</w:t>
      </w:r>
      <w:r>
        <w:rPr>
          <w:b/>
          <w:bCs/>
        </w:rPr>
        <w:t xml:space="preserve"> </w:t>
      </w:r>
      <w:r w:rsidR="00840629">
        <w:t>4</w:t>
      </w:r>
      <w:r w:rsidR="00840629" w:rsidRPr="00840629">
        <w:rPr>
          <w:vertAlign w:val="superscript"/>
        </w:rPr>
        <w:t>th</w:t>
      </w:r>
      <w:r w:rsidR="00840629">
        <w:t xml:space="preserve"> C</w:t>
      </w:r>
      <w:r w:rsidR="00840629">
        <w:rPr>
          <w:rStyle w:val="FootnoteReference"/>
        </w:rPr>
        <w:footnoteReference w:id="2122"/>
      </w:r>
    </w:p>
    <w:p w14:paraId="2C4DFB2D" w14:textId="77777777" w:rsidR="00BD0433" w:rsidRDefault="00BD0433" w:rsidP="00840629">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rsidRPr="00B348FA">
        <w:t>Hezekiah</w:t>
      </w:r>
      <w:r w:rsidRPr="00262A2F">
        <w:rPr>
          <w:b/>
          <w:bCs/>
        </w:rPr>
        <w:t xml:space="preserve"> </w:t>
      </w:r>
      <w:r w:rsidRPr="001D6E9F">
        <w:t>(</w:t>
      </w:r>
      <w:r>
        <w:t>3</w:t>
      </w:r>
      <w:r w:rsidRPr="001D6E9F">
        <w:t>)</w:t>
      </w:r>
      <w:r>
        <w:t>’</w:t>
      </w:r>
      <w:r w:rsidRPr="005D3BF5">
        <w:t>s</w:t>
      </w:r>
      <w:r>
        <w:t xml:space="preserve"> father</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yQid </w:t>
      </w:r>
      <w:r>
        <w:t xml:space="preserve">1:7, 61a (Kosovsky, </w:t>
      </w:r>
      <w:r>
        <w:rPr>
          <w:i/>
          <w:iCs/>
        </w:rPr>
        <w:t>Yerushalmi</w:t>
      </w:r>
      <w:r>
        <w:t xml:space="preserve">, 464) </w:t>
      </w:r>
      <w:r w:rsidRPr="00262A2F">
        <w:rPr>
          <w:b/>
          <w:bCs/>
        </w:rPr>
        <w:t xml:space="preserve">E: </w:t>
      </w:r>
      <w:r w:rsidRPr="009A4CB8">
        <w:t>–</w:t>
      </w:r>
      <w:r>
        <w:rPr>
          <w:b/>
          <w:bCs/>
        </w:rPr>
        <w:t xml:space="preserve"> </w:t>
      </w:r>
      <w:r w:rsidRPr="00262A2F">
        <w:rPr>
          <w:b/>
          <w:bCs/>
        </w:rPr>
        <w:t>D:</w:t>
      </w:r>
      <w:r>
        <w:rPr>
          <w:b/>
          <w:bCs/>
        </w:rPr>
        <w:t xml:space="preserve"> </w:t>
      </w:r>
      <w:r w:rsidR="00840629" w:rsidRPr="00A4328C">
        <w:t>Pre-400</w:t>
      </w:r>
      <w:r w:rsidR="00840629">
        <w:rPr>
          <w:rStyle w:val="FootnoteReference"/>
          <w:lang w:val="de-DE"/>
        </w:rPr>
        <w:footnoteReference w:id="2123"/>
      </w:r>
    </w:p>
    <w:p w14:paraId="46A9C0E5" w14:textId="77777777" w:rsidR="00BD0433" w:rsidRDefault="00BD0433" w:rsidP="00840629">
      <w:pPr>
        <w:numPr>
          <w:ilvl w:val="0"/>
          <w:numId w:val="62"/>
        </w:numPr>
        <w:bidi w:val="0"/>
      </w:pPr>
      <w:r w:rsidRPr="00262A2F">
        <w:rPr>
          <w:b/>
          <w:bCs/>
        </w:rPr>
        <w:t xml:space="preserve">O: </w:t>
      </w:r>
      <w:r w:rsidRPr="009A4CB8">
        <w:t>–</w:t>
      </w:r>
      <w:r>
        <w:rPr>
          <w:b/>
          <w:bCs/>
        </w:rPr>
        <w:t xml:space="preserve"> </w:t>
      </w:r>
      <w:r w:rsidRPr="00262A2F">
        <w:rPr>
          <w:b/>
          <w:bCs/>
        </w:rPr>
        <w:t>Ds:</w:t>
      </w:r>
      <w:r>
        <w:t xml:space="preserve"> Ta</w:t>
      </w:r>
      <w:r w:rsidRPr="00A06268">
        <w:rPr>
          <w:rFonts w:cs="Times New Roman"/>
        </w:rPr>
        <w:t>ḥ</w:t>
      </w:r>
      <w:r>
        <w:t xml:space="preserve">lifa </w:t>
      </w:r>
      <w:r w:rsidRPr="001D6E9F">
        <w:t>(</w:t>
      </w:r>
      <w:r>
        <w:t>6</w:t>
      </w:r>
      <w:r w:rsidRPr="001D6E9F">
        <w:t>)</w:t>
      </w:r>
      <w:r>
        <w:t>’</w:t>
      </w:r>
      <w:r w:rsidRPr="005D3BF5">
        <w:t>s</w:t>
      </w:r>
      <w:r>
        <w:t xml:space="preserve"> son</w:t>
      </w:r>
      <w:r>
        <w:rPr>
          <w:b/>
          <w:bCs/>
        </w:rPr>
        <w:t xml:space="preserve"> </w:t>
      </w:r>
      <w:r w:rsidRPr="00262A2F">
        <w:rPr>
          <w:b/>
          <w:bCs/>
        </w:rPr>
        <w:t>F:</w:t>
      </w:r>
      <w:r w:rsidRPr="00262A2F">
        <w:t xml:space="preserve"> </w:t>
      </w:r>
      <w:r w:rsidRPr="009A4CB8">
        <w:t>–</w:t>
      </w:r>
      <w:r>
        <w:t xml:space="preserve"> </w:t>
      </w:r>
      <w:r w:rsidRPr="00262A2F">
        <w:rPr>
          <w:b/>
          <w:bCs/>
        </w:rPr>
        <w:t>S:</w:t>
      </w:r>
      <w:r w:rsidRPr="00262A2F">
        <w:t xml:space="preserve"> </w:t>
      </w:r>
      <w:r w:rsidRPr="001C0BF7">
        <w:rPr>
          <w:i/>
          <w:iCs/>
        </w:rPr>
        <w:t>bYom</w:t>
      </w:r>
      <w:r w:rsidRPr="001C0BF7">
        <w:t xml:space="preserve"> 78a</w:t>
      </w:r>
      <w:r>
        <w:rPr>
          <w:rStyle w:val="FootnoteReference"/>
          <w:rFonts w:cs="Times New Roman"/>
          <w:lang w:val="en-GB"/>
        </w:rPr>
        <w:footnoteReference w:id="2124"/>
      </w:r>
      <w:r>
        <w:t xml:space="preserve"> (Kosowsky, </w:t>
      </w:r>
      <w:r>
        <w:rPr>
          <w:i/>
          <w:iCs/>
        </w:rPr>
        <w:t>Babylonico</w:t>
      </w:r>
      <w:r>
        <w:t xml:space="preserve">, 935-6) </w:t>
      </w:r>
      <w:r w:rsidRPr="00262A2F">
        <w:rPr>
          <w:b/>
          <w:bCs/>
        </w:rPr>
        <w:t xml:space="preserve">E: </w:t>
      </w:r>
      <w:r w:rsidRPr="009A4CB8">
        <w:t>–</w:t>
      </w:r>
      <w:r>
        <w:rPr>
          <w:b/>
          <w:bCs/>
        </w:rPr>
        <w:t xml:space="preserve"> </w:t>
      </w:r>
      <w:r w:rsidRPr="00262A2F">
        <w:rPr>
          <w:b/>
          <w:bCs/>
        </w:rPr>
        <w:t>D:</w:t>
      </w:r>
      <w:r>
        <w:rPr>
          <w:b/>
          <w:bCs/>
        </w:rPr>
        <w:t xml:space="preserve"> </w:t>
      </w:r>
      <w:r w:rsidR="00840629" w:rsidRPr="00A4328C">
        <w:t>Pre-400</w:t>
      </w:r>
      <w:r w:rsidR="00840629">
        <w:rPr>
          <w:rStyle w:val="FootnoteReference"/>
          <w:lang w:val="de-DE"/>
        </w:rPr>
        <w:footnoteReference w:id="2125"/>
      </w:r>
    </w:p>
    <w:p w14:paraId="7959D8F8" w14:textId="77777777" w:rsidR="00BD0433" w:rsidRDefault="00BD0433" w:rsidP="00815F05">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t>Shemayah (1</w:t>
      </w:r>
      <w:r w:rsidRPr="001D6E9F">
        <w:t>)</w:t>
      </w:r>
      <w:r>
        <w:t>’</w:t>
      </w:r>
      <w:r w:rsidRPr="005D3BF5">
        <w:t>s</w:t>
      </w:r>
      <w:r>
        <w:t xml:space="preserve"> son</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Gen Rab</w:t>
      </w:r>
      <w:r>
        <w:t xml:space="preserve"> 93:6 (Hyman, </w:t>
      </w:r>
      <w:r>
        <w:rPr>
          <w:i/>
          <w:iCs/>
        </w:rPr>
        <w:t>Toldoth</w:t>
      </w:r>
      <w:r>
        <w:t xml:space="preserve">, 815) </w:t>
      </w:r>
      <w:r w:rsidRPr="00262A2F">
        <w:rPr>
          <w:b/>
          <w:bCs/>
        </w:rPr>
        <w:t xml:space="preserve">E: </w:t>
      </w:r>
      <w:r w:rsidRPr="009A4CB8">
        <w:t>–</w:t>
      </w:r>
      <w:r>
        <w:rPr>
          <w:b/>
          <w:bCs/>
        </w:rPr>
        <w:t xml:space="preserve"> </w:t>
      </w:r>
      <w:r w:rsidRPr="00262A2F">
        <w:rPr>
          <w:b/>
          <w:bCs/>
        </w:rPr>
        <w:t>D:</w:t>
      </w:r>
      <w:r>
        <w:rPr>
          <w:b/>
          <w:bCs/>
        </w:rPr>
        <w:t xml:space="preserve"> </w:t>
      </w:r>
      <w:r w:rsidR="00840629" w:rsidRPr="00A4328C">
        <w:t>Pre-400</w:t>
      </w:r>
      <w:r w:rsidR="00840629">
        <w:rPr>
          <w:rStyle w:val="FootnoteReference"/>
          <w:lang w:val="de-DE"/>
        </w:rPr>
        <w:footnoteReference w:id="2126"/>
      </w:r>
    </w:p>
    <w:p w14:paraId="06E5A2C0" w14:textId="77777777" w:rsidR="00BD0433" w:rsidRDefault="00BD0433" w:rsidP="00840629">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t>Phineas (11</w:t>
      </w:r>
      <w:r w:rsidRPr="001D6E9F">
        <w:t>)</w:t>
      </w:r>
      <w:r>
        <w:t>’</w:t>
      </w:r>
      <w:r w:rsidRPr="005D3BF5">
        <w:t>s</w:t>
      </w:r>
      <w:r>
        <w:t xml:space="preserve"> father</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Lev </w:t>
      </w:r>
      <w:r w:rsidRPr="00160F88">
        <w:rPr>
          <w:i/>
          <w:iCs/>
        </w:rPr>
        <w:t>R</w:t>
      </w:r>
      <w:r>
        <w:rPr>
          <w:i/>
          <w:iCs/>
        </w:rPr>
        <w:t>ab</w:t>
      </w:r>
      <w:r>
        <w:t xml:space="preserve"> 10:5 (Hyman, </w:t>
      </w:r>
      <w:r>
        <w:rPr>
          <w:i/>
          <w:iCs/>
        </w:rPr>
        <w:t>Toldoth</w:t>
      </w:r>
      <w:r>
        <w:t xml:space="preserve">, </w:t>
      </w:r>
      <w:r w:rsidRPr="00785B06">
        <w:t>–</w:t>
      </w:r>
      <w:r>
        <w:t xml:space="preserve">) </w:t>
      </w:r>
      <w:r w:rsidRPr="00262A2F">
        <w:rPr>
          <w:b/>
          <w:bCs/>
        </w:rPr>
        <w:t xml:space="preserve">E: </w:t>
      </w:r>
      <w:r w:rsidRPr="009A4CB8">
        <w:t>–</w:t>
      </w:r>
      <w:r>
        <w:rPr>
          <w:b/>
          <w:bCs/>
        </w:rPr>
        <w:t xml:space="preserve"> </w:t>
      </w:r>
      <w:r w:rsidRPr="00262A2F">
        <w:rPr>
          <w:b/>
          <w:bCs/>
        </w:rPr>
        <w:t>D:</w:t>
      </w:r>
      <w:r>
        <w:rPr>
          <w:b/>
          <w:bCs/>
        </w:rPr>
        <w:t xml:space="preserve"> </w:t>
      </w:r>
      <w:r w:rsidR="00840629" w:rsidRPr="00A4328C">
        <w:t>Pre-400</w:t>
      </w:r>
      <w:r w:rsidR="00840629">
        <w:rPr>
          <w:rStyle w:val="FootnoteReference"/>
          <w:lang w:val="de-DE"/>
        </w:rPr>
        <w:footnoteReference w:id="2127"/>
      </w:r>
    </w:p>
    <w:p w14:paraId="32A14E95" w14:textId="77777777" w:rsidR="00BD0433" w:rsidRDefault="00BD0433" w:rsidP="00840629">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t xml:space="preserve">Joseph </w:t>
      </w:r>
      <w:r w:rsidRPr="001D6E9F">
        <w:t>(</w:t>
      </w:r>
      <w:r>
        <w:t>5</w:t>
      </w:r>
      <w:r w:rsidR="002C2DA4">
        <w:t>8</w:t>
      </w:r>
      <w:r w:rsidRPr="001D6E9F">
        <w:t>)</w:t>
      </w:r>
      <w:r>
        <w:t>’</w:t>
      </w:r>
      <w:r w:rsidRPr="005D3BF5">
        <w:t>s</w:t>
      </w:r>
      <w:r>
        <w:t xml:space="preserve"> father</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S of S </w:t>
      </w:r>
      <w:r w:rsidRPr="00160F88">
        <w:rPr>
          <w:i/>
          <w:iCs/>
        </w:rPr>
        <w:t>R</w:t>
      </w:r>
      <w:r>
        <w:rPr>
          <w:i/>
          <w:iCs/>
        </w:rPr>
        <w:t>ab</w:t>
      </w:r>
      <w:r>
        <w:t xml:space="preserve"> 1:2 (Hyman, </w:t>
      </w:r>
      <w:r>
        <w:rPr>
          <w:i/>
          <w:iCs/>
        </w:rPr>
        <w:t>Toldoth</w:t>
      </w:r>
      <w:r>
        <w:t xml:space="preserve">, 732) </w:t>
      </w:r>
      <w:r w:rsidRPr="00262A2F">
        <w:rPr>
          <w:b/>
          <w:bCs/>
        </w:rPr>
        <w:t xml:space="preserve">E: </w:t>
      </w:r>
      <w:r w:rsidRPr="009A4CB8">
        <w:t>–</w:t>
      </w:r>
      <w:r>
        <w:rPr>
          <w:b/>
          <w:bCs/>
        </w:rPr>
        <w:t xml:space="preserve"> </w:t>
      </w:r>
      <w:r w:rsidRPr="00262A2F">
        <w:rPr>
          <w:b/>
          <w:bCs/>
        </w:rPr>
        <w:t>D:</w:t>
      </w:r>
      <w:r>
        <w:rPr>
          <w:b/>
          <w:bCs/>
        </w:rPr>
        <w:t xml:space="preserve"> </w:t>
      </w:r>
      <w:r w:rsidR="00840629" w:rsidRPr="00A4328C">
        <w:t>Pre-400</w:t>
      </w:r>
      <w:r w:rsidR="00840629">
        <w:rPr>
          <w:rStyle w:val="FootnoteReference"/>
          <w:lang w:val="de-DE"/>
        </w:rPr>
        <w:footnoteReference w:id="2128"/>
      </w:r>
    </w:p>
    <w:p w14:paraId="715071C2" w14:textId="77777777" w:rsidR="00BD0433" w:rsidRDefault="00BD0433" w:rsidP="00BA6052">
      <w:pPr>
        <w:numPr>
          <w:ilvl w:val="0"/>
          <w:numId w:val="62"/>
        </w:numPr>
        <w:bidi w:val="0"/>
      </w:pPr>
      <w:r w:rsidRPr="00262A2F">
        <w:rPr>
          <w:b/>
          <w:bCs/>
        </w:rPr>
        <w:t>O:</w:t>
      </w:r>
      <w:r>
        <w:rPr>
          <w:b/>
          <w:bCs/>
        </w:rPr>
        <w:t xml:space="preserve"> </w:t>
      </w:r>
      <w:r w:rsidRPr="002907E8">
        <w:rPr>
          <w:rFonts w:ascii="Graeca" w:hAnsi="Graeca"/>
          <w:b/>
          <w:bCs/>
        </w:rPr>
        <w:t></w:t>
      </w:r>
      <w:r w:rsidRPr="002907E8">
        <w:rPr>
          <w:rFonts w:ascii="Graeca" w:hAnsi="Graeca" w:cs="Graeca"/>
        </w:rPr>
        <w:t></w:t>
      </w:r>
      <w:r w:rsidRPr="002907E8">
        <w:rPr>
          <w:rFonts w:ascii="Graeca" w:hAnsi="Graeca" w:cs="Graeca"/>
        </w:rPr>
        <w:t></w:t>
      </w:r>
      <w:r w:rsidRPr="002907E8">
        <w:rPr>
          <w:rFonts w:ascii="Graeca" w:hAnsi="Graeca" w:cs="Graeca"/>
        </w:rPr>
        <w:t></w:t>
      </w:r>
      <w:r w:rsidRPr="002907E8">
        <w:rPr>
          <w:rFonts w:ascii="Graeca" w:hAnsi="Graeca" w:cs="Graeca"/>
        </w:rPr>
        <w:t></w:t>
      </w:r>
      <w:r w:rsidRPr="002907E8">
        <w:rPr>
          <w:rFonts w:ascii="Graeca" w:hAnsi="Graeca" w:cs="Graeca"/>
        </w:rPr>
        <w:t></w:t>
      </w:r>
      <w:r w:rsidRPr="002907E8">
        <w:rPr>
          <w:rFonts w:ascii="Graeca" w:hAnsi="Graeca" w:cs="Graeca"/>
        </w:rPr>
        <w:t></w:t>
      </w:r>
      <w:r w:rsidRPr="002907E8">
        <w:rPr>
          <w:rFonts w:ascii="Graeca" w:hAnsi="Graeca" w:cs="Graeca"/>
        </w:rPr>
        <w:t></w:t>
      </w:r>
      <w:r w:rsidRPr="002907E8">
        <w:rPr>
          <w:rFonts w:ascii="Graeca" w:hAnsi="Graeca" w:cs="Graeca"/>
        </w:rPr>
        <w:t></w:t>
      </w:r>
      <w:r w:rsidRPr="002907E8">
        <w:rPr>
          <w:rFonts w:ascii="Graeca" w:hAnsi="Graeca" w:cs="Graeca"/>
        </w:rPr>
        <w:t></w:t>
      </w:r>
      <w:r w:rsidR="002907E8" w:rsidRPr="002907E8">
        <w:rPr>
          <w:rStyle w:val="FootnoteReference"/>
        </w:rPr>
        <w:footnoteReference w:id="2129"/>
      </w:r>
      <w:r w:rsidR="002907E8">
        <w:rPr>
          <w:b/>
          <w:bCs/>
        </w:rPr>
        <w:t xml:space="preserve"> </w:t>
      </w:r>
      <w:r w:rsidRPr="00262A2F">
        <w:rPr>
          <w:b/>
          <w:bCs/>
        </w:rPr>
        <w:t>Ds:</w:t>
      </w:r>
      <w:r w:rsidRPr="00262A2F">
        <w:t xml:space="preserve"> </w:t>
      </w:r>
      <w:r>
        <w:t xml:space="preserve">Joseph </w:t>
      </w:r>
      <w:r w:rsidRPr="001D6E9F">
        <w:t>(</w:t>
      </w:r>
      <w:r w:rsidR="00196B3F">
        <w:t>12</w:t>
      </w:r>
      <w:r w:rsidR="002C2DA4">
        <w:t>0</w:t>
      </w:r>
      <w:r w:rsidRPr="001D6E9F">
        <w:t>)</w:t>
      </w:r>
      <w:r>
        <w:t>’</w:t>
      </w:r>
      <w:r w:rsidRPr="005D3BF5">
        <w:t>s</w:t>
      </w:r>
      <w:r>
        <w:t xml:space="preserve"> son</w:t>
      </w:r>
      <w:r w:rsidR="00BA6052">
        <w:t xml:space="preserve">, </w:t>
      </w:r>
      <w:r w:rsidR="00BA6052" w:rsidRPr="00A37DA1">
        <w:t>Kolokasius</w:t>
      </w:r>
      <w:r w:rsidR="00BA6052" w:rsidRPr="00D62C5B">
        <w:rPr>
          <w:rStyle w:val="FootnoteReference"/>
          <w:rFonts w:cs="Times New Roman"/>
          <w:rtl/>
        </w:rPr>
        <w:footnoteReference w:id="2130"/>
      </w:r>
      <w:r>
        <w:t xml:space="preserve"> </w:t>
      </w:r>
      <w:r w:rsidRPr="00262A2F">
        <w:rPr>
          <w:b/>
          <w:bCs/>
        </w:rPr>
        <w:t>F:</w:t>
      </w:r>
      <w:r w:rsidRPr="00262A2F">
        <w:t xml:space="preserve"> </w:t>
      </w:r>
      <w:r>
        <w:t xml:space="preserve">Epitaph </w:t>
      </w:r>
      <w:r w:rsidRPr="00262A2F">
        <w:rPr>
          <w:b/>
          <w:bCs/>
        </w:rPr>
        <w:t>S:</w:t>
      </w:r>
      <w:r w:rsidRPr="00262A2F">
        <w:t xml:space="preserve"> </w:t>
      </w:r>
      <w:r>
        <w:t xml:space="preserve">Schwartz, </w:t>
      </w:r>
      <w:r>
        <w:rPr>
          <w:i/>
          <w:iCs/>
        </w:rPr>
        <w:t>JQR</w:t>
      </w:r>
      <w:r>
        <w:t xml:space="preserve"> 80 (1989) 91</w:t>
      </w:r>
      <w:r>
        <w:rPr>
          <w:rtl/>
        </w:rPr>
        <w:t xml:space="preserve"> </w:t>
      </w:r>
      <w:r w:rsidRPr="00262A2F">
        <w:rPr>
          <w:b/>
          <w:bCs/>
        </w:rPr>
        <w:t xml:space="preserve">E: </w:t>
      </w:r>
      <w:r w:rsidRPr="007204E7">
        <w:t>–</w:t>
      </w:r>
      <w:r w:rsidR="007204E7">
        <w:rPr>
          <w:rStyle w:val="FootnoteReference"/>
          <w:rFonts w:cs="Times New Roman"/>
          <w:lang w:val="en-GB"/>
        </w:rPr>
        <w:footnoteReference w:id="2131"/>
      </w:r>
      <w:r>
        <w:rPr>
          <w:b/>
          <w:bCs/>
        </w:rPr>
        <w:t xml:space="preserve"> </w:t>
      </w:r>
      <w:r w:rsidRPr="00262A2F">
        <w:rPr>
          <w:b/>
          <w:bCs/>
        </w:rPr>
        <w:t>D:</w:t>
      </w:r>
      <w:r>
        <w:rPr>
          <w:b/>
          <w:bCs/>
        </w:rPr>
        <w:t xml:space="preserve"> </w:t>
      </w:r>
      <w:r w:rsidRPr="00BE3E77">
        <w:rPr>
          <w:rFonts w:cs="Times New Roman"/>
          <w:lang w:val="it-IT"/>
        </w:rPr>
        <w:t>–</w:t>
      </w:r>
      <w:r w:rsidR="00EA76F2" w:rsidRPr="005F539E">
        <w:rPr>
          <w:rStyle w:val="FootnoteReference"/>
          <w:rFonts w:cs="Times New Roman"/>
        </w:rPr>
        <w:footnoteReference w:id="2132"/>
      </w:r>
    </w:p>
    <w:p w14:paraId="36291231" w14:textId="77777777" w:rsidR="00BD0433" w:rsidRPr="00CB47FB" w:rsidRDefault="00BD0433" w:rsidP="00BB1607">
      <w:pPr>
        <w:numPr>
          <w:ilvl w:val="0"/>
          <w:numId w:val="62"/>
        </w:numPr>
        <w:bidi w:val="0"/>
        <w:rPr>
          <w:rFonts w:cs="David"/>
          <w:b/>
          <w:bCs/>
        </w:rPr>
      </w:pPr>
      <w:r w:rsidRPr="00CB47FB">
        <w:rPr>
          <w:b/>
          <w:bCs/>
        </w:rPr>
        <w:t xml:space="preserve">O: </w:t>
      </w:r>
      <w:r w:rsidRPr="009A4CB8">
        <w:t>–</w:t>
      </w:r>
      <w:r>
        <w:t xml:space="preserve"> </w:t>
      </w:r>
      <w:r w:rsidRPr="00CB47FB">
        <w:rPr>
          <w:b/>
          <w:bCs/>
        </w:rPr>
        <w:t xml:space="preserve">Ds: </w:t>
      </w:r>
      <w:r w:rsidRPr="004D05AE">
        <w:t>Gedaliah (</w:t>
      </w:r>
      <w:r w:rsidR="00BB1607">
        <w:t>2</w:t>
      </w:r>
      <w:r w:rsidRPr="004D05AE">
        <w:t xml:space="preserve">)’s son </w:t>
      </w:r>
      <w:r w:rsidRPr="00CB47FB">
        <w:rPr>
          <w:b/>
          <w:bCs/>
        </w:rPr>
        <w:t xml:space="preserve">F: </w:t>
      </w:r>
      <w:r w:rsidRPr="004D05AE">
        <w:t xml:space="preserve">Inscription, Temple Mount </w:t>
      </w:r>
      <w:r w:rsidRPr="00CB47FB">
        <w:rPr>
          <w:b/>
          <w:bCs/>
        </w:rPr>
        <w:t xml:space="preserve">S: </w:t>
      </w:r>
      <w:r w:rsidRPr="004D05AE">
        <w:t xml:space="preserve">Ben-Dov, </w:t>
      </w:r>
      <w:r w:rsidRPr="00CB47FB">
        <w:rPr>
          <w:i/>
          <w:iCs/>
        </w:rPr>
        <w:t>Shadow of the Te</w:t>
      </w:r>
      <w:r w:rsidRPr="00CB47FB">
        <w:rPr>
          <w:i/>
          <w:iCs/>
        </w:rPr>
        <w:t>m</w:t>
      </w:r>
      <w:r w:rsidRPr="00CB47FB">
        <w:rPr>
          <w:i/>
          <w:iCs/>
        </w:rPr>
        <w:t>ple</w:t>
      </w:r>
      <w:r w:rsidRPr="004D05AE">
        <w:t>,</w:t>
      </w:r>
      <w:r>
        <w:t xml:space="preserve"> </w:t>
      </w:r>
      <w:r w:rsidRPr="004D05AE">
        <w:t>334</w:t>
      </w:r>
      <w:r w:rsidRPr="00CB47FB">
        <w:rPr>
          <w:b/>
          <w:bCs/>
        </w:rPr>
        <w:t xml:space="preserve"> E:</w:t>
      </w:r>
      <w:r w:rsidRPr="008F792C">
        <w:t xml:space="preserve"> Late?</w:t>
      </w:r>
      <w:r w:rsidRPr="008F792C">
        <w:rPr>
          <w:rStyle w:val="FootnoteReference"/>
        </w:rPr>
        <w:footnoteReference w:id="2133"/>
      </w:r>
      <w:r w:rsidRPr="008F792C">
        <w:rPr>
          <w:b/>
          <w:bCs/>
        </w:rPr>
        <w:t xml:space="preserve"> D: </w:t>
      </w:r>
      <w:r w:rsidRPr="001C69FA">
        <w:t>Pre-650?</w:t>
      </w:r>
      <w:r>
        <w:rPr>
          <w:rStyle w:val="FootnoteReference"/>
        </w:rPr>
        <w:footnoteReference w:id="2134"/>
      </w:r>
    </w:p>
    <w:p w14:paraId="60ABBF3C" w14:textId="77777777" w:rsidR="00BD0433" w:rsidRDefault="00BD0433">
      <w:pPr>
        <w:rPr>
          <w:rFonts w:hint="cs"/>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7D44E0B" w14:textId="77777777" w:rsidR="00BD0433" w:rsidRDefault="00BD0433" w:rsidP="00DC409B">
      <w:pPr>
        <w:bidi w:val="0"/>
        <w:rPr>
          <w:b/>
          <w:bCs/>
        </w:rPr>
      </w:pPr>
    </w:p>
    <w:p w14:paraId="66C2CF64" w14:textId="77777777" w:rsidR="00BD0433" w:rsidRDefault="00BD0433" w:rsidP="00DC409B">
      <w:pPr>
        <w:bidi w:val="0"/>
        <w:rPr>
          <w:rFonts w:cs="Times New Roman"/>
          <w:sz w:val="24"/>
          <w:szCs w:val="24"/>
        </w:rPr>
      </w:pPr>
      <w:r w:rsidRPr="00E70F0B">
        <w:rPr>
          <w:rFonts w:cs="Times New Roman"/>
          <w:sz w:val="24"/>
          <w:szCs w:val="24"/>
          <w:rtl/>
        </w:rPr>
        <w:t>ישמעאל</w:t>
      </w:r>
      <w:r w:rsidRPr="00E70F0B">
        <w:rPr>
          <w:rStyle w:val="FootnoteReference"/>
          <w:rFonts w:cs="Times New Roman"/>
          <w:sz w:val="24"/>
          <w:szCs w:val="24"/>
        </w:rPr>
        <w:footnoteReference w:id="2135"/>
      </w:r>
      <w:r w:rsidRPr="00E70F0B">
        <w:rPr>
          <w:rFonts w:cs="Times New Roman"/>
          <w:sz w:val="24"/>
          <w:szCs w:val="24"/>
        </w:rPr>
        <w:t xml:space="preserve"> </w:t>
      </w:r>
      <w:r>
        <w:rPr>
          <w:rFonts w:cs="Times New Roman"/>
          <w:sz w:val="24"/>
          <w:szCs w:val="24"/>
        </w:rPr>
        <w:t>–</w:t>
      </w:r>
      <w:r w:rsidRPr="00E70F0B">
        <w:rPr>
          <w:rFonts w:cs="Times New Roman"/>
          <w:sz w:val="24"/>
          <w:szCs w:val="24"/>
        </w:rPr>
        <w:t xml:space="preserve"> </w:t>
      </w:r>
      <w:r w:rsidRPr="00746DF7">
        <w:rPr>
          <w:rFonts w:cs="Times New Roman"/>
          <w:i/>
          <w:iCs/>
          <w:sz w:val="24"/>
          <w:szCs w:val="24"/>
        </w:rPr>
        <w:t>Ishmael</w:t>
      </w:r>
    </w:p>
    <w:p w14:paraId="5A9B0F89" w14:textId="77777777" w:rsidR="00BD0433" w:rsidRDefault="00BD0433" w:rsidP="00746DF7">
      <w:pPr>
        <w:bidi w:val="0"/>
        <w:rPr>
          <w:rFonts w:cs="Times New Roman"/>
          <w:sz w:val="24"/>
          <w:szCs w:val="24"/>
        </w:rPr>
      </w:pPr>
    </w:p>
    <w:p w14:paraId="09AFDD4E" w14:textId="77777777" w:rsidR="00BD0433" w:rsidRDefault="00BD0433" w:rsidP="00CF1A10">
      <w:pPr>
        <w:numPr>
          <w:ilvl w:val="0"/>
          <w:numId w:val="63"/>
        </w:numPr>
        <w:bidi w:val="0"/>
        <w:rPr>
          <w:rtl/>
        </w:rPr>
      </w:pPr>
      <w:r w:rsidRPr="00262A2F">
        <w:rPr>
          <w:b/>
          <w:bCs/>
        </w:rPr>
        <w:t xml:space="preserve">O: </w:t>
      </w:r>
      <w:r w:rsidRPr="009A4CB8">
        <w:t>–</w:t>
      </w:r>
      <w:r w:rsidR="007B5591">
        <w:rPr>
          <w:rStyle w:val="FootnoteReference"/>
          <w:rFonts w:cs="Times New Roman"/>
          <w:lang w:val="en-GB"/>
        </w:rPr>
        <w:footnoteReference w:id="2136"/>
      </w:r>
      <w:r>
        <w:rPr>
          <w:b/>
          <w:bCs/>
        </w:rPr>
        <w:t xml:space="preserve"> </w:t>
      </w:r>
      <w:r w:rsidRPr="00262A2F">
        <w:rPr>
          <w:b/>
          <w:bCs/>
        </w:rPr>
        <w:t>Ds:</w:t>
      </w:r>
      <w:r w:rsidRPr="00262A2F">
        <w:t xml:space="preserve"> </w:t>
      </w:r>
      <w:r>
        <w:t>Of Luza, leader</w:t>
      </w:r>
      <w:r w:rsidR="004A4E51">
        <w:rPr>
          <w:rStyle w:val="FootnoteReference"/>
        </w:rPr>
        <w:footnoteReference w:id="2137"/>
      </w:r>
      <w:r>
        <w:t xml:space="preserve"> </w:t>
      </w:r>
      <w:r w:rsidRPr="00262A2F">
        <w:rPr>
          <w:b/>
          <w:bCs/>
        </w:rPr>
        <w:t>F:</w:t>
      </w:r>
      <w:r w:rsidRPr="00262A2F">
        <w:t xml:space="preserve"> </w:t>
      </w:r>
      <w:r w:rsidRPr="009A4CB8">
        <w:t>–</w:t>
      </w:r>
      <w:r>
        <w:t xml:space="preserve"> </w:t>
      </w:r>
      <w:r w:rsidRPr="00262A2F">
        <w:rPr>
          <w:b/>
          <w:bCs/>
        </w:rPr>
        <w:t>S:</w:t>
      </w:r>
      <w:r w:rsidRPr="00262A2F">
        <w:t xml:space="preserve"> </w:t>
      </w:r>
      <w:r>
        <w:rPr>
          <w:i/>
          <w:iCs/>
        </w:rPr>
        <w:t>Tulida</w:t>
      </w:r>
      <w:r>
        <w:t xml:space="preserve">, 126 </w:t>
      </w:r>
      <w:r>
        <w:rPr>
          <w:b/>
          <w:bCs/>
        </w:rPr>
        <w:t xml:space="preserve">E: </w:t>
      </w:r>
      <w:r w:rsidRPr="00014673">
        <w:t>Samaritan</w:t>
      </w:r>
      <w:r w:rsidRPr="005434BF">
        <w:rPr>
          <w:rStyle w:val="FootnoteReference"/>
          <w:rFonts w:cs="Times New Roman"/>
        </w:rPr>
        <w:footnoteReference w:id="2138"/>
      </w:r>
      <w:r>
        <w:t xml:space="preserve"> </w:t>
      </w:r>
      <w:r w:rsidRPr="00262A2F">
        <w:rPr>
          <w:b/>
          <w:bCs/>
        </w:rPr>
        <w:t>D:</w:t>
      </w:r>
      <w:r>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139"/>
      </w:r>
    </w:p>
    <w:p w14:paraId="3AC9A758" w14:textId="77777777" w:rsidR="00BD0433" w:rsidRDefault="00BD0433" w:rsidP="00840629">
      <w:pPr>
        <w:numPr>
          <w:ilvl w:val="0"/>
          <w:numId w:val="63"/>
        </w:numPr>
        <w:bidi w:val="0"/>
      </w:pPr>
      <w:r w:rsidRPr="00262A2F">
        <w:rPr>
          <w:b/>
          <w:bCs/>
        </w:rPr>
        <w:t xml:space="preserve">O: </w:t>
      </w:r>
      <w:r w:rsidRPr="009A4CB8">
        <w:t>–</w:t>
      </w:r>
      <w:r>
        <w:rPr>
          <w:b/>
          <w:bCs/>
        </w:rPr>
        <w:t xml:space="preserve"> </w:t>
      </w:r>
      <w:r w:rsidRPr="00262A2F">
        <w:rPr>
          <w:b/>
          <w:bCs/>
        </w:rPr>
        <w:t>Ds:</w:t>
      </w:r>
      <w:r w:rsidRPr="00262A2F">
        <w:t xml:space="preserve"> </w:t>
      </w:r>
      <w:smartTag w:uri="urn:schemas-microsoft-com:office:smarttags" w:element="country-region">
        <w:r>
          <w:t>Judah</w:t>
        </w:r>
      </w:smartTag>
      <w:r>
        <w:t xml:space="preserve"> </w:t>
      </w:r>
      <w:r w:rsidRPr="001D6E9F">
        <w:t>(</w:t>
      </w:r>
      <w:r>
        <w:t>13</w:t>
      </w:r>
      <w:r w:rsidRPr="001D6E9F">
        <w:t>)</w:t>
      </w:r>
      <w:r>
        <w:t>’</w:t>
      </w:r>
      <w:r w:rsidRPr="005D3BF5">
        <w:t>s</w:t>
      </w:r>
      <w:r>
        <w:t xml:space="preserve"> father</w:t>
      </w:r>
      <w:r w:rsidRPr="00E70F0B">
        <w:rPr>
          <w:rStyle w:val="FootnoteReference"/>
          <w:rFonts w:cs="Times New Roman"/>
          <w:rtl/>
        </w:rPr>
        <w:footnoteReference w:id="2140"/>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yBer </w:t>
      </w:r>
      <w:r>
        <w:t xml:space="preserve">4:2, 7d (Kosovsky, </w:t>
      </w:r>
      <w:r>
        <w:rPr>
          <w:i/>
          <w:iCs/>
        </w:rPr>
        <w:t>Yerushalmi</w:t>
      </w:r>
      <w:r>
        <w:t xml:space="preserve">, 321) </w:t>
      </w:r>
      <w:r w:rsidRPr="00262A2F">
        <w:rPr>
          <w:b/>
          <w:bCs/>
        </w:rPr>
        <w:t xml:space="preserve">E: </w:t>
      </w:r>
      <w:r w:rsidRPr="009A4CB8">
        <w:t>–</w:t>
      </w:r>
      <w:r>
        <w:rPr>
          <w:b/>
          <w:bCs/>
        </w:rPr>
        <w:t xml:space="preserve"> </w:t>
      </w:r>
      <w:r w:rsidRPr="00262A2F">
        <w:rPr>
          <w:b/>
          <w:bCs/>
        </w:rPr>
        <w:t>D:</w:t>
      </w:r>
      <w:r>
        <w:rPr>
          <w:b/>
          <w:bCs/>
        </w:rPr>
        <w:t xml:space="preserve"> </w:t>
      </w:r>
      <w:r w:rsidR="00840629" w:rsidRPr="00A4328C">
        <w:t>Pre-400</w:t>
      </w:r>
      <w:r w:rsidR="00840629">
        <w:rPr>
          <w:rStyle w:val="FootnoteReference"/>
          <w:lang w:val="de-DE"/>
        </w:rPr>
        <w:footnoteReference w:id="2141"/>
      </w:r>
    </w:p>
    <w:p w14:paraId="6525A2AC" w14:textId="77777777" w:rsidR="00BD0433" w:rsidRDefault="00BD0433" w:rsidP="003428E5">
      <w:pPr>
        <w:numPr>
          <w:ilvl w:val="0"/>
          <w:numId w:val="63"/>
        </w:numPr>
        <w:bidi w:val="0"/>
      </w:pPr>
      <w:r w:rsidRPr="00262A2F">
        <w:rPr>
          <w:b/>
          <w:bCs/>
        </w:rPr>
        <w:t xml:space="preserve">O: </w:t>
      </w:r>
      <w:r w:rsidRPr="009A4CB8">
        <w:t>–</w:t>
      </w:r>
      <w:r>
        <w:rPr>
          <w:b/>
          <w:bCs/>
        </w:rPr>
        <w:t xml:space="preserve"> </w:t>
      </w:r>
      <w:r w:rsidRPr="00262A2F">
        <w:rPr>
          <w:b/>
          <w:bCs/>
        </w:rPr>
        <w:t>Ds:</w:t>
      </w:r>
      <w:r w:rsidRPr="00262A2F">
        <w:t xml:space="preserve"> </w:t>
      </w:r>
      <w:r>
        <w:t xml:space="preserve">Jonathan </w:t>
      </w:r>
      <w:r w:rsidRPr="001D6E9F">
        <w:t>(</w:t>
      </w:r>
      <w:r>
        <w:t>2</w:t>
      </w:r>
      <w:r w:rsidRPr="001D6E9F">
        <w:t>)</w:t>
      </w:r>
      <w:r>
        <w:t>’</w:t>
      </w:r>
      <w:r w:rsidRPr="005D3BF5">
        <w:t>s</w:t>
      </w:r>
      <w:r>
        <w:t xml:space="preserve"> father</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yBer </w:t>
      </w:r>
      <w:r>
        <w:t xml:space="preserve">9:2, 13d (Kosovsky, </w:t>
      </w:r>
      <w:r>
        <w:rPr>
          <w:i/>
          <w:iCs/>
        </w:rPr>
        <w:t>Yerushalmi</w:t>
      </w:r>
      <w:r>
        <w:t xml:space="preserve">, 439) </w:t>
      </w:r>
      <w:r w:rsidRPr="00262A2F">
        <w:rPr>
          <w:b/>
          <w:bCs/>
        </w:rPr>
        <w:t xml:space="preserve">E: </w:t>
      </w:r>
      <w:r w:rsidRPr="009A4CB8">
        <w:t>–</w:t>
      </w:r>
      <w:r>
        <w:rPr>
          <w:b/>
          <w:bCs/>
        </w:rPr>
        <w:t xml:space="preserve"> </w:t>
      </w:r>
      <w:r w:rsidRPr="00262A2F">
        <w:rPr>
          <w:b/>
          <w:bCs/>
        </w:rPr>
        <w:t>D:</w:t>
      </w:r>
      <w:r>
        <w:rPr>
          <w:b/>
          <w:bCs/>
        </w:rPr>
        <w:t xml:space="preserve"> </w:t>
      </w:r>
      <w:r w:rsidR="003428E5">
        <w:rPr>
          <w:lang w:val="en-GB"/>
        </w:rPr>
        <w:t>3</w:t>
      </w:r>
      <w:r w:rsidR="003428E5" w:rsidRPr="00A77163">
        <w:rPr>
          <w:vertAlign w:val="superscript"/>
          <w:lang w:val="en-GB"/>
        </w:rPr>
        <w:t>rd</w:t>
      </w:r>
      <w:r w:rsidR="003428E5">
        <w:rPr>
          <w:lang w:val="en-GB"/>
        </w:rPr>
        <w:t xml:space="preserve"> C</w:t>
      </w:r>
      <w:r w:rsidR="003428E5">
        <w:rPr>
          <w:rStyle w:val="FootnoteReference"/>
          <w:lang w:val="en-GB"/>
        </w:rPr>
        <w:footnoteReference w:id="2142"/>
      </w:r>
    </w:p>
    <w:p w14:paraId="6FDE9A2A" w14:textId="77777777" w:rsidR="00BD0433" w:rsidRDefault="00BD0433" w:rsidP="003428E5">
      <w:pPr>
        <w:numPr>
          <w:ilvl w:val="0"/>
          <w:numId w:val="63"/>
        </w:numPr>
        <w:bidi w:val="0"/>
      </w:pPr>
      <w:r w:rsidRPr="00262A2F">
        <w:rPr>
          <w:b/>
          <w:bCs/>
        </w:rPr>
        <w:t xml:space="preserve">O: </w:t>
      </w:r>
      <w:r w:rsidRPr="009A4CB8">
        <w:t>–</w:t>
      </w:r>
      <w:r>
        <w:rPr>
          <w:b/>
          <w:bCs/>
        </w:rPr>
        <w:t xml:space="preserve"> </w:t>
      </w:r>
      <w:r w:rsidRPr="00262A2F">
        <w:rPr>
          <w:b/>
          <w:bCs/>
        </w:rPr>
        <w:t>Ds:</w:t>
      </w:r>
      <w:r w:rsidRPr="00262A2F">
        <w:t xml:space="preserve"> </w:t>
      </w:r>
      <w:r>
        <w:t xml:space="preserve">Ulla </w:t>
      </w:r>
      <w:r w:rsidRPr="001D6E9F">
        <w:t>(</w:t>
      </w:r>
      <w:r>
        <w:t>2</w:t>
      </w:r>
      <w:r w:rsidRPr="001D6E9F">
        <w:t>)</w:t>
      </w:r>
      <w:r>
        <w:t>’</w:t>
      </w:r>
      <w:r w:rsidRPr="005D3BF5">
        <w:t>s</w:t>
      </w:r>
      <w:r>
        <w:t xml:space="preserve"> father</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yDem </w:t>
      </w:r>
      <w:r>
        <w:t xml:space="preserve">1:1, 21c </w:t>
      </w:r>
      <w:r w:rsidR="003428E5">
        <w:t xml:space="preserve"> </w:t>
      </w:r>
      <w:r>
        <w:t xml:space="preserve">(Kosovsky, </w:t>
      </w:r>
      <w:r>
        <w:rPr>
          <w:i/>
          <w:iCs/>
        </w:rPr>
        <w:t>Yerushalmi</w:t>
      </w:r>
      <w:r>
        <w:t xml:space="preserve">, 470) </w:t>
      </w:r>
      <w:r w:rsidRPr="00262A2F">
        <w:rPr>
          <w:b/>
          <w:bCs/>
        </w:rPr>
        <w:t xml:space="preserve">E: </w:t>
      </w:r>
      <w:r w:rsidRPr="009A4CB8">
        <w:t>–</w:t>
      </w:r>
      <w:r>
        <w:rPr>
          <w:b/>
          <w:bCs/>
        </w:rPr>
        <w:t xml:space="preserve"> </w:t>
      </w:r>
      <w:r w:rsidRPr="00262A2F">
        <w:rPr>
          <w:b/>
          <w:bCs/>
        </w:rPr>
        <w:t>D:</w:t>
      </w:r>
      <w:r>
        <w:rPr>
          <w:b/>
          <w:bCs/>
        </w:rPr>
        <w:t xml:space="preserve"> </w:t>
      </w:r>
      <w:r w:rsidR="003428E5">
        <w:t>3</w:t>
      </w:r>
      <w:r w:rsidR="003428E5" w:rsidRPr="003428E5">
        <w:rPr>
          <w:vertAlign w:val="superscript"/>
        </w:rPr>
        <w:t>rd</w:t>
      </w:r>
      <w:r w:rsidR="003428E5">
        <w:t xml:space="preserve"> C</w:t>
      </w:r>
      <w:r w:rsidR="003428E5">
        <w:rPr>
          <w:rStyle w:val="FootnoteReference"/>
        </w:rPr>
        <w:footnoteReference w:id="2143"/>
      </w:r>
    </w:p>
    <w:p w14:paraId="49CD3CDC" w14:textId="77777777" w:rsidR="00BD0433" w:rsidRDefault="00BD0433" w:rsidP="00184667">
      <w:pPr>
        <w:numPr>
          <w:ilvl w:val="0"/>
          <w:numId w:val="63"/>
        </w:numPr>
        <w:bidi w:val="0"/>
      </w:pPr>
      <w:r w:rsidRPr="00262A2F">
        <w:rPr>
          <w:b/>
          <w:bCs/>
        </w:rPr>
        <w:t xml:space="preserve">O: </w:t>
      </w:r>
      <w:r w:rsidRPr="009A4CB8">
        <w:t>–</w:t>
      </w:r>
      <w:r>
        <w:rPr>
          <w:b/>
          <w:bCs/>
        </w:rPr>
        <w:t xml:space="preserve"> </w:t>
      </w:r>
      <w:r w:rsidRPr="00262A2F">
        <w:rPr>
          <w:b/>
          <w:bCs/>
        </w:rPr>
        <w:t>Ds:</w:t>
      </w:r>
      <w:r w:rsidRPr="00262A2F">
        <w:t xml:space="preserve"> </w:t>
      </w:r>
      <w:r w:rsidR="00BA6052">
        <w:t>B</w:t>
      </w:r>
      <w:r w:rsidR="00565A53">
        <w:t>e</w:t>
      </w:r>
      <w:r w:rsidR="00BA6052">
        <w:t>rrabbi</w:t>
      </w:r>
      <w:r>
        <w:rPr>
          <w:rStyle w:val="FootnoteReference"/>
        </w:rPr>
        <w:footnoteReference w:id="2144"/>
      </w:r>
      <w:r>
        <w:t xml:space="preserve"> </w:t>
      </w:r>
      <w:r w:rsidRPr="00262A2F">
        <w:rPr>
          <w:b/>
          <w:bCs/>
        </w:rPr>
        <w:t>F:</w:t>
      </w:r>
      <w:r w:rsidRPr="00262A2F">
        <w:t xml:space="preserve"> </w:t>
      </w:r>
      <w:r w:rsidRPr="009A4CB8">
        <w:t>–</w:t>
      </w:r>
      <w:r>
        <w:t xml:space="preserve"> </w:t>
      </w:r>
      <w:r w:rsidRPr="00262A2F">
        <w:rPr>
          <w:b/>
          <w:bCs/>
        </w:rPr>
        <w:t>S:</w:t>
      </w:r>
      <w:r w:rsidRPr="00262A2F">
        <w:t xml:space="preserve"> </w:t>
      </w:r>
      <w:r>
        <w:rPr>
          <w:i/>
          <w:iCs/>
        </w:rPr>
        <w:t xml:space="preserve">yBes </w:t>
      </w:r>
      <w:r>
        <w:t xml:space="preserve">1:7, 60c (Kosovsky, </w:t>
      </w:r>
      <w:r>
        <w:rPr>
          <w:i/>
          <w:iCs/>
        </w:rPr>
        <w:t>Yerushalmi</w:t>
      </w:r>
      <w:r>
        <w:t xml:space="preserve">, 469) </w:t>
      </w:r>
      <w:r w:rsidRPr="00262A2F">
        <w:rPr>
          <w:b/>
          <w:bCs/>
        </w:rPr>
        <w:t xml:space="preserve">E: </w:t>
      </w:r>
      <w:r w:rsidRPr="009A4CB8">
        <w:t>–</w:t>
      </w:r>
      <w:r>
        <w:rPr>
          <w:b/>
          <w:bCs/>
        </w:rPr>
        <w:t xml:space="preserve"> </w:t>
      </w:r>
      <w:r w:rsidRPr="00262A2F">
        <w:rPr>
          <w:b/>
          <w:bCs/>
        </w:rPr>
        <w:t>D:</w:t>
      </w:r>
      <w:r>
        <w:rPr>
          <w:b/>
          <w:bCs/>
        </w:rPr>
        <w:t xml:space="preserve"> </w:t>
      </w:r>
      <w:r w:rsidR="00184667" w:rsidRPr="00A4328C">
        <w:t>Pre-400</w:t>
      </w:r>
      <w:r w:rsidR="00184667">
        <w:rPr>
          <w:rStyle w:val="FootnoteReference"/>
          <w:lang w:val="de-DE"/>
        </w:rPr>
        <w:footnoteReference w:id="2145"/>
      </w:r>
    </w:p>
    <w:p w14:paraId="61A4AAA6" w14:textId="77777777" w:rsidR="00BD0433" w:rsidRDefault="00BD0433" w:rsidP="00184667">
      <w:pPr>
        <w:numPr>
          <w:ilvl w:val="0"/>
          <w:numId w:val="63"/>
        </w:numPr>
        <w:bidi w:val="0"/>
      </w:pPr>
      <w:r w:rsidRPr="00262A2F">
        <w:rPr>
          <w:b/>
          <w:bCs/>
        </w:rPr>
        <w:t xml:space="preserve">O: </w:t>
      </w:r>
      <w:r w:rsidRPr="009A4CB8">
        <w:t>–</w:t>
      </w:r>
      <w:r>
        <w:rPr>
          <w:b/>
          <w:bCs/>
        </w:rPr>
        <w:t xml:space="preserve"> </w:t>
      </w:r>
      <w:r w:rsidRPr="00262A2F">
        <w:rPr>
          <w:b/>
          <w:bCs/>
        </w:rPr>
        <w:t>Ds:</w:t>
      </w:r>
      <w:r w:rsidRPr="00262A2F">
        <w:t xml:space="preserve"> </w:t>
      </w:r>
      <w:r>
        <w:t xml:space="preserve">Joshua </w:t>
      </w:r>
      <w:r w:rsidRPr="004D05AE">
        <w:t>(</w:t>
      </w:r>
      <w:r>
        <w:t>13</w:t>
      </w:r>
      <w:r w:rsidRPr="004D05AE">
        <w:t>)</w:t>
      </w:r>
      <w:r>
        <w:t>’</w:t>
      </w:r>
      <w:r w:rsidRPr="004D05AE">
        <w:t>s son</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yYeb </w:t>
      </w:r>
      <w:r>
        <w:t xml:space="preserve">7:6, 8b (Kosovsky, </w:t>
      </w:r>
      <w:r>
        <w:rPr>
          <w:i/>
          <w:iCs/>
        </w:rPr>
        <w:t>Yerushalmi</w:t>
      </w:r>
      <w:r>
        <w:t xml:space="preserve">, 469) </w:t>
      </w:r>
      <w:r w:rsidRPr="00262A2F">
        <w:rPr>
          <w:b/>
          <w:bCs/>
        </w:rPr>
        <w:t xml:space="preserve">E: </w:t>
      </w:r>
      <w:r w:rsidRPr="009A4CB8">
        <w:t>–</w:t>
      </w:r>
      <w:r>
        <w:rPr>
          <w:b/>
          <w:bCs/>
        </w:rPr>
        <w:t xml:space="preserve"> </w:t>
      </w:r>
      <w:r w:rsidRPr="00262A2F">
        <w:rPr>
          <w:b/>
          <w:bCs/>
        </w:rPr>
        <w:t>D:</w:t>
      </w:r>
      <w:r>
        <w:rPr>
          <w:b/>
          <w:bCs/>
        </w:rPr>
        <w:t xml:space="preserve"> </w:t>
      </w:r>
      <w:r w:rsidR="00184667">
        <w:rPr>
          <w:rFonts w:cs="Times New Roman"/>
        </w:rPr>
        <w:t>Pre-400</w:t>
      </w:r>
      <w:r w:rsidR="00184667">
        <w:rPr>
          <w:rStyle w:val="FootnoteReference"/>
          <w:rFonts w:cs="Times New Roman"/>
        </w:rPr>
        <w:footnoteReference w:id="2146"/>
      </w:r>
    </w:p>
    <w:p w14:paraId="05337D46" w14:textId="77777777" w:rsidR="00BD0433" w:rsidRDefault="00BD0433" w:rsidP="00CA4DC9">
      <w:pPr>
        <w:numPr>
          <w:ilvl w:val="0"/>
          <w:numId w:val="63"/>
        </w:numPr>
        <w:bidi w:val="0"/>
      </w:pPr>
      <w:r w:rsidRPr="00262A2F">
        <w:rPr>
          <w:b/>
          <w:bCs/>
        </w:rPr>
        <w:t xml:space="preserve">O: </w:t>
      </w:r>
      <w:r w:rsidRPr="009A4CB8">
        <w:t>–</w:t>
      </w:r>
      <w:r>
        <w:rPr>
          <w:b/>
          <w:bCs/>
        </w:rPr>
        <w:t xml:space="preserve"> </w:t>
      </w:r>
      <w:r w:rsidRPr="00262A2F">
        <w:rPr>
          <w:b/>
          <w:bCs/>
        </w:rPr>
        <w:t>Ds:</w:t>
      </w:r>
      <w:r w:rsidRPr="00262A2F">
        <w:t xml:space="preserve"> </w:t>
      </w:r>
      <w:r>
        <w:t xml:space="preserve">Eleazar </w:t>
      </w:r>
      <w:r w:rsidRPr="004D05AE">
        <w:t>(</w:t>
      </w:r>
      <w:r>
        <w:t>2</w:t>
      </w:r>
      <w:r w:rsidR="007A0AFA">
        <w:t>0</w:t>
      </w:r>
      <w:r w:rsidRPr="004D05AE">
        <w:t xml:space="preserve">)’s </w:t>
      </w:r>
      <w:r>
        <w:t>father</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yNaz </w:t>
      </w:r>
      <w:r>
        <w:t xml:space="preserve">6:2, 55a (Kosovsky, </w:t>
      </w:r>
      <w:r>
        <w:rPr>
          <w:i/>
          <w:iCs/>
        </w:rPr>
        <w:t>Yerushalmi</w:t>
      </w:r>
      <w:r>
        <w:t xml:space="preserve">, 109) </w:t>
      </w:r>
      <w:r w:rsidRPr="00262A2F">
        <w:rPr>
          <w:b/>
          <w:bCs/>
        </w:rPr>
        <w:t xml:space="preserve">E: </w:t>
      </w:r>
      <w:r w:rsidR="00CA4DC9" w:rsidRPr="00FB19E1">
        <w:t>Fict</w:t>
      </w:r>
      <w:r w:rsidR="00CA4DC9" w:rsidRPr="00FB19E1">
        <w:t>i</w:t>
      </w:r>
      <w:r w:rsidR="00CA4DC9" w:rsidRPr="00FB19E1">
        <w:t>tious?</w:t>
      </w:r>
      <w:r w:rsidR="00CA4DC9" w:rsidRPr="00FB19E1">
        <w:rPr>
          <w:rStyle w:val="FootnoteReference"/>
        </w:rPr>
        <w:footnoteReference w:id="2147"/>
      </w:r>
      <w:r w:rsidR="00CA4DC9">
        <w:rPr>
          <w:b/>
          <w:bCs/>
        </w:rPr>
        <w:t xml:space="preserve"> </w:t>
      </w:r>
      <w:r w:rsidR="00CA4DC9" w:rsidRPr="000E36EB">
        <w:rPr>
          <w:b/>
          <w:bCs/>
        </w:rPr>
        <w:t>D:</w:t>
      </w:r>
      <w:r w:rsidR="00CA4DC9">
        <w:rPr>
          <w:b/>
          <w:bCs/>
        </w:rPr>
        <w:t xml:space="preserve"> </w:t>
      </w:r>
      <w:r w:rsidR="00CA4DC9">
        <w:rPr>
          <w:rFonts w:cs="Times New Roman"/>
          <w:lang w:val="it-IT"/>
        </w:rPr>
        <w:t>Pre-4</w:t>
      </w:r>
      <w:r w:rsidR="00CA4DC9" w:rsidRPr="00AA7480">
        <w:rPr>
          <w:rFonts w:cs="Times New Roman"/>
          <w:lang w:val="it-IT"/>
        </w:rPr>
        <w:t>00</w:t>
      </w:r>
      <w:r w:rsidR="00CA4DC9">
        <w:rPr>
          <w:rStyle w:val="FootnoteReference"/>
          <w:rFonts w:cs="Times New Roman"/>
        </w:rPr>
        <w:footnoteReference w:id="2148"/>
      </w:r>
    </w:p>
    <w:p w14:paraId="2359872D" w14:textId="77777777" w:rsidR="00BD0433" w:rsidRDefault="00BD0433" w:rsidP="00CF1A10">
      <w:pPr>
        <w:numPr>
          <w:ilvl w:val="0"/>
          <w:numId w:val="63"/>
        </w:numPr>
        <w:bidi w:val="0"/>
      </w:pPr>
      <w:r w:rsidRPr="00262A2F">
        <w:rPr>
          <w:b/>
          <w:bCs/>
        </w:rPr>
        <w:t>O:</w:t>
      </w:r>
      <w:r>
        <w:rPr>
          <w:b/>
          <w:bCs/>
        </w:rPr>
        <w:t xml:space="preserve"> </w:t>
      </w:r>
      <w:r w:rsidRPr="00AB0C03">
        <w:rPr>
          <w:rFonts w:cs="Times New Roman" w:hint="cs"/>
          <w:rtl/>
        </w:rPr>
        <w:t>שמואל</w:t>
      </w:r>
      <w:r w:rsidRPr="000542FA">
        <w:rPr>
          <w:rStyle w:val="FootnoteReference"/>
        </w:rPr>
        <w:footnoteReference w:id="2149"/>
      </w:r>
      <w:r w:rsidRPr="00262A2F">
        <w:rPr>
          <w:b/>
          <w:bCs/>
        </w:rPr>
        <w:t xml:space="preserve"> Ds:</w:t>
      </w:r>
      <w:r>
        <w:t xml:space="preserve"> The Elder,</w:t>
      </w:r>
      <w:r>
        <w:rPr>
          <w:rStyle w:val="FootnoteReference"/>
        </w:rPr>
        <w:footnoteReference w:id="2150"/>
      </w:r>
      <w:r>
        <w:t xml:space="preserve"> Hananiah</w:t>
      </w:r>
      <w:r>
        <w:rPr>
          <w:lang w:val="en-GB"/>
        </w:rPr>
        <w:t>’s</w:t>
      </w:r>
      <w:r>
        <w:rPr>
          <w:rStyle w:val="FootnoteReference"/>
          <w:lang w:val="en-GB"/>
        </w:rPr>
        <w:footnoteReference w:id="2151"/>
      </w:r>
      <w:r>
        <w:rPr>
          <w:lang w:val="en-GB"/>
        </w:rPr>
        <w:t xml:space="preserve"> son-in-law</w:t>
      </w:r>
      <w:r w:rsidRPr="00262A2F">
        <w:rPr>
          <w:b/>
          <w:bCs/>
        </w:rPr>
        <w:t xml:space="preserve"> F:</w:t>
      </w:r>
      <w:r w:rsidRPr="00262A2F">
        <w:t xml:space="preserve"> </w:t>
      </w:r>
      <w:r w:rsidRPr="009A4CB8">
        <w:t>–</w:t>
      </w:r>
      <w:r>
        <w:t xml:space="preserve"> </w:t>
      </w:r>
      <w:r w:rsidRPr="00262A2F">
        <w:rPr>
          <w:b/>
          <w:bCs/>
        </w:rPr>
        <w:t>S:</w:t>
      </w:r>
      <w:r w:rsidRPr="00262A2F">
        <w:t xml:space="preserve"> </w:t>
      </w:r>
      <w:r w:rsidRPr="00CF6F21">
        <w:rPr>
          <w:i/>
          <w:iCs/>
        </w:rPr>
        <w:t xml:space="preserve">bBer </w:t>
      </w:r>
      <w:r w:rsidRPr="00CF6F21">
        <w:t>62b</w:t>
      </w:r>
      <w:r>
        <w:rPr>
          <w:rStyle w:val="FootnoteReference"/>
        </w:rPr>
        <w:footnoteReference w:id="2152"/>
      </w:r>
      <w:r>
        <w:t xml:space="preserve"> (Kosowsky, </w:t>
      </w:r>
      <w:r>
        <w:rPr>
          <w:i/>
          <w:iCs/>
        </w:rPr>
        <w:t>Bab</w:t>
      </w:r>
      <w:r>
        <w:rPr>
          <w:i/>
          <w:iCs/>
        </w:rPr>
        <w:t>y</w:t>
      </w:r>
      <w:r>
        <w:rPr>
          <w:i/>
          <w:iCs/>
        </w:rPr>
        <w:t>lonico</w:t>
      </w:r>
      <w:r>
        <w:t xml:space="preserve">, 1629) </w:t>
      </w:r>
      <w:r w:rsidRPr="00262A2F">
        <w:rPr>
          <w:b/>
          <w:bCs/>
        </w:rPr>
        <w:t xml:space="preserve">E: </w:t>
      </w:r>
      <w:r w:rsidRPr="009A4CB8">
        <w:t>–</w:t>
      </w:r>
      <w:r>
        <w:rPr>
          <w:b/>
          <w:bCs/>
        </w:rPr>
        <w:t xml:space="preserve"> </w:t>
      </w:r>
      <w:r w:rsidRPr="00262A2F">
        <w:rPr>
          <w:b/>
          <w:bCs/>
        </w:rPr>
        <w:t>D:</w:t>
      </w:r>
      <w:r>
        <w:rPr>
          <w:b/>
          <w:bCs/>
        </w:rPr>
        <w:t xml:space="preserve"> </w:t>
      </w:r>
      <w:r w:rsidR="00184667">
        <w:t>3</w:t>
      </w:r>
      <w:r w:rsidR="00184667" w:rsidRPr="00184667">
        <w:rPr>
          <w:vertAlign w:val="superscript"/>
        </w:rPr>
        <w:t>rd</w:t>
      </w:r>
      <w:r w:rsidR="00184667">
        <w:t xml:space="preserve"> C</w:t>
      </w:r>
      <w:r w:rsidR="00184667">
        <w:rPr>
          <w:rStyle w:val="FootnoteReference"/>
        </w:rPr>
        <w:footnoteReference w:id="2153"/>
      </w:r>
    </w:p>
    <w:p w14:paraId="3CA38B49" w14:textId="77777777" w:rsidR="00BD0433" w:rsidRDefault="00BD0433" w:rsidP="00CF1A10">
      <w:pPr>
        <w:numPr>
          <w:ilvl w:val="0"/>
          <w:numId w:val="63"/>
        </w:numPr>
        <w:bidi w:val="0"/>
      </w:pPr>
      <w:r w:rsidRPr="00262A2F">
        <w:rPr>
          <w:b/>
          <w:bCs/>
        </w:rPr>
        <w:t xml:space="preserve">O: </w:t>
      </w:r>
      <w:r w:rsidRPr="00840B48">
        <w:t>–</w:t>
      </w:r>
      <w:r>
        <w:rPr>
          <w:b/>
          <w:bCs/>
        </w:rPr>
        <w:t xml:space="preserve"> </w:t>
      </w:r>
      <w:r w:rsidRPr="00262A2F">
        <w:rPr>
          <w:b/>
          <w:bCs/>
        </w:rPr>
        <w:t>Ds:</w:t>
      </w:r>
      <w:r w:rsidRPr="00262A2F">
        <w:t xml:space="preserve"> </w:t>
      </w:r>
      <w:r>
        <w:t>Of Kfar Yamma/Yoma/Ma/Yadma/Dima</w:t>
      </w:r>
      <w:r>
        <w:rPr>
          <w:rStyle w:val="FootnoteReference"/>
        </w:rPr>
        <w:footnoteReference w:id="2154"/>
      </w:r>
      <w:r>
        <w:t xml:space="preserve"> </w:t>
      </w:r>
      <w:r w:rsidRPr="00262A2F">
        <w:rPr>
          <w:b/>
          <w:bCs/>
        </w:rPr>
        <w:t>F:</w:t>
      </w:r>
      <w:r w:rsidRPr="00262A2F">
        <w:t xml:space="preserve"> </w:t>
      </w:r>
      <w:r w:rsidRPr="009A4CB8">
        <w:t>–</w:t>
      </w:r>
      <w:r>
        <w:t xml:space="preserve"> </w:t>
      </w:r>
      <w:r w:rsidRPr="00262A2F">
        <w:rPr>
          <w:b/>
          <w:bCs/>
        </w:rPr>
        <w:t>S:</w:t>
      </w:r>
      <w:r w:rsidRPr="00262A2F">
        <w:t xml:space="preserve"> </w:t>
      </w:r>
      <w:r w:rsidRPr="00CF6F21">
        <w:rPr>
          <w:i/>
          <w:iCs/>
        </w:rPr>
        <w:t>bKet</w:t>
      </w:r>
      <w:r w:rsidRPr="00CF6F21">
        <w:t xml:space="preserve"> 57b</w:t>
      </w:r>
      <w:r w:rsidRPr="00CF6F21">
        <w:rPr>
          <w:rStyle w:val="FootnoteReference"/>
        </w:rPr>
        <w:footnoteReference w:id="2155"/>
      </w:r>
      <w:r>
        <w:t xml:space="preserve"> (Kosowsky, </w:t>
      </w:r>
      <w:r>
        <w:rPr>
          <w:i/>
          <w:iCs/>
        </w:rPr>
        <w:t>Bab</w:t>
      </w:r>
      <w:r>
        <w:rPr>
          <w:i/>
          <w:iCs/>
        </w:rPr>
        <w:t>y</w:t>
      </w:r>
      <w:r>
        <w:rPr>
          <w:i/>
          <w:iCs/>
        </w:rPr>
        <w:t>lonico</w:t>
      </w:r>
      <w:r>
        <w:t>, 937)</w:t>
      </w:r>
      <w:r w:rsidRPr="00091850">
        <w:rPr>
          <w:b/>
          <w:bCs/>
        </w:rPr>
        <w:t xml:space="preserve"> </w:t>
      </w:r>
      <w:r w:rsidRPr="00262A2F">
        <w:rPr>
          <w:b/>
          <w:bCs/>
        </w:rPr>
        <w:t xml:space="preserve">E: </w:t>
      </w:r>
      <w:r w:rsidRPr="009A4CB8">
        <w:t>–</w:t>
      </w:r>
      <w:r>
        <w:rPr>
          <w:b/>
          <w:bCs/>
        </w:rPr>
        <w:t xml:space="preserve"> </w:t>
      </w:r>
      <w:r w:rsidRPr="00262A2F">
        <w:rPr>
          <w:b/>
          <w:bCs/>
        </w:rPr>
        <w:t>D:</w:t>
      </w:r>
      <w:r>
        <w:rPr>
          <w:b/>
          <w:bCs/>
        </w:rPr>
        <w:t xml:space="preserve"> </w:t>
      </w:r>
      <w:r w:rsidR="00184667">
        <w:t>3</w:t>
      </w:r>
      <w:r w:rsidR="00184667" w:rsidRPr="00184667">
        <w:rPr>
          <w:vertAlign w:val="superscript"/>
        </w:rPr>
        <w:t>rd</w:t>
      </w:r>
      <w:r w:rsidR="00184667">
        <w:t xml:space="preserve"> C</w:t>
      </w:r>
      <w:r w:rsidR="00184667">
        <w:rPr>
          <w:rStyle w:val="FootnoteReference"/>
        </w:rPr>
        <w:footnoteReference w:id="2156"/>
      </w:r>
    </w:p>
    <w:p w14:paraId="6923435D" w14:textId="77777777" w:rsidR="00BD0433" w:rsidRDefault="00BD0433" w:rsidP="00184667">
      <w:pPr>
        <w:numPr>
          <w:ilvl w:val="0"/>
          <w:numId w:val="63"/>
        </w:numPr>
        <w:bidi w:val="0"/>
      </w:pPr>
      <w:r>
        <w:rPr>
          <w:b/>
          <w:bCs/>
        </w:rPr>
        <w:t xml:space="preserve">O: </w:t>
      </w:r>
      <w:r w:rsidRPr="009A4CB8">
        <w:t>–</w:t>
      </w:r>
      <w:r>
        <w:rPr>
          <w:b/>
          <w:bCs/>
        </w:rPr>
        <w:t xml:space="preserve"> </w:t>
      </w:r>
      <w:r w:rsidRPr="00262A2F">
        <w:rPr>
          <w:b/>
          <w:bCs/>
        </w:rPr>
        <w:t>Ds:</w:t>
      </w:r>
      <w:r w:rsidRPr="00262A2F">
        <w:t xml:space="preserve"> </w:t>
      </w:r>
      <w:r>
        <w:t>A</w:t>
      </w:r>
      <w:r w:rsidRPr="00CF73F9">
        <w:t>mi</w:t>
      </w:r>
      <w:r>
        <w:t xml:space="preserve"> </w:t>
      </w:r>
      <w:r w:rsidRPr="004D05AE">
        <w:t>(</w:t>
      </w:r>
      <w:r>
        <w:t>12</w:t>
      </w:r>
      <w:r w:rsidRPr="004D05AE">
        <w:t>)’s son</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Lev Rab</w:t>
      </w:r>
      <w:r>
        <w:t xml:space="preserve"> 1:3 (Hyman, </w:t>
      </w:r>
      <w:r>
        <w:rPr>
          <w:i/>
          <w:iCs/>
        </w:rPr>
        <w:t>Toldoth</w:t>
      </w:r>
      <w:r>
        <w:t>, 829)</w:t>
      </w:r>
      <w:r w:rsidRPr="00091850">
        <w:rPr>
          <w:b/>
          <w:bCs/>
        </w:rPr>
        <w:t xml:space="preserve"> </w:t>
      </w:r>
      <w:r w:rsidRPr="00262A2F">
        <w:rPr>
          <w:b/>
          <w:bCs/>
        </w:rPr>
        <w:t xml:space="preserve">E: </w:t>
      </w:r>
      <w:r w:rsidRPr="009A4CB8">
        <w:t>–</w:t>
      </w:r>
      <w:r>
        <w:rPr>
          <w:b/>
          <w:bCs/>
        </w:rPr>
        <w:t xml:space="preserve"> </w:t>
      </w:r>
      <w:r w:rsidRPr="00262A2F">
        <w:rPr>
          <w:b/>
          <w:bCs/>
        </w:rPr>
        <w:t>D:</w:t>
      </w:r>
      <w:r>
        <w:rPr>
          <w:b/>
          <w:bCs/>
        </w:rPr>
        <w:t xml:space="preserve"> </w:t>
      </w:r>
      <w:r w:rsidR="00184667" w:rsidRPr="00951455">
        <w:rPr>
          <w:rFonts w:cs="Times New Roman"/>
          <w:lang w:val="it-IT"/>
        </w:rPr>
        <w:t>P</w:t>
      </w:r>
      <w:r w:rsidR="00184667">
        <w:rPr>
          <w:rFonts w:cs="Times New Roman"/>
          <w:lang w:val="it-IT"/>
        </w:rPr>
        <w:t>re-4</w:t>
      </w:r>
      <w:r w:rsidR="00184667" w:rsidRPr="00951455">
        <w:rPr>
          <w:rFonts w:cs="Times New Roman"/>
          <w:lang w:val="it-IT"/>
        </w:rPr>
        <w:t>00</w:t>
      </w:r>
      <w:r w:rsidR="00184667">
        <w:rPr>
          <w:rStyle w:val="FootnoteReference"/>
          <w:rFonts w:cs="Times New Roman"/>
        </w:rPr>
        <w:footnoteReference w:id="2157"/>
      </w:r>
    </w:p>
    <w:p w14:paraId="08DC2A72" w14:textId="77777777" w:rsidR="00BD0433" w:rsidRDefault="00BD0433" w:rsidP="00CF1A10">
      <w:pPr>
        <w:numPr>
          <w:ilvl w:val="0"/>
          <w:numId w:val="63"/>
        </w:numPr>
        <w:bidi w:val="0"/>
      </w:pPr>
      <w:r w:rsidRPr="00262A2F">
        <w:rPr>
          <w:b/>
          <w:bCs/>
        </w:rPr>
        <w:t xml:space="preserve">O: </w:t>
      </w:r>
      <w:r w:rsidRPr="00D36B45">
        <w:rPr>
          <w:rFonts w:cs="Times New Roman"/>
          <w:rtl/>
        </w:rPr>
        <w:t>ישמעל</w:t>
      </w:r>
      <w:r w:rsidRPr="00592F16">
        <w:rPr>
          <w:rStyle w:val="FootnoteReference"/>
          <w:rFonts w:cs="Times New Roman"/>
        </w:rPr>
        <w:footnoteReference w:id="2158"/>
      </w:r>
      <w:r w:rsidRPr="00262A2F">
        <w:rPr>
          <w:b/>
          <w:bCs/>
        </w:rPr>
        <w:t xml:space="preserve"> Ds:</w:t>
      </w:r>
      <w:r w:rsidRPr="00262A2F">
        <w:t xml:space="preserve"> </w:t>
      </w:r>
      <w:smartTag w:uri="urn:schemas-microsoft-com:office:smarttags" w:element="country-region">
        <w:r>
          <w:t>Judah</w:t>
        </w:r>
      </w:smartTag>
      <w:r>
        <w:t xml:space="preserve"> </w:t>
      </w:r>
      <w:r w:rsidRPr="001D6E9F">
        <w:t>(</w:t>
      </w:r>
      <w:r w:rsidR="0047561A">
        <w:t>69</w:t>
      </w:r>
      <w:r w:rsidRPr="001D6E9F">
        <w:t>)</w:t>
      </w:r>
      <w:r>
        <w:t>’</w:t>
      </w:r>
      <w:r w:rsidRPr="005D3BF5">
        <w:t>s</w:t>
      </w:r>
      <w:r>
        <w:t xml:space="preserve"> father</w:t>
      </w:r>
      <w:r w:rsidRPr="00C64275">
        <w:rPr>
          <w:rStyle w:val="FootnoteReference"/>
          <w:rFonts w:cs="Times New Roman"/>
          <w:rtl/>
        </w:rPr>
        <w:footnoteReference w:id="2159"/>
      </w:r>
      <w:r w:rsidRPr="00262A2F">
        <w:rPr>
          <w:b/>
          <w:bCs/>
        </w:rPr>
        <w:t xml:space="preserve"> F:</w:t>
      </w:r>
      <w:r w:rsidRPr="00262A2F">
        <w:t xml:space="preserve"> </w:t>
      </w:r>
      <w:r>
        <w:t xml:space="preserve">Synagogue inscription, </w:t>
      </w:r>
      <w:r w:rsidRPr="00FF041F">
        <w:rPr>
          <w:rFonts w:cs="Times New Roman"/>
        </w:rPr>
        <w:t>Chorazin</w:t>
      </w:r>
      <w:r>
        <w:rPr>
          <w:rFonts w:cs="Times New Roman"/>
        </w:rPr>
        <w:t>, Ory</w:t>
      </w:r>
      <w:r w:rsidRPr="00262A2F">
        <w:rPr>
          <w:b/>
          <w:bCs/>
        </w:rPr>
        <w:t xml:space="preserve"> S:</w:t>
      </w:r>
      <w:r w:rsidRPr="00262A2F">
        <w:t xml:space="preserve"> </w:t>
      </w:r>
      <w:r>
        <w:rPr>
          <w:i/>
          <w:iCs/>
        </w:rPr>
        <w:t>CIJ</w:t>
      </w:r>
      <w:r>
        <w:t xml:space="preserve"> 981</w:t>
      </w:r>
      <w:r>
        <w:rPr>
          <w:rtl/>
        </w:rPr>
        <w:t xml:space="preserve"> </w:t>
      </w:r>
      <w:r w:rsidRPr="00262A2F">
        <w:rPr>
          <w:b/>
          <w:bCs/>
        </w:rPr>
        <w:t xml:space="preserve">E: </w:t>
      </w:r>
      <w:r w:rsidRPr="009A4CB8">
        <w:t>–</w:t>
      </w:r>
      <w:r>
        <w:rPr>
          <w:b/>
          <w:bCs/>
        </w:rPr>
        <w:t xml:space="preserve"> </w:t>
      </w:r>
      <w:r w:rsidRPr="00262A2F">
        <w:rPr>
          <w:b/>
          <w:bCs/>
        </w:rPr>
        <w:t>D:</w:t>
      </w:r>
      <w:r>
        <w:rPr>
          <w:b/>
          <w:bCs/>
        </w:rPr>
        <w:t xml:space="preserve"> </w:t>
      </w:r>
      <w:r w:rsidRPr="00BE3E77">
        <w:rPr>
          <w:rFonts w:cs="Times New Roman"/>
          <w:lang w:val="it-IT"/>
        </w:rPr>
        <w:t>–</w:t>
      </w:r>
      <w:r w:rsidR="00EA76F2" w:rsidRPr="005F539E">
        <w:rPr>
          <w:rStyle w:val="FootnoteReference"/>
          <w:rFonts w:cs="Times New Roman"/>
        </w:rPr>
        <w:footnoteReference w:id="2160"/>
      </w:r>
    </w:p>
    <w:p w14:paraId="0154FADC" w14:textId="77777777" w:rsidR="00BD0433" w:rsidRDefault="00BD0433" w:rsidP="00422A88">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4287A2D" w14:textId="77777777" w:rsidR="00BD0433" w:rsidRDefault="00BD0433" w:rsidP="00422A88">
      <w:pPr>
        <w:bidi w:val="0"/>
        <w:rPr>
          <w:b/>
          <w:bCs/>
        </w:rPr>
      </w:pPr>
    </w:p>
    <w:p w14:paraId="0FE3E94B" w14:textId="77777777" w:rsidR="00BD0433" w:rsidRDefault="00BD0433" w:rsidP="006919BE">
      <w:pPr>
        <w:bidi w:val="0"/>
        <w:rPr>
          <w:rFonts w:cs="Times New Roman"/>
          <w:b/>
          <w:bCs/>
          <w:sz w:val="24"/>
          <w:szCs w:val="24"/>
        </w:rPr>
      </w:pPr>
      <w:r w:rsidRPr="00C64275">
        <w:rPr>
          <w:rFonts w:cs="Times New Roman"/>
          <w:sz w:val="24"/>
          <w:szCs w:val="24"/>
          <w:rtl/>
        </w:rPr>
        <w:t>ישעיה</w:t>
      </w:r>
      <w:r w:rsidRPr="00C64275">
        <w:rPr>
          <w:rStyle w:val="FootnoteReference"/>
          <w:rFonts w:cs="Times New Roman"/>
          <w:sz w:val="24"/>
          <w:szCs w:val="24"/>
        </w:rPr>
        <w:footnoteReference w:id="2161"/>
      </w:r>
      <w:r w:rsidRPr="00C64275">
        <w:rPr>
          <w:rFonts w:cs="Times New Roman"/>
          <w:sz w:val="24"/>
          <w:szCs w:val="24"/>
        </w:rPr>
        <w:t xml:space="preserve"> </w:t>
      </w:r>
      <w:r>
        <w:rPr>
          <w:rFonts w:cs="Times New Roman"/>
          <w:sz w:val="24"/>
          <w:szCs w:val="24"/>
        </w:rPr>
        <w:t>–</w:t>
      </w:r>
      <w:r w:rsidRPr="00C64275">
        <w:rPr>
          <w:rFonts w:cs="Times New Roman"/>
          <w:sz w:val="24"/>
          <w:szCs w:val="24"/>
        </w:rPr>
        <w:t xml:space="preserve"> </w:t>
      </w:r>
      <w:r w:rsidRPr="005E436F">
        <w:rPr>
          <w:rFonts w:cs="Times New Roman"/>
          <w:i/>
          <w:iCs/>
          <w:sz w:val="24"/>
          <w:szCs w:val="24"/>
        </w:rPr>
        <w:t>Isaiah</w:t>
      </w:r>
    </w:p>
    <w:p w14:paraId="3579922A" w14:textId="77777777" w:rsidR="00BD0433" w:rsidRPr="00C64275" w:rsidRDefault="00BD0433" w:rsidP="00746DF7">
      <w:pPr>
        <w:bidi w:val="0"/>
        <w:rPr>
          <w:rFonts w:cs="Times New Roman"/>
          <w:b/>
          <w:bCs/>
          <w:sz w:val="24"/>
          <w:szCs w:val="24"/>
        </w:rPr>
      </w:pPr>
    </w:p>
    <w:p w14:paraId="13E92206" w14:textId="77777777" w:rsidR="00BD0433" w:rsidRDefault="00BD0433" w:rsidP="00CF1A10">
      <w:pPr>
        <w:numPr>
          <w:ilvl w:val="0"/>
          <w:numId w:val="64"/>
        </w:numPr>
        <w:bidi w:val="0"/>
      </w:pPr>
      <w:r w:rsidRPr="00262A2F">
        <w:rPr>
          <w:b/>
          <w:bCs/>
        </w:rPr>
        <w:t xml:space="preserve">O: </w:t>
      </w:r>
      <w:r w:rsidRPr="00EC495D">
        <w:t>Iaisati</w:t>
      </w:r>
      <w:r w:rsidR="00EC495D">
        <w:rPr>
          <w:rStyle w:val="FootnoteReference"/>
        </w:rPr>
        <w:footnoteReference w:id="2162"/>
      </w:r>
      <w:r w:rsidRPr="00A54246">
        <w:rPr>
          <w:rtl/>
        </w:rPr>
        <w:t xml:space="preserve"> </w:t>
      </w:r>
      <w:r w:rsidRPr="00262A2F">
        <w:rPr>
          <w:b/>
          <w:bCs/>
        </w:rPr>
        <w:t>Ds:</w:t>
      </w:r>
      <w:r w:rsidRPr="00262A2F">
        <w:t xml:space="preserve"> </w:t>
      </w:r>
      <w:r>
        <w:t xml:space="preserve">Nonnus </w:t>
      </w:r>
      <w:r w:rsidRPr="001D6E9F">
        <w:t>(</w:t>
      </w:r>
      <w:r>
        <w:t>4</w:t>
      </w:r>
      <w:r w:rsidRPr="001D6E9F">
        <w:t>)</w:t>
      </w:r>
      <w:r>
        <w:t>’</w:t>
      </w:r>
      <w:r w:rsidRPr="005D3BF5">
        <w:t>s</w:t>
      </w:r>
      <w:r>
        <w:t xml:space="preserve"> </w:t>
      </w:r>
      <w:r w:rsidRPr="00602031">
        <w:t>father</w:t>
      </w:r>
      <w:r>
        <w:t>, the Syrian</w:t>
      </w:r>
      <w:r w:rsidRPr="005E436F">
        <w:rPr>
          <w:rStyle w:val="FootnoteReference"/>
          <w:rFonts w:cs="Times New Roman"/>
          <w:rtl/>
        </w:rPr>
        <w:footnoteReference w:id="2163"/>
      </w:r>
      <w:r>
        <w:t xml:space="preserve"> </w:t>
      </w:r>
      <w:r w:rsidRPr="00602031">
        <w:rPr>
          <w:b/>
          <w:bCs/>
        </w:rPr>
        <w:t>F</w:t>
      </w:r>
      <w:r w:rsidRPr="00262A2F">
        <w:rPr>
          <w:b/>
          <w:bCs/>
        </w:rPr>
        <w:t>:</w:t>
      </w:r>
      <w:r w:rsidRPr="00262A2F">
        <w:t xml:space="preserve"> </w:t>
      </w:r>
      <w:r>
        <w:t xml:space="preserve">Dedicatory inscription, </w:t>
      </w:r>
      <w:smartTag w:uri="urn:schemas-microsoft-com:office:smarttags" w:element="place">
        <w:smartTag w:uri="urn:schemas-microsoft-com:office:smarttags" w:element="country-region">
          <w:r w:rsidR="00BE3E77" w:rsidRPr="005E436F">
            <w:t>Italy</w:t>
          </w:r>
        </w:smartTag>
      </w:smartTag>
      <w:r>
        <w:t xml:space="preserve">, Diehl </w:t>
      </w:r>
      <w:r w:rsidRPr="00262A2F">
        <w:rPr>
          <w:b/>
          <w:bCs/>
        </w:rPr>
        <w:t>S:</w:t>
      </w:r>
      <w:r w:rsidRPr="00262A2F">
        <w:t xml:space="preserve"> </w:t>
      </w:r>
      <w:r w:rsidRPr="00A54246">
        <w:rPr>
          <w:i/>
          <w:iCs/>
        </w:rPr>
        <w:t>CIJ</w:t>
      </w:r>
      <w:r w:rsidRPr="00A54246">
        <w:t xml:space="preserve"> 92*</w:t>
      </w:r>
      <w:r w:rsidRPr="00A54246">
        <w:rPr>
          <w:rtl/>
        </w:rPr>
        <w:t xml:space="preserve"> </w:t>
      </w:r>
      <w:r w:rsidRPr="00262A2F">
        <w:rPr>
          <w:b/>
          <w:bCs/>
        </w:rPr>
        <w:t xml:space="preserve">E: </w:t>
      </w:r>
      <w:r w:rsidR="00A834FA">
        <w:t>Christian?</w:t>
      </w:r>
      <w:r w:rsidR="00A834FA" w:rsidRPr="005E436F">
        <w:rPr>
          <w:rStyle w:val="FootnoteReference"/>
          <w:rFonts w:cs="Times New Roman"/>
          <w:rtl/>
        </w:rPr>
        <w:footnoteReference w:id="2164"/>
      </w:r>
      <w:r w:rsidR="00A834FA">
        <w:t xml:space="preserve"> </w:t>
      </w:r>
      <w:r w:rsidRPr="00262A2F">
        <w:rPr>
          <w:b/>
          <w:bCs/>
        </w:rPr>
        <w:t>D:</w:t>
      </w:r>
      <w:r>
        <w:rPr>
          <w:b/>
          <w:bCs/>
        </w:rPr>
        <w:t xml:space="preserve"> </w:t>
      </w:r>
      <w:r w:rsidRPr="00BE3E77">
        <w:rPr>
          <w:rFonts w:cs="Times New Roman"/>
          <w:lang w:val="it-IT"/>
        </w:rPr>
        <w:t>–</w:t>
      </w:r>
      <w:r w:rsidR="00EA76F2" w:rsidRPr="005F539E">
        <w:rPr>
          <w:rStyle w:val="FootnoteReference"/>
          <w:rFonts w:cs="Times New Roman"/>
        </w:rPr>
        <w:footnoteReference w:id="2165"/>
      </w:r>
    </w:p>
    <w:p w14:paraId="71CB0A5B" w14:textId="77777777" w:rsidR="00BD0433" w:rsidRDefault="00BD0433" w:rsidP="00007CDA">
      <w:pPr>
        <w:bidi w:val="0"/>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15593E85" w14:textId="77777777" w:rsidR="00BD0433" w:rsidRDefault="00BD0433" w:rsidP="00007CDA">
      <w:pPr>
        <w:bidi w:val="0"/>
      </w:pPr>
    </w:p>
    <w:p w14:paraId="1BC038BA" w14:textId="77777777" w:rsidR="00BD0433" w:rsidRDefault="00BD0433" w:rsidP="006919BE">
      <w:pPr>
        <w:bidi w:val="0"/>
        <w:rPr>
          <w:rFonts w:cs="Times New Roman"/>
          <w:i/>
          <w:iCs/>
          <w:sz w:val="24"/>
          <w:szCs w:val="24"/>
        </w:rPr>
      </w:pPr>
      <w:r w:rsidRPr="00C64275">
        <w:rPr>
          <w:rFonts w:cs="Times New Roman"/>
          <w:sz w:val="24"/>
          <w:szCs w:val="24"/>
          <w:rtl/>
        </w:rPr>
        <w:t>ישראל</w:t>
      </w:r>
      <w:r>
        <w:rPr>
          <w:rStyle w:val="FootnoteReference"/>
          <w:rFonts w:cs="Times New Roman"/>
          <w:sz w:val="24"/>
          <w:szCs w:val="24"/>
        </w:rPr>
        <w:footnoteReference w:id="2166"/>
      </w:r>
      <w:r w:rsidRPr="00C64275">
        <w:rPr>
          <w:rFonts w:cs="Times New Roman"/>
          <w:sz w:val="24"/>
          <w:szCs w:val="24"/>
        </w:rPr>
        <w:t xml:space="preserve"> </w:t>
      </w:r>
      <w:r>
        <w:rPr>
          <w:rFonts w:cs="Times New Roman"/>
          <w:sz w:val="24"/>
          <w:szCs w:val="24"/>
        </w:rPr>
        <w:t>–</w:t>
      </w:r>
      <w:r w:rsidRPr="00C64275">
        <w:rPr>
          <w:rFonts w:cs="Times New Roman"/>
          <w:sz w:val="24"/>
          <w:szCs w:val="24"/>
        </w:rPr>
        <w:t xml:space="preserve"> </w:t>
      </w:r>
      <w:r w:rsidRPr="00746DF7">
        <w:rPr>
          <w:rFonts w:cs="Times New Roman"/>
          <w:i/>
          <w:iCs/>
          <w:sz w:val="24"/>
          <w:szCs w:val="24"/>
        </w:rPr>
        <w:t>Israel</w:t>
      </w:r>
    </w:p>
    <w:p w14:paraId="384D0B31" w14:textId="77777777" w:rsidR="00BD0433" w:rsidRPr="006919BE" w:rsidRDefault="00BD0433" w:rsidP="00746DF7">
      <w:pPr>
        <w:bidi w:val="0"/>
        <w:rPr>
          <w:rFonts w:cs="Times New Roman"/>
          <w:sz w:val="24"/>
          <w:szCs w:val="24"/>
        </w:rPr>
      </w:pPr>
    </w:p>
    <w:p w14:paraId="7EB3258C" w14:textId="77777777" w:rsidR="009B34EA" w:rsidRDefault="00BD0433" w:rsidP="009B34EA">
      <w:pPr>
        <w:numPr>
          <w:ilvl w:val="0"/>
          <w:numId w:val="65"/>
        </w:numPr>
        <w:bidi w:val="0"/>
      </w:pPr>
      <w:r w:rsidRPr="00262A2F">
        <w:rPr>
          <w:b/>
          <w:bCs/>
        </w:rPr>
        <w:t xml:space="preserve">O: </w:t>
      </w:r>
      <w:r w:rsidRPr="009A4CB8">
        <w:t>–</w:t>
      </w:r>
      <w:r w:rsidR="007B5591">
        <w:rPr>
          <w:rStyle w:val="FootnoteReference"/>
          <w:rFonts w:cs="Times New Roman"/>
          <w:lang w:val="en-GB"/>
        </w:rPr>
        <w:footnoteReference w:id="2167"/>
      </w:r>
      <w:r>
        <w:rPr>
          <w:b/>
          <w:bCs/>
        </w:rPr>
        <w:t xml:space="preserve"> </w:t>
      </w:r>
      <w:r w:rsidRPr="00262A2F">
        <w:rPr>
          <w:b/>
          <w:bCs/>
        </w:rPr>
        <w:t>Ds:</w:t>
      </w:r>
      <w:r w:rsidRPr="00262A2F">
        <w:t xml:space="preserve"> </w:t>
      </w:r>
      <w:r w:rsidRPr="00D10EF6">
        <w:t>Makhir</w:t>
      </w:r>
      <w:r>
        <w:t xml:space="preserve"> </w:t>
      </w:r>
      <w:r w:rsidRPr="004D05AE">
        <w:t>(</w:t>
      </w:r>
      <w:r>
        <w:t>1</w:t>
      </w:r>
      <w:r w:rsidRPr="004D05AE">
        <w:t>)’s son</w:t>
      </w:r>
      <w:r>
        <w:t xml:space="preserve">, </w:t>
      </w:r>
      <w:r w:rsidRPr="00813A8F">
        <w:t>leader</w:t>
      </w:r>
      <w:r>
        <w:rPr>
          <w:rStyle w:val="FootnoteReference"/>
        </w:rPr>
        <w:footnoteReference w:id="2168"/>
      </w:r>
      <w:r>
        <w:t xml:space="preserve"> </w:t>
      </w:r>
      <w:r w:rsidRPr="00262A2F">
        <w:rPr>
          <w:b/>
          <w:bCs/>
        </w:rPr>
        <w:t>F:</w:t>
      </w:r>
      <w:r w:rsidRPr="00262A2F">
        <w:t xml:space="preserve"> </w:t>
      </w:r>
      <w:r>
        <w:t xml:space="preserve">– </w:t>
      </w:r>
      <w:r w:rsidRPr="00262A2F">
        <w:rPr>
          <w:b/>
          <w:bCs/>
        </w:rPr>
        <w:t>S:</w:t>
      </w:r>
      <w:r w:rsidRPr="00262A2F">
        <w:t xml:space="preserve"> </w:t>
      </w:r>
      <w:r>
        <w:rPr>
          <w:i/>
          <w:iCs/>
        </w:rPr>
        <w:t>Tulida</w:t>
      </w:r>
      <w:r>
        <w:t xml:space="preserve">, 131 </w:t>
      </w:r>
      <w:r w:rsidRPr="00262A2F">
        <w:rPr>
          <w:b/>
          <w:bCs/>
        </w:rPr>
        <w:t xml:space="preserve">E: </w:t>
      </w:r>
      <w:r w:rsidRPr="00014673">
        <w:t>Samaritan</w:t>
      </w:r>
      <w:r w:rsidRPr="005434BF">
        <w:rPr>
          <w:rStyle w:val="FootnoteReference"/>
          <w:rFonts w:cs="Times New Roman"/>
        </w:rPr>
        <w:footnoteReference w:id="2169"/>
      </w:r>
      <w:r>
        <w:rPr>
          <w:b/>
          <w:bCs/>
        </w:rPr>
        <w:t xml:space="preserve"> </w:t>
      </w:r>
      <w:r w:rsidRPr="00262A2F">
        <w:rPr>
          <w:b/>
          <w:bCs/>
        </w:rPr>
        <w:t>D:</w:t>
      </w:r>
      <w:r w:rsidRPr="006D798F">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170"/>
      </w:r>
    </w:p>
    <w:p w14:paraId="39B46864" w14:textId="77777777" w:rsidR="009B34EA" w:rsidRPr="00B9363E" w:rsidRDefault="009B34EA" w:rsidP="009B34EA">
      <w:pPr>
        <w:numPr>
          <w:ilvl w:val="0"/>
          <w:numId w:val="65"/>
        </w:numPr>
        <w:bidi w:val="0"/>
      </w:pPr>
      <w:r w:rsidRPr="00B9363E">
        <w:rPr>
          <w:b/>
          <w:bCs/>
          <w:lang w:val="en-GB"/>
        </w:rPr>
        <w:t xml:space="preserve">O: </w:t>
      </w:r>
      <w:r w:rsidRPr="00B9363E">
        <w:rPr>
          <w:rFonts w:cs="Times New Roman" w:hint="cs"/>
          <w:b/>
          <w:rtl/>
          <w:lang w:val="el-GR"/>
        </w:rPr>
        <w:t>[</w:t>
      </w:r>
      <w:r w:rsidRPr="00B9363E">
        <w:rPr>
          <w:rFonts w:cs="Times New Roman"/>
          <w:b/>
          <w:rtl/>
          <w:lang w:val="el-GR"/>
        </w:rPr>
        <w:t>י</w:t>
      </w:r>
      <w:r w:rsidRPr="00B9363E">
        <w:rPr>
          <w:rFonts w:cs="Times New Roman" w:hint="cs"/>
          <w:b/>
          <w:rtl/>
          <w:lang w:val="el-GR"/>
        </w:rPr>
        <w:t>]שר</w:t>
      </w:r>
      <w:r w:rsidRPr="00B9363E">
        <w:rPr>
          <w:rFonts w:cs="Times New Roman"/>
          <w:b/>
          <w:rtl/>
          <w:lang w:val="el-GR"/>
        </w:rPr>
        <w:t>אל</w:t>
      </w:r>
      <w:r w:rsidR="00B9363E">
        <w:rPr>
          <w:rStyle w:val="FootnoteReference"/>
          <w:lang w:val="en-GB"/>
        </w:rPr>
        <w:footnoteReference w:id="2171"/>
      </w:r>
      <w:r w:rsidRPr="00B9363E">
        <w:rPr>
          <w:lang w:val="en-GB"/>
        </w:rPr>
        <w:t xml:space="preserve"> </w:t>
      </w:r>
      <w:r w:rsidRPr="00B9363E">
        <w:rPr>
          <w:b/>
          <w:bCs/>
          <w:lang w:val="en-GB"/>
        </w:rPr>
        <w:t xml:space="preserve">Ds: </w:t>
      </w:r>
      <w:r w:rsidRPr="00B9363E">
        <w:rPr>
          <w:lang w:val="en-GB"/>
        </w:rPr>
        <w:t xml:space="preserve">Reuben (6)’s son </w:t>
      </w:r>
      <w:r w:rsidRPr="00B9363E">
        <w:rPr>
          <w:b/>
          <w:bCs/>
          <w:lang w:val="en-GB"/>
        </w:rPr>
        <w:t xml:space="preserve">F: </w:t>
      </w:r>
      <w:r w:rsidRPr="00B9363E">
        <w:rPr>
          <w:lang w:val="en-GB"/>
        </w:rPr>
        <w:t xml:space="preserve">Graffito, </w:t>
      </w:r>
      <w:r w:rsidR="00F60345" w:rsidRPr="00B9363E">
        <w:t>Elijah’s Cave</w:t>
      </w:r>
      <w:r w:rsidRPr="00B9363E">
        <w:rPr>
          <w:b/>
          <w:bCs/>
          <w:lang w:val="en-GB"/>
        </w:rPr>
        <w:t xml:space="preserve"> S: </w:t>
      </w:r>
      <w:r w:rsidRPr="00B9363E">
        <w:t xml:space="preserve">Appendix, no. 10 </w:t>
      </w:r>
      <w:r w:rsidRPr="00B9363E">
        <w:rPr>
          <w:b/>
          <w:bCs/>
          <w:lang w:val="en-GB"/>
        </w:rPr>
        <w:t xml:space="preserve">E: </w:t>
      </w:r>
      <w:r w:rsidRPr="00B9363E">
        <w:rPr>
          <w:lang w:val="en-GB"/>
        </w:rPr>
        <w:t>Late?</w:t>
      </w:r>
      <w:r w:rsidRPr="00B9363E">
        <w:rPr>
          <w:rStyle w:val="FootnoteReference"/>
          <w:lang w:val="en-GB"/>
        </w:rPr>
        <w:footnoteReference w:id="2172"/>
      </w:r>
      <w:r w:rsidRPr="00B9363E">
        <w:rPr>
          <w:lang w:val="en-GB"/>
        </w:rPr>
        <w:t xml:space="preserve"> </w:t>
      </w:r>
      <w:r w:rsidRPr="00B9363E">
        <w:rPr>
          <w:b/>
          <w:bCs/>
          <w:lang w:val="en-GB"/>
        </w:rPr>
        <w:t xml:space="preserve">D: </w:t>
      </w:r>
      <w:r w:rsidRPr="00B9363E">
        <w:rPr>
          <w:lang w:val="en-GB"/>
        </w:rPr>
        <w:t>Pre-8</w:t>
      </w:r>
      <w:r w:rsidRPr="00B9363E">
        <w:rPr>
          <w:vertAlign w:val="superscript"/>
          <w:lang w:val="en-GB"/>
        </w:rPr>
        <w:t>th</w:t>
      </w:r>
      <w:r w:rsidRPr="00B9363E">
        <w:rPr>
          <w:lang w:val="en-GB"/>
        </w:rPr>
        <w:t xml:space="preserve"> C?</w:t>
      </w:r>
      <w:r w:rsidRPr="00B9363E">
        <w:rPr>
          <w:rStyle w:val="FootnoteReference"/>
          <w:lang w:val="en-GB"/>
        </w:rPr>
        <w:footnoteReference w:id="2173"/>
      </w:r>
    </w:p>
    <w:p w14:paraId="591599F8" w14:textId="77777777" w:rsidR="009B34EA" w:rsidRDefault="009B34EA" w:rsidP="009B34EA">
      <w:pPr>
        <w:bidi w:val="0"/>
        <w:rPr>
          <w:b/>
          <w:bCs/>
        </w:rPr>
        <w:sectPr w:rsidR="009B34EA"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2CC0B089" w14:textId="77777777" w:rsidR="009B34EA" w:rsidRDefault="009B34EA" w:rsidP="009B34EA">
      <w:pPr>
        <w:bidi w:val="0"/>
        <w:rPr>
          <w:rFonts w:cs="Times New Roman"/>
          <w:sz w:val="24"/>
          <w:szCs w:val="24"/>
        </w:rPr>
      </w:pPr>
    </w:p>
    <w:p w14:paraId="774151C1" w14:textId="77777777" w:rsidR="00BD0433" w:rsidRDefault="00BD0433" w:rsidP="00DC409B">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1FEA5F16" w14:textId="77777777" w:rsidR="00BD0433" w:rsidRDefault="00BD0433" w:rsidP="00DC409B">
      <w:pPr>
        <w:bidi w:val="0"/>
        <w:rPr>
          <w:b/>
          <w:bCs/>
        </w:rPr>
      </w:pPr>
    </w:p>
    <w:p w14:paraId="7D4EA023" w14:textId="77777777" w:rsidR="00BD0433" w:rsidRDefault="00BD0433" w:rsidP="006919BE">
      <w:pPr>
        <w:bidi w:val="0"/>
        <w:rPr>
          <w:rFonts w:cs="Times New Roman"/>
          <w:i/>
          <w:iCs/>
          <w:sz w:val="24"/>
          <w:szCs w:val="24"/>
        </w:rPr>
      </w:pPr>
      <w:r w:rsidRPr="00D10EF6">
        <w:rPr>
          <w:rFonts w:cs="Times New Roman"/>
          <w:sz w:val="24"/>
          <w:szCs w:val="24"/>
          <w:rtl/>
        </w:rPr>
        <w:t>יששכר</w:t>
      </w:r>
      <w:r w:rsidRPr="00D10EF6">
        <w:rPr>
          <w:rStyle w:val="FootnoteReference"/>
          <w:rFonts w:cs="Times New Roman"/>
          <w:sz w:val="24"/>
          <w:szCs w:val="24"/>
        </w:rPr>
        <w:footnoteReference w:id="2174"/>
      </w:r>
      <w:r w:rsidRPr="00D10EF6">
        <w:rPr>
          <w:rFonts w:cs="Times New Roman"/>
          <w:sz w:val="24"/>
          <w:szCs w:val="24"/>
        </w:rPr>
        <w:t xml:space="preserve"> </w:t>
      </w:r>
      <w:r>
        <w:rPr>
          <w:rFonts w:cs="Times New Roman"/>
          <w:sz w:val="24"/>
          <w:szCs w:val="24"/>
        </w:rPr>
        <w:t>–</w:t>
      </w:r>
      <w:r w:rsidRPr="00D10EF6">
        <w:rPr>
          <w:rFonts w:cs="Times New Roman"/>
          <w:sz w:val="24"/>
          <w:szCs w:val="24"/>
        </w:rPr>
        <w:t xml:space="preserve"> </w:t>
      </w:r>
      <w:r w:rsidRPr="00746DF7">
        <w:rPr>
          <w:rFonts w:cs="Times New Roman"/>
          <w:i/>
          <w:iCs/>
          <w:sz w:val="24"/>
          <w:szCs w:val="24"/>
        </w:rPr>
        <w:t>Yisachar</w:t>
      </w:r>
    </w:p>
    <w:p w14:paraId="4C62540D" w14:textId="77777777" w:rsidR="00BD0433" w:rsidRPr="00D10EF6" w:rsidRDefault="00BD0433" w:rsidP="00746DF7">
      <w:pPr>
        <w:bidi w:val="0"/>
        <w:rPr>
          <w:rFonts w:cs="Times New Roman"/>
          <w:b/>
          <w:bCs/>
          <w:sz w:val="24"/>
          <w:szCs w:val="24"/>
        </w:rPr>
      </w:pPr>
    </w:p>
    <w:p w14:paraId="733F61F1" w14:textId="77777777" w:rsidR="00BD0433" w:rsidRDefault="00BD0433" w:rsidP="00CF1A10">
      <w:pPr>
        <w:numPr>
          <w:ilvl w:val="0"/>
          <w:numId w:val="66"/>
        </w:numPr>
        <w:bidi w:val="0"/>
        <w:rPr>
          <w:rtl/>
        </w:rPr>
      </w:pPr>
      <w:r w:rsidRPr="00262A2F">
        <w:rPr>
          <w:b/>
          <w:bCs/>
        </w:rPr>
        <w:t xml:space="preserve">O: </w:t>
      </w:r>
      <w:r w:rsidRPr="009A4CB8">
        <w:t>–</w:t>
      </w:r>
      <w:r>
        <w:rPr>
          <w:b/>
          <w:bCs/>
        </w:rPr>
        <w:t xml:space="preserve"> </w:t>
      </w:r>
      <w:r w:rsidRPr="00262A2F">
        <w:rPr>
          <w:b/>
          <w:bCs/>
        </w:rPr>
        <w:t>Ds:</w:t>
      </w:r>
      <w:r w:rsidRPr="00262A2F">
        <w:t xml:space="preserve"> </w:t>
      </w:r>
      <w:r>
        <w:t>Of Kfar Mandi</w:t>
      </w:r>
      <w:r>
        <w:rPr>
          <w:rStyle w:val="FootnoteReference"/>
        </w:rPr>
        <w:footnoteReference w:id="2175"/>
      </w:r>
      <w:r>
        <w:t xml:space="preserve"> </w:t>
      </w:r>
      <w:r w:rsidRPr="00262A2F">
        <w:rPr>
          <w:b/>
          <w:bCs/>
        </w:rPr>
        <w:t>F:</w:t>
      </w:r>
      <w:r w:rsidRPr="00262A2F">
        <w:t xml:space="preserve"> </w:t>
      </w:r>
      <w:r w:rsidRPr="009A4CB8">
        <w:t>–</w:t>
      </w:r>
      <w:r>
        <w:t xml:space="preserve"> </w:t>
      </w:r>
      <w:r w:rsidRPr="00262A2F">
        <w:rPr>
          <w:b/>
          <w:bCs/>
        </w:rPr>
        <w:t>S:</w:t>
      </w:r>
      <w:r w:rsidRPr="00262A2F">
        <w:t xml:space="preserve"> </w:t>
      </w:r>
      <w:r>
        <w:rPr>
          <w:i/>
          <w:iCs/>
        </w:rPr>
        <w:t xml:space="preserve">yRhSh </w:t>
      </w:r>
      <w:r>
        <w:t xml:space="preserve">1:3, 57a (Kosovsky, </w:t>
      </w:r>
      <w:r>
        <w:rPr>
          <w:i/>
          <w:iCs/>
        </w:rPr>
        <w:t>Yerushalmi</w:t>
      </w:r>
      <w:r>
        <w:t xml:space="preserve">, 471) </w:t>
      </w:r>
      <w:r w:rsidRPr="00262A2F">
        <w:rPr>
          <w:b/>
          <w:bCs/>
        </w:rPr>
        <w:t xml:space="preserve">E: </w:t>
      </w:r>
      <w:r w:rsidRPr="009A4CB8">
        <w:t>–</w:t>
      </w:r>
      <w:r>
        <w:rPr>
          <w:b/>
          <w:bCs/>
        </w:rPr>
        <w:t xml:space="preserve"> </w:t>
      </w:r>
      <w:r w:rsidRPr="00262A2F">
        <w:rPr>
          <w:b/>
          <w:bCs/>
        </w:rPr>
        <w:t>D:</w:t>
      </w:r>
      <w:r>
        <w:rPr>
          <w:b/>
          <w:bCs/>
        </w:rPr>
        <w:t xml:space="preserve"> </w:t>
      </w:r>
      <w:r w:rsidR="00184667">
        <w:rPr>
          <w:lang w:val="it-IT"/>
        </w:rPr>
        <w:t>3</w:t>
      </w:r>
      <w:r w:rsidR="00184667" w:rsidRPr="00997697">
        <w:rPr>
          <w:vertAlign w:val="superscript"/>
          <w:lang w:val="it-IT"/>
        </w:rPr>
        <w:t>rd</w:t>
      </w:r>
      <w:r w:rsidR="00184667">
        <w:rPr>
          <w:lang w:val="it-IT"/>
        </w:rPr>
        <w:t>-4</w:t>
      </w:r>
      <w:r w:rsidR="00184667" w:rsidRPr="003F6D3F">
        <w:rPr>
          <w:vertAlign w:val="superscript"/>
          <w:lang w:val="it-IT"/>
        </w:rPr>
        <w:t>th</w:t>
      </w:r>
      <w:r w:rsidR="00184667">
        <w:rPr>
          <w:lang w:val="it-IT"/>
        </w:rPr>
        <w:t xml:space="preserve"> C</w:t>
      </w:r>
      <w:r w:rsidR="00184667">
        <w:rPr>
          <w:rStyle w:val="FootnoteReference"/>
          <w:lang w:val="it-IT"/>
        </w:rPr>
        <w:footnoteReference w:id="2176"/>
      </w:r>
    </w:p>
    <w:p w14:paraId="619D57FB" w14:textId="77777777" w:rsidR="00BD0433" w:rsidRDefault="00BD0433" w:rsidP="00D10EF6">
      <w:pPr>
        <w:bidi w:val="0"/>
        <w:rPr>
          <w:rFonts w:cs="Times New Roman" w:hint="cs"/>
          <w:sz w:val="24"/>
          <w:szCs w:val="24"/>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6C4514B8" w14:textId="77777777" w:rsidR="00BD0433" w:rsidRDefault="00BD0433" w:rsidP="00D10EF6">
      <w:pPr>
        <w:bidi w:val="0"/>
        <w:rPr>
          <w:rFonts w:cs="Times New Roman"/>
          <w:sz w:val="24"/>
          <w:szCs w:val="24"/>
          <w:rtl/>
        </w:rPr>
      </w:pPr>
    </w:p>
    <w:p w14:paraId="3138BD32" w14:textId="77777777" w:rsidR="00BD0433" w:rsidRDefault="00BD0433" w:rsidP="00063871">
      <w:pPr>
        <w:bidi w:val="0"/>
        <w:rPr>
          <w:rFonts w:cs="Times New Roman"/>
          <w:i/>
          <w:iCs/>
          <w:sz w:val="24"/>
          <w:szCs w:val="24"/>
        </w:rPr>
      </w:pPr>
      <w:r w:rsidRPr="00D10EF6">
        <w:rPr>
          <w:rFonts w:cs="Times New Roman"/>
          <w:sz w:val="24"/>
          <w:szCs w:val="24"/>
          <w:rtl/>
        </w:rPr>
        <w:t>יתרו</w:t>
      </w:r>
      <w:r>
        <w:rPr>
          <w:rStyle w:val="FootnoteReference"/>
          <w:rFonts w:cs="Times New Roman"/>
          <w:sz w:val="24"/>
          <w:szCs w:val="24"/>
        </w:rPr>
        <w:footnoteReference w:id="2177"/>
      </w:r>
      <w:r w:rsidRPr="00D10EF6">
        <w:rPr>
          <w:rFonts w:cs="Times New Roman"/>
          <w:sz w:val="24"/>
          <w:szCs w:val="24"/>
        </w:rPr>
        <w:t xml:space="preserve"> </w:t>
      </w:r>
      <w:r>
        <w:rPr>
          <w:rFonts w:cs="Times New Roman"/>
          <w:sz w:val="24"/>
          <w:szCs w:val="24"/>
        </w:rPr>
        <w:t>–</w:t>
      </w:r>
      <w:r w:rsidRPr="00D10EF6">
        <w:rPr>
          <w:rFonts w:cs="Times New Roman"/>
          <w:sz w:val="24"/>
          <w:szCs w:val="24"/>
        </w:rPr>
        <w:t xml:space="preserve"> </w:t>
      </w:r>
      <w:r w:rsidRPr="00746DF7">
        <w:rPr>
          <w:rFonts w:cs="Times New Roman"/>
          <w:i/>
          <w:iCs/>
          <w:sz w:val="24"/>
          <w:szCs w:val="24"/>
        </w:rPr>
        <w:t>Jethro</w:t>
      </w:r>
    </w:p>
    <w:p w14:paraId="68BF05CC" w14:textId="77777777" w:rsidR="00BD0433" w:rsidRPr="00063871" w:rsidRDefault="00BD0433" w:rsidP="00746DF7">
      <w:pPr>
        <w:bidi w:val="0"/>
        <w:rPr>
          <w:rFonts w:cs="Times New Roman"/>
          <w:sz w:val="24"/>
          <w:szCs w:val="24"/>
        </w:rPr>
      </w:pPr>
    </w:p>
    <w:p w14:paraId="034E4CC3" w14:textId="77777777" w:rsidR="00BD0433" w:rsidRDefault="00BD0433" w:rsidP="00B9363E">
      <w:pPr>
        <w:numPr>
          <w:ilvl w:val="0"/>
          <w:numId w:val="67"/>
        </w:numPr>
        <w:bidi w:val="0"/>
        <w:rPr>
          <w:rtl/>
        </w:rPr>
      </w:pPr>
      <w:r w:rsidRPr="00262A2F">
        <w:rPr>
          <w:b/>
          <w:bCs/>
        </w:rPr>
        <w:t>O:</w:t>
      </w:r>
      <w:r>
        <w:rPr>
          <w:b/>
          <w:bCs/>
        </w:rPr>
        <w:t xml:space="preserve"> </w:t>
      </w:r>
      <w:r w:rsidRPr="00347561">
        <w:rPr>
          <w:rFonts w:ascii="Graeca" w:hAnsi="Graeca" w:cs="Graeca"/>
        </w:rPr>
        <w:t></w:t>
      </w:r>
      <w:r w:rsidRPr="00347561">
        <w:rPr>
          <w:rFonts w:ascii="Graeca" w:hAnsi="Graeca" w:cs="Graeca"/>
        </w:rPr>
        <w:t></w:t>
      </w:r>
      <w:r w:rsidRPr="00347561">
        <w:rPr>
          <w:rFonts w:ascii="Graeca" w:hAnsi="Graeca" w:cs="Graeca"/>
        </w:rPr>
        <w:t></w:t>
      </w:r>
      <w:r w:rsidRPr="00347561">
        <w:rPr>
          <w:rFonts w:ascii="Graeca" w:hAnsi="Graeca" w:cs="Graeca"/>
        </w:rPr>
        <w:t></w:t>
      </w:r>
      <w:r w:rsidRPr="00347561">
        <w:rPr>
          <w:rFonts w:ascii="Graeca" w:hAnsi="Graeca" w:cs="Graeca"/>
        </w:rPr>
        <w:t></w:t>
      </w:r>
      <w:r w:rsidRPr="00347561">
        <w:rPr>
          <w:rFonts w:ascii="Graeca" w:hAnsi="Graeca" w:cs="Graeca"/>
        </w:rPr>
        <w:t></w:t>
      </w:r>
      <w:r w:rsidRPr="00347561">
        <w:rPr>
          <w:rFonts w:ascii="Graeca" w:hAnsi="Graeca" w:cs="Graeca"/>
        </w:rPr>
        <w:t></w:t>
      </w:r>
      <w:r w:rsidR="00347561" w:rsidRPr="00B9363E">
        <w:rPr>
          <w:rStyle w:val="FootnoteReference"/>
          <w:rFonts w:cs="Times New Roman"/>
          <w:rtl/>
        </w:rPr>
        <w:footnoteReference w:id="2178"/>
      </w:r>
      <w:r w:rsidR="00B9363E">
        <w:rPr>
          <w:b/>
          <w:bCs/>
        </w:rPr>
        <w:t xml:space="preserve"> </w:t>
      </w:r>
      <w:r w:rsidRPr="00262A2F">
        <w:rPr>
          <w:b/>
          <w:bCs/>
        </w:rPr>
        <w:t>Ds:</w:t>
      </w:r>
      <w:r w:rsidRPr="00262A2F">
        <w:t xml:space="preserve"> </w:t>
      </w:r>
      <w:r w:rsidR="00CF15AE">
        <w:t>Tino</w:t>
      </w:r>
      <w:r>
        <w:t xml:space="preserve"> </w:t>
      </w:r>
      <w:r w:rsidRPr="004D05AE">
        <w:t>(</w:t>
      </w:r>
      <w:r w:rsidR="004E622C">
        <w:t>2</w:t>
      </w:r>
      <w:r w:rsidRPr="004D05AE">
        <w:t>)’s son</w:t>
      </w:r>
      <w:r>
        <w:t xml:space="preserve">, </w:t>
      </w:r>
      <w:r w:rsidRPr="00CC0AC4">
        <w:t>guardian of the orphans</w:t>
      </w:r>
      <w:r>
        <w:rPr>
          <w:rStyle w:val="FootnoteReference"/>
        </w:rPr>
        <w:footnoteReference w:id="2179"/>
      </w:r>
      <w:r>
        <w:t xml:space="preserve"> </w:t>
      </w:r>
      <w:r w:rsidRPr="00262A2F">
        <w:rPr>
          <w:b/>
          <w:bCs/>
        </w:rPr>
        <w:t>F:</w:t>
      </w:r>
      <w:r w:rsidRPr="00262A2F">
        <w:t xml:space="preserve"> </w:t>
      </w:r>
      <w:r>
        <w:t xml:space="preserve">Epitaph, </w:t>
      </w:r>
      <w:r w:rsidRPr="00206F83">
        <w:t>Lod</w:t>
      </w:r>
      <w:r>
        <w:rPr>
          <w:rStyle w:val="FootnoteReference"/>
          <w:lang w:val="de-DE"/>
        </w:rPr>
        <w:footnoteReference w:id="2180"/>
      </w:r>
      <w:r w:rsidRPr="00262A2F">
        <w:rPr>
          <w:b/>
          <w:bCs/>
        </w:rPr>
        <w:t xml:space="preserve"> S:</w:t>
      </w:r>
      <w:r w:rsidRPr="0017229E">
        <w:t xml:space="preserve"> </w:t>
      </w:r>
      <w:r>
        <w:t xml:space="preserve">Schwabe, </w:t>
      </w:r>
      <w:r>
        <w:rPr>
          <w:i/>
          <w:iCs/>
        </w:rPr>
        <w:t>Tarbiz</w:t>
      </w:r>
      <w:r>
        <w:t xml:space="preserve"> 12 (1941)</w:t>
      </w:r>
      <w:r w:rsidRPr="00262A2F">
        <w:t xml:space="preserve"> </w:t>
      </w:r>
      <w:r>
        <w:t>230</w:t>
      </w:r>
      <w:r>
        <w:rPr>
          <w:rtl/>
        </w:rPr>
        <w:t xml:space="preserve"> </w:t>
      </w:r>
      <w:r w:rsidRPr="00262A2F">
        <w:rPr>
          <w:b/>
          <w:bCs/>
        </w:rPr>
        <w:t>E:</w:t>
      </w:r>
      <w:r>
        <w:rPr>
          <w:b/>
          <w:bCs/>
        </w:rPr>
        <w:t xml:space="preserve"> </w:t>
      </w:r>
      <w:r w:rsidR="006D52C8">
        <w:t>Jew?</w:t>
      </w:r>
      <w:r w:rsidR="006D52C8">
        <w:rPr>
          <w:rStyle w:val="FootnoteReference"/>
        </w:rPr>
        <w:footnoteReference w:id="2181"/>
      </w:r>
      <w:r w:rsidRPr="00262A2F">
        <w:rPr>
          <w:b/>
          <w:bCs/>
        </w:rPr>
        <w:t xml:space="preserve"> D:</w:t>
      </w:r>
      <w:r>
        <w:rPr>
          <w:b/>
          <w:bCs/>
        </w:rPr>
        <w:t xml:space="preserve"> </w:t>
      </w:r>
      <w:r w:rsidRPr="00BE3E77">
        <w:rPr>
          <w:rFonts w:cs="Times New Roman"/>
          <w:lang w:val="it-IT"/>
        </w:rPr>
        <w:t>–</w:t>
      </w:r>
      <w:r w:rsidR="00EA76F2" w:rsidRPr="005F539E">
        <w:rPr>
          <w:rStyle w:val="FootnoteReference"/>
          <w:rFonts w:cs="Times New Roman"/>
        </w:rPr>
        <w:footnoteReference w:id="2182"/>
      </w:r>
    </w:p>
    <w:p w14:paraId="6DE38CA9" w14:textId="77777777" w:rsidR="00BD0433" w:rsidRDefault="00BD0433" w:rsidP="00422A88">
      <w:pPr>
        <w:bidi w:val="0"/>
        <w:rPr>
          <w:rFonts w:hint="cs"/>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4D981599" w14:textId="77777777" w:rsidR="00BD0433" w:rsidRDefault="00BD0433" w:rsidP="00422A88">
      <w:pPr>
        <w:bidi w:val="0"/>
      </w:pPr>
    </w:p>
    <w:p w14:paraId="5E817635" w14:textId="77777777" w:rsidR="00BD0433" w:rsidRDefault="00BD0433" w:rsidP="00D10EF6">
      <w:pPr>
        <w:bidi w:val="0"/>
        <w:rPr>
          <w:b/>
          <w:bCs/>
          <w:sz w:val="24"/>
          <w:szCs w:val="24"/>
        </w:rPr>
      </w:pPr>
      <w:r w:rsidRPr="00CD1D6F">
        <w:rPr>
          <w:rFonts w:cs="Times New Roman"/>
          <w:sz w:val="24"/>
          <w:szCs w:val="24"/>
          <w:rtl/>
        </w:rPr>
        <w:t>כלב</w:t>
      </w:r>
      <w:r w:rsidRPr="00CD1D6F">
        <w:rPr>
          <w:rStyle w:val="FootnoteReference"/>
          <w:sz w:val="24"/>
          <w:szCs w:val="24"/>
        </w:rPr>
        <w:footnoteReference w:id="2183"/>
      </w:r>
      <w:r w:rsidRPr="00CD1D6F">
        <w:rPr>
          <w:sz w:val="24"/>
          <w:szCs w:val="24"/>
        </w:rPr>
        <w:t xml:space="preserve"> </w:t>
      </w:r>
      <w:r>
        <w:rPr>
          <w:sz w:val="24"/>
          <w:szCs w:val="24"/>
        </w:rPr>
        <w:t>–</w:t>
      </w:r>
      <w:r w:rsidRPr="00CD1D6F">
        <w:rPr>
          <w:sz w:val="24"/>
          <w:szCs w:val="24"/>
        </w:rPr>
        <w:t xml:space="preserve"> </w:t>
      </w:r>
      <w:r w:rsidRPr="00CD1D6F">
        <w:rPr>
          <w:i/>
          <w:iCs/>
          <w:sz w:val="24"/>
          <w:szCs w:val="24"/>
        </w:rPr>
        <w:t>Caleb</w:t>
      </w:r>
      <w:r>
        <w:rPr>
          <w:b/>
          <w:bCs/>
          <w:sz w:val="24"/>
          <w:szCs w:val="24"/>
        </w:rPr>
        <w:t xml:space="preserve"> </w:t>
      </w:r>
    </w:p>
    <w:p w14:paraId="27A0B11D" w14:textId="77777777" w:rsidR="00BD0433" w:rsidRPr="00CD1D6F" w:rsidRDefault="00BD0433" w:rsidP="00746DF7">
      <w:pPr>
        <w:bidi w:val="0"/>
        <w:rPr>
          <w:b/>
          <w:bCs/>
          <w:sz w:val="24"/>
          <w:szCs w:val="24"/>
        </w:rPr>
      </w:pPr>
    </w:p>
    <w:p w14:paraId="5AB7618D" w14:textId="77777777" w:rsidR="00BD0433" w:rsidRDefault="00BD0433" w:rsidP="00CF1A10">
      <w:pPr>
        <w:numPr>
          <w:ilvl w:val="0"/>
          <w:numId w:val="68"/>
        </w:numPr>
        <w:bidi w:val="0"/>
      </w:pPr>
      <w:r w:rsidRPr="00262A2F">
        <w:rPr>
          <w:b/>
          <w:bCs/>
        </w:rPr>
        <w:t xml:space="preserve">O: </w:t>
      </w:r>
      <w:r w:rsidRPr="00840B48">
        <w:t>–</w:t>
      </w:r>
      <w:r>
        <w:rPr>
          <w:b/>
          <w:bCs/>
        </w:rPr>
        <w:t xml:space="preserve"> </w:t>
      </w:r>
      <w:r w:rsidRPr="00262A2F">
        <w:rPr>
          <w:b/>
          <w:bCs/>
        </w:rPr>
        <w:t>Ds:</w:t>
      </w:r>
      <w:r w:rsidRPr="00262A2F">
        <w:t xml:space="preserve"> </w:t>
      </w:r>
      <w:r>
        <w:t xml:space="preserve">Joseph </w:t>
      </w:r>
      <w:r w:rsidRPr="004D05AE">
        <w:t>(</w:t>
      </w:r>
      <w:r w:rsidR="00196B3F">
        <w:t>8</w:t>
      </w:r>
      <w:r w:rsidR="002C2DA4">
        <w:t>4</w:t>
      </w:r>
      <w:r w:rsidRPr="004D05AE">
        <w:t>)’s son</w:t>
      </w:r>
      <w:r>
        <w:rPr>
          <w:b/>
          <w:bCs/>
        </w:rPr>
        <w:t>,</w:t>
      </w:r>
      <w:r>
        <w:t xml:space="preserve"> Yohanan </w:t>
      </w:r>
      <w:r w:rsidRPr="004D05AE">
        <w:t>(</w:t>
      </w:r>
      <w:r>
        <w:t>1</w:t>
      </w:r>
      <w:r w:rsidR="001075B4">
        <w:t>7</w:t>
      </w:r>
      <w:r w:rsidRPr="004D05AE">
        <w:t xml:space="preserve">)’s </w:t>
      </w:r>
      <w:r>
        <w:t>grand</w:t>
      </w:r>
      <w:r w:rsidRPr="004D05AE">
        <w:t>son</w:t>
      </w:r>
      <w:r>
        <w:t xml:space="preserve">, </w:t>
      </w:r>
      <w:r w:rsidRPr="00F76CB3">
        <w:rPr>
          <w:color w:val="000000"/>
          <w:lang w:bidi="ar-SA"/>
        </w:rPr>
        <w:t>deceased</w:t>
      </w:r>
      <w:r w:rsidRPr="00F76CB3">
        <w:rPr>
          <w:rStyle w:val="FootnoteReference"/>
          <w:color w:val="000000"/>
          <w:lang w:bidi="ar-SA"/>
        </w:rPr>
        <w:footnoteReference w:id="2184"/>
      </w:r>
      <w:r w:rsidRPr="00262A2F">
        <w:rPr>
          <w:b/>
          <w:bCs/>
        </w:rPr>
        <w:t xml:space="preserve"> F:</w:t>
      </w:r>
      <w:r w:rsidRPr="00262A2F">
        <w:t xml:space="preserve"> </w:t>
      </w:r>
      <w:r>
        <w:t xml:space="preserve">Inscription, </w:t>
      </w:r>
      <w:smartTag w:uri="urn:schemas-microsoft-com:office:smarttags" w:element="place">
        <w:smartTag w:uri="urn:schemas-microsoft-com:office:smarttags" w:element="PlaceType">
          <w:r>
            <w:t>Temple</w:t>
          </w:r>
        </w:smartTag>
        <w:r>
          <w:t xml:space="preserve"> </w:t>
        </w:r>
        <w:smartTag w:uri="urn:schemas-microsoft-com:office:smarttags" w:element="PlaceName">
          <w:r>
            <w:t>Mount</w:t>
          </w:r>
        </w:smartTag>
      </w:smartTag>
      <w:r>
        <w:t>, De Sau</w:t>
      </w:r>
      <w:r>
        <w:t>l</w:t>
      </w:r>
      <w:r>
        <w:t>cy</w:t>
      </w:r>
      <w:r w:rsidRPr="00262A2F">
        <w:rPr>
          <w:b/>
          <w:bCs/>
        </w:rPr>
        <w:t xml:space="preserve"> S:</w:t>
      </w:r>
      <w:r w:rsidRPr="00262A2F">
        <w:t xml:space="preserve"> </w:t>
      </w:r>
      <w:r>
        <w:rPr>
          <w:i/>
          <w:iCs/>
        </w:rPr>
        <w:t>CIJ</w:t>
      </w:r>
      <w:r>
        <w:t xml:space="preserve"> 1403 </w:t>
      </w:r>
      <w:r w:rsidRPr="00262A2F">
        <w:rPr>
          <w:b/>
          <w:bCs/>
        </w:rPr>
        <w:t xml:space="preserve">E: </w:t>
      </w:r>
      <w:r w:rsidRPr="008F792C">
        <w:t>Late?</w:t>
      </w:r>
      <w:r w:rsidRPr="008F792C">
        <w:rPr>
          <w:rStyle w:val="FootnoteReference"/>
        </w:rPr>
        <w:footnoteReference w:id="2185"/>
      </w:r>
      <w:r w:rsidRPr="008F792C">
        <w:rPr>
          <w:b/>
          <w:bCs/>
        </w:rPr>
        <w:t xml:space="preserve"> D: </w:t>
      </w:r>
      <w:r w:rsidRPr="001C69FA">
        <w:t>Pre-650?</w:t>
      </w:r>
      <w:r>
        <w:rPr>
          <w:rStyle w:val="FootnoteReference"/>
        </w:rPr>
        <w:footnoteReference w:id="2186"/>
      </w:r>
    </w:p>
    <w:p w14:paraId="48264B05" w14:textId="77777777" w:rsidR="00BD0433" w:rsidRDefault="00BD0433" w:rsidP="00574695">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0018CEC5" w14:textId="77777777" w:rsidR="00BD0433" w:rsidRDefault="00BD0433" w:rsidP="00574695">
      <w:pPr>
        <w:bidi w:val="0"/>
        <w:rPr>
          <w:b/>
          <w:bCs/>
        </w:rPr>
      </w:pPr>
    </w:p>
    <w:p w14:paraId="52C107C6" w14:textId="77777777" w:rsidR="00BD0433" w:rsidRDefault="00BD0433" w:rsidP="000D43E9">
      <w:pPr>
        <w:bidi w:val="0"/>
        <w:rPr>
          <w:b/>
          <w:bCs/>
          <w:sz w:val="24"/>
          <w:szCs w:val="24"/>
        </w:rPr>
      </w:pPr>
      <w:r w:rsidRPr="00CD1D6F">
        <w:rPr>
          <w:rFonts w:cs="Times New Roman"/>
          <w:sz w:val="24"/>
          <w:szCs w:val="24"/>
          <w:rtl/>
        </w:rPr>
        <w:t>לוי</w:t>
      </w:r>
      <w:r w:rsidRPr="00CD1D6F">
        <w:rPr>
          <w:rStyle w:val="FootnoteReference"/>
          <w:sz w:val="24"/>
          <w:szCs w:val="24"/>
        </w:rPr>
        <w:footnoteReference w:id="2187"/>
      </w:r>
      <w:r w:rsidRPr="00CD1D6F">
        <w:rPr>
          <w:sz w:val="24"/>
          <w:szCs w:val="24"/>
        </w:rPr>
        <w:t xml:space="preserve"> – </w:t>
      </w:r>
      <w:r w:rsidRPr="00CD1D6F">
        <w:rPr>
          <w:i/>
          <w:iCs/>
          <w:sz w:val="24"/>
          <w:szCs w:val="24"/>
        </w:rPr>
        <w:t>Levi</w:t>
      </w:r>
    </w:p>
    <w:p w14:paraId="52541737" w14:textId="77777777" w:rsidR="00BD0433" w:rsidRPr="00CD1D6F" w:rsidRDefault="00BD0433" w:rsidP="00F76CB3">
      <w:pPr>
        <w:bidi w:val="0"/>
        <w:rPr>
          <w:b/>
          <w:bCs/>
          <w:sz w:val="24"/>
          <w:szCs w:val="24"/>
        </w:rPr>
      </w:pPr>
    </w:p>
    <w:p w14:paraId="7F0B69C0" w14:textId="77777777" w:rsidR="00BD0433" w:rsidRPr="006B172D" w:rsidRDefault="00BD0433" w:rsidP="00CF1A10">
      <w:pPr>
        <w:numPr>
          <w:ilvl w:val="0"/>
          <w:numId w:val="69"/>
        </w:numPr>
        <w:bidi w:val="0"/>
        <w:rPr>
          <w:b/>
          <w:bCs/>
        </w:rPr>
      </w:pPr>
      <w:r w:rsidRPr="006B172D">
        <w:rPr>
          <w:b/>
          <w:bCs/>
        </w:rPr>
        <w:t xml:space="preserve">O: </w:t>
      </w:r>
      <w:r w:rsidRPr="00F76CB3">
        <w:rPr>
          <w:rFonts w:ascii="Graeca" w:hAnsi="Graeca"/>
        </w:rPr>
        <w:t></w:t>
      </w:r>
      <w:r w:rsidRPr="00F76CB3">
        <w:rPr>
          <w:rFonts w:ascii="Graeca" w:hAnsi="Graeca"/>
        </w:rPr>
        <w:t></w:t>
      </w:r>
      <w:r w:rsidRPr="00F76CB3">
        <w:rPr>
          <w:rFonts w:ascii="Graeca" w:hAnsi="Graeca"/>
        </w:rPr>
        <w:t></w:t>
      </w:r>
      <w:r w:rsidRPr="00F76CB3">
        <w:rPr>
          <w:rFonts w:ascii="Graeca" w:hAnsi="Graeca"/>
        </w:rPr>
        <w:t></w:t>
      </w:r>
      <w:r w:rsidRPr="00F76CB3">
        <w:rPr>
          <w:rFonts w:ascii="Graeca" w:hAnsi="Graeca"/>
        </w:rPr>
        <w:t></w:t>
      </w:r>
      <w:r w:rsidRPr="00592F16">
        <w:rPr>
          <w:rStyle w:val="FootnoteReference"/>
          <w:rFonts w:cs="Times New Roman"/>
        </w:rPr>
        <w:footnoteReference w:id="2188"/>
      </w:r>
      <w:r>
        <w:rPr>
          <w:b/>
          <w:bCs/>
        </w:rPr>
        <w:t xml:space="preserve"> </w:t>
      </w:r>
      <w:r w:rsidRPr="006B172D">
        <w:rPr>
          <w:b/>
          <w:bCs/>
        </w:rPr>
        <w:t xml:space="preserve">Ds: </w:t>
      </w:r>
      <w:r>
        <w:t xml:space="preserve">Of the Phiale quarter (in </w:t>
      </w:r>
      <w:smartTag w:uri="urn:schemas-microsoft-com:office:smarttags" w:element="place">
        <w:r>
          <w:t>Akk</w:t>
        </w:r>
        <w:r w:rsidRPr="00714947">
          <w:t>o</w:t>
        </w:r>
      </w:smartTag>
      <w:r w:rsidRPr="00714947">
        <w:t>)</w:t>
      </w:r>
      <w:r w:rsidRPr="00840B48">
        <w:rPr>
          <w:rStyle w:val="FootnoteReference"/>
          <w:rFonts w:cs="Times New Roman"/>
          <w:rtl/>
        </w:rPr>
        <w:footnoteReference w:id="2189"/>
      </w:r>
      <w:r w:rsidRPr="006B172D">
        <w:rPr>
          <w:b/>
          <w:bCs/>
        </w:rPr>
        <w:t xml:space="preserve"> F:</w:t>
      </w:r>
      <w:r w:rsidRPr="006B172D">
        <w:t xml:space="preserve"> </w:t>
      </w:r>
      <w:r>
        <w:t>–</w:t>
      </w:r>
      <w:r w:rsidRPr="006B172D">
        <w:t xml:space="preserve"> </w:t>
      </w:r>
      <w:r w:rsidRPr="006B172D">
        <w:rPr>
          <w:b/>
          <w:bCs/>
        </w:rPr>
        <w:t>S:</w:t>
      </w:r>
      <w:r w:rsidRPr="006B172D">
        <w:t xml:space="preserve"> </w:t>
      </w:r>
      <w:r w:rsidRPr="000C28CD">
        <w:rPr>
          <w:i/>
          <w:iCs/>
        </w:rPr>
        <w:t>Doctrina Jacobi</w:t>
      </w:r>
      <w:r w:rsidRPr="006B172D">
        <w:t xml:space="preserve"> 5:6 </w:t>
      </w:r>
      <w:r w:rsidR="00805D02" w:rsidRPr="00262A2F">
        <w:rPr>
          <w:b/>
          <w:bCs/>
        </w:rPr>
        <w:t xml:space="preserve">E: </w:t>
      </w:r>
      <w:r w:rsidR="00805D02" w:rsidRPr="00840B48">
        <w:t>–</w:t>
      </w:r>
      <w:r w:rsidR="00805D02">
        <w:rPr>
          <w:b/>
          <w:bCs/>
        </w:rPr>
        <w:t xml:space="preserve"> </w:t>
      </w:r>
      <w:r w:rsidRPr="006B172D">
        <w:rPr>
          <w:b/>
          <w:bCs/>
        </w:rPr>
        <w:t>D:</w:t>
      </w:r>
      <w:r w:rsidRPr="006B172D">
        <w:rPr>
          <w:rFonts w:cs="Times New Roman"/>
        </w:rPr>
        <w:t xml:space="preserve"> 7</w:t>
      </w:r>
      <w:r w:rsidRPr="006B172D">
        <w:rPr>
          <w:rFonts w:cs="Times New Roman"/>
          <w:vertAlign w:val="superscript"/>
        </w:rPr>
        <w:t>th</w:t>
      </w:r>
      <w:r w:rsidRPr="006B172D">
        <w:rPr>
          <w:rFonts w:cs="Times New Roman"/>
        </w:rPr>
        <w:t xml:space="preserve"> C</w:t>
      </w:r>
      <w:r w:rsidRPr="006B172D">
        <w:rPr>
          <w:rStyle w:val="FootnoteReference"/>
          <w:rFonts w:cs="Times New Roman"/>
        </w:rPr>
        <w:footnoteReference w:id="2190"/>
      </w:r>
    </w:p>
    <w:p w14:paraId="73E4E39B" w14:textId="77777777" w:rsidR="00BD0433" w:rsidRPr="00262A2F" w:rsidRDefault="00BD0433" w:rsidP="00BB1607">
      <w:pPr>
        <w:numPr>
          <w:ilvl w:val="0"/>
          <w:numId w:val="69"/>
        </w:numPr>
        <w:bidi w:val="0"/>
      </w:pPr>
      <w:r w:rsidRPr="00262A2F">
        <w:rPr>
          <w:b/>
          <w:bCs/>
        </w:rPr>
        <w:t xml:space="preserve">O: </w:t>
      </w:r>
      <w:r w:rsidRPr="00840B48">
        <w:t>–</w:t>
      </w:r>
      <w:r w:rsidR="007B5591">
        <w:rPr>
          <w:rStyle w:val="FootnoteReference"/>
          <w:rFonts w:cs="Times New Roman"/>
          <w:lang w:val="en-GB"/>
        </w:rPr>
        <w:footnoteReference w:id="2191"/>
      </w:r>
      <w:r>
        <w:rPr>
          <w:b/>
          <w:bCs/>
        </w:rPr>
        <w:t xml:space="preserve"> </w:t>
      </w:r>
      <w:r w:rsidRPr="00262A2F">
        <w:rPr>
          <w:b/>
          <w:bCs/>
        </w:rPr>
        <w:t>Ds:</w:t>
      </w:r>
      <w:r w:rsidRPr="00262A2F">
        <w:t xml:space="preserve"> </w:t>
      </w:r>
      <w:r>
        <w:t>Zay</w:t>
      </w:r>
      <w:r w:rsidRPr="00714947">
        <w:t>t</w:t>
      </w:r>
      <w:r>
        <w:t xml:space="preserve"> (</w:t>
      </w:r>
      <w:r w:rsidR="00BB1607">
        <w:t>2</w:t>
      </w:r>
      <w:r w:rsidRPr="001D6E9F">
        <w:t>)</w:t>
      </w:r>
      <w:r>
        <w:t>’</w:t>
      </w:r>
      <w:r w:rsidRPr="005D3BF5">
        <w:t>s</w:t>
      </w:r>
      <w:r>
        <w:t xml:space="preserve"> </w:t>
      </w:r>
      <w:r w:rsidRPr="00602031">
        <w:t>father</w:t>
      </w:r>
      <w:r w:rsidRPr="00262A2F">
        <w:rPr>
          <w:b/>
          <w:bCs/>
        </w:rPr>
        <w:t xml:space="preserve"> F:</w:t>
      </w:r>
      <w:r w:rsidRPr="00262A2F">
        <w:t xml:space="preserve"> </w:t>
      </w:r>
      <w:r>
        <w:t xml:space="preserve">– </w:t>
      </w:r>
      <w:r w:rsidRPr="00262A2F">
        <w:rPr>
          <w:b/>
          <w:bCs/>
        </w:rPr>
        <w:t>S:</w:t>
      </w:r>
      <w:r w:rsidRPr="00262A2F">
        <w:t xml:space="preserve"> </w:t>
      </w:r>
      <w:r>
        <w:rPr>
          <w:i/>
          <w:iCs/>
        </w:rPr>
        <w:t>Tulida</w:t>
      </w:r>
      <w:r>
        <w:t xml:space="preserve">, 136 </w:t>
      </w:r>
      <w:r w:rsidRPr="00262A2F">
        <w:rPr>
          <w:b/>
          <w:bCs/>
        </w:rPr>
        <w:t xml:space="preserve">E: </w:t>
      </w:r>
      <w:r w:rsidRPr="00014673">
        <w:t>Samaritan</w:t>
      </w:r>
      <w:r w:rsidRPr="005434BF">
        <w:rPr>
          <w:rStyle w:val="FootnoteReference"/>
          <w:rFonts w:cs="Times New Roman"/>
        </w:rPr>
        <w:footnoteReference w:id="2192"/>
      </w:r>
      <w:r>
        <w:rPr>
          <w:b/>
          <w:bCs/>
        </w:rPr>
        <w:t xml:space="preserve"> </w:t>
      </w:r>
      <w:r w:rsidRPr="00262A2F">
        <w:rPr>
          <w:b/>
          <w:bCs/>
        </w:rPr>
        <w:t>D:</w:t>
      </w:r>
      <w:r>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193"/>
      </w:r>
    </w:p>
    <w:p w14:paraId="2EFCB110" w14:textId="77777777" w:rsidR="00BD0433" w:rsidRPr="00CA6514" w:rsidRDefault="00BD0433" w:rsidP="00CF1A10">
      <w:pPr>
        <w:numPr>
          <w:ilvl w:val="0"/>
          <w:numId w:val="69"/>
        </w:numPr>
        <w:bidi w:val="0"/>
      </w:pPr>
      <w:r w:rsidRPr="00262A2F">
        <w:rPr>
          <w:b/>
          <w:bCs/>
        </w:rPr>
        <w:t xml:space="preserve">O: </w:t>
      </w:r>
      <w:r>
        <w:t>–</w:t>
      </w:r>
      <w:r>
        <w:rPr>
          <w:rStyle w:val="FootnoteReference"/>
        </w:rPr>
        <w:footnoteReference w:id="2194"/>
      </w:r>
      <w:r>
        <w:rPr>
          <w:b/>
          <w:bCs/>
        </w:rPr>
        <w:t xml:space="preserve"> </w:t>
      </w:r>
      <w:r w:rsidRPr="00262A2F">
        <w:rPr>
          <w:b/>
          <w:bCs/>
        </w:rPr>
        <w:t>Ds:</w:t>
      </w:r>
      <w:r w:rsidRPr="00262A2F">
        <w:t xml:space="preserve"> </w:t>
      </w:r>
      <w:r w:rsidR="007C4A31" w:rsidRPr="00A611B1">
        <w:t>Sage</w:t>
      </w:r>
      <w:r>
        <w:t>, priest</w:t>
      </w:r>
      <w:r>
        <w:rPr>
          <w:rStyle w:val="FootnoteReference"/>
          <w:rFonts w:cs="Times New Roman"/>
          <w:lang w:val="en-GB"/>
        </w:rPr>
        <w:footnoteReference w:id="2195"/>
      </w:r>
      <w:r>
        <w:t xml:space="preserve"> </w:t>
      </w:r>
      <w:r w:rsidRPr="00262A2F">
        <w:rPr>
          <w:b/>
          <w:bCs/>
        </w:rPr>
        <w:t>F:</w:t>
      </w:r>
      <w:r w:rsidRPr="00262A2F">
        <w:t xml:space="preserve"> </w:t>
      </w:r>
      <w:r>
        <w:t xml:space="preserve">– </w:t>
      </w:r>
      <w:r w:rsidRPr="00262A2F">
        <w:rPr>
          <w:b/>
          <w:bCs/>
        </w:rPr>
        <w:t>S:</w:t>
      </w:r>
      <w:r w:rsidRPr="00262A2F">
        <w:t xml:space="preserve"> </w:t>
      </w:r>
      <w:r>
        <w:t xml:space="preserve">Abu’l Fath, 141 </w:t>
      </w:r>
      <w:r w:rsidRPr="00262A2F">
        <w:rPr>
          <w:b/>
          <w:bCs/>
        </w:rPr>
        <w:t xml:space="preserve">E: </w:t>
      </w:r>
      <w:r w:rsidRPr="005E562F">
        <w:t>Samaritan</w:t>
      </w:r>
      <w:r w:rsidRPr="003335B1">
        <w:rPr>
          <w:rStyle w:val="FootnoteReference"/>
          <w:rFonts w:cs="Times New Roman"/>
        </w:rPr>
        <w:footnoteReference w:id="2196"/>
      </w:r>
      <w:r>
        <w:t xml:space="preserve"> </w:t>
      </w:r>
      <w:r w:rsidRPr="00262A2F">
        <w:rPr>
          <w:b/>
          <w:bCs/>
        </w:rPr>
        <w:t>D:</w:t>
      </w:r>
      <w:r>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CA4101">
        <w:rPr>
          <w:rStyle w:val="FootnoteReference"/>
        </w:rPr>
        <w:footnoteReference w:id="2197"/>
      </w:r>
    </w:p>
    <w:p w14:paraId="2F21811D" w14:textId="77777777" w:rsidR="00BD0433" w:rsidRDefault="00BD0433" w:rsidP="00CF1A10">
      <w:pPr>
        <w:numPr>
          <w:ilvl w:val="0"/>
          <w:numId w:val="69"/>
        </w:numPr>
        <w:bidi w:val="0"/>
      </w:pPr>
      <w:r w:rsidRPr="00262A2F">
        <w:rPr>
          <w:b/>
          <w:bCs/>
        </w:rPr>
        <w:t xml:space="preserve">O: </w:t>
      </w:r>
      <w:r>
        <w:t>–</w:t>
      </w:r>
      <w:r>
        <w:rPr>
          <w:rStyle w:val="FootnoteReference"/>
        </w:rPr>
        <w:footnoteReference w:id="2198"/>
      </w:r>
      <w:r>
        <w:rPr>
          <w:rFonts w:ascii="Tahoma" w:hAnsi="Tahoma" w:cs="Times New Roman"/>
          <w:rtl/>
        </w:rPr>
        <w:t xml:space="preserve"> </w:t>
      </w:r>
      <w:r w:rsidRPr="00262A2F">
        <w:rPr>
          <w:b/>
          <w:bCs/>
        </w:rPr>
        <w:t>Ds:</w:t>
      </w:r>
      <w:r w:rsidRPr="00262A2F">
        <w:t xml:space="preserve"> </w:t>
      </w:r>
      <w:r>
        <w:t>Bebai (1</w:t>
      </w:r>
      <w:r w:rsidRPr="004D05AE">
        <w:t xml:space="preserve">)’s </w:t>
      </w:r>
      <w:r>
        <w:t>nephew</w:t>
      </w:r>
      <w:r w:rsidRPr="00262A2F">
        <w:rPr>
          <w:b/>
          <w:bCs/>
        </w:rPr>
        <w:t xml:space="preserve"> F:</w:t>
      </w:r>
      <w:r w:rsidRPr="00262A2F">
        <w:t xml:space="preserve"> </w:t>
      </w:r>
      <w:r>
        <w:t xml:space="preserve">– </w:t>
      </w:r>
      <w:r w:rsidRPr="00262A2F">
        <w:rPr>
          <w:b/>
          <w:bCs/>
        </w:rPr>
        <w:t>S:</w:t>
      </w:r>
      <w:r w:rsidRPr="00262A2F">
        <w:t xml:space="preserve"> </w:t>
      </w:r>
      <w:r>
        <w:t xml:space="preserve">Abu’l Fath, 151 </w:t>
      </w:r>
      <w:r w:rsidRPr="00262A2F">
        <w:rPr>
          <w:b/>
          <w:bCs/>
        </w:rPr>
        <w:t xml:space="preserve">E: </w:t>
      </w:r>
      <w:r w:rsidRPr="005E562F">
        <w:t>Samaritan</w:t>
      </w:r>
      <w:r w:rsidRPr="003335B1">
        <w:rPr>
          <w:rStyle w:val="FootnoteReference"/>
          <w:rFonts w:cs="Times New Roman"/>
        </w:rPr>
        <w:footnoteReference w:id="2199"/>
      </w:r>
      <w:r w:rsidRPr="00262A2F">
        <w:rPr>
          <w:b/>
          <w:bCs/>
        </w:rPr>
        <w:t xml:space="preserve"> </w:t>
      </w:r>
      <w:r w:rsidR="00B9363E">
        <w:t xml:space="preserve">Christain </w:t>
      </w:r>
      <w:r w:rsidRPr="00413F66">
        <w:t xml:space="preserve">convert; </w:t>
      </w:r>
      <w:r>
        <w:t>fict</w:t>
      </w:r>
      <w:r>
        <w:t>i</w:t>
      </w:r>
      <w:r>
        <w:t>tious</w:t>
      </w:r>
      <w:r>
        <w:rPr>
          <w:rStyle w:val="FootnoteReference"/>
        </w:rPr>
        <w:footnoteReference w:id="2200"/>
      </w:r>
      <w:r>
        <w:t xml:space="preserve"> </w:t>
      </w:r>
      <w:r w:rsidRPr="00262A2F">
        <w:rPr>
          <w:b/>
          <w:bCs/>
        </w:rPr>
        <w:t>D:</w:t>
      </w:r>
      <w:r>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F76CB3">
        <w:rPr>
          <w:rStyle w:val="FootnoteReference"/>
        </w:rPr>
        <w:footnoteReference w:id="2201"/>
      </w:r>
    </w:p>
    <w:p w14:paraId="33630842" w14:textId="77777777" w:rsidR="00BD0433" w:rsidRPr="006B172D" w:rsidRDefault="00BD0433" w:rsidP="00CF1A10">
      <w:pPr>
        <w:numPr>
          <w:ilvl w:val="0"/>
          <w:numId w:val="69"/>
        </w:numPr>
        <w:bidi w:val="0"/>
      </w:pPr>
      <w:r w:rsidRPr="00262A2F">
        <w:rPr>
          <w:b/>
          <w:bCs/>
        </w:rPr>
        <w:t xml:space="preserve">O: </w:t>
      </w:r>
      <w:r>
        <w:t>–</w:t>
      </w:r>
      <w:r>
        <w:rPr>
          <w:rStyle w:val="FootnoteReference"/>
        </w:rPr>
        <w:footnoteReference w:id="2202"/>
      </w:r>
      <w:r>
        <w:rPr>
          <w:b/>
          <w:bCs/>
        </w:rPr>
        <w:t xml:space="preserve"> </w:t>
      </w:r>
      <w:r w:rsidRPr="00262A2F">
        <w:rPr>
          <w:b/>
          <w:bCs/>
        </w:rPr>
        <w:t>Ds:</w:t>
      </w:r>
      <w:r w:rsidRPr="00262A2F">
        <w:t xml:space="preserve"> </w:t>
      </w:r>
      <w:r>
        <w:t>Bebai (1</w:t>
      </w:r>
      <w:r w:rsidRPr="004D05AE">
        <w:t xml:space="preserve">)’s </w:t>
      </w:r>
      <w:r>
        <w:t xml:space="preserve">son </w:t>
      </w:r>
      <w:r w:rsidRPr="00262A2F">
        <w:rPr>
          <w:b/>
          <w:bCs/>
        </w:rPr>
        <w:t>F:</w:t>
      </w:r>
      <w:r w:rsidRPr="00262A2F">
        <w:t xml:space="preserve"> </w:t>
      </w:r>
      <w:r w:rsidRPr="00262A2F">
        <w:rPr>
          <w:b/>
          <w:bCs/>
        </w:rPr>
        <w:t>S:</w:t>
      </w:r>
      <w:r w:rsidRPr="00262A2F">
        <w:t xml:space="preserve"> </w:t>
      </w:r>
      <w:r>
        <w:t xml:space="preserve">Abu’l Fath, 158 </w:t>
      </w:r>
      <w:r w:rsidRPr="00262A2F">
        <w:rPr>
          <w:b/>
          <w:bCs/>
        </w:rPr>
        <w:t xml:space="preserve">E: </w:t>
      </w:r>
      <w:r w:rsidRPr="005E562F">
        <w:t>Samaritan</w:t>
      </w:r>
      <w:r w:rsidRPr="003335B1">
        <w:rPr>
          <w:rStyle w:val="FootnoteReference"/>
          <w:rFonts w:cs="Times New Roman"/>
        </w:rPr>
        <w:footnoteReference w:id="2203"/>
      </w:r>
      <w:r w:rsidRPr="00262A2F">
        <w:rPr>
          <w:b/>
          <w:bCs/>
        </w:rPr>
        <w:t xml:space="preserve"> D:</w:t>
      </w:r>
      <w:r>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6B172D">
        <w:rPr>
          <w:rStyle w:val="FootnoteReference"/>
        </w:rPr>
        <w:footnoteReference w:id="2204"/>
      </w:r>
    </w:p>
    <w:p w14:paraId="794093D4" w14:textId="77777777" w:rsidR="00BD0433" w:rsidRDefault="00BD0433" w:rsidP="00C214A4">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1:1, 2c (Kosovsky, </w:t>
      </w:r>
      <w:r>
        <w:rPr>
          <w:i/>
          <w:iCs/>
        </w:rPr>
        <w:t>Yerushalmi</w:t>
      </w:r>
      <w:r>
        <w:t xml:space="preserve">, 483-5) </w:t>
      </w:r>
      <w:r w:rsidRPr="00262A2F">
        <w:rPr>
          <w:b/>
          <w:bCs/>
        </w:rPr>
        <w:t xml:space="preserve">E: </w:t>
      </w:r>
      <w:r w:rsidRPr="00840B48">
        <w:t>–</w:t>
      </w:r>
      <w:r>
        <w:rPr>
          <w:b/>
          <w:bCs/>
        </w:rPr>
        <w:t xml:space="preserve"> </w:t>
      </w:r>
      <w:r w:rsidRPr="00262A2F">
        <w:rPr>
          <w:b/>
          <w:bCs/>
        </w:rPr>
        <w:t>D:</w:t>
      </w:r>
      <w:r>
        <w:rPr>
          <w:b/>
          <w:bCs/>
        </w:rPr>
        <w:t xml:space="preserve"> </w:t>
      </w:r>
      <w:r w:rsidR="00C214A4">
        <w:t>3</w:t>
      </w:r>
      <w:r w:rsidR="00C214A4" w:rsidRPr="005C724F">
        <w:rPr>
          <w:vertAlign w:val="superscript"/>
        </w:rPr>
        <w:t>rd</w:t>
      </w:r>
      <w:r w:rsidR="00C214A4">
        <w:t xml:space="preserve"> C</w:t>
      </w:r>
      <w:r w:rsidR="00C214A4">
        <w:rPr>
          <w:rStyle w:val="FootnoteReference"/>
        </w:rPr>
        <w:footnoteReference w:id="2205"/>
      </w:r>
    </w:p>
    <w:p w14:paraId="3D7433A3" w14:textId="77777777" w:rsidR="00095233" w:rsidRDefault="00BD0433" w:rsidP="00095233">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 xml:space="preserve">Sosias </w:t>
      </w:r>
      <w:r w:rsidRPr="004D05AE">
        <w:t>(</w:t>
      </w:r>
      <w:r>
        <w:t>1</w:t>
      </w:r>
      <w:r w:rsidRPr="004D05AE">
        <w:t xml:space="preserve">)’s </w:t>
      </w:r>
      <w:r>
        <w:t xml:space="preserve">son </w:t>
      </w:r>
      <w:r w:rsidRPr="00262A2F">
        <w:rPr>
          <w:b/>
          <w:bCs/>
        </w:rPr>
        <w:t>F:</w:t>
      </w:r>
      <w:r w:rsidRPr="00262A2F">
        <w:t xml:space="preserve"> </w:t>
      </w:r>
      <w:r w:rsidRPr="00840B48">
        <w:t>–</w:t>
      </w:r>
      <w:r>
        <w:t xml:space="preserve"> </w:t>
      </w:r>
      <w:r w:rsidRPr="00262A2F">
        <w:rPr>
          <w:b/>
          <w:bCs/>
        </w:rPr>
        <w:t>S:</w:t>
      </w:r>
      <w:r w:rsidRPr="00262A2F">
        <w:t xml:space="preserve"> </w:t>
      </w:r>
      <w:r>
        <w:rPr>
          <w:i/>
          <w:iCs/>
        </w:rPr>
        <w:t xml:space="preserve">yBer </w:t>
      </w:r>
      <w:r>
        <w:t xml:space="preserve">1:5, 3c (Kosovsky, </w:t>
      </w:r>
      <w:r>
        <w:rPr>
          <w:i/>
          <w:iCs/>
        </w:rPr>
        <w:t>Yerushalmi</w:t>
      </w:r>
      <w:r>
        <w:t xml:space="preserve">, 485-6) </w:t>
      </w:r>
      <w:r w:rsidRPr="00262A2F">
        <w:rPr>
          <w:b/>
          <w:bCs/>
        </w:rPr>
        <w:t xml:space="preserve">E: </w:t>
      </w:r>
      <w:r w:rsidRPr="00840B48">
        <w:t>–</w:t>
      </w:r>
      <w:r>
        <w:rPr>
          <w:b/>
          <w:bCs/>
        </w:rPr>
        <w:t xml:space="preserve"> </w:t>
      </w:r>
      <w:r w:rsidRPr="00262A2F">
        <w:rPr>
          <w:b/>
          <w:bCs/>
        </w:rPr>
        <w:t>D:</w:t>
      </w:r>
      <w:r>
        <w:rPr>
          <w:b/>
          <w:bCs/>
        </w:rPr>
        <w:t xml:space="preserve"> </w:t>
      </w:r>
      <w:r w:rsidR="00F12800">
        <w:t>3</w:t>
      </w:r>
      <w:r w:rsidR="00F12800" w:rsidRPr="00B70D5B">
        <w:rPr>
          <w:vertAlign w:val="superscript"/>
        </w:rPr>
        <w:t>rd</w:t>
      </w:r>
      <w:r w:rsidR="00F12800">
        <w:t xml:space="preserve"> C</w:t>
      </w:r>
      <w:r w:rsidR="00F12800">
        <w:rPr>
          <w:rStyle w:val="FootnoteReference"/>
        </w:rPr>
        <w:footnoteReference w:id="2206"/>
      </w:r>
    </w:p>
    <w:p w14:paraId="2DEDC55D" w14:textId="77777777" w:rsidR="00BD0433" w:rsidRPr="00552E28" w:rsidRDefault="00BD0433" w:rsidP="00095233">
      <w:pPr>
        <w:numPr>
          <w:ilvl w:val="0"/>
          <w:numId w:val="69"/>
        </w:numPr>
        <w:bidi w:val="0"/>
      </w:pPr>
      <w:r w:rsidRPr="00552E28">
        <w:rPr>
          <w:b/>
          <w:bCs/>
        </w:rPr>
        <w:t xml:space="preserve">O: </w:t>
      </w:r>
      <w:r w:rsidRPr="00552E28">
        <w:t>–</w:t>
      </w:r>
      <w:r w:rsidRPr="00552E28">
        <w:rPr>
          <w:b/>
          <w:bCs/>
        </w:rPr>
        <w:t xml:space="preserve"> Ds:</w:t>
      </w:r>
      <w:r w:rsidRPr="00552E28">
        <w:t xml:space="preserve"> Nazira (1)’s son </w:t>
      </w:r>
      <w:r w:rsidRPr="00552E28">
        <w:rPr>
          <w:b/>
          <w:bCs/>
        </w:rPr>
        <w:t>F:</w:t>
      </w:r>
      <w:r w:rsidRPr="00552E28">
        <w:t xml:space="preserve"> – </w:t>
      </w:r>
      <w:r w:rsidRPr="00552E28">
        <w:rPr>
          <w:b/>
          <w:bCs/>
        </w:rPr>
        <w:t>S:</w:t>
      </w:r>
      <w:r w:rsidRPr="00552E28">
        <w:t xml:space="preserve"> </w:t>
      </w:r>
      <w:r w:rsidRPr="00552E28">
        <w:rPr>
          <w:i/>
          <w:iCs/>
        </w:rPr>
        <w:t xml:space="preserve">yBer </w:t>
      </w:r>
      <w:r w:rsidRPr="00552E28">
        <w:t xml:space="preserve">2:1, 4b (Kosovsky, </w:t>
      </w:r>
      <w:r w:rsidRPr="00552E28">
        <w:rPr>
          <w:i/>
          <w:iCs/>
        </w:rPr>
        <w:t>Yerushalmi</w:t>
      </w:r>
      <w:r w:rsidRPr="00552E28">
        <w:t xml:space="preserve">, 485) </w:t>
      </w:r>
      <w:r w:rsidRPr="00552E28">
        <w:rPr>
          <w:b/>
          <w:bCs/>
        </w:rPr>
        <w:t xml:space="preserve">E: </w:t>
      </w:r>
      <w:r w:rsidRPr="00552E28">
        <w:t>–</w:t>
      </w:r>
      <w:r w:rsidRPr="00552E28">
        <w:rPr>
          <w:b/>
          <w:bCs/>
        </w:rPr>
        <w:t xml:space="preserve"> D: </w:t>
      </w:r>
      <w:r w:rsidR="00C214A4" w:rsidRPr="00552E28">
        <w:rPr>
          <w:rFonts w:cs="Times New Roman"/>
        </w:rPr>
        <w:t>Pre-400</w:t>
      </w:r>
      <w:r w:rsidR="00C214A4" w:rsidRPr="00552E28">
        <w:rPr>
          <w:rStyle w:val="FootnoteReference"/>
          <w:rFonts w:cs="Times New Roman"/>
        </w:rPr>
        <w:footnoteReference w:id="2207"/>
      </w:r>
    </w:p>
    <w:p w14:paraId="15B94FC3" w14:textId="77777777" w:rsidR="00BD0433" w:rsidRDefault="00BD0433" w:rsidP="00F12800">
      <w:pPr>
        <w:numPr>
          <w:ilvl w:val="0"/>
          <w:numId w:val="69"/>
        </w:numPr>
        <w:bidi w:val="0"/>
      </w:pPr>
      <w:r w:rsidRPr="00262A2F">
        <w:rPr>
          <w:b/>
          <w:bCs/>
        </w:rPr>
        <w:t xml:space="preserve">O: </w:t>
      </w:r>
      <w:r w:rsidRPr="00714947">
        <w:rPr>
          <w:rFonts w:cs="Times New Roman"/>
          <w:rtl/>
        </w:rPr>
        <w:t>ליואי</w:t>
      </w:r>
      <w:r w:rsidRPr="002765CD">
        <w:rPr>
          <w:rStyle w:val="FootnoteReference"/>
        </w:rPr>
        <w:footnoteReference w:id="2208"/>
      </w:r>
      <w:r>
        <w:rPr>
          <w:b/>
          <w:bCs/>
        </w:rPr>
        <w:t xml:space="preserve"> </w:t>
      </w:r>
      <w:r w:rsidRPr="00262A2F">
        <w:rPr>
          <w:b/>
          <w:bCs/>
        </w:rPr>
        <w:t>Ds:</w:t>
      </w:r>
      <w:r w:rsidRPr="00262A2F">
        <w:t xml:space="preserve"> </w:t>
      </w:r>
      <w:r>
        <w:t>Benjamin (5)’</w:t>
      </w:r>
      <w:r w:rsidRPr="005D3BF5">
        <w:t>s</w:t>
      </w:r>
      <w:r>
        <w:t xml:space="preserve"> </w:t>
      </w:r>
      <w:r w:rsidRPr="00602031">
        <w:t>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yPea </w:t>
      </w:r>
      <w:r>
        <w:t xml:space="preserve">1:1, 15a (Kosovsky, </w:t>
      </w:r>
      <w:r>
        <w:rPr>
          <w:i/>
          <w:iCs/>
        </w:rPr>
        <w:t>Yerushalmi</w:t>
      </w:r>
      <w:r>
        <w:t xml:space="preserve">, 153) </w:t>
      </w:r>
      <w:r w:rsidRPr="00262A2F">
        <w:rPr>
          <w:b/>
          <w:bCs/>
        </w:rPr>
        <w:t xml:space="preserve">E: </w:t>
      </w:r>
      <w:r w:rsidRPr="00840B48">
        <w:t>–</w:t>
      </w:r>
      <w:r>
        <w:rPr>
          <w:b/>
          <w:bCs/>
        </w:rPr>
        <w:t xml:space="preserve"> </w:t>
      </w:r>
      <w:r w:rsidRPr="00262A2F">
        <w:rPr>
          <w:b/>
          <w:bCs/>
        </w:rPr>
        <w:t>D:</w:t>
      </w:r>
      <w:r>
        <w:rPr>
          <w:b/>
          <w:bCs/>
        </w:rPr>
        <w:t xml:space="preserve"> </w:t>
      </w:r>
      <w:r w:rsidR="00F12800">
        <w:t>3</w:t>
      </w:r>
      <w:r w:rsidR="00F12800" w:rsidRPr="00737D8D">
        <w:rPr>
          <w:vertAlign w:val="superscript"/>
        </w:rPr>
        <w:t>rd</w:t>
      </w:r>
      <w:r w:rsidR="00F12800">
        <w:t xml:space="preserve"> C</w:t>
      </w:r>
      <w:r w:rsidR="00F12800">
        <w:rPr>
          <w:rStyle w:val="FootnoteReference"/>
        </w:rPr>
        <w:footnoteReference w:id="2209"/>
      </w:r>
    </w:p>
    <w:p w14:paraId="0135B08E" w14:textId="77777777" w:rsidR="00BD0433" w:rsidRDefault="00BD0433" w:rsidP="00C214A4">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 xml:space="preserve">Zebadi </w:t>
      </w:r>
      <w:r w:rsidRPr="001D6E9F">
        <w:t>(</w:t>
      </w:r>
      <w:r>
        <w:t>5</w:t>
      </w:r>
      <w:r w:rsidRPr="001D6E9F">
        <w:t>)</w:t>
      </w:r>
      <w:r>
        <w:t xml:space="preserve"> and </w:t>
      </w:r>
      <w:r w:rsidRPr="00B5714F">
        <w:t>Shalman</w:t>
      </w:r>
      <w:r>
        <w:t xml:space="preserve"> (1)’</w:t>
      </w:r>
      <w:r w:rsidRPr="005D3BF5">
        <w:t>s</w:t>
      </w:r>
      <w:r>
        <w:t xml:space="preserve"> </w:t>
      </w:r>
      <w:r w:rsidRPr="00602031">
        <w:t>father</w:t>
      </w:r>
      <w:r w:rsidRPr="00262A2F">
        <w:rPr>
          <w:b/>
          <w:bCs/>
        </w:rPr>
        <w:t xml:space="preserve"> F:</w:t>
      </w:r>
      <w:r w:rsidRPr="00262A2F">
        <w:t xml:space="preserve"> </w:t>
      </w:r>
      <w:r>
        <w:t xml:space="preserve">– </w:t>
      </w:r>
      <w:r w:rsidRPr="00262A2F">
        <w:rPr>
          <w:b/>
          <w:bCs/>
        </w:rPr>
        <w:t>S:</w:t>
      </w:r>
      <w:r w:rsidRPr="00262A2F">
        <w:t xml:space="preserve"> </w:t>
      </w:r>
      <w:r>
        <w:rPr>
          <w:i/>
          <w:iCs/>
        </w:rPr>
        <w:t>yDem</w:t>
      </w:r>
      <w:r w:rsidRPr="00262A2F">
        <w:t xml:space="preserve"> </w:t>
      </w:r>
      <w:r>
        <w:t xml:space="preserve">7:1, 26a (Kosovsky, </w:t>
      </w:r>
      <w:r>
        <w:rPr>
          <w:i/>
          <w:iCs/>
        </w:rPr>
        <w:t>Yerushalmi</w:t>
      </w:r>
      <w:r>
        <w:t xml:space="preserve">, 208) </w:t>
      </w:r>
      <w:r w:rsidRPr="00262A2F">
        <w:rPr>
          <w:b/>
          <w:bCs/>
        </w:rPr>
        <w:t xml:space="preserve">E: </w:t>
      </w:r>
      <w:r w:rsidRPr="00840B48">
        <w:t>–</w:t>
      </w:r>
      <w:r>
        <w:rPr>
          <w:b/>
          <w:bCs/>
        </w:rPr>
        <w:t xml:space="preserve"> </w:t>
      </w:r>
      <w:r w:rsidRPr="00262A2F">
        <w:rPr>
          <w:b/>
          <w:bCs/>
        </w:rPr>
        <w:t>D:</w:t>
      </w:r>
      <w:r>
        <w:rPr>
          <w:b/>
          <w:bCs/>
        </w:rPr>
        <w:t xml:space="preserve"> </w:t>
      </w:r>
      <w:r w:rsidR="00C214A4">
        <w:rPr>
          <w:lang w:val="it-IT"/>
        </w:rPr>
        <w:t>3</w:t>
      </w:r>
      <w:r w:rsidR="00C214A4" w:rsidRPr="00F22B7A">
        <w:rPr>
          <w:vertAlign w:val="superscript"/>
          <w:lang w:val="it-IT"/>
        </w:rPr>
        <w:t>rd</w:t>
      </w:r>
      <w:r w:rsidR="00C214A4">
        <w:rPr>
          <w:lang w:val="it-IT"/>
        </w:rPr>
        <w:t xml:space="preserve"> C</w:t>
      </w:r>
      <w:r w:rsidR="00C214A4">
        <w:rPr>
          <w:rStyle w:val="FootnoteReference"/>
          <w:lang w:val="it-IT"/>
        </w:rPr>
        <w:footnoteReference w:id="2210"/>
      </w:r>
    </w:p>
    <w:p w14:paraId="03C2DA5B" w14:textId="77777777" w:rsidR="00BD0433" w:rsidRDefault="00BD0433" w:rsidP="00CF1A10">
      <w:pPr>
        <w:numPr>
          <w:ilvl w:val="0"/>
          <w:numId w:val="69"/>
        </w:numPr>
        <w:bidi w:val="0"/>
      </w:pPr>
      <w:r w:rsidRPr="00714947">
        <w:rPr>
          <w:b/>
          <w:bCs/>
        </w:rPr>
        <w:t xml:space="preserve">O: </w:t>
      </w:r>
      <w:r w:rsidRPr="00714947">
        <w:t>–</w:t>
      </w:r>
      <w:r w:rsidRPr="00714947">
        <w:rPr>
          <w:b/>
          <w:bCs/>
        </w:rPr>
        <w:t xml:space="preserve"> Ds:</w:t>
      </w:r>
      <w:r w:rsidRPr="00714947">
        <w:t xml:space="preserve"> Of S</w:t>
      </w:r>
      <w:r w:rsidR="00A116D9">
        <w:rPr>
          <w:rFonts w:cs="Times New Roman"/>
        </w:rPr>
        <w:t>̣</w:t>
      </w:r>
      <w:r w:rsidRPr="00714947">
        <w:t>enaberi</w:t>
      </w:r>
      <w:r w:rsidRPr="00714947">
        <w:rPr>
          <w:rStyle w:val="FootnoteReference"/>
        </w:rPr>
        <w:footnoteReference w:id="2211"/>
      </w:r>
      <w:r w:rsidRPr="00714947">
        <w:t xml:space="preserve"> </w:t>
      </w:r>
      <w:r w:rsidRPr="00714947">
        <w:rPr>
          <w:b/>
          <w:bCs/>
        </w:rPr>
        <w:t>F:</w:t>
      </w:r>
      <w:r w:rsidRPr="00714947">
        <w:t xml:space="preserve"> – </w:t>
      </w:r>
      <w:r w:rsidRPr="00714947">
        <w:rPr>
          <w:b/>
          <w:bCs/>
        </w:rPr>
        <w:t>S:</w:t>
      </w:r>
      <w:r w:rsidRPr="00714947">
        <w:t xml:space="preserve"> </w:t>
      </w:r>
      <w:r w:rsidRPr="00714947">
        <w:rPr>
          <w:i/>
          <w:iCs/>
        </w:rPr>
        <w:t>yShevi</w:t>
      </w:r>
      <w:r w:rsidRPr="00714947">
        <w:t xml:space="preserve"> 6:2, 36d (Kosovsky, </w:t>
      </w:r>
      <w:r w:rsidRPr="00714947">
        <w:rPr>
          <w:i/>
          <w:iCs/>
        </w:rPr>
        <w:t>Yerushalmi</w:t>
      </w:r>
      <w:r w:rsidRPr="00714947">
        <w:t xml:space="preserve">, 485) </w:t>
      </w:r>
      <w:r w:rsidRPr="00714947">
        <w:rPr>
          <w:b/>
          <w:bCs/>
        </w:rPr>
        <w:t xml:space="preserve">E: </w:t>
      </w:r>
      <w:r w:rsidRPr="00714947">
        <w:t>–</w:t>
      </w:r>
      <w:r w:rsidRPr="00714947">
        <w:rPr>
          <w:b/>
          <w:bCs/>
        </w:rPr>
        <w:t xml:space="preserve"> D: </w:t>
      </w:r>
      <w:r w:rsidR="00320A0A">
        <w:t>3</w:t>
      </w:r>
      <w:r w:rsidR="00320A0A" w:rsidRPr="00320A0A">
        <w:rPr>
          <w:vertAlign w:val="superscript"/>
        </w:rPr>
        <w:t>rd</w:t>
      </w:r>
      <w:r w:rsidR="00320A0A">
        <w:t xml:space="preserve"> C</w:t>
      </w:r>
      <w:r w:rsidR="00320A0A">
        <w:rPr>
          <w:rStyle w:val="FootnoteReference"/>
        </w:rPr>
        <w:footnoteReference w:id="2212"/>
      </w:r>
    </w:p>
    <w:p w14:paraId="653F9353" w14:textId="77777777" w:rsidR="00BD0433" w:rsidRDefault="00BD0433" w:rsidP="00CF1A10">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H</w:t>
      </w:r>
      <w:r>
        <w:rPr>
          <w:rFonts w:cs="Times New Roman"/>
        </w:rPr>
        <w:t>̣</w:t>
      </w:r>
      <w:r>
        <w:t xml:space="preserve">ana </w:t>
      </w:r>
      <w:r w:rsidRPr="004D05AE">
        <w:t>(</w:t>
      </w:r>
      <w:r>
        <w:t>3</w:t>
      </w:r>
      <w:r w:rsidRPr="004D05AE">
        <w:t xml:space="preserve">)’s </w:t>
      </w:r>
      <w:r w:rsidRPr="002502B0">
        <w:t>s</w:t>
      </w:r>
      <w:r>
        <w:t>on</w:t>
      </w:r>
      <w:r w:rsidRPr="00262A2F">
        <w:rPr>
          <w:b/>
          <w:bCs/>
        </w:rPr>
        <w:t xml:space="preserve"> F:</w:t>
      </w:r>
      <w:r w:rsidRPr="00262A2F">
        <w:t xml:space="preserve"> </w:t>
      </w:r>
      <w:r>
        <w:t xml:space="preserve">– </w:t>
      </w:r>
      <w:r w:rsidRPr="00262A2F">
        <w:rPr>
          <w:b/>
          <w:bCs/>
        </w:rPr>
        <w:t>S:</w:t>
      </w:r>
      <w:r w:rsidRPr="00262A2F">
        <w:t xml:space="preserve"> </w:t>
      </w:r>
      <w:r>
        <w:rPr>
          <w:i/>
          <w:iCs/>
        </w:rPr>
        <w:t>yTer</w:t>
      </w:r>
      <w:r w:rsidRPr="00262A2F">
        <w:t xml:space="preserve"> </w:t>
      </w:r>
      <w:r>
        <w:t xml:space="preserve">4:3, 42d (Kosovsky, </w:t>
      </w:r>
      <w:r>
        <w:rPr>
          <w:i/>
          <w:iCs/>
        </w:rPr>
        <w:t>Yerushalmi</w:t>
      </w:r>
      <w:r>
        <w:t xml:space="preserve">, 257) </w:t>
      </w:r>
      <w:r w:rsidRPr="00262A2F">
        <w:rPr>
          <w:b/>
          <w:bCs/>
        </w:rPr>
        <w:t xml:space="preserve">E: </w:t>
      </w:r>
      <w:r w:rsidRPr="00840B48">
        <w:t>–</w:t>
      </w:r>
      <w:r>
        <w:rPr>
          <w:b/>
          <w:bCs/>
        </w:rPr>
        <w:t xml:space="preserve"> </w:t>
      </w:r>
      <w:r w:rsidRPr="00262A2F">
        <w:rPr>
          <w:b/>
          <w:bCs/>
        </w:rPr>
        <w:t>D:</w:t>
      </w:r>
      <w:r>
        <w:rPr>
          <w:b/>
          <w:bCs/>
        </w:rPr>
        <w:t xml:space="preserve"> </w:t>
      </w:r>
      <w:r w:rsidR="008D64A8">
        <w:rPr>
          <w:rFonts w:cs="Times New Roman"/>
        </w:rPr>
        <w:t>Pre-400</w:t>
      </w:r>
      <w:r w:rsidR="008D64A8">
        <w:rPr>
          <w:rStyle w:val="FootnoteReference"/>
          <w:rFonts w:cs="Times New Roman"/>
        </w:rPr>
        <w:footnoteReference w:id="2213"/>
      </w:r>
    </w:p>
    <w:p w14:paraId="5303BA50" w14:textId="77777777" w:rsidR="00BD0433" w:rsidRDefault="00BD0433" w:rsidP="008D64A8">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 xml:space="preserve">Pelatyah </w:t>
      </w:r>
      <w:r w:rsidRPr="004D05AE">
        <w:t>(</w:t>
      </w:r>
      <w:r>
        <w:t>1</w:t>
      </w:r>
      <w:r w:rsidRPr="004D05AE">
        <w:t xml:space="preserve">)’s </w:t>
      </w:r>
      <w:r w:rsidRPr="002502B0">
        <w:t>s</w:t>
      </w:r>
      <w:r>
        <w:t>on</w:t>
      </w:r>
      <w:r w:rsidRPr="00262A2F">
        <w:rPr>
          <w:b/>
          <w:bCs/>
        </w:rPr>
        <w:t xml:space="preserve"> F:</w:t>
      </w:r>
      <w:r w:rsidRPr="00262A2F">
        <w:t xml:space="preserve"> </w:t>
      </w:r>
      <w:r>
        <w:t xml:space="preserve">– </w:t>
      </w:r>
      <w:r w:rsidRPr="00262A2F">
        <w:rPr>
          <w:b/>
          <w:bCs/>
        </w:rPr>
        <w:t>S:</w:t>
      </w:r>
      <w:r w:rsidRPr="00262A2F">
        <w:t xml:space="preserve"> </w:t>
      </w:r>
      <w:r>
        <w:rPr>
          <w:i/>
          <w:iCs/>
        </w:rPr>
        <w:t>yTer</w:t>
      </w:r>
      <w:r w:rsidRPr="00262A2F">
        <w:t xml:space="preserve"> </w:t>
      </w:r>
      <w:r>
        <w:t>10:10, 47b</w:t>
      </w:r>
      <w:r w:rsidR="00121C30" w:rsidRPr="007F39F4">
        <w:rPr>
          <w:rStyle w:val="FootnoteReference"/>
          <w:rFonts w:cs="Times New Roman"/>
          <w:lang w:val="en-GB"/>
        </w:rPr>
        <w:footnoteReference w:id="2214"/>
      </w:r>
      <w:r>
        <w:t xml:space="preserve"> (Kosovsky, </w:t>
      </w:r>
      <w:r>
        <w:rPr>
          <w:i/>
          <w:iCs/>
        </w:rPr>
        <w:t>Yerushalmi</w:t>
      </w:r>
      <w:r>
        <w:t xml:space="preserve">, 486) </w:t>
      </w:r>
      <w:r w:rsidRPr="00262A2F">
        <w:rPr>
          <w:b/>
          <w:bCs/>
        </w:rPr>
        <w:t xml:space="preserve">E: </w:t>
      </w:r>
      <w:r w:rsidRPr="00840B48">
        <w:t>–</w:t>
      </w:r>
      <w:r w:rsidRPr="00262A2F">
        <w:rPr>
          <w:b/>
          <w:bCs/>
        </w:rPr>
        <w:t>D:</w:t>
      </w:r>
      <w:r>
        <w:rPr>
          <w:b/>
          <w:bCs/>
        </w:rPr>
        <w:t xml:space="preserve"> </w:t>
      </w:r>
      <w:r w:rsidR="008D64A8" w:rsidRPr="006A51F8">
        <w:t>3</w:t>
      </w:r>
      <w:r w:rsidR="008D64A8" w:rsidRPr="006A51F8">
        <w:rPr>
          <w:vertAlign w:val="superscript"/>
        </w:rPr>
        <w:t>rd</w:t>
      </w:r>
      <w:r w:rsidR="008D64A8" w:rsidRPr="006A51F8">
        <w:t xml:space="preserve"> C</w:t>
      </w:r>
      <w:r w:rsidR="008D64A8" w:rsidRPr="006A51F8">
        <w:rPr>
          <w:rStyle w:val="FootnoteReference"/>
        </w:rPr>
        <w:footnoteReference w:id="2215"/>
      </w:r>
    </w:p>
    <w:p w14:paraId="510F83E0" w14:textId="77777777" w:rsidR="00BD0433" w:rsidRDefault="00BD0433" w:rsidP="00CF1A10">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rsidRPr="00572603">
        <w:t>H</w:t>
      </w:r>
      <w:r>
        <w:rPr>
          <w:rFonts w:cs="Times New Roman"/>
        </w:rPr>
        <w:t>̣</w:t>
      </w:r>
      <w:r w:rsidRPr="00572603">
        <w:t>ayuta</w:t>
      </w:r>
      <w:r>
        <w:t xml:space="preserve"> (1</w:t>
      </w:r>
      <w:r w:rsidRPr="004D05AE">
        <w:t xml:space="preserve">)’s </w:t>
      </w:r>
      <w:r w:rsidRPr="002502B0">
        <w:t>s</w:t>
      </w:r>
      <w:r>
        <w:t>on</w:t>
      </w:r>
      <w:r w:rsidRPr="00262A2F">
        <w:rPr>
          <w:b/>
          <w:bCs/>
        </w:rPr>
        <w:t xml:space="preserve"> F:</w:t>
      </w:r>
      <w:r w:rsidRPr="00262A2F">
        <w:t xml:space="preserve"> </w:t>
      </w:r>
      <w:r>
        <w:t xml:space="preserve">– </w:t>
      </w:r>
      <w:r w:rsidRPr="00262A2F">
        <w:rPr>
          <w:b/>
          <w:bCs/>
        </w:rPr>
        <w:t>S:</w:t>
      </w:r>
      <w:r w:rsidRPr="00F7113D">
        <w:rPr>
          <w:i/>
          <w:iCs/>
        </w:rPr>
        <w:t xml:space="preserve"> </w:t>
      </w:r>
      <w:r>
        <w:rPr>
          <w:i/>
          <w:iCs/>
        </w:rPr>
        <w:t>yShab</w:t>
      </w:r>
      <w:r w:rsidRPr="00262A2F">
        <w:t xml:space="preserve"> </w:t>
      </w:r>
      <w:r>
        <w:t xml:space="preserve">6:9, 8d (Kosovsky, </w:t>
      </w:r>
      <w:r>
        <w:rPr>
          <w:i/>
          <w:iCs/>
        </w:rPr>
        <w:t>Yerushalmi</w:t>
      </w:r>
      <w:r>
        <w:t xml:space="preserve">, 256) </w:t>
      </w:r>
      <w:r w:rsidRPr="00262A2F">
        <w:rPr>
          <w:b/>
          <w:bCs/>
        </w:rPr>
        <w:t xml:space="preserve">E: </w:t>
      </w:r>
      <w:r w:rsidRPr="00E627C3">
        <w:t>–</w:t>
      </w:r>
      <w:r>
        <w:rPr>
          <w:b/>
          <w:bCs/>
        </w:rPr>
        <w:t xml:space="preserve"> </w:t>
      </w:r>
      <w:r w:rsidRPr="00262A2F">
        <w:rPr>
          <w:b/>
          <w:bCs/>
        </w:rPr>
        <w:t>D:</w:t>
      </w:r>
      <w:r>
        <w:rPr>
          <w:b/>
          <w:bCs/>
        </w:rPr>
        <w:t xml:space="preserve"> </w:t>
      </w:r>
      <w:r w:rsidR="008D64A8">
        <w:t>4</w:t>
      </w:r>
      <w:r w:rsidR="008D64A8" w:rsidRPr="008D64A8">
        <w:rPr>
          <w:vertAlign w:val="superscript"/>
        </w:rPr>
        <w:t>th</w:t>
      </w:r>
      <w:r w:rsidR="008D64A8">
        <w:t xml:space="preserve"> C</w:t>
      </w:r>
      <w:r w:rsidR="008D64A8">
        <w:rPr>
          <w:rStyle w:val="FootnoteReference"/>
        </w:rPr>
        <w:footnoteReference w:id="2216"/>
      </w:r>
    </w:p>
    <w:p w14:paraId="5B430908" w14:textId="77777777" w:rsidR="00BD0433" w:rsidRDefault="00BD0433" w:rsidP="00F7759C">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smartTag w:uri="urn:schemas-microsoft-com:office:smarttags" w:element="country-region">
        <w:r>
          <w:t>Judah</w:t>
        </w:r>
      </w:smartTag>
      <w:r>
        <w:t xml:space="preserve"> </w:t>
      </w:r>
      <w:r w:rsidRPr="001D6E9F">
        <w:t>(</w:t>
      </w:r>
      <w:r>
        <w:t>29</w:t>
      </w:r>
      <w:r w:rsidRPr="001D6E9F">
        <w:t>)</w:t>
      </w:r>
      <w:r>
        <w:t>’</w:t>
      </w:r>
      <w:r w:rsidRPr="005D3BF5">
        <w:t>s</w:t>
      </w:r>
      <w:r>
        <w:t xml:space="preserve"> </w:t>
      </w:r>
      <w:r w:rsidRPr="00602031">
        <w:t>father</w:t>
      </w:r>
      <w:r w:rsidRPr="00262A2F">
        <w:rPr>
          <w:b/>
          <w:bCs/>
        </w:rPr>
        <w:t xml:space="preserve"> F:</w:t>
      </w:r>
      <w:r w:rsidRPr="00262A2F">
        <w:t xml:space="preserve"> </w:t>
      </w:r>
      <w:r>
        <w:t xml:space="preserve">– </w:t>
      </w:r>
      <w:r w:rsidRPr="00262A2F">
        <w:rPr>
          <w:b/>
          <w:bCs/>
        </w:rPr>
        <w:t>S:</w:t>
      </w:r>
      <w:r w:rsidRPr="00F7113D">
        <w:rPr>
          <w:i/>
          <w:iCs/>
        </w:rPr>
        <w:t xml:space="preserve"> </w:t>
      </w:r>
      <w:r>
        <w:rPr>
          <w:i/>
          <w:iCs/>
        </w:rPr>
        <w:t>yShab</w:t>
      </w:r>
      <w:r w:rsidRPr="00262A2F">
        <w:t xml:space="preserve"> </w:t>
      </w:r>
      <w:r w:rsidRPr="00687C8E">
        <w:t>7</w:t>
      </w:r>
      <w:r w:rsidRPr="00E627C3">
        <w:t>:2</w:t>
      </w:r>
      <w:r w:rsidRPr="00687C8E">
        <w:t>,</w:t>
      </w:r>
      <w:r>
        <w:t xml:space="preserve"> 10c (Kosovsky, </w:t>
      </w:r>
      <w:r>
        <w:rPr>
          <w:i/>
          <w:iCs/>
        </w:rPr>
        <w:t>Yerushalmi</w:t>
      </w:r>
      <w:r>
        <w:t xml:space="preserve">, 321-2) </w:t>
      </w:r>
      <w:r w:rsidRPr="00262A2F">
        <w:rPr>
          <w:b/>
          <w:bCs/>
        </w:rPr>
        <w:t xml:space="preserve">E: </w:t>
      </w:r>
      <w:r w:rsidRPr="00E627C3">
        <w:t>–</w:t>
      </w:r>
      <w:r>
        <w:rPr>
          <w:b/>
          <w:bCs/>
        </w:rPr>
        <w:t xml:space="preserve"> </w:t>
      </w:r>
      <w:r w:rsidRPr="00262A2F">
        <w:rPr>
          <w:b/>
          <w:bCs/>
        </w:rPr>
        <w:t>D:</w:t>
      </w:r>
      <w:r>
        <w:rPr>
          <w:b/>
          <w:bCs/>
        </w:rPr>
        <w:t xml:space="preserve"> </w:t>
      </w:r>
      <w:r w:rsidR="00F7759C">
        <w:t>3</w:t>
      </w:r>
      <w:r w:rsidR="00F7759C" w:rsidRPr="008B4D14">
        <w:rPr>
          <w:vertAlign w:val="superscript"/>
        </w:rPr>
        <w:t>rd</w:t>
      </w:r>
      <w:r w:rsidR="00F7759C">
        <w:t xml:space="preserve"> C</w:t>
      </w:r>
      <w:r w:rsidR="00F7759C">
        <w:rPr>
          <w:rStyle w:val="FootnoteReference"/>
        </w:rPr>
        <w:footnoteReference w:id="2217"/>
      </w:r>
    </w:p>
    <w:p w14:paraId="35BE5DE2" w14:textId="77777777" w:rsidR="00BD0433" w:rsidRDefault="00BD0433" w:rsidP="00CF1A10">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Of Sokho</w:t>
      </w:r>
      <w:r>
        <w:rPr>
          <w:rStyle w:val="FootnoteReference"/>
        </w:rPr>
        <w:footnoteReference w:id="2218"/>
      </w:r>
      <w:r>
        <w:t xml:space="preserve"> </w:t>
      </w:r>
      <w:r w:rsidRPr="00262A2F">
        <w:rPr>
          <w:b/>
          <w:bCs/>
        </w:rPr>
        <w:t>F:</w:t>
      </w:r>
      <w:r w:rsidRPr="00262A2F">
        <w:t xml:space="preserve"> </w:t>
      </w:r>
      <w:r>
        <w:t xml:space="preserve">– </w:t>
      </w:r>
      <w:r w:rsidRPr="00262A2F">
        <w:rPr>
          <w:b/>
          <w:bCs/>
        </w:rPr>
        <w:t>S:</w:t>
      </w:r>
      <w:r w:rsidRPr="00F7113D">
        <w:rPr>
          <w:i/>
          <w:iCs/>
        </w:rPr>
        <w:t xml:space="preserve"> </w:t>
      </w:r>
      <w:r>
        <w:rPr>
          <w:i/>
          <w:iCs/>
        </w:rPr>
        <w:t>yEr</w:t>
      </w:r>
      <w:r w:rsidR="00F7759C">
        <w:rPr>
          <w:i/>
          <w:iCs/>
        </w:rPr>
        <w:t>uv</w:t>
      </w:r>
      <w:r>
        <w:rPr>
          <w:i/>
          <w:iCs/>
        </w:rPr>
        <w:t xml:space="preserve"> </w:t>
      </w:r>
      <w:r>
        <w:t xml:space="preserve">10:2, 26a (Kosovsky, </w:t>
      </w:r>
      <w:r>
        <w:rPr>
          <w:i/>
          <w:iCs/>
        </w:rPr>
        <w:t>Yerushalmi</w:t>
      </w:r>
      <w:r>
        <w:t xml:space="preserve">, 485) </w:t>
      </w:r>
      <w:r w:rsidRPr="00262A2F">
        <w:rPr>
          <w:b/>
          <w:bCs/>
        </w:rPr>
        <w:t xml:space="preserve">E: </w:t>
      </w:r>
      <w:r w:rsidRPr="00E627C3">
        <w:t>–</w:t>
      </w:r>
      <w:r>
        <w:rPr>
          <w:b/>
          <w:bCs/>
        </w:rPr>
        <w:t xml:space="preserve"> </w:t>
      </w:r>
      <w:r w:rsidRPr="00262A2F">
        <w:rPr>
          <w:b/>
          <w:bCs/>
        </w:rPr>
        <w:t>D:</w:t>
      </w:r>
      <w:r>
        <w:rPr>
          <w:b/>
          <w:bCs/>
        </w:rPr>
        <w:t xml:space="preserve"> </w:t>
      </w:r>
      <w:r w:rsidR="00F7759C">
        <w:t>3</w:t>
      </w:r>
      <w:r w:rsidR="00F7759C" w:rsidRPr="00F7759C">
        <w:rPr>
          <w:vertAlign w:val="superscript"/>
        </w:rPr>
        <w:t>rd</w:t>
      </w:r>
      <w:r w:rsidR="00F7759C">
        <w:t xml:space="preserve"> C</w:t>
      </w:r>
      <w:r w:rsidR="00F7759C">
        <w:rPr>
          <w:rStyle w:val="FootnoteReference"/>
        </w:rPr>
        <w:footnoteReference w:id="2219"/>
      </w:r>
    </w:p>
    <w:p w14:paraId="6324891B" w14:textId="77777777" w:rsidR="00BD0433" w:rsidRDefault="00BD0433" w:rsidP="00F7759C">
      <w:pPr>
        <w:numPr>
          <w:ilvl w:val="0"/>
          <w:numId w:val="69"/>
        </w:numPr>
        <w:bidi w:val="0"/>
      </w:pPr>
      <w:r w:rsidRPr="00262A2F">
        <w:rPr>
          <w:b/>
          <w:bCs/>
        </w:rPr>
        <w:t xml:space="preserve">O: </w:t>
      </w:r>
      <w:r w:rsidRPr="00840B48">
        <w:t>–</w:t>
      </w:r>
      <w:r>
        <w:rPr>
          <w:b/>
          <w:bCs/>
        </w:rPr>
        <w:t xml:space="preserve"> </w:t>
      </w:r>
      <w:r w:rsidRPr="00262A2F">
        <w:rPr>
          <w:b/>
          <w:bCs/>
        </w:rPr>
        <w:t>Ds:</w:t>
      </w:r>
      <w:r>
        <w:rPr>
          <w:b/>
          <w:bCs/>
        </w:rPr>
        <w:t xml:space="preserve"> </w:t>
      </w:r>
      <w:r w:rsidR="00C02B32">
        <w:t>Innkeeper</w:t>
      </w:r>
      <w:r w:rsidRPr="00E627C3">
        <w:rPr>
          <w:rStyle w:val="FootnoteReference"/>
        </w:rPr>
        <w:footnoteReference w:id="2220"/>
      </w:r>
      <w:r w:rsidRPr="00E627C3">
        <w:t xml:space="preserve"> </w:t>
      </w:r>
      <w:r w:rsidRPr="00262A2F">
        <w:rPr>
          <w:b/>
          <w:bCs/>
        </w:rPr>
        <w:t>F:</w:t>
      </w:r>
      <w:r w:rsidRPr="00262A2F">
        <w:t xml:space="preserve"> </w:t>
      </w:r>
      <w:r>
        <w:t xml:space="preserve">– </w:t>
      </w:r>
      <w:r w:rsidRPr="00262A2F">
        <w:rPr>
          <w:b/>
          <w:bCs/>
        </w:rPr>
        <w:t>S:</w:t>
      </w:r>
      <w:r w:rsidRPr="00F7113D">
        <w:rPr>
          <w:i/>
          <w:iCs/>
        </w:rPr>
        <w:t xml:space="preserve"> </w:t>
      </w:r>
      <w:r>
        <w:rPr>
          <w:i/>
          <w:iCs/>
        </w:rPr>
        <w:t xml:space="preserve">ySheq </w:t>
      </w:r>
      <w:r>
        <w:t xml:space="preserve">7:2, 50c (Kosovsky, </w:t>
      </w:r>
      <w:r>
        <w:rPr>
          <w:i/>
          <w:iCs/>
        </w:rPr>
        <w:t>Yerushalmi</w:t>
      </w:r>
      <w:r>
        <w:t xml:space="preserve">, 485) </w:t>
      </w:r>
      <w:r w:rsidRPr="00262A2F">
        <w:rPr>
          <w:b/>
          <w:bCs/>
        </w:rPr>
        <w:t xml:space="preserve">E: </w:t>
      </w:r>
      <w:r w:rsidRPr="00E627C3">
        <w:rPr>
          <w:i/>
          <w:iCs/>
        </w:rPr>
        <w:t>–</w:t>
      </w:r>
      <w:r>
        <w:rPr>
          <w:b/>
          <w:bCs/>
        </w:rPr>
        <w:t xml:space="preserve"> </w:t>
      </w:r>
      <w:r w:rsidRPr="00262A2F">
        <w:rPr>
          <w:b/>
          <w:bCs/>
        </w:rPr>
        <w:t>D:</w:t>
      </w:r>
      <w:r>
        <w:rPr>
          <w:b/>
          <w:bCs/>
        </w:rPr>
        <w:t xml:space="preserve"> </w:t>
      </w:r>
      <w:r w:rsidR="00F7759C">
        <w:rPr>
          <w:rFonts w:cs="Times New Roman"/>
        </w:rPr>
        <w:t>Pre-400</w:t>
      </w:r>
      <w:r w:rsidR="00F7759C">
        <w:rPr>
          <w:rStyle w:val="FootnoteReference"/>
          <w:rFonts w:cs="Times New Roman"/>
        </w:rPr>
        <w:footnoteReference w:id="2221"/>
      </w:r>
    </w:p>
    <w:p w14:paraId="0BACC121" w14:textId="77777777" w:rsidR="00BD0433" w:rsidRDefault="00BD0433" w:rsidP="00F7759C">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 xml:space="preserve">Hanan </w:t>
      </w:r>
      <w:r w:rsidRPr="001D6E9F">
        <w:t>(</w:t>
      </w:r>
      <w:r>
        <w:t>5</w:t>
      </w:r>
      <w:r w:rsidRPr="001D6E9F">
        <w:t>)</w:t>
      </w:r>
      <w:r>
        <w:t>’</w:t>
      </w:r>
      <w:r w:rsidRPr="005D3BF5">
        <w:t>s</w:t>
      </w:r>
      <w:r>
        <w:t xml:space="preserve"> </w:t>
      </w:r>
      <w:r w:rsidRPr="00602031">
        <w:t>father</w:t>
      </w:r>
      <w:r w:rsidRPr="00262A2F">
        <w:rPr>
          <w:b/>
          <w:bCs/>
        </w:rPr>
        <w:t xml:space="preserve"> F:</w:t>
      </w:r>
      <w:r w:rsidRPr="00262A2F">
        <w:t xml:space="preserve"> </w:t>
      </w:r>
      <w:r>
        <w:t xml:space="preserve">– </w:t>
      </w:r>
      <w:r w:rsidRPr="00262A2F">
        <w:rPr>
          <w:b/>
          <w:bCs/>
        </w:rPr>
        <w:t>S:</w:t>
      </w:r>
      <w:r w:rsidRPr="00F7113D">
        <w:rPr>
          <w:i/>
          <w:iCs/>
        </w:rPr>
        <w:t xml:space="preserve"> </w:t>
      </w:r>
      <w:r>
        <w:rPr>
          <w:i/>
          <w:iCs/>
        </w:rPr>
        <w:t xml:space="preserve">yBes </w:t>
      </w:r>
      <w:r>
        <w:t xml:space="preserve">4:1, 62b (Kosovsky, </w:t>
      </w:r>
      <w:r>
        <w:rPr>
          <w:i/>
          <w:iCs/>
        </w:rPr>
        <w:t>Yerushalmi</w:t>
      </w:r>
      <w:r>
        <w:t xml:space="preserve">, 264) </w:t>
      </w:r>
      <w:r w:rsidRPr="00262A2F">
        <w:rPr>
          <w:b/>
          <w:bCs/>
        </w:rPr>
        <w:t xml:space="preserve">E: </w:t>
      </w:r>
      <w:r w:rsidRPr="00E627C3">
        <w:t>–</w:t>
      </w:r>
      <w:r>
        <w:rPr>
          <w:b/>
          <w:bCs/>
        </w:rPr>
        <w:t xml:space="preserve"> </w:t>
      </w:r>
      <w:r w:rsidRPr="00262A2F">
        <w:rPr>
          <w:b/>
          <w:bCs/>
        </w:rPr>
        <w:t>D:</w:t>
      </w:r>
      <w:r>
        <w:rPr>
          <w:b/>
          <w:bCs/>
        </w:rPr>
        <w:t xml:space="preserve"> </w:t>
      </w:r>
      <w:r w:rsidR="00F7759C" w:rsidRPr="00A4328C">
        <w:t>Pre-400</w:t>
      </w:r>
      <w:r w:rsidR="00F7759C">
        <w:rPr>
          <w:rStyle w:val="FootnoteReference"/>
          <w:lang w:val="de-DE"/>
        </w:rPr>
        <w:footnoteReference w:id="2222"/>
      </w:r>
    </w:p>
    <w:p w14:paraId="7D79CD2D" w14:textId="77777777" w:rsidR="00BD0433" w:rsidRDefault="00BD0433" w:rsidP="00F7759C">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rsidRPr="00572603">
        <w:t>Pat</w:t>
      </w:r>
      <w:r>
        <w:rPr>
          <w:rFonts w:cs="Times New Roman"/>
        </w:rPr>
        <w:t>̣</w:t>
      </w:r>
      <w:r w:rsidRPr="00572603">
        <w:t>i</w:t>
      </w:r>
      <w:r>
        <w:t xml:space="preserve"> </w:t>
      </w:r>
      <w:r w:rsidRPr="004D05AE">
        <w:t>(</w:t>
      </w:r>
      <w:r>
        <w:t>1</w:t>
      </w:r>
      <w:r w:rsidRPr="004D05AE">
        <w:t xml:space="preserve">)’s </w:t>
      </w:r>
      <w:r w:rsidRPr="002502B0">
        <w:t>s</w:t>
      </w:r>
      <w:r>
        <w:t>on</w:t>
      </w:r>
      <w:r w:rsidRPr="00262A2F">
        <w:rPr>
          <w:b/>
          <w:bCs/>
        </w:rPr>
        <w:t xml:space="preserve"> F:</w:t>
      </w:r>
      <w:r w:rsidRPr="00262A2F">
        <w:t xml:space="preserve"> </w:t>
      </w:r>
      <w:r>
        <w:t xml:space="preserve">– </w:t>
      </w:r>
      <w:r w:rsidRPr="00262A2F">
        <w:rPr>
          <w:b/>
          <w:bCs/>
        </w:rPr>
        <w:t>S:</w:t>
      </w:r>
      <w:r w:rsidRPr="00F7113D">
        <w:rPr>
          <w:i/>
          <w:iCs/>
        </w:rPr>
        <w:t xml:space="preserve"> </w:t>
      </w:r>
      <w:r>
        <w:rPr>
          <w:i/>
          <w:iCs/>
        </w:rPr>
        <w:t xml:space="preserve">yMeg </w:t>
      </w:r>
      <w:r>
        <w:t xml:space="preserve">3:7, 74b (Kosovsky, </w:t>
      </w:r>
      <w:r>
        <w:rPr>
          <w:i/>
          <w:iCs/>
        </w:rPr>
        <w:t>Yerushalmi</w:t>
      </w:r>
      <w:r>
        <w:t xml:space="preserve">, 486) </w:t>
      </w:r>
      <w:r w:rsidRPr="00262A2F">
        <w:rPr>
          <w:b/>
          <w:bCs/>
        </w:rPr>
        <w:t xml:space="preserve">E: </w:t>
      </w:r>
      <w:r w:rsidRPr="00E627C3">
        <w:t>–</w:t>
      </w:r>
      <w:r>
        <w:rPr>
          <w:b/>
          <w:bCs/>
        </w:rPr>
        <w:t xml:space="preserve"> </w:t>
      </w:r>
      <w:r w:rsidRPr="00262A2F">
        <w:rPr>
          <w:b/>
          <w:bCs/>
        </w:rPr>
        <w:t>D:</w:t>
      </w:r>
      <w:r>
        <w:rPr>
          <w:b/>
          <w:bCs/>
        </w:rPr>
        <w:t xml:space="preserve"> </w:t>
      </w:r>
      <w:r w:rsidR="00F7759C" w:rsidRPr="00A4328C">
        <w:t>Pre-400</w:t>
      </w:r>
      <w:r w:rsidR="00F7759C">
        <w:rPr>
          <w:rStyle w:val="FootnoteReference"/>
          <w:lang w:val="de-DE"/>
        </w:rPr>
        <w:footnoteReference w:id="2223"/>
      </w:r>
    </w:p>
    <w:p w14:paraId="44C12E69" w14:textId="77777777" w:rsidR="00BD0433" w:rsidRDefault="00BD0433" w:rsidP="00CF1A10">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rsidRPr="00572603">
        <w:t>Birai</w:t>
      </w:r>
      <w:r>
        <w:t xml:space="preserve"> (1</w:t>
      </w:r>
      <w:r w:rsidRPr="004D05AE">
        <w:t xml:space="preserve">)’s </w:t>
      </w:r>
      <w:r w:rsidRPr="002502B0">
        <w:t>s</w:t>
      </w:r>
      <w:r>
        <w:t>on</w:t>
      </w:r>
      <w:r w:rsidRPr="00262A2F">
        <w:rPr>
          <w:b/>
          <w:bCs/>
        </w:rPr>
        <w:t xml:space="preserve"> F:</w:t>
      </w:r>
      <w:r w:rsidRPr="00262A2F">
        <w:t xml:space="preserve"> </w:t>
      </w:r>
      <w:r>
        <w:t xml:space="preserve">– </w:t>
      </w:r>
      <w:r w:rsidRPr="00262A2F">
        <w:rPr>
          <w:b/>
          <w:bCs/>
        </w:rPr>
        <w:t>S:</w:t>
      </w:r>
      <w:r w:rsidRPr="00F7113D">
        <w:rPr>
          <w:i/>
          <w:iCs/>
        </w:rPr>
        <w:t xml:space="preserve"> </w:t>
      </w:r>
      <w:r>
        <w:rPr>
          <w:i/>
          <w:iCs/>
        </w:rPr>
        <w:t xml:space="preserve">yBB </w:t>
      </w:r>
      <w:r>
        <w:t xml:space="preserve">5:1, 15a (Kosovsky, </w:t>
      </w:r>
      <w:r>
        <w:rPr>
          <w:i/>
          <w:iCs/>
        </w:rPr>
        <w:t>Yerushalmi</w:t>
      </w:r>
      <w:r>
        <w:t xml:space="preserve">, 149) </w:t>
      </w:r>
      <w:r w:rsidRPr="00262A2F">
        <w:rPr>
          <w:b/>
          <w:bCs/>
        </w:rPr>
        <w:t xml:space="preserve">E: </w:t>
      </w:r>
      <w:r w:rsidRPr="00E627C3">
        <w:t>–</w:t>
      </w:r>
      <w:r>
        <w:rPr>
          <w:b/>
          <w:bCs/>
        </w:rPr>
        <w:t xml:space="preserve"> </w:t>
      </w:r>
      <w:r w:rsidRPr="00262A2F">
        <w:rPr>
          <w:b/>
          <w:bCs/>
        </w:rPr>
        <w:t>D:</w:t>
      </w:r>
      <w:r>
        <w:rPr>
          <w:b/>
          <w:bCs/>
        </w:rPr>
        <w:t xml:space="preserve"> </w:t>
      </w:r>
      <w:r w:rsidR="00F7759C">
        <w:t>3</w:t>
      </w:r>
      <w:r w:rsidR="00F7759C" w:rsidRPr="00F7759C">
        <w:rPr>
          <w:vertAlign w:val="superscript"/>
        </w:rPr>
        <w:t>rd</w:t>
      </w:r>
      <w:r w:rsidR="00F7759C">
        <w:t xml:space="preserve"> C</w:t>
      </w:r>
      <w:r w:rsidR="00F7759C">
        <w:rPr>
          <w:rStyle w:val="FootnoteReference"/>
        </w:rPr>
        <w:footnoteReference w:id="2224"/>
      </w:r>
    </w:p>
    <w:p w14:paraId="421E3DBF" w14:textId="77777777" w:rsidR="00BD0433" w:rsidRDefault="00BD0433" w:rsidP="00BB1607">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rsidRPr="00572603">
        <w:t>La</w:t>
      </w:r>
      <w:r w:rsidR="00BB1607">
        <w:rPr>
          <w:rFonts w:ascii="Times Beyrut Roman" w:hAnsi="Times Beyrut Roman"/>
        </w:rPr>
        <w:t>Î</w:t>
      </w:r>
      <w:r w:rsidRPr="00572603">
        <w:t>ma</w:t>
      </w:r>
      <w:r>
        <w:t xml:space="preserve"> </w:t>
      </w:r>
      <w:r w:rsidRPr="004D05AE">
        <w:t>(</w:t>
      </w:r>
      <w:r w:rsidRPr="00A116D9">
        <w:rPr>
          <w:rFonts w:cs="Times New Roman"/>
          <w:rtl/>
        </w:rPr>
        <w:t>1</w:t>
      </w:r>
      <w:r w:rsidRPr="004D05AE">
        <w:t xml:space="preserve">)’s </w:t>
      </w:r>
      <w:r w:rsidRPr="002502B0">
        <w:t>s</w:t>
      </w:r>
      <w:r>
        <w:t>on</w:t>
      </w:r>
      <w:r w:rsidRPr="00262A2F">
        <w:rPr>
          <w:b/>
          <w:bCs/>
        </w:rPr>
        <w:t xml:space="preserve"> F:</w:t>
      </w:r>
      <w:r w:rsidRPr="00262A2F">
        <w:t xml:space="preserve"> </w:t>
      </w:r>
      <w:r>
        <w:t xml:space="preserve">– </w:t>
      </w:r>
      <w:r w:rsidRPr="00262A2F">
        <w:rPr>
          <w:b/>
          <w:bCs/>
        </w:rPr>
        <w:t>S:</w:t>
      </w:r>
      <w:r w:rsidRPr="00262A2F">
        <w:t xml:space="preserve"> </w:t>
      </w:r>
      <w:r w:rsidRPr="00D12959">
        <w:rPr>
          <w:i/>
          <w:iCs/>
        </w:rPr>
        <w:t xml:space="preserve">bSuk </w:t>
      </w:r>
      <w:r w:rsidRPr="00D12959">
        <w:t>47a</w:t>
      </w:r>
      <w:r>
        <w:rPr>
          <w:rStyle w:val="FootnoteReference"/>
          <w:rFonts w:cs="Times New Roman"/>
          <w:lang w:val="en-GB"/>
        </w:rPr>
        <w:footnoteReference w:id="2225"/>
      </w:r>
      <w:r>
        <w:t xml:space="preserve"> (Kosowsky, </w:t>
      </w:r>
      <w:r>
        <w:rPr>
          <w:i/>
          <w:iCs/>
        </w:rPr>
        <w:t>Babylonico</w:t>
      </w:r>
      <w:r>
        <w:t xml:space="preserve">, 980) </w:t>
      </w:r>
      <w:r w:rsidRPr="00262A2F">
        <w:rPr>
          <w:b/>
          <w:bCs/>
        </w:rPr>
        <w:t xml:space="preserve">E: </w:t>
      </w:r>
      <w:r w:rsidRPr="00E627C3">
        <w:t>–</w:t>
      </w:r>
      <w:r>
        <w:rPr>
          <w:b/>
          <w:bCs/>
        </w:rPr>
        <w:t xml:space="preserve"> </w:t>
      </w:r>
      <w:r w:rsidRPr="00262A2F">
        <w:rPr>
          <w:b/>
          <w:bCs/>
        </w:rPr>
        <w:t>D:</w:t>
      </w:r>
      <w:r>
        <w:rPr>
          <w:b/>
          <w:bCs/>
        </w:rPr>
        <w:t xml:space="preserve"> </w:t>
      </w:r>
      <w:r w:rsidR="00600513">
        <w:t>3</w:t>
      </w:r>
      <w:r w:rsidR="00600513" w:rsidRPr="00600513">
        <w:rPr>
          <w:vertAlign w:val="superscript"/>
        </w:rPr>
        <w:t>rd</w:t>
      </w:r>
      <w:r w:rsidR="00600513">
        <w:t xml:space="preserve"> C</w:t>
      </w:r>
      <w:r w:rsidR="00600513">
        <w:rPr>
          <w:rStyle w:val="FootnoteReference"/>
        </w:rPr>
        <w:footnoteReference w:id="2226"/>
      </w:r>
    </w:p>
    <w:p w14:paraId="1D33ACCB" w14:textId="77777777" w:rsidR="00BD0433" w:rsidRDefault="00BD0433" w:rsidP="00600513">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 xml:space="preserve">Zachariah </w:t>
      </w:r>
      <w:r w:rsidRPr="004D05AE">
        <w:t>(</w:t>
      </w:r>
      <w:r>
        <w:t>7</w:t>
      </w:r>
      <w:r w:rsidRPr="004D05AE">
        <w:t xml:space="preserve">)’s </w:t>
      </w:r>
      <w:r w:rsidRPr="002502B0">
        <w:t>s</w:t>
      </w:r>
      <w:r>
        <w:t>on</w:t>
      </w:r>
      <w:r w:rsidRPr="00262A2F">
        <w:rPr>
          <w:b/>
          <w:bCs/>
        </w:rPr>
        <w:t xml:space="preserve"> F:</w:t>
      </w:r>
      <w:r w:rsidRPr="00262A2F">
        <w:t xml:space="preserve"> </w:t>
      </w:r>
      <w:r>
        <w:t xml:space="preserve">– </w:t>
      </w:r>
      <w:r w:rsidRPr="00262A2F">
        <w:rPr>
          <w:b/>
          <w:bCs/>
        </w:rPr>
        <w:t>S:</w:t>
      </w:r>
      <w:r w:rsidRPr="00262A2F">
        <w:t xml:space="preserve"> </w:t>
      </w:r>
      <w:r w:rsidRPr="00687C8E">
        <w:rPr>
          <w:i/>
          <w:iCs/>
        </w:rPr>
        <w:t>Gen</w:t>
      </w:r>
      <w:r>
        <w:rPr>
          <w:i/>
          <w:iCs/>
        </w:rPr>
        <w:t xml:space="preserve"> </w:t>
      </w:r>
      <w:r w:rsidRPr="00684D30">
        <w:rPr>
          <w:i/>
          <w:iCs/>
        </w:rPr>
        <w:t>R</w:t>
      </w:r>
      <w:r>
        <w:rPr>
          <w:i/>
          <w:iCs/>
        </w:rPr>
        <w:t>ab</w:t>
      </w:r>
      <w:r>
        <w:t xml:space="preserve"> 15 (Hyman, </w:t>
      </w:r>
      <w:r>
        <w:rPr>
          <w:i/>
          <w:iCs/>
        </w:rPr>
        <w:t>Toldoth</w:t>
      </w:r>
      <w:r>
        <w:t xml:space="preserve">, 858) </w:t>
      </w:r>
      <w:r w:rsidRPr="00262A2F">
        <w:rPr>
          <w:b/>
          <w:bCs/>
        </w:rPr>
        <w:t xml:space="preserve">E: </w:t>
      </w:r>
      <w:r w:rsidRPr="00E627C3">
        <w:t>–</w:t>
      </w:r>
      <w:r>
        <w:rPr>
          <w:b/>
          <w:bCs/>
        </w:rPr>
        <w:t xml:space="preserve"> </w:t>
      </w:r>
      <w:r w:rsidRPr="00262A2F">
        <w:rPr>
          <w:b/>
          <w:bCs/>
        </w:rPr>
        <w:t>D:</w:t>
      </w:r>
      <w:r>
        <w:rPr>
          <w:b/>
          <w:bCs/>
        </w:rPr>
        <w:t xml:space="preserve"> </w:t>
      </w:r>
      <w:r w:rsidR="00600513" w:rsidRPr="00A4328C">
        <w:t>Pre-400</w:t>
      </w:r>
      <w:r w:rsidR="00600513">
        <w:rPr>
          <w:rStyle w:val="FootnoteReference"/>
          <w:lang w:val="de-DE"/>
        </w:rPr>
        <w:footnoteReference w:id="2227"/>
      </w:r>
    </w:p>
    <w:p w14:paraId="6278AA81" w14:textId="77777777" w:rsidR="00BD0433" w:rsidRDefault="00BD0433" w:rsidP="00CF1245">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 xml:space="preserve">Barachiah </w:t>
      </w:r>
      <w:r w:rsidRPr="004D05AE">
        <w:t>(</w:t>
      </w:r>
      <w:r>
        <w:rPr>
          <w:rFonts w:cs="Estrangelo Edessa" w:hint="cs"/>
          <w:rtl/>
          <w:lang w:bidi="syr-SY"/>
        </w:rPr>
        <w:t>6</w:t>
      </w:r>
      <w:r w:rsidRPr="004D05AE">
        <w:t xml:space="preserve">)’s </w:t>
      </w:r>
      <w:r w:rsidRPr="002502B0">
        <w:t>s</w:t>
      </w:r>
      <w:r>
        <w:t>on</w:t>
      </w:r>
      <w:r w:rsidRPr="007012DF">
        <w:rPr>
          <w:rStyle w:val="FootnoteReference"/>
          <w:rFonts w:cs="Times New Roman"/>
          <w:rtl/>
        </w:rPr>
        <w:footnoteReference w:id="2228"/>
      </w:r>
      <w:r>
        <w:rPr>
          <w:b/>
          <w:bCs/>
        </w:rP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TanB, </w:t>
      </w:r>
      <w:r w:rsidRPr="00E627C3">
        <w:rPr>
          <w:i/>
          <w:iCs/>
        </w:rPr>
        <w:t>behuqotai</w:t>
      </w:r>
      <w:r>
        <w:t xml:space="preserve"> 7 (Hyman, </w:t>
      </w:r>
      <w:r>
        <w:rPr>
          <w:i/>
          <w:iCs/>
        </w:rPr>
        <w:t>Toldoth</w:t>
      </w:r>
      <w:r>
        <w:t xml:space="preserve">, 858) </w:t>
      </w:r>
      <w:r w:rsidRPr="00262A2F">
        <w:rPr>
          <w:b/>
          <w:bCs/>
        </w:rPr>
        <w:t xml:space="preserve">E: </w:t>
      </w:r>
      <w:r w:rsidRPr="00E627C3">
        <w:t>–</w:t>
      </w:r>
      <w:r>
        <w:rPr>
          <w:b/>
          <w:bCs/>
        </w:rPr>
        <w:t xml:space="preserve"> </w:t>
      </w:r>
      <w:r w:rsidRPr="00262A2F">
        <w:rPr>
          <w:b/>
          <w:bCs/>
        </w:rPr>
        <w:t>D:</w:t>
      </w:r>
      <w:r>
        <w:rPr>
          <w:b/>
          <w:bCs/>
        </w:rPr>
        <w:t xml:space="preserve"> </w:t>
      </w:r>
      <w:r w:rsidR="00CF1245">
        <w:rPr>
          <w:rFonts w:cs="Times New Roman"/>
          <w:lang w:val="it-IT"/>
        </w:rPr>
        <w:t>Pre-4</w:t>
      </w:r>
      <w:r w:rsidR="00CF1245" w:rsidRPr="00AA7480">
        <w:rPr>
          <w:rFonts w:cs="Times New Roman"/>
          <w:lang w:val="it-IT"/>
        </w:rPr>
        <w:t>00</w:t>
      </w:r>
      <w:r w:rsidR="00CF1245">
        <w:rPr>
          <w:rStyle w:val="FootnoteReference"/>
          <w:rFonts w:cs="Times New Roman"/>
        </w:rPr>
        <w:footnoteReference w:id="2229"/>
      </w:r>
    </w:p>
    <w:p w14:paraId="4A3210FF" w14:textId="77777777" w:rsidR="00BD0433" w:rsidRDefault="00BD0433" w:rsidP="00600513">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H</w:t>
      </w:r>
      <w:r>
        <w:rPr>
          <w:rFonts w:cs="Times New Roman"/>
        </w:rPr>
        <w:t>̣̣</w:t>
      </w:r>
      <w:r>
        <w:t xml:space="preserve">alafta </w:t>
      </w:r>
      <w:r w:rsidRPr="004D05AE">
        <w:t>(</w:t>
      </w:r>
      <w:r>
        <w:t>3</w:t>
      </w:r>
      <w:r w:rsidRPr="004D05AE">
        <w:t xml:space="preserve">)’s </w:t>
      </w:r>
      <w:r w:rsidRPr="002502B0">
        <w:t>s</w:t>
      </w:r>
      <w:r>
        <w:t>on</w:t>
      </w:r>
      <w:r w:rsidR="003A0616">
        <w:t>, the priest</w:t>
      </w:r>
      <w:r w:rsidR="003A0616">
        <w:rPr>
          <w:rStyle w:val="FootnoteReference"/>
        </w:rPr>
        <w:footnoteReference w:id="2230"/>
      </w:r>
      <w:r w:rsidRPr="00262A2F">
        <w:rPr>
          <w:b/>
          <w:bCs/>
        </w:rPr>
        <w:t xml:space="preserve"> F:</w:t>
      </w:r>
      <w:r w:rsidRPr="00262A2F">
        <w:t xml:space="preserve"> </w:t>
      </w:r>
      <w:r>
        <w:t xml:space="preserve">– </w:t>
      </w:r>
      <w:r w:rsidRPr="00262A2F">
        <w:rPr>
          <w:b/>
          <w:bCs/>
        </w:rPr>
        <w:t>S:</w:t>
      </w:r>
      <w:r w:rsidRPr="00262A2F">
        <w:t xml:space="preserve"> </w:t>
      </w:r>
      <w:r>
        <w:rPr>
          <w:i/>
          <w:iCs/>
        </w:rPr>
        <w:t xml:space="preserve">TanB, </w:t>
      </w:r>
      <w:r w:rsidRPr="00FD3A68">
        <w:rPr>
          <w:i/>
          <w:iCs/>
        </w:rPr>
        <w:t>v</w:t>
      </w:r>
      <w:r w:rsidRPr="00984549">
        <w:rPr>
          <w:i/>
          <w:iCs/>
        </w:rPr>
        <w:t>a</w:t>
      </w:r>
      <w:r w:rsidRPr="00FD3A68">
        <w:rPr>
          <w:i/>
          <w:iCs/>
        </w:rPr>
        <w:t>-</w:t>
      </w:r>
      <w:r>
        <w:rPr>
          <w:i/>
          <w:iCs/>
        </w:rPr>
        <w:t>y</w:t>
      </w:r>
      <w:r w:rsidRPr="00687C8E">
        <w:rPr>
          <w:i/>
          <w:iCs/>
        </w:rPr>
        <w:t>ira</w:t>
      </w:r>
      <w:r>
        <w:t xml:space="preserve"> 25 (Hyman, </w:t>
      </w:r>
      <w:r>
        <w:rPr>
          <w:i/>
          <w:iCs/>
        </w:rPr>
        <w:t>Toldoth</w:t>
      </w:r>
      <w:r>
        <w:t xml:space="preserve">, 859) </w:t>
      </w:r>
      <w:r w:rsidRPr="00262A2F">
        <w:rPr>
          <w:b/>
          <w:bCs/>
        </w:rPr>
        <w:t xml:space="preserve">E: </w:t>
      </w:r>
      <w:r w:rsidRPr="00E627C3">
        <w:t>–</w:t>
      </w:r>
      <w:r>
        <w:rPr>
          <w:b/>
          <w:bCs/>
        </w:rPr>
        <w:t xml:space="preserve"> </w:t>
      </w:r>
      <w:r w:rsidRPr="00262A2F">
        <w:rPr>
          <w:b/>
          <w:bCs/>
        </w:rPr>
        <w:t>D:</w:t>
      </w:r>
      <w:r>
        <w:rPr>
          <w:b/>
          <w:bCs/>
        </w:rPr>
        <w:t xml:space="preserve"> </w:t>
      </w:r>
      <w:r w:rsidR="00600513" w:rsidRPr="00A4328C">
        <w:t>Pre-400</w:t>
      </w:r>
      <w:r w:rsidR="00600513">
        <w:rPr>
          <w:rStyle w:val="FootnoteReference"/>
          <w:lang w:val="de-DE"/>
        </w:rPr>
        <w:footnoteReference w:id="2231"/>
      </w:r>
    </w:p>
    <w:p w14:paraId="7DC2E352" w14:textId="77777777" w:rsidR="00BD0433" w:rsidRDefault="00BD0433" w:rsidP="00CF1A10">
      <w:pPr>
        <w:numPr>
          <w:ilvl w:val="0"/>
          <w:numId w:val="69"/>
        </w:numPr>
        <w:bidi w:val="0"/>
      </w:pPr>
      <w:r w:rsidRPr="00262A2F">
        <w:rPr>
          <w:b/>
          <w:bCs/>
        </w:rPr>
        <w:t xml:space="preserve">O: </w:t>
      </w:r>
      <w:r w:rsidRPr="00867364">
        <w:rPr>
          <w:rFonts w:ascii="Graeca" w:hAnsi="Graeca" w:cs="Graeca"/>
        </w:rPr>
        <w:t></w:t>
      </w:r>
      <w:r w:rsidRPr="00867364">
        <w:rPr>
          <w:rFonts w:ascii="Graeca" w:hAnsi="Graeca" w:cs="Graeca"/>
        </w:rPr>
        <w:t></w:t>
      </w:r>
      <w:r w:rsidRPr="00867364">
        <w:rPr>
          <w:rFonts w:ascii="Graeca" w:hAnsi="Graeca" w:cs="Graeca"/>
        </w:rPr>
        <w:t></w:t>
      </w:r>
      <w:r w:rsidRPr="00867364">
        <w:rPr>
          <w:rFonts w:ascii="Graeca" w:hAnsi="Graeca" w:cs="Graeca"/>
        </w:rPr>
        <w:t></w:t>
      </w:r>
      <w:r w:rsidRPr="00867364">
        <w:rPr>
          <w:rFonts w:ascii="Graeca" w:hAnsi="Graeca" w:cs="Graeca"/>
        </w:rPr>
        <w:t></w:t>
      </w:r>
      <w:r w:rsidRPr="00867364">
        <w:rPr>
          <w:rFonts w:ascii="Graeca" w:hAnsi="Graeca" w:cs="Graeca"/>
        </w:rPr>
        <w:t></w:t>
      </w:r>
      <w:r w:rsidR="00867364">
        <w:rPr>
          <w:rStyle w:val="FootnoteReference"/>
          <w:rFonts w:cs="Times New Roman"/>
        </w:rPr>
        <w:footnoteReference w:id="2232"/>
      </w:r>
      <w:r w:rsidR="00064DAA">
        <w:rPr>
          <w:rFonts w:cs="Times New Roman"/>
        </w:rPr>
        <w:t xml:space="preserve"> </w:t>
      </w:r>
      <w:r w:rsidRPr="00262A2F">
        <w:rPr>
          <w:b/>
          <w:bCs/>
        </w:rPr>
        <w:t>Ds:</w:t>
      </w:r>
      <w:r w:rsidRPr="00262A2F">
        <w:t xml:space="preserve"> </w:t>
      </w:r>
      <w:r>
        <w:t xml:space="preserve">Hezekiah </w:t>
      </w:r>
      <w:r w:rsidRPr="001D6E9F">
        <w:t>(</w:t>
      </w:r>
      <w:r>
        <w:t>9</w:t>
      </w:r>
      <w:r w:rsidRPr="001D6E9F">
        <w:t>)</w:t>
      </w:r>
      <w:r>
        <w:t>’</w:t>
      </w:r>
      <w:r w:rsidRPr="005D3BF5">
        <w:t>s</w:t>
      </w:r>
      <w:r>
        <w:t xml:space="preserve"> </w:t>
      </w:r>
      <w:r w:rsidRPr="00602031">
        <w:t>father</w:t>
      </w:r>
      <w:r w:rsidRPr="00262A2F">
        <w:rPr>
          <w:b/>
          <w:bCs/>
        </w:rPr>
        <w:t xml:space="preserve"> F:</w:t>
      </w:r>
      <w:r w:rsidRPr="00262A2F">
        <w:t xml:space="preserve"> </w:t>
      </w:r>
      <w:r>
        <w:t xml:space="preserve">Epitaph, </w:t>
      </w:r>
      <w:smartTag w:uri="urn:schemas-microsoft-com:office:smarttags" w:element="place">
        <w:smartTag w:uri="urn:schemas-microsoft-com:office:smarttags" w:element="City">
          <w:r>
            <w:t>Jaffa</w:t>
          </w:r>
        </w:smartTag>
      </w:smartTag>
      <w:r>
        <w:t>, Clermont-Ganneau</w:t>
      </w:r>
      <w:r w:rsidRPr="00262A2F">
        <w:rPr>
          <w:b/>
          <w:bCs/>
        </w:rPr>
        <w:t xml:space="preserve"> S:</w:t>
      </w:r>
      <w:r w:rsidRPr="00262A2F">
        <w:t xml:space="preserve"> </w:t>
      </w:r>
      <w:r>
        <w:rPr>
          <w:i/>
          <w:iCs/>
        </w:rPr>
        <w:t>CIJ</w:t>
      </w:r>
      <w:r>
        <w:t xml:space="preserve"> 911 </w:t>
      </w:r>
      <w:r w:rsidRPr="00262A2F">
        <w:rPr>
          <w:b/>
          <w:bCs/>
        </w:rPr>
        <w:t xml:space="preserve">E: </w:t>
      </w:r>
      <w:r w:rsidRPr="00E627C3">
        <w:t>–</w:t>
      </w:r>
      <w:r>
        <w:rPr>
          <w:b/>
          <w:bCs/>
        </w:rPr>
        <w:t xml:space="preserve"> </w:t>
      </w:r>
      <w:r w:rsidRPr="00262A2F">
        <w:rPr>
          <w:b/>
          <w:bCs/>
        </w:rPr>
        <w:t>D:</w:t>
      </w:r>
      <w:r w:rsidRPr="00FE6607">
        <w:t xml:space="preserve"> </w:t>
      </w:r>
      <w:r w:rsidRPr="00234655">
        <w:t>3</w:t>
      </w:r>
      <w:r w:rsidRPr="00234655">
        <w:rPr>
          <w:vertAlign w:val="superscript"/>
        </w:rPr>
        <w:t>rd</w:t>
      </w:r>
      <w:r w:rsidRPr="00234655">
        <w:t xml:space="preserve"> C</w:t>
      </w:r>
    </w:p>
    <w:p w14:paraId="3897B514" w14:textId="77777777" w:rsidR="00BD0433" w:rsidRDefault="00BD0433" w:rsidP="00BB1607">
      <w:pPr>
        <w:numPr>
          <w:ilvl w:val="0"/>
          <w:numId w:val="69"/>
        </w:numPr>
        <w:bidi w:val="0"/>
      </w:pPr>
      <w:r w:rsidRPr="00262A2F">
        <w:rPr>
          <w:b/>
          <w:bCs/>
        </w:rPr>
        <w:t>O:</w:t>
      </w:r>
      <w:r w:rsidRPr="00FE6607">
        <w:rPr>
          <w:rtl/>
        </w:rPr>
        <w:t xml:space="preserve">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592F16">
        <w:rPr>
          <w:rStyle w:val="FootnoteReference"/>
          <w:rFonts w:cs="Times New Roman"/>
        </w:rPr>
        <w:footnoteReference w:id="2233"/>
      </w:r>
      <w:r>
        <w:rPr>
          <w:rFonts w:cs="Times New Roman"/>
        </w:rPr>
        <w:t xml:space="preserve"> </w:t>
      </w:r>
      <w:r w:rsidRPr="00262A2F">
        <w:rPr>
          <w:b/>
          <w:bCs/>
        </w:rPr>
        <w:t>Ds:</w:t>
      </w:r>
      <w:r w:rsidRPr="00262A2F">
        <w:t xml:space="preserve"> </w:t>
      </w:r>
      <w:r>
        <w:t xml:space="preserve">Zoilus </w:t>
      </w:r>
      <w:r w:rsidRPr="001D6E9F">
        <w:t>(</w:t>
      </w:r>
      <w:r>
        <w:t>1</w:t>
      </w:r>
      <w:r w:rsidRPr="001D6E9F">
        <w:t>)</w:t>
      </w:r>
      <w:r>
        <w:t>’</w:t>
      </w:r>
      <w:r w:rsidRPr="005D3BF5">
        <w:t>s</w:t>
      </w:r>
      <w:r>
        <w:t xml:space="preserve"> </w:t>
      </w:r>
      <w:r w:rsidRPr="00602031">
        <w:t>father</w:t>
      </w:r>
      <w:r w:rsidRPr="00262A2F">
        <w:rPr>
          <w:b/>
          <w:bCs/>
        </w:rPr>
        <w:t xml:space="preserve"> F:</w:t>
      </w:r>
      <w:r w:rsidRPr="00FE6607">
        <w:t xml:space="preserve"> </w:t>
      </w:r>
      <w:r>
        <w:t xml:space="preserve">Epitaph, </w:t>
      </w:r>
      <w:smartTag w:uri="urn:schemas-microsoft-com:office:smarttags" w:element="place">
        <w:smartTag w:uri="urn:schemas-microsoft-com:office:smarttags" w:element="City">
          <w:r>
            <w:t>Jaffa</w:t>
          </w:r>
        </w:smartTag>
      </w:smartTag>
      <w:r>
        <w:t>, Euting</w:t>
      </w:r>
      <w:r w:rsidRPr="00262A2F">
        <w:t xml:space="preserve"> </w:t>
      </w:r>
      <w:r w:rsidRPr="00262A2F">
        <w:rPr>
          <w:b/>
          <w:bCs/>
        </w:rPr>
        <w:t>S:</w:t>
      </w:r>
      <w:r w:rsidRPr="00262A2F">
        <w:t xml:space="preserve"> </w:t>
      </w:r>
      <w:r>
        <w:rPr>
          <w:i/>
          <w:iCs/>
        </w:rPr>
        <w:t>CIJ</w:t>
      </w:r>
      <w:r>
        <w:t xml:space="preserve"> 917 </w:t>
      </w:r>
      <w:r w:rsidRPr="00262A2F">
        <w:rPr>
          <w:b/>
          <w:bCs/>
        </w:rPr>
        <w:t xml:space="preserve">E: </w:t>
      </w:r>
      <w:r w:rsidRPr="00E627C3">
        <w:t>–</w:t>
      </w:r>
      <w:r>
        <w:rPr>
          <w:b/>
          <w:bCs/>
        </w:rPr>
        <w:t xml:space="preserve"> </w:t>
      </w:r>
      <w:r w:rsidRPr="00262A2F">
        <w:rPr>
          <w:b/>
          <w:bCs/>
        </w:rPr>
        <w:t>D:</w:t>
      </w:r>
      <w:r w:rsidRPr="00FE6607">
        <w:t xml:space="preserve"> </w:t>
      </w:r>
      <w:r w:rsidRPr="00373201">
        <w:t>3</w:t>
      </w:r>
      <w:r w:rsidRPr="00373201">
        <w:rPr>
          <w:vertAlign w:val="superscript"/>
        </w:rPr>
        <w:t>rd</w:t>
      </w:r>
      <w:r w:rsidRPr="00373201">
        <w:t xml:space="preserve"> C</w:t>
      </w:r>
    </w:p>
    <w:p w14:paraId="2F0A9682" w14:textId="77777777" w:rsidR="00BD0433" w:rsidRDefault="00BD0433" w:rsidP="00CF1A10">
      <w:pPr>
        <w:numPr>
          <w:ilvl w:val="0"/>
          <w:numId w:val="69"/>
        </w:numPr>
        <w:bidi w:val="0"/>
      </w:pPr>
      <w:r w:rsidRPr="00324049">
        <w:rPr>
          <w:b/>
          <w:bCs/>
        </w:rPr>
        <w:t xml:space="preserve">O: </w:t>
      </w:r>
      <w:r w:rsidRPr="00840B48">
        <w:t>–</w:t>
      </w:r>
      <w:r w:rsidRPr="00324049">
        <w:rPr>
          <w:b/>
          <w:bCs/>
        </w:rPr>
        <w:t xml:space="preserve"> Ds:</w:t>
      </w:r>
      <w:r w:rsidRPr="00324049">
        <w:t xml:space="preserve"> Joseph (</w:t>
      </w:r>
      <w:r w:rsidR="00196B3F">
        <w:t>7</w:t>
      </w:r>
      <w:r w:rsidR="002C2DA4">
        <w:t>7</w:t>
      </w:r>
      <w:r w:rsidRPr="00324049">
        <w:t>)</w:t>
      </w:r>
      <w:r>
        <w:t>’</w:t>
      </w:r>
      <w:r w:rsidRPr="00324049">
        <w:t>s father</w:t>
      </w:r>
      <w:r w:rsidRPr="00324049">
        <w:rPr>
          <w:b/>
          <w:bCs/>
        </w:rPr>
        <w:t xml:space="preserve"> F:</w:t>
      </w:r>
      <w:r w:rsidRPr="00324049">
        <w:t xml:space="preserve"> Synagogue inscription, </w:t>
      </w:r>
      <w:r>
        <w:t>Bar‘am</w:t>
      </w:r>
      <w:r w:rsidRPr="00572603">
        <w:t>-Alma</w:t>
      </w:r>
      <w:r w:rsidRPr="00324049">
        <w:t>,</w:t>
      </w:r>
      <w:r>
        <w:rPr>
          <w:rStyle w:val="FootnoteReference"/>
        </w:rPr>
        <w:footnoteReference w:id="2234"/>
      </w:r>
      <w:r w:rsidRPr="00324049">
        <w:t xml:space="preserve"> Renan </w:t>
      </w:r>
      <w:r w:rsidRPr="00324049">
        <w:rPr>
          <w:b/>
          <w:bCs/>
        </w:rPr>
        <w:t>S:</w:t>
      </w:r>
      <w:r w:rsidRPr="00324049">
        <w:rPr>
          <w:i/>
          <w:iCs/>
        </w:rPr>
        <w:t xml:space="preserve"> CIJ</w:t>
      </w:r>
      <w:r w:rsidRPr="00324049">
        <w:t xml:space="preserve"> 974 </w:t>
      </w:r>
      <w:r w:rsidRPr="00324049">
        <w:rPr>
          <w:b/>
          <w:bCs/>
        </w:rPr>
        <w:t xml:space="preserve">E: </w:t>
      </w:r>
      <w:r w:rsidRPr="00E627C3">
        <w:t>–</w:t>
      </w:r>
      <w:r w:rsidRPr="00324049">
        <w:rPr>
          <w:b/>
          <w:bCs/>
        </w:rPr>
        <w:t xml:space="preserve"> D: </w:t>
      </w:r>
      <w:r w:rsidRPr="00C51ACB">
        <w:rPr>
          <w:rFonts w:cs="Times New Roman"/>
          <w:lang w:val="it-IT"/>
        </w:rPr>
        <w:t>–</w:t>
      </w:r>
      <w:r w:rsidR="00EA76F2" w:rsidRPr="005F539E">
        <w:rPr>
          <w:rStyle w:val="FootnoteReference"/>
          <w:rFonts w:cs="Times New Roman"/>
        </w:rPr>
        <w:footnoteReference w:id="2235"/>
      </w:r>
    </w:p>
    <w:p w14:paraId="443CD5B0" w14:textId="77777777" w:rsidR="00BD0433" w:rsidRDefault="00BD0433" w:rsidP="00CF1A10">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Shal</w:t>
      </w:r>
      <w:r w:rsidR="00BF2977">
        <w:t>u</w:t>
      </w:r>
      <w:r>
        <w:t xml:space="preserve">m </w:t>
      </w:r>
      <w:r w:rsidRPr="001D6E9F">
        <w:t>(</w:t>
      </w:r>
      <w:r>
        <w:t>4</w:t>
      </w:r>
      <w:r w:rsidRPr="001D6E9F">
        <w:t>)</w:t>
      </w:r>
      <w:r>
        <w:t>’</w:t>
      </w:r>
      <w:r w:rsidRPr="005D3BF5">
        <w:t>s</w:t>
      </w:r>
      <w:r>
        <w:t xml:space="preserve"> </w:t>
      </w:r>
      <w:r w:rsidRPr="00602031">
        <w:t>father</w:t>
      </w:r>
      <w:r w:rsidRPr="00262A2F">
        <w:rPr>
          <w:b/>
          <w:bCs/>
        </w:rPr>
        <w:t xml:space="preserve"> F:</w:t>
      </w:r>
      <w:r w:rsidRPr="00262A2F">
        <w:t xml:space="preserve"> </w:t>
      </w:r>
      <w:r>
        <w:t>Synagogue inscription, Meron</w:t>
      </w:r>
      <w:r>
        <w:rPr>
          <w:rStyle w:val="FootnoteReference"/>
        </w:rPr>
        <w:footnoteReference w:id="2236"/>
      </w:r>
      <w:r>
        <w:t xml:space="preserve"> (Samuel Bar Simson 1210) </w:t>
      </w:r>
      <w:r w:rsidRPr="00262A2F">
        <w:rPr>
          <w:b/>
          <w:bCs/>
        </w:rPr>
        <w:t>S:</w:t>
      </w:r>
      <w:r w:rsidRPr="00262A2F">
        <w:t xml:space="preserve"> </w:t>
      </w:r>
      <w:r>
        <w:rPr>
          <w:i/>
          <w:iCs/>
        </w:rPr>
        <w:t>CIJ</w:t>
      </w:r>
      <w:r>
        <w:t xml:space="preserve"> 978 </w:t>
      </w:r>
      <w:r w:rsidRPr="00262A2F">
        <w:rPr>
          <w:b/>
          <w:bCs/>
        </w:rPr>
        <w:t xml:space="preserve">E: </w:t>
      </w:r>
      <w:r w:rsidRPr="00840B48">
        <w:t>–</w:t>
      </w:r>
      <w:r>
        <w:rPr>
          <w:b/>
          <w:bCs/>
        </w:rPr>
        <w:t xml:space="preserve"> </w:t>
      </w:r>
      <w:r w:rsidRPr="00262A2F">
        <w:rPr>
          <w:b/>
          <w:bCs/>
        </w:rPr>
        <w:t>D:</w:t>
      </w:r>
      <w:r>
        <w:rPr>
          <w:b/>
          <w:bCs/>
        </w:rPr>
        <w:t xml:space="preserve"> </w:t>
      </w:r>
      <w:r w:rsidRPr="00C51ACB">
        <w:rPr>
          <w:rFonts w:cs="Times New Roman"/>
          <w:lang w:val="it-IT"/>
        </w:rPr>
        <w:t>–</w:t>
      </w:r>
      <w:r w:rsidR="00EA76F2" w:rsidRPr="005F539E">
        <w:rPr>
          <w:rStyle w:val="FootnoteReference"/>
          <w:rFonts w:cs="Times New Roman"/>
        </w:rPr>
        <w:footnoteReference w:id="2237"/>
      </w:r>
    </w:p>
    <w:p w14:paraId="6CDEA052" w14:textId="77777777" w:rsidR="00BD0433" w:rsidRDefault="00BD0433" w:rsidP="00CF1A10">
      <w:pPr>
        <w:numPr>
          <w:ilvl w:val="0"/>
          <w:numId w:val="69"/>
        </w:numPr>
        <w:bidi w:val="0"/>
      </w:pPr>
      <w:r w:rsidRPr="00262A2F">
        <w:rPr>
          <w:b/>
          <w:bCs/>
        </w:rPr>
        <w:t xml:space="preserve">O: </w:t>
      </w:r>
      <w:r w:rsidRPr="00572603">
        <w:rPr>
          <w:rFonts w:ascii="Graeca" w:hAnsi="Graeca" w:cs="Graeca"/>
        </w:rPr>
        <w:t></w:t>
      </w:r>
      <w:r w:rsidRPr="00572603">
        <w:rPr>
          <w:rFonts w:ascii="Graeca" w:hAnsi="Graeca" w:cs="Graeca"/>
        </w:rPr>
        <w:t></w:t>
      </w:r>
      <w:r w:rsidRPr="00572603">
        <w:rPr>
          <w:rFonts w:ascii="Graeca" w:hAnsi="Graeca" w:cs="Graeca"/>
        </w:rPr>
        <w:t></w:t>
      </w:r>
      <w:r w:rsidRPr="00572603">
        <w:rPr>
          <w:rFonts w:ascii="Graeca" w:hAnsi="Graeca" w:cs="Graeca"/>
        </w:rPr>
        <w:t></w:t>
      </w:r>
      <w:r w:rsidRPr="00572603">
        <w:rPr>
          <w:rFonts w:ascii="Graeca" w:hAnsi="Graeca" w:cs="Graeca"/>
        </w:rPr>
        <w:t></w:t>
      </w:r>
      <w:r w:rsidRPr="00592F16">
        <w:rPr>
          <w:rStyle w:val="FootnoteReference"/>
          <w:rFonts w:cs="Times New Roman"/>
        </w:rPr>
        <w:footnoteReference w:id="2238"/>
      </w:r>
      <w:r w:rsidRPr="00592F16">
        <w:rPr>
          <w:rFonts w:cs="Times New Roman"/>
          <w:b/>
          <w:bCs/>
        </w:rPr>
        <w:t xml:space="preserve"> </w:t>
      </w:r>
      <w:r w:rsidRPr="00262A2F">
        <w:rPr>
          <w:b/>
          <w:bCs/>
        </w:rPr>
        <w:t>Ds:</w:t>
      </w:r>
      <w:r w:rsidRPr="00262A2F">
        <w:t xml:space="preserve"> </w:t>
      </w:r>
      <w:r>
        <w:t xml:space="preserve">of </w:t>
      </w:r>
      <w:r w:rsidRPr="00BC5B4B">
        <w:t>Esia</w:t>
      </w:r>
      <w:r>
        <w:rPr>
          <w:rStyle w:val="FootnoteReference"/>
        </w:rPr>
        <w:footnoteReference w:id="2239"/>
      </w:r>
      <w:r>
        <w:t xml:space="preserve"> </w:t>
      </w:r>
      <w:r w:rsidRPr="00262A2F">
        <w:rPr>
          <w:b/>
          <w:bCs/>
        </w:rPr>
        <w:t>F:</w:t>
      </w:r>
      <w:r w:rsidRPr="00262A2F">
        <w:t xml:space="preserve"> </w:t>
      </w:r>
      <w:r>
        <w:t xml:space="preserve">Epitaph, </w:t>
      </w:r>
      <w:r w:rsidR="00D53D3D" w:rsidRPr="004C3FA7">
        <w:t>Beth She‘arim</w:t>
      </w:r>
      <w:r w:rsidR="00D53D3D">
        <w:t xml:space="preserve"> </w:t>
      </w:r>
      <w:r>
        <w:t xml:space="preserve">catacomb 8, </w:t>
      </w:r>
      <w:r w:rsidRPr="00413F66">
        <w:rPr>
          <w:i/>
          <w:iCs/>
        </w:rPr>
        <w:t xml:space="preserve">CIJ </w:t>
      </w:r>
      <w:r w:rsidRPr="00413F66">
        <w:t>1151, 1152</w:t>
      </w:r>
      <w:r>
        <w:t xml:space="preserve"> </w:t>
      </w:r>
      <w:r w:rsidRPr="00262A2F">
        <w:rPr>
          <w:b/>
          <w:bCs/>
        </w:rPr>
        <w:t>S:</w:t>
      </w:r>
      <w:r w:rsidRPr="00262A2F">
        <w:t xml:space="preserve"> </w:t>
      </w:r>
      <w:r>
        <w:rPr>
          <w:i/>
          <w:iCs/>
        </w:rPr>
        <w:t xml:space="preserve">BS </w:t>
      </w:r>
      <w:r>
        <w:t>2:</w:t>
      </w:r>
      <w:r w:rsidRPr="00413F66">
        <w:t>119</w:t>
      </w:r>
      <w:r>
        <w:t xml:space="preserve"> </w:t>
      </w:r>
      <w:r w:rsidRPr="00262A2F">
        <w:rPr>
          <w:b/>
          <w:bCs/>
        </w:rPr>
        <w:t xml:space="preserve">E: </w:t>
      </w:r>
      <w:r w:rsidRPr="00E627C3">
        <w:t>–</w:t>
      </w:r>
      <w:r>
        <w:rPr>
          <w:b/>
          <w:bCs/>
        </w:rPr>
        <w:t xml:space="preserve"> </w:t>
      </w:r>
      <w:r w:rsidRPr="00262A2F">
        <w:rPr>
          <w:b/>
          <w:bCs/>
        </w:rPr>
        <w:t>D:</w:t>
      </w:r>
      <w:r w:rsidRPr="00324049">
        <w:t xml:space="preserve"> </w:t>
      </w:r>
      <w:r w:rsidRPr="009A6183">
        <w:t>Pre-352</w:t>
      </w:r>
      <w:r w:rsidRPr="009A6183">
        <w:rPr>
          <w:rStyle w:val="FootnoteReference"/>
        </w:rPr>
        <w:footnoteReference w:id="2240"/>
      </w:r>
    </w:p>
    <w:p w14:paraId="33B94C65" w14:textId="77777777" w:rsidR="00BD0433" w:rsidRDefault="00BD0433" w:rsidP="00CF1A10">
      <w:pPr>
        <w:numPr>
          <w:ilvl w:val="0"/>
          <w:numId w:val="69"/>
        </w:numPr>
        <w:bidi w:val="0"/>
      </w:pPr>
      <w:r w:rsidRPr="00262A2F">
        <w:rPr>
          <w:b/>
          <w:bCs/>
        </w:rPr>
        <w:t xml:space="preserve">O: </w:t>
      </w:r>
      <w:r w:rsidR="00511BB7" w:rsidRPr="00347561">
        <w:rPr>
          <w:rFonts w:cs="Times New Roman"/>
          <w:rtl/>
        </w:rPr>
        <w:t>לווי</w:t>
      </w:r>
      <w:r w:rsidR="00511BB7" w:rsidRPr="00347561">
        <w:rPr>
          <w:rStyle w:val="FootnoteReference"/>
        </w:rPr>
        <w:footnoteReference w:id="2241"/>
      </w:r>
      <w:r>
        <w:rPr>
          <w:b/>
          <w:bCs/>
        </w:rPr>
        <w:t xml:space="preserve"> </w:t>
      </w:r>
      <w:r w:rsidRPr="00262A2F">
        <w:rPr>
          <w:b/>
          <w:bCs/>
        </w:rPr>
        <w:t>Ds:</w:t>
      </w:r>
      <w:r w:rsidRPr="00262A2F">
        <w:t xml:space="preserve"> </w:t>
      </w:r>
      <w:smartTag w:uri="urn:schemas-microsoft-com:office:smarttags" w:element="country-region">
        <w:r>
          <w:t>Judah</w:t>
        </w:r>
      </w:smartTag>
      <w:r>
        <w:t xml:space="preserve"> </w:t>
      </w:r>
      <w:r w:rsidRPr="00324049">
        <w:t>(</w:t>
      </w:r>
      <w:r w:rsidR="00905902">
        <w:t>8</w:t>
      </w:r>
      <w:r w:rsidR="0047561A">
        <w:t>7</w:t>
      </w:r>
      <w:r w:rsidRPr="00324049">
        <w:t>)</w:t>
      </w:r>
      <w:r>
        <w:t>’</w:t>
      </w:r>
      <w:r w:rsidRPr="00324049">
        <w:t>s father</w:t>
      </w:r>
      <w:r w:rsidRPr="00262A2F">
        <w:rPr>
          <w:b/>
          <w:bCs/>
        </w:rPr>
        <w:t xml:space="preserve"> F:</w:t>
      </w:r>
      <w:r w:rsidRPr="00262A2F">
        <w:t xml:space="preserve"> </w:t>
      </w:r>
      <w:r w:rsidRPr="002C5413">
        <w:t>Epitaphs</w:t>
      </w:r>
      <w:r>
        <w:t xml:space="preserve">, </w:t>
      </w:r>
      <w:r w:rsidRPr="004C3FA7">
        <w:t>Beth She‘arim</w:t>
      </w:r>
      <w:r>
        <w:t xml:space="preserve">, catacomb 13 </w:t>
      </w:r>
      <w:r w:rsidRPr="00262A2F">
        <w:rPr>
          <w:b/>
          <w:bCs/>
        </w:rPr>
        <w:t>S:</w:t>
      </w:r>
      <w:r w:rsidRPr="00262A2F">
        <w:t xml:space="preserve"> </w:t>
      </w:r>
      <w:r>
        <w:t xml:space="preserve">1. </w:t>
      </w:r>
      <w:r>
        <w:rPr>
          <w:i/>
          <w:iCs/>
        </w:rPr>
        <w:t xml:space="preserve">BS </w:t>
      </w:r>
      <w:r>
        <w:t>3:5; 2. 3:6</w:t>
      </w:r>
      <w:r>
        <w:rPr>
          <w:rtl/>
        </w:rPr>
        <w:t xml:space="preserve"> </w:t>
      </w:r>
      <w:r w:rsidRPr="00262A2F">
        <w:rPr>
          <w:b/>
          <w:bCs/>
        </w:rPr>
        <w:t xml:space="preserve">E: </w:t>
      </w:r>
      <w:r w:rsidRPr="00E627C3">
        <w:t>–</w:t>
      </w:r>
      <w:r>
        <w:rPr>
          <w:b/>
          <w:bCs/>
        </w:rPr>
        <w:t xml:space="preserve"> </w:t>
      </w:r>
      <w:r w:rsidRPr="00262A2F">
        <w:rPr>
          <w:b/>
          <w:bCs/>
        </w:rPr>
        <w:t>D:</w:t>
      </w:r>
      <w:r w:rsidRPr="00324049">
        <w:t xml:space="preserve"> </w:t>
      </w:r>
      <w:r w:rsidRPr="009A6183">
        <w:t>Pre-352</w:t>
      </w:r>
      <w:r w:rsidR="00405885" w:rsidRPr="009A6183">
        <w:rPr>
          <w:rStyle w:val="FootnoteReference"/>
        </w:rPr>
        <w:footnoteReference w:id="2242"/>
      </w:r>
    </w:p>
    <w:p w14:paraId="66B49A07" w14:textId="77777777" w:rsidR="00BD0433" w:rsidRDefault="00BD0433" w:rsidP="00CF1A10">
      <w:pPr>
        <w:numPr>
          <w:ilvl w:val="0"/>
          <w:numId w:val="69"/>
        </w:numPr>
        <w:bidi w:val="0"/>
      </w:pPr>
      <w:r w:rsidRPr="00262A2F">
        <w:rPr>
          <w:b/>
          <w:bCs/>
        </w:rPr>
        <w:t xml:space="preserve">O: </w:t>
      </w:r>
      <w:r w:rsidRPr="00347561">
        <w:rPr>
          <w:rFonts w:cs="Times New Roman"/>
          <w:rtl/>
        </w:rPr>
        <w:t>לווי</w:t>
      </w:r>
      <w:r w:rsidR="00347561" w:rsidRPr="00347561">
        <w:rPr>
          <w:rStyle w:val="FootnoteReference"/>
        </w:rPr>
        <w:footnoteReference w:id="2243"/>
      </w:r>
      <w:r w:rsidR="00347561">
        <w:rPr>
          <w:b/>
          <w:bCs/>
        </w:rPr>
        <w:t xml:space="preserve"> </w:t>
      </w:r>
      <w:r w:rsidRPr="00262A2F">
        <w:rPr>
          <w:b/>
          <w:bCs/>
        </w:rPr>
        <w:t>Ds:</w:t>
      </w:r>
      <w:r w:rsidRPr="00262A2F">
        <w:t xml:space="preserve"> </w:t>
      </w:r>
      <w:r>
        <w:t xml:space="preserve">Joshua </w:t>
      </w:r>
      <w:r w:rsidRPr="001D6E9F">
        <w:t>(</w:t>
      </w:r>
      <w:r>
        <w:t>25</w:t>
      </w:r>
      <w:r w:rsidRPr="001D6E9F">
        <w:t>)</w:t>
      </w:r>
      <w:r>
        <w:t>’</w:t>
      </w:r>
      <w:r w:rsidRPr="005D3BF5">
        <w:t>s</w:t>
      </w:r>
      <w:r>
        <w:t xml:space="preserve"> </w:t>
      </w:r>
      <w:r w:rsidRPr="00602031">
        <w:t>father</w:t>
      </w:r>
      <w:r w:rsidRPr="00262A2F">
        <w:rPr>
          <w:b/>
          <w:bCs/>
        </w:rPr>
        <w:t xml:space="preserve"> F:</w:t>
      </w:r>
      <w:r w:rsidRPr="00262A2F">
        <w:t xml:space="preserve"> </w:t>
      </w:r>
      <w:r>
        <w:t xml:space="preserve">Epitaph, </w:t>
      </w:r>
      <w:r w:rsidRPr="004C3FA7">
        <w:t>Beth She‘arim</w:t>
      </w:r>
      <w:r>
        <w:t xml:space="preserve">, catacomb 20 </w:t>
      </w:r>
      <w:r w:rsidRPr="00262A2F">
        <w:rPr>
          <w:b/>
          <w:bCs/>
        </w:rPr>
        <w:t>S:</w:t>
      </w:r>
      <w:r w:rsidRPr="00262A2F">
        <w:t xml:space="preserve"> </w:t>
      </w:r>
      <w:r>
        <w:rPr>
          <w:i/>
          <w:iCs/>
        </w:rPr>
        <w:t xml:space="preserve">BS </w:t>
      </w:r>
      <w:r>
        <w:t>3:24</w:t>
      </w:r>
      <w:r>
        <w:rPr>
          <w:rtl/>
        </w:rPr>
        <w:t xml:space="preserve"> </w:t>
      </w:r>
      <w:r w:rsidRPr="00262A2F">
        <w:rPr>
          <w:b/>
          <w:bCs/>
        </w:rPr>
        <w:t xml:space="preserve">E: </w:t>
      </w:r>
      <w:r w:rsidRPr="00E627C3">
        <w:t>–</w:t>
      </w:r>
      <w:r>
        <w:rPr>
          <w:b/>
          <w:bCs/>
        </w:rPr>
        <w:t xml:space="preserve"> </w:t>
      </w:r>
      <w:r w:rsidRPr="00262A2F">
        <w:rPr>
          <w:b/>
          <w:bCs/>
        </w:rPr>
        <w:t>D</w:t>
      </w:r>
      <w:r w:rsidRPr="009A6183">
        <w:rPr>
          <w:b/>
          <w:bCs/>
        </w:rPr>
        <w:t>:</w:t>
      </w:r>
      <w:r w:rsidRPr="009A6183">
        <w:t xml:space="preserve"> Pre-352</w:t>
      </w:r>
      <w:r w:rsidR="00405885" w:rsidRPr="009A6183">
        <w:rPr>
          <w:rStyle w:val="FootnoteReference"/>
        </w:rPr>
        <w:footnoteReference w:id="2244"/>
      </w:r>
    </w:p>
    <w:p w14:paraId="3985E87E" w14:textId="77777777" w:rsidR="00BD0433" w:rsidRDefault="00BD0433" w:rsidP="00CF1A10">
      <w:pPr>
        <w:numPr>
          <w:ilvl w:val="0"/>
          <w:numId w:val="69"/>
        </w:numPr>
        <w:bidi w:val="0"/>
      </w:pPr>
      <w:r w:rsidRPr="00262A2F">
        <w:rPr>
          <w:b/>
          <w:bCs/>
        </w:rPr>
        <w:t xml:space="preserve">O: </w:t>
      </w:r>
      <w:r w:rsidRPr="00347561">
        <w:rPr>
          <w:rFonts w:cs="Times New Roman"/>
          <w:rtl/>
        </w:rPr>
        <w:t>לווי</w:t>
      </w:r>
      <w:r w:rsidR="00347561" w:rsidRPr="00347561">
        <w:rPr>
          <w:rStyle w:val="FootnoteReference"/>
        </w:rPr>
        <w:footnoteReference w:id="2245"/>
      </w:r>
      <w:r w:rsidRPr="00262A2F">
        <w:rPr>
          <w:b/>
          <w:bCs/>
        </w:rPr>
        <w:t xml:space="preserve"> Ds:</w:t>
      </w:r>
      <w:r w:rsidRPr="00262A2F">
        <w:t xml:space="preserve"> </w:t>
      </w:r>
      <w:r>
        <w:t xml:space="preserve">Hillel (9)’s father </w:t>
      </w:r>
      <w:r w:rsidRPr="00262A2F">
        <w:rPr>
          <w:b/>
          <w:bCs/>
        </w:rPr>
        <w:t>F:</w:t>
      </w:r>
      <w:r w:rsidRPr="00262A2F">
        <w:t xml:space="preserve"> </w:t>
      </w:r>
      <w:r>
        <w:t xml:space="preserve">Epitaph, </w:t>
      </w:r>
      <w:r w:rsidRPr="004C3FA7">
        <w:t>Beth She‘arim</w:t>
      </w:r>
      <w:r>
        <w:t xml:space="preserve">, catacomb 20 </w:t>
      </w:r>
      <w:r w:rsidRPr="00262A2F">
        <w:rPr>
          <w:b/>
          <w:bCs/>
        </w:rPr>
        <w:t>S:</w:t>
      </w:r>
      <w:r w:rsidRPr="00262A2F">
        <w:t xml:space="preserve"> </w:t>
      </w:r>
      <w:r>
        <w:rPr>
          <w:i/>
          <w:iCs/>
        </w:rPr>
        <w:t xml:space="preserve">BS </w:t>
      </w:r>
      <w:r>
        <w:t>3:28</w:t>
      </w:r>
      <w:r>
        <w:rPr>
          <w:rtl/>
        </w:rPr>
        <w:t xml:space="preserve"> </w:t>
      </w:r>
      <w:r w:rsidRPr="00262A2F">
        <w:rPr>
          <w:b/>
          <w:bCs/>
        </w:rPr>
        <w:t xml:space="preserve">E: </w:t>
      </w:r>
      <w:r w:rsidRPr="00E627C3">
        <w:t>–</w:t>
      </w:r>
      <w:r>
        <w:rPr>
          <w:b/>
          <w:bCs/>
        </w:rPr>
        <w:t xml:space="preserve"> </w:t>
      </w:r>
      <w:r w:rsidRPr="00262A2F">
        <w:rPr>
          <w:b/>
          <w:bCs/>
        </w:rPr>
        <w:t>D:</w:t>
      </w:r>
      <w:r w:rsidRPr="00324049">
        <w:t xml:space="preserve"> </w:t>
      </w:r>
      <w:r w:rsidRPr="009A6183">
        <w:t>Pre-352</w:t>
      </w:r>
      <w:r w:rsidR="00405885" w:rsidRPr="009A6183">
        <w:rPr>
          <w:rStyle w:val="FootnoteReference"/>
        </w:rPr>
        <w:footnoteReference w:id="2246"/>
      </w:r>
    </w:p>
    <w:p w14:paraId="6134FD77" w14:textId="77777777" w:rsidR="00BD0433" w:rsidRDefault="00BD0433" w:rsidP="00CF1A10">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 xml:space="preserve">Asher (1)’s son </w:t>
      </w:r>
      <w:r w:rsidRPr="00262A2F">
        <w:rPr>
          <w:b/>
          <w:bCs/>
        </w:rPr>
        <w:t>F:</w:t>
      </w:r>
      <w:r w:rsidRPr="00262A2F">
        <w:t xml:space="preserve"> </w:t>
      </w:r>
      <w:r w:rsidRPr="00686AFF">
        <w:t xml:space="preserve">Synagogue </w:t>
      </w:r>
      <w:r w:rsidRPr="007F3AC4">
        <w:t>inscription</w:t>
      </w:r>
      <w:r>
        <w:t xml:space="preserve">, </w:t>
      </w:r>
      <w:r w:rsidRPr="009B437D">
        <w:t>Naveh</w:t>
      </w:r>
      <w:r>
        <w:rPr>
          <w:rStyle w:val="FootnoteReference"/>
        </w:rPr>
        <w:footnoteReference w:id="2247"/>
      </w:r>
      <w:r>
        <w:t xml:space="preserve"> (Samuel Bar Simson 1210)</w:t>
      </w:r>
      <w:r>
        <w:rPr>
          <w:rtl/>
        </w:rPr>
        <w:t xml:space="preserve"> </w:t>
      </w:r>
      <w:r w:rsidRPr="007F3AC4">
        <w:rPr>
          <w:b/>
          <w:bCs/>
        </w:rPr>
        <w:t>S:</w:t>
      </w:r>
      <w:r w:rsidRPr="007F3AC4">
        <w:t xml:space="preserve"> </w:t>
      </w:r>
      <w:r>
        <w:t xml:space="preserve">Naveh, </w:t>
      </w:r>
      <w:r>
        <w:rPr>
          <w:i/>
          <w:iCs/>
        </w:rPr>
        <w:t>OSM</w:t>
      </w:r>
      <w:r>
        <w:t>, no. 36</w:t>
      </w:r>
      <w:r w:rsidRPr="00686AFF">
        <w:rPr>
          <w:b/>
          <w:bCs/>
        </w:rPr>
        <w:t xml:space="preserve"> E:</w:t>
      </w:r>
      <w:r>
        <w:rPr>
          <w:b/>
          <w:bCs/>
        </w:rPr>
        <w:t xml:space="preserve"> </w:t>
      </w:r>
      <w:r>
        <w:t xml:space="preserve">– </w:t>
      </w:r>
      <w:r w:rsidRPr="00686AFF">
        <w:rPr>
          <w:b/>
          <w:bCs/>
        </w:rPr>
        <w:t>D:</w:t>
      </w:r>
      <w:r>
        <w:rPr>
          <w:b/>
          <w:bCs/>
        </w:rPr>
        <w:t xml:space="preserve"> </w:t>
      </w:r>
      <w:r w:rsidRPr="00C51ACB">
        <w:rPr>
          <w:rFonts w:cs="Times New Roman"/>
          <w:lang w:val="it-IT"/>
        </w:rPr>
        <w:t>–</w:t>
      </w:r>
      <w:r w:rsidR="00EA76F2" w:rsidRPr="005F539E">
        <w:rPr>
          <w:rStyle w:val="FootnoteReference"/>
          <w:rFonts w:cs="Times New Roman"/>
        </w:rPr>
        <w:footnoteReference w:id="2248"/>
      </w:r>
    </w:p>
    <w:p w14:paraId="48ECBA50" w14:textId="77777777" w:rsidR="00BD0433" w:rsidRDefault="00BD0433" w:rsidP="00BB1607">
      <w:pPr>
        <w:numPr>
          <w:ilvl w:val="0"/>
          <w:numId w:val="69"/>
        </w:numPr>
        <w:bidi w:val="0"/>
      </w:pPr>
      <w:r w:rsidRPr="00262A2F">
        <w:rPr>
          <w:b/>
          <w:bCs/>
        </w:rPr>
        <w:t xml:space="preserve">O: </w:t>
      </w:r>
      <w:r w:rsidRPr="00347561">
        <w:rPr>
          <w:rFonts w:ascii="Graeca" w:hAnsi="Graeca"/>
        </w:rPr>
        <w:t></w:t>
      </w:r>
      <w:r w:rsidRPr="00347561">
        <w:rPr>
          <w:rFonts w:ascii="Graeca" w:hAnsi="Graeca"/>
        </w:rPr>
        <w:t></w:t>
      </w:r>
      <w:r w:rsidRPr="00347561">
        <w:rPr>
          <w:rFonts w:ascii="Graeca" w:hAnsi="Graeca"/>
        </w:rPr>
        <w:t></w:t>
      </w:r>
      <w:r w:rsidRPr="00347561">
        <w:rPr>
          <w:rFonts w:ascii="Graeca" w:hAnsi="Graeca"/>
        </w:rPr>
        <w:t></w:t>
      </w:r>
      <w:r w:rsidRPr="00347561">
        <w:rPr>
          <w:rFonts w:ascii="Graeca" w:hAnsi="Graeca"/>
        </w:rPr>
        <w:t></w:t>
      </w:r>
      <w:r w:rsidRPr="00347561">
        <w:rPr>
          <w:rFonts w:ascii="Graeca" w:hAnsi="Graeca"/>
        </w:rPr>
        <w:t></w:t>
      </w:r>
      <w:r w:rsidR="00347561" w:rsidRPr="00347561">
        <w:rPr>
          <w:rStyle w:val="FootnoteReference"/>
        </w:rPr>
        <w:footnoteReference w:id="2249"/>
      </w:r>
      <w:r w:rsidR="00347561">
        <w:rPr>
          <w:b/>
          <w:bCs/>
        </w:rPr>
        <w:t xml:space="preserve"> </w:t>
      </w:r>
      <w:r w:rsidRPr="00262A2F">
        <w:rPr>
          <w:b/>
          <w:bCs/>
        </w:rPr>
        <w:t>Ds:</w:t>
      </w:r>
      <w:r w:rsidRPr="00262A2F">
        <w:t xml:space="preserve"> </w:t>
      </w:r>
      <w:r>
        <w:t xml:space="preserve">Euelpis </w:t>
      </w:r>
      <w:r w:rsidRPr="001D6E9F">
        <w:t>(</w:t>
      </w:r>
      <w:r>
        <w:t>1</w:t>
      </w:r>
      <w:r w:rsidRPr="001D6E9F">
        <w:t>)</w:t>
      </w:r>
      <w:r>
        <w:t>’</w:t>
      </w:r>
      <w:r w:rsidRPr="005D3BF5">
        <w:t>s</w:t>
      </w:r>
      <w:r>
        <w:t xml:space="preserve"> </w:t>
      </w:r>
      <w:r w:rsidRPr="00602031">
        <w:t>father</w:t>
      </w:r>
      <w:r w:rsidRPr="00262A2F">
        <w:rPr>
          <w:b/>
          <w:bCs/>
        </w:rPr>
        <w:t xml:space="preserve"> F:</w:t>
      </w:r>
      <w:r w:rsidRPr="00262A2F">
        <w:t xml:space="preserve"> </w:t>
      </w:r>
      <w:r>
        <w:t xml:space="preserve">Epitaph, </w:t>
      </w:r>
      <w:smartTag w:uri="urn:schemas-microsoft-com:office:smarttags" w:element="place">
        <w:r>
          <w:t>Caesarea</w:t>
        </w:r>
      </w:smartTag>
      <w:r>
        <w:t xml:space="preserve"> </w:t>
      </w:r>
      <w:r w:rsidRPr="00262A2F">
        <w:rPr>
          <w:b/>
          <w:bCs/>
        </w:rPr>
        <w:t>S:</w:t>
      </w:r>
      <w:r w:rsidRPr="00262A2F">
        <w:t xml:space="preserve"> </w:t>
      </w:r>
      <w:r w:rsidRPr="003707AA">
        <w:t xml:space="preserve">Lehmann &amp; </w:t>
      </w:r>
      <w:r w:rsidRPr="00973E0F">
        <w:t>Holum,</w:t>
      </w:r>
      <w:r w:rsidRPr="003707AA">
        <w:rPr>
          <w:i/>
          <w:iCs/>
        </w:rPr>
        <w:t xml:space="preserve"> CMER</w:t>
      </w:r>
      <w:r w:rsidRPr="003707AA">
        <w:t xml:space="preserve"> 5, no. 290</w:t>
      </w:r>
      <w:r>
        <w:t xml:space="preserve"> </w:t>
      </w:r>
      <w:r>
        <w:rPr>
          <w:b/>
          <w:bCs/>
        </w:rPr>
        <w:t xml:space="preserve">E: </w:t>
      </w:r>
      <w:r w:rsidR="009370E4">
        <w:t>Jew?</w:t>
      </w:r>
      <w:r w:rsidR="009370E4">
        <w:rPr>
          <w:rStyle w:val="FootnoteReference"/>
        </w:rPr>
        <w:footnoteReference w:id="2250"/>
      </w:r>
      <w:r>
        <w:rPr>
          <w:b/>
          <w:bCs/>
        </w:rPr>
        <w:t xml:space="preserve"> </w:t>
      </w:r>
      <w:r w:rsidRPr="00262A2F">
        <w:rPr>
          <w:b/>
          <w:bCs/>
        </w:rPr>
        <w:t>D:</w:t>
      </w:r>
      <w:r>
        <w:rPr>
          <w:b/>
          <w:bCs/>
        </w:rPr>
        <w:t xml:space="preserve"> </w:t>
      </w:r>
      <w:r w:rsidRPr="00C51ACB">
        <w:rPr>
          <w:rFonts w:cs="Times New Roman"/>
          <w:lang w:val="it-IT"/>
        </w:rPr>
        <w:t>–</w:t>
      </w:r>
      <w:r w:rsidR="00EA76F2" w:rsidRPr="005F539E">
        <w:rPr>
          <w:rStyle w:val="FootnoteReference"/>
          <w:rFonts w:cs="Times New Roman"/>
        </w:rPr>
        <w:footnoteReference w:id="2251"/>
      </w:r>
    </w:p>
    <w:p w14:paraId="3CB4611C" w14:textId="77777777" w:rsidR="00BD0433" w:rsidRDefault="00BD0433" w:rsidP="00EC6045">
      <w:pPr>
        <w:numPr>
          <w:ilvl w:val="0"/>
          <w:numId w:val="69"/>
        </w:numPr>
        <w:bidi w:val="0"/>
      </w:pPr>
      <w:r w:rsidRPr="00EA32A0">
        <w:rPr>
          <w:b/>
          <w:bCs/>
        </w:rPr>
        <w:t xml:space="preserve">O: </w:t>
      </w:r>
      <w:r w:rsidRPr="00840B48">
        <w:t>–</w:t>
      </w:r>
      <w:r w:rsidRPr="008F792C">
        <w:t xml:space="preserve"> </w:t>
      </w:r>
      <w:r w:rsidRPr="00EA32A0">
        <w:rPr>
          <w:b/>
          <w:bCs/>
        </w:rPr>
        <w:t>Ds:</w:t>
      </w:r>
      <w:r w:rsidRPr="008F792C">
        <w:t xml:space="preserve"> </w:t>
      </w:r>
      <w:r>
        <w:t>Joshua</w:t>
      </w:r>
      <w:r w:rsidRPr="008F792C">
        <w:t xml:space="preserve"> (</w:t>
      </w:r>
      <w:r w:rsidR="002D1A59">
        <w:t>34</w:t>
      </w:r>
      <w:r w:rsidRPr="008F792C">
        <w:t xml:space="preserve">)’s </w:t>
      </w:r>
      <w:r>
        <w:t>father</w:t>
      </w:r>
      <w:r>
        <w:rPr>
          <w:rStyle w:val="FootnoteReference"/>
        </w:rPr>
        <w:footnoteReference w:id="2252"/>
      </w:r>
      <w:r w:rsidRPr="008F792C">
        <w:t xml:space="preserve"> </w:t>
      </w:r>
      <w:r w:rsidRPr="00EA32A0">
        <w:rPr>
          <w:b/>
          <w:bCs/>
        </w:rPr>
        <w:t>F:</w:t>
      </w:r>
      <w:r w:rsidRPr="008F792C">
        <w:t xml:space="preserve"> Epitaph, </w:t>
      </w:r>
      <w:r>
        <w:t>Sepphoris</w:t>
      </w:r>
      <w:r w:rsidRPr="008F792C">
        <w:t xml:space="preserve"> </w:t>
      </w:r>
      <w:r w:rsidR="00EC6045" w:rsidRPr="00262A2F">
        <w:rPr>
          <w:b/>
          <w:bCs/>
        </w:rPr>
        <w:t>S:</w:t>
      </w:r>
      <w:r w:rsidR="00EC6045" w:rsidRPr="00262A2F">
        <w:t xml:space="preserve"> </w:t>
      </w:r>
      <w:r w:rsidR="00EC6045">
        <w:t>Aviam</w:t>
      </w:r>
      <w:r w:rsidR="0046711D">
        <w:t xml:space="preserve"> &amp; Amitai</w:t>
      </w:r>
      <w:r w:rsidR="00EC6045">
        <w:t xml:space="preserve">, </w:t>
      </w:r>
      <w:r w:rsidR="00EC6045">
        <w:rPr>
          <w:i/>
          <w:iCs/>
        </w:rPr>
        <w:t>Cathedra</w:t>
      </w:r>
      <w:r w:rsidR="00EC6045">
        <w:t xml:space="preserve"> 141 (2011) no. 1</w:t>
      </w:r>
      <w:r w:rsidR="00EC6045">
        <w:rPr>
          <w:b/>
          <w:bCs/>
        </w:rPr>
        <w:t>3</w:t>
      </w:r>
      <w:r w:rsidR="00EC6045" w:rsidRPr="00262A2F">
        <w:rPr>
          <w:b/>
          <w:bCs/>
        </w:rPr>
        <w:t xml:space="preserve"> E:</w:t>
      </w:r>
      <w:r w:rsidR="00EC6045" w:rsidRPr="00682063">
        <w:rPr>
          <w:rFonts w:cs="Times New Roman"/>
        </w:rPr>
        <w:t xml:space="preserve"> </w:t>
      </w:r>
      <w:r w:rsidR="00EC6045" w:rsidRPr="00443711">
        <w:t>–</w:t>
      </w:r>
      <w:r w:rsidR="00EC6045" w:rsidRPr="00682063">
        <w:rPr>
          <w:rFonts w:cs="Times New Roman"/>
        </w:rPr>
        <w:t xml:space="preserve"> </w:t>
      </w:r>
      <w:r w:rsidR="00EC6045" w:rsidRPr="00262A2F">
        <w:rPr>
          <w:b/>
          <w:bCs/>
        </w:rPr>
        <w:t>D:</w:t>
      </w:r>
      <w:r w:rsidR="00EC6045">
        <w:rPr>
          <w:b/>
          <w:bCs/>
        </w:rPr>
        <w:t xml:space="preserve"> </w:t>
      </w:r>
      <w:r w:rsidR="00EC6045">
        <w:rPr>
          <w:rFonts w:cs="Times New Roman"/>
          <w:lang w:val="it-IT"/>
        </w:rPr>
        <w:t>2</w:t>
      </w:r>
      <w:r w:rsidR="00EC6045" w:rsidRPr="008433A2">
        <w:rPr>
          <w:rFonts w:cs="Times New Roman"/>
          <w:vertAlign w:val="superscript"/>
          <w:lang w:val="it-IT"/>
        </w:rPr>
        <w:t>nd</w:t>
      </w:r>
      <w:r w:rsidR="00EC6045">
        <w:rPr>
          <w:rFonts w:cs="Times New Roman"/>
          <w:lang w:val="it-IT"/>
        </w:rPr>
        <w:t>-4</w:t>
      </w:r>
      <w:r w:rsidR="00EC6045" w:rsidRPr="008433A2">
        <w:rPr>
          <w:rFonts w:cs="Times New Roman"/>
          <w:vertAlign w:val="superscript"/>
          <w:lang w:val="it-IT"/>
        </w:rPr>
        <w:t>th</w:t>
      </w:r>
      <w:r w:rsidR="00EC6045">
        <w:rPr>
          <w:rFonts w:cs="Times New Roman"/>
          <w:lang w:val="it-IT"/>
        </w:rPr>
        <w:t xml:space="preserve"> C</w:t>
      </w:r>
    </w:p>
    <w:p w14:paraId="6EFE450A" w14:textId="77777777" w:rsidR="00BD0433" w:rsidRDefault="00BD0433" w:rsidP="00BB1607">
      <w:pPr>
        <w:numPr>
          <w:ilvl w:val="0"/>
          <w:numId w:val="69"/>
        </w:numPr>
        <w:bidi w:val="0"/>
      </w:pPr>
      <w:r w:rsidRPr="00EA32A0">
        <w:rPr>
          <w:b/>
          <w:bCs/>
        </w:rPr>
        <w:t xml:space="preserve">O: </w:t>
      </w:r>
      <w:r w:rsidRPr="00347561">
        <w:rPr>
          <w:rFonts w:cs="Times New Roman"/>
          <w:rtl/>
        </w:rPr>
        <w:t>הלוי</w:t>
      </w:r>
      <w:r w:rsidR="00347561" w:rsidRPr="00741E68">
        <w:rPr>
          <w:rStyle w:val="FootnoteReference"/>
        </w:rPr>
        <w:footnoteReference w:id="2253"/>
      </w:r>
      <w:r w:rsidR="00B34B38">
        <w:rPr>
          <w:rFonts w:cs="Times New Roman"/>
        </w:rPr>
        <w:t xml:space="preserve"> </w:t>
      </w:r>
      <w:r w:rsidRPr="00EA32A0">
        <w:rPr>
          <w:b/>
          <w:bCs/>
        </w:rPr>
        <w:t>Ds:</w:t>
      </w:r>
      <w:r w:rsidRPr="00C22F6C">
        <w:t xml:space="preserve"> </w:t>
      </w:r>
      <w:r w:rsidR="00BB1607" w:rsidRPr="00984549">
        <w:t>P</w:t>
      </w:r>
      <w:r w:rsidR="00BB1607">
        <w:t xml:space="preserve">elatyah </w:t>
      </w:r>
      <w:r w:rsidRPr="001D6E9F">
        <w:t>(</w:t>
      </w:r>
      <w:r>
        <w:t>3)’</w:t>
      </w:r>
      <w:r w:rsidRPr="005D3BF5">
        <w:t>s</w:t>
      </w:r>
      <w:r>
        <w:t xml:space="preserve"> son</w:t>
      </w:r>
      <w:r w:rsidRPr="00262A2F">
        <w:t xml:space="preserve"> </w:t>
      </w:r>
      <w:r w:rsidRPr="00EA32A0">
        <w:rPr>
          <w:b/>
          <w:bCs/>
        </w:rPr>
        <w:t>F:</w:t>
      </w:r>
      <w:r w:rsidRPr="00262A2F">
        <w:t xml:space="preserve"> </w:t>
      </w:r>
      <w:r>
        <w:t>Synagogue inscription, Rehov</w:t>
      </w:r>
      <w:r>
        <w:rPr>
          <w:rStyle w:val="FootnoteReference"/>
        </w:rPr>
        <w:footnoteReference w:id="2254"/>
      </w:r>
      <w:r>
        <w:t xml:space="preserve"> </w:t>
      </w:r>
      <w:r w:rsidRPr="00EA32A0">
        <w:rPr>
          <w:b/>
          <w:bCs/>
        </w:rPr>
        <w:t>S:</w:t>
      </w:r>
      <w:r w:rsidRPr="00262A2F">
        <w:t xml:space="preserve"> </w:t>
      </w:r>
      <w:r w:rsidR="00E03D8A">
        <w:t>Vito</w:t>
      </w:r>
      <w:r>
        <w:t>, “Reh</w:t>
      </w:r>
      <w:r>
        <w:rPr>
          <w:rFonts w:cs="Times New Roman"/>
        </w:rPr>
        <w:t>̣</w:t>
      </w:r>
      <w:r>
        <w:t>ob,” 93</w:t>
      </w:r>
      <w:r>
        <w:rPr>
          <w:rStyle w:val="FootnoteReference"/>
        </w:rPr>
        <w:footnoteReference w:id="2255"/>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2BAB709E" w14:textId="77777777" w:rsidR="00BD0433" w:rsidRDefault="00BD0433" w:rsidP="00C133E5">
      <w:pPr>
        <w:bidi w:val="0"/>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6B0C2B19" w14:textId="77777777" w:rsidR="00BD0433" w:rsidRDefault="00BD0433" w:rsidP="00C133E5">
      <w:pPr>
        <w:bidi w:val="0"/>
      </w:pPr>
    </w:p>
    <w:p w14:paraId="4CDE45C8" w14:textId="77777777" w:rsidR="00BD0433" w:rsidRDefault="00BD0433" w:rsidP="00C133E5">
      <w:pPr>
        <w:bidi w:val="0"/>
        <w:rPr>
          <w:sz w:val="24"/>
          <w:szCs w:val="24"/>
        </w:rPr>
      </w:pPr>
      <w:r w:rsidRPr="00CD1D6F">
        <w:rPr>
          <w:rFonts w:cs="Times New Roman"/>
          <w:sz w:val="24"/>
          <w:szCs w:val="24"/>
          <w:rtl/>
        </w:rPr>
        <w:t>מחסיה</w:t>
      </w:r>
      <w:r w:rsidRPr="00CD1D6F">
        <w:rPr>
          <w:rStyle w:val="FootnoteReference"/>
          <w:sz w:val="24"/>
          <w:szCs w:val="24"/>
        </w:rPr>
        <w:footnoteReference w:id="2256"/>
      </w:r>
      <w:r w:rsidRPr="00CD1D6F">
        <w:rPr>
          <w:sz w:val="24"/>
          <w:szCs w:val="24"/>
        </w:rPr>
        <w:t xml:space="preserve"> – </w:t>
      </w:r>
      <w:r>
        <w:rPr>
          <w:i/>
          <w:iCs/>
          <w:sz w:val="24"/>
          <w:szCs w:val="24"/>
        </w:rPr>
        <w:t>Mahs</w:t>
      </w:r>
      <w:r w:rsidRPr="00CD1D6F">
        <w:rPr>
          <w:i/>
          <w:iCs/>
          <w:sz w:val="24"/>
          <w:szCs w:val="24"/>
        </w:rPr>
        <w:t>iah</w:t>
      </w:r>
    </w:p>
    <w:p w14:paraId="0627F27C" w14:textId="77777777" w:rsidR="00BD0433" w:rsidRPr="00CD1D6F" w:rsidRDefault="00BD0433" w:rsidP="007012DF">
      <w:pPr>
        <w:bidi w:val="0"/>
        <w:rPr>
          <w:sz w:val="24"/>
          <w:szCs w:val="24"/>
        </w:rPr>
      </w:pPr>
    </w:p>
    <w:p w14:paraId="458E36F2" w14:textId="77777777" w:rsidR="00BD0433" w:rsidRPr="004B166B" w:rsidRDefault="00BD0433" w:rsidP="004312FA">
      <w:pPr>
        <w:numPr>
          <w:ilvl w:val="0"/>
          <w:numId w:val="71"/>
        </w:numPr>
        <w:bidi w:val="0"/>
        <w:rPr>
          <w:rFonts w:cs="Times New Roman"/>
          <w:b/>
          <w:bCs/>
          <w:rtl/>
        </w:rPr>
      </w:pPr>
      <w:r w:rsidRPr="004B166B">
        <w:rPr>
          <w:rFonts w:cs="Times New Roman"/>
          <w:b/>
          <w:bCs/>
          <w:lang w:val="it-IT"/>
        </w:rPr>
        <w:t xml:space="preserve">O: </w:t>
      </w:r>
      <w:r w:rsidRPr="004B166B">
        <w:rPr>
          <w:rFonts w:cs="Times New Roman"/>
          <w:lang w:val="it-IT"/>
        </w:rPr>
        <w:t>–</w:t>
      </w:r>
      <w:r w:rsidRPr="004B166B">
        <w:rPr>
          <w:rFonts w:cs="Times New Roman"/>
          <w:b/>
          <w:bCs/>
          <w:lang w:val="it-IT"/>
        </w:rPr>
        <w:t xml:space="preserve"> Ds: </w:t>
      </w:r>
      <w:r w:rsidR="00210CF5">
        <w:rPr>
          <w:rFonts w:cs="Times New Roman"/>
          <w:lang w:val="it-IT"/>
        </w:rPr>
        <w:t>Abba (17</w:t>
      </w:r>
      <w:r w:rsidRPr="004B166B">
        <w:rPr>
          <w:rFonts w:cs="Times New Roman"/>
          <w:lang w:val="it-IT"/>
        </w:rPr>
        <w:t xml:space="preserve">)’s father </w:t>
      </w:r>
      <w:r w:rsidRPr="004B166B">
        <w:rPr>
          <w:rFonts w:cs="Times New Roman"/>
          <w:b/>
          <w:bCs/>
          <w:lang w:val="it-IT"/>
        </w:rPr>
        <w:t xml:space="preserve">F: </w:t>
      </w:r>
      <w:r w:rsidRPr="004B166B">
        <w:rPr>
          <w:rFonts w:cs="Times New Roman"/>
          <w:lang w:val="it-IT"/>
        </w:rPr>
        <w:t>–</w:t>
      </w:r>
      <w:r w:rsidRPr="004B166B">
        <w:rPr>
          <w:rFonts w:cs="Times New Roman"/>
          <w:b/>
          <w:bCs/>
          <w:lang w:val="it-IT"/>
        </w:rPr>
        <w:t xml:space="preserve"> S: </w:t>
      </w:r>
      <w:r w:rsidRPr="004B166B">
        <w:rPr>
          <w:rFonts w:cs="Times New Roman"/>
          <w:i/>
          <w:iCs/>
          <w:lang w:val="it-IT"/>
        </w:rPr>
        <w:t>yBer</w:t>
      </w:r>
      <w:r w:rsidRPr="004B166B">
        <w:rPr>
          <w:rFonts w:cs="Times New Roman"/>
          <w:lang w:val="it-IT"/>
        </w:rPr>
        <w:t xml:space="preserve"> 6:6, 10d (</w:t>
      </w:r>
      <w:r w:rsidRPr="004B166B">
        <w:rPr>
          <w:rFonts w:cs="Times New Roman"/>
        </w:rPr>
        <w:t xml:space="preserve">Kosovsky, </w:t>
      </w:r>
      <w:r w:rsidRPr="004B166B">
        <w:rPr>
          <w:rFonts w:cs="Times New Roman"/>
          <w:i/>
          <w:iCs/>
        </w:rPr>
        <w:t>Yerushalmi</w:t>
      </w:r>
      <w:r w:rsidRPr="004B166B">
        <w:rPr>
          <w:rFonts w:cs="Times New Roman"/>
        </w:rPr>
        <w:t>, 22</w:t>
      </w:r>
      <w:r w:rsidRPr="004B166B">
        <w:rPr>
          <w:rFonts w:cs="Times New Roman"/>
          <w:lang w:val="it-IT"/>
        </w:rPr>
        <w:t xml:space="preserve">) </w:t>
      </w:r>
      <w:r w:rsidRPr="004B166B">
        <w:rPr>
          <w:rFonts w:cs="Times New Roman"/>
          <w:b/>
          <w:bCs/>
          <w:lang w:val="it-IT"/>
        </w:rPr>
        <w:t xml:space="preserve">E: </w:t>
      </w:r>
      <w:r w:rsidRPr="004B166B">
        <w:rPr>
          <w:rFonts w:cs="Times New Roman"/>
          <w:lang w:val="it-IT"/>
        </w:rPr>
        <w:t>–</w:t>
      </w:r>
      <w:r w:rsidRPr="004B166B">
        <w:rPr>
          <w:rFonts w:cs="Times New Roman"/>
          <w:b/>
          <w:bCs/>
          <w:lang w:val="it-IT"/>
        </w:rPr>
        <w:t xml:space="preserve"> D: </w:t>
      </w:r>
      <w:r w:rsidR="004312FA">
        <w:rPr>
          <w:rFonts w:cs="Times New Roman"/>
          <w:lang w:val="en-GB"/>
        </w:rPr>
        <w:t>3</w:t>
      </w:r>
      <w:r w:rsidR="004312FA" w:rsidRPr="00A34CB6">
        <w:rPr>
          <w:rFonts w:cs="Times New Roman"/>
          <w:vertAlign w:val="superscript"/>
          <w:lang w:val="en-GB"/>
        </w:rPr>
        <w:t>rd</w:t>
      </w:r>
      <w:r w:rsidR="004312FA">
        <w:rPr>
          <w:rFonts w:cs="Times New Roman"/>
          <w:lang w:val="en-GB"/>
        </w:rPr>
        <w:t xml:space="preserve"> C</w:t>
      </w:r>
      <w:r w:rsidR="004312FA">
        <w:rPr>
          <w:rStyle w:val="FootnoteReference"/>
          <w:rFonts w:cs="Times New Roman"/>
          <w:lang w:val="en-GB"/>
        </w:rPr>
        <w:footnoteReference w:id="2257"/>
      </w:r>
    </w:p>
    <w:p w14:paraId="7BDEA8B8" w14:textId="77777777" w:rsidR="00BD0433" w:rsidRDefault="00BD0433" w:rsidP="00FD02C6">
      <w:pPr>
        <w:numPr>
          <w:ilvl w:val="0"/>
          <w:numId w:val="71"/>
        </w:numPr>
        <w:bidi w:val="0"/>
        <w:rPr>
          <w:rtl/>
        </w:rPr>
      </w:pPr>
      <w:r w:rsidRPr="00262A2F">
        <w:rPr>
          <w:b/>
          <w:bCs/>
        </w:rPr>
        <w:t xml:space="preserve">O: </w:t>
      </w:r>
      <w:r w:rsidRPr="007012DF">
        <w:rPr>
          <w:rFonts w:cs="Times New Roman"/>
          <w:rtl/>
        </w:rPr>
        <w:t>מחסיא</w:t>
      </w:r>
      <w:r>
        <w:rPr>
          <w:rStyle w:val="FootnoteReference"/>
        </w:rPr>
        <w:footnoteReference w:id="2258"/>
      </w:r>
      <w:r>
        <w:t xml:space="preserve"> </w:t>
      </w:r>
      <w:r w:rsidRPr="00262A2F">
        <w:rPr>
          <w:b/>
          <w:bCs/>
        </w:rPr>
        <w:t>Ds:</w:t>
      </w:r>
      <w:r w:rsidRPr="00262A2F">
        <w:t xml:space="preserve"> </w:t>
      </w:r>
      <w:smartTag w:uri="urn:schemas-microsoft-com:office:smarttags" w:element="place">
        <w:smartTag w:uri="urn:schemas-microsoft-com:office:smarttags" w:element="City">
          <w:r>
            <w:t>Ada</w:t>
          </w:r>
        </w:smartTag>
      </w:smartTag>
      <w:r>
        <w:t xml:space="preserve"> (17)’</w:t>
      </w:r>
      <w:r w:rsidRPr="005D3BF5">
        <w:t>s</w:t>
      </w:r>
      <w:r>
        <w:t xml:space="preserve"> son</w:t>
      </w:r>
      <w:r w:rsidRPr="00262A2F">
        <w:t xml:space="preserve"> </w:t>
      </w:r>
      <w:r w:rsidRPr="00262A2F">
        <w:rPr>
          <w:b/>
          <w:bCs/>
        </w:rPr>
        <w:t>F:</w:t>
      </w:r>
      <w:r w:rsidRPr="00262A2F">
        <w:t xml:space="preserve"> </w:t>
      </w:r>
      <w:r>
        <w:t xml:space="preserve">– </w:t>
      </w:r>
      <w:r w:rsidRPr="00262A2F">
        <w:rPr>
          <w:b/>
          <w:bCs/>
        </w:rPr>
        <w:t>S:</w:t>
      </w:r>
      <w:r w:rsidRPr="00262A2F">
        <w:t xml:space="preserve"> </w:t>
      </w:r>
      <w:r w:rsidRPr="004B166B">
        <w:rPr>
          <w:i/>
          <w:iCs/>
        </w:rPr>
        <w:t xml:space="preserve">bYom </w:t>
      </w:r>
      <w:r w:rsidRPr="004B166B">
        <w:t>2a</w:t>
      </w:r>
      <w:r>
        <w:rPr>
          <w:rStyle w:val="FootnoteReference"/>
          <w:rFonts w:cs="Times New Roman"/>
          <w:lang w:val="en-GB"/>
        </w:rPr>
        <w:footnoteReference w:id="2259"/>
      </w:r>
      <w:r>
        <w:t xml:space="preserve"> (Kosowsky, </w:t>
      </w:r>
      <w:r>
        <w:rPr>
          <w:i/>
          <w:iCs/>
        </w:rPr>
        <w:t>Babylonico</w:t>
      </w:r>
      <w:r>
        <w:t xml:space="preserve">, 1015) </w:t>
      </w:r>
      <w:r w:rsidRPr="00262A2F">
        <w:rPr>
          <w:b/>
          <w:bCs/>
        </w:rPr>
        <w:t xml:space="preserve">E: </w:t>
      </w:r>
      <w:r w:rsidRPr="00E627C3">
        <w:t>–</w:t>
      </w:r>
      <w:r>
        <w:rPr>
          <w:b/>
          <w:bCs/>
        </w:rPr>
        <w:t xml:space="preserve"> </w:t>
      </w:r>
      <w:r w:rsidRPr="00262A2F">
        <w:rPr>
          <w:b/>
          <w:bCs/>
        </w:rPr>
        <w:t>D:</w:t>
      </w:r>
      <w:r>
        <w:rPr>
          <w:b/>
          <w:bCs/>
        </w:rPr>
        <w:t xml:space="preserve"> </w:t>
      </w:r>
      <w:r w:rsidR="00FD02C6">
        <w:t>3</w:t>
      </w:r>
      <w:r w:rsidR="00FD02C6" w:rsidRPr="00A65559">
        <w:rPr>
          <w:vertAlign w:val="superscript"/>
        </w:rPr>
        <w:t>rd</w:t>
      </w:r>
      <w:r w:rsidR="00FD02C6">
        <w:t xml:space="preserve"> C</w:t>
      </w:r>
      <w:r w:rsidR="00FD02C6">
        <w:rPr>
          <w:rStyle w:val="FootnoteReference"/>
        </w:rPr>
        <w:footnoteReference w:id="2260"/>
      </w:r>
    </w:p>
    <w:p w14:paraId="27FB8DA3" w14:textId="77777777" w:rsidR="00BD0433" w:rsidRDefault="00BD0433" w:rsidP="00C22F6C">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7875642D" w14:textId="77777777" w:rsidR="00BD0433" w:rsidRDefault="00BD0433" w:rsidP="00C22F6C">
      <w:pPr>
        <w:bidi w:val="0"/>
        <w:rPr>
          <w:b/>
          <w:bCs/>
        </w:rPr>
      </w:pPr>
    </w:p>
    <w:p w14:paraId="4A911ADE" w14:textId="77777777" w:rsidR="00BD0433" w:rsidRDefault="00BD0433" w:rsidP="00C133E5">
      <w:pPr>
        <w:bidi w:val="0"/>
        <w:rPr>
          <w:b/>
          <w:bCs/>
          <w:sz w:val="24"/>
          <w:szCs w:val="24"/>
        </w:rPr>
      </w:pPr>
      <w:r w:rsidRPr="00CD1D6F">
        <w:rPr>
          <w:rFonts w:cs="Times New Roman"/>
          <w:sz w:val="24"/>
          <w:szCs w:val="24"/>
          <w:rtl/>
        </w:rPr>
        <w:t>מישא</w:t>
      </w:r>
      <w:r w:rsidRPr="00CD1D6F">
        <w:rPr>
          <w:rStyle w:val="FootnoteReference"/>
          <w:sz w:val="24"/>
          <w:szCs w:val="24"/>
          <w:lang w:eastAsia="en-GB"/>
        </w:rPr>
        <w:footnoteReference w:id="2261"/>
      </w:r>
      <w:r w:rsidRPr="00CD1D6F">
        <w:rPr>
          <w:sz w:val="24"/>
          <w:szCs w:val="24"/>
        </w:rPr>
        <w:t xml:space="preserve"> – </w:t>
      </w:r>
      <w:r w:rsidRPr="00CD1D6F">
        <w:rPr>
          <w:i/>
          <w:iCs/>
          <w:sz w:val="24"/>
          <w:szCs w:val="24"/>
        </w:rPr>
        <w:t>Meyasha</w:t>
      </w:r>
    </w:p>
    <w:p w14:paraId="3BC08EB1" w14:textId="77777777" w:rsidR="00BD0433" w:rsidRPr="00CD1D6F" w:rsidRDefault="00BD0433" w:rsidP="00A14AA0">
      <w:pPr>
        <w:bidi w:val="0"/>
        <w:rPr>
          <w:b/>
          <w:bCs/>
          <w:sz w:val="24"/>
          <w:szCs w:val="24"/>
        </w:rPr>
      </w:pPr>
    </w:p>
    <w:p w14:paraId="652EE02F" w14:textId="77777777" w:rsidR="00BD0433" w:rsidRDefault="00BD0433" w:rsidP="00204BE5">
      <w:pPr>
        <w:numPr>
          <w:ilvl w:val="0"/>
          <w:numId w:val="70"/>
        </w:numPr>
        <w:bidi w:val="0"/>
      </w:pPr>
      <w:r w:rsidRPr="00262A2F">
        <w:rPr>
          <w:b/>
          <w:bCs/>
        </w:rPr>
        <w:t xml:space="preserve">O: </w:t>
      </w:r>
      <w:r w:rsidRPr="00706A70">
        <w:rPr>
          <w:rFonts w:cs="Times New Roman"/>
          <w:rtl/>
        </w:rPr>
        <w:t>מיישא</w:t>
      </w:r>
      <w:r>
        <w:rPr>
          <w:rStyle w:val="FootnoteReference"/>
          <w:rFonts w:cs="Times New Roman"/>
        </w:rPr>
        <w:footnoteReference w:id="2262"/>
      </w:r>
      <w:r w:rsidRPr="00262A2F">
        <w:rPr>
          <w:b/>
          <w:bCs/>
        </w:rPr>
        <w:t xml:space="preserve"> 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1:5, 3d (Kosovsky, </w:t>
      </w:r>
      <w:r>
        <w:rPr>
          <w:i/>
          <w:iCs/>
        </w:rPr>
        <w:t>Yerushalmi</w:t>
      </w:r>
      <w:r>
        <w:t xml:space="preserve">, 519) </w:t>
      </w:r>
      <w:r w:rsidRPr="00262A2F">
        <w:rPr>
          <w:b/>
          <w:bCs/>
        </w:rPr>
        <w:t xml:space="preserve">E: </w:t>
      </w:r>
      <w:r w:rsidRPr="00E627C3">
        <w:t>–</w:t>
      </w:r>
      <w:r>
        <w:rPr>
          <w:b/>
          <w:bCs/>
        </w:rPr>
        <w:t xml:space="preserve"> </w:t>
      </w:r>
      <w:r w:rsidRPr="00262A2F">
        <w:rPr>
          <w:b/>
          <w:bCs/>
        </w:rPr>
        <w:t>D:</w:t>
      </w:r>
      <w:r>
        <w:rPr>
          <w:b/>
          <w:bCs/>
        </w:rPr>
        <w:t xml:space="preserve"> </w:t>
      </w:r>
      <w:r w:rsidR="00204BE5">
        <w:rPr>
          <w:rFonts w:cs="Times New Roman"/>
          <w:lang w:val="en-GB"/>
        </w:rPr>
        <w:t>3</w:t>
      </w:r>
      <w:r w:rsidR="00204BE5" w:rsidRPr="002B189E">
        <w:rPr>
          <w:rFonts w:cs="Times New Roman"/>
          <w:vertAlign w:val="superscript"/>
          <w:lang w:val="en-GB"/>
        </w:rPr>
        <w:t>rd</w:t>
      </w:r>
      <w:r w:rsidR="00204BE5">
        <w:rPr>
          <w:rFonts w:cs="Times New Roman"/>
          <w:lang w:val="en-GB"/>
        </w:rPr>
        <w:t xml:space="preserve"> C</w:t>
      </w:r>
      <w:r w:rsidR="00204BE5">
        <w:rPr>
          <w:rStyle w:val="FootnoteReference"/>
          <w:rFonts w:cs="Times New Roman"/>
          <w:lang w:val="en-GB"/>
        </w:rPr>
        <w:footnoteReference w:id="2263"/>
      </w:r>
    </w:p>
    <w:p w14:paraId="525B5AA4" w14:textId="77777777" w:rsidR="00BD0433" w:rsidRDefault="00BD0433" w:rsidP="00600513">
      <w:pPr>
        <w:numPr>
          <w:ilvl w:val="0"/>
          <w:numId w:val="70"/>
        </w:numPr>
        <w:bidi w:val="0"/>
      </w:pPr>
      <w:r w:rsidRPr="00262A2F">
        <w:rPr>
          <w:b/>
          <w:bCs/>
        </w:rPr>
        <w:t xml:space="preserve">O: </w:t>
      </w:r>
      <w:r w:rsidRPr="00706A70">
        <w:rPr>
          <w:rFonts w:cs="Times New Roman"/>
          <w:rtl/>
        </w:rPr>
        <w:t>מיישא</w:t>
      </w:r>
      <w:r>
        <w:rPr>
          <w:rStyle w:val="FootnoteReference"/>
          <w:rFonts w:cs="Times New Roman"/>
        </w:rPr>
        <w:footnoteReference w:id="2264"/>
      </w:r>
      <w:r w:rsidRPr="00262A2F">
        <w:rPr>
          <w:b/>
          <w:bCs/>
        </w:rPr>
        <w:t xml:space="preserve"> Ds:</w:t>
      </w:r>
      <w:r w:rsidRPr="00262A2F">
        <w:t xml:space="preserve"> </w:t>
      </w:r>
      <w:r>
        <w:t>Simon (2</w:t>
      </w:r>
      <w:r w:rsidR="004B7DBB">
        <w:t>3</w:t>
      </w:r>
      <w:r>
        <w:t>)’</w:t>
      </w:r>
      <w:r w:rsidRPr="005D3BF5">
        <w:t>s</w:t>
      </w:r>
      <w:r>
        <w:t xml:space="preserve"> </w:t>
      </w:r>
      <w:r w:rsidRPr="00602031">
        <w:t>father</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yMeg </w:t>
      </w:r>
      <w:r>
        <w:t xml:space="preserve">1:12, 72d (Kosovsky, </w:t>
      </w:r>
      <w:r>
        <w:rPr>
          <w:i/>
          <w:iCs/>
        </w:rPr>
        <w:t>Yerushalmi</w:t>
      </w:r>
      <w:r>
        <w:t xml:space="preserve">, 519) </w:t>
      </w:r>
      <w:r w:rsidRPr="00262A2F">
        <w:rPr>
          <w:b/>
          <w:bCs/>
        </w:rPr>
        <w:t xml:space="preserve">E: </w:t>
      </w:r>
      <w:r w:rsidRPr="00E627C3">
        <w:t>–</w:t>
      </w:r>
      <w:r>
        <w:rPr>
          <w:b/>
          <w:bCs/>
        </w:rPr>
        <w:t xml:space="preserve"> </w:t>
      </w:r>
      <w:r w:rsidRPr="00262A2F">
        <w:rPr>
          <w:b/>
          <w:bCs/>
        </w:rPr>
        <w:t>D:</w:t>
      </w:r>
      <w:r>
        <w:rPr>
          <w:b/>
          <w:bCs/>
        </w:rPr>
        <w:t xml:space="preserve"> </w:t>
      </w:r>
      <w:r w:rsidR="00600513">
        <w:rPr>
          <w:lang w:val="it-IT"/>
        </w:rPr>
        <w:t>4</w:t>
      </w:r>
      <w:r w:rsidR="00600513" w:rsidRPr="00102597">
        <w:rPr>
          <w:vertAlign w:val="superscript"/>
          <w:lang w:val="it-IT"/>
        </w:rPr>
        <w:t>th</w:t>
      </w:r>
      <w:r w:rsidR="00600513">
        <w:rPr>
          <w:lang w:val="it-IT"/>
        </w:rPr>
        <w:t xml:space="preserve"> C</w:t>
      </w:r>
      <w:r w:rsidR="00600513">
        <w:rPr>
          <w:rStyle w:val="FootnoteReference"/>
          <w:lang w:val="it-IT"/>
        </w:rPr>
        <w:footnoteReference w:id="2265"/>
      </w:r>
    </w:p>
    <w:p w14:paraId="15B1312E" w14:textId="77777777" w:rsidR="00BD0433" w:rsidRDefault="00BD0433" w:rsidP="00204BE5">
      <w:pPr>
        <w:numPr>
          <w:ilvl w:val="0"/>
          <w:numId w:val="70"/>
        </w:numPr>
        <w:bidi w:val="0"/>
      </w:pPr>
      <w:r w:rsidRPr="00262A2F">
        <w:rPr>
          <w:b/>
          <w:bCs/>
        </w:rPr>
        <w:t xml:space="preserve">O: </w:t>
      </w:r>
      <w:r w:rsidRPr="00706A70">
        <w:rPr>
          <w:rFonts w:cs="Times New Roman"/>
          <w:rtl/>
        </w:rPr>
        <w:t>מיישא</w:t>
      </w:r>
      <w:r>
        <w:rPr>
          <w:rStyle w:val="FootnoteReference"/>
          <w:rFonts w:cs="Times New Roman"/>
        </w:rPr>
        <w:footnoteReference w:id="2266"/>
      </w:r>
      <w:r w:rsidRPr="00262A2F">
        <w:rPr>
          <w:b/>
          <w:bCs/>
        </w:rPr>
        <w:t xml:space="preserve"> Ds:</w:t>
      </w:r>
      <w:r w:rsidRPr="00262A2F">
        <w:t xml:space="preserve"> </w:t>
      </w:r>
      <w:r w:rsidR="00330A74">
        <w:t>Jeremiah (9</w:t>
      </w:r>
      <w:r>
        <w:t>)’</w:t>
      </w:r>
      <w:r w:rsidRPr="005D3BF5">
        <w:t>s</w:t>
      </w:r>
      <w:r>
        <w:t xml:space="preserve"> son </w:t>
      </w:r>
      <w:r w:rsidRPr="00262A2F">
        <w:rPr>
          <w:b/>
          <w:bCs/>
        </w:rPr>
        <w:t>F:</w:t>
      </w:r>
      <w:r w:rsidRPr="00262A2F">
        <w:t xml:space="preserve"> </w:t>
      </w:r>
      <w:r>
        <w:t xml:space="preserve">– </w:t>
      </w:r>
      <w:r w:rsidRPr="00262A2F">
        <w:rPr>
          <w:b/>
          <w:bCs/>
        </w:rPr>
        <w:t>S:</w:t>
      </w:r>
      <w:r w:rsidRPr="00262A2F">
        <w:t xml:space="preserve"> </w:t>
      </w:r>
      <w:r>
        <w:rPr>
          <w:i/>
          <w:iCs/>
        </w:rPr>
        <w:t xml:space="preserve">yNaz </w:t>
      </w:r>
      <w:r>
        <w:t xml:space="preserve">9:3, 57d (Kosovsky, </w:t>
      </w:r>
      <w:r>
        <w:rPr>
          <w:i/>
          <w:iCs/>
        </w:rPr>
        <w:t>Yerushalmi</w:t>
      </w:r>
      <w:r>
        <w:t xml:space="preserve">, 464) </w:t>
      </w:r>
      <w:r w:rsidRPr="00262A2F">
        <w:rPr>
          <w:b/>
          <w:bCs/>
        </w:rPr>
        <w:t xml:space="preserve">E: </w:t>
      </w:r>
      <w:r w:rsidRPr="00E627C3">
        <w:t>–</w:t>
      </w:r>
      <w:r>
        <w:rPr>
          <w:b/>
          <w:bCs/>
        </w:rPr>
        <w:t xml:space="preserve"> </w:t>
      </w:r>
      <w:r w:rsidRPr="00262A2F">
        <w:rPr>
          <w:b/>
          <w:bCs/>
        </w:rPr>
        <w:t>D:</w:t>
      </w:r>
      <w:r>
        <w:rPr>
          <w:b/>
          <w:bCs/>
        </w:rPr>
        <w:t xml:space="preserve"> </w:t>
      </w:r>
      <w:r w:rsidR="00204BE5">
        <w:t>4</w:t>
      </w:r>
      <w:r w:rsidR="00204BE5" w:rsidRPr="00840629">
        <w:rPr>
          <w:vertAlign w:val="superscript"/>
        </w:rPr>
        <w:t>th</w:t>
      </w:r>
      <w:r w:rsidR="00204BE5">
        <w:t xml:space="preserve"> C</w:t>
      </w:r>
      <w:r w:rsidR="00204BE5">
        <w:rPr>
          <w:rStyle w:val="FootnoteReference"/>
        </w:rPr>
        <w:footnoteReference w:id="2267"/>
      </w:r>
    </w:p>
    <w:p w14:paraId="49B85EE4" w14:textId="77777777" w:rsidR="00BD0433" w:rsidRDefault="00BD0433" w:rsidP="00C15015">
      <w:pPr>
        <w:numPr>
          <w:ilvl w:val="0"/>
          <w:numId w:val="70"/>
        </w:numPr>
        <w:bidi w:val="0"/>
      </w:pPr>
      <w:r w:rsidRPr="00262A2F">
        <w:rPr>
          <w:b/>
          <w:bCs/>
        </w:rPr>
        <w:t xml:space="preserve">O: </w:t>
      </w:r>
      <w:r w:rsidRPr="00706A70">
        <w:rPr>
          <w:rFonts w:cs="Times New Roman"/>
          <w:rtl/>
        </w:rPr>
        <w:t>מיישא</w:t>
      </w:r>
      <w:r>
        <w:rPr>
          <w:rStyle w:val="FootnoteReference"/>
          <w:rFonts w:cs="Times New Roman"/>
        </w:rPr>
        <w:footnoteReference w:id="2268"/>
      </w:r>
      <w:r w:rsidRPr="00262A2F">
        <w:rPr>
          <w:b/>
          <w:bCs/>
        </w:rPr>
        <w:t xml:space="preserve"> Ds:</w:t>
      </w:r>
      <w:r w:rsidRPr="00262A2F">
        <w:t xml:space="preserve"> </w:t>
      </w:r>
      <w:r>
        <w:t>Joshua’</w:t>
      </w:r>
      <w:r w:rsidRPr="005D3BF5">
        <w:t>s</w:t>
      </w:r>
      <w:r w:rsidR="00C15015">
        <w:rPr>
          <w:rStyle w:val="FootnoteReference"/>
        </w:rPr>
        <w:footnoteReference w:id="2269"/>
      </w:r>
      <w:r>
        <w:t xml:space="preserve"> grandson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2:3, 4c (Kosovsky, </w:t>
      </w:r>
      <w:r>
        <w:rPr>
          <w:i/>
          <w:iCs/>
        </w:rPr>
        <w:t>Yerushalmi</w:t>
      </w:r>
      <w:r>
        <w:t xml:space="preserve">, 342) </w:t>
      </w:r>
      <w:r w:rsidRPr="00262A2F">
        <w:rPr>
          <w:b/>
          <w:bCs/>
        </w:rPr>
        <w:t xml:space="preserve">E: </w:t>
      </w:r>
      <w:r w:rsidRPr="00E627C3">
        <w:t>–</w:t>
      </w:r>
      <w:r>
        <w:rPr>
          <w:b/>
          <w:bCs/>
        </w:rPr>
        <w:t xml:space="preserve"> </w:t>
      </w:r>
      <w:r w:rsidRPr="00262A2F">
        <w:rPr>
          <w:b/>
          <w:bCs/>
        </w:rPr>
        <w:t>D:</w:t>
      </w:r>
      <w:r>
        <w:rPr>
          <w:b/>
          <w:bCs/>
        </w:rPr>
        <w:t xml:space="preserve"> </w:t>
      </w:r>
      <w:r w:rsidR="00204BE5">
        <w:t>3</w:t>
      </w:r>
      <w:r w:rsidR="00204BE5" w:rsidRPr="00204BE5">
        <w:rPr>
          <w:vertAlign w:val="superscript"/>
        </w:rPr>
        <w:t>rd</w:t>
      </w:r>
      <w:r w:rsidR="00204BE5">
        <w:t xml:space="preserve"> C</w:t>
      </w:r>
      <w:r w:rsidR="00204BE5">
        <w:rPr>
          <w:rStyle w:val="FootnoteReference"/>
        </w:rPr>
        <w:footnoteReference w:id="2270"/>
      </w:r>
    </w:p>
    <w:p w14:paraId="411D3EF9" w14:textId="77777777" w:rsidR="00BD0433" w:rsidRDefault="00BD0433" w:rsidP="00CF1A10">
      <w:pPr>
        <w:numPr>
          <w:ilvl w:val="0"/>
          <w:numId w:val="70"/>
        </w:numPr>
        <w:bidi w:val="0"/>
      </w:pPr>
      <w:r w:rsidRPr="00262A2F">
        <w:rPr>
          <w:b/>
          <w:bCs/>
        </w:rPr>
        <w:t xml:space="preserve">O: </w:t>
      </w:r>
      <w:r w:rsidRPr="007C4108">
        <w:rPr>
          <w:rFonts w:cs="Times New Roman"/>
          <w:rtl/>
        </w:rPr>
        <w:t>מיאשה</w:t>
      </w:r>
      <w:r w:rsidRPr="008A7827">
        <w:rPr>
          <w:rStyle w:val="FootnoteReference"/>
          <w:lang w:val="fr-FR"/>
        </w:rPr>
        <w:footnoteReference w:id="2271"/>
      </w:r>
      <w:r w:rsidRPr="00262A2F">
        <w:rPr>
          <w:b/>
          <w:bCs/>
        </w:rPr>
        <w:t xml:space="preserve"> Ds:</w:t>
      </w:r>
      <w:r w:rsidRPr="00262A2F">
        <w:t xml:space="preserve"> </w:t>
      </w:r>
      <w:smartTag w:uri="urn:schemas-microsoft-com:office:smarttags" w:element="country-region">
        <w:r>
          <w:t>Judah</w:t>
        </w:r>
      </w:smartTag>
      <w:r w:rsidR="00905902">
        <w:t xml:space="preserve"> (</w:t>
      </w:r>
      <w:r w:rsidR="00DD2DF2">
        <w:t>89</w:t>
      </w:r>
      <w:r>
        <w:t>)’</w:t>
      </w:r>
      <w:r w:rsidRPr="005D3BF5">
        <w:t>s</w:t>
      </w:r>
      <w:r>
        <w:t xml:space="preserve"> </w:t>
      </w:r>
      <w:r w:rsidRPr="00602031">
        <w:t>father</w:t>
      </w:r>
      <w:r w:rsidRPr="00262A2F">
        <w:rPr>
          <w:b/>
          <w:bCs/>
        </w:rPr>
        <w:t xml:space="preserve"> F:</w:t>
      </w:r>
      <w:r w:rsidRPr="00262A2F">
        <w:t xml:space="preserve"> </w:t>
      </w:r>
      <w:r>
        <w:t xml:space="preserve">Epitaph, </w:t>
      </w:r>
      <w:r w:rsidRPr="004C3FA7">
        <w:t>Beth She‘arim</w:t>
      </w:r>
      <w:r>
        <w:t xml:space="preserve">, catacomb 20 </w:t>
      </w:r>
      <w:r w:rsidRPr="00262A2F">
        <w:rPr>
          <w:b/>
          <w:bCs/>
        </w:rPr>
        <w:t>S:</w:t>
      </w:r>
      <w:r w:rsidRPr="00262A2F">
        <w:t xml:space="preserve"> </w:t>
      </w:r>
      <w:r>
        <w:rPr>
          <w:i/>
          <w:iCs/>
        </w:rPr>
        <w:t xml:space="preserve">BS </w:t>
      </w:r>
      <w:r>
        <w:t>3:22</w:t>
      </w:r>
      <w:r>
        <w:rPr>
          <w:rtl/>
        </w:rPr>
        <w:t xml:space="preserve"> </w:t>
      </w:r>
      <w:r w:rsidRPr="00262A2F">
        <w:rPr>
          <w:b/>
          <w:bCs/>
        </w:rPr>
        <w:t xml:space="preserve">E: </w:t>
      </w:r>
      <w:r w:rsidRPr="00E627C3">
        <w:t>–</w:t>
      </w:r>
      <w:r>
        <w:rPr>
          <w:b/>
          <w:bCs/>
        </w:rPr>
        <w:t xml:space="preserve"> </w:t>
      </w:r>
      <w:r w:rsidRPr="00262A2F">
        <w:rPr>
          <w:b/>
          <w:bCs/>
        </w:rPr>
        <w:t>D:</w:t>
      </w:r>
      <w:r w:rsidRPr="00F61886">
        <w:t xml:space="preserve"> </w:t>
      </w:r>
      <w:r w:rsidRPr="009A6183">
        <w:t>Pre-352</w:t>
      </w:r>
      <w:r w:rsidR="00405885" w:rsidRPr="009A6183">
        <w:rPr>
          <w:rStyle w:val="FootnoteReference"/>
        </w:rPr>
        <w:footnoteReference w:id="2272"/>
      </w:r>
    </w:p>
    <w:p w14:paraId="1A05B0C0" w14:textId="77777777" w:rsidR="00BD0433" w:rsidRDefault="00BD0433">
      <w:pPr>
        <w:rPr>
          <w:rFonts w:hint="cs"/>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675A6481" w14:textId="77777777" w:rsidR="00BD0433" w:rsidRDefault="00BD0433">
      <w:pPr>
        <w:rPr>
          <w:rFonts w:hint="cs"/>
        </w:rPr>
      </w:pPr>
    </w:p>
    <w:p w14:paraId="11CE8FE5" w14:textId="77777777" w:rsidR="00BD0433" w:rsidRDefault="00BD0433" w:rsidP="007D5DB7">
      <w:pPr>
        <w:bidi w:val="0"/>
        <w:rPr>
          <w:b/>
          <w:bCs/>
          <w:i/>
          <w:iCs/>
          <w:sz w:val="24"/>
          <w:szCs w:val="24"/>
        </w:rPr>
      </w:pPr>
      <w:r w:rsidRPr="00CD1D6F">
        <w:rPr>
          <w:rFonts w:cs="Times New Roman"/>
          <w:sz w:val="24"/>
          <w:szCs w:val="24"/>
          <w:rtl/>
        </w:rPr>
        <w:t>מכיר</w:t>
      </w:r>
      <w:r w:rsidRPr="00CD1D6F">
        <w:rPr>
          <w:rStyle w:val="FootnoteReference"/>
          <w:sz w:val="24"/>
          <w:szCs w:val="24"/>
        </w:rPr>
        <w:footnoteReference w:id="2273"/>
      </w:r>
      <w:r w:rsidRPr="00CD1D6F">
        <w:rPr>
          <w:sz w:val="24"/>
          <w:szCs w:val="24"/>
        </w:rPr>
        <w:t xml:space="preserve"> </w:t>
      </w:r>
      <w:r>
        <w:rPr>
          <w:rFonts w:cs="Times New Roman"/>
          <w:i/>
          <w:iCs/>
          <w:sz w:val="24"/>
          <w:szCs w:val="24"/>
        </w:rPr>
        <w:t xml:space="preserve">– </w:t>
      </w:r>
      <w:r w:rsidRPr="00CD1D6F">
        <w:rPr>
          <w:rFonts w:cs="Times New Roman"/>
          <w:i/>
          <w:iCs/>
          <w:sz w:val="24"/>
          <w:szCs w:val="24"/>
        </w:rPr>
        <w:t>Makhir</w:t>
      </w:r>
    </w:p>
    <w:p w14:paraId="3C72EE4D" w14:textId="77777777" w:rsidR="00BD0433" w:rsidRPr="00CD1D6F" w:rsidRDefault="00BD0433" w:rsidP="00275212">
      <w:pPr>
        <w:bidi w:val="0"/>
        <w:rPr>
          <w:b/>
          <w:bCs/>
          <w:i/>
          <w:iCs/>
          <w:sz w:val="24"/>
          <w:szCs w:val="24"/>
        </w:rPr>
      </w:pPr>
    </w:p>
    <w:p w14:paraId="202CDCF6" w14:textId="77777777" w:rsidR="00BD0433" w:rsidRDefault="00BD0433" w:rsidP="00CF1A10">
      <w:pPr>
        <w:numPr>
          <w:ilvl w:val="0"/>
          <w:numId w:val="72"/>
        </w:numPr>
        <w:bidi w:val="0"/>
      </w:pPr>
      <w:r w:rsidRPr="00262A2F">
        <w:rPr>
          <w:b/>
          <w:bCs/>
        </w:rPr>
        <w:t xml:space="preserve">O: </w:t>
      </w:r>
      <w:r w:rsidRPr="00E627C3">
        <w:t>–</w:t>
      </w:r>
      <w:r w:rsidR="00741E68">
        <w:rPr>
          <w:rStyle w:val="FootnoteReference"/>
          <w:rFonts w:cs="Times New Roman"/>
          <w:lang w:val="en-GB"/>
        </w:rPr>
        <w:footnoteReference w:id="2274"/>
      </w:r>
      <w:r>
        <w:rPr>
          <w:b/>
          <w:bCs/>
        </w:rPr>
        <w:t xml:space="preserve"> </w:t>
      </w:r>
      <w:r w:rsidRPr="00262A2F">
        <w:rPr>
          <w:b/>
          <w:bCs/>
        </w:rPr>
        <w:t>Ds:</w:t>
      </w:r>
      <w:r w:rsidRPr="00262A2F">
        <w:t xml:space="preserve"> </w:t>
      </w:r>
      <w:smartTag w:uri="urn:schemas-microsoft-com:office:smarttags" w:element="country-region">
        <w:r>
          <w:t>Israel</w:t>
        </w:r>
      </w:smartTag>
      <w:r>
        <w:t xml:space="preserve"> (1)’</w:t>
      </w:r>
      <w:r w:rsidRPr="005D3BF5">
        <w:t>s</w:t>
      </w:r>
      <w:r>
        <w:t xml:space="preserve"> </w:t>
      </w:r>
      <w:r w:rsidRPr="00602031">
        <w:t>father</w:t>
      </w:r>
      <w:r w:rsidRPr="00262A2F">
        <w:rPr>
          <w:b/>
          <w:bCs/>
        </w:rPr>
        <w:t xml:space="preserve"> F:</w:t>
      </w:r>
      <w:r w:rsidRPr="00262A2F">
        <w:t xml:space="preserve"> </w:t>
      </w:r>
      <w:r>
        <w:t xml:space="preserve">– </w:t>
      </w:r>
      <w:r w:rsidRPr="00262A2F">
        <w:rPr>
          <w:b/>
          <w:bCs/>
        </w:rPr>
        <w:t>S:</w:t>
      </w:r>
      <w:r w:rsidRPr="00262A2F">
        <w:t xml:space="preserve"> </w:t>
      </w:r>
      <w:r>
        <w:rPr>
          <w:i/>
          <w:iCs/>
        </w:rPr>
        <w:t>Tulida</w:t>
      </w:r>
      <w:r>
        <w:t xml:space="preserve">, 131 </w:t>
      </w:r>
      <w:r w:rsidRPr="00262A2F">
        <w:rPr>
          <w:b/>
          <w:bCs/>
        </w:rPr>
        <w:t xml:space="preserve">E: </w:t>
      </w:r>
      <w:r w:rsidRPr="00014673">
        <w:t>Samaritan</w:t>
      </w:r>
      <w:r w:rsidRPr="005434BF">
        <w:rPr>
          <w:rStyle w:val="FootnoteReference"/>
          <w:rFonts w:cs="Times New Roman"/>
        </w:rPr>
        <w:footnoteReference w:id="2275"/>
      </w:r>
      <w:r>
        <w:rPr>
          <w:b/>
          <w:bCs/>
        </w:rPr>
        <w:t xml:space="preserve"> </w:t>
      </w:r>
      <w:r w:rsidRPr="00262A2F">
        <w:rPr>
          <w:b/>
          <w:bCs/>
        </w:rPr>
        <w:t>D:</w:t>
      </w:r>
      <w:r w:rsidRPr="006D798F">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276"/>
      </w:r>
    </w:p>
    <w:p w14:paraId="74258CCD" w14:textId="77777777" w:rsidR="00BD0433" w:rsidRDefault="00BD0433" w:rsidP="00CF1A10">
      <w:pPr>
        <w:numPr>
          <w:ilvl w:val="0"/>
          <w:numId w:val="72"/>
        </w:numPr>
        <w:bidi w:val="0"/>
      </w:pPr>
      <w:r w:rsidRPr="00262A2F">
        <w:rPr>
          <w:b/>
          <w:bCs/>
        </w:rPr>
        <w:t xml:space="preserve">O: </w:t>
      </w:r>
      <w:r w:rsidRPr="00E627C3">
        <w:t>–</w:t>
      </w:r>
      <w:r w:rsidR="00741E68">
        <w:rPr>
          <w:rStyle w:val="FootnoteReference"/>
          <w:rFonts w:cs="Times New Roman"/>
          <w:lang w:val="en-GB"/>
        </w:rPr>
        <w:footnoteReference w:id="2277"/>
      </w:r>
      <w:r>
        <w:rPr>
          <w:b/>
          <w:bCs/>
        </w:rPr>
        <w:t xml:space="preserve"> </w:t>
      </w:r>
      <w:r w:rsidRPr="00262A2F">
        <w:rPr>
          <w:b/>
          <w:bCs/>
        </w:rPr>
        <w:t>Ds:</w:t>
      </w:r>
      <w:r w:rsidRPr="00262A2F">
        <w:t xml:space="preserve"> </w:t>
      </w:r>
      <w:r>
        <w:t>S</w:t>
      </w:r>
      <w:r>
        <w:rPr>
          <w:rFonts w:cs="Times New Roman"/>
        </w:rPr>
        <w:t>̣</w:t>
      </w:r>
      <w:r>
        <w:t>avo (1)’</w:t>
      </w:r>
      <w:r w:rsidRPr="005D3BF5">
        <w:t>s</w:t>
      </w:r>
      <w:r>
        <w:t xml:space="preserve"> </w:t>
      </w:r>
      <w:r w:rsidRPr="00602031">
        <w:t>father</w:t>
      </w:r>
      <w:r w:rsidRPr="00262A2F">
        <w:rPr>
          <w:b/>
          <w:bCs/>
        </w:rPr>
        <w:t xml:space="preserve"> F:</w:t>
      </w:r>
      <w:r w:rsidRPr="00262A2F">
        <w:t xml:space="preserve"> </w:t>
      </w:r>
      <w:r>
        <w:t xml:space="preserve">– </w:t>
      </w:r>
      <w:r w:rsidRPr="00262A2F">
        <w:rPr>
          <w:b/>
          <w:bCs/>
        </w:rPr>
        <w:t>S:</w:t>
      </w:r>
      <w:r w:rsidRPr="00262A2F">
        <w:t xml:space="preserve"> </w:t>
      </w:r>
      <w:r>
        <w:rPr>
          <w:i/>
          <w:iCs/>
        </w:rPr>
        <w:t>Tulida</w:t>
      </w:r>
      <w:r>
        <w:t xml:space="preserve">, 135 </w:t>
      </w:r>
      <w:r w:rsidRPr="00262A2F">
        <w:rPr>
          <w:b/>
          <w:bCs/>
        </w:rPr>
        <w:t xml:space="preserve">E: </w:t>
      </w:r>
      <w:r w:rsidRPr="00014673">
        <w:t>Samaritan</w:t>
      </w:r>
      <w:r w:rsidRPr="005434BF">
        <w:rPr>
          <w:rStyle w:val="FootnoteReference"/>
          <w:rFonts w:cs="Times New Roman"/>
        </w:rPr>
        <w:footnoteReference w:id="2278"/>
      </w:r>
      <w:r>
        <w:rPr>
          <w:b/>
          <w:bCs/>
        </w:rPr>
        <w:t xml:space="preserve"> </w:t>
      </w:r>
      <w:r w:rsidRPr="00262A2F">
        <w:rPr>
          <w:b/>
          <w:bCs/>
        </w:rPr>
        <w:t>D:</w:t>
      </w:r>
      <w:r w:rsidRPr="006D798F">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279"/>
      </w:r>
    </w:p>
    <w:p w14:paraId="5F978098" w14:textId="77777777" w:rsidR="00BD0433" w:rsidRDefault="00BD0433">
      <w:pPr>
        <w:rPr>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522D2541" w14:textId="77777777" w:rsidR="00BD0433" w:rsidRDefault="00BD0433">
      <w:pPr>
        <w:rPr>
          <w:rFonts w:hint="cs"/>
        </w:rPr>
      </w:pPr>
    </w:p>
    <w:p w14:paraId="28FB06E1" w14:textId="77777777" w:rsidR="00BD0433" w:rsidRPr="000C20F0" w:rsidRDefault="00BD0433" w:rsidP="00E609FB">
      <w:pPr>
        <w:bidi w:val="0"/>
        <w:rPr>
          <w:rFonts w:cs="Times New Roman"/>
          <w:sz w:val="24"/>
          <w:szCs w:val="24"/>
        </w:rPr>
      </w:pPr>
      <w:r w:rsidRPr="003335B1">
        <w:rPr>
          <w:rFonts w:cs="Times New Roman"/>
          <w:sz w:val="24"/>
          <w:szCs w:val="24"/>
          <w:rtl/>
        </w:rPr>
        <w:t>מלכ</w:t>
      </w:r>
      <w:r>
        <w:rPr>
          <w:rFonts w:cs="Times New Roman" w:hint="cs"/>
          <w:sz w:val="24"/>
          <w:szCs w:val="24"/>
          <w:rtl/>
        </w:rPr>
        <w:t>יה</w:t>
      </w:r>
      <w:r w:rsidRPr="00E609FB">
        <w:rPr>
          <w:rStyle w:val="FootnoteReference"/>
          <w:rFonts w:cs="Times New Roman"/>
        </w:rPr>
        <w:footnoteReference w:id="2280"/>
      </w:r>
      <w:r w:rsidRPr="00E609FB">
        <w:rPr>
          <w:rFonts w:cs="Times New Roman"/>
          <w:sz w:val="24"/>
          <w:szCs w:val="24"/>
        </w:rPr>
        <w:t xml:space="preserve"> </w:t>
      </w:r>
      <w:r w:rsidRPr="003335B1">
        <w:rPr>
          <w:rFonts w:cs="Times New Roman"/>
          <w:sz w:val="24"/>
          <w:szCs w:val="24"/>
        </w:rPr>
        <w:t>–</w:t>
      </w:r>
      <w:r>
        <w:rPr>
          <w:rFonts w:cs="Times New Roman"/>
          <w:sz w:val="24"/>
          <w:szCs w:val="24"/>
        </w:rPr>
        <w:t xml:space="preserve"> </w:t>
      </w:r>
      <w:r w:rsidRPr="000C20F0">
        <w:rPr>
          <w:rFonts w:cs="Times New Roman"/>
          <w:i/>
          <w:iCs/>
          <w:sz w:val="24"/>
          <w:szCs w:val="24"/>
        </w:rPr>
        <w:t>Malk</w:t>
      </w:r>
      <w:r>
        <w:rPr>
          <w:rFonts w:cs="Times New Roman"/>
          <w:i/>
          <w:iCs/>
          <w:sz w:val="24"/>
          <w:szCs w:val="24"/>
        </w:rPr>
        <w:t>i</w:t>
      </w:r>
      <w:r w:rsidRPr="000C20F0">
        <w:rPr>
          <w:rFonts w:cs="Times New Roman"/>
          <w:i/>
          <w:iCs/>
          <w:sz w:val="24"/>
          <w:szCs w:val="24"/>
        </w:rPr>
        <w:t>a</w:t>
      </w:r>
      <w:r>
        <w:rPr>
          <w:rFonts w:cs="Times New Roman"/>
          <w:i/>
          <w:iCs/>
          <w:sz w:val="24"/>
          <w:szCs w:val="24"/>
        </w:rPr>
        <w:t>h</w:t>
      </w:r>
    </w:p>
    <w:p w14:paraId="4143BE87" w14:textId="77777777" w:rsidR="00BD0433" w:rsidRPr="00CA55F8" w:rsidRDefault="00BD0433" w:rsidP="00E609FB">
      <w:pPr>
        <w:bidi w:val="0"/>
        <w:rPr>
          <w:rtl/>
        </w:rPr>
      </w:pPr>
    </w:p>
    <w:p w14:paraId="5EF1243F" w14:textId="77777777" w:rsidR="00BD0433" w:rsidRDefault="00BD0433" w:rsidP="00CF1A10">
      <w:pPr>
        <w:numPr>
          <w:ilvl w:val="0"/>
          <w:numId w:val="73"/>
        </w:numPr>
        <w:bidi w:val="0"/>
        <w:rPr>
          <w:rFonts w:cs="Times New Roman"/>
          <w:lang w:val="en-GB"/>
        </w:rPr>
      </w:pPr>
      <w:r w:rsidRPr="002904CE">
        <w:rPr>
          <w:rFonts w:cs="Times New Roman"/>
          <w:b/>
          <w:bCs/>
          <w:lang w:val="en-GB"/>
        </w:rPr>
        <w:t>O:</w:t>
      </w:r>
      <w:r>
        <w:rPr>
          <w:rFonts w:cs="Times New Roman"/>
          <w:b/>
          <w:bCs/>
          <w:lang w:val="en-GB"/>
        </w:rPr>
        <w:t xml:space="preserve"> </w:t>
      </w:r>
      <w:r w:rsidRPr="00B23417">
        <w:rPr>
          <w:rFonts w:cs="Times New Roman" w:hint="cs"/>
          <w:rtl/>
          <w:lang w:val="en-GB"/>
        </w:rPr>
        <w:t>מלך</w:t>
      </w:r>
      <w:r w:rsidR="00B23417" w:rsidRPr="00B23417">
        <w:rPr>
          <w:rStyle w:val="FootnoteReference"/>
          <w:rFonts w:cs="Times New Roman"/>
          <w:lang w:val="en-GB"/>
        </w:rPr>
        <w:footnoteReference w:id="2281"/>
      </w:r>
      <w:r w:rsidR="00B23417">
        <w:rPr>
          <w:rFonts w:cs="Times New Roman"/>
          <w:b/>
          <w:bCs/>
          <w:lang w:val="en-GB"/>
        </w:rPr>
        <w:t xml:space="preserve"> </w:t>
      </w:r>
      <w:r w:rsidRPr="002904CE">
        <w:rPr>
          <w:rFonts w:cs="Times New Roman"/>
          <w:b/>
          <w:bCs/>
          <w:lang w:val="en-GB"/>
        </w:rPr>
        <w:t xml:space="preserve">Ds: </w:t>
      </w:r>
      <w:r w:rsidRPr="00E15453">
        <w:rPr>
          <w:rFonts w:cs="Times New Roman"/>
          <w:lang w:val="en-GB"/>
        </w:rPr>
        <w:t xml:space="preserve">Priest, </w:t>
      </w:r>
      <w:r w:rsidRPr="005C3380">
        <w:rPr>
          <w:rFonts w:cs="Times New Roman"/>
          <w:lang w:val="en-GB"/>
        </w:rPr>
        <w:t>of the clan of Ithamar</w:t>
      </w:r>
      <w:r w:rsidRPr="00F97AE4">
        <w:rPr>
          <w:rStyle w:val="FootnoteReference"/>
          <w:rFonts w:cs="Times New Roman"/>
          <w:rtl/>
        </w:rPr>
        <w:footnoteReference w:id="2282"/>
      </w:r>
      <w:r w:rsidRPr="002904CE">
        <w:rPr>
          <w:rFonts w:cs="Times New Roman"/>
          <w:b/>
          <w:bCs/>
          <w:lang w:val="en-GB"/>
        </w:rPr>
        <w:t xml:space="preserve"> F: S: </w:t>
      </w:r>
      <w:r>
        <w:rPr>
          <w:rFonts w:cs="Times New Roman"/>
          <w:i/>
          <w:iCs/>
          <w:lang w:val="en-GB"/>
        </w:rPr>
        <w:t xml:space="preserve">Tulida </w:t>
      </w:r>
      <w:r>
        <w:rPr>
          <w:rFonts w:cs="Times New Roman"/>
          <w:lang w:val="en-GB"/>
        </w:rPr>
        <w:t>124</w:t>
      </w:r>
      <w:r w:rsidRPr="00CA55F8">
        <w:rPr>
          <w:rtl/>
        </w:rPr>
        <w:t xml:space="preserve"> </w:t>
      </w:r>
      <w:r w:rsidRPr="002904CE">
        <w:rPr>
          <w:rFonts w:cs="Times New Roman"/>
          <w:b/>
          <w:bCs/>
          <w:lang w:val="en-GB"/>
        </w:rPr>
        <w:t xml:space="preserve">E: </w:t>
      </w:r>
      <w:r w:rsidRPr="005E562F">
        <w:rPr>
          <w:rFonts w:cs="Times New Roman"/>
          <w:lang w:val="en-GB"/>
        </w:rPr>
        <w:t>Samaritan</w:t>
      </w:r>
      <w:r w:rsidRPr="003335B1">
        <w:rPr>
          <w:rStyle w:val="FootnoteReference"/>
          <w:rFonts w:cs="Times New Roman"/>
        </w:rPr>
        <w:footnoteReference w:id="2283"/>
      </w:r>
      <w:r w:rsidRPr="002904CE">
        <w:rPr>
          <w:rFonts w:cs="Times New Roman"/>
          <w:lang w:val="en-GB"/>
        </w:rPr>
        <w:t xml:space="preserve"> </w:t>
      </w:r>
      <w:r w:rsidRPr="002904CE">
        <w:rPr>
          <w:rFonts w:cs="Times New Roman"/>
          <w:b/>
          <w:bCs/>
          <w:lang w:val="en-GB"/>
        </w:rPr>
        <w:t xml:space="preserve">D: </w:t>
      </w:r>
      <w:r w:rsidR="005C5E83">
        <w:t>3</w:t>
      </w:r>
      <w:r w:rsidR="005C5E83" w:rsidRPr="003C3B41">
        <w:rPr>
          <w:vertAlign w:val="superscript"/>
        </w:rPr>
        <w:t>rd</w:t>
      </w:r>
      <w:r w:rsidR="005C5E83">
        <w:t>-4</w:t>
      </w:r>
      <w:r w:rsidR="005C5E83" w:rsidRPr="003C3B41">
        <w:rPr>
          <w:vertAlign w:val="superscript"/>
        </w:rPr>
        <w:t>th</w:t>
      </w:r>
      <w:r w:rsidR="005C5E83">
        <w:t xml:space="preserve"> C</w:t>
      </w:r>
      <w:r w:rsidRPr="008F792C">
        <w:rPr>
          <w:rStyle w:val="FootnoteReference"/>
        </w:rPr>
        <w:footnoteReference w:id="2284"/>
      </w:r>
    </w:p>
    <w:p w14:paraId="6408719B" w14:textId="77777777" w:rsidR="00BD0433" w:rsidRPr="003335B1" w:rsidRDefault="00BD0433" w:rsidP="00CF1A10">
      <w:pPr>
        <w:numPr>
          <w:ilvl w:val="0"/>
          <w:numId w:val="73"/>
        </w:numPr>
        <w:bidi w:val="0"/>
        <w:rPr>
          <w:rFonts w:cs="Times New Roman"/>
          <w:lang w:val="en-GB"/>
        </w:rPr>
      </w:pPr>
      <w:r w:rsidRPr="003335B1">
        <w:rPr>
          <w:rFonts w:cs="Times New Roman"/>
          <w:b/>
          <w:bCs/>
          <w:lang w:val="en-GB"/>
        </w:rPr>
        <w:t xml:space="preserve">O: </w:t>
      </w:r>
      <w:r>
        <w:t>–</w:t>
      </w:r>
      <w:r>
        <w:rPr>
          <w:rFonts w:hint="cs"/>
          <w:rtl/>
        </w:rPr>
        <w:t xml:space="preserve"> </w:t>
      </w:r>
      <w:r w:rsidRPr="003335B1">
        <w:rPr>
          <w:rFonts w:cs="Times New Roman"/>
          <w:b/>
          <w:bCs/>
          <w:lang w:val="en-GB"/>
        </w:rPr>
        <w:t xml:space="preserve">Ds: </w:t>
      </w:r>
      <w:r w:rsidRPr="003335B1">
        <w:rPr>
          <w:rFonts w:cs="Times New Roman"/>
          <w:lang w:val="en-GB"/>
        </w:rPr>
        <w:t>Kahana (</w:t>
      </w:r>
      <w:r>
        <w:rPr>
          <w:rFonts w:cs="Times New Roman"/>
          <w:lang w:val="en-GB"/>
        </w:rPr>
        <w:t>3</w:t>
      </w:r>
      <w:r w:rsidRPr="003335B1">
        <w:rPr>
          <w:rFonts w:cs="Times New Roman"/>
          <w:lang w:val="en-GB"/>
        </w:rPr>
        <w:t>)’s father</w:t>
      </w:r>
      <w:r w:rsidRPr="003335B1">
        <w:rPr>
          <w:rFonts w:cs="Times New Roman"/>
          <w:b/>
          <w:bCs/>
          <w:lang w:val="en-GB"/>
        </w:rPr>
        <w:t xml:space="preserve"> F: S: </w:t>
      </w:r>
      <w:r w:rsidRPr="003335B1">
        <w:rPr>
          <w:rFonts w:cs="Times New Roman"/>
          <w:i/>
          <w:iCs/>
          <w:lang w:val="en-GB"/>
        </w:rPr>
        <w:t>yBer</w:t>
      </w:r>
      <w:r w:rsidRPr="003335B1">
        <w:rPr>
          <w:rFonts w:cs="Times New Roman"/>
          <w:lang w:val="en-GB"/>
        </w:rPr>
        <w:t xml:space="preserve"> 6:1, 10b (</w:t>
      </w:r>
      <w:r w:rsidRPr="003335B1">
        <w:rPr>
          <w:rFonts w:cs="Times New Roman"/>
        </w:rPr>
        <w:t xml:space="preserve">Kosovsky, </w:t>
      </w:r>
      <w:r w:rsidRPr="003335B1">
        <w:rPr>
          <w:rFonts w:cs="Times New Roman"/>
          <w:i/>
          <w:iCs/>
        </w:rPr>
        <w:t>Yerushalmi</w:t>
      </w:r>
      <w:r w:rsidRPr="003335B1">
        <w:rPr>
          <w:rFonts w:cs="Times New Roman"/>
        </w:rPr>
        <w:t>, 474</w:t>
      </w:r>
      <w:r w:rsidRPr="003335B1">
        <w:rPr>
          <w:rFonts w:cs="Times New Roman"/>
          <w:lang w:val="en-GB"/>
        </w:rPr>
        <w:t xml:space="preserve">) </w:t>
      </w:r>
      <w:r w:rsidRPr="003335B1">
        <w:rPr>
          <w:rFonts w:cs="Times New Roman"/>
          <w:b/>
          <w:bCs/>
          <w:lang w:val="en-GB"/>
        </w:rPr>
        <w:t xml:space="preserve">E: </w:t>
      </w:r>
      <w:r w:rsidRPr="00C01DB8">
        <w:rPr>
          <w:rFonts w:cs="Times New Roman"/>
          <w:lang w:val="en-GB"/>
        </w:rPr>
        <w:t>–</w:t>
      </w:r>
      <w:r w:rsidRPr="003335B1">
        <w:rPr>
          <w:rFonts w:cs="Times New Roman"/>
          <w:b/>
          <w:bCs/>
          <w:lang w:val="en-GB"/>
        </w:rPr>
        <w:t xml:space="preserve"> D: </w:t>
      </w:r>
      <w:r w:rsidR="00204BE5">
        <w:rPr>
          <w:rFonts w:cs="Times New Roman"/>
          <w:lang w:val="en-GB"/>
        </w:rPr>
        <w:t>3</w:t>
      </w:r>
      <w:r w:rsidR="00204BE5" w:rsidRPr="00204BE5">
        <w:rPr>
          <w:rFonts w:cs="Times New Roman"/>
          <w:vertAlign w:val="superscript"/>
          <w:lang w:val="en-GB"/>
        </w:rPr>
        <w:t>rd</w:t>
      </w:r>
      <w:r w:rsidR="00204BE5">
        <w:rPr>
          <w:rFonts w:cs="Times New Roman"/>
          <w:lang w:val="en-GB"/>
        </w:rPr>
        <w:t xml:space="preserve"> C</w:t>
      </w:r>
      <w:r w:rsidR="00204BE5">
        <w:rPr>
          <w:rStyle w:val="FootnoteReference"/>
          <w:rFonts w:cs="Times New Roman"/>
          <w:lang w:val="en-GB"/>
        </w:rPr>
        <w:footnoteReference w:id="2285"/>
      </w:r>
    </w:p>
    <w:p w14:paraId="32FB36A7" w14:textId="77777777" w:rsidR="00BD0433" w:rsidRPr="003335B1" w:rsidRDefault="00BD0433" w:rsidP="00CF1A10">
      <w:pPr>
        <w:numPr>
          <w:ilvl w:val="0"/>
          <w:numId w:val="73"/>
        </w:numPr>
        <w:bidi w:val="0"/>
        <w:rPr>
          <w:rFonts w:cs="Times New Roman"/>
          <w:lang w:val="en-GB"/>
        </w:rPr>
      </w:pPr>
      <w:r w:rsidRPr="003335B1">
        <w:rPr>
          <w:rFonts w:cs="Times New Roman"/>
          <w:b/>
          <w:bCs/>
          <w:lang w:val="en-GB"/>
        </w:rPr>
        <w:t xml:space="preserve">O: </w:t>
      </w:r>
      <w:r w:rsidRPr="00B23417">
        <w:rPr>
          <w:rFonts w:cs="Times New Roman"/>
          <w:rtl/>
        </w:rPr>
        <w:t>מלוך</w:t>
      </w:r>
      <w:r w:rsidR="00B23417" w:rsidRPr="00B23417">
        <w:rPr>
          <w:rStyle w:val="FootnoteReference"/>
          <w:rFonts w:cs="Times New Roman"/>
          <w:lang w:val="en-GB"/>
        </w:rPr>
        <w:footnoteReference w:id="2286"/>
      </w:r>
      <w:r w:rsidRPr="003335B1">
        <w:rPr>
          <w:rFonts w:cs="Times New Roman"/>
        </w:rPr>
        <w:t xml:space="preserve"> </w:t>
      </w:r>
      <w:r w:rsidRPr="003335B1">
        <w:rPr>
          <w:rFonts w:cs="Times New Roman"/>
          <w:b/>
          <w:bCs/>
          <w:lang w:val="en-GB"/>
        </w:rPr>
        <w:t xml:space="preserve">Ds: </w:t>
      </w:r>
      <w:r w:rsidRPr="00C01DB8">
        <w:rPr>
          <w:rFonts w:cs="Times New Roman"/>
          <w:lang w:val="en-GB"/>
        </w:rPr>
        <w:t>–</w:t>
      </w:r>
      <w:r w:rsidRPr="003335B1">
        <w:rPr>
          <w:rFonts w:cs="Times New Roman"/>
          <w:b/>
          <w:bCs/>
          <w:lang w:val="en-GB"/>
        </w:rPr>
        <w:t xml:space="preserve"> F: </w:t>
      </w:r>
      <w:r w:rsidRPr="00C01DB8">
        <w:rPr>
          <w:rFonts w:cs="Times New Roman"/>
          <w:lang w:val="en-GB"/>
        </w:rPr>
        <w:t>–</w:t>
      </w:r>
      <w:r w:rsidRPr="003335B1">
        <w:rPr>
          <w:rFonts w:cs="Times New Roman"/>
          <w:b/>
          <w:bCs/>
          <w:lang w:val="en-GB"/>
        </w:rPr>
        <w:t xml:space="preserve"> S: </w:t>
      </w:r>
      <w:r w:rsidRPr="003335B1">
        <w:rPr>
          <w:rFonts w:cs="Times New Roman"/>
          <w:i/>
          <w:iCs/>
          <w:lang w:val="en-GB"/>
        </w:rPr>
        <w:t>ySuk</w:t>
      </w:r>
      <w:r w:rsidRPr="003335B1">
        <w:rPr>
          <w:rFonts w:cs="Times New Roman"/>
          <w:lang w:val="en-GB"/>
        </w:rPr>
        <w:t xml:space="preserve"> 3:1, 53c (</w:t>
      </w:r>
      <w:r w:rsidRPr="003335B1">
        <w:rPr>
          <w:rFonts w:cs="Times New Roman"/>
        </w:rPr>
        <w:t xml:space="preserve">Kosovsky, </w:t>
      </w:r>
      <w:r w:rsidRPr="003335B1">
        <w:rPr>
          <w:rFonts w:cs="Times New Roman"/>
          <w:i/>
          <w:iCs/>
        </w:rPr>
        <w:t>Yerushalmi</w:t>
      </w:r>
      <w:r w:rsidRPr="003335B1">
        <w:rPr>
          <w:rFonts w:cs="Times New Roman"/>
        </w:rPr>
        <w:t>, 519</w:t>
      </w:r>
      <w:r w:rsidRPr="003335B1">
        <w:rPr>
          <w:rFonts w:cs="Times New Roman"/>
          <w:lang w:val="en-GB"/>
        </w:rPr>
        <w:t xml:space="preserve">) </w:t>
      </w:r>
      <w:r w:rsidRPr="003335B1">
        <w:rPr>
          <w:rFonts w:cs="Times New Roman"/>
          <w:b/>
          <w:bCs/>
          <w:lang w:val="en-GB"/>
        </w:rPr>
        <w:t xml:space="preserve">E: </w:t>
      </w:r>
      <w:r w:rsidRPr="00C01DB8">
        <w:rPr>
          <w:rFonts w:cs="Times New Roman"/>
          <w:lang w:val="en-GB"/>
        </w:rPr>
        <w:t>–</w:t>
      </w:r>
      <w:r w:rsidRPr="003335B1">
        <w:rPr>
          <w:rFonts w:cs="Times New Roman"/>
          <w:b/>
          <w:bCs/>
          <w:lang w:val="en-GB"/>
        </w:rPr>
        <w:t xml:space="preserve"> D: </w:t>
      </w:r>
      <w:r w:rsidR="00711EB2">
        <w:rPr>
          <w:rFonts w:cs="Times New Roman"/>
          <w:lang w:val="en-GB"/>
        </w:rPr>
        <w:t>3</w:t>
      </w:r>
      <w:r w:rsidR="00711EB2" w:rsidRPr="00711EB2">
        <w:rPr>
          <w:rFonts w:cs="Times New Roman"/>
          <w:vertAlign w:val="superscript"/>
          <w:lang w:val="en-GB"/>
        </w:rPr>
        <w:t>rd</w:t>
      </w:r>
      <w:r w:rsidR="00711EB2">
        <w:rPr>
          <w:rFonts w:cs="Times New Roman"/>
          <w:lang w:val="en-GB"/>
        </w:rPr>
        <w:t xml:space="preserve"> C</w:t>
      </w:r>
      <w:r w:rsidR="00711EB2">
        <w:rPr>
          <w:rStyle w:val="FootnoteReference"/>
          <w:rFonts w:cs="Times New Roman"/>
          <w:lang w:val="en-GB"/>
        </w:rPr>
        <w:footnoteReference w:id="2287"/>
      </w:r>
    </w:p>
    <w:p w14:paraId="6A6C7B5C" w14:textId="77777777" w:rsidR="00BD0433" w:rsidRPr="004D3EF6" w:rsidRDefault="00BD0433" w:rsidP="00CF1A10">
      <w:pPr>
        <w:numPr>
          <w:ilvl w:val="0"/>
          <w:numId w:val="73"/>
        </w:numPr>
        <w:bidi w:val="0"/>
        <w:rPr>
          <w:lang w:val="en-GB"/>
        </w:rPr>
      </w:pPr>
      <w:r w:rsidRPr="004D3EF6">
        <w:rPr>
          <w:rFonts w:cs="Times New Roman"/>
          <w:b/>
          <w:bCs/>
          <w:lang w:val="en-GB"/>
        </w:rPr>
        <w:t xml:space="preserve">O: </w:t>
      </w:r>
      <w:r w:rsidRPr="00BE159D">
        <w:rPr>
          <w:rFonts w:ascii="Graeca" w:hAnsi="Graeca"/>
        </w:rPr>
        <w:t></w:t>
      </w:r>
      <w:r w:rsidRPr="00BE159D">
        <w:rPr>
          <w:rFonts w:ascii="Graeca" w:hAnsi="Graeca"/>
        </w:rPr>
        <w:t></w:t>
      </w:r>
      <w:r w:rsidRPr="00BE159D">
        <w:rPr>
          <w:rFonts w:ascii="Graeca" w:hAnsi="Graeca"/>
        </w:rPr>
        <w:t></w:t>
      </w:r>
      <w:r w:rsidRPr="00BE159D">
        <w:rPr>
          <w:rFonts w:ascii="Graeca" w:hAnsi="Graeca"/>
        </w:rPr>
        <w:t></w:t>
      </w:r>
      <w:r w:rsidRPr="00BE159D">
        <w:rPr>
          <w:rFonts w:ascii="Graeca" w:hAnsi="Graeca"/>
        </w:rPr>
        <w:t></w:t>
      </w:r>
      <w:r w:rsidRPr="00BE159D">
        <w:rPr>
          <w:rFonts w:ascii="Graeca" w:hAnsi="Graeca"/>
        </w:rPr>
        <w:t></w:t>
      </w:r>
      <w:r w:rsidRPr="00BE159D">
        <w:rPr>
          <w:rFonts w:ascii="Graeca" w:hAnsi="Graeca"/>
        </w:rPr>
        <w:t></w:t>
      </w:r>
      <w:r w:rsidRPr="00BE159D">
        <w:rPr>
          <w:rStyle w:val="FootnoteReference"/>
          <w:rFonts w:cs="Times New Roman"/>
          <w:rtl/>
        </w:rPr>
        <w:footnoteReference w:id="2288"/>
      </w:r>
      <w:r>
        <w:rPr>
          <w:rFonts w:cs="Times New Roman"/>
        </w:rPr>
        <w:t xml:space="preserve"> </w:t>
      </w:r>
      <w:r w:rsidRPr="004D3EF6">
        <w:rPr>
          <w:rFonts w:cs="Times New Roman"/>
          <w:b/>
          <w:bCs/>
          <w:lang w:val="en-GB"/>
        </w:rPr>
        <w:t xml:space="preserve">Ds: </w:t>
      </w:r>
      <w:r w:rsidRPr="004D3EF6">
        <w:rPr>
          <w:rFonts w:cs="Times New Roman"/>
          <w:lang w:val="en-GB"/>
        </w:rPr>
        <w:t>Aurelius</w:t>
      </w:r>
      <w:r>
        <w:rPr>
          <w:rFonts w:cs="Times New Roman"/>
          <w:lang w:val="en-GB"/>
        </w:rPr>
        <w:t xml:space="preserve"> (2)</w:t>
      </w:r>
      <w:r w:rsidRPr="004D3EF6">
        <w:rPr>
          <w:rFonts w:cs="Times New Roman"/>
          <w:lang w:val="en-GB"/>
        </w:rPr>
        <w:t xml:space="preserve">, </w:t>
      </w:r>
      <w:r w:rsidR="0017021E">
        <w:rPr>
          <w:rFonts w:cs="Times New Roman"/>
          <w:lang w:val="en-GB"/>
        </w:rPr>
        <w:t>Jonatha</w:t>
      </w:r>
      <w:r>
        <w:rPr>
          <w:rFonts w:cs="Times New Roman"/>
          <w:lang w:val="en-GB"/>
        </w:rPr>
        <w:t>n (2</w:t>
      </w:r>
      <w:r w:rsidR="00BF6CA8">
        <w:rPr>
          <w:rFonts w:cs="Times New Roman"/>
          <w:lang w:val="en-GB"/>
        </w:rPr>
        <w:t>3</w:t>
      </w:r>
      <w:r>
        <w:rPr>
          <w:rFonts w:cs="Times New Roman"/>
          <w:lang w:val="en-GB"/>
        </w:rPr>
        <w:t xml:space="preserve">)’s son, </w:t>
      </w:r>
      <w:r w:rsidRPr="004D3EF6">
        <w:rPr>
          <w:rFonts w:cs="Times New Roman"/>
          <w:lang w:val="en-GB"/>
        </w:rPr>
        <w:t>of Beth G</w:t>
      </w:r>
      <w:r w:rsidR="00BF6CA8">
        <w:rPr>
          <w:rFonts w:cs="Times New Roman"/>
          <w:lang w:val="en-GB"/>
        </w:rPr>
        <w:t>o</w:t>
      </w:r>
      <w:r w:rsidRPr="004D3EF6">
        <w:rPr>
          <w:rFonts w:cs="Times New Roman"/>
          <w:lang w:val="en-GB"/>
        </w:rPr>
        <w:t>vrin</w:t>
      </w:r>
      <w:r w:rsidRPr="001B416E">
        <w:rPr>
          <w:rStyle w:val="FootnoteReference"/>
          <w:rFonts w:cs="Times New Roman"/>
          <w:rtl/>
        </w:rPr>
        <w:footnoteReference w:id="2289"/>
      </w:r>
      <w:r w:rsidRPr="004D3EF6">
        <w:rPr>
          <w:rFonts w:cs="Times New Roman"/>
          <w:lang w:val="en-GB"/>
        </w:rPr>
        <w:t xml:space="preserve"> </w:t>
      </w:r>
      <w:r w:rsidRPr="004D3EF6">
        <w:rPr>
          <w:rFonts w:cs="Times New Roman"/>
          <w:b/>
          <w:bCs/>
          <w:lang w:val="en-GB"/>
        </w:rPr>
        <w:t xml:space="preserve">F: </w:t>
      </w:r>
      <w:smartTag w:uri="urn:schemas-microsoft-com:office:smarttags" w:element="place">
        <w:smartTag w:uri="urn:schemas-microsoft-com:office:smarttags" w:element="City">
          <w:r w:rsidRPr="004D3EF6">
            <w:rPr>
              <w:rFonts w:cs="Times New Roman"/>
              <w:lang w:val="en-GB"/>
            </w:rPr>
            <w:t>Papyrus</w:t>
          </w:r>
        </w:smartTag>
        <w:r w:rsidRPr="004D3EF6">
          <w:rPr>
            <w:rFonts w:cs="Times New Roman"/>
            <w:lang w:val="en-GB"/>
          </w:rPr>
          <w:t xml:space="preserve">, </w:t>
        </w:r>
        <w:smartTag w:uri="urn:schemas-microsoft-com:office:smarttags" w:element="country-region">
          <w:r w:rsidR="0046195D">
            <w:rPr>
              <w:rFonts w:cs="Times New Roman"/>
              <w:lang w:val="en-GB"/>
            </w:rPr>
            <w:t>Egypt</w:t>
          </w:r>
        </w:smartTag>
      </w:smartTag>
      <w:r w:rsidRPr="004D3EF6">
        <w:rPr>
          <w:rFonts w:cs="Times New Roman"/>
          <w:lang w:val="en-GB"/>
        </w:rPr>
        <w:t xml:space="preserve"> </w:t>
      </w:r>
      <w:r w:rsidRPr="004D3EF6">
        <w:rPr>
          <w:rFonts w:cs="Times New Roman"/>
          <w:b/>
          <w:bCs/>
          <w:lang w:val="en-GB"/>
        </w:rPr>
        <w:t xml:space="preserve">S: </w:t>
      </w:r>
      <w:r w:rsidRPr="004D3EF6">
        <w:rPr>
          <w:lang w:val="en-GB"/>
        </w:rPr>
        <w:t xml:space="preserve">P. Oxy. 3574 </w:t>
      </w:r>
      <w:r w:rsidRPr="004D3EF6">
        <w:rPr>
          <w:rFonts w:cs="Times New Roman"/>
          <w:b/>
          <w:bCs/>
          <w:lang w:val="en-GB"/>
        </w:rPr>
        <w:t xml:space="preserve">E: </w:t>
      </w:r>
      <w:r w:rsidR="00224AC5" w:rsidRPr="008F792C">
        <w:t>–</w:t>
      </w:r>
      <w:r w:rsidR="00224AC5" w:rsidRPr="008F792C">
        <w:rPr>
          <w:rStyle w:val="FootnoteReference"/>
        </w:rPr>
        <w:footnoteReference w:id="2290"/>
      </w:r>
      <w:r w:rsidR="0046195D">
        <w:t xml:space="preserve"> </w:t>
      </w:r>
      <w:r w:rsidRPr="004D3EF6">
        <w:rPr>
          <w:rFonts w:cs="Times New Roman"/>
          <w:b/>
          <w:bCs/>
          <w:lang w:val="en-GB"/>
        </w:rPr>
        <w:t>D:</w:t>
      </w:r>
      <w:r w:rsidRPr="004D3EF6">
        <w:rPr>
          <w:lang w:val="en-GB"/>
        </w:rPr>
        <w:t xml:space="preserve"> </w:t>
      </w:r>
      <w:r w:rsidRPr="00975B43">
        <w:rPr>
          <w:lang w:val="en-GB"/>
        </w:rPr>
        <w:t>314-18</w:t>
      </w:r>
      <w:r w:rsidRPr="001B416E">
        <w:rPr>
          <w:rStyle w:val="FootnoteReference"/>
          <w:rFonts w:cs="Times New Roman"/>
          <w:rtl/>
        </w:rPr>
        <w:footnoteReference w:id="2291"/>
      </w:r>
    </w:p>
    <w:p w14:paraId="5EC55854" w14:textId="77777777" w:rsidR="00BD0433" w:rsidRPr="004D3EF6" w:rsidRDefault="00BD0433" w:rsidP="00CF1A10">
      <w:pPr>
        <w:numPr>
          <w:ilvl w:val="0"/>
          <w:numId w:val="73"/>
        </w:numPr>
        <w:bidi w:val="0"/>
        <w:rPr>
          <w:lang w:val="en-GB"/>
        </w:rPr>
      </w:pPr>
      <w:r w:rsidRPr="004D3EF6">
        <w:rPr>
          <w:rFonts w:cs="Times New Roman"/>
          <w:b/>
          <w:bCs/>
          <w:lang w:val="en-GB"/>
        </w:rPr>
        <w:t xml:space="preserve">O: </w:t>
      </w:r>
      <w:r w:rsidRPr="00BE159D">
        <w:rPr>
          <w:rFonts w:ascii="Graeca" w:hAnsi="Graeca" w:cs="Graeca"/>
        </w:rPr>
        <w:t></w:t>
      </w:r>
      <w:r w:rsidRPr="00BE159D">
        <w:rPr>
          <w:rFonts w:ascii="Graeca" w:hAnsi="Graeca" w:cs="Graeca"/>
        </w:rPr>
        <w:t></w:t>
      </w:r>
      <w:r w:rsidRPr="00BE159D">
        <w:rPr>
          <w:rFonts w:ascii="Graeca" w:hAnsi="Graeca" w:cs="Graeca"/>
        </w:rPr>
        <w:t></w:t>
      </w:r>
      <w:r w:rsidRPr="00BE159D">
        <w:rPr>
          <w:rFonts w:ascii="Graeca" w:hAnsi="Graeca" w:cs="Graeca"/>
        </w:rPr>
        <w:t></w:t>
      </w:r>
      <w:r w:rsidRPr="00BE159D">
        <w:rPr>
          <w:rFonts w:ascii="Graeca" w:hAnsi="Graeca" w:cs="Graeca"/>
        </w:rPr>
        <w:t></w:t>
      </w:r>
      <w:r w:rsidRPr="00BE159D">
        <w:rPr>
          <w:rFonts w:ascii="Graeca" w:hAnsi="Graeca" w:cs="Graeca"/>
        </w:rPr>
        <w:t></w:t>
      </w:r>
      <w:r w:rsidRPr="00BE159D">
        <w:rPr>
          <w:rFonts w:ascii="Graeca" w:hAnsi="Graeca" w:cs="Graeca"/>
        </w:rPr>
        <w:t></w:t>
      </w:r>
      <w:r w:rsidRPr="00BE159D">
        <w:rPr>
          <w:rStyle w:val="FootnoteReference"/>
          <w:rFonts w:cs="Times New Roman"/>
          <w:rtl/>
        </w:rPr>
        <w:footnoteReference w:id="2292"/>
      </w:r>
      <w:r w:rsidRPr="004D3EF6">
        <w:rPr>
          <w:rFonts w:cs="Times New Roman"/>
          <w:b/>
          <w:bCs/>
          <w:lang w:val="en-GB"/>
        </w:rPr>
        <w:t xml:space="preserve"> Ds: </w:t>
      </w:r>
      <w:r w:rsidRPr="00C02B32">
        <w:rPr>
          <w:rFonts w:cs="Times New Roman"/>
          <w:lang w:val="en-GB"/>
        </w:rPr>
        <w:t>Merchant</w:t>
      </w:r>
      <w:r w:rsidRPr="00697419">
        <w:rPr>
          <w:rStyle w:val="FootnoteReference"/>
          <w:rFonts w:cs="Times New Roman"/>
          <w:rtl/>
        </w:rPr>
        <w:footnoteReference w:id="2293"/>
      </w:r>
      <w:r w:rsidRPr="004D3EF6">
        <w:rPr>
          <w:rFonts w:cs="Times New Roman"/>
          <w:lang w:val="en-GB"/>
        </w:rPr>
        <w:t xml:space="preserve"> </w:t>
      </w:r>
      <w:r w:rsidRPr="004D3EF6">
        <w:rPr>
          <w:rFonts w:cs="Times New Roman"/>
          <w:b/>
          <w:bCs/>
          <w:lang w:val="en-GB"/>
        </w:rPr>
        <w:t xml:space="preserve">F: </w:t>
      </w:r>
      <w:r w:rsidRPr="004D3EF6">
        <w:rPr>
          <w:rFonts w:cs="Times New Roman"/>
          <w:lang w:val="en-GB"/>
        </w:rPr>
        <w:t xml:space="preserve">Epitaph, </w:t>
      </w:r>
      <w:smartTag w:uri="urn:schemas-microsoft-com:office:smarttags" w:element="place">
        <w:smartTag w:uri="urn:schemas-microsoft-com:office:smarttags" w:element="City">
          <w:r w:rsidRPr="004D3EF6">
            <w:rPr>
              <w:rFonts w:cs="Times New Roman"/>
              <w:lang w:val="en-GB"/>
            </w:rPr>
            <w:t>Tyre</w:t>
          </w:r>
        </w:smartTag>
      </w:smartTag>
      <w:r w:rsidRPr="004D3EF6">
        <w:rPr>
          <w:rFonts w:cs="Times New Roman"/>
          <w:lang w:val="en-GB"/>
        </w:rPr>
        <w:t>,</w:t>
      </w:r>
      <w:r w:rsidR="0046195D">
        <w:rPr>
          <w:rStyle w:val="FootnoteReference"/>
          <w:rFonts w:cs="Times New Roman"/>
          <w:lang w:val="en-GB"/>
        </w:rPr>
        <w:footnoteReference w:id="2294"/>
      </w:r>
      <w:r w:rsidRPr="004D3EF6">
        <w:rPr>
          <w:rFonts w:cs="Times New Roman"/>
          <w:lang w:val="en-GB"/>
        </w:rPr>
        <w:t xml:space="preserve"> </w:t>
      </w:r>
      <w:r w:rsidRPr="004D3EF6">
        <w:rPr>
          <w:lang w:val="en-GB"/>
        </w:rPr>
        <w:t>Fr</w:t>
      </w:r>
      <w:r w:rsidRPr="004D3EF6">
        <w:rPr>
          <w:rFonts w:cs="Times New Roman"/>
          <w:lang w:val="en-GB"/>
        </w:rPr>
        <w:t>ö</w:t>
      </w:r>
      <w:r w:rsidRPr="004D3EF6">
        <w:rPr>
          <w:lang w:val="en-GB"/>
        </w:rPr>
        <w:t>hner</w:t>
      </w:r>
      <w:r w:rsidRPr="00CA55F8">
        <w:rPr>
          <w:rtl/>
        </w:rPr>
        <w:t xml:space="preserve"> </w:t>
      </w:r>
      <w:r w:rsidRPr="004D3EF6">
        <w:rPr>
          <w:rFonts w:cs="Times New Roman"/>
          <w:b/>
          <w:bCs/>
          <w:lang w:val="en-GB"/>
        </w:rPr>
        <w:t xml:space="preserve">S: </w:t>
      </w:r>
      <w:r w:rsidRPr="004D3EF6">
        <w:rPr>
          <w:i/>
          <w:iCs/>
          <w:lang w:val="en-GB"/>
        </w:rPr>
        <w:t>CIJ</w:t>
      </w:r>
      <w:r w:rsidRPr="004D3EF6">
        <w:rPr>
          <w:lang w:val="en-GB"/>
        </w:rPr>
        <w:t xml:space="preserve"> 881</w:t>
      </w:r>
      <w:r w:rsidRPr="00CA55F8">
        <w:rPr>
          <w:rtl/>
        </w:rPr>
        <w:t xml:space="preserve"> </w:t>
      </w:r>
      <w:r w:rsidRPr="004D3EF6">
        <w:rPr>
          <w:rFonts w:cs="Times New Roman"/>
          <w:b/>
          <w:bCs/>
          <w:lang w:val="en-GB"/>
        </w:rPr>
        <w:t xml:space="preserve">E: </w:t>
      </w:r>
      <w:r w:rsidRPr="004D3EF6">
        <w:rPr>
          <w:rFonts w:cs="Times New Roman"/>
          <w:lang w:val="en-GB"/>
        </w:rPr>
        <w:t>Jew?</w:t>
      </w:r>
      <w:r w:rsidRPr="001B416E">
        <w:rPr>
          <w:rStyle w:val="FootnoteReference"/>
          <w:rFonts w:cs="Times New Roman"/>
          <w:rtl/>
        </w:rPr>
        <w:footnoteReference w:id="2295"/>
      </w:r>
      <w:r w:rsidRPr="004D3EF6">
        <w:rPr>
          <w:rFonts w:cs="Times New Roman"/>
          <w:lang w:val="en-GB"/>
        </w:rPr>
        <w:t xml:space="preserve"> </w:t>
      </w:r>
      <w:r w:rsidRPr="004D3EF6">
        <w:rPr>
          <w:rFonts w:cs="Times New Roman"/>
          <w:b/>
          <w:bCs/>
          <w:lang w:val="en-GB"/>
        </w:rPr>
        <w:t xml:space="preserve">D: </w:t>
      </w:r>
      <w:r w:rsidRPr="0046195D">
        <w:rPr>
          <w:rFonts w:cs="Times New Roman"/>
          <w:lang w:val="it-IT"/>
        </w:rPr>
        <w:t>–</w:t>
      </w:r>
      <w:r w:rsidR="00EA76F2" w:rsidRPr="005F539E">
        <w:rPr>
          <w:rStyle w:val="FootnoteReference"/>
          <w:rFonts w:cs="Times New Roman"/>
        </w:rPr>
        <w:footnoteReference w:id="2296"/>
      </w:r>
    </w:p>
    <w:p w14:paraId="53DA7B89" w14:textId="77777777" w:rsidR="00BD0433" w:rsidRPr="00DC43C6" w:rsidRDefault="00BD0433" w:rsidP="00CF1A10">
      <w:pPr>
        <w:numPr>
          <w:ilvl w:val="0"/>
          <w:numId w:val="73"/>
        </w:numPr>
        <w:bidi w:val="0"/>
        <w:rPr>
          <w:b/>
          <w:bCs/>
          <w:lang w:val="en-GB"/>
        </w:rPr>
      </w:pPr>
      <w:r w:rsidRPr="00DC43C6">
        <w:rPr>
          <w:b/>
          <w:bCs/>
          <w:lang w:val="en-GB"/>
        </w:rPr>
        <w:t xml:space="preserve">O: </w:t>
      </w:r>
      <w:r w:rsidRPr="00B23417">
        <w:rPr>
          <w:rFonts w:ascii="Graeca" w:hAnsi="Graeca"/>
        </w:rPr>
        <w:t></w:t>
      </w:r>
      <w:r w:rsidRPr="00B23417">
        <w:rPr>
          <w:rFonts w:ascii="Graeca" w:hAnsi="Graeca"/>
        </w:rPr>
        <w:t></w:t>
      </w:r>
      <w:r w:rsidRPr="00B23417">
        <w:rPr>
          <w:rFonts w:ascii="Graeca" w:hAnsi="Graeca"/>
        </w:rPr>
        <w:t></w:t>
      </w:r>
      <w:r w:rsidRPr="00B23417">
        <w:rPr>
          <w:rFonts w:ascii="Graeca" w:hAnsi="Graeca"/>
        </w:rPr>
        <w:t></w:t>
      </w:r>
      <w:r w:rsidRPr="00B23417">
        <w:rPr>
          <w:rFonts w:ascii="Graeca" w:hAnsi="Graeca"/>
        </w:rPr>
        <w:t></w:t>
      </w:r>
      <w:r w:rsidRPr="00B23417">
        <w:rPr>
          <w:rFonts w:ascii="Graeca" w:hAnsi="Graeca"/>
        </w:rPr>
        <w:t></w:t>
      </w:r>
      <w:r w:rsidRPr="00B23417">
        <w:rPr>
          <w:rFonts w:ascii="Graeca" w:hAnsi="Graeca"/>
        </w:rPr>
        <w:t></w:t>
      </w:r>
      <w:r w:rsidRPr="00B23417">
        <w:rPr>
          <w:rFonts w:ascii="Graeca" w:hAnsi="Graeca"/>
        </w:rPr>
        <w:t></w:t>
      </w:r>
      <w:r w:rsidR="00B23417" w:rsidRPr="00B23417">
        <w:rPr>
          <w:rStyle w:val="FootnoteReference"/>
          <w:lang w:val="en-GB"/>
        </w:rPr>
        <w:footnoteReference w:id="2297"/>
      </w:r>
      <w:r w:rsidR="00B23417">
        <w:rPr>
          <w:b/>
          <w:bCs/>
          <w:lang w:val="en-GB"/>
        </w:rPr>
        <w:t xml:space="preserve"> </w:t>
      </w:r>
      <w:r w:rsidRPr="00DC43C6">
        <w:rPr>
          <w:b/>
          <w:bCs/>
          <w:lang w:val="en-GB"/>
        </w:rPr>
        <w:t xml:space="preserve">Ds: </w:t>
      </w:r>
      <w:r w:rsidRPr="00DC43C6">
        <w:rPr>
          <w:lang w:val="en-GB"/>
        </w:rPr>
        <w:t>Gelasius (</w:t>
      </w:r>
      <w:r>
        <w:rPr>
          <w:lang w:val="en-GB"/>
        </w:rPr>
        <w:t>3</w:t>
      </w:r>
      <w:r w:rsidRPr="00DC43C6">
        <w:rPr>
          <w:lang w:val="en-GB"/>
        </w:rPr>
        <w:t xml:space="preserve">)’s father </w:t>
      </w:r>
      <w:r w:rsidRPr="00DC43C6">
        <w:rPr>
          <w:b/>
          <w:bCs/>
          <w:lang w:val="en-GB"/>
        </w:rPr>
        <w:t xml:space="preserve">F: </w:t>
      </w:r>
      <w:r>
        <w:rPr>
          <w:lang w:val="en-GB"/>
        </w:rPr>
        <w:t>Epitaph, Zoar</w:t>
      </w:r>
      <w:r w:rsidRPr="00DC43C6">
        <w:rPr>
          <w:b/>
          <w:bCs/>
          <w:lang w:val="en-GB"/>
        </w:rPr>
        <w:t xml:space="preserve"> S: </w:t>
      </w:r>
      <w:r w:rsidRPr="00DC43C6">
        <w:rPr>
          <w:i/>
          <w:iCs/>
          <w:lang w:val="en-GB"/>
        </w:rPr>
        <w:t xml:space="preserve">IPT </w:t>
      </w:r>
      <w:r w:rsidRPr="00DC43C6">
        <w:rPr>
          <w:lang w:val="en-GB"/>
        </w:rPr>
        <w:t>1a</w:t>
      </w:r>
      <w:r>
        <w:rPr>
          <w:lang w:val="en-GB"/>
        </w:rPr>
        <w:t>,</w:t>
      </w:r>
      <w:r w:rsidRPr="00DC43C6">
        <w:rPr>
          <w:lang w:val="en-GB"/>
        </w:rPr>
        <w:t xml:space="preserve"> no. 76 </w:t>
      </w:r>
      <w:r w:rsidRPr="00DC43C6">
        <w:rPr>
          <w:b/>
          <w:bCs/>
          <w:lang w:val="en-GB"/>
        </w:rPr>
        <w:t xml:space="preserve">E: </w:t>
      </w:r>
      <w:r w:rsidRPr="00B308EE">
        <w:rPr>
          <w:lang w:val="en-GB"/>
        </w:rPr>
        <w:t>Jew?</w:t>
      </w:r>
      <w:r>
        <w:rPr>
          <w:rStyle w:val="FootnoteReference"/>
          <w:lang w:val="en-GB"/>
        </w:rPr>
        <w:footnoteReference w:id="2298"/>
      </w:r>
      <w:r>
        <w:rPr>
          <w:b/>
          <w:bCs/>
          <w:lang w:val="en-GB"/>
        </w:rPr>
        <w:t xml:space="preserve"> </w:t>
      </w:r>
      <w:r w:rsidRPr="00DC43C6">
        <w:rPr>
          <w:b/>
          <w:bCs/>
          <w:lang w:val="en-GB"/>
        </w:rPr>
        <w:t>D:</w:t>
      </w:r>
      <w:r w:rsidRPr="00DC43C6">
        <w:rPr>
          <w:lang w:val="en-GB"/>
        </w:rPr>
        <w:t xml:space="preserve"> 395</w:t>
      </w:r>
      <w:r>
        <w:rPr>
          <w:rStyle w:val="FootnoteReference"/>
          <w:lang w:val="en-GB"/>
        </w:rPr>
        <w:footnoteReference w:id="2299"/>
      </w:r>
    </w:p>
    <w:p w14:paraId="7FC21B9F" w14:textId="77777777" w:rsidR="00BD0433" w:rsidRPr="009A613A" w:rsidRDefault="00BD0433" w:rsidP="007F112B">
      <w:pPr>
        <w:numPr>
          <w:ilvl w:val="0"/>
          <w:numId w:val="73"/>
        </w:numPr>
        <w:bidi w:val="0"/>
        <w:rPr>
          <w:b/>
          <w:bCs/>
          <w:lang w:val="en-GB"/>
        </w:rPr>
      </w:pPr>
      <w:r w:rsidRPr="009A613A">
        <w:rPr>
          <w:b/>
          <w:bCs/>
          <w:lang w:val="en-GB"/>
        </w:rPr>
        <w:t xml:space="preserve">O: </w:t>
      </w:r>
      <w:r w:rsidRPr="00BE159D">
        <w:rPr>
          <w:rFonts w:ascii="Graeca" w:hAnsi="Graeca"/>
        </w:rPr>
        <w:t></w:t>
      </w:r>
      <w:r w:rsidRPr="00BE159D">
        <w:rPr>
          <w:rFonts w:ascii="Graeca" w:hAnsi="Graeca"/>
        </w:rPr>
        <w:t></w:t>
      </w:r>
      <w:r w:rsidRPr="00BE159D">
        <w:rPr>
          <w:rFonts w:ascii="Graeca" w:hAnsi="Graeca"/>
        </w:rPr>
        <w:t></w:t>
      </w:r>
      <w:r w:rsidRPr="00BE159D">
        <w:rPr>
          <w:rFonts w:ascii="Graeca" w:hAnsi="Graeca"/>
        </w:rPr>
        <w:t></w:t>
      </w:r>
      <w:r w:rsidRPr="00BE159D">
        <w:rPr>
          <w:rFonts w:ascii="Graeca" w:hAnsi="Graeca"/>
        </w:rPr>
        <w:t></w:t>
      </w:r>
      <w:r w:rsidRPr="00BE159D">
        <w:rPr>
          <w:rFonts w:ascii="Graeca" w:hAnsi="Graeca"/>
        </w:rPr>
        <w:t></w:t>
      </w:r>
      <w:r w:rsidRPr="00BE159D">
        <w:rPr>
          <w:rFonts w:ascii="Graeca" w:hAnsi="Graeca"/>
        </w:rPr>
        <w:t></w:t>
      </w:r>
      <w:r w:rsidRPr="00BE159D">
        <w:rPr>
          <w:rFonts w:ascii="Graeca" w:hAnsi="Graeca"/>
        </w:rPr>
        <w:t></w:t>
      </w:r>
      <w:r w:rsidRPr="00BE159D">
        <w:rPr>
          <w:rStyle w:val="FootnoteReference"/>
          <w:rFonts w:cs="Times New Roman"/>
          <w:rtl/>
        </w:rPr>
        <w:footnoteReference w:id="2300"/>
      </w:r>
      <w:r>
        <w:rPr>
          <w:rFonts w:cs="Times New Roman"/>
        </w:rPr>
        <w:t xml:space="preserve"> </w:t>
      </w:r>
      <w:r w:rsidRPr="009A613A">
        <w:rPr>
          <w:b/>
          <w:bCs/>
          <w:lang w:val="en-GB"/>
        </w:rPr>
        <w:t xml:space="preserve">Ds: </w:t>
      </w:r>
      <w:r w:rsidRPr="009A613A">
        <w:rPr>
          <w:lang w:val="en-GB"/>
        </w:rPr>
        <w:t>S</w:t>
      </w:r>
      <w:r>
        <w:rPr>
          <w:lang w:val="en-GB"/>
        </w:rPr>
        <w:t>he</w:t>
      </w:r>
      <w:r w:rsidRPr="009A613A">
        <w:rPr>
          <w:lang w:val="en-GB"/>
        </w:rPr>
        <w:t>ila (</w:t>
      </w:r>
      <w:r>
        <w:rPr>
          <w:lang w:val="en-GB"/>
        </w:rPr>
        <w:t>1</w:t>
      </w:r>
      <w:r w:rsidR="007E4CCA">
        <w:rPr>
          <w:lang w:val="en-GB"/>
        </w:rPr>
        <w:t>0</w:t>
      </w:r>
      <w:r w:rsidRPr="009A613A">
        <w:rPr>
          <w:lang w:val="en-GB"/>
        </w:rPr>
        <w:t xml:space="preserve">)’s father </w:t>
      </w:r>
      <w:r w:rsidRPr="009A613A">
        <w:rPr>
          <w:b/>
          <w:bCs/>
          <w:lang w:val="en-GB"/>
        </w:rPr>
        <w:t xml:space="preserve">F: </w:t>
      </w:r>
      <w:r>
        <w:rPr>
          <w:lang w:val="en-GB"/>
        </w:rPr>
        <w:t>Epitaph, Zoar</w:t>
      </w:r>
      <w:r w:rsidRPr="009A613A">
        <w:rPr>
          <w:b/>
          <w:bCs/>
          <w:lang w:val="en-GB"/>
        </w:rPr>
        <w:t xml:space="preserve"> S: </w:t>
      </w:r>
      <w:r w:rsidRPr="009A613A">
        <w:rPr>
          <w:i/>
          <w:iCs/>
          <w:lang w:val="en-GB"/>
        </w:rPr>
        <w:t xml:space="preserve">IPT </w:t>
      </w:r>
      <w:r w:rsidRPr="009A613A">
        <w:rPr>
          <w:lang w:val="en-GB"/>
        </w:rPr>
        <w:t>1a</w:t>
      </w:r>
      <w:r>
        <w:rPr>
          <w:lang w:val="en-GB"/>
        </w:rPr>
        <w:t>,</w:t>
      </w:r>
      <w:r w:rsidRPr="009A613A">
        <w:rPr>
          <w:lang w:val="en-GB"/>
        </w:rPr>
        <w:t xml:space="preserve"> no. 275 </w:t>
      </w:r>
      <w:r w:rsidRPr="009A613A">
        <w:rPr>
          <w:b/>
          <w:bCs/>
          <w:lang w:val="en-GB"/>
        </w:rPr>
        <w:t xml:space="preserve">E: </w:t>
      </w:r>
      <w:r w:rsidRPr="00B308EE">
        <w:rPr>
          <w:lang w:val="en-GB"/>
        </w:rPr>
        <w:t>Jew?</w:t>
      </w:r>
      <w:r>
        <w:rPr>
          <w:rStyle w:val="FootnoteReference"/>
          <w:lang w:val="en-GB"/>
        </w:rPr>
        <w:footnoteReference w:id="2301"/>
      </w:r>
      <w:r>
        <w:rPr>
          <w:b/>
          <w:bCs/>
          <w:lang w:val="en-GB"/>
        </w:rPr>
        <w:t xml:space="preserve"> </w:t>
      </w:r>
      <w:r w:rsidRPr="009A613A">
        <w:rPr>
          <w:b/>
          <w:bCs/>
          <w:lang w:val="en-GB"/>
        </w:rPr>
        <w:t>D:</w:t>
      </w:r>
      <w:r w:rsidRPr="009A613A">
        <w:rPr>
          <w:lang w:val="en-GB"/>
        </w:rPr>
        <w:t xml:space="preserve"> </w:t>
      </w:r>
      <w:r w:rsidR="007F112B">
        <w:rPr>
          <w:lang w:val="it-IT"/>
        </w:rPr>
        <w:t>4</w:t>
      </w:r>
      <w:r w:rsidR="007F112B" w:rsidRPr="00F376CD">
        <w:rPr>
          <w:vertAlign w:val="superscript"/>
          <w:lang w:val="it-IT"/>
        </w:rPr>
        <w:t>th</w:t>
      </w:r>
      <w:r w:rsidR="007F112B">
        <w:rPr>
          <w:lang w:val="it-IT"/>
        </w:rPr>
        <w:t>-6</w:t>
      </w:r>
      <w:r w:rsidR="007F112B" w:rsidRPr="00F376CD">
        <w:rPr>
          <w:vertAlign w:val="superscript"/>
          <w:lang w:val="it-IT"/>
        </w:rPr>
        <w:t>th</w:t>
      </w:r>
      <w:r w:rsidR="007F112B">
        <w:rPr>
          <w:lang w:val="it-IT"/>
        </w:rPr>
        <w:t xml:space="preserve"> C</w:t>
      </w:r>
      <w:r w:rsidR="007F112B" w:rsidDel="007F112B">
        <w:rPr>
          <w:lang w:val="it-IT"/>
        </w:rPr>
        <w:t xml:space="preserve"> </w:t>
      </w:r>
      <w:r w:rsidRPr="00BE0556">
        <w:rPr>
          <w:rStyle w:val="FootnoteReference"/>
          <w:lang w:val="it-IT"/>
        </w:rPr>
        <w:footnoteReference w:id="2302"/>
      </w:r>
      <w:r>
        <w:rPr>
          <w:lang w:val="en-GB"/>
        </w:rPr>
        <w:t xml:space="preserve"> </w:t>
      </w:r>
    </w:p>
    <w:p w14:paraId="54AA8F55" w14:textId="77777777" w:rsidR="00BD0433" w:rsidRPr="003D6EC4" w:rsidRDefault="00BD0433" w:rsidP="00CF1A10">
      <w:pPr>
        <w:numPr>
          <w:ilvl w:val="0"/>
          <w:numId w:val="73"/>
        </w:numPr>
        <w:bidi w:val="0"/>
      </w:pPr>
      <w:r w:rsidRPr="00804DC6">
        <w:rPr>
          <w:b/>
          <w:bCs/>
        </w:rPr>
        <w:t xml:space="preserve">O: </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Style w:val="FootnoteReference"/>
          <w:rFonts w:cs="Times New Roman"/>
          <w:rtl/>
        </w:rPr>
        <w:footnoteReference w:id="2303"/>
      </w:r>
      <w:r w:rsidRPr="003D6EC4">
        <w:rPr>
          <w:rFonts w:cs="Times New Roman"/>
        </w:rPr>
        <w:t xml:space="preserve"> </w:t>
      </w:r>
      <w:r w:rsidRPr="003D6EC4">
        <w:rPr>
          <w:b/>
          <w:bCs/>
        </w:rPr>
        <w:t xml:space="preserve">Ds: </w:t>
      </w:r>
      <w:r w:rsidRPr="003D6EC4">
        <w:t>Demetrius (2)’s son</w:t>
      </w:r>
      <w:r w:rsidRPr="003D6EC4">
        <w:rPr>
          <w:b/>
          <w:bCs/>
        </w:rPr>
        <w:t xml:space="preserve"> F: </w:t>
      </w:r>
      <w:r w:rsidRPr="003D6EC4">
        <w:t>Epitaph, Zoar</w:t>
      </w:r>
      <w:r w:rsidRPr="003D6EC4">
        <w:rPr>
          <w:b/>
          <w:bCs/>
        </w:rPr>
        <w:t xml:space="preserve"> S: </w:t>
      </w:r>
      <w:r w:rsidRPr="003D6EC4">
        <w:rPr>
          <w:i/>
          <w:iCs/>
        </w:rPr>
        <w:t xml:space="preserve">IPT </w:t>
      </w:r>
      <w:r w:rsidRPr="003D6EC4">
        <w:t xml:space="preserve">1b, no. 4 </w:t>
      </w:r>
      <w:r w:rsidRPr="003D6EC4">
        <w:rPr>
          <w:b/>
          <w:bCs/>
        </w:rPr>
        <w:t xml:space="preserve">E: </w:t>
      </w:r>
      <w:r w:rsidRPr="003D6EC4">
        <w:rPr>
          <w:lang w:val="it-IT"/>
        </w:rPr>
        <w:t>Jew?</w:t>
      </w:r>
      <w:r w:rsidRPr="003D6EC4">
        <w:rPr>
          <w:rStyle w:val="FootnoteReference"/>
          <w:lang w:val="en-GB"/>
        </w:rPr>
        <w:footnoteReference w:id="2304"/>
      </w:r>
      <w:r w:rsidRPr="003D6EC4">
        <w:rPr>
          <w:b/>
          <w:bCs/>
        </w:rPr>
        <w:t xml:space="preserve"> D:</w:t>
      </w:r>
      <w:r w:rsidRPr="003D6EC4">
        <w:t xml:space="preserve"> 356</w:t>
      </w:r>
      <w:r w:rsidRPr="003D6EC4">
        <w:rPr>
          <w:rStyle w:val="FootnoteReference"/>
          <w:lang w:val="en-GB"/>
        </w:rPr>
        <w:footnoteReference w:id="2305"/>
      </w:r>
    </w:p>
    <w:p w14:paraId="2E49915D" w14:textId="77777777" w:rsidR="00277B28" w:rsidRPr="00277B28" w:rsidRDefault="00277B28" w:rsidP="001777DE">
      <w:pPr>
        <w:numPr>
          <w:ilvl w:val="0"/>
          <w:numId w:val="73"/>
        </w:numPr>
        <w:bidi w:val="0"/>
        <w:rPr>
          <w:lang w:val="en-GB"/>
        </w:rPr>
      </w:pPr>
      <w:r w:rsidRPr="003D6EC4">
        <w:rPr>
          <w:b/>
          <w:bCs/>
          <w:lang w:val="en-GB"/>
        </w:rPr>
        <w:t xml:space="preserve">O: </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Style w:val="FootnoteReference"/>
          <w:rFonts w:cs="Times New Roman"/>
          <w:rtl/>
        </w:rPr>
        <w:footnoteReference w:id="2306"/>
      </w:r>
      <w:r w:rsidR="00AD0FE4" w:rsidRPr="003D6EC4">
        <w:rPr>
          <w:rFonts w:cs="Times New Roman"/>
        </w:rPr>
        <w:t xml:space="preserve"> </w:t>
      </w:r>
      <w:r w:rsidRPr="003D6EC4">
        <w:rPr>
          <w:b/>
          <w:bCs/>
          <w:lang w:val="en-GB"/>
        </w:rPr>
        <w:t>Ds:</w:t>
      </w:r>
      <w:r w:rsidRPr="003D6EC4">
        <w:rPr>
          <w:lang w:val="en-GB"/>
        </w:rPr>
        <w:t xml:space="preserve"> </w:t>
      </w:r>
      <w:r w:rsidR="004C4095" w:rsidRPr="003D6EC4">
        <w:rPr>
          <w:lang w:val="en-GB"/>
        </w:rPr>
        <w:t>–</w:t>
      </w:r>
      <w:r w:rsidRPr="003D6EC4">
        <w:rPr>
          <w:lang w:val="en-GB"/>
        </w:rPr>
        <w:t xml:space="preserve"> </w:t>
      </w:r>
      <w:r w:rsidRPr="003D6EC4">
        <w:rPr>
          <w:b/>
          <w:bCs/>
          <w:lang w:val="en-GB"/>
        </w:rPr>
        <w:t xml:space="preserve">F: </w:t>
      </w:r>
      <w:r w:rsidRPr="003D6EC4">
        <w:rPr>
          <w:lang w:val="en-GB"/>
        </w:rPr>
        <w:t>Inscription</w:t>
      </w:r>
      <w:r w:rsidRPr="00277B28">
        <w:rPr>
          <w:lang w:val="en-GB"/>
        </w:rPr>
        <w:t>,</w:t>
      </w:r>
      <w:r w:rsidR="00973871">
        <w:rPr>
          <w:lang w:val="en-GB"/>
        </w:rPr>
        <w:t xml:space="preserve"> </w:t>
      </w:r>
      <w:r w:rsidR="00F60345">
        <w:t>Elijah’s Cave</w:t>
      </w:r>
      <w:r w:rsidRPr="00277B28">
        <w:rPr>
          <w:b/>
          <w:bCs/>
          <w:lang w:val="en-GB"/>
        </w:rPr>
        <w:t xml:space="preserve"> S: </w:t>
      </w:r>
      <w:r w:rsidRPr="00CE7207">
        <w:t xml:space="preserve">Appendix, no. </w:t>
      </w:r>
      <w:r w:rsidR="001777DE" w:rsidRPr="00C35B27">
        <w:t>3</w:t>
      </w:r>
      <w:r w:rsidR="00CD26CE" w:rsidRPr="00C35B27">
        <w:t>8</w:t>
      </w:r>
      <w:r w:rsidRPr="00CE7207">
        <w:t xml:space="preserve"> </w:t>
      </w:r>
      <w:r w:rsidRPr="00277B28">
        <w:rPr>
          <w:b/>
          <w:bCs/>
          <w:lang w:val="en-GB"/>
        </w:rPr>
        <w:t xml:space="preserve">E: </w:t>
      </w:r>
      <w:r w:rsidR="00382DF6" w:rsidRPr="00236485">
        <w:rPr>
          <w:lang w:val="en-GB"/>
        </w:rPr>
        <w:t>Jew</w:t>
      </w:r>
      <w:r w:rsidR="00382DF6" w:rsidRPr="00376C2A">
        <w:rPr>
          <w:lang w:val="en-GB"/>
        </w:rPr>
        <w:t>?</w:t>
      </w:r>
      <w:r w:rsidR="00382DF6">
        <w:rPr>
          <w:rStyle w:val="FootnoteReference"/>
          <w:lang w:val="en-GB"/>
        </w:rPr>
        <w:footnoteReference w:id="2307"/>
      </w:r>
      <w:r w:rsidR="00382DF6" w:rsidRPr="00376C2A">
        <w:rPr>
          <w:lang w:val="en-GB"/>
        </w:rPr>
        <w:t xml:space="preserve"> </w:t>
      </w:r>
      <w:r w:rsidR="00382DF6" w:rsidRPr="00376C2A">
        <w:rPr>
          <w:b/>
          <w:bCs/>
          <w:lang w:val="en-GB"/>
        </w:rPr>
        <w:t xml:space="preserve">D: </w:t>
      </w:r>
      <w:r w:rsidR="00382DF6">
        <w:rPr>
          <w:lang w:val="en-GB"/>
        </w:rPr>
        <w:t>Pre-8</w:t>
      </w:r>
      <w:r w:rsidR="00382DF6" w:rsidRPr="00236485">
        <w:rPr>
          <w:vertAlign w:val="superscript"/>
          <w:lang w:val="en-GB"/>
        </w:rPr>
        <w:t>th</w:t>
      </w:r>
      <w:r w:rsidR="00382DF6">
        <w:rPr>
          <w:lang w:val="en-GB"/>
        </w:rPr>
        <w:t xml:space="preserve"> C</w:t>
      </w:r>
      <w:r w:rsidR="00382DF6">
        <w:rPr>
          <w:rStyle w:val="FootnoteReference"/>
          <w:lang w:val="en-GB"/>
        </w:rPr>
        <w:footnoteReference w:id="2308"/>
      </w:r>
    </w:p>
    <w:p w14:paraId="575A5C53" w14:textId="77777777" w:rsidR="00BD0433" w:rsidRDefault="00BD0433" w:rsidP="00CF1A10">
      <w:pPr>
        <w:numPr>
          <w:ilvl w:val="0"/>
          <w:numId w:val="73"/>
        </w:numPr>
        <w:bidi w:val="0"/>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r w:rsidRPr="004D3EF6">
        <w:rPr>
          <w:rFonts w:cs="Times New Roman"/>
          <w:b/>
          <w:bCs/>
          <w:lang w:val="en-GB"/>
        </w:rPr>
        <w:t xml:space="preserve">O: </w:t>
      </w:r>
      <w:r w:rsidRPr="00D165A2">
        <w:rPr>
          <w:rFonts w:cs="Times New Roman"/>
          <w:rtl/>
        </w:rPr>
        <w:t>מלך</w:t>
      </w:r>
      <w:r w:rsidRPr="00D165A2">
        <w:rPr>
          <w:rStyle w:val="FootnoteReference"/>
          <w:lang w:val="it-IT"/>
        </w:rPr>
        <w:footnoteReference w:id="2309"/>
      </w:r>
      <w:r w:rsidRPr="004D3EF6">
        <w:rPr>
          <w:rFonts w:cs="Times New Roman"/>
          <w:b/>
          <w:bCs/>
          <w:lang w:val="en-GB"/>
        </w:rPr>
        <w:t xml:space="preserve"> Ds: </w:t>
      </w:r>
      <w:r w:rsidRPr="004D3EF6">
        <w:rPr>
          <w:rFonts w:cs="Times New Roman"/>
          <w:lang w:val="en-GB"/>
        </w:rPr>
        <w:t>Guz</w:t>
      </w:r>
      <w:r>
        <w:rPr>
          <w:rFonts w:cs="Times New Roman"/>
          <w:lang w:val="en-GB"/>
        </w:rPr>
        <w:t>u (1</w:t>
      </w:r>
      <w:r w:rsidRPr="004D3EF6">
        <w:rPr>
          <w:rFonts w:cs="Times New Roman"/>
          <w:lang w:val="en-GB"/>
        </w:rPr>
        <w:t xml:space="preserve">)’s son </w:t>
      </w:r>
      <w:r w:rsidRPr="004D3EF6">
        <w:rPr>
          <w:rFonts w:cs="Times New Roman"/>
          <w:b/>
          <w:bCs/>
          <w:lang w:val="en-GB"/>
        </w:rPr>
        <w:t xml:space="preserve">F: </w:t>
      </w:r>
      <w:r w:rsidRPr="004D3EF6">
        <w:rPr>
          <w:rFonts w:cs="Times New Roman"/>
          <w:lang w:val="en-GB"/>
        </w:rPr>
        <w:t xml:space="preserve">Amulet, Private Collection </w:t>
      </w:r>
      <w:r w:rsidRPr="004D3EF6">
        <w:rPr>
          <w:rFonts w:cs="Times New Roman"/>
          <w:b/>
          <w:bCs/>
          <w:lang w:val="en-GB"/>
        </w:rPr>
        <w:t xml:space="preserve">S: </w:t>
      </w:r>
      <w:r w:rsidRPr="004D3EF6">
        <w:rPr>
          <w:i/>
          <w:iCs/>
          <w:lang w:val="en-GB"/>
        </w:rPr>
        <w:t>MSF</w:t>
      </w:r>
      <w:r w:rsidRPr="004D3EF6">
        <w:rPr>
          <w:lang w:val="en-GB"/>
        </w:rPr>
        <w:t xml:space="preserve"> no. 21 </w:t>
      </w:r>
      <w:r w:rsidRPr="004D3EF6">
        <w:rPr>
          <w:rFonts w:cs="Times New Roman"/>
          <w:b/>
          <w:bCs/>
          <w:lang w:val="en-GB"/>
        </w:rPr>
        <w:t xml:space="preserve">E: </w:t>
      </w:r>
      <w:r w:rsidRPr="00C01DB8">
        <w:rPr>
          <w:rFonts w:cs="Times New Roman"/>
          <w:lang w:val="en-GB"/>
        </w:rPr>
        <w:t>–</w:t>
      </w:r>
      <w:r w:rsidRPr="004D3EF6">
        <w:rPr>
          <w:rFonts w:cs="Times New Roman"/>
          <w:b/>
          <w:bCs/>
          <w:lang w:val="en-GB"/>
        </w:rPr>
        <w:t xml:space="preserve"> D: </w:t>
      </w:r>
      <w:r w:rsidRPr="0046195D">
        <w:rPr>
          <w:rFonts w:cs="Times New Roman"/>
          <w:lang w:val="it-IT"/>
        </w:rPr>
        <w:t>–</w:t>
      </w:r>
      <w:r w:rsidR="00EA76F2" w:rsidRPr="005F539E">
        <w:rPr>
          <w:rStyle w:val="FootnoteReference"/>
          <w:rFonts w:cs="Times New Roman"/>
        </w:rPr>
        <w:footnoteReference w:id="2310"/>
      </w:r>
    </w:p>
    <w:p w14:paraId="4094B731" w14:textId="77777777" w:rsidR="00BD0433" w:rsidRPr="00A62EE1" w:rsidRDefault="00BD0433" w:rsidP="00E609FB">
      <w:pPr>
        <w:bidi w:val="0"/>
      </w:pPr>
    </w:p>
    <w:p w14:paraId="2444A0E1" w14:textId="77777777" w:rsidR="00BD0433" w:rsidRDefault="00BD0433" w:rsidP="00C133E5">
      <w:pPr>
        <w:bidi w:val="0"/>
        <w:rPr>
          <w:i/>
          <w:iCs/>
          <w:sz w:val="24"/>
          <w:szCs w:val="24"/>
        </w:rPr>
      </w:pPr>
      <w:r w:rsidRPr="00CD1D6F">
        <w:rPr>
          <w:rFonts w:cs="Times New Roman"/>
          <w:sz w:val="24"/>
          <w:szCs w:val="24"/>
          <w:rtl/>
        </w:rPr>
        <w:t>מנחם</w:t>
      </w:r>
      <w:r w:rsidRPr="00CD1D6F">
        <w:rPr>
          <w:rStyle w:val="FootnoteReference"/>
          <w:sz w:val="24"/>
          <w:szCs w:val="24"/>
        </w:rPr>
        <w:footnoteReference w:id="2311"/>
      </w:r>
      <w:r w:rsidRPr="00CD1D6F">
        <w:rPr>
          <w:sz w:val="24"/>
          <w:szCs w:val="24"/>
        </w:rPr>
        <w:t xml:space="preserve"> – </w:t>
      </w:r>
      <w:r w:rsidRPr="00CD1D6F">
        <w:rPr>
          <w:i/>
          <w:iCs/>
          <w:sz w:val="24"/>
          <w:szCs w:val="24"/>
        </w:rPr>
        <w:t>Menahem</w:t>
      </w:r>
    </w:p>
    <w:p w14:paraId="77DC958D" w14:textId="77777777" w:rsidR="00BD0433" w:rsidRPr="00CD1D6F" w:rsidRDefault="00BD0433" w:rsidP="00275212">
      <w:pPr>
        <w:bidi w:val="0"/>
        <w:rPr>
          <w:b/>
          <w:bCs/>
          <w:i/>
          <w:iCs/>
          <w:sz w:val="24"/>
          <w:szCs w:val="24"/>
        </w:rPr>
      </w:pPr>
      <w:r w:rsidRPr="00CD1D6F">
        <w:rPr>
          <w:i/>
          <w:iCs/>
          <w:sz w:val="24"/>
          <w:szCs w:val="24"/>
        </w:rPr>
        <w:t xml:space="preserve"> </w:t>
      </w:r>
    </w:p>
    <w:p w14:paraId="64623CCE" w14:textId="77777777" w:rsidR="00BD0433" w:rsidRDefault="00BD0433" w:rsidP="00BB25B9">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r>
        <w:t>Eleazar (7)’</w:t>
      </w:r>
      <w:r w:rsidRPr="005D3BF5">
        <w:t>s</w:t>
      </w:r>
      <w:r>
        <w:t xml:space="preserve"> </w:t>
      </w:r>
      <w:r w:rsidRPr="00602031">
        <w:t>father</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1:1, 2d (Kosovsky, </w:t>
      </w:r>
      <w:r>
        <w:rPr>
          <w:i/>
          <w:iCs/>
        </w:rPr>
        <w:t>Yerushalmi</w:t>
      </w:r>
      <w:r>
        <w:t xml:space="preserve">, 128) </w:t>
      </w:r>
      <w:r w:rsidRPr="00262A2F">
        <w:rPr>
          <w:b/>
          <w:bCs/>
        </w:rPr>
        <w:t xml:space="preserve">E: </w:t>
      </w:r>
      <w:r w:rsidRPr="00E627C3">
        <w:t>–</w:t>
      </w:r>
      <w:r>
        <w:rPr>
          <w:b/>
          <w:bCs/>
        </w:rPr>
        <w:t xml:space="preserve"> </w:t>
      </w:r>
      <w:r w:rsidRPr="00262A2F">
        <w:rPr>
          <w:b/>
          <w:bCs/>
        </w:rPr>
        <w:t>D:</w:t>
      </w:r>
      <w:r>
        <w:rPr>
          <w:b/>
          <w:bCs/>
        </w:rPr>
        <w:t xml:space="preserve"> </w:t>
      </w:r>
      <w:r w:rsidR="00BB25B9">
        <w:t>3</w:t>
      </w:r>
      <w:r w:rsidR="00BB25B9" w:rsidRPr="000E3DBA">
        <w:rPr>
          <w:vertAlign w:val="superscript"/>
        </w:rPr>
        <w:t>rd</w:t>
      </w:r>
      <w:r w:rsidR="00BB25B9">
        <w:t xml:space="preserve"> C</w:t>
      </w:r>
      <w:r w:rsidR="00BB25B9">
        <w:rPr>
          <w:rStyle w:val="FootnoteReference"/>
        </w:rPr>
        <w:footnoteReference w:id="2312"/>
      </w:r>
    </w:p>
    <w:p w14:paraId="27C38AF9" w14:textId="77777777" w:rsidR="00BD0433" w:rsidRDefault="00BD0433" w:rsidP="0041534F">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yPea </w:t>
      </w:r>
      <w:r>
        <w:t xml:space="preserve">6:4, 19c (Kosovsky, </w:t>
      </w:r>
      <w:r>
        <w:rPr>
          <w:i/>
          <w:iCs/>
        </w:rPr>
        <w:t>Yerushalmi</w:t>
      </w:r>
      <w:r>
        <w:t xml:space="preserve">, 530) </w:t>
      </w:r>
      <w:r w:rsidRPr="00262A2F">
        <w:rPr>
          <w:b/>
          <w:bCs/>
        </w:rPr>
        <w:t xml:space="preserve">E: </w:t>
      </w:r>
      <w:r w:rsidRPr="00E627C3">
        <w:t>–</w:t>
      </w:r>
      <w:r>
        <w:rPr>
          <w:b/>
          <w:bCs/>
        </w:rPr>
        <w:t xml:space="preserve"> </w:t>
      </w:r>
      <w:r w:rsidRPr="00262A2F">
        <w:rPr>
          <w:b/>
          <w:bCs/>
        </w:rPr>
        <w:t>D:</w:t>
      </w:r>
      <w:r>
        <w:rPr>
          <w:b/>
          <w:bCs/>
        </w:rPr>
        <w:t xml:space="preserve"> </w:t>
      </w:r>
      <w:r w:rsidR="0041534F">
        <w:rPr>
          <w:lang w:val="it-IT"/>
        </w:rPr>
        <w:t>4</w:t>
      </w:r>
      <w:r w:rsidR="0041534F" w:rsidRPr="00623D58">
        <w:rPr>
          <w:vertAlign w:val="superscript"/>
          <w:lang w:val="it-IT"/>
        </w:rPr>
        <w:t>th</w:t>
      </w:r>
      <w:r w:rsidR="0041534F">
        <w:rPr>
          <w:lang w:val="it-IT"/>
        </w:rPr>
        <w:t xml:space="preserve"> C</w:t>
      </w:r>
      <w:r w:rsidR="0041534F">
        <w:rPr>
          <w:rStyle w:val="FootnoteReference"/>
          <w:lang w:val="it-IT"/>
        </w:rPr>
        <w:footnoteReference w:id="2313"/>
      </w:r>
    </w:p>
    <w:p w14:paraId="13B727A9" w14:textId="77777777" w:rsidR="00BD0433" w:rsidRDefault="00BD0433" w:rsidP="00CF1A10">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smartTag w:uri="urn:schemas-microsoft-com:office:smarttags" w:element="country-region">
        <w:r>
          <w:t>Judah</w:t>
        </w:r>
      </w:smartTag>
      <w:r>
        <w:t xml:space="preserve"> (29)’</w:t>
      </w:r>
      <w:r w:rsidRPr="005D3BF5">
        <w:t>s</w:t>
      </w:r>
      <w:r>
        <w:t xml:space="preserve"> son </w:t>
      </w:r>
      <w:r w:rsidRPr="00262A2F">
        <w:rPr>
          <w:b/>
          <w:bCs/>
        </w:rPr>
        <w:t>F:</w:t>
      </w:r>
      <w:r w:rsidRPr="00262A2F">
        <w:t xml:space="preserve"> </w:t>
      </w:r>
      <w:r>
        <w:t xml:space="preserve">– </w:t>
      </w:r>
      <w:r w:rsidRPr="00262A2F">
        <w:rPr>
          <w:b/>
          <w:bCs/>
        </w:rPr>
        <w:t>S:</w:t>
      </w:r>
      <w:r w:rsidRPr="00262A2F">
        <w:t xml:space="preserve"> </w:t>
      </w:r>
      <w:r>
        <w:rPr>
          <w:i/>
          <w:iCs/>
        </w:rPr>
        <w:t xml:space="preserve">yDem </w:t>
      </w:r>
      <w:r>
        <w:t xml:space="preserve">5:8, 24d (Kosovsky, </w:t>
      </w:r>
      <w:r>
        <w:rPr>
          <w:i/>
          <w:iCs/>
        </w:rPr>
        <w:t>Yerushalmi</w:t>
      </w:r>
      <w:r>
        <w:t xml:space="preserve">, 530) </w:t>
      </w:r>
      <w:r w:rsidRPr="00262A2F">
        <w:rPr>
          <w:b/>
          <w:bCs/>
        </w:rPr>
        <w:t xml:space="preserve">E: </w:t>
      </w:r>
      <w:r w:rsidRPr="00E627C3">
        <w:t>–</w:t>
      </w:r>
      <w:r>
        <w:rPr>
          <w:b/>
          <w:bCs/>
        </w:rPr>
        <w:t xml:space="preserve"> </w:t>
      </w:r>
      <w:r w:rsidRPr="00262A2F">
        <w:rPr>
          <w:b/>
          <w:bCs/>
        </w:rPr>
        <w:t>D:</w:t>
      </w:r>
      <w:r>
        <w:rPr>
          <w:b/>
          <w:bCs/>
        </w:rPr>
        <w:t xml:space="preserve"> </w:t>
      </w:r>
      <w:r w:rsidR="009459D7">
        <w:rPr>
          <w:lang w:val="it-IT"/>
        </w:rPr>
        <w:t>4</w:t>
      </w:r>
      <w:r w:rsidR="009459D7" w:rsidRPr="00623D58">
        <w:rPr>
          <w:vertAlign w:val="superscript"/>
          <w:lang w:val="it-IT"/>
        </w:rPr>
        <w:t>th</w:t>
      </w:r>
      <w:r w:rsidR="009459D7">
        <w:rPr>
          <w:lang w:val="it-IT"/>
        </w:rPr>
        <w:t xml:space="preserve"> C</w:t>
      </w:r>
      <w:r w:rsidR="009459D7">
        <w:rPr>
          <w:rStyle w:val="FootnoteReference"/>
          <w:lang w:val="it-IT"/>
        </w:rPr>
        <w:footnoteReference w:id="2314"/>
      </w:r>
    </w:p>
    <w:p w14:paraId="74793085" w14:textId="77777777" w:rsidR="00BD0433" w:rsidRPr="00262A2F" w:rsidRDefault="00BD0433" w:rsidP="00231823">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r w:rsidRPr="00275212">
        <w:t>Mavsima</w:t>
      </w:r>
      <w:r>
        <w:t xml:space="preserve"> </w:t>
      </w:r>
      <w:r w:rsidRPr="00691E1C">
        <w:t>(</w:t>
      </w:r>
      <w:r>
        <w:t>1</w:t>
      </w:r>
      <w:r w:rsidRPr="00691E1C">
        <w:t>)</w:t>
      </w:r>
      <w:r>
        <w:t>’</w:t>
      </w:r>
      <w:r w:rsidRPr="005D3BF5">
        <w:t>s</w:t>
      </w:r>
      <w:r>
        <w:t xml:space="preserve"> son,</w:t>
      </w:r>
      <w:r w:rsidRPr="00262A2F">
        <w:rPr>
          <w:b/>
          <w:bCs/>
        </w:rPr>
        <w:t xml:space="preserve"> </w:t>
      </w:r>
      <w:r w:rsidRPr="00D31EAE">
        <w:t>Jonatha</w:t>
      </w:r>
      <w:r>
        <w:t>n</w:t>
      </w:r>
      <w:r w:rsidRPr="00D31EAE">
        <w:t xml:space="preserve"> (</w:t>
      </w:r>
      <w:r>
        <w:t>6</w:t>
      </w:r>
      <w:r w:rsidRPr="00D31EAE">
        <w:t xml:space="preserve">)’s brother </w:t>
      </w:r>
      <w:r w:rsidRPr="00262A2F">
        <w:rPr>
          <w:b/>
          <w:bCs/>
        </w:rPr>
        <w:t>F:</w:t>
      </w:r>
      <w:r w:rsidRPr="00262A2F">
        <w:t xml:space="preserve"> </w:t>
      </w:r>
      <w:r>
        <w:t xml:space="preserve">– </w:t>
      </w:r>
      <w:r w:rsidRPr="00262A2F">
        <w:rPr>
          <w:b/>
          <w:bCs/>
        </w:rPr>
        <w:t>S:</w:t>
      </w:r>
      <w:r w:rsidRPr="00262A2F">
        <w:t xml:space="preserve"> </w:t>
      </w:r>
      <w:r>
        <w:rPr>
          <w:i/>
          <w:iCs/>
        </w:rPr>
        <w:t xml:space="preserve">yMaas </w:t>
      </w:r>
      <w:r>
        <w:t xml:space="preserve">5:3, 52a (Kosovsky, </w:t>
      </w:r>
      <w:r>
        <w:rPr>
          <w:i/>
          <w:iCs/>
        </w:rPr>
        <w:t>Yerushalmi</w:t>
      </w:r>
      <w:r>
        <w:t xml:space="preserve">, 330) </w:t>
      </w:r>
      <w:r w:rsidRPr="00262A2F">
        <w:rPr>
          <w:b/>
          <w:bCs/>
        </w:rPr>
        <w:t xml:space="preserve">E: </w:t>
      </w:r>
      <w:r w:rsidRPr="00E627C3">
        <w:t>–</w:t>
      </w:r>
      <w:r>
        <w:rPr>
          <w:b/>
          <w:bCs/>
        </w:rPr>
        <w:t xml:space="preserve"> </w:t>
      </w:r>
      <w:r w:rsidRPr="00262A2F">
        <w:rPr>
          <w:b/>
          <w:bCs/>
        </w:rPr>
        <w:t>D:</w:t>
      </w:r>
      <w:r>
        <w:rPr>
          <w:b/>
          <w:bCs/>
        </w:rPr>
        <w:t xml:space="preserve"> </w:t>
      </w:r>
      <w:r w:rsidR="00231823">
        <w:rPr>
          <w:rFonts w:cs="Times New Roman"/>
        </w:rPr>
        <w:t>Pre-400</w:t>
      </w:r>
      <w:r w:rsidR="00231823">
        <w:rPr>
          <w:rStyle w:val="FootnoteReference"/>
          <w:rFonts w:cs="Times New Roman"/>
        </w:rPr>
        <w:footnoteReference w:id="2315"/>
      </w:r>
    </w:p>
    <w:p w14:paraId="68474C02" w14:textId="77777777" w:rsidR="00BD0433" w:rsidRDefault="00BD0433" w:rsidP="00231823">
      <w:pPr>
        <w:numPr>
          <w:ilvl w:val="0"/>
          <w:numId w:val="74"/>
        </w:numPr>
        <w:bidi w:val="0"/>
      </w:pPr>
      <w:r w:rsidRPr="00262A2F">
        <w:rPr>
          <w:b/>
          <w:bCs/>
        </w:rPr>
        <w:t xml:space="preserve">O: </w:t>
      </w:r>
      <w:r w:rsidRPr="00A03149">
        <w:rPr>
          <w:rFonts w:cs="Times New Roman"/>
          <w:rtl/>
        </w:rPr>
        <w:t>מנחמה</w:t>
      </w:r>
      <w:r w:rsidR="00A03149" w:rsidRPr="00A03149">
        <w:rPr>
          <w:rStyle w:val="FootnoteReference"/>
        </w:rPr>
        <w:footnoteReference w:id="2316"/>
      </w:r>
      <w:r w:rsidR="00A03149">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yShab </w:t>
      </w:r>
      <w:r>
        <w:t xml:space="preserve">14:3, 14c (Kosovsky, </w:t>
      </w:r>
      <w:r>
        <w:rPr>
          <w:i/>
          <w:iCs/>
        </w:rPr>
        <w:t>Yerushalmi</w:t>
      </w:r>
      <w:r>
        <w:t xml:space="preserve">, 530) </w:t>
      </w:r>
      <w:r w:rsidRPr="00262A2F">
        <w:rPr>
          <w:b/>
          <w:bCs/>
        </w:rPr>
        <w:t xml:space="preserve">E: </w:t>
      </w:r>
      <w:r w:rsidRPr="00E627C3">
        <w:t>–</w:t>
      </w:r>
      <w:r>
        <w:rPr>
          <w:b/>
          <w:bCs/>
        </w:rPr>
        <w:t xml:space="preserve"> </w:t>
      </w:r>
      <w:r w:rsidRPr="00262A2F">
        <w:rPr>
          <w:b/>
          <w:bCs/>
        </w:rPr>
        <w:t>D:</w:t>
      </w:r>
      <w:r>
        <w:rPr>
          <w:b/>
          <w:bCs/>
        </w:rPr>
        <w:t xml:space="preserve"> </w:t>
      </w:r>
      <w:r w:rsidR="00231823">
        <w:rPr>
          <w:lang w:val="fr-FR"/>
        </w:rPr>
        <w:t>3</w:t>
      </w:r>
      <w:r w:rsidR="00231823" w:rsidRPr="00941EF8">
        <w:rPr>
          <w:vertAlign w:val="superscript"/>
          <w:lang w:val="fr-FR"/>
        </w:rPr>
        <w:t>rd</w:t>
      </w:r>
      <w:r w:rsidR="00231823">
        <w:rPr>
          <w:lang w:val="fr-FR"/>
        </w:rPr>
        <w:t xml:space="preserve"> C</w:t>
      </w:r>
      <w:r w:rsidR="00231823">
        <w:rPr>
          <w:rStyle w:val="FootnoteReference"/>
          <w:lang w:val="fr-FR"/>
        </w:rPr>
        <w:footnoteReference w:id="2317"/>
      </w:r>
    </w:p>
    <w:p w14:paraId="123BE5EF" w14:textId="77777777" w:rsidR="00BD0433" w:rsidRPr="00262A2F" w:rsidRDefault="00BD0433" w:rsidP="00CF1A10">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r>
        <w:t>Of Yotapata</w:t>
      </w:r>
      <w:r>
        <w:rPr>
          <w:rStyle w:val="FootnoteReference"/>
        </w:rPr>
        <w:footnoteReference w:id="2318"/>
      </w:r>
      <w:r>
        <w:t xml:space="preserve"> </w:t>
      </w:r>
      <w:r w:rsidRPr="00262A2F">
        <w:rPr>
          <w:b/>
          <w:bCs/>
        </w:rPr>
        <w:t>F:</w:t>
      </w:r>
      <w:r>
        <w:t xml:space="preserve"> – </w:t>
      </w:r>
      <w:r w:rsidRPr="00262A2F">
        <w:rPr>
          <w:b/>
          <w:bCs/>
        </w:rPr>
        <w:t>S:</w:t>
      </w:r>
      <w:r w:rsidRPr="00262A2F">
        <w:t xml:space="preserve"> </w:t>
      </w:r>
      <w:r>
        <w:rPr>
          <w:i/>
          <w:iCs/>
        </w:rPr>
        <w:t xml:space="preserve">ySuk </w:t>
      </w:r>
      <w:r>
        <w:t xml:space="preserve">4:6, 54c (Kosovsky, </w:t>
      </w:r>
      <w:r>
        <w:rPr>
          <w:i/>
          <w:iCs/>
        </w:rPr>
        <w:t>Yerushalmi</w:t>
      </w:r>
      <w:r>
        <w:t xml:space="preserve">, 434) </w:t>
      </w:r>
      <w:r w:rsidRPr="00262A2F">
        <w:rPr>
          <w:b/>
          <w:bCs/>
        </w:rPr>
        <w:t xml:space="preserve">E: </w:t>
      </w:r>
      <w:r w:rsidRPr="00E627C3">
        <w:t>–</w:t>
      </w:r>
      <w:r>
        <w:rPr>
          <w:b/>
          <w:bCs/>
        </w:rPr>
        <w:t xml:space="preserve"> </w:t>
      </w:r>
      <w:r w:rsidRPr="00262A2F">
        <w:rPr>
          <w:b/>
          <w:bCs/>
        </w:rPr>
        <w:t>D:</w:t>
      </w:r>
      <w:r>
        <w:rPr>
          <w:b/>
          <w:bCs/>
        </w:rPr>
        <w:t xml:space="preserve"> </w:t>
      </w:r>
      <w:r w:rsidR="00231823">
        <w:t>3</w:t>
      </w:r>
      <w:r w:rsidR="00231823" w:rsidRPr="00231823">
        <w:rPr>
          <w:vertAlign w:val="superscript"/>
        </w:rPr>
        <w:t>rd</w:t>
      </w:r>
      <w:r w:rsidR="00231823">
        <w:t xml:space="preserve"> C</w:t>
      </w:r>
      <w:r w:rsidR="00231823">
        <w:rPr>
          <w:rStyle w:val="FootnoteReference"/>
        </w:rPr>
        <w:footnoteReference w:id="2319"/>
      </w:r>
    </w:p>
    <w:p w14:paraId="1EF0C94F" w14:textId="77777777" w:rsidR="00BD0433" w:rsidRDefault="00BD0433" w:rsidP="00231823">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r>
        <w:t>Gurion (2)’</w:t>
      </w:r>
      <w:r w:rsidRPr="005D3BF5">
        <w:t>s</w:t>
      </w:r>
      <w:r w:rsidRPr="00262A2F">
        <w:rPr>
          <w:b/>
          <w:bCs/>
        </w:rPr>
        <w:t xml:space="preserve"> </w:t>
      </w:r>
      <w:r>
        <w:t xml:space="preserve">brother </w:t>
      </w:r>
      <w:r w:rsidRPr="00262A2F">
        <w:rPr>
          <w:b/>
          <w:bCs/>
        </w:rPr>
        <w:t>F:</w:t>
      </w:r>
      <w:r w:rsidRPr="00262A2F">
        <w:t xml:space="preserve"> </w:t>
      </w:r>
      <w:r>
        <w:t xml:space="preserve">– </w:t>
      </w:r>
      <w:r w:rsidRPr="00262A2F">
        <w:rPr>
          <w:b/>
          <w:bCs/>
        </w:rPr>
        <w:t>S:</w:t>
      </w:r>
      <w:r w:rsidRPr="00262A2F">
        <w:t xml:space="preserve"> </w:t>
      </w:r>
      <w:r>
        <w:rPr>
          <w:i/>
          <w:iCs/>
        </w:rPr>
        <w:t xml:space="preserve">yBM </w:t>
      </w:r>
      <w:r>
        <w:t xml:space="preserve">9:8, 12a (Kosovsky, </w:t>
      </w:r>
      <w:r>
        <w:rPr>
          <w:i/>
          <w:iCs/>
        </w:rPr>
        <w:t>Yerushalmi</w:t>
      </w:r>
      <w:r>
        <w:t xml:space="preserve">, 165) </w:t>
      </w:r>
      <w:r w:rsidRPr="00262A2F">
        <w:rPr>
          <w:b/>
          <w:bCs/>
        </w:rPr>
        <w:t xml:space="preserve">E: </w:t>
      </w:r>
      <w:r w:rsidRPr="00E627C3">
        <w:t>–</w:t>
      </w:r>
      <w:r>
        <w:rPr>
          <w:b/>
          <w:bCs/>
        </w:rPr>
        <w:t xml:space="preserve"> </w:t>
      </w:r>
      <w:r w:rsidRPr="00262A2F">
        <w:rPr>
          <w:b/>
          <w:bCs/>
        </w:rPr>
        <w:t>D:</w:t>
      </w:r>
      <w:r>
        <w:rPr>
          <w:b/>
          <w:bCs/>
        </w:rPr>
        <w:t xml:space="preserve"> </w:t>
      </w:r>
      <w:r w:rsidR="00231823" w:rsidRPr="00A4328C">
        <w:t>Pre-400</w:t>
      </w:r>
      <w:r w:rsidR="00231823">
        <w:rPr>
          <w:rStyle w:val="FootnoteReference"/>
          <w:lang w:val="de-DE"/>
        </w:rPr>
        <w:footnoteReference w:id="2320"/>
      </w:r>
    </w:p>
    <w:p w14:paraId="16679A1E" w14:textId="77777777" w:rsidR="00BD0433" w:rsidRDefault="00BD0433" w:rsidP="00CF1A10">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r>
        <w:t xml:space="preserve">The </w:t>
      </w:r>
      <w:r w:rsidR="00A14556" w:rsidRPr="00EB5649">
        <w:t>cake-baker</w:t>
      </w:r>
      <w:r w:rsidRPr="002F186B">
        <w:rPr>
          <w:rStyle w:val="FootnoteReference"/>
        </w:rPr>
        <w:footnoteReference w:id="2321"/>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ySan </w:t>
      </w:r>
      <w:r>
        <w:t xml:space="preserve">2:6, 20c (Kosovsky, </w:t>
      </w:r>
      <w:r>
        <w:rPr>
          <w:i/>
          <w:iCs/>
        </w:rPr>
        <w:t>Yerushalmi</w:t>
      </w:r>
      <w:r>
        <w:t xml:space="preserve">, 292) </w:t>
      </w:r>
      <w:r w:rsidRPr="00262A2F">
        <w:rPr>
          <w:b/>
          <w:bCs/>
        </w:rPr>
        <w:t xml:space="preserve">E: </w:t>
      </w:r>
      <w:r w:rsidRPr="00E627C3">
        <w:t xml:space="preserve">– </w:t>
      </w:r>
      <w:r w:rsidRPr="00262A2F">
        <w:rPr>
          <w:b/>
          <w:bCs/>
        </w:rPr>
        <w:t>D:</w:t>
      </w:r>
      <w:r>
        <w:rPr>
          <w:b/>
          <w:bCs/>
        </w:rPr>
        <w:t xml:space="preserve"> </w:t>
      </w:r>
      <w:r w:rsidR="00231823">
        <w:t>3</w:t>
      </w:r>
      <w:r w:rsidR="00231823" w:rsidRPr="00231823">
        <w:rPr>
          <w:vertAlign w:val="superscript"/>
        </w:rPr>
        <w:t>rd</w:t>
      </w:r>
      <w:r w:rsidR="00231823">
        <w:t xml:space="preserve"> C</w:t>
      </w:r>
      <w:r w:rsidR="00231823">
        <w:rPr>
          <w:rStyle w:val="FootnoteReference"/>
        </w:rPr>
        <w:footnoteReference w:id="2322"/>
      </w:r>
    </w:p>
    <w:p w14:paraId="1F903024" w14:textId="77777777" w:rsidR="00BD0433" w:rsidRDefault="00BD0433" w:rsidP="00231823">
      <w:pPr>
        <w:numPr>
          <w:ilvl w:val="0"/>
          <w:numId w:val="74"/>
        </w:numPr>
        <w:bidi w:val="0"/>
      </w:pPr>
      <w:r w:rsidRPr="00262A2F">
        <w:rPr>
          <w:b/>
          <w:bCs/>
        </w:rPr>
        <w:t xml:space="preserve">O: </w:t>
      </w:r>
      <w:r w:rsidRPr="00A03149">
        <w:rPr>
          <w:rFonts w:cs="Times New Roman"/>
          <w:rtl/>
        </w:rPr>
        <w:t>מנחמא</w:t>
      </w:r>
      <w:r w:rsidR="00A03149" w:rsidRPr="00A03149">
        <w:rPr>
          <w:rStyle w:val="FootnoteReference"/>
        </w:rPr>
        <w:footnoteReference w:id="2323"/>
      </w:r>
      <w:r w:rsidRPr="00262A2F">
        <w:rPr>
          <w:b/>
          <w:bCs/>
        </w:rPr>
        <w:t xml:space="preserve"> Ds:</w:t>
      </w:r>
      <w:r w:rsidRPr="00262A2F">
        <w:t xml:space="preserve"> </w:t>
      </w:r>
      <w:r>
        <w:t>Ze‘ira (12)’</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Gen Rab </w:t>
      </w:r>
      <w:r>
        <w:t xml:space="preserve">34:9 (Hyman, </w:t>
      </w:r>
      <w:r>
        <w:rPr>
          <w:i/>
          <w:iCs/>
        </w:rPr>
        <w:t>Toldoth</w:t>
      </w:r>
      <w:r>
        <w:t xml:space="preserve">, 893) </w:t>
      </w:r>
      <w:r w:rsidRPr="00262A2F">
        <w:rPr>
          <w:b/>
          <w:bCs/>
        </w:rPr>
        <w:t xml:space="preserve">E: </w:t>
      </w:r>
      <w:r w:rsidRPr="00E627C3">
        <w:t>–</w:t>
      </w:r>
      <w:r>
        <w:rPr>
          <w:b/>
          <w:bCs/>
        </w:rPr>
        <w:t xml:space="preserve"> </w:t>
      </w:r>
      <w:r w:rsidRPr="00262A2F">
        <w:rPr>
          <w:b/>
          <w:bCs/>
        </w:rPr>
        <w:t>D:</w:t>
      </w:r>
      <w:r>
        <w:rPr>
          <w:b/>
          <w:bCs/>
        </w:rPr>
        <w:t xml:space="preserve"> </w:t>
      </w:r>
      <w:r w:rsidR="00231823" w:rsidRPr="00A4328C">
        <w:t>Pre-400</w:t>
      </w:r>
      <w:r w:rsidR="00231823">
        <w:rPr>
          <w:rStyle w:val="FootnoteReference"/>
          <w:lang w:val="de-DE"/>
        </w:rPr>
        <w:footnoteReference w:id="2324"/>
      </w:r>
    </w:p>
    <w:p w14:paraId="7993943D" w14:textId="77777777" w:rsidR="00BD0433" w:rsidRDefault="00BD0433" w:rsidP="002E5CB4">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r>
        <w:t xml:space="preserve">Eleazar </w:t>
      </w:r>
      <w:r w:rsidRPr="00691E1C">
        <w:t>(</w:t>
      </w:r>
      <w:r>
        <w:t>9</w:t>
      </w:r>
      <w:r w:rsidRPr="00691E1C">
        <w:t>)</w:t>
      </w:r>
      <w:r>
        <w:t>’</w:t>
      </w:r>
      <w:r w:rsidRPr="005D3BF5">
        <w:t>s</w:t>
      </w:r>
      <w:r>
        <w:t xml:space="preserve"> son-in-law </w:t>
      </w:r>
      <w:r w:rsidRPr="00262A2F">
        <w:rPr>
          <w:b/>
          <w:bCs/>
        </w:rPr>
        <w:t>F:</w:t>
      </w:r>
      <w:r w:rsidRPr="00262A2F">
        <w:t xml:space="preserve"> </w:t>
      </w:r>
      <w:r>
        <w:t xml:space="preserve">– </w:t>
      </w:r>
      <w:r w:rsidRPr="00262A2F">
        <w:rPr>
          <w:b/>
          <w:bCs/>
        </w:rPr>
        <w:t>S:</w:t>
      </w:r>
      <w:r w:rsidRPr="00262A2F">
        <w:t xml:space="preserve"> </w:t>
      </w:r>
      <w:r>
        <w:rPr>
          <w:i/>
          <w:iCs/>
        </w:rPr>
        <w:t xml:space="preserve">Lev Rab </w:t>
      </w:r>
      <w:r>
        <w:t xml:space="preserve">35:1(Hyman, </w:t>
      </w:r>
      <w:r>
        <w:rPr>
          <w:i/>
          <w:iCs/>
        </w:rPr>
        <w:t>Toldoth</w:t>
      </w:r>
      <w:r>
        <w:t xml:space="preserve">, 892) </w:t>
      </w:r>
      <w:r w:rsidRPr="00262A2F">
        <w:rPr>
          <w:b/>
          <w:bCs/>
        </w:rPr>
        <w:t xml:space="preserve">E: </w:t>
      </w:r>
      <w:r w:rsidRPr="00E627C3">
        <w:t>–</w:t>
      </w:r>
      <w:r>
        <w:rPr>
          <w:b/>
          <w:bCs/>
        </w:rPr>
        <w:t xml:space="preserve"> </w:t>
      </w:r>
      <w:r w:rsidRPr="00262A2F">
        <w:rPr>
          <w:b/>
          <w:bCs/>
        </w:rPr>
        <w:t>D:</w:t>
      </w:r>
      <w:r>
        <w:rPr>
          <w:b/>
          <w:bCs/>
        </w:rPr>
        <w:t xml:space="preserve"> </w:t>
      </w:r>
      <w:r w:rsidR="002E5CB4">
        <w:t>3</w:t>
      </w:r>
      <w:r w:rsidR="002E5CB4" w:rsidRPr="000E3DBA">
        <w:rPr>
          <w:vertAlign w:val="superscript"/>
        </w:rPr>
        <w:t>rd</w:t>
      </w:r>
      <w:r w:rsidR="002E5CB4">
        <w:t>-4</w:t>
      </w:r>
      <w:r w:rsidR="002E5CB4" w:rsidRPr="00E2267C">
        <w:rPr>
          <w:vertAlign w:val="superscript"/>
        </w:rPr>
        <w:t>th</w:t>
      </w:r>
      <w:r w:rsidR="002E5CB4">
        <w:t xml:space="preserve"> C</w:t>
      </w:r>
      <w:r w:rsidR="002E5CB4">
        <w:rPr>
          <w:rStyle w:val="FootnoteReference"/>
        </w:rPr>
        <w:footnoteReference w:id="2325"/>
      </w:r>
    </w:p>
    <w:p w14:paraId="2DAAED16" w14:textId="77777777" w:rsidR="00BD0433" w:rsidRDefault="00BD0433" w:rsidP="00CF1A10">
      <w:pPr>
        <w:numPr>
          <w:ilvl w:val="0"/>
          <w:numId w:val="74"/>
        </w:numPr>
        <w:bidi w:val="0"/>
      </w:pPr>
      <w:r w:rsidRPr="00262A2F">
        <w:rPr>
          <w:b/>
          <w:bCs/>
        </w:rPr>
        <w:t xml:space="preserve">O: </w:t>
      </w:r>
      <w:r w:rsidRPr="00A03149">
        <w:rPr>
          <w:rFonts w:cs="Times New Roman"/>
          <w:rtl/>
        </w:rPr>
        <w:t>מנחמן</w:t>
      </w:r>
      <w:r w:rsidR="00A03149" w:rsidRPr="00A03149">
        <w:rPr>
          <w:rStyle w:val="FootnoteReference"/>
        </w:rPr>
        <w:footnoteReference w:id="2326"/>
      </w:r>
      <w:r w:rsidRPr="00262A2F">
        <w:rPr>
          <w:b/>
          <w:bCs/>
        </w:rPr>
        <w:t xml:space="preserve"> 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S of S Rab </w:t>
      </w:r>
      <w:r>
        <w:t xml:space="preserve">2:3 (Hyman, </w:t>
      </w:r>
      <w:r>
        <w:rPr>
          <w:i/>
          <w:iCs/>
        </w:rPr>
        <w:t>Toldoth</w:t>
      </w:r>
      <w:r>
        <w:t xml:space="preserve">, 893) </w:t>
      </w:r>
      <w:r w:rsidRPr="00262A2F">
        <w:rPr>
          <w:b/>
          <w:bCs/>
        </w:rPr>
        <w:t xml:space="preserve">E: </w:t>
      </w:r>
      <w:r w:rsidRPr="00E627C3">
        <w:t>–</w:t>
      </w:r>
      <w:r>
        <w:rPr>
          <w:b/>
          <w:bCs/>
        </w:rPr>
        <w:t xml:space="preserve"> </w:t>
      </w:r>
      <w:r w:rsidRPr="00262A2F">
        <w:rPr>
          <w:b/>
          <w:bCs/>
        </w:rPr>
        <w:t>D:</w:t>
      </w:r>
      <w:r>
        <w:rPr>
          <w:b/>
          <w:bCs/>
        </w:rPr>
        <w:t xml:space="preserve"> </w:t>
      </w:r>
      <w:r w:rsidR="00231823" w:rsidRPr="00A4328C">
        <w:t>Pre-400</w:t>
      </w:r>
      <w:r w:rsidR="00231823">
        <w:rPr>
          <w:rStyle w:val="FootnoteReference"/>
          <w:lang w:val="de-DE"/>
        </w:rPr>
        <w:footnoteReference w:id="2327"/>
      </w:r>
    </w:p>
    <w:p w14:paraId="11562176" w14:textId="77777777" w:rsidR="00BD0433" w:rsidRDefault="00BD0433" w:rsidP="00231823">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r>
        <w:t xml:space="preserve">Jacob </w:t>
      </w:r>
      <w:r w:rsidRPr="00691E1C">
        <w:t>(</w:t>
      </w:r>
      <w:r>
        <w:t>34</w:t>
      </w:r>
      <w:r w:rsidRPr="00691E1C">
        <w:t>)</w:t>
      </w:r>
      <w:r>
        <w:t>’</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PesR tisa</w:t>
      </w:r>
      <w:r>
        <w:t xml:space="preserve"> 69 (Hyman, </w:t>
      </w:r>
      <w:r>
        <w:rPr>
          <w:i/>
          <w:iCs/>
        </w:rPr>
        <w:t>Toldoth</w:t>
      </w:r>
      <w:r>
        <w:t xml:space="preserve">, 891) </w:t>
      </w:r>
      <w:r w:rsidRPr="00262A2F">
        <w:rPr>
          <w:b/>
          <w:bCs/>
        </w:rPr>
        <w:t xml:space="preserve">E: </w:t>
      </w:r>
      <w:r w:rsidRPr="00E627C3">
        <w:t>–</w:t>
      </w:r>
      <w:r>
        <w:rPr>
          <w:b/>
          <w:bCs/>
        </w:rPr>
        <w:t xml:space="preserve"> </w:t>
      </w:r>
      <w:r w:rsidRPr="00262A2F">
        <w:rPr>
          <w:b/>
          <w:bCs/>
        </w:rPr>
        <w:t>D:</w:t>
      </w:r>
      <w:r>
        <w:rPr>
          <w:b/>
          <w:bCs/>
        </w:rPr>
        <w:t xml:space="preserve"> </w:t>
      </w:r>
      <w:r w:rsidR="00231823">
        <w:rPr>
          <w:rFonts w:cs="Times New Roman"/>
        </w:rPr>
        <w:t>Pre-400</w:t>
      </w:r>
      <w:r w:rsidR="00231823">
        <w:rPr>
          <w:rStyle w:val="FootnoteReference"/>
          <w:rFonts w:cs="Times New Roman"/>
        </w:rPr>
        <w:footnoteReference w:id="2328"/>
      </w:r>
    </w:p>
    <w:p w14:paraId="304E75BF" w14:textId="77777777" w:rsidR="00BD0433" w:rsidRDefault="00BD0433" w:rsidP="00231823">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r>
        <w:t>Isaac (</w:t>
      </w:r>
      <w:r w:rsidR="001E2E33">
        <w:t>38</w:t>
      </w:r>
      <w:r>
        <w:t xml:space="preserve">)’s father </w:t>
      </w:r>
      <w:r w:rsidRPr="00262A2F">
        <w:rPr>
          <w:b/>
          <w:bCs/>
        </w:rPr>
        <w:t>F:</w:t>
      </w:r>
      <w:r w:rsidRPr="00262A2F">
        <w:t xml:space="preserve"> </w:t>
      </w:r>
      <w:r>
        <w:t xml:space="preserve">– </w:t>
      </w:r>
      <w:r w:rsidRPr="00262A2F">
        <w:rPr>
          <w:b/>
          <w:bCs/>
        </w:rPr>
        <w:t>S:</w:t>
      </w:r>
      <w:r w:rsidRPr="00262A2F">
        <w:t xml:space="preserve"> </w:t>
      </w:r>
      <w:r>
        <w:rPr>
          <w:i/>
          <w:iCs/>
        </w:rPr>
        <w:t xml:space="preserve">Midrash Tehilim </w:t>
      </w:r>
      <w:r>
        <w:t xml:space="preserve">34:2 (Hyman, </w:t>
      </w:r>
      <w:r>
        <w:rPr>
          <w:i/>
          <w:iCs/>
        </w:rPr>
        <w:t>Toldoth</w:t>
      </w:r>
      <w:r>
        <w:t xml:space="preserve">, 796) </w:t>
      </w:r>
      <w:r w:rsidRPr="00262A2F">
        <w:rPr>
          <w:b/>
          <w:bCs/>
        </w:rPr>
        <w:t xml:space="preserve">E: </w:t>
      </w:r>
      <w:r w:rsidRPr="00E627C3">
        <w:t>–</w:t>
      </w:r>
      <w:r>
        <w:rPr>
          <w:b/>
          <w:bCs/>
        </w:rPr>
        <w:t xml:space="preserve"> </w:t>
      </w:r>
      <w:r w:rsidRPr="00262A2F">
        <w:rPr>
          <w:b/>
          <w:bCs/>
        </w:rPr>
        <w:t>D:</w:t>
      </w:r>
      <w:r>
        <w:rPr>
          <w:b/>
          <w:bCs/>
        </w:rPr>
        <w:t xml:space="preserve"> </w:t>
      </w:r>
      <w:r w:rsidR="00231823">
        <w:rPr>
          <w:rFonts w:cs="Times New Roman"/>
        </w:rPr>
        <w:t>Pre-400</w:t>
      </w:r>
      <w:r w:rsidR="00231823">
        <w:rPr>
          <w:rStyle w:val="FootnoteReference"/>
          <w:rFonts w:cs="Times New Roman"/>
        </w:rPr>
        <w:footnoteReference w:id="2329"/>
      </w:r>
    </w:p>
    <w:p w14:paraId="4D07FDF9" w14:textId="77777777" w:rsidR="00BD0433" w:rsidRDefault="00BD0433" w:rsidP="00CF1A10">
      <w:pPr>
        <w:numPr>
          <w:ilvl w:val="0"/>
          <w:numId w:val="74"/>
        </w:numPr>
        <w:bidi w:val="0"/>
      </w:pPr>
      <w:r w:rsidRPr="00262A2F">
        <w:rPr>
          <w:b/>
          <w:bCs/>
        </w:rPr>
        <w:t xml:space="preserve">O: </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592F16">
        <w:rPr>
          <w:rStyle w:val="FootnoteReference"/>
          <w:rFonts w:cs="Times New Roman"/>
        </w:rPr>
        <w:footnoteReference w:id="2330"/>
      </w:r>
      <w:r>
        <w:rPr>
          <w:b/>
          <w:bCs/>
        </w:rPr>
        <w:t xml:space="preserve"> </w:t>
      </w:r>
      <w:r w:rsidRPr="00262A2F">
        <w:rPr>
          <w:b/>
          <w:bCs/>
        </w:rPr>
        <w:t>Ds:</w:t>
      </w:r>
      <w:r w:rsidRPr="00262A2F">
        <w:t xml:space="preserve"> </w:t>
      </w:r>
      <w:r w:rsidR="00320EFC">
        <w:t>Amos (2)’s father</w:t>
      </w:r>
      <w:r>
        <w:t xml:space="preserve"> </w:t>
      </w:r>
      <w:r w:rsidRPr="00262A2F">
        <w:rPr>
          <w:b/>
          <w:bCs/>
        </w:rPr>
        <w:t>F:</w:t>
      </w:r>
      <w:r w:rsidRPr="00262A2F">
        <w:t xml:space="preserve"> </w:t>
      </w:r>
      <w:r>
        <w:t xml:space="preserve">Epitaph, </w:t>
      </w:r>
      <w:smartTag w:uri="urn:schemas-microsoft-com:office:smarttags" w:element="place">
        <w:smartTag w:uri="urn:schemas-microsoft-com:office:smarttags" w:element="City">
          <w:r>
            <w:t>Haifa</w:t>
          </w:r>
        </w:smartTag>
      </w:smartTag>
      <w:r>
        <w:t xml:space="preserve">, Heuzey </w:t>
      </w:r>
      <w:r w:rsidRPr="00262A2F">
        <w:rPr>
          <w:b/>
          <w:bCs/>
        </w:rPr>
        <w:t>S:</w:t>
      </w:r>
      <w:r w:rsidRPr="00941295">
        <w:rPr>
          <w:i/>
          <w:iCs/>
        </w:rPr>
        <w:t xml:space="preserve"> </w:t>
      </w:r>
      <w:r>
        <w:rPr>
          <w:i/>
          <w:iCs/>
        </w:rPr>
        <w:t>CIJ</w:t>
      </w:r>
      <w:r>
        <w:t xml:space="preserve"> 883</w:t>
      </w:r>
      <w:r w:rsidRPr="00262A2F">
        <w:t xml:space="preserve"> </w:t>
      </w:r>
      <w:r w:rsidRPr="00262A2F">
        <w:rPr>
          <w:b/>
          <w:bCs/>
        </w:rPr>
        <w:t xml:space="preserve">E: </w:t>
      </w:r>
      <w:r w:rsidR="001977E5">
        <w:t>Jew?</w:t>
      </w:r>
      <w:r w:rsidR="001977E5">
        <w:rPr>
          <w:rStyle w:val="FootnoteReference"/>
        </w:rPr>
        <w:footnoteReference w:id="2331"/>
      </w:r>
      <w:r>
        <w:rPr>
          <w:b/>
          <w:bCs/>
        </w:rPr>
        <w:t xml:space="preserve"> </w:t>
      </w:r>
      <w:r w:rsidRPr="00262A2F">
        <w:rPr>
          <w:b/>
          <w:bCs/>
        </w:rPr>
        <w:t>D:</w:t>
      </w:r>
      <w:r>
        <w:rPr>
          <w:b/>
          <w:bCs/>
        </w:rPr>
        <w:t xml:space="preserve"> </w:t>
      </w:r>
      <w:r>
        <w:rPr>
          <w:rFonts w:cs="Times New Roman"/>
          <w:b/>
          <w:bCs/>
          <w:lang w:val="it-IT"/>
        </w:rPr>
        <w:t>–</w:t>
      </w:r>
      <w:r w:rsidR="00EA76F2" w:rsidRPr="005F539E">
        <w:rPr>
          <w:rStyle w:val="FootnoteReference"/>
          <w:rFonts w:cs="Times New Roman"/>
        </w:rPr>
        <w:footnoteReference w:id="2332"/>
      </w:r>
    </w:p>
    <w:p w14:paraId="46A70E47" w14:textId="77777777" w:rsidR="00BD0433" w:rsidRDefault="00BD0433" w:rsidP="00CF1A10">
      <w:pPr>
        <w:numPr>
          <w:ilvl w:val="0"/>
          <w:numId w:val="74"/>
        </w:numPr>
        <w:bidi w:val="0"/>
      </w:pPr>
      <w:r w:rsidRPr="00262A2F">
        <w:rPr>
          <w:b/>
          <w:bCs/>
        </w:rPr>
        <w:t xml:space="preserve">O: </w:t>
      </w:r>
      <w:r w:rsidRPr="001D21AE">
        <w:rPr>
          <w:rFonts w:ascii="Graeca" w:hAnsi="Graeca" w:cs="Graeca"/>
        </w:rPr>
        <w:t></w:t>
      </w:r>
      <w:r w:rsidRPr="001D21AE">
        <w:rPr>
          <w:rFonts w:ascii="Graeca" w:hAnsi="Graeca" w:cs="Graeca"/>
        </w:rPr>
        <w:t></w:t>
      </w:r>
      <w:r w:rsidRPr="001D21AE">
        <w:rPr>
          <w:rFonts w:ascii="Graeca" w:hAnsi="Graeca" w:cs="Graeca"/>
        </w:rPr>
        <w:t></w:t>
      </w:r>
      <w:r w:rsidRPr="001D21AE">
        <w:rPr>
          <w:rFonts w:ascii="Graeca" w:hAnsi="Graeca" w:cs="Graeca"/>
        </w:rPr>
        <w:t></w:t>
      </w:r>
      <w:r w:rsidRPr="001D21AE">
        <w:rPr>
          <w:rFonts w:ascii="Graeca" w:hAnsi="Graeca" w:cs="Graeca"/>
        </w:rPr>
        <w:t></w:t>
      </w:r>
      <w:r w:rsidRPr="001D21AE">
        <w:rPr>
          <w:rFonts w:ascii="Graeca" w:hAnsi="Graeca" w:cs="Graeca"/>
        </w:rPr>
        <w:t></w:t>
      </w:r>
      <w:r w:rsidRPr="001D21AE">
        <w:rPr>
          <w:rFonts w:ascii="Graeca" w:hAnsi="Graeca" w:cs="Graeca"/>
        </w:rPr>
        <w:t></w:t>
      </w:r>
      <w:r w:rsidR="00F170CE">
        <w:rPr>
          <w:rFonts w:ascii="Graeca" w:hAnsi="Graeca" w:cs="Graeca"/>
        </w:rPr>
        <w:t></w:t>
      </w:r>
      <w:r w:rsidR="001D21AE" w:rsidRPr="00592F16">
        <w:rPr>
          <w:rStyle w:val="FootnoteReference"/>
          <w:rFonts w:cs="Times New Roman"/>
        </w:rPr>
        <w:footnoteReference w:id="2333"/>
      </w:r>
      <w:r>
        <w:rPr>
          <w:rtl/>
        </w:rPr>
        <w:t xml:space="preserve"> </w:t>
      </w:r>
      <w:r w:rsidRPr="00262A2F">
        <w:rPr>
          <w:b/>
          <w:bCs/>
        </w:rPr>
        <w:t>Ds:</w:t>
      </w:r>
      <w:r w:rsidRPr="00262A2F">
        <w:t xml:space="preserve"> </w:t>
      </w:r>
      <w:r>
        <w:t xml:space="preserve">Matrona (2)’s husband </w:t>
      </w:r>
      <w:r w:rsidRPr="00262A2F">
        <w:rPr>
          <w:b/>
          <w:bCs/>
        </w:rPr>
        <w:t>F:</w:t>
      </w:r>
      <w:r w:rsidRPr="00262A2F">
        <w:t xml:space="preserve"> </w:t>
      </w:r>
      <w:r>
        <w:t xml:space="preserve">Column inscription, </w:t>
      </w:r>
      <w:smartTag w:uri="urn:schemas-microsoft-com:office:smarttags" w:element="place">
        <w:r>
          <w:t>Ashkelon</w:t>
        </w:r>
      </w:smartTag>
      <w:r>
        <w:t>, Sukenik</w:t>
      </w:r>
      <w:r>
        <w:rPr>
          <w:rtl/>
        </w:rPr>
        <w:t xml:space="preserve"> </w:t>
      </w:r>
      <w:r w:rsidRPr="00262A2F">
        <w:rPr>
          <w:b/>
          <w:bCs/>
        </w:rPr>
        <w:t>S:</w:t>
      </w:r>
      <w:r w:rsidRPr="00262A2F">
        <w:t xml:space="preserve"> </w:t>
      </w:r>
      <w:r>
        <w:rPr>
          <w:i/>
          <w:iCs/>
        </w:rPr>
        <w:t>CIJ</w:t>
      </w:r>
      <w:r>
        <w:t xml:space="preserve"> 965 </w:t>
      </w:r>
      <w:r w:rsidRPr="00262A2F">
        <w:rPr>
          <w:b/>
          <w:bCs/>
        </w:rPr>
        <w:t xml:space="preserve">E: </w:t>
      </w:r>
      <w:r w:rsidR="00BA7A69">
        <w:t>Jew?</w:t>
      </w:r>
      <w:r w:rsidR="00BA7A69">
        <w:rPr>
          <w:rStyle w:val="FootnoteReference"/>
        </w:rPr>
        <w:footnoteReference w:id="2334"/>
      </w:r>
      <w:r>
        <w:rPr>
          <w:b/>
          <w:bCs/>
        </w:rPr>
        <w:t xml:space="preserve"> </w:t>
      </w:r>
      <w:r w:rsidRPr="00262A2F">
        <w:rPr>
          <w:b/>
          <w:bCs/>
        </w:rPr>
        <w:t>D:</w:t>
      </w:r>
      <w:r>
        <w:rPr>
          <w:b/>
          <w:bCs/>
        </w:rPr>
        <w:t xml:space="preserve"> </w:t>
      </w:r>
      <w:r w:rsidRPr="0046195D">
        <w:rPr>
          <w:rFonts w:cs="Times New Roman"/>
          <w:lang w:val="it-IT"/>
        </w:rPr>
        <w:t>–</w:t>
      </w:r>
      <w:r w:rsidR="00EA76F2" w:rsidRPr="005F539E">
        <w:rPr>
          <w:rStyle w:val="FootnoteReference"/>
          <w:rFonts w:cs="Times New Roman"/>
        </w:rPr>
        <w:footnoteReference w:id="2335"/>
      </w:r>
    </w:p>
    <w:p w14:paraId="11DB84F3" w14:textId="77777777" w:rsidR="00BD0433" w:rsidRDefault="00BD0433" w:rsidP="00CF1A10">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r>
        <w:t>Su‘am (1)’s father</w:t>
      </w:r>
      <w:r w:rsidRPr="00262A2F">
        <w:rPr>
          <w:b/>
          <w:bCs/>
        </w:rPr>
        <w:t xml:space="preserve"> F:</w:t>
      </w:r>
      <w:r w:rsidRPr="00262A2F">
        <w:t xml:space="preserve"> </w:t>
      </w:r>
      <w:r>
        <w:t xml:space="preserve">Epitaph, </w:t>
      </w:r>
      <w:smartTag w:uri="urn:schemas-microsoft-com:office:smarttags" w:element="place">
        <w:smartTag w:uri="urn:schemas-microsoft-com:office:smarttags" w:element="City">
          <w:r>
            <w:t>Nazareth</w:t>
          </w:r>
        </w:smartTag>
      </w:smartTag>
      <w:r>
        <w:t xml:space="preserve">, Dalman </w:t>
      </w:r>
      <w:r w:rsidRPr="00262A2F">
        <w:rPr>
          <w:b/>
          <w:bCs/>
        </w:rPr>
        <w:t>S:</w:t>
      </w:r>
      <w:r w:rsidRPr="00262A2F">
        <w:t xml:space="preserve"> </w:t>
      </w:r>
      <w:r>
        <w:rPr>
          <w:i/>
          <w:iCs/>
        </w:rPr>
        <w:t>CIJ</w:t>
      </w:r>
      <w:r>
        <w:t xml:space="preserve"> 988 </w:t>
      </w:r>
      <w:r w:rsidRPr="00262A2F">
        <w:rPr>
          <w:b/>
          <w:bCs/>
        </w:rPr>
        <w:t xml:space="preserve">E: </w:t>
      </w:r>
      <w:r w:rsidRPr="0017021E">
        <w:t>–</w:t>
      </w:r>
      <w:r>
        <w:rPr>
          <w:b/>
          <w:bCs/>
        </w:rPr>
        <w:t xml:space="preserve"> </w:t>
      </w:r>
      <w:r w:rsidRPr="00262A2F">
        <w:rPr>
          <w:b/>
          <w:bCs/>
        </w:rPr>
        <w:t>D:</w:t>
      </w:r>
      <w:r>
        <w:rPr>
          <w:b/>
          <w:bCs/>
        </w:rPr>
        <w:t xml:space="preserve"> </w:t>
      </w:r>
      <w:r w:rsidRPr="0046195D">
        <w:rPr>
          <w:rFonts w:cs="Times New Roman"/>
          <w:lang w:val="it-IT"/>
        </w:rPr>
        <w:t>–</w:t>
      </w:r>
      <w:r w:rsidR="00EA76F2" w:rsidRPr="005F539E">
        <w:rPr>
          <w:rStyle w:val="FootnoteReference"/>
          <w:rFonts w:cs="Times New Roman"/>
        </w:rPr>
        <w:footnoteReference w:id="2336"/>
      </w:r>
    </w:p>
    <w:p w14:paraId="2D8818DF" w14:textId="77777777" w:rsidR="00BD0433" w:rsidRDefault="00BD0433" w:rsidP="00CF1A10">
      <w:pPr>
        <w:numPr>
          <w:ilvl w:val="0"/>
          <w:numId w:val="74"/>
        </w:numPr>
        <w:bidi w:val="0"/>
      </w:pPr>
      <w:r w:rsidRPr="00262A2F">
        <w:rPr>
          <w:b/>
          <w:bCs/>
        </w:rPr>
        <w:t xml:space="preserve">O: </w:t>
      </w:r>
      <w:r w:rsidRPr="00300B44">
        <w:rPr>
          <w:rFonts w:ascii="Graeca" w:hAnsi="Graeca" w:cs="Graeca"/>
        </w:rPr>
        <w:t></w:t>
      </w:r>
      <w:r w:rsidRPr="00300B44">
        <w:rPr>
          <w:rFonts w:ascii="Graeca" w:hAnsi="Graeca" w:cs="Graeca"/>
        </w:rPr>
        <w:t></w:t>
      </w:r>
      <w:r w:rsidRPr="00300B44">
        <w:t>[</w:t>
      </w:r>
      <w:r w:rsidRPr="00300B44">
        <w:rPr>
          <w:rFonts w:ascii="Graeca" w:hAnsi="Graeca" w:cs="Graeca"/>
        </w:rPr>
        <w:t></w:t>
      </w:r>
      <w:r w:rsidRPr="00300B44">
        <w:rPr>
          <w:rFonts w:ascii="Graeca" w:hAnsi="Graeca" w:cs="Graeca"/>
        </w:rPr>
        <w:t></w:t>
      </w:r>
      <w:r w:rsidRPr="00300B44">
        <w:rPr>
          <w:rFonts w:ascii="Graeca" w:hAnsi="Graeca" w:cs="Graeca"/>
        </w:rPr>
        <w:t></w:t>
      </w:r>
      <w:r w:rsidRPr="00300B44">
        <w:rPr>
          <w:rFonts w:ascii="Graeca" w:hAnsi="Graeca" w:cs="Graeca"/>
        </w:rPr>
        <w:t></w:t>
      </w:r>
      <w:r w:rsidRPr="00300B44">
        <w:t>]</w:t>
      </w:r>
      <w:r w:rsidRPr="000E41E3">
        <w:rPr>
          <w:rStyle w:val="FootnoteReference"/>
        </w:rPr>
        <w:footnoteReference w:id="2337"/>
      </w:r>
      <w:r>
        <w:t xml:space="preserve"> </w:t>
      </w:r>
      <w:r w:rsidRPr="00262A2F">
        <w:rPr>
          <w:b/>
          <w:bCs/>
        </w:rPr>
        <w:t>Ds:</w:t>
      </w:r>
      <w:r w:rsidRPr="00262A2F">
        <w:t xml:space="preserve"> </w:t>
      </w:r>
      <w:r>
        <w:t xml:space="preserve">– </w:t>
      </w:r>
      <w:r w:rsidRPr="00262A2F">
        <w:rPr>
          <w:b/>
          <w:bCs/>
        </w:rPr>
        <w:t>F:</w:t>
      </w:r>
      <w:r w:rsidRPr="00262A2F">
        <w:t xml:space="preserve"> </w:t>
      </w:r>
      <w:r>
        <w:t xml:space="preserve">Epitaph, </w:t>
      </w:r>
      <w:r w:rsidRPr="004C3FA7">
        <w:t>Beth She‘arim</w:t>
      </w:r>
      <w:r>
        <w:t xml:space="preserve">, catacomb 1, </w:t>
      </w:r>
      <w:r>
        <w:rPr>
          <w:i/>
          <w:iCs/>
        </w:rPr>
        <w:t>CIJ</w:t>
      </w:r>
      <w:r>
        <w:t xml:space="preserve"> 1048 </w:t>
      </w:r>
      <w:r w:rsidRPr="00262A2F">
        <w:rPr>
          <w:b/>
          <w:bCs/>
        </w:rPr>
        <w:t>S:</w:t>
      </w:r>
      <w:r w:rsidRPr="00262A2F">
        <w:t xml:space="preserve"> </w:t>
      </w:r>
      <w:r>
        <w:rPr>
          <w:i/>
          <w:iCs/>
        </w:rPr>
        <w:t xml:space="preserve">BS </w:t>
      </w:r>
      <w:r>
        <w:t xml:space="preserve">2:37 </w:t>
      </w:r>
      <w:r w:rsidRPr="00262A2F">
        <w:rPr>
          <w:b/>
          <w:bCs/>
        </w:rPr>
        <w:t xml:space="preserve">E: </w:t>
      </w:r>
      <w:r w:rsidRPr="00E627C3">
        <w:t>–</w:t>
      </w:r>
      <w:r>
        <w:rPr>
          <w:b/>
          <w:bCs/>
        </w:rPr>
        <w:t xml:space="preserve"> </w:t>
      </w:r>
      <w:r w:rsidRPr="00262A2F">
        <w:rPr>
          <w:b/>
          <w:bCs/>
        </w:rPr>
        <w:t>D:</w:t>
      </w:r>
      <w:r>
        <w:t xml:space="preserve"> </w:t>
      </w:r>
      <w:r w:rsidRPr="00492A34">
        <w:t>Pre-352</w:t>
      </w:r>
      <w:r w:rsidRPr="00492A34">
        <w:rPr>
          <w:rStyle w:val="FootnoteReference"/>
        </w:rPr>
        <w:footnoteReference w:id="2338"/>
      </w:r>
    </w:p>
    <w:p w14:paraId="592EFE7F" w14:textId="77777777" w:rsidR="00BD0433" w:rsidRDefault="00BD0433" w:rsidP="00BB1607">
      <w:pPr>
        <w:numPr>
          <w:ilvl w:val="0"/>
          <w:numId w:val="74"/>
        </w:numPr>
        <w:bidi w:val="0"/>
      </w:pPr>
      <w:r w:rsidRPr="00262A2F">
        <w:rPr>
          <w:b/>
          <w:bCs/>
        </w:rPr>
        <w:t xml:space="preserve">O: </w:t>
      </w:r>
      <w:r w:rsidRPr="004F0058">
        <w:rPr>
          <w:rFonts w:ascii="Graeca" w:hAnsi="Graeca" w:cs="Graeca"/>
        </w:rPr>
        <w:t></w:t>
      </w:r>
      <w:r w:rsidRPr="004F0058">
        <w:rPr>
          <w:rFonts w:ascii="Graeca" w:hAnsi="Graeca" w:cs="Graeca"/>
        </w:rPr>
        <w:t></w:t>
      </w:r>
      <w:r w:rsidRPr="004F0058">
        <w:rPr>
          <w:rFonts w:ascii="Graeca" w:hAnsi="Graeca" w:cs="Graeca"/>
        </w:rPr>
        <w:t></w:t>
      </w:r>
      <w:r w:rsidRPr="004F0058">
        <w:rPr>
          <w:rFonts w:ascii="Graeca" w:hAnsi="Graeca" w:cs="Graeca"/>
        </w:rPr>
        <w:t></w:t>
      </w:r>
      <w:r w:rsidRPr="004F0058">
        <w:rPr>
          <w:rFonts w:ascii="Graeca" w:hAnsi="Graeca" w:cs="Graeca"/>
        </w:rPr>
        <w:t></w:t>
      </w:r>
      <w:r w:rsidRPr="004F0058">
        <w:rPr>
          <w:rFonts w:ascii="Graeca" w:hAnsi="Graeca" w:cs="Graeca"/>
        </w:rPr>
        <w:t></w:t>
      </w:r>
      <w:r w:rsidRPr="004F0058">
        <w:rPr>
          <w:rFonts w:ascii="Graeca" w:hAnsi="Graeca" w:cs="Graeca"/>
        </w:rPr>
        <w:t></w:t>
      </w:r>
      <w:r w:rsidRPr="004F0058">
        <w:rPr>
          <w:rFonts w:ascii="Graeca" w:hAnsi="Graeca" w:cs="Graeca"/>
        </w:rPr>
        <w:t></w:t>
      </w:r>
      <w:r w:rsidRPr="004F0058">
        <w:rPr>
          <w:rFonts w:ascii="Graeca" w:hAnsi="Graeca" w:cs="Graeca"/>
        </w:rPr>
        <w:t></w:t>
      </w:r>
      <w:r w:rsidR="004F0058" w:rsidRPr="00592F16">
        <w:rPr>
          <w:rStyle w:val="FootnoteReference"/>
          <w:rFonts w:cs="Times New Roman"/>
        </w:rPr>
        <w:footnoteReference w:id="2339"/>
      </w:r>
      <w:r>
        <w:rPr>
          <w:b/>
          <w:bCs/>
        </w:rPr>
        <w:t xml:space="preserve"> </w:t>
      </w:r>
      <w:r w:rsidRPr="00262A2F">
        <w:rPr>
          <w:b/>
          <w:bCs/>
        </w:rPr>
        <w:t>Ds:</w:t>
      </w:r>
      <w:r w:rsidRPr="00262A2F">
        <w:t xml:space="preserve"> </w:t>
      </w:r>
      <w:r w:rsidR="0008699D">
        <w:rPr>
          <w:lang w:val="en-GB"/>
        </w:rPr>
        <w:t>Joseph</w:t>
      </w:r>
      <w:r w:rsidR="0008699D">
        <w:t xml:space="preserve"> (</w:t>
      </w:r>
      <w:r w:rsidR="00BB1607">
        <w:t>101</w:t>
      </w:r>
      <w:r>
        <w:t>)’</w:t>
      </w:r>
      <w:r w:rsidRPr="005D3BF5">
        <w:t>s</w:t>
      </w:r>
      <w:r>
        <w:t xml:space="preserve"> son</w:t>
      </w:r>
      <w:r w:rsidRPr="00262A2F">
        <w:rPr>
          <w:b/>
          <w:bCs/>
        </w:rPr>
        <w:t xml:space="preserve"> F:</w:t>
      </w:r>
      <w:r w:rsidRPr="00262A2F">
        <w:t xml:space="preserve"> </w:t>
      </w:r>
      <w:r>
        <w:t xml:space="preserve">Synagogue inscription, </w:t>
      </w:r>
      <w:smartTag w:uri="urn:schemas-microsoft-com:office:smarttags" w:element="place">
        <w:smartTag w:uri="urn:schemas-microsoft-com:office:smarttags" w:element="City">
          <w:r>
            <w:t>Gaza</w:t>
          </w:r>
        </w:smartTag>
      </w:smartTag>
      <w:r>
        <w:t xml:space="preserve">, Avi-Yonah </w:t>
      </w:r>
      <w:r w:rsidRPr="00262A2F">
        <w:rPr>
          <w:b/>
          <w:bCs/>
        </w:rPr>
        <w:t>S:</w:t>
      </w:r>
      <w:r w:rsidRPr="00262A2F">
        <w:t xml:space="preserve"> </w:t>
      </w:r>
      <w:r>
        <w:t xml:space="preserve">Roth-Gerson, </w:t>
      </w:r>
      <w:r>
        <w:rPr>
          <w:i/>
          <w:iCs/>
        </w:rPr>
        <w:t>G</w:t>
      </w:r>
      <w:r>
        <w:rPr>
          <w:i/>
          <w:iCs/>
        </w:rPr>
        <w:t>I</w:t>
      </w:r>
      <w:r>
        <w:rPr>
          <w:i/>
          <w:iCs/>
        </w:rPr>
        <w:t>SEI</w:t>
      </w:r>
      <w:r>
        <w:t>,</w:t>
      </w:r>
      <w:r>
        <w:rPr>
          <w:i/>
          <w:iCs/>
        </w:rPr>
        <w:t xml:space="preserve"> </w:t>
      </w:r>
      <w:r>
        <w:t xml:space="preserve">no. 21 </w:t>
      </w:r>
      <w:r w:rsidRPr="00262A2F">
        <w:rPr>
          <w:b/>
          <w:bCs/>
        </w:rPr>
        <w:t xml:space="preserve">E: </w:t>
      </w:r>
      <w:r w:rsidRPr="00E627C3">
        <w:t>–</w:t>
      </w:r>
      <w:r>
        <w:rPr>
          <w:b/>
          <w:bCs/>
        </w:rPr>
        <w:t xml:space="preserve"> </w:t>
      </w:r>
      <w:r w:rsidRPr="00262A2F">
        <w:rPr>
          <w:b/>
          <w:bCs/>
        </w:rPr>
        <w:t>D:</w:t>
      </w:r>
      <w:r>
        <w:rPr>
          <w:b/>
          <w:bCs/>
        </w:rPr>
        <w:t xml:space="preserve"> </w:t>
      </w:r>
      <w:r w:rsidRPr="0068009A">
        <w:t>508</w:t>
      </w:r>
      <w:r>
        <w:rPr>
          <w:rStyle w:val="FootnoteReference"/>
          <w:lang w:val="en-GB"/>
        </w:rPr>
        <w:footnoteReference w:id="2340"/>
      </w:r>
    </w:p>
    <w:p w14:paraId="7AE64605" w14:textId="77777777" w:rsidR="00BD0433" w:rsidRPr="00D31EAE" w:rsidRDefault="00BD0433" w:rsidP="00CF1A10">
      <w:pPr>
        <w:numPr>
          <w:ilvl w:val="0"/>
          <w:numId w:val="74"/>
        </w:numPr>
        <w:bidi w:val="0"/>
      </w:pPr>
      <w:r w:rsidRPr="00D31EAE">
        <w:rPr>
          <w:b/>
          <w:bCs/>
        </w:rPr>
        <w:t xml:space="preserve">O: </w:t>
      </w:r>
      <w:r w:rsidRPr="00E627C3">
        <w:t>–</w:t>
      </w:r>
      <w:r w:rsidRPr="00D31EAE">
        <w:rPr>
          <w:b/>
          <w:bCs/>
        </w:rPr>
        <w:t xml:space="preserve"> Ds:</w:t>
      </w:r>
      <w:r w:rsidRPr="00D31EAE">
        <w:t xml:space="preserve"> </w:t>
      </w:r>
      <w:r w:rsidR="00196B3F">
        <w:t>Joseph (12</w:t>
      </w:r>
      <w:r w:rsidR="002C2DA4">
        <w:t>5</w:t>
      </w:r>
      <w:r>
        <w:t>)’</w:t>
      </w:r>
      <w:r w:rsidRPr="00D31EAE">
        <w:t>s son</w:t>
      </w:r>
      <w:r w:rsidRPr="00D31EAE">
        <w:rPr>
          <w:b/>
          <w:bCs/>
        </w:rPr>
        <w:t xml:space="preserve"> F:</w:t>
      </w:r>
      <w:r w:rsidRPr="00D31EAE">
        <w:t xml:space="preserve"> Epitaph, </w:t>
      </w:r>
      <w:r w:rsidRPr="00D31EAE">
        <w:rPr>
          <w:lang w:val="it-IT"/>
        </w:rPr>
        <w:t>Sepphoris</w:t>
      </w:r>
      <w:r w:rsidRPr="00D31EAE">
        <w:t xml:space="preserve">, Druks </w:t>
      </w:r>
      <w:r w:rsidRPr="00D31EAE">
        <w:rPr>
          <w:b/>
          <w:bCs/>
        </w:rPr>
        <w:t>S:</w:t>
      </w:r>
      <w:r w:rsidRPr="00D31EAE">
        <w:t xml:space="preserve"> Naveh, </w:t>
      </w:r>
      <w:r w:rsidRPr="00D31EAE">
        <w:rPr>
          <w:i/>
          <w:iCs/>
        </w:rPr>
        <w:t>Atiqot</w:t>
      </w:r>
      <w:r w:rsidRPr="00D31EAE">
        <w:t xml:space="preserve"> 49 (2005)114* </w:t>
      </w:r>
      <w:r w:rsidRPr="00D31EAE">
        <w:rPr>
          <w:b/>
          <w:bCs/>
        </w:rPr>
        <w:t xml:space="preserve">E: </w:t>
      </w:r>
      <w:r w:rsidRPr="00E627C3">
        <w:t>–</w:t>
      </w:r>
      <w:r w:rsidRPr="00D31EAE">
        <w:rPr>
          <w:b/>
          <w:bCs/>
        </w:rPr>
        <w:t xml:space="preserve"> D:</w:t>
      </w:r>
      <w:r w:rsidRPr="00D31EAE">
        <w:t xml:space="preserve"> </w:t>
      </w:r>
      <w:r w:rsidRPr="004B166B">
        <w:t>3</w:t>
      </w:r>
      <w:r w:rsidRPr="004B166B">
        <w:rPr>
          <w:vertAlign w:val="superscript"/>
        </w:rPr>
        <w:t>rd</w:t>
      </w:r>
      <w:r w:rsidRPr="004B166B">
        <w:t>-4</w:t>
      </w:r>
      <w:r w:rsidRPr="004B166B">
        <w:rPr>
          <w:vertAlign w:val="superscript"/>
        </w:rPr>
        <w:t>th</w:t>
      </w:r>
      <w:r w:rsidRPr="004B166B">
        <w:t xml:space="preserve"> C</w:t>
      </w:r>
    </w:p>
    <w:p w14:paraId="6F191FA1" w14:textId="77777777" w:rsidR="00BD0433" w:rsidRDefault="00BD0433" w:rsidP="00C133E5">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1DF6065" w14:textId="77777777" w:rsidR="00BD0433" w:rsidRDefault="00BD0433" w:rsidP="00C133E5">
      <w:pPr>
        <w:bidi w:val="0"/>
        <w:rPr>
          <w:b/>
          <w:bCs/>
        </w:rPr>
      </w:pPr>
    </w:p>
    <w:p w14:paraId="6181D4BC" w14:textId="77777777" w:rsidR="00BD0433" w:rsidRDefault="00BD0433" w:rsidP="008D57E7">
      <w:pPr>
        <w:bidi w:val="0"/>
        <w:rPr>
          <w:b/>
          <w:bCs/>
          <w:sz w:val="24"/>
          <w:szCs w:val="24"/>
        </w:rPr>
      </w:pPr>
      <w:r w:rsidRPr="00CD1D6F">
        <w:rPr>
          <w:rFonts w:cs="Times New Roman"/>
          <w:sz w:val="24"/>
          <w:szCs w:val="24"/>
          <w:rtl/>
        </w:rPr>
        <w:t>מנשה</w:t>
      </w:r>
      <w:r w:rsidRPr="00CD1D6F">
        <w:rPr>
          <w:rStyle w:val="FootnoteReference"/>
          <w:sz w:val="24"/>
          <w:szCs w:val="24"/>
        </w:rPr>
        <w:footnoteReference w:id="2341"/>
      </w:r>
      <w:r w:rsidRPr="00CD1D6F">
        <w:rPr>
          <w:sz w:val="24"/>
          <w:szCs w:val="24"/>
        </w:rPr>
        <w:t xml:space="preserve"> – </w:t>
      </w:r>
      <w:r w:rsidRPr="00CD1D6F">
        <w:rPr>
          <w:i/>
          <w:iCs/>
          <w:sz w:val="24"/>
          <w:szCs w:val="24"/>
        </w:rPr>
        <w:t>Manaseh</w:t>
      </w:r>
    </w:p>
    <w:p w14:paraId="4CCB2C87" w14:textId="77777777" w:rsidR="00BD0433" w:rsidRPr="00CD1D6F" w:rsidRDefault="00BD0433" w:rsidP="00A16D1F">
      <w:pPr>
        <w:bidi w:val="0"/>
        <w:rPr>
          <w:b/>
          <w:bCs/>
          <w:sz w:val="24"/>
          <w:szCs w:val="24"/>
        </w:rPr>
      </w:pPr>
    </w:p>
    <w:p w14:paraId="29781707" w14:textId="77777777" w:rsidR="00BD0433" w:rsidRDefault="00BD0433" w:rsidP="00005751">
      <w:pPr>
        <w:numPr>
          <w:ilvl w:val="0"/>
          <w:numId w:val="75"/>
        </w:numPr>
        <w:bidi w:val="0"/>
      </w:pPr>
      <w:r w:rsidRPr="00262A2F">
        <w:rPr>
          <w:b/>
          <w:bCs/>
        </w:rPr>
        <w:t xml:space="preserve">O: </w:t>
      </w:r>
      <w:r w:rsidRPr="007C4108">
        <w:rPr>
          <w:rFonts w:cs="Times New Roman"/>
          <w:rtl/>
        </w:rPr>
        <w:t>מנישא</w:t>
      </w:r>
      <w:r w:rsidRPr="008A7827">
        <w:rPr>
          <w:rStyle w:val="FootnoteReference"/>
          <w:lang w:val="fr-FR"/>
        </w:rPr>
        <w:footnoteReference w:id="2342"/>
      </w:r>
      <w:r w:rsidRPr="00262A2F">
        <w:rPr>
          <w:b/>
          <w:bCs/>
        </w:rPr>
        <w:t xml:space="preserve"> Ds:</w:t>
      </w:r>
      <w:r w:rsidRPr="00262A2F">
        <w:t xml:space="preserve"> </w:t>
      </w:r>
      <w:r>
        <w:t>Joseph (3</w:t>
      </w:r>
      <w:r w:rsidR="002C2DA4">
        <w:t>1</w:t>
      </w:r>
      <w:r>
        <w:t>)’s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ySuk </w:t>
      </w:r>
      <w:r>
        <w:t xml:space="preserve">3:1, 53c (Kosovsky, </w:t>
      </w:r>
      <w:r>
        <w:rPr>
          <w:i/>
          <w:iCs/>
        </w:rPr>
        <w:t>Yerushalmi</w:t>
      </w:r>
      <w:r>
        <w:t xml:space="preserve">, 431) </w:t>
      </w:r>
      <w:r w:rsidRPr="00262A2F">
        <w:rPr>
          <w:b/>
          <w:bCs/>
        </w:rPr>
        <w:t xml:space="preserve">E: </w:t>
      </w:r>
      <w:r w:rsidRPr="00E627C3">
        <w:t>–</w:t>
      </w:r>
      <w:r>
        <w:rPr>
          <w:b/>
          <w:bCs/>
        </w:rPr>
        <w:t xml:space="preserve"> </w:t>
      </w:r>
      <w:r w:rsidRPr="00262A2F">
        <w:rPr>
          <w:b/>
          <w:bCs/>
        </w:rPr>
        <w:t>D:</w:t>
      </w:r>
      <w:r>
        <w:rPr>
          <w:b/>
          <w:bCs/>
        </w:rPr>
        <w:t xml:space="preserve"> </w:t>
      </w:r>
      <w:r w:rsidR="00005751">
        <w:rPr>
          <w:lang w:val="fr-FR"/>
        </w:rPr>
        <w:t>3</w:t>
      </w:r>
      <w:r w:rsidR="00005751" w:rsidRPr="00941EF8">
        <w:rPr>
          <w:vertAlign w:val="superscript"/>
          <w:lang w:val="fr-FR"/>
        </w:rPr>
        <w:t>rd</w:t>
      </w:r>
      <w:r w:rsidR="00005751">
        <w:rPr>
          <w:lang w:val="fr-FR"/>
        </w:rPr>
        <w:t xml:space="preserve"> C</w:t>
      </w:r>
      <w:r w:rsidR="00005751">
        <w:rPr>
          <w:rStyle w:val="FootnoteReference"/>
          <w:lang w:val="fr-FR"/>
        </w:rPr>
        <w:footnoteReference w:id="2343"/>
      </w:r>
    </w:p>
    <w:p w14:paraId="7F18352A" w14:textId="77777777" w:rsidR="00BD0433" w:rsidRDefault="00BD0433" w:rsidP="00005751">
      <w:pPr>
        <w:numPr>
          <w:ilvl w:val="0"/>
          <w:numId w:val="75"/>
        </w:numPr>
        <w:bidi w:val="0"/>
      </w:pPr>
      <w:r w:rsidRPr="00262A2F">
        <w:rPr>
          <w:b/>
          <w:bCs/>
        </w:rPr>
        <w:t xml:space="preserve">O: </w:t>
      </w:r>
      <w:r w:rsidRPr="00E627C3">
        <w:t>–</w:t>
      </w:r>
      <w:r>
        <w:rPr>
          <w:b/>
          <w:bCs/>
        </w:rPr>
        <w:t xml:space="preserve"> </w:t>
      </w:r>
      <w:r w:rsidRPr="00262A2F">
        <w:rPr>
          <w:b/>
          <w:bCs/>
        </w:rPr>
        <w:t>Ds:</w:t>
      </w:r>
      <w:r w:rsidRPr="00262A2F">
        <w:t xml:space="preserve"> </w:t>
      </w:r>
      <w:smartTag w:uri="urn:schemas-microsoft-com:office:smarttags" w:element="country-region">
        <w:r>
          <w:t>Judah</w:t>
        </w:r>
      </w:smartTag>
      <w:r>
        <w:t xml:space="preserve"> (3</w:t>
      </w:r>
      <w:r w:rsidR="00DD2DF2">
        <w:t>7</w:t>
      </w:r>
      <w:r>
        <w:t>)’s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yTaan </w:t>
      </w:r>
      <w:r>
        <w:t xml:space="preserve">2:1, 65a (Kosovsky, </w:t>
      </w:r>
      <w:r>
        <w:rPr>
          <w:i/>
          <w:iCs/>
        </w:rPr>
        <w:t>Yerushalmi</w:t>
      </w:r>
      <w:r>
        <w:t xml:space="preserve">, 322) </w:t>
      </w:r>
      <w:r w:rsidRPr="00262A2F">
        <w:rPr>
          <w:b/>
          <w:bCs/>
        </w:rPr>
        <w:t xml:space="preserve">E: </w:t>
      </w:r>
      <w:r w:rsidRPr="00E627C3">
        <w:t>–</w:t>
      </w:r>
      <w:r>
        <w:rPr>
          <w:b/>
          <w:bCs/>
        </w:rPr>
        <w:t xml:space="preserve"> </w:t>
      </w:r>
      <w:r w:rsidRPr="00262A2F">
        <w:rPr>
          <w:b/>
          <w:bCs/>
        </w:rPr>
        <w:t>D:</w:t>
      </w:r>
      <w:r>
        <w:rPr>
          <w:b/>
          <w:bCs/>
        </w:rPr>
        <w:t xml:space="preserve"> </w:t>
      </w:r>
      <w:r w:rsidR="00005751">
        <w:t>3</w:t>
      </w:r>
      <w:r w:rsidR="00005751" w:rsidRPr="00F01708">
        <w:rPr>
          <w:vertAlign w:val="superscript"/>
        </w:rPr>
        <w:t>rd</w:t>
      </w:r>
      <w:r w:rsidR="00005751">
        <w:t>-4</w:t>
      </w:r>
      <w:r w:rsidR="00005751" w:rsidRPr="00F01708">
        <w:rPr>
          <w:vertAlign w:val="superscript"/>
        </w:rPr>
        <w:t>th</w:t>
      </w:r>
      <w:r w:rsidR="00005751">
        <w:t xml:space="preserve"> C</w:t>
      </w:r>
      <w:r w:rsidR="00005751">
        <w:rPr>
          <w:rStyle w:val="FootnoteReference"/>
        </w:rPr>
        <w:footnoteReference w:id="2344"/>
      </w:r>
    </w:p>
    <w:p w14:paraId="5EBC935A" w14:textId="77777777" w:rsidR="00BD0433" w:rsidRDefault="00BD0433" w:rsidP="007B6353">
      <w:pPr>
        <w:numPr>
          <w:ilvl w:val="0"/>
          <w:numId w:val="75"/>
        </w:numPr>
        <w:bidi w:val="0"/>
      </w:pPr>
      <w:r w:rsidRPr="00262A2F">
        <w:rPr>
          <w:b/>
          <w:bCs/>
        </w:rPr>
        <w:t xml:space="preserve">O: </w:t>
      </w:r>
      <w:r w:rsidRPr="006E702E">
        <w:rPr>
          <w:rFonts w:ascii="Graeca" w:hAnsi="Graeca" w:cs="Graeca"/>
        </w:rPr>
        <w:t></w:t>
      </w:r>
      <w:r w:rsidRPr="006E702E">
        <w:rPr>
          <w:rFonts w:ascii="Graeca" w:hAnsi="Graeca" w:cs="Graeca"/>
        </w:rPr>
        <w:t></w:t>
      </w:r>
      <w:r w:rsidRPr="006E702E">
        <w:rPr>
          <w:rFonts w:ascii="Graeca" w:hAnsi="Graeca" w:cs="Graeca"/>
        </w:rPr>
        <w:t></w:t>
      </w:r>
      <w:r w:rsidRPr="006E702E">
        <w:rPr>
          <w:rFonts w:ascii="Graeca" w:hAnsi="Graeca" w:cs="Graeca"/>
        </w:rPr>
        <w:t></w:t>
      </w:r>
      <w:r w:rsidRPr="006E702E">
        <w:rPr>
          <w:rFonts w:ascii="Graeca" w:hAnsi="Graeca" w:cs="Graeca"/>
        </w:rPr>
        <w:t></w:t>
      </w:r>
      <w:r w:rsidRPr="006E702E">
        <w:rPr>
          <w:rFonts w:ascii="Graeca" w:hAnsi="Graeca" w:cs="Graeca"/>
        </w:rPr>
        <w:t></w:t>
      </w:r>
      <w:r w:rsidRPr="006E702E">
        <w:rPr>
          <w:rFonts w:ascii="Graeca" w:hAnsi="Graeca" w:cs="Graeca"/>
        </w:rPr>
        <w:t></w:t>
      </w:r>
      <w:r w:rsidR="00F170CE">
        <w:rPr>
          <w:rFonts w:ascii="Graeca" w:hAnsi="Graeca" w:cs="Graeca"/>
        </w:rPr>
        <w:t></w:t>
      </w:r>
      <w:r w:rsidR="00064DAA" w:rsidRPr="006E702E">
        <w:rPr>
          <w:rStyle w:val="FootnoteReference"/>
          <w:rFonts w:cs="Times New Roman"/>
          <w:rtl/>
        </w:rPr>
        <w:footnoteReference w:id="2345"/>
      </w:r>
      <w:r w:rsidR="006E702E">
        <w:rPr>
          <w:rFonts w:ascii="Graeca" w:hAnsi="Graeca" w:cs="Graeca"/>
        </w:rPr>
        <w:t></w:t>
      </w:r>
      <w:r w:rsidRPr="00262A2F">
        <w:rPr>
          <w:b/>
          <w:bCs/>
        </w:rPr>
        <w:t>Ds:</w:t>
      </w:r>
      <w:r w:rsidRPr="00262A2F">
        <w:t xml:space="preserve"> </w:t>
      </w:r>
      <w:r>
        <w:t>Abba (</w:t>
      </w:r>
      <w:r w:rsidR="007B6353">
        <w:t>53</w:t>
      </w:r>
      <w:r w:rsidRPr="00691E1C">
        <w:t>)</w:t>
      </w:r>
      <w:r>
        <w:t>’</w:t>
      </w:r>
      <w:r w:rsidRPr="005D3BF5">
        <w:t>s</w:t>
      </w:r>
      <w:r>
        <w:t xml:space="preserve"> son</w:t>
      </w:r>
      <w:r w:rsidRPr="00262A2F">
        <w:rPr>
          <w:b/>
          <w:bCs/>
        </w:rPr>
        <w:t xml:space="preserve"> F:</w:t>
      </w:r>
      <w:r w:rsidRPr="00262A2F">
        <w:t xml:space="preserve"> </w:t>
      </w:r>
      <w:r>
        <w:t xml:space="preserve">Epitaph, </w:t>
      </w:r>
      <w:smartTag w:uri="urn:schemas-microsoft-com:office:smarttags" w:element="place">
        <w:smartTag w:uri="urn:schemas-microsoft-com:office:smarttags" w:element="City">
          <w:r>
            <w:t>Jaffa</w:t>
          </w:r>
        </w:smartTag>
      </w:smartTag>
      <w:r>
        <w:t xml:space="preserve">, Vincent </w:t>
      </w:r>
      <w:r w:rsidRPr="00262A2F">
        <w:rPr>
          <w:b/>
          <w:bCs/>
        </w:rPr>
        <w:t>S:</w:t>
      </w:r>
      <w:r w:rsidRPr="00262A2F">
        <w:t xml:space="preserve"> </w:t>
      </w:r>
      <w:r>
        <w:rPr>
          <w:i/>
          <w:iCs/>
        </w:rPr>
        <w:t>CIJ</w:t>
      </w:r>
      <w:r>
        <w:t xml:space="preserve"> 941 </w:t>
      </w:r>
      <w:r w:rsidRPr="00262A2F">
        <w:rPr>
          <w:b/>
          <w:bCs/>
        </w:rPr>
        <w:t xml:space="preserve">E: </w:t>
      </w:r>
      <w:r w:rsidRPr="00E627C3">
        <w:t>–</w:t>
      </w:r>
      <w:r>
        <w:rPr>
          <w:b/>
          <w:bCs/>
        </w:rPr>
        <w:t xml:space="preserve"> </w:t>
      </w:r>
      <w:r w:rsidRPr="00262A2F">
        <w:rPr>
          <w:b/>
          <w:bCs/>
        </w:rPr>
        <w:t>D:</w:t>
      </w:r>
      <w:r w:rsidRPr="008D57E7">
        <w:t xml:space="preserve"> </w:t>
      </w:r>
      <w:r w:rsidRPr="00373201">
        <w:t>3</w:t>
      </w:r>
      <w:r w:rsidRPr="00373201">
        <w:rPr>
          <w:vertAlign w:val="superscript"/>
        </w:rPr>
        <w:t>rd</w:t>
      </w:r>
      <w:r w:rsidRPr="00373201">
        <w:t xml:space="preserve"> C</w:t>
      </w:r>
    </w:p>
    <w:p w14:paraId="036DD0B8" w14:textId="77777777" w:rsidR="00BD0433" w:rsidRPr="003D6EC4" w:rsidRDefault="00BD0433" w:rsidP="00CF1A10">
      <w:pPr>
        <w:numPr>
          <w:ilvl w:val="0"/>
          <w:numId w:val="75"/>
        </w:numPr>
        <w:bidi w:val="0"/>
      </w:pPr>
      <w:r w:rsidRPr="00262A2F">
        <w:rPr>
          <w:b/>
          <w:bCs/>
        </w:rPr>
        <w:t xml:space="preserve">O: </w:t>
      </w:r>
      <w:r w:rsidRPr="003D6EC4">
        <w:rPr>
          <w:rFonts w:cs="Times New Roman"/>
          <w:rtl/>
        </w:rPr>
        <w:t>מניסס</w:t>
      </w:r>
      <w:r w:rsidR="0047505A" w:rsidRPr="003D6EC4">
        <w:rPr>
          <w:rStyle w:val="FootnoteReference"/>
        </w:rPr>
        <w:footnoteReference w:id="2346"/>
      </w:r>
      <w:r w:rsidR="0047505A" w:rsidRPr="003D6EC4">
        <w:rPr>
          <w:b/>
          <w:bCs/>
        </w:rPr>
        <w:t xml:space="preserve"> </w:t>
      </w:r>
      <w:r w:rsidRPr="003D6EC4">
        <w:rPr>
          <w:b/>
          <w:bCs/>
        </w:rPr>
        <w:t>Ds:</w:t>
      </w:r>
      <w:r w:rsidRPr="003D6EC4">
        <w:t xml:space="preserve"> </w:t>
      </w:r>
      <w:r w:rsidR="009510F1" w:rsidRPr="003D6EC4">
        <w:t>Rabbi</w:t>
      </w:r>
      <w:r w:rsidR="009510F1" w:rsidRPr="003D6EC4">
        <w:rPr>
          <w:rStyle w:val="FootnoteReference"/>
        </w:rPr>
        <w:footnoteReference w:id="2347"/>
      </w:r>
      <w:r w:rsidRPr="003D6EC4">
        <w:t xml:space="preserve"> </w:t>
      </w:r>
      <w:r w:rsidRPr="003D6EC4">
        <w:rPr>
          <w:b/>
          <w:bCs/>
        </w:rPr>
        <w:t>F:</w:t>
      </w:r>
      <w:r w:rsidRPr="003D6EC4">
        <w:t xml:space="preserve"> Epitaph, </w:t>
      </w:r>
      <w:r w:rsidRPr="003D6EC4">
        <w:rPr>
          <w:lang w:val="it-IT"/>
        </w:rPr>
        <w:t>Sepphoris</w:t>
      </w:r>
      <w:r w:rsidRPr="003D6EC4">
        <w:rPr>
          <w:b/>
          <w:bCs/>
        </w:rPr>
        <w:t xml:space="preserve"> S:</w:t>
      </w:r>
      <w:r w:rsidRPr="003D6EC4">
        <w:t xml:space="preserve"> Sukenik, </w:t>
      </w:r>
      <w:r w:rsidRPr="003D6EC4">
        <w:rPr>
          <w:i/>
          <w:iCs/>
        </w:rPr>
        <w:t>BIES</w:t>
      </w:r>
      <w:r w:rsidRPr="003D6EC4">
        <w:t xml:space="preserve"> </w:t>
      </w:r>
      <w:r w:rsidR="009510F1" w:rsidRPr="003D6EC4">
        <w:t>12</w:t>
      </w:r>
      <w:r w:rsidRPr="003D6EC4">
        <w:t xml:space="preserve"> (1946) 64 </w:t>
      </w:r>
      <w:r w:rsidRPr="003D6EC4">
        <w:rPr>
          <w:b/>
          <w:bCs/>
        </w:rPr>
        <w:t xml:space="preserve">E: </w:t>
      </w:r>
      <w:r w:rsidRPr="003D6EC4">
        <w:t>–</w:t>
      </w:r>
      <w:r w:rsidRPr="003D6EC4">
        <w:rPr>
          <w:b/>
          <w:bCs/>
        </w:rPr>
        <w:t xml:space="preserve"> D: </w:t>
      </w:r>
      <w:r w:rsidRPr="003D6EC4">
        <w:rPr>
          <w:rFonts w:cs="Times New Roman"/>
          <w:lang w:val="it-IT"/>
        </w:rPr>
        <w:t>–</w:t>
      </w:r>
      <w:r w:rsidR="00EA76F2" w:rsidRPr="003D6EC4">
        <w:rPr>
          <w:rStyle w:val="FootnoteReference"/>
          <w:rFonts w:cs="Times New Roman"/>
        </w:rPr>
        <w:footnoteReference w:id="2348"/>
      </w:r>
    </w:p>
    <w:p w14:paraId="26ECE156" w14:textId="77777777" w:rsidR="00BD0433" w:rsidRDefault="00BD0433" w:rsidP="00CF1A10">
      <w:pPr>
        <w:numPr>
          <w:ilvl w:val="0"/>
          <w:numId w:val="75"/>
        </w:numPr>
        <w:bidi w:val="0"/>
        <w:rPr>
          <w:noProof/>
        </w:rPr>
      </w:pPr>
      <w:r w:rsidRPr="003D6EC4">
        <w:rPr>
          <w:b/>
          <w:bCs/>
          <w:lang w:val="en-GB"/>
        </w:rPr>
        <w:t xml:space="preserve">O: </w:t>
      </w:r>
      <w:r w:rsidRPr="003D6EC4">
        <w:rPr>
          <w:rFonts w:ascii="Graeca" w:hAnsi="Graeca"/>
          <w:lang w:val="en-GB"/>
        </w:rPr>
        <w:t></w:t>
      </w:r>
      <w:r w:rsidRPr="003D6EC4">
        <w:rPr>
          <w:rFonts w:ascii="Graeca" w:hAnsi="Graeca"/>
          <w:lang w:val="en-GB"/>
        </w:rPr>
        <w:t></w:t>
      </w:r>
      <w:r w:rsidRPr="003D6EC4">
        <w:rPr>
          <w:rFonts w:ascii="Graeca" w:hAnsi="Graeca"/>
          <w:lang w:val="en-GB"/>
        </w:rPr>
        <w:t></w:t>
      </w:r>
      <w:r w:rsidRPr="003D6EC4">
        <w:rPr>
          <w:rFonts w:ascii="Graeca" w:hAnsi="Graeca"/>
          <w:lang w:val="en-GB"/>
        </w:rPr>
        <w:t></w:t>
      </w:r>
      <w:r w:rsidRPr="003D6EC4">
        <w:rPr>
          <w:rFonts w:ascii="Graeca" w:hAnsi="Graeca"/>
          <w:lang w:val="en-GB"/>
        </w:rPr>
        <w:t></w:t>
      </w:r>
      <w:r w:rsidR="00272471">
        <w:rPr>
          <w:rFonts w:ascii="Graeca" w:hAnsi="Graeca"/>
          <w:lang w:val="en-GB"/>
        </w:rPr>
        <w:t></w:t>
      </w:r>
      <w:r w:rsidRPr="003D6EC4">
        <w:rPr>
          <w:rFonts w:ascii="Graeca" w:hAnsi="Graeca"/>
          <w:lang w:val="en-GB"/>
        </w:rPr>
        <w:t></w:t>
      </w:r>
      <w:r w:rsidRPr="003D6EC4">
        <w:rPr>
          <w:rFonts w:ascii="Graeca" w:hAnsi="Graeca"/>
          <w:lang w:val="en-GB"/>
        </w:rPr>
        <w:t></w:t>
      </w:r>
      <w:r w:rsidR="00946EF1" w:rsidRPr="003D6EC4">
        <w:rPr>
          <w:rStyle w:val="FootnoteReference"/>
          <w:rFonts w:cs="Times New Roman"/>
          <w:lang w:val="en-GB"/>
        </w:rPr>
        <w:footnoteReference w:id="2349"/>
      </w:r>
      <w:r w:rsidR="00946EF1" w:rsidRPr="003D6EC4">
        <w:rPr>
          <w:rFonts w:cs="Times New Roman"/>
          <w:lang w:val="en-GB"/>
        </w:rPr>
        <w:t xml:space="preserve"> </w:t>
      </w:r>
      <w:r w:rsidRPr="003D6EC4">
        <w:rPr>
          <w:b/>
          <w:bCs/>
          <w:lang w:val="en-GB"/>
        </w:rPr>
        <w:t>Ds</w:t>
      </w:r>
      <w:r>
        <w:rPr>
          <w:b/>
          <w:bCs/>
          <w:lang w:val="en-GB"/>
        </w:rPr>
        <w:t>:</w:t>
      </w:r>
      <w:r w:rsidR="00982EF3" w:rsidRPr="00982EF3">
        <w:t xml:space="preserve"> </w:t>
      </w:r>
      <w:r w:rsidR="00643F9D">
        <w:t>Candida (1)’s husband</w:t>
      </w:r>
      <w:r w:rsidR="00643F9D" w:rsidRPr="00300CAE">
        <w:rPr>
          <w:lang w:val="en-GB"/>
        </w:rPr>
        <w:t>?</w:t>
      </w:r>
      <w:r w:rsidR="00643F9D">
        <w:rPr>
          <w:rStyle w:val="FootnoteReference"/>
          <w:lang w:val="en-GB"/>
        </w:rPr>
        <w:footnoteReference w:id="2350"/>
      </w:r>
      <w:r>
        <w:rPr>
          <w:lang w:val="en-GB"/>
        </w:rPr>
        <w:t xml:space="preserve"> </w:t>
      </w:r>
      <w:r w:rsidRPr="00CE7207">
        <w:rPr>
          <w:b/>
          <w:bCs/>
          <w:lang w:val="en-GB"/>
        </w:rPr>
        <w:t xml:space="preserve">F: </w:t>
      </w:r>
      <w:r w:rsidRPr="00CE7207">
        <w:rPr>
          <w:lang w:val="en-GB"/>
        </w:rPr>
        <w:t xml:space="preserve">Inscription, </w:t>
      </w:r>
      <w:r w:rsidR="00F60345">
        <w:t>Elijah’s Cave</w:t>
      </w:r>
      <w:r w:rsidRPr="00CE7207">
        <w:rPr>
          <w:b/>
          <w:bCs/>
          <w:lang w:val="en-GB"/>
        </w:rPr>
        <w:t xml:space="preserve"> S: </w:t>
      </w:r>
      <w:r w:rsidRPr="00CE7207">
        <w:t>A</w:t>
      </w:r>
      <w:r w:rsidRPr="00CE7207">
        <w:t>p</w:t>
      </w:r>
      <w:r w:rsidRPr="00CE7207">
        <w:t xml:space="preserve">pendix, no. </w:t>
      </w:r>
      <w:r w:rsidR="002D170C" w:rsidRPr="00C35B27">
        <w:t>15</w:t>
      </w:r>
      <w:r w:rsidR="002D170C" w:rsidRPr="00CE7207">
        <w:t xml:space="preserve"> </w:t>
      </w:r>
      <w:r w:rsidRPr="00CE7207">
        <w:rPr>
          <w:b/>
          <w:bCs/>
          <w:lang w:val="en-GB"/>
        </w:rPr>
        <w:t xml:space="preserve">E: </w:t>
      </w:r>
      <w:r w:rsidR="00946EF1" w:rsidRPr="00236485">
        <w:rPr>
          <w:lang w:val="en-GB"/>
        </w:rPr>
        <w:t>Jew</w:t>
      </w:r>
      <w:r w:rsidR="00946EF1" w:rsidRPr="00376C2A">
        <w:rPr>
          <w:lang w:val="en-GB"/>
        </w:rPr>
        <w:t>?</w:t>
      </w:r>
      <w:r w:rsidR="00946EF1">
        <w:rPr>
          <w:rStyle w:val="FootnoteReference"/>
          <w:lang w:val="en-GB"/>
        </w:rPr>
        <w:footnoteReference w:id="2351"/>
      </w:r>
      <w:r w:rsidR="00946EF1" w:rsidRPr="00376C2A">
        <w:rPr>
          <w:lang w:val="en-GB"/>
        </w:rPr>
        <w:t xml:space="preserve"> </w:t>
      </w:r>
      <w:r w:rsidR="00946EF1" w:rsidRPr="00376C2A">
        <w:rPr>
          <w:b/>
          <w:bCs/>
          <w:lang w:val="en-GB"/>
        </w:rPr>
        <w:t xml:space="preserve">D: </w:t>
      </w:r>
      <w:r w:rsidR="00946EF1">
        <w:rPr>
          <w:lang w:val="en-GB"/>
        </w:rPr>
        <w:t>Pre-8</w:t>
      </w:r>
      <w:r w:rsidR="00946EF1" w:rsidRPr="00236485">
        <w:rPr>
          <w:vertAlign w:val="superscript"/>
          <w:lang w:val="en-GB"/>
        </w:rPr>
        <w:t>th</w:t>
      </w:r>
      <w:r w:rsidR="00946EF1">
        <w:rPr>
          <w:lang w:val="en-GB"/>
        </w:rPr>
        <w:t xml:space="preserve"> C</w:t>
      </w:r>
      <w:r w:rsidR="00946EF1">
        <w:rPr>
          <w:rStyle w:val="FootnoteReference"/>
          <w:lang w:val="en-GB"/>
        </w:rPr>
        <w:footnoteReference w:id="2352"/>
      </w:r>
    </w:p>
    <w:p w14:paraId="688D6673" w14:textId="77777777" w:rsidR="00BD0433" w:rsidRDefault="00BD0433">
      <w:pPr>
        <w:pStyle w:val="FootnoteText"/>
        <w:spacing w:line="240" w:lineRule="auto"/>
        <w:rPr>
          <w:rFonts w:cs="Miriam"/>
          <w:rtl/>
          <w:lang w:val="en-U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13A02B30" w14:textId="77777777" w:rsidR="00BD0433" w:rsidRDefault="00BD0433">
      <w:pPr>
        <w:pStyle w:val="FootnoteText"/>
        <w:spacing w:line="240" w:lineRule="auto"/>
        <w:rPr>
          <w:rFonts w:cs="Miriam" w:hint="cs"/>
          <w:lang w:val="en-US"/>
        </w:rPr>
      </w:pPr>
    </w:p>
    <w:p w14:paraId="02A58903" w14:textId="77777777" w:rsidR="00BD0433" w:rsidRDefault="00BD0433" w:rsidP="00DA51BE">
      <w:pPr>
        <w:bidi w:val="0"/>
        <w:rPr>
          <w:b/>
          <w:bCs/>
          <w:sz w:val="24"/>
          <w:szCs w:val="24"/>
        </w:rPr>
      </w:pPr>
      <w:r w:rsidRPr="00CD1D6F">
        <w:rPr>
          <w:rFonts w:cs="Times New Roman"/>
          <w:sz w:val="24"/>
          <w:szCs w:val="24"/>
          <w:rtl/>
        </w:rPr>
        <w:t>מעדיה</w:t>
      </w:r>
      <w:r w:rsidRPr="00CD1D6F">
        <w:rPr>
          <w:rStyle w:val="FootnoteReference"/>
          <w:sz w:val="24"/>
          <w:szCs w:val="24"/>
        </w:rPr>
        <w:footnoteReference w:id="2353"/>
      </w:r>
      <w:r w:rsidRPr="00CD1D6F">
        <w:rPr>
          <w:sz w:val="24"/>
          <w:szCs w:val="24"/>
        </w:rPr>
        <w:t xml:space="preserve"> – </w:t>
      </w:r>
      <w:r w:rsidRPr="00CD1D6F">
        <w:rPr>
          <w:i/>
          <w:iCs/>
          <w:sz w:val="24"/>
          <w:szCs w:val="24"/>
        </w:rPr>
        <w:t>Meadiah</w:t>
      </w:r>
      <w:r w:rsidRPr="00CD1D6F">
        <w:rPr>
          <w:sz w:val="24"/>
          <w:szCs w:val="24"/>
        </w:rPr>
        <w:t xml:space="preserve"> </w:t>
      </w:r>
    </w:p>
    <w:p w14:paraId="2385F0E3" w14:textId="77777777" w:rsidR="00BD0433" w:rsidRPr="00CD1D6F" w:rsidRDefault="00BD0433" w:rsidP="00720D83">
      <w:pPr>
        <w:bidi w:val="0"/>
        <w:rPr>
          <w:b/>
          <w:bCs/>
          <w:sz w:val="24"/>
          <w:szCs w:val="24"/>
        </w:rPr>
      </w:pPr>
    </w:p>
    <w:p w14:paraId="6477022A" w14:textId="77777777" w:rsidR="00BD0433" w:rsidRDefault="00BD0433" w:rsidP="00005751">
      <w:pPr>
        <w:numPr>
          <w:ilvl w:val="0"/>
          <w:numId w:val="78"/>
        </w:numPr>
        <w:bidi w:val="0"/>
        <w:rPr>
          <w:rtl/>
        </w:rPr>
      </w:pPr>
      <w:r w:rsidRPr="00262A2F">
        <w:rPr>
          <w:b/>
          <w:bCs/>
        </w:rPr>
        <w:t xml:space="preserve">O: </w:t>
      </w:r>
      <w:r w:rsidRPr="00E627C3">
        <w:t>–</w:t>
      </w:r>
      <w:r>
        <w:rPr>
          <w:b/>
          <w:bCs/>
        </w:rPr>
        <w:t xml:space="preserve"> </w:t>
      </w:r>
      <w:r w:rsidRPr="00262A2F">
        <w:rPr>
          <w:b/>
          <w:bCs/>
        </w:rPr>
        <w:t>Ds:</w:t>
      </w:r>
      <w:r w:rsidRPr="00262A2F">
        <w:t xml:space="preserve"> </w:t>
      </w:r>
      <w:r w:rsidRPr="006F7F89">
        <w:t>His son</w:t>
      </w:r>
      <w:r>
        <w:rPr>
          <w:rStyle w:val="FootnoteReference"/>
        </w:rPr>
        <w:footnoteReference w:id="2354"/>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yDem </w:t>
      </w:r>
      <w:r>
        <w:t xml:space="preserve">2:1, 22c (Kosovsky, </w:t>
      </w:r>
      <w:r>
        <w:rPr>
          <w:i/>
          <w:iCs/>
        </w:rPr>
        <w:t>Yerushalmi</w:t>
      </w:r>
      <w:r>
        <w:t xml:space="preserve">, 431) </w:t>
      </w:r>
      <w:r w:rsidRPr="00262A2F">
        <w:rPr>
          <w:b/>
          <w:bCs/>
        </w:rPr>
        <w:t xml:space="preserve">E: </w:t>
      </w:r>
      <w:r w:rsidRPr="009B09A9">
        <w:t>Nic</w:t>
      </w:r>
      <w:r w:rsidRPr="009B09A9">
        <w:t>k</w:t>
      </w:r>
      <w:r w:rsidRPr="009B09A9">
        <w:t>name</w:t>
      </w:r>
      <w:r w:rsidRPr="00E627C3">
        <w:t>?</w:t>
      </w:r>
      <w:r>
        <w:rPr>
          <w:rStyle w:val="FootnoteReference"/>
        </w:rPr>
        <w:footnoteReference w:id="2355"/>
      </w:r>
      <w:r>
        <w:rPr>
          <w:b/>
          <w:bCs/>
        </w:rPr>
        <w:t xml:space="preserve"> </w:t>
      </w:r>
      <w:r w:rsidRPr="00262A2F">
        <w:rPr>
          <w:b/>
          <w:bCs/>
        </w:rPr>
        <w:t>D:</w:t>
      </w:r>
      <w:r>
        <w:rPr>
          <w:b/>
          <w:bCs/>
        </w:rPr>
        <w:t xml:space="preserve"> </w:t>
      </w:r>
      <w:r w:rsidR="00005751">
        <w:rPr>
          <w:rFonts w:cs="Times New Roman"/>
        </w:rPr>
        <w:t>Pre-400</w:t>
      </w:r>
      <w:r w:rsidR="00005751">
        <w:rPr>
          <w:rStyle w:val="FootnoteReference"/>
          <w:rFonts w:cs="Times New Roman"/>
        </w:rPr>
        <w:footnoteReference w:id="2356"/>
      </w:r>
    </w:p>
    <w:p w14:paraId="449B03F6" w14:textId="77777777" w:rsidR="00BD0433" w:rsidRDefault="00BD0433" w:rsidP="008D57E7">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09F3D421" w14:textId="77777777" w:rsidR="00BD0433" w:rsidRDefault="00BD0433" w:rsidP="008D57E7">
      <w:pPr>
        <w:bidi w:val="0"/>
        <w:rPr>
          <w:b/>
          <w:bCs/>
        </w:rPr>
      </w:pPr>
    </w:p>
    <w:p w14:paraId="6A1DAEB5" w14:textId="77777777" w:rsidR="00BD0433" w:rsidRDefault="00BD0433" w:rsidP="008033F4">
      <w:pPr>
        <w:bidi w:val="0"/>
        <w:rPr>
          <w:b/>
          <w:bCs/>
          <w:sz w:val="24"/>
          <w:szCs w:val="24"/>
        </w:rPr>
      </w:pPr>
      <w:r w:rsidRPr="00CD1D6F">
        <w:rPr>
          <w:rFonts w:cs="Times New Roman"/>
          <w:sz w:val="24"/>
          <w:szCs w:val="24"/>
          <w:rtl/>
        </w:rPr>
        <w:t>מרדכי</w:t>
      </w:r>
      <w:r w:rsidRPr="00CD1D6F">
        <w:rPr>
          <w:rStyle w:val="FootnoteReference"/>
          <w:sz w:val="24"/>
          <w:szCs w:val="24"/>
        </w:rPr>
        <w:footnoteReference w:id="2357"/>
      </w:r>
      <w:r w:rsidRPr="00CD1D6F">
        <w:rPr>
          <w:sz w:val="24"/>
          <w:szCs w:val="24"/>
        </w:rPr>
        <w:t xml:space="preserve"> – </w:t>
      </w:r>
      <w:r w:rsidRPr="00CD1D6F">
        <w:rPr>
          <w:i/>
          <w:iCs/>
          <w:sz w:val="24"/>
          <w:szCs w:val="24"/>
        </w:rPr>
        <w:t>Mordechai</w:t>
      </w:r>
    </w:p>
    <w:p w14:paraId="0FC442DA" w14:textId="77777777" w:rsidR="00BD0433" w:rsidRPr="00CD1D6F" w:rsidRDefault="00BD0433" w:rsidP="006F7F89">
      <w:pPr>
        <w:bidi w:val="0"/>
        <w:rPr>
          <w:b/>
          <w:bCs/>
          <w:sz w:val="24"/>
          <w:szCs w:val="24"/>
        </w:rPr>
      </w:pPr>
    </w:p>
    <w:p w14:paraId="77456AA7" w14:textId="77777777" w:rsidR="00BD0433" w:rsidRDefault="00BD0433" w:rsidP="00292813">
      <w:pPr>
        <w:numPr>
          <w:ilvl w:val="0"/>
          <w:numId w:val="77"/>
        </w:numPr>
        <w:bidi w:val="0"/>
        <w:rPr>
          <w:rtl/>
        </w:rPr>
      </w:pPr>
      <w:r w:rsidRPr="00262A2F">
        <w:rPr>
          <w:b/>
          <w:bCs/>
        </w:rPr>
        <w:t>O:</w:t>
      </w:r>
      <w:r>
        <w:rPr>
          <w:b/>
          <w:bCs/>
        </w:rPr>
        <w:t xml:space="preserve"> </w:t>
      </w:r>
      <w:r w:rsidRPr="00176396">
        <w:rPr>
          <w:rFonts w:cs="Times New Roman"/>
          <w:rtl/>
        </w:rPr>
        <w:t>[מ]רדכי</w:t>
      </w:r>
      <w:r w:rsidRPr="000E41E3">
        <w:rPr>
          <w:rStyle w:val="FootnoteReference"/>
        </w:rPr>
        <w:footnoteReference w:id="2358"/>
      </w:r>
      <w:r>
        <w:t xml:space="preserve"> </w:t>
      </w:r>
      <w:r w:rsidRPr="00262A2F">
        <w:rPr>
          <w:b/>
          <w:bCs/>
        </w:rPr>
        <w:t>Ds:</w:t>
      </w:r>
      <w:r w:rsidRPr="00262A2F">
        <w:t xml:space="preserve"> </w:t>
      </w:r>
      <w:r>
        <w:t xml:space="preserve">– </w:t>
      </w:r>
      <w:r w:rsidRPr="00262A2F">
        <w:rPr>
          <w:b/>
          <w:bCs/>
        </w:rPr>
        <w:t>F:</w:t>
      </w:r>
      <w:r w:rsidRPr="00262A2F">
        <w:t xml:space="preserve"> </w:t>
      </w:r>
      <w:r>
        <w:t xml:space="preserve">Epitaph, Caesarea </w:t>
      </w:r>
      <w:r w:rsidRPr="00262A2F">
        <w:rPr>
          <w:b/>
          <w:bCs/>
        </w:rPr>
        <w:t>S:</w:t>
      </w:r>
      <w:r w:rsidRPr="00262A2F">
        <w:t xml:space="preserve"> </w:t>
      </w:r>
      <w:smartTag w:uri="urn:schemas-microsoft-com:office:smarttags" w:element="place">
        <w:r>
          <w:t>Negev</w:t>
        </w:r>
      </w:smartTag>
      <w:r>
        <w:t xml:space="preserve">, </w:t>
      </w:r>
      <w:r>
        <w:rPr>
          <w:i/>
          <w:iCs/>
        </w:rPr>
        <w:t>RB</w:t>
      </w:r>
      <w:r>
        <w:t xml:space="preserve"> 78 (1971) 248 </w:t>
      </w:r>
      <w:r w:rsidRPr="00262A2F">
        <w:rPr>
          <w:b/>
          <w:bCs/>
        </w:rPr>
        <w:t xml:space="preserve">E: </w:t>
      </w:r>
      <w:r w:rsidR="00292813">
        <w:t>Name?</w:t>
      </w:r>
      <w:r w:rsidR="00292813">
        <w:rPr>
          <w:rStyle w:val="FootnoteReference"/>
        </w:rPr>
        <w:footnoteReference w:id="2359"/>
      </w:r>
      <w:r w:rsidR="00292813">
        <w:rPr>
          <w:b/>
          <w:bCs/>
        </w:rPr>
        <w:t xml:space="preserve"> </w:t>
      </w:r>
      <w:r w:rsidRPr="00262A2F">
        <w:rPr>
          <w:b/>
          <w:bCs/>
        </w:rPr>
        <w:t>D:</w:t>
      </w:r>
      <w:r>
        <w:rPr>
          <w:b/>
          <w:bCs/>
        </w:rPr>
        <w:t xml:space="preserve"> </w:t>
      </w:r>
      <w:r w:rsidR="00F1786B" w:rsidRPr="0046195D">
        <w:rPr>
          <w:rFonts w:cs="Times New Roman"/>
          <w:lang w:val="it-IT"/>
        </w:rPr>
        <w:t>–</w:t>
      </w:r>
      <w:r w:rsidR="00F1786B" w:rsidRPr="005F539E">
        <w:rPr>
          <w:rStyle w:val="FootnoteReference"/>
          <w:rFonts w:cs="Times New Roman"/>
        </w:rPr>
        <w:footnoteReference w:id="2360"/>
      </w:r>
    </w:p>
    <w:p w14:paraId="3D19711E" w14:textId="77777777" w:rsidR="00BD0433" w:rsidRDefault="00BD0433" w:rsidP="008033F4">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14156DD5" w14:textId="77777777" w:rsidR="00BD0433" w:rsidRDefault="00BD0433" w:rsidP="008033F4">
      <w:pPr>
        <w:bidi w:val="0"/>
        <w:rPr>
          <w:b/>
          <w:bCs/>
        </w:rPr>
      </w:pPr>
    </w:p>
    <w:p w14:paraId="1523475E" w14:textId="77777777" w:rsidR="00BD0433" w:rsidRDefault="00BD0433" w:rsidP="008D57E7">
      <w:pPr>
        <w:bidi w:val="0"/>
        <w:rPr>
          <w:b/>
          <w:bCs/>
          <w:sz w:val="24"/>
          <w:szCs w:val="24"/>
        </w:rPr>
      </w:pPr>
      <w:r w:rsidRPr="00CD1D6F">
        <w:rPr>
          <w:rFonts w:cs="Times New Roman"/>
          <w:sz w:val="24"/>
          <w:szCs w:val="24"/>
          <w:rtl/>
        </w:rPr>
        <w:t>משה</w:t>
      </w:r>
      <w:r w:rsidRPr="00CD1D6F">
        <w:rPr>
          <w:rStyle w:val="FootnoteReference"/>
          <w:sz w:val="24"/>
          <w:szCs w:val="24"/>
        </w:rPr>
        <w:footnoteReference w:id="2361"/>
      </w:r>
      <w:r w:rsidRPr="00CD1D6F">
        <w:rPr>
          <w:sz w:val="24"/>
          <w:szCs w:val="24"/>
        </w:rPr>
        <w:t xml:space="preserve"> – </w:t>
      </w:r>
      <w:r w:rsidRPr="00CD1D6F">
        <w:rPr>
          <w:i/>
          <w:iCs/>
          <w:sz w:val="24"/>
          <w:szCs w:val="24"/>
        </w:rPr>
        <w:t>Moses</w:t>
      </w:r>
    </w:p>
    <w:p w14:paraId="0575A377" w14:textId="77777777" w:rsidR="00BD0433" w:rsidRPr="00CD1D6F" w:rsidRDefault="00BD0433" w:rsidP="006F7F89">
      <w:pPr>
        <w:bidi w:val="0"/>
        <w:rPr>
          <w:b/>
          <w:bCs/>
          <w:sz w:val="24"/>
          <w:szCs w:val="24"/>
        </w:rPr>
      </w:pPr>
    </w:p>
    <w:p w14:paraId="0D0CB632" w14:textId="77777777" w:rsidR="00BD0433" w:rsidRDefault="00BD0433" w:rsidP="00005751">
      <w:pPr>
        <w:numPr>
          <w:ilvl w:val="0"/>
          <w:numId w:val="76"/>
        </w:numPr>
        <w:bidi w:val="0"/>
        <w:rPr>
          <w:rtl/>
        </w:rPr>
      </w:pPr>
      <w:r>
        <w:rPr>
          <w:b/>
          <w:bCs/>
        </w:rPr>
        <w:t xml:space="preserve">O: </w:t>
      </w:r>
      <w:r w:rsidRPr="006F7B2B">
        <w:rPr>
          <w:rFonts w:cs="Times New Roman"/>
          <w:rtl/>
        </w:rPr>
        <w:t>מוסיא</w:t>
      </w:r>
      <w:r w:rsidRPr="00B7537A">
        <w:rPr>
          <w:rStyle w:val="FootnoteReference"/>
          <w:rFonts w:cs="Times New Roman"/>
        </w:rPr>
        <w:footnoteReference w:id="2362"/>
      </w:r>
      <w:r w:rsidRPr="00D736D6">
        <w:rPr>
          <w:rFonts w:cs="Times New Roman"/>
          <w:b/>
          <w:bCs/>
        </w:rPr>
        <w:t>/</w:t>
      </w:r>
      <w:r w:rsidRPr="006F7F89">
        <w:rPr>
          <w:rFonts w:cs="Times New Roman"/>
          <w:rtl/>
        </w:rPr>
        <w:t>מנסיא</w:t>
      </w:r>
      <w:r>
        <w:rPr>
          <w:rStyle w:val="FootnoteReference"/>
          <w:rFonts w:cs="Times New Roman"/>
        </w:rPr>
        <w:footnoteReference w:id="2363"/>
      </w:r>
      <w:r w:rsidRPr="00D736D6">
        <w:rPr>
          <w:rFonts w:cs="Times New Roman"/>
        </w:rPr>
        <w:t>/</w:t>
      </w:r>
      <w:r w:rsidRPr="006F7B2B">
        <w:rPr>
          <w:rFonts w:cs="Times New Roman"/>
          <w:rtl/>
        </w:rPr>
        <w:t>מסיא</w:t>
      </w:r>
      <w:r w:rsidRPr="00B7537A">
        <w:rPr>
          <w:rStyle w:val="FootnoteReference"/>
          <w:rFonts w:cs="Times New Roman"/>
        </w:rPr>
        <w:footnoteReference w:id="2364"/>
      </w:r>
      <w:r w:rsidRPr="00D736D6">
        <w:rPr>
          <w:rFonts w:cs="Times New Roman"/>
          <w:b/>
          <w:bCs/>
        </w:rPr>
        <w:t xml:space="preserve"> </w:t>
      </w:r>
      <w:r w:rsidRPr="00262A2F">
        <w:rPr>
          <w:b/>
          <w:bCs/>
        </w:rPr>
        <w:t>Ds:</w:t>
      </w:r>
      <w:r w:rsidRPr="00262A2F">
        <w:t xml:space="preserve"> </w:t>
      </w:r>
      <w:r>
        <w:t xml:space="preserve">The </w:t>
      </w:r>
      <w:r w:rsidRPr="000F47FA">
        <w:t>Great</w:t>
      </w:r>
      <w:r>
        <w:rPr>
          <w:rStyle w:val="FootnoteReference"/>
        </w:rPr>
        <w:footnoteReference w:id="2365"/>
      </w:r>
      <w:r>
        <w:t xml:space="preserve"> </w:t>
      </w:r>
      <w:r w:rsidRPr="00262A2F">
        <w:rPr>
          <w:b/>
          <w:bCs/>
        </w:rPr>
        <w:t>F:</w:t>
      </w:r>
      <w:r w:rsidRPr="00262A2F">
        <w:t xml:space="preserve"> </w:t>
      </w:r>
      <w:r>
        <w:t xml:space="preserve">– </w:t>
      </w:r>
      <w:r w:rsidRPr="00262A2F">
        <w:rPr>
          <w:b/>
          <w:bCs/>
        </w:rPr>
        <w:t>S:</w:t>
      </w:r>
      <w:r w:rsidRPr="00262A2F">
        <w:t xml:space="preserve"> </w:t>
      </w:r>
      <w:r w:rsidRPr="00243B78">
        <w:rPr>
          <w:i/>
          <w:iCs/>
        </w:rPr>
        <w:t xml:space="preserve">bYom </w:t>
      </w:r>
      <w:r w:rsidRPr="00243B78">
        <w:t>4b</w:t>
      </w:r>
      <w:r>
        <w:rPr>
          <w:rStyle w:val="FootnoteReference"/>
        </w:rPr>
        <w:footnoteReference w:id="2366"/>
      </w:r>
      <w:r>
        <w:t xml:space="preserve"> (Kosowsky, </w:t>
      </w:r>
      <w:r>
        <w:rPr>
          <w:i/>
          <w:iCs/>
        </w:rPr>
        <w:t>Babylonico</w:t>
      </w:r>
      <w:r>
        <w:t xml:space="preserve">, 1015) </w:t>
      </w:r>
      <w:r w:rsidRPr="00262A2F">
        <w:rPr>
          <w:b/>
          <w:bCs/>
        </w:rPr>
        <w:t xml:space="preserve">E: </w:t>
      </w:r>
      <w:r w:rsidRPr="00E627C3">
        <w:t>–</w:t>
      </w:r>
      <w:r>
        <w:rPr>
          <w:b/>
          <w:bCs/>
        </w:rPr>
        <w:t xml:space="preserve"> </w:t>
      </w:r>
      <w:r w:rsidRPr="00262A2F">
        <w:rPr>
          <w:b/>
          <w:bCs/>
        </w:rPr>
        <w:t>D:</w:t>
      </w:r>
      <w:r>
        <w:rPr>
          <w:b/>
          <w:bCs/>
        </w:rPr>
        <w:t xml:space="preserve"> </w:t>
      </w:r>
      <w:r w:rsidR="00005751">
        <w:rPr>
          <w:rFonts w:cs="Times New Roman"/>
        </w:rPr>
        <w:t>Pre-400</w:t>
      </w:r>
      <w:r w:rsidR="00005751">
        <w:rPr>
          <w:rStyle w:val="FootnoteReference"/>
          <w:rFonts w:cs="Times New Roman"/>
        </w:rPr>
        <w:footnoteReference w:id="2367"/>
      </w:r>
    </w:p>
    <w:p w14:paraId="3BB644DA" w14:textId="77777777" w:rsidR="00BD0433" w:rsidRDefault="00BD0433" w:rsidP="00005751">
      <w:pPr>
        <w:numPr>
          <w:ilvl w:val="0"/>
          <w:numId w:val="76"/>
        </w:numPr>
        <w:bidi w:val="0"/>
      </w:pPr>
      <w:r w:rsidRPr="00262A2F">
        <w:rPr>
          <w:b/>
          <w:bCs/>
        </w:rPr>
        <w:t xml:space="preserve">O: </w:t>
      </w:r>
      <w:r w:rsidRPr="006F7B2B">
        <w:rPr>
          <w:rFonts w:cs="Times New Roman"/>
          <w:rtl/>
        </w:rPr>
        <w:t>מוסיא</w:t>
      </w:r>
      <w:r>
        <w:rPr>
          <w:rStyle w:val="FootnoteReference"/>
          <w:rFonts w:cs="Times New Roman"/>
        </w:rPr>
        <w:footnoteReference w:id="2368"/>
      </w:r>
      <w:r w:rsidRPr="00B7537A">
        <w:rPr>
          <w:rFonts w:cs="Times New Roman"/>
        </w:rPr>
        <w:t>/</w:t>
      </w:r>
      <w:r w:rsidRPr="006F7F89">
        <w:rPr>
          <w:rFonts w:cs="Times New Roman" w:hint="cs"/>
          <w:rtl/>
        </w:rPr>
        <w:t>מנסיא</w:t>
      </w:r>
      <w:r>
        <w:rPr>
          <w:rStyle w:val="FootnoteReference"/>
          <w:rFonts w:cs="Times New Roman"/>
        </w:rPr>
        <w:footnoteReference w:id="2369"/>
      </w:r>
      <w:r>
        <w:rPr>
          <w:rFonts w:cs="Times New Roman"/>
        </w:rPr>
        <w:t>/</w:t>
      </w:r>
      <w:r w:rsidRPr="006F7B2B">
        <w:rPr>
          <w:rFonts w:cs="Times New Roman"/>
          <w:rtl/>
        </w:rPr>
        <w:t>מיסיא</w:t>
      </w:r>
      <w:r>
        <w:rPr>
          <w:rStyle w:val="FootnoteReference"/>
        </w:rPr>
        <w:footnoteReference w:id="2370"/>
      </w:r>
      <w:r>
        <w:t>/</w:t>
      </w:r>
      <w:r w:rsidRPr="006F7B2B">
        <w:rPr>
          <w:rFonts w:cs="Times New Roman"/>
          <w:rtl/>
        </w:rPr>
        <w:t>מסיא</w:t>
      </w:r>
      <w:r>
        <w:rPr>
          <w:rStyle w:val="FootnoteReference"/>
        </w:rPr>
        <w:footnoteReference w:id="2371"/>
      </w:r>
      <w:r w:rsidRPr="00262A2F">
        <w:rPr>
          <w:b/>
          <w:bCs/>
        </w:rPr>
        <w:t xml:space="preserve"> Ds:</w:t>
      </w:r>
      <w:r w:rsidRPr="00262A2F">
        <w:t xml:space="preserve"> </w:t>
      </w:r>
      <w:r>
        <w:t xml:space="preserve">Moses </w:t>
      </w:r>
      <w:r w:rsidRPr="00691E1C">
        <w:t>(</w:t>
      </w:r>
      <w:r>
        <w:t>1</w:t>
      </w:r>
      <w:r w:rsidRPr="00691E1C">
        <w:t>)</w:t>
      </w:r>
      <w:r>
        <w:t>’</w:t>
      </w:r>
      <w:r w:rsidRPr="005D3BF5">
        <w:t>s</w:t>
      </w:r>
      <w:r>
        <w:t xml:space="preserve"> grandson</w:t>
      </w:r>
      <w:r w:rsidR="00C87CA4">
        <w:rPr>
          <w:rStyle w:val="FootnoteReference"/>
        </w:rPr>
        <w:footnoteReference w:id="2372"/>
      </w:r>
      <w:r>
        <w:t xml:space="preserve"> </w:t>
      </w:r>
      <w:r w:rsidRPr="00262A2F">
        <w:rPr>
          <w:b/>
          <w:bCs/>
        </w:rPr>
        <w:t>F:</w:t>
      </w:r>
      <w:r w:rsidRPr="00262A2F">
        <w:t xml:space="preserve"> </w:t>
      </w:r>
      <w:r>
        <w:t xml:space="preserve">– </w:t>
      </w:r>
      <w:r w:rsidRPr="00262A2F">
        <w:rPr>
          <w:b/>
          <w:bCs/>
        </w:rPr>
        <w:t>S:</w:t>
      </w:r>
      <w:r w:rsidRPr="00262A2F">
        <w:t xml:space="preserve"> </w:t>
      </w:r>
      <w:r w:rsidRPr="00243B78">
        <w:rPr>
          <w:i/>
          <w:iCs/>
        </w:rPr>
        <w:t xml:space="preserve">bYom </w:t>
      </w:r>
      <w:r w:rsidRPr="00243B78">
        <w:t>4b</w:t>
      </w:r>
      <w:r>
        <w:rPr>
          <w:rStyle w:val="FootnoteReference"/>
        </w:rPr>
        <w:footnoteReference w:id="2373"/>
      </w:r>
      <w:r>
        <w:t xml:space="preserve"> (Kosowsky, </w:t>
      </w:r>
      <w:r>
        <w:rPr>
          <w:i/>
          <w:iCs/>
        </w:rPr>
        <w:t>Babylonico</w:t>
      </w:r>
      <w:r>
        <w:t xml:space="preserve">, 1015) </w:t>
      </w:r>
      <w:r w:rsidRPr="00262A2F">
        <w:rPr>
          <w:b/>
          <w:bCs/>
        </w:rPr>
        <w:t xml:space="preserve">E: </w:t>
      </w:r>
      <w:r w:rsidRPr="00E627C3">
        <w:t>–</w:t>
      </w:r>
      <w:r>
        <w:rPr>
          <w:b/>
          <w:bCs/>
        </w:rPr>
        <w:t xml:space="preserve"> </w:t>
      </w:r>
      <w:r w:rsidRPr="00262A2F">
        <w:rPr>
          <w:b/>
          <w:bCs/>
        </w:rPr>
        <w:t>D:</w:t>
      </w:r>
      <w:r>
        <w:rPr>
          <w:b/>
          <w:bCs/>
        </w:rPr>
        <w:t xml:space="preserve"> </w:t>
      </w:r>
      <w:r w:rsidR="00005751">
        <w:rPr>
          <w:rFonts w:cs="Times New Roman"/>
        </w:rPr>
        <w:t>Pre-400</w:t>
      </w:r>
      <w:r w:rsidR="00005751">
        <w:rPr>
          <w:rStyle w:val="FootnoteReference"/>
          <w:rFonts w:cs="Times New Roman"/>
        </w:rPr>
        <w:footnoteReference w:id="2374"/>
      </w:r>
    </w:p>
    <w:p w14:paraId="5A7C2ADF" w14:textId="77777777" w:rsidR="00BD0433" w:rsidRDefault="00BD0433" w:rsidP="00CF1A10">
      <w:pPr>
        <w:numPr>
          <w:ilvl w:val="0"/>
          <w:numId w:val="76"/>
        </w:numPr>
        <w:bidi w:val="0"/>
        <w:jc w:val="both"/>
      </w:pPr>
      <w:r w:rsidRPr="00262A2F">
        <w:rPr>
          <w:b/>
          <w:bCs/>
        </w:rPr>
        <w:t xml:space="preserve">O: </w:t>
      </w:r>
      <w:r w:rsidRPr="00FF343D">
        <w:rPr>
          <w:rFonts w:ascii="Graeca" w:hAnsi="Graeca"/>
        </w:rPr>
        <w:t></w:t>
      </w:r>
      <w:r w:rsidRPr="00FF343D">
        <w:rPr>
          <w:rFonts w:ascii="Graeca" w:hAnsi="Graeca"/>
        </w:rPr>
        <w:t></w:t>
      </w:r>
      <w:r w:rsidRPr="00FF343D">
        <w:rPr>
          <w:rFonts w:ascii="Graeca" w:hAnsi="Graeca"/>
        </w:rPr>
        <w:t></w:t>
      </w:r>
      <w:r w:rsidRPr="00FF343D">
        <w:rPr>
          <w:rFonts w:ascii="Graeca" w:hAnsi="Graeca"/>
        </w:rPr>
        <w:t></w:t>
      </w:r>
      <w:r w:rsidRPr="00FF343D">
        <w:rPr>
          <w:rFonts w:ascii="Graeca" w:hAnsi="Graeca"/>
        </w:rPr>
        <w:t></w:t>
      </w:r>
      <w:r w:rsidRPr="00FF343D">
        <w:rPr>
          <w:rFonts w:ascii="Graeca" w:hAnsi="Graeca"/>
        </w:rPr>
        <w:t></w:t>
      </w:r>
      <w:r w:rsidRPr="00FF343D">
        <w:rPr>
          <w:rFonts w:ascii="Graeca" w:hAnsi="Graeca"/>
        </w:rPr>
        <w:t></w:t>
      </w:r>
      <w:r w:rsidRPr="00FF343D">
        <w:rPr>
          <w:rFonts w:ascii="Graeca" w:hAnsi="Graeca"/>
        </w:rPr>
        <w:t></w:t>
      </w:r>
      <w:r w:rsidR="005F666A" w:rsidRPr="00FF343D">
        <w:rPr>
          <w:rStyle w:val="FootnoteReference"/>
          <w:rFonts w:ascii="Graeca" w:hAnsi="Graeca"/>
        </w:rPr>
        <w:footnoteReference w:id="2375"/>
      </w:r>
      <w:r>
        <w:rPr>
          <w:rFonts w:cs="Times New Roman"/>
        </w:rPr>
        <w:t xml:space="preserve"> </w:t>
      </w:r>
      <w:r w:rsidRPr="00262A2F">
        <w:rPr>
          <w:b/>
          <w:bCs/>
        </w:rPr>
        <w:t>Ds:</w:t>
      </w:r>
      <w:r w:rsidRPr="00262A2F">
        <w:t xml:space="preserve"> </w:t>
      </w:r>
      <w:r>
        <w:t>Aziz (1)’</w:t>
      </w:r>
      <w:r w:rsidRPr="005D3BF5">
        <w:t>s</w:t>
      </w:r>
      <w:r>
        <w:t xml:space="preserve"> son</w:t>
      </w:r>
      <w:r w:rsidRPr="00262A2F">
        <w:rPr>
          <w:b/>
          <w:bCs/>
        </w:rPr>
        <w:t xml:space="preserve"> F:</w:t>
      </w:r>
      <w:r w:rsidRPr="00262A2F">
        <w:t xml:space="preserve"> </w:t>
      </w:r>
      <w:r>
        <w:t xml:space="preserve">Epitaph, </w:t>
      </w:r>
      <w:r w:rsidRPr="00A941A7">
        <w:t>Hauran</w:t>
      </w:r>
      <w:r>
        <w:rPr>
          <w:rStyle w:val="FootnoteReference"/>
        </w:rPr>
        <w:footnoteReference w:id="2376"/>
      </w:r>
      <w:r>
        <w:t xml:space="preserve"> </w:t>
      </w:r>
      <w:r w:rsidRPr="00262A2F">
        <w:rPr>
          <w:b/>
          <w:bCs/>
        </w:rPr>
        <w:t>S:</w:t>
      </w:r>
      <w:r w:rsidRPr="00262A2F">
        <w:t xml:space="preserve"> </w:t>
      </w:r>
      <w:smartTag w:uri="urn:schemas-microsoft-com:office:smarttags" w:element="place">
        <w:r w:rsidRPr="00A54246">
          <w:t>Ewing</w:t>
        </w:r>
      </w:smartTag>
      <w:r w:rsidRPr="00A54246">
        <w:t xml:space="preserve">, </w:t>
      </w:r>
      <w:r w:rsidRPr="00A54246">
        <w:rPr>
          <w:i/>
          <w:iCs/>
        </w:rPr>
        <w:t xml:space="preserve">PEFQS </w:t>
      </w:r>
      <w:r w:rsidRPr="00A54246">
        <w:t>27 (1895) 347</w:t>
      </w:r>
      <w:r>
        <w:t xml:space="preserve"> </w:t>
      </w:r>
      <w:r w:rsidRPr="00262A2F">
        <w:rPr>
          <w:b/>
          <w:bCs/>
        </w:rPr>
        <w:t xml:space="preserve">E: </w:t>
      </w:r>
      <w:r w:rsidR="00BA7A69">
        <w:t>Jew?</w:t>
      </w:r>
      <w:r w:rsidR="00BA7A69">
        <w:rPr>
          <w:rStyle w:val="FootnoteReference"/>
        </w:rPr>
        <w:footnoteReference w:id="2377"/>
      </w:r>
      <w:r w:rsidR="001977E5" w:rsidRPr="00262A2F">
        <w:rPr>
          <w:b/>
          <w:bCs/>
        </w:rPr>
        <w:t xml:space="preserve"> </w:t>
      </w:r>
      <w:r w:rsidRPr="00262A2F">
        <w:rPr>
          <w:b/>
          <w:bCs/>
        </w:rPr>
        <w:t>D:</w:t>
      </w:r>
      <w:r>
        <w:rPr>
          <w:b/>
          <w:bCs/>
        </w:rPr>
        <w:t xml:space="preserve"> </w:t>
      </w:r>
      <w:r w:rsidRPr="0046195D">
        <w:rPr>
          <w:rFonts w:cs="Times New Roman"/>
          <w:lang w:val="it-IT"/>
        </w:rPr>
        <w:t>–</w:t>
      </w:r>
      <w:r w:rsidR="00EA76F2" w:rsidRPr="005F539E">
        <w:rPr>
          <w:rStyle w:val="FootnoteReference"/>
          <w:rFonts w:cs="Times New Roman"/>
        </w:rPr>
        <w:footnoteReference w:id="2378"/>
      </w:r>
    </w:p>
    <w:p w14:paraId="68859862" w14:textId="77777777" w:rsidR="00BD0433" w:rsidRDefault="00BD0433" w:rsidP="00CF1A10">
      <w:pPr>
        <w:numPr>
          <w:ilvl w:val="0"/>
          <w:numId w:val="76"/>
        </w:numPr>
        <w:bidi w:val="0"/>
        <w:jc w:val="both"/>
      </w:pPr>
      <w:r w:rsidRPr="00262A2F">
        <w:rPr>
          <w:b/>
          <w:bCs/>
        </w:rPr>
        <w:t xml:space="preserve">O: </w:t>
      </w:r>
      <w:r w:rsidRPr="00E627C3">
        <w:t>–</w:t>
      </w:r>
      <w:r>
        <w:rPr>
          <w:b/>
          <w:bCs/>
        </w:rPr>
        <w:t xml:space="preserve"> </w:t>
      </w:r>
      <w:r w:rsidRPr="00262A2F">
        <w:rPr>
          <w:b/>
          <w:bCs/>
        </w:rPr>
        <w:t>Ds:</w:t>
      </w:r>
      <w:r w:rsidRPr="00262A2F">
        <w:t xml:space="preserve"> </w:t>
      </w:r>
      <w:r>
        <w:t xml:space="preserve">– </w:t>
      </w:r>
      <w:r w:rsidRPr="00262A2F">
        <w:rPr>
          <w:b/>
          <w:bCs/>
        </w:rPr>
        <w:t>F:</w:t>
      </w:r>
      <w:r w:rsidRPr="00262A2F">
        <w:t xml:space="preserve"> </w:t>
      </w:r>
      <w:r>
        <w:t>Graffiti, Parod</w:t>
      </w:r>
      <w:r>
        <w:rPr>
          <w:rStyle w:val="FootnoteReference"/>
        </w:rPr>
        <w:footnoteReference w:id="2379"/>
      </w:r>
      <w:r>
        <w:t xml:space="preserve"> </w:t>
      </w:r>
      <w:r w:rsidRPr="00262A2F">
        <w:rPr>
          <w:b/>
          <w:bCs/>
        </w:rPr>
        <w:t>S:</w:t>
      </w:r>
      <w:r w:rsidRPr="00262A2F">
        <w:t xml:space="preserve"> </w:t>
      </w:r>
      <w:r w:rsidRPr="00A54246">
        <w:t xml:space="preserve">Ben-Zvi, </w:t>
      </w:r>
      <w:r w:rsidRPr="00A54246">
        <w:rPr>
          <w:i/>
          <w:iCs/>
        </w:rPr>
        <w:t>BIES</w:t>
      </w:r>
      <w:r w:rsidRPr="00A54246">
        <w:t xml:space="preserve"> 1 (1933) 19</w:t>
      </w:r>
      <w:r>
        <w:t xml:space="preserve"> </w:t>
      </w:r>
      <w:r w:rsidRPr="00262A2F">
        <w:rPr>
          <w:b/>
          <w:bCs/>
        </w:rPr>
        <w:t xml:space="preserve">E: </w:t>
      </w:r>
      <w:r>
        <w:t>Late?</w:t>
      </w:r>
      <w:r>
        <w:rPr>
          <w:rStyle w:val="FootnoteReference"/>
        </w:rPr>
        <w:footnoteReference w:id="2380"/>
      </w:r>
      <w:r>
        <w:t xml:space="preserve"> </w:t>
      </w:r>
      <w:r w:rsidRPr="00262A2F">
        <w:rPr>
          <w:b/>
          <w:bCs/>
        </w:rPr>
        <w:t>D:</w:t>
      </w:r>
      <w:r w:rsidRPr="00044B57">
        <w:rPr>
          <w:b/>
          <w:bCs/>
        </w:rPr>
        <w:t xml:space="preserve"> </w:t>
      </w:r>
      <w:r w:rsidR="00937A8C">
        <w:rPr>
          <w:rFonts w:cs="Times New Roman"/>
          <w:b/>
          <w:bCs/>
          <w:lang w:val="it-IT"/>
        </w:rPr>
        <w:t>–</w:t>
      </w:r>
      <w:r w:rsidR="00937A8C" w:rsidRPr="005F539E">
        <w:rPr>
          <w:rStyle w:val="FootnoteReference"/>
          <w:rFonts w:cs="Times New Roman"/>
        </w:rPr>
        <w:footnoteReference w:id="2381"/>
      </w:r>
    </w:p>
    <w:p w14:paraId="6833CC9A" w14:textId="77777777" w:rsidR="00BD0433" w:rsidRPr="00AF1542" w:rsidRDefault="00BD0433" w:rsidP="00CF1A10">
      <w:pPr>
        <w:numPr>
          <w:ilvl w:val="0"/>
          <w:numId w:val="76"/>
        </w:numPr>
        <w:bidi w:val="0"/>
        <w:jc w:val="both"/>
      </w:pPr>
      <w:r w:rsidRPr="00262A2F">
        <w:rPr>
          <w:b/>
          <w:bCs/>
        </w:rPr>
        <w:t xml:space="preserve">O: </w:t>
      </w:r>
      <w:r w:rsidRPr="00E627C3">
        <w:t>–</w:t>
      </w:r>
      <w:r>
        <w:rPr>
          <w:b/>
          <w:bCs/>
        </w:rPr>
        <w:t xml:space="preserve"> </w:t>
      </w:r>
      <w:r w:rsidRPr="00262A2F">
        <w:rPr>
          <w:b/>
          <w:bCs/>
        </w:rPr>
        <w:t>Ds:</w:t>
      </w:r>
      <w:r w:rsidRPr="00262A2F">
        <w:t xml:space="preserve"> </w:t>
      </w:r>
      <w:r>
        <w:t xml:space="preserve">– </w:t>
      </w:r>
      <w:r w:rsidRPr="00262A2F">
        <w:rPr>
          <w:b/>
          <w:bCs/>
        </w:rPr>
        <w:t>F:</w:t>
      </w:r>
      <w:r w:rsidRPr="00262A2F">
        <w:t xml:space="preserve"> </w:t>
      </w:r>
      <w:r>
        <w:t>Graffiti, Parod</w:t>
      </w:r>
      <w:r>
        <w:rPr>
          <w:rStyle w:val="FootnoteReference"/>
        </w:rPr>
        <w:footnoteReference w:id="2382"/>
      </w:r>
      <w:r>
        <w:t xml:space="preserve"> </w:t>
      </w:r>
      <w:r w:rsidRPr="00262A2F">
        <w:rPr>
          <w:b/>
          <w:bCs/>
        </w:rPr>
        <w:t>S:</w:t>
      </w:r>
      <w:r w:rsidRPr="00262A2F">
        <w:t xml:space="preserve"> </w:t>
      </w:r>
      <w:r w:rsidRPr="00A54246">
        <w:t xml:space="preserve">Ben-Zvi, </w:t>
      </w:r>
      <w:r w:rsidRPr="00A54246">
        <w:rPr>
          <w:i/>
          <w:iCs/>
        </w:rPr>
        <w:t>BIES</w:t>
      </w:r>
      <w:r w:rsidRPr="00A54246">
        <w:t xml:space="preserve"> 1 (1933) </w:t>
      </w:r>
      <w:r>
        <w:t xml:space="preserve">20 </w:t>
      </w:r>
      <w:r w:rsidRPr="00262A2F">
        <w:rPr>
          <w:b/>
          <w:bCs/>
        </w:rPr>
        <w:t xml:space="preserve">E: </w:t>
      </w:r>
      <w:r>
        <w:t>Late?</w:t>
      </w:r>
      <w:r>
        <w:rPr>
          <w:rStyle w:val="FootnoteReference"/>
        </w:rPr>
        <w:footnoteReference w:id="2383"/>
      </w:r>
      <w:r>
        <w:t xml:space="preserve"> </w:t>
      </w:r>
      <w:r w:rsidRPr="00262A2F">
        <w:rPr>
          <w:b/>
          <w:bCs/>
        </w:rPr>
        <w:t>D:</w:t>
      </w:r>
      <w:r w:rsidRPr="00044B57">
        <w:rPr>
          <w:b/>
          <w:bCs/>
        </w:rPr>
        <w:t xml:space="preserve"> </w:t>
      </w:r>
      <w:r w:rsidR="00937A8C">
        <w:rPr>
          <w:rFonts w:cs="Times New Roman"/>
          <w:b/>
          <w:bCs/>
          <w:lang w:val="it-IT"/>
        </w:rPr>
        <w:t>–</w:t>
      </w:r>
      <w:r w:rsidR="00937A8C" w:rsidRPr="005F539E">
        <w:rPr>
          <w:rStyle w:val="FootnoteReference"/>
          <w:rFonts w:cs="Times New Roman"/>
        </w:rPr>
        <w:footnoteReference w:id="2384"/>
      </w:r>
    </w:p>
    <w:p w14:paraId="263D2A74" w14:textId="77777777" w:rsidR="00BD0433" w:rsidRDefault="00BD0433" w:rsidP="00CF1A10">
      <w:pPr>
        <w:numPr>
          <w:ilvl w:val="0"/>
          <w:numId w:val="76"/>
        </w:numPr>
        <w:bidi w:val="0"/>
      </w:pPr>
      <w:r w:rsidRPr="00262A2F">
        <w:rPr>
          <w:b/>
          <w:bCs/>
        </w:rPr>
        <w:t>O</w:t>
      </w:r>
      <w:r w:rsidRPr="00044B57">
        <w:rPr>
          <w:b/>
          <w:bCs/>
        </w:rPr>
        <w:t>:</w:t>
      </w:r>
      <w:r>
        <w:t xml:space="preserve"> </w:t>
      </w:r>
      <w:r w:rsidRPr="004879A3">
        <w:rPr>
          <w:rFonts w:ascii="Graeca" w:hAnsi="Graeca"/>
        </w:rPr>
        <w:t></w:t>
      </w:r>
      <w:r w:rsidRPr="004879A3">
        <w:rPr>
          <w:rFonts w:ascii="Graeca" w:hAnsi="Graeca"/>
        </w:rPr>
        <w:t></w:t>
      </w:r>
      <w:r w:rsidRPr="004879A3">
        <w:rPr>
          <w:rFonts w:ascii="Graeca" w:hAnsi="Graeca"/>
        </w:rPr>
        <w:t></w:t>
      </w:r>
      <w:r w:rsidRPr="004879A3">
        <w:rPr>
          <w:rFonts w:ascii="Graeca" w:hAnsi="Graeca"/>
        </w:rPr>
        <w:t></w:t>
      </w:r>
      <w:r w:rsidRPr="004879A3">
        <w:rPr>
          <w:rFonts w:ascii="Graeca" w:hAnsi="Graeca"/>
        </w:rPr>
        <w:t></w:t>
      </w:r>
      <w:r w:rsidRPr="004879A3">
        <w:rPr>
          <w:rFonts w:ascii="Graeca" w:hAnsi="Graeca"/>
        </w:rPr>
        <w:t></w:t>
      </w:r>
      <w:r w:rsidRPr="004879A3">
        <w:rPr>
          <w:rFonts w:ascii="Graeca" w:hAnsi="Graeca"/>
        </w:rPr>
        <w:t></w:t>
      </w:r>
      <w:r w:rsidRPr="004879A3">
        <w:rPr>
          <w:rFonts w:ascii="Graeca" w:hAnsi="Graeca"/>
        </w:rPr>
        <w:t></w:t>
      </w:r>
      <w:r w:rsidR="00567D90" w:rsidRPr="004879A3">
        <w:rPr>
          <w:rStyle w:val="FootnoteReference"/>
        </w:rPr>
        <w:footnoteReference w:id="2385"/>
      </w:r>
      <w:r w:rsidRPr="004879A3">
        <w:rPr>
          <w:rFonts w:cs="Times New Roman"/>
        </w:rPr>
        <w:t>/</w:t>
      </w:r>
      <w:r w:rsidRPr="004879A3">
        <w:rPr>
          <w:rFonts w:cs="Times New Roman"/>
          <w:rtl/>
        </w:rPr>
        <w:t>מוסיס</w:t>
      </w:r>
      <w:r w:rsidR="00567D90">
        <w:rPr>
          <w:rStyle w:val="FootnoteReference"/>
          <w:rFonts w:cs="Times New Roman"/>
        </w:rPr>
        <w:footnoteReference w:id="2386"/>
      </w:r>
      <w:r w:rsidR="004879A3">
        <w:rPr>
          <w:rFonts w:cs="Times New Roman"/>
        </w:rPr>
        <w:t xml:space="preserve"> </w:t>
      </w:r>
      <w:r w:rsidRPr="00262A2F">
        <w:rPr>
          <w:b/>
          <w:bCs/>
        </w:rPr>
        <w:t>Ds:</w:t>
      </w:r>
      <w:r w:rsidRPr="00262A2F">
        <w:t xml:space="preserve"> </w:t>
      </w:r>
      <w:r>
        <w:t>Marsah (2)’</w:t>
      </w:r>
      <w:r w:rsidRPr="005D3BF5">
        <w:t>s</w:t>
      </w:r>
      <w:r>
        <w:t xml:space="preserve"> son</w:t>
      </w:r>
      <w:r w:rsidRPr="00262A2F">
        <w:rPr>
          <w:b/>
          <w:bCs/>
        </w:rPr>
        <w:t xml:space="preserve"> F:</w:t>
      </w:r>
      <w:r w:rsidRPr="00262A2F">
        <w:t xml:space="preserve"> </w:t>
      </w:r>
      <w:r>
        <w:t xml:space="preserve">Epitaph, Zoar </w:t>
      </w:r>
      <w:r w:rsidRPr="00262A2F">
        <w:rPr>
          <w:b/>
          <w:bCs/>
        </w:rPr>
        <w:t>S:</w:t>
      </w:r>
      <w:r w:rsidRPr="00262A2F">
        <w:t xml:space="preserve"> </w:t>
      </w:r>
      <w:r w:rsidRPr="00A54246">
        <w:t xml:space="preserve">Cotton &amp; Price, </w:t>
      </w:r>
      <w:r w:rsidRPr="00A54246">
        <w:rPr>
          <w:i/>
          <w:iCs/>
        </w:rPr>
        <w:t>ZPE</w:t>
      </w:r>
      <w:r w:rsidRPr="00A54246">
        <w:t xml:space="preserve"> 134 (2001) 278-9</w:t>
      </w:r>
      <w:r>
        <w:t xml:space="preserve"> </w:t>
      </w:r>
      <w:r w:rsidRPr="00262A2F">
        <w:rPr>
          <w:b/>
          <w:bCs/>
        </w:rPr>
        <w:t xml:space="preserve">E: </w:t>
      </w:r>
      <w:r w:rsidRPr="00E627C3">
        <w:t>–</w:t>
      </w:r>
      <w:r>
        <w:rPr>
          <w:b/>
          <w:bCs/>
        </w:rPr>
        <w:t xml:space="preserve"> </w:t>
      </w:r>
      <w:r w:rsidRPr="00262A2F">
        <w:rPr>
          <w:b/>
          <w:bCs/>
        </w:rPr>
        <w:t>D:</w:t>
      </w:r>
      <w:r w:rsidRPr="008D2D08">
        <w:t xml:space="preserve"> </w:t>
      </w:r>
      <w:r w:rsidRPr="002F6202">
        <w:t>360</w:t>
      </w:r>
      <w:r>
        <w:rPr>
          <w:rStyle w:val="FootnoteReference"/>
          <w:lang w:val="de-DE"/>
        </w:rPr>
        <w:footnoteReference w:id="2387"/>
      </w:r>
    </w:p>
    <w:p w14:paraId="13927D4F" w14:textId="77777777" w:rsidR="00BD0433" w:rsidRPr="0002475D" w:rsidRDefault="00BD0433" w:rsidP="00CF1A10">
      <w:pPr>
        <w:numPr>
          <w:ilvl w:val="0"/>
          <w:numId w:val="76"/>
        </w:numPr>
        <w:bidi w:val="0"/>
        <w:rPr>
          <w:b/>
          <w:bCs/>
        </w:rPr>
      </w:pPr>
      <w:r w:rsidRPr="0002475D">
        <w:rPr>
          <w:b/>
          <w:bCs/>
        </w:rPr>
        <w:t xml:space="preserve">O: </w:t>
      </w:r>
      <w:r w:rsidRPr="004879A3">
        <w:rPr>
          <w:rFonts w:cs="Times New Roman"/>
          <w:rtl/>
        </w:rPr>
        <w:t>מוסי</w:t>
      </w:r>
      <w:r w:rsidR="0047505A" w:rsidRPr="0047505A">
        <w:rPr>
          <w:rStyle w:val="FootnoteReference"/>
        </w:rPr>
        <w:footnoteReference w:id="2388"/>
      </w:r>
      <w:r w:rsidRPr="0002475D">
        <w:rPr>
          <w:b/>
          <w:bCs/>
        </w:rPr>
        <w:t xml:space="preserve"> Ds: </w:t>
      </w:r>
      <w:r w:rsidRPr="0002475D">
        <w:t>Moses (</w:t>
      </w:r>
      <w:r>
        <w:t>8</w:t>
      </w:r>
      <w:r w:rsidRPr="0002475D">
        <w:t xml:space="preserve">)’s son </w:t>
      </w:r>
      <w:r w:rsidRPr="0002475D">
        <w:rPr>
          <w:b/>
          <w:bCs/>
        </w:rPr>
        <w:t xml:space="preserve">F: </w:t>
      </w:r>
      <w:r w:rsidRPr="0002475D">
        <w:t xml:space="preserve">Inscription, </w:t>
      </w:r>
      <w:smartTag w:uri="urn:schemas-microsoft-com:office:smarttags" w:element="PlaceType">
        <w:r w:rsidRPr="0002475D">
          <w:t>Temple</w:t>
        </w:r>
      </w:smartTag>
      <w:r w:rsidRPr="0002475D">
        <w:t xml:space="preserve"> </w:t>
      </w:r>
      <w:smartTag w:uri="urn:schemas-microsoft-com:office:smarttags" w:element="PlaceName">
        <w:r w:rsidRPr="0002475D">
          <w:t>Mount</w:t>
        </w:r>
      </w:smartTag>
      <w:r>
        <w:t xml:space="preserve">, </w:t>
      </w:r>
      <w:smartTag w:uri="urn:schemas-microsoft-com:office:smarttags" w:element="City">
        <w:r>
          <w:t>Jerusalem</w:t>
        </w:r>
      </w:smartTag>
      <w:r w:rsidRPr="0002475D">
        <w:t xml:space="preserve"> </w:t>
      </w:r>
      <w:r w:rsidRPr="0002475D">
        <w:rPr>
          <w:b/>
          <w:bCs/>
        </w:rPr>
        <w:t xml:space="preserve">S: </w:t>
      </w:r>
      <w:r w:rsidRPr="0002475D">
        <w:t xml:space="preserve">Sukenik, “Jewish Inscriptions,” 139 </w:t>
      </w:r>
      <w:r w:rsidRPr="0002475D">
        <w:rPr>
          <w:b/>
          <w:bCs/>
        </w:rPr>
        <w:t xml:space="preserve">E: </w:t>
      </w:r>
      <w:r w:rsidRPr="008F792C">
        <w:t>Late?</w:t>
      </w:r>
      <w:r w:rsidRPr="008F792C">
        <w:rPr>
          <w:rStyle w:val="FootnoteReference"/>
        </w:rPr>
        <w:footnoteReference w:id="2389"/>
      </w:r>
      <w:r w:rsidRPr="008F792C">
        <w:rPr>
          <w:b/>
          <w:bCs/>
        </w:rPr>
        <w:t xml:space="preserve"> D: </w:t>
      </w:r>
      <w:r w:rsidRPr="001C69FA">
        <w:t>Pre-650?</w:t>
      </w:r>
      <w:r>
        <w:rPr>
          <w:rStyle w:val="FootnoteReference"/>
        </w:rPr>
        <w:footnoteReference w:id="2390"/>
      </w:r>
    </w:p>
    <w:p w14:paraId="75DDF904" w14:textId="77777777" w:rsidR="00BD0433" w:rsidRPr="0002475D" w:rsidRDefault="00BD0433" w:rsidP="00CF1A10">
      <w:pPr>
        <w:numPr>
          <w:ilvl w:val="0"/>
          <w:numId w:val="76"/>
        </w:numPr>
        <w:bidi w:val="0"/>
        <w:rPr>
          <w:rFonts w:cs="David"/>
          <w:b/>
          <w:bCs/>
        </w:rPr>
      </w:pPr>
      <w:r w:rsidRPr="0002475D">
        <w:rPr>
          <w:b/>
          <w:bCs/>
        </w:rPr>
        <w:t xml:space="preserve">O: </w:t>
      </w:r>
      <w:r w:rsidRPr="004879A3">
        <w:rPr>
          <w:rFonts w:cs="Times New Roman"/>
          <w:rtl/>
        </w:rPr>
        <w:t>מוסי</w:t>
      </w:r>
      <w:r w:rsidR="0047505A" w:rsidRPr="0047505A">
        <w:rPr>
          <w:rStyle w:val="FootnoteReference"/>
        </w:rPr>
        <w:footnoteReference w:id="2391"/>
      </w:r>
      <w:r w:rsidRPr="0002475D">
        <w:rPr>
          <w:b/>
          <w:bCs/>
        </w:rPr>
        <w:t xml:space="preserve"> Ds: </w:t>
      </w:r>
      <w:r w:rsidRPr="0002475D">
        <w:t>Moses (</w:t>
      </w:r>
      <w:r>
        <w:t>7</w:t>
      </w:r>
      <w:r w:rsidRPr="0002475D">
        <w:t>), David (</w:t>
      </w:r>
      <w:r>
        <w:t>3</w:t>
      </w:r>
      <w:r w:rsidRPr="0002475D">
        <w:t>), Amram (</w:t>
      </w:r>
      <w:r>
        <w:t>6</w:t>
      </w:r>
      <w:r w:rsidRPr="0002475D">
        <w:t>) and Qayuma (</w:t>
      </w:r>
      <w:r>
        <w:t>2</w:t>
      </w:r>
      <w:r w:rsidRPr="0002475D">
        <w:t xml:space="preserve">)’s father </w:t>
      </w:r>
      <w:r w:rsidRPr="0002475D">
        <w:rPr>
          <w:b/>
          <w:bCs/>
        </w:rPr>
        <w:t xml:space="preserve">F: </w:t>
      </w:r>
      <w:r w:rsidRPr="0002475D">
        <w:t xml:space="preserve">Inscription, </w:t>
      </w:r>
      <w:smartTag w:uri="urn:schemas-microsoft-com:office:smarttags" w:element="PlaceType">
        <w:r w:rsidRPr="0002475D">
          <w:t>Te</w:t>
        </w:r>
        <w:r w:rsidRPr="0002475D">
          <w:t>m</w:t>
        </w:r>
        <w:r w:rsidRPr="0002475D">
          <w:t>ple</w:t>
        </w:r>
      </w:smartTag>
      <w:r w:rsidRPr="0002475D">
        <w:t xml:space="preserve"> </w:t>
      </w:r>
      <w:smartTag w:uri="urn:schemas-microsoft-com:office:smarttags" w:element="PlaceName">
        <w:r w:rsidRPr="0002475D">
          <w:t>Mount</w:t>
        </w:r>
      </w:smartTag>
      <w:r>
        <w:t xml:space="preserve">, </w:t>
      </w:r>
      <w:smartTag w:uri="urn:schemas-microsoft-com:office:smarttags" w:element="City">
        <w:r>
          <w:t>Jerusalem</w:t>
        </w:r>
      </w:smartTag>
      <w:r w:rsidRPr="0002475D">
        <w:t xml:space="preserve"> </w:t>
      </w:r>
      <w:r w:rsidRPr="0002475D">
        <w:rPr>
          <w:b/>
          <w:bCs/>
        </w:rPr>
        <w:t xml:space="preserve">S: </w:t>
      </w:r>
      <w:r w:rsidRPr="0002475D">
        <w:t xml:space="preserve">Sukenik, “Jewish Inscriptions,” 139 </w:t>
      </w:r>
      <w:r w:rsidRPr="0002475D">
        <w:rPr>
          <w:b/>
          <w:bCs/>
        </w:rPr>
        <w:t xml:space="preserve">E: </w:t>
      </w:r>
      <w:r w:rsidRPr="008F792C">
        <w:t>Late?</w:t>
      </w:r>
      <w:r w:rsidRPr="008F792C">
        <w:rPr>
          <w:rStyle w:val="FootnoteReference"/>
        </w:rPr>
        <w:footnoteReference w:id="2392"/>
      </w:r>
      <w:r w:rsidRPr="008F792C">
        <w:rPr>
          <w:b/>
          <w:bCs/>
        </w:rPr>
        <w:t xml:space="preserve"> D: </w:t>
      </w:r>
      <w:r w:rsidRPr="001C69FA">
        <w:t>Pre-650?</w:t>
      </w:r>
      <w:r>
        <w:rPr>
          <w:rStyle w:val="FootnoteReference"/>
        </w:rPr>
        <w:footnoteReference w:id="2393"/>
      </w:r>
    </w:p>
    <w:p w14:paraId="5FA70CEE" w14:textId="77777777" w:rsidR="00BD0433" w:rsidRDefault="00BD0433" w:rsidP="0002475D">
      <w:pPr>
        <w:pStyle w:val="FootnoteText"/>
        <w:bidi w:val="0"/>
        <w:spacing w:line="240" w:lineRule="auto"/>
        <w:rPr>
          <w:rFonts w:cs="Miriam"/>
          <w:lang w:val="en-U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26A7F7AE" w14:textId="77777777" w:rsidR="00BD0433" w:rsidRDefault="00BD0433" w:rsidP="0002475D">
      <w:pPr>
        <w:pStyle w:val="FootnoteText"/>
        <w:bidi w:val="0"/>
        <w:spacing w:line="240" w:lineRule="auto"/>
        <w:rPr>
          <w:rFonts w:cs="Miriam"/>
          <w:lang w:val="en-US"/>
        </w:rPr>
      </w:pPr>
    </w:p>
    <w:p w14:paraId="14D5934C" w14:textId="77777777" w:rsidR="00BD0433" w:rsidRDefault="00BD0433" w:rsidP="00834E75">
      <w:pPr>
        <w:pStyle w:val="FootnoteText"/>
        <w:bidi w:val="0"/>
        <w:spacing w:line="240" w:lineRule="auto"/>
        <w:rPr>
          <w:rFonts w:cs="Miriam"/>
          <w:i/>
          <w:iCs/>
          <w:sz w:val="24"/>
          <w:szCs w:val="24"/>
          <w:lang w:val="en-US"/>
        </w:rPr>
      </w:pPr>
      <w:r w:rsidRPr="006F7F89">
        <w:rPr>
          <w:rFonts w:cs="Times New Roman"/>
          <w:sz w:val="24"/>
          <w:szCs w:val="24"/>
          <w:rtl/>
          <w:lang w:val="en-US"/>
        </w:rPr>
        <w:t>משלם</w:t>
      </w:r>
      <w:r w:rsidRPr="006F7F89">
        <w:rPr>
          <w:rStyle w:val="FootnoteReference"/>
          <w:rFonts w:cs="Times New Roman"/>
          <w:bCs/>
          <w:lang w:val="it-IT"/>
        </w:rPr>
        <w:footnoteReference w:id="2394"/>
      </w:r>
      <w:r w:rsidRPr="00386A6D">
        <w:rPr>
          <w:rFonts w:cs="Miriam"/>
          <w:sz w:val="24"/>
          <w:szCs w:val="24"/>
          <w:lang w:val="en-US"/>
        </w:rPr>
        <w:t xml:space="preserve"> – </w:t>
      </w:r>
      <w:r w:rsidRPr="00386A6D">
        <w:rPr>
          <w:rFonts w:cs="Miriam"/>
          <w:i/>
          <w:iCs/>
          <w:sz w:val="24"/>
          <w:szCs w:val="24"/>
          <w:lang w:val="en-US"/>
        </w:rPr>
        <w:t>Meshulam</w:t>
      </w:r>
    </w:p>
    <w:p w14:paraId="60809037" w14:textId="77777777" w:rsidR="00BD0433" w:rsidRPr="00386A6D" w:rsidRDefault="00BD0433" w:rsidP="006F7F89">
      <w:pPr>
        <w:pStyle w:val="FootnoteText"/>
        <w:bidi w:val="0"/>
        <w:spacing w:line="240" w:lineRule="auto"/>
        <w:rPr>
          <w:rFonts w:cs="Miriam"/>
          <w:i/>
          <w:iCs/>
          <w:sz w:val="24"/>
          <w:szCs w:val="24"/>
          <w:lang w:val="en-US"/>
        </w:rPr>
      </w:pPr>
    </w:p>
    <w:p w14:paraId="3F29845E" w14:textId="77777777" w:rsidR="00BD0433" w:rsidRDefault="00BD0433" w:rsidP="00CF1A10">
      <w:pPr>
        <w:numPr>
          <w:ilvl w:val="0"/>
          <w:numId w:val="79"/>
        </w:numPr>
        <w:bidi w:val="0"/>
        <w:rPr>
          <w:lang w:val="en-GB"/>
        </w:rPr>
      </w:pPr>
      <w:r w:rsidRPr="004F6FAA">
        <w:rPr>
          <w:b/>
          <w:bCs/>
          <w:lang w:val="en-GB"/>
        </w:rPr>
        <w:t xml:space="preserve">O: </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006E702E" w:rsidRPr="005516DE">
        <w:rPr>
          <w:rStyle w:val="FootnoteReference"/>
          <w:lang w:val="en-GB"/>
        </w:rPr>
        <w:footnoteReference w:id="2395"/>
      </w:r>
      <w:r w:rsidR="006E702E">
        <w:rPr>
          <w:lang w:val="en-GB"/>
        </w:rPr>
        <w:t xml:space="preserve"> </w:t>
      </w:r>
      <w:r w:rsidRPr="004F6FAA">
        <w:rPr>
          <w:b/>
          <w:bCs/>
          <w:lang w:val="en-GB"/>
        </w:rPr>
        <w:t xml:space="preserve">Ds: </w:t>
      </w:r>
      <w:r>
        <w:rPr>
          <w:lang w:val="en-GB"/>
        </w:rPr>
        <w:t>Epiphanius (2)’s son, aged 25</w:t>
      </w:r>
      <w:r>
        <w:rPr>
          <w:rStyle w:val="FootnoteReference"/>
          <w:lang w:val="en-GB"/>
        </w:rPr>
        <w:footnoteReference w:id="2396"/>
      </w:r>
      <w:r>
        <w:rPr>
          <w:lang w:val="en-GB"/>
        </w:rPr>
        <w:t xml:space="preserve"> </w:t>
      </w:r>
      <w:r w:rsidRPr="004F6FAA">
        <w:rPr>
          <w:b/>
          <w:bCs/>
          <w:lang w:val="en-GB"/>
        </w:rPr>
        <w:t xml:space="preserve">F: </w:t>
      </w:r>
      <w:r>
        <w:rPr>
          <w:lang w:val="en-GB"/>
        </w:rPr>
        <w:t>Epitaph, Zoar</w:t>
      </w:r>
      <w:r w:rsidRPr="004F6FAA">
        <w:rPr>
          <w:b/>
          <w:bCs/>
          <w:lang w:val="en-GB"/>
        </w:rPr>
        <w:t xml:space="preserve"> S: </w:t>
      </w:r>
      <w:r w:rsidRPr="004F6FAA">
        <w:rPr>
          <w:i/>
          <w:iCs/>
          <w:lang w:val="en-GB"/>
        </w:rPr>
        <w:t xml:space="preserve">IPT </w:t>
      </w:r>
      <w:r>
        <w:rPr>
          <w:lang w:val="en-GB"/>
        </w:rPr>
        <w:t>1a, no. 251</w:t>
      </w:r>
      <w:r w:rsidRPr="004F6FAA">
        <w:rPr>
          <w:lang w:val="en-GB"/>
        </w:rPr>
        <w:t xml:space="preserve"> </w:t>
      </w:r>
      <w:r w:rsidRPr="004F6FAA">
        <w:rPr>
          <w:b/>
          <w:bCs/>
          <w:lang w:val="en-GB"/>
        </w:rPr>
        <w:t xml:space="preserve">E: </w:t>
      </w:r>
      <w:r w:rsidRPr="006B51DF">
        <w:rPr>
          <w:rFonts w:cs="Times New Roman"/>
          <w:lang w:val="en-GB"/>
        </w:rPr>
        <w:t>Jew</w:t>
      </w:r>
      <w:r w:rsidR="002B24CB">
        <w:rPr>
          <w:rFonts w:cs="Times New Roman"/>
          <w:lang w:val="en-GB"/>
        </w:rPr>
        <w:t>?</w:t>
      </w:r>
      <w:r w:rsidRPr="006B51DF">
        <w:rPr>
          <w:rStyle w:val="FootnoteReference"/>
          <w:rFonts w:cs="Times New Roman"/>
        </w:rPr>
        <w:footnoteReference w:id="2397"/>
      </w:r>
      <w:r w:rsidRPr="004F6FAA">
        <w:rPr>
          <w:b/>
          <w:bCs/>
          <w:lang w:val="en-GB"/>
        </w:rPr>
        <w:t xml:space="preserve"> D:</w:t>
      </w:r>
      <w:r w:rsidRPr="004F6FAA">
        <w:rPr>
          <w:lang w:val="en-GB"/>
        </w:rPr>
        <w:t xml:space="preserve"> 498</w:t>
      </w:r>
      <w:r>
        <w:rPr>
          <w:rStyle w:val="FootnoteReference"/>
          <w:lang w:val="en-GB"/>
        </w:rPr>
        <w:footnoteReference w:id="2398"/>
      </w:r>
    </w:p>
    <w:p w14:paraId="36C7E3B0" w14:textId="77777777" w:rsidR="00BD0433" w:rsidRDefault="00BD0433">
      <w:pPr>
        <w:pStyle w:val="FootnoteText"/>
        <w:spacing w:line="240" w:lineRule="auto"/>
        <w:rPr>
          <w:rFonts w:cs="Miriam" w:hint="cs"/>
          <w:rtl/>
          <w:lang w:val="en-U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2D76B31A" w14:textId="77777777" w:rsidR="00BD0433" w:rsidRDefault="00BD0433">
      <w:pPr>
        <w:pStyle w:val="FootnoteText"/>
        <w:spacing w:line="240" w:lineRule="auto"/>
        <w:rPr>
          <w:rFonts w:cs="Miriam" w:hint="cs"/>
          <w:lang w:val="en-US"/>
        </w:rPr>
      </w:pPr>
    </w:p>
    <w:p w14:paraId="3DC1AFF5" w14:textId="77777777" w:rsidR="00BD0433" w:rsidRDefault="00BD0433" w:rsidP="008033F4">
      <w:pPr>
        <w:bidi w:val="0"/>
        <w:rPr>
          <w:b/>
          <w:bCs/>
          <w:sz w:val="24"/>
          <w:szCs w:val="24"/>
        </w:rPr>
      </w:pPr>
      <w:r w:rsidRPr="00386A6D">
        <w:rPr>
          <w:rFonts w:cs="Times New Roman"/>
          <w:sz w:val="24"/>
          <w:szCs w:val="24"/>
          <w:rtl/>
        </w:rPr>
        <w:t>מתניה</w:t>
      </w:r>
      <w:r w:rsidRPr="00386A6D">
        <w:rPr>
          <w:rStyle w:val="FootnoteReference"/>
          <w:sz w:val="24"/>
          <w:szCs w:val="24"/>
        </w:rPr>
        <w:footnoteReference w:id="2399"/>
      </w:r>
      <w:r w:rsidRPr="00386A6D">
        <w:rPr>
          <w:sz w:val="24"/>
          <w:szCs w:val="24"/>
        </w:rPr>
        <w:t xml:space="preserve"> – </w:t>
      </w:r>
      <w:r w:rsidRPr="00386A6D">
        <w:rPr>
          <w:i/>
          <w:iCs/>
          <w:sz w:val="24"/>
          <w:szCs w:val="24"/>
        </w:rPr>
        <w:t>Mataniah</w:t>
      </w:r>
    </w:p>
    <w:p w14:paraId="4A8816BB" w14:textId="77777777" w:rsidR="00BD0433" w:rsidRPr="00386A6D" w:rsidRDefault="00BD0433" w:rsidP="00A35BED">
      <w:pPr>
        <w:bidi w:val="0"/>
        <w:rPr>
          <w:b/>
          <w:bCs/>
          <w:sz w:val="24"/>
          <w:szCs w:val="24"/>
        </w:rPr>
      </w:pPr>
    </w:p>
    <w:p w14:paraId="61DCDDC5" w14:textId="77777777" w:rsidR="00BD0433" w:rsidRDefault="00BD0433" w:rsidP="00010014">
      <w:pPr>
        <w:numPr>
          <w:ilvl w:val="0"/>
          <w:numId w:val="80"/>
        </w:numPr>
        <w:bidi w:val="0"/>
        <w:rPr>
          <w:rtl/>
        </w:rPr>
      </w:pPr>
      <w:r w:rsidRPr="00262A2F">
        <w:rPr>
          <w:b/>
          <w:bCs/>
        </w:rPr>
        <w:t xml:space="preserve">O: </w:t>
      </w:r>
      <w:r w:rsidRPr="00E627C3">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2:4, 5a (Kosovsky, </w:t>
      </w:r>
      <w:r>
        <w:rPr>
          <w:i/>
          <w:iCs/>
        </w:rPr>
        <w:t>Yerushalmi</w:t>
      </w:r>
      <w:r>
        <w:t xml:space="preserve">, 541-2) </w:t>
      </w:r>
      <w:r w:rsidRPr="00262A2F">
        <w:rPr>
          <w:b/>
          <w:bCs/>
        </w:rPr>
        <w:t xml:space="preserve">E: </w:t>
      </w:r>
      <w:r w:rsidRPr="00E627C3">
        <w:t>–</w:t>
      </w:r>
      <w:r>
        <w:rPr>
          <w:b/>
          <w:bCs/>
        </w:rPr>
        <w:t xml:space="preserve"> </w:t>
      </w:r>
      <w:r w:rsidRPr="00262A2F">
        <w:rPr>
          <w:b/>
          <w:bCs/>
        </w:rPr>
        <w:t>D:</w:t>
      </w:r>
      <w:r>
        <w:rPr>
          <w:b/>
          <w:bCs/>
        </w:rPr>
        <w:t xml:space="preserve"> </w:t>
      </w:r>
      <w:r w:rsidR="00010014">
        <w:rPr>
          <w:lang w:val="it-IT"/>
        </w:rPr>
        <w:t>4</w:t>
      </w:r>
      <w:r w:rsidR="00010014" w:rsidRPr="00102597">
        <w:rPr>
          <w:vertAlign w:val="superscript"/>
          <w:lang w:val="it-IT"/>
        </w:rPr>
        <w:t>th</w:t>
      </w:r>
      <w:r w:rsidR="00010014">
        <w:rPr>
          <w:lang w:val="it-IT"/>
        </w:rPr>
        <w:t xml:space="preserve"> C</w:t>
      </w:r>
      <w:r w:rsidR="00010014">
        <w:rPr>
          <w:rStyle w:val="FootnoteReference"/>
          <w:lang w:val="it-IT"/>
        </w:rPr>
        <w:footnoteReference w:id="2400"/>
      </w:r>
    </w:p>
    <w:p w14:paraId="7134C699" w14:textId="77777777" w:rsidR="00BD0433" w:rsidRDefault="00BD0433" w:rsidP="00005751">
      <w:pPr>
        <w:numPr>
          <w:ilvl w:val="0"/>
          <w:numId w:val="80"/>
        </w:numPr>
        <w:bidi w:val="0"/>
      </w:pPr>
      <w:r w:rsidRPr="00262A2F">
        <w:rPr>
          <w:b/>
          <w:bCs/>
        </w:rPr>
        <w:t xml:space="preserve">O: </w:t>
      </w:r>
      <w:r w:rsidRPr="00A35BED">
        <w:rPr>
          <w:rFonts w:cs="Times New Roman"/>
          <w:rtl/>
        </w:rPr>
        <w:t>מתנה</w:t>
      </w:r>
      <w:r w:rsidRPr="00592F16">
        <w:rPr>
          <w:rStyle w:val="FootnoteReference"/>
          <w:rFonts w:cs="Times New Roman"/>
        </w:rPr>
        <w:footnoteReference w:id="2401"/>
      </w:r>
      <w:r>
        <w:rPr>
          <w:b/>
          <w:bCs/>
        </w:rPr>
        <w:t xml:space="preserve"> </w:t>
      </w:r>
      <w:r w:rsidRPr="00262A2F">
        <w:rPr>
          <w:b/>
          <w:bCs/>
        </w:rPr>
        <w:t>Ds:</w:t>
      </w:r>
      <w:r w:rsidRPr="00262A2F">
        <w:t xml:space="preserve"> </w:t>
      </w:r>
      <w:r>
        <w:t>Isaac (2</w:t>
      </w:r>
      <w:r w:rsidR="001E2E33">
        <w:t>5</w:t>
      </w:r>
      <w:r>
        <w:t>)’</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yAZ </w:t>
      </w:r>
      <w:r>
        <w:t xml:space="preserve">3:13, 43b (Kosovsky, </w:t>
      </w:r>
      <w:r>
        <w:rPr>
          <w:i/>
          <w:iCs/>
        </w:rPr>
        <w:t>Yerushalmi</w:t>
      </w:r>
      <w:r>
        <w:t xml:space="preserve">, 446) </w:t>
      </w:r>
      <w:r w:rsidRPr="00262A2F">
        <w:rPr>
          <w:b/>
          <w:bCs/>
        </w:rPr>
        <w:t xml:space="preserve">E: </w:t>
      </w:r>
      <w:r w:rsidRPr="00E627C3">
        <w:t>–</w:t>
      </w:r>
      <w:r>
        <w:rPr>
          <w:b/>
          <w:bCs/>
        </w:rPr>
        <w:t xml:space="preserve"> </w:t>
      </w:r>
      <w:r w:rsidRPr="00262A2F">
        <w:rPr>
          <w:b/>
          <w:bCs/>
        </w:rPr>
        <w:t>D:</w:t>
      </w:r>
      <w:r>
        <w:rPr>
          <w:b/>
          <w:bCs/>
        </w:rPr>
        <w:t xml:space="preserve"> </w:t>
      </w:r>
      <w:r w:rsidR="00005751">
        <w:t>3</w:t>
      </w:r>
      <w:r w:rsidR="00005751" w:rsidRPr="00BF2D42">
        <w:rPr>
          <w:vertAlign w:val="superscript"/>
        </w:rPr>
        <w:t>rd</w:t>
      </w:r>
      <w:r w:rsidR="00005751">
        <w:t xml:space="preserve"> C</w:t>
      </w:r>
      <w:r w:rsidR="00005751">
        <w:rPr>
          <w:rStyle w:val="FootnoteReference"/>
        </w:rPr>
        <w:footnoteReference w:id="2402"/>
      </w:r>
    </w:p>
    <w:p w14:paraId="10B3DB57" w14:textId="77777777" w:rsidR="00BD0433" w:rsidRDefault="00BD0433" w:rsidP="008D2D08">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5EF2408A" w14:textId="77777777" w:rsidR="00BD0433" w:rsidRDefault="00BD0433" w:rsidP="008D2D08">
      <w:pPr>
        <w:bidi w:val="0"/>
        <w:rPr>
          <w:b/>
          <w:bCs/>
        </w:rPr>
      </w:pPr>
    </w:p>
    <w:p w14:paraId="0EA2E738" w14:textId="77777777" w:rsidR="00BD0433" w:rsidRDefault="00BD0433" w:rsidP="001E53A9">
      <w:pPr>
        <w:bidi w:val="0"/>
        <w:rPr>
          <w:b/>
          <w:bCs/>
          <w:sz w:val="24"/>
          <w:szCs w:val="24"/>
        </w:rPr>
      </w:pPr>
      <w:r w:rsidRPr="00386A6D">
        <w:rPr>
          <w:rFonts w:cs="Times New Roman"/>
          <w:sz w:val="24"/>
          <w:szCs w:val="24"/>
          <w:rtl/>
        </w:rPr>
        <w:t>מתתיה</w:t>
      </w:r>
      <w:r w:rsidRPr="00386A6D">
        <w:rPr>
          <w:rStyle w:val="FootnoteReference"/>
          <w:sz w:val="24"/>
          <w:szCs w:val="24"/>
        </w:rPr>
        <w:footnoteReference w:id="2403"/>
      </w:r>
      <w:r w:rsidRPr="00386A6D">
        <w:rPr>
          <w:sz w:val="24"/>
          <w:szCs w:val="24"/>
        </w:rPr>
        <w:t xml:space="preserve"> – </w:t>
      </w:r>
      <w:r w:rsidRPr="00FD6060">
        <w:rPr>
          <w:i/>
          <w:iCs/>
          <w:sz w:val="24"/>
          <w:szCs w:val="24"/>
        </w:rPr>
        <w:t>Mattathias</w:t>
      </w:r>
    </w:p>
    <w:p w14:paraId="1A8D1734" w14:textId="77777777" w:rsidR="00BD0433" w:rsidRPr="00386A6D" w:rsidRDefault="00BD0433" w:rsidP="00FD6060">
      <w:pPr>
        <w:bidi w:val="0"/>
        <w:rPr>
          <w:b/>
          <w:bCs/>
          <w:sz w:val="24"/>
          <w:szCs w:val="24"/>
        </w:rPr>
      </w:pPr>
    </w:p>
    <w:p w14:paraId="31BFE0C9" w14:textId="77777777" w:rsidR="00BD0433" w:rsidRDefault="00BD0433" w:rsidP="00CF1A10">
      <w:pPr>
        <w:numPr>
          <w:ilvl w:val="0"/>
          <w:numId w:val="81"/>
        </w:numPr>
        <w:bidi w:val="0"/>
      </w:pPr>
      <w:r w:rsidRPr="00262A2F">
        <w:rPr>
          <w:b/>
          <w:bCs/>
        </w:rPr>
        <w:t xml:space="preserve">O: </w:t>
      </w:r>
      <w:r w:rsidRPr="00A35BED">
        <w:rPr>
          <w:rFonts w:cs="Times New Roman"/>
          <w:rtl/>
        </w:rPr>
        <w:t>מתיה</w:t>
      </w:r>
      <w:r w:rsidRPr="008E755F">
        <w:rPr>
          <w:rStyle w:val="FootnoteReference"/>
          <w:rFonts w:cs="Times New Roman"/>
        </w:rPr>
        <w:footnoteReference w:id="2404"/>
      </w:r>
      <w:r w:rsidRPr="00262A2F">
        <w:rPr>
          <w:b/>
          <w:bCs/>
        </w:rPr>
        <w:t xml:space="preserve"> Ds:</w:t>
      </w:r>
      <w:r w:rsidRPr="00262A2F">
        <w:t xml:space="preserve"> </w:t>
      </w:r>
      <w:r>
        <w:t xml:space="preserve">Of </w:t>
      </w:r>
      <w:r w:rsidRPr="004F6335">
        <w:t>Betarta</w:t>
      </w:r>
      <w:r w:rsidRPr="004F6335">
        <w:rPr>
          <w:rStyle w:val="FootnoteReference"/>
        </w:rPr>
        <w:footnoteReference w:id="2405"/>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yOrl </w:t>
      </w:r>
      <w:r>
        <w:t xml:space="preserve">1:1, 60d (Kosovsky, </w:t>
      </w:r>
      <w:r>
        <w:rPr>
          <w:i/>
          <w:iCs/>
        </w:rPr>
        <w:t>Yerushalmi</w:t>
      </w:r>
      <w:r>
        <w:t xml:space="preserve">, 541) </w:t>
      </w:r>
      <w:r w:rsidRPr="00262A2F">
        <w:rPr>
          <w:b/>
          <w:bCs/>
        </w:rPr>
        <w:t xml:space="preserve">E: </w:t>
      </w:r>
      <w:r w:rsidRPr="00E627C3">
        <w:t>–</w:t>
      </w:r>
      <w:r>
        <w:rPr>
          <w:b/>
          <w:bCs/>
        </w:rPr>
        <w:t xml:space="preserve"> </w:t>
      </w:r>
      <w:r w:rsidRPr="00262A2F">
        <w:rPr>
          <w:b/>
          <w:bCs/>
        </w:rPr>
        <w:t>D:</w:t>
      </w:r>
      <w:r>
        <w:rPr>
          <w:b/>
          <w:bCs/>
        </w:rPr>
        <w:t xml:space="preserve"> </w:t>
      </w:r>
      <w:r w:rsidR="00E16825">
        <w:t>4</w:t>
      </w:r>
      <w:r w:rsidR="00E16825" w:rsidRPr="00E16825">
        <w:rPr>
          <w:vertAlign w:val="superscript"/>
        </w:rPr>
        <w:t>th</w:t>
      </w:r>
      <w:r w:rsidR="00E16825">
        <w:t xml:space="preserve"> C</w:t>
      </w:r>
      <w:r w:rsidR="00E16825">
        <w:rPr>
          <w:rStyle w:val="FootnoteReference"/>
        </w:rPr>
        <w:footnoteReference w:id="2406"/>
      </w:r>
    </w:p>
    <w:p w14:paraId="291F5005" w14:textId="77777777" w:rsidR="00BD0433" w:rsidRDefault="00BD0433" w:rsidP="00DE38BB">
      <w:pPr>
        <w:numPr>
          <w:ilvl w:val="0"/>
          <w:numId w:val="81"/>
        </w:numPr>
        <w:bidi w:val="0"/>
      </w:pPr>
      <w:r w:rsidRPr="00262A2F">
        <w:rPr>
          <w:b/>
          <w:bCs/>
        </w:rPr>
        <w:t>O:</w:t>
      </w:r>
      <w:r w:rsidRPr="00A35BED">
        <w:rPr>
          <w:rFonts w:cs="Times New Roman"/>
          <w:rtl/>
        </w:rPr>
        <w:t>מתיא</w:t>
      </w:r>
      <w:r>
        <w:rPr>
          <w:rtl/>
        </w:rPr>
        <w:t xml:space="preserve"> </w:t>
      </w:r>
      <w:r w:rsidRPr="008E755F">
        <w:rPr>
          <w:rStyle w:val="FootnoteReference"/>
          <w:rFonts w:cs="Times New Roman"/>
        </w:rPr>
        <w:footnoteReference w:id="2407"/>
      </w:r>
      <w:r>
        <w:t xml:space="preserve"> </w:t>
      </w:r>
      <w:r w:rsidRPr="00262A2F">
        <w:rPr>
          <w:b/>
          <w:bCs/>
        </w:rPr>
        <w:t>Ds:</w:t>
      </w:r>
      <w:r w:rsidRPr="00262A2F">
        <w:t xml:space="preserve"> </w:t>
      </w:r>
      <w:r w:rsidR="00E16825">
        <w:t>Joseph</w:t>
      </w:r>
      <w:r w:rsidR="00DE38BB">
        <w:t xml:space="preserve"> (62</w:t>
      </w:r>
      <w:r>
        <w:t>)’</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sidRPr="00943399">
        <w:rPr>
          <w:i/>
          <w:iCs/>
        </w:rPr>
        <w:t>Yalq</w:t>
      </w:r>
      <w:r>
        <w:rPr>
          <w:i/>
          <w:iCs/>
        </w:rPr>
        <w:t xml:space="preserve">ut Phineas </w:t>
      </w:r>
      <w:r w:rsidRPr="00C846D4">
        <w:t>776</w:t>
      </w:r>
      <w:r>
        <w:rPr>
          <w:i/>
          <w:iCs/>
        </w:rPr>
        <w:t xml:space="preserve"> </w:t>
      </w:r>
      <w:r>
        <w:t xml:space="preserve">(Hyman, </w:t>
      </w:r>
      <w:r>
        <w:rPr>
          <w:i/>
          <w:iCs/>
        </w:rPr>
        <w:t>Toldoth</w:t>
      </w:r>
      <w:r>
        <w:t>, 240)</w:t>
      </w:r>
      <w:r>
        <w:rPr>
          <w:rtl/>
        </w:rPr>
        <w:t xml:space="preserve"> </w:t>
      </w:r>
      <w:r w:rsidRPr="00262A2F">
        <w:rPr>
          <w:b/>
          <w:bCs/>
        </w:rPr>
        <w:t xml:space="preserve">E: </w:t>
      </w:r>
      <w:r w:rsidRPr="00E627C3">
        <w:t>–</w:t>
      </w:r>
      <w:r>
        <w:rPr>
          <w:b/>
          <w:bCs/>
        </w:rPr>
        <w:t xml:space="preserve"> </w:t>
      </w:r>
      <w:r w:rsidRPr="00262A2F">
        <w:rPr>
          <w:b/>
          <w:bCs/>
        </w:rPr>
        <w:t>D:</w:t>
      </w:r>
      <w:r>
        <w:rPr>
          <w:b/>
          <w:bCs/>
        </w:rPr>
        <w:t xml:space="preserve"> </w:t>
      </w:r>
      <w:r w:rsidR="00DE38BB">
        <w:rPr>
          <w:rFonts w:cs="Times New Roman"/>
        </w:rPr>
        <w:t>Pre-400</w:t>
      </w:r>
      <w:r w:rsidR="00DE38BB">
        <w:rPr>
          <w:rStyle w:val="FootnoteReference"/>
          <w:rFonts w:cs="Times New Roman"/>
        </w:rPr>
        <w:footnoteReference w:id="2408"/>
      </w:r>
    </w:p>
    <w:p w14:paraId="314D90DB" w14:textId="77777777" w:rsidR="00BD0433" w:rsidRDefault="00BD0433" w:rsidP="00E16825">
      <w:pPr>
        <w:numPr>
          <w:ilvl w:val="0"/>
          <w:numId w:val="81"/>
        </w:numPr>
        <w:bidi w:val="0"/>
      </w:pPr>
      <w:r w:rsidRPr="00262A2F">
        <w:rPr>
          <w:b/>
          <w:bCs/>
        </w:rPr>
        <w:t xml:space="preserve">O: </w:t>
      </w:r>
      <w:r w:rsidRPr="007442BE">
        <w:rPr>
          <w:rFonts w:cs="Times New Roman"/>
          <w:rtl/>
        </w:rPr>
        <w:t>מתיה</w:t>
      </w:r>
      <w:r w:rsidRPr="008E755F">
        <w:rPr>
          <w:rStyle w:val="FootnoteReference"/>
          <w:rFonts w:cs="Times New Roman"/>
        </w:rPr>
        <w:footnoteReference w:id="2409"/>
      </w:r>
      <w:r w:rsidRPr="00262A2F">
        <w:rPr>
          <w:b/>
          <w:bCs/>
        </w:rPr>
        <w:t xml:space="preserve"> Ds:</w:t>
      </w:r>
      <w:r w:rsidRPr="00262A2F">
        <w:t xml:space="preserve"> </w:t>
      </w:r>
      <w:r>
        <w:t xml:space="preserve">– </w:t>
      </w:r>
      <w:r w:rsidRPr="00262A2F">
        <w:rPr>
          <w:b/>
          <w:bCs/>
        </w:rPr>
        <w:t>F:</w:t>
      </w:r>
      <w:r w:rsidRPr="00262A2F">
        <w:t xml:space="preserve"> </w:t>
      </w:r>
      <w:r>
        <w:t>Synagogue inscription, Yesud Hamaala,</w:t>
      </w:r>
      <w:r>
        <w:rPr>
          <w:rStyle w:val="FootnoteReference"/>
        </w:rPr>
        <w:footnoteReference w:id="2410"/>
      </w:r>
      <w:r>
        <w:t xml:space="preserve"> Goldhar </w:t>
      </w:r>
      <w:r w:rsidRPr="00262A2F">
        <w:rPr>
          <w:b/>
          <w:bCs/>
        </w:rPr>
        <w:t>S:</w:t>
      </w:r>
      <w:r w:rsidRPr="00262A2F">
        <w:t xml:space="preserve"> </w:t>
      </w:r>
      <w:r>
        <w:rPr>
          <w:i/>
          <w:iCs/>
        </w:rPr>
        <w:t>CIJ</w:t>
      </w:r>
      <w:r>
        <w:t xml:space="preserve"> 971 </w:t>
      </w:r>
      <w:r w:rsidRPr="00262A2F">
        <w:rPr>
          <w:b/>
          <w:bCs/>
        </w:rPr>
        <w:t xml:space="preserve">E: </w:t>
      </w:r>
      <w:r w:rsidRPr="00E627C3">
        <w:t>–</w:t>
      </w:r>
      <w:r>
        <w:rPr>
          <w:b/>
          <w:bCs/>
        </w:rPr>
        <w:t xml:space="preserve"> </w:t>
      </w:r>
      <w:r w:rsidRPr="00262A2F">
        <w:rPr>
          <w:b/>
          <w:bCs/>
        </w:rPr>
        <w:t>D:</w:t>
      </w:r>
      <w:r>
        <w:rPr>
          <w:b/>
          <w:bCs/>
        </w:rPr>
        <w:t xml:space="preserve"> </w:t>
      </w:r>
      <w:r w:rsidR="00E16825" w:rsidRPr="0046195D">
        <w:rPr>
          <w:rFonts w:cs="Times New Roman"/>
          <w:lang w:val="it-IT"/>
        </w:rPr>
        <w:t>–</w:t>
      </w:r>
      <w:r w:rsidR="00E16825" w:rsidRPr="005F539E">
        <w:rPr>
          <w:rStyle w:val="FootnoteReference"/>
          <w:rFonts w:cs="Times New Roman"/>
        </w:rPr>
        <w:footnoteReference w:id="2411"/>
      </w:r>
    </w:p>
    <w:p w14:paraId="07BAEE84" w14:textId="77777777" w:rsidR="00BD0433" w:rsidRDefault="00BD0433" w:rsidP="00CF1A10">
      <w:pPr>
        <w:numPr>
          <w:ilvl w:val="0"/>
          <w:numId w:val="81"/>
        </w:numPr>
        <w:bidi w:val="0"/>
      </w:pPr>
      <w:r w:rsidRPr="00262A2F">
        <w:rPr>
          <w:b/>
          <w:bCs/>
        </w:rPr>
        <w:t xml:space="preserve">O: </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00D42E88">
        <w:rPr>
          <w:rStyle w:val="FootnoteReference"/>
          <w:rFonts w:ascii="Graeca" w:hAnsi="Graeca" w:cs="Graeca"/>
        </w:rPr>
        <w:footnoteReference w:id="2412"/>
      </w:r>
      <w:r>
        <w:rPr>
          <w:rFonts w:cs="Times New Roman"/>
        </w:rPr>
        <w:t xml:space="preserve"> </w:t>
      </w:r>
      <w:r w:rsidRPr="00262A2F">
        <w:rPr>
          <w:b/>
          <w:bCs/>
        </w:rPr>
        <w:t>Ds:</w:t>
      </w:r>
      <w:r w:rsidRPr="00262A2F">
        <w:t xml:space="preserve"> </w:t>
      </w:r>
      <w:r>
        <w:t xml:space="preserve">– </w:t>
      </w:r>
      <w:r w:rsidRPr="00262A2F">
        <w:rPr>
          <w:b/>
          <w:bCs/>
        </w:rPr>
        <w:t>F:</w:t>
      </w:r>
      <w:r w:rsidRPr="00262A2F">
        <w:t xml:space="preserve"> </w:t>
      </w:r>
      <w:r>
        <w:t xml:space="preserve">Epitaph, </w:t>
      </w:r>
      <w:r w:rsidRPr="004C3FA7">
        <w:t>Beth She‘arim</w:t>
      </w:r>
      <w:r>
        <w:t xml:space="preserve">, catacomb 1, </w:t>
      </w:r>
      <w:r>
        <w:rPr>
          <w:i/>
          <w:iCs/>
        </w:rPr>
        <w:t>CIJ</w:t>
      </w:r>
      <w:r>
        <w:t xml:space="preserve"> 1061 </w:t>
      </w:r>
      <w:r w:rsidRPr="00262A2F">
        <w:rPr>
          <w:b/>
          <w:bCs/>
        </w:rPr>
        <w:t>S:</w:t>
      </w:r>
      <w:r w:rsidRPr="00262A2F">
        <w:t xml:space="preserve"> </w:t>
      </w:r>
      <w:r>
        <w:rPr>
          <w:i/>
          <w:iCs/>
        </w:rPr>
        <w:t xml:space="preserve">BS </w:t>
      </w:r>
      <w:r>
        <w:t>2:48</w:t>
      </w:r>
      <w:r>
        <w:rPr>
          <w:rtl/>
        </w:rPr>
        <w:t xml:space="preserve"> </w:t>
      </w:r>
      <w:r w:rsidRPr="00262A2F">
        <w:rPr>
          <w:b/>
          <w:bCs/>
        </w:rPr>
        <w:t xml:space="preserve">E: </w:t>
      </w:r>
      <w:r w:rsidRPr="00E627C3">
        <w:t>–</w:t>
      </w:r>
      <w:r>
        <w:rPr>
          <w:b/>
          <w:bCs/>
        </w:rPr>
        <w:t xml:space="preserve"> </w:t>
      </w:r>
      <w:r w:rsidRPr="00262A2F">
        <w:rPr>
          <w:b/>
          <w:bCs/>
        </w:rPr>
        <w:t>D:</w:t>
      </w:r>
      <w:r w:rsidRPr="000C3F84">
        <w:t xml:space="preserve"> </w:t>
      </w:r>
      <w:r w:rsidRPr="00492A34">
        <w:t>Pre-352</w:t>
      </w:r>
      <w:r w:rsidRPr="00492A34">
        <w:rPr>
          <w:rStyle w:val="FootnoteReference"/>
        </w:rPr>
        <w:footnoteReference w:id="2413"/>
      </w:r>
    </w:p>
    <w:p w14:paraId="295CDFF9" w14:textId="77777777" w:rsidR="00BD0433" w:rsidRDefault="00BD0433" w:rsidP="00CF1A10">
      <w:pPr>
        <w:numPr>
          <w:ilvl w:val="0"/>
          <w:numId w:val="81"/>
        </w:numPr>
        <w:bidi w:val="0"/>
      </w:pPr>
      <w:r w:rsidRPr="00262A2F">
        <w:rPr>
          <w:b/>
          <w:bCs/>
        </w:rPr>
        <w:t xml:space="preserve">O: </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00D42E88">
        <w:rPr>
          <w:rStyle w:val="FootnoteReference"/>
          <w:rFonts w:ascii="Graeca" w:hAnsi="Graeca" w:cs="Graeca"/>
        </w:rPr>
        <w:footnoteReference w:id="2414"/>
      </w:r>
      <w:r>
        <w:rPr>
          <w:b/>
          <w:bCs/>
        </w:rPr>
        <w:t xml:space="preserve"> </w:t>
      </w:r>
      <w:r w:rsidRPr="00262A2F">
        <w:rPr>
          <w:b/>
          <w:bCs/>
        </w:rPr>
        <w:t>Ds:</w:t>
      </w:r>
      <w:r w:rsidRPr="00262A2F">
        <w:t xml:space="preserve"> </w:t>
      </w:r>
      <w:r>
        <w:t>Hannah (9)’</w:t>
      </w:r>
      <w:r w:rsidRPr="005D3BF5">
        <w:t>s</w:t>
      </w:r>
      <w:r>
        <w:t xml:space="preserve"> father</w:t>
      </w:r>
      <w:r w:rsidR="00B5275B">
        <w:t>, of Beit She‘arim</w:t>
      </w:r>
      <w:r w:rsidR="00B5275B">
        <w:rPr>
          <w:rStyle w:val="FootnoteReference"/>
        </w:rPr>
        <w:footnoteReference w:id="2415"/>
      </w:r>
      <w:r w:rsidRPr="00262A2F">
        <w:rPr>
          <w:b/>
          <w:bCs/>
        </w:rPr>
        <w:t xml:space="preserve"> F:</w:t>
      </w:r>
      <w:r w:rsidRPr="00262A2F">
        <w:t xml:space="preserve"> </w:t>
      </w:r>
      <w:r>
        <w:t>Epitaph, Ben Shemen</w:t>
      </w:r>
      <w:r>
        <w:rPr>
          <w:rStyle w:val="FootnoteReference"/>
        </w:rPr>
        <w:footnoteReference w:id="2416"/>
      </w:r>
      <w:r>
        <w:t xml:space="preserve"> </w:t>
      </w:r>
      <w:r w:rsidRPr="00262A2F">
        <w:rPr>
          <w:b/>
          <w:bCs/>
        </w:rPr>
        <w:t>S:</w:t>
      </w:r>
      <w:r w:rsidRPr="00262A2F">
        <w:t xml:space="preserve"> </w:t>
      </w:r>
      <w:r>
        <w:t xml:space="preserve">Avi-Yonah, </w:t>
      </w:r>
      <w:r>
        <w:rPr>
          <w:i/>
          <w:iCs/>
        </w:rPr>
        <w:t>BIES</w:t>
      </w:r>
      <w:r>
        <w:t xml:space="preserve"> 9 (1942) 31 </w:t>
      </w:r>
      <w:r w:rsidRPr="00262A2F">
        <w:rPr>
          <w:b/>
          <w:bCs/>
        </w:rPr>
        <w:t xml:space="preserve">E: </w:t>
      </w:r>
      <w:r w:rsidRPr="00B5275B">
        <w:t>–</w:t>
      </w:r>
      <w:r w:rsidR="00B5275B">
        <w:rPr>
          <w:rStyle w:val="FootnoteReference"/>
        </w:rPr>
        <w:footnoteReference w:id="2417"/>
      </w:r>
      <w:r>
        <w:rPr>
          <w:b/>
          <w:bCs/>
        </w:rPr>
        <w:t xml:space="preserve"> </w:t>
      </w:r>
      <w:r w:rsidRPr="00262A2F">
        <w:rPr>
          <w:b/>
          <w:bCs/>
        </w:rPr>
        <w:t>D:</w:t>
      </w:r>
      <w:r>
        <w:rPr>
          <w:b/>
          <w:bCs/>
        </w:rPr>
        <w:t xml:space="preserve"> </w:t>
      </w:r>
      <w:r w:rsidRPr="0046195D">
        <w:rPr>
          <w:rFonts w:cs="Times New Roman"/>
          <w:lang w:val="it-IT"/>
        </w:rPr>
        <w:t>–</w:t>
      </w:r>
      <w:r w:rsidR="00EA76F2" w:rsidRPr="005F539E">
        <w:rPr>
          <w:rStyle w:val="FootnoteReference"/>
          <w:rFonts w:cs="Times New Roman"/>
        </w:rPr>
        <w:footnoteReference w:id="2418"/>
      </w:r>
    </w:p>
    <w:p w14:paraId="6B0918C3" w14:textId="77777777" w:rsidR="00BD0433" w:rsidRDefault="00BD0433" w:rsidP="00CF1A10">
      <w:pPr>
        <w:numPr>
          <w:ilvl w:val="0"/>
          <w:numId w:val="81"/>
        </w:numPr>
        <w:bidi w:val="0"/>
      </w:pPr>
      <w:r w:rsidRPr="00262A2F">
        <w:rPr>
          <w:b/>
          <w:bCs/>
        </w:rPr>
        <w:t xml:space="preserve">O: </w:t>
      </w:r>
      <w:r w:rsidRPr="000A7234">
        <w:rPr>
          <w:rFonts w:cs="Times New Roman"/>
          <w:rtl/>
        </w:rPr>
        <w:t>מתי</w:t>
      </w:r>
      <w:r w:rsidRPr="008E755F">
        <w:rPr>
          <w:rStyle w:val="FootnoteReference"/>
          <w:rFonts w:cs="Times New Roman"/>
        </w:rPr>
        <w:footnoteReference w:id="2419"/>
      </w:r>
      <w:r w:rsidRPr="00262A2F">
        <w:rPr>
          <w:b/>
          <w:bCs/>
        </w:rPr>
        <w:t xml:space="preserve"> Ds:</w:t>
      </w:r>
      <w:r w:rsidRPr="00262A2F">
        <w:t xml:space="preserve"> </w:t>
      </w:r>
      <w:smartTag w:uri="urn:schemas-microsoft-com:office:smarttags" w:element="place">
        <w:r w:rsidRPr="000A7234">
          <w:t>Saba</w:t>
        </w:r>
      </w:smartTag>
      <w:r>
        <w:t xml:space="preserve"> (3)’</w:t>
      </w:r>
      <w:r w:rsidRPr="005D3BF5">
        <w:t>s</w:t>
      </w:r>
      <w:r>
        <w:t xml:space="preserve"> son</w:t>
      </w:r>
      <w:r w:rsidRPr="00262A2F">
        <w:rPr>
          <w:b/>
          <w:bCs/>
        </w:rPr>
        <w:t xml:space="preserve"> F:</w:t>
      </w:r>
      <w:r w:rsidRPr="00262A2F">
        <w:t xml:space="preserve"> </w:t>
      </w:r>
      <w:r>
        <w:t xml:space="preserve">Epitaph, Zoar </w:t>
      </w:r>
      <w:r w:rsidRPr="00262A2F">
        <w:rPr>
          <w:b/>
          <w:bCs/>
        </w:rPr>
        <w:t>S:</w:t>
      </w:r>
      <w:r w:rsidRPr="00262A2F">
        <w:t xml:space="preserve"> </w:t>
      </w:r>
      <w:r>
        <w:t xml:space="preserve">Stern, </w:t>
      </w:r>
      <w:r>
        <w:rPr>
          <w:i/>
          <w:iCs/>
        </w:rPr>
        <w:t>Tarbiz</w:t>
      </w:r>
      <w:r>
        <w:t xml:space="preserve"> 68 (1999) no. 14 </w:t>
      </w:r>
      <w:r w:rsidRPr="00262A2F">
        <w:rPr>
          <w:b/>
          <w:bCs/>
        </w:rPr>
        <w:t xml:space="preserve">E: </w:t>
      </w:r>
      <w:r w:rsidRPr="00E627C3">
        <w:t>–</w:t>
      </w:r>
      <w:r>
        <w:rPr>
          <w:b/>
          <w:bCs/>
        </w:rPr>
        <w:t xml:space="preserve"> </w:t>
      </w:r>
      <w:r w:rsidRPr="00262A2F">
        <w:rPr>
          <w:b/>
          <w:bCs/>
        </w:rPr>
        <w:t>D:</w:t>
      </w:r>
      <w:r w:rsidRPr="00E05145">
        <w:t xml:space="preserve"> </w:t>
      </w:r>
      <w:r w:rsidRPr="002F6202">
        <w:t>468</w:t>
      </w:r>
      <w:r>
        <w:rPr>
          <w:rStyle w:val="FootnoteReference"/>
          <w:lang w:val="de-DE"/>
        </w:rPr>
        <w:footnoteReference w:id="2420"/>
      </w:r>
    </w:p>
    <w:p w14:paraId="5707F1B7" w14:textId="77777777" w:rsidR="00BD0433" w:rsidRDefault="00BD0433" w:rsidP="00CF1A10">
      <w:pPr>
        <w:numPr>
          <w:ilvl w:val="0"/>
          <w:numId w:val="81"/>
        </w:numPr>
        <w:bidi w:val="0"/>
      </w:pPr>
      <w:r w:rsidRPr="00262A2F">
        <w:rPr>
          <w:b/>
          <w:bCs/>
        </w:rPr>
        <w:t xml:space="preserve">O: </w:t>
      </w:r>
      <w:r w:rsidRPr="000A7234">
        <w:rPr>
          <w:rFonts w:cs="Times New Roman"/>
          <w:rtl/>
        </w:rPr>
        <w:t>מתי</w:t>
      </w:r>
      <w:r w:rsidRPr="008E755F">
        <w:rPr>
          <w:rStyle w:val="FootnoteReference"/>
          <w:rFonts w:cs="Times New Roman"/>
        </w:rPr>
        <w:footnoteReference w:id="2421"/>
      </w:r>
      <w:r w:rsidRPr="008E755F">
        <w:rPr>
          <w:rFonts w:cs="Times New Roman"/>
          <w:b/>
          <w:bCs/>
        </w:rPr>
        <w:t xml:space="preserve"> </w:t>
      </w:r>
      <w:r w:rsidRPr="00262A2F">
        <w:rPr>
          <w:b/>
          <w:bCs/>
        </w:rPr>
        <w:t>Ds:</w:t>
      </w:r>
      <w:r w:rsidRPr="00262A2F">
        <w:t xml:space="preserve"> </w:t>
      </w:r>
      <w:r>
        <w:t xml:space="preserve">– </w:t>
      </w:r>
      <w:r w:rsidRPr="00262A2F">
        <w:rPr>
          <w:b/>
          <w:bCs/>
        </w:rPr>
        <w:t>F:</w:t>
      </w:r>
      <w:r w:rsidRPr="00262A2F">
        <w:t xml:space="preserve"> </w:t>
      </w:r>
      <w:r>
        <w:t>Synagogue inscription, Rehov</w:t>
      </w:r>
      <w:r>
        <w:rPr>
          <w:rStyle w:val="FootnoteReference"/>
        </w:rPr>
        <w:footnoteReference w:id="2422"/>
      </w:r>
      <w:r>
        <w:t xml:space="preserve"> </w:t>
      </w:r>
      <w:r w:rsidRPr="00262A2F">
        <w:rPr>
          <w:b/>
          <w:bCs/>
        </w:rPr>
        <w:t>S:</w:t>
      </w:r>
      <w:r w:rsidRPr="00262A2F">
        <w:t xml:space="preserve"> </w:t>
      </w:r>
      <w:r w:rsidR="00E03D8A">
        <w:t>Vito</w:t>
      </w:r>
      <w:r>
        <w:t>, “Reh</w:t>
      </w:r>
      <w:r>
        <w:rPr>
          <w:rFonts w:cs="Times New Roman"/>
        </w:rPr>
        <w:t>̣</w:t>
      </w:r>
      <w:r>
        <w:t>ob,” 93</w:t>
      </w:r>
      <w:r>
        <w:rPr>
          <w:rStyle w:val="FootnoteReference"/>
        </w:rPr>
        <w:footnoteReference w:id="2423"/>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66D0E381" w14:textId="77777777" w:rsidR="00BD0433" w:rsidRDefault="00BD0433" w:rsidP="001E53A9">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76B4A686" w14:textId="77777777" w:rsidR="00BD0433" w:rsidRDefault="00BD0433" w:rsidP="001E53A9">
      <w:pPr>
        <w:bidi w:val="0"/>
        <w:rPr>
          <w:b/>
          <w:bCs/>
        </w:rPr>
      </w:pPr>
    </w:p>
    <w:p w14:paraId="0B655AA5" w14:textId="77777777" w:rsidR="00BD0433" w:rsidRDefault="00BD0433" w:rsidP="006249B9">
      <w:pPr>
        <w:bidi w:val="0"/>
        <w:rPr>
          <w:b/>
          <w:bCs/>
          <w:sz w:val="24"/>
          <w:szCs w:val="24"/>
        </w:rPr>
      </w:pPr>
      <w:r w:rsidRPr="00386A6D">
        <w:rPr>
          <w:rFonts w:cs="Times New Roman"/>
          <w:sz w:val="24"/>
          <w:szCs w:val="24"/>
          <w:rtl/>
        </w:rPr>
        <w:t>נדב</w:t>
      </w:r>
      <w:r w:rsidRPr="00386A6D">
        <w:rPr>
          <w:rStyle w:val="FootnoteReference"/>
          <w:sz w:val="24"/>
          <w:szCs w:val="24"/>
        </w:rPr>
        <w:footnoteReference w:id="2424"/>
      </w:r>
      <w:r w:rsidRPr="00386A6D">
        <w:rPr>
          <w:sz w:val="24"/>
          <w:szCs w:val="24"/>
        </w:rPr>
        <w:t xml:space="preserve"> – </w:t>
      </w:r>
      <w:r w:rsidRPr="00386A6D">
        <w:rPr>
          <w:i/>
          <w:iCs/>
          <w:sz w:val="24"/>
          <w:szCs w:val="24"/>
        </w:rPr>
        <w:t>Nadab</w:t>
      </w:r>
    </w:p>
    <w:p w14:paraId="4A531813" w14:textId="77777777" w:rsidR="00BD0433" w:rsidRPr="00386A6D" w:rsidRDefault="00BD0433" w:rsidP="000A7234">
      <w:pPr>
        <w:bidi w:val="0"/>
        <w:rPr>
          <w:b/>
          <w:bCs/>
          <w:sz w:val="24"/>
          <w:szCs w:val="24"/>
        </w:rPr>
      </w:pPr>
    </w:p>
    <w:p w14:paraId="70CF6A37" w14:textId="77777777" w:rsidR="00BD0433" w:rsidRDefault="00BD0433" w:rsidP="00CF1A10">
      <w:pPr>
        <w:numPr>
          <w:ilvl w:val="0"/>
          <w:numId w:val="83"/>
        </w:numPr>
        <w:bidi w:val="0"/>
        <w:rPr>
          <w:rtl/>
        </w:rPr>
      </w:pPr>
      <w:r w:rsidRPr="00262A2F">
        <w:rPr>
          <w:b/>
          <w:bCs/>
        </w:rPr>
        <w:t xml:space="preserve">O: </w:t>
      </w:r>
      <w:r w:rsidRPr="00E627C3">
        <w:t>–</w:t>
      </w:r>
      <w:r>
        <w:rPr>
          <w:b/>
          <w:bCs/>
        </w:rPr>
        <w:t xml:space="preserve"> </w:t>
      </w:r>
      <w:r w:rsidRPr="00262A2F">
        <w:rPr>
          <w:b/>
          <w:bCs/>
        </w:rPr>
        <w:t>Ds:</w:t>
      </w:r>
      <w:r w:rsidRPr="00262A2F">
        <w:t xml:space="preserve"> </w:t>
      </w:r>
      <w:r>
        <w:t>Samuel (2</w:t>
      </w:r>
      <w:r w:rsidR="00276032">
        <w:t>8</w:t>
      </w:r>
      <w:r>
        <w:t>)’</w:t>
      </w:r>
      <w:r w:rsidRPr="005D3BF5">
        <w:t>s</w:t>
      </w:r>
      <w:r>
        <w:t xml:space="preserve"> father</w:t>
      </w:r>
      <w:r w:rsidRPr="00262A2F">
        <w:rPr>
          <w:b/>
          <w:bCs/>
        </w:rPr>
        <w:t xml:space="preserve"> F:</w:t>
      </w:r>
      <w:r w:rsidRPr="00262A2F">
        <w:t xml:space="preserve"> </w:t>
      </w:r>
      <w:r>
        <w:t xml:space="preserve">– </w:t>
      </w:r>
      <w:r w:rsidRPr="00262A2F">
        <w:rPr>
          <w:b/>
          <w:bCs/>
        </w:rPr>
        <w:t>S</w:t>
      </w:r>
      <w:r w:rsidRPr="007610FE">
        <w:rPr>
          <w:b/>
          <w:bCs/>
        </w:rPr>
        <w:t>:</w:t>
      </w:r>
      <w:r w:rsidRPr="007610FE">
        <w:t xml:space="preserve"> </w:t>
      </w:r>
      <w:r w:rsidRPr="007610FE">
        <w:rPr>
          <w:i/>
          <w:iCs/>
        </w:rPr>
        <w:t xml:space="preserve">bArakh </w:t>
      </w:r>
      <w:r w:rsidRPr="007610FE">
        <w:t>16b</w:t>
      </w:r>
      <w:r>
        <w:rPr>
          <w:rStyle w:val="FootnoteReference"/>
        </w:rPr>
        <w:footnoteReference w:id="2425"/>
      </w:r>
      <w:r>
        <w:t xml:space="preserve"> (Kosowsky, </w:t>
      </w:r>
      <w:r>
        <w:rPr>
          <w:i/>
          <w:iCs/>
        </w:rPr>
        <w:t>Babylonico</w:t>
      </w:r>
      <w:r>
        <w:t xml:space="preserve">, 1635) </w:t>
      </w:r>
      <w:r w:rsidRPr="00262A2F">
        <w:rPr>
          <w:b/>
          <w:bCs/>
        </w:rPr>
        <w:t xml:space="preserve">E: </w:t>
      </w:r>
      <w:r w:rsidRPr="00E627C3">
        <w:t>–</w:t>
      </w:r>
      <w:r>
        <w:rPr>
          <w:b/>
          <w:bCs/>
        </w:rPr>
        <w:t xml:space="preserve"> </w:t>
      </w:r>
      <w:r w:rsidRPr="00262A2F">
        <w:rPr>
          <w:b/>
          <w:bCs/>
        </w:rPr>
        <w:t>D:</w:t>
      </w:r>
      <w:r>
        <w:rPr>
          <w:b/>
          <w:bCs/>
        </w:rPr>
        <w:t xml:space="preserve"> </w:t>
      </w:r>
      <w:r w:rsidR="008F2F56">
        <w:t>3</w:t>
      </w:r>
      <w:r w:rsidR="008F2F56" w:rsidRPr="008F2F56">
        <w:rPr>
          <w:vertAlign w:val="superscript"/>
        </w:rPr>
        <w:t>rd</w:t>
      </w:r>
      <w:r w:rsidR="008F2F56">
        <w:t xml:space="preserve"> C</w:t>
      </w:r>
      <w:r w:rsidR="008F2F56">
        <w:rPr>
          <w:rStyle w:val="FootnoteReference"/>
        </w:rPr>
        <w:footnoteReference w:id="2426"/>
      </w:r>
    </w:p>
    <w:p w14:paraId="602AAD99" w14:textId="77777777" w:rsidR="00BD0433" w:rsidRDefault="00BD0433">
      <w:pPr>
        <w:rPr>
          <w:rFonts w:hint="cs"/>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6052BCE4" w14:textId="77777777" w:rsidR="00BD0433" w:rsidRDefault="00BD0433">
      <w:pPr>
        <w:rPr>
          <w:rFonts w:hint="cs"/>
          <w:rtl/>
        </w:rPr>
      </w:pPr>
    </w:p>
    <w:p w14:paraId="61256FC3" w14:textId="77777777" w:rsidR="00BD0433" w:rsidRDefault="00BD0433" w:rsidP="002E2739">
      <w:pPr>
        <w:bidi w:val="0"/>
        <w:rPr>
          <w:sz w:val="24"/>
          <w:szCs w:val="24"/>
        </w:rPr>
      </w:pPr>
      <w:r w:rsidRPr="00386A6D">
        <w:rPr>
          <w:rFonts w:cs="Times New Roman"/>
          <w:sz w:val="24"/>
          <w:szCs w:val="24"/>
          <w:rtl/>
        </w:rPr>
        <w:t>נחום</w:t>
      </w:r>
      <w:r w:rsidRPr="00386A6D">
        <w:rPr>
          <w:rStyle w:val="FootnoteReference"/>
          <w:sz w:val="24"/>
          <w:szCs w:val="24"/>
        </w:rPr>
        <w:footnoteReference w:id="2427"/>
      </w:r>
      <w:r w:rsidRPr="00386A6D">
        <w:rPr>
          <w:sz w:val="24"/>
          <w:szCs w:val="24"/>
        </w:rPr>
        <w:t xml:space="preserve"> – </w:t>
      </w:r>
      <w:r w:rsidRPr="00386A6D">
        <w:rPr>
          <w:i/>
          <w:iCs/>
          <w:sz w:val="24"/>
          <w:szCs w:val="24"/>
        </w:rPr>
        <w:t>Nahum</w:t>
      </w:r>
    </w:p>
    <w:p w14:paraId="743D6C1F" w14:textId="77777777" w:rsidR="00BD0433" w:rsidRPr="00386A6D" w:rsidRDefault="00BD0433" w:rsidP="000A7234">
      <w:pPr>
        <w:bidi w:val="0"/>
        <w:rPr>
          <w:sz w:val="24"/>
          <w:szCs w:val="24"/>
        </w:rPr>
      </w:pPr>
    </w:p>
    <w:p w14:paraId="7369CAC2" w14:textId="77777777" w:rsidR="00BD0433" w:rsidRDefault="00BD0433" w:rsidP="008F2F56">
      <w:pPr>
        <w:numPr>
          <w:ilvl w:val="0"/>
          <w:numId w:val="82"/>
        </w:numPr>
        <w:bidi w:val="0"/>
      </w:pPr>
      <w:r w:rsidRPr="00262A2F">
        <w:rPr>
          <w:b/>
          <w:bCs/>
        </w:rPr>
        <w:t xml:space="preserve">O: </w:t>
      </w:r>
      <w:r w:rsidRPr="00E627C3">
        <w:t>–</w:t>
      </w:r>
      <w:r>
        <w:rPr>
          <w:b/>
          <w:bCs/>
        </w:rPr>
        <w:t xml:space="preserve"> </w:t>
      </w:r>
      <w:r w:rsidRPr="00262A2F">
        <w:rPr>
          <w:b/>
          <w:bCs/>
        </w:rPr>
        <w:t>Ds:</w:t>
      </w:r>
      <w:r w:rsidRPr="00262A2F">
        <w:t xml:space="preserve"> </w:t>
      </w:r>
      <w:r>
        <w:t>–</w:t>
      </w:r>
      <w:r w:rsidR="00AB6646">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4:3, 8a</w:t>
      </w:r>
      <w:r w:rsidR="00AB6646">
        <w:rPr>
          <w:rStyle w:val="FootnoteReference"/>
          <w:rFonts w:cs="Times New Roman"/>
          <w:lang w:val="en-GB"/>
        </w:rPr>
        <w:footnoteReference w:id="2428"/>
      </w:r>
      <w:r>
        <w:t xml:space="preserve"> (Kosovsky, </w:t>
      </w:r>
      <w:r>
        <w:rPr>
          <w:i/>
          <w:iCs/>
        </w:rPr>
        <w:t>Yerushalmi</w:t>
      </w:r>
      <w:r>
        <w:t xml:space="preserve">, 546) </w:t>
      </w:r>
      <w:r w:rsidRPr="00262A2F">
        <w:rPr>
          <w:b/>
          <w:bCs/>
        </w:rPr>
        <w:t xml:space="preserve">E: </w:t>
      </w:r>
      <w:r w:rsidRPr="00E627C3">
        <w:t>–</w:t>
      </w:r>
      <w:r w:rsidR="00AB6646">
        <w:rPr>
          <w:rFonts w:cs="Times New Roman"/>
          <w:lang w:val="en-GB"/>
        </w:rPr>
        <w:t xml:space="preserve"> </w:t>
      </w:r>
      <w:r w:rsidRPr="00262A2F">
        <w:rPr>
          <w:b/>
          <w:bCs/>
        </w:rPr>
        <w:t>D:</w:t>
      </w:r>
      <w:r>
        <w:rPr>
          <w:b/>
          <w:bCs/>
        </w:rPr>
        <w:t xml:space="preserve"> </w:t>
      </w:r>
      <w:r w:rsidR="008F2F56">
        <w:rPr>
          <w:lang w:val="fr-FR"/>
        </w:rPr>
        <w:t>3</w:t>
      </w:r>
      <w:r w:rsidR="008F2F56" w:rsidRPr="00941EF8">
        <w:rPr>
          <w:vertAlign w:val="superscript"/>
          <w:lang w:val="fr-FR"/>
        </w:rPr>
        <w:t>rd</w:t>
      </w:r>
      <w:r w:rsidR="008F2F56">
        <w:rPr>
          <w:lang w:val="fr-FR"/>
        </w:rPr>
        <w:t xml:space="preserve"> C</w:t>
      </w:r>
      <w:r w:rsidR="008F2F56">
        <w:rPr>
          <w:rStyle w:val="FootnoteReference"/>
          <w:lang w:val="fr-FR"/>
        </w:rPr>
        <w:footnoteReference w:id="2429"/>
      </w:r>
    </w:p>
    <w:p w14:paraId="3C946B17" w14:textId="77777777" w:rsidR="00BD0433" w:rsidRDefault="00BD0433" w:rsidP="00CF1A10">
      <w:pPr>
        <w:numPr>
          <w:ilvl w:val="0"/>
          <w:numId w:val="82"/>
        </w:numPr>
        <w:bidi w:val="0"/>
      </w:pPr>
      <w:r w:rsidRPr="00262A2F">
        <w:rPr>
          <w:b/>
          <w:bCs/>
        </w:rPr>
        <w:t xml:space="preserve">O: </w:t>
      </w:r>
      <w:r w:rsidRPr="00551D44">
        <w:rPr>
          <w:rFonts w:cs="Times New Roman"/>
          <w:rtl/>
        </w:rPr>
        <w:t>מנחם</w:t>
      </w:r>
      <w:r w:rsidRPr="00551D44">
        <w:rPr>
          <w:rStyle w:val="FootnoteReference"/>
        </w:rPr>
        <w:footnoteReference w:id="2430"/>
      </w:r>
      <w:r>
        <w:rPr>
          <w:b/>
          <w:bCs/>
        </w:rPr>
        <w:t xml:space="preserve"> </w:t>
      </w:r>
      <w:r w:rsidRPr="00262A2F">
        <w:rPr>
          <w:b/>
          <w:bCs/>
        </w:rPr>
        <w:t>Ds:</w:t>
      </w:r>
      <w:r w:rsidRPr="00262A2F">
        <w:t xml:space="preserve"> </w:t>
      </w:r>
      <w:r>
        <w:t>Simon’</w:t>
      </w:r>
      <w:r w:rsidRPr="005D3BF5">
        <w:t>s</w:t>
      </w:r>
      <w:r>
        <w:rPr>
          <w:rStyle w:val="FootnoteReference"/>
        </w:rPr>
        <w:footnoteReference w:id="2431"/>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yBer </w:t>
      </w:r>
      <w:r>
        <w:t xml:space="preserve">5:2, 9b (Kosovsky, </w:t>
      </w:r>
      <w:r>
        <w:rPr>
          <w:i/>
          <w:iCs/>
        </w:rPr>
        <w:t>Yerushalmi</w:t>
      </w:r>
      <w:r>
        <w:t xml:space="preserve">, 546) </w:t>
      </w:r>
      <w:r w:rsidRPr="00262A2F">
        <w:rPr>
          <w:b/>
          <w:bCs/>
        </w:rPr>
        <w:t xml:space="preserve">E: </w:t>
      </w:r>
      <w:r w:rsidRPr="00E627C3">
        <w:t>–</w:t>
      </w:r>
      <w:r>
        <w:rPr>
          <w:b/>
          <w:bCs/>
        </w:rPr>
        <w:t xml:space="preserve"> </w:t>
      </w:r>
      <w:r w:rsidRPr="00262A2F">
        <w:rPr>
          <w:b/>
          <w:bCs/>
        </w:rPr>
        <w:t>D:</w:t>
      </w:r>
      <w:r>
        <w:rPr>
          <w:b/>
          <w:bCs/>
        </w:rPr>
        <w:t xml:space="preserve"> </w:t>
      </w:r>
      <w:r w:rsidR="00CC7B95">
        <w:t>3</w:t>
      </w:r>
      <w:r w:rsidR="00CC7B95" w:rsidRPr="00CC7B95">
        <w:rPr>
          <w:vertAlign w:val="superscript"/>
        </w:rPr>
        <w:t>rd</w:t>
      </w:r>
      <w:r w:rsidR="00CC7B95">
        <w:t xml:space="preserve"> C</w:t>
      </w:r>
      <w:r w:rsidR="00CC7B95">
        <w:rPr>
          <w:rStyle w:val="FootnoteReference"/>
        </w:rPr>
        <w:footnoteReference w:id="2432"/>
      </w:r>
    </w:p>
    <w:p w14:paraId="24DD1983" w14:textId="77777777" w:rsidR="00BD0433" w:rsidRPr="008F1CFB" w:rsidRDefault="00BD0433" w:rsidP="00CC7B95">
      <w:pPr>
        <w:numPr>
          <w:ilvl w:val="0"/>
          <w:numId w:val="82"/>
        </w:numPr>
        <w:bidi w:val="0"/>
      </w:pPr>
      <w:r w:rsidRPr="00262A2F">
        <w:rPr>
          <w:b/>
          <w:bCs/>
        </w:rPr>
        <w:t xml:space="preserve">O: </w:t>
      </w:r>
      <w:r w:rsidRPr="00D42E88">
        <w:rPr>
          <w:rFonts w:cs="Times New Roman"/>
          <w:rtl/>
        </w:rPr>
        <w:t>ניחומי</w:t>
      </w:r>
      <w:r w:rsidRPr="008A7827">
        <w:rPr>
          <w:rStyle w:val="FootnoteReference"/>
          <w:lang w:val="fr-FR"/>
        </w:rPr>
        <w:footnoteReference w:id="2433"/>
      </w:r>
      <w:r w:rsidRPr="00262A2F">
        <w:rPr>
          <w:b/>
          <w:bCs/>
        </w:rPr>
        <w:t xml:space="preserve"> Ds:</w:t>
      </w:r>
      <w:r w:rsidRPr="00262A2F">
        <w:t xml:space="preserve"> </w:t>
      </w:r>
      <w:r>
        <w:t>Ḥiyya</w:t>
      </w:r>
      <w:r w:rsidR="00CC7B95">
        <w:t xml:space="preserve"> (4)</w:t>
      </w:r>
      <w:r>
        <w:t>’</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yDem </w:t>
      </w:r>
      <w:r>
        <w:t xml:space="preserve">1:2, 21d (Kosovsky, </w:t>
      </w:r>
      <w:r>
        <w:rPr>
          <w:i/>
          <w:iCs/>
        </w:rPr>
        <w:t>Yerushalmi</w:t>
      </w:r>
      <w:r>
        <w:t xml:space="preserve">, 22) </w:t>
      </w:r>
      <w:r w:rsidRPr="00262A2F">
        <w:rPr>
          <w:b/>
          <w:bCs/>
        </w:rPr>
        <w:t xml:space="preserve">E: </w:t>
      </w:r>
      <w:r w:rsidRPr="00E627C3">
        <w:t>–</w:t>
      </w:r>
      <w:r>
        <w:rPr>
          <w:b/>
          <w:bCs/>
        </w:rPr>
        <w:t xml:space="preserve"> </w:t>
      </w:r>
      <w:r w:rsidRPr="00262A2F">
        <w:rPr>
          <w:b/>
          <w:bCs/>
        </w:rPr>
        <w:t>D:</w:t>
      </w:r>
      <w:r>
        <w:rPr>
          <w:b/>
          <w:bCs/>
        </w:rPr>
        <w:t xml:space="preserve"> </w:t>
      </w:r>
      <w:r w:rsidR="00CC7B95">
        <w:t>3</w:t>
      </w:r>
      <w:r w:rsidR="00CC7B95" w:rsidRPr="00CC7B95">
        <w:rPr>
          <w:vertAlign w:val="superscript"/>
        </w:rPr>
        <w:t>rd</w:t>
      </w:r>
      <w:r w:rsidR="00CC7B95">
        <w:t>-4</w:t>
      </w:r>
      <w:r w:rsidR="00CC7B95" w:rsidRPr="00CC7B95">
        <w:rPr>
          <w:vertAlign w:val="superscript"/>
        </w:rPr>
        <w:t>th</w:t>
      </w:r>
      <w:r w:rsidR="00CC7B95">
        <w:t xml:space="preserve"> C</w:t>
      </w:r>
      <w:r w:rsidR="00CC7B95">
        <w:rPr>
          <w:rStyle w:val="FootnoteReference"/>
        </w:rPr>
        <w:footnoteReference w:id="2434"/>
      </w:r>
    </w:p>
    <w:p w14:paraId="51288D5B" w14:textId="77777777" w:rsidR="00BD0433" w:rsidRDefault="00BD0433" w:rsidP="00CC7B95">
      <w:pPr>
        <w:numPr>
          <w:ilvl w:val="0"/>
          <w:numId w:val="82"/>
        </w:numPr>
        <w:bidi w:val="0"/>
      </w:pPr>
      <w:r w:rsidRPr="00262A2F">
        <w:rPr>
          <w:b/>
          <w:bCs/>
        </w:rPr>
        <w:t xml:space="preserve">O: </w:t>
      </w:r>
      <w:r w:rsidRPr="00E627C3">
        <w:t>–</w:t>
      </w:r>
      <w:r>
        <w:rPr>
          <w:b/>
          <w:bCs/>
        </w:rPr>
        <w:t xml:space="preserve"> </w:t>
      </w:r>
      <w:r w:rsidRPr="00262A2F">
        <w:rPr>
          <w:b/>
          <w:bCs/>
        </w:rPr>
        <w:t>Ds:</w:t>
      </w:r>
      <w:r w:rsidRPr="00262A2F">
        <w:t xml:space="preserve"> </w:t>
      </w:r>
      <w:r w:rsidRPr="00B77957">
        <w:rPr>
          <w:rFonts w:cs="Times New Roman"/>
        </w:rPr>
        <w:t>Aiala</w:t>
      </w:r>
      <w:r w:rsidRPr="003335B1">
        <w:rPr>
          <w:rFonts w:cs="Times New Roman"/>
          <w:sz w:val="24"/>
          <w:szCs w:val="24"/>
        </w:rPr>
        <w:t xml:space="preserve"> </w:t>
      </w:r>
      <w:r>
        <w:t>(1)’</w:t>
      </w:r>
      <w:r w:rsidRPr="005D3BF5">
        <w:t>s</w:t>
      </w:r>
      <w:r>
        <w:t xml:space="preserve"> brother </w:t>
      </w:r>
      <w:r w:rsidRPr="00262A2F">
        <w:rPr>
          <w:b/>
          <w:bCs/>
        </w:rPr>
        <w:t>F:</w:t>
      </w:r>
      <w:r w:rsidRPr="00262A2F">
        <w:t xml:space="preserve"> </w:t>
      </w:r>
      <w:r>
        <w:t xml:space="preserve">– </w:t>
      </w:r>
      <w:r w:rsidRPr="00262A2F">
        <w:rPr>
          <w:b/>
          <w:bCs/>
        </w:rPr>
        <w:t>S:</w:t>
      </w:r>
      <w:r w:rsidRPr="00262A2F">
        <w:t xml:space="preserve"> </w:t>
      </w:r>
      <w:r>
        <w:rPr>
          <w:i/>
          <w:iCs/>
        </w:rPr>
        <w:t xml:space="preserve">yBes </w:t>
      </w:r>
      <w:r>
        <w:t xml:space="preserve">5:2, 63b (Kosovsky, </w:t>
      </w:r>
      <w:r>
        <w:rPr>
          <w:i/>
          <w:iCs/>
        </w:rPr>
        <w:t>Yerushalmi</w:t>
      </w:r>
      <w:r>
        <w:t xml:space="preserve">, 91) </w:t>
      </w:r>
      <w:r w:rsidRPr="00262A2F">
        <w:rPr>
          <w:b/>
          <w:bCs/>
        </w:rPr>
        <w:t xml:space="preserve">E: </w:t>
      </w:r>
      <w:r w:rsidRPr="00E627C3">
        <w:t>–</w:t>
      </w:r>
      <w:r>
        <w:rPr>
          <w:b/>
          <w:bCs/>
        </w:rPr>
        <w:t xml:space="preserve"> </w:t>
      </w:r>
      <w:r w:rsidRPr="00262A2F">
        <w:rPr>
          <w:b/>
          <w:bCs/>
        </w:rPr>
        <w:t>D:</w:t>
      </w:r>
      <w:r>
        <w:rPr>
          <w:b/>
          <w:bCs/>
        </w:rPr>
        <w:t xml:space="preserve"> </w:t>
      </w:r>
      <w:r w:rsidR="00CC7B95">
        <w:t>3</w:t>
      </w:r>
      <w:r w:rsidR="00CC7B95" w:rsidRPr="00D20B3C">
        <w:rPr>
          <w:vertAlign w:val="superscript"/>
        </w:rPr>
        <w:t>rd</w:t>
      </w:r>
      <w:r w:rsidR="00CC7B95">
        <w:t xml:space="preserve"> C</w:t>
      </w:r>
      <w:r w:rsidR="00CC7B95">
        <w:rPr>
          <w:rStyle w:val="FootnoteReference"/>
        </w:rPr>
        <w:footnoteReference w:id="2435"/>
      </w:r>
    </w:p>
    <w:p w14:paraId="1BC3C2F0" w14:textId="77777777" w:rsidR="00BD0433" w:rsidRDefault="00BD0433" w:rsidP="00746380">
      <w:pPr>
        <w:numPr>
          <w:ilvl w:val="0"/>
          <w:numId w:val="82"/>
        </w:numPr>
        <w:bidi w:val="0"/>
      </w:pPr>
      <w:r w:rsidRPr="00262A2F">
        <w:rPr>
          <w:b/>
          <w:bCs/>
        </w:rPr>
        <w:t xml:space="preserve">O: </w:t>
      </w:r>
      <w:r w:rsidRPr="00E627C3">
        <w:t>–</w:t>
      </w:r>
      <w:r>
        <w:rPr>
          <w:b/>
          <w:bCs/>
        </w:rPr>
        <w:t xml:space="preserve"> </w:t>
      </w:r>
      <w:r w:rsidRPr="00262A2F">
        <w:rPr>
          <w:b/>
          <w:bCs/>
        </w:rPr>
        <w:t>Ds:</w:t>
      </w:r>
      <w:r w:rsidRPr="00262A2F">
        <w:t xml:space="preserve"> </w:t>
      </w:r>
      <w:r w:rsidRPr="00366EF0">
        <w:t xml:space="preserve">Of the Holy of </w:t>
      </w:r>
      <w:r w:rsidRPr="00366EF0">
        <w:rPr>
          <w:rFonts w:cs="Times New Roman"/>
        </w:rPr>
        <w:t>Holies</w:t>
      </w:r>
      <w:r w:rsidRPr="00FA2F28">
        <w:rPr>
          <w:rStyle w:val="FootnoteReference"/>
          <w:rFonts w:cs="Times New Roman"/>
          <w:rtl/>
        </w:rPr>
        <w:footnoteReference w:id="2436"/>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yMeg </w:t>
      </w:r>
      <w:r>
        <w:t xml:space="preserve">3:2, 74a (Kosovsky, </w:t>
      </w:r>
      <w:r>
        <w:rPr>
          <w:i/>
          <w:iCs/>
        </w:rPr>
        <w:t>Yerushalmi</w:t>
      </w:r>
      <w:r>
        <w:t xml:space="preserve">, 546) </w:t>
      </w:r>
      <w:r w:rsidRPr="00262A2F">
        <w:rPr>
          <w:b/>
          <w:bCs/>
        </w:rPr>
        <w:t xml:space="preserve">E: </w:t>
      </w:r>
      <w:r w:rsidRPr="00E627C3">
        <w:t>–</w:t>
      </w:r>
      <w:r>
        <w:rPr>
          <w:b/>
          <w:bCs/>
        </w:rPr>
        <w:t xml:space="preserve"> </w:t>
      </w:r>
      <w:r w:rsidRPr="00262A2F">
        <w:rPr>
          <w:b/>
          <w:bCs/>
        </w:rPr>
        <w:t>D:</w:t>
      </w:r>
      <w:r>
        <w:rPr>
          <w:b/>
          <w:bCs/>
        </w:rPr>
        <w:t xml:space="preserve"> </w:t>
      </w:r>
      <w:r w:rsidR="00401842">
        <w:rPr>
          <w:rFonts w:cs="Times New Roman"/>
        </w:rPr>
        <w:t>Pre-400</w:t>
      </w:r>
      <w:r w:rsidR="00746380">
        <w:rPr>
          <w:rStyle w:val="FootnoteReference"/>
          <w:rFonts w:cs="Times New Roman"/>
        </w:rPr>
        <w:footnoteReference w:id="2437"/>
      </w:r>
    </w:p>
    <w:p w14:paraId="401A33B9" w14:textId="77777777" w:rsidR="00BD0433" w:rsidRDefault="00BD0433" w:rsidP="00CC3C42">
      <w:pPr>
        <w:numPr>
          <w:ilvl w:val="0"/>
          <w:numId w:val="82"/>
        </w:numPr>
        <w:bidi w:val="0"/>
      </w:pPr>
      <w:r w:rsidRPr="00262A2F">
        <w:rPr>
          <w:b/>
          <w:bCs/>
        </w:rPr>
        <w:t xml:space="preserve">O: </w:t>
      </w:r>
      <w:r w:rsidRPr="000961BD">
        <w:rPr>
          <w:rFonts w:cs="Times New Roman"/>
          <w:rtl/>
        </w:rPr>
        <w:t>תנחום</w:t>
      </w:r>
      <w:r w:rsidRPr="00A87F2A">
        <w:rPr>
          <w:rStyle w:val="FootnoteReference"/>
        </w:rPr>
        <w:footnoteReference w:id="2438"/>
      </w:r>
      <w:r>
        <w:rPr>
          <w:b/>
          <w:bCs/>
        </w:rPr>
        <w:t xml:space="preserve"> </w:t>
      </w:r>
      <w:r w:rsidRPr="00262A2F">
        <w:rPr>
          <w:b/>
          <w:bCs/>
        </w:rPr>
        <w:t>Ds:</w:t>
      </w:r>
      <w:r w:rsidRPr="00262A2F">
        <w:t xml:space="preserve"> </w:t>
      </w:r>
      <w:r w:rsidRPr="005577F4">
        <w:t>Samuel (</w:t>
      </w:r>
      <w:r>
        <w:t>2</w:t>
      </w:r>
      <w:r w:rsidR="00276032">
        <w:t>6</w:t>
      </w:r>
      <w:r w:rsidRPr="005577F4">
        <w:t>)’s father</w:t>
      </w:r>
      <w:r>
        <w:t>, Ah</w:t>
      </w:r>
      <w:r w:rsidR="00CC3C42">
        <w:t>i</w:t>
      </w:r>
      <w:r>
        <w:t xml:space="preserve"> </w:t>
      </w:r>
      <w:r w:rsidRPr="00691E1C">
        <w:t>(</w:t>
      </w:r>
      <w:r>
        <w:t>5</w:t>
      </w:r>
      <w:r w:rsidRPr="00691E1C">
        <w:t>)</w:t>
      </w:r>
      <w:r>
        <w:t>’</w:t>
      </w:r>
      <w:r w:rsidRPr="005D3BF5">
        <w:t>s</w:t>
      </w:r>
      <w:r>
        <w:t xml:space="preserve"> relative</w:t>
      </w:r>
      <w:r w:rsidRPr="00262A2F">
        <w:rPr>
          <w:b/>
          <w:bCs/>
        </w:rPr>
        <w:t xml:space="preserve"> F:</w:t>
      </w:r>
      <w:r w:rsidRPr="00262A2F">
        <w:t xml:space="preserve"> </w:t>
      </w:r>
      <w:r>
        <w:t xml:space="preserve">– </w:t>
      </w:r>
      <w:r w:rsidRPr="00262A2F">
        <w:rPr>
          <w:b/>
          <w:bCs/>
        </w:rPr>
        <w:t>S:</w:t>
      </w:r>
      <w:r w:rsidRPr="00262A2F">
        <w:t xml:space="preserve"> </w:t>
      </w:r>
      <w:r w:rsidRPr="00CF6F21">
        <w:rPr>
          <w:i/>
          <w:iCs/>
        </w:rPr>
        <w:t>b</w:t>
      </w:r>
      <w:r>
        <w:rPr>
          <w:i/>
          <w:iCs/>
        </w:rPr>
        <w:t>B</w:t>
      </w:r>
      <w:r w:rsidRPr="00CF6F21">
        <w:rPr>
          <w:i/>
          <w:iCs/>
        </w:rPr>
        <w:t xml:space="preserve">Q </w:t>
      </w:r>
      <w:r w:rsidRPr="00CF6F21">
        <w:t>55a</w:t>
      </w:r>
      <w:r>
        <w:rPr>
          <w:rStyle w:val="FootnoteReference"/>
        </w:rPr>
        <w:footnoteReference w:id="2439"/>
      </w:r>
      <w:r>
        <w:t xml:space="preserve"> (Kosowsky, </w:t>
      </w:r>
      <w:r>
        <w:rPr>
          <w:i/>
          <w:iCs/>
        </w:rPr>
        <w:t>Bab</w:t>
      </w:r>
      <w:r>
        <w:rPr>
          <w:i/>
          <w:iCs/>
        </w:rPr>
        <w:t>y</w:t>
      </w:r>
      <w:r>
        <w:rPr>
          <w:i/>
          <w:iCs/>
        </w:rPr>
        <w:t>lonico</w:t>
      </w:r>
      <w:r>
        <w:t xml:space="preserve">, 1635) </w:t>
      </w:r>
      <w:r w:rsidRPr="00262A2F">
        <w:rPr>
          <w:b/>
          <w:bCs/>
        </w:rPr>
        <w:t xml:space="preserve">E: </w:t>
      </w:r>
      <w:r w:rsidRPr="00E627C3">
        <w:t>–</w:t>
      </w:r>
      <w:r>
        <w:rPr>
          <w:b/>
          <w:bCs/>
        </w:rPr>
        <w:t xml:space="preserve"> </w:t>
      </w:r>
      <w:r w:rsidRPr="00262A2F">
        <w:rPr>
          <w:b/>
          <w:bCs/>
        </w:rPr>
        <w:t>D:</w:t>
      </w:r>
      <w:r>
        <w:rPr>
          <w:b/>
          <w:bCs/>
        </w:rPr>
        <w:t xml:space="preserve"> </w:t>
      </w:r>
      <w:r w:rsidR="00401842">
        <w:rPr>
          <w:lang w:val="de-DE"/>
        </w:rPr>
        <w:t>4</w:t>
      </w:r>
      <w:r w:rsidR="00401842" w:rsidRPr="002043E3">
        <w:rPr>
          <w:vertAlign w:val="superscript"/>
          <w:lang w:val="de-DE"/>
        </w:rPr>
        <w:t>th</w:t>
      </w:r>
      <w:r w:rsidR="00401842">
        <w:rPr>
          <w:lang w:val="de-DE"/>
        </w:rPr>
        <w:t xml:space="preserve"> C</w:t>
      </w:r>
      <w:r w:rsidR="00401842">
        <w:rPr>
          <w:rStyle w:val="FootnoteReference"/>
          <w:lang w:val="de-DE"/>
        </w:rPr>
        <w:footnoteReference w:id="2440"/>
      </w:r>
    </w:p>
    <w:p w14:paraId="483F256F" w14:textId="77777777" w:rsidR="00BD0433" w:rsidRPr="006F438C" w:rsidRDefault="00BD0433" w:rsidP="00175440">
      <w:pPr>
        <w:numPr>
          <w:ilvl w:val="0"/>
          <w:numId w:val="82"/>
        </w:numPr>
        <w:bidi w:val="0"/>
        <w:rPr>
          <w:b/>
          <w:bCs/>
        </w:rPr>
      </w:pPr>
      <w:r w:rsidRPr="00262A2F">
        <w:rPr>
          <w:b/>
          <w:bCs/>
        </w:rPr>
        <w:t>O:</w:t>
      </w:r>
      <w:r>
        <w:rPr>
          <w:b/>
          <w:bCs/>
        </w:rPr>
        <w:t xml:space="preserve"> </w:t>
      </w:r>
      <w:r w:rsidRPr="000961BD">
        <w:rPr>
          <w:rFonts w:cs="Times New Roman" w:hint="cs"/>
          <w:rtl/>
        </w:rPr>
        <w:t>תנחום</w:t>
      </w:r>
      <w:r w:rsidRPr="00984AE6">
        <w:rPr>
          <w:rStyle w:val="FootnoteReference"/>
        </w:rPr>
        <w:footnoteReference w:id="2441"/>
      </w:r>
      <w:r w:rsidRPr="00262A2F">
        <w:rPr>
          <w:b/>
          <w:bCs/>
        </w:rPr>
        <w:t xml:space="preserve"> Ds:</w:t>
      </w:r>
      <w:r w:rsidRPr="00262A2F">
        <w:t xml:space="preserve"> </w:t>
      </w:r>
      <w:r>
        <w:t xml:space="preserve">Abbahu (1)’s </w:t>
      </w:r>
      <w:r w:rsidRPr="00317763">
        <w:t>attendant</w:t>
      </w:r>
      <w:r>
        <w:rPr>
          <w:rStyle w:val="FootnoteReference"/>
        </w:rPr>
        <w:footnoteReference w:id="2442"/>
      </w:r>
      <w:r>
        <w:t xml:space="preserve"> </w:t>
      </w:r>
      <w:r w:rsidRPr="00262A2F">
        <w:rPr>
          <w:b/>
          <w:bCs/>
        </w:rPr>
        <w:t>F:</w:t>
      </w:r>
      <w:r w:rsidRPr="00262A2F">
        <w:t xml:space="preserve"> </w:t>
      </w:r>
      <w:r>
        <w:t xml:space="preserve">– </w:t>
      </w:r>
      <w:r w:rsidRPr="00262A2F">
        <w:rPr>
          <w:b/>
          <w:bCs/>
        </w:rPr>
        <w:t>S:</w:t>
      </w:r>
      <w:r w:rsidRPr="00262A2F">
        <w:t xml:space="preserve"> </w:t>
      </w:r>
      <w:r w:rsidRPr="00984AE6">
        <w:rPr>
          <w:i/>
          <w:iCs/>
        </w:rPr>
        <w:t xml:space="preserve">bYeb </w:t>
      </w:r>
      <w:r w:rsidRPr="00984AE6">
        <w:t>42b</w:t>
      </w:r>
      <w:r w:rsidRPr="00984AE6">
        <w:rPr>
          <w:rStyle w:val="FootnoteReference"/>
        </w:rPr>
        <w:footnoteReference w:id="2443"/>
      </w:r>
      <w:r w:rsidRPr="00984AE6">
        <w:t xml:space="preserve"> (</w:t>
      </w:r>
      <w:r>
        <w:t xml:space="preserve">Kosowsky, </w:t>
      </w:r>
      <w:r>
        <w:rPr>
          <w:i/>
          <w:iCs/>
        </w:rPr>
        <w:t>Babylonico</w:t>
      </w:r>
      <w:r>
        <w:t xml:space="preserve">, </w:t>
      </w:r>
      <w:r w:rsidRPr="0052703A">
        <w:rPr>
          <w:lang w:eastAsia="en-GB"/>
        </w:rPr>
        <w:t>–</w:t>
      </w:r>
      <w:r>
        <w:t xml:space="preserve">) </w:t>
      </w:r>
      <w:r w:rsidRPr="00262A2F">
        <w:rPr>
          <w:b/>
          <w:bCs/>
        </w:rPr>
        <w:t xml:space="preserve">E: </w:t>
      </w:r>
      <w:r w:rsidRPr="00E627C3">
        <w:t>–</w:t>
      </w:r>
      <w:r>
        <w:rPr>
          <w:b/>
          <w:bCs/>
        </w:rPr>
        <w:t xml:space="preserve"> </w:t>
      </w:r>
      <w:r w:rsidRPr="00262A2F">
        <w:rPr>
          <w:b/>
          <w:bCs/>
        </w:rPr>
        <w:t>D:</w:t>
      </w:r>
      <w:r>
        <w:rPr>
          <w:b/>
          <w:bCs/>
        </w:rPr>
        <w:t xml:space="preserve"> </w:t>
      </w:r>
      <w:r w:rsidR="00175440">
        <w:t>3</w:t>
      </w:r>
      <w:r w:rsidR="00175440" w:rsidRPr="000E3DBA">
        <w:rPr>
          <w:vertAlign w:val="superscript"/>
        </w:rPr>
        <w:t>rd</w:t>
      </w:r>
      <w:r w:rsidR="00175440">
        <w:t xml:space="preserve"> C</w:t>
      </w:r>
      <w:r w:rsidR="00175440">
        <w:rPr>
          <w:rStyle w:val="FootnoteReference"/>
        </w:rPr>
        <w:footnoteReference w:id="2444"/>
      </w:r>
    </w:p>
    <w:p w14:paraId="398BFC60" w14:textId="77777777" w:rsidR="00BD0433" w:rsidRPr="008F1CFB" w:rsidRDefault="00BD0433" w:rsidP="00AF217E">
      <w:pPr>
        <w:numPr>
          <w:ilvl w:val="0"/>
          <w:numId w:val="82"/>
        </w:numPr>
        <w:bidi w:val="0"/>
      </w:pPr>
      <w:r w:rsidRPr="00262A2F">
        <w:rPr>
          <w:b/>
          <w:bCs/>
        </w:rPr>
        <w:t xml:space="preserve">O: </w:t>
      </w:r>
      <w:r w:rsidRPr="000961BD">
        <w:rPr>
          <w:rFonts w:ascii="Graeca" w:hAnsi="Graeca" w:cs="Graeca"/>
        </w:rPr>
        <w:t></w:t>
      </w:r>
      <w:r w:rsidRPr="000961BD">
        <w:rPr>
          <w:rFonts w:ascii="Graeca" w:hAnsi="Graeca" w:cs="Graeca"/>
        </w:rPr>
        <w:t></w:t>
      </w:r>
      <w:r w:rsidRPr="000961BD">
        <w:rPr>
          <w:rFonts w:ascii="Graeca" w:hAnsi="Graeca" w:cs="Graeca"/>
        </w:rPr>
        <w:t></w:t>
      </w:r>
      <w:r w:rsidRPr="000961BD">
        <w:rPr>
          <w:rFonts w:ascii="Graeca" w:hAnsi="Graeca" w:cs="Graeca"/>
        </w:rPr>
        <w:t></w:t>
      </w:r>
      <w:r w:rsidRPr="000961BD">
        <w:rPr>
          <w:rFonts w:ascii="Graeca" w:hAnsi="Graeca" w:cs="Graeca"/>
        </w:rPr>
        <w:t></w:t>
      </w:r>
      <w:r w:rsidRPr="000961BD">
        <w:rPr>
          <w:rFonts w:ascii="Graeca" w:hAnsi="Graeca" w:cs="Graeca"/>
        </w:rPr>
        <w:t></w:t>
      </w:r>
      <w:r w:rsidRPr="008E755F">
        <w:rPr>
          <w:rStyle w:val="FootnoteReference"/>
          <w:rFonts w:cs="Times New Roman"/>
        </w:rPr>
        <w:footnoteReference w:id="2445"/>
      </w:r>
      <w:r>
        <w:rPr>
          <w:rFonts w:cs="Times New Roman"/>
        </w:rPr>
        <w:t xml:space="preserve"> </w:t>
      </w:r>
      <w:r w:rsidRPr="00262A2F">
        <w:rPr>
          <w:b/>
          <w:bCs/>
        </w:rPr>
        <w:t>Ds:</w:t>
      </w:r>
      <w:r w:rsidRPr="00262A2F">
        <w:t xml:space="preserve"> </w:t>
      </w:r>
      <w:r>
        <w:t>Simon (4</w:t>
      </w:r>
      <w:r w:rsidR="004B7DBB">
        <w:t>8</w:t>
      </w:r>
      <w:r>
        <w:t>)’</w:t>
      </w:r>
      <w:r w:rsidRPr="005D3BF5">
        <w:t>s</w:t>
      </w:r>
      <w:r>
        <w:t xml:space="preserve"> son</w:t>
      </w:r>
      <w:r w:rsidRPr="00262A2F">
        <w:rPr>
          <w:b/>
          <w:bCs/>
        </w:rPr>
        <w:t xml:space="preserve"> F:</w:t>
      </w:r>
      <w:r w:rsidRPr="00262A2F">
        <w:t xml:space="preserve"> </w:t>
      </w:r>
      <w:r>
        <w:t xml:space="preserve">Epitaph, </w:t>
      </w:r>
      <w:smartTag w:uri="urn:schemas-microsoft-com:office:smarttags" w:element="place">
        <w:smartTag w:uri="urn:schemas-microsoft-com:office:smarttags" w:element="City">
          <w:r>
            <w:t>Jaffa</w:t>
          </w:r>
        </w:smartTag>
      </w:smartTag>
      <w:r>
        <w:t>, Clermont-Ganneau</w:t>
      </w:r>
      <w:r w:rsidRPr="00262A2F">
        <w:rPr>
          <w:b/>
          <w:bCs/>
        </w:rPr>
        <w:t xml:space="preserve"> S:</w:t>
      </w:r>
      <w:r w:rsidRPr="00262A2F">
        <w:t xml:space="preserve"> </w:t>
      </w:r>
      <w:r>
        <w:rPr>
          <w:i/>
          <w:iCs/>
        </w:rPr>
        <w:t>CIJ</w:t>
      </w:r>
      <w:r>
        <w:t xml:space="preserve"> 943 </w:t>
      </w:r>
      <w:r w:rsidRPr="00262A2F">
        <w:rPr>
          <w:b/>
          <w:bCs/>
        </w:rPr>
        <w:t xml:space="preserve">E: </w:t>
      </w:r>
      <w:r w:rsidRPr="00E627C3">
        <w:t>–</w:t>
      </w:r>
      <w:r>
        <w:rPr>
          <w:b/>
          <w:bCs/>
        </w:rPr>
        <w:t xml:space="preserve"> </w:t>
      </w:r>
      <w:r w:rsidRPr="00262A2F">
        <w:rPr>
          <w:b/>
          <w:bCs/>
        </w:rPr>
        <w:t>D:</w:t>
      </w:r>
      <w:r w:rsidRPr="002625FB">
        <w:t xml:space="preserve"> </w:t>
      </w:r>
      <w:r w:rsidRPr="008F1CFB">
        <w:t>3</w:t>
      </w:r>
      <w:r w:rsidRPr="008F1CFB">
        <w:rPr>
          <w:vertAlign w:val="superscript"/>
        </w:rPr>
        <w:t>rd</w:t>
      </w:r>
      <w:r w:rsidRPr="008F1CFB">
        <w:t xml:space="preserve"> C</w:t>
      </w:r>
    </w:p>
    <w:p w14:paraId="4A5DBBAD" w14:textId="77777777" w:rsidR="00BD0433" w:rsidRDefault="00BD0433" w:rsidP="00CF1A10">
      <w:pPr>
        <w:numPr>
          <w:ilvl w:val="0"/>
          <w:numId w:val="82"/>
        </w:numPr>
        <w:bidi w:val="0"/>
      </w:pPr>
      <w:r w:rsidRPr="00262A2F">
        <w:rPr>
          <w:b/>
          <w:bCs/>
        </w:rPr>
        <w:t xml:space="preserve">O: </w:t>
      </w:r>
      <w:r w:rsidRPr="00E627C3">
        <w:t>–</w:t>
      </w:r>
      <w:r>
        <w:rPr>
          <w:b/>
          <w:bCs/>
        </w:rPr>
        <w:t xml:space="preserve"> </w:t>
      </w:r>
      <w:r w:rsidRPr="00262A2F">
        <w:rPr>
          <w:b/>
          <w:bCs/>
        </w:rPr>
        <w:t>Ds:</w:t>
      </w:r>
      <w:r w:rsidRPr="00262A2F">
        <w:t xml:space="preserve"> </w:t>
      </w:r>
      <w:r>
        <w:t xml:space="preserve">Joseph </w:t>
      </w:r>
      <w:r w:rsidRPr="00691E1C">
        <w:t>(</w:t>
      </w:r>
      <w:r w:rsidR="00196B3F">
        <w:t>7</w:t>
      </w:r>
      <w:r w:rsidR="002C2DA4">
        <w:t>8</w:t>
      </w:r>
      <w:r w:rsidRPr="00691E1C">
        <w:t>)</w:t>
      </w:r>
      <w:r>
        <w:t>’</w:t>
      </w:r>
      <w:r w:rsidRPr="005D3BF5">
        <w:t>s</w:t>
      </w:r>
      <w:r>
        <w:t xml:space="preserve"> son</w:t>
      </w:r>
      <w:r w:rsidRPr="00262A2F">
        <w:rPr>
          <w:b/>
          <w:bCs/>
        </w:rPr>
        <w:t xml:space="preserve"> F:</w:t>
      </w:r>
      <w:r w:rsidRPr="00262A2F">
        <w:t xml:space="preserve"> </w:t>
      </w:r>
      <w:r>
        <w:t xml:space="preserve">Synagogue inscription, </w:t>
      </w:r>
      <w:r w:rsidRPr="00E03F40">
        <w:t>Gush</w:t>
      </w:r>
      <w:r w:rsidRPr="000961BD">
        <w:t>-Halav</w:t>
      </w:r>
      <w:r>
        <w:t>,</w:t>
      </w:r>
      <w:r>
        <w:rPr>
          <w:rStyle w:val="FootnoteReference"/>
        </w:rPr>
        <w:footnoteReference w:id="2446"/>
      </w:r>
      <w:r>
        <w:t xml:space="preserve"> Renan </w:t>
      </w:r>
      <w:r w:rsidRPr="00262A2F">
        <w:rPr>
          <w:b/>
          <w:bCs/>
        </w:rPr>
        <w:t>S:</w:t>
      </w:r>
      <w:r w:rsidRPr="00262A2F">
        <w:t xml:space="preserve"> </w:t>
      </w:r>
      <w:r>
        <w:rPr>
          <w:i/>
          <w:iCs/>
        </w:rPr>
        <w:t>CIJ</w:t>
      </w:r>
      <w:r>
        <w:t xml:space="preserve"> 976 </w:t>
      </w:r>
      <w:r w:rsidRPr="00262A2F">
        <w:rPr>
          <w:b/>
          <w:bCs/>
        </w:rPr>
        <w:t xml:space="preserve">E: </w:t>
      </w:r>
      <w:r w:rsidRPr="00E627C3">
        <w:t>–</w:t>
      </w:r>
      <w:r>
        <w:rPr>
          <w:b/>
          <w:bCs/>
        </w:rPr>
        <w:t xml:space="preserve"> </w:t>
      </w:r>
      <w:r w:rsidRPr="00262A2F">
        <w:rPr>
          <w:b/>
          <w:bCs/>
        </w:rPr>
        <w:t>D:</w:t>
      </w:r>
      <w:r>
        <w:rPr>
          <w:b/>
          <w:bCs/>
        </w:rPr>
        <w:t xml:space="preserve"> </w:t>
      </w:r>
      <w:r w:rsidRPr="00BC389C">
        <w:rPr>
          <w:rFonts w:cs="Times New Roman"/>
          <w:lang w:val="it-IT"/>
        </w:rPr>
        <w:t>–</w:t>
      </w:r>
      <w:r w:rsidR="00EA76F2" w:rsidRPr="005F539E">
        <w:rPr>
          <w:rStyle w:val="FootnoteReference"/>
          <w:rFonts w:cs="Times New Roman"/>
        </w:rPr>
        <w:footnoteReference w:id="2447"/>
      </w:r>
    </w:p>
    <w:p w14:paraId="08F5BCA9" w14:textId="77777777" w:rsidR="00BD0433" w:rsidRDefault="00BD0433" w:rsidP="00CF1A10">
      <w:pPr>
        <w:numPr>
          <w:ilvl w:val="0"/>
          <w:numId w:val="82"/>
        </w:numPr>
        <w:bidi w:val="0"/>
      </w:pPr>
      <w:r w:rsidRPr="00262A2F">
        <w:rPr>
          <w:b/>
          <w:bCs/>
        </w:rPr>
        <w:t>O:</w:t>
      </w:r>
      <w:r w:rsidR="00973871">
        <w:rPr>
          <w:rFonts w:hint="cs"/>
          <w:b/>
          <w:bCs/>
        </w:rPr>
        <w:t xml:space="preserve"> </w:t>
      </w:r>
      <w:r w:rsidR="00373C65" w:rsidRPr="00373C65">
        <w:rPr>
          <w:rFonts w:cs="Times New Roman"/>
          <w:rtl/>
        </w:rPr>
        <w:t>[נ]חום</w:t>
      </w:r>
      <w:r w:rsidR="00373C65">
        <w:rPr>
          <w:rStyle w:val="FootnoteReference"/>
        </w:rPr>
        <w:footnoteReference w:id="2448"/>
      </w:r>
      <w:r w:rsidR="00373C65">
        <w:t xml:space="preserve"> </w:t>
      </w:r>
      <w:r w:rsidRPr="00262A2F">
        <w:rPr>
          <w:b/>
          <w:bCs/>
        </w:rPr>
        <w:t>Ds:</w:t>
      </w:r>
      <w:r w:rsidRPr="00262A2F">
        <w:t xml:space="preserve"> </w:t>
      </w:r>
      <w:smartTag w:uri="urn:schemas-microsoft-com:office:smarttags" w:element="country-region">
        <w:r>
          <w:t>Judah</w:t>
        </w:r>
      </w:smartTag>
      <w:r w:rsidR="00905902">
        <w:t xml:space="preserve"> (7</w:t>
      </w:r>
      <w:r w:rsidR="00DD2DF2">
        <w:t>0</w:t>
      </w:r>
      <w:r>
        <w:t>)’</w:t>
      </w:r>
      <w:r w:rsidRPr="005D3BF5">
        <w:t>s</w:t>
      </w:r>
      <w:r>
        <w:t xml:space="preserve"> father</w:t>
      </w:r>
      <w:r w:rsidRPr="00262A2F">
        <w:rPr>
          <w:b/>
          <w:bCs/>
        </w:rPr>
        <w:t xml:space="preserve"> F:</w:t>
      </w:r>
      <w:r w:rsidRPr="00262A2F">
        <w:t xml:space="preserve"> </w:t>
      </w:r>
      <w:r>
        <w:t xml:space="preserve">Synagogue inscription, </w:t>
      </w:r>
      <w:r>
        <w:rPr>
          <w:lang w:val="it-IT"/>
        </w:rPr>
        <w:t>Sepphoris</w:t>
      </w:r>
      <w:r>
        <w:t>, Clermont-Ganneau</w:t>
      </w:r>
      <w:r>
        <w:rPr>
          <w:rtl/>
        </w:rPr>
        <w:t xml:space="preserve"> </w:t>
      </w:r>
      <w:r w:rsidRPr="00262A2F">
        <w:rPr>
          <w:b/>
          <w:bCs/>
        </w:rPr>
        <w:t>S:</w:t>
      </w:r>
      <w:r w:rsidRPr="00262A2F">
        <w:t xml:space="preserve"> </w:t>
      </w:r>
      <w:r>
        <w:rPr>
          <w:i/>
          <w:iCs/>
        </w:rPr>
        <w:t>CIJ</w:t>
      </w:r>
      <w:r>
        <w:t xml:space="preserve"> 989 </w:t>
      </w:r>
      <w:r w:rsidRPr="00262A2F">
        <w:rPr>
          <w:b/>
          <w:bCs/>
        </w:rPr>
        <w:t>E:</w:t>
      </w:r>
      <w:r w:rsidRPr="004C0EDB">
        <w:rPr>
          <w:b/>
          <w:bCs/>
        </w:rPr>
        <w:t xml:space="preserve"> </w:t>
      </w:r>
      <w:r w:rsidRPr="00E627C3">
        <w:t>–</w:t>
      </w:r>
      <w:r>
        <w:rPr>
          <w:b/>
          <w:bCs/>
        </w:rPr>
        <w:t xml:space="preserve"> </w:t>
      </w:r>
      <w:r w:rsidRPr="00262A2F">
        <w:rPr>
          <w:b/>
          <w:bCs/>
        </w:rPr>
        <w:t>D:</w:t>
      </w:r>
      <w:r>
        <w:rPr>
          <w:b/>
          <w:bCs/>
        </w:rPr>
        <w:t xml:space="preserve"> </w:t>
      </w:r>
      <w:r w:rsidRPr="00BC389C">
        <w:rPr>
          <w:rFonts w:cs="Times New Roman"/>
          <w:lang w:val="it-IT"/>
        </w:rPr>
        <w:t>–</w:t>
      </w:r>
      <w:r w:rsidR="00EA76F2" w:rsidRPr="005F539E">
        <w:rPr>
          <w:rStyle w:val="FootnoteReference"/>
          <w:rFonts w:cs="Times New Roman"/>
        </w:rPr>
        <w:footnoteReference w:id="2449"/>
      </w:r>
    </w:p>
    <w:p w14:paraId="56534695" w14:textId="77777777" w:rsidR="00BD0433" w:rsidRPr="00B97509" w:rsidRDefault="00BD0433" w:rsidP="00CF1A10">
      <w:pPr>
        <w:numPr>
          <w:ilvl w:val="0"/>
          <w:numId w:val="82"/>
        </w:numPr>
        <w:bidi w:val="0"/>
      </w:pPr>
      <w:r w:rsidRPr="00B97509">
        <w:rPr>
          <w:b/>
          <w:bCs/>
        </w:rPr>
        <w:t xml:space="preserve">O: </w:t>
      </w:r>
      <w:r w:rsidRPr="00D60F03">
        <w:rPr>
          <w:rFonts w:ascii="Graeca" w:hAnsi="Graeca"/>
        </w:rPr>
        <w:t></w:t>
      </w:r>
      <w:r w:rsidRPr="00D60F03">
        <w:rPr>
          <w:rFonts w:ascii="Graeca" w:hAnsi="Graeca"/>
        </w:rPr>
        <w:t></w:t>
      </w:r>
      <w:r w:rsidRPr="00D60F03">
        <w:rPr>
          <w:rFonts w:ascii="Graeca" w:hAnsi="Graeca"/>
        </w:rPr>
        <w:t></w:t>
      </w:r>
      <w:r w:rsidRPr="00D60F03">
        <w:rPr>
          <w:rFonts w:ascii="Graeca" w:hAnsi="Graeca"/>
        </w:rPr>
        <w:t></w:t>
      </w:r>
      <w:r w:rsidRPr="00D60F03">
        <w:rPr>
          <w:rFonts w:ascii="Graeca" w:hAnsi="Graeca"/>
        </w:rPr>
        <w:t></w:t>
      </w:r>
      <w:r w:rsidRPr="00D60F03">
        <w:rPr>
          <w:rFonts w:ascii="Graeca" w:hAnsi="Graeca"/>
        </w:rPr>
        <w:t></w:t>
      </w:r>
      <w:r w:rsidRPr="00D60F03">
        <w:rPr>
          <w:rStyle w:val="FootnoteReference"/>
          <w:rFonts w:cs="Times New Roman"/>
          <w:rtl/>
        </w:rPr>
        <w:footnoteReference w:id="2450"/>
      </w:r>
      <w:r>
        <w:rPr>
          <w:b/>
          <w:bCs/>
        </w:rPr>
        <w:t xml:space="preserve"> </w:t>
      </w:r>
      <w:r w:rsidRPr="00B97509">
        <w:rPr>
          <w:b/>
          <w:bCs/>
        </w:rPr>
        <w:t>Ds:</w:t>
      </w:r>
      <w:r w:rsidRPr="00B97509">
        <w:t xml:space="preserve"> </w:t>
      </w:r>
      <w:r w:rsidRPr="000961BD">
        <w:t>Hesychius</w:t>
      </w:r>
      <w:r>
        <w:t xml:space="preserve"> (5)’</w:t>
      </w:r>
      <w:r w:rsidRPr="00B97509">
        <w:t>s son</w:t>
      </w:r>
      <w:r w:rsidRPr="00B97509">
        <w:rPr>
          <w:b/>
          <w:bCs/>
        </w:rPr>
        <w:t xml:space="preserve"> F:</w:t>
      </w:r>
      <w:r w:rsidRPr="00B97509">
        <w:t xml:space="preserve"> Epitaph, </w:t>
      </w:r>
      <w:r w:rsidRPr="00B97509">
        <w:rPr>
          <w:lang w:val="it-IT"/>
        </w:rPr>
        <w:t>Sepphoris</w:t>
      </w:r>
      <w:r w:rsidRPr="00B97509">
        <w:t xml:space="preserve">, Druks </w:t>
      </w:r>
      <w:r w:rsidRPr="00B97509">
        <w:rPr>
          <w:b/>
          <w:bCs/>
        </w:rPr>
        <w:t>S:</w:t>
      </w:r>
      <w:r w:rsidRPr="00B97509">
        <w:t xml:space="preserve"> Naveh &amp; Ustinova,</w:t>
      </w:r>
      <w:r>
        <w:t xml:space="preserve"> </w:t>
      </w:r>
      <w:r w:rsidRPr="00B97509">
        <w:rPr>
          <w:i/>
          <w:iCs/>
        </w:rPr>
        <w:t>Atiqot</w:t>
      </w:r>
      <w:r w:rsidRPr="00B97509">
        <w:t xml:space="preserve"> 49 (2005)113*, 117* </w:t>
      </w:r>
      <w:r w:rsidRPr="00B97509">
        <w:rPr>
          <w:b/>
          <w:bCs/>
        </w:rPr>
        <w:t xml:space="preserve">E: </w:t>
      </w:r>
      <w:r w:rsidRPr="00E627C3">
        <w:t>–</w:t>
      </w:r>
      <w:r w:rsidRPr="00B97509">
        <w:rPr>
          <w:b/>
          <w:bCs/>
        </w:rPr>
        <w:t xml:space="preserve"> D:</w:t>
      </w:r>
      <w:r w:rsidRPr="00B97509">
        <w:t xml:space="preserve"> </w:t>
      </w:r>
      <w:r w:rsidRPr="004B166B">
        <w:t>2</w:t>
      </w:r>
      <w:r w:rsidRPr="004B166B">
        <w:rPr>
          <w:vertAlign w:val="superscript"/>
        </w:rPr>
        <w:t>nd</w:t>
      </w:r>
      <w:r w:rsidRPr="004B166B">
        <w:t>-3</w:t>
      </w:r>
      <w:r w:rsidRPr="004B166B">
        <w:rPr>
          <w:vertAlign w:val="superscript"/>
        </w:rPr>
        <w:t>rd</w:t>
      </w:r>
      <w:r w:rsidRPr="004B166B">
        <w:t xml:space="preserve"> C</w:t>
      </w:r>
    </w:p>
    <w:p w14:paraId="53C79BE4" w14:textId="77777777" w:rsidR="00BD0433" w:rsidRDefault="00BD0433" w:rsidP="00CF1A10">
      <w:pPr>
        <w:numPr>
          <w:ilvl w:val="0"/>
          <w:numId w:val="82"/>
        </w:numPr>
        <w:bidi w:val="0"/>
      </w:pPr>
      <w:r w:rsidRPr="00262A2F">
        <w:rPr>
          <w:b/>
          <w:bCs/>
        </w:rPr>
        <w:t xml:space="preserve">O: </w:t>
      </w:r>
      <w:r w:rsidRPr="00E627C3">
        <w:t>–</w:t>
      </w:r>
      <w:r>
        <w:rPr>
          <w:b/>
          <w:bCs/>
        </w:rPr>
        <w:t xml:space="preserve"> </w:t>
      </w:r>
      <w:r w:rsidRPr="00262A2F">
        <w:rPr>
          <w:b/>
          <w:bCs/>
        </w:rPr>
        <w:t>Ds:</w:t>
      </w:r>
      <w:r w:rsidRPr="00262A2F">
        <w:t xml:space="preserve"> </w:t>
      </w:r>
      <w:r>
        <w:t xml:space="preserve">– </w:t>
      </w:r>
      <w:r w:rsidRPr="00262A2F">
        <w:rPr>
          <w:b/>
          <w:bCs/>
        </w:rPr>
        <w:t>F:</w:t>
      </w:r>
      <w:r w:rsidRPr="00262A2F">
        <w:t xml:space="preserve"> </w:t>
      </w:r>
      <w:r>
        <w:t>Graffiti, Parod</w:t>
      </w:r>
      <w:r>
        <w:rPr>
          <w:rStyle w:val="FootnoteReference"/>
        </w:rPr>
        <w:footnoteReference w:id="2451"/>
      </w:r>
      <w:r>
        <w:t xml:space="preserve"> </w:t>
      </w:r>
      <w:r w:rsidRPr="00262A2F">
        <w:rPr>
          <w:b/>
          <w:bCs/>
        </w:rPr>
        <w:t>S:</w:t>
      </w:r>
      <w:r w:rsidRPr="00262A2F">
        <w:t xml:space="preserve"> </w:t>
      </w:r>
      <w:r>
        <w:t xml:space="preserve">Ben-Zvi, </w:t>
      </w:r>
      <w:r>
        <w:rPr>
          <w:i/>
          <w:iCs/>
        </w:rPr>
        <w:t>BIES</w:t>
      </w:r>
      <w:r>
        <w:t xml:space="preserve"> 1 (1933) 18 </w:t>
      </w:r>
      <w:r w:rsidRPr="00262A2F">
        <w:rPr>
          <w:b/>
          <w:bCs/>
        </w:rPr>
        <w:t xml:space="preserve">E: </w:t>
      </w:r>
      <w:r>
        <w:t>Late?</w:t>
      </w:r>
      <w:r>
        <w:rPr>
          <w:rStyle w:val="FootnoteReference"/>
        </w:rPr>
        <w:footnoteReference w:id="2452"/>
      </w:r>
      <w:r>
        <w:t xml:space="preserve"> </w:t>
      </w:r>
      <w:r w:rsidRPr="00262A2F">
        <w:rPr>
          <w:b/>
          <w:bCs/>
        </w:rPr>
        <w:t>D:</w:t>
      </w:r>
      <w:r>
        <w:rPr>
          <w:b/>
          <w:bCs/>
        </w:rPr>
        <w:t xml:space="preserve"> </w:t>
      </w:r>
      <w:r w:rsidR="00937A8C" w:rsidRPr="0046195D">
        <w:rPr>
          <w:rFonts w:cs="Times New Roman"/>
          <w:lang w:val="it-IT"/>
        </w:rPr>
        <w:t>–</w:t>
      </w:r>
      <w:r w:rsidR="00937A8C" w:rsidRPr="005F539E">
        <w:rPr>
          <w:rStyle w:val="FootnoteReference"/>
          <w:rFonts w:cs="Times New Roman"/>
        </w:rPr>
        <w:footnoteReference w:id="2453"/>
      </w:r>
    </w:p>
    <w:p w14:paraId="2BB46AE5" w14:textId="77777777" w:rsidR="00BD0433" w:rsidRPr="003D6EC4" w:rsidRDefault="00BD0433" w:rsidP="00CF1A10">
      <w:pPr>
        <w:numPr>
          <w:ilvl w:val="0"/>
          <w:numId w:val="82"/>
        </w:numPr>
        <w:bidi w:val="0"/>
      </w:pPr>
      <w:r w:rsidRPr="00262A2F">
        <w:rPr>
          <w:b/>
          <w:bCs/>
        </w:rPr>
        <w:t xml:space="preserve">O: </w:t>
      </w:r>
      <w:r w:rsidRPr="00946EF1">
        <w:rPr>
          <w:rFonts w:ascii="Graeca" w:hAnsi="Graeca" w:cs="Graeca"/>
        </w:rPr>
        <w:t></w:t>
      </w:r>
      <w:r w:rsidRPr="00946EF1">
        <w:rPr>
          <w:rFonts w:ascii="Graeca" w:hAnsi="Graeca" w:cs="Graeca"/>
        </w:rPr>
        <w:t></w:t>
      </w:r>
      <w:r w:rsidRPr="00946EF1">
        <w:rPr>
          <w:rFonts w:ascii="Graeca" w:hAnsi="Graeca" w:cs="Graeca"/>
        </w:rPr>
        <w:t></w:t>
      </w:r>
      <w:r w:rsidRPr="00946EF1">
        <w:rPr>
          <w:rFonts w:ascii="Graeca" w:hAnsi="Graeca" w:cs="Graeca"/>
        </w:rPr>
        <w:t></w:t>
      </w:r>
      <w:r w:rsidRPr="00946EF1">
        <w:rPr>
          <w:rFonts w:ascii="Graeca" w:hAnsi="Graeca" w:cs="Graeca"/>
        </w:rPr>
        <w:t></w:t>
      </w:r>
      <w:r w:rsidRPr="00946EF1">
        <w:rPr>
          <w:rFonts w:ascii="Graeca" w:hAnsi="Graeca" w:cs="Graeca"/>
        </w:rPr>
        <w:t></w:t>
      </w:r>
      <w:r w:rsidRPr="00946EF1">
        <w:rPr>
          <w:rFonts w:ascii="Graeca" w:hAnsi="Graeca" w:cs="Graeca"/>
        </w:rPr>
        <w:t></w:t>
      </w:r>
      <w:r w:rsidR="00946EF1" w:rsidRPr="00946EF1">
        <w:rPr>
          <w:rStyle w:val="FootnoteReference"/>
        </w:rPr>
        <w:footnoteReference w:id="2454"/>
      </w:r>
      <w:r w:rsidR="00946EF1">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Wine press inscription, </w:t>
      </w:r>
      <w:r w:rsidRPr="00681095">
        <w:t>Har Bezeq</w:t>
      </w:r>
      <w:r>
        <w:rPr>
          <w:rStyle w:val="FootnoteReference"/>
        </w:rPr>
        <w:footnoteReference w:id="2455"/>
      </w:r>
      <w:r>
        <w:rPr>
          <w:b/>
          <w:bCs/>
        </w:rPr>
        <w:t xml:space="preserve"> </w:t>
      </w:r>
      <w:r w:rsidRPr="00262A2F">
        <w:rPr>
          <w:b/>
          <w:bCs/>
        </w:rPr>
        <w:t>S:</w:t>
      </w:r>
      <w:r w:rsidRPr="00262A2F">
        <w:t xml:space="preserve"> </w:t>
      </w:r>
      <w:r>
        <w:t xml:space="preserve">Tzori, </w:t>
      </w:r>
      <w:r>
        <w:rPr>
          <w:i/>
          <w:iCs/>
        </w:rPr>
        <w:t>EI</w:t>
      </w:r>
      <w:r>
        <w:t xml:space="preserve"> 10 (1971) 240 </w:t>
      </w:r>
      <w:r w:rsidRPr="00262A2F">
        <w:rPr>
          <w:b/>
          <w:bCs/>
        </w:rPr>
        <w:t xml:space="preserve">E: </w:t>
      </w:r>
      <w:r w:rsidRPr="003D6EC4">
        <w:t>Samaritan?</w:t>
      </w:r>
      <w:r w:rsidRPr="003D6EC4">
        <w:rPr>
          <w:rStyle w:val="FootnoteReference"/>
          <w:rFonts w:cs="Times New Roman"/>
        </w:rPr>
        <w:t xml:space="preserve"> </w:t>
      </w:r>
      <w:r w:rsidRPr="003D6EC4">
        <w:rPr>
          <w:rStyle w:val="FootnoteReference"/>
          <w:rFonts w:cs="Times New Roman"/>
        </w:rPr>
        <w:footnoteReference w:id="2456"/>
      </w:r>
      <w:r w:rsidRPr="003D6EC4">
        <w:rPr>
          <w:b/>
          <w:bCs/>
        </w:rPr>
        <w:t xml:space="preserve"> D: </w:t>
      </w:r>
      <w:r w:rsidRPr="003D6EC4">
        <w:rPr>
          <w:rFonts w:cs="Times New Roman"/>
          <w:lang w:val="it-IT"/>
        </w:rPr>
        <w:t>–</w:t>
      </w:r>
      <w:r w:rsidR="00EA76F2" w:rsidRPr="003D6EC4">
        <w:rPr>
          <w:rStyle w:val="FootnoteReference"/>
          <w:rFonts w:cs="Times New Roman"/>
        </w:rPr>
        <w:footnoteReference w:id="2457"/>
      </w:r>
    </w:p>
    <w:p w14:paraId="4375B0B4" w14:textId="77777777" w:rsidR="00BD0433" w:rsidRDefault="00BD0433" w:rsidP="00DA777D">
      <w:pPr>
        <w:numPr>
          <w:ilvl w:val="0"/>
          <w:numId w:val="82"/>
        </w:numPr>
        <w:bidi w:val="0"/>
      </w:pPr>
      <w:r w:rsidRPr="003D6EC4">
        <w:rPr>
          <w:b/>
          <w:bCs/>
        </w:rPr>
        <w:t>O:</w:t>
      </w:r>
      <w:r w:rsidR="00FC2A97" w:rsidRPr="003D6EC4">
        <w:t xml:space="preserve"> </w:t>
      </w:r>
      <w:r w:rsidR="00BC389C" w:rsidRPr="003D6EC4">
        <w:rPr>
          <w:rFonts w:ascii="Graeca" w:hAnsi="Graeca"/>
        </w:rPr>
        <w:t></w:t>
      </w:r>
      <w:r w:rsidR="00BC389C" w:rsidRPr="003D6EC4">
        <w:rPr>
          <w:rFonts w:ascii="Graeca" w:hAnsi="Graeca"/>
        </w:rPr>
        <w:t></w:t>
      </w:r>
      <w:r w:rsidR="00BC389C" w:rsidRPr="003D6EC4">
        <w:rPr>
          <w:rFonts w:ascii="Graeca" w:hAnsi="Graeca"/>
        </w:rPr>
        <w:t></w:t>
      </w:r>
      <w:r w:rsidR="00FC2A97" w:rsidRPr="003D6EC4">
        <w:rPr>
          <w:rFonts w:ascii="Graeca" w:hAnsi="Graeca"/>
        </w:rPr>
        <w:t></w:t>
      </w:r>
      <w:r w:rsidR="00BC389C" w:rsidRPr="003D6EC4">
        <w:rPr>
          <w:rFonts w:ascii="Graeca" w:hAnsi="Graeca"/>
        </w:rPr>
        <w:t></w:t>
      </w:r>
      <w:r w:rsidR="00FC2A97" w:rsidRPr="003D6EC4">
        <w:rPr>
          <w:rFonts w:ascii="Graeca" w:hAnsi="Graeca"/>
        </w:rPr>
        <w:t></w:t>
      </w:r>
      <w:r w:rsidR="00BC389C" w:rsidRPr="003D6EC4">
        <w:rPr>
          <w:rFonts w:ascii="Graeca" w:hAnsi="Graeca"/>
        </w:rPr>
        <w:t></w:t>
      </w:r>
      <w:r w:rsidR="00BC389C" w:rsidRPr="003D6EC4">
        <w:rPr>
          <w:rFonts w:ascii="Graeca" w:hAnsi="Graeca"/>
        </w:rPr>
        <w:t></w:t>
      </w:r>
      <w:r w:rsidR="00BC389C" w:rsidRPr="003D6EC4">
        <w:rPr>
          <w:rStyle w:val="FootnoteReference"/>
        </w:rPr>
        <w:footnoteReference w:id="2458"/>
      </w:r>
      <w:r w:rsidRPr="003D6EC4">
        <w:rPr>
          <w:b/>
          <w:bCs/>
        </w:rPr>
        <w:t xml:space="preserve"> Ds:</w:t>
      </w:r>
      <w:r w:rsidRPr="00262A2F">
        <w:t xml:space="preserve"> </w:t>
      </w:r>
      <w:r>
        <w:t xml:space="preserve">Plotinus (1)’s father </w:t>
      </w:r>
      <w:r w:rsidRPr="00262A2F">
        <w:rPr>
          <w:b/>
          <w:bCs/>
        </w:rPr>
        <w:t>F:</w:t>
      </w:r>
      <w:r w:rsidRPr="00262A2F">
        <w:t xml:space="preserve"> </w:t>
      </w:r>
      <w:r>
        <w:t xml:space="preserve">Synagogue inscription, Mount Gerizim </w:t>
      </w:r>
      <w:r w:rsidRPr="00262A2F">
        <w:rPr>
          <w:b/>
          <w:bCs/>
        </w:rPr>
        <w:t>S:</w:t>
      </w:r>
      <w:r w:rsidRPr="00262A2F">
        <w:t xml:space="preserve"> </w:t>
      </w:r>
      <w:r w:rsidR="00DA777D">
        <w:rPr>
          <w:i/>
          <w:iCs/>
        </w:rPr>
        <w:t xml:space="preserve">Gerizim </w:t>
      </w:r>
      <w:r w:rsidR="001465B0">
        <w:t>II, p. 247</w:t>
      </w:r>
      <w:r w:rsidR="00FC2A97">
        <w:rPr>
          <w:i/>
          <w:iCs/>
        </w:rPr>
        <w:t xml:space="preserve"> </w:t>
      </w:r>
      <w:r w:rsidRPr="00262A2F">
        <w:rPr>
          <w:b/>
          <w:bCs/>
        </w:rPr>
        <w:t xml:space="preserve">E: </w:t>
      </w:r>
      <w:r w:rsidRPr="00681095">
        <w:t>Samaritan</w:t>
      </w:r>
      <w:r>
        <w:rPr>
          <w:rStyle w:val="FootnoteReference"/>
          <w:rFonts w:cs="Times New Roman"/>
        </w:rPr>
        <w:footnoteReference w:id="2459"/>
      </w:r>
      <w:r>
        <w:t xml:space="preserve"> </w:t>
      </w:r>
      <w:r w:rsidRPr="00262A2F">
        <w:rPr>
          <w:b/>
          <w:bCs/>
        </w:rPr>
        <w:t>D:</w:t>
      </w:r>
      <w:r w:rsidRPr="004D4DBF">
        <w:t xml:space="preserve"> </w:t>
      </w:r>
      <w:r w:rsidRPr="004B166B">
        <w:t>4</w:t>
      </w:r>
      <w:r w:rsidRPr="004B166B">
        <w:rPr>
          <w:vertAlign w:val="superscript"/>
        </w:rPr>
        <w:t>th</w:t>
      </w:r>
      <w:r w:rsidRPr="004B166B">
        <w:t>-5</w:t>
      </w:r>
      <w:r w:rsidRPr="004B166B">
        <w:rPr>
          <w:vertAlign w:val="superscript"/>
        </w:rPr>
        <w:t>th</w:t>
      </w:r>
      <w:r w:rsidRPr="004B166B">
        <w:t xml:space="preserve"> C</w:t>
      </w:r>
    </w:p>
    <w:p w14:paraId="1508B73E" w14:textId="77777777" w:rsidR="00BD0433" w:rsidRDefault="00BD0433" w:rsidP="00CF1A10">
      <w:pPr>
        <w:numPr>
          <w:ilvl w:val="0"/>
          <w:numId w:val="82"/>
        </w:numPr>
        <w:bidi w:val="0"/>
      </w:pPr>
      <w:r w:rsidRPr="00262A2F">
        <w:rPr>
          <w:b/>
          <w:bCs/>
        </w:rPr>
        <w:t xml:space="preserve">O: </w:t>
      </w:r>
      <w:r w:rsidRPr="00E627C3">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Synagogue inscription, </w:t>
      </w:r>
      <w:smartTag w:uri="urn:schemas-microsoft-com:office:smarttags" w:element="place">
        <w:smartTag w:uri="urn:schemas-microsoft-com:office:smarttags" w:element="City">
          <w:r>
            <w:t>Dalton</w:t>
          </w:r>
        </w:smartTag>
      </w:smartTag>
      <w:r>
        <w:rPr>
          <w:rStyle w:val="FootnoteReference"/>
        </w:rPr>
        <w:footnoteReference w:id="2460"/>
      </w:r>
      <w:r>
        <w:t xml:space="preserve"> </w:t>
      </w:r>
      <w:r w:rsidRPr="00262A2F">
        <w:rPr>
          <w:b/>
          <w:bCs/>
        </w:rPr>
        <w:t>S:</w:t>
      </w:r>
      <w:r w:rsidRPr="00262A2F">
        <w:t xml:space="preserve"> </w:t>
      </w:r>
      <w:r>
        <w:t xml:space="preserve">Navah, </w:t>
      </w:r>
      <w:r>
        <w:rPr>
          <w:i/>
          <w:iCs/>
        </w:rPr>
        <w:t>OSM</w:t>
      </w:r>
      <w:r>
        <w:t>, no. 107*</w:t>
      </w:r>
      <w:r>
        <w:rPr>
          <w:rStyle w:val="FootnoteReference"/>
        </w:rPr>
        <w:footnoteReference w:id="2461"/>
      </w:r>
      <w:r w:rsidRPr="00262A2F">
        <w:rPr>
          <w:b/>
          <w:bCs/>
        </w:rPr>
        <w:t xml:space="preserve"> E: </w:t>
      </w:r>
      <w:r w:rsidRPr="00E627C3">
        <w:t>–</w:t>
      </w:r>
      <w:r>
        <w:rPr>
          <w:b/>
          <w:bCs/>
        </w:rPr>
        <w:t xml:space="preserve"> </w:t>
      </w:r>
      <w:r w:rsidRPr="00262A2F">
        <w:rPr>
          <w:b/>
          <w:bCs/>
        </w:rPr>
        <w:t>D:</w:t>
      </w:r>
      <w:r>
        <w:rPr>
          <w:b/>
          <w:bCs/>
        </w:rPr>
        <w:t xml:space="preserve"> </w:t>
      </w:r>
      <w:r w:rsidRPr="0046195D">
        <w:rPr>
          <w:rFonts w:cs="Times New Roman"/>
          <w:lang w:val="it-IT"/>
        </w:rPr>
        <w:t>–</w:t>
      </w:r>
      <w:r w:rsidR="00EA76F2" w:rsidRPr="005F539E">
        <w:rPr>
          <w:rStyle w:val="FootnoteReference"/>
          <w:rFonts w:cs="Times New Roman"/>
        </w:rPr>
        <w:footnoteReference w:id="2462"/>
      </w:r>
    </w:p>
    <w:p w14:paraId="0A6A94CD" w14:textId="77777777" w:rsidR="00BD0433" w:rsidRDefault="00BD0433" w:rsidP="00CF1A10">
      <w:pPr>
        <w:numPr>
          <w:ilvl w:val="0"/>
          <w:numId w:val="82"/>
        </w:numPr>
        <w:bidi w:val="0"/>
      </w:pPr>
      <w:r w:rsidRPr="00262A2F">
        <w:rPr>
          <w:b/>
          <w:bCs/>
        </w:rPr>
        <w:t xml:space="preserve">O: </w:t>
      </w:r>
      <w:r w:rsidRPr="00D42E88">
        <w:rPr>
          <w:rFonts w:cs="Times New Roman"/>
          <w:rtl/>
        </w:rPr>
        <w:t>נחמו</w:t>
      </w:r>
      <w:r w:rsidR="00D42E88" w:rsidRPr="00D42E88">
        <w:rPr>
          <w:rStyle w:val="FootnoteReference"/>
        </w:rPr>
        <w:footnoteReference w:id="2463"/>
      </w:r>
      <w:r w:rsidR="00D42E88">
        <w:rPr>
          <w:b/>
          <w:bCs/>
        </w:rPr>
        <w:t xml:space="preserve"> </w:t>
      </w:r>
      <w:r w:rsidRPr="00262A2F">
        <w:rPr>
          <w:b/>
          <w:bCs/>
        </w:rPr>
        <w:t>Ds:</w:t>
      </w:r>
      <w:r w:rsidRPr="00262A2F">
        <w:t xml:space="preserve"> </w:t>
      </w:r>
      <w:r w:rsidR="009856E6">
        <w:t>Isaac (6</w:t>
      </w:r>
      <w:r w:rsidR="001E2E33">
        <w:t>7</w:t>
      </w:r>
      <w:r w:rsidRPr="00691E1C">
        <w:t>)</w:t>
      </w:r>
      <w:r>
        <w:t>’</w:t>
      </w:r>
      <w:r w:rsidRPr="005D3BF5">
        <w:t>s</w:t>
      </w:r>
      <w:r>
        <w:t xml:space="preserve"> son</w:t>
      </w:r>
      <w:r w:rsidRPr="00262A2F">
        <w:rPr>
          <w:b/>
          <w:bCs/>
        </w:rPr>
        <w:t xml:space="preserve"> F:</w:t>
      </w:r>
      <w:r w:rsidRPr="00262A2F">
        <w:t xml:space="preserve"> </w:t>
      </w:r>
      <w:r>
        <w:t>Synagogue inscription, Katzrin</w:t>
      </w:r>
      <w:r>
        <w:rPr>
          <w:rStyle w:val="FootnoteReference"/>
        </w:rPr>
        <w:footnoteReference w:id="2464"/>
      </w:r>
      <w:r>
        <w:t xml:space="preserve"> </w:t>
      </w:r>
      <w:r w:rsidRPr="00262A2F">
        <w:rPr>
          <w:b/>
          <w:bCs/>
        </w:rPr>
        <w:t>S:</w:t>
      </w:r>
      <w:r w:rsidRPr="00670282">
        <w:t xml:space="preserve"> </w:t>
      </w:r>
      <w:r>
        <w:t>Yardeni, personal co</w:t>
      </w:r>
      <w:r>
        <w:t>m</w:t>
      </w:r>
      <w:r>
        <w:t>munication</w:t>
      </w:r>
      <w:r w:rsidRPr="00262A2F">
        <w:rPr>
          <w:b/>
          <w:bCs/>
        </w:rPr>
        <w:t xml:space="preserve"> E: </w:t>
      </w:r>
      <w:r w:rsidRPr="00E627C3">
        <w:t>–</w:t>
      </w:r>
      <w:r>
        <w:rPr>
          <w:b/>
          <w:bCs/>
        </w:rPr>
        <w:t xml:space="preserve"> </w:t>
      </w:r>
      <w:r w:rsidRPr="00262A2F">
        <w:rPr>
          <w:b/>
          <w:bCs/>
        </w:rPr>
        <w:t>D:</w:t>
      </w:r>
      <w:r>
        <w:rPr>
          <w:b/>
          <w:bCs/>
        </w:rPr>
        <w:t xml:space="preserve"> </w:t>
      </w:r>
      <w:r w:rsidRPr="0046195D">
        <w:rPr>
          <w:rFonts w:cs="Times New Roman"/>
          <w:lang w:val="it-IT"/>
        </w:rPr>
        <w:t>–</w:t>
      </w:r>
      <w:r w:rsidR="00EA76F2" w:rsidRPr="005F539E">
        <w:rPr>
          <w:rStyle w:val="FootnoteReference"/>
          <w:rFonts w:cs="Times New Roman"/>
        </w:rPr>
        <w:footnoteReference w:id="2465"/>
      </w:r>
    </w:p>
    <w:p w14:paraId="35DB36B1" w14:textId="77777777" w:rsidR="00BD0433" w:rsidRDefault="00BD0433">
      <w:pPr>
        <w:rPr>
          <w:rFonts w:hint="cs"/>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5CE0350" w14:textId="77777777" w:rsidR="00BD0433" w:rsidRDefault="00BD0433">
      <w:pPr>
        <w:rPr>
          <w:rFonts w:hint="cs"/>
          <w:rtl/>
        </w:rPr>
      </w:pPr>
    </w:p>
    <w:p w14:paraId="3B61D3D4" w14:textId="77777777" w:rsidR="00BD0433" w:rsidRPr="00386A6D" w:rsidRDefault="00BD0433" w:rsidP="00A160F3">
      <w:pPr>
        <w:bidi w:val="0"/>
        <w:rPr>
          <w:b/>
          <w:bCs/>
          <w:sz w:val="24"/>
          <w:szCs w:val="24"/>
        </w:rPr>
      </w:pPr>
      <w:r w:rsidRPr="00386A6D">
        <w:rPr>
          <w:rFonts w:cs="Times New Roman"/>
          <w:sz w:val="24"/>
          <w:szCs w:val="24"/>
          <w:rtl/>
        </w:rPr>
        <w:t>נחמיה</w:t>
      </w:r>
      <w:r w:rsidRPr="00386A6D">
        <w:rPr>
          <w:rStyle w:val="FootnoteReference"/>
          <w:sz w:val="24"/>
          <w:szCs w:val="24"/>
        </w:rPr>
        <w:footnoteReference w:id="2466"/>
      </w:r>
      <w:r w:rsidRPr="00386A6D">
        <w:rPr>
          <w:sz w:val="24"/>
          <w:szCs w:val="24"/>
        </w:rPr>
        <w:t xml:space="preserve"> – </w:t>
      </w:r>
      <w:r w:rsidRPr="00386A6D">
        <w:rPr>
          <w:i/>
          <w:iCs/>
          <w:sz w:val="24"/>
          <w:szCs w:val="24"/>
        </w:rPr>
        <w:t>Nehemiah</w:t>
      </w:r>
    </w:p>
    <w:p w14:paraId="33083599" w14:textId="77777777" w:rsidR="00BD0433" w:rsidRDefault="00BD0433" w:rsidP="00D60F03">
      <w:pPr>
        <w:bidi w:val="0"/>
        <w:rPr>
          <w:b/>
          <w:bCs/>
        </w:rPr>
      </w:pPr>
    </w:p>
    <w:p w14:paraId="5CFCF04B" w14:textId="77777777" w:rsidR="00BD0433" w:rsidRDefault="00BD0433" w:rsidP="00746380">
      <w:pPr>
        <w:numPr>
          <w:ilvl w:val="0"/>
          <w:numId w:val="84"/>
        </w:numPr>
        <w:bidi w:val="0"/>
      </w:pPr>
      <w:r w:rsidRPr="00262A2F">
        <w:rPr>
          <w:b/>
          <w:bCs/>
        </w:rPr>
        <w:t xml:space="preserve">O: </w:t>
      </w:r>
      <w:r w:rsidRPr="00E627C3">
        <w:t>–</w:t>
      </w:r>
      <w:r>
        <w:rPr>
          <w:b/>
          <w:bCs/>
        </w:rPr>
        <w:t xml:space="preserve"> </w:t>
      </w:r>
      <w:r w:rsidRPr="00262A2F">
        <w:rPr>
          <w:b/>
          <w:bCs/>
        </w:rPr>
        <w:t>Ds:</w:t>
      </w:r>
      <w:r w:rsidRPr="00262A2F">
        <w:t xml:space="preserve"> </w:t>
      </w:r>
      <w:r>
        <w:t>Aqub (6)’</w:t>
      </w:r>
      <w:r w:rsidRPr="005D3BF5">
        <w:t>s</w:t>
      </w:r>
      <w:r>
        <w:t xml:space="preserve"> </w:t>
      </w:r>
      <w:r w:rsidR="00401842">
        <w:t>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yPea </w:t>
      </w:r>
      <w:r>
        <w:t xml:space="preserve">1:5, 16c (Kosovsky, </w:t>
      </w:r>
      <w:r>
        <w:rPr>
          <w:i/>
          <w:iCs/>
        </w:rPr>
        <w:t>Yerushalmi</w:t>
      </w:r>
      <w:r>
        <w:t xml:space="preserve">, 548) </w:t>
      </w:r>
      <w:r w:rsidRPr="00262A2F">
        <w:rPr>
          <w:b/>
          <w:bCs/>
        </w:rPr>
        <w:t xml:space="preserve">E: </w:t>
      </w:r>
      <w:r w:rsidRPr="00E627C3">
        <w:t>–</w:t>
      </w:r>
      <w:r>
        <w:rPr>
          <w:b/>
          <w:bCs/>
        </w:rPr>
        <w:t xml:space="preserve"> </w:t>
      </w:r>
      <w:r w:rsidRPr="00262A2F">
        <w:rPr>
          <w:b/>
          <w:bCs/>
        </w:rPr>
        <w:t>D:</w:t>
      </w:r>
      <w:r>
        <w:rPr>
          <w:b/>
          <w:bCs/>
        </w:rPr>
        <w:t xml:space="preserve"> </w:t>
      </w:r>
      <w:r w:rsidR="00401842">
        <w:rPr>
          <w:rFonts w:cs="Times New Roman"/>
        </w:rPr>
        <w:t>Pre-400</w:t>
      </w:r>
      <w:r w:rsidR="00746380">
        <w:rPr>
          <w:rStyle w:val="FootnoteReference"/>
          <w:rFonts w:cs="Times New Roman"/>
        </w:rPr>
        <w:footnoteReference w:id="2467"/>
      </w:r>
    </w:p>
    <w:p w14:paraId="6E9B528C" w14:textId="77777777" w:rsidR="00BD0433" w:rsidRDefault="00BD0433" w:rsidP="00401842">
      <w:pPr>
        <w:numPr>
          <w:ilvl w:val="0"/>
          <w:numId w:val="84"/>
        </w:numPr>
        <w:bidi w:val="0"/>
      </w:pPr>
      <w:r w:rsidRPr="00262A2F">
        <w:rPr>
          <w:b/>
          <w:bCs/>
        </w:rPr>
        <w:t xml:space="preserve">O: </w:t>
      </w:r>
      <w:r w:rsidRPr="00E627C3">
        <w:t>–</w:t>
      </w:r>
      <w:r>
        <w:rPr>
          <w:b/>
          <w:bCs/>
        </w:rPr>
        <w:t xml:space="preserve"> </w:t>
      </w:r>
      <w:r w:rsidRPr="00262A2F">
        <w:rPr>
          <w:b/>
          <w:bCs/>
        </w:rPr>
        <w:t>Ds:</w:t>
      </w:r>
      <w:r w:rsidRPr="00262A2F">
        <w:t xml:space="preserve"> </w:t>
      </w:r>
      <w:r>
        <w:t>Joshua (9)’</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ySheq </w:t>
      </w:r>
      <w:r>
        <w:t xml:space="preserve">2:3, 46d (Kosovsky, </w:t>
      </w:r>
      <w:r>
        <w:rPr>
          <w:i/>
          <w:iCs/>
        </w:rPr>
        <w:t>Yerushalmi</w:t>
      </w:r>
      <w:r>
        <w:t xml:space="preserve">, 342) </w:t>
      </w:r>
      <w:r w:rsidRPr="00262A2F">
        <w:rPr>
          <w:b/>
          <w:bCs/>
        </w:rPr>
        <w:t xml:space="preserve">E: </w:t>
      </w:r>
      <w:r w:rsidRPr="00E627C3">
        <w:t>–</w:t>
      </w:r>
      <w:r>
        <w:rPr>
          <w:b/>
          <w:bCs/>
        </w:rPr>
        <w:t xml:space="preserve"> </w:t>
      </w:r>
      <w:r w:rsidRPr="00262A2F">
        <w:rPr>
          <w:b/>
          <w:bCs/>
        </w:rPr>
        <w:t>D:</w:t>
      </w:r>
      <w:r>
        <w:rPr>
          <w:b/>
          <w:bCs/>
        </w:rPr>
        <w:t xml:space="preserve"> </w:t>
      </w:r>
      <w:r w:rsidR="00401842" w:rsidRPr="006A51F8">
        <w:t>3</w:t>
      </w:r>
      <w:r w:rsidR="00401842" w:rsidRPr="006A51F8">
        <w:rPr>
          <w:vertAlign w:val="superscript"/>
        </w:rPr>
        <w:t>rd</w:t>
      </w:r>
      <w:r w:rsidR="00401842" w:rsidRPr="006A51F8">
        <w:t xml:space="preserve"> C</w:t>
      </w:r>
      <w:r w:rsidR="00401842" w:rsidRPr="006A51F8">
        <w:rPr>
          <w:rStyle w:val="FootnoteReference"/>
        </w:rPr>
        <w:footnoteReference w:id="2468"/>
      </w:r>
    </w:p>
    <w:p w14:paraId="57BAB4E0" w14:textId="77777777" w:rsidR="00BD0433" w:rsidRDefault="00BD0433" w:rsidP="00746380">
      <w:pPr>
        <w:numPr>
          <w:ilvl w:val="0"/>
          <w:numId w:val="84"/>
        </w:numPr>
        <w:bidi w:val="0"/>
      </w:pPr>
      <w:r w:rsidRPr="00262A2F">
        <w:rPr>
          <w:b/>
          <w:bCs/>
        </w:rPr>
        <w:t xml:space="preserve">O: </w:t>
      </w:r>
      <w:r w:rsidRPr="00E627C3">
        <w:t>–</w:t>
      </w:r>
      <w:r>
        <w:rPr>
          <w:b/>
          <w:bCs/>
        </w:rPr>
        <w:t xml:space="preserve"> </w:t>
      </w:r>
      <w:r w:rsidRPr="00262A2F">
        <w:rPr>
          <w:b/>
          <w:bCs/>
        </w:rPr>
        <w:t>Ds:</w:t>
      </w:r>
      <w:r w:rsidRPr="00262A2F">
        <w:t xml:space="preserve"> </w:t>
      </w:r>
      <w:r w:rsidRPr="00C25D3F">
        <w:t>His son</w:t>
      </w:r>
      <w:r w:rsidR="00C25D3F">
        <w:rPr>
          <w:rStyle w:val="FootnoteReference"/>
        </w:rPr>
        <w:footnoteReference w:id="2469"/>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yMQ </w:t>
      </w:r>
      <w:r>
        <w:t xml:space="preserve">3:5, 83a (Kosovsky, </w:t>
      </w:r>
      <w:r>
        <w:rPr>
          <w:i/>
          <w:iCs/>
        </w:rPr>
        <w:t>Yerushalmi</w:t>
      </w:r>
      <w:r>
        <w:t xml:space="preserve">, 548) </w:t>
      </w:r>
      <w:r w:rsidRPr="00262A2F">
        <w:rPr>
          <w:b/>
          <w:bCs/>
        </w:rPr>
        <w:t xml:space="preserve">E: </w:t>
      </w:r>
      <w:r w:rsidRPr="00E627C3">
        <w:t>–</w:t>
      </w:r>
      <w:r>
        <w:rPr>
          <w:b/>
          <w:bCs/>
        </w:rPr>
        <w:t xml:space="preserve"> </w:t>
      </w:r>
      <w:r w:rsidRPr="00262A2F">
        <w:rPr>
          <w:b/>
          <w:bCs/>
        </w:rPr>
        <w:t>D:</w:t>
      </w:r>
      <w:r>
        <w:rPr>
          <w:b/>
          <w:bCs/>
        </w:rPr>
        <w:t xml:space="preserve"> </w:t>
      </w:r>
      <w:r w:rsidR="00746380">
        <w:rPr>
          <w:rFonts w:cs="Times New Roman"/>
          <w:lang w:val="it-IT"/>
        </w:rPr>
        <w:t>3</w:t>
      </w:r>
      <w:r w:rsidR="00746380">
        <w:rPr>
          <w:rFonts w:cs="Times New Roman"/>
          <w:vertAlign w:val="superscript"/>
          <w:lang w:val="it-IT"/>
        </w:rPr>
        <w:t>rd</w:t>
      </w:r>
      <w:r w:rsidR="00746380" w:rsidRPr="00AA7480">
        <w:rPr>
          <w:rFonts w:cs="Times New Roman"/>
          <w:vertAlign w:val="superscript"/>
          <w:lang w:val="it-IT"/>
        </w:rPr>
        <w:t xml:space="preserve"> </w:t>
      </w:r>
      <w:r w:rsidR="00746380" w:rsidRPr="00AA7480">
        <w:rPr>
          <w:rFonts w:cs="Times New Roman"/>
          <w:lang w:val="it-IT"/>
        </w:rPr>
        <w:t>C</w:t>
      </w:r>
      <w:r w:rsidR="00746380">
        <w:rPr>
          <w:rStyle w:val="FootnoteReference"/>
          <w:rFonts w:cs="Times New Roman"/>
          <w:lang w:val="en-GB"/>
        </w:rPr>
        <w:footnoteReference w:id="2470"/>
      </w:r>
    </w:p>
    <w:p w14:paraId="30B9E47F" w14:textId="77777777" w:rsidR="00BD0433" w:rsidRDefault="00BD0433" w:rsidP="00CF1A10">
      <w:pPr>
        <w:numPr>
          <w:ilvl w:val="0"/>
          <w:numId w:val="84"/>
        </w:numPr>
        <w:bidi w:val="0"/>
      </w:pPr>
      <w:r w:rsidRPr="00262A2F">
        <w:rPr>
          <w:b/>
          <w:bCs/>
        </w:rPr>
        <w:t xml:space="preserve">O: </w:t>
      </w:r>
      <w:r w:rsidRPr="00E627C3">
        <w:t>–</w:t>
      </w:r>
      <w:r>
        <w:rPr>
          <w:b/>
          <w:bCs/>
        </w:rPr>
        <w:t xml:space="preserve"> </w:t>
      </w:r>
      <w:r w:rsidRPr="00262A2F">
        <w:rPr>
          <w:b/>
          <w:bCs/>
        </w:rPr>
        <w:t>Ds:</w:t>
      </w:r>
      <w:r w:rsidRPr="00262A2F">
        <w:t xml:space="preserve"> </w:t>
      </w:r>
      <w:r>
        <w:t xml:space="preserve">In-law of the </w:t>
      </w:r>
      <w:r w:rsidRPr="00317763">
        <w:t>patriarchal</w:t>
      </w:r>
      <w:r>
        <w:t xml:space="preserve"> house</w:t>
      </w:r>
      <w:r>
        <w:rPr>
          <w:rStyle w:val="FootnoteReference"/>
        </w:rPr>
        <w:footnoteReference w:id="2471"/>
      </w:r>
      <w:r>
        <w:t xml:space="preserve"> </w:t>
      </w:r>
      <w:r w:rsidRPr="00262A2F">
        <w:rPr>
          <w:b/>
          <w:bCs/>
        </w:rPr>
        <w:t>F:</w:t>
      </w:r>
      <w:r w:rsidRPr="00262A2F">
        <w:t xml:space="preserve"> </w:t>
      </w:r>
      <w:r>
        <w:t xml:space="preserve">– </w:t>
      </w:r>
      <w:r w:rsidRPr="00262A2F">
        <w:rPr>
          <w:b/>
          <w:bCs/>
        </w:rPr>
        <w:t>S:</w:t>
      </w:r>
      <w:r w:rsidRPr="00262A2F">
        <w:t xml:space="preserve"> </w:t>
      </w:r>
      <w:r w:rsidRPr="00562981">
        <w:rPr>
          <w:i/>
          <w:iCs/>
        </w:rPr>
        <w:t xml:space="preserve">bYom </w:t>
      </w:r>
      <w:r w:rsidRPr="00562981">
        <w:t>78a</w:t>
      </w:r>
      <w:r>
        <w:rPr>
          <w:rStyle w:val="FootnoteReference"/>
        </w:rPr>
        <w:footnoteReference w:id="2472"/>
      </w:r>
      <w:r>
        <w:t xml:space="preserve"> (Kosowsky, </w:t>
      </w:r>
      <w:r>
        <w:rPr>
          <w:i/>
          <w:iCs/>
        </w:rPr>
        <w:t>Babylonico</w:t>
      </w:r>
      <w:r>
        <w:t xml:space="preserve">, 1074) </w:t>
      </w:r>
      <w:r w:rsidRPr="00262A2F">
        <w:rPr>
          <w:b/>
          <w:bCs/>
        </w:rPr>
        <w:t xml:space="preserve">E: </w:t>
      </w:r>
      <w:r w:rsidRPr="00E627C3">
        <w:t>–</w:t>
      </w:r>
      <w:r>
        <w:rPr>
          <w:b/>
          <w:bCs/>
        </w:rPr>
        <w:t xml:space="preserve"> </w:t>
      </w:r>
      <w:r w:rsidRPr="00262A2F">
        <w:rPr>
          <w:b/>
          <w:bCs/>
        </w:rPr>
        <w:t>D:</w:t>
      </w:r>
      <w:r>
        <w:rPr>
          <w:b/>
          <w:bCs/>
        </w:rPr>
        <w:t xml:space="preserve"> </w:t>
      </w:r>
      <w:r w:rsidR="00746380">
        <w:t>3</w:t>
      </w:r>
      <w:r w:rsidR="00746380" w:rsidRPr="00746380">
        <w:rPr>
          <w:vertAlign w:val="superscript"/>
        </w:rPr>
        <w:t>rd</w:t>
      </w:r>
      <w:r w:rsidR="00746380">
        <w:t xml:space="preserve"> C</w:t>
      </w:r>
      <w:r w:rsidR="00746380">
        <w:rPr>
          <w:rStyle w:val="FootnoteReference"/>
        </w:rPr>
        <w:footnoteReference w:id="2473"/>
      </w:r>
    </w:p>
    <w:p w14:paraId="667F9DEC" w14:textId="77777777" w:rsidR="00BD0433" w:rsidRPr="0057190B" w:rsidRDefault="00BD0433" w:rsidP="00746380">
      <w:pPr>
        <w:numPr>
          <w:ilvl w:val="0"/>
          <w:numId w:val="84"/>
        </w:numPr>
        <w:bidi w:val="0"/>
      </w:pPr>
      <w:r w:rsidRPr="00262A2F">
        <w:rPr>
          <w:b/>
          <w:bCs/>
        </w:rPr>
        <w:t xml:space="preserve">O: </w:t>
      </w:r>
      <w:r w:rsidRPr="00E627C3">
        <w:t>–</w:t>
      </w:r>
      <w:r>
        <w:rPr>
          <w:b/>
          <w:bCs/>
        </w:rPr>
        <w:t xml:space="preserve"> </w:t>
      </w:r>
      <w:r w:rsidRPr="00262A2F">
        <w:rPr>
          <w:b/>
          <w:bCs/>
        </w:rPr>
        <w:t>Ds:</w:t>
      </w:r>
      <w:r w:rsidRPr="00262A2F">
        <w:t xml:space="preserve"> </w:t>
      </w:r>
      <w:r>
        <w:t>Ḥiyya (</w:t>
      </w:r>
      <w:r w:rsidR="00980F48">
        <w:t>27</w:t>
      </w:r>
      <w:r>
        <w:t>)’</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Lev </w:t>
      </w:r>
      <w:r w:rsidRPr="00C87C1F">
        <w:rPr>
          <w:i/>
          <w:iCs/>
        </w:rPr>
        <w:t>R</w:t>
      </w:r>
      <w:r>
        <w:rPr>
          <w:i/>
          <w:iCs/>
        </w:rPr>
        <w:t>ab</w:t>
      </w:r>
      <w:r>
        <w:t xml:space="preserve"> 18:1 (Hyman, </w:t>
      </w:r>
      <w:r>
        <w:rPr>
          <w:i/>
          <w:iCs/>
        </w:rPr>
        <w:t>Toldoth</w:t>
      </w:r>
      <w:r>
        <w:t xml:space="preserve">, 447) </w:t>
      </w:r>
      <w:r w:rsidRPr="00262A2F">
        <w:rPr>
          <w:b/>
          <w:bCs/>
        </w:rPr>
        <w:t xml:space="preserve">E: </w:t>
      </w:r>
      <w:r w:rsidRPr="00E627C3">
        <w:t>–</w:t>
      </w:r>
      <w:r>
        <w:rPr>
          <w:b/>
          <w:bCs/>
        </w:rPr>
        <w:t xml:space="preserve"> </w:t>
      </w:r>
      <w:r w:rsidRPr="00262A2F">
        <w:rPr>
          <w:b/>
          <w:bCs/>
        </w:rPr>
        <w:t>D:</w:t>
      </w:r>
      <w:r>
        <w:rPr>
          <w:b/>
          <w:bCs/>
        </w:rPr>
        <w:t xml:space="preserve"> </w:t>
      </w:r>
      <w:r w:rsidR="00746380">
        <w:rPr>
          <w:rFonts w:cs="Times New Roman"/>
        </w:rPr>
        <w:t>Pre-400</w:t>
      </w:r>
      <w:r w:rsidR="00746380">
        <w:rPr>
          <w:rStyle w:val="FootnoteReference"/>
          <w:rFonts w:cs="Times New Roman"/>
        </w:rPr>
        <w:footnoteReference w:id="2474"/>
      </w:r>
    </w:p>
    <w:p w14:paraId="48DA5301" w14:textId="77777777" w:rsidR="00BD0433" w:rsidRDefault="00BD0433" w:rsidP="00CF1A10">
      <w:pPr>
        <w:numPr>
          <w:ilvl w:val="0"/>
          <w:numId w:val="84"/>
        </w:numPr>
        <w:bidi w:val="0"/>
      </w:pPr>
      <w:r w:rsidRPr="00262A2F">
        <w:rPr>
          <w:b/>
          <w:bCs/>
        </w:rPr>
        <w:t xml:space="preserve">O: </w:t>
      </w:r>
      <w:r w:rsidRPr="00E627C3">
        <w:t>–</w:t>
      </w:r>
      <w:r>
        <w:rPr>
          <w:b/>
          <w:bCs/>
        </w:rPr>
        <w:t xml:space="preserve"> </w:t>
      </w:r>
      <w:r w:rsidRPr="00262A2F">
        <w:rPr>
          <w:b/>
          <w:bCs/>
        </w:rPr>
        <w:t>Ds:</w:t>
      </w:r>
      <w:r w:rsidRPr="00262A2F">
        <w:t xml:space="preserve"> </w:t>
      </w:r>
      <w:r w:rsidRPr="00D60F03">
        <w:t>M</w:t>
      </w:r>
      <w:r>
        <w:t>i</w:t>
      </w:r>
      <w:r w:rsidRPr="00D60F03">
        <w:t>gas</w:t>
      </w:r>
      <w:r>
        <w:t xml:space="preserve"> (1)’</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SOZ </w:t>
      </w:r>
      <w:r>
        <w:t xml:space="preserve">10:8 </w:t>
      </w:r>
      <w:r w:rsidRPr="00262A2F">
        <w:rPr>
          <w:b/>
          <w:bCs/>
        </w:rPr>
        <w:t xml:space="preserve">E: </w:t>
      </w:r>
      <w:r w:rsidRPr="00E627C3">
        <w:t>–</w:t>
      </w:r>
      <w:r>
        <w:rPr>
          <w:b/>
          <w:bCs/>
        </w:rPr>
        <w:t xml:space="preserve"> </w:t>
      </w:r>
      <w:r w:rsidRPr="00262A2F">
        <w:rPr>
          <w:b/>
          <w:bCs/>
        </w:rPr>
        <w:t>D:</w:t>
      </w:r>
      <w:r>
        <w:rPr>
          <w:b/>
          <w:bCs/>
        </w:rPr>
        <w:t xml:space="preserve"> </w:t>
      </w:r>
      <w:r w:rsidRPr="00CC71BD">
        <w:t>Post-52</w:t>
      </w:r>
      <w:r>
        <w:t>2</w:t>
      </w:r>
      <w:r>
        <w:rPr>
          <w:rStyle w:val="FootnoteReference"/>
        </w:rPr>
        <w:footnoteReference w:id="2475"/>
      </w:r>
    </w:p>
    <w:p w14:paraId="7AAF3942" w14:textId="77777777" w:rsidR="00BD0433" w:rsidRDefault="00BD0433" w:rsidP="00CF1A10">
      <w:pPr>
        <w:numPr>
          <w:ilvl w:val="0"/>
          <w:numId w:val="84"/>
        </w:numPr>
        <w:bidi w:val="0"/>
        <w:rPr>
          <w:b/>
          <w:bCs/>
        </w:rPr>
      </w:pPr>
      <w:r w:rsidRPr="00262A2F">
        <w:rPr>
          <w:b/>
          <w:bCs/>
        </w:rPr>
        <w:t xml:space="preserve">O: </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005516DE">
        <w:rPr>
          <w:rStyle w:val="FootnoteReference"/>
          <w:rFonts w:cs="Times New Roman"/>
        </w:rPr>
        <w:footnoteReference w:id="2476"/>
      </w:r>
      <w:r w:rsidR="005516DE">
        <w:rPr>
          <w:rFonts w:cs="Times New Roman"/>
        </w:rPr>
        <w:t xml:space="preserve"> </w:t>
      </w:r>
      <w:r w:rsidRPr="00262A2F">
        <w:rPr>
          <w:b/>
          <w:bCs/>
        </w:rPr>
        <w:t>Ds:</w:t>
      </w:r>
      <w:r w:rsidRPr="00262A2F">
        <w:t xml:space="preserve"> </w:t>
      </w:r>
      <w:r>
        <w:t>Archisynagogus</w:t>
      </w:r>
      <w:r w:rsidRPr="00F629E8">
        <w:rPr>
          <w:rStyle w:val="FootnoteReference"/>
          <w:rFonts w:cs="Times New Roman"/>
          <w:rtl/>
        </w:rPr>
        <w:footnoteReference w:id="2477"/>
      </w:r>
      <w:r>
        <w:t xml:space="preserve"> </w:t>
      </w:r>
      <w:r w:rsidRPr="00262A2F">
        <w:rPr>
          <w:b/>
          <w:bCs/>
        </w:rPr>
        <w:t>F:</w:t>
      </w:r>
      <w:r w:rsidRPr="00262A2F">
        <w:t xml:space="preserve"> </w:t>
      </w:r>
      <w:r>
        <w:t>Synagogue mosaic, Apamea,</w:t>
      </w:r>
      <w:r w:rsidRPr="001572FB">
        <w:t xml:space="preserve"> </w:t>
      </w:r>
      <w:r w:rsidRPr="00A54246">
        <w:t>Mayence</w:t>
      </w:r>
      <w:r>
        <w:t xml:space="preserve"> </w:t>
      </w:r>
      <w:r w:rsidRPr="00262A2F">
        <w:rPr>
          <w:b/>
          <w:bCs/>
        </w:rPr>
        <w:t>S:</w:t>
      </w:r>
      <w:r w:rsidRPr="00262A2F">
        <w:t xml:space="preserve"> </w:t>
      </w:r>
      <w:r w:rsidRPr="00A54246">
        <w:rPr>
          <w:i/>
          <w:iCs/>
        </w:rPr>
        <w:t>CIJ</w:t>
      </w:r>
      <w:r w:rsidRPr="00A54246">
        <w:t xml:space="preserve"> 803</w:t>
      </w:r>
      <w:r>
        <w:t xml:space="preserve"> </w:t>
      </w:r>
      <w:r w:rsidRPr="00262A2F">
        <w:rPr>
          <w:b/>
          <w:bCs/>
        </w:rPr>
        <w:t xml:space="preserve">E: </w:t>
      </w:r>
      <w:r w:rsidRPr="00E627C3">
        <w:t>–</w:t>
      </w:r>
      <w:r w:rsidRPr="00E627C3">
        <w:rPr>
          <w:rStyle w:val="FootnoteReference"/>
          <w:rFonts w:cs="Times New Roman"/>
          <w:rtl/>
        </w:rPr>
        <w:footnoteReference w:id="2478"/>
      </w:r>
      <w:r>
        <w:t xml:space="preserve"> </w:t>
      </w:r>
      <w:r w:rsidRPr="00262A2F">
        <w:rPr>
          <w:b/>
          <w:bCs/>
        </w:rPr>
        <w:t>D:</w:t>
      </w:r>
      <w:r>
        <w:rPr>
          <w:b/>
          <w:bCs/>
        </w:rPr>
        <w:t xml:space="preserve"> </w:t>
      </w:r>
      <w:r>
        <w:t>391</w:t>
      </w:r>
      <w:r w:rsidRPr="00E627C3">
        <w:rPr>
          <w:rStyle w:val="FootnoteReference"/>
          <w:rFonts w:cs="Times New Roman"/>
          <w:rtl/>
        </w:rPr>
        <w:footnoteReference w:id="2479"/>
      </w:r>
    </w:p>
    <w:p w14:paraId="2F348865" w14:textId="77777777" w:rsidR="00BD0433" w:rsidRDefault="00BD0433" w:rsidP="00CF1A10">
      <w:pPr>
        <w:numPr>
          <w:ilvl w:val="0"/>
          <w:numId w:val="84"/>
        </w:numPr>
        <w:bidi w:val="0"/>
        <w:rPr>
          <w:b/>
          <w:bCs/>
        </w:rPr>
      </w:pPr>
      <w:r w:rsidRPr="00262A2F">
        <w:rPr>
          <w:b/>
          <w:bCs/>
        </w:rPr>
        <w:t xml:space="preserve">O: </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005516DE">
        <w:rPr>
          <w:rStyle w:val="FootnoteReference"/>
          <w:rFonts w:cs="Times New Roman"/>
        </w:rPr>
        <w:footnoteReference w:id="2480"/>
      </w:r>
      <w:r>
        <w:rPr>
          <w:rFonts w:cs="Times New Roman"/>
        </w:rPr>
        <w:t xml:space="preserve"> </w:t>
      </w:r>
      <w:r w:rsidRPr="00262A2F">
        <w:rPr>
          <w:b/>
          <w:bCs/>
        </w:rPr>
        <w:t>Ds:</w:t>
      </w:r>
      <w:r w:rsidRPr="00262A2F">
        <w:t xml:space="preserve"> </w:t>
      </w:r>
      <w:r>
        <w:t>Cantor</w:t>
      </w:r>
      <w:r w:rsidRPr="00F629E8">
        <w:rPr>
          <w:rStyle w:val="FootnoteReference"/>
          <w:rFonts w:cs="Times New Roman"/>
          <w:rtl/>
        </w:rPr>
        <w:footnoteReference w:id="2481"/>
      </w:r>
      <w:r>
        <w:t xml:space="preserve"> </w:t>
      </w:r>
      <w:r w:rsidRPr="00262A2F">
        <w:rPr>
          <w:b/>
          <w:bCs/>
        </w:rPr>
        <w:t>F:</w:t>
      </w:r>
      <w:r w:rsidRPr="00262A2F">
        <w:t xml:space="preserve"> </w:t>
      </w:r>
      <w:r>
        <w:t>Synagogue mosaic, Apamea,</w:t>
      </w:r>
      <w:r w:rsidRPr="001572FB">
        <w:t xml:space="preserve"> </w:t>
      </w:r>
      <w:r w:rsidRPr="00A54246">
        <w:t>Mayence</w:t>
      </w:r>
      <w:r>
        <w:t xml:space="preserve"> </w:t>
      </w:r>
      <w:r w:rsidRPr="00262A2F">
        <w:rPr>
          <w:b/>
          <w:bCs/>
        </w:rPr>
        <w:t>S:</w:t>
      </w:r>
      <w:r w:rsidRPr="00262A2F">
        <w:t xml:space="preserve"> </w:t>
      </w:r>
      <w:r w:rsidRPr="00A54246">
        <w:rPr>
          <w:i/>
          <w:iCs/>
        </w:rPr>
        <w:t>CIJ</w:t>
      </w:r>
      <w:r w:rsidRPr="00A54246">
        <w:t xml:space="preserve"> 80</w:t>
      </w:r>
      <w:r>
        <w:t xml:space="preserve">5 </w:t>
      </w:r>
      <w:r w:rsidRPr="00262A2F">
        <w:rPr>
          <w:b/>
          <w:bCs/>
        </w:rPr>
        <w:t xml:space="preserve">E: </w:t>
      </w:r>
      <w:r w:rsidRPr="00E627C3">
        <w:t>–</w:t>
      </w:r>
      <w:r w:rsidRPr="00E627C3">
        <w:rPr>
          <w:rStyle w:val="FootnoteReference"/>
          <w:rFonts w:cs="Times New Roman"/>
          <w:rtl/>
        </w:rPr>
        <w:footnoteReference w:id="2482"/>
      </w:r>
      <w:r>
        <w:rPr>
          <w:b/>
          <w:bCs/>
        </w:rPr>
        <w:t xml:space="preserve"> </w:t>
      </w:r>
      <w:r w:rsidRPr="00262A2F">
        <w:rPr>
          <w:b/>
          <w:bCs/>
        </w:rPr>
        <w:t>D:</w:t>
      </w:r>
      <w:r>
        <w:rPr>
          <w:b/>
          <w:bCs/>
        </w:rPr>
        <w:t xml:space="preserve"> </w:t>
      </w:r>
      <w:r>
        <w:t>391</w:t>
      </w:r>
      <w:r w:rsidR="004D2B4A" w:rsidRPr="00E627C3">
        <w:rPr>
          <w:rStyle w:val="FootnoteReference"/>
          <w:rFonts w:cs="Times New Roman"/>
          <w:rtl/>
        </w:rPr>
        <w:footnoteReference w:id="2483"/>
      </w:r>
    </w:p>
    <w:p w14:paraId="0D61686E" w14:textId="77777777" w:rsidR="00BD0433" w:rsidRDefault="00BD0433" w:rsidP="00CC3C42">
      <w:pPr>
        <w:numPr>
          <w:ilvl w:val="0"/>
          <w:numId w:val="84"/>
        </w:numPr>
        <w:bidi w:val="0"/>
      </w:pPr>
      <w:r w:rsidRPr="00262A2F">
        <w:rPr>
          <w:b/>
          <w:bCs/>
        </w:rPr>
        <w:t xml:space="preserve">O: </w:t>
      </w:r>
      <w:r w:rsidRPr="007C4108">
        <w:rPr>
          <w:rFonts w:cs="Times New Roman"/>
          <w:rtl/>
        </w:rPr>
        <w:t>ניחמיה</w:t>
      </w:r>
      <w:r w:rsidRPr="008A7827">
        <w:rPr>
          <w:rStyle w:val="FootnoteReference"/>
          <w:lang w:val="fr-FR"/>
        </w:rPr>
        <w:footnoteReference w:id="2484"/>
      </w:r>
      <w:r>
        <w:t>/</w:t>
      </w:r>
      <w:r w:rsidRPr="003F1C3A">
        <w:rPr>
          <w:rFonts w:ascii="Graeca" w:hAnsi="Graeca" w:cs="Graeca"/>
        </w:rPr>
        <w:t></w:t>
      </w:r>
      <w:r w:rsidRPr="003F1C3A">
        <w:rPr>
          <w:rFonts w:ascii="Graeca" w:hAnsi="Graeca" w:cs="Graeca"/>
        </w:rPr>
        <w:t></w:t>
      </w:r>
      <w:r w:rsidRPr="003F1C3A">
        <w:rPr>
          <w:rFonts w:ascii="Graeca" w:hAnsi="Graeca" w:cs="Graeca"/>
        </w:rPr>
        <w:t></w:t>
      </w:r>
      <w:r w:rsidRPr="003F1C3A">
        <w:rPr>
          <w:rFonts w:ascii="Graeca" w:hAnsi="Graeca" w:cs="Graeca"/>
        </w:rPr>
        <w:t></w:t>
      </w:r>
      <w:r w:rsidRPr="003F1C3A">
        <w:rPr>
          <w:rFonts w:ascii="Graeca" w:hAnsi="Graeca" w:cs="Graeca"/>
        </w:rPr>
        <w:t></w:t>
      </w:r>
      <w:r w:rsidR="00A57095">
        <w:rPr>
          <w:rFonts w:ascii="Graeca" w:hAnsi="Graeca" w:cs="Graeca"/>
        </w:rPr>
        <w:t></w:t>
      </w:r>
      <w:r w:rsidR="003F1C3A" w:rsidRPr="008A7827">
        <w:rPr>
          <w:rStyle w:val="FootnoteReference"/>
          <w:lang w:val="fr-FR"/>
        </w:rPr>
        <w:footnoteReference w:id="2485"/>
      </w:r>
      <w:r w:rsidR="003F1C3A">
        <w:t>/</w:t>
      </w:r>
      <w:r w:rsidRPr="003F1C3A">
        <w:rPr>
          <w:rFonts w:ascii="Graeca" w:hAnsi="Graeca" w:cs="Graeca"/>
        </w:rPr>
        <w:t></w:t>
      </w:r>
      <w:r w:rsidRPr="003F1C3A">
        <w:rPr>
          <w:rFonts w:ascii="Graeca" w:hAnsi="Graeca" w:cs="Graeca"/>
        </w:rPr>
        <w:t></w:t>
      </w:r>
      <w:r w:rsidRPr="003F1C3A">
        <w:rPr>
          <w:rFonts w:ascii="Graeca" w:hAnsi="Graeca" w:cs="Graeca"/>
        </w:rPr>
        <w:t></w:t>
      </w:r>
      <w:r w:rsidRPr="003F1C3A">
        <w:rPr>
          <w:rFonts w:ascii="Graeca" w:hAnsi="Graeca" w:cs="Graeca"/>
        </w:rPr>
        <w:t></w:t>
      </w:r>
      <w:r w:rsidRPr="003F1C3A">
        <w:rPr>
          <w:rFonts w:ascii="Graeca" w:hAnsi="Graeca" w:cs="Graeca"/>
        </w:rPr>
        <w:t></w:t>
      </w:r>
      <w:r w:rsidRPr="003F1C3A">
        <w:rPr>
          <w:rFonts w:ascii="Graeca" w:hAnsi="Graeca" w:cs="Graeca"/>
        </w:rPr>
        <w:t></w:t>
      </w:r>
      <w:r w:rsidRPr="003F1C3A">
        <w:rPr>
          <w:rFonts w:ascii="Graeca" w:hAnsi="Graeca" w:cs="Graeca"/>
        </w:rPr>
        <w:t></w:t>
      </w:r>
      <w:r w:rsidRPr="003F1C3A">
        <w:rPr>
          <w:rFonts w:ascii="Graeca" w:hAnsi="Graeca" w:cs="Graeca"/>
        </w:rPr>
        <w:t></w:t>
      </w:r>
      <w:r w:rsidR="003F1C3A" w:rsidRPr="008A7827">
        <w:rPr>
          <w:rStyle w:val="FootnoteReference"/>
          <w:lang w:val="fr-FR"/>
        </w:rPr>
        <w:footnoteReference w:id="2486"/>
      </w:r>
      <w:r>
        <w:rPr>
          <w:rFonts w:cs="Times New Roman"/>
        </w:rPr>
        <w:t xml:space="preserve"> </w:t>
      </w:r>
      <w:r w:rsidRPr="00262A2F">
        <w:rPr>
          <w:b/>
          <w:bCs/>
        </w:rPr>
        <w:t>Ds:</w:t>
      </w:r>
      <w:r w:rsidRPr="00262A2F">
        <w:t xml:space="preserve"> </w:t>
      </w:r>
      <w:r>
        <w:t>Sarah (</w:t>
      </w:r>
      <w:r w:rsidR="00CC3C42">
        <w:t>8</w:t>
      </w:r>
      <w:r>
        <w:t>)’</w:t>
      </w:r>
      <w:r w:rsidRPr="005D3BF5">
        <w:t>s</w:t>
      </w:r>
      <w:r>
        <w:t xml:space="preserve"> father</w:t>
      </w:r>
      <w:r w:rsidRPr="00262A2F">
        <w:rPr>
          <w:b/>
          <w:bCs/>
        </w:rPr>
        <w:t xml:space="preserve"> F:</w:t>
      </w:r>
      <w:r w:rsidRPr="00262A2F">
        <w:t xml:space="preserve"> </w:t>
      </w:r>
      <w:r w:rsidRPr="00506394">
        <w:t>Epitaphs</w:t>
      </w:r>
      <w:r>
        <w:t xml:space="preserve">, </w:t>
      </w:r>
      <w:r w:rsidRPr="004C3FA7">
        <w:t>Beth She‘arim</w:t>
      </w:r>
      <w:r>
        <w:t xml:space="preserve">, catacomb 1, </w:t>
      </w:r>
      <w:r>
        <w:rPr>
          <w:i/>
          <w:iCs/>
        </w:rPr>
        <w:t xml:space="preserve">CIJ </w:t>
      </w:r>
      <w:r>
        <w:t xml:space="preserve">1007, 1081, 1085 </w:t>
      </w:r>
      <w:r w:rsidRPr="00262A2F">
        <w:rPr>
          <w:b/>
          <w:bCs/>
        </w:rPr>
        <w:t>S:</w:t>
      </w:r>
      <w:r w:rsidRPr="00262A2F">
        <w:t xml:space="preserve"> </w:t>
      </w:r>
      <w:r>
        <w:t xml:space="preserve">1. </w:t>
      </w:r>
      <w:r>
        <w:rPr>
          <w:i/>
          <w:iCs/>
        </w:rPr>
        <w:t xml:space="preserve">BS </w:t>
      </w:r>
      <w:r w:rsidR="002C5413">
        <w:t>1:91</w:t>
      </w:r>
      <w:r>
        <w:t xml:space="preserve">, 2. 2:65, 3. 2:66, 4. </w:t>
      </w:r>
      <w:r w:rsidRPr="009E1711">
        <w:t>2:68</w:t>
      </w:r>
      <w:r>
        <w:t xml:space="preserve"> </w:t>
      </w:r>
      <w:r w:rsidRPr="00262A2F">
        <w:rPr>
          <w:b/>
          <w:bCs/>
        </w:rPr>
        <w:t xml:space="preserve">E: </w:t>
      </w:r>
      <w:r w:rsidRPr="00F629E8">
        <w:t>–</w:t>
      </w:r>
      <w:r>
        <w:rPr>
          <w:b/>
          <w:bCs/>
        </w:rPr>
        <w:t xml:space="preserve"> </w:t>
      </w:r>
      <w:r w:rsidRPr="00262A2F">
        <w:rPr>
          <w:b/>
          <w:bCs/>
        </w:rPr>
        <w:t>D:</w:t>
      </w:r>
      <w:r w:rsidRPr="004F1378">
        <w:t xml:space="preserve"> </w:t>
      </w:r>
      <w:r w:rsidRPr="00C05995">
        <w:t>Pre-352</w:t>
      </w:r>
      <w:r w:rsidRPr="00C05995">
        <w:rPr>
          <w:rStyle w:val="FootnoteReference"/>
        </w:rPr>
        <w:footnoteReference w:id="2487"/>
      </w:r>
    </w:p>
    <w:p w14:paraId="6CF0005A" w14:textId="77777777" w:rsidR="00BD0433" w:rsidRDefault="00BD0433" w:rsidP="00CF1A10">
      <w:pPr>
        <w:numPr>
          <w:ilvl w:val="0"/>
          <w:numId w:val="84"/>
        </w:numPr>
        <w:bidi w:val="0"/>
      </w:pPr>
      <w:r w:rsidRPr="00262A2F">
        <w:rPr>
          <w:b/>
          <w:bCs/>
        </w:rPr>
        <w:t xml:space="preserve">O: </w:t>
      </w:r>
      <w:r w:rsidRPr="00E627C3">
        <w:t>–</w:t>
      </w:r>
      <w:r>
        <w:rPr>
          <w:b/>
          <w:bCs/>
        </w:rPr>
        <w:t xml:space="preserve"> </w:t>
      </w:r>
      <w:r w:rsidRPr="00262A2F">
        <w:rPr>
          <w:b/>
          <w:bCs/>
        </w:rPr>
        <w:t>Ds:</w:t>
      </w:r>
      <w:r w:rsidRPr="00262A2F">
        <w:t xml:space="preserve"> </w:t>
      </w:r>
      <w:r>
        <w:t>Gamaliel (9)’</w:t>
      </w:r>
      <w:r w:rsidRPr="005D3BF5">
        <w:t>s</w:t>
      </w:r>
      <w:r>
        <w:t xml:space="preserve"> father</w:t>
      </w:r>
      <w:r w:rsidRPr="00262A2F">
        <w:rPr>
          <w:b/>
          <w:bCs/>
        </w:rPr>
        <w:t xml:space="preserve"> F:</w:t>
      </w:r>
      <w:r w:rsidRPr="00262A2F">
        <w:t xml:space="preserve"> </w:t>
      </w:r>
      <w:r>
        <w:t xml:space="preserve">Epitaph, </w:t>
      </w:r>
      <w:r w:rsidRPr="004C3FA7">
        <w:t>Beth She‘arim</w:t>
      </w:r>
      <w:r>
        <w:t xml:space="preserve">, catacomb 20 </w:t>
      </w:r>
      <w:r w:rsidRPr="00262A2F">
        <w:rPr>
          <w:b/>
          <w:bCs/>
        </w:rPr>
        <w:t>S:</w:t>
      </w:r>
      <w:r w:rsidRPr="00262A2F">
        <w:t xml:space="preserve"> </w:t>
      </w:r>
      <w:r>
        <w:rPr>
          <w:i/>
          <w:iCs/>
        </w:rPr>
        <w:t xml:space="preserve">BS </w:t>
      </w:r>
      <w:r>
        <w:t xml:space="preserve">3:15 </w:t>
      </w:r>
      <w:r w:rsidRPr="00262A2F">
        <w:rPr>
          <w:b/>
          <w:bCs/>
        </w:rPr>
        <w:t>E:</w:t>
      </w:r>
      <w:r w:rsidRPr="004F1378">
        <w:rPr>
          <w:b/>
          <w:bCs/>
        </w:rPr>
        <w:t xml:space="preserve"> </w:t>
      </w:r>
      <w:r w:rsidRPr="00E627C3">
        <w:t>–</w:t>
      </w:r>
      <w:r>
        <w:rPr>
          <w:b/>
          <w:bCs/>
        </w:rPr>
        <w:t xml:space="preserve"> </w:t>
      </w:r>
      <w:r w:rsidRPr="00262A2F">
        <w:rPr>
          <w:b/>
          <w:bCs/>
        </w:rPr>
        <w:t>D</w:t>
      </w:r>
      <w:r w:rsidRPr="00C05995">
        <w:rPr>
          <w:b/>
          <w:bCs/>
        </w:rPr>
        <w:t>:</w:t>
      </w:r>
      <w:r w:rsidRPr="00C05995">
        <w:t xml:space="preserve"> Pre-352</w:t>
      </w:r>
      <w:r w:rsidR="004D2B4A" w:rsidRPr="00C05995">
        <w:rPr>
          <w:rStyle w:val="FootnoteReference"/>
        </w:rPr>
        <w:footnoteReference w:id="2488"/>
      </w:r>
    </w:p>
    <w:p w14:paraId="4E4A65F8" w14:textId="77777777" w:rsidR="00BD0433" w:rsidRDefault="00BD0433" w:rsidP="00CF1A10">
      <w:pPr>
        <w:numPr>
          <w:ilvl w:val="0"/>
          <w:numId w:val="84"/>
        </w:numPr>
        <w:bidi w:val="0"/>
      </w:pPr>
      <w:r w:rsidRPr="00262A2F">
        <w:rPr>
          <w:b/>
          <w:bCs/>
        </w:rPr>
        <w:t xml:space="preserve">O: </w:t>
      </w:r>
      <w:r w:rsidRPr="003F1C3A">
        <w:t>[</w:t>
      </w:r>
      <w:r w:rsidRPr="003F1C3A">
        <w:rPr>
          <w:rFonts w:ascii="Graeca" w:hAnsi="Graeca"/>
        </w:rPr>
        <w:t></w:t>
      </w:r>
      <w:r w:rsidRPr="003F1C3A">
        <w:rPr>
          <w:rFonts w:ascii="Graeca" w:hAnsi="Graeca"/>
        </w:rPr>
        <w:t></w:t>
      </w:r>
      <w:r w:rsidRPr="003F1C3A">
        <w:t>]</w:t>
      </w:r>
      <w:r w:rsidRPr="003F1C3A">
        <w:rPr>
          <w:rFonts w:ascii="Graeca" w:hAnsi="Graeca"/>
        </w:rPr>
        <w:t></w:t>
      </w:r>
      <w:r w:rsidRPr="003F1C3A">
        <w:rPr>
          <w:rFonts w:ascii="Graeca" w:hAnsi="Graeca"/>
        </w:rPr>
        <w:t></w:t>
      </w:r>
      <w:r w:rsidRPr="003F1C3A">
        <w:rPr>
          <w:rFonts w:ascii="Graeca" w:hAnsi="Graeca"/>
        </w:rPr>
        <w:t></w:t>
      </w:r>
      <w:r w:rsidRPr="003F1C3A">
        <w:rPr>
          <w:rFonts w:ascii="Graeca" w:hAnsi="Graeca"/>
        </w:rPr>
        <w:t></w:t>
      </w:r>
      <w:r w:rsidRPr="003F1C3A">
        <w:rPr>
          <w:rFonts w:ascii="Graeca" w:hAnsi="Graeca"/>
        </w:rPr>
        <w:t></w:t>
      </w:r>
      <w:r w:rsidRPr="003F1C3A">
        <w:rPr>
          <w:rFonts w:ascii="Graeca" w:hAnsi="Graeca"/>
        </w:rPr>
        <w:t></w:t>
      </w:r>
      <w:r w:rsidRPr="003F1C3A">
        <w:rPr>
          <w:rStyle w:val="FootnoteReference"/>
        </w:rPr>
        <w:footnoteReference w:id="2489"/>
      </w:r>
      <w:r>
        <w:rPr>
          <w:rFonts w:cs="Times New Roman"/>
        </w:rPr>
        <w:t xml:space="preserve"> </w:t>
      </w:r>
      <w:r w:rsidRPr="00262A2F">
        <w:rPr>
          <w:b/>
          <w:bCs/>
        </w:rPr>
        <w:t>Ds:</w:t>
      </w:r>
      <w:r w:rsidRPr="00262A2F">
        <w:t xml:space="preserve"> </w:t>
      </w:r>
      <w:r>
        <w:t xml:space="preserve">– </w:t>
      </w:r>
      <w:r w:rsidRPr="00262A2F">
        <w:rPr>
          <w:b/>
          <w:bCs/>
        </w:rPr>
        <w:t>F:</w:t>
      </w:r>
      <w:r w:rsidRPr="00262A2F">
        <w:t xml:space="preserve"> </w:t>
      </w:r>
      <w:r>
        <w:t xml:space="preserve">Epitaph, </w:t>
      </w:r>
      <w:smartTag w:uri="urn:schemas-microsoft-com:office:smarttags" w:element="place">
        <w:r>
          <w:t>Caesarea</w:t>
        </w:r>
      </w:smartTag>
      <w:r>
        <w:t xml:space="preserve"> </w:t>
      </w:r>
      <w:r w:rsidRPr="00262A2F">
        <w:rPr>
          <w:b/>
          <w:bCs/>
        </w:rPr>
        <w:t>S:</w:t>
      </w:r>
      <w:r w:rsidRPr="00262A2F">
        <w:t xml:space="preserve"> </w:t>
      </w:r>
      <w:r w:rsidRPr="00A54246">
        <w:t xml:space="preserve">Lehmann &amp; </w:t>
      </w:r>
      <w:r w:rsidRPr="00973E0F">
        <w:t>Holum,</w:t>
      </w:r>
      <w:r w:rsidRPr="00A54246">
        <w:rPr>
          <w:i/>
          <w:iCs/>
        </w:rPr>
        <w:t xml:space="preserve"> CMER</w:t>
      </w:r>
      <w:r w:rsidRPr="00A54246">
        <w:t xml:space="preserve"> 5, no. 193</w:t>
      </w:r>
      <w:r>
        <w:t xml:space="preserve"> </w:t>
      </w:r>
      <w:r w:rsidRPr="00262A2F">
        <w:rPr>
          <w:b/>
          <w:bCs/>
        </w:rPr>
        <w:t xml:space="preserve">E: </w:t>
      </w:r>
      <w:r w:rsidR="000769C4">
        <w:t>Jew?</w:t>
      </w:r>
      <w:r w:rsidR="000769C4">
        <w:rPr>
          <w:rStyle w:val="FootnoteReference"/>
        </w:rPr>
        <w:footnoteReference w:id="2490"/>
      </w:r>
      <w:r w:rsidR="000769C4">
        <w:t xml:space="preserve"> </w:t>
      </w:r>
      <w:r w:rsidRPr="00262A2F">
        <w:rPr>
          <w:b/>
          <w:bCs/>
        </w:rPr>
        <w:t>D:</w:t>
      </w:r>
      <w:r>
        <w:rPr>
          <w:b/>
          <w:bCs/>
        </w:rPr>
        <w:t xml:space="preserve"> </w:t>
      </w:r>
      <w:r w:rsidRPr="0046195D">
        <w:rPr>
          <w:rFonts w:cs="Times New Roman"/>
          <w:lang w:val="it-IT"/>
        </w:rPr>
        <w:t>–</w:t>
      </w:r>
      <w:r w:rsidR="00EA76F2" w:rsidRPr="005F539E">
        <w:rPr>
          <w:rStyle w:val="FootnoteReference"/>
          <w:rFonts w:cs="Times New Roman"/>
        </w:rPr>
        <w:footnoteReference w:id="2491"/>
      </w:r>
    </w:p>
    <w:p w14:paraId="1736BCE1" w14:textId="77777777" w:rsidR="00BD0433" w:rsidRPr="00631BF0" w:rsidRDefault="00BD0433" w:rsidP="00CF1A10">
      <w:pPr>
        <w:numPr>
          <w:ilvl w:val="0"/>
          <w:numId w:val="84"/>
        </w:numPr>
        <w:bidi w:val="0"/>
        <w:rPr>
          <w:b/>
          <w:bCs/>
        </w:rPr>
        <w:sectPr w:rsidR="00BD0433" w:rsidRPr="00631BF0"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r w:rsidRPr="00262A2F">
        <w:rPr>
          <w:b/>
          <w:bCs/>
        </w:rPr>
        <w:t>O:</w:t>
      </w:r>
      <w:r>
        <w:rPr>
          <w:b/>
          <w:bCs/>
        </w:rPr>
        <w:t xml:space="preserve"> </w:t>
      </w:r>
      <w:r w:rsidRPr="00E627C3">
        <w:t>–</w:t>
      </w:r>
      <w:r>
        <w:rPr>
          <w:b/>
          <w:bCs/>
        </w:rPr>
        <w:t xml:space="preserve"> </w:t>
      </w:r>
      <w:r w:rsidRPr="00262A2F">
        <w:rPr>
          <w:b/>
          <w:bCs/>
        </w:rPr>
        <w:t>Ds:</w:t>
      </w:r>
      <w:r w:rsidRPr="00262A2F">
        <w:t xml:space="preserve"> </w:t>
      </w:r>
      <w:r>
        <w:t>Elisheba (1)’</w:t>
      </w:r>
      <w:r w:rsidRPr="005D3BF5">
        <w:t>s</w:t>
      </w:r>
      <w:r>
        <w:t xml:space="preserve"> son</w:t>
      </w:r>
      <w:r w:rsidRPr="00262A2F">
        <w:rPr>
          <w:b/>
          <w:bCs/>
        </w:rPr>
        <w:t xml:space="preserve"> F:</w:t>
      </w:r>
      <w:r w:rsidRPr="00262A2F">
        <w:t xml:space="preserve"> </w:t>
      </w:r>
      <w:r>
        <w:t xml:space="preserve">Amulet, </w:t>
      </w:r>
      <w:smartTag w:uri="urn:schemas-microsoft-com:office:smarttags" w:element="place">
        <w:smartTag w:uri="urn:schemas-microsoft-com:office:smarttags" w:element="City">
          <w:r w:rsidRPr="0039152C">
            <w:t>Nazareth</w:t>
          </w:r>
        </w:smartTag>
      </w:smartTag>
      <w:r w:rsidRPr="0039152C">
        <w:t>?</w:t>
      </w:r>
      <w:r>
        <w:rPr>
          <w:rStyle w:val="FootnoteReference"/>
        </w:rPr>
        <w:footnoteReference w:id="2492"/>
      </w:r>
      <w:r>
        <w:t xml:space="preserve"> </w:t>
      </w:r>
      <w:r w:rsidRPr="00262A2F">
        <w:rPr>
          <w:b/>
          <w:bCs/>
        </w:rPr>
        <w:t>S:</w:t>
      </w:r>
      <w:r w:rsidRPr="00262A2F">
        <w:t xml:space="preserve"> </w:t>
      </w:r>
      <w:r w:rsidRPr="004F1378">
        <w:t xml:space="preserve">Hamilton, </w:t>
      </w:r>
      <w:r w:rsidRPr="000936A0">
        <w:rPr>
          <w:i/>
          <w:iCs/>
        </w:rPr>
        <w:t>JSS</w:t>
      </w:r>
      <w:r w:rsidRPr="004F1378">
        <w:t xml:space="preserve"> 41 (1996) 221</w:t>
      </w:r>
      <w:r>
        <w:t xml:space="preserve"> </w:t>
      </w:r>
      <w:r w:rsidRPr="00262A2F">
        <w:rPr>
          <w:b/>
          <w:bCs/>
        </w:rPr>
        <w:t xml:space="preserve">E: </w:t>
      </w:r>
      <w:r w:rsidRPr="00E627C3">
        <w:t>–</w:t>
      </w:r>
      <w:r>
        <w:rPr>
          <w:b/>
          <w:bCs/>
        </w:rPr>
        <w:t xml:space="preserve"> </w:t>
      </w:r>
      <w:r w:rsidRPr="00262A2F">
        <w:rPr>
          <w:b/>
          <w:bCs/>
        </w:rPr>
        <w:t>D:</w:t>
      </w:r>
      <w:r w:rsidRPr="003467EF">
        <w:t xml:space="preserve"> </w:t>
      </w:r>
      <w:r w:rsidRPr="00973E0F">
        <w:t>6</w:t>
      </w:r>
      <w:r w:rsidRPr="00973E0F">
        <w:rPr>
          <w:vertAlign w:val="superscript"/>
        </w:rPr>
        <w:t>th</w:t>
      </w:r>
      <w:r w:rsidRPr="00973E0F">
        <w:t xml:space="preserve"> C</w:t>
      </w:r>
      <w:r>
        <w:rPr>
          <w:b/>
          <w:bCs/>
        </w:rPr>
        <w:t xml:space="preserve"> </w:t>
      </w:r>
    </w:p>
    <w:p w14:paraId="29F8B8CA" w14:textId="77777777" w:rsidR="00BD0433" w:rsidRDefault="00BD0433" w:rsidP="003467EF">
      <w:pPr>
        <w:pStyle w:val="FootnoteText"/>
        <w:bidi w:val="0"/>
        <w:spacing w:line="240" w:lineRule="auto"/>
        <w:rPr>
          <w:rFonts w:cs="Miriam"/>
          <w:lang w:val="en-US"/>
        </w:rPr>
      </w:pPr>
    </w:p>
    <w:p w14:paraId="45D5E7F0" w14:textId="77777777" w:rsidR="00BD0433" w:rsidRDefault="00BD0433" w:rsidP="00032F9E">
      <w:pPr>
        <w:bidi w:val="0"/>
        <w:rPr>
          <w:b/>
          <w:bCs/>
          <w:sz w:val="24"/>
          <w:szCs w:val="24"/>
        </w:rPr>
      </w:pPr>
      <w:r w:rsidRPr="00386A6D">
        <w:rPr>
          <w:rFonts w:cs="Times New Roman"/>
          <w:sz w:val="24"/>
          <w:szCs w:val="24"/>
          <w:rtl/>
        </w:rPr>
        <w:t>נחמני</w:t>
      </w:r>
      <w:r w:rsidRPr="00386A6D">
        <w:rPr>
          <w:rStyle w:val="FootnoteReference"/>
          <w:sz w:val="24"/>
          <w:szCs w:val="24"/>
        </w:rPr>
        <w:footnoteReference w:id="2493"/>
      </w:r>
      <w:r w:rsidRPr="00386A6D">
        <w:rPr>
          <w:sz w:val="24"/>
          <w:szCs w:val="24"/>
        </w:rPr>
        <w:t xml:space="preserve"> – </w:t>
      </w:r>
      <w:r w:rsidRPr="00386A6D">
        <w:rPr>
          <w:i/>
          <w:iCs/>
          <w:sz w:val="24"/>
          <w:szCs w:val="24"/>
        </w:rPr>
        <w:t>Nahmani</w:t>
      </w:r>
    </w:p>
    <w:p w14:paraId="3A2FB1C3" w14:textId="77777777" w:rsidR="00BD0433" w:rsidRPr="00386A6D" w:rsidRDefault="00BD0433" w:rsidP="00BB5FB2">
      <w:pPr>
        <w:bidi w:val="0"/>
        <w:rPr>
          <w:b/>
          <w:bCs/>
          <w:sz w:val="24"/>
          <w:szCs w:val="24"/>
        </w:rPr>
      </w:pPr>
    </w:p>
    <w:p w14:paraId="52C35BEE" w14:textId="77777777" w:rsidR="00BD0433" w:rsidRDefault="00BD0433" w:rsidP="00996327">
      <w:pPr>
        <w:numPr>
          <w:ilvl w:val="0"/>
          <w:numId w:val="85"/>
        </w:numPr>
        <w:bidi w:val="0"/>
        <w:rPr>
          <w:b/>
          <w:bCs/>
        </w:rPr>
      </w:pPr>
      <w:r w:rsidRPr="00262A2F">
        <w:rPr>
          <w:b/>
          <w:bCs/>
        </w:rPr>
        <w:t xml:space="preserve">O: </w:t>
      </w:r>
      <w:r w:rsidR="00996327" w:rsidRPr="00BB5FB2">
        <w:rPr>
          <w:rFonts w:cs="Times New Roman"/>
          <w:rtl/>
        </w:rPr>
        <w:t>נחמן</w:t>
      </w:r>
      <w:r w:rsidR="00996327">
        <w:rPr>
          <w:rStyle w:val="FootnoteReference"/>
        </w:rPr>
        <w:footnoteReference w:id="2494"/>
      </w:r>
      <w:r>
        <w:t xml:space="preserve"> </w:t>
      </w:r>
      <w:r w:rsidRPr="00262A2F">
        <w:rPr>
          <w:b/>
          <w:bCs/>
        </w:rPr>
        <w:t>Ds:</w:t>
      </w:r>
      <w:r w:rsidRPr="00262A2F">
        <w:t xml:space="preserve"> </w:t>
      </w:r>
      <w:r>
        <w:t>Samuel (3)’</w:t>
      </w:r>
      <w:r w:rsidRPr="005D3BF5">
        <w:t>s</w:t>
      </w:r>
      <w:r>
        <w:t xml:space="preserve"> father</w:t>
      </w:r>
      <w:r w:rsidRPr="00262A2F">
        <w:rPr>
          <w:b/>
          <w:bCs/>
        </w:rPr>
        <w:t xml:space="preserve"> F:</w:t>
      </w:r>
      <w:r w:rsidRPr="00262A2F">
        <w:t xml:space="preserve"> </w:t>
      </w:r>
      <w:r>
        <w:t xml:space="preserve">– </w:t>
      </w:r>
      <w:r w:rsidRPr="00262A2F">
        <w:rPr>
          <w:b/>
          <w:bCs/>
        </w:rPr>
        <w:t>S:</w:t>
      </w:r>
      <w:r>
        <w:t xml:space="preserve"> </w:t>
      </w:r>
      <w:r>
        <w:rPr>
          <w:i/>
          <w:iCs/>
        </w:rPr>
        <w:t xml:space="preserve">yBer </w:t>
      </w:r>
      <w:r>
        <w:t xml:space="preserve">1:1, 2d (Kosovsky, </w:t>
      </w:r>
      <w:r>
        <w:rPr>
          <w:i/>
          <w:iCs/>
        </w:rPr>
        <w:t>Yerushalmi</w:t>
      </w:r>
      <w:r>
        <w:t xml:space="preserve">, 548-50) </w:t>
      </w:r>
      <w:r w:rsidRPr="00262A2F">
        <w:rPr>
          <w:b/>
          <w:bCs/>
        </w:rPr>
        <w:t xml:space="preserve">E: </w:t>
      </w:r>
      <w:r w:rsidRPr="00E627C3">
        <w:t>–</w:t>
      </w:r>
      <w:r>
        <w:rPr>
          <w:b/>
          <w:bCs/>
        </w:rPr>
        <w:t xml:space="preserve"> </w:t>
      </w:r>
      <w:r w:rsidRPr="00262A2F">
        <w:rPr>
          <w:b/>
          <w:bCs/>
        </w:rPr>
        <w:t>D:</w:t>
      </w:r>
      <w:r>
        <w:rPr>
          <w:b/>
          <w:bCs/>
        </w:rPr>
        <w:t xml:space="preserve"> </w:t>
      </w:r>
      <w:r w:rsidR="00E1325A">
        <w:t>3</w:t>
      </w:r>
      <w:r w:rsidR="00E1325A" w:rsidRPr="002078A5">
        <w:rPr>
          <w:vertAlign w:val="superscript"/>
        </w:rPr>
        <w:t>rd</w:t>
      </w:r>
      <w:r w:rsidR="00E1325A">
        <w:t>-4</w:t>
      </w:r>
      <w:r w:rsidR="00E1325A" w:rsidRPr="002078A5">
        <w:rPr>
          <w:vertAlign w:val="superscript"/>
        </w:rPr>
        <w:t>th</w:t>
      </w:r>
      <w:r w:rsidR="00E1325A">
        <w:t xml:space="preserve"> C</w:t>
      </w:r>
      <w:r w:rsidR="00E1325A">
        <w:rPr>
          <w:rStyle w:val="FootnoteReference"/>
          <w:rFonts w:cs="Times New Roman"/>
          <w:lang w:val="en-GB"/>
        </w:rPr>
        <w:footnoteReference w:id="2495"/>
      </w:r>
    </w:p>
    <w:p w14:paraId="2BAAAE5A" w14:textId="77777777" w:rsidR="00BD0433" w:rsidRDefault="00BD0433" w:rsidP="00746380">
      <w:pPr>
        <w:numPr>
          <w:ilvl w:val="0"/>
          <w:numId w:val="85"/>
        </w:numPr>
        <w:bidi w:val="0"/>
      </w:pPr>
      <w:r w:rsidRPr="00262A2F">
        <w:rPr>
          <w:b/>
          <w:bCs/>
        </w:rPr>
        <w:t xml:space="preserve">O: </w:t>
      </w:r>
      <w:r w:rsidRPr="00BB5FB2">
        <w:rPr>
          <w:rFonts w:cs="Times New Roman"/>
          <w:rtl/>
        </w:rPr>
        <w:t>נחמן</w:t>
      </w:r>
      <w:r w:rsidRPr="008E755F">
        <w:rPr>
          <w:rStyle w:val="FootnoteReference"/>
          <w:rFonts w:cs="Times New Roman"/>
        </w:rPr>
        <w:footnoteReference w:id="2496"/>
      </w:r>
      <w:r w:rsidRPr="00262A2F">
        <w:rPr>
          <w:b/>
          <w:bCs/>
        </w:rPr>
        <w:t xml:space="preserve"> Ds:</w:t>
      </w:r>
      <w:r w:rsidRPr="00262A2F">
        <w:t xml:space="preserve"> </w:t>
      </w:r>
      <w:r>
        <w:t>Isaac (3)’</w:t>
      </w:r>
      <w:r w:rsidRPr="005D3BF5">
        <w:t>s</w:t>
      </w:r>
      <w:r>
        <w:t xml:space="preserve"> father?</w:t>
      </w:r>
      <w:r w:rsidRPr="00E627C3">
        <w:rPr>
          <w:rStyle w:val="FootnoteReference"/>
          <w:rFonts w:cs="Times New Roman"/>
          <w:rtl/>
        </w:rPr>
        <w:footnoteReference w:id="2497"/>
      </w:r>
      <w:r w:rsidRPr="00262A2F">
        <w:rPr>
          <w:b/>
          <w:bCs/>
        </w:rPr>
        <w:t xml:space="preserve"> F:</w:t>
      </w:r>
      <w:r w:rsidRPr="00262A2F">
        <w:t xml:space="preserve"> </w:t>
      </w:r>
      <w:r>
        <w:t xml:space="preserve">– </w:t>
      </w:r>
      <w:r w:rsidRPr="00262A2F">
        <w:rPr>
          <w:b/>
          <w:bCs/>
        </w:rPr>
        <w:t>S:</w:t>
      </w:r>
      <w:r>
        <w:t xml:space="preserve"> </w:t>
      </w:r>
      <w:r>
        <w:rPr>
          <w:i/>
          <w:iCs/>
        </w:rPr>
        <w:t xml:space="preserve">yBer </w:t>
      </w:r>
      <w:r>
        <w:t xml:space="preserve">1:5, 3c (Kosovsky, </w:t>
      </w:r>
      <w:r>
        <w:rPr>
          <w:i/>
          <w:iCs/>
        </w:rPr>
        <w:t>Yerushalmi</w:t>
      </w:r>
      <w:r>
        <w:t xml:space="preserve">, 446) </w:t>
      </w:r>
      <w:r w:rsidRPr="00262A2F">
        <w:rPr>
          <w:b/>
          <w:bCs/>
        </w:rPr>
        <w:t xml:space="preserve">E: </w:t>
      </w:r>
      <w:r w:rsidRPr="00E627C3">
        <w:t>–</w:t>
      </w:r>
      <w:r>
        <w:rPr>
          <w:b/>
          <w:bCs/>
        </w:rPr>
        <w:t xml:space="preserve"> </w:t>
      </w:r>
      <w:r w:rsidRPr="00262A2F">
        <w:rPr>
          <w:b/>
          <w:bCs/>
        </w:rPr>
        <w:t>D:</w:t>
      </w:r>
      <w:r>
        <w:rPr>
          <w:b/>
          <w:bCs/>
        </w:rPr>
        <w:t xml:space="preserve"> </w:t>
      </w:r>
      <w:r w:rsidR="00746380">
        <w:t>3</w:t>
      </w:r>
      <w:r w:rsidR="00746380" w:rsidRPr="00E77F56">
        <w:rPr>
          <w:vertAlign w:val="superscript"/>
        </w:rPr>
        <w:t>rd</w:t>
      </w:r>
      <w:r w:rsidR="00746380">
        <w:t xml:space="preserve"> C</w:t>
      </w:r>
      <w:r w:rsidR="00746380">
        <w:rPr>
          <w:rStyle w:val="FootnoteReference"/>
        </w:rPr>
        <w:footnoteReference w:id="2498"/>
      </w:r>
    </w:p>
    <w:p w14:paraId="4DEF73F5" w14:textId="77777777" w:rsidR="00BD0433" w:rsidRDefault="00BD0433" w:rsidP="00E0614B">
      <w:pPr>
        <w:numPr>
          <w:ilvl w:val="0"/>
          <w:numId w:val="85"/>
        </w:numPr>
        <w:bidi w:val="0"/>
      </w:pPr>
      <w:r w:rsidRPr="00262A2F">
        <w:rPr>
          <w:b/>
          <w:bCs/>
        </w:rPr>
        <w:t xml:space="preserve">O: </w:t>
      </w:r>
      <w:r w:rsidRPr="00BB5FB2">
        <w:rPr>
          <w:rFonts w:cs="Times New Roman"/>
          <w:rtl/>
        </w:rPr>
        <w:t>נחמן</w:t>
      </w:r>
      <w:r w:rsidRPr="008E755F">
        <w:rPr>
          <w:rStyle w:val="FootnoteReference"/>
          <w:rFonts w:cs="Times New Roman"/>
        </w:rPr>
        <w:footnoteReference w:id="2499"/>
      </w:r>
      <w:r w:rsidRPr="00262A2F">
        <w:rPr>
          <w:b/>
          <w:bCs/>
        </w:rPr>
        <w:t xml:space="preserve"> Ds:</w:t>
      </w:r>
      <w:r w:rsidRPr="00262A2F">
        <w:t xml:space="preserve"> </w:t>
      </w:r>
      <w:smartTag w:uri="urn:schemas-microsoft-com:office:smarttags" w:element="place">
        <w:smartTag w:uri="urn:schemas-microsoft-com:office:smarttags" w:element="City">
          <w:r>
            <w:t>Ada</w:t>
          </w:r>
        </w:smartTag>
      </w:smartTag>
      <w:r>
        <w:t xml:space="preserve"> (4)’</w:t>
      </w:r>
      <w:r w:rsidRPr="005D3BF5">
        <w:t>s</w:t>
      </w:r>
      <w:r>
        <w:t xml:space="preserve"> son</w:t>
      </w:r>
      <w:r w:rsidRPr="00262A2F">
        <w:rPr>
          <w:b/>
          <w:bCs/>
        </w:rPr>
        <w:t xml:space="preserve"> F:</w:t>
      </w:r>
      <w:r w:rsidRPr="00262A2F">
        <w:t xml:space="preserve"> </w:t>
      </w:r>
      <w:r>
        <w:t xml:space="preserve">– </w:t>
      </w:r>
      <w:r w:rsidRPr="00262A2F">
        <w:rPr>
          <w:b/>
          <w:bCs/>
        </w:rPr>
        <w:t>S:</w:t>
      </w:r>
      <w:r>
        <w:t xml:space="preserve"> </w:t>
      </w:r>
      <w:r>
        <w:rPr>
          <w:i/>
          <w:iCs/>
        </w:rPr>
        <w:t xml:space="preserve">yBer </w:t>
      </w:r>
      <w:r>
        <w:t xml:space="preserve">2:4, 4d (Kosovsky, </w:t>
      </w:r>
      <w:r>
        <w:rPr>
          <w:i/>
          <w:iCs/>
        </w:rPr>
        <w:t>Yerushalmi</w:t>
      </w:r>
      <w:r>
        <w:t xml:space="preserve">, 59) </w:t>
      </w:r>
      <w:r w:rsidRPr="00262A2F">
        <w:rPr>
          <w:b/>
          <w:bCs/>
        </w:rPr>
        <w:t xml:space="preserve">E: </w:t>
      </w:r>
      <w:r w:rsidRPr="00E627C3">
        <w:t>–</w:t>
      </w:r>
      <w:r>
        <w:rPr>
          <w:b/>
          <w:bCs/>
        </w:rPr>
        <w:t xml:space="preserve"> </w:t>
      </w:r>
      <w:r w:rsidRPr="00262A2F">
        <w:rPr>
          <w:b/>
          <w:bCs/>
        </w:rPr>
        <w:t>D:</w:t>
      </w:r>
      <w:r>
        <w:rPr>
          <w:b/>
          <w:bCs/>
        </w:rPr>
        <w:t xml:space="preserve"> </w:t>
      </w:r>
      <w:r w:rsidR="00E0614B">
        <w:rPr>
          <w:rFonts w:cs="Times New Roman"/>
          <w:lang w:val="en-GB"/>
        </w:rPr>
        <w:t>4</w:t>
      </w:r>
      <w:r w:rsidR="00E0614B" w:rsidRPr="00880DF6">
        <w:rPr>
          <w:rFonts w:cs="Times New Roman"/>
          <w:vertAlign w:val="superscript"/>
          <w:lang w:val="en-GB"/>
        </w:rPr>
        <w:t>th</w:t>
      </w:r>
      <w:r w:rsidR="00E0614B">
        <w:rPr>
          <w:rFonts w:cs="Times New Roman"/>
          <w:lang w:val="en-GB"/>
        </w:rPr>
        <w:t xml:space="preserve"> C</w:t>
      </w:r>
      <w:r w:rsidR="00E0614B">
        <w:rPr>
          <w:rStyle w:val="FootnoteReference"/>
          <w:rFonts w:cs="Times New Roman"/>
          <w:lang w:val="en-GB"/>
        </w:rPr>
        <w:footnoteReference w:id="2500"/>
      </w:r>
    </w:p>
    <w:p w14:paraId="76405FDB" w14:textId="77777777" w:rsidR="00BD0433" w:rsidRDefault="00BD0433" w:rsidP="00930C58">
      <w:pPr>
        <w:numPr>
          <w:ilvl w:val="0"/>
          <w:numId w:val="85"/>
        </w:numPr>
        <w:bidi w:val="0"/>
      </w:pPr>
      <w:r w:rsidRPr="00262A2F">
        <w:rPr>
          <w:b/>
          <w:bCs/>
        </w:rPr>
        <w:t xml:space="preserve">O: </w:t>
      </w:r>
      <w:r w:rsidRPr="00BB5FB2">
        <w:rPr>
          <w:rFonts w:cs="Times New Roman"/>
          <w:rtl/>
        </w:rPr>
        <w:t>נחמן</w:t>
      </w:r>
      <w:r w:rsidRPr="008E755F">
        <w:rPr>
          <w:rStyle w:val="FootnoteReference"/>
          <w:rFonts w:cs="Times New Roman"/>
        </w:rPr>
        <w:footnoteReference w:id="2501"/>
      </w:r>
      <w:r w:rsidRPr="00262A2F">
        <w:rPr>
          <w:b/>
          <w:bCs/>
        </w:rPr>
        <w:t xml:space="preserve"> Ds:</w:t>
      </w:r>
      <w:r w:rsidRPr="00262A2F">
        <w:t xml:space="preserve"> </w:t>
      </w:r>
      <w:r>
        <w:rPr>
          <w:rFonts w:cs="Times New Roman"/>
        </w:rPr>
        <w:t xml:space="preserve">The </w:t>
      </w:r>
      <w:r w:rsidRPr="00BB5FB2">
        <w:rPr>
          <w:rFonts w:cs="Times New Roman"/>
        </w:rPr>
        <w:t>elder</w:t>
      </w:r>
      <w:r w:rsidRPr="00F629E8">
        <w:rPr>
          <w:rStyle w:val="FootnoteReference"/>
          <w:rFonts w:cs="Times New Roman"/>
          <w:rtl/>
        </w:rPr>
        <w:footnoteReference w:id="2502"/>
      </w:r>
      <w:r>
        <w:t xml:space="preserve"> </w:t>
      </w:r>
      <w:r w:rsidRPr="00262A2F">
        <w:rPr>
          <w:b/>
          <w:bCs/>
        </w:rPr>
        <w:t>F:</w:t>
      </w:r>
      <w:r w:rsidRPr="00262A2F">
        <w:t xml:space="preserve"> </w:t>
      </w:r>
      <w:r>
        <w:t xml:space="preserve">– </w:t>
      </w:r>
      <w:r w:rsidRPr="00262A2F">
        <w:rPr>
          <w:b/>
          <w:bCs/>
        </w:rPr>
        <w:t>S:</w:t>
      </w:r>
      <w:r>
        <w:t xml:space="preserve"> </w:t>
      </w:r>
      <w:r>
        <w:rPr>
          <w:i/>
          <w:iCs/>
        </w:rPr>
        <w:t xml:space="preserve">yBer </w:t>
      </w:r>
      <w:r>
        <w:t xml:space="preserve">2:4, 4d (Kosovsky, </w:t>
      </w:r>
      <w:r>
        <w:rPr>
          <w:i/>
          <w:iCs/>
        </w:rPr>
        <w:t>Yerushalmi</w:t>
      </w:r>
      <w:r>
        <w:t xml:space="preserve">, 548) </w:t>
      </w:r>
      <w:r w:rsidRPr="00262A2F">
        <w:rPr>
          <w:b/>
          <w:bCs/>
        </w:rPr>
        <w:t xml:space="preserve">E: </w:t>
      </w:r>
      <w:r w:rsidRPr="00E627C3">
        <w:t>–</w:t>
      </w:r>
      <w:r>
        <w:rPr>
          <w:b/>
          <w:bCs/>
        </w:rPr>
        <w:t xml:space="preserve"> </w:t>
      </w:r>
      <w:r w:rsidRPr="00262A2F">
        <w:rPr>
          <w:b/>
          <w:bCs/>
        </w:rPr>
        <w:t>D:</w:t>
      </w:r>
      <w:r>
        <w:rPr>
          <w:b/>
          <w:bCs/>
        </w:rPr>
        <w:t xml:space="preserve"> </w:t>
      </w:r>
      <w:r w:rsidR="00930C58">
        <w:rPr>
          <w:lang w:val="de-DE"/>
        </w:rPr>
        <w:t>4</w:t>
      </w:r>
      <w:r w:rsidR="00930C58" w:rsidRPr="00694C15">
        <w:rPr>
          <w:vertAlign w:val="superscript"/>
          <w:lang w:val="de-DE"/>
        </w:rPr>
        <w:t>th</w:t>
      </w:r>
      <w:r w:rsidR="00930C58">
        <w:rPr>
          <w:lang w:val="de-DE"/>
        </w:rPr>
        <w:t xml:space="preserve"> C</w:t>
      </w:r>
      <w:r w:rsidR="00930C58">
        <w:rPr>
          <w:rStyle w:val="FootnoteReference"/>
          <w:lang w:val="de-DE"/>
        </w:rPr>
        <w:footnoteReference w:id="2503"/>
      </w:r>
    </w:p>
    <w:p w14:paraId="1EAA5D4E" w14:textId="77777777" w:rsidR="00BD0433" w:rsidRDefault="00BD0433" w:rsidP="006E4901">
      <w:pPr>
        <w:numPr>
          <w:ilvl w:val="0"/>
          <w:numId w:val="85"/>
        </w:numPr>
        <w:bidi w:val="0"/>
      </w:pPr>
      <w:r w:rsidRPr="00262A2F">
        <w:rPr>
          <w:b/>
          <w:bCs/>
        </w:rPr>
        <w:t xml:space="preserve">O: </w:t>
      </w:r>
      <w:r w:rsidRPr="00BB5FB2">
        <w:rPr>
          <w:rFonts w:cs="Times New Roman"/>
          <w:rtl/>
        </w:rPr>
        <w:t>נחמן</w:t>
      </w:r>
      <w:r w:rsidRPr="008E755F">
        <w:rPr>
          <w:rStyle w:val="FootnoteReference"/>
          <w:rFonts w:cs="Times New Roman"/>
        </w:rPr>
        <w:footnoteReference w:id="2504"/>
      </w:r>
      <w:r w:rsidRPr="00262A2F">
        <w:rPr>
          <w:b/>
          <w:bCs/>
        </w:rPr>
        <w:t xml:space="preserve"> Ds:</w:t>
      </w:r>
      <w:r w:rsidRPr="00262A2F">
        <w:t xml:space="preserve"> </w:t>
      </w:r>
      <w:r>
        <w:t>Samuel (3)’</w:t>
      </w:r>
      <w:r w:rsidRPr="005D3BF5">
        <w:t>s</w:t>
      </w:r>
      <w:r>
        <w:t xml:space="preserve"> </w:t>
      </w:r>
      <w:r w:rsidR="006E4901">
        <w:t>father</w:t>
      </w:r>
      <w:r>
        <w:t xml:space="preserve"> </w:t>
      </w:r>
      <w:r w:rsidRPr="00262A2F">
        <w:rPr>
          <w:b/>
          <w:bCs/>
        </w:rPr>
        <w:t>F:</w:t>
      </w:r>
      <w:r w:rsidRPr="00262A2F">
        <w:t xml:space="preserve"> </w:t>
      </w:r>
      <w:r>
        <w:t xml:space="preserve">– </w:t>
      </w:r>
      <w:r w:rsidRPr="00262A2F">
        <w:rPr>
          <w:b/>
          <w:bCs/>
        </w:rPr>
        <w:t>S:</w:t>
      </w:r>
      <w:r>
        <w:t xml:space="preserve"> </w:t>
      </w:r>
      <w:r>
        <w:rPr>
          <w:i/>
          <w:iCs/>
        </w:rPr>
        <w:t xml:space="preserve">yShab </w:t>
      </w:r>
      <w:r>
        <w:t xml:space="preserve">1:4, 3d (Kosovsky, </w:t>
      </w:r>
      <w:r>
        <w:rPr>
          <w:i/>
          <w:iCs/>
        </w:rPr>
        <w:t>Yerushalmi</w:t>
      </w:r>
      <w:r>
        <w:t xml:space="preserve">, 550) </w:t>
      </w:r>
      <w:r w:rsidRPr="00262A2F">
        <w:rPr>
          <w:b/>
          <w:bCs/>
        </w:rPr>
        <w:t xml:space="preserve">E: </w:t>
      </w:r>
      <w:r w:rsidRPr="00E627C3">
        <w:t>–</w:t>
      </w:r>
      <w:r>
        <w:rPr>
          <w:b/>
          <w:bCs/>
        </w:rPr>
        <w:t xml:space="preserve"> </w:t>
      </w:r>
      <w:r w:rsidRPr="00262A2F">
        <w:rPr>
          <w:b/>
          <w:bCs/>
        </w:rPr>
        <w:t>D:</w:t>
      </w:r>
      <w:r>
        <w:rPr>
          <w:b/>
          <w:bCs/>
        </w:rPr>
        <w:t xml:space="preserve"> </w:t>
      </w:r>
      <w:r w:rsidR="006E4901">
        <w:t>3</w:t>
      </w:r>
      <w:r w:rsidR="006E4901" w:rsidRPr="006E4901">
        <w:rPr>
          <w:vertAlign w:val="superscript"/>
        </w:rPr>
        <w:t>rd</w:t>
      </w:r>
      <w:r w:rsidR="006E4901">
        <w:t>-4</w:t>
      </w:r>
      <w:r w:rsidR="006E4901" w:rsidRPr="006E4901">
        <w:rPr>
          <w:vertAlign w:val="superscript"/>
        </w:rPr>
        <w:t>th</w:t>
      </w:r>
      <w:r w:rsidR="006E4901">
        <w:t xml:space="preserve"> C</w:t>
      </w:r>
      <w:r w:rsidR="006E4901">
        <w:rPr>
          <w:rStyle w:val="FootnoteReference"/>
        </w:rPr>
        <w:footnoteReference w:id="2505"/>
      </w:r>
      <w:r w:rsidR="006E4901">
        <w:t xml:space="preserve"> </w:t>
      </w:r>
    </w:p>
    <w:p w14:paraId="08CA3FD9" w14:textId="77777777" w:rsidR="00BD0433" w:rsidRDefault="00BD0433" w:rsidP="006E4901">
      <w:pPr>
        <w:numPr>
          <w:ilvl w:val="0"/>
          <w:numId w:val="85"/>
        </w:numPr>
        <w:bidi w:val="0"/>
      </w:pPr>
      <w:r w:rsidRPr="00262A2F">
        <w:rPr>
          <w:b/>
          <w:bCs/>
        </w:rPr>
        <w:t xml:space="preserve">O: </w:t>
      </w:r>
      <w:r w:rsidRPr="00BB5FB2">
        <w:rPr>
          <w:rFonts w:cs="Times New Roman"/>
          <w:rtl/>
        </w:rPr>
        <w:t>נחמן</w:t>
      </w:r>
      <w:r w:rsidRPr="008E755F">
        <w:rPr>
          <w:rStyle w:val="FootnoteReference"/>
          <w:rFonts w:cs="Times New Roman"/>
        </w:rPr>
        <w:footnoteReference w:id="2506"/>
      </w:r>
      <w:r w:rsidRPr="00262A2F">
        <w:rPr>
          <w:b/>
          <w:bCs/>
        </w:rPr>
        <w:t xml:space="preserve"> Ds:</w:t>
      </w:r>
      <w:r w:rsidRPr="00262A2F">
        <w:t xml:space="preserve"> </w:t>
      </w:r>
      <w:smartTag w:uri="urn:schemas-microsoft-com:office:smarttags" w:element="country-region">
        <w:r>
          <w:t>Judah</w:t>
        </w:r>
      </w:smartTag>
      <w:r>
        <w:t xml:space="preserve"> (3</w:t>
      </w:r>
      <w:r w:rsidR="00DD2DF2">
        <w:t>4</w:t>
      </w:r>
      <w:r>
        <w:t>)’</w:t>
      </w:r>
      <w:r w:rsidRPr="005D3BF5">
        <w:t>s</w:t>
      </w:r>
      <w:r>
        <w:t xml:space="preserve"> father</w:t>
      </w:r>
      <w:r w:rsidRPr="00262A2F">
        <w:rPr>
          <w:b/>
          <w:bCs/>
        </w:rPr>
        <w:t xml:space="preserve"> F:</w:t>
      </w:r>
      <w:r w:rsidRPr="00262A2F">
        <w:t xml:space="preserve"> </w:t>
      </w:r>
      <w:r>
        <w:t xml:space="preserve">– </w:t>
      </w:r>
      <w:r w:rsidRPr="00262A2F">
        <w:rPr>
          <w:b/>
          <w:bCs/>
        </w:rPr>
        <w:t>S:</w:t>
      </w:r>
      <w:r>
        <w:t xml:space="preserve"> </w:t>
      </w:r>
      <w:r>
        <w:rPr>
          <w:i/>
          <w:iCs/>
        </w:rPr>
        <w:t xml:space="preserve">ySuk </w:t>
      </w:r>
      <w:r>
        <w:t xml:space="preserve">5:1, 55a (Kosovsky, </w:t>
      </w:r>
      <w:r>
        <w:rPr>
          <w:i/>
          <w:iCs/>
        </w:rPr>
        <w:t>Yerushalmi</w:t>
      </w:r>
      <w:r>
        <w:t xml:space="preserve">, 322) </w:t>
      </w:r>
      <w:r w:rsidRPr="00262A2F">
        <w:rPr>
          <w:b/>
          <w:bCs/>
        </w:rPr>
        <w:t xml:space="preserve">E: </w:t>
      </w:r>
      <w:r w:rsidRPr="00E627C3">
        <w:t>–</w:t>
      </w:r>
      <w:r>
        <w:rPr>
          <w:b/>
          <w:bCs/>
        </w:rPr>
        <w:t xml:space="preserve"> </w:t>
      </w:r>
      <w:r w:rsidRPr="00262A2F">
        <w:rPr>
          <w:b/>
          <w:bCs/>
        </w:rPr>
        <w:t>D:</w:t>
      </w:r>
      <w:r>
        <w:rPr>
          <w:b/>
          <w:bCs/>
        </w:rPr>
        <w:t xml:space="preserve"> </w:t>
      </w:r>
      <w:r w:rsidR="006E4901">
        <w:t>3</w:t>
      </w:r>
      <w:r w:rsidR="006E4901" w:rsidRPr="00F01708">
        <w:rPr>
          <w:vertAlign w:val="superscript"/>
        </w:rPr>
        <w:t>rd</w:t>
      </w:r>
      <w:r w:rsidR="006E4901">
        <w:t xml:space="preserve"> C</w:t>
      </w:r>
      <w:r w:rsidR="006E4901">
        <w:rPr>
          <w:rStyle w:val="FootnoteReference"/>
        </w:rPr>
        <w:footnoteReference w:id="2507"/>
      </w:r>
    </w:p>
    <w:p w14:paraId="52001863" w14:textId="77777777" w:rsidR="00BD0433" w:rsidRDefault="00BD0433" w:rsidP="006E4901">
      <w:pPr>
        <w:numPr>
          <w:ilvl w:val="0"/>
          <w:numId w:val="85"/>
        </w:numPr>
        <w:bidi w:val="0"/>
      </w:pPr>
      <w:r w:rsidRPr="00262A2F">
        <w:rPr>
          <w:b/>
          <w:bCs/>
        </w:rPr>
        <w:t xml:space="preserve">O: </w:t>
      </w:r>
      <w:r w:rsidRPr="00BB5FB2">
        <w:rPr>
          <w:rFonts w:cs="Times New Roman"/>
          <w:rtl/>
        </w:rPr>
        <w:t>נחמן</w:t>
      </w:r>
      <w:r w:rsidRPr="008E755F">
        <w:rPr>
          <w:rStyle w:val="FootnoteReference"/>
          <w:rFonts w:cs="Times New Roman"/>
        </w:rPr>
        <w:footnoteReference w:id="2508"/>
      </w:r>
      <w:r w:rsidRPr="00262A2F">
        <w:rPr>
          <w:b/>
          <w:bCs/>
        </w:rPr>
        <w:t xml:space="preserve"> Ds:</w:t>
      </w:r>
      <w:r w:rsidRPr="00262A2F">
        <w:t xml:space="preserve"> </w:t>
      </w:r>
      <w:r>
        <w:t>Joshua (10)’</w:t>
      </w:r>
      <w:r w:rsidRPr="005D3BF5">
        <w:t>s</w:t>
      </w:r>
      <w:r>
        <w:t xml:space="preserve"> father </w:t>
      </w:r>
      <w:r w:rsidRPr="00262A2F">
        <w:rPr>
          <w:b/>
          <w:bCs/>
        </w:rPr>
        <w:t>F:</w:t>
      </w:r>
      <w:r w:rsidRPr="00262A2F">
        <w:t xml:space="preserve"> </w:t>
      </w:r>
      <w:r>
        <w:t xml:space="preserve">– </w:t>
      </w:r>
      <w:r w:rsidRPr="00262A2F">
        <w:rPr>
          <w:b/>
          <w:bCs/>
        </w:rPr>
        <w:t>S:</w:t>
      </w:r>
      <w:r>
        <w:t xml:space="preserve"> </w:t>
      </w:r>
      <w:r>
        <w:rPr>
          <w:i/>
          <w:iCs/>
        </w:rPr>
        <w:t xml:space="preserve">yTaan </w:t>
      </w:r>
      <w:r>
        <w:t xml:space="preserve">1:6, 64c (Kosovsky, </w:t>
      </w:r>
      <w:r>
        <w:rPr>
          <w:i/>
          <w:iCs/>
        </w:rPr>
        <w:t>Yerushalmi</w:t>
      </w:r>
      <w:r>
        <w:t xml:space="preserve">, 342) </w:t>
      </w:r>
      <w:r w:rsidRPr="00262A2F">
        <w:rPr>
          <w:b/>
          <w:bCs/>
        </w:rPr>
        <w:t xml:space="preserve">E: </w:t>
      </w:r>
      <w:r>
        <w:t>Fi</w:t>
      </w:r>
      <w:r>
        <w:t>c</w:t>
      </w:r>
      <w:r>
        <w:t>titious?</w:t>
      </w:r>
      <w:r w:rsidR="0050756C" w:rsidRPr="008F792C">
        <w:rPr>
          <w:rStyle w:val="FootnoteReference"/>
          <w:rFonts w:cs="Times New Roman"/>
          <w:rtl/>
        </w:rPr>
        <w:footnoteReference w:id="2509"/>
      </w:r>
      <w:r>
        <w:rPr>
          <w:b/>
          <w:bCs/>
        </w:rPr>
        <w:t xml:space="preserve"> </w:t>
      </w:r>
      <w:r w:rsidRPr="00262A2F">
        <w:rPr>
          <w:b/>
          <w:bCs/>
        </w:rPr>
        <w:t>D:</w:t>
      </w:r>
      <w:r>
        <w:rPr>
          <w:b/>
          <w:bCs/>
        </w:rPr>
        <w:t xml:space="preserve"> </w:t>
      </w:r>
      <w:r w:rsidR="006E4901">
        <w:t>3</w:t>
      </w:r>
      <w:r w:rsidR="006E4901" w:rsidRPr="007E333F">
        <w:rPr>
          <w:vertAlign w:val="superscript"/>
        </w:rPr>
        <w:t>rd</w:t>
      </w:r>
      <w:r w:rsidR="006E4901">
        <w:t xml:space="preserve"> C</w:t>
      </w:r>
      <w:r w:rsidR="006E4901">
        <w:rPr>
          <w:rStyle w:val="FootnoteReference"/>
        </w:rPr>
        <w:footnoteReference w:id="2510"/>
      </w:r>
    </w:p>
    <w:p w14:paraId="68B45C6A" w14:textId="77777777" w:rsidR="00BD0433" w:rsidRDefault="00BD0433" w:rsidP="00CF1A10">
      <w:pPr>
        <w:numPr>
          <w:ilvl w:val="0"/>
          <w:numId w:val="85"/>
        </w:numPr>
        <w:bidi w:val="0"/>
      </w:pPr>
      <w:r w:rsidRPr="00262A2F">
        <w:rPr>
          <w:b/>
          <w:bCs/>
        </w:rPr>
        <w:t xml:space="preserve">O: </w:t>
      </w:r>
      <w:r w:rsidRPr="00BB5FB2">
        <w:rPr>
          <w:rFonts w:cs="Times New Roman"/>
          <w:rtl/>
        </w:rPr>
        <w:t>נחמן</w:t>
      </w:r>
      <w:r w:rsidRPr="008E755F">
        <w:rPr>
          <w:rStyle w:val="FootnoteReference"/>
          <w:rFonts w:cs="Times New Roman"/>
        </w:rPr>
        <w:footnoteReference w:id="2511"/>
      </w:r>
      <w:r w:rsidRPr="00262A2F">
        <w:rPr>
          <w:b/>
          <w:bCs/>
        </w:rPr>
        <w:t xml:space="preserve"> Ds:</w:t>
      </w:r>
      <w:r w:rsidRPr="00262A2F">
        <w:t xml:space="preserve"> </w:t>
      </w:r>
      <w:r>
        <w:t>Kahana (</w:t>
      </w:r>
      <w:r w:rsidR="0046796F">
        <w:t>9</w:t>
      </w:r>
      <w:r>
        <w:t xml:space="preserve">)’s son </w:t>
      </w:r>
      <w:r w:rsidRPr="00262A2F">
        <w:rPr>
          <w:b/>
          <w:bCs/>
        </w:rPr>
        <w:t>F:</w:t>
      </w:r>
      <w:r w:rsidRPr="00262A2F">
        <w:t xml:space="preserve"> </w:t>
      </w:r>
      <w:r>
        <w:t xml:space="preserve">– </w:t>
      </w:r>
      <w:r w:rsidRPr="00262A2F">
        <w:rPr>
          <w:b/>
          <w:bCs/>
        </w:rPr>
        <w:t>S:</w:t>
      </w:r>
      <w:r w:rsidRPr="00262A2F">
        <w:t xml:space="preserve"> </w:t>
      </w:r>
      <w:r w:rsidRPr="00562981">
        <w:rPr>
          <w:i/>
          <w:iCs/>
        </w:rPr>
        <w:t xml:space="preserve">bKet </w:t>
      </w:r>
      <w:r w:rsidRPr="00562981">
        <w:t>105b</w:t>
      </w:r>
      <w:r>
        <w:rPr>
          <w:rStyle w:val="FootnoteReference"/>
          <w:rFonts w:cs="Times New Roman"/>
          <w:lang w:val="en-GB"/>
        </w:rPr>
        <w:footnoteReference w:id="2512"/>
      </w:r>
      <w:r>
        <w:t xml:space="preserve"> (Kosowsky, </w:t>
      </w:r>
      <w:r>
        <w:rPr>
          <w:i/>
          <w:iCs/>
        </w:rPr>
        <w:t>Babylonico</w:t>
      </w:r>
      <w:r>
        <w:t xml:space="preserve">, 1115) </w:t>
      </w:r>
      <w:r w:rsidRPr="00262A2F">
        <w:rPr>
          <w:b/>
          <w:bCs/>
        </w:rPr>
        <w:t xml:space="preserve">E: </w:t>
      </w:r>
      <w:r w:rsidRPr="00E627C3">
        <w:t>–</w:t>
      </w:r>
      <w:r>
        <w:rPr>
          <w:b/>
          <w:bCs/>
        </w:rPr>
        <w:t xml:space="preserve"> </w:t>
      </w:r>
      <w:r w:rsidRPr="00262A2F">
        <w:rPr>
          <w:b/>
          <w:bCs/>
        </w:rPr>
        <w:t>D:</w:t>
      </w:r>
      <w:r>
        <w:rPr>
          <w:b/>
          <w:bCs/>
        </w:rPr>
        <w:t xml:space="preserve"> </w:t>
      </w:r>
      <w:r w:rsidR="006E4901">
        <w:t>3</w:t>
      </w:r>
      <w:r w:rsidR="006E4901" w:rsidRPr="006E4901">
        <w:rPr>
          <w:vertAlign w:val="superscript"/>
        </w:rPr>
        <w:t>rd</w:t>
      </w:r>
      <w:r w:rsidR="006E4901">
        <w:t xml:space="preserve"> C</w:t>
      </w:r>
      <w:r w:rsidR="006E4901">
        <w:rPr>
          <w:rStyle w:val="FootnoteReference"/>
        </w:rPr>
        <w:footnoteReference w:id="2513"/>
      </w:r>
    </w:p>
    <w:p w14:paraId="6A4A2F2A" w14:textId="77777777" w:rsidR="00BD0433" w:rsidRDefault="00BD0433" w:rsidP="00060479">
      <w:pPr>
        <w:numPr>
          <w:ilvl w:val="0"/>
          <w:numId w:val="85"/>
        </w:numPr>
        <w:bidi w:val="0"/>
      </w:pPr>
      <w:r w:rsidRPr="00262A2F">
        <w:rPr>
          <w:b/>
          <w:bCs/>
        </w:rPr>
        <w:t xml:space="preserve">O: </w:t>
      </w:r>
      <w:r w:rsidRPr="00BB5FB2">
        <w:rPr>
          <w:rFonts w:cs="Times New Roman"/>
          <w:rtl/>
        </w:rPr>
        <w:t>נחמן</w:t>
      </w:r>
      <w:r w:rsidRPr="008E755F">
        <w:rPr>
          <w:rStyle w:val="FootnoteReference"/>
          <w:rFonts w:cs="Times New Roman"/>
        </w:rPr>
        <w:footnoteReference w:id="2514"/>
      </w:r>
      <w:r w:rsidRPr="00262A2F">
        <w:rPr>
          <w:b/>
          <w:bCs/>
        </w:rPr>
        <w:t xml:space="preserve"> Ds:</w:t>
      </w:r>
      <w:r w:rsidRPr="00262A2F">
        <w:t xml:space="preserve"> </w:t>
      </w:r>
      <w:r>
        <w:t>Hanan (10)’</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Gen Rab </w:t>
      </w:r>
      <w:r>
        <w:t xml:space="preserve">40:7 (Hyman, </w:t>
      </w:r>
      <w:r>
        <w:rPr>
          <w:i/>
          <w:iCs/>
        </w:rPr>
        <w:t>Toldoth</w:t>
      </w:r>
      <w:r>
        <w:t xml:space="preserve">, 941) </w:t>
      </w:r>
      <w:r w:rsidRPr="00262A2F">
        <w:rPr>
          <w:b/>
          <w:bCs/>
        </w:rPr>
        <w:t xml:space="preserve">E: </w:t>
      </w:r>
      <w:r w:rsidRPr="00E627C3">
        <w:t>–</w:t>
      </w:r>
      <w:r>
        <w:rPr>
          <w:b/>
          <w:bCs/>
        </w:rPr>
        <w:t xml:space="preserve"> </w:t>
      </w:r>
      <w:r w:rsidRPr="00262A2F">
        <w:rPr>
          <w:b/>
          <w:bCs/>
        </w:rPr>
        <w:t>D:</w:t>
      </w:r>
      <w:r>
        <w:rPr>
          <w:b/>
          <w:bCs/>
        </w:rPr>
        <w:t xml:space="preserve"> </w:t>
      </w:r>
      <w:r w:rsidR="00060479" w:rsidRPr="00A4328C">
        <w:t>Pre-400</w:t>
      </w:r>
      <w:r w:rsidR="00060479">
        <w:rPr>
          <w:rStyle w:val="FootnoteReference"/>
          <w:lang w:val="de-DE"/>
        </w:rPr>
        <w:footnoteReference w:id="2515"/>
      </w:r>
    </w:p>
    <w:p w14:paraId="3B00443C" w14:textId="77777777" w:rsidR="00BD0433" w:rsidRDefault="00BD0433" w:rsidP="00060479">
      <w:pPr>
        <w:numPr>
          <w:ilvl w:val="0"/>
          <w:numId w:val="85"/>
        </w:numPr>
        <w:bidi w:val="0"/>
      </w:pPr>
      <w:r w:rsidRPr="00262A2F">
        <w:rPr>
          <w:b/>
          <w:bCs/>
        </w:rPr>
        <w:t xml:space="preserve">O: </w:t>
      </w:r>
      <w:r w:rsidRPr="00BB5FB2">
        <w:rPr>
          <w:rFonts w:cs="Times New Roman"/>
          <w:rtl/>
        </w:rPr>
        <w:t>נחמן</w:t>
      </w:r>
      <w:r w:rsidRPr="008E755F">
        <w:rPr>
          <w:rStyle w:val="FootnoteReference"/>
          <w:rFonts w:cs="Times New Roman"/>
        </w:rPr>
        <w:footnoteReference w:id="2516"/>
      </w:r>
      <w:r w:rsidRPr="00262A2F">
        <w:rPr>
          <w:b/>
          <w:bCs/>
        </w:rPr>
        <w:t xml:space="preserve"> Ds:</w:t>
      </w:r>
      <w:r w:rsidRPr="00262A2F">
        <w:t xml:space="preserve"> </w:t>
      </w:r>
      <w:r>
        <w:t>Of Jaffa</w:t>
      </w:r>
      <w:r>
        <w:rPr>
          <w:rStyle w:val="FootnoteReference"/>
        </w:rPr>
        <w:footnoteReference w:id="2517"/>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Gen Rab </w:t>
      </w:r>
      <w:r>
        <w:t xml:space="preserve">53:3 (Hyman, </w:t>
      </w:r>
      <w:r>
        <w:rPr>
          <w:i/>
          <w:iCs/>
        </w:rPr>
        <w:t>Toldoth</w:t>
      </w:r>
      <w:r>
        <w:t xml:space="preserve">, 945) </w:t>
      </w:r>
      <w:r w:rsidRPr="00262A2F">
        <w:rPr>
          <w:b/>
          <w:bCs/>
        </w:rPr>
        <w:t xml:space="preserve">E: </w:t>
      </w:r>
      <w:r w:rsidRPr="00E627C3">
        <w:t>–</w:t>
      </w:r>
      <w:r>
        <w:rPr>
          <w:b/>
          <w:bCs/>
        </w:rPr>
        <w:t xml:space="preserve"> </w:t>
      </w:r>
      <w:r w:rsidRPr="00262A2F">
        <w:rPr>
          <w:b/>
          <w:bCs/>
        </w:rPr>
        <w:t>D:</w:t>
      </w:r>
      <w:r>
        <w:rPr>
          <w:b/>
          <w:bCs/>
        </w:rPr>
        <w:t xml:space="preserve"> </w:t>
      </w:r>
      <w:r w:rsidR="00060479">
        <w:rPr>
          <w:rFonts w:cs="Times New Roman"/>
        </w:rPr>
        <w:t>Pre-400</w:t>
      </w:r>
      <w:r w:rsidR="00060479">
        <w:rPr>
          <w:rStyle w:val="FootnoteReference"/>
          <w:rFonts w:cs="Times New Roman"/>
        </w:rPr>
        <w:footnoteReference w:id="2518"/>
      </w:r>
    </w:p>
    <w:p w14:paraId="144693CE" w14:textId="77777777" w:rsidR="00BD0433" w:rsidRDefault="00BD0433">
      <w:pPr>
        <w:rPr>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72A10FCA" w14:textId="77777777" w:rsidR="00BD0433" w:rsidRDefault="00BD0433">
      <w:pPr>
        <w:rPr>
          <w:rFonts w:hint="cs"/>
          <w:rtl/>
        </w:rPr>
      </w:pPr>
    </w:p>
    <w:p w14:paraId="27E79CF0" w14:textId="77777777" w:rsidR="00BD0433" w:rsidRDefault="00BD0433" w:rsidP="00F50A16">
      <w:pPr>
        <w:bidi w:val="0"/>
        <w:rPr>
          <w:b/>
          <w:bCs/>
          <w:sz w:val="24"/>
          <w:szCs w:val="24"/>
        </w:rPr>
      </w:pPr>
      <w:r w:rsidRPr="00386A6D">
        <w:rPr>
          <w:rFonts w:cs="Times New Roman"/>
          <w:sz w:val="24"/>
          <w:szCs w:val="24"/>
          <w:rtl/>
        </w:rPr>
        <w:t>נחשון</w:t>
      </w:r>
      <w:r w:rsidRPr="00386A6D">
        <w:rPr>
          <w:rStyle w:val="FootnoteReference"/>
          <w:sz w:val="24"/>
          <w:szCs w:val="24"/>
        </w:rPr>
        <w:footnoteReference w:id="2519"/>
      </w:r>
      <w:r w:rsidRPr="00386A6D">
        <w:rPr>
          <w:sz w:val="24"/>
          <w:szCs w:val="24"/>
        </w:rPr>
        <w:t xml:space="preserve"> – </w:t>
      </w:r>
      <w:r w:rsidRPr="00386A6D">
        <w:rPr>
          <w:i/>
          <w:iCs/>
          <w:sz w:val="24"/>
          <w:szCs w:val="24"/>
        </w:rPr>
        <w:t>Nahshon</w:t>
      </w:r>
    </w:p>
    <w:p w14:paraId="7B7C7408" w14:textId="77777777" w:rsidR="00BD0433" w:rsidRPr="00386A6D" w:rsidRDefault="00BD0433" w:rsidP="003B508A">
      <w:pPr>
        <w:bidi w:val="0"/>
        <w:rPr>
          <w:b/>
          <w:bCs/>
          <w:sz w:val="24"/>
          <w:szCs w:val="24"/>
        </w:rPr>
      </w:pPr>
    </w:p>
    <w:p w14:paraId="707C56BB" w14:textId="77777777" w:rsidR="00BD0433" w:rsidRPr="00262A2F" w:rsidRDefault="00BD0433" w:rsidP="00060479">
      <w:pPr>
        <w:numPr>
          <w:ilvl w:val="0"/>
          <w:numId w:val="88"/>
        </w:numPr>
        <w:bidi w:val="0"/>
      </w:pPr>
      <w:r w:rsidRPr="00262A2F">
        <w:rPr>
          <w:b/>
          <w:bCs/>
        </w:rPr>
        <w:t xml:space="preserve">O: </w:t>
      </w:r>
      <w:r w:rsidRPr="00E627C3">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sidRPr="00984549">
        <w:rPr>
          <w:i/>
          <w:iCs/>
        </w:rPr>
        <w:t>Yal</w:t>
      </w:r>
      <w:r w:rsidRPr="006F06F0">
        <w:rPr>
          <w:i/>
          <w:iCs/>
        </w:rPr>
        <w:t>qut Psalms</w:t>
      </w:r>
      <w:r>
        <w:t xml:space="preserve"> </w:t>
      </w:r>
      <w:r w:rsidRPr="009B0E98">
        <w:t>752</w:t>
      </w:r>
      <w:r>
        <w:t xml:space="preserve"> (Hyman, </w:t>
      </w:r>
      <w:r>
        <w:rPr>
          <w:i/>
          <w:iCs/>
        </w:rPr>
        <w:t>Toldoth</w:t>
      </w:r>
      <w:r>
        <w:t xml:space="preserve">, 945) </w:t>
      </w:r>
      <w:r w:rsidRPr="00262A2F">
        <w:rPr>
          <w:b/>
          <w:bCs/>
        </w:rPr>
        <w:t xml:space="preserve">E: </w:t>
      </w:r>
      <w:r w:rsidRPr="00E627C3">
        <w:t>–</w:t>
      </w:r>
      <w:r>
        <w:rPr>
          <w:b/>
          <w:bCs/>
        </w:rPr>
        <w:t xml:space="preserve"> </w:t>
      </w:r>
      <w:r w:rsidRPr="00262A2F">
        <w:rPr>
          <w:b/>
          <w:bCs/>
        </w:rPr>
        <w:t>D:</w:t>
      </w:r>
      <w:r>
        <w:rPr>
          <w:b/>
          <w:bCs/>
        </w:rPr>
        <w:t xml:space="preserve"> </w:t>
      </w:r>
      <w:r w:rsidR="00060479">
        <w:rPr>
          <w:rFonts w:cs="Times New Roman"/>
        </w:rPr>
        <w:t>Pre-400</w:t>
      </w:r>
      <w:r w:rsidR="00060479">
        <w:rPr>
          <w:rStyle w:val="FootnoteReference"/>
          <w:rFonts w:cs="Times New Roman"/>
        </w:rPr>
        <w:footnoteReference w:id="2520"/>
      </w:r>
    </w:p>
    <w:p w14:paraId="6D183FA3" w14:textId="77777777" w:rsidR="00BD0433" w:rsidRDefault="00BD0433" w:rsidP="00032F9E">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564E4C38" w14:textId="77777777" w:rsidR="00BD0433" w:rsidRDefault="00BD0433" w:rsidP="00032F9E">
      <w:pPr>
        <w:bidi w:val="0"/>
        <w:rPr>
          <w:b/>
          <w:bCs/>
        </w:rPr>
      </w:pPr>
    </w:p>
    <w:p w14:paraId="14CEF1DD" w14:textId="77777777" w:rsidR="00BD0433" w:rsidRDefault="00BD0433" w:rsidP="00F50A16">
      <w:pPr>
        <w:bidi w:val="0"/>
        <w:rPr>
          <w:b/>
          <w:bCs/>
          <w:sz w:val="24"/>
          <w:szCs w:val="24"/>
        </w:rPr>
      </w:pPr>
      <w:r w:rsidRPr="00386A6D">
        <w:rPr>
          <w:rFonts w:cs="Times New Roman"/>
          <w:sz w:val="24"/>
          <w:szCs w:val="24"/>
          <w:rtl/>
        </w:rPr>
        <w:t>נפתלי</w:t>
      </w:r>
      <w:r w:rsidRPr="00386A6D">
        <w:rPr>
          <w:rStyle w:val="FootnoteReference"/>
          <w:sz w:val="24"/>
          <w:szCs w:val="24"/>
        </w:rPr>
        <w:footnoteReference w:id="2521"/>
      </w:r>
      <w:r w:rsidRPr="00386A6D">
        <w:rPr>
          <w:sz w:val="24"/>
          <w:szCs w:val="24"/>
        </w:rPr>
        <w:t xml:space="preserve"> – </w:t>
      </w:r>
      <w:r w:rsidRPr="00386A6D">
        <w:rPr>
          <w:i/>
          <w:iCs/>
          <w:sz w:val="24"/>
          <w:szCs w:val="24"/>
        </w:rPr>
        <w:t>Naphtali</w:t>
      </w:r>
    </w:p>
    <w:p w14:paraId="622165E1" w14:textId="77777777" w:rsidR="00BD0433" w:rsidRPr="00386A6D" w:rsidRDefault="00BD0433" w:rsidP="003B508A">
      <w:pPr>
        <w:bidi w:val="0"/>
        <w:rPr>
          <w:b/>
          <w:bCs/>
          <w:sz w:val="24"/>
          <w:szCs w:val="24"/>
        </w:rPr>
      </w:pPr>
    </w:p>
    <w:p w14:paraId="364E443A" w14:textId="77777777" w:rsidR="00BD0433" w:rsidRDefault="00BD0433" w:rsidP="00060479">
      <w:pPr>
        <w:numPr>
          <w:ilvl w:val="0"/>
          <w:numId w:val="87"/>
        </w:numPr>
        <w:bidi w:val="0"/>
        <w:rPr>
          <w:rtl/>
        </w:rPr>
      </w:pPr>
      <w:r w:rsidRPr="00262A2F">
        <w:rPr>
          <w:b/>
          <w:bCs/>
        </w:rPr>
        <w:t xml:space="preserve">O: </w:t>
      </w:r>
      <w:r w:rsidRPr="00F629E8">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yTaan </w:t>
      </w:r>
      <w:r>
        <w:t xml:space="preserve">4:1, 67b (Kosovsky, </w:t>
      </w:r>
      <w:r>
        <w:rPr>
          <w:i/>
          <w:iCs/>
        </w:rPr>
        <w:t>Yerushalmi</w:t>
      </w:r>
      <w:r>
        <w:t xml:space="preserve">, 554) </w:t>
      </w:r>
      <w:r w:rsidRPr="00262A2F">
        <w:rPr>
          <w:b/>
          <w:bCs/>
        </w:rPr>
        <w:t xml:space="preserve">E: </w:t>
      </w:r>
      <w:r w:rsidRPr="00F629E8">
        <w:t>–</w:t>
      </w:r>
      <w:r>
        <w:rPr>
          <w:b/>
          <w:bCs/>
        </w:rPr>
        <w:t xml:space="preserve"> </w:t>
      </w:r>
      <w:r w:rsidRPr="00262A2F">
        <w:rPr>
          <w:b/>
          <w:bCs/>
        </w:rPr>
        <w:t>D:</w:t>
      </w:r>
      <w:r>
        <w:rPr>
          <w:b/>
          <w:bCs/>
        </w:rPr>
        <w:t xml:space="preserve"> </w:t>
      </w:r>
      <w:r w:rsidR="00060479">
        <w:t>4</w:t>
      </w:r>
      <w:r w:rsidR="00060479" w:rsidRPr="00060479">
        <w:rPr>
          <w:vertAlign w:val="superscript"/>
        </w:rPr>
        <w:t>th</w:t>
      </w:r>
      <w:r w:rsidR="00060479">
        <w:t xml:space="preserve"> C</w:t>
      </w:r>
      <w:r w:rsidR="00060479">
        <w:rPr>
          <w:rStyle w:val="FootnoteReference"/>
        </w:rPr>
        <w:footnoteReference w:id="2522"/>
      </w:r>
    </w:p>
    <w:p w14:paraId="739C3697" w14:textId="77777777" w:rsidR="00BD0433" w:rsidRDefault="00BD0433" w:rsidP="00032F9E">
      <w:pPr>
        <w:bidi w:val="0"/>
        <w:rPr>
          <w:rFonts w:hint="cs"/>
          <w:b/>
          <w:bCs/>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4AE730AC" w14:textId="77777777" w:rsidR="00BD0433" w:rsidRDefault="00BD0433" w:rsidP="00032F9E">
      <w:pPr>
        <w:bidi w:val="0"/>
        <w:rPr>
          <w:b/>
          <w:bCs/>
        </w:rPr>
      </w:pPr>
    </w:p>
    <w:p w14:paraId="22430D07" w14:textId="77777777" w:rsidR="00BD0433" w:rsidRDefault="00BD0433" w:rsidP="00BC15FB">
      <w:pPr>
        <w:bidi w:val="0"/>
        <w:rPr>
          <w:b/>
          <w:bCs/>
          <w:sz w:val="24"/>
          <w:szCs w:val="24"/>
        </w:rPr>
      </w:pPr>
      <w:r w:rsidRPr="00386A6D">
        <w:rPr>
          <w:rFonts w:cs="Times New Roman"/>
          <w:sz w:val="24"/>
          <w:szCs w:val="24"/>
          <w:rtl/>
        </w:rPr>
        <w:t>נריה</w:t>
      </w:r>
      <w:r w:rsidRPr="00386A6D">
        <w:rPr>
          <w:rStyle w:val="FootnoteReference"/>
          <w:sz w:val="24"/>
          <w:szCs w:val="24"/>
        </w:rPr>
        <w:footnoteReference w:id="2523"/>
      </w:r>
      <w:r w:rsidRPr="00386A6D">
        <w:rPr>
          <w:sz w:val="24"/>
          <w:szCs w:val="24"/>
        </w:rPr>
        <w:t xml:space="preserve"> – </w:t>
      </w:r>
      <w:r w:rsidRPr="00386A6D">
        <w:rPr>
          <w:i/>
          <w:iCs/>
          <w:sz w:val="24"/>
          <w:szCs w:val="24"/>
        </w:rPr>
        <w:t>Neriyah</w:t>
      </w:r>
    </w:p>
    <w:p w14:paraId="01579785" w14:textId="77777777" w:rsidR="00BD0433" w:rsidRPr="00386A6D" w:rsidRDefault="00BD0433" w:rsidP="000443AB">
      <w:pPr>
        <w:bidi w:val="0"/>
        <w:rPr>
          <w:b/>
          <w:bCs/>
          <w:sz w:val="24"/>
          <w:szCs w:val="24"/>
        </w:rPr>
      </w:pPr>
    </w:p>
    <w:p w14:paraId="185C71DB" w14:textId="77777777" w:rsidR="00BD0433" w:rsidRDefault="00BD0433" w:rsidP="00CF1A10">
      <w:pPr>
        <w:numPr>
          <w:ilvl w:val="0"/>
          <w:numId w:val="86"/>
        </w:numPr>
        <w:bidi w:val="0"/>
        <w:rPr>
          <w:rtl/>
        </w:rPr>
      </w:pPr>
      <w:r w:rsidRPr="00262A2F">
        <w:rPr>
          <w:b/>
          <w:bCs/>
        </w:rPr>
        <w:t xml:space="preserve">O: </w:t>
      </w:r>
      <w:r w:rsidRPr="003F1C3A">
        <w:rPr>
          <w:rFonts w:ascii="Graeca" w:hAnsi="Graeca"/>
        </w:rPr>
        <w:t></w:t>
      </w:r>
      <w:r w:rsidRPr="003F1C3A">
        <w:rPr>
          <w:rFonts w:ascii="Graeca" w:hAnsi="Graeca"/>
        </w:rPr>
        <w:t></w:t>
      </w:r>
      <w:r w:rsidRPr="003F1C3A">
        <w:rPr>
          <w:rFonts w:ascii="Graeca" w:hAnsi="Graeca"/>
        </w:rPr>
        <w:t></w:t>
      </w:r>
      <w:r w:rsidRPr="003F1C3A">
        <w:rPr>
          <w:rFonts w:ascii="Graeca" w:hAnsi="Graeca"/>
        </w:rPr>
        <w:t></w:t>
      </w:r>
      <w:r w:rsidRPr="003F1C3A">
        <w:rPr>
          <w:rFonts w:ascii="Graeca" w:hAnsi="Graeca"/>
        </w:rPr>
        <w:t></w:t>
      </w:r>
      <w:r w:rsidR="003F1C3A">
        <w:rPr>
          <w:rStyle w:val="FootnoteReference"/>
          <w:rFonts w:ascii="Graeca" w:hAnsi="Graeca" w:cs="Graeca"/>
        </w:rPr>
        <w:footnoteReference w:id="2524"/>
      </w:r>
      <w:r>
        <w:rPr>
          <w:b/>
          <w:bCs/>
        </w:rPr>
        <w:t xml:space="preserve"> </w:t>
      </w:r>
      <w:r w:rsidRPr="00262A2F">
        <w:rPr>
          <w:b/>
          <w:bCs/>
        </w:rPr>
        <w:t>Ds:</w:t>
      </w:r>
      <w:r w:rsidRPr="00262A2F">
        <w:t xml:space="preserve"> </w:t>
      </w:r>
      <w:r w:rsidR="00196B3F">
        <w:t>Joseph (11</w:t>
      </w:r>
      <w:r w:rsidR="002C2DA4">
        <w:t>4</w:t>
      </w:r>
      <w:r>
        <w:t>)’</w:t>
      </w:r>
      <w:r w:rsidRPr="005D3BF5">
        <w:t>s</w:t>
      </w:r>
      <w:r>
        <w:t xml:space="preserve"> father</w:t>
      </w:r>
      <w:r w:rsidRPr="00262A2F">
        <w:rPr>
          <w:b/>
          <w:bCs/>
        </w:rPr>
        <w:t xml:space="preserve"> F:</w:t>
      </w:r>
      <w:r w:rsidRPr="00262A2F">
        <w:t xml:space="preserve"> </w:t>
      </w:r>
      <w:r>
        <w:t xml:space="preserve">Wine press inscription, </w:t>
      </w:r>
      <w:r w:rsidRPr="00A941A7">
        <w:t>Har Bezeq</w:t>
      </w:r>
      <w:r>
        <w:rPr>
          <w:rStyle w:val="FootnoteReference"/>
        </w:rPr>
        <w:footnoteReference w:id="2525"/>
      </w:r>
      <w:r>
        <w:t xml:space="preserve"> </w:t>
      </w:r>
      <w:r w:rsidRPr="003A3691">
        <w:rPr>
          <w:b/>
          <w:bCs/>
        </w:rPr>
        <w:t>S:</w:t>
      </w:r>
      <w:r w:rsidRPr="003A3691">
        <w:t xml:space="preserve"> </w:t>
      </w:r>
      <w:r>
        <w:t xml:space="preserve">Tzori, </w:t>
      </w:r>
      <w:r>
        <w:rPr>
          <w:i/>
          <w:iCs/>
        </w:rPr>
        <w:t>EI</w:t>
      </w:r>
      <w:r>
        <w:t xml:space="preserve"> 10 (1971) 240</w:t>
      </w:r>
      <w:r>
        <w:rPr>
          <w:rtl/>
        </w:rPr>
        <w:t xml:space="preserve"> </w:t>
      </w:r>
      <w:r w:rsidRPr="003A3691">
        <w:rPr>
          <w:b/>
          <w:bCs/>
        </w:rPr>
        <w:t xml:space="preserve">E: </w:t>
      </w:r>
      <w:r w:rsidRPr="00681095">
        <w:t>Samaritan?</w:t>
      </w:r>
      <w:r w:rsidRPr="00681095">
        <w:rPr>
          <w:rStyle w:val="FootnoteReference"/>
          <w:rFonts w:cs="Times New Roman"/>
        </w:rPr>
        <w:t xml:space="preserve"> </w:t>
      </w:r>
      <w:r>
        <w:rPr>
          <w:rStyle w:val="FootnoteReference"/>
          <w:rFonts w:cs="Times New Roman"/>
        </w:rPr>
        <w:footnoteReference w:id="2526"/>
      </w:r>
      <w:r w:rsidRPr="00E475D9">
        <w:t xml:space="preserve"> </w:t>
      </w:r>
      <w:r w:rsidRPr="003A3691">
        <w:rPr>
          <w:b/>
          <w:bCs/>
        </w:rPr>
        <w:t>D:</w:t>
      </w:r>
      <w:r>
        <w:rPr>
          <w:b/>
          <w:bCs/>
        </w:rPr>
        <w:t xml:space="preserve"> </w:t>
      </w:r>
      <w:r w:rsidRPr="0046195D">
        <w:rPr>
          <w:rFonts w:cs="Times New Roman"/>
          <w:lang w:val="it-IT"/>
        </w:rPr>
        <w:t>–</w:t>
      </w:r>
      <w:r w:rsidR="00EA76F2" w:rsidRPr="005F539E">
        <w:rPr>
          <w:rStyle w:val="FootnoteReference"/>
          <w:rFonts w:cs="Times New Roman"/>
        </w:rPr>
        <w:footnoteReference w:id="2527"/>
      </w:r>
    </w:p>
    <w:p w14:paraId="2D889C4D" w14:textId="77777777" w:rsidR="00BD0433" w:rsidRDefault="00BD0433" w:rsidP="00F50A16">
      <w:pPr>
        <w:bidi w:val="0"/>
        <w:rPr>
          <w:rFonts w:hint="cs"/>
          <w:b/>
          <w:bCs/>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6CE10EB9" w14:textId="77777777" w:rsidR="00BD0433" w:rsidRDefault="00BD0433" w:rsidP="00F50A16">
      <w:pPr>
        <w:bidi w:val="0"/>
        <w:rPr>
          <w:b/>
          <w:bCs/>
        </w:rPr>
      </w:pPr>
    </w:p>
    <w:p w14:paraId="10FEC21D" w14:textId="77777777" w:rsidR="00BD0433" w:rsidRDefault="00BD0433" w:rsidP="00BC15FB">
      <w:pPr>
        <w:bidi w:val="0"/>
        <w:rPr>
          <w:b/>
          <w:bCs/>
          <w:sz w:val="24"/>
          <w:szCs w:val="24"/>
        </w:rPr>
      </w:pPr>
      <w:r w:rsidRPr="00386A6D">
        <w:rPr>
          <w:rFonts w:cs="Times New Roman"/>
          <w:sz w:val="24"/>
          <w:szCs w:val="24"/>
          <w:rtl/>
        </w:rPr>
        <w:t>נתן</w:t>
      </w:r>
      <w:r w:rsidRPr="00386A6D">
        <w:rPr>
          <w:rStyle w:val="FootnoteReference"/>
          <w:sz w:val="24"/>
          <w:szCs w:val="24"/>
        </w:rPr>
        <w:footnoteReference w:id="2528"/>
      </w:r>
      <w:r w:rsidRPr="00386A6D">
        <w:rPr>
          <w:sz w:val="24"/>
          <w:szCs w:val="24"/>
        </w:rPr>
        <w:t xml:space="preserve"> – </w:t>
      </w:r>
      <w:r w:rsidRPr="00386A6D">
        <w:rPr>
          <w:i/>
          <w:iCs/>
          <w:sz w:val="24"/>
          <w:szCs w:val="24"/>
        </w:rPr>
        <w:t>Nathan</w:t>
      </w:r>
    </w:p>
    <w:p w14:paraId="186987D0" w14:textId="77777777" w:rsidR="00BD0433" w:rsidRPr="00386A6D" w:rsidRDefault="00BD0433" w:rsidP="00844851">
      <w:pPr>
        <w:bidi w:val="0"/>
        <w:rPr>
          <w:b/>
          <w:bCs/>
          <w:sz w:val="24"/>
          <w:szCs w:val="24"/>
        </w:rPr>
      </w:pPr>
    </w:p>
    <w:p w14:paraId="238BEFA9" w14:textId="77777777" w:rsidR="00BD0433" w:rsidRDefault="00BD0433" w:rsidP="00060479">
      <w:pPr>
        <w:numPr>
          <w:ilvl w:val="0"/>
          <w:numId w:val="89"/>
        </w:numPr>
        <w:bidi w:val="0"/>
        <w:rPr>
          <w:rtl/>
        </w:rPr>
      </w:pPr>
      <w:r w:rsidRPr="00262A2F">
        <w:rPr>
          <w:b/>
          <w:bCs/>
        </w:rPr>
        <w:t xml:space="preserve">O: </w:t>
      </w:r>
      <w:r w:rsidRPr="00F629E8">
        <w:t>–</w:t>
      </w:r>
      <w:r>
        <w:rPr>
          <w:b/>
          <w:bCs/>
        </w:rPr>
        <w:t xml:space="preserve"> </w:t>
      </w:r>
      <w:r w:rsidRPr="00262A2F">
        <w:rPr>
          <w:b/>
          <w:bCs/>
        </w:rPr>
        <w:t>Ds:</w:t>
      </w:r>
      <w:r w:rsidRPr="00262A2F">
        <w:t xml:space="preserve"> </w:t>
      </w:r>
      <w:r>
        <w:t>Samuel (5)’</w:t>
      </w:r>
      <w:r w:rsidRPr="005D3BF5">
        <w:t>s</w:t>
      </w:r>
      <w:r>
        <w:t xml:space="preserve"> father</w:t>
      </w:r>
      <w:r w:rsidRPr="00262A2F">
        <w:rPr>
          <w:b/>
          <w:bCs/>
        </w:rPr>
        <w:t xml:space="preserve"> F:</w:t>
      </w:r>
      <w:r w:rsidRPr="00262A2F">
        <w:t xml:space="preserve"> </w:t>
      </w:r>
      <w:r>
        <w:t xml:space="preserve">– </w:t>
      </w:r>
      <w:r w:rsidRPr="00262A2F">
        <w:rPr>
          <w:b/>
          <w:bCs/>
        </w:rPr>
        <w:t>S:</w:t>
      </w:r>
      <w:r>
        <w:t xml:space="preserve"> </w:t>
      </w:r>
      <w:r>
        <w:rPr>
          <w:i/>
          <w:iCs/>
        </w:rPr>
        <w:t xml:space="preserve">yBer </w:t>
      </w:r>
      <w:r>
        <w:t xml:space="preserve">1:5, 3d (Kosovsky, </w:t>
      </w:r>
      <w:r>
        <w:rPr>
          <w:i/>
          <w:iCs/>
        </w:rPr>
        <w:t>Yerushalmi</w:t>
      </w:r>
      <w:r>
        <w:t xml:space="preserve">, 556) </w:t>
      </w:r>
      <w:r w:rsidRPr="00262A2F">
        <w:rPr>
          <w:b/>
          <w:bCs/>
        </w:rPr>
        <w:t xml:space="preserve">E: </w:t>
      </w:r>
      <w:r w:rsidRPr="00F629E8">
        <w:t>–</w:t>
      </w:r>
      <w:r>
        <w:rPr>
          <w:b/>
          <w:bCs/>
        </w:rPr>
        <w:t xml:space="preserve"> </w:t>
      </w:r>
      <w:r w:rsidRPr="00262A2F">
        <w:rPr>
          <w:b/>
          <w:bCs/>
        </w:rPr>
        <w:t>D:</w:t>
      </w:r>
      <w:r>
        <w:rPr>
          <w:b/>
          <w:bCs/>
        </w:rPr>
        <w:t xml:space="preserve"> </w:t>
      </w:r>
      <w:r w:rsidR="00060479">
        <w:rPr>
          <w:lang w:val="it-IT"/>
        </w:rPr>
        <w:t>3</w:t>
      </w:r>
      <w:r w:rsidR="00060479" w:rsidRPr="00997697">
        <w:rPr>
          <w:vertAlign w:val="superscript"/>
          <w:lang w:val="it-IT"/>
        </w:rPr>
        <w:t>rd</w:t>
      </w:r>
      <w:r w:rsidR="00060479">
        <w:rPr>
          <w:lang w:val="it-IT"/>
        </w:rPr>
        <w:t>-4</w:t>
      </w:r>
      <w:r w:rsidR="00060479" w:rsidRPr="003F6D3F">
        <w:rPr>
          <w:vertAlign w:val="superscript"/>
          <w:lang w:val="it-IT"/>
        </w:rPr>
        <w:t>th</w:t>
      </w:r>
      <w:r w:rsidR="00060479">
        <w:rPr>
          <w:lang w:val="it-IT"/>
        </w:rPr>
        <w:t xml:space="preserve"> C</w:t>
      </w:r>
      <w:r w:rsidR="00060479">
        <w:rPr>
          <w:rStyle w:val="FootnoteReference"/>
          <w:lang w:val="it-IT"/>
        </w:rPr>
        <w:footnoteReference w:id="2529"/>
      </w:r>
    </w:p>
    <w:p w14:paraId="4A75E99B" w14:textId="77777777" w:rsidR="00BD0433" w:rsidRDefault="00BD0433" w:rsidP="00062227">
      <w:pPr>
        <w:numPr>
          <w:ilvl w:val="0"/>
          <w:numId w:val="89"/>
        </w:numPr>
        <w:bidi w:val="0"/>
        <w:rPr>
          <w:b/>
          <w:bCs/>
        </w:rPr>
      </w:pPr>
      <w:r w:rsidRPr="00553418">
        <w:rPr>
          <w:b/>
          <w:bCs/>
        </w:rPr>
        <w:t xml:space="preserve">O: </w:t>
      </w:r>
      <w:r>
        <w:rPr>
          <w:rFonts w:cs="Times New Roman"/>
        </w:rPr>
        <w:t>–</w:t>
      </w:r>
      <w:r w:rsidRPr="00553418">
        <w:rPr>
          <w:rFonts w:cs="Times New Roman"/>
        </w:rPr>
        <w:t xml:space="preserve"> </w:t>
      </w:r>
      <w:r w:rsidRPr="00553418">
        <w:rPr>
          <w:b/>
          <w:bCs/>
        </w:rPr>
        <w:t xml:space="preserve">Ds: </w:t>
      </w:r>
      <w:r w:rsidRPr="00553418">
        <w:rPr>
          <w:rFonts w:cs="Times New Roman"/>
        </w:rPr>
        <w:t xml:space="preserve">Of </w:t>
      </w:r>
      <w:r w:rsidR="009C7911">
        <w:rPr>
          <w:rFonts w:cs="Times New Roman"/>
        </w:rPr>
        <w:t>Darom</w:t>
      </w:r>
      <w:r w:rsidRPr="00553418">
        <w:rPr>
          <w:rStyle w:val="FootnoteReference"/>
          <w:rFonts w:cs="Times New Roman"/>
          <w:rtl/>
        </w:rPr>
        <w:footnoteReference w:id="2530"/>
      </w:r>
      <w:r w:rsidRPr="00553418">
        <w:rPr>
          <w:rFonts w:cs="Times New Roman"/>
        </w:rPr>
        <w:t xml:space="preserve"> </w:t>
      </w:r>
      <w:r w:rsidRPr="00553418">
        <w:rPr>
          <w:b/>
          <w:bCs/>
        </w:rPr>
        <w:t xml:space="preserve">F: </w:t>
      </w:r>
      <w:r w:rsidRPr="00F629E8">
        <w:rPr>
          <w:rFonts w:cs="Times New Roman"/>
        </w:rPr>
        <w:t>–</w:t>
      </w:r>
      <w:r w:rsidRPr="00553418">
        <w:rPr>
          <w:rFonts w:cs="Times New Roman"/>
          <w:b/>
          <w:bCs/>
        </w:rPr>
        <w:t xml:space="preserve"> </w:t>
      </w:r>
      <w:r w:rsidRPr="00553418">
        <w:rPr>
          <w:b/>
          <w:bCs/>
        </w:rPr>
        <w:t xml:space="preserve">S: </w:t>
      </w:r>
      <w:r w:rsidRPr="00553418">
        <w:rPr>
          <w:rFonts w:cs="Times New Roman"/>
          <w:i/>
          <w:iCs/>
        </w:rPr>
        <w:t xml:space="preserve">yEruv </w:t>
      </w:r>
      <w:r w:rsidRPr="00553418">
        <w:rPr>
          <w:rFonts w:cs="Times New Roman"/>
        </w:rPr>
        <w:t xml:space="preserve">6:4, 23c (Kosovsky, </w:t>
      </w:r>
      <w:r w:rsidRPr="00553418">
        <w:rPr>
          <w:rFonts w:cs="Times New Roman"/>
          <w:i/>
          <w:iCs/>
        </w:rPr>
        <w:t>Yerushalmi</w:t>
      </w:r>
      <w:r w:rsidRPr="00553418">
        <w:rPr>
          <w:rFonts w:cs="Times New Roman"/>
        </w:rPr>
        <w:t xml:space="preserve">, 556) </w:t>
      </w:r>
      <w:r w:rsidRPr="00553418">
        <w:rPr>
          <w:rFonts w:cs="Times New Roman"/>
          <w:b/>
          <w:bCs/>
        </w:rPr>
        <w:t xml:space="preserve">E: </w:t>
      </w:r>
      <w:r w:rsidRPr="00F629E8">
        <w:rPr>
          <w:rFonts w:cs="Times New Roman"/>
        </w:rPr>
        <w:t>–</w:t>
      </w:r>
      <w:r w:rsidR="005D4B91">
        <w:rPr>
          <w:rFonts w:cs="Times New Roman"/>
        </w:rPr>
        <w:t xml:space="preserve"> </w:t>
      </w:r>
      <w:r w:rsidRPr="00553418">
        <w:rPr>
          <w:rFonts w:cs="Times New Roman"/>
          <w:b/>
          <w:bCs/>
        </w:rPr>
        <w:t xml:space="preserve">D: </w:t>
      </w:r>
      <w:r w:rsidR="00062227">
        <w:rPr>
          <w:lang w:val="en-GB"/>
        </w:rPr>
        <w:t>3</w:t>
      </w:r>
      <w:r w:rsidR="00062227" w:rsidRPr="00A77163">
        <w:rPr>
          <w:vertAlign w:val="superscript"/>
          <w:lang w:val="en-GB"/>
        </w:rPr>
        <w:t>rd</w:t>
      </w:r>
      <w:r w:rsidR="00062227">
        <w:rPr>
          <w:lang w:val="en-GB"/>
        </w:rPr>
        <w:t xml:space="preserve"> C</w:t>
      </w:r>
      <w:r w:rsidR="00062227">
        <w:rPr>
          <w:rStyle w:val="FootnoteReference"/>
          <w:lang w:val="en-GB"/>
        </w:rPr>
        <w:footnoteReference w:id="2531"/>
      </w:r>
      <w:r w:rsidRPr="00553418">
        <w:rPr>
          <w:rFonts w:cs="Times New Roman"/>
        </w:rPr>
        <w:t xml:space="preserve"> </w:t>
      </w:r>
    </w:p>
    <w:p w14:paraId="288FB687" w14:textId="77777777" w:rsidR="00BD0433" w:rsidRDefault="00BD0433" w:rsidP="00062227">
      <w:pPr>
        <w:numPr>
          <w:ilvl w:val="0"/>
          <w:numId w:val="89"/>
        </w:numPr>
        <w:bidi w:val="0"/>
      </w:pPr>
      <w:r w:rsidRPr="00262A2F">
        <w:rPr>
          <w:b/>
          <w:bCs/>
        </w:rPr>
        <w:t xml:space="preserve">O: </w:t>
      </w:r>
      <w:r w:rsidRPr="00F629E8">
        <w:t>–</w:t>
      </w:r>
      <w:r>
        <w:rPr>
          <w:b/>
          <w:bCs/>
        </w:rPr>
        <w:t xml:space="preserve"> </w:t>
      </w:r>
      <w:r w:rsidRPr="00262A2F">
        <w:rPr>
          <w:b/>
          <w:bCs/>
        </w:rPr>
        <w:t>Ds:</w:t>
      </w:r>
      <w:r w:rsidRPr="00262A2F">
        <w:t xml:space="preserve"> </w:t>
      </w:r>
      <w:r>
        <w:t>Tobiah (1)’</w:t>
      </w:r>
      <w:r w:rsidRPr="005D3BF5">
        <w:t>s</w:t>
      </w:r>
      <w:r>
        <w:t xml:space="preserve"> son</w:t>
      </w:r>
      <w:r w:rsidRPr="00262A2F">
        <w:rPr>
          <w:b/>
          <w:bCs/>
        </w:rPr>
        <w:t xml:space="preserve"> F:</w:t>
      </w:r>
      <w:r w:rsidRPr="00262A2F">
        <w:t xml:space="preserve"> </w:t>
      </w:r>
      <w:r>
        <w:t xml:space="preserve">– </w:t>
      </w:r>
      <w:r w:rsidRPr="00262A2F">
        <w:rPr>
          <w:b/>
          <w:bCs/>
        </w:rPr>
        <w:t>S:</w:t>
      </w:r>
      <w:r>
        <w:t xml:space="preserve"> </w:t>
      </w:r>
      <w:r>
        <w:rPr>
          <w:i/>
          <w:iCs/>
        </w:rPr>
        <w:t xml:space="preserve">yBer </w:t>
      </w:r>
      <w:r>
        <w:t xml:space="preserve">4:1, 7b (Kosovsky, </w:t>
      </w:r>
      <w:r>
        <w:rPr>
          <w:i/>
          <w:iCs/>
        </w:rPr>
        <w:t>Yerushalmi</w:t>
      </w:r>
      <w:r>
        <w:t xml:space="preserve">, 287) </w:t>
      </w:r>
      <w:r w:rsidRPr="00262A2F">
        <w:rPr>
          <w:b/>
          <w:bCs/>
        </w:rPr>
        <w:t xml:space="preserve">E: </w:t>
      </w:r>
      <w:r w:rsidRPr="00F629E8">
        <w:t>–</w:t>
      </w:r>
      <w:r>
        <w:rPr>
          <w:b/>
          <w:bCs/>
        </w:rPr>
        <w:t xml:space="preserve"> </w:t>
      </w:r>
      <w:r w:rsidRPr="00262A2F">
        <w:rPr>
          <w:b/>
          <w:bCs/>
        </w:rPr>
        <w:t>D:</w:t>
      </w:r>
      <w:r>
        <w:rPr>
          <w:b/>
          <w:bCs/>
        </w:rPr>
        <w:t xml:space="preserve"> </w:t>
      </w:r>
      <w:r w:rsidR="00062227">
        <w:rPr>
          <w:lang w:val="fr-FR"/>
        </w:rPr>
        <w:t>3</w:t>
      </w:r>
      <w:r w:rsidR="00062227" w:rsidRPr="00A37E5F">
        <w:rPr>
          <w:vertAlign w:val="superscript"/>
          <w:lang w:val="fr-FR"/>
        </w:rPr>
        <w:t>rd</w:t>
      </w:r>
      <w:r w:rsidR="00062227">
        <w:rPr>
          <w:lang w:val="fr-FR"/>
        </w:rPr>
        <w:t xml:space="preserve"> C</w:t>
      </w:r>
      <w:r w:rsidR="00062227">
        <w:rPr>
          <w:rStyle w:val="FootnoteReference"/>
          <w:lang w:val="fr-FR"/>
        </w:rPr>
        <w:footnoteReference w:id="2532"/>
      </w:r>
    </w:p>
    <w:p w14:paraId="2C5A1D01" w14:textId="77777777" w:rsidR="00BD0433" w:rsidRDefault="00BD0433" w:rsidP="00062227">
      <w:pPr>
        <w:numPr>
          <w:ilvl w:val="0"/>
          <w:numId w:val="89"/>
        </w:numPr>
        <w:bidi w:val="0"/>
      </w:pPr>
      <w:r w:rsidRPr="00262A2F">
        <w:rPr>
          <w:b/>
          <w:bCs/>
        </w:rPr>
        <w:t xml:space="preserve">O: </w:t>
      </w:r>
      <w:r w:rsidRPr="00F629E8">
        <w:t>–</w:t>
      </w:r>
      <w:r>
        <w:rPr>
          <w:b/>
          <w:bCs/>
        </w:rPr>
        <w:t xml:space="preserve"> </w:t>
      </w:r>
      <w:r w:rsidRPr="00262A2F">
        <w:rPr>
          <w:b/>
          <w:bCs/>
        </w:rPr>
        <w:t>Ds:</w:t>
      </w:r>
      <w:r w:rsidRPr="00262A2F">
        <w:t xml:space="preserve"> </w:t>
      </w:r>
      <w:r>
        <w:t>Hoshaiah (4)’</w:t>
      </w:r>
      <w:r w:rsidRPr="005D3BF5">
        <w:t>s</w:t>
      </w:r>
      <w:r>
        <w:t xml:space="preserve"> son</w:t>
      </w:r>
      <w:r w:rsidRPr="00262A2F">
        <w:rPr>
          <w:b/>
          <w:bCs/>
        </w:rPr>
        <w:t xml:space="preserve"> F:</w:t>
      </w:r>
      <w:r w:rsidRPr="00262A2F">
        <w:t xml:space="preserve"> </w:t>
      </w:r>
      <w:r>
        <w:t xml:space="preserve">– </w:t>
      </w:r>
      <w:r w:rsidRPr="00262A2F">
        <w:rPr>
          <w:b/>
          <w:bCs/>
        </w:rPr>
        <w:t>S:</w:t>
      </w:r>
      <w:r>
        <w:t xml:space="preserve"> </w:t>
      </w:r>
      <w:r>
        <w:rPr>
          <w:i/>
          <w:iCs/>
        </w:rPr>
        <w:t xml:space="preserve">yTer </w:t>
      </w:r>
      <w:r>
        <w:t xml:space="preserve">7:1, 44c (Kosovsky, </w:t>
      </w:r>
      <w:r>
        <w:rPr>
          <w:i/>
          <w:iCs/>
        </w:rPr>
        <w:t>Yerushalmi</w:t>
      </w:r>
      <w:r>
        <w:t xml:space="preserve">, 70) </w:t>
      </w:r>
      <w:r w:rsidRPr="00262A2F">
        <w:rPr>
          <w:b/>
          <w:bCs/>
        </w:rPr>
        <w:t xml:space="preserve">E: </w:t>
      </w:r>
      <w:r w:rsidRPr="00F629E8">
        <w:t>–</w:t>
      </w:r>
      <w:r>
        <w:rPr>
          <w:b/>
          <w:bCs/>
        </w:rPr>
        <w:t xml:space="preserve"> </w:t>
      </w:r>
      <w:r w:rsidRPr="00262A2F">
        <w:rPr>
          <w:b/>
          <w:bCs/>
        </w:rPr>
        <w:t>D:</w:t>
      </w:r>
      <w:r>
        <w:rPr>
          <w:b/>
          <w:bCs/>
        </w:rPr>
        <w:t xml:space="preserve"> </w:t>
      </w:r>
      <w:r w:rsidR="00062227">
        <w:t>3</w:t>
      </w:r>
      <w:r w:rsidR="00062227" w:rsidRPr="00A4328C">
        <w:rPr>
          <w:vertAlign w:val="superscript"/>
        </w:rPr>
        <w:t>rd</w:t>
      </w:r>
      <w:r w:rsidR="00062227">
        <w:t xml:space="preserve"> C</w:t>
      </w:r>
      <w:r w:rsidR="00062227">
        <w:rPr>
          <w:rStyle w:val="FootnoteReference"/>
        </w:rPr>
        <w:footnoteReference w:id="2533"/>
      </w:r>
    </w:p>
    <w:p w14:paraId="18177F8A" w14:textId="77777777" w:rsidR="00BD0433" w:rsidRDefault="00BD0433" w:rsidP="00437C17">
      <w:pPr>
        <w:numPr>
          <w:ilvl w:val="0"/>
          <w:numId w:val="89"/>
        </w:numPr>
        <w:bidi w:val="0"/>
      </w:pPr>
      <w:r w:rsidRPr="00262A2F">
        <w:rPr>
          <w:b/>
          <w:bCs/>
        </w:rPr>
        <w:t xml:space="preserve">O: </w:t>
      </w:r>
      <w:r w:rsidRPr="00F629E8">
        <w:t>–</w:t>
      </w:r>
      <w:r>
        <w:rPr>
          <w:b/>
          <w:bCs/>
        </w:rPr>
        <w:t xml:space="preserve"> </w:t>
      </w:r>
      <w:r w:rsidRPr="00262A2F">
        <w:rPr>
          <w:b/>
          <w:bCs/>
        </w:rPr>
        <w:t>Ds:</w:t>
      </w:r>
      <w:r w:rsidRPr="00262A2F">
        <w:t xml:space="preserve"> </w:t>
      </w:r>
      <w:r>
        <w:t>Abba (32)’</w:t>
      </w:r>
      <w:r w:rsidRPr="005D3BF5">
        <w:t>s</w:t>
      </w:r>
      <w:r>
        <w:t xml:space="preserve"> son</w:t>
      </w:r>
      <w:r w:rsidRPr="00262A2F">
        <w:rPr>
          <w:b/>
          <w:bCs/>
        </w:rPr>
        <w:t xml:space="preserve"> F:</w:t>
      </w:r>
      <w:r w:rsidRPr="00262A2F">
        <w:t xml:space="preserve"> </w:t>
      </w:r>
      <w:r>
        <w:t xml:space="preserve">– </w:t>
      </w:r>
      <w:r w:rsidRPr="00262A2F">
        <w:rPr>
          <w:b/>
          <w:bCs/>
        </w:rPr>
        <w:t>S:</w:t>
      </w:r>
      <w:r>
        <w:t xml:space="preserve"> </w:t>
      </w:r>
      <w:r>
        <w:rPr>
          <w:i/>
          <w:iCs/>
        </w:rPr>
        <w:t xml:space="preserve">yMQ </w:t>
      </w:r>
      <w:r>
        <w:t xml:space="preserve">3:1, 82a (Kosovsky, </w:t>
      </w:r>
      <w:r>
        <w:rPr>
          <w:i/>
          <w:iCs/>
        </w:rPr>
        <w:t>Yerushalmi</w:t>
      </w:r>
      <w:r>
        <w:t xml:space="preserve">, 22) </w:t>
      </w:r>
      <w:r w:rsidRPr="00262A2F">
        <w:rPr>
          <w:b/>
          <w:bCs/>
        </w:rPr>
        <w:t xml:space="preserve">E: </w:t>
      </w:r>
      <w:r w:rsidRPr="00F629E8">
        <w:t>–</w:t>
      </w:r>
      <w:r>
        <w:rPr>
          <w:b/>
          <w:bCs/>
        </w:rPr>
        <w:t xml:space="preserve"> </w:t>
      </w:r>
      <w:r w:rsidRPr="00262A2F">
        <w:rPr>
          <w:b/>
          <w:bCs/>
        </w:rPr>
        <w:t>D:</w:t>
      </w:r>
      <w:r>
        <w:rPr>
          <w:b/>
          <w:bCs/>
        </w:rPr>
        <w:t xml:space="preserve"> </w:t>
      </w:r>
      <w:r w:rsidR="00437C17">
        <w:rPr>
          <w:lang w:val="it-IT"/>
        </w:rPr>
        <w:t>4</w:t>
      </w:r>
      <w:r w:rsidR="00437C17" w:rsidRPr="00102597">
        <w:rPr>
          <w:vertAlign w:val="superscript"/>
          <w:lang w:val="it-IT"/>
        </w:rPr>
        <w:t>th</w:t>
      </w:r>
      <w:r w:rsidR="00437C17">
        <w:rPr>
          <w:lang w:val="it-IT"/>
        </w:rPr>
        <w:t xml:space="preserve"> C</w:t>
      </w:r>
      <w:r w:rsidR="00437C17">
        <w:rPr>
          <w:rStyle w:val="FootnoteReference"/>
          <w:lang w:val="it-IT"/>
        </w:rPr>
        <w:footnoteReference w:id="2534"/>
      </w:r>
    </w:p>
    <w:p w14:paraId="5884923F" w14:textId="77777777" w:rsidR="00BD0433" w:rsidRDefault="00BD0433" w:rsidP="00062227">
      <w:pPr>
        <w:numPr>
          <w:ilvl w:val="0"/>
          <w:numId w:val="89"/>
        </w:numPr>
        <w:bidi w:val="0"/>
        <w:rPr>
          <w:b/>
          <w:bCs/>
        </w:rPr>
      </w:pPr>
      <w:r w:rsidRPr="007C4108">
        <w:rPr>
          <w:rFonts w:cs="Times New Roman"/>
          <w:b/>
          <w:bCs/>
        </w:rPr>
        <w:t>O:</w:t>
      </w:r>
      <w:r w:rsidRPr="00844851">
        <w:rPr>
          <w:rFonts w:cs="Times New Roman"/>
          <w:b/>
          <w:bCs/>
          <w:vertAlign w:val="superscript"/>
        </w:rPr>
        <w:t xml:space="preserve"> </w:t>
      </w:r>
      <w:r w:rsidRPr="00C75D9D">
        <w:rPr>
          <w:rFonts w:cs="Times New Roman"/>
          <w:b/>
        </w:rPr>
        <w:t>–</w:t>
      </w:r>
      <w:r>
        <w:rPr>
          <w:b/>
          <w:bCs/>
        </w:rPr>
        <w:t xml:space="preserve"> </w:t>
      </w:r>
      <w:r w:rsidRPr="00262A2F">
        <w:rPr>
          <w:b/>
          <w:bCs/>
        </w:rPr>
        <w:t>Ds:</w:t>
      </w:r>
      <w:r w:rsidRPr="00262A2F">
        <w:t xml:space="preserve"> </w:t>
      </w:r>
      <w:r>
        <w:t>Ami (1)’</w:t>
      </w:r>
      <w:r w:rsidRPr="005D3BF5">
        <w:t>s</w:t>
      </w:r>
      <w:r>
        <w:t xml:space="preserve"> father</w:t>
      </w:r>
      <w:r>
        <w:rPr>
          <w:b/>
          <w:bCs/>
        </w:rPr>
        <w:t xml:space="preserve"> </w:t>
      </w:r>
      <w:r w:rsidRPr="00262A2F">
        <w:rPr>
          <w:b/>
          <w:bCs/>
        </w:rPr>
        <w:t>F:</w:t>
      </w:r>
      <w:r>
        <w:t xml:space="preserve"> – </w:t>
      </w:r>
      <w:r w:rsidRPr="00262A2F">
        <w:rPr>
          <w:b/>
          <w:bCs/>
        </w:rPr>
        <w:t>S:</w:t>
      </w:r>
      <w:r w:rsidRPr="00262A2F">
        <w:t xml:space="preserve"> </w:t>
      </w:r>
      <w:r w:rsidRPr="00844851">
        <w:rPr>
          <w:i/>
          <w:iCs/>
        </w:rPr>
        <w:t xml:space="preserve">bGit </w:t>
      </w:r>
      <w:r w:rsidRPr="00844851">
        <w:t>44a</w:t>
      </w:r>
      <w:r>
        <w:t xml:space="preserve"> (Kosowsky, </w:t>
      </w:r>
      <w:r>
        <w:rPr>
          <w:i/>
          <w:iCs/>
        </w:rPr>
        <w:t>Babylonico</w:t>
      </w:r>
      <w:r>
        <w:t xml:space="preserve">, 260) </w:t>
      </w:r>
      <w:r w:rsidRPr="00262A2F">
        <w:rPr>
          <w:b/>
          <w:bCs/>
        </w:rPr>
        <w:t xml:space="preserve">E: </w:t>
      </w:r>
      <w:r w:rsidRPr="00C01DB8">
        <w:t>–</w:t>
      </w:r>
      <w:r>
        <w:rPr>
          <w:b/>
          <w:bCs/>
        </w:rPr>
        <w:t xml:space="preserve"> </w:t>
      </w:r>
      <w:r w:rsidRPr="00262A2F">
        <w:rPr>
          <w:b/>
          <w:bCs/>
        </w:rPr>
        <w:t>D:</w:t>
      </w:r>
      <w:r>
        <w:rPr>
          <w:b/>
          <w:bCs/>
        </w:rPr>
        <w:t xml:space="preserve"> </w:t>
      </w:r>
      <w:r w:rsidR="00062227">
        <w:rPr>
          <w:rFonts w:cs="Times New Roman"/>
          <w:lang w:val="en-GB"/>
        </w:rPr>
        <w:t>3</w:t>
      </w:r>
      <w:r w:rsidR="00062227" w:rsidRPr="00A07EC8">
        <w:rPr>
          <w:rFonts w:cs="Times New Roman"/>
          <w:vertAlign w:val="superscript"/>
          <w:lang w:val="en-GB"/>
        </w:rPr>
        <w:t>rd</w:t>
      </w:r>
      <w:r w:rsidR="00062227">
        <w:rPr>
          <w:rFonts w:cs="Times New Roman"/>
          <w:lang w:val="en-GB"/>
        </w:rPr>
        <w:t xml:space="preserve"> C</w:t>
      </w:r>
      <w:r w:rsidR="00062227">
        <w:rPr>
          <w:rStyle w:val="FootnoteReference"/>
          <w:rFonts w:cs="Times New Roman"/>
          <w:lang w:val="en-GB"/>
        </w:rPr>
        <w:footnoteReference w:id="2535"/>
      </w:r>
    </w:p>
    <w:p w14:paraId="70EB4ECE" w14:textId="77777777" w:rsidR="00BD0433" w:rsidRDefault="00BD0433" w:rsidP="00FC6EFC">
      <w:pPr>
        <w:numPr>
          <w:ilvl w:val="0"/>
          <w:numId w:val="89"/>
        </w:numPr>
        <w:bidi w:val="0"/>
      </w:pPr>
      <w:r w:rsidRPr="00262A2F">
        <w:rPr>
          <w:b/>
          <w:bCs/>
        </w:rPr>
        <w:t xml:space="preserve">O: </w:t>
      </w:r>
      <w:r w:rsidRPr="00F629E8">
        <w:t>–</w:t>
      </w:r>
      <w:r>
        <w:rPr>
          <w:b/>
          <w:bCs/>
        </w:rPr>
        <w:t xml:space="preserve"> </w:t>
      </w:r>
      <w:r w:rsidRPr="00262A2F">
        <w:rPr>
          <w:b/>
          <w:bCs/>
        </w:rPr>
        <w:t>Ds:</w:t>
      </w:r>
      <w:r w:rsidRPr="00262A2F">
        <w:t xml:space="preserve"> </w:t>
      </w:r>
      <w:r>
        <w:t>Barachiah</w:t>
      </w:r>
      <w:r w:rsidRPr="00262A2F">
        <w:rPr>
          <w:b/>
          <w:bCs/>
        </w:rPr>
        <w:t xml:space="preserve"> </w:t>
      </w:r>
      <w:r w:rsidRPr="00691E1C">
        <w:t>(</w:t>
      </w:r>
      <w:r>
        <w:t>1</w:t>
      </w:r>
      <w:r w:rsidRPr="00691E1C">
        <w:t>)</w:t>
      </w:r>
      <w:r>
        <w:t>’</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Lev Rab </w:t>
      </w:r>
      <w:r>
        <w:t xml:space="preserve">22:1 (Hyman, </w:t>
      </w:r>
      <w:r>
        <w:rPr>
          <w:i/>
          <w:iCs/>
        </w:rPr>
        <w:t>Toldoth</w:t>
      </w:r>
      <w:r>
        <w:t xml:space="preserve">, 955) </w:t>
      </w:r>
      <w:r w:rsidRPr="00262A2F">
        <w:rPr>
          <w:b/>
          <w:bCs/>
        </w:rPr>
        <w:t xml:space="preserve">E: </w:t>
      </w:r>
      <w:r w:rsidRPr="00F629E8">
        <w:t>–</w:t>
      </w:r>
      <w:r>
        <w:rPr>
          <w:b/>
          <w:bCs/>
        </w:rPr>
        <w:t xml:space="preserve"> </w:t>
      </w:r>
      <w:r w:rsidRPr="00262A2F">
        <w:rPr>
          <w:b/>
          <w:bCs/>
        </w:rPr>
        <w:t>D:</w:t>
      </w:r>
      <w:r>
        <w:rPr>
          <w:b/>
          <w:bCs/>
        </w:rPr>
        <w:t xml:space="preserve"> </w:t>
      </w:r>
      <w:r w:rsidR="00FC6EFC">
        <w:t>3</w:t>
      </w:r>
      <w:r w:rsidR="00FC6EFC" w:rsidRPr="00D20B3C">
        <w:rPr>
          <w:vertAlign w:val="superscript"/>
        </w:rPr>
        <w:t>rd</w:t>
      </w:r>
      <w:r w:rsidR="00FC6EFC">
        <w:t>-4</w:t>
      </w:r>
      <w:r w:rsidR="00FC6EFC" w:rsidRPr="00D20B3C">
        <w:rPr>
          <w:vertAlign w:val="superscript"/>
        </w:rPr>
        <w:t>th</w:t>
      </w:r>
      <w:r w:rsidR="00FC6EFC">
        <w:t xml:space="preserve"> C</w:t>
      </w:r>
      <w:r w:rsidR="00FC6EFC">
        <w:rPr>
          <w:rStyle w:val="FootnoteReference"/>
        </w:rPr>
        <w:footnoteReference w:id="2536"/>
      </w:r>
    </w:p>
    <w:p w14:paraId="0E3B1F76" w14:textId="77777777" w:rsidR="00BD0433" w:rsidRDefault="00BD0433" w:rsidP="00802920">
      <w:pPr>
        <w:numPr>
          <w:ilvl w:val="0"/>
          <w:numId w:val="89"/>
        </w:numPr>
        <w:bidi w:val="0"/>
      </w:pPr>
      <w:r w:rsidRPr="00262A2F">
        <w:rPr>
          <w:b/>
          <w:bCs/>
        </w:rPr>
        <w:t xml:space="preserve">O: </w:t>
      </w:r>
      <w:r w:rsidRPr="00F629E8">
        <w:t>–</w:t>
      </w:r>
      <w:r>
        <w:rPr>
          <w:b/>
          <w:bCs/>
        </w:rPr>
        <w:t xml:space="preserve"> </w:t>
      </w:r>
      <w:r w:rsidRPr="00262A2F">
        <w:rPr>
          <w:b/>
          <w:bCs/>
        </w:rPr>
        <w:t>Ds:</w:t>
      </w:r>
      <w:r w:rsidRPr="00262A2F">
        <w:t xml:space="preserve"> </w:t>
      </w:r>
      <w:r>
        <w:t xml:space="preserve">The </w:t>
      </w:r>
      <w:r w:rsidR="00802920">
        <w:t>associate</w:t>
      </w:r>
      <w:r w:rsidRPr="00844851">
        <w:rPr>
          <w:rStyle w:val="FootnoteReference"/>
        </w:rPr>
        <w:footnoteReference w:id="2537"/>
      </w:r>
      <w:r>
        <w:t xml:space="preserve"> </w:t>
      </w:r>
      <w:r w:rsidRPr="00262A2F">
        <w:rPr>
          <w:b/>
          <w:bCs/>
        </w:rPr>
        <w:t>F:</w:t>
      </w:r>
      <w:r w:rsidRPr="00262A2F">
        <w:t xml:space="preserve"> </w:t>
      </w:r>
      <w:r>
        <w:t xml:space="preserve">– </w:t>
      </w:r>
      <w:r w:rsidRPr="00262A2F">
        <w:rPr>
          <w:b/>
          <w:bCs/>
        </w:rPr>
        <w:t>S:</w:t>
      </w:r>
      <w:r w:rsidRPr="00262A2F">
        <w:t xml:space="preserve"> </w:t>
      </w:r>
      <w:r>
        <w:rPr>
          <w:i/>
          <w:iCs/>
        </w:rPr>
        <w:t>TanB</w:t>
      </w:r>
      <w:r>
        <w:t xml:space="preserve">, </w:t>
      </w:r>
      <w:r w:rsidR="00AA060A" w:rsidRPr="00AA060A">
        <w:rPr>
          <w:i/>
          <w:iCs/>
        </w:rPr>
        <w:t>t</w:t>
      </w:r>
      <w:r w:rsidRPr="00AA060A">
        <w:rPr>
          <w:i/>
          <w:iCs/>
        </w:rPr>
        <w:t>oldot</w:t>
      </w:r>
      <w:r w:rsidRPr="00AA060A">
        <w:t xml:space="preserve"> </w:t>
      </w:r>
      <w:r>
        <w:t xml:space="preserve">22 (Hyman, </w:t>
      </w:r>
      <w:r>
        <w:rPr>
          <w:i/>
          <w:iCs/>
        </w:rPr>
        <w:t>Toldoth</w:t>
      </w:r>
      <w:r>
        <w:t xml:space="preserve">, 957) </w:t>
      </w:r>
      <w:r w:rsidRPr="00262A2F">
        <w:rPr>
          <w:b/>
          <w:bCs/>
        </w:rPr>
        <w:t xml:space="preserve">E: </w:t>
      </w:r>
      <w:r w:rsidRPr="00F629E8">
        <w:t>–</w:t>
      </w:r>
      <w:r>
        <w:rPr>
          <w:b/>
          <w:bCs/>
        </w:rPr>
        <w:t xml:space="preserve"> </w:t>
      </w:r>
      <w:r w:rsidRPr="00262A2F">
        <w:rPr>
          <w:b/>
          <w:bCs/>
        </w:rPr>
        <w:t>D:</w:t>
      </w:r>
      <w:r>
        <w:rPr>
          <w:b/>
          <w:bCs/>
        </w:rPr>
        <w:t xml:space="preserve"> </w:t>
      </w:r>
      <w:r w:rsidR="00062227" w:rsidRPr="00062227">
        <w:t>3</w:t>
      </w:r>
      <w:r w:rsidR="00062227" w:rsidRPr="00062227">
        <w:rPr>
          <w:vertAlign w:val="superscript"/>
        </w:rPr>
        <w:t>rd</w:t>
      </w:r>
      <w:r w:rsidR="00062227" w:rsidRPr="00062227">
        <w:t xml:space="preserve"> C</w:t>
      </w:r>
      <w:r w:rsidR="00062227">
        <w:rPr>
          <w:rStyle w:val="FootnoteReference"/>
          <w:lang w:val="de-DE"/>
        </w:rPr>
        <w:footnoteReference w:id="2538"/>
      </w:r>
    </w:p>
    <w:p w14:paraId="0D32B7A1" w14:textId="77777777" w:rsidR="00BD0433" w:rsidRDefault="00BD0433" w:rsidP="00CF1A10">
      <w:pPr>
        <w:numPr>
          <w:ilvl w:val="0"/>
          <w:numId w:val="89"/>
        </w:numPr>
        <w:bidi w:val="0"/>
      </w:pPr>
      <w:r w:rsidRPr="00262A2F">
        <w:rPr>
          <w:b/>
          <w:bCs/>
        </w:rPr>
        <w:t xml:space="preserve">O: </w:t>
      </w:r>
      <w:r w:rsidRPr="00F629E8">
        <w:t>–</w:t>
      </w:r>
      <w:r>
        <w:rPr>
          <w:b/>
          <w:bCs/>
        </w:rPr>
        <w:t xml:space="preserve"> </w:t>
      </w:r>
      <w:r w:rsidRPr="00262A2F">
        <w:rPr>
          <w:b/>
          <w:bCs/>
        </w:rPr>
        <w:t>Ds:</w:t>
      </w:r>
      <w:r w:rsidRPr="00262A2F">
        <w:t xml:space="preserve"> </w:t>
      </w:r>
      <w:r>
        <w:t xml:space="preserve">Mevaser </w:t>
      </w:r>
      <w:r w:rsidRPr="00691E1C">
        <w:t>(</w:t>
      </w:r>
      <w:r>
        <w:t>1</w:t>
      </w:r>
      <w:r w:rsidRPr="00691E1C">
        <w:t>)</w:t>
      </w:r>
      <w:r>
        <w:t>’</w:t>
      </w:r>
      <w:r w:rsidRPr="005D3BF5">
        <w:t>s</w:t>
      </w:r>
      <w:r>
        <w:t xml:space="preserve"> son, Eli (1)’</w:t>
      </w:r>
      <w:r w:rsidRPr="005D3BF5">
        <w:t>s</w:t>
      </w:r>
      <w:r>
        <w:t xml:space="preserve"> father</w:t>
      </w:r>
      <w:r w:rsidRPr="00262A2F">
        <w:rPr>
          <w:b/>
          <w:bCs/>
        </w:rPr>
        <w:t xml:space="preserve"> F:</w:t>
      </w:r>
      <w:r w:rsidRPr="00262A2F">
        <w:t xml:space="preserve"> </w:t>
      </w:r>
      <w:r>
        <w:t>Synagogue inscription, Allepo</w:t>
      </w:r>
      <w:r w:rsidR="0046195D">
        <w:t>/Syria</w:t>
      </w:r>
      <w:r>
        <w:t xml:space="preserve"> </w:t>
      </w:r>
      <w:r w:rsidRPr="00262A2F">
        <w:rPr>
          <w:b/>
          <w:bCs/>
        </w:rPr>
        <w:t>S:</w:t>
      </w:r>
      <w:r w:rsidRPr="00262A2F">
        <w:t xml:space="preserve"> </w:t>
      </w:r>
      <w:r>
        <w:t>S</w:t>
      </w:r>
      <w:r>
        <w:t>o</w:t>
      </w:r>
      <w:r>
        <w:t>bernheim, “</w:t>
      </w:r>
      <w:smartTag w:uri="urn:schemas-microsoft-com:office:smarttags" w:element="place">
        <w:smartTag w:uri="urn:schemas-microsoft-com:office:smarttags" w:element="City">
          <w:r>
            <w:t>Aleppo</w:t>
          </w:r>
        </w:smartTag>
      </w:smartTag>
      <w:r>
        <w:t xml:space="preserve">,” 277 </w:t>
      </w:r>
      <w:r w:rsidRPr="00262A2F">
        <w:rPr>
          <w:b/>
          <w:bCs/>
        </w:rPr>
        <w:t xml:space="preserve">E: </w:t>
      </w:r>
      <w:r>
        <w:t>Late</w:t>
      </w:r>
      <w:r w:rsidRPr="00844851">
        <w:rPr>
          <w:rStyle w:val="FootnoteReference"/>
          <w:rFonts w:cs="Times New Roman"/>
          <w:rtl/>
        </w:rPr>
        <w:footnoteReference w:id="2539"/>
      </w:r>
      <w:r>
        <w:t xml:space="preserve"> </w:t>
      </w:r>
      <w:r w:rsidRPr="00262A2F">
        <w:rPr>
          <w:b/>
          <w:bCs/>
        </w:rPr>
        <w:t>D:</w:t>
      </w:r>
      <w:r w:rsidRPr="00E94E23">
        <w:t xml:space="preserve"> </w:t>
      </w:r>
      <w:r w:rsidRPr="005B5DD9">
        <w:t>342</w:t>
      </w:r>
      <w:r>
        <w:t>?</w:t>
      </w:r>
      <w:r w:rsidRPr="005B5DD9">
        <w:rPr>
          <w:rStyle w:val="FootnoteReference"/>
          <w:rFonts w:cs="Times New Roman"/>
          <w:rtl/>
        </w:rPr>
        <w:footnoteReference w:id="2540"/>
      </w:r>
    </w:p>
    <w:p w14:paraId="6DBB5315" w14:textId="77777777" w:rsidR="00BD0433" w:rsidRDefault="00BD0433" w:rsidP="0026414A">
      <w:pPr>
        <w:bidi w:val="0"/>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466F444A" w14:textId="77777777" w:rsidR="00BD0433" w:rsidRDefault="00BD0433" w:rsidP="0026414A">
      <w:pPr>
        <w:bidi w:val="0"/>
      </w:pPr>
    </w:p>
    <w:p w14:paraId="359BA7DF" w14:textId="77777777" w:rsidR="00BD0433" w:rsidRPr="000443AB" w:rsidRDefault="00BD0433" w:rsidP="006864F0">
      <w:pPr>
        <w:bidi w:val="0"/>
        <w:rPr>
          <w:b/>
          <w:bCs/>
          <w:sz w:val="24"/>
          <w:szCs w:val="24"/>
        </w:rPr>
      </w:pPr>
      <w:r w:rsidRPr="000443AB">
        <w:rPr>
          <w:rFonts w:cs="Times New Roman"/>
          <w:sz w:val="24"/>
          <w:szCs w:val="24"/>
          <w:rtl/>
        </w:rPr>
        <w:t>נתנאל</w:t>
      </w:r>
      <w:r w:rsidRPr="000443AB">
        <w:rPr>
          <w:rStyle w:val="FootnoteReference"/>
          <w:sz w:val="24"/>
          <w:szCs w:val="24"/>
        </w:rPr>
        <w:footnoteReference w:id="2541"/>
      </w:r>
      <w:r w:rsidRPr="000443AB">
        <w:rPr>
          <w:sz w:val="24"/>
          <w:szCs w:val="24"/>
        </w:rPr>
        <w:t xml:space="preserve"> </w:t>
      </w:r>
      <w:r w:rsidRPr="000443AB">
        <w:rPr>
          <w:rFonts w:cs="Times New Roman"/>
          <w:sz w:val="24"/>
          <w:szCs w:val="24"/>
        </w:rPr>
        <w:t xml:space="preserve">– </w:t>
      </w:r>
      <w:r w:rsidRPr="000443AB">
        <w:rPr>
          <w:rFonts w:cs="Times New Roman"/>
          <w:i/>
          <w:iCs/>
          <w:sz w:val="24"/>
          <w:szCs w:val="24"/>
        </w:rPr>
        <w:t>Nathanel</w:t>
      </w:r>
    </w:p>
    <w:p w14:paraId="2F83D973" w14:textId="77777777" w:rsidR="00BD0433" w:rsidRDefault="00BD0433" w:rsidP="000443AB">
      <w:pPr>
        <w:bidi w:val="0"/>
        <w:rPr>
          <w:b/>
          <w:bCs/>
        </w:rPr>
      </w:pPr>
    </w:p>
    <w:p w14:paraId="7039D688" w14:textId="77777777" w:rsidR="00BD0433" w:rsidRDefault="00BD0433" w:rsidP="00CF1A10">
      <w:pPr>
        <w:numPr>
          <w:ilvl w:val="0"/>
          <w:numId w:val="90"/>
        </w:numPr>
        <w:bidi w:val="0"/>
        <w:rPr>
          <w:b/>
          <w:bCs/>
        </w:rPr>
      </w:pPr>
      <w:r w:rsidRPr="00262A2F">
        <w:rPr>
          <w:b/>
          <w:bCs/>
        </w:rPr>
        <w:t xml:space="preserve">O: </w:t>
      </w:r>
      <w:r w:rsidRPr="00F629E8">
        <w:t>–</w:t>
      </w:r>
      <w:r w:rsidR="00ED2AB3">
        <w:rPr>
          <w:rStyle w:val="FootnoteReference"/>
          <w:rFonts w:cs="Times New Roman"/>
          <w:lang w:val="en-GB"/>
        </w:rPr>
        <w:footnoteReference w:id="2542"/>
      </w:r>
      <w:r>
        <w:rPr>
          <w:b/>
          <w:bCs/>
        </w:rPr>
        <w:t xml:space="preserve"> </w:t>
      </w:r>
      <w:r w:rsidRPr="00262A2F">
        <w:rPr>
          <w:b/>
          <w:bCs/>
        </w:rPr>
        <w:t>Ds:</w:t>
      </w:r>
      <w:r w:rsidRPr="00262A2F">
        <w:t xml:space="preserve"> </w:t>
      </w:r>
      <w:r w:rsidRPr="000E4347">
        <w:t>Priest</w:t>
      </w:r>
      <w:r w:rsidR="00D35C1D">
        <w:t xml:space="preserve"> (XXIII)</w:t>
      </w:r>
      <w:r>
        <w:rPr>
          <w:rStyle w:val="FootnoteReference"/>
        </w:rPr>
        <w:footnoteReference w:id="2543"/>
      </w:r>
      <w:r>
        <w:t xml:space="preserve"> </w:t>
      </w:r>
      <w:r w:rsidRPr="00262A2F">
        <w:rPr>
          <w:b/>
          <w:bCs/>
        </w:rPr>
        <w:t>F:</w:t>
      </w:r>
      <w:r w:rsidRPr="00262A2F">
        <w:t xml:space="preserve"> </w:t>
      </w:r>
      <w:r>
        <w:t xml:space="preserve">– </w:t>
      </w:r>
      <w:r w:rsidRPr="00262A2F">
        <w:rPr>
          <w:b/>
          <w:bCs/>
        </w:rPr>
        <w:t>S:</w:t>
      </w:r>
      <w:r w:rsidRPr="00262A2F">
        <w:t xml:space="preserve"> </w:t>
      </w:r>
      <w:r>
        <w:rPr>
          <w:i/>
          <w:iCs/>
        </w:rPr>
        <w:t>Tulida</w:t>
      </w:r>
      <w:r>
        <w:t xml:space="preserve">, 121 </w:t>
      </w:r>
      <w:r w:rsidRPr="00262A2F">
        <w:rPr>
          <w:b/>
          <w:bCs/>
        </w:rPr>
        <w:t xml:space="preserve">E: </w:t>
      </w:r>
      <w:r w:rsidRPr="00014673">
        <w:t>Samaritan</w:t>
      </w:r>
      <w:r w:rsidRPr="005434BF">
        <w:rPr>
          <w:rStyle w:val="FootnoteReference"/>
          <w:rFonts w:cs="Times New Roman"/>
        </w:rPr>
        <w:footnoteReference w:id="2544"/>
      </w:r>
      <w:r>
        <w:rPr>
          <w:b/>
          <w:bCs/>
        </w:rPr>
        <w:t xml:space="preserve"> </w:t>
      </w:r>
      <w:r w:rsidRPr="00262A2F">
        <w:rPr>
          <w:b/>
          <w:bCs/>
        </w:rPr>
        <w:t>D:</w:t>
      </w:r>
      <w:r w:rsidRPr="00E8100A">
        <w:t xml:space="preserve"> </w:t>
      </w:r>
      <w:r>
        <w:t>3</w:t>
      </w:r>
      <w:r w:rsidRPr="00F12E32">
        <w:rPr>
          <w:vertAlign w:val="superscript"/>
        </w:rPr>
        <w:t>rd</w:t>
      </w:r>
      <w:r>
        <w:t xml:space="preserve"> C</w:t>
      </w:r>
      <w:r>
        <w:rPr>
          <w:rStyle w:val="FootnoteReference"/>
        </w:rPr>
        <w:footnoteReference w:id="2545"/>
      </w:r>
    </w:p>
    <w:p w14:paraId="75E823BA" w14:textId="77777777" w:rsidR="00BD0433" w:rsidRDefault="00BD0433" w:rsidP="00CF1A10">
      <w:pPr>
        <w:numPr>
          <w:ilvl w:val="0"/>
          <w:numId w:val="90"/>
        </w:numPr>
        <w:bidi w:val="0"/>
      </w:pPr>
      <w:r w:rsidRPr="00262A2F">
        <w:rPr>
          <w:b/>
          <w:bCs/>
        </w:rPr>
        <w:t xml:space="preserve">O: </w:t>
      </w:r>
      <w:r w:rsidRPr="00F629E8">
        <w:t>–</w:t>
      </w:r>
      <w:r w:rsidR="00ED2AB3">
        <w:rPr>
          <w:rStyle w:val="FootnoteReference"/>
          <w:rFonts w:cs="Times New Roman"/>
          <w:lang w:val="en-GB"/>
        </w:rPr>
        <w:footnoteReference w:id="2546"/>
      </w:r>
      <w:r>
        <w:rPr>
          <w:b/>
          <w:bCs/>
        </w:rPr>
        <w:t xml:space="preserve"> </w:t>
      </w:r>
      <w:r w:rsidRPr="00262A2F">
        <w:rPr>
          <w:b/>
          <w:bCs/>
        </w:rPr>
        <w:t>Ds:</w:t>
      </w:r>
      <w:r w:rsidRPr="00262A2F">
        <w:t xml:space="preserve"> </w:t>
      </w:r>
      <w:r w:rsidRPr="000E4347">
        <w:t>Priest</w:t>
      </w:r>
      <w:r w:rsidR="00D35C1D">
        <w:rPr>
          <w:rStyle w:val="FootnoteReference"/>
        </w:rPr>
        <w:footnoteReference w:id="2547"/>
      </w:r>
      <w:r w:rsidRPr="00262A2F">
        <w:rPr>
          <w:b/>
          <w:bCs/>
        </w:rPr>
        <w:t xml:space="preserve"> F:</w:t>
      </w:r>
      <w:r w:rsidRPr="00262A2F">
        <w:t xml:space="preserve"> </w:t>
      </w:r>
      <w:r>
        <w:t xml:space="preserve">– </w:t>
      </w:r>
      <w:r w:rsidRPr="00262A2F">
        <w:rPr>
          <w:b/>
          <w:bCs/>
        </w:rPr>
        <w:t>S:</w:t>
      </w:r>
      <w:r w:rsidRPr="00262A2F">
        <w:t xml:space="preserve"> </w:t>
      </w:r>
      <w:r>
        <w:rPr>
          <w:i/>
          <w:iCs/>
        </w:rPr>
        <w:t>Tulida</w:t>
      </w:r>
      <w:r>
        <w:t xml:space="preserve">, 127 </w:t>
      </w:r>
      <w:r w:rsidRPr="00262A2F">
        <w:rPr>
          <w:b/>
          <w:bCs/>
        </w:rPr>
        <w:t xml:space="preserve">E: </w:t>
      </w:r>
      <w:r w:rsidRPr="00E8100A">
        <w:t>Samaritan</w:t>
      </w:r>
      <w:r w:rsidRPr="005434BF">
        <w:rPr>
          <w:rStyle w:val="FootnoteReference"/>
          <w:rFonts w:cs="Times New Roman"/>
        </w:rPr>
        <w:footnoteReference w:id="2548"/>
      </w:r>
      <w:r>
        <w:rPr>
          <w:b/>
          <w:bCs/>
        </w:rPr>
        <w:t xml:space="preserve"> </w:t>
      </w:r>
      <w:r w:rsidRPr="00262A2F">
        <w:rPr>
          <w:b/>
          <w:bCs/>
        </w:rPr>
        <w:t>D:</w:t>
      </w:r>
      <w:r w:rsidRPr="00E8100A">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549"/>
      </w:r>
    </w:p>
    <w:p w14:paraId="65AF8E61" w14:textId="77777777" w:rsidR="00BD0433" w:rsidRPr="00AF3364" w:rsidRDefault="00BD0433" w:rsidP="00CF1A10">
      <w:pPr>
        <w:numPr>
          <w:ilvl w:val="0"/>
          <w:numId w:val="90"/>
        </w:numPr>
        <w:bidi w:val="0"/>
      </w:pPr>
      <w:r w:rsidRPr="00262A2F">
        <w:rPr>
          <w:b/>
          <w:bCs/>
        </w:rPr>
        <w:t xml:space="preserve">O: </w:t>
      </w:r>
      <w:r w:rsidRPr="00F629E8">
        <w:t>–</w:t>
      </w:r>
      <w:r w:rsidR="00ED2AB3">
        <w:rPr>
          <w:rStyle w:val="FootnoteReference"/>
          <w:rFonts w:cs="Times New Roman"/>
          <w:lang w:val="en-GB"/>
        </w:rPr>
        <w:footnoteReference w:id="2550"/>
      </w:r>
      <w:r>
        <w:rPr>
          <w:b/>
          <w:bCs/>
        </w:rPr>
        <w:t xml:space="preserve"> </w:t>
      </w:r>
      <w:r w:rsidRPr="00262A2F">
        <w:rPr>
          <w:b/>
          <w:bCs/>
        </w:rPr>
        <w:t>Ds:</w:t>
      </w:r>
      <w:r w:rsidRPr="00262A2F">
        <w:t xml:space="preserve"> </w:t>
      </w:r>
      <w:r w:rsidRPr="000E4347">
        <w:t>Priest</w:t>
      </w:r>
      <w:r w:rsidR="00D35C1D">
        <w:t xml:space="preserve"> (XXV)</w:t>
      </w:r>
      <w:r w:rsidR="00D35C1D">
        <w:rPr>
          <w:rStyle w:val="FootnoteReference"/>
        </w:rPr>
        <w:footnoteReference w:id="2551"/>
      </w:r>
      <w:r w:rsidRPr="00262A2F">
        <w:rPr>
          <w:b/>
          <w:bCs/>
        </w:rPr>
        <w:t xml:space="preserve"> F:</w:t>
      </w:r>
      <w:r w:rsidRPr="00262A2F">
        <w:t xml:space="preserve"> </w:t>
      </w:r>
      <w:r>
        <w:t xml:space="preserve">– </w:t>
      </w:r>
      <w:r w:rsidRPr="00262A2F">
        <w:rPr>
          <w:b/>
          <w:bCs/>
        </w:rPr>
        <w:t>S:</w:t>
      </w:r>
      <w:r w:rsidRPr="00262A2F">
        <w:t xml:space="preserve"> </w:t>
      </w:r>
      <w:r>
        <w:rPr>
          <w:i/>
          <w:iCs/>
        </w:rPr>
        <w:t>Tulida</w:t>
      </w:r>
      <w:r>
        <w:t xml:space="preserve">, 140 </w:t>
      </w:r>
      <w:r w:rsidRPr="00262A2F">
        <w:rPr>
          <w:b/>
          <w:bCs/>
        </w:rPr>
        <w:t xml:space="preserve">E: </w:t>
      </w:r>
      <w:r w:rsidRPr="00014673">
        <w:t>Samaritan</w:t>
      </w:r>
      <w:r w:rsidRPr="005434BF">
        <w:rPr>
          <w:rStyle w:val="FootnoteReference"/>
          <w:rFonts w:cs="Times New Roman"/>
        </w:rPr>
        <w:footnoteReference w:id="2552"/>
      </w:r>
      <w:r>
        <w:rPr>
          <w:b/>
          <w:bCs/>
        </w:rPr>
        <w:t xml:space="preserve"> </w:t>
      </w:r>
      <w:r w:rsidRPr="00262A2F">
        <w:rPr>
          <w:b/>
          <w:bCs/>
        </w:rPr>
        <w:t>D:</w:t>
      </w:r>
      <w:r>
        <w:rPr>
          <w:b/>
          <w:bCs/>
        </w:rPr>
        <w:t xml:space="preserve"> </w:t>
      </w:r>
      <w:r w:rsidRPr="00371A01">
        <w:t>4</w:t>
      </w:r>
      <w:r w:rsidRPr="00371A01">
        <w:rPr>
          <w:vertAlign w:val="superscript"/>
        </w:rPr>
        <w:t>th</w:t>
      </w:r>
      <w:r w:rsidRPr="00371A01">
        <w:t xml:space="preserve"> C</w:t>
      </w:r>
      <w:r>
        <w:rPr>
          <w:rStyle w:val="FootnoteReference"/>
        </w:rPr>
        <w:footnoteReference w:id="2553"/>
      </w:r>
      <w:r>
        <w:t xml:space="preserve"> </w:t>
      </w:r>
    </w:p>
    <w:p w14:paraId="1AF60A2A" w14:textId="77777777" w:rsidR="00BD0433" w:rsidRDefault="00BD0433" w:rsidP="00CF1A10">
      <w:pPr>
        <w:numPr>
          <w:ilvl w:val="0"/>
          <w:numId w:val="90"/>
        </w:numPr>
        <w:bidi w:val="0"/>
      </w:pPr>
      <w:r w:rsidRPr="00262A2F">
        <w:rPr>
          <w:b/>
          <w:bCs/>
        </w:rPr>
        <w:t xml:space="preserve">O: </w:t>
      </w:r>
      <w:r w:rsidRPr="00F629E8">
        <w:t>–</w:t>
      </w:r>
      <w:r w:rsidR="00ED2AB3">
        <w:rPr>
          <w:rStyle w:val="FootnoteReference"/>
          <w:rFonts w:cs="Times New Roman"/>
          <w:lang w:val="en-GB"/>
        </w:rPr>
        <w:footnoteReference w:id="2554"/>
      </w:r>
      <w:r>
        <w:rPr>
          <w:b/>
          <w:bCs/>
        </w:rPr>
        <w:t xml:space="preserve"> </w:t>
      </w:r>
      <w:r w:rsidRPr="00262A2F">
        <w:rPr>
          <w:b/>
          <w:bCs/>
        </w:rPr>
        <w:t>Ds:</w:t>
      </w:r>
      <w:r w:rsidRPr="00262A2F">
        <w:t xml:space="preserve"> </w:t>
      </w:r>
      <w:r w:rsidRPr="000E4347">
        <w:t>Priest</w:t>
      </w:r>
      <w:r w:rsidR="00D35C1D">
        <w:t xml:space="preserve"> (XXXII)</w:t>
      </w:r>
      <w:r w:rsidR="00D35C1D">
        <w:rPr>
          <w:rStyle w:val="FootnoteReference"/>
        </w:rPr>
        <w:footnoteReference w:id="2555"/>
      </w:r>
      <w:r w:rsidRPr="00262A2F">
        <w:rPr>
          <w:b/>
          <w:bCs/>
        </w:rPr>
        <w:t xml:space="preserve"> F:</w:t>
      </w:r>
      <w:r w:rsidRPr="00262A2F">
        <w:t xml:space="preserve"> </w:t>
      </w:r>
      <w:r>
        <w:t xml:space="preserve">– </w:t>
      </w:r>
      <w:r w:rsidRPr="00262A2F">
        <w:rPr>
          <w:b/>
          <w:bCs/>
        </w:rPr>
        <w:t>S:</w:t>
      </w:r>
      <w:r w:rsidRPr="00262A2F">
        <w:t xml:space="preserve"> </w:t>
      </w:r>
      <w:r>
        <w:rPr>
          <w:i/>
          <w:iCs/>
        </w:rPr>
        <w:t>Tulida</w:t>
      </w:r>
      <w:r>
        <w:t xml:space="preserve">, 147 </w:t>
      </w:r>
      <w:r w:rsidRPr="00262A2F">
        <w:rPr>
          <w:b/>
          <w:bCs/>
        </w:rPr>
        <w:t xml:space="preserve">E: </w:t>
      </w:r>
      <w:r w:rsidRPr="00014673">
        <w:t>Samaritan</w:t>
      </w:r>
      <w:r w:rsidRPr="005434BF">
        <w:rPr>
          <w:rStyle w:val="FootnoteReference"/>
          <w:rFonts w:cs="Times New Roman"/>
        </w:rPr>
        <w:footnoteReference w:id="2556"/>
      </w:r>
      <w:r>
        <w:rPr>
          <w:b/>
          <w:bCs/>
        </w:rPr>
        <w:t xml:space="preserve"> </w:t>
      </w:r>
      <w:r w:rsidRPr="00262A2F">
        <w:rPr>
          <w:b/>
          <w:bCs/>
        </w:rPr>
        <w:t>D:</w:t>
      </w:r>
      <w:r>
        <w:rPr>
          <w:b/>
          <w:bCs/>
        </w:rPr>
        <w:t xml:space="preserve"> </w:t>
      </w:r>
      <w:r>
        <w:t>484</w:t>
      </w:r>
      <w:r>
        <w:rPr>
          <w:rStyle w:val="FootnoteReference"/>
        </w:rPr>
        <w:footnoteReference w:id="2557"/>
      </w:r>
    </w:p>
    <w:p w14:paraId="6BF0A873" w14:textId="77777777" w:rsidR="00BD0433" w:rsidRDefault="00BD0433" w:rsidP="00CF1A10">
      <w:pPr>
        <w:numPr>
          <w:ilvl w:val="0"/>
          <w:numId w:val="90"/>
        </w:numPr>
        <w:bidi w:val="0"/>
      </w:pPr>
      <w:r w:rsidRPr="00262A2F">
        <w:rPr>
          <w:b/>
          <w:bCs/>
        </w:rPr>
        <w:t>O:</w:t>
      </w:r>
      <w:r>
        <w:rPr>
          <w:rFonts w:cs="Times New Roman"/>
        </w:rPr>
        <w:t xml:space="preserve"> </w:t>
      </w:r>
      <w:r w:rsidRPr="00F629E8">
        <w:t>–</w:t>
      </w:r>
      <w:r>
        <w:rPr>
          <w:rStyle w:val="FootnoteReference"/>
        </w:rPr>
        <w:footnoteReference w:id="2558"/>
      </w:r>
      <w:r w:rsidRPr="00262A2F">
        <w:rPr>
          <w:b/>
          <w:bCs/>
        </w:rPr>
        <w:t xml:space="preserve"> Ds:</w:t>
      </w:r>
      <w:r w:rsidRPr="00262A2F">
        <w:t xml:space="preserve"> </w:t>
      </w:r>
      <w:r w:rsidRPr="00984549">
        <w:rPr>
          <w:rFonts w:cs="Times New Roman"/>
        </w:rPr>
        <w:t>Mar</w:t>
      </w:r>
      <w:r w:rsidRPr="009B5DB0">
        <w:rPr>
          <w:rFonts w:cs="Times New Roman"/>
        </w:rPr>
        <w:t>f</w:t>
      </w:r>
      <w:r w:rsidRPr="00984549">
        <w:rPr>
          <w:rFonts w:cs="Times New Roman"/>
        </w:rPr>
        <w:t>alina</w:t>
      </w:r>
      <w:r w:rsidR="0018007E">
        <w:rPr>
          <w:rFonts w:cs="Times New Roman"/>
        </w:rPr>
        <w:t>h</w:t>
      </w:r>
      <w:r>
        <w:t xml:space="preserve"> (1)’</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t xml:space="preserve">Abu’l Fath, 176 </w:t>
      </w:r>
      <w:r w:rsidRPr="00262A2F">
        <w:rPr>
          <w:b/>
          <w:bCs/>
        </w:rPr>
        <w:t xml:space="preserve">E: </w:t>
      </w:r>
      <w:r w:rsidRPr="005E562F">
        <w:t>Samaritan</w:t>
      </w:r>
      <w:r w:rsidRPr="003335B1">
        <w:rPr>
          <w:rStyle w:val="FootnoteReference"/>
          <w:rFonts w:cs="Times New Roman"/>
        </w:rPr>
        <w:footnoteReference w:id="2559"/>
      </w:r>
      <w:r>
        <w:rPr>
          <w:b/>
          <w:bCs/>
        </w:rPr>
        <w:t xml:space="preserve"> </w:t>
      </w:r>
      <w:r w:rsidRPr="00262A2F">
        <w:rPr>
          <w:b/>
          <w:bCs/>
        </w:rPr>
        <w:t>D:</w:t>
      </w:r>
      <w:r>
        <w:rPr>
          <w:b/>
          <w:bCs/>
        </w:rPr>
        <w:t xml:space="preserve"> </w:t>
      </w:r>
      <w:r>
        <w:t>5</w:t>
      </w:r>
      <w:r w:rsidRPr="00CA4101">
        <w:rPr>
          <w:vertAlign w:val="superscript"/>
        </w:rPr>
        <w:t>th</w:t>
      </w:r>
      <w:r>
        <w:t xml:space="preserve"> C</w:t>
      </w:r>
      <w:r>
        <w:rPr>
          <w:rStyle w:val="FootnoteReference"/>
        </w:rPr>
        <w:footnoteReference w:id="2560"/>
      </w:r>
    </w:p>
    <w:p w14:paraId="0A7B30A7" w14:textId="77777777" w:rsidR="00BD0433" w:rsidRDefault="00BD0433" w:rsidP="00552C13">
      <w:pPr>
        <w:numPr>
          <w:ilvl w:val="0"/>
          <w:numId w:val="90"/>
        </w:numPr>
        <w:bidi w:val="0"/>
      </w:pPr>
      <w:r w:rsidRPr="00262A2F">
        <w:rPr>
          <w:b/>
          <w:bCs/>
        </w:rPr>
        <w:t xml:space="preserve">O: </w:t>
      </w:r>
      <w:r w:rsidRPr="00F629E8">
        <w:t>–</w:t>
      </w:r>
      <w:r>
        <w:rPr>
          <w:rStyle w:val="FootnoteReference"/>
        </w:rPr>
        <w:footnoteReference w:id="2561"/>
      </w:r>
      <w:r w:rsidRPr="00262A2F">
        <w:rPr>
          <w:b/>
          <w:bCs/>
        </w:rPr>
        <w:t xml:space="preserve"> Ds:</w:t>
      </w:r>
      <w:r w:rsidRPr="00262A2F">
        <w:t xml:space="preserve"> </w:t>
      </w:r>
      <w:r>
        <w:t>Eleazar (</w:t>
      </w:r>
      <w:r w:rsidR="00552C13">
        <w:t>5</w:t>
      </w:r>
      <w:r>
        <w:t>)’</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t xml:space="preserve">Abu’l Fath, 177 </w:t>
      </w:r>
      <w:r w:rsidRPr="00262A2F">
        <w:rPr>
          <w:b/>
          <w:bCs/>
        </w:rPr>
        <w:t xml:space="preserve">E: </w:t>
      </w:r>
      <w:r w:rsidRPr="005E562F">
        <w:t>Samaritan</w:t>
      </w:r>
      <w:r w:rsidRPr="003335B1">
        <w:rPr>
          <w:rStyle w:val="FootnoteReference"/>
          <w:rFonts w:cs="Times New Roman"/>
        </w:rPr>
        <w:footnoteReference w:id="2562"/>
      </w:r>
      <w:r>
        <w:rPr>
          <w:b/>
          <w:bCs/>
        </w:rPr>
        <w:t xml:space="preserve"> </w:t>
      </w:r>
      <w:r w:rsidRPr="00262A2F">
        <w:rPr>
          <w:b/>
          <w:bCs/>
        </w:rPr>
        <w:t>D:</w:t>
      </w:r>
      <w:r>
        <w:rPr>
          <w:b/>
          <w:bCs/>
        </w:rPr>
        <w:t xml:space="preserve"> </w:t>
      </w:r>
      <w:r>
        <w:t>5</w:t>
      </w:r>
      <w:r w:rsidRPr="00CA4101">
        <w:rPr>
          <w:vertAlign w:val="superscript"/>
        </w:rPr>
        <w:t>th</w:t>
      </w:r>
      <w:r>
        <w:t xml:space="preserve"> C</w:t>
      </w:r>
      <w:r>
        <w:rPr>
          <w:rStyle w:val="FootnoteReference"/>
        </w:rPr>
        <w:footnoteReference w:id="2563"/>
      </w:r>
    </w:p>
    <w:p w14:paraId="3306274C" w14:textId="77777777" w:rsidR="00BD0433" w:rsidRDefault="00BD0433" w:rsidP="00BA413D">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0E1E6408" w14:textId="77777777" w:rsidR="00BD0433" w:rsidRDefault="00BD0433" w:rsidP="00BA413D">
      <w:pPr>
        <w:bidi w:val="0"/>
        <w:rPr>
          <w:b/>
          <w:bCs/>
        </w:rPr>
      </w:pPr>
    </w:p>
    <w:p w14:paraId="3EF03D14" w14:textId="77777777" w:rsidR="00BD0433" w:rsidRDefault="00BD0433" w:rsidP="003F1C3A">
      <w:pPr>
        <w:bidi w:val="0"/>
        <w:rPr>
          <w:b/>
          <w:bCs/>
          <w:sz w:val="24"/>
          <w:szCs w:val="24"/>
        </w:rPr>
      </w:pPr>
      <w:r w:rsidRPr="00386A6D">
        <w:rPr>
          <w:rFonts w:cs="Times New Roman"/>
          <w:sz w:val="24"/>
          <w:szCs w:val="24"/>
          <w:rtl/>
        </w:rPr>
        <w:t>עבדי</w:t>
      </w:r>
      <w:r w:rsidRPr="00386A6D">
        <w:rPr>
          <w:rStyle w:val="FootnoteReference"/>
          <w:sz w:val="24"/>
          <w:szCs w:val="24"/>
        </w:rPr>
        <w:footnoteReference w:id="2564"/>
      </w:r>
      <w:r w:rsidRPr="00386A6D">
        <w:rPr>
          <w:sz w:val="24"/>
          <w:szCs w:val="24"/>
        </w:rPr>
        <w:t xml:space="preserve"> – </w:t>
      </w:r>
      <w:r w:rsidR="003F1C3A">
        <w:rPr>
          <w:i/>
          <w:iCs/>
          <w:sz w:val="24"/>
          <w:szCs w:val="24"/>
        </w:rPr>
        <w:t>Ab</w:t>
      </w:r>
      <w:r w:rsidRPr="00386A6D">
        <w:rPr>
          <w:i/>
          <w:iCs/>
          <w:sz w:val="24"/>
          <w:szCs w:val="24"/>
        </w:rPr>
        <w:t>d</w:t>
      </w:r>
      <w:r w:rsidR="003F1C3A">
        <w:rPr>
          <w:i/>
          <w:iCs/>
          <w:sz w:val="24"/>
          <w:szCs w:val="24"/>
        </w:rPr>
        <w:t>a</w:t>
      </w:r>
      <w:r w:rsidRPr="00386A6D">
        <w:rPr>
          <w:i/>
          <w:iCs/>
          <w:sz w:val="24"/>
          <w:szCs w:val="24"/>
        </w:rPr>
        <w:t>i</w:t>
      </w:r>
    </w:p>
    <w:p w14:paraId="21640E9F" w14:textId="77777777" w:rsidR="00BD0433" w:rsidRPr="00386A6D" w:rsidRDefault="00BD0433" w:rsidP="00CB3B93">
      <w:pPr>
        <w:bidi w:val="0"/>
        <w:rPr>
          <w:b/>
          <w:bCs/>
          <w:sz w:val="24"/>
          <w:szCs w:val="24"/>
        </w:rPr>
      </w:pPr>
    </w:p>
    <w:p w14:paraId="1691A1E3" w14:textId="77777777" w:rsidR="00BD0433" w:rsidRPr="00262A2F" w:rsidRDefault="00BD0433" w:rsidP="00CF1A10">
      <w:pPr>
        <w:numPr>
          <w:ilvl w:val="0"/>
          <w:numId w:val="91"/>
        </w:numPr>
        <w:bidi w:val="0"/>
      </w:pPr>
      <w:r w:rsidRPr="00262A2F">
        <w:rPr>
          <w:b/>
          <w:bCs/>
        </w:rPr>
        <w:t xml:space="preserve">O: </w:t>
      </w:r>
      <w:r w:rsidR="00ED2AB3" w:rsidRPr="00F629E8">
        <w:t>–</w:t>
      </w:r>
      <w:r w:rsidR="00ED2AB3">
        <w:rPr>
          <w:rStyle w:val="FootnoteReference"/>
          <w:rFonts w:cs="Times New Roman"/>
          <w:lang w:val="en-GB"/>
        </w:rPr>
        <w:footnoteReference w:id="2565"/>
      </w:r>
      <w:r>
        <w:rPr>
          <w:rFonts w:cs="Times New Roman"/>
        </w:rPr>
        <w:t xml:space="preserve"> </w:t>
      </w:r>
      <w:r w:rsidRPr="00262A2F">
        <w:rPr>
          <w:b/>
          <w:bCs/>
        </w:rPr>
        <w:t>Ds:</w:t>
      </w:r>
      <w:r w:rsidRPr="00262A2F">
        <w:t xml:space="preserve"> </w:t>
      </w:r>
      <w:r w:rsidRPr="00E15453">
        <w:rPr>
          <w:rFonts w:cs="Times New Roman"/>
          <w:lang w:val="en-GB"/>
        </w:rPr>
        <w:t xml:space="preserve">Priest, of the </w:t>
      </w:r>
      <w:r w:rsidRPr="005C3380">
        <w:rPr>
          <w:rFonts w:cs="Times New Roman"/>
          <w:lang w:val="en-GB"/>
        </w:rPr>
        <w:t>clan of Ithamar</w:t>
      </w:r>
      <w:r w:rsidRPr="00F97AE4">
        <w:rPr>
          <w:rStyle w:val="FootnoteReference"/>
          <w:rFonts w:cs="Times New Roman"/>
          <w:rtl/>
        </w:rPr>
        <w:footnoteReference w:id="2566"/>
      </w:r>
      <w:r w:rsidRPr="002904CE">
        <w:rPr>
          <w:rFonts w:cs="Times New Roman"/>
          <w:b/>
          <w:bCs/>
          <w:lang w:val="en-GB"/>
        </w:rPr>
        <w:t xml:space="preserve"> F: S: </w:t>
      </w:r>
      <w:r>
        <w:rPr>
          <w:rFonts w:cs="Times New Roman"/>
          <w:i/>
          <w:iCs/>
          <w:lang w:val="en-GB"/>
        </w:rPr>
        <w:t xml:space="preserve">Tulida </w:t>
      </w:r>
      <w:r>
        <w:rPr>
          <w:rFonts w:cs="Times New Roman"/>
          <w:lang w:val="en-GB"/>
        </w:rPr>
        <w:t>124</w:t>
      </w:r>
      <w:r w:rsidRPr="00CA55F8">
        <w:rPr>
          <w:rtl/>
        </w:rPr>
        <w:t xml:space="preserve"> </w:t>
      </w:r>
      <w:r w:rsidRPr="002904CE">
        <w:rPr>
          <w:rFonts w:cs="Times New Roman"/>
          <w:b/>
          <w:bCs/>
          <w:lang w:val="en-GB"/>
        </w:rPr>
        <w:t xml:space="preserve">E: </w:t>
      </w:r>
      <w:r w:rsidRPr="005E562F">
        <w:rPr>
          <w:rFonts w:cs="Times New Roman"/>
          <w:lang w:val="en-GB"/>
        </w:rPr>
        <w:t>Samaritan</w:t>
      </w:r>
      <w:r w:rsidRPr="003335B1">
        <w:rPr>
          <w:rStyle w:val="FootnoteReference"/>
          <w:rFonts w:cs="Times New Roman"/>
        </w:rPr>
        <w:footnoteReference w:id="2567"/>
      </w:r>
      <w:r w:rsidRPr="002904CE">
        <w:rPr>
          <w:rFonts w:cs="Times New Roman"/>
          <w:lang w:val="en-GB"/>
        </w:rPr>
        <w:t xml:space="preserve"> </w:t>
      </w:r>
      <w:r w:rsidRPr="002904CE">
        <w:rPr>
          <w:rFonts w:cs="Times New Roman"/>
          <w:b/>
          <w:bCs/>
          <w:lang w:val="en-GB"/>
        </w:rPr>
        <w:t xml:space="preserve">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568"/>
      </w:r>
    </w:p>
    <w:p w14:paraId="6BFC36D0" w14:textId="77777777" w:rsidR="00BD0433" w:rsidRDefault="00BD0433" w:rsidP="00AF217E">
      <w:pPr>
        <w:numPr>
          <w:ilvl w:val="0"/>
          <w:numId w:val="91"/>
        </w:numPr>
        <w:bidi w:val="0"/>
      </w:pPr>
      <w:r w:rsidRPr="00262A2F">
        <w:rPr>
          <w:b/>
          <w:bCs/>
        </w:rPr>
        <w:t xml:space="preserve">O: </w:t>
      </w:r>
      <w:r w:rsidRPr="003F1C3A">
        <w:rPr>
          <w:rFonts w:cs="Times New Roman"/>
          <w:rtl/>
        </w:rPr>
        <w:t>עו[בדיה]</w:t>
      </w:r>
      <w:r w:rsidRPr="000E41E3">
        <w:rPr>
          <w:rStyle w:val="FootnoteReference"/>
        </w:rPr>
        <w:footnoteReference w:id="2569"/>
      </w:r>
      <w:r>
        <w:t xml:space="preserve"> </w:t>
      </w:r>
      <w:r w:rsidRPr="00262A2F">
        <w:rPr>
          <w:b/>
          <w:bCs/>
        </w:rPr>
        <w:t>Ds:</w:t>
      </w:r>
      <w:r w:rsidRPr="00262A2F">
        <w:t xml:space="preserve"> </w:t>
      </w:r>
      <w:r>
        <w:t>Simon (6</w:t>
      </w:r>
      <w:r w:rsidR="004B7DBB">
        <w:t>2</w:t>
      </w:r>
      <w:r>
        <w:t>)’</w:t>
      </w:r>
      <w:r w:rsidRPr="005D3BF5">
        <w:t>s</w:t>
      </w:r>
      <w:r>
        <w:t xml:space="preserve"> father</w:t>
      </w:r>
      <w:r w:rsidRPr="00262A2F">
        <w:rPr>
          <w:b/>
          <w:bCs/>
        </w:rPr>
        <w:t xml:space="preserve"> F:</w:t>
      </w:r>
      <w:r w:rsidRPr="00262A2F">
        <w:t xml:space="preserve"> </w:t>
      </w:r>
      <w:r>
        <w:t xml:space="preserve">Epitaph, Tiberias </w:t>
      </w:r>
      <w:r w:rsidRPr="00262A2F">
        <w:rPr>
          <w:b/>
          <w:bCs/>
        </w:rPr>
        <w:t>S:</w:t>
      </w:r>
      <w:r w:rsidRPr="00262A2F">
        <w:t xml:space="preserve"> </w:t>
      </w:r>
      <w:r>
        <w:t xml:space="preserve">Schwabe, </w:t>
      </w:r>
      <w:r>
        <w:rPr>
          <w:i/>
          <w:iCs/>
        </w:rPr>
        <w:t>Yohanan Levi</w:t>
      </w:r>
      <w:r>
        <w:t xml:space="preserve">, no. 3 </w:t>
      </w:r>
      <w:r w:rsidRPr="00262A2F">
        <w:rPr>
          <w:b/>
          <w:bCs/>
        </w:rPr>
        <w:t xml:space="preserve">E: </w:t>
      </w:r>
      <w:r w:rsidRPr="00F629E8">
        <w:t>–</w:t>
      </w:r>
      <w:r>
        <w:rPr>
          <w:b/>
          <w:bCs/>
        </w:rPr>
        <w:t xml:space="preserve"> </w:t>
      </w:r>
      <w:r w:rsidRPr="00262A2F">
        <w:rPr>
          <w:b/>
          <w:bCs/>
        </w:rPr>
        <w:t>D:</w:t>
      </w:r>
      <w:r w:rsidRPr="00335114">
        <w:t xml:space="preserve"> </w:t>
      </w:r>
      <w:r w:rsidRPr="0052703A">
        <w:t>4</w:t>
      </w:r>
      <w:r w:rsidRPr="0052703A">
        <w:rPr>
          <w:vertAlign w:val="superscript"/>
        </w:rPr>
        <w:t xml:space="preserve">th </w:t>
      </w:r>
      <w:r w:rsidRPr="0052703A">
        <w:t>C</w:t>
      </w:r>
    </w:p>
    <w:p w14:paraId="45CFAFFD" w14:textId="77777777" w:rsidR="00BD0433" w:rsidRDefault="00BD0433" w:rsidP="00335114">
      <w:pPr>
        <w:bidi w:val="0"/>
        <w:rPr>
          <w:rFonts w:cs="Times New Roman"/>
          <w:sz w:val="24"/>
          <w:szCs w:val="24"/>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4B9F6270" w14:textId="77777777" w:rsidR="00BD0433" w:rsidRDefault="00BD0433" w:rsidP="00335114">
      <w:pPr>
        <w:bidi w:val="0"/>
        <w:rPr>
          <w:rFonts w:cs="Times New Roman"/>
          <w:sz w:val="24"/>
          <w:szCs w:val="24"/>
        </w:rPr>
      </w:pPr>
    </w:p>
    <w:p w14:paraId="3C90413F" w14:textId="77777777" w:rsidR="00BD0433" w:rsidRPr="003335B1" w:rsidRDefault="00BD0433" w:rsidP="00441A4B">
      <w:pPr>
        <w:bidi w:val="0"/>
        <w:rPr>
          <w:rFonts w:cs="Times New Roman"/>
          <w:sz w:val="24"/>
          <w:szCs w:val="24"/>
          <w:lang w:val="en-GB"/>
        </w:rPr>
      </w:pPr>
      <w:r w:rsidRPr="00441A4B">
        <w:rPr>
          <w:rFonts w:cs="Times New Roman"/>
          <w:sz w:val="24"/>
          <w:szCs w:val="24"/>
          <w:rtl/>
        </w:rPr>
        <w:t>עוב</w:t>
      </w:r>
      <w:r w:rsidRPr="00441A4B">
        <w:rPr>
          <w:rFonts w:cs="Times New Roman" w:hint="cs"/>
          <w:sz w:val="24"/>
          <w:szCs w:val="24"/>
          <w:rtl/>
        </w:rPr>
        <w:t>ד</w:t>
      </w:r>
      <w:r w:rsidRPr="00441A4B">
        <w:rPr>
          <w:rStyle w:val="FootnoteReference"/>
          <w:rFonts w:cs="Times New Roman"/>
          <w:sz w:val="24"/>
          <w:szCs w:val="24"/>
          <w:lang w:val="en-GB"/>
        </w:rPr>
        <w:footnoteReference w:id="2570"/>
      </w:r>
      <w:r w:rsidRPr="00441A4B">
        <w:rPr>
          <w:rFonts w:cs="Times New Roman"/>
          <w:sz w:val="24"/>
          <w:szCs w:val="24"/>
          <w:lang w:val="en-GB"/>
        </w:rPr>
        <w:t xml:space="preserve"> – </w:t>
      </w:r>
      <w:r w:rsidRPr="00441A4B">
        <w:rPr>
          <w:rFonts w:cs="Times New Roman"/>
          <w:i/>
          <w:iCs/>
          <w:sz w:val="24"/>
          <w:szCs w:val="24"/>
          <w:lang w:val="en-GB"/>
        </w:rPr>
        <w:t>Oved</w:t>
      </w:r>
    </w:p>
    <w:p w14:paraId="0523F092" w14:textId="77777777" w:rsidR="00BD0433" w:rsidRPr="003335B1" w:rsidRDefault="00BD0433" w:rsidP="00441A4B">
      <w:pPr>
        <w:bidi w:val="0"/>
        <w:rPr>
          <w:rFonts w:cs="Times New Roman"/>
          <w:rtl/>
        </w:rPr>
      </w:pPr>
    </w:p>
    <w:p w14:paraId="4ED0CCFB" w14:textId="77777777" w:rsidR="00BD0433" w:rsidRPr="00C80776" w:rsidRDefault="00BD0433" w:rsidP="00E86B84">
      <w:pPr>
        <w:numPr>
          <w:ilvl w:val="0"/>
          <w:numId w:val="125"/>
        </w:numPr>
        <w:bidi w:val="0"/>
        <w:rPr>
          <w:rFonts w:cs="Times New Roman"/>
          <w:b/>
          <w:bCs/>
        </w:rPr>
      </w:pPr>
      <w:r w:rsidRPr="003335B1">
        <w:rPr>
          <w:rFonts w:cs="Times New Roman"/>
          <w:b/>
          <w:bCs/>
          <w:lang w:val="en-GB"/>
        </w:rPr>
        <w:t xml:space="preserve">O: </w:t>
      </w:r>
      <w:r w:rsidRPr="00946EF1">
        <w:rPr>
          <w:rFonts w:cs="Times New Roman" w:hint="cs"/>
          <w:rtl/>
          <w:lang w:val="en-GB"/>
        </w:rPr>
        <w:t>עובר</w:t>
      </w:r>
      <w:r w:rsidRPr="00C7536C">
        <w:rPr>
          <w:rStyle w:val="FootnoteReference"/>
          <w:rFonts w:cs="Times New Roman"/>
          <w:lang w:val="en-GB"/>
        </w:rPr>
        <w:footnoteReference w:id="2571"/>
      </w:r>
      <w:r w:rsidRPr="003335B1">
        <w:rPr>
          <w:rFonts w:cs="Times New Roman"/>
          <w:b/>
          <w:bCs/>
          <w:lang w:val="en-GB"/>
        </w:rPr>
        <w:t xml:space="preserve"> Ds: </w:t>
      </w:r>
      <w:r w:rsidRPr="003335B1">
        <w:rPr>
          <w:rFonts w:cs="Times New Roman"/>
          <w:lang w:val="en-GB"/>
        </w:rPr>
        <w:t>Galilean</w:t>
      </w:r>
      <w:r w:rsidRPr="003335B1">
        <w:rPr>
          <w:rStyle w:val="FootnoteReference"/>
          <w:rFonts w:cs="Times New Roman"/>
          <w:lang w:val="it-IT"/>
        </w:rPr>
        <w:footnoteReference w:id="2572"/>
      </w:r>
      <w:r w:rsidRPr="003335B1">
        <w:rPr>
          <w:rFonts w:cs="Times New Roman"/>
          <w:b/>
          <w:bCs/>
          <w:lang w:val="en-GB"/>
        </w:rPr>
        <w:t xml:space="preserve"> F: </w:t>
      </w:r>
      <w:r w:rsidRPr="00171AB4">
        <w:rPr>
          <w:rFonts w:cs="Times New Roman"/>
          <w:lang w:val="en-GB"/>
        </w:rPr>
        <w:t>–</w:t>
      </w:r>
      <w:r w:rsidRPr="003335B1">
        <w:rPr>
          <w:rFonts w:cs="Times New Roman"/>
          <w:b/>
          <w:bCs/>
          <w:lang w:val="en-GB"/>
        </w:rPr>
        <w:t xml:space="preserve"> S: </w:t>
      </w:r>
      <w:r w:rsidRPr="00C7536C">
        <w:rPr>
          <w:rFonts w:cs="Times New Roman"/>
          <w:i/>
          <w:iCs/>
          <w:lang w:val="en-GB"/>
        </w:rPr>
        <w:t>bSan</w:t>
      </w:r>
      <w:r w:rsidRPr="003335B1">
        <w:rPr>
          <w:rFonts w:cs="Times New Roman"/>
          <w:lang w:val="en-GB"/>
        </w:rPr>
        <w:t xml:space="preserve"> 70a</w:t>
      </w:r>
      <w:r w:rsidRPr="003335B1">
        <w:rPr>
          <w:rStyle w:val="FootnoteReference"/>
          <w:rFonts w:cs="Times New Roman"/>
          <w:rtl/>
        </w:rPr>
        <w:footnoteReference w:id="2573"/>
      </w:r>
      <w:r w:rsidRPr="003335B1">
        <w:rPr>
          <w:rFonts w:cs="Times New Roman"/>
          <w:lang w:val="en-GB"/>
        </w:rPr>
        <w:t xml:space="preserve"> (Kosowsky, </w:t>
      </w:r>
      <w:r w:rsidRPr="003335B1">
        <w:rPr>
          <w:rFonts w:cs="Times New Roman"/>
          <w:i/>
          <w:iCs/>
          <w:lang w:val="en-GB"/>
        </w:rPr>
        <w:t>Babylonico</w:t>
      </w:r>
      <w:r w:rsidRPr="003335B1">
        <w:rPr>
          <w:rFonts w:cs="Times New Roman"/>
          <w:lang w:val="en-GB"/>
        </w:rPr>
        <w:t xml:space="preserve">, 1782) </w:t>
      </w:r>
      <w:r w:rsidRPr="003335B1">
        <w:rPr>
          <w:rFonts w:cs="Times New Roman"/>
          <w:b/>
          <w:bCs/>
          <w:lang w:val="en-GB"/>
        </w:rPr>
        <w:t xml:space="preserve">E: </w:t>
      </w:r>
      <w:r w:rsidRPr="00171AB4">
        <w:rPr>
          <w:rFonts w:cs="Times New Roman"/>
          <w:lang w:val="en-GB"/>
        </w:rPr>
        <w:t>–</w:t>
      </w:r>
      <w:r w:rsidRPr="003335B1">
        <w:rPr>
          <w:rFonts w:cs="Times New Roman"/>
          <w:b/>
          <w:bCs/>
          <w:lang w:val="en-GB"/>
        </w:rPr>
        <w:t xml:space="preserve"> D: </w:t>
      </w:r>
      <w:r w:rsidR="00E86B84">
        <w:rPr>
          <w:rFonts w:cs="Times New Roman"/>
          <w:lang w:val="it-IT"/>
        </w:rPr>
        <w:t>Pre-4</w:t>
      </w:r>
      <w:r w:rsidR="00E86B84" w:rsidRPr="00AA7480">
        <w:rPr>
          <w:rFonts w:cs="Times New Roman"/>
          <w:lang w:val="it-IT"/>
        </w:rPr>
        <w:t>00</w:t>
      </w:r>
      <w:r w:rsidR="00E86B84">
        <w:rPr>
          <w:rStyle w:val="FootnoteReference"/>
          <w:rFonts w:cs="Times New Roman"/>
        </w:rPr>
        <w:footnoteReference w:id="2574"/>
      </w:r>
    </w:p>
    <w:p w14:paraId="3B549F03" w14:textId="77777777" w:rsidR="00BD0433" w:rsidRDefault="00BD0433" w:rsidP="00CF1A10">
      <w:pPr>
        <w:numPr>
          <w:ilvl w:val="0"/>
          <w:numId w:val="125"/>
        </w:numPr>
        <w:bidi w:val="0"/>
      </w:pPr>
      <w:r>
        <w:rPr>
          <w:b/>
          <w:bCs/>
        </w:rPr>
        <w:t xml:space="preserve">O: </w:t>
      </w:r>
      <w:r w:rsidRPr="008D373D">
        <w:rPr>
          <w:rFonts w:ascii="Graeca" w:hAnsi="Graeca"/>
        </w:rPr>
        <w:t></w:t>
      </w:r>
      <w:r w:rsidRPr="008D373D">
        <w:rPr>
          <w:rFonts w:ascii="Graeca" w:hAnsi="Graeca"/>
        </w:rPr>
        <w:t></w:t>
      </w:r>
      <w:r w:rsidRPr="008D373D">
        <w:rPr>
          <w:rFonts w:ascii="Graeca" w:hAnsi="Graeca"/>
        </w:rPr>
        <w:t></w:t>
      </w:r>
      <w:r w:rsidRPr="008D373D">
        <w:rPr>
          <w:rFonts w:ascii="Graeca" w:hAnsi="Graeca"/>
        </w:rPr>
        <w:t></w:t>
      </w:r>
      <w:r w:rsidRPr="008D373D">
        <w:rPr>
          <w:rFonts w:ascii="Graeca" w:hAnsi="Graeca"/>
        </w:rPr>
        <w:t></w:t>
      </w:r>
      <w:r w:rsidRPr="008D373D">
        <w:rPr>
          <w:rFonts w:ascii="Graeca" w:hAnsi="Graeca"/>
        </w:rPr>
        <w:t></w:t>
      </w:r>
      <w:r w:rsidRPr="008D373D">
        <w:rPr>
          <w:rFonts w:ascii="Graeca" w:hAnsi="Graeca"/>
        </w:rPr>
        <w:t></w:t>
      </w:r>
      <w:r w:rsidRPr="008D373D">
        <w:rPr>
          <w:rFonts w:ascii="Graeca" w:hAnsi="Graeca"/>
        </w:rPr>
        <w:t></w:t>
      </w:r>
      <w:r w:rsidRPr="008D373D">
        <w:rPr>
          <w:rFonts w:ascii="Graeca" w:hAnsi="Graeca"/>
        </w:rPr>
        <w:t></w:t>
      </w:r>
      <w:r w:rsidRPr="008D373D">
        <w:rPr>
          <w:rFonts w:ascii="Graeca" w:hAnsi="Graeca"/>
        </w:rPr>
        <w:t></w:t>
      </w:r>
      <w:r w:rsidR="008D373D">
        <w:rPr>
          <w:rStyle w:val="FootnoteReference"/>
          <w:rFonts w:cs="Times New Roman"/>
        </w:rPr>
        <w:footnoteReference w:id="2575"/>
      </w:r>
      <w:r w:rsidR="00D54FA5">
        <w:rPr>
          <w:rFonts w:cs="Times New Roman"/>
        </w:rPr>
        <w:t xml:space="preserve"> </w:t>
      </w:r>
      <w:r w:rsidRPr="00804DC6">
        <w:rPr>
          <w:b/>
          <w:bCs/>
        </w:rPr>
        <w:t xml:space="preserve">Ds: </w:t>
      </w:r>
      <w:r>
        <w:t>Orion</w:t>
      </w:r>
      <w:r w:rsidRPr="00C212F2">
        <w:t xml:space="preserve"> (</w:t>
      </w:r>
      <w:r>
        <w:t>3</w:t>
      </w:r>
      <w:r w:rsidRPr="00C212F2">
        <w:t xml:space="preserve">)’s </w:t>
      </w:r>
      <w:r>
        <w:t>son</w:t>
      </w:r>
      <w:r>
        <w:rPr>
          <w:b/>
          <w:bCs/>
        </w:rPr>
        <w:t xml:space="preserve"> </w:t>
      </w:r>
      <w:r w:rsidRPr="00804DC6">
        <w:rPr>
          <w:b/>
          <w:bCs/>
        </w:rPr>
        <w:t xml:space="preserve">F: </w:t>
      </w:r>
      <w:r>
        <w:t>Epitaph, Zoar</w:t>
      </w:r>
      <w:r w:rsidRPr="005E2ED7">
        <w:rPr>
          <w:b/>
          <w:bCs/>
        </w:rPr>
        <w:t xml:space="preserve"> </w:t>
      </w:r>
      <w:r w:rsidRPr="00804DC6">
        <w:rPr>
          <w:b/>
          <w:bCs/>
        </w:rPr>
        <w:t xml:space="preserve">S: </w:t>
      </w:r>
      <w:r w:rsidRPr="00804DC6">
        <w:rPr>
          <w:i/>
          <w:iCs/>
        </w:rPr>
        <w:t xml:space="preserve">IPT </w:t>
      </w:r>
      <w:r w:rsidRPr="00804DC6">
        <w:t>1</w:t>
      </w:r>
      <w:r>
        <w:t>b,</w:t>
      </w:r>
      <w:r w:rsidRPr="00804DC6">
        <w:t xml:space="preserve"> no. </w:t>
      </w:r>
      <w:r>
        <w:t xml:space="preserve">22 </w:t>
      </w:r>
      <w:r w:rsidRPr="00FF15E4">
        <w:rPr>
          <w:b/>
          <w:bCs/>
        </w:rPr>
        <w:t>E:</w:t>
      </w:r>
      <w:r>
        <w:rPr>
          <w:b/>
          <w:bCs/>
        </w:rPr>
        <w:t xml:space="preserve"> </w:t>
      </w:r>
      <w:r w:rsidRPr="00472863">
        <w:rPr>
          <w:lang w:val="it-IT"/>
        </w:rPr>
        <w:t>Jew?</w:t>
      </w:r>
      <w:r>
        <w:rPr>
          <w:rStyle w:val="FootnoteReference"/>
          <w:lang w:val="en-GB"/>
        </w:rPr>
        <w:footnoteReference w:id="2576"/>
      </w:r>
      <w:r w:rsidRPr="00FF15E4">
        <w:rPr>
          <w:b/>
          <w:bCs/>
        </w:rPr>
        <w:t xml:space="preserve"> D:</w:t>
      </w:r>
      <w:r w:rsidRPr="00FF15E4">
        <w:t xml:space="preserve"> </w:t>
      </w:r>
      <w:r>
        <w:t>423</w:t>
      </w:r>
      <w:r>
        <w:rPr>
          <w:rStyle w:val="FootnoteReference"/>
          <w:lang w:val="en-GB"/>
        </w:rPr>
        <w:footnoteReference w:id="2577"/>
      </w:r>
    </w:p>
    <w:p w14:paraId="38650A29" w14:textId="77777777" w:rsidR="00BD0433" w:rsidRPr="0047387A" w:rsidRDefault="00BD0433" w:rsidP="00CF1A10">
      <w:pPr>
        <w:numPr>
          <w:ilvl w:val="0"/>
          <w:numId w:val="125"/>
        </w:numPr>
        <w:bidi w:val="0"/>
        <w:rPr>
          <w:rFonts w:cs="Times New Roman"/>
          <w:b/>
          <w:bCs/>
        </w:rPr>
        <w:sectPr w:rsidR="00BD0433" w:rsidRPr="0047387A" w:rsidSect="00891E4B">
          <w:footnotePr>
            <w:pos w:val="beneathText"/>
            <w:numRestart w:val="eachSect"/>
          </w:footnotePr>
          <w:type w:val="continuous"/>
          <w:pgSz w:w="11906" w:h="16838"/>
          <w:pgMar w:top="1440" w:right="1800" w:bottom="1440" w:left="1800" w:header="720" w:footer="720" w:gutter="0"/>
          <w:cols w:space="720"/>
          <w:bidi/>
          <w:rtlGutter/>
        </w:sectPr>
      </w:pPr>
    </w:p>
    <w:p w14:paraId="17439918" w14:textId="77777777" w:rsidR="00BD0433" w:rsidRPr="0047387A" w:rsidRDefault="00BD0433" w:rsidP="00441A4B">
      <w:pPr>
        <w:bidi w:val="0"/>
        <w:rPr>
          <w:rFonts w:cs="Times New Roman"/>
          <w:b/>
          <w:bCs/>
        </w:rPr>
        <w:sectPr w:rsidR="00BD0433" w:rsidRPr="0047387A" w:rsidSect="00891E4B">
          <w:footnotePr>
            <w:pos w:val="beneathText"/>
            <w:numRestart w:val="eachSect"/>
          </w:footnotePr>
          <w:type w:val="continuous"/>
          <w:pgSz w:w="11906" w:h="16838"/>
          <w:pgMar w:top="1440" w:right="1800" w:bottom="1440" w:left="1800" w:header="720" w:footer="720" w:gutter="0"/>
          <w:cols w:space="720"/>
          <w:bidi/>
          <w:rtlGutter/>
        </w:sectPr>
      </w:pPr>
    </w:p>
    <w:p w14:paraId="1754EB2A" w14:textId="77777777" w:rsidR="00BD0433" w:rsidRDefault="00BD0433" w:rsidP="00441A4B">
      <w:pPr>
        <w:bidi w:val="0"/>
        <w:rPr>
          <w:i/>
          <w:iCs/>
          <w:sz w:val="24"/>
          <w:szCs w:val="24"/>
        </w:rPr>
      </w:pPr>
      <w:r w:rsidRPr="00DA2B10">
        <w:rPr>
          <w:rFonts w:cs="Times New Roman"/>
          <w:sz w:val="24"/>
          <w:szCs w:val="24"/>
          <w:rtl/>
        </w:rPr>
        <w:t>עוזיאל</w:t>
      </w:r>
      <w:r w:rsidRPr="00DA2B10">
        <w:rPr>
          <w:rStyle w:val="FootnoteReference"/>
          <w:sz w:val="24"/>
          <w:szCs w:val="24"/>
        </w:rPr>
        <w:footnoteReference w:id="2578"/>
      </w:r>
      <w:r w:rsidRPr="00DA2B10">
        <w:rPr>
          <w:sz w:val="24"/>
          <w:szCs w:val="24"/>
        </w:rPr>
        <w:t xml:space="preserve"> – </w:t>
      </w:r>
      <w:r w:rsidRPr="00DA2B10">
        <w:rPr>
          <w:i/>
          <w:iCs/>
          <w:sz w:val="24"/>
          <w:szCs w:val="24"/>
        </w:rPr>
        <w:t>Uziel</w:t>
      </w:r>
    </w:p>
    <w:p w14:paraId="2FCE5BA3" w14:textId="77777777" w:rsidR="00BD0433" w:rsidRPr="00DA2B10" w:rsidRDefault="00BD0433" w:rsidP="00CB3B93">
      <w:pPr>
        <w:bidi w:val="0"/>
        <w:rPr>
          <w:b/>
          <w:bCs/>
          <w:sz w:val="24"/>
          <w:szCs w:val="24"/>
        </w:rPr>
      </w:pPr>
    </w:p>
    <w:p w14:paraId="1A9E4A98" w14:textId="77777777" w:rsidR="00BD0433" w:rsidRDefault="00BD0433" w:rsidP="0060689B">
      <w:pPr>
        <w:numPr>
          <w:ilvl w:val="0"/>
          <w:numId w:val="92"/>
        </w:numPr>
        <w:bidi w:val="0"/>
        <w:rPr>
          <w:rtl/>
        </w:rPr>
      </w:pPr>
      <w:r w:rsidRPr="00262A2F">
        <w:rPr>
          <w:b/>
          <w:bCs/>
        </w:rPr>
        <w:t xml:space="preserve">O: </w:t>
      </w:r>
      <w:r w:rsidRPr="00F629E8">
        <w:t>–</w:t>
      </w:r>
      <w:r>
        <w:rPr>
          <w:b/>
          <w:bCs/>
        </w:rPr>
        <w:t xml:space="preserve"> </w:t>
      </w:r>
      <w:r w:rsidRPr="00262A2F">
        <w:rPr>
          <w:b/>
          <w:bCs/>
        </w:rPr>
        <w:t>Ds:</w:t>
      </w:r>
      <w:r w:rsidRPr="00262A2F">
        <w:t xml:space="preserve"> </w:t>
      </w:r>
      <w:r>
        <w:t>H</w:t>
      </w:r>
      <w:r>
        <w:rPr>
          <w:rFonts w:cs="Times New Roman"/>
        </w:rPr>
        <w:t>̣</w:t>
      </w:r>
      <w:r>
        <w:t>oni (1)’</w:t>
      </w:r>
      <w:r w:rsidRPr="005D3BF5">
        <w:t>s</w:t>
      </w:r>
      <w:r>
        <w:t xml:space="preserve"> son</w:t>
      </w:r>
      <w:r w:rsidRPr="00262A2F">
        <w:rPr>
          <w:b/>
          <w:bCs/>
        </w:rPr>
        <w:t xml:space="preserve"> F:</w:t>
      </w:r>
      <w:r w:rsidRPr="00262A2F">
        <w:t xml:space="preserve"> </w:t>
      </w:r>
      <w:r>
        <w:t xml:space="preserve">– </w:t>
      </w:r>
      <w:r w:rsidRPr="00262A2F">
        <w:rPr>
          <w:b/>
          <w:bCs/>
        </w:rPr>
        <w:t>S:</w:t>
      </w:r>
      <w:r>
        <w:t xml:space="preserve"> </w:t>
      </w:r>
      <w:r>
        <w:rPr>
          <w:i/>
          <w:iCs/>
        </w:rPr>
        <w:t xml:space="preserve">yMSh </w:t>
      </w:r>
      <w:r>
        <w:t xml:space="preserve">5:1, 55d (Kosovsky, </w:t>
      </w:r>
      <w:r>
        <w:rPr>
          <w:i/>
          <w:iCs/>
        </w:rPr>
        <w:t>Yerushalmi</w:t>
      </w:r>
      <w:r>
        <w:t xml:space="preserve">, 238) </w:t>
      </w:r>
      <w:r w:rsidRPr="00262A2F">
        <w:rPr>
          <w:b/>
          <w:bCs/>
        </w:rPr>
        <w:t xml:space="preserve">E: </w:t>
      </w:r>
      <w:r w:rsidRPr="00F629E8">
        <w:t>–</w:t>
      </w:r>
      <w:r>
        <w:rPr>
          <w:b/>
          <w:bCs/>
        </w:rPr>
        <w:t xml:space="preserve"> </w:t>
      </w:r>
      <w:r w:rsidRPr="00262A2F">
        <w:rPr>
          <w:b/>
          <w:bCs/>
        </w:rPr>
        <w:t>D:</w:t>
      </w:r>
      <w:r>
        <w:rPr>
          <w:b/>
          <w:bCs/>
        </w:rPr>
        <w:t xml:space="preserve"> </w:t>
      </w:r>
      <w:r w:rsidR="0060689B">
        <w:rPr>
          <w:lang w:val="it-IT"/>
        </w:rPr>
        <w:t>3</w:t>
      </w:r>
      <w:r w:rsidR="0060689B" w:rsidRPr="00E013A5">
        <w:rPr>
          <w:vertAlign w:val="superscript"/>
          <w:lang w:val="it-IT"/>
        </w:rPr>
        <w:t>rd</w:t>
      </w:r>
      <w:r w:rsidR="0060689B">
        <w:rPr>
          <w:lang w:val="it-IT"/>
        </w:rPr>
        <w:t xml:space="preserve"> C</w:t>
      </w:r>
      <w:r w:rsidR="0060689B">
        <w:rPr>
          <w:rStyle w:val="FootnoteReference"/>
          <w:lang w:val="it-IT"/>
        </w:rPr>
        <w:footnoteReference w:id="2579"/>
      </w:r>
    </w:p>
    <w:p w14:paraId="45A05C8B" w14:textId="77777777" w:rsidR="00BD0433" w:rsidRDefault="00BD0433" w:rsidP="0060689B">
      <w:pPr>
        <w:numPr>
          <w:ilvl w:val="0"/>
          <w:numId w:val="92"/>
        </w:numPr>
        <w:bidi w:val="0"/>
      </w:pPr>
      <w:r w:rsidRPr="00262A2F">
        <w:rPr>
          <w:b/>
          <w:bCs/>
        </w:rPr>
        <w:t xml:space="preserve">O: </w:t>
      </w:r>
      <w:r w:rsidRPr="00F629E8">
        <w:t>–</w:t>
      </w:r>
      <w:r>
        <w:rPr>
          <w:b/>
          <w:bCs/>
        </w:rPr>
        <w:t xml:space="preserve"> </w:t>
      </w:r>
      <w:r w:rsidRPr="00262A2F">
        <w:rPr>
          <w:b/>
          <w:bCs/>
        </w:rPr>
        <w:t>Ds:</w:t>
      </w:r>
      <w:r w:rsidRPr="00262A2F">
        <w:t xml:space="preserve"> </w:t>
      </w:r>
      <w:r>
        <w:t xml:space="preserve">The </w:t>
      </w:r>
      <w:r w:rsidRPr="00C53F87">
        <w:t>Great</w:t>
      </w:r>
      <w:r>
        <w:rPr>
          <w:rStyle w:val="FootnoteReference"/>
        </w:rPr>
        <w:footnoteReference w:id="2580"/>
      </w:r>
      <w:r w:rsidRPr="00262A2F">
        <w:rPr>
          <w:b/>
          <w:bCs/>
        </w:rPr>
        <w:t xml:space="preserve"> F:</w:t>
      </w:r>
      <w:r w:rsidRPr="00262A2F">
        <w:t xml:space="preserve"> </w:t>
      </w:r>
      <w:r>
        <w:t xml:space="preserve">– </w:t>
      </w:r>
      <w:r w:rsidRPr="00262A2F">
        <w:rPr>
          <w:b/>
          <w:bCs/>
        </w:rPr>
        <w:t>S:</w:t>
      </w:r>
      <w:r w:rsidRPr="00262A2F">
        <w:t xml:space="preserve"> </w:t>
      </w:r>
      <w:r w:rsidRPr="00E43AA9">
        <w:rPr>
          <w:i/>
          <w:iCs/>
        </w:rPr>
        <w:t xml:space="preserve">bMQ </w:t>
      </w:r>
      <w:r w:rsidRPr="00E43AA9">
        <w:t>5a</w:t>
      </w:r>
      <w:r>
        <w:rPr>
          <w:rStyle w:val="FootnoteReference"/>
        </w:rPr>
        <w:footnoteReference w:id="2581"/>
      </w:r>
      <w:r>
        <w:t xml:space="preserve"> (Kosowsky, </w:t>
      </w:r>
      <w:r>
        <w:rPr>
          <w:i/>
          <w:iCs/>
        </w:rPr>
        <w:t>Babylonico</w:t>
      </w:r>
      <w:r>
        <w:t xml:space="preserve">, 1137) </w:t>
      </w:r>
      <w:r w:rsidRPr="00262A2F">
        <w:rPr>
          <w:b/>
          <w:bCs/>
        </w:rPr>
        <w:t xml:space="preserve">E: </w:t>
      </w:r>
      <w:r w:rsidRPr="00F629E8">
        <w:t>–</w:t>
      </w:r>
      <w:r>
        <w:rPr>
          <w:b/>
          <w:bCs/>
        </w:rPr>
        <w:t xml:space="preserve"> </w:t>
      </w:r>
      <w:r w:rsidRPr="00262A2F">
        <w:rPr>
          <w:b/>
          <w:bCs/>
        </w:rPr>
        <w:t>D:</w:t>
      </w:r>
      <w:r>
        <w:rPr>
          <w:b/>
          <w:bCs/>
        </w:rPr>
        <w:t xml:space="preserve"> </w:t>
      </w:r>
      <w:r w:rsidR="0060689B" w:rsidRPr="00A4328C">
        <w:t>Pre-400</w:t>
      </w:r>
      <w:r w:rsidR="0060689B">
        <w:rPr>
          <w:rStyle w:val="FootnoteReference"/>
          <w:lang w:val="de-DE"/>
        </w:rPr>
        <w:footnoteReference w:id="2582"/>
      </w:r>
    </w:p>
    <w:p w14:paraId="340B2A98" w14:textId="77777777" w:rsidR="00BD0433" w:rsidRDefault="00BD0433" w:rsidP="008C11A4">
      <w:pPr>
        <w:numPr>
          <w:ilvl w:val="0"/>
          <w:numId w:val="92"/>
        </w:numPr>
        <w:bidi w:val="0"/>
      </w:pPr>
      <w:r w:rsidRPr="00262A2F">
        <w:rPr>
          <w:b/>
          <w:bCs/>
        </w:rPr>
        <w:t xml:space="preserve">O: </w:t>
      </w:r>
      <w:r w:rsidRPr="00F629E8">
        <w:t>–</w:t>
      </w:r>
      <w:r>
        <w:rPr>
          <w:b/>
          <w:bCs/>
        </w:rPr>
        <w:t xml:space="preserve"> </w:t>
      </w:r>
      <w:r w:rsidRPr="00262A2F">
        <w:rPr>
          <w:b/>
          <w:bCs/>
        </w:rPr>
        <w:t>Ds:</w:t>
      </w:r>
      <w:r w:rsidRPr="00262A2F">
        <w:t xml:space="preserve"> </w:t>
      </w:r>
      <w:r>
        <w:t xml:space="preserve">Uziel </w:t>
      </w:r>
      <w:r w:rsidRPr="00691E1C">
        <w:t>(</w:t>
      </w:r>
      <w:r>
        <w:t>2</w:t>
      </w:r>
      <w:r w:rsidRPr="00691E1C">
        <w:t>)</w:t>
      </w:r>
      <w:r>
        <w:t>’</w:t>
      </w:r>
      <w:r w:rsidRPr="005D3BF5">
        <w:t>s</w:t>
      </w:r>
      <w:r>
        <w:t xml:space="preserve"> grandson</w:t>
      </w:r>
      <w:r w:rsidR="003374AA">
        <w:rPr>
          <w:rStyle w:val="FootnoteReference"/>
        </w:rPr>
        <w:footnoteReference w:id="2583"/>
      </w:r>
      <w:r w:rsidRPr="00262A2F">
        <w:rPr>
          <w:b/>
          <w:bCs/>
        </w:rPr>
        <w:t xml:space="preserve"> F:</w:t>
      </w:r>
      <w:r w:rsidRPr="00262A2F">
        <w:t xml:space="preserve"> </w:t>
      </w:r>
      <w:r>
        <w:t xml:space="preserve">– </w:t>
      </w:r>
      <w:r w:rsidRPr="00262A2F">
        <w:rPr>
          <w:b/>
          <w:bCs/>
        </w:rPr>
        <w:t>S:</w:t>
      </w:r>
      <w:r w:rsidRPr="00262A2F">
        <w:t xml:space="preserve"> </w:t>
      </w:r>
      <w:r w:rsidRPr="00E43AA9">
        <w:rPr>
          <w:i/>
          <w:iCs/>
        </w:rPr>
        <w:t xml:space="preserve">bMQ </w:t>
      </w:r>
      <w:r w:rsidRPr="00E43AA9">
        <w:t>5a</w:t>
      </w:r>
      <w:r>
        <w:rPr>
          <w:rStyle w:val="FootnoteReference"/>
        </w:rPr>
        <w:footnoteReference w:id="2584"/>
      </w:r>
      <w:r>
        <w:t xml:space="preserve"> (Kosowsky, </w:t>
      </w:r>
      <w:r>
        <w:rPr>
          <w:i/>
          <w:iCs/>
        </w:rPr>
        <w:t>Babylonico</w:t>
      </w:r>
      <w:r>
        <w:t xml:space="preserve">, 1137) </w:t>
      </w:r>
      <w:r w:rsidRPr="00262A2F">
        <w:rPr>
          <w:b/>
          <w:bCs/>
        </w:rPr>
        <w:t xml:space="preserve">E: </w:t>
      </w:r>
      <w:r w:rsidRPr="00F629E8">
        <w:t>–</w:t>
      </w:r>
      <w:r>
        <w:rPr>
          <w:b/>
          <w:bCs/>
        </w:rPr>
        <w:t xml:space="preserve"> </w:t>
      </w:r>
      <w:r w:rsidRPr="00262A2F">
        <w:rPr>
          <w:b/>
          <w:bCs/>
        </w:rPr>
        <w:t>D:</w:t>
      </w:r>
      <w:r>
        <w:rPr>
          <w:b/>
          <w:bCs/>
        </w:rPr>
        <w:t xml:space="preserve"> </w:t>
      </w:r>
      <w:r w:rsidR="008C11A4" w:rsidRPr="00A4328C">
        <w:t>Pre-400</w:t>
      </w:r>
      <w:r w:rsidR="008C11A4">
        <w:rPr>
          <w:rStyle w:val="FootnoteReference"/>
          <w:lang w:val="de-DE"/>
        </w:rPr>
        <w:footnoteReference w:id="2585"/>
      </w:r>
    </w:p>
    <w:p w14:paraId="2B6DEADA" w14:textId="77777777" w:rsidR="00BD0433" w:rsidRDefault="00BD0433">
      <w:pPr>
        <w:rPr>
          <w:rtl/>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2D77AAC" w14:textId="77777777" w:rsidR="00BD0433" w:rsidRDefault="00BD0433">
      <w:pPr>
        <w:rPr>
          <w:rFonts w:hint="cs"/>
        </w:rPr>
      </w:pPr>
    </w:p>
    <w:p w14:paraId="0F89EB49" w14:textId="77777777" w:rsidR="00BD0433" w:rsidRPr="0035706A" w:rsidRDefault="00BD0433" w:rsidP="0035706A">
      <w:pPr>
        <w:tabs>
          <w:tab w:val="left" w:pos="8460"/>
        </w:tabs>
        <w:bidi w:val="0"/>
        <w:jc w:val="both"/>
        <w:rPr>
          <w:rFonts w:cs="Times New Roman"/>
          <w:sz w:val="24"/>
          <w:szCs w:val="24"/>
        </w:rPr>
      </w:pPr>
      <w:r w:rsidRPr="0035706A">
        <w:rPr>
          <w:rFonts w:cs="Times New Roman"/>
          <w:sz w:val="24"/>
          <w:szCs w:val="24"/>
          <w:rtl/>
          <w:lang w:val="el-GR"/>
        </w:rPr>
        <w:t>עזי</w:t>
      </w:r>
      <w:r w:rsidRPr="0035706A">
        <w:rPr>
          <w:rStyle w:val="FootnoteReference"/>
          <w:rFonts w:cs="Times New Roman"/>
          <w:sz w:val="24"/>
          <w:szCs w:val="24"/>
          <w:lang w:val="en-GB"/>
        </w:rPr>
        <w:footnoteReference w:id="2586"/>
      </w:r>
      <w:r w:rsidRPr="0035706A">
        <w:rPr>
          <w:rFonts w:cs="Times New Roman"/>
          <w:sz w:val="24"/>
          <w:szCs w:val="24"/>
          <w:lang w:val="en-GB"/>
        </w:rPr>
        <w:t xml:space="preserve"> – </w:t>
      </w:r>
      <w:r w:rsidRPr="0035706A">
        <w:rPr>
          <w:rFonts w:cs="Times New Roman"/>
          <w:i/>
          <w:iCs/>
          <w:sz w:val="24"/>
          <w:szCs w:val="24"/>
          <w:lang w:val="en-GB"/>
        </w:rPr>
        <w:t>Uzi</w:t>
      </w:r>
    </w:p>
    <w:p w14:paraId="3913F7FB" w14:textId="77777777" w:rsidR="00BD0433" w:rsidRPr="00CA1E19" w:rsidRDefault="00BD0433" w:rsidP="00CA1E19">
      <w:pPr>
        <w:bidi w:val="0"/>
        <w:rPr>
          <w:sz w:val="24"/>
          <w:szCs w:val="24"/>
        </w:rPr>
      </w:pPr>
    </w:p>
    <w:p w14:paraId="4E1D3552" w14:textId="77777777" w:rsidR="00BD0433" w:rsidRDefault="00BD0433" w:rsidP="00CF1A10">
      <w:pPr>
        <w:numPr>
          <w:ilvl w:val="0"/>
          <w:numId w:val="93"/>
        </w:numPr>
        <w:bidi w:val="0"/>
      </w:pPr>
      <w:r w:rsidRPr="00262A2F">
        <w:rPr>
          <w:b/>
          <w:bCs/>
        </w:rPr>
        <w:t xml:space="preserve">O: </w:t>
      </w:r>
      <w:r w:rsidRPr="00250F05">
        <w:rPr>
          <w:rFonts w:cs="Times New Roman"/>
          <w:rtl/>
        </w:rPr>
        <w:t>[ע]וזי</w:t>
      </w:r>
      <w:r w:rsidRPr="000E41E3">
        <w:rPr>
          <w:rStyle w:val="FootnoteReference"/>
        </w:rPr>
        <w:footnoteReference w:id="2587"/>
      </w:r>
      <w:r w:rsidRPr="00262A2F">
        <w:rPr>
          <w:b/>
          <w:bCs/>
        </w:rPr>
        <w:t xml:space="preserve"> Ds:</w:t>
      </w:r>
      <w:r w:rsidRPr="00262A2F">
        <w:t xml:space="preserve"> </w:t>
      </w:r>
      <w:r w:rsidRPr="00F629E8">
        <w:t>–</w:t>
      </w:r>
      <w:r>
        <w:t xml:space="preserve"> </w:t>
      </w:r>
      <w:r w:rsidRPr="00262A2F">
        <w:rPr>
          <w:b/>
          <w:bCs/>
        </w:rPr>
        <w:t>F:</w:t>
      </w:r>
      <w:r w:rsidRPr="00262A2F">
        <w:t xml:space="preserve"> </w:t>
      </w:r>
      <w:r>
        <w:t>Synagogue inscription, Katzrin,</w:t>
      </w:r>
      <w:r>
        <w:rPr>
          <w:rStyle w:val="FootnoteReference"/>
        </w:rPr>
        <w:footnoteReference w:id="2588"/>
      </w:r>
      <w:r>
        <w:t xml:space="preserve"> Urman </w:t>
      </w:r>
      <w:r w:rsidRPr="00262A2F">
        <w:rPr>
          <w:b/>
          <w:bCs/>
        </w:rPr>
        <w:t>S:</w:t>
      </w:r>
      <w:r w:rsidRPr="00262A2F">
        <w:t xml:space="preserve"> </w:t>
      </w:r>
      <w:r>
        <w:t xml:space="preserve">Naveh, </w:t>
      </w:r>
      <w:r>
        <w:rPr>
          <w:i/>
          <w:iCs/>
        </w:rPr>
        <w:t>OSM</w:t>
      </w:r>
      <w:r>
        <w:t xml:space="preserve">, no. 110 </w:t>
      </w:r>
      <w:r w:rsidRPr="00262A2F">
        <w:rPr>
          <w:b/>
          <w:bCs/>
        </w:rPr>
        <w:t xml:space="preserve">E: </w:t>
      </w:r>
      <w:r w:rsidRPr="00F629E8">
        <w:t>–</w:t>
      </w:r>
      <w:r>
        <w:rPr>
          <w:b/>
          <w:bCs/>
        </w:rPr>
        <w:t xml:space="preserve"> </w:t>
      </w:r>
      <w:r w:rsidRPr="00262A2F">
        <w:rPr>
          <w:b/>
          <w:bCs/>
        </w:rPr>
        <w:t>D:</w:t>
      </w:r>
      <w:r>
        <w:rPr>
          <w:b/>
          <w:bCs/>
        </w:rPr>
        <w:t xml:space="preserve"> </w:t>
      </w:r>
      <w:r>
        <w:rPr>
          <w:rFonts w:cs="Times New Roman"/>
          <w:b/>
          <w:bCs/>
          <w:lang w:val="it-IT"/>
        </w:rPr>
        <w:t>–</w:t>
      </w:r>
      <w:r w:rsidR="00EA76F2" w:rsidRPr="005F539E">
        <w:rPr>
          <w:rStyle w:val="FootnoteReference"/>
          <w:rFonts w:cs="Times New Roman"/>
        </w:rPr>
        <w:footnoteReference w:id="2589"/>
      </w:r>
    </w:p>
    <w:p w14:paraId="51935C29" w14:textId="77777777" w:rsidR="00BD0433" w:rsidRPr="000837C0" w:rsidRDefault="00BD0433" w:rsidP="00CF1A10">
      <w:pPr>
        <w:numPr>
          <w:ilvl w:val="0"/>
          <w:numId w:val="93"/>
        </w:numPr>
        <w:bidi w:val="0"/>
        <w:rPr>
          <w:ins w:id="14" w:author="Tal" w:date="2013-05-31T09:49:00Z"/>
          <w:rPrChange w:id="15" w:author="Tal" w:date="2013-05-31T09:49:00Z">
            <w:rPr>
              <w:ins w:id="16" w:author="Tal" w:date="2013-05-31T09:49:00Z"/>
              <w:rFonts w:cs="Times New Roman"/>
              <w:lang w:val="it-IT"/>
            </w:rPr>
          </w:rPrChange>
        </w:rPr>
      </w:pPr>
      <w:r w:rsidRPr="00262A2F">
        <w:rPr>
          <w:b/>
          <w:bCs/>
        </w:rPr>
        <w:t xml:space="preserve">O: </w:t>
      </w:r>
      <w:r w:rsidRPr="00F629E8">
        <w:t>–</w:t>
      </w:r>
      <w:r>
        <w:rPr>
          <w:rFonts w:hint="cs"/>
          <w:b/>
          <w:bCs/>
          <w:rtl/>
        </w:rPr>
        <w:t xml:space="preserve"> </w:t>
      </w:r>
      <w:r w:rsidRPr="00262A2F">
        <w:rPr>
          <w:b/>
          <w:bCs/>
        </w:rPr>
        <w:t>Ds:</w:t>
      </w:r>
      <w:r w:rsidRPr="00262A2F">
        <w:t xml:space="preserve"> </w:t>
      </w:r>
      <w:r w:rsidRPr="00C02B32">
        <w:t>Blacksmith</w:t>
      </w:r>
      <w:r>
        <w:t>?</w:t>
      </w:r>
      <w:r>
        <w:rPr>
          <w:rStyle w:val="FootnoteReference"/>
        </w:rPr>
        <w:footnoteReference w:id="2590"/>
      </w:r>
      <w:r>
        <w:t xml:space="preserve"> </w:t>
      </w:r>
      <w:r w:rsidRPr="00262A2F">
        <w:rPr>
          <w:b/>
          <w:bCs/>
        </w:rPr>
        <w:t>F:</w:t>
      </w:r>
      <w:r w:rsidRPr="00262A2F">
        <w:t xml:space="preserve"> </w:t>
      </w:r>
      <w:r>
        <w:t>Synagogue inscription, Rehov</w:t>
      </w:r>
      <w:r>
        <w:rPr>
          <w:rStyle w:val="FootnoteReference"/>
        </w:rPr>
        <w:footnoteReference w:id="2591"/>
      </w:r>
      <w:r>
        <w:t xml:space="preserve"> </w:t>
      </w:r>
      <w:r w:rsidRPr="00262A2F">
        <w:rPr>
          <w:b/>
          <w:bCs/>
        </w:rPr>
        <w:t>S:</w:t>
      </w:r>
      <w:r w:rsidRPr="00262A2F">
        <w:t xml:space="preserve"> </w:t>
      </w:r>
      <w:r w:rsidR="00E03D8A">
        <w:t>Vito</w:t>
      </w:r>
      <w:r>
        <w:t>, “Reh</w:t>
      </w:r>
      <w:r>
        <w:rPr>
          <w:rFonts w:cs="Times New Roman"/>
        </w:rPr>
        <w:t>̣</w:t>
      </w:r>
      <w:r>
        <w:t>ob,” 93</w:t>
      </w:r>
      <w:r>
        <w:rPr>
          <w:rStyle w:val="FootnoteReference"/>
        </w:rPr>
        <w:footnoteReference w:id="2592"/>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1D4374C7" w14:textId="77777777" w:rsidR="000837C0" w:rsidRDefault="000837C0" w:rsidP="000837C0">
      <w:pPr>
        <w:numPr>
          <w:ilvl w:val="0"/>
          <w:numId w:val="93"/>
        </w:numPr>
        <w:bidi w:val="0"/>
      </w:pPr>
      <w:ins w:id="17" w:author="Tal" w:date="2013-05-31T09:50:00Z">
        <w:r w:rsidRPr="00262A2F">
          <w:rPr>
            <w:b/>
            <w:bCs/>
          </w:rPr>
          <w:t>O:</w:t>
        </w:r>
      </w:ins>
      <w:ins w:id="18" w:author="Tal" w:date="2013-05-31T09:56:00Z">
        <w:r>
          <w:rPr>
            <w:b/>
            <w:bCs/>
          </w:rPr>
          <w:t xml:space="preserve"> </w:t>
        </w:r>
      </w:ins>
      <w:ins w:id="19" w:author="Tal" w:date="2013-05-31T09:51:00Z">
        <w:r w:rsidRPr="00A7194B">
          <w:rPr>
            <w:rFonts w:cs="Times New Roman"/>
            <w:rtl/>
            <w:rPrChange w:id="20" w:author="Tal" w:date="2013-05-31T09:51:00Z">
              <w:rPr>
                <w:rFonts w:hint="cs"/>
                <w:rtl/>
              </w:rPr>
            </w:rPrChange>
          </w:rPr>
          <w:t>עזי</w:t>
        </w:r>
      </w:ins>
      <w:ins w:id="21" w:author="Tal" w:date="2013-05-31T09:56:00Z">
        <w:r w:rsidRPr="00A7194B">
          <w:rPr>
            <w:rFonts w:cs="Times New Roman"/>
          </w:rPr>
          <w:t>/</w:t>
        </w:r>
        <w:r w:rsidRPr="00A7194B">
          <w:rPr>
            <w:rFonts w:ascii="Graeca" w:hAnsi="Graeca" w:cs="Times New Roman"/>
          </w:rPr>
          <w:t></w:t>
        </w:r>
        <w:r w:rsidRPr="00A7194B">
          <w:rPr>
            <w:rFonts w:ascii="Graeca" w:hAnsi="Graeca" w:cs="Times New Roman"/>
          </w:rPr>
          <w:t></w:t>
        </w:r>
        <w:r w:rsidRPr="00A7194B">
          <w:rPr>
            <w:rFonts w:ascii="Graeca" w:hAnsi="Graeca" w:cs="Times New Roman"/>
          </w:rPr>
          <w:t></w:t>
        </w:r>
      </w:ins>
      <w:ins w:id="22" w:author="Tal" w:date="2013-05-31T09:57:00Z">
        <w:r w:rsidRPr="00A7194B">
          <w:rPr>
            <w:rFonts w:ascii="Graeca" w:hAnsi="Graeca" w:cs="Times New Roman"/>
          </w:rPr>
          <w:t></w:t>
        </w:r>
        <w:r w:rsidRPr="00A7194B">
          <w:rPr>
            <w:rFonts w:ascii="Graeca" w:hAnsi="Graeca" w:cs="Times New Roman"/>
          </w:rPr>
          <w:t></w:t>
        </w:r>
        <w:r w:rsidRPr="00A7194B">
          <w:rPr>
            <w:rFonts w:ascii="Graeca" w:hAnsi="Graeca" w:cs="Times New Roman"/>
          </w:rPr>
          <w:t></w:t>
        </w:r>
        <w:r w:rsidRPr="00A7194B">
          <w:rPr>
            <w:rFonts w:ascii="Graeca" w:hAnsi="Graeca" w:cs="Times New Roman"/>
          </w:rPr>
          <w:t></w:t>
        </w:r>
        <w:r w:rsidRPr="00A7194B">
          <w:rPr>
            <w:rFonts w:ascii="Graeca" w:hAnsi="Graeca" w:cs="Times New Roman"/>
          </w:rPr>
          <w:t></w:t>
        </w:r>
      </w:ins>
      <w:ins w:id="23" w:author="Tal" w:date="2013-05-31T09:50:00Z">
        <w:r>
          <w:rPr>
            <w:rFonts w:hint="cs"/>
            <w:b/>
            <w:bCs/>
            <w:rtl/>
          </w:rPr>
          <w:t xml:space="preserve"> </w:t>
        </w:r>
      </w:ins>
      <w:ins w:id="24" w:author="Tal" w:date="2013-05-31T09:51:00Z">
        <w:r>
          <w:rPr>
            <w:b/>
            <w:bCs/>
          </w:rPr>
          <w:t xml:space="preserve"> </w:t>
        </w:r>
      </w:ins>
      <w:ins w:id="25" w:author="Tal" w:date="2013-05-31T09:50:00Z">
        <w:r w:rsidRPr="00262A2F">
          <w:rPr>
            <w:b/>
            <w:bCs/>
          </w:rPr>
          <w:t>Ds</w:t>
        </w:r>
      </w:ins>
      <w:ins w:id="26" w:author="Tal" w:date="2013-05-31T09:52:00Z">
        <w:r>
          <w:rPr>
            <w:b/>
            <w:bCs/>
          </w:rPr>
          <w:t xml:space="preserve">: </w:t>
        </w:r>
        <w:r w:rsidRPr="000837C0">
          <w:rPr>
            <w:rPrChange w:id="27" w:author="Tal" w:date="2013-05-31T09:52:00Z">
              <w:rPr>
                <w:b/>
                <w:bCs/>
              </w:rPr>
            </w:rPrChange>
          </w:rPr>
          <w:t>Joseph (*)’s father</w:t>
        </w:r>
      </w:ins>
      <w:ins w:id="28" w:author="Tal" w:date="2013-05-31T09:50:00Z">
        <w:r>
          <w:t xml:space="preserve"> </w:t>
        </w:r>
        <w:r w:rsidRPr="00262A2F">
          <w:rPr>
            <w:b/>
            <w:bCs/>
          </w:rPr>
          <w:t>F:</w:t>
        </w:r>
        <w:r w:rsidRPr="00262A2F">
          <w:t xml:space="preserve"> </w:t>
        </w:r>
      </w:ins>
      <w:ins w:id="29" w:author="Tal" w:date="2013-05-31T09:52:00Z">
        <w:r>
          <w:t>Lintel</w:t>
        </w:r>
      </w:ins>
      <w:ins w:id="30" w:author="Tal" w:date="2013-05-31T09:50:00Z">
        <w:r>
          <w:t xml:space="preserve"> inscription, </w:t>
        </w:r>
      </w:ins>
      <w:ins w:id="31" w:author="Tal" w:date="2013-05-31T09:58:00Z">
        <w:r>
          <w:t>Par‘am (Eastern Galilee)</w:t>
        </w:r>
      </w:ins>
      <w:ins w:id="32" w:author="Tal" w:date="2013-05-31T09:50:00Z">
        <w:r>
          <w:t xml:space="preserve"> </w:t>
        </w:r>
        <w:r w:rsidRPr="00262A2F">
          <w:rPr>
            <w:b/>
            <w:bCs/>
          </w:rPr>
          <w:t>S:</w:t>
        </w:r>
        <w:r w:rsidRPr="00262A2F">
          <w:t xml:space="preserve"> </w:t>
        </w:r>
      </w:ins>
      <w:ins w:id="33" w:author="Tal" w:date="2013-05-31T09:53:00Z">
        <w:r>
          <w:t xml:space="preserve">Shivtiel &amp; Stepansky, </w:t>
        </w:r>
      </w:ins>
      <w:ins w:id="34" w:author="Tal" w:date="2013-05-31T09:54:00Z">
        <w:r>
          <w:rPr>
            <w:i/>
            <w:iCs/>
          </w:rPr>
          <w:t xml:space="preserve">Jerusalem &amp; Eretz Israel </w:t>
        </w:r>
        <w:r>
          <w:t xml:space="preserve"> 8-9 (2013) 242-3</w:t>
        </w:r>
      </w:ins>
      <w:ins w:id="35" w:author="Tal" w:date="2013-05-31T09:50:00Z">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ins>
      <w:ins w:id="36" w:author="Tal" w:date="2013-05-31T09:57:00Z">
        <w:r>
          <w:rPr>
            <w:rFonts w:cs="Times New Roman"/>
            <w:lang w:val="it-IT"/>
          </w:rPr>
          <w:t>2</w:t>
        </w:r>
        <w:r w:rsidRPr="000837C0">
          <w:rPr>
            <w:rFonts w:cs="Times New Roman"/>
            <w:vertAlign w:val="superscript"/>
            <w:lang w:val="it-IT"/>
            <w:rPrChange w:id="37" w:author="Tal" w:date="2013-05-31T09:57:00Z">
              <w:rPr>
                <w:rFonts w:cs="Times New Roman"/>
                <w:lang w:val="it-IT"/>
              </w:rPr>
            </w:rPrChange>
          </w:rPr>
          <w:t>nd</w:t>
        </w:r>
      </w:ins>
      <w:ins w:id="38" w:author="Tal" w:date="2013-05-31T09:50:00Z">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ins>
    </w:p>
    <w:p w14:paraId="3FE3AEA4" w14:textId="77777777" w:rsidR="00BD0433" w:rsidRDefault="00BD0433" w:rsidP="00335114">
      <w:pPr>
        <w:bidi w:val="0"/>
        <w:rPr>
          <w:b/>
          <w:bCs/>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1CAF93D6" w14:textId="77777777" w:rsidR="00BD0433" w:rsidRDefault="00BD0433" w:rsidP="00335114">
      <w:pPr>
        <w:bidi w:val="0"/>
        <w:rPr>
          <w:b/>
          <w:bCs/>
        </w:rPr>
      </w:pPr>
    </w:p>
    <w:p w14:paraId="16C72C72" w14:textId="77777777" w:rsidR="00BD0433" w:rsidRDefault="00BD0433" w:rsidP="0051084F">
      <w:pPr>
        <w:bidi w:val="0"/>
        <w:rPr>
          <w:i/>
          <w:iCs/>
          <w:sz w:val="24"/>
          <w:szCs w:val="24"/>
        </w:rPr>
      </w:pPr>
      <w:r w:rsidRPr="00DA2B10">
        <w:rPr>
          <w:rFonts w:cs="Times New Roman"/>
          <w:sz w:val="24"/>
          <w:szCs w:val="24"/>
          <w:rtl/>
        </w:rPr>
        <w:t>עזר</w:t>
      </w:r>
      <w:r w:rsidRPr="00DA2B10">
        <w:rPr>
          <w:rStyle w:val="FootnoteReference"/>
          <w:sz w:val="24"/>
          <w:szCs w:val="24"/>
        </w:rPr>
        <w:footnoteReference w:id="2593"/>
      </w:r>
      <w:r w:rsidRPr="00DA2B10">
        <w:rPr>
          <w:sz w:val="24"/>
          <w:szCs w:val="24"/>
        </w:rPr>
        <w:t xml:space="preserve"> – </w:t>
      </w:r>
      <w:r w:rsidRPr="00DA2B10">
        <w:rPr>
          <w:i/>
          <w:iCs/>
          <w:sz w:val="24"/>
          <w:szCs w:val="24"/>
        </w:rPr>
        <w:t>Ezer</w:t>
      </w:r>
    </w:p>
    <w:p w14:paraId="7200D1A0" w14:textId="77777777" w:rsidR="00BD0433" w:rsidRPr="00DA2B10" w:rsidRDefault="00BD0433" w:rsidP="00B52191">
      <w:pPr>
        <w:bidi w:val="0"/>
        <w:rPr>
          <w:b/>
          <w:bCs/>
          <w:sz w:val="24"/>
          <w:szCs w:val="24"/>
        </w:rPr>
      </w:pPr>
    </w:p>
    <w:p w14:paraId="2476DA84" w14:textId="77777777" w:rsidR="00BD0433" w:rsidRDefault="00BD0433" w:rsidP="0018007E">
      <w:pPr>
        <w:numPr>
          <w:ilvl w:val="0"/>
          <w:numId w:val="94"/>
        </w:numPr>
        <w:bidi w:val="0"/>
      </w:pPr>
      <w:r w:rsidRPr="00262A2F">
        <w:rPr>
          <w:b/>
          <w:bCs/>
        </w:rPr>
        <w:t xml:space="preserve">O: </w:t>
      </w:r>
      <w:r w:rsidRPr="00F629E8">
        <w:t>–</w:t>
      </w:r>
      <w:r w:rsidRPr="00F629E8">
        <w:rPr>
          <w:rStyle w:val="FootnoteReference"/>
          <w:rFonts w:cs="Times New Roman"/>
          <w:rtl/>
        </w:rPr>
        <w:footnoteReference w:id="2594"/>
      </w:r>
      <w:r>
        <w:rPr>
          <w:b/>
          <w:bCs/>
        </w:rPr>
        <w:t xml:space="preserve"> </w:t>
      </w:r>
      <w:r w:rsidRPr="00262A2F">
        <w:rPr>
          <w:b/>
          <w:bCs/>
        </w:rPr>
        <w:t>Ds:</w:t>
      </w:r>
      <w:r w:rsidRPr="00262A2F">
        <w:t xml:space="preserve"> </w:t>
      </w:r>
      <w:r w:rsidR="00196B3F">
        <w:t>Joseph (</w:t>
      </w:r>
      <w:r w:rsidR="0018007E">
        <w:t>111</w:t>
      </w:r>
      <w:r>
        <w:t>)’</w:t>
      </w:r>
      <w:r w:rsidRPr="005D3BF5">
        <w:t>s</w:t>
      </w:r>
      <w:r>
        <w:t xml:space="preserve"> father</w:t>
      </w:r>
      <w:r w:rsidRPr="00262A2F">
        <w:rPr>
          <w:b/>
          <w:bCs/>
        </w:rPr>
        <w:t xml:space="preserve"> F:</w:t>
      </w:r>
      <w:r w:rsidRPr="00262A2F">
        <w:t xml:space="preserve"> </w:t>
      </w:r>
      <w:r>
        <w:t>Epitaph, Bar‘am</w:t>
      </w:r>
      <w:r>
        <w:rPr>
          <w:rStyle w:val="FootnoteReference"/>
        </w:rPr>
        <w:footnoteReference w:id="2595"/>
      </w:r>
      <w:r>
        <w:t xml:space="preserve"> </w:t>
      </w:r>
      <w:r w:rsidRPr="00262A2F">
        <w:rPr>
          <w:b/>
          <w:bCs/>
        </w:rPr>
        <w:t>S:</w:t>
      </w:r>
      <w:r w:rsidRPr="00262A2F">
        <w:t xml:space="preserve"> </w:t>
      </w:r>
      <w:r>
        <w:t xml:space="preserve">Kedar, </w:t>
      </w:r>
      <w:r>
        <w:rPr>
          <w:i/>
          <w:iCs/>
        </w:rPr>
        <w:t>AN</w:t>
      </w:r>
      <w:r>
        <w:t xml:space="preserve"> 11 (1964) 9</w:t>
      </w:r>
      <w:r>
        <w:rPr>
          <w:rtl/>
        </w:rPr>
        <w:t xml:space="preserve"> </w:t>
      </w:r>
      <w:r w:rsidRPr="00262A2F">
        <w:rPr>
          <w:b/>
          <w:bCs/>
        </w:rPr>
        <w:t xml:space="preserve">E: </w:t>
      </w:r>
      <w:r w:rsidRPr="00F629E8">
        <w:t>–</w:t>
      </w:r>
      <w:r>
        <w:rPr>
          <w:b/>
          <w:bCs/>
        </w:rPr>
        <w:t xml:space="preserve"> </w:t>
      </w:r>
      <w:r w:rsidRPr="00262A2F">
        <w:rPr>
          <w:b/>
          <w:bCs/>
        </w:rPr>
        <w:t>D:</w:t>
      </w:r>
      <w:r>
        <w:rPr>
          <w:b/>
          <w:bCs/>
        </w:rPr>
        <w:t xml:space="preserve"> </w:t>
      </w:r>
      <w:r w:rsidRPr="0046195D">
        <w:rPr>
          <w:rFonts w:cs="Times New Roman"/>
          <w:lang w:val="it-IT"/>
        </w:rPr>
        <w:t>–</w:t>
      </w:r>
      <w:r w:rsidR="00EA76F2" w:rsidRPr="005F539E">
        <w:rPr>
          <w:rStyle w:val="FootnoteReference"/>
          <w:rFonts w:cs="Times New Roman"/>
        </w:rPr>
        <w:footnoteReference w:id="2596"/>
      </w:r>
    </w:p>
    <w:p w14:paraId="7EA9C94C" w14:textId="77777777" w:rsidR="00BD0433" w:rsidRDefault="00BD0433" w:rsidP="00335114">
      <w:pPr>
        <w:bidi w:val="0"/>
        <w:rPr>
          <w:b/>
          <w:bCs/>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529C7686" w14:textId="77777777" w:rsidR="00BD0433" w:rsidRDefault="00BD0433" w:rsidP="00335114">
      <w:pPr>
        <w:bidi w:val="0"/>
        <w:rPr>
          <w:b/>
          <w:bCs/>
        </w:rPr>
      </w:pPr>
    </w:p>
    <w:p w14:paraId="577BCDB7" w14:textId="77777777" w:rsidR="00BD0433" w:rsidRDefault="00BD0433" w:rsidP="00335114">
      <w:pPr>
        <w:bidi w:val="0"/>
        <w:rPr>
          <w:i/>
          <w:iCs/>
          <w:sz w:val="24"/>
          <w:szCs w:val="24"/>
        </w:rPr>
      </w:pPr>
      <w:r w:rsidRPr="00DA2B10">
        <w:rPr>
          <w:rFonts w:cs="Times New Roman"/>
          <w:sz w:val="24"/>
          <w:szCs w:val="24"/>
          <w:rtl/>
        </w:rPr>
        <w:t>עזרא</w:t>
      </w:r>
      <w:r w:rsidRPr="00DA2B10">
        <w:rPr>
          <w:rStyle w:val="FootnoteReference"/>
          <w:sz w:val="24"/>
          <w:szCs w:val="24"/>
        </w:rPr>
        <w:footnoteReference w:id="2597"/>
      </w:r>
      <w:r w:rsidRPr="00DA2B10">
        <w:rPr>
          <w:sz w:val="24"/>
          <w:szCs w:val="24"/>
        </w:rPr>
        <w:t xml:space="preserve"> – </w:t>
      </w:r>
      <w:r w:rsidRPr="00DA2B10">
        <w:rPr>
          <w:i/>
          <w:iCs/>
          <w:sz w:val="24"/>
          <w:szCs w:val="24"/>
        </w:rPr>
        <w:t>Ezra</w:t>
      </w:r>
    </w:p>
    <w:p w14:paraId="438FD9EB" w14:textId="77777777" w:rsidR="00BD0433" w:rsidRPr="00DA2B10" w:rsidRDefault="00BD0433" w:rsidP="00B52191">
      <w:pPr>
        <w:bidi w:val="0"/>
        <w:rPr>
          <w:b/>
          <w:bCs/>
          <w:sz w:val="24"/>
          <w:szCs w:val="24"/>
        </w:rPr>
      </w:pPr>
    </w:p>
    <w:p w14:paraId="00A7F08E" w14:textId="77777777" w:rsidR="00BD0433" w:rsidRDefault="00BD0433" w:rsidP="00F22F32">
      <w:pPr>
        <w:numPr>
          <w:ilvl w:val="0"/>
          <w:numId w:val="95"/>
        </w:numPr>
        <w:bidi w:val="0"/>
        <w:rPr>
          <w:rtl/>
        </w:rPr>
      </w:pPr>
      <w:r w:rsidRPr="00262A2F">
        <w:rPr>
          <w:b/>
          <w:bCs/>
        </w:rPr>
        <w:t xml:space="preserve">O: </w:t>
      </w:r>
      <w:r w:rsidRPr="00F629E8">
        <w:t>–</w:t>
      </w:r>
      <w:r>
        <w:rPr>
          <w:b/>
          <w:bCs/>
        </w:rPr>
        <w:t xml:space="preserve"> </w:t>
      </w:r>
      <w:r w:rsidRPr="00262A2F">
        <w:rPr>
          <w:b/>
          <w:bCs/>
        </w:rPr>
        <w:t>Ds:</w:t>
      </w:r>
      <w:r w:rsidRPr="00262A2F">
        <w:t xml:space="preserve"> </w:t>
      </w:r>
      <w:r>
        <w:t>Eutolmus (1)’</w:t>
      </w:r>
      <w:r w:rsidRPr="005D3BF5">
        <w:t>s</w:t>
      </w:r>
      <w:r>
        <w:t xml:space="preserve"> grandson</w:t>
      </w:r>
      <w:r w:rsidRPr="00262A2F">
        <w:rPr>
          <w:b/>
          <w:bCs/>
        </w:rPr>
        <w:t xml:space="preserve"> F:</w:t>
      </w:r>
      <w:r w:rsidRPr="00262A2F">
        <w:t xml:space="preserve"> </w:t>
      </w:r>
      <w:r>
        <w:t xml:space="preserve">– </w:t>
      </w:r>
      <w:r w:rsidRPr="00262A2F">
        <w:rPr>
          <w:b/>
          <w:bCs/>
        </w:rPr>
        <w:t>S:</w:t>
      </w:r>
      <w:r w:rsidRPr="00262A2F">
        <w:t xml:space="preserve"> </w:t>
      </w:r>
      <w:r w:rsidRPr="004056AE">
        <w:rPr>
          <w:i/>
          <w:iCs/>
        </w:rPr>
        <w:t xml:space="preserve">bMen </w:t>
      </w:r>
      <w:r w:rsidRPr="004056AE">
        <w:t>53a</w:t>
      </w:r>
      <w:r>
        <w:rPr>
          <w:rStyle w:val="FootnoteReference"/>
        </w:rPr>
        <w:footnoteReference w:id="2598"/>
      </w:r>
      <w:r>
        <w:t xml:space="preserve"> (Kosowsky, </w:t>
      </w:r>
      <w:r>
        <w:rPr>
          <w:i/>
          <w:iCs/>
        </w:rPr>
        <w:t>Babylonico</w:t>
      </w:r>
      <w:r>
        <w:t xml:space="preserve">, 1152) </w:t>
      </w:r>
      <w:r w:rsidRPr="00262A2F">
        <w:rPr>
          <w:b/>
          <w:bCs/>
        </w:rPr>
        <w:t xml:space="preserve">E: </w:t>
      </w:r>
      <w:r w:rsidRPr="00F629E8">
        <w:t>–</w:t>
      </w:r>
      <w:r>
        <w:rPr>
          <w:b/>
          <w:bCs/>
        </w:rPr>
        <w:t xml:space="preserve"> </w:t>
      </w:r>
      <w:r w:rsidRPr="00262A2F">
        <w:rPr>
          <w:b/>
          <w:bCs/>
        </w:rPr>
        <w:t>D:</w:t>
      </w:r>
      <w:r>
        <w:rPr>
          <w:b/>
          <w:bCs/>
        </w:rPr>
        <w:t xml:space="preserve"> </w:t>
      </w:r>
      <w:r w:rsidR="00D243CE">
        <w:t>5</w:t>
      </w:r>
      <w:r w:rsidR="00F22F32" w:rsidRPr="001C20F9">
        <w:rPr>
          <w:vertAlign w:val="superscript"/>
        </w:rPr>
        <w:t>th</w:t>
      </w:r>
      <w:r w:rsidR="00F22F32">
        <w:t xml:space="preserve"> C</w:t>
      </w:r>
      <w:r w:rsidR="00F22F32">
        <w:rPr>
          <w:rStyle w:val="FootnoteReference"/>
        </w:rPr>
        <w:footnoteReference w:id="2599"/>
      </w:r>
    </w:p>
    <w:p w14:paraId="45C42571" w14:textId="77777777" w:rsidR="00BD0433" w:rsidRDefault="00BD0433" w:rsidP="00CF1A10">
      <w:pPr>
        <w:numPr>
          <w:ilvl w:val="0"/>
          <w:numId w:val="95"/>
        </w:numPr>
        <w:bidi w:val="0"/>
      </w:pPr>
      <w:r w:rsidRPr="00262A2F">
        <w:rPr>
          <w:b/>
          <w:bCs/>
        </w:rPr>
        <w:t xml:space="preserve">O: </w:t>
      </w:r>
      <w:r w:rsidRPr="00300B44">
        <w:rPr>
          <w:rFonts w:ascii="Graeca" w:hAnsi="Graeca"/>
        </w:rPr>
        <w:t></w:t>
      </w:r>
      <w:r w:rsidRPr="00300B44">
        <w:rPr>
          <w:rFonts w:ascii="Graeca" w:hAnsi="Graeca"/>
        </w:rPr>
        <w:t></w:t>
      </w:r>
      <w:r w:rsidRPr="00300B44">
        <w:rPr>
          <w:rFonts w:ascii="Graeca" w:hAnsi="Graeca"/>
        </w:rPr>
        <w:t></w:t>
      </w:r>
      <w:r w:rsidRPr="00300B44">
        <w:rPr>
          <w:rFonts w:ascii="Graeca" w:hAnsi="Graeca"/>
        </w:rPr>
        <w:t></w:t>
      </w:r>
      <w:r w:rsidRPr="00300B44">
        <w:rPr>
          <w:rFonts w:ascii="Graeca" w:hAnsi="Graeca"/>
        </w:rPr>
        <w:t></w:t>
      </w:r>
      <w:r w:rsidRPr="00300B44">
        <w:rPr>
          <w:rFonts w:ascii="Graeca" w:hAnsi="Graeca"/>
        </w:rPr>
        <w:t></w:t>
      </w:r>
      <w:r w:rsidRPr="00300B44">
        <w:rPr>
          <w:rFonts w:ascii="Graeca" w:hAnsi="Graeca"/>
        </w:rPr>
        <w:t></w:t>
      </w:r>
      <w:r w:rsidRPr="00300B44">
        <w:rPr>
          <w:rFonts w:ascii="Graeca" w:hAnsi="Graeca"/>
        </w:rPr>
        <w:t></w:t>
      </w:r>
      <w:r w:rsidRPr="00300B44">
        <w:rPr>
          <w:rStyle w:val="FootnoteReference"/>
          <w:rFonts w:cs="Times New Roman"/>
          <w:rtl/>
        </w:rPr>
        <w:footnoteReference w:id="2600"/>
      </w:r>
      <w:r>
        <w:rPr>
          <w:rFonts w:cs="Times New Roman"/>
        </w:rPr>
        <w:t xml:space="preserve"> </w:t>
      </w:r>
      <w:r w:rsidRPr="00262A2F">
        <w:rPr>
          <w:b/>
          <w:bCs/>
        </w:rPr>
        <w:t>Ds:</w:t>
      </w:r>
      <w:r w:rsidRPr="00262A2F">
        <w:t xml:space="preserve"> </w:t>
      </w:r>
      <w:r w:rsidRPr="00F629E8">
        <w:t>–</w:t>
      </w:r>
      <w:r>
        <w:t xml:space="preserve"> </w:t>
      </w:r>
      <w:r w:rsidRPr="00262A2F">
        <w:rPr>
          <w:b/>
          <w:bCs/>
        </w:rPr>
        <w:t>F:</w:t>
      </w:r>
      <w:r w:rsidRPr="00262A2F">
        <w:t xml:space="preserve"> </w:t>
      </w:r>
      <w:r>
        <w:t xml:space="preserve">Epitaph, </w:t>
      </w:r>
      <w:smartTag w:uri="urn:schemas-microsoft-com:office:smarttags" w:element="place">
        <w:r>
          <w:t>Caesarea</w:t>
        </w:r>
      </w:smartTag>
      <w:r w:rsidRPr="00262A2F">
        <w:rPr>
          <w:b/>
          <w:bCs/>
        </w:rPr>
        <w:t xml:space="preserve"> S:</w:t>
      </w:r>
      <w:r w:rsidRPr="00262A2F">
        <w:t xml:space="preserve"> </w:t>
      </w:r>
      <w:r w:rsidRPr="00A54246">
        <w:t xml:space="preserve">Lehmann &amp; </w:t>
      </w:r>
      <w:r w:rsidRPr="00973E0F">
        <w:t>Holum,</w:t>
      </w:r>
      <w:r w:rsidRPr="00A54246">
        <w:rPr>
          <w:i/>
          <w:iCs/>
        </w:rPr>
        <w:t xml:space="preserve"> CMER</w:t>
      </w:r>
      <w:r w:rsidRPr="00A54246">
        <w:t xml:space="preserve"> 5, no. 316</w:t>
      </w:r>
      <w:r w:rsidRPr="00A54246">
        <w:rPr>
          <w:rtl/>
        </w:rPr>
        <w:t xml:space="preserve"> </w:t>
      </w:r>
      <w:r w:rsidRPr="00262A2F">
        <w:rPr>
          <w:b/>
          <w:bCs/>
        </w:rPr>
        <w:t xml:space="preserve">E: </w:t>
      </w:r>
      <w:r w:rsidRPr="0039152C">
        <w:t>Name?</w:t>
      </w:r>
      <w:r>
        <w:rPr>
          <w:rStyle w:val="FootnoteReference"/>
        </w:rPr>
        <w:footnoteReference w:id="2601"/>
      </w:r>
      <w:r>
        <w:t xml:space="preserve"> </w:t>
      </w:r>
      <w:r w:rsidRPr="00262A2F">
        <w:rPr>
          <w:b/>
          <w:bCs/>
        </w:rPr>
        <w:t>D:</w:t>
      </w:r>
      <w:r w:rsidRPr="00F020CB">
        <w:rPr>
          <w:b/>
          <w:bCs/>
        </w:rPr>
        <w:t xml:space="preserve"> </w:t>
      </w:r>
      <w:r w:rsidRPr="0046195D">
        <w:rPr>
          <w:rFonts w:cs="Times New Roman"/>
          <w:lang w:val="it-IT"/>
        </w:rPr>
        <w:t>–</w:t>
      </w:r>
      <w:r w:rsidR="00EA76F2" w:rsidRPr="005F539E">
        <w:rPr>
          <w:rStyle w:val="FootnoteReference"/>
          <w:rFonts w:cs="Times New Roman"/>
        </w:rPr>
        <w:footnoteReference w:id="2602"/>
      </w:r>
    </w:p>
    <w:p w14:paraId="10DD4030" w14:textId="77777777" w:rsidR="00BD0433" w:rsidRDefault="00BD0433" w:rsidP="00866714">
      <w:pPr>
        <w:bidi w:val="0"/>
        <w:rPr>
          <w:b/>
          <w:bCs/>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12F4321B" w14:textId="77777777" w:rsidR="00BD0433" w:rsidRDefault="00BD0433" w:rsidP="00866714">
      <w:pPr>
        <w:bidi w:val="0"/>
        <w:rPr>
          <w:b/>
          <w:bCs/>
        </w:rPr>
      </w:pPr>
    </w:p>
    <w:p w14:paraId="3D32DFEB" w14:textId="77777777" w:rsidR="00BD0433" w:rsidRDefault="00BD0433" w:rsidP="00866714">
      <w:pPr>
        <w:bidi w:val="0"/>
        <w:rPr>
          <w:i/>
          <w:iCs/>
          <w:sz w:val="24"/>
          <w:szCs w:val="24"/>
        </w:rPr>
      </w:pPr>
      <w:r w:rsidRPr="00DA2B10">
        <w:rPr>
          <w:rFonts w:cs="Times New Roman"/>
          <w:sz w:val="24"/>
          <w:szCs w:val="24"/>
          <w:rtl/>
        </w:rPr>
        <w:t>עזריה</w:t>
      </w:r>
      <w:r w:rsidRPr="00DA2B10">
        <w:rPr>
          <w:rStyle w:val="FootnoteReference"/>
          <w:sz w:val="24"/>
          <w:szCs w:val="24"/>
        </w:rPr>
        <w:footnoteReference w:id="2603"/>
      </w:r>
      <w:r w:rsidRPr="00DA2B10">
        <w:rPr>
          <w:sz w:val="24"/>
          <w:szCs w:val="24"/>
        </w:rPr>
        <w:t xml:space="preserve"> – </w:t>
      </w:r>
      <w:r w:rsidRPr="00DA2B10">
        <w:rPr>
          <w:i/>
          <w:iCs/>
          <w:sz w:val="24"/>
          <w:szCs w:val="24"/>
        </w:rPr>
        <w:t>Azariah</w:t>
      </w:r>
    </w:p>
    <w:p w14:paraId="63C5175B" w14:textId="77777777" w:rsidR="00BD0433" w:rsidRPr="00DA2B10" w:rsidRDefault="00BD0433" w:rsidP="007C4108">
      <w:pPr>
        <w:bidi w:val="0"/>
        <w:rPr>
          <w:b/>
          <w:bCs/>
          <w:sz w:val="24"/>
          <w:szCs w:val="24"/>
        </w:rPr>
      </w:pPr>
    </w:p>
    <w:p w14:paraId="1B1DE7DC" w14:textId="77777777" w:rsidR="00BD0433" w:rsidRDefault="00BD0433" w:rsidP="00CF1A10">
      <w:pPr>
        <w:numPr>
          <w:ilvl w:val="0"/>
          <w:numId w:val="96"/>
        </w:numPr>
        <w:bidi w:val="0"/>
        <w:rPr>
          <w:rtl/>
        </w:rPr>
      </w:pPr>
      <w:r w:rsidRPr="00262A2F">
        <w:rPr>
          <w:b/>
          <w:bCs/>
        </w:rPr>
        <w:t xml:space="preserve">O: </w:t>
      </w:r>
      <w:r w:rsidRPr="00F629E8">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1:1, 2d (Kosovsky, </w:t>
      </w:r>
      <w:r>
        <w:rPr>
          <w:i/>
          <w:iCs/>
        </w:rPr>
        <w:t>Yerushalmi</w:t>
      </w:r>
      <w:r>
        <w:t xml:space="preserve">, 213) </w:t>
      </w:r>
      <w:r w:rsidRPr="00262A2F">
        <w:rPr>
          <w:b/>
          <w:bCs/>
        </w:rPr>
        <w:t xml:space="preserve">E: </w:t>
      </w:r>
      <w:r w:rsidRPr="00F629E8">
        <w:t>–</w:t>
      </w:r>
      <w:r>
        <w:rPr>
          <w:b/>
          <w:bCs/>
        </w:rPr>
        <w:t xml:space="preserve"> </w:t>
      </w:r>
      <w:r w:rsidRPr="00262A2F">
        <w:rPr>
          <w:b/>
          <w:bCs/>
        </w:rPr>
        <w:t>D:</w:t>
      </w:r>
      <w:r>
        <w:rPr>
          <w:b/>
          <w:bCs/>
        </w:rPr>
        <w:t xml:space="preserve"> </w:t>
      </w:r>
      <w:r w:rsidR="008B1F0B">
        <w:t>4</w:t>
      </w:r>
      <w:r w:rsidR="008B1F0B" w:rsidRPr="008B1F0B">
        <w:rPr>
          <w:vertAlign w:val="superscript"/>
        </w:rPr>
        <w:t>th</w:t>
      </w:r>
      <w:r w:rsidR="008B1F0B">
        <w:t xml:space="preserve"> C</w:t>
      </w:r>
      <w:r w:rsidR="008B1F0B">
        <w:rPr>
          <w:rStyle w:val="FootnoteReference"/>
        </w:rPr>
        <w:footnoteReference w:id="2604"/>
      </w:r>
    </w:p>
    <w:p w14:paraId="6554A8AE" w14:textId="77777777" w:rsidR="00BD0433" w:rsidRDefault="00BD0433" w:rsidP="008B1F0B">
      <w:pPr>
        <w:numPr>
          <w:ilvl w:val="0"/>
          <w:numId w:val="96"/>
        </w:numPr>
        <w:bidi w:val="0"/>
      </w:pPr>
      <w:r w:rsidRPr="00262A2F">
        <w:rPr>
          <w:b/>
          <w:bCs/>
        </w:rPr>
        <w:t xml:space="preserve">O: </w:t>
      </w:r>
      <w:r w:rsidRPr="00F629E8">
        <w:t>–</w:t>
      </w:r>
      <w:r>
        <w:rPr>
          <w:b/>
          <w:bCs/>
        </w:rPr>
        <w:t xml:space="preserve"> </w:t>
      </w:r>
      <w:r w:rsidRPr="00262A2F">
        <w:rPr>
          <w:b/>
          <w:bCs/>
        </w:rPr>
        <w:t>Ds:</w:t>
      </w:r>
      <w:r w:rsidRPr="00262A2F">
        <w:t xml:space="preserve"> </w:t>
      </w:r>
      <w:r>
        <w:t>Of Kfar Hittaya</w:t>
      </w:r>
      <w:r>
        <w:rPr>
          <w:rStyle w:val="FootnoteReference"/>
        </w:rPr>
        <w:footnoteReference w:id="2605"/>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Lev </w:t>
      </w:r>
      <w:r w:rsidRPr="002905A6">
        <w:rPr>
          <w:i/>
          <w:iCs/>
        </w:rPr>
        <w:t>R</w:t>
      </w:r>
      <w:r>
        <w:rPr>
          <w:i/>
          <w:iCs/>
        </w:rPr>
        <w:t>ab</w:t>
      </w:r>
      <w:r w:rsidRPr="002905A6">
        <w:rPr>
          <w:b/>
          <w:bCs/>
        </w:rPr>
        <w:t xml:space="preserve"> </w:t>
      </w:r>
      <w:r>
        <w:t xml:space="preserve">7:4 (Hyman, </w:t>
      </w:r>
      <w:r>
        <w:rPr>
          <w:i/>
          <w:iCs/>
        </w:rPr>
        <w:t>Toldoth</w:t>
      </w:r>
      <w:r>
        <w:t xml:space="preserve">, 981) </w:t>
      </w:r>
      <w:r w:rsidRPr="002905A6">
        <w:rPr>
          <w:b/>
          <w:bCs/>
        </w:rPr>
        <w:t>E</w:t>
      </w:r>
      <w:r w:rsidRPr="00262A2F">
        <w:rPr>
          <w:b/>
          <w:bCs/>
        </w:rPr>
        <w:t xml:space="preserve">: </w:t>
      </w:r>
      <w:r w:rsidRPr="00F629E8">
        <w:t>–</w:t>
      </w:r>
      <w:r>
        <w:rPr>
          <w:b/>
          <w:bCs/>
        </w:rPr>
        <w:t xml:space="preserve"> </w:t>
      </w:r>
      <w:r w:rsidRPr="00262A2F">
        <w:rPr>
          <w:b/>
          <w:bCs/>
        </w:rPr>
        <w:t>D:</w:t>
      </w:r>
      <w:r>
        <w:rPr>
          <w:b/>
          <w:bCs/>
        </w:rPr>
        <w:t xml:space="preserve"> </w:t>
      </w:r>
      <w:r w:rsidR="008B1F0B">
        <w:t>4</w:t>
      </w:r>
      <w:r w:rsidR="008B1F0B" w:rsidRPr="00A25A24">
        <w:rPr>
          <w:vertAlign w:val="superscript"/>
        </w:rPr>
        <w:t>th</w:t>
      </w:r>
      <w:r w:rsidR="008B1F0B">
        <w:t xml:space="preserve"> C</w:t>
      </w:r>
      <w:r w:rsidR="008B1F0B">
        <w:rPr>
          <w:rStyle w:val="FootnoteReference"/>
        </w:rPr>
        <w:footnoteReference w:id="2606"/>
      </w:r>
    </w:p>
    <w:p w14:paraId="7BD7F92B" w14:textId="77777777" w:rsidR="00BD0433" w:rsidRDefault="00BD0433" w:rsidP="00CF1A10">
      <w:pPr>
        <w:numPr>
          <w:ilvl w:val="0"/>
          <w:numId w:val="96"/>
        </w:numPr>
        <w:bidi w:val="0"/>
        <w:jc w:val="both"/>
      </w:pPr>
      <w:r w:rsidRPr="00262A2F">
        <w:rPr>
          <w:b/>
          <w:bCs/>
        </w:rPr>
        <w:t xml:space="preserve">O: </w:t>
      </w:r>
      <w:r w:rsidRPr="002675AD">
        <w:rPr>
          <w:rFonts w:cs="Times New Roman"/>
          <w:rtl/>
        </w:rPr>
        <w:t>עזריא</w:t>
      </w:r>
      <w:r w:rsidRPr="002675AD">
        <w:rPr>
          <w:rStyle w:val="FootnoteReference"/>
        </w:rPr>
        <w:footnoteReference w:id="2607"/>
      </w:r>
      <w:r>
        <w:rPr>
          <w:b/>
          <w:bCs/>
        </w:rPr>
        <w:t xml:space="preserve"> </w:t>
      </w:r>
      <w:r w:rsidRPr="00262A2F">
        <w:rPr>
          <w:b/>
          <w:bCs/>
        </w:rPr>
        <w:t>Ds:</w:t>
      </w:r>
      <w:r w:rsidRPr="00262A2F">
        <w:t xml:space="preserve"> </w:t>
      </w:r>
      <w:r>
        <w:t xml:space="preserve">Abbayye </w:t>
      </w:r>
      <w:r w:rsidRPr="00691E1C">
        <w:t>(</w:t>
      </w:r>
      <w:r>
        <w:t>7</w:t>
      </w:r>
      <w:r w:rsidRPr="00691E1C">
        <w:t>)</w:t>
      </w:r>
      <w:r>
        <w:t>’</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sidRPr="00866714">
        <w:rPr>
          <w:i/>
          <w:iCs/>
        </w:rPr>
        <w:t>SOZ</w:t>
      </w:r>
      <w:r>
        <w:t xml:space="preserve"> 10:10 </w:t>
      </w:r>
      <w:r w:rsidRPr="00262A2F">
        <w:rPr>
          <w:b/>
          <w:bCs/>
        </w:rPr>
        <w:t xml:space="preserve">E: </w:t>
      </w:r>
      <w:r w:rsidRPr="00F629E8">
        <w:t>–</w:t>
      </w:r>
      <w:r>
        <w:rPr>
          <w:b/>
          <w:bCs/>
        </w:rPr>
        <w:t xml:space="preserve"> </w:t>
      </w:r>
      <w:r w:rsidRPr="00262A2F">
        <w:rPr>
          <w:b/>
          <w:bCs/>
        </w:rPr>
        <w:t>D:</w:t>
      </w:r>
      <w:r w:rsidRPr="00866714">
        <w:t xml:space="preserve"> </w:t>
      </w:r>
      <w:r w:rsidRPr="006E17C2">
        <w:t>Post-522</w:t>
      </w:r>
      <w:r>
        <w:rPr>
          <w:rStyle w:val="FootnoteReference"/>
        </w:rPr>
        <w:footnoteReference w:id="2608"/>
      </w:r>
      <w:r>
        <w:t xml:space="preserve"> </w:t>
      </w:r>
    </w:p>
    <w:p w14:paraId="277EDE49" w14:textId="77777777" w:rsidR="00BD0433" w:rsidRDefault="00BD0433" w:rsidP="0018007E">
      <w:pPr>
        <w:numPr>
          <w:ilvl w:val="0"/>
          <w:numId w:val="96"/>
        </w:numPr>
        <w:bidi w:val="0"/>
      </w:pPr>
      <w:r w:rsidRPr="00262A2F">
        <w:rPr>
          <w:b/>
          <w:bCs/>
        </w:rPr>
        <w:t xml:space="preserve">O: </w:t>
      </w:r>
      <w:r w:rsidRPr="00250F05">
        <w:rPr>
          <w:rFonts w:cs="Times New Roman"/>
          <w:rtl/>
        </w:rPr>
        <w:t>עזרון</w:t>
      </w:r>
      <w:r w:rsidR="00250F05" w:rsidRPr="00250F05">
        <w:rPr>
          <w:rStyle w:val="FootnoteReference"/>
        </w:rPr>
        <w:footnoteReference w:id="2609"/>
      </w:r>
      <w:r w:rsidR="00250F05">
        <w:rPr>
          <w:b/>
          <w:bCs/>
        </w:rPr>
        <w:t xml:space="preserve"> </w:t>
      </w:r>
      <w:r w:rsidRPr="00262A2F">
        <w:rPr>
          <w:b/>
          <w:bCs/>
        </w:rPr>
        <w:t>Ds:</w:t>
      </w:r>
      <w:r w:rsidRPr="00262A2F">
        <w:t xml:space="preserve"> </w:t>
      </w:r>
      <w:r w:rsidR="0018007E">
        <w:rPr>
          <w:rFonts w:ascii="Times Beyrut Roman" w:hAnsi="Times Beyrut Roman" w:cs="Times New Roman"/>
        </w:rPr>
        <w:t>Í</w:t>
      </w:r>
      <w:r>
        <w:t>ali</w:t>
      </w:r>
      <w:r w:rsidR="0018007E">
        <w:t>fa</w:t>
      </w:r>
      <w:r>
        <w:t xml:space="preserve"> </w:t>
      </w:r>
      <w:r w:rsidRPr="00691E1C">
        <w:t>(</w:t>
      </w:r>
      <w:r>
        <w:t>8</w:t>
      </w:r>
      <w:r w:rsidRPr="00691E1C">
        <w:t>)</w:t>
      </w:r>
      <w:r>
        <w:t>’</w:t>
      </w:r>
      <w:r w:rsidRPr="005D3BF5">
        <w:t>s</w:t>
      </w:r>
      <w:r>
        <w:t xml:space="preserve"> son</w:t>
      </w:r>
      <w:r w:rsidRPr="00262A2F">
        <w:rPr>
          <w:b/>
          <w:bCs/>
        </w:rPr>
        <w:t xml:space="preserve"> F:</w:t>
      </w:r>
      <w:r w:rsidRPr="00262A2F">
        <w:t xml:space="preserve"> </w:t>
      </w:r>
      <w:r>
        <w:t>Synagogue inscription, Ein-Gedi,</w:t>
      </w:r>
      <w:r>
        <w:rPr>
          <w:rStyle w:val="FootnoteReference"/>
        </w:rPr>
        <w:footnoteReference w:id="2610"/>
      </w:r>
      <w:r>
        <w:t xml:space="preserve"> Barag &amp; Porat</w:t>
      </w:r>
      <w:r>
        <w:rPr>
          <w:b/>
          <w:bCs/>
        </w:rPr>
        <w:t xml:space="preserve"> </w:t>
      </w:r>
      <w:r w:rsidRPr="00262A2F">
        <w:rPr>
          <w:b/>
          <w:bCs/>
        </w:rPr>
        <w:t>S:</w:t>
      </w:r>
      <w:r w:rsidRPr="00262A2F">
        <w:t xml:space="preserve"> </w:t>
      </w:r>
      <w:r>
        <w:t>N</w:t>
      </w:r>
      <w:r>
        <w:t>a</w:t>
      </w:r>
      <w:r>
        <w:t xml:space="preserve">veh, </w:t>
      </w:r>
      <w:r>
        <w:rPr>
          <w:i/>
          <w:iCs/>
        </w:rPr>
        <w:t>OSM</w:t>
      </w:r>
      <w:r>
        <w:t xml:space="preserve">, no. 70 </w:t>
      </w:r>
      <w:r w:rsidRPr="00262A2F">
        <w:rPr>
          <w:b/>
          <w:bCs/>
        </w:rPr>
        <w:t xml:space="preserve">E: </w:t>
      </w:r>
      <w:r w:rsidRPr="00F629E8">
        <w:t>–</w:t>
      </w:r>
      <w:r>
        <w:rPr>
          <w:b/>
          <w:bCs/>
        </w:rPr>
        <w:t xml:space="preserve"> </w:t>
      </w:r>
      <w:r w:rsidRPr="00262A2F">
        <w:rPr>
          <w:b/>
          <w:bCs/>
        </w:rPr>
        <w:t>D:</w:t>
      </w:r>
      <w:r>
        <w:rPr>
          <w:b/>
          <w:bCs/>
        </w:rPr>
        <w:t xml:space="preserve"> </w:t>
      </w:r>
      <w:r w:rsidRPr="0046195D">
        <w:rPr>
          <w:rFonts w:cs="Times New Roman"/>
          <w:lang w:val="it-IT"/>
        </w:rPr>
        <w:t>–</w:t>
      </w:r>
      <w:r w:rsidR="00EA76F2" w:rsidRPr="005F539E">
        <w:rPr>
          <w:rStyle w:val="FootnoteReference"/>
          <w:rFonts w:cs="Times New Roman"/>
        </w:rPr>
        <w:footnoteReference w:id="2611"/>
      </w:r>
    </w:p>
    <w:p w14:paraId="49224D24" w14:textId="77777777" w:rsidR="00BD0433" w:rsidRDefault="00BD0433">
      <w:pPr>
        <w:rPr>
          <w:rFonts w:hint="cs"/>
          <w:rtl/>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43F647E1" w14:textId="77777777" w:rsidR="00BD0433" w:rsidRDefault="00BD0433">
      <w:pPr>
        <w:rPr>
          <w:rFonts w:hint="cs"/>
          <w:rtl/>
        </w:rPr>
      </w:pPr>
    </w:p>
    <w:p w14:paraId="5A30487F" w14:textId="77777777" w:rsidR="00BD0433" w:rsidRDefault="00BD0433" w:rsidP="00E42AA7">
      <w:pPr>
        <w:bidi w:val="0"/>
        <w:rPr>
          <w:sz w:val="24"/>
          <w:szCs w:val="24"/>
        </w:rPr>
      </w:pPr>
      <w:r w:rsidRPr="00DA2B10">
        <w:rPr>
          <w:rFonts w:cs="Times New Roman"/>
          <w:sz w:val="24"/>
          <w:szCs w:val="24"/>
          <w:rtl/>
        </w:rPr>
        <w:t>עלי</w:t>
      </w:r>
      <w:r w:rsidRPr="00DA2B10">
        <w:rPr>
          <w:rStyle w:val="FootnoteReference"/>
          <w:sz w:val="24"/>
          <w:szCs w:val="24"/>
        </w:rPr>
        <w:footnoteReference w:id="2612"/>
      </w:r>
      <w:r w:rsidRPr="00DA2B10">
        <w:rPr>
          <w:sz w:val="24"/>
          <w:szCs w:val="24"/>
        </w:rPr>
        <w:t xml:space="preserve"> – </w:t>
      </w:r>
      <w:r w:rsidRPr="00DA2B10">
        <w:rPr>
          <w:i/>
          <w:iCs/>
          <w:sz w:val="24"/>
          <w:szCs w:val="24"/>
        </w:rPr>
        <w:t>Eli</w:t>
      </w:r>
      <w:r w:rsidRPr="00DA2B10">
        <w:rPr>
          <w:sz w:val="24"/>
          <w:szCs w:val="24"/>
        </w:rPr>
        <w:t xml:space="preserve"> </w:t>
      </w:r>
    </w:p>
    <w:p w14:paraId="095A0E1A" w14:textId="77777777" w:rsidR="00BD0433" w:rsidRPr="00DA2B10" w:rsidRDefault="00BD0433" w:rsidP="000443AB">
      <w:pPr>
        <w:bidi w:val="0"/>
        <w:rPr>
          <w:sz w:val="24"/>
          <w:szCs w:val="24"/>
        </w:rPr>
      </w:pPr>
    </w:p>
    <w:p w14:paraId="5EDBA661" w14:textId="77777777" w:rsidR="00BD0433" w:rsidRDefault="00BD0433" w:rsidP="00CF1A10">
      <w:pPr>
        <w:numPr>
          <w:ilvl w:val="0"/>
          <w:numId w:val="97"/>
        </w:numPr>
        <w:bidi w:val="0"/>
      </w:pPr>
      <w:r w:rsidRPr="00262A2F">
        <w:rPr>
          <w:b/>
          <w:bCs/>
        </w:rPr>
        <w:t xml:space="preserve">O: </w:t>
      </w:r>
      <w:r w:rsidRPr="00F629E8">
        <w:t>–</w:t>
      </w:r>
      <w:r>
        <w:rPr>
          <w:b/>
          <w:bCs/>
        </w:rPr>
        <w:t xml:space="preserve"> </w:t>
      </w:r>
      <w:r w:rsidRPr="00262A2F">
        <w:rPr>
          <w:b/>
          <w:bCs/>
        </w:rPr>
        <w:t>Ds:</w:t>
      </w:r>
      <w:r w:rsidRPr="00262A2F">
        <w:t xml:space="preserve"> </w:t>
      </w:r>
      <w:r>
        <w:t>Nathan (9)’</w:t>
      </w:r>
      <w:r w:rsidRPr="005D3BF5">
        <w:t>s</w:t>
      </w:r>
      <w:r>
        <w:t xml:space="preserve"> son, Mevaser</w:t>
      </w:r>
      <w:r w:rsidRPr="00262A2F">
        <w:rPr>
          <w:b/>
          <w:bCs/>
        </w:rPr>
        <w:t xml:space="preserve"> </w:t>
      </w:r>
      <w:r>
        <w:t>(1</w:t>
      </w:r>
      <w:r w:rsidRPr="00691E1C">
        <w:t>)</w:t>
      </w:r>
      <w:r>
        <w:t>’</w:t>
      </w:r>
      <w:r w:rsidRPr="005D3BF5">
        <w:t>s</w:t>
      </w:r>
      <w:r>
        <w:t xml:space="preserve"> </w:t>
      </w:r>
      <w:r w:rsidR="0018007E">
        <w:t>grand</w:t>
      </w:r>
      <w:r>
        <w:t>son</w:t>
      </w:r>
      <w:r w:rsidRPr="00262A2F">
        <w:rPr>
          <w:b/>
          <w:bCs/>
        </w:rPr>
        <w:t xml:space="preserve"> F:</w:t>
      </w:r>
      <w:r w:rsidRPr="00262A2F">
        <w:t xml:space="preserve"> </w:t>
      </w:r>
      <w:r>
        <w:t>Synagogue inscription, Allepo</w:t>
      </w:r>
      <w:r w:rsidR="003E2192">
        <w:t>/Syria</w:t>
      </w:r>
      <w:r>
        <w:t xml:space="preserve"> </w:t>
      </w:r>
      <w:r w:rsidRPr="00262A2F">
        <w:rPr>
          <w:b/>
          <w:bCs/>
        </w:rPr>
        <w:t>S:</w:t>
      </w:r>
      <w:r w:rsidRPr="00262A2F">
        <w:t xml:space="preserve"> </w:t>
      </w:r>
      <w:r>
        <w:t>Sobernheim, “</w:t>
      </w:r>
      <w:smartTag w:uri="urn:schemas-microsoft-com:office:smarttags" w:element="place">
        <w:smartTag w:uri="urn:schemas-microsoft-com:office:smarttags" w:element="City">
          <w:r>
            <w:t>Aleppo</w:t>
          </w:r>
        </w:smartTag>
      </w:smartTag>
      <w:r>
        <w:t xml:space="preserve">,” 277 </w:t>
      </w:r>
      <w:r w:rsidRPr="00262A2F">
        <w:rPr>
          <w:b/>
          <w:bCs/>
        </w:rPr>
        <w:t xml:space="preserve">E: </w:t>
      </w:r>
      <w:r w:rsidRPr="003E2192">
        <w:rPr>
          <w:rFonts w:cs="Times New Roman"/>
        </w:rPr>
        <w:t>Late</w:t>
      </w:r>
      <w:r w:rsidRPr="003E2192">
        <w:rPr>
          <w:rStyle w:val="FootnoteReference"/>
          <w:rFonts w:cs="Times New Roman"/>
          <w:rtl/>
        </w:rPr>
        <w:footnoteReference w:id="2613"/>
      </w:r>
      <w:r>
        <w:t xml:space="preserve"> </w:t>
      </w:r>
      <w:r w:rsidRPr="00262A2F">
        <w:rPr>
          <w:b/>
          <w:bCs/>
        </w:rPr>
        <w:t>D:</w:t>
      </w:r>
      <w:r w:rsidRPr="00E94E23">
        <w:t xml:space="preserve"> </w:t>
      </w:r>
      <w:r>
        <w:t>342?</w:t>
      </w:r>
      <w:r w:rsidRPr="005B5DD9">
        <w:rPr>
          <w:rStyle w:val="FootnoteReference"/>
          <w:rFonts w:cs="Times New Roman"/>
          <w:rtl/>
        </w:rPr>
        <w:t xml:space="preserve"> </w:t>
      </w:r>
      <w:r w:rsidRPr="005B5DD9">
        <w:rPr>
          <w:rStyle w:val="FootnoteReference"/>
          <w:rFonts w:cs="Times New Roman"/>
          <w:rtl/>
        </w:rPr>
        <w:footnoteReference w:id="2614"/>
      </w:r>
    </w:p>
    <w:p w14:paraId="2B8AB427" w14:textId="77777777" w:rsidR="00BD0433" w:rsidRDefault="00BD0433" w:rsidP="0026414A">
      <w:pPr>
        <w:rPr>
          <w:rFonts w:hint="cs"/>
          <w:rtl/>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032DF8A4" w14:textId="77777777" w:rsidR="00BD0433" w:rsidRDefault="00BD0433" w:rsidP="0026414A">
      <w:pPr>
        <w:rPr>
          <w:rFonts w:hint="cs"/>
          <w:rtl/>
        </w:rPr>
      </w:pPr>
    </w:p>
    <w:p w14:paraId="15A84F19" w14:textId="77777777" w:rsidR="00BD0433" w:rsidRDefault="00BD0433" w:rsidP="00B04B6D">
      <w:pPr>
        <w:bidi w:val="0"/>
        <w:rPr>
          <w:i/>
          <w:iCs/>
          <w:sz w:val="24"/>
          <w:szCs w:val="24"/>
        </w:rPr>
      </w:pPr>
      <w:r w:rsidRPr="00DA2B10">
        <w:rPr>
          <w:rFonts w:cs="Times New Roman"/>
          <w:sz w:val="24"/>
          <w:szCs w:val="24"/>
          <w:rtl/>
        </w:rPr>
        <w:t>עמוס</w:t>
      </w:r>
      <w:r w:rsidRPr="00DA2B10">
        <w:rPr>
          <w:rStyle w:val="FootnoteReference"/>
          <w:sz w:val="24"/>
          <w:szCs w:val="24"/>
        </w:rPr>
        <w:footnoteReference w:id="2615"/>
      </w:r>
      <w:r w:rsidRPr="00DA2B10">
        <w:rPr>
          <w:sz w:val="24"/>
          <w:szCs w:val="24"/>
        </w:rPr>
        <w:t xml:space="preserve"> – </w:t>
      </w:r>
      <w:r w:rsidRPr="00DA2B10">
        <w:rPr>
          <w:i/>
          <w:iCs/>
          <w:sz w:val="24"/>
          <w:szCs w:val="24"/>
        </w:rPr>
        <w:t>Amos</w:t>
      </w:r>
    </w:p>
    <w:p w14:paraId="74EF294E" w14:textId="77777777" w:rsidR="00BD0433" w:rsidRPr="00DA2B10" w:rsidRDefault="00BD0433" w:rsidP="00B52191">
      <w:pPr>
        <w:bidi w:val="0"/>
        <w:rPr>
          <w:sz w:val="24"/>
          <w:szCs w:val="24"/>
        </w:rPr>
      </w:pPr>
    </w:p>
    <w:p w14:paraId="16108129" w14:textId="77777777" w:rsidR="00BD0433" w:rsidRDefault="00BD0433" w:rsidP="00F35A75">
      <w:pPr>
        <w:numPr>
          <w:ilvl w:val="0"/>
          <w:numId w:val="98"/>
        </w:numPr>
        <w:bidi w:val="0"/>
      </w:pPr>
      <w:r w:rsidRPr="00262A2F">
        <w:rPr>
          <w:b/>
          <w:bCs/>
        </w:rPr>
        <w:t xml:space="preserve">O: </w:t>
      </w:r>
      <w:r w:rsidRPr="005516DE">
        <w:rPr>
          <w:rFonts w:ascii="Graeca" w:hAnsi="Graeca" w:cs="Graeca"/>
        </w:rPr>
        <w:t></w:t>
      </w:r>
      <w:r w:rsidRPr="005516DE">
        <w:rPr>
          <w:rFonts w:ascii="Graeca" w:hAnsi="Graeca" w:cs="Graeca"/>
        </w:rPr>
        <w:t></w:t>
      </w:r>
      <w:r w:rsidRPr="005516DE">
        <w:rPr>
          <w:rFonts w:ascii="Graeca" w:hAnsi="Graeca" w:cs="Graeca"/>
        </w:rPr>
        <w:t></w:t>
      </w:r>
      <w:r w:rsidRPr="005516DE">
        <w:rPr>
          <w:rFonts w:ascii="Graeca" w:hAnsi="Graeca" w:cs="Graeca"/>
        </w:rPr>
        <w:t></w:t>
      </w:r>
      <w:r w:rsidRPr="005516DE">
        <w:rPr>
          <w:rFonts w:ascii="Graeca" w:hAnsi="Graeca" w:cs="Graeca"/>
        </w:rPr>
        <w:t></w:t>
      </w:r>
      <w:r w:rsidRPr="005516DE">
        <w:rPr>
          <w:rFonts w:ascii="Graeca" w:hAnsi="Graeca" w:cs="Graeca"/>
        </w:rPr>
        <w:t></w:t>
      </w:r>
      <w:r w:rsidRPr="005516DE">
        <w:rPr>
          <w:rFonts w:ascii="Graeca" w:hAnsi="Graeca" w:cs="Graeca"/>
        </w:rPr>
        <w:t></w:t>
      </w:r>
      <w:r w:rsidR="005516DE">
        <w:rPr>
          <w:rStyle w:val="FootnoteReference"/>
          <w:rFonts w:cs="Times New Roman"/>
        </w:rPr>
        <w:footnoteReference w:id="2616"/>
      </w:r>
      <w:r>
        <w:rPr>
          <w:rFonts w:cs="Times New Roman"/>
        </w:rPr>
        <w:t xml:space="preserve"> </w:t>
      </w:r>
      <w:r w:rsidRPr="00262A2F">
        <w:rPr>
          <w:b/>
          <w:bCs/>
        </w:rPr>
        <w:t>Ds:</w:t>
      </w:r>
      <w:r w:rsidRPr="00262A2F">
        <w:t xml:space="preserve"> </w:t>
      </w:r>
      <w:r>
        <w:t>Gabriel (1)’</w:t>
      </w:r>
      <w:r w:rsidRPr="005D3BF5">
        <w:t>s</w:t>
      </w:r>
      <w:r>
        <w:t xml:space="preserve"> son</w:t>
      </w:r>
      <w:r w:rsidRPr="00262A2F">
        <w:rPr>
          <w:b/>
          <w:bCs/>
        </w:rPr>
        <w:t xml:space="preserve"> F:</w:t>
      </w:r>
      <w:r w:rsidRPr="00262A2F">
        <w:t xml:space="preserve"> </w:t>
      </w:r>
      <w:r>
        <w:t xml:space="preserve">Synagogue inscription, </w:t>
      </w:r>
      <w:smartTag w:uri="urn:schemas-microsoft-com:office:smarttags" w:element="place">
        <w:r>
          <w:t>Caesarea</w:t>
        </w:r>
      </w:smartTag>
      <w:r>
        <w:t xml:space="preserve">, Schwabe </w:t>
      </w:r>
      <w:r w:rsidRPr="00262A2F">
        <w:rPr>
          <w:b/>
          <w:bCs/>
        </w:rPr>
        <w:t>S:</w:t>
      </w:r>
      <w:r w:rsidRPr="00262A2F">
        <w:t xml:space="preserve"> </w:t>
      </w:r>
      <w:r>
        <w:t xml:space="preserve">Lehmann &amp; </w:t>
      </w:r>
      <w:r w:rsidRPr="00973E0F">
        <w:t>Holum,</w:t>
      </w:r>
      <w:r>
        <w:rPr>
          <w:i/>
          <w:iCs/>
        </w:rPr>
        <w:t xml:space="preserve"> CMER</w:t>
      </w:r>
      <w:r>
        <w:t xml:space="preserve"> 5, no. 293 </w:t>
      </w:r>
      <w:r w:rsidRPr="00262A2F">
        <w:rPr>
          <w:b/>
          <w:bCs/>
        </w:rPr>
        <w:t xml:space="preserve">E: </w:t>
      </w:r>
      <w:r w:rsidR="00F35A75" w:rsidRPr="003E2192">
        <w:rPr>
          <w:rFonts w:cs="Times New Roman"/>
          <w:lang w:val="it-IT"/>
        </w:rPr>
        <w:t>–</w:t>
      </w:r>
      <w:r>
        <w:t xml:space="preserve"> </w:t>
      </w:r>
      <w:r w:rsidRPr="00262A2F">
        <w:rPr>
          <w:b/>
          <w:bCs/>
        </w:rPr>
        <w:t>D:</w:t>
      </w:r>
      <w:r>
        <w:rPr>
          <w:b/>
          <w:bCs/>
        </w:rPr>
        <w:t xml:space="preserve"> </w:t>
      </w:r>
      <w:r w:rsidRPr="003E2192">
        <w:rPr>
          <w:rFonts w:cs="Times New Roman"/>
          <w:lang w:val="it-IT"/>
        </w:rPr>
        <w:t>–</w:t>
      </w:r>
      <w:r w:rsidR="00EA76F2" w:rsidRPr="005F539E">
        <w:rPr>
          <w:rStyle w:val="FootnoteReference"/>
          <w:rFonts w:cs="Times New Roman"/>
        </w:rPr>
        <w:footnoteReference w:id="2617"/>
      </w:r>
    </w:p>
    <w:p w14:paraId="1237C40F" w14:textId="77777777" w:rsidR="00BD0433" w:rsidRDefault="00BD0433" w:rsidP="00CF1A10">
      <w:pPr>
        <w:numPr>
          <w:ilvl w:val="0"/>
          <w:numId w:val="98"/>
        </w:numPr>
        <w:bidi w:val="0"/>
      </w:pPr>
      <w:r w:rsidRPr="00262A2F">
        <w:rPr>
          <w:b/>
          <w:bCs/>
        </w:rPr>
        <w:t xml:space="preserve">O: </w:t>
      </w:r>
      <w:r w:rsidRPr="00765B5B">
        <w:t>{</w:t>
      </w:r>
      <w:r w:rsidRPr="00765B5B">
        <w:rPr>
          <w:rFonts w:ascii="Graeca" w:hAnsi="Graeca" w:cs="Graeca"/>
        </w:rPr>
        <w:t></w:t>
      </w:r>
      <w:r w:rsidRPr="00765B5B">
        <w:t>}</w:t>
      </w:r>
      <w:r w:rsidRPr="00765B5B">
        <w:rPr>
          <w:rFonts w:ascii="Graeca" w:hAnsi="Graeca" w:cs="Graeca"/>
        </w:rPr>
        <w:t></w:t>
      </w:r>
      <w:r w:rsidRPr="00765B5B">
        <w:rPr>
          <w:rFonts w:ascii="Graeca" w:hAnsi="Graeca" w:cs="Graeca"/>
        </w:rPr>
        <w:t></w:t>
      </w:r>
      <w:r w:rsidRPr="00765B5B">
        <w:rPr>
          <w:rFonts w:ascii="Graeca" w:hAnsi="Graeca" w:cs="Graeca"/>
        </w:rPr>
        <w:t></w:t>
      </w:r>
      <w:r w:rsidRPr="00765B5B">
        <w:rPr>
          <w:rFonts w:ascii="Graeca" w:hAnsi="Graeca" w:cs="Graeca"/>
        </w:rPr>
        <w:t></w:t>
      </w:r>
      <w:r w:rsidRPr="00765B5B">
        <w:rPr>
          <w:rFonts w:ascii="Graeca" w:hAnsi="Graeca" w:cs="Graeca"/>
        </w:rPr>
        <w:t></w:t>
      </w:r>
      <w:r w:rsidRPr="00765B5B">
        <w:rPr>
          <w:rFonts w:ascii="Graeca" w:hAnsi="Graeca" w:cs="Graeca"/>
        </w:rPr>
        <w:t></w:t>
      </w:r>
      <w:r w:rsidRPr="00765B5B">
        <w:rPr>
          <w:rFonts w:ascii="Graeca" w:hAnsi="Graeca" w:cs="Graeca"/>
        </w:rPr>
        <w:t></w:t>
      </w:r>
      <w:r w:rsidRPr="00765B5B">
        <w:t>{</w:t>
      </w:r>
      <w:r w:rsidRPr="00765B5B">
        <w:rPr>
          <w:rFonts w:ascii="Graeca" w:hAnsi="Graeca" w:cs="Graeca"/>
        </w:rPr>
        <w:t></w:t>
      </w:r>
      <w:r w:rsidRPr="00765B5B">
        <w:t>}</w:t>
      </w:r>
      <w:r w:rsidR="00A96924">
        <w:rPr>
          <w:rStyle w:val="FootnoteReference"/>
          <w:rFonts w:cs="Times New Roman"/>
        </w:rPr>
        <w:footnoteReference w:id="2618"/>
      </w:r>
      <w:r>
        <w:t xml:space="preserve"> </w:t>
      </w:r>
      <w:r w:rsidRPr="00262A2F">
        <w:rPr>
          <w:b/>
          <w:bCs/>
        </w:rPr>
        <w:t>Ds:</w:t>
      </w:r>
      <w:r w:rsidRPr="00262A2F">
        <w:t xml:space="preserve"> </w:t>
      </w:r>
      <w:r>
        <w:t>Menahem (14)’</w:t>
      </w:r>
      <w:r w:rsidRPr="005D3BF5">
        <w:t>s</w:t>
      </w:r>
      <w:r>
        <w:t xml:space="preserve"> </w:t>
      </w:r>
      <w:r w:rsidRPr="0069127A">
        <w:t>son</w:t>
      </w:r>
      <w:r>
        <w:t xml:space="preserve">, </w:t>
      </w:r>
      <w:r w:rsidRPr="00320EFC">
        <w:t>comes</w:t>
      </w:r>
      <w:r>
        <w:t xml:space="preserve"> and elder</w:t>
      </w:r>
      <w:r w:rsidR="00320EFC" w:rsidRPr="00D31EAE">
        <w:rPr>
          <w:rStyle w:val="FootnoteReference"/>
        </w:rPr>
        <w:footnoteReference w:id="2619"/>
      </w:r>
      <w:r>
        <w:t xml:space="preserve"> </w:t>
      </w:r>
      <w:r w:rsidRPr="0069127A">
        <w:rPr>
          <w:b/>
          <w:bCs/>
        </w:rPr>
        <w:t>F</w:t>
      </w:r>
      <w:r w:rsidRPr="00262A2F">
        <w:rPr>
          <w:b/>
          <w:bCs/>
        </w:rPr>
        <w:t>:</w:t>
      </w:r>
      <w:r w:rsidRPr="00262A2F">
        <w:t xml:space="preserve"> </w:t>
      </w:r>
      <w:r>
        <w:t xml:space="preserve">Epitaph, </w:t>
      </w:r>
      <w:smartTag w:uri="urn:schemas-microsoft-com:office:smarttags" w:element="place">
        <w:smartTag w:uri="urn:schemas-microsoft-com:office:smarttags" w:element="City">
          <w:r>
            <w:t>Haifa</w:t>
          </w:r>
        </w:smartTag>
      </w:smartTag>
      <w:r>
        <w:t xml:space="preserve">, Heuzy </w:t>
      </w:r>
      <w:r w:rsidRPr="00262A2F">
        <w:rPr>
          <w:b/>
          <w:bCs/>
        </w:rPr>
        <w:t>S:</w:t>
      </w:r>
      <w:r w:rsidRPr="00262A2F">
        <w:t xml:space="preserve"> </w:t>
      </w:r>
      <w:r>
        <w:t xml:space="preserve">Schwabe, </w:t>
      </w:r>
      <w:r>
        <w:rPr>
          <w:i/>
          <w:iCs/>
        </w:rPr>
        <w:t>Tarbiz</w:t>
      </w:r>
      <w:r>
        <w:t xml:space="preserve"> 15 (1944) 115-6 </w:t>
      </w:r>
      <w:r w:rsidRPr="00262A2F">
        <w:rPr>
          <w:b/>
          <w:bCs/>
        </w:rPr>
        <w:t xml:space="preserve">E: </w:t>
      </w:r>
      <w:r w:rsidR="001F5CC1">
        <w:t>Jew?</w:t>
      </w:r>
      <w:r w:rsidR="001F5CC1">
        <w:rPr>
          <w:rStyle w:val="FootnoteReference"/>
        </w:rPr>
        <w:footnoteReference w:id="2620"/>
      </w:r>
      <w:r>
        <w:rPr>
          <w:b/>
          <w:bCs/>
        </w:rPr>
        <w:t xml:space="preserve"> </w:t>
      </w:r>
      <w:r w:rsidRPr="00262A2F">
        <w:rPr>
          <w:b/>
          <w:bCs/>
        </w:rPr>
        <w:t>D:</w:t>
      </w:r>
      <w:r>
        <w:rPr>
          <w:b/>
          <w:bCs/>
        </w:rPr>
        <w:t xml:space="preserve"> </w:t>
      </w:r>
      <w:r w:rsidRPr="003E2192">
        <w:rPr>
          <w:rFonts w:cs="Times New Roman"/>
          <w:lang w:val="it-IT"/>
        </w:rPr>
        <w:t>–</w:t>
      </w:r>
      <w:r w:rsidR="00EA76F2" w:rsidRPr="005F539E">
        <w:rPr>
          <w:rStyle w:val="FootnoteReference"/>
          <w:rFonts w:cs="Times New Roman"/>
        </w:rPr>
        <w:footnoteReference w:id="2621"/>
      </w:r>
    </w:p>
    <w:p w14:paraId="006935D7" w14:textId="77777777" w:rsidR="00BD0433" w:rsidRPr="00292BC4" w:rsidRDefault="00BD0433" w:rsidP="00CF1A10">
      <w:pPr>
        <w:pStyle w:val="FootnoteText"/>
        <w:numPr>
          <w:ilvl w:val="0"/>
          <w:numId w:val="98"/>
        </w:numPr>
        <w:bidi w:val="0"/>
        <w:spacing w:line="240" w:lineRule="auto"/>
        <w:rPr>
          <w:lang w:val="de-DE"/>
        </w:rPr>
      </w:pPr>
      <w:r w:rsidRPr="00E475D9">
        <w:rPr>
          <w:rFonts w:cs="Miriam"/>
          <w:b/>
          <w:bCs/>
          <w:lang w:val="de-DE"/>
        </w:rPr>
        <w:t>O:</w:t>
      </w:r>
      <w:r w:rsidRPr="00E475D9">
        <w:rPr>
          <w:rFonts w:cs="Miriam"/>
          <w:lang w:val="de-DE"/>
        </w:rPr>
        <w:t xml:space="preserve"> </w:t>
      </w:r>
      <w:r w:rsidRPr="00E83712">
        <w:rPr>
          <w:rFonts w:ascii="Graeca" w:hAnsi="Graeca" w:cs="Miriam"/>
          <w:lang w:val="en-US"/>
        </w:rPr>
        <w:t></w:t>
      </w:r>
      <w:r w:rsidRPr="00E83712">
        <w:rPr>
          <w:rFonts w:ascii="Graeca" w:hAnsi="Graeca" w:cs="Miriam"/>
          <w:lang w:val="en-US"/>
        </w:rPr>
        <w:t></w:t>
      </w:r>
      <w:r w:rsidRPr="00E83712">
        <w:rPr>
          <w:rFonts w:ascii="Graeca" w:hAnsi="Graeca" w:cs="Miriam"/>
          <w:lang w:val="en-US"/>
        </w:rPr>
        <w:t></w:t>
      </w:r>
      <w:r w:rsidRPr="00E83712">
        <w:rPr>
          <w:rFonts w:ascii="Graeca" w:hAnsi="Graeca" w:cs="Miriam"/>
          <w:lang w:val="en-US"/>
        </w:rPr>
        <w:t></w:t>
      </w:r>
      <w:r w:rsidR="005F666A" w:rsidRPr="00E83712">
        <w:rPr>
          <w:rStyle w:val="FootnoteReference"/>
          <w:rFonts w:ascii="Graeca" w:hAnsi="Graeca" w:cs="Miriam"/>
          <w:lang w:val="en-US"/>
        </w:rPr>
        <w:footnoteReference w:id="2622"/>
      </w:r>
      <w:r w:rsidRPr="005F3EEF">
        <w:rPr>
          <w:rFonts w:cs="Times New Roman"/>
          <w:lang w:val="de-DE"/>
        </w:rPr>
        <w:t xml:space="preserve"> </w:t>
      </w:r>
      <w:r w:rsidRPr="00E475D9">
        <w:rPr>
          <w:rFonts w:cs="Miriam"/>
          <w:b/>
          <w:bCs/>
          <w:lang w:val="de-DE"/>
        </w:rPr>
        <w:t>Ds:</w:t>
      </w:r>
      <w:r w:rsidRPr="00E475D9">
        <w:rPr>
          <w:rFonts w:cs="Miriam"/>
          <w:lang w:val="de-DE"/>
        </w:rPr>
        <w:t xml:space="preserve"> </w:t>
      </w:r>
      <w:r>
        <w:rPr>
          <w:rFonts w:cs="Miriam"/>
          <w:lang w:val="de-DE"/>
        </w:rPr>
        <w:t>–</w:t>
      </w:r>
      <w:r w:rsidRPr="00E475D9">
        <w:rPr>
          <w:rFonts w:cs="Miriam"/>
          <w:lang w:val="de-DE"/>
        </w:rPr>
        <w:t xml:space="preserve"> </w:t>
      </w:r>
      <w:r w:rsidRPr="00E475D9">
        <w:rPr>
          <w:rFonts w:cs="Miriam"/>
          <w:b/>
          <w:bCs/>
          <w:lang w:val="de-DE"/>
        </w:rPr>
        <w:t>F:</w:t>
      </w:r>
      <w:r w:rsidRPr="00E475D9">
        <w:rPr>
          <w:rFonts w:cs="Miriam"/>
          <w:lang w:val="de-DE"/>
        </w:rPr>
        <w:t xml:space="preserve"> Epitaph, Tamra</w:t>
      </w:r>
      <w:r>
        <w:rPr>
          <w:rStyle w:val="FootnoteReference"/>
          <w:rFonts w:cs="Miriam"/>
          <w:lang w:val="de-DE"/>
        </w:rPr>
        <w:footnoteReference w:id="2623"/>
      </w:r>
      <w:r w:rsidRPr="00E475D9">
        <w:rPr>
          <w:rFonts w:cs="Miriam"/>
          <w:lang w:val="de-DE"/>
        </w:rPr>
        <w:t xml:space="preserve"> </w:t>
      </w:r>
      <w:r w:rsidRPr="00E475D9">
        <w:rPr>
          <w:rFonts w:cs="Miriam"/>
          <w:b/>
          <w:bCs/>
          <w:lang w:val="de-DE"/>
        </w:rPr>
        <w:t>S:</w:t>
      </w:r>
      <w:r w:rsidRPr="00E475D9">
        <w:rPr>
          <w:rFonts w:cs="Miriam"/>
          <w:lang w:val="de-DE"/>
        </w:rPr>
        <w:t xml:space="preserve"> </w:t>
      </w:r>
      <w:r w:rsidRPr="00E475D9">
        <w:rPr>
          <w:lang w:val="de-DE"/>
        </w:rPr>
        <w:t xml:space="preserve">Gal, </w:t>
      </w:r>
      <w:r w:rsidRPr="00E475D9">
        <w:rPr>
          <w:i/>
          <w:iCs/>
          <w:lang w:val="de-DE"/>
        </w:rPr>
        <w:t>IAS</w:t>
      </w:r>
      <w:r w:rsidRPr="00E475D9">
        <w:rPr>
          <w:lang w:val="de-DE"/>
        </w:rPr>
        <w:t xml:space="preserve"> (1998), Ein Dor 72 </w:t>
      </w:r>
      <w:r w:rsidRPr="00E475D9">
        <w:rPr>
          <w:b/>
          <w:bCs/>
          <w:lang w:val="de-DE"/>
        </w:rPr>
        <w:t>E:</w:t>
      </w:r>
      <w:r w:rsidRPr="00E475D9">
        <w:rPr>
          <w:lang w:val="de-DE"/>
        </w:rPr>
        <w:t xml:space="preserve"> </w:t>
      </w:r>
      <w:r w:rsidRPr="00027EA6">
        <w:rPr>
          <w:lang w:val="de-DE"/>
        </w:rPr>
        <w:t>Jew?</w:t>
      </w:r>
      <w:r>
        <w:rPr>
          <w:rStyle w:val="FootnoteReference"/>
          <w:lang w:val="de-DE"/>
        </w:rPr>
        <w:footnoteReference w:id="2624"/>
      </w:r>
      <w:r w:rsidRPr="00E475D9">
        <w:rPr>
          <w:lang w:val="de-DE"/>
        </w:rPr>
        <w:t xml:space="preserve"> </w:t>
      </w:r>
      <w:r w:rsidRPr="00292BC4">
        <w:rPr>
          <w:b/>
          <w:bCs/>
          <w:lang w:val="de-DE"/>
        </w:rPr>
        <w:t>D:</w:t>
      </w:r>
      <w:r w:rsidRPr="00292BC4">
        <w:rPr>
          <w:lang w:val="de-DE"/>
        </w:rPr>
        <w:t xml:space="preserve"> </w:t>
      </w:r>
      <w:r w:rsidRPr="003E2192">
        <w:rPr>
          <w:rFonts w:cs="Times New Roman"/>
          <w:lang w:val="it-IT"/>
        </w:rPr>
        <w:t>–</w:t>
      </w:r>
      <w:r w:rsidRPr="005F539E">
        <w:rPr>
          <w:rStyle w:val="FootnoteReference"/>
          <w:rFonts w:cs="Times New Roman"/>
        </w:rPr>
        <w:footnoteReference w:id="2625"/>
      </w:r>
    </w:p>
    <w:p w14:paraId="5F432A08" w14:textId="77777777" w:rsidR="00BD0433" w:rsidRPr="00292BC4" w:rsidRDefault="00BD0433" w:rsidP="00CF1A10">
      <w:pPr>
        <w:pStyle w:val="FootnoteText"/>
        <w:numPr>
          <w:ilvl w:val="0"/>
          <w:numId w:val="98"/>
        </w:numPr>
        <w:bidi w:val="0"/>
        <w:spacing w:line="240" w:lineRule="auto"/>
        <w:rPr>
          <w:lang w:val="de-DE"/>
        </w:rPr>
      </w:pPr>
      <w:r w:rsidRPr="00292BC4">
        <w:rPr>
          <w:rFonts w:cs="Miriam"/>
          <w:b/>
          <w:bCs/>
          <w:lang w:val="de-DE"/>
        </w:rPr>
        <w:t>O:</w:t>
      </w:r>
      <w:r w:rsidRPr="00292BC4">
        <w:rPr>
          <w:rFonts w:cs="Miriam"/>
          <w:lang w:val="de-DE"/>
        </w:rPr>
        <w:t xml:space="preserve"> </w:t>
      </w:r>
      <w:r w:rsidRPr="00E83712">
        <w:rPr>
          <w:rFonts w:ascii="Graeca" w:hAnsi="Graeca" w:cs="Miriam"/>
          <w:lang w:val="en-US"/>
        </w:rPr>
        <w:t></w:t>
      </w:r>
      <w:r w:rsidRPr="00E83712">
        <w:rPr>
          <w:rFonts w:ascii="Graeca" w:hAnsi="Graeca" w:cs="Miriam"/>
          <w:lang w:val="en-US"/>
        </w:rPr>
        <w:t></w:t>
      </w:r>
      <w:r w:rsidRPr="00E83712">
        <w:rPr>
          <w:rFonts w:ascii="Graeca" w:hAnsi="Graeca" w:cs="Miriam"/>
          <w:lang w:val="en-US"/>
        </w:rPr>
        <w:t></w:t>
      </w:r>
      <w:r w:rsidRPr="00E83712">
        <w:rPr>
          <w:rFonts w:ascii="Graeca" w:hAnsi="Graeca" w:cs="Miriam"/>
          <w:lang w:val="en-US"/>
        </w:rPr>
        <w:t></w:t>
      </w:r>
      <w:r w:rsidRPr="00E83712">
        <w:rPr>
          <w:rFonts w:ascii="Graeca" w:hAnsi="Graeca" w:cs="Miriam"/>
          <w:lang w:val="en-US"/>
        </w:rPr>
        <w:t></w:t>
      </w:r>
      <w:r w:rsidR="005F666A" w:rsidRPr="00E83712">
        <w:rPr>
          <w:rStyle w:val="FootnoteReference"/>
          <w:rFonts w:ascii="Graeca" w:hAnsi="Graeca" w:cs="Miriam"/>
          <w:lang w:val="en-US"/>
        </w:rPr>
        <w:footnoteReference w:id="2626"/>
      </w:r>
      <w:r w:rsidRPr="005F3EEF">
        <w:rPr>
          <w:rFonts w:cs="Times New Roman"/>
          <w:lang w:val="de-DE"/>
        </w:rPr>
        <w:t xml:space="preserve"> </w:t>
      </w:r>
      <w:r w:rsidRPr="00292BC4">
        <w:rPr>
          <w:rFonts w:cs="Miriam"/>
          <w:b/>
          <w:bCs/>
          <w:lang w:val="de-DE"/>
        </w:rPr>
        <w:t>Ds:</w:t>
      </w:r>
      <w:r w:rsidRPr="00292BC4">
        <w:rPr>
          <w:rFonts w:cs="Miriam"/>
          <w:lang w:val="de-DE"/>
        </w:rPr>
        <w:t xml:space="preserve"> Rabbi</w:t>
      </w:r>
      <w:r>
        <w:rPr>
          <w:rStyle w:val="FootnoteReference"/>
          <w:rFonts w:cs="Miriam"/>
          <w:lang w:val="de-DE"/>
        </w:rPr>
        <w:footnoteReference w:id="2627"/>
      </w:r>
      <w:r w:rsidRPr="00292BC4">
        <w:rPr>
          <w:rFonts w:cs="Miriam"/>
          <w:lang w:val="de-DE"/>
        </w:rPr>
        <w:t xml:space="preserve"> </w:t>
      </w:r>
      <w:r w:rsidRPr="00292BC4">
        <w:rPr>
          <w:rFonts w:cs="Miriam"/>
          <w:b/>
          <w:bCs/>
          <w:lang w:val="de-DE"/>
        </w:rPr>
        <w:t>F</w:t>
      </w:r>
      <w:r w:rsidRPr="00292BC4">
        <w:rPr>
          <w:b/>
          <w:bCs/>
          <w:lang w:val="de-DE"/>
        </w:rPr>
        <w:t xml:space="preserve">: </w:t>
      </w:r>
      <w:r w:rsidRPr="00292BC4">
        <w:rPr>
          <w:lang w:val="de-DE"/>
        </w:rPr>
        <w:t xml:space="preserve">Epitaph, </w:t>
      </w:r>
      <w:r w:rsidRPr="00836173">
        <w:rPr>
          <w:lang w:val="de-DE"/>
        </w:rPr>
        <w:t>Samakiya</w:t>
      </w:r>
      <w:r>
        <w:rPr>
          <w:rStyle w:val="FootnoteReference"/>
          <w:lang w:val="de-DE"/>
        </w:rPr>
        <w:footnoteReference w:id="2628"/>
      </w:r>
      <w:r w:rsidRPr="00292BC4">
        <w:rPr>
          <w:b/>
          <w:bCs/>
          <w:lang w:val="de-DE"/>
        </w:rPr>
        <w:t xml:space="preserve"> S: </w:t>
      </w:r>
      <w:r w:rsidRPr="00292BC4">
        <w:rPr>
          <w:lang w:val="de-DE"/>
        </w:rPr>
        <w:t xml:space="preserve">Milik, </w:t>
      </w:r>
      <w:r w:rsidRPr="00292BC4">
        <w:rPr>
          <w:i/>
          <w:iCs/>
          <w:lang w:val="de-DE"/>
        </w:rPr>
        <w:t>LA</w:t>
      </w:r>
      <w:r w:rsidRPr="00292BC4">
        <w:rPr>
          <w:lang w:val="de-DE"/>
        </w:rPr>
        <w:t xml:space="preserve"> 9 (1958-9) 345, 358 </w:t>
      </w:r>
      <w:r w:rsidRPr="00292BC4">
        <w:rPr>
          <w:b/>
          <w:bCs/>
          <w:lang w:val="de-DE"/>
        </w:rPr>
        <w:t>E:</w:t>
      </w:r>
      <w:r w:rsidRPr="00292BC4">
        <w:rPr>
          <w:lang w:val="de-DE"/>
        </w:rPr>
        <w:t xml:space="preserve"> Jew?</w:t>
      </w:r>
      <w:r>
        <w:rPr>
          <w:rStyle w:val="FootnoteReference"/>
        </w:rPr>
        <w:footnoteReference w:id="2629"/>
      </w:r>
      <w:r>
        <w:rPr>
          <w:lang w:val="de-DE"/>
        </w:rPr>
        <w:t xml:space="preserve"> </w:t>
      </w:r>
      <w:r w:rsidRPr="00292BC4">
        <w:rPr>
          <w:b/>
          <w:bCs/>
          <w:lang w:val="de-DE"/>
        </w:rPr>
        <w:t xml:space="preserve">D: </w:t>
      </w:r>
      <w:r w:rsidRPr="003E2192">
        <w:rPr>
          <w:rFonts w:cs="Times New Roman"/>
          <w:lang w:val="it-IT"/>
        </w:rPr>
        <w:t>–</w:t>
      </w:r>
      <w:r w:rsidR="00EA76F2" w:rsidRPr="005F539E">
        <w:rPr>
          <w:rStyle w:val="FootnoteReference"/>
          <w:rFonts w:cs="Times New Roman"/>
        </w:rPr>
        <w:footnoteReference w:id="2630"/>
      </w:r>
    </w:p>
    <w:p w14:paraId="2EB06633" w14:textId="77777777" w:rsidR="00BD0433" w:rsidRPr="00292BC4" w:rsidRDefault="00BD0433" w:rsidP="00CF1A10">
      <w:pPr>
        <w:numPr>
          <w:ilvl w:val="0"/>
          <w:numId w:val="98"/>
        </w:numPr>
        <w:bidi w:val="0"/>
        <w:rPr>
          <w:lang w:val="de-DE"/>
        </w:rPr>
      </w:pPr>
      <w:r w:rsidRPr="00292BC4">
        <w:rPr>
          <w:b/>
          <w:bCs/>
          <w:lang w:val="de-DE"/>
        </w:rPr>
        <w:t xml:space="preserve">O: </w:t>
      </w:r>
      <w:r w:rsidR="00E83712" w:rsidRPr="00E83712">
        <w:rPr>
          <w:rFonts w:ascii="Graeca" w:hAnsi="Graeca"/>
        </w:rPr>
        <w:t></w:t>
      </w:r>
      <w:r w:rsidR="00E83712" w:rsidRPr="00E83712">
        <w:rPr>
          <w:rFonts w:ascii="Graeca" w:hAnsi="Graeca"/>
        </w:rPr>
        <w:t></w:t>
      </w:r>
      <w:r w:rsidR="00E83712" w:rsidRPr="00E83712">
        <w:rPr>
          <w:rFonts w:ascii="Graeca" w:hAnsi="Graeca"/>
        </w:rPr>
        <w:t></w:t>
      </w:r>
      <w:r w:rsidR="00E83712" w:rsidRPr="00E83712">
        <w:rPr>
          <w:rFonts w:ascii="Graeca" w:hAnsi="Graeca"/>
        </w:rPr>
        <w:t></w:t>
      </w:r>
      <w:r w:rsidR="00E83712" w:rsidRPr="00E83712">
        <w:rPr>
          <w:rStyle w:val="FootnoteReference"/>
          <w:rFonts w:cs="Times New Roman"/>
        </w:rPr>
        <w:footnoteReference w:id="2631"/>
      </w:r>
      <w:r w:rsidRPr="00292BC4">
        <w:rPr>
          <w:b/>
          <w:bCs/>
          <w:lang w:val="de-DE"/>
        </w:rPr>
        <w:t xml:space="preserve"> Ds:</w:t>
      </w:r>
      <w:r w:rsidRPr="00292BC4">
        <w:rPr>
          <w:lang w:val="de-DE"/>
        </w:rPr>
        <w:t xml:space="preserve"> </w:t>
      </w:r>
      <w:r w:rsidRPr="00292BC4">
        <w:rPr>
          <w:rFonts w:cs="Times New Roman"/>
          <w:lang w:val="de-DE"/>
        </w:rPr>
        <w:t xml:space="preserve">– </w:t>
      </w:r>
      <w:r w:rsidRPr="00292BC4">
        <w:rPr>
          <w:b/>
          <w:bCs/>
          <w:lang w:val="de-DE"/>
        </w:rPr>
        <w:t>F:</w:t>
      </w:r>
      <w:r w:rsidRPr="00292BC4">
        <w:rPr>
          <w:lang w:val="de-DE"/>
        </w:rPr>
        <w:t xml:space="preserve"> Epitaph, Jatt</w:t>
      </w:r>
      <w:r w:rsidR="00A5420F">
        <w:rPr>
          <w:rStyle w:val="FootnoteReference"/>
        </w:rPr>
        <w:footnoteReference w:id="2632"/>
      </w:r>
      <w:r w:rsidRPr="00292BC4">
        <w:rPr>
          <w:lang w:val="de-DE"/>
        </w:rPr>
        <w:t xml:space="preserve"> </w:t>
      </w:r>
      <w:r w:rsidRPr="00292BC4">
        <w:rPr>
          <w:b/>
          <w:bCs/>
          <w:lang w:val="de-DE"/>
        </w:rPr>
        <w:t>S:</w:t>
      </w:r>
      <w:r w:rsidRPr="00292BC4">
        <w:rPr>
          <w:lang w:val="de-DE"/>
        </w:rPr>
        <w:t xml:space="preserve"> Masarwa, </w:t>
      </w:r>
      <w:r w:rsidRPr="00292BC4">
        <w:rPr>
          <w:i/>
          <w:iCs/>
          <w:lang w:val="de-DE"/>
        </w:rPr>
        <w:t xml:space="preserve">ESI </w:t>
      </w:r>
      <w:r w:rsidRPr="00292BC4">
        <w:rPr>
          <w:lang w:val="de-DE"/>
        </w:rPr>
        <w:t xml:space="preserve">116 (2004) 25* </w:t>
      </w:r>
      <w:r w:rsidRPr="00292BC4">
        <w:rPr>
          <w:b/>
          <w:bCs/>
          <w:lang w:val="de-DE"/>
        </w:rPr>
        <w:t>E:</w:t>
      </w:r>
      <w:r w:rsidRPr="00292BC4">
        <w:rPr>
          <w:rFonts w:cs="Times New Roman"/>
          <w:lang w:val="de-DE"/>
        </w:rPr>
        <w:t xml:space="preserve"> </w:t>
      </w:r>
      <w:r w:rsidR="00FA081B">
        <w:rPr>
          <w:rFonts w:cs="Times New Roman"/>
          <w:lang w:val="de-DE"/>
        </w:rPr>
        <w:t>Jew?</w:t>
      </w:r>
      <w:r w:rsidR="00FA081B">
        <w:rPr>
          <w:rStyle w:val="FootnoteReference"/>
          <w:rFonts w:cs="Times New Roman"/>
          <w:lang w:val="de-DE"/>
        </w:rPr>
        <w:footnoteReference w:id="2633"/>
      </w:r>
      <w:r w:rsidRPr="00292BC4">
        <w:rPr>
          <w:rFonts w:cs="Times New Roman"/>
          <w:lang w:val="de-DE"/>
        </w:rPr>
        <w:t xml:space="preserve"> </w:t>
      </w:r>
      <w:r w:rsidRPr="00292BC4">
        <w:rPr>
          <w:b/>
          <w:bCs/>
          <w:lang w:val="de-DE"/>
        </w:rPr>
        <w:t>D:</w:t>
      </w:r>
      <w:r w:rsidRPr="003E2192">
        <w:rPr>
          <w:lang w:val="de-DE"/>
        </w:rPr>
        <w:t xml:space="preserve"> </w:t>
      </w:r>
      <w:r w:rsidRPr="003E2192">
        <w:rPr>
          <w:rFonts w:cs="Times New Roman"/>
          <w:lang w:val="it-IT"/>
        </w:rPr>
        <w:t>–</w:t>
      </w:r>
      <w:r w:rsidR="00EA76F2" w:rsidRPr="005F539E">
        <w:rPr>
          <w:rStyle w:val="FootnoteReference"/>
          <w:rFonts w:cs="Times New Roman"/>
        </w:rPr>
        <w:footnoteReference w:id="2634"/>
      </w:r>
    </w:p>
    <w:p w14:paraId="404D8CF7" w14:textId="77777777" w:rsidR="00BD0433" w:rsidRDefault="00BD0433">
      <w:pPr>
        <w:rPr>
          <w:rtl/>
          <w:lang w:val="de-DE"/>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7A25C2C8" w14:textId="77777777" w:rsidR="00BD0433" w:rsidRPr="00292BC4" w:rsidRDefault="00BD0433">
      <w:pPr>
        <w:rPr>
          <w:rFonts w:hint="cs"/>
          <w:lang w:val="de-DE"/>
        </w:rPr>
      </w:pPr>
    </w:p>
    <w:p w14:paraId="15AE77CF" w14:textId="77777777" w:rsidR="00BD0433" w:rsidRPr="00802920" w:rsidRDefault="00BD0433" w:rsidP="00D61C9D">
      <w:pPr>
        <w:bidi w:val="0"/>
        <w:rPr>
          <w:i/>
          <w:iCs/>
          <w:sz w:val="24"/>
          <w:szCs w:val="24"/>
          <w:lang w:val="de-DE"/>
        </w:rPr>
      </w:pPr>
      <w:r w:rsidRPr="00DA2B10">
        <w:rPr>
          <w:rFonts w:cs="Times New Roman"/>
          <w:sz w:val="24"/>
          <w:szCs w:val="24"/>
          <w:rtl/>
        </w:rPr>
        <w:t>עמרם</w:t>
      </w:r>
      <w:r w:rsidRPr="00DA2B10">
        <w:rPr>
          <w:rStyle w:val="FootnoteReference"/>
          <w:sz w:val="24"/>
          <w:szCs w:val="24"/>
        </w:rPr>
        <w:footnoteReference w:id="2635"/>
      </w:r>
      <w:r w:rsidRPr="00DA2B10">
        <w:rPr>
          <w:sz w:val="24"/>
          <w:szCs w:val="24"/>
          <w:lang w:val="de-DE"/>
        </w:rPr>
        <w:t xml:space="preserve"> – </w:t>
      </w:r>
      <w:r w:rsidRPr="00DA2B10">
        <w:rPr>
          <w:i/>
          <w:iCs/>
          <w:sz w:val="24"/>
          <w:szCs w:val="24"/>
          <w:lang w:val="de-DE"/>
        </w:rPr>
        <w:t>Amram</w:t>
      </w:r>
    </w:p>
    <w:p w14:paraId="6136EB22" w14:textId="77777777" w:rsidR="00BD0433" w:rsidRPr="00DA2B10" w:rsidRDefault="00BD0433" w:rsidP="00B52191">
      <w:pPr>
        <w:bidi w:val="0"/>
        <w:rPr>
          <w:sz w:val="24"/>
          <w:szCs w:val="24"/>
          <w:lang w:val="de-DE"/>
        </w:rPr>
      </w:pPr>
    </w:p>
    <w:p w14:paraId="12E75444" w14:textId="77777777" w:rsidR="00BD0433" w:rsidRPr="001B19D8" w:rsidRDefault="00BD0433" w:rsidP="00CF1A10">
      <w:pPr>
        <w:numPr>
          <w:ilvl w:val="0"/>
          <w:numId w:val="99"/>
        </w:numPr>
        <w:bidi w:val="0"/>
      </w:pPr>
      <w:r w:rsidRPr="0018007E">
        <w:rPr>
          <w:b/>
          <w:bCs/>
        </w:rPr>
        <w:t xml:space="preserve">O: </w:t>
      </w:r>
      <w:r w:rsidRPr="0018007E">
        <w:t>–</w:t>
      </w:r>
      <w:r w:rsidR="00ED2AB3">
        <w:rPr>
          <w:rStyle w:val="FootnoteReference"/>
          <w:rFonts w:cs="Times New Roman"/>
          <w:lang w:val="en-GB"/>
        </w:rPr>
        <w:footnoteReference w:id="2636"/>
      </w:r>
      <w:r w:rsidRPr="0018007E">
        <w:rPr>
          <w:b/>
          <w:bCs/>
        </w:rPr>
        <w:t xml:space="preserve"> Ds:</w:t>
      </w:r>
      <w:r w:rsidRPr="0018007E">
        <w:t xml:space="preserve"> Sarad (1)’s son, </w:t>
      </w:r>
      <w:r w:rsidRPr="0018007E">
        <w:rPr>
          <w:rFonts w:cs="Times New Roman"/>
        </w:rPr>
        <w:t>Tit</w:t>
      </w:r>
      <w:r w:rsidRPr="00ED2AB3">
        <w:rPr>
          <w:rFonts w:cs="Times New Roman"/>
        </w:rPr>
        <w:t>us (1)</w:t>
      </w:r>
      <w:r w:rsidRPr="00ED2AB3">
        <w:t>, Marcus (1)’s father, priest</w:t>
      </w:r>
      <w:r>
        <w:rPr>
          <w:rStyle w:val="FootnoteReference"/>
        </w:rPr>
        <w:footnoteReference w:id="2637"/>
      </w:r>
      <w:r w:rsidRPr="00ED2AB3">
        <w:rPr>
          <w:b/>
          <w:bCs/>
        </w:rPr>
        <w:t xml:space="preserve"> F:</w:t>
      </w:r>
      <w:r w:rsidRPr="00ED2AB3">
        <w:t xml:space="preserve"> – </w:t>
      </w:r>
      <w:r w:rsidRPr="00ED2AB3">
        <w:rPr>
          <w:b/>
          <w:bCs/>
        </w:rPr>
        <w:t>S:</w:t>
      </w:r>
      <w:r w:rsidRPr="00ED2AB3">
        <w:t xml:space="preserve"> </w:t>
      </w:r>
      <w:r w:rsidRPr="00ED2AB3">
        <w:rPr>
          <w:i/>
          <w:iCs/>
        </w:rPr>
        <w:t>Tulida</w:t>
      </w:r>
      <w:r w:rsidRPr="00ED2AB3">
        <w:t>, 129</w:t>
      </w:r>
      <w:r>
        <w:rPr>
          <w:rtl/>
        </w:rPr>
        <w:t xml:space="preserve"> </w:t>
      </w:r>
      <w:r w:rsidRPr="00ED2AB3">
        <w:rPr>
          <w:b/>
          <w:bCs/>
        </w:rPr>
        <w:t xml:space="preserve">E: </w:t>
      </w:r>
      <w:r w:rsidRPr="00ED2AB3">
        <w:t>Sama</w:t>
      </w:r>
      <w:r w:rsidRPr="00ED2AB3">
        <w:t>r</w:t>
      </w:r>
      <w:r w:rsidRPr="00ED2AB3">
        <w:t>itan</w:t>
      </w:r>
      <w:r w:rsidRPr="005434BF">
        <w:rPr>
          <w:rStyle w:val="FootnoteReference"/>
          <w:rFonts w:cs="Times New Roman"/>
        </w:rPr>
        <w:footnoteReference w:id="2638"/>
      </w:r>
      <w:r w:rsidRPr="00ED2AB3">
        <w:t xml:space="preserve"> </w:t>
      </w:r>
      <w:r w:rsidRPr="00ED2AB3">
        <w:rPr>
          <w:b/>
          <w:bCs/>
        </w:rPr>
        <w:t>D:</w:t>
      </w:r>
      <w:r w:rsidRPr="00ED2AB3">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639"/>
      </w:r>
    </w:p>
    <w:p w14:paraId="4F98712B" w14:textId="77777777" w:rsidR="00BD0433" w:rsidRPr="0035032E" w:rsidRDefault="00BD0433" w:rsidP="00CF1A10">
      <w:pPr>
        <w:numPr>
          <w:ilvl w:val="0"/>
          <w:numId w:val="99"/>
        </w:numPr>
        <w:bidi w:val="0"/>
        <w:rPr>
          <w:lang w:val="fr-FR"/>
        </w:rPr>
      </w:pPr>
      <w:r w:rsidRPr="009438FC">
        <w:rPr>
          <w:b/>
          <w:bCs/>
        </w:rPr>
        <w:t xml:space="preserve">O: </w:t>
      </w:r>
      <w:r w:rsidRPr="009438FC">
        <w:t>–</w:t>
      </w:r>
      <w:r w:rsidR="00ED2AB3">
        <w:rPr>
          <w:rStyle w:val="FootnoteReference"/>
          <w:rFonts w:cs="Times New Roman"/>
          <w:lang w:val="en-GB"/>
        </w:rPr>
        <w:footnoteReference w:id="2640"/>
      </w:r>
      <w:r w:rsidRPr="009438FC">
        <w:rPr>
          <w:b/>
          <w:bCs/>
        </w:rPr>
        <w:t xml:space="preserve"> Ds:</w:t>
      </w:r>
      <w:r w:rsidRPr="009438FC">
        <w:t xml:space="preserve"> The </w:t>
      </w:r>
      <w:r w:rsidRPr="004D7932">
        <w:t>blind</w:t>
      </w:r>
      <w:r>
        <w:t>,</w:t>
      </w:r>
      <w:r w:rsidRPr="003E7587">
        <w:rPr>
          <w:rStyle w:val="FootnoteReference"/>
          <w:rFonts w:cs="Times New Roman"/>
          <w:rtl/>
        </w:rPr>
        <w:footnoteReference w:id="2641"/>
      </w:r>
      <w:r>
        <w:t xml:space="preserve"> </w:t>
      </w:r>
      <w:r w:rsidR="0035032E">
        <w:t>sage</w:t>
      </w:r>
      <w:r w:rsidRPr="0035032E">
        <w:rPr>
          <w:rStyle w:val="FootnoteReference"/>
        </w:rPr>
        <w:footnoteReference w:id="2642"/>
      </w:r>
      <w:r w:rsidRPr="009438FC">
        <w:t xml:space="preserve"> </w:t>
      </w:r>
      <w:r w:rsidRPr="009438FC">
        <w:rPr>
          <w:b/>
          <w:bCs/>
        </w:rPr>
        <w:t>F:</w:t>
      </w:r>
      <w:r w:rsidRPr="009438FC">
        <w:t xml:space="preserve"> </w:t>
      </w:r>
      <w:r w:rsidRPr="003E7587">
        <w:t>–</w:t>
      </w:r>
      <w:r w:rsidRPr="009438FC">
        <w:t xml:space="preserve"> </w:t>
      </w:r>
      <w:r w:rsidRPr="009438FC">
        <w:rPr>
          <w:b/>
          <w:bCs/>
        </w:rPr>
        <w:t>S:</w:t>
      </w:r>
      <w:r w:rsidRPr="009438FC">
        <w:t xml:space="preserve"> </w:t>
      </w:r>
      <w:r w:rsidR="0035032E">
        <w:rPr>
          <w:lang w:val="fr-FR"/>
        </w:rPr>
        <w:t xml:space="preserve">1. </w:t>
      </w:r>
      <w:r w:rsidR="0035032E">
        <w:rPr>
          <w:i/>
          <w:iCs/>
          <w:lang w:val="fr-FR"/>
        </w:rPr>
        <w:t>Tulida</w:t>
      </w:r>
      <w:r w:rsidR="0035032E">
        <w:rPr>
          <w:lang w:val="fr-FR"/>
        </w:rPr>
        <w:t>, 129 ; 2.</w:t>
      </w:r>
      <w:r w:rsidR="0035032E">
        <w:rPr>
          <w:i/>
          <w:iCs/>
          <w:lang w:val="fr-FR"/>
        </w:rPr>
        <w:t xml:space="preserve"> </w:t>
      </w:r>
      <w:r>
        <w:rPr>
          <w:lang w:val="fr-FR"/>
        </w:rPr>
        <w:t>Abu’l Fath, 141</w:t>
      </w:r>
      <w:r>
        <w:rPr>
          <w:rtl/>
        </w:rPr>
        <w:t xml:space="preserve"> </w:t>
      </w:r>
      <w:r w:rsidRPr="0035032E">
        <w:rPr>
          <w:b/>
          <w:bCs/>
          <w:lang w:val="fr-FR"/>
        </w:rPr>
        <w:t xml:space="preserve">E: </w:t>
      </w:r>
      <w:r w:rsidRPr="0035032E">
        <w:rPr>
          <w:lang w:val="fr-FR"/>
        </w:rPr>
        <w:t>Samaritan</w:t>
      </w:r>
      <w:r w:rsidRPr="005434BF">
        <w:rPr>
          <w:rStyle w:val="FootnoteReference"/>
          <w:rFonts w:cs="Times New Roman"/>
        </w:rPr>
        <w:footnoteReference w:id="2643"/>
      </w:r>
      <w:r w:rsidRPr="0035032E">
        <w:rPr>
          <w:lang w:val="fr-FR"/>
        </w:rPr>
        <w:t xml:space="preserve"> </w:t>
      </w:r>
      <w:r w:rsidRPr="0035032E">
        <w:rPr>
          <w:b/>
          <w:bCs/>
          <w:lang w:val="fr-FR"/>
        </w:rPr>
        <w:t>D:</w:t>
      </w:r>
      <w:r w:rsidRPr="0035032E">
        <w:rPr>
          <w:lang w:val="fr-FR"/>
        </w:rPr>
        <w:t xml:space="preserve"> </w:t>
      </w:r>
      <w:r w:rsidR="005C5E83">
        <w:rPr>
          <w:lang w:val="fr-FR"/>
        </w:rPr>
        <w:t>3</w:t>
      </w:r>
      <w:r w:rsidR="005C5E83" w:rsidRPr="005C5E83">
        <w:rPr>
          <w:vertAlign w:val="superscript"/>
          <w:lang w:val="fr-FR"/>
        </w:rPr>
        <w:t>rd</w:t>
      </w:r>
      <w:r w:rsidR="005C5E83">
        <w:rPr>
          <w:lang w:val="fr-FR"/>
        </w:rPr>
        <w:t>-4</w:t>
      </w:r>
      <w:r w:rsidR="005C5E83" w:rsidRPr="005C5E83">
        <w:rPr>
          <w:vertAlign w:val="superscript"/>
          <w:lang w:val="fr-FR"/>
        </w:rPr>
        <w:t>th</w:t>
      </w:r>
      <w:r w:rsidR="005C5E83">
        <w:rPr>
          <w:lang w:val="fr-FR"/>
        </w:rPr>
        <w:t xml:space="preserve"> C</w:t>
      </w:r>
      <w:r w:rsidRPr="008F792C">
        <w:rPr>
          <w:rStyle w:val="FootnoteReference"/>
        </w:rPr>
        <w:footnoteReference w:id="2644"/>
      </w:r>
    </w:p>
    <w:p w14:paraId="263A6EDE" w14:textId="77777777" w:rsidR="00BD0433" w:rsidRPr="0035032E" w:rsidRDefault="00BD0433" w:rsidP="00CF1A10">
      <w:pPr>
        <w:numPr>
          <w:ilvl w:val="0"/>
          <w:numId w:val="99"/>
        </w:numPr>
        <w:bidi w:val="0"/>
        <w:rPr>
          <w:lang w:val="fr-FR"/>
        </w:rPr>
      </w:pPr>
      <w:r w:rsidRPr="0035032E">
        <w:rPr>
          <w:b/>
          <w:bCs/>
          <w:lang w:val="fr-FR"/>
        </w:rPr>
        <w:t xml:space="preserve">O: </w:t>
      </w:r>
      <w:r w:rsidRPr="0035032E">
        <w:rPr>
          <w:lang w:val="fr-FR"/>
        </w:rPr>
        <w:t>–</w:t>
      </w:r>
      <w:r w:rsidRPr="0035032E">
        <w:rPr>
          <w:b/>
          <w:bCs/>
          <w:lang w:val="fr-FR"/>
        </w:rPr>
        <w:t xml:space="preserve"> Ds:</w:t>
      </w:r>
      <w:r w:rsidR="00905902">
        <w:rPr>
          <w:lang w:val="fr-FR"/>
        </w:rPr>
        <w:t xml:space="preserve"> Judah (1</w:t>
      </w:r>
      <w:r w:rsidR="007B486F">
        <w:rPr>
          <w:lang w:val="fr-FR"/>
        </w:rPr>
        <w:t>0</w:t>
      </w:r>
      <w:r w:rsidR="00DD2DF2">
        <w:rPr>
          <w:lang w:val="fr-FR"/>
        </w:rPr>
        <w:t>8</w:t>
      </w:r>
      <w:r w:rsidRPr="0035032E">
        <w:rPr>
          <w:lang w:val="fr-FR"/>
        </w:rPr>
        <w:t>)’s father</w:t>
      </w:r>
      <w:r w:rsidRPr="0035032E">
        <w:rPr>
          <w:b/>
          <w:bCs/>
          <w:lang w:val="fr-FR"/>
        </w:rPr>
        <w:t xml:space="preserve"> F:</w:t>
      </w:r>
      <w:r w:rsidRPr="0035032E">
        <w:rPr>
          <w:lang w:val="fr-FR"/>
        </w:rPr>
        <w:t xml:space="preserve"> Epitaph, Zoar </w:t>
      </w:r>
      <w:r w:rsidRPr="0035032E">
        <w:rPr>
          <w:b/>
          <w:bCs/>
          <w:lang w:val="fr-FR"/>
        </w:rPr>
        <w:t>S:</w:t>
      </w:r>
      <w:r w:rsidRPr="0035032E">
        <w:rPr>
          <w:lang w:val="fr-FR"/>
        </w:rPr>
        <w:t xml:space="preserve"> Naveh, </w:t>
      </w:r>
      <w:r w:rsidRPr="0035032E">
        <w:rPr>
          <w:i/>
          <w:iCs/>
          <w:lang w:val="fr-FR"/>
        </w:rPr>
        <w:t>Tarbiz</w:t>
      </w:r>
      <w:r w:rsidRPr="0035032E">
        <w:rPr>
          <w:lang w:val="fr-FR"/>
        </w:rPr>
        <w:t xml:space="preserve"> 64 (1995) no. 12</w:t>
      </w:r>
      <w:r>
        <w:rPr>
          <w:rtl/>
        </w:rPr>
        <w:t xml:space="preserve"> </w:t>
      </w:r>
      <w:r w:rsidRPr="0035032E">
        <w:rPr>
          <w:b/>
          <w:bCs/>
          <w:lang w:val="fr-FR"/>
        </w:rPr>
        <w:t xml:space="preserve">E: </w:t>
      </w:r>
      <w:r w:rsidRPr="0035032E">
        <w:rPr>
          <w:lang w:val="fr-FR"/>
        </w:rPr>
        <w:t>–</w:t>
      </w:r>
      <w:r w:rsidRPr="0035032E">
        <w:rPr>
          <w:b/>
          <w:bCs/>
          <w:lang w:val="fr-FR"/>
        </w:rPr>
        <w:t xml:space="preserve"> D:</w:t>
      </w:r>
      <w:r w:rsidRPr="0035032E">
        <w:rPr>
          <w:lang w:val="fr-FR"/>
        </w:rPr>
        <w:t xml:space="preserve"> 416</w:t>
      </w:r>
      <w:r>
        <w:rPr>
          <w:rStyle w:val="FootnoteReference"/>
          <w:lang w:val="de-DE"/>
        </w:rPr>
        <w:footnoteReference w:id="2645"/>
      </w:r>
    </w:p>
    <w:p w14:paraId="2ABBF1DF" w14:textId="77777777" w:rsidR="00BD0433" w:rsidRDefault="00BD0433" w:rsidP="00CF1A10">
      <w:pPr>
        <w:numPr>
          <w:ilvl w:val="0"/>
          <w:numId w:val="99"/>
        </w:numPr>
        <w:bidi w:val="0"/>
      </w:pPr>
      <w:r w:rsidRPr="0035032E">
        <w:rPr>
          <w:b/>
          <w:bCs/>
          <w:lang w:val="fr-FR"/>
        </w:rPr>
        <w:t xml:space="preserve">O: </w:t>
      </w:r>
      <w:r w:rsidRPr="00250F05">
        <w:rPr>
          <w:rFonts w:cs="Times New Roman"/>
          <w:rtl/>
        </w:rPr>
        <w:t>עמרן</w:t>
      </w:r>
      <w:r w:rsidR="00250F05" w:rsidRPr="00250F05">
        <w:rPr>
          <w:rStyle w:val="FootnoteReference"/>
        </w:rPr>
        <w:footnoteReference w:id="2646"/>
      </w:r>
      <w:r w:rsidRPr="0035032E">
        <w:rPr>
          <w:b/>
          <w:bCs/>
          <w:lang w:val="fr-FR"/>
        </w:rPr>
        <w:t xml:space="preserve"> Ds:</w:t>
      </w:r>
      <w:r w:rsidR="00905902">
        <w:rPr>
          <w:lang w:val="fr-FR"/>
        </w:rPr>
        <w:t xml:space="preserve"> Judah (11</w:t>
      </w:r>
      <w:r w:rsidR="00DD2DF2">
        <w:rPr>
          <w:lang w:val="fr-FR"/>
        </w:rPr>
        <w:t>1</w:t>
      </w:r>
      <w:r w:rsidRPr="0035032E">
        <w:rPr>
          <w:lang w:val="fr-FR"/>
        </w:rPr>
        <w:t xml:space="preserve">)’s son </w:t>
      </w:r>
      <w:r w:rsidRPr="0035032E">
        <w:rPr>
          <w:b/>
          <w:bCs/>
          <w:lang w:val="fr-FR"/>
        </w:rPr>
        <w:t>F</w:t>
      </w:r>
      <w:r w:rsidRPr="00262A2F">
        <w:rPr>
          <w:b/>
          <w:bCs/>
        </w:rPr>
        <w:t>:</w:t>
      </w:r>
      <w:r w:rsidRPr="00262A2F">
        <w:t xml:space="preserve"> </w:t>
      </w:r>
      <w:r>
        <w:t xml:space="preserve">Epitaph, Zoar </w:t>
      </w:r>
      <w:r w:rsidRPr="00262A2F">
        <w:rPr>
          <w:b/>
          <w:bCs/>
        </w:rPr>
        <w:t>S:</w:t>
      </w:r>
      <w:r w:rsidRPr="00262A2F">
        <w:t xml:space="preserve"> </w:t>
      </w:r>
      <w:r>
        <w:t>Naveh</w:t>
      </w:r>
      <w:r w:rsidRPr="00262A2F">
        <w:t xml:space="preserve"> </w:t>
      </w:r>
      <w:r>
        <w:rPr>
          <w:i/>
          <w:iCs/>
        </w:rPr>
        <w:t>Tarbiz</w:t>
      </w:r>
      <w:r>
        <w:t xml:space="preserve"> 68 (1999) no. 17 </w:t>
      </w:r>
      <w:r w:rsidRPr="00262A2F">
        <w:rPr>
          <w:b/>
          <w:bCs/>
        </w:rPr>
        <w:t xml:space="preserve">E: </w:t>
      </w:r>
      <w:r w:rsidRPr="003E7587">
        <w:t>–</w:t>
      </w:r>
      <w:r>
        <w:rPr>
          <w:b/>
          <w:bCs/>
        </w:rPr>
        <w:t xml:space="preserve"> </w:t>
      </w:r>
      <w:r w:rsidRPr="00262A2F">
        <w:rPr>
          <w:b/>
          <w:bCs/>
        </w:rPr>
        <w:t>D:</w:t>
      </w:r>
      <w:r w:rsidRPr="00645288">
        <w:t xml:space="preserve"> </w:t>
      </w:r>
      <w:r w:rsidRPr="002F6202">
        <w:t>503</w:t>
      </w:r>
      <w:r>
        <w:rPr>
          <w:rStyle w:val="FootnoteReference"/>
          <w:lang w:val="de-DE"/>
        </w:rPr>
        <w:footnoteReference w:id="2647"/>
      </w:r>
    </w:p>
    <w:p w14:paraId="073ACCD6" w14:textId="77777777" w:rsidR="00BD0433" w:rsidRDefault="00BD0433" w:rsidP="007975E0">
      <w:pPr>
        <w:numPr>
          <w:ilvl w:val="0"/>
          <w:numId w:val="99"/>
        </w:numPr>
        <w:bidi w:val="0"/>
        <w:rPr>
          <w:b/>
          <w:bCs/>
        </w:rPr>
      </w:pPr>
      <w:r>
        <w:rPr>
          <w:b/>
          <w:bCs/>
        </w:rPr>
        <w:t xml:space="preserve">O: </w:t>
      </w:r>
      <w:r w:rsidRPr="004B4984">
        <w:rPr>
          <w:rFonts w:cs="Times New Roman"/>
          <w:rtl/>
        </w:rPr>
        <w:t>עוירם</w:t>
      </w:r>
      <w:r w:rsidRPr="00F4434B">
        <w:rPr>
          <w:rStyle w:val="FootnoteReference"/>
        </w:rPr>
        <w:footnoteReference w:id="2648"/>
      </w:r>
      <w:r>
        <w:rPr>
          <w:rFonts w:cs="Times New Roman"/>
        </w:rPr>
        <w:t xml:space="preserve"> </w:t>
      </w:r>
      <w:r>
        <w:rPr>
          <w:b/>
          <w:bCs/>
        </w:rPr>
        <w:t xml:space="preserve">Ds: </w:t>
      </w:r>
      <w:r w:rsidRPr="004B4984">
        <w:rPr>
          <w:rFonts w:cs="Times New Roman"/>
        </w:rPr>
        <w:t>Hadbiah</w:t>
      </w:r>
      <w:r w:rsidDel="004B4984">
        <w:rPr>
          <w:rtl/>
        </w:rPr>
        <w:t xml:space="preserve"> </w:t>
      </w:r>
      <w:r>
        <w:t>(1)’s father</w:t>
      </w:r>
      <w:r>
        <w:rPr>
          <w:b/>
          <w:bCs/>
        </w:rPr>
        <w:t xml:space="preserve"> F:</w:t>
      </w:r>
      <w:r w:rsidRPr="00595474">
        <w:t xml:space="preserve"> </w:t>
      </w:r>
      <w:r>
        <w:t>Inscription, Al-Aqsa mosque</w:t>
      </w:r>
      <w:r>
        <w:rPr>
          <w:b/>
          <w:bCs/>
        </w:rPr>
        <w:t xml:space="preserve">, </w:t>
      </w:r>
      <w:smartTag w:uri="urn:schemas-microsoft-com:office:smarttags" w:element="City">
        <w:r w:rsidRPr="00FE2AC9">
          <w:t>Jer</w:t>
        </w:r>
        <w:r w:rsidRPr="00FE2AC9">
          <w:t>u</w:t>
        </w:r>
        <w:r w:rsidRPr="00FE2AC9">
          <w:t>salem</w:t>
        </w:r>
      </w:smartTag>
      <w:r>
        <w:t>,</w:t>
      </w:r>
      <w:r w:rsidRPr="00FE2AC9">
        <w:t xml:space="preserve"> </w:t>
      </w:r>
      <w:r>
        <w:t>Chwolson</w:t>
      </w:r>
      <w:r>
        <w:rPr>
          <w:b/>
          <w:bCs/>
        </w:rPr>
        <w:t xml:space="preserve"> S:</w:t>
      </w:r>
      <w:r>
        <w:t xml:space="preserve"> </w:t>
      </w:r>
      <w:r w:rsidRPr="00F4434B">
        <w:rPr>
          <w:i/>
          <w:iCs/>
        </w:rPr>
        <w:t>CIIP</w:t>
      </w:r>
      <w:r w:rsidRPr="00F4434B">
        <w:t xml:space="preserve"> </w:t>
      </w:r>
      <w:r>
        <w:t xml:space="preserve">1/2, </w:t>
      </w:r>
      <w:r w:rsidR="00CC74F2">
        <w:t xml:space="preserve">no. </w:t>
      </w:r>
      <w:r w:rsidR="007975E0">
        <w:t>981</w:t>
      </w:r>
      <w:r>
        <w:t xml:space="preserve"> </w:t>
      </w:r>
      <w:r>
        <w:rPr>
          <w:b/>
          <w:bCs/>
        </w:rPr>
        <w:t>E:</w:t>
      </w:r>
      <w:r w:rsidRPr="00595474">
        <w:t xml:space="preserve"> </w:t>
      </w:r>
      <w:r w:rsidRPr="008F792C">
        <w:t>Late?</w:t>
      </w:r>
      <w:r w:rsidRPr="008F792C">
        <w:rPr>
          <w:rStyle w:val="FootnoteReference"/>
        </w:rPr>
        <w:footnoteReference w:id="2649"/>
      </w:r>
      <w:r w:rsidRPr="008F792C">
        <w:rPr>
          <w:b/>
          <w:bCs/>
        </w:rPr>
        <w:t xml:space="preserve"> D: </w:t>
      </w:r>
      <w:r w:rsidRPr="001C69FA">
        <w:t>Pre-650?</w:t>
      </w:r>
      <w:r>
        <w:rPr>
          <w:rStyle w:val="FootnoteReference"/>
        </w:rPr>
        <w:footnoteReference w:id="2650"/>
      </w:r>
    </w:p>
    <w:p w14:paraId="75D0D287" w14:textId="77777777" w:rsidR="00BD0433" w:rsidRPr="00310B90" w:rsidRDefault="00BD0433" w:rsidP="00CF1A10">
      <w:pPr>
        <w:numPr>
          <w:ilvl w:val="0"/>
          <w:numId w:val="99"/>
        </w:numPr>
        <w:bidi w:val="0"/>
        <w:rPr>
          <w:rFonts w:cs="David"/>
          <w:b/>
          <w:bCs/>
        </w:rPr>
      </w:pPr>
      <w:r w:rsidRPr="00310B90">
        <w:rPr>
          <w:b/>
          <w:bCs/>
        </w:rPr>
        <w:t xml:space="preserve">O: </w:t>
      </w:r>
      <w:r w:rsidRPr="00250F05">
        <w:rPr>
          <w:rFonts w:cs="Times New Roman"/>
          <w:rtl/>
        </w:rPr>
        <w:t>עמרן</w:t>
      </w:r>
      <w:r w:rsidR="00250F05" w:rsidRPr="00250F05">
        <w:rPr>
          <w:rStyle w:val="FootnoteReference"/>
        </w:rPr>
        <w:footnoteReference w:id="2651"/>
      </w:r>
      <w:r w:rsidRPr="00310B90">
        <w:rPr>
          <w:b/>
          <w:bCs/>
        </w:rPr>
        <w:t xml:space="preserve"> Ds: </w:t>
      </w:r>
      <w:r w:rsidRPr="00310B90">
        <w:t>Moses (</w:t>
      </w:r>
      <w:r>
        <w:t>8</w:t>
      </w:r>
      <w:r w:rsidRPr="00310B90">
        <w:t xml:space="preserve">)’s son </w:t>
      </w:r>
      <w:r w:rsidRPr="00310B90">
        <w:rPr>
          <w:b/>
          <w:bCs/>
        </w:rPr>
        <w:t xml:space="preserve">F: </w:t>
      </w:r>
      <w:r w:rsidRPr="00310B90">
        <w:t xml:space="preserve">Inscription, </w:t>
      </w:r>
      <w:smartTag w:uri="urn:schemas-microsoft-com:office:smarttags" w:element="PlaceType">
        <w:r w:rsidRPr="00310B90">
          <w:t>Temple</w:t>
        </w:r>
      </w:smartTag>
      <w:r w:rsidRPr="00310B90">
        <w:t xml:space="preserve"> </w:t>
      </w:r>
      <w:smartTag w:uri="urn:schemas-microsoft-com:office:smarttags" w:element="PlaceName">
        <w:r w:rsidRPr="00310B90">
          <w:t>Mount</w:t>
        </w:r>
      </w:smartTag>
      <w:r>
        <w:t xml:space="preserve">, </w:t>
      </w:r>
      <w:smartTag w:uri="urn:schemas-microsoft-com:office:smarttags" w:element="City">
        <w:r>
          <w:t>Jerusalem</w:t>
        </w:r>
      </w:smartTag>
      <w:r w:rsidRPr="00310B90">
        <w:t xml:space="preserve"> </w:t>
      </w:r>
      <w:r w:rsidRPr="00310B90">
        <w:rPr>
          <w:b/>
          <w:bCs/>
        </w:rPr>
        <w:t xml:space="preserve">S: </w:t>
      </w:r>
      <w:r w:rsidRPr="00310B90">
        <w:t xml:space="preserve">Sukenik, “Jewish Inscriptions,” 139 </w:t>
      </w:r>
      <w:r w:rsidRPr="00310B90">
        <w:rPr>
          <w:b/>
          <w:bCs/>
        </w:rPr>
        <w:t xml:space="preserve">E: </w:t>
      </w:r>
      <w:r w:rsidRPr="008F792C">
        <w:t>Late?</w:t>
      </w:r>
      <w:r w:rsidRPr="008F792C">
        <w:rPr>
          <w:rStyle w:val="FootnoteReference"/>
        </w:rPr>
        <w:footnoteReference w:id="2652"/>
      </w:r>
      <w:r w:rsidRPr="008F792C">
        <w:rPr>
          <w:b/>
          <w:bCs/>
        </w:rPr>
        <w:t xml:space="preserve"> D: </w:t>
      </w:r>
      <w:r w:rsidRPr="001C69FA">
        <w:t>Pre-650?</w:t>
      </w:r>
      <w:r>
        <w:rPr>
          <w:rStyle w:val="FootnoteReference"/>
        </w:rPr>
        <w:footnoteReference w:id="2653"/>
      </w:r>
    </w:p>
    <w:p w14:paraId="67298C5D" w14:textId="77777777" w:rsidR="00BD0433" w:rsidRDefault="00BD0433" w:rsidP="00B62618">
      <w:pPr>
        <w:bidi w:val="0"/>
        <w:rPr>
          <w:b/>
          <w:bCs/>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FFAA76C" w14:textId="77777777" w:rsidR="00BD0433" w:rsidRDefault="00BD0433" w:rsidP="00B62618">
      <w:pPr>
        <w:bidi w:val="0"/>
        <w:rPr>
          <w:b/>
          <w:bCs/>
        </w:rPr>
      </w:pPr>
    </w:p>
    <w:p w14:paraId="0DF5B9B2" w14:textId="77777777" w:rsidR="00BD0433" w:rsidRDefault="00BD0433" w:rsidP="00645288">
      <w:pPr>
        <w:bidi w:val="0"/>
        <w:rPr>
          <w:sz w:val="24"/>
          <w:szCs w:val="24"/>
        </w:rPr>
      </w:pPr>
      <w:r w:rsidRPr="00DA2B10">
        <w:rPr>
          <w:rFonts w:cs="Times New Roman"/>
          <w:sz w:val="24"/>
          <w:szCs w:val="24"/>
          <w:rtl/>
        </w:rPr>
        <w:t>ענן</w:t>
      </w:r>
      <w:r w:rsidRPr="00DA2B10">
        <w:rPr>
          <w:rStyle w:val="FootnoteReference"/>
          <w:sz w:val="24"/>
          <w:szCs w:val="24"/>
        </w:rPr>
        <w:footnoteReference w:id="2654"/>
      </w:r>
      <w:r w:rsidRPr="00DA2B10">
        <w:rPr>
          <w:sz w:val="24"/>
          <w:szCs w:val="24"/>
        </w:rPr>
        <w:t xml:space="preserve"> – </w:t>
      </w:r>
      <w:r w:rsidRPr="00310B90">
        <w:rPr>
          <w:i/>
          <w:iCs/>
          <w:sz w:val="24"/>
          <w:szCs w:val="24"/>
        </w:rPr>
        <w:t>Anan</w:t>
      </w:r>
    </w:p>
    <w:p w14:paraId="26E1A4E0" w14:textId="77777777" w:rsidR="00BD0433" w:rsidRPr="00DA2B10" w:rsidRDefault="00BD0433" w:rsidP="00310B90">
      <w:pPr>
        <w:bidi w:val="0"/>
        <w:rPr>
          <w:b/>
          <w:bCs/>
          <w:sz w:val="24"/>
          <w:szCs w:val="24"/>
        </w:rPr>
      </w:pPr>
    </w:p>
    <w:p w14:paraId="397EFC98" w14:textId="77777777" w:rsidR="00BD0433" w:rsidRDefault="00BD0433" w:rsidP="0018007E">
      <w:pPr>
        <w:numPr>
          <w:ilvl w:val="0"/>
          <w:numId w:val="100"/>
        </w:numPr>
        <w:bidi w:val="0"/>
      </w:pPr>
      <w:r w:rsidRPr="00262A2F">
        <w:rPr>
          <w:b/>
          <w:bCs/>
        </w:rPr>
        <w:t xml:space="preserve">O: </w:t>
      </w:r>
      <w:r w:rsidRPr="00310B90">
        <w:rPr>
          <w:rFonts w:cs="Times New Roman"/>
          <w:rtl/>
        </w:rPr>
        <w:t>ענני</w:t>
      </w:r>
      <w:r w:rsidRPr="008E755F">
        <w:rPr>
          <w:rStyle w:val="FootnoteReference"/>
          <w:rFonts w:cs="Times New Roman"/>
        </w:rPr>
        <w:footnoteReference w:id="2655"/>
      </w:r>
      <w:r w:rsidRPr="00262A2F">
        <w:rPr>
          <w:b/>
          <w:bCs/>
        </w:rPr>
        <w:t xml:space="preserve"> Ds:</w:t>
      </w:r>
      <w:r w:rsidRPr="00262A2F">
        <w:t xml:space="preserve"> </w:t>
      </w:r>
      <w:r>
        <w:t xml:space="preserve">Sason </w:t>
      </w:r>
      <w:r w:rsidRPr="00691E1C">
        <w:t>(</w:t>
      </w:r>
      <w:r>
        <w:t>2</w:t>
      </w:r>
      <w:r w:rsidRPr="00691E1C">
        <w:t>)</w:t>
      </w:r>
      <w:r>
        <w:t>’</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sidRPr="005C66A0">
        <w:rPr>
          <w:i/>
          <w:iCs/>
        </w:rPr>
        <w:t xml:space="preserve">bMQ </w:t>
      </w:r>
      <w:r w:rsidRPr="005C66A0">
        <w:t>24b</w:t>
      </w:r>
      <w:r>
        <w:rPr>
          <w:rStyle w:val="FootnoteReference"/>
          <w:rFonts w:cs="Times New Roman"/>
          <w:lang w:val="en-GB"/>
        </w:rPr>
        <w:footnoteReference w:id="2656"/>
      </w:r>
      <w:r>
        <w:t xml:space="preserve"> (Kosowsky, </w:t>
      </w:r>
      <w:r>
        <w:rPr>
          <w:i/>
          <w:iCs/>
        </w:rPr>
        <w:t>Babylonico</w:t>
      </w:r>
      <w:r>
        <w:t xml:space="preserve">, 1160) </w:t>
      </w:r>
      <w:r w:rsidRPr="00262A2F">
        <w:rPr>
          <w:b/>
          <w:bCs/>
        </w:rPr>
        <w:t xml:space="preserve">E: </w:t>
      </w:r>
      <w:r w:rsidRPr="003E7587">
        <w:t>–</w:t>
      </w:r>
      <w:r>
        <w:rPr>
          <w:b/>
          <w:bCs/>
        </w:rPr>
        <w:t xml:space="preserve"> </w:t>
      </w:r>
      <w:r w:rsidRPr="00262A2F">
        <w:rPr>
          <w:b/>
          <w:bCs/>
        </w:rPr>
        <w:t>D:</w:t>
      </w:r>
      <w:r>
        <w:rPr>
          <w:b/>
          <w:bCs/>
        </w:rPr>
        <w:t xml:space="preserve"> </w:t>
      </w:r>
      <w:r w:rsidR="008B1F0B">
        <w:t>3</w:t>
      </w:r>
      <w:r w:rsidR="008B1F0B" w:rsidRPr="008B1F0B">
        <w:rPr>
          <w:vertAlign w:val="superscript"/>
        </w:rPr>
        <w:t>rd</w:t>
      </w:r>
      <w:r w:rsidR="008B1F0B">
        <w:t xml:space="preserve"> C</w:t>
      </w:r>
      <w:r w:rsidR="008B1F0B">
        <w:rPr>
          <w:rStyle w:val="FootnoteReference"/>
        </w:rPr>
        <w:footnoteReference w:id="2657"/>
      </w:r>
    </w:p>
    <w:p w14:paraId="57AD172D" w14:textId="77777777" w:rsidR="00BD0433" w:rsidRDefault="00BD0433" w:rsidP="00CF1A10">
      <w:pPr>
        <w:numPr>
          <w:ilvl w:val="0"/>
          <w:numId w:val="100"/>
        </w:numPr>
        <w:bidi w:val="0"/>
      </w:pPr>
      <w:r w:rsidRPr="00262A2F">
        <w:rPr>
          <w:b/>
          <w:bCs/>
        </w:rPr>
        <w:t xml:space="preserve">O: </w:t>
      </w:r>
      <w:r w:rsidRPr="00C75D9D">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Synagogue inscription, Beth She’an </w:t>
      </w:r>
      <w:r w:rsidRPr="00262A2F">
        <w:rPr>
          <w:b/>
          <w:bCs/>
        </w:rPr>
        <w:t>S:</w:t>
      </w:r>
      <w:r w:rsidRPr="00262A2F">
        <w:t xml:space="preserve"> </w:t>
      </w:r>
      <w:r>
        <w:t xml:space="preserve">Naveh, </w:t>
      </w:r>
      <w:r>
        <w:rPr>
          <w:i/>
          <w:iCs/>
        </w:rPr>
        <w:t>OSM</w:t>
      </w:r>
      <w:r>
        <w:t>, p. 76</w:t>
      </w:r>
      <w:r>
        <w:rPr>
          <w:rtl/>
        </w:rPr>
        <w:t xml:space="preserve"> </w:t>
      </w:r>
      <w:r w:rsidRPr="00262A2F">
        <w:rPr>
          <w:b/>
          <w:bCs/>
        </w:rPr>
        <w:t xml:space="preserve">E: </w:t>
      </w:r>
      <w:r w:rsidRPr="002D1FA6">
        <w:t>Samaritan</w:t>
      </w:r>
      <w:r>
        <w:rPr>
          <w:rStyle w:val="FootnoteReference"/>
        </w:rPr>
        <w:footnoteReference w:id="2658"/>
      </w:r>
      <w:r>
        <w:t xml:space="preserve"> </w:t>
      </w:r>
      <w:r w:rsidRPr="00262A2F">
        <w:rPr>
          <w:b/>
          <w:bCs/>
        </w:rPr>
        <w:t>D:</w:t>
      </w:r>
      <w:r>
        <w:rPr>
          <w:b/>
          <w:bCs/>
        </w:rPr>
        <w:t xml:space="preserve"> </w:t>
      </w:r>
      <w:r w:rsidRPr="003E2192">
        <w:rPr>
          <w:rFonts w:cs="Times New Roman"/>
          <w:lang w:val="it-IT"/>
        </w:rPr>
        <w:t>–</w:t>
      </w:r>
      <w:r w:rsidR="00EA76F2" w:rsidRPr="005F539E">
        <w:rPr>
          <w:rStyle w:val="FootnoteReference"/>
          <w:rFonts w:cs="Times New Roman"/>
        </w:rPr>
        <w:footnoteReference w:id="2659"/>
      </w:r>
    </w:p>
    <w:p w14:paraId="265F0FE3" w14:textId="77777777" w:rsidR="00BD0433" w:rsidRDefault="00BD0433" w:rsidP="00B62618">
      <w:pPr>
        <w:bidi w:val="0"/>
        <w:rPr>
          <w:b/>
          <w:bCs/>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27F13894" w14:textId="77777777" w:rsidR="00BD0433" w:rsidRDefault="00BD0433" w:rsidP="00B62618">
      <w:pPr>
        <w:bidi w:val="0"/>
        <w:rPr>
          <w:b/>
          <w:bCs/>
        </w:rPr>
      </w:pPr>
    </w:p>
    <w:p w14:paraId="6C1459AF" w14:textId="77777777" w:rsidR="00BD0433" w:rsidRDefault="00BD0433" w:rsidP="00FA784C">
      <w:pPr>
        <w:bidi w:val="0"/>
        <w:rPr>
          <w:i/>
          <w:iCs/>
          <w:sz w:val="24"/>
          <w:szCs w:val="24"/>
        </w:rPr>
      </w:pPr>
      <w:r w:rsidRPr="00DA2B10">
        <w:rPr>
          <w:rFonts w:cs="Times New Roman"/>
          <w:sz w:val="24"/>
          <w:szCs w:val="24"/>
          <w:rtl/>
        </w:rPr>
        <w:t>עקוב</w:t>
      </w:r>
      <w:r w:rsidRPr="00DA2B10">
        <w:rPr>
          <w:rStyle w:val="FootnoteReference"/>
          <w:sz w:val="24"/>
          <w:szCs w:val="24"/>
        </w:rPr>
        <w:footnoteReference w:id="2660"/>
      </w:r>
      <w:r w:rsidRPr="00DA2B10">
        <w:rPr>
          <w:sz w:val="24"/>
          <w:szCs w:val="24"/>
        </w:rPr>
        <w:t xml:space="preserve"> – </w:t>
      </w:r>
      <w:r w:rsidRPr="00DA2B10">
        <w:rPr>
          <w:i/>
          <w:iCs/>
          <w:sz w:val="24"/>
          <w:szCs w:val="24"/>
        </w:rPr>
        <w:t>Aqub</w:t>
      </w:r>
    </w:p>
    <w:p w14:paraId="63C17932" w14:textId="77777777" w:rsidR="00BD0433" w:rsidRPr="00DA2B10" w:rsidRDefault="00BD0433" w:rsidP="00310B90">
      <w:pPr>
        <w:bidi w:val="0"/>
        <w:rPr>
          <w:b/>
          <w:bCs/>
          <w:sz w:val="24"/>
          <w:szCs w:val="24"/>
        </w:rPr>
      </w:pPr>
    </w:p>
    <w:p w14:paraId="10535F4A" w14:textId="77777777" w:rsidR="00BD0433" w:rsidRDefault="00BD0433" w:rsidP="00CF1A10">
      <w:pPr>
        <w:numPr>
          <w:ilvl w:val="0"/>
          <w:numId w:val="101"/>
        </w:numPr>
        <w:bidi w:val="0"/>
      </w:pPr>
      <w:r w:rsidRPr="00262A2F">
        <w:rPr>
          <w:b/>
          <w:bCs/>
        </w:rPr>
        <w:t xml:space="preserve">O: </w:t>
      </w:r>
      <w:r w:rsidRPr="00250F05">
        <w:rPr>
          <w:rFonts w:cs="Times New Roman"/>
          <w:rtl/>
        </w:rPr>
        <w:t>עקבון</w:t>
      </w:r>
      <w:r w:rsidR="00250F05" w:rsidRPr="00250F05">
        <w:rPr>
          <w:rStyle w:val="FootnoteReference"/>
        </w:rPr>
        <w:footnoteReference w:id="2661"/>
      </w:r>
      <w:r w:rsidRPr="00262A2F">
        <w:rPr>
          <w:b/>
          <w:bCs/>
        </w:rPr>
        <w:t xml:space="preserve"> Ds:</w:t>
      </w:r>
      <w:r w:rsidRPr="00262A2F">
        <w:t xml:space="preserve"> </w:t>
      </w:r>
      <w:r>
        <w:t>Priest</w:t>
      </w:r>
      <w:r w:rsidR="00D35C1D">
        <w:t xml:space="preserve"> (XXII)</w:t>
      </w:r>
      <w:r w:rsidR="00D35C1D">
        <w:rPr>
          <w:rStyle w:val="FootnoteReference"/>
        </w:rPr>
        <w:footnoteReference w:id="2662"/>
      </w:r>
      <w:r>
        <w:t xml:space="preserve"> </w:t>
      </w:r>
      <w:r w:rsidRPr="00262A2F">
        <w:rPr>
          <w:b/>
          <w:bCs/>
        </w:rPr>
        <w:t>F:</w:t>
      </w:r>
      <w:r w:rsidRPr="00262A2F">
        <w:t xml:space="preserve"> </w:t>
      </w:r>
      <w:r>
        <w:t xml:space="preserve">– </w:t>
      </w:r>
      <w:r w:rsidRPr="00262A2F">
        <w:rPr>
          <w:b/>
          <w:bCs/>
        </w:rPr>
        <w:t>S:</w:t>
      </w:r>
      <w:r w:rsidRPr="00262A2F">
        <w:t xml:space="preserve"> </w:t>
      </w:r>
      <w:r>
        <w:rPr>
          <w:i/>
          <w:iCs/>
        </w:rPr>
        <w:t>Tulida</w:t>
      </w:r>
      <w:r>
        <w:t xml:space="preserve">, 120 </w:t>
      </w:r>
      <w:r w:rsidRPr="00262A2F">
        <w:rPr>
          <w:b/>
          <w:bCs/>
        </w:rPr>
        <w:t xml:space="preserve">E: </w:t>
      </w:r>
      <w:r w:rsidRPr="00014673">
        <w:t>Samaritan</w:t>
      </w:r>
      <w:r w:rsidRPr="005434BF">
        <w:rPr>
          <w:rStyle w:val="FootnoteReference"/>
          <w:rFonts w:cs="Times New Roman"/>
        </w:rPr>
        <w:footnoteReference w:id="2663"/>
      </w:r>
      <w:r>
        <w:t xml:space="preserve"> </w:t>
      </w:r>
      <w:r w:rsidRPr="00262A2F">
        <w:rPr>
          <w:b/>
          <w:bCs/>
        </w:rPr>
        <w:t>D:</w:t>
      </w:r>
      <w:r>
        <w:t xml:space="preserve"> 3</w:t>
      </w:r>
      <w:r w:rsidRPr="00CA4101">
        <w:rPr>
          <w:vertAlign w:val="superscript"/>
        </w:rPr>
        <w:t>rd</w:t>
      </w:r>
      <w:r>
        <w:t xml:space="preserve"> C</w:t>
      </w:r>
      <w:r>
        <w:rPr>
          <w:rStyle w:val="FootnoteReference"/>
        </w:rPr>
        <w:footnoteReference w:id="2664"/>
      </w:r>
    </w:p>
    <w:p w14:paraId="697B517A" w14:textId="77777777" w:rsidR="00BD0433" w:rsidRDefault="00BD0433" w:rsidP="00CF1A10">
      <w:pPr>
        <w:numPr>
          <w:ilvl w:val="0"/>
          <w:numId w:val="101"/>
        </w:numPr>
        <w:bidi w:val="0"/>
      </w:pPr>
      <w:r w:rsidRPr="00262A2F">
        <w:rPr>
          <w:b/>
          <w:bCs/>
        </w:rPr>
        <w:t xml:space="preserve">O: </w:t>
      </w:r>
      <w:r w:rsidRPr="00250F05">
        <w:rPr>
          <w:rFonts w:cs="Times New Roman"/>
          <w:rtl/>
        </w:rPr>
        <w:t>עקבון</w:t>
      </w:r>
      <w:r w:rsidR="00250F05" w:rsidRPr="00250F05">
        <w:rPr>
          <w:rStyle w:val="FootnoteReference"/>
        </w:rPr>
        <w:footnoteReference w:id="2665"/>
      </w:r>
      <w:r w:rsidRPr="00262A2F">
        <w:rPr>
          <w:b/>
          <w:bCs/>
        </w:rPr>
        <w:t xml:space="preserve"> Ds:</w:t>
      </w:r>
      <w:r w:rsidRPr="00262A2F">
        <w:t xml:space="preserve"> </w:t>
      </w:r>
      <w:r>
        <w:t>Bebai (1)’</w:t>
      </w:r>
      <w:r w:rsidRPr="005D3BF5">
        <w:t>s</w:t>
      </w:r>
      <w:r w:rsidRPr="00262A2F">
        <w:rPr>
          <w:b/>
          <w:bCs/>
        </w:rPr>
        <w:t xml:space="preserve"> </w:t>
      </w:r>
      <w:r>
        <w:t>brother, priest</w:t>
      </w:r>
      <w:r w:rsidR="00D35C1D">
        <w:t xml:space="preserve"> (XXIV)</w:t>
      </w:r>
      <w:r w:rsidR="00D35C1D">
        <w:rPr>
          <w:rStyle w:val="FootnoteReference"/>
        </w:rPr>
        <w:footnoteReference w:id="2666"/>
      </w:r>
      <w:r>
        <w:t xml:space="preserve"> </w:t>
      </w:r>
      <w:r w:rsidRPr="00262A2F">
        <w:rPr>
          <w:b/>
          <w:bCs/>
        </w:rPr>
        <w:t>F:</w:t>
      </w:r>
      <w:r w:rsidRPr="00262A2F">
        <w:t xml:space="preserve"> </w:t>
      </w:r>
      <w:r>
        <w:t xml:space="preserve">– </w:t>
      </w:r>
      <w:r w:rsidRPr="00262A2F">
        <w:rPr>
          <w:b/>
          <w:bCs/>
        </w:rPr>
        <w:t>S:</w:t>
      </w:r>
      <w:r w:rsidRPr="00262A2F">
        <w:t xml:space="preserve"> </w:t>
      </w:r>
      <w:r>
        <w:rPr>
          <w:i/>
          <w:iCs/>
        </w:rPr>
        <w:t>Tulida</w:t>
      </w:r>
      <w:r>
        <w:t xml:space="preserve">, 139 </w:t>
      </w:r>
      <w:r w:rsidRPr="00262A2F">
        <w:rPr>
          <w:b/>
          <w:bCs/>
        </w:rPr>
        <w:t xml:space="preserve">E: </w:t>
      </w:r>
      <w:r w:rsidRPr="00014673">
        <w:t>Samaritan</w:t>
      </w:r>
      <w:r w:rsidRPr="005434BF">
        <w:rPr>
          <w:rStyle w:val="FootnoteReference"/>
          <w:rFonts w:cs="Times New Roman"/>
        </w:rPr>
        <w:footnoteReference w:id="2667"/>
      </w:r>
      <w:r>
        <w:t xml:space="preserve"> </w:t>
      </w:r>
      <w:r w:rsidRPr="00262A2F">
        <w:rPr>
          <w:b/>
          <w:bCs/>
        </w:rPr>
        <w:t>D:</w:t>
      </w:r>
      <w:r>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668"/>
      </w:r>
    </w:p>
    <w:p w14:paraId="3AF1ACFB" w14:textId="77777777" w:rsidR="00BD0433" w:rsidRDefault="00BD0433" w:rsidP="00CF1A10">
      <w:pPr>
        <w:numPr>
          <w:ilvl w:val="0"/>
          <w:numId w:val="101"/>
        </w:numPr>
        <w:bidi w:val="0"/>
      </w:pPr>
      <w:r w:rsidRPr="00262A2F">
        <w:rPr>
          <w:b/>
          <w:bCs/>
        </w:rPr>
        <w:t xml:space="preserve">O: </w:t>
      </w:r>
      <w:r w:rsidRPr="00250F05">
        <w:rPr>
          <w:rFonts w:cs="Times New Roman"/>
          <w:rtl/>
        </w:rPr>
        <w:t>עקבון</w:t>
      </w:r>
      <w:r w:rsidR="00250F05" w:rsidRPr="00250F05">
        <w:rPr>
          <w:rStyle w:val="FootnoteReference"/>
        </w:rPr>
        <w:footnoteReference w:id="2669"/>
      </w:r>
      <w:r w:rsidRPr="00262A2F">
        <w:rPr>
          <w:b/>
          <w:bCs/>
        </w:rPr>
        <w:t xml:space="preserve"> Ds:</w:t>
      </w:r>
      <w:r w:rsidRPr="00262A2F">
        <w:t xml:space="preserve"> </w:t>
      </w:r>
      <w:r>
        <w:t>Priest</w:t>
      </w:r>
      <w:r w:rsidR="00D35C1D">
        <w:t xml:space="preserve"> (XXVI)</w:t>
      </w:r>
      <w:r w:rsidR="00D35C1D">
        <w:rPr>
          <w:rStyle w:val="FootnoteReference"/>
        </w:rPr>
        <w:footnoteReference w:id="2670"/>
      </w:r>
      <w:r>
        <w:t xml:space="preserve"> </w:t>
      </w:r>
      <w:r w:rsidRPr="00262A2F">
        <w:rPr>
          <w:b/>
          <w:bCs/>
        </w:rPr>
        <w:t>F:</w:t>
      </w:r>
      <w:r w:rsidRPr="00262A2F">
        <w:t xml:space="preserve"> </w:t>
      </w:r>
      <w:r>
        <w:t xml:space="preserve">– </w:t>
      </w:r>
      <w:r w:rsidRPr="00262A2F">
        <w:rPr>
          <w:b/>
          <w:bCs/>
        </w:rPr>
        <w:t>S:</w:t>
      </w:r>
      <w:r w:rsidRPr="00262A2F">
        <w:t xml:space="preserve"> </w:t>
      </w:r>
      <w:r>
        <w:rPr>
          <w:i/>
          <w:iCs/>
        </w:rPr>
        <w:t>Tulida</w:t>
      </w:r>
      <w:r>
        <w:t xml:space="preserve">, 141 </w:t>
      </w:r>
      <w:r w:rsidRPr="00262A2F">
        <w:rPr>
          <w:b/>
          <w:bCs/>
        </w:rPr>
        <w:t xml:space="preserve">E: </w:t>
      </w:r>
      <w:r w:rsidRPr="00014673">
        <w:t>Samaritan</w:t>
      </w:r>
      <w:r w:rsidRPr="005434BF">
        <w:rPr>
          <w:rStyle w:val="FootnoteReference"/>
          <w:rFonts w:cs="Times New Roman"/>
        </w:rPr>
        <w:footnoteReference w:id="2671"/>
      </w:r>
      <w:r>
        <w:t xml:space="preserve"> </w:t>
      </w:r>
      <w:r w:rsidRPr="00262A2F">
        <w:rPr>
          <w:b/>
          <w:bCs/>
        </w:rPr>
        <w:t>D:</w:t>
      </w:r>
      <w:r w:rsidRPr="00FA784C">
        <w:t xml:space="preserve"> </w:t>
      </w:r>
      <w:r>
        <w:t>4</w:t>
      </w:r>
      <w:r w:rsidRPr="00CA4101">
        <w:rPr>
          <w:vertAlign w:val="superscript"/>
        </w:rPr>
        <w:t>th</w:t>
      </w:r>
      <w:r>
        <w:t xml:space="preserve"> C</w:t>
      </w:r>
      <w:r>
        <w:rPr>
          <w:rStyle w:val="FootnoteReference"/>
        </w:rPr>
        <w:footnoteReference w:id="2672"/>
      </w:r>
    </w:p>
    <w:p w14:paraId="6485F618" w14:textId="77777777" w:rsidR="00BD0433" w:rsidRDefault="00BD0433" w:rsidP="00CF1A10">
      <w:pPr>
        <w:numPr>
          <w:ilvl w:val="0"/>
          <w:numId w:val="101"/>
        </w:numPr>
        <w:bidi w:val="0"/>
      </w:pPr>
      <w:r w:rsidRPr="00262A2F">
        <w:rPr>
          <w:b/>
          <w:bCs/>
        </w:rPr>
        <w:t xml:space="preserve">O: </w:t>
      </w:r>
      <w:r w:rsidRPr="00250F05">
        <w:rPr>
          <w:rFonts w:cs="Times New Roman"/>
          <w:rtl/>
        </w:rPr>
        <w:t>עקבון</w:t>
      </w:r>
      <w:r w:rsidR="00250F05" w:rsidRPr="00250F05">
        <w:rPr>
          <w:rStyle w:val="FootnoteReference"/>
        </w:rPr>
        <w:footnoteReference w:id="2673"/>
      </w:r>
      <w:r w:rsidRPr="00262A2F">
        <w:rPr>
          <w:b/>
          <w:bCs/>
        </w:rPr>
        <w:t xml:space="preserve"> Ds:</w:t>
      </w:r>
      <w:r w:rsidRPr="00262A2F">
        <w:t xml:space="preserve"> </w:t>
      </w:r>
      <w:r>
        <w:t>Priest</w:t>
      </w:r>
      <w:r w:rsidR="00D35C1D">
        <w:t xml:space="preserve"> (XXVIII)</w:t>
      </w:r>
      <w:r w:rsidR="00D35C1D">
        <w:rPr>
          <w:rStyle w:val="FootnoteReference"/>
        </w:rPr>
        <w:footnoteReference w:id="2674"/>
      </w:r>
      <w:r>
        <w:t xml:space="preserve"> </w:t>
      </w:r>
      <w:r w:rsidRPr="00262A2F">
        <w:rPr>
          <w:b/>
          <w:bCs/>
        </w:rPr>
        <w:t>F:</w:t>
      </w:r>
      <w:r w:rsidRPr="00262A2F">
        <w:t xml:space="preserve"> </w:t>
      </w:r>
      <w:r>
        <w:t xml:space="preserve">– </w:t>
      </w:r>
      <w:r w:rsidRPr="00262A2F">
        <w:rPr>
          <w:b/>
          <w:bCs/>
        </w:rPr>
        <w:t>S:</w:t>
      </w:r>
      <w:r w:rsidRPr="00262A2F">
        <w:t xml:space="preserve"> </w:t>
      </w:r>
      <w:r>
        <w:rPr>
          <w:i/>
          <w:iCs/>
        </w:rPr>
        <w:t>Tulida</w:t>
      </w:r>
      <w:r>
        <w:t xml:space="preserve">, 143 </w:t>
      </w:r>
      <w:r w:rsidRPr="00262A2F">
        <w:rPr>
          <w:b/>
          <w:bCs/>
        </w:rPr>
        <w:t xml:space="preserve">E: </w:t>
      </w:r>
      <w:r w:rsidRPr="00014673">
        <w:t>Samaritan</w:t>
      </w:r>
      <w:r w:rsidRPr="005434BF">
        <w:rPr>
          <w:rStyle w:val="FootnoteReference"/>
          <w:rFonts w:cs="Times New Roman"/>
        </w:rPr>
        <w:footnoteReference w:id="2675"/>
      </w:r>
      <w:r>
        <w:t xml:space="preserve"> </w:t>
      </w:r>
      <w:r w:rsidRPr="00262A2F">
        <w:rPr>
          <w:b/>
          <w:bCs/>
        </w:rPr>
        <w:t>D:</w:t>
      </w:r>
      <w:r w:rsidRPr="00FA784C">
        <w:t xml:space="preserve"> </w:t>
      </w:r>
      <w:r>
        <w:t>4</w:t>
      </w:r>
      <w:r w:rsidRPr="00CA4101">
        <w:rPr>
          <w:vertAlign w:val="superscript"/>
        </w:rPr>
        <w:t>th</w:t>
      </w:r>
      <w:r>
        <w:t xml:space="preserve"> C</w:t>
      </w:r>
      <w:r>
        <w:rPr>
          <w:rStyle w:val="FootnoteReference"/>
        </w:rPr>
        <w:footnoteReference w:id="2676"/>
      </w:r>
    </w:p>
    <w:p w14:paraId="023ED98E" w14:textId="77777777" w:rsidR="00BD0433" w:rsidRDefault="00BD0433" w:rsidP="00CF1A10">
      <w:pPr>
        <w:numPr>
          <w:ilvl w:val="0"/>
          <w:numId w:val="101"/>
        </w:numPr>
        <w:bidi w:val="0"/>
      </w:pPr>
      <w:r w:rsidRPr="00262A2F">
        <w:rPr>
          <w:b/>
          <w:bCs/>
        </w:rPr>
        <w:t xml:space="preserve">O: </w:t>
      </w:r>
      <w:r w:rsidRPr="00250F05">
        <w:rPr>
          <w:rFonts w:cs="Times New Roman"/>
          <w:rtl/>
        </w:rPr>
        <w:t>עקבון</w:t>
      </w:r>
      <w:r w:rsidR="00250F05" w:rsidRPr="00250F05">
        <w:rPr>
          <w:rStyle w:val="FootnoteReference"/>
        </w:rPr>
        <w:footnoteReference w:id="2677"/>
      </w:r>
      <w:r w:rsidRPr="00262A2F">
        <w:rPr>
          <w:b/>
          <w:bCs/>
        </w:rPr>
        <w:t xml:space="preserve"> Ds:</w:t>
      </w:r>
      <w:r w:rsidRPr="00262A2F">
        <w:t xml:space="preserve"> </w:t>
      </w:r>
      <w:r>
        <w:t xml:space="preserve">The </w:t>
      </w:r>
      <w:r w:rsidRPr="00C53F87">
        <w:t>great</w:t>
      </w:r>
      <w:r>
        <w:t>, priest</w:t>
      </w:r>
      <w:r w:rsidR="00D35C1D">
        <w:t xml:space="preserve"> (XXX)</w:t>
      </w:r>
      <w:r w:rsidR="00CC70B9">
        <w:rPr>
          <w:rStyle w:val="FootnoteReference"/>
        </w:rPr>
        <w:footnoteReference w:id="2678"/>
      </w:r>
      <w:r>
        <w:t xml:space="preserve"> </w:t>
      </w:r>
      <w:r w:rsidRPr="00262A2F">
        <w:rPr>
          <w:b/>
          <w:bCs/>
        </w:rPr>
        <w:t>F:</w:t>
      </w:r>
      <w:r w:rsidRPr="00262A2F">
        <w:t xml:space="preserve"> </w:t>
      </w:r>
      <w:r>
        <w:t xml:space="preserve">– </w:t>
      </w:r>
      <w:r w:rsidRPr="00262A2F">
        <w:rPr>
          <w:b/>
          <w:bCs/>
        </w:rPr>
        <w:t>S:</w:t>
      </w:r>
      <w:r w:rsidRPr="00262A2F">
        <w:t xml:space="preserve"> </w:t>
      </w:r>
      <w:r>
        <w:rPr>
          <w:i/>
          <w:iCs/>
        </w:rPr>
        <w:t>Tulida</w:t>
      </w:r>
      <w:r>
        <w:t xml:space="preserve">, 145 </w:t>
      </w:r>
      <w:r w:rsidRPr="00262A2F">
        <w:rPr>
          <w:b/>
          <w:bCs/>
        </w:rPr>
        <w:t xml:space="preserve">E: </w:t>
      </w:r>
      <w:r w:rsidRPr="00014673">
        <w:t>Samaritan</w:t>
      </w:r>
      <w:r w:rsidRPr="005434BF">
        <w:rPr>
          <w:rStyle w:val="FootnoteReference"/>
          <w:rFonts w:cs="Times New Roman"/>
        </w:rPr>
        <w:footnoteReference w:id="2679"/>
      </w:r>
      <w:r>
        <w:t xml:space="preserve"> </w:t>
      </w:r>
      <w:r w:rsidRPr="00262A2F">
        <w:rPr>
          <w:b/>
          <w:bCs/>
        </w:rPr>
        <w:t>D:</w:t>
      </w:r>
      <w:r w:rsidRPr="00FA784C">
        <w:t xml:space="preserve"> </w:t>
      </w:r>
      <w:r>
        <w:t>4</w:t>
      </w:r>
      <w:r w:rsidRPr="00CA4101">
        <w:rPr>
          <w:vertAlign w:val="superscript"/>
        </w:rPr>
        <w:t>th</w:t>
      </w:r>
      <w:r>
        <w:t xml:space="preserve"> C</w:t>
      </w:r>
      <w:r>
        <w:rPr>
          <w:rStyle w:val="FootnoteReference"/>
        </w:rPr>
        <w:footnoteReference w:id="2680"/>
      </w:r>
    </w:p>
    <w:p w14:paraId="402CC01A" w14:textId="77777777" w:rsidR="00BD0433" w:rsidRDefault="00BD0433" w:rsidP="008B1F0B">
      <w:pPr>
        <w:numPr>
          <w:ilvl w:val="0"/>
          <w:numId w:val="101"/>
        </w:numPr>
        <w:bidi w:val="0"/>
      </w:pPr>
      <w:r w:rsidRPr="00262A2F">
        <w:rPr>
          <w:b/>
          <w:bCs/>
        </w:rPr>
        <w:t xml:space="preserve">O: </w:t>
      </w:r>
      <w:r w:rsidRPr="00300B44">
        <w:rPr>
          <w:rFonts w:cs="Times New Roman"/>
          <w:rtl/>
        </w:rPr>
        <w:t>עוקבן</w:t>
      </w:r>
      <w:r w:rsidR="00250F05" w:rsidRPr="00250F05">
        <w:rPr>
          <w:rStyle w:val="FootnoteReference"/>
        </w:rPr>
        <w:footnoteReference w:id="2681"/>
      </w:r>
      <w:r w:rsidRPr="00262A2F">
        <w:rPr>
          <w:b/>
          <w:bCs/>
        </w:rPr>
        <w:t xml:space="preserve"> Ds:</w:t>
      </w:r>
      <w:r w:rsidRPr="00262A2F">
        <w:t xml:space="preserve"> </w:t>
      </w:r>
      <w:r>
        <w:t>Nehemiah (1)’</w:t>
      </w:r>
      <w:r w:rsidRPr="005D3BF5">
        <w:t>s</w:t>
      </w:r>
      <w:r>
        <w:t xml:space="preserve"> father</w:t>
      </w:r>
      <w:r w:rsidRPr="00262A2F">
        <w:rPr>
          <w:b/>
          <w:bCs/>
        </w:rPr>
        <w:t xml:space="preserve"> F:</w:t>
      </w:r>
      <w:r w:rsidRPr="003E22BD">
        <w:t xml:space="preserve"> </w:t>
      </w:r>
      <w:r>
        <w:t xml:space="preserve">– </w:t>
      </w:r>
      <w:r w:rsidRPr="00262A2F">
        <w:rPr>
          <w:b/>
          <w:bCs/>
        </w:rPr>
        <w:t>S:</w:t>
      </w:r>
      <w:r w:rsidRPr="00262A2F">
        <w:t xml:space="preserve"> </w:t>
      </w:r>
      <w:r>
        <w:rPr>
          <w:i/>
          <w:iCs/>
        </w:rPr>
        <w:t xml:space="preserve">yPea </w:t>
      </w:r>
      <w:r>
        <w:t xml:space="preserve">1:5, 16c (Kosovsky, </w:t>
      </w:r>
      <w:r>
        <w:rPr>
          <w:i/>
          <w:iCs/>
        </w:rPr>
        <w:t>Yerushalmi</w:t>
      </w:r>
      <w:r>
        <w:t xml:space="preserve">, 548) </w:t>
      </w:r>
      <w:r w:rsidRPr="00262A2F">
        <w:rPr>
          <w:b/>
          <w:bCs/>
        </w:rPr>
        <w:t xml:space="preserve">E: </w:t>
      </w:r>
      <w:r w:rsidRPr="003E7587">
        <w:t>–</w:t>
      </w:r>
      <w:r>
        <w:rPr>
          <w:b/>
          <w:bCs/>
        </w:rPr>
        <w:t xml:space="preserve"> </w:t>
      </w:r>
      <w:r w:rsidRPr="00262A2F">
        <w:rPr>
          <w:b/>
          <w:bCs/>
        </w:rPr>
        <w:t>D:</w:t>
      </w:r>
      <w:r>
        <w:rPr>
          <w:b/>
          <w:bCs/>
        </w:rPr>
        <w:t xml:space="preserve"> </w:t>
      </w:r>
      <w:r w:rsidR="008B1F0B">
        <w:rPr>
          <w:rFonts w:cs="Times New Roman"/>
        </w:rPr>
        <w:t>Pre-400</w:t>
      </w:r>
      <w:r w:rsidR="008B1F0B">
        <w:rPr>
          <w:rStyle w:val="FootnoteReference"/>
          <w:rFonts w:cs="Times New Roman"/>
        </w:rPr>
        <w:footnoteReference w:id="2682"/>
      </w:r>
    </w:p>
    <w:p w14:paraId="0FD28309" w14:textId="77777777" w:rsidR="00BD0433" w:rsidRDefault="00BD0433" w:rsidP="008B1F0B">
      <w:pPr>
        <w:numPr>
          <w:ilvl w:val="0"/>
          <w:numId w:val="101"/>
        </w:numPr>
        <w:bidi w:val="0"/>
      </w:pPr>
      <w:r w:rsidRPr="00262A2F">
        <w:rPr>
          <w:b/>
          <w:bCs/>
        </w:rPr>
        <w:t xml:space="preserve">O: </w:t>
      </w:r>
      <w:r w:rsidRPr="00310B90">
        <w:rPr>
          <w:rFonts w:cs="Times New Roman"/>
          <w:rtl/>
        </w:rPr>
        <w:t>עוקבא</w:t>
      </w:r>
      <w:r w:rsidRPr="008E755F">
        <w:rPr>
          <w:rStyle w:val="FootnoteReference"/>
          <w:rFonts w:cs="Times New Roman"/>
        </w:rPr>
        <w:footnoteReference w:id="2683"/>
      </w:r>
      <w:r w:rsidRPr="00262A2F">
        <w:rPr>
          <w:b/>
          <w:bCs/>
        </w:rPr>
        <w:t xml:space="preserve"> Ds:</w:t>
      </w:r>
      <w:r w:rsidRPr="00262A2F">
        <w:t xml:space="preserve"> </w:t>
      </w:r>
      <w:r>
        <w:t>H</w:t>
      </w:r>
      <w:r>
        <w:rPr>
          <w:rFonts w:cs="Times New Roman"/>
        </w:rPr>
        <w:t>̣</w:t>
      </w:r>
      <w:r>
        <w:t xml:space="preserve">ama </w:t>
      </w:r>
      <w:r w:rsidRPr="00691E1C">
        <w:t>(</w:t>
      </w:r>
      <w:r>
        <w:t>3</w:t>
      </w:r>
      <w:r w:rsidRPr="00691E1C">
        <w:t>)</w:t>
      </w:r>
      <w:r>
        <w:t>’</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yKil </w:t>
      </w:r>
      <w:r>
        <w:t xml:space="preserve">7:1, 30d (Kosovsky, </w:t>
      </w:r>
      <w:r>
        <w:rPr>
          <w:i/>
          <w:iCs/>
        </w:rPr>
        <w:t>Yerushalmi</w:t>
      </w:r>
      <w:r>
        <w:t xml:space="preserve">, 261) </w:t>
      </w:r>
      <w:r w:rsidRPr="00262A2F">
        <w:rPr>
          <w:b/>
          <w:bCs/>
        </w:rPr>
        <w:t xml:space="preserve">E: </w:t>
      </w:r>
      <w:r w:rsidRPr="003E7587">
        <w:t>–</w:t>
      </w:r>
      <w:r>
        <w:rPr>
          <w:b/>
          <w:bCs/>
        </w:rPr>
        <w:t xml:space="preserve"> </w:t>
      </w:r>
      <w:r w:rsidRPr="00262A2F">
        <w:rPr>
          <w:b/>
          <w:bCs/>
        </w:rPr>
        <w:t>D:</w:t>
      </w:r>
      <w:r>
        <w:rPr>
          <w:b/>
          <w:bCs/>
        </w:rPr>
        <w:t xml:space="preserve"> </w:t>
      </w:r>
      <w:r w:rsidR="008B1F0B" w:rsidRPr="007F4780">
        <w:rPr>
          <w:lang w:val="it-IT"/>
        </w:rPr>
        <w:t>3</w:t>
      </w:r>
      <w:r w:rsidR="008B1F0B" w:rsidRPr="007F4780">
        <w:rPr>
          <w:vertAlign w:val="superscript"/>
          <w:lang w:val="it-IT"/>
        </w:rPr>
        <w:t>rd</w:t>
      </w:r>
      <w:r w:rsidR="008B1F0B" w:rsidRPr="007F4780">
        <w:rPr>
          <w:lang w:val="it-IT"/>
        </w:rPr>
        <w:t xml:space="preserve"> C</w:t>
      </w:r>
      <w:r w:rsidR="008B1F0B" w:rsidRPr="007F4780">
        <w:rPr>
          <w:rStyle w:val="FootnoteReference"/>
          <w:lang w:val="it-IT"/>
        </w:rPr>
        <w:footnoteReference w:id="2684"/>
      </w:r>
    </w:p>
    <w:p w14:paraId="19F9B5BB" w14:textId="77777777" w:rsidR="00BD0433" w:rsidRDefault="00BD0433" w:rsidP="00CF1A10">
      <w:pPr>
        <w:numPr>
          <w:ilvl w:val="0"/>
          <w:numId w:val="101"/>
        </w:numPr>
        <w:bidi w:val="0"/>
      </w:pPr>
      <w:r w:rsidRPr="00262A2F">
        <w:rPr>
          <w:b/>
          <w:bCs/>
        </w:rPr>
        <w:t xml:space="preserve">O: </w:t>
      </w:r>
      <w:r w:rsidRPr="00310B90">
        <w:rPr>
          <w:rFonts w:cs="Times New Roman"/>
          <w:rtl/>
        </w:rPr>
        <w:t>עקביה</w:t>
      </w:r>
      <w:r w:rsidRPr="008E755F">
        <w:rPr>
          <w:rStyle w:val="FootnoteReference"/>
          <w:rFonts w:cs="Times New Roman"/>
        </w:rPr>
        <w:footnoteReference w:id="2685"/>
      </w:r>
      <w:r w:rsidRPr="00262A2F">
        <w:rPr>
          <w:b/>
          <w:bCs/>
        </w:rPr>
        <w:t xml:space="preserve"> 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ySot </w:t>
      </w:r>
      <w:r>
        <w:t xml:space="preserve">4:3, 19c (Kosovsky, </w:t>
      </w:r>
      <w:r>
        <w:rPr>
          <w:i/>
          <w:iCs/>
        </w:rPr>
        <w:t>Yerushalmi</w:t>
      </w:r>
      <w:r>
        <w:t xml:space="preserve">, 575) </w:t>
      </w:r>
      <w:r w:rsidRPr="00262A2F">
        <w:rPr>
          <w:b/>
          <w:bCs/>
        </w:rPr>
        <w:t xml:space="preserve">E: </w:t>
      </w:r>
      <w:r w:rsidRPr="003E7587">
        <w:t>–</w:t>
      </w:r>
      <w:r>
        <w:rPr>
          <w:b/>
          <w:bCs/>
        </w:rPr>
        <w:t xml:space="preserve"> </w:t>
      </w:r>
      <w:r w:rsidRPr="00262A2F">
        <w:rPr>
          <w:b/>
          <w:bCs/>
        </w:rPr>
        <w:t>D:</w:t>
      </w:r>
      <w:r>
        <w:rPr>
          <w:b/>
          <w:bCs/>
        </w:rPr>
        <w:t xml:space="preserve"> </w:t>
      </w:r>
      <w:r w:rsidR="008B1F0B">
        <w:t>3</w:t>
      </w:r>
      <w:r w:rsidR="008B1F0B" w:rsidRPr="008B1F0B">
        <w:rPr>
          <w:vertAlign w:val="superscript"/>
        </w:rPr>
        <w:t>rd</w:t>
      </w:r>
      <w:r w:rsidR="008B1F0B">
        <w:t xml:space="preserve"> C</w:t>
      </w:r>
      <w:r w:rsidR="008B1F0B">
        <w:rPr>
          <w:rStyle w:val="FootnoteReference"/>
        </w:rPr>
        <w:footnoteReference w:id="2686"/>
      </w:r>
      <w:r>
        <w:rPr>
          <w:b/>
          <w:bCs/>
        </w:rPr>
        <w:t xml:space="preserve"> </w:t>
      </w:r>
    </w:p>
    <w:p w14:paraId="1BBD8906" w14:textId="77777777" w:rsidR="00BD0433" w:rsidRPr="00867D13" w:rsidRDefault="00BD0433" w:rsidP="00925853">
      <w:pPr>
        <w:numPr>
          <w:ilvl w:val="0"/>
          <w:numId w:val="101"/>
        </w:numPr>
        <w:bidi w:val="0"/>
      </w:pPr>
      <w:r w:rsidRPr="00262A2F">
        <w:rPr>
          <w:b/>
          <w:bCs/>
        </w:rPr>
        <w:t xml:space="preserve">O: </w:t>
      </w:r>
      <w:r w:rsidRPr="00300B44">
        <w:rPr>
          <w:rFonts w:cs="Times New Roman"/>
          <w:rtl/>
        </w:rPr>
        <w:t>עוקבה</w:t>
      </w:r>
      <w:r w:rsidR="00250F05" w:rsidRPr="00250F05">
        <w:rPr>
          <w:rStyle w:val="FootnoteReference"/>
        </w:rPr>
        <w:footnoteReference w:id="2687"/>
      </w:r>
      <w:r w:rsidRPr="00262A2F">
        <w:rPr>
          <w:b/>
          <w:bCs/>
        </w:rPr>
        <w:t xml:space="preserve"> Ds:</w:t>
      </w:r>
      <w:r w:rsidRPr="00262A2F">
        <w:t xml:space="preserve"> </w:t>
      </w:r>
      <w:r>
        <w:t>Ami (8)’</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yKet </w:t>
      </w:r>
      <w:r>
        <w:t xml:space="preserve">7:7, 31c (Kosovsky, </w:t>
      </w:r>
      <w:r>
        <w:rPr>
          <w:i/>
          <w:iCs/>
        </w:rPr>
        <w:t>Yerushalmi</w:t>
      </w:r>
      <w:r>
        <w:t xml:space="preserve">, 97) </w:t>
      </w:r>
      <w:r w:rsidRPr="00262A2F">
        <w:rPr>
          <w:b/>
          <w:bCs/>
        </w:rPr>
        <w:t xml:space="preserve">E: </w:t>
      </w:r>
      <w:r w:rsidRPr="003E7587">
        <w:t>–</w:t>
      </w:r>
      <w:r>
        <w:rPr>
          <w:b/>
          <w:bCs/>
        </w:rPr>
        <w:t xml:space="preserve"> </w:t>
      </w:r>
      <w:r w:rsidRPr="00262A2F">
        <w:rPr>
          <w:b/>
          <w:bCs/>
        </w:rPr>
        <w:t>D:</w:t>
      </w:r>
      <w:r>
        <w:rPr>
          <w:b/>
          <w:bCs/>
        </w:rPr>
        <w:t xml:space="preserve"> </w:t>
      </w:r>
      <w:r w:rsidR="00925853">
        <w:rPr>
          <w:rFonts w:cs="Times New Roman"/>
          <w:lang w:val="it-IT"/>
        </w:rPr>
        <w:t>3</w:t>
      </w:r>
      <w:r w:rsidR="00925853" w:rsidRPr="004304F3">
        <w:rPr>
          <w:rFonts w:cs="Times New Roman"/>
          <w:vertAlign w:val="superscript"/>
          <w:lang w:val="it-IT"/>
        </w:rPr>
        <w:t>rd</w:t>
      </w:r>
      <w:r w:rsidR="00925853">
        <w:rPr>
          <w:rFonts w:cs="Times New Roman"/>
          <w:lang w:val="it-IT"/>
        </w:rPr>
        <w:t xml:space="preserve"> C</w:t>
      </w:r>
      <w:r w:rsidR="00925853">
        <w:rPr>
          <w:rStyle w:val="FootnoteReference"/>
          <w:rFonts w:cs="Times New Roman"/>
          <w:lang w:val="it-IT"/>
        </w:rPr>
        <w:footnoteReference w:id="2688"/>
      </w:r>
    </w:p>
    <w:p w14:paraId="513E6699" w14:textId="77777777" w:rsidR="00BD0433" w:rsidRDefault="00BD0433" w:rsidP="00925853">
      <w:pPr>
        <w:numPr>
          <w:ilvl w:val="0"/>
          <w:numId w:val="101"/>
        </w:numPr>
        <w:bidi w:val="0"/>
      </w:pPr>
      <w:r w:rsidRPr="00262A2F">
        <w:rPr>
          <w:b/>
          <w:bCs/>
        </w:rPr>
        <w:t xml:space="preserve">O: </w:t>
      </w:r>
      <w:r w:rsidRPr="00300B44">
        <w:rPr>
          <w:rFonts w:cs="Times New Roman"/>
          <w:rtl/>
        </w:rPr>
        <w:t>עוקבה</w:t>
      </w:r>
      <w:r w:rsidR="00300B44" w:rsidRPr="00250F05">
        <w:rPr>
          <w:rStyle w:val="FootnoteReference"/>
        </w:rPr>
        <w:footnoteReference w:id="2689"/>
      </w:r>
      <w:r w:rsidRPr="00262A2F">
        <w:rPr>
          <w:b/>
          <w:bCs/>
        </w:rPr>
        <w:t xml:space="preserve"> Ds:</w:t>
      </w:r>
      <w:r w:rsidRPr="00262A2F">
        <w:t xml:space="preserve"> </w:t>
      </w:r>
      <w:r>
        <w:t>Ḥiyya (</w:t>
      </w:r>
      <w:r w:rsidR="00980F48">
        <w:t>20</w:t>
      </w:r>
      <w:r>
        <w:t>)’</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yGit </w:t>
      </w:r>
      <w:r>
        <w:t xml:space="preserve">3:7, 45a (Kosovsky, </w:t>
      </w:r>
      <w:r>
        <w:rPr>
          <w:i/>
          <w:iCs/>
        </w:rPr>
        <w:t>Yerushalmi</w:t>
      </w:r>
      <w:r>
        <w:t xml:space="preserve">, 254) </w:t>
      </w:r>
      <w:r w:rsidRPr="00262A2F">
        <w:rPr>
          <w:b/>
          <w:bCs/>
        </w:rPr>
        <w:t xml:space="preserve">E: </w:t>
      </w:r>
      <w:r w:rsidRPr="003E7587">
        <w:t>–</w:t>
      </w:r>
      <w:r>
        <w:rPr>
          <w:b/>
          <w:bCs/>
        </w:rPr>
        <w:t xml:space="preserve"> </w:t>
      </w:r>
      <w:r w:rsidRPr="00262A2F">
        <w:rPr>
          <w:b/>
          <w:bCs/>
        </w:rPr>
        <w:t>D:</w:t>
      </w:r>
      <w:r>
        <w:rPr>
          <w:b/>
          <w:bCs/>
        </w:rPr>
        <w:t xml:space="preserve"> </w:t>
      </w:r>
      <w:r w:rsidR="00925853" w:rsidRPr="007F4780">
        <w:rPr>
          <w:lang w:val="it-IT"/>
        </w:rPr>
        <w:t>3</w:t>
      </w:r>
      <w:r w:rsidR="00925853" w:rsidRPr="007F4780">
        <w:rPr>
          <w:vertAlign w:val="superscript"/>
          <w:lang w:val="it-IT"/>
        </w:rPr>
        <w:t>rd</w:t>
      </w:r>
      <w:r w:rsidR="00925853" w:rsidRPr="007F4780">
        <w:rPr>
          <w:lang w:val="it-IT"/>
        </w:rPr>
        <w:t xml:space="preserve"> C</w:t>
      </w:r>
      <w:r w:rsidR="00925853" w:rsidRPr="007F4780">
        <w:rPr>
          <w:rStyle w:val="FootnoteReference"/>
          <w:lang w:val="it-IT"/>
        </w:rPr>
        <w:footnoteReference w:id="2690"/>
      </w:r>
    </w:p>
    <w:p w14:paraId="61F2D6FE" w14:textId="77777777" w:rsidR="00BD0433" w:rsidRDefault="00BD0433" w:rsidP="003A118E">
      <w:pPr>
        <w:numPr>
          <w:ilvl w:val="0"/>
          <w:numId w:val="101"/>
        </w:numPr>
        <w:bidi w:val="0"/>
      </w:pPr>
      <w:r w:rsidRPr="002126D1">
        <w:rPr>
          <w:b/>
          <w:bCs/>
        </w:rPr>
        <w:t xml:space="preserve">O: </w:t>
      </w:r>
      <w:r w:rsidRPr="00300B44">
        <w:rPr>
          <w:rFonts w:cs="Times New Roman"/>
          <w:rtl/>
        </w:rPr>
        <w:t>עוקבה</w:t>
      </w:r>
      <w:r w:rsidR="00300B44" w:rsidRPr="00250F05">
        <w:rPr>
          <w:rStyle w:val="FootnoteReference"/>
        </w:rPr>
        <w:footnoteReference w:id="2691"/>
      </w:r>
      <w:r w:rsidRPr="002126D1">
        <w:rPr>
          <w:b/>
          <w:bCs/>
        </w:rPr>
        <w:t xml:space="preserve"> Ds:</w:t>
      </w:r>
      <w:r>
        <w:t xml:space="preserve"> Samuel (2</w:t>
      </w:r>
      <w:r w:rsidR="00276032">
        <w:t>4</w:t>
      </w:r>
      <w:r>
        <w:t>)’</w:t>
      </w:r>
      <w:r w:rsidRPr="002126D1">
        <w:t>s father</w:t>
      </w:r>
      <w:r w:rsidRPr="002126D1">
        <w:rPr>
          <w:b/>
          <w:bCs/>
        </w:rPr>
        <w:t xml:space="preserve"> F:</w:t>
      </w:r>
      <w:r w:rsidRPr="002126D1">
        <w:t xml:space="preserve"> </w:t>
      </w:r>
      <w:r>
        <w:t>–</w:t>
      </w:r>
      <w:r w:rsidRPr="002126D1">
        <w:t xml:space="preserve"> </w:t>
      </w:r>
      <w:r w:rsidRPr="002126D1">
        <w:rPr>
          <w:b/>
          <w:bCs/>
        </w:rPr>
        <w:t>S:</w:t>
      </w:r>
      <w:r w:rsidRPr="002126D1">
        <w:t xml:space="preserve"> </w:t>
      </w:r>
      <w:r w:rsidRPr="002126D1">
        <w:rPr>
          <w:i/>
          <w:iCs/>
        </w:rPr>
        <w:t xml:space="preserve">bBer </w:t>
      </w:r>
      <w:r w:rsidRPr="002126D1">
        <w:t>10a</w:t>
      </w:r>
      <w:r>
        <w:rPr>
          <w:rStyle w:val="FootnoteReference"/>
        </w:rPr>
        <w:footnoteReference w:id="2692"/>
      </w:r>
      <w:r w:rsidRPr="002126D1">
        <w:t xml:space="preserve"> (Kosowsky, </w:t>
      </w:r>
      <w:r w:rsidRPr="002126D1">
        <w:rPr>
          <w:i/>
          <w:iCs/>
        </w:rPr>
        <w:t>Babylonico</w:t>
      </w:r>
      <w:r w:rsidRPr="002126D1">
        <w:t xml:space="preserve">, 1551) </w:t>
      </w:r>
      <w:r w:rsidRPr="002126D1">
        <w:rPr>
          <w:b/>
          <w:bCs/>
        </w:rPr>
        <w:t xml:space="preserve">E: </w:t>
      </w:r>
      <w:r w:rsidRPr="003E7587">
        <w:t>–</w:t>
      </w:r>
      <w:r w:rsidRPr="002126D1">
        <w:rPr>
          <w:b/>
          <w:bCs/>
        </w:rPr>
        <w:t xml:space="preserve"> D: </w:t>
      </w:r>
      <w:r w:rsidR="003A118E">
        <w:rPr>
          <w:rFonts w:cs="Times New Roman"/>
          <w:lang w:val="it-IT"/>
        </w:rPr>
        <w:t>3</w:t>
      </w:r>
      <w:r w:rsidR="003A118E">
        <w:rPr>
          <w:rFonts w:cs="Times New Roman"/>
          <w:vertAlign w:val="superscript"/>
          <w:lang w:val="it-IT"/>
        </w:rPr>
        <w:t>rd</w:t>
      </w:r>
      <w:r w:rsidR="003A118E" w:rsidRPr="00AA7480">
        <w:rPr>
          <w:rFonts w:cs="Times New Roman"/>
          <w:vertAlign w:val="superscript"/>
          <w:lang w:val="it-IT"/>
        </w:rPr>
        <w:t xml:space="preserve"> </w:t>
      </w:r>
      <w:r w:rsidR="003A118E" w:rsidRPr="00AA7480">
        <w:rPr>
          <w:rFonts w:cs="Times New Roman"/>
          <w:lang w:val="it-IT"/>
        </w:rPr>
        <w:t>C</w:t>
      </w:r>
      <w:r w:rsidR="003A118E">
        <w:rPr>
          <w:rStyle w:val="FootnoteReference"/>
          <w:rFonts w:cs="Times New Roman"/>
          <w:lang w:val="en-GB"/>
        </w:rPr>
        <w:footnoteReference w:id="2693"/>
      </w:r>
    </w:p>
    <w:p w14:paraId="3C2EBF31" w14:textId="77777777" w:rsidR="00BD0433" w:rsidRPr="00720ADB" w:rsidRDefault="00BD0433" w:rsidP="00CF1A10">
      <w:pPr>
        <w:numPr>
          <w:ilvl w:val="0"/>
          <w:numId w:val="101"/>
        </w:numPr>
        <w:bidi w:val="0"/>
        <w:rPr>
          <w:rFonts w:cs="Times New Roman"/>
        </w:rPr>
      </w:pPr>
      <w:r w:rsidRPr="00720ADB">
        <w:rPr>
          <w:rFonts w:cs="Times New Roman"/>
          <w:b/>
          <w:bCs/>
        </w:rPr>
        <w:t xml:space="preserve">O: </w:t>
      </w:r>
      <w:r w:rsidRPr="00720ADB">
        <w:rPr>
          <w:rFonts w:cs="Times New Roman"/>
          <w:rtl/>
        </w:rPr>
        <w:t>עקיבה</w:t>
      </w:r>
      <w:r w:rsidRPr="00720ADB">
        <w:rPr>
          <w:rStyle w:val="FootnoteReference"/>
          <w:rFonts w:cs="Times New Roman"/>
        </w:rPr>
        <w:footnoteReference w:id="2694"/>
      </w:r>
      <w:r w:rsidRPr="00720ADB">
        <w:rPr>
          <w:rFonts w:cs="Times New Roman"/>
          <w:b/>
          <w:bCs/>
        </w:rPr>
        <w:t xml:space="preserve"> Ds:</w:t>
      </w:r>
      <w:r w:rsidRPr="00720ADB">
        <w:rPr>
          <w:rFonts w:cs="Times New Roman"/>
        </w:rPr>
        <w:t xml:space="preserve"> Of Antioch,</w:t>
      </w:r>
      <w:r w:rsidRPr="00720ADB">
        <w:rPr>
          <w:rStyle w:val="FootnoteReference"/>
          <w:rFonts w:cs="Times New Roman"/>
        </w:rPr>
        <w:footnoteReference w:id="2695"/>
      </w:r>
      <w:r w:rsidRPr="00720ADB">
        <w:rPr>
          <w:rFonts w:cs="Times New Roman"/>
        </w:rPr>
        <w:t xml:space="preserve"> Muhammad’s colleague</w:t>
      </w:r>
      <w:r w:rsidRPr="00720ADB">
        <w:rPr>
          <w:rStyle w:val="FootnoteReference"/>
          <w:rFonts w:cs="Times New Roman"/>
        </w:rPr>
        <w:footnoteReference w:id="2696"/>
      </w:r>
      <w:r w:rsidRPr="00720ADB">
        <w:rPr>
          <w:rFonts w:cs="Times New Roman"/>
        </w:rPr>
        <w:t xml:space="preserve"> </w:t>
      </w:r>
      <w:r w:rsidRPr="00720ADB">
        <w:rPr>
          <w:rFonts w:cs="Times New Roman"/>
          <w:b/>
          <w:bCs/>
        </w:rPr>
        <w:t>F:</w:t>
      </w:r>
      <w:r w:rsidRPr="00720ADB">
        <w:rPr>
          <w:rFonts w:cs="Times New Roman"/>
        </w:rPr>
        <w:t xml:space="preserve"> – </w:t>
      </w:r>
      <w:r w:rsidRPr="00720ADB">
        <w:rPr>
          <w:rFonts w:cs="Times New Roman"/>
          <w:b/>
          <w:bCs/>
        </w:rPr>
        <w:t>S:</w:t>
      </w:r>
      <w:r w:rsidRPr="00720ADB">
        <w:rPr>
          <w:rFonts w:cs="Times New Roman"/>
        </w:rPr>
        <w:t xml:space="preserve"> Leveen, </w:t>
      </w:r>
      <w:r w:rsidRPr="00720ADB">
        <w:rPr>
          <w:rFonts w:cs="Times New Roman"/>
          <w:i/>
          <w:iCs/>
        </w:rPr>
        <w:t>JQR</w:t>
      </w:r>
      <w:r w:rsidRPr="00720ADB">
        <w:rPr>
          <w:rFonts w:cs="Times New Roman"/>
        </w:rPr>
        <w:t xml:space="preserve"> 16 (1925-6) 402</w:t>
      </w:r>
      <w:r w:rsidRPr="00720ADB">
        <w:rPr>
          <w:rFonts w:cs="Times New Roman"/>
          <w:rtl/>
        </w:rPr>
        <w:t xml:space="preserve"> </w:t>
      </w:r>
      <w:r w:rsidRPr="00720ADB">
        <w:rPr>
          <w:rFonts w:cs="Times New Roman"/>
          <w:b/>
          <w:bCs/>
        </w:rPr>
        <w:t xml:space="preserve">E: </w:t>
      </w:r>
      <w:r w:rsidRPr="00720ADB">
        <w:rPr>
          <w:rFonts w:cs="Times New Roman"/>
        </w:rPr>
        <w:t>Mu</w:t>
      </w:r>
      <w:r w:rsidRPr="00720ADB">
        <w:rPr>
          <w:rFonts w:cs="Times New Roman"/>
        </w:rPr>
        <w:t>s</w:t>
      </w:r>
      <w:r w:rsidRPr="00720ADB">
        <w:rPr>
          <w:rFonts w:cs="Times New Roman"/>
        </w:rPr>
        <w:t>lim convert</w:t>
      </w:r>
      <w:r w:rsidRPr="00720ADB">
        <w:rPr>
          <w:rStyle w:val="FootnoteReference"/>
          <w:rFonts w:cs="Times New Roman"/>
          <w:lang w:bidi="ar-EG"/>
        </w:rPr>
        <w:footnoteReference w:id="2697"/>
      </w:r>
      <w:r w:rsidR="003E2192">
        <w:rPr>
          <w:rFonts w:cs="Times New Roman"/>
        </w:rPr>
        <w:t xml:space="preserve"> </w:t>
      </w:r>
      <w:r w:rsidRPr="00720ADB">
        <w:rPr>
          <w:rFonts w:cs="Times New Roman"/>
          <w:b/>
          <w:bCs/>
        </w:rPr>
        <w:t xml:space="preserve">D: </w:t>
      </w:r>
      <w:r w:rsidRPr="00720ADB">
        <w:rPr>
          <w:rFonts w:cs="Times New Roman"/>
          <w:lang w:val="en-GB"/>
        </w:rPr>
        <w:t>Pre-632</w:t>
      </w:r>
      <w:r w:rsidRPr="00720ADB">
        <w:rPr>
          <w:rStyle w:val="FootnoteReference"/>
          <w:rFonts w:cs="Times New Roman"/>
          <w:lang w:val="en-GB"/>
        </w:rPr>
        <w:footnoteReference w:id="2698"/>
      </w:r>
    </w:p>
    <w:p w14:paraId="68698A5F" w14:textId="77777777" w:rsidR="00BD0433" w:rsidRPr="00720ADB" w:rsidRDefault="00BD0433" w:rsidP="00B06C6B">
      <w:pPr>
        <w:bidi w:val="0"/>
        <w:rPr>
          <w:rFonts w:cs="Times New Roman"/>
          <w:b/>
          <w:bCs/>
        </w:rPr>
        <w:sectPr w:rsidR="00BD0433" w:rsidRPr="00720ADB"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33EE5AF8" w14:textId="77777777" w:rsidR="00BD0433" w:rsidRDefault="00BD0433" w:rsidP="00B06C6B">
      <w:pPr>
        <w:bidi w:val="0"/>
        <w:rPr>
          <w:b/>
          <w:bCs/>
        </w:rPr>
      </w:pPr>
    </w:p>
    <w:p w14:paraId="5A24AA9E" w14:textId="77777777" w:rsidR="00BD0433" w:rsidRDefault="00BD0433" w:rsidP="00834831">
      <w:pPr>
        <w:bidi w:val="0"/>
        <w:rPr>
          <w:i/>
          <w:iCs/>
          <w:sz w:val="24"/>
          <w:szCs w:val="24"/>
        </w:rPr>
      </w:pPr>
      <w:r w:rsidRPr="00DA2B10">
        <w:rPr>
          <w:rFonts w:cs="Times New Roman"/>
          <w:sz w:val="24"/>
          <w:szCs w:val="24"/>
          <w:rtl/>
        </w:rPr>
        <w:t>פדיה</w:t>
      </w:r>
      <w:r w:rsidRPr="00DA2B10">
        <w:rPr>
          <w:rStyle w:val="FootnoteReference"/>
          <w:sz w:val="24"/>
          <w:szCs w:val="24"/>
        </w:rPr>
        <w:footnoteReference w:id="2699"/>
      </w:r>
      <w:r w:rsidRPr="00DA2B10">
        <w:rPr>
          <w:sz w:val="24"/>
          <w:szCs w:val="24"/>
        </w:rPr>
        <w:t xml:space="preserve"> – </w:t>
      </w:r>
      <w:r w:rsidRPr="00DA2B10">
        <w:rPr>
          <w:i/>
          <w:iCs/>
          <w:sz w:val="24"/>
          <w:szCs w:val="24"/>
        </w:rPr>
        <w:t>Pedayah</w:t>
      </w:r>
    </w:p>
    <w:p w14:paraId="4BB25706" w14:textId="77777777" w:rsidR="00BD0433" w:rsidRPr="00DA2B10" w:rsidRDefault="00BD0433" w:rsidP="00310B90">
      <w:pPr>
        <w:bidi w:val="0"/>
        <w:rPr>
          <w:b/>
          <w:bCs/>
          <w:sz w:val="24"/>
          <w:szCs w:val="24"/>
        </w:rPr>
      </w:pPr>
    </w:p>
    <w:p w14:paraId="13C1630A" w14:textId="77777777" w:rsidR="00BD0433" w:rsidRDefault="00BD0433" w:rsidP="00CF1A10">
      <w:pPr>
        <w:numPr>
          <w:ilvl w:val="0"/>
          <w:numId w:val="102"/>
        </w:numPr>
        <w:bidi w:val="0"/>
      </w:pPr>
      <w:r w:rsidRPr="00262A2F">
        <w:rPr>
          <w:b/>
          <w:bCs/>
        </w:rPr>
        <w:t xml:space="preserve">O: </w:t>
      </w:r>
      <w:r w:rsidRPr="00706A70">
        <w:rPr>
          <w:rFonts w:cs="Times New Roman"/>
          <w:rtl/>
        </w:rPr>
        <w:t>פדייה</w:t>
      </w:r>
      <w:r>
        <w:rPr>
          <w:rStyle w:val="FootnoteReference"/>
          <w:rFonts w:cs="Times New Roman"/>
        </w:rPr>
        <w:footnoteReference w:id="2700"/>
      </w:r>
      <w:r>
        <w:t>/</w:t>
      </w:r>
      <w:r w:rsidRPr="00933249">
        <w:rPr>
          <w:rFonts w:cs="Times New Roman"/>
          <w:rtl/>
        </w:rPr>
        <w:t>פדא</w:t>
      </w:r>
      <w:r>
        <w:rPr>
          <w:rStyle w:val="FootnoteReference"/>
          <w:rFonts w:cs="Times New Roman"/>
        </w:rPr>
        <w:footnoteReference w:id="2701"/>
      </w:r>
      <w:r>
        <w:rPr>
          <w:rFonts w:cs="Times New Roman"/>
        </w:rPr>
        <w:t xml:space="preserve"> </w:t>
      </w:r>
      <w:r w:rsidRPr="00262A2F">
        <w:rPr>
          <w:b/>
          <w:bCs/>
        </w:rPr>
        <w:t>Ds:</w:t>
      </w:r>
      <w:r w:rsidRPr="00262A2F">
        <w:t xml:space="preserve"> </w:t>
      </w:r>
      <w:r w:rsidRPr="00701CD0">
        <w:t>His son</w:t>
      </w:r>
      <w:r w:rsidR="00701CD0">
        <w:rPr>
          <w:rStyle w:val="FootnoteReference"/>
        </w:rPr>
        <w:footnoteReference w:id="2702"/>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yNaz </w:t>
      </w:r>
      <w:r>
        <w:t xml:space="preserve">6:9, 55c (Kosovsky, </w:t>
      </w:r>
      <w:r>
        <w:rPr>
          <w:i/>
          <w:iCs/>
        </w:rPr>
        <w:t>Yerushalmi</w:t>
      </w:r>
      <w:r>
        <w:t xml:space="preserve">, 585) </w:t>
      </w:r>
      <w:r w:rsidRPr="00262A2F">
        <w:rPr>
          <w:b/>
          <w:bCs/>
        </w:rPr>
        <w:t xml:space="preserve">E: </w:t>
      </w:r>
      <w:r w:rsidRPr="003E7587">
        <w:t>–</w:t>
      </w:r>
      <w:r>
        <w:rPr>
          <w:b/>
          <w:bCs/>
        </w:rPr>
        <w:t xml:space="preserve"> </w:t>
      </w:r>
      <w:r w:rsidRPr="00262A2F">
        <w:rPr>
          <w:b/>
          <w:bCs/>
        </w:rPr>
        <w:t>D:</w:t>
      </w:r>
      <w:r>
        <w:rPr>
          <w:b/>
          <w:bCs/>
        </w:rPr>
        <w:t xml:space="preserve"> </w:t>
      </w:r>
      <w:r w:rsidR="00587FEC">
        <w:t>3</w:t>
      </w:r>
      <w:r w:rsidR="00587FEC" w:rsidRPr="00587FEC">
        <w:rPr>
          <w:vertAlign w:val="superscript"/>
        </w:rPr>
        <w:t>rd</w:t>
      </w:r>
      <w:r w:rsidR="00587FEC">
        <w:t xml:space="preserve"> C</w:t>
      </w:r>
      <w:r w:rsidR="00587FEC">
        <w:rPr>
          <w:rStyle w:val="FootnoteReference"/>
        </w:rPr>
        <w:footnoteReference w:id="2703"/>
      </w:r>
    </w:p>
    <w:p w14:paraId="7D0132A6" w14:textId="77777777" w:rsidR="00BD0433" w:rsidRDefault="00BD0433" w:rsidP="00587FEC">
      <w:pPr>
        <w:numPr>
          <w:ilvl w:val="0"/>
          <w:numId w:val="102"/>
        </w:numPr>
        <w:bidi w:val="0"/>
      </w:pPr>
      <w:r w:rsidRPr="00262A2F">
        <w:rPr>
          <w:b/>
          <w:bCs/>
        </w:rPr>
        <w:t xml:space="preserve">O: </w:t>
      </w:r>
      <w:r w:rsidRPr="003E7587">
        <w:t>–</w:t>
      </w:r>
      <w:r>
        <w:rPr>
          <w:b/>
          <w:bCs/>
        </w:rPr>
        <w:t xml:space="preserve"> </w:t>
      </w:r>
      <w:r w:rsidRPr="00262A2F">
        <w:rPr>
          <w:b/>
          <w:bCs/>
        </w:rPr>
        <w:t>Ds:</w:t>
      </w:r>
      <w:r w:rsidRPr="00262A2F">
        <w:t xml:space="preserve"> </w:t>
      </w:r>
      <w:smartTag w:uri="urn:schemas-microsoft-com:office:smarttags" w:element="country-region">
        <w:r>
          <w:t>Judah</w:t>
        </w:r>
      </w:smartTag>
      <w:r>
        <w:t xml:space="preserve"> (5</w:t>
      </w:r>
      <w:r w:rsidR="00DD2DF2">
        <w:t>4</w:t>
      </w:r>
      <w:r>
        <w:t>)’</w:t>
      </w:r>
      <w:r w:rsidRPr="005D3BF5">
        <w:t>s</w:t>
      </w:r>
      <w:r>
        <w:t xml:space="preserve"> </w:t>
      </w:r>
      <w:r w:rsidRPr="00310B90">
        <w:rPr>
          <w:rFonts w:cs="Times New Roman"/>
        </w:rPr>
        <w:t>father</w:t>
      </w:r>
      <w:r w:rsidRPr="00310B90">
        <w:rPr>
          <w:rStyle w:val="FootnoteReference"/>
          <w:rFonts w:cs="Times New Roman"/>
          <w:rtl/>
        </w:rPr>
        <w:footnoteReference w:id="2704"/>
      </w:r>
      <w:r w:rsidRPr="00262A2F">
        <w:rPr>
          <w:b/>
          <w:bCs/>
        </w:rPr>
        <w:t xml:space="preserve"> F:</w:t>
      </w:r>
      <w:r w:rsidRPr="00262A2F">
        <w:t xml:space="preserve"> </w:t>
      </w:r>
      <w:r>
        <w:t xml:space="preserve">– </w:t>
      </w:r>
      <w:r w:rsidRPr="00262A2F">
        <w:rPr>
          <w:b/>
          <w:bCs/>
        </w:rPr>
        <w:t>S:</w:t>
      </w:r>
      <w:r w:rsidRPr="00262A2F">
        <w:t xml:space="preserve"> </w:t>
      </w:r>
      <w:r>
        <w:rPr>
          <w:i/>
          <w:iCs/>
        </w:rPr>
        <w:t xml:space="preserve">Gen Rab </w:t>
      </w:r>
      <w:r>
        <w:t xml:space="preserve">21:7 (Hyman, </w:t>
      </w:r>
      <w:r>
        <w:rPr>
          <w:i/>
          <w:iCs/>
        </w:rPr>
        <w:t>Toldoth</w:t>
      </w:r>
      <w:r>
        <w:t xml:space="preserve">, 567-9) </w:t>
      </w:r>
      <w:r w:rsidRPr="00262A2F">
        <w:rPr>
          <w:b/>
          <w:bCs/>
        </w:rPr>
        <w:t xml:space="preserve">E: </w:t>
      </w:r>
      <w:r w:rsidRPr="003E7587">
        <w:t>–</w:t>
      </w:r>
      <w:r>
        <w:rPr>
          <w:b/>
          <w:bCs/>
        </w:rPr>
        <w:t xml:space="preserve"> </w:t>
      </w:r>
      <w:r w:rsidRPr="00262A2F">
        <w:rPr>
          <w:b/>
          <w:bCs/>
        </w:rPr>
        <w:t>D:</w:t>
      </w:r>
      <w:r>
        <w:rPr>
          <w:b/>
          <w:bCs/>
        </w:rPr>
        <w:t xml:space="preserve"> </w:t>
      </w:r>
      <w:r w:rsidR="00587FEC">
        <w:rPr>
          <w:lang w:val="en-GB"/>
        </w:rPr>
        <w:t>3</w:t>
      </w:r>
      <w:r w:rsidR="00587FEC" w:rsidRPr="00B91430">
        <w:rPr>
          <w:vertAlign w:val="superscript"/>
          <w:lang w:val="en-GB"/>
        </w:rPr>
        <w:t>rd</w:t>
      </w:r>
      <w:r w:rsidR="00587FEC">
        <w:rPr>
          <w:lang w:val="en-GB"/>
        </w:rPr>
        <w:t xml:space="preserve"> C</w:t>
      </w:r>
      <w:r w:rsidR="00587FEC">
        <w:rPr>
          <w:rStyle w:val="FootnoteReference"/>
          <w:lang w:val="en-GB"/>
        </w:rPr>
        <w:footnoteReference w:id="2705"/>
      </w:r>
    </w:p>
    <w:p w14:paraId="3200F71A" w14:textId="77777777" w:rsidR="00BD0433" w:rsidRDefault="00BD0433">
      <w:pPr>
        <w:rPr>
          <w:rtl/>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6A147064" w14:textId="77777777" w:rsidR="00BD0433" w:rsidRDefault="00BD0433">
      <w:pPr>
        <w:rPr>
          <w:rFonts w:hint="cs"/>
        </w:rPr>
      </w:pPr>
    </w:p>
    <w:p w14:paraId="2D28A544" w14:textId="77777777" w:rsidR="00BD0433" w:rsidRDefault="00BD0433" w:rsidP="00D75661">
      <w:pPr>
        <w:bidi w:val="0"/>
        <w:rPr>
          <w:sz w:val="24"/>
          <w:szCs w:val="24"/>
        </w:rPr>
      </w:pPr>
      <w:r w:rsidRPr="00DA2B10">
        <w:rPr>
          <w:rFonts w:cs="Times New Roman"/>
          <w:sz w:val="24"/>
          <w:szCs w:val="24"/>
          <w:rtl/>
        </w:rPr>
        <w:t>פלטיה</w:t>
      </w:r>
      <w:r w:rsidRPr="00DA2B10">
        <w:rPr>
          <w:rStyle w:val="FootnoteReference"/>
          <w:sz w:val="24"/>
          <w:szCs w:val="24"/>
        </w:rPr>
        <w:footnoteReference w:id="2706"/>
      </w:r>
      <w:r w:rsidRPr="00DA2B10">
        <w:rPr>
          <w:sz w:val="24"/>
          <w:szCs w:val="24"/>
        </w:rPr>
        <w:t xml:space="preserve"> – </w:t>
      </w:r>
      <w:r w:rsidRPr="00DA2B10">
        <w:rPr>
          <w:i/>
          <w:iCs/>
          <w:sz w:val="24"/>
          <w:szCs w:val="24"/>
        </w:rPr>
        <w:t>Pelatyah</w:t>
      </w:r>
      <w:r w:rsidRPr="00DA2B10">
        <w:rPr>
          <w:sz w:val="24"/>
          <w:szCs w:val="24"/>
        </w:rPr>
        <w:t xml:space="preserve"> </w:t>
      </w:r>
    </w:p>
    <w:p w14:paraId="0B58DBA0" w14:textId="77777777" w:rsidR="00BD0433" w:rsidRPr="00DA2B10" w:rsidRDefault="00BD0433" w:rsidP="00310B90">
      <w:pPr>
        <w:bidi w:val="0"/>
        <w:rPr>
          <w:b/>
          <w:bCs/>
          <w:sz w:val="24"/>
          <w:szCs w:val="24"/>
        </w:rPr>
      </w:pPr>
    </w:p>
    <w:p w14:paraId="6AEE4C42" w14:textId="77777777" w:rsidR="00BD0433" w:rsidRDefault="00BD0433" w:rsidP="0018007E">
      <w:pPr>
        <w:numPr>
          <w:ilvl w:val="0"/>
          <w:numId w:val="103"/>
        </w:numPr>
        <w:bidi w:val="0"/>
      </w:pPr>
      <w:r w:rsidRPr="00262A2F">
        <w:rPr>
          <w:b/>
          <w:bCs/>
        </w:rPr>
        <w:t>O:</w:t>
      </w:r>
      <w:r>
        <w:rPr>
          <w:b/>
          <w:bCs/>
        </w:rPr>
        <w:t xml:space="preserve"> </w:t>
      </w:r>
      <w:r w:rsidRPr="00250F05">
        <w:rPr>
          <w:rFonts w:cs="Times New Roman"/>
          <w:rtl/>
        </w:rPr>
        <w:t>פלטא</w:t>
      </w:r>
      <w:r>
        <w:rPr>
          <w:rStyle w:val="FootnoteReference"/>
        </w:rPr>
        <w:footnoteReference w:id="2707"/>
      </w:r>
      <w:r>
        <w:t>/</w:t>
      </w:r>
      <w:r w:rsidRPr="00B735A8">
        <w:rPr>
          <w:rFonts w:cs="Times New Roman"/>
          <w:rtl/>
        </w:rPr>
        <w:t>פלטה</w:t>
      </w:r>
      <w:r>
        <w:rPr>
          <w:rStyle w:val="FootnoteReference"/>
          <w:rFonts w:cs="Times New Roman"/>
        </w:rPr>
        <w:footnoteReference w:id="2708"/>
      </w:r>
      <w:r w:rsidRPr="007E3DCF">
        <w:rPr>
          <w:rFonts w:cs="Times New Roman"/>
        </w:rPr>
        <w:t>/</w:t>
      </w:r>
      <w:r w:rsidRPr="006378A9">
        <w:rPr>
          <w:rFonts w:cs="Times New Roman"/>
          <w:rtl/>
        </w:rPr>
        <w:t>פרטא</w:t>
      </w:r>
      <w:r>
        <w:rPr>
          <w:rStyle w:val="FootnoteReference"/>
        </w:rPr>
        <w:footnoteReference w:id="2709"/>
      </w:r>
      <w:r>
        <w:t xml:space="preserve"> </w:t>
      </w:r>
      <w:r w:rsidRPr="00262A2F">
        <w:rPr>
          <w:b/>
          <w:bCs/>
        </w:rPr>
        <w:t>Ds:</w:t>
      </w:r>
      <w:r w:rsidRPr="00262A2F">
        <w:t xml:space="preserve"> </w:t>
      </w:r>
      <w:r w:rsidR="00587FEC">
        <w:t>Levi (</w:t>
      </w:r>
      <w:r w:rsidR="0018007E">
        <w:t>13</w:t>
      </w:r>
      <w:r>
        <w:t>)’</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yTer </w:t>
      </w:r>
      <w:r>
        <w:t>10:10, 47b</w:t>
      </w:r>
      <w:r w:rsidR="00884337" w:rsidRPr="007F39F4">
        <w:rPr>
          <w:rStyle w:val="FootnoteReference"/>
          <w:rFonts w:cs="Times New Roman"/>
          <w:lang w:val="en-GB"/>
        </w:rPr>
        <w:footnoteReference w:id="2710"/>
      </w:r>
      <w:r>
        <w:t xml:space="preserve"> (Kosovsky, </w:t>
      </w:r>
      <w:r>
        <w:rPr>
          <w:i/>
          <w:iCs/>
        </w:rPr>
        <w:t>Yerusha</w:t>
      </w:r>
      <w:r>
        <w:rPr>
          <w:i/>
          <w:iCs/>
        </w:rPr>
        <w:t>l</w:t>
      </w:r>
      <w:r>
        <w:rPr>
          <w:i/>
          <w:iCs/>
        </w:rPr>
        <w:t>mi</w:t>
      </w:r>
      <w:r>
        <w:t xml:space="preserve">, 486) </w:t>
      </w:r>
      <w:r w:rsidRPr="00262A2F">
        <w:rPr>
          <w:b/>
          <w:bCs/>
        </w:rPr>
        <w:t xml:space="preserve">E: </w:t>
      </w:r>
      <w:r w:rsidRPr="003E7587">
        <w:t>–</w:t>
      </w:r>
      <w:r w:rsidR="00884337">
        <w:t xml:space="preserve"> </w:t>
      </w:r>
      <w:r w:rsidRPr="00262A2F">
        <w:rPr>
          <w:b/>
          <w:bCs/>
        </w:rPr>
        <w:t>D:</w:t>
      </w:r>
      <w:r>
        <w:rPr>
          <w:b/>
          <w:bCs/>
        </w:rPr>
        <w:t xml:space="preserve"> </w:t>
      </w:r>
      <w:r w:rsidR="00587FEC" w:rsidRPr="006A51F8">
        <w:t>3</w:t>
      </w:r>
      <w:r w:rsidR="00587FEC" w:rsidRPr="006A51F8">
        <w:rPr>
          <w:vertAlign w:val="superscript"/>
        </w:rPr>
        <w:t>rd</w:t>
      </w:r>
      <w:r w:rsidR="00587FEC" w:rsidRPr="006A51F8">
        <w:t xml:space="preserve"> C</w:t>
      </w:r>
      <w:r w:rsidR="00587FEC" w:rsidRPr="006A51F8">
        <w:rPr>
          <w:rStyle w:val="FootnoteReference"/>
        </w:rPr>
        <w:footnoteReference w:id="2711"/>
      </w:r>
    </w:p>
    <w:p w14:paraId="52F07696" w14:textId="77777777" w:rsidR="00BD0433" w:rsidRPr="0057190B" w:rsidRDefault="00BD0433" w:rsidP="004433A0">
      <w:pPr>
        <w:numPr>
          <w:ilvl w:val="0"/>
          <w:numId w:val="103"/>
        </w:numPr>
        <w:bidi w:val="0"/>
      </w:pPr>
      <w:r w:rsidRPr="00262A2F">
        <w:rPr>
          <w:b/>
          <w:bCs/>
        </w:rPr>
        <w:t xml:space="preserve">O: </w:t>
      </w:r>
      <w:r w:rsidRPr="00310B90">
        <w:rPr>
          <w:rFonts w:cs="Times New Roman"/>
          <w:rtl/>
        </w:rPr>
        <w:t>פלטיא</w:t>
      </w:r>
      <w:r w:rsidRPr="00592F16">
        <w:rPr>
          <w:rStyle w:val="FootnoteReference"/>
          <w:rFonts w:cs="Times New Roman"/>
        </w:rPr>
        <w:footnoteReference w:id="2712"/>
      </w:r>
      <w:r w:rsidRPr="00262A2F">
        <w:rPr>
          <w:b/>
          <w:bCs/>
        </w:rPr>
        <w:t xml:space="preserve"> Ds:</w:t>
      </w:r>
      <w:r w:rsidRPr="00262A2F">
        <w:t xml:space="preserve"> </w:t>
      </w:r>
      <w:r>
        <w:t>Of Naveh</w:t>
      </w:r>
      <w:r>
        <w:rPr>
          <w:rStyle w:val="FootnoteReference"/>
        </w:rPr>
        <w:footnoteReference w:id="2713"/>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Eccl Rab </w:t>
      </w:r>
      <w:r>
        <w:t xml:space="preserve">1:1 (Hyman, </w:t>
      </w:r>
      <w:r>
        <w:rPr>
          <w:i/>
          <w:iCs/>
        </w:rPr>
        <w:t>Toldoth</w:t>
      </w:r>
      <w:r>
        <w:t xml:space="preserve">, 1011) </w:t>
      </w:r>
      <w:r w:rsidRPr="00262A2F">
        <w:rPr>
          <w:b/>
          <w:bCs/>
        </w:rPr>
        <w:t xml:space="preserve">E: </w:t>
      </w:r>
      <w:r w:rsidRPr="003E7587">
        <w:t>–</w:t>
      </w:r>
      <w:r>
        <w:rPr>
          <w:b/>
          <w:bCs/>
        </w:rPr>
        <w:t xml:space="preserve"> </w:t>
      </w:r>
      <w:r w:rsidRPr="00262A2F">
        <w:rPr>
          <w:b/>
          <w:bCs/>
        </w:rPr>
        <w:t>D:</w:t>
      </w:r>
      <w:r>
        <w:rPr>
          <w:b/>
          <w:bCs/>
        </w:rPr>
        <w:t xml:space="preserve"> </w:t>
      </w:r>
      <w:r w:rsidR="00587FEC">
        <w:rPr>
          <w:rFonts w:cs="Times New Roman"/>
        </w:rPr>
        <w:t>Pre-400</w:t>
      </w:r>
      <w:r w:rsidR="00587FEC">
        <w:rPr>
          <w:rStyle w:val="FootnoteReference"/>
          <w:rFonts w:cs="Times New Roman"/>
        </w:rPr>
        <w:footnoteReference w:id="2714"/>
      </w:r>
    </w:p>
    <w:p w14:paraId="6E024702" w14:textId="77777777" w:rsidR="00BD0433" w:rsidRDefault="00BD0433" w:rsidP="0018007E">
      <w:pPr>
        <w:numPr>
          <w:ilvl w:val="0"/>
          <w:numId w:val="103"/>
        </w:numPr>
        <w:bidi w:val="0"/>
      </w:pPr>
      <w:r w:rsidRPr="00262A2F">
        <w:rPr>
          <w:b/>
          <w:bCs/>
        </w:rPr>
        <w:t xml:space="preserve">O: </w:t>
      </w:r>
      <w:r w:rsidRPr="00B735A8">
        <w:rPr>
          <w:rFonts w:cs="Times New Roman"/>
          <w:rtl/>
        </w:rPr>
        <w:t>פילטא</w:t>
      </w:r>
      <w:r w:rsidRPr="008A7827">
        <w:rPr>
          <w:rStyle w:val="FootnoteReference"/>
          <w:lang w:val="fr-FR"/>
        </w:rPr>
        <w:footnoteReference w:id="2715"/>
      </w:r>
      <w:r>
        <w:rPr>
          <w:b/>
          <w:bCs/>
        </w:rPr>
        <w:t xml:space="preserve"> </w:t>
      </w:r>
      <w:r w:rsidRPr="00262A2F">
        <w:rPr>
          <w:b/>
          <w:bCs/>
        </w:rPr>
        <w:t>Ds:</w:t>
      </w:r>
      <w:r w:rsidRPr="00262A2F">
        <w:t xml:space="preserve"> </w:t>
      </w:r>
      <w:r>
        <w:t>Levi (</w:t>
      </w:r>
      <w:r w:rsidR="0018007E">
        <w:t>36</w:t>
      </w:r>
      <w:r>
        <w:t xml:space="preserve">) and </w:t>
      </w:r>
      <w:r w:rsidRPr="00834831">
        <w:t>Dositheus</w:t>
      </w:r>
      <w:r>
        <w:t xml:space="preserve"> (14)’</w:t>
      </w:r>
      <w:r w:rsidRPr="005D3BF5">
        <w:t>s</w:t>
      </w:r>
      <w:r>
        <w:t xml:space="preserve"> father</w:t>
      </w:r>
      <w:r w:rsidRPr="00262A2F">
        <w:rPr>
          <w:b/>
          <w:bCs/>
        </w:rPr>
        <w:t xml:space="preserve"> F:</w:t>
      </w:r>
      <w:r w:rsidRPr="00262A2F">
        <w:t xml:space="preserve"> </w:t>
      </w:r>
      <w:r>
        <w:t>Synagogue inscription, Rehov</w:t>
      </w:r>
      <w:r>
        <w:rPr>
          <w:rStyle w:val="FootnoteReference"/>
        </w:rPr>
        <w:footnoteReference w:id="2716"/>
      </w:r>
      <w:r>
        <w:t xml:space="preserve"> </w:t>
      </w:r>
      <w:r w:rsidRPr="00262A2F">
        <w:rPr>
          <w:b/>
          <w:bCs/>
        </w:rPr>
        <w:t>S:</w:t>
      </w:r>
      <w:r w:rsidRPr="00262A2F">
        <w:t xml:space="preserve"> </w:t>
      </w:r>
      <w:r w:rsidR="00E03D8A">
        <w:t>V</w:t>
      </w:r>
      <w:r w:rsidR="00E03D8A">
        <w:t>i</w:t>
      </w:r>
      <w:r w:rsidR="00E03D8A">
        <w:t>to</w:t>
      </w:r>
      <w:r>
        <w:t>, “Reh</w:t>
      </w:r>
      <w:r>
        <w:rPr>
          <w:rFonts w:cs="Times New Roman"/>
        </w:rPr>
        <w:t>̣</w:t>
      </w:r>
      <w:r>
        <w:t>ob,” 93</w:t>
      </w:r>
      <w:r>
        <w:rPr>
          <w:rStyle w:val="FootnoteReference"/>
        </w:rPr>
        <w:footnoteReference w:id="2717"/>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686B14DB" w14:textId="77777777" w:rsidR="00BD0433" w:rsidRDefault="00BD0433" w:rsidP="00D75661">
      <w:pPr>
        <w:bidi w:val="0"/>
        <w:rPr>
          <w:b/>
          <w:bCs/>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6F0BFC95" w14:textId="77777777" w:rsidR="00BD0433" w:rsidRDefault="00BD0433" w:rsidP="00D75661">
      <w:pPr>
        <w:bidi w:val="0"/>
        <w:rPr>
          <w:b/>
          <w:bCs/>
        </w:rPr>
      </w:pPr>
    </w:p>
    <w:p w14:paraId="39E5D6F7" w14:textId="77777777" w:rsidR="00BD0433" w:rsidRDefault="00BD0433" w:rsidP="004877A8">
      <w:pPr>
        <w:bidi w:val="0"/>
        <w:rPr>
          <w:b/>
          <w:bCs/>
          <w:sz w:val="24"/>
          <w:szCs w:val="24"/>
        </w:rPr>
      </w:pPr>
      <w:r w:rsidRPr="003002A8">
        <w:rPr>
          <w:rFonts w:cs="Times New Roman"/>
          <w:sz w:val="24"/>
          <w:szCs w:val="24"/>
          <w:rtl/>
        </w:rPr>
        <w:t>פליה</w:t>
      </w:r>
      <w:r w:rsidRPr="003002A8">
        <w:rPr>
          <w:rStyle w:val="FootnoteReference"/>
          <w:sz w:val="24"/>
          <w:szCs w:val="24"/>
          <w:lang w:eastAsia="en-GB"/>
        </w:rPr>
        <w:footnoteReference w:id="2718"/>
      </w:r>
      <w:r w:rsidRPr="003002A8">
        <w:rPr>
          <w:sz w:val="24"/>
          <w:szCs w:val="24"/>
        </w:rPr>
        <w:t xml:space="preserve"> – </w:t>
      </w:r>
      <w:r w:rsidRPr="003002A8">
        <w:rPr>
          <w:i/>
          <w:iCs/>
          <w:sz w:val="24"/>
          <w:szCs w:val="24"/>
        </w:rPr>
        <w:t>Playah</w:t>
      </w:r>
    </w:p>
    <w:p w14:paraId="41749EDE" w14:textId="77777777" w:rsidR="00BD0433" w:rsidRPr="003002A8" w:rsidRDefault="00BD0433" w:rsidP="003002A8">
      <w:pPr>
        <w:bidi w:val="0"/>
        <w:rPr>
          <w:b/>
          <w:bCs/>
          <w:sz w:val="24"/>
          <w:szCs w:val="24"/>
        </w:rPr>
      </w:pPr>
    </w:p>
    <w:p w14:paraId="31FF7C06" w14:textId="77777777" w:rsidR="00BD0433" w:rsidRDefault="00BD0433" w:rsidP="00587FEC">
      <w:pPr>
        <w:numPr>
          <w:ilvl w:val="0"/>
          <w:numId w:val="104"/>
        </w:numPr>
        <w:bidi w:val="0"/>
      </w:pPr>
      <w:r w:rsidRPr="00262A2F">
        <w:rPr>
          <w:b/>
          <w:bCs/>
        </w:rPr>
        <w:t xml:space="preserve">O: </w:t>
      </w:r>
      <w:r w:rsidRPr="00B735A8">
        <w:rPr>
          <w:rFonts w:cs="Times New Roman"/>
          <w:rtl/>
        </w:rPr>
        <w:t>פילה</w:t>
      </w:r>
      <w:r w:rsidR="00B735A8" w:rsidRPr="00B735A8">
        <w:rPr>
          <w:rStyle w:val="FootnoteReference"/>
        </w:rPr>
        <w:footnoteReference w:id="2719"/>
      </w:r>
      <w:r w:rsidR="00B735A8">
        <w:rPr>
          <w:rFonts w:cs="Times New Roman"/>
        </w:rPr>
        <w:t xml:space="preserve"> </w:t>
      </w:r>
      <w:r w:rsidRPr="00262A2F">
        <w:rPr>
          <w:b/>
          <w:bCs/>
        </w:rPr>
        <w:t>Ds:</w:t>
      </w:r>
      <w:r w:rsidRPr="00262A2F">
        <w:t xml:space="preserve"> </w:t>
      </w:r>
      <w:smartTag w:uri="urn:schemas-microsoft-com:office:smarttags" w:element="country-region">
        <w:r>
          <w:t>Judah</w:t>
        </w:r>
      </w:smartTag>
      <w:r>
        <w:t xml:space="preserve"> (18)’</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yBer </w:t>
      </w:r>
      <w:r>
        <w:t xml:space="preserve">9:5, 14b (Kosovsky, </w:t>
      </w:r>
      <w:r>
        <w:rPr>
          <w:i/>
          <w:iCs/>
        </w:rPr>
        <w:t>Yerushalmi</w:t>
      </w:r>
      <w:r>
        <w:t xml:space="preserve">, 322) </w:t>
      </w:r>
      <w:r w:rsidRPr="00262A2F">
        <w:rPr>
          <w:b/>
          <w:bCs/>
        </w:rPr>
        <w:t xml:space="preserve">E: </w:t>
      </w:r>
      <w:r w:rsidRPr="003E7587">
        <w:t>–</w:t>
      </w:r>
      <w:r>
        <w:rPr>
          <w:b/>
          <w:bCs/>
        </w:rPr>
        <w:t xml:space="preserve"> </w:t>
      </w:r>
      <w:r w:rsidRPr="00262A2F">
        <w:rPr>
          <w:b/>
          <w:bCs/>
        </w:rPr>
        <w:t>D:</w:t>
      </w:r>
      <w:r>
        <w:rPr>
          <w:b/>
          <w:bCs/>
        </w:rPr>
        <w:t xml:space="preserve"> </w:t>
      </w:r>
      <w:r w:rsidR="00587FEC">
        <w:t>4</w:t>
      </w:r>
      <w:r w:rsidR="00587FEC" w:rsidRPr="006A590C">
        <w:rPr>
          <w:vertAlign w:val="superscript"/>
        </w:rPr>
        <w:t>th</w:t>
      </w:r>
      <w:r w:rsidR="00587FEC">
        <w:t xml:space="preserve"> C</w:t>
      </w:r>
      <w:r w:rsidR="00587FEC">
        <w:rPr>
          <w:rStyle w:val="FootnoteReference"/>
        </w:rPr>
        <w:footnoteReference w:id="2720"/>
      </w:r>
    </w:p>
    <w:p w14:paraId="3145AFB2" w14:textId="77777777" w:rsidR="00BD0433" w:rsidRDefault="00BD0433" w:rsidP="00CF1A10">
      <w:pPr>
        <w:numPr>
          <w:ilvl w:val="0"/>
          <w:numId w:val="104"/>
        </w:numPr>
        <w:bidi w:val="0"/>
      </w:pPr>
      <w:r w:rsidRPr="00262A2F">
        <w:rPr>
          <w:b/>
          <w:bCs/>
        </w:rPr>
        <w:t xml:space="preserve">O: </w:t>
      </w:r>
      <w:r w:rsidRPr="006378A9">
        <w:rPr>
          <w:rFonts w:cs="Times New Roman"/>
          <w:rtl/>
        </w:rPr>
        <w:t>פילא</w:t>
      </w:r>
      <w:r w:rsidRPr="00592F16">
        <w:rPr>
          <w:rStyle w:val="FootnoteReference"/>
          <w:rFonts w:cs="Times New Roman"/>
        </w:rPr>
        <w:footnoteReference w:id="2721"/>
      </w:r>
      <w:r w:rsidRPr="00262A2F">
        <w:rPr>
          <w:b/>
          <w:bCs/>
        </w:rPr>
        <w:t xml:space="preserve"> 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Exod Rab </w:t>
      </w:r>
      <w:r>
        <w:t xml:space="preserve">24 (Hyman, </w:t>
      </w:r>
      <w:r>
        <w:rPr>
          <w:i/>
          <w:iCs/>
        </w:rPr>
        <w:t>Toldoth</w:t>
      </w:r>
      <w:r>
        <w:t xml:space="preserve">, 1010) </w:t>
      </w:r>
      <w:r w:rsidRPr="00262A2F">
        <w:rPr>
          <w:b/>
          <w:bCs/>
        </w:rPr>
        <w:t xml:space="preserve">E: </w:t>
      </w:r>
      <w:r w:rsidRPr="003E7587">
        <w:t>–</w:t>
      </w:r>
      <w:r>
        <w:rPr>
          <w:b/>
          <w:bCs/>
        </w:rPr>
        <w:t xml:space="preserve"> </w:t>
      </w:r>
      <w:r w:rsidRPr="00262A2F">
        <w:rPr>
          <w:b/>
          <w:bCs/>
        </w:rPr>
        <w:t>D:</w:t>
      </w:r>
      <w:r>
        <w:rPr>
          <w:b/>
          <w:bCs/>
        </w:rPr>
        <w:t xml:space="preserve"> </w:t>
      </w:r>
      <w:r w:rsidR="00587FEC">
        <w:t>3</w:t>
      </w:r>
      <w:r w:rsidR="00587FEC" w:rsidRPr="00587FEC">
        <w:rPr>
          <w:vertAlign w:val="superscript"/>
        </w:rPr>
        <w:t>rd</w:t>
      </w:r>
      <w:r w:rsidR="00587FEC">
        <w:t xml:space="preserve"> C</w:t>
      </w:r>
      <w:r w:rsidR="00587FEC">
        <w:rPr>
          <w:rStyle w:val="FootnoteReference"/>
        </w:rPr>
        <w:footnoteReference w:id="2722"/>
      </w:r>
    </w:p>
    <w:p w14:paraId="59721E5F" w14:textId="77777777" w:rsidR="00BD0433" w:rsidRDefault="00BD0433" w:rsidP="00D75661">
      <w:pPr>
        <w:bidi w:val="0"/>
        <w:rPr>
          <w:b/>
          <w:bCs/>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0A041322" w14:textId="77777777" w:rsidR="00BD0433" w:rsidRDefault="00BD0433" w:rsidP="00D75661">
      <w:pPr>
        <w:bidi w:val="0"/>
        <w:rPr>
          <w:b/>
          <w:bCs/>
        </w:rPr>
      </w:pPr>
    </w:p>
    <w:p w14:paraId="595EB30D" w14:textId="77777777" w:rsidR="00BD0433" w:rsidRDefault="00BD0433" w:rsidP="006F24E6">
      <w:pPr>
        <w:bidi w:val="0"/>
        <w:rPr>
          <w:b/>
          <w:bCs/>
          <w:sz w:val="24"/>
          <w:szCs w:val="24"/>
        </w:rPr>
      </w:pPr>
      <w:r w:rsidRPr="00DA2B10">
        <w:rPr>
          <w:rFonts w:cs="Times New Roman"/>
          <w:sz w:val="24"/>
          <w:szCs w:val="24"/>
          <w:rtl/>
        </w:rPr>
        <w:t>פנחס</w:t>
      </w:r>
      <w:r w:rsidRPr="00DA2B10">
        <w:rPr>
          <w:rStyle w:val="FootnoteReference"/>
          <w:sz w:val="24"/>
          <w:szCs w:val="24"/>
        </w:rPr>
        <w:footnoteReference w:id="2723"/>
      </w:r>
      <w:r w:rsidRPr="00DA2B10">
        <w:rPr>
          <w:sz w:val="24"/>
          <w:szCs w:val="24"/>
        </w:rPr>
        <w:t xml:space="preserve"> – </w:t>
      </w:r>
      <w:r w:rsidRPr="00DA2B10">
        <w:rPr>
          <w:i/>
          <w:iCs/>
          <w:sz w:val="24"/>
          <w:szCs w:val="24"/>
        </w:rPr>
        <w:t>Phineas</w:t>
      </w:r>
    </w:p>
    <w:p w14:paraId="2107E04D" w14:textId="77777777" w:rsidR="00BD0433" w:rsidRPr="00DA2B10" w:rsidRDefault="00BD0433" w:rsidP="003002A8">
      <w:pPr>
        <w:bidi w:val="0"/>
        <w:rPr>
          <w:b/>
          <w:bCs/>
          <w:sz w:val="24"/>
          <w:szCs w:val="24"/>
        </w:rPr>
      </w:pPr>
    </w:p>
    <w:p w14:paraId="4634B700" w14:textId="77777777" w:rsidR="00BD0433" w:rsidRDefault="00BD0433" w:rsidP="00CF1A10">
      <w:pPr>
        <w:numPr>
          <w:ilvl w:val="0"/>
          <w:numId w:val="105"/>
        </w:numPr>
        <w:bidi w:val="0"/>
      </w:pPr>
      <w:r w:rsidRPr="00262A2F">
        <w:rPr>
          <w:b/>
          <w:bCs/>
        </w:rPr>
        <w:t xml:space="preserve">O: </w:t>
      </w:r>
      <w:r>
        <w:t>Phineas</w:t>
      </w:r>
      <w:r w:rsidRPr="00ED2AB3">
        <w:rPr>
          <w:rStyle w:val="FootnoteReference"/>
          <w:rFonts w:cs="Times New Roman"/>
          <w:rtl/>
        </w:rPr>
        <w:footnoteReference w:id="2724"/>
      </w:r>
      <w:r>
        <w:t xml:space="preserve"> </w:t>
      </w:r>
      <w:r w:rsidRPr="00262A2F">
        <w:rPr>
          <w:b/>
          <w:bCs/>
        </w:rPr>
        <w:t>Ds:</w:t>
      </w:r>
      <w:r w:rsidRPr="00262A2F">
        <w:t xml:space="preserve"> </w:t>
      </w:r>
      <w:r>
        <w:t xml:space="preserve">Of Tiberias, </w:t>
      </w:r>
      <w:r w:rsidRPr="00E4474E">
        <w:t>philosopher</w:t>
      </w:r>
      <w:r w:rsidR="00E4474E">
        <w:rPr>
          <w:rStyle w:val="FootnoteReference"/>
        </w:rPr>
        <w:footnoteReference w:id="2725"/>
      </w:r>
      <w:r>
        <w:t xml:space="preserve"> </w:t>
      </w:r>
      <w:r w:rsidRPr="00262A2F">
        <w:rPr>
          <w:b/>
          <w:bCs/>
        </w:rPr>
        <w:t>F:</w:t>
      </w:r>
      <w:r w:rsidRPr="00262A2F">
        <w:t xml:space="preserve"> </w:t>
      </w:r>
      <w:r>
        <w:t xml:space="preserve">– </w:t>
      </w:r>
      <w:r w:rsidRPr="00262A2F">
        <w:rPr>
          <w:b/>
          <w:bCs/>
        </w:rPr>
        <w:t>S:</w:t>
      </w:r>
      <w:r w:rsidRPr="00262A2F">
        <w:t xml:space="preserve"> </w:t>
      </w:r>
      <w:r>
        <w:t xml:space="preserve">Conybeare, </w:t>
      </w:r>
      <w:r>
        <w:rPr>
          <w:i/>
          <w:iCs/>
        </w:rPr>
        <w:t>BZ</w:t>
      </w:r>
      <w:r>
        <w:t xml:space="preserve"> 6 (1897) 579 </w:t>
      </w:r>
      <w:r w:rsidRPr="00262A2F">
        <w:rPr>
          <w:b/>
          <w:bCs/>
        </w:rPr>
        <w:t xml:space="preserve">E: </w:t>
      </w:r>
      <w:r w:rsidRPr="003E7587">
        <w:t>–</w:t>
      </w:r>
      <w:r w:rsidR="00E4474E">
        <w:rPr>
          <w:rStyle w:val="FootnoteReference"/>
        </w:rPr>
        <w:footnoteReference w:id="2726"/>
      </w:r>
      <w:r>
        <w:rPr>
          <w:b/>
          <w:bCs/>
        </w:rPr>
        <w:t xml:space="preserve"> </w:t>
      </w:r>
      <w:r w:rsidRPr="00262A2F">
        <w:rPr>
          <w:b/>
          <w:bCs/>
        </w:rPr>
        <w:t>D:</w:t>
      </w:r>
      <w:r w:rsidRPr="00FA0788">
        <w:t xml:space="preserve"> </w:t>
      </w:r>
      <w:r w:rsidR="00E4474E">
        <w:t>Post-565</w:t>
      </w:r>
      <w:r w:rsidR="00E4474E">
        <w:rPr>
          <w:rStyle w:val="FootnoteReference"/>
        </w:rPr>
        <w:footnoteReference w:id="2727"/>
      </w:r>
    </w:p>
    <w:p w14:paraId="6F5D4A59" w14:textId="77777777" w:rsidR="00BD0433" w:rsidRDefault="00BD0433" w:rsidP="00CF1A10">
      <w:pPr>
        <w:numPr>
          <w:ilvl w:val="0"/>
          <w:numId w:val="105"/>
        </w:numPr>
        <w:bidi w:val="0"/>
      </w:pPr>
      <w:r w:rsidRPr="00262A2F">
        <w:rPr>
          <w:b/>
          <w:bCs/>
        </w:rPr>
        <w:t xml:space="preserve">O: </w:t>
      </w:r>
      <w:r w:rsidRPr="006E7BE2">
        <w:rPr>
          <w:rFonts w:cs="Times New Roman"/>
          <w:rtl/>
        </w:rPr>
        <w:t>פינחס</w:t>
      </w:r>
      <w:r>
        <w:rPr>
          <w:rStyle w:val="FootnoteReference"/>
        </w:rPr>
        <w:footnoteReference w:id="2728"/>
      </w:r>
      <w:r w:rsidRPr="004B3394">
        <w:rPr>
          <w:rFonts w:cs="Times New Roman"/>
        </w:rPr>
        <w:t xml:space="preserve"> </w:t>
      </w:r>
      <w:r w:rsidRPr="00262A2F">
        <w:rPr>
          <w:b/>
          <w:bCs/>
        </w:rPr>
        <w:t>Ds:</w:t>
      </w:r>
      <w:r w:rsidRPr="00262A2F">
        <w:t xml:space="preserve"> </w:t>
      </w:r>
      <w:r>
        <w:t>Bebai (1)’</w:t>
      </w:r>
      <w:r w:rsidRPr="005D3BF5">
        <w:t>s</w:t>
      </w:r>
      <w:r>
        <w:t xml:space="preserve"> brother</w:t>
      </w:r>
      <w:r w:rsidRPr="00262A2F">
        <w:rPr>
          <w:b/>
          <w:bCs/>
        </w:rPr>
        <w:t xml:space="preserve"> F:</w:t>
      </w:r>
      <w:r w:rsidRPr="00262A2F">
        <w:t xml:space="preserve"> </w:t>
      </w:r>
      <w:r>
        <w:t xml:space="preserve">– </w:t>
      </w:r>
      <w:r w:rsidRPr="00262A2F">
        <w:rPr>
          <w:b/>
          <w:bCs/>
        </w:rPr>
        <w:t>S:</w:t>
      </w:r>
      <w:r w:rsidRPr="00262A2F">
        <w:t xml:space="preserve"> </w:t>
      </w:r>
      <w:r>
        <w:t xml:space="preserve">Abu’l Fath, 135 </w:t>
      </w:r>
      <w:r w:rsidRPr="00262A2F">
        <w:rPr>
          <w:b/>
          <w:bCs/>
        </w:rPr>
        <w:t xml:space="preserve">E: </w:t>
      </w:r>
      <w:r w:rsidRPr="004375F7">
        <w:t>Samaritan</w:t>
      </w:r>
      <w:r w:rsidRPr="003335B1">
        <w:rPr>
          <w:rStyle w:val="FootnoteReference"/>
          <w:rFonts w:cs="Times New Roman"/>
        </w:rPr>
        <w:footnoteReference w:id="2729"/>
      </w:r>
      <w:r>
        <w:t xml:space="preserve"> </w:t>
      </w:r>
      <w:r w:rsidRPr="00262A2F">
        <w:rPr>
          <w:b/>
          <w:bCs/>
        </w:rPr>
        <w:t>D:</w:t>
      </w:r>
      <w: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Pr>
          <w:rStyle w:val="FootnoteReference"/>
        </w:rPr>
        <w:footnoteReference w:id="2730"/>
      </w:r>
    </w:p>
    <w:p w14:paraId="68FA1FE1" w14:textId="77777777" w:rsidR="00BD0433" w:rsidRPr="00F0750C" w:rsidRDefault="00BD0433" w:rsidP="00CF1A10">
      <w:pPr>
        <w:numPr>
          <w:ilvl w:val="0"/>
          <w:numId w:val="105"/>
        </w:numPr>
        <w:bidi w:val="0"/>
      </w:pPr>
      <w:r w:rsidRPr="00262A2F">
        <w:rPr>
          <w:b/>
          <w:bCs/>
        </w:rPr>
        <w:t xml:space="preserve">O: </w:t>
      </w:r>
      <w:r w:rsidRPr="006E7BE2">
        <w:rPr>
          <w:rFonts w:cs="Times New Roman"/>
          <w:rtl/>
        </w:rPr>
        <w:t>פינחס</w:t>
      </w:r>
      <w:r>
        <w:rPr>
          <w:rStyle w:val="FootnoteReference"/>
        </w:rPr>
        <w:footnoteReference w:id="2731"/>
      </w:r>
      <w:r w:rsidRPr="00262A2F">
        <w:rPr>
          <w:b/>
          <w:bCs/>
        </w:rPr>
        <w:t xml:space="preserve"> Ds:</w:t>
      </w:r>
      <w:r w:rsidRPr="00262A2F">
        <w:t xml:space="preserve"> </w:t>
      </w:r>
      <w:r w:rsidRPr="00FF45AD">
        <w:t>The Great</w:t>
      </w:r>
      <w:r>
        <w:rPr>
          <w:rStyle w:val="FootnoteReference"/>
        </w:rPr>
        <w:footnoteReference w:id="2732"/>
      </w:r>
      <w:r>
        <w:t xml:space="preserve"> </w:t>
      </w:r>
      <w:r w:rsidRPr="00262A2F">
        <w:rPr>
          <w:b/>
          <w:bCs/>
        </w:rPr>
        <w:t>F:</w:t>
      </w:r>
      <w:r w:rsidRPr="00262A2F">
        <w:t xml:space="preserve"> </w:t>
      </w:r>
      <w:r>
        <w:t xml:space="preserve">– </w:t>
      </w:r>
      <w:r w:rsidRPr="00262A2F">
        <w:rPr>
          <w:b/>
          <w:bCs/>
        </w:rPr>
        <w:t>S:</w:t>
      </w:r>
      <w:r w:rsidRPr="00262A2F">
        <w:t xml:space="preserve"> </w:t>
      </w:r>
      <w:r>
        <w:t xml:space="preserve">Abu’l Fath, 176 </w:t>
      </w:r>
      <w:r w:rsidRPr="00262A2F">
        <w:rPr>
          <w:b/>
          <w:bCs/>
        </w:rPr>
        <w:t xml:space="preserve">E: </w:t>
      </w:r>
      <w:r w:rsidRPr="004375F7">
        <w:t>Samaritan</w:t>
      </w:r>
      <w:r w:rsidRPr="003335B1">
        <w:rPr>
          <w:rStyle w:val="FootnoteReference"/>
          <w:rFonts w:cs="Times New Roman"/>
        </w:rPr>
        <w:footnoteReference w:id="2733"/>
      </w:r>
      <w:r>
        <w:t xml:space="preserve"> </w:t>
      </w:r>
      <w:r w:rsidRPr="00262A2F">
        <w:rPr>
          <w:b/>
          <w:bCs/>
        </w:rPr>
        <w:t>D:</w:t>
      </w:r>
      <w:r>
        <w:t xml:space="preserve"> </w:t>
      </w:r>
      <w:r w:rsidRPr="00943DC2">
        <w:t>4</w:t>
      </w:r>
      <w:r w:rsidRPr="00943DC2">
        <w:rPr>
          <w:vertAlign w:val="superscript"/>
        </w:rPr>
        <w:t>th</w:t>
      </w:r>
      <w:r w:rsidRPr="00943DC2">
        <w:t xml:space="preserve"> C</w:t>
      </w:r>
      <w:r>
        <w:rPr>
          <w:rStyle w:val="FootnoteReference"/>
        </w:rPr>
        <w:footnoteReference w:id="2734"/>
      </w:r>
    </w:p>
    <w:p w14:paraId="5EA5FC23" w14:textId="77777777" w:rsidR="00BD0433" w:rsidRPr="00E475D9" w:rsidRDefault="00BD0433" w:rsidP="00CF1A10">
      <w:pPr>
        <w:numPr>
          <w:ilvl w:val="0"/>
          <w:numId w:val="105"/>
        </w:numPr>
        <w:bidi w:val="0"/>
      </w:pPr>
      <w:r w:rsidRPr="00262A2F">
        <w:rPr>
          <w:b/>
          <w:bCs/>
        </w:rPr>
        <w:t xml:space="preserve">O: </w:t>
      </w:r>
      <w:r w:rsidRPr="006E7BE2">
        <w:rPr>
          <w:rFonts w:cs="Times New Roman"/>
          <w:rtl/>
        </w:rPr>
        <w:t>פינחס</w:t>
      </w:r>
      <w:r w:rsidRPr="008E755F">
        <w:rPr>
          <w:rStyle w:val="FootnoteReference"/>
          <w:rFonts w:cs="Times New Roman"/>
        </w:rPr>
        <w:footnoteReference w:id="2735"/>
      </w:r>
      <w:r w:rsidRPr="00262A2F">
        <w:rPr>
          <w:b/>
          <w:bCs/>
        </w:rPr>
        <w:t xml:space="preserve"> 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1:1, 2b (Kosovsky, </w:t>
      </w:r>
      <w:r>
        <w:rPr>
          <w:i/>
          <w:iCs/>
        </w:rPr>
        <w:t>Yerushalmi</w:t>
      </w:r>
      <w:r>
        <w:t xml:space="preserve">, 587-8) </w:t>
      </w:r>
      <w:r w:rsidRPr="00262A2F">
        <w:rPr>
          <w:b/>
          <w:bCs/>
        </w:rPr>
        <w:t xml:space="preserve">E: </w:t>
      </w:r>
      <w:r w:rsidRPr="003E7587">
        <w:t>–</w:t>
      </w:r>
      <w:r>
        <w:rPr>
          <w:b/>
          <w:bCs/>
        </w:rPr>
        <w:t xml:space="preserve"> </w:t>
      </w:r>
      <w:r w:rsidRPr="00262A2F">
        <w:rPr>
          <w:b/>
          <w:bCs/>
        </w:rPr>
        <w:t>D:</w:t>
      </w:r>
      <w:r>
        <w:rPr>
          <w:b/>
          <w:bCs/>
        </w:rPr>
        <w:t xml:space="preserve"> </w:t>
      </w:r>
      <w:r w:rsidR="00AA19C6">
        <w:t>4</w:t>
      </w:r>
      <w:r w:rsidR="00AA19C6" w:rsidRPr="00AA19C6">
        <w:rPr>
          <w:vertAlign w:val="superscript"/>
        </w:rPr>
        <w:t>th</w:t>
      </w:r>
      <w:r w:rsidR="00AA19C6">
        <w:t xml:space="preserve"> C</w:t>
      </w:r>
      <w:r w:rsidR="00AA19C6">
        <w:rPr>
          <w:rStyle w:val="FootnoteReference"/>
        </w:rPr>
        <w:footnoteReference w:id="2736"/>
      </w:r>
    </w:p>
    <w:p w14:paraId="20C6BF28" w14:textId="77777777" w:rsidR="00BD0433" w:rsidRDefault="00BD0433" w:rsidP="00AA44BB">
      <w:pPr>
        <w:numPr>
          <w:ilvl w:val="0"/>
          <w:numId w:val="105"/>
        </w:numPr>
        <w:bidi w:val="0"/>
      </w:pPr>
      <w:r w:rsidRPr="00262A2F">
        <w:rPr>
          <w:b/>
          <w:bCs/>
        </w:rPr>
        <w:t xml:space="preserve">O: </w:t>
      </w:r>
      <w:r w:rsidRPr="006E7BE2">
        <w:rPr>
          <w:rFonts w:cs="Times New Roman"/>
          <w:rtl/>
        </w:rPr>
        <w:t>פינחס</w:t>
      </w:r>
      <w:r w:rsidRPr="008E755F">
        <w:rPr>
          <w:rStyle w:val="FootnoteReference"/>
          <w:rFonts w:cs="Times New Roman"/>
        </w:rPr>
        <w:footnoteReference w:id="2737"/>
      </w:r>
      <w:r w:rsidRPr="00262A2F">
        <w:rPr>
          <w:b/>
          <w:bCs/>
        </w:rPr>
        <w:t xml:space="preserve"> Ds:</w:t>
      </w:r>
      <w:r w:rsidRPr="00262A2F">
        <w:t xml:space="preserve"> </w:t>
      </w:r>
      <w:r w:rsidR="00AA44BB">
        <w:t>Hananiah (2</w:t>
      </w:r>
      <w:r w:rsidR="001740CC">
        <w:t>4</w:t>
      </w:r>
      <w:r>
        <w:t>)’</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yShab </w:t>
      </w:r>
      <w:r>
        <w:t xml:space="preserve">4:1, 6d (Kosovsky, </w:t>
      </w:r>
      <w:r>
        <w:rPr>
          <w:i/>
          <w:iCs/>
        </w:rPr>
        <w:t>Yerushalmi</w:t>
      </w:r>
      <w:r>
        <w:t xml:space="preserve">, 281) </w:t>
      </w:r>
      <w:r w:rsidRPr="00262A2F">
        <w:rPr>
          <w:b/>
          <w:bCs/>
        </w:rPr>
        <w:t xml:space="preserve">E: </w:t>
      </w:r>
      <w:r w:rsidRPr="003E7587">
        <w:t>–</w:t>
      </w:r>
      <w:r>
        <w:rPr>
          <w:b/>
          <w:bCs/>
        </w:rPr>
        <w:t xml:space="preserve"> </w:t>
      </w:r>
      <w:r w:rsidRPr="00262A2F">
        <w:rPr>
          <w:b/>
          <w:bCs/>
        </w:rPr>
        <w:t>D:</w:t>
      </w:r>
      <w:r>
        <w:rPr>
          <w:b/>
          <w:bCs/>
        </w:rPr>
        <w:t xml:space="preserve"> </w:t>
      </w:r>
      <w:r w:rsidR="00AA44BB">
        <w:rPr>
          <w:lang w:val="it-IT"/>
        </w:rPr>
        <w:t>4</w:t>
      </w:r>
      <w:r w:rsidR="00AA44BB" w:rsidRPr="00623D58">
        <w:rPr>
          <w:vertAlign w:val="superscript"/>
          <w:lang w:val="it-IT"/>
        </w:rPr>
        <w:t>th</w:t>
      </w:r>
      <w:r w:rsidR="00AA44BB">
        <w:rPr>
          <w:lang w:val="it-IT"/>
        </w:rPr>
        <w:t xml:space="preserve"> C</w:t>
      </w:r>
      <w:r w:rsidR="00AA44BB">
        <w:rPr>
          <w:rStyle w:val="FootnoteReference"/>
          <w:lang w:val="it-IT"/>
        </w:rPr>
        <w:footnoteReference w:id="2738"/>
      </w:r>
    </w:p>
    <w:p w14:paraId="03A01F5A" w14:textId="77777777" w:rsidR="00BD0433" w:rsidRDefault="00BD0433" w:rsidP="00AA19C6">
      <w:pPr>
        <w:numPr>
          <w:ilvl w:val="0"/>
          <w:numId w:val="105"/>
        </w:numPr>
        <w:bidi w:val="0"/>
      </w:pPr>
      <w:r w:rsidRPr="00262A2F">
        <w:rPr>
          <w:b/>
          <w:bCs/>
        </w:rPr>
        <w:t xml:space="preserve">O: </w:t>
      </w:r>
      <w:r w:rsidRPr="006E7BE2">
        <w:rPr>
          <w:rFonts w:cs="Times New Roman"/>
          <w:rtl/>
        </w:rPr>
        <w:t>פינחס</w:t>
      </w:r>
      <w:r w:rsidRPr="008E755F">
        <w:rPr>
          <w:rStyle w:val="FootnoteReference"/>
          <w:rFonts w:cs="Times New Roman"/>
        </w:rPr>
        <w:footnoteReference w:id="2739"/>
      </w:r>
      <w:r w:rsidRPr="00262A2F">
        <w:rPr>
          <w:b/>
          <w:bCs/>
        </w:rPr>
        <w:t xml:space="preserve"> Ds:</w:t>
      </w:r>
      <w:r w:rsidRPr="00262A2F">
        <w:t xml:space="preserve"> </w:t>
      </w:r>
      <w:r>
        <w:t>Of Jaffa</w:t>
      </w:r>
      <w:r>
        <w:rPr>
          <w:rStyle w:val="FootnoteReference"/>
        </w:rPr>
        <w:footnoteReference w:id="2740"/>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yPes </w:t>
      </w:r>
      <w:r>
        <w:t xml:space="preserve">1:1, 27c (Kosovsky, </w:t>
      </w:r>
      <w:r>
        <w:rPr>
          <w:i/>
          <w:iCs/>
        </w:rPr>
        <w:t>Yerushalmi</w:t>
      </w:r>
      <w:r>
        <w:t xml:space="preserve">, 442) </w:t>
      </w:r>
      <w:r w:rsidRPr="00262A2F">
        <w:rPr>
          <w:b/>
          <w:bCs/>
        </w:rPr>
        <w:t xml:space="preserve">E: </w:t>
      </w:r>
      <w:r w:rsidRPr="003E7587">
        <w:t>–</w:t>
      </w:r>
      <w:r>
        <w:rPr>
          <w:b/>
          <w:bCs/>
        </w:rPr>
        <w:t xml:space="preserve"> </w:t>
      </w:r>
      <w:r w:rsidRPr="00262A2F">
        <w:rPr>
          <w:b/>
          <w:bCs/>
        </w:rPr>
        <w:t>D:</w:t>
      </w:r>
      <w:r>
        <w:rPr>
          <w:b/>
          <w:bCs/>
        </w:rPr>
        <w:t xml:space="preserve"> </w:t>
      </w:r>
      <w:r w:rsidR="00AA19C6" w:rsidRPr="00A4328C">
        <w:t>Pre-400</w:t>
      </w:r>
      <w:r w:rsidR="00AA19C6">
        <w:rPr>
          <w:rStyle w:val="FootnoteReference"/>
          <w:lang w:val="de-DE"/>
        </w:rPr>
        <w:footnoteReference w:id="2741"/>
      </w:r>
    </w:p>
    <w:p w14:paraId="30DF6D8D" w14:textId="77777777" w:rsidR="00BD0433" w:rsidRDefault="00BD0433" w:rsidP="0018007E">
      <w:pPr>
        <w:numPr>
          <w:ilvl w:val="0"/>
          <w:numId w:val="105"/>
        </w:numPr>
        <w:bidi w:val="0"/>
      </w:pPr>
      <w:r w:rsidRPr="00262A2F">
        <w:rPr>
          <w:b/>
          <w:bCs/>
        </w:rPr>
        <w:t xml:space="preserve">O: </w:t>
      </w:r>
      <w:r w:rsidRPr="006E7BE2">
        <w:rPr>
          <w:rFonts w:cs="Times New Roman"/>
          <w:rtl/>
        </w:rPr>
        <w:t>פינחס</w:t>
      </w:r>
      <w:r w:rsidRPr="008E755F">
        <w:rPr>
          <w:rStyle w:val="FootnoteReference"/>
          <w:rFonts w:cs="Times New Roman"/>
        </w:rPr>
        <w:footnoteReference w:id="2742"/>
      </w:r>
      <w:r w:rsidRPr="00262A2F">
        <w:rPr>
          <w:b/>
          <w:bCs/>
        </w:rPr>
        <w:t xml:space="preserve"> Ds:</w:t>
      </w:r>
      <w:r w:rsidRPr="00262A2F">
        <w:t xml:space="preserve"> </w:t>
      </w:r>
      <w:r w:rsidR="0018007E">
        <w:rPr>
          <w:rFonts w:ascii="Times Beyrut Roman" w:hAnsi="Times Beyrut Roman" w:cs="Times New Roman"/>
        </w:rPr>
        <w:t>Í</w:t>
      </w:r>
      <w:r>
        <w:t>ama</w:t>
      </w:r>
      <w:r w:rsidR="00630C7A">
        <w:t xml:space="preserve"> (6</w:t>
      </w:r>
      <w:r>
        <w:t>)’</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yYom </w:t>
      </w:r>
      <w:r>
        <w:t xml:space="preserve">3:7, 40d (Kosovsky, </w:t>
      </w:r>
      <w:r>
        <w:rPr>
          <w:i/>
          <w:iCs/>
        </w:rPr>
        <w:t>Yerushalmi</w:t>
      </w:r>
      <w:r>
        <w:t xml:space="preserve">, 262) </w:t>
      </w:r>
      <w:r w:rsidRPr="00262A2F">
        <w:rPr>
          <w:b/>
          <w:bCs/>
        </w:rPr>
        <w:t xml:space="preserve">E: </w:t>
      </w:r>
      <w:r w:rsidRPr="003E7587">
        <w:t>–</w:t>
      </w:r>
      <w:r>
        <w:rPr>
          <w:b/>
          <w:bCs/>
        </w:rPr>
        <w:t xml:space="preserve"> </w:t>
      </w:r>
      <w:r w:rsidRPr="00262A2F">
        <w:rPr>
          <w:b/>
          <w:bCs/>
        </w:rPr>
        <w:t>D:</w:t>
      </w:r>
      <w:r>
        <w:rPr>
          <w:b/>
          <w:bCs/>
        </w:rPr>
        <w:t xml:space="preserve"> </w:t>
      </w:r>
      <w:r w:rsidR="00941EF8">
        <w:t>4</w:t>
      </w:r>
      <w:r w:rsidR="00941EF8" w:rsidRPr="006A51F8">
        <w:rPr>
          <w:vertAlign w:val="superscript"/>
        </w:rPr>
        <w:t>th</w:t>
      </w:r>
      <w:r w:rsidR="00941EF8">
        <w:t xml:space="preserve"> C</w:t>
      </w:r>
      <w:r w:rsidR="00941EF8">
        <w:rPr>
          <w:rStyle w:val="FootnoteReference"/>
        </w:rPr>
        <w:footnoteReference w:id="2743"/>
      </w:r>
    </w:p>
    <w:p w14:paraId="067A9A5C" w14:textId="77777777" w:rsidR="00BD0433" w:rsidRPr="00262A2F" w:rsidRDefault="00BD0433" w:rsidP="00AA44BB">
      <w:pPr>
        <w:numPr>
          <w:ilvl w:val="0"/>
          <w:numId w:val="105"/>
        </w:numPr>
        <w:bidi w:val="0"/>
      </w:pPr>
      <w:r w:rsidRPr="00262A2F">
        <w:rPr>
          <w:b/>
          <w:bCs/>
        </w:rPr>
        <w:t xml:space="preserve">O: </w:t>
      </w:r>
      <w:r w:rsidRPr="006E7BE2">
        <w:rPr>
          <w:rFonts w:cs="Times New Roman"/>
          <w:rtl/>
        </w:rPr>
        <w:t>פינחס</w:t>
      </w:r>
      <w:r w:rsidRPr="008E755F">
        <w:rPr>
          <w:rStyle w:val="FootnoteReference"/>
          <w:rFonts w:cs="Times New Roman"/>
        </w:rPr>
        <w:footnoteReference w:id="2744"/>
      </w:r>
      <w:r w:rsidRPr="00262A2F">
        <w:rPr>
          <w:b/>
          <w:bCs/>
        </w:rPr>
        <w:t xml:space="preserve"> Ds:</w:t>
      </w:r>
      <w:r w:rsidRPr="00262A2F">
        <w:t xml:space="preserve"> </w:t>
      </w:r>
      <w:r>
        <w:t>Zachariah (1)’</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yMQ </w:t>
      </w:r>
      <w:r>
        <w:t xml:space="preserve">2:1, 81a (Kosovsky, </w:t>
      </w:r>
      <w:r>
        <w:rPr>
          <w:i/>
          <w:iCs/>
        </w:rPr>
        <w:t>Yerushalmi</w:t>
      </w:r>
      <w:r>
        <w:t xml:space="preserve">, 212) </w:t>
      </w:r>
      <w:r w:rsidRPr="00262A2F">
        <w:rPr>
          <w:b/>
          <w:bCs/>
        </w:rPr>
        <w:t xml:space="preserve">E: </w:t>
      </w:r>
      <w:r w:rsidRPr="003E7587">
        <w:t>–</w:t>
      </w:r>
      <w:r>
        <w:rPr>
          <w:b/>
          <w:bCs/>
        </w:rPr>
        <w:t xml:space="preserve"> </w:t>
      </w:r>
      <w:r w:rsidRPr="00262A2F">
        <w:rPr>
          <w:b/>
          <w:bCs/>
        </w:rPr>
        <w:t>D:</w:t>
      </w:r>
      <w:r>
        <w:rPr>
          <w:b/>
          <w:bCs/>
        </w:rPr>
        <w:t xml:space="preserve"> </w:t>
      </w:r>
      <w:r w:rsidR="00AA44BB">
        <w:rPr>
          <w:lang w:val="it-IT"/>
        </w:rPr>
        <w:t>3</w:t>
      </w:r>
      <w:r w:rsidR="00AA44BB" w:rsidRPr="00281C7A">
        <w:rPr>
          <w:vertAlign w:val="superscript"/>
          <w:lang w:val="it-IT"/>
        </w:rPr>
        <w:t>rd</w:t>
      </w:r>
      <w:r w:rsidR="00AA44BB">
        <w:rPr>
          <w:lang w:val="it-IT"/>
        </w:rPr>
        <w:t xml:space="preserve"> C</w:t>
      </w:r>
      <w:r w:rsidR="00AA44BB">
        <w:rPr>
          <w:rStyle w:val="FootnoteReference"/>
          <w:lang w:val="it-IT"/>
        </w:rPr>
        <w:footnoteReference w:id="2745"/>
      </w:r>
    </w:p>
    <w:p w14:paraId="2880709F" w14:textId="77777777" w:rsidR="00BD0433" w:rsidRDefault="00BD0433" w:rsidP="00A35A25">
      <w:pPr>
        <w:numPr>
          <w:ilvl w:val="0"/>
          <w:numId w:val="105"/>
        </w:numPr>
        <w:bidi w:val="0"/>
      </w:pPr>
      <w:r w:rsidRPr="00262A2F">
        <w:rPr>
          <w:b/>
          <w:bCs/>
        </w:rPr>
        <w:t xml:space="preserve">O: </w:t>
      </w:r>
      <w:r w:rsidRPr="003E7587">
        <w:t>–</w:t>
      </w:r>
      <w:r>
        <w:rPr>
          <w:b/>
          <w:bCs/>
        </w:rPr>
        <w:t xml:space="preserve"> </w:t>
      </w:r>
      <w:r w:rsidRPr="00262A2F">
        <w:rPr>
          <w:b/>
          <w:bCs/>
        </w:rPr>
        <w:t>Ds:</w:t>
      </w:r>
      <w:r w:rsidRPr="00262A2F">
        <w:t xml:space="preserve"> </w:t>
      </w:r>
      <w:r w:rsidR="004D0ADD">
        <w:t>Abbin (1</w:t>
      </w:r>
      <w:r w:rsidR="004F65DE">
        <w:t>8</w:t>
      </w:r>
      <w:r>
        <w:t>)’</w:t>
      </w:r>
      <w:r w:rsidRPr="005D3BF5">
        <w:t>s</w:t>
      </w:r>
      <w:r>
        <w:t xml:space="preserve"> son</w:t>
      </w:r>
      <w:r w:rsidRPr="00262A2F">
        <w:rPr>
          <w:b/>
          <w:bCs/>
        </w:rPr>
        <w:t xml:space="preserve"> F:</w:t>
      </w:r>
      <w:r w:rsidRPr="0023304A">
        <w:t xml:space="preserve"> </w:t>
      </w:r>
      <w:r>
        <w:t xml:space="preserve">– </w:t>
      </w:r>
      <w:r w:rsidRPr="00262A2F">
        <w:rPr>
          <w:b/>
          <w:bCs/>
        </w:rPr>
        <w:t>S:</w:t>
      </w:r>
      <w:r w:rsidRPr="00262A2F">
        <w:t xml:space="preserve"> </w:t>
      </w:r>
      <w:r>
        <w:rPr>
          <w:i/>
          <w:iCs/>
        </w:rPr>
        <w:t xml:space="preserve">ySot </w:t>
      </w:r>
      <w:r>
        <w:t xml:space="preserve">9:2, 23c (Kosovsky, </w:t>
      </w:r>
      <w:r>
        <w:rPr>
          <w:i/>
          <w:iCs/>
        </w:rPr>
        <w:t>Yerushalmi</w:t>
      </w:r>
      <w:r>
        <w:t xml:space="preserve">, 50) </w:t>
      </w:r>
      <w:r w:rsidRPr="00262A2F">
        <w:rPr>
          <w:b/>
          <w:bCs/>
        </w:rPr>
        <w:t xml:space="preserve">E: </w:t>
      </w:r>
      <w:r w:rsidRPr="003E7587">
        <w:t>–</w:t>
      </w:r>
      <w:r>
        <w:rPr>
          <w:b/>
          <w:bCs/>
        </w:rPr>
        <w:t xml:space="preserve"> </w:t>
      </w:r>
      <w:r w:rsidRPr="00262A2F">
        <w:rPr>
          <w:b/>
          <w:bCs/>
        </w:rPr>
        <w:t>D:</w:t>
      </w:r>
      <w:r>
        <w:rPr>
          <w:b/>
          <w:bCs/>
        </w:rPr>
        <w:t xml:space="preserve"> </w:t>
      </w:r>
      <w:r w:rsidR="00A35A25" w:rsidRPr="004A4DCF">
        <w:rPr>
          <w:rFonts w:cs="Times New Roman"/>
        </w:rPr>
        <w:t>Pre-400</w:t>
      </w:r>
      <w:r w:rsidR="00A35A25">
        <w:rPr>
          <w:rStyle w:val="FootnoteReference"/>
          <w:rFonts w:cs="Times New Roman"/>
        </w:rPr>
        <w:footnoteReference w:id="2746"/>
      </w:r>
    </w:p>
    <w:p w14:paraId="626D5C40" w14:textId="77777777" w:rsidR="00BD0433" w:rsidRDefault="00BD0433" w:rsidP="004030E0">
      <w:pPr>
        <w:numPr>
          <w:ilvl w:val="0"/>
          <w:numId w:val="105"/>
        </w:numPr>
        <w:bidi w:val="0"/>
      </w:pPr>
      <w:r w:rsidRPr="00262A2F">
        <w:rPr>
          <w:b/>
          <w:bCs/>
        </w:rPr>
        <w:t xml:space="preserve">O: </w:t>
      </w:r>
      <w:r w:rsidRPr="003E7587">
        <w:t>–</w:t>
      </w:r>
      <w:r>
        <w:rPr>
          <w:b/>
          <w:bCs/>
        </w:rPr>
        <w:t xml:space="preserve"> </w:t>
      </w:r>
      <w:r w:rsidRPr="00262A2F">
        <w:rPr>
          <w:b/>
          <w:bCs/>
        </w:rPr>
        <w:t>Ds:</w:t>
      </w:r>
      <w:r w:rsidRPr="00262A2F">
        <w:t xml:space="preserve"> </w:t>
      </w:r>
      <w:r>
        <w:t>Isaac (3</w:t>
      </w:r>
      <w:r w:rsidR="001E2E33">
        <w:t>0</w:t>
      </w:r>
      <w:r>
        <w:t>)’</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sidRPr="00CF6F21">
        <w:rPr>
          <w:i/>
          <w:iCs/>
        </w:rPr>
        <w:t xml:space="preserve">bPes </w:t>
      </w:r>
      <w:r w:rsidRPr="00CF6F21">
        <w:t>114a</w:t>
      </w:r>
      <w:r>
        <w:rPr>
          <w:rStyle w:val="FootnoteReference"/>
        </w:rPr>
        <w:footnoteReference w:id="2747"/>
      </w:r>
      <w:r>
        <w:t xml:space="preserve"> (Kosowsky, </w:t>
      </w:r>
      <w:r>
        <w:rPr>
          <w:i/>
          <w:iCs/>
        </w:rPr>
        <w:t>Babylonico</w:t>
      </w:r>
      <w:r>
        <w:t xml:space="preserve">, 919) </w:t>
      </w:r>
      <w:r w:rsidRPr="00262A2F">
        <w:rPr>
          <w:b/>
          <w:bCs/>
        </w:rPr>
        <w:t xml:space="preserve">E: </w:t>
      </w:r>
      <w:r w:rsidRPr="003E7587">
        <w:t>–</w:t>
      </w:r>
      <w:r>
        <w:rPr>
          <w:b/>
          <w:bCs/>
        </w:rPr>
        <w:t xml:space="preserve"> </w:t>
      </w:r>
      <w:r w:rsidRPr="00262A2F">
        <w:rPr>
          <w:b/>
          <w:bCs/>
        </w:rPr>
        <w:t>D:</w:t>
      </w:r>
      <w:r>
        <w:rPr>
          <w:b/>
          <w:bCs/>
        </w:rPr>
        <w:t xml:space="preserve"> </w:t>
      </w:r>
      <w:r w:rsidR="004030E0" w:rsidRPr="00951455">
        <w:rPr>
          <w:rFonts w:cs="Times New Roman"/>
          <w:lang w:val="it-IT"/>
        </w:rPr>
        <w:t>P</w:t>
      </w:r>
      <w:r w:rsidR="004030E0">
        <w:rPr>
          <w:rFonts w:cs="Times New Roman"/>
          <w:lang w:val="it-IT"/>
        </w:rPr>
        <w:t>re-4</w:t>
      </w:r>
      <w:r w:rsidR="004030E0" w:rsidRPr="00951455">
        <w:rPr>
          <w:rFonts w:cs="Times New Roman"/>
          <w:lang w:val="it-IT"/>
        </w:rPr>
        <w:t>00</w:t>
      </w:r>
      <w:r w:rsidR="004030E0">
        <w:rPr>
          <w:rStyle w:val="FootnoteReference"/>
          <w:rFonts w:cs="Times New Roman"/>
        </w:rPr>
        <w:footnoteReference w:id="2748"/>
      </w:r>
    </w:p>
    <w:p w14:paraId="1878F0F3" w14:textId="77777777" w:rsidR="00BD0433" w:rsidRDefault="00BD0433" w:rsidP="004030E0">
      <w:pPr>
        <w:numPr>
          <w:ilvl w:val="0"/>
          <w:numId w:val="105"/>
        </w:numPr>
        <w:bidi w:val="0"/>
      </w:pPr>
      <w:r w:rsidRPr="00262A2F">
        <w:rPr>
          <w:b/>
          <w:bCs/>
        </w:rPr>
        <w:t xml:space="preserve">O: </w:t>
      </w:r>
      <w:r w:rsidRPr="003E7587">
        <w:t>–</w:t>
      </w:r>
      <w:r>
        <w:rPr>
          <w:b/>
          <w:bCs/>
        </w:rPr>
        <w:t xml:space="preserve"> </w:t>
      </w:r>
      <w:r w:rsidRPr="00262A2F">
        <w:rPr>
          <w:b/>
          <w:bCs/>
        </w:rPr>
        <w:t>Ds:</w:t>
      </w:r>
      <w:r w:rsidRPr="00262A2F">
        <w:t xml:space="preserve"> </w:t>
      </w:r>
      <w:r w:rsidR="00330A74">
        <w:t>Jeremiah (13</w:t>
      </w:r>
      <w:r>
        <w:t>)’</w:t>
      </w:r>
      <w:r w:rsidRPr="005D3BF5">
        <w:t>s</w:t>
      </w:r>
      <w:r>
        <w:t xml:space="preserve"> son</w:t>
      </w:r>
      <w:r w:rsidRPr="00262A2F">
        <w:rPr>
          <w:b/>
          <w:bCs/>
        </w:rPr>
        <w:t xml:space="preserve"> F:</w:t>
      </w:r>
      <w:r>
        <w:t xml:space="preserve"> – </w:t>
      </w:r>
      <w:r w:rsidRPr="00262A2F">
        <w:rPr>
          <w:b/>
          <w:bCs/>
        </w:rPr>
        <w:t>S:</w:t>
      </w:r>
      <w:r w:rsidRPr="00262A2F">
        <w:t xml:space="preserve"> </w:t>
      </w:r>
      <w:r>
        <w:rPr>
          <w:i/>
          <w:iCs/>
        </w:rPr>
        <w:t xml:space="preserve">Lev Rab </w:t>
      </w:r>
      <w:r>
        <w:t xml:space="preserve">10:5 (Hyman, </w:t>
      </w:r>
      <w:r>
        <w:rPr>
          <w:i/>
          <w:iCs/>
        </w:rPr>
        <w:t>Toldoth</w:t>
      </w:r>
      <w:r>
        <w:t xml:space="preserve">, </w:t>
      </w:r>
      <w:r w:rsidRPr="00860E80">
        <w:t>–</w:t>
      </w:r>
      <w:r>
        <w:t xml:space="preserve">) </w:t>
      </w:r>
      <w:r w:rsidRPr="00262A2F">
        <w:rPr>
          <w:b/>
          <w:bCs/>
        </w:rPr>
        <w:t xml:space="preserve">E: </w:t>
      </w:r>
      <w:r w:rsidRPr="003E7587">
        <w:t>–</w:t>
      </w:r>
      <w:r>
        <w:rPr>
          <w:b/>
          <w:bCs/>
        </w:rPr>
        <w:t xml:space="preserve"> </w:t>
      </w:r>
      <w:r w:rsidRPr="00262A2F">
        <w:rPr>
          <w:b/>
          <w:bCs/>
        </w:rPr>
        <w:t>D:</w:t>
      </w:r>
      <w:r>
        <w:rPr>
          <w:b/>
          <w:bCs/>
        </w:rPr>
        <w:t xml:space="preserve"> </w:t>
      </w:r>
      <w:r w:rsidR="004030E0" w:rsidRPr="00A4328C">
        <w:t>Pre-400</w:t>
      </w:r>
      <w:r w:rsidR="004030E0">
        <w:rPr>
          <w:rStyle w:val="FootnoteReference"/>
          <w:lang w:val="de-DE"/>
        </w:rPr>
        <w:footnoteReference w:id="2749"/>
      </w:r>
    </w:p>
    <w:p w14:paraId="72C04AC1" w14:textId="77777777" w:rsidR="00BD0433" w:rsidRDefault="00BD0433" w:rsidP="00802920">
      <w:pPr>
        <w:numPr>
          <w:ilvl w:val="0"/>
          <w:numId w:val="105"/>
        </w:numPr>
        <w:bidi w:val="0"/>
      </w:pPr>
      <w:r w:rsidRPr="00262A2F">
        <w:rPr>
          <w:b/>
          <w:bCs/>
        </w:rPr>
        <w:t xml:space="preserve">O: </w:t>
      </w:r>
      <w:r w:rsidRPr="003E7587">
        <w:t>–</w:t>
      </w:r>
      <w:r>
        <w:rPr>
          <w:b/>
          <w:bCs/>
        </w:rPr>
        <w:t xml:space="preserve"> </w:t>
      </w:r>
      <w:r w:rsidRPr="00262A2F">
        <w:rPr>
          <w:b/>
          <w:bCs/>
        </w:rPr>
        <w:t>Ds:</w:t>
      </w:r>
      <w:r w:rsidRPr="00262A2F">
        <w:t xml:space="preserve"> </w:t>
      </w:r>
      <w:r>
        <w:t xml:space="preserve">The </w:t>
      </w:r>
      <w:r w:rsidR="00802920">
        <w:t>associate</w:t>
      </w:r>
      <w:r>
        <w:rPr>
          <w:rStyle w:val="FootnoteReference"/>
        </w:rPr>
        <w:footnoteReference w:id="2750"/>
      </w:r>
      <w:r>
        <w:t xml:space="preserve"> </w:t>
      </w:r>
      <w:r w:rsidRPr="00262A2F">
        <w:rPr>
          <w:b/>
          <w:bCs/>
        </w:rPr>
        <w:t>F:</w:t>
      </w:r>
      <w:r w:rsidRPr="00262A2F">
        <w:t xml:space="preserve"> </w:t>
      </w:r>
      <w:r>
        <w:t xml:space="preserve">– </w:t>
      </w:r>
      <w:r w:rsidRPr="00262A2F">
        <w:rPr>
          <w:b/>
          <w:bCs/>
        </w:rPr>
        <w:t>S:</w:t>
      </w:r>
      <w:r w:rsidRPr="00262A2F">
        <w:t xml:space="preserve"> </w:t>
      </w:r>
      <w:r w:rsidR="00EB4309">
        <w:rPr>
          <w:i/>
          <w:iCs/>
        </w:rPr>
        <w:t xml:space="preserve">Exod </w:t>
      </w:r>
      <w:r>
        <w:rPr>
          <w:i/>
          <w:iCs/>
        </w:rPr>
        <w:t>R</w:t>
      </w:r>
      <w:r w:rsidR="00EB4309">
        <w:rPr>
          <w:i/>
          <w:iCs/>
        </w:rPr>
        <w:t>ab</w:t>
      </w:r>
      <w:r>
        <w:rPr>
          <w:i/>
          <w:iCs/>
        </w:rPr>
        <w:t xml:space="preserve"> </w:t>
      </w:r>
      <w:r>
        <w:t xml:space="preserve">1:14 (Hyman, </w:t>
      </w:r>
      <w:r>
        <w:rPr>
          <w:i/>
          <w:iCs/>
        </w:rPr>
        <w:t>Toldoth</w:t>
      </w:r>
      <w:r>
        <w:t xml:space="preserve">, 1018) </w:t>
      </w:r>
      <w:r w:rsidRPr="00262A2F">
        <w:rPr>
          <w:b/>
          <w:bCs/>
        </w:rPr>
        <w:t xml:space="preserve">E: </w:t>
      </w:r>
      <w:r w:rsidRPr="003E7587">
        <w:t>–</w:t>
      </w:r>
      <w:r>
        <w:rPr>
          <w:b/>
          <w:bCs/>
        </w:rPr>
        <w:t xml:space="preserve"> </w:t>
      </w:r>
      <w:r w:rsidRPr="00262A2F">
        <w:rPr>
          <w:b/>
          <w:bCs/>
        </w:rPr>
        <w:t>D:</w:t>
      </w:r>
      <w:r>
        <w:rPr>
          <w:b/>
          <w:bCs/>
        </w:rPr>
        <w:t xml:space="preserve"> </w:t>
      </w:r>
      <w:r w:rsidR="00AA19C6">
        <w:t>4</w:t>
      </w:r>
      <w:r w:rsidR="00AA19C6" w:rsidRPr="00AA19C6">
        <w:rPr>
          <w:vertAlign w:val="superscript"/>
        </w:rPr>
        <w:t>th</w:t>
      </w:r>
      <w:r w:rsidR="00AA19C6">
        <w:t xml:space="preserve"> C</w:t>
      </w:r>
      <w:r w:rsidR="00AA19C6">
        <w:rPr>
          <w:rStyle w:val="FootnoteReference"/>
        </w:rPr>
        <w:footnoteReference w:id="2751"/>
      </w:r>
    </w:p>
    <w:p w14:paraId="5600BBF5" w14:textId="77777777" w:rsidR="00BD0433" w:rsidRDefault="00BD0433" w:rsidP="00CF1A10">
      <w:pPr>
        <w:numPr>
          <w:ilvl w:val="0"/>
          <w:numId w:val="105"/>
        </w:numPr>
        <w:bidi w:val="0"/>
      </w:pPr>
      <w:r w:rsidRPr="00262A2F">
        <w:rPr>
          <w:b/>
          <w:bCs/>
        </w:rPr>
        <w:t xml:space="preserve">O: </w:t>
      </w:r>
      <w:r w:rsidRPr="003E7587">
        <w:t>–</w:t>
      </w:r>
      <w:r>
        <w:rPr>
          <w:b/>
          <w:bCs/>
        </w:rPr>
        <w:t xml:space="preserve"> </w:t>
      </w:r>
      <w:r w:rsidRPr="00262A2F">
        <w:rPr>
          <w:b/>
          <w:bCs/>
        </w:rPr>
        <w:t>Ds:</w:t>
      </w:r>
      <w:r w:rsidRPr="00262A2F">
        <w:t xml:space="preserve"> </w:t>
      </w:r>
      <w:r w:rsidRPr="00E475D9">
        <w:rPr>
          <w:rFonts w:cs="Times New Roman"/>
        </w:rPr>
        <w:t>Poet</w:t>
      </w:r>
      <w:r w:rsidRPr="00A14556">
        <w:rPr>
          <w:rStyle w:val="FootnoteReference"/>
          <w:rFonts w:cs="Times New Roman"/>
          <w:lang w:val="de-DE"/>
        </w:rPr>
        <w:footnoteReference w:id="2752"/>
      </w:r>
      <w:r w:rsidRPr="00E475D9">
        <w:rPr>
          <w:rFonts w:cs="Times New Roman"/>
          <w:b/>
          <w:bCs/>
        </w:rPr>
        <w:t xml:space="preserve"> F: </w:t>
      </w:r>
      <w:r w:rsidRPr="00A87F4E">
        <w:t>–</w:t>
      </w:r>
      <w:r w:rsidRPr="00E475D9">
        <w:rPr>
          <w:rFonts w:cs="Times New Roman"/>
          <w:b/>
          <w:bCs/>
        </w:rPr>
        <w:t xml:space="preserve"> S:</w:t>
      </w:r>
      <w:r w:rsidRPr="00E475D9">
        <w:rPr>
          <w:rFonts w:cs="Times New Roman"/>
        </w:rPr>
        <w:t xml:space="preserve"> Sa’adia Gaon,</w:t>
      </w:r>
      <w:r w:rsidRPr="00E475D9">
        <w:rPr>
          <w:rFonts w:cs="Times New Roman"/>
          <w:b/>
          <w:bCs/>
        </w:rPr>
        <w:t xml:space="preserve"> </w:t>
      </w:r>
      <w:r w:rsidRPr="00E475D9">
        <w:rPr>
          <w:i/>
          <w:iCs/>
        </w:rPr>
        <w:t>Ha’egron</w:t>
      </w:r>
      <w:r>
        <w:t xml:space="preserve"> 1 (3b) </w:t>
      </w:r>
      <w:r w:rsidRPr="00262A2F">
        <w:rPr>
          <w:b/>
          <w:bCs/>
        </w:rPr>
        <w:t xml:space="preserve">E: </w:t>
      </w:r>
      <w:r w:rsidRPr="003E7587">
        <w:t>–</w:t>
      </w:r>
      <w:r>
        <w:rPr>
          <w:b/>
          <w:bCs/>
        </w:rPr>
        <w:t xml:space="preserve"> </w:t>
      </w:r>
      <w:r w:rsidRPr="00262A2F">
        <w:rPr>
          <w:b/>
          <w:bCs/>
        </w:rPr>
        <w:t>D:</w:t>
      </w:r>
      <w:r w:rsidRPr="00CF0137">
        <w:t xml:space="preserve"> </w:t>
      </w:r>
      <w:r>
        <w:t>4</w:t>
      </w:r>
      <w:r w:rsidRPr="00352824">
        <w:rPr>
          <w:vertAlign w:val="superscript"/>
        </w:rPr>
        <w:t>th</w:t>
      </w:r>
      <w:r>
        <w:t>-7</w:t>
      </w:r>
      <w:r w:rsidRPr="00352824">
        <w:rPr>
          <w:vertAlign w:val="superscript"/>
        </w:rPr>
        <w:t>th</w:t>
      </w:r>
      <w:r>
        <w:t xml:space="preserve"> C</w:t>
      </w:r>
      <w:r w:rsidRPr="003138E1">
        <w:rPr>
          <w:rStyle w:val="FootnoteReference"/>
          <w:rFonts w:cs="Times New Roman"/>
          <w:rtl/>
        </w:rPr>
        <w:footnoteReference w:id="2753"/>
      </w:r>
    </w:p>
    <w:p w14:paraId="75378AEE" w14:textId="77777777" w:rsidR="00BD0433" w:rsidRDefault="00BD0433" w:rsidP="00CF1A10">
      <w:pPr>
        <w:numPr>
          <w:ilvl w:val="0"/>
          <w:numId w:val="105"/>
        </w:numPr>
        <w:bidi w:val="0"/>
      </w:pPr>
      <w:r w:rsidRPr="00262A2F">
        <w:rPr>
          <w:b/>
          <w:bCs/>
        </w:rPr>
        <w:t xml:space="preserve">O: </w:t>
      </w:r>
      <w:r w:rsidRPr="003E7587">
        <w:t>–</w:t>
      </w:r>
      <w:r>
        <w:rPr>
          <w:b/>
          <w:bCs/>
        </w:rPr>
        <w:t xml:space="preserve"> </w:t>
      </w:r>
      <w:r w:rsidRPr="00262A2F">
        <w:rPr>
          <w:b/>
          <w:bCs/>
        </w:rPr>
        <w:t>Ds:</w:t>
      </w:r>
      <w:r w:rsidRPr="00262A2F">
        <w:t xml:space="preserve"> </w:t>
      </w:r>
      <w:r>
        <w:t>Abbayye (7)’</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sidRPr="00503691">
        <w:rPr>
          <w:i/>
          <w:iCs/>
        </w:rPr>
        <w:t>SOZ</w:t>
      </w:r>
      <w:r>
        <w:t xml:space="preserve"> 10:10 </w:t>
      </w:r>
      <w:r w:rsidRPr="00262A2F">
        <w:rPr>
          <w:b/>
          <w:bCs/>
        </w:rPr>
        <w:t xml:space="preserve">E: </w:t>
      </w:r>
      <w:r w:rsidRPr="003E7587">
        <w:t>–</w:t>
      </w:r>
      <w:r>
        <w:rPr>
          <w:b/>
          <w:bCs/>
        </w:rPr>
        <w:t xml:space="preserve"> </w:t>
      </w:r>
      <w:r w:rsidRPr="00262A2F">
        <w:rPr>
          <w:b/>
          <w:bCs/>
        </w:rPr>
        <w:t>D:</w:t>
      </w:r>
      <w:r w:rsidRPr="00C67700">
        <w:t xml:space="preserve"> </w:t>
      </w:r>
      <w:r w:rsidRPr="00CC71BD">
        <w:t>Post-522</w:t>
      </w:r>
      <w:r>
        <w:rPr>
          <w:rStyle w:val="FootnoteReference"/>
        </w:rPr>
        <w:footnoteReference w:id="2754"/>
      </w:r>
    </w:p>
    <w:p w14:paraId="6ED9BFFF" w14:textId="77777777" w:rsidR="00BD0433" w:rsidRDefault="00BD0433" w:rsidP="00CF1A10">
      <w:pPr>
        <w:numPr>
          <w:ilvl w:val="0"/>
          <w:numId w:val="105"/>
        </w:numPr>
        <w:bidi w:val="0"/>
        <w:jc w:val="both"/>
        <w:rPr>
          <w:b/>
          <w:bCs/>
        </w:rPr>
      </w:pPr>
      <w:r w:rsidRPr="00262A2F">
        <w:rPr>
          <w:b/>
          <w:bCs/>
        </w:rPr>
        <w:t xml:space="preserve">O: </w:t>
      </w:r>
      <w:r w:rsidRPr="006E7BE2">
        <w:rPr>
          <w:rFonts w:ascii="Graeca" w:hAnsi="Graeca" w:cs="Times New Roman"/>
        </w:rPr>
        <w:t></w:t>
      </w:r>
      <w:r w:rsidRPr="006E7BE2">
        <w:rPr>
          <w:rFonts w:ascii="Graeca" w:hAnsi="Graeca" w:cs="Times New Roman"/>
        </w:rPr>
        <w:t></w:t>
      </w:r>
      <w:r w:rsidRPr="006E7BE2">
        <w:rPr>
          <w:rFonts w:ascii="Graeca" w:hAnsi="Graeca" w:cs="Times New Roman"/>
        </w:rPr>
        <w:t></w:t>
      </w:r>
      <w:r w:rsidRPr="006E7BE2">
        <w:rPr>
          <w:rFonts w:ascii="Graeca" w:hAnsi="Graeca" w:cs="Times New Roman"/>
        </w:rPr>
        <w:t></w:t>
      </w:r>
      <w:r w:rsidRPr="006E7BE2">
        <w:rPr>
          <w:rFonts w:ascii="Graeca" w:hAnsi="Graeca" w:cs="Times New Roman"/>
        </w:rPr>
        <w:t></w:t>
      </w:r>
      <w:r w:rsidRPr="006E7BE2">
        <w:rPr>
          <w:rFonts w:ascii="Graeca" w:hAnsi="Graeca" w:cs="Times New Roman"/>
        </w:rPr>
        <w:t></w:t>
      </w:r>
      <w:r w:rsidRPr="006E7BE2">
        <w:rPr>
          <w:rFonts w:ascii="Graeca" w:hAnsi="Graeca" w:cs="Times New Roman"/>
        </w:rPr>
        <w:t></w:t>
      </w:r>
      <w:r w:rsidRPr="00592F16">
        <w:rPr>
          <w:rStyle w:val="FootnoteReference"/>
          <w:rFonts w:cs="Times New Roman"/>
        </w:rPr>
        <w:footnoteReference w:id="2755"/>
      </w:r>
      <w:r>
        <w:rPr>
          <w:rFonts w:cs="Times New Roman"/>
        </w:rPr>
        <w:t xml:space="preserve"> </w:t>
      </w:r>
      <w:r w:rsidRPr="00262A2F">
        <w:rPr>
          <w:b/>
          <w:bCs/>
        </w:rPr>
        <w:t>Ds:</w:t>
      </w:r>
      <w:r w:rsidRPr="00262A2F">
        <w:t xml:space="preserve"> </w:t>
      </w:r>
      <w:r w:rsidR="00F82A12">
        <w:t>A</w:t>
      </w:r>
      <w:r>
        <w:t>rchisynagogus</w:t>
      </w:r>
      <w:r w:rsidRPr="0017021E">
        <w:rPr>
          <w:rStyle w:val="FootnoteReference"/>
          <w:rFonts w:cs="Times New Roman"/>
          <w:rtl/>
        </w:rPr>
        <w:footnoteReference w:id="2756"/>
      </w:r>
      <w:r>
        <w:t xml:space="preserve"> </w:t>
      </w:r>
      <w:r w:rsidRPr="00262A2F">
        <w:rPr>
          <w:b/>
          <w:bCs/>
        </w:rPr>
        <w:t>F:</w:t>
      </w:r>
      <w:r w:rsidRPr="00262A2F">
        <w:t xml:space="preserve"> </w:t>
      </w:r>
      <w:r>
        <w:t>Synagogue mosaic, Apamea</w:t>
      </w:r>
      <w:r w:rsidR="003E2192">
        <w:t>/Syria</w:t>
      </w:r>
      <w:r>
        <w:t xml:space="preserve">, </w:t>
      </w:r>
      <w:r w:rsidRPr="00CB25E9">
        <w:t>Mayence</w:t>
      </w:r>
      <w:r w:rsidRPr="00CB25E9">
        <w:rPr>
          <w:rtl/>
        </w:rPr>
        <w:t xml:space="preserve"> </w:t>
      </w:r>
      <w:r w:rsidRPr="00262A2F">
        <w:rPr>
          <w:b/>
          <w:bCs/>
        </w:rPr>
        <w:t>S:</w:t>
      </w:r>
      <w:r w:rsidRPr="00262A2F">
        <w:t xml:space="preserve"> </w:t>
      </w:r>
      <w:r w:rsidRPr="00CB25E9">
        <w:rPr>
          <w:i/>
          <w:iCs/>
        </w:rPr>
        <w:t>CIJ</w:t>
      </w:r>
      <w:r w:rsidRPr="00CB25E9">
        <w:t xml:space="preserve"> 803</w:t>
      </w:r>
      <w:r w:rsidRPr="00CB25E9">
        <w:rPr>
          <w:rtl/>
        </w:rPr>
        <w:t xml:space="preserve"> </w:t>
      </w:r>
      <w:r w:rsidRPr="00262A2F">
        <w:rPr>
          <w:b/>
          <w:bCs/>
        </w:rPr>
        <w:t xml:space="preserve">E: </w:t>
      </w:r>
      <w:r w:rsidRPr="003E7587">
        <w:t>–</w:t>
      </w:r>
      <w:r w:rsidRPr="003E7587">
        <w:rPr>
          <w:rStyle w:val="FootnoteReference"/>
          <w:rFonts w:cs="Times New Roman"/>
          <w:rtl/>
        </w:rPr>
        <w:footnoteReference w:id="2757"/>
      </w:r>
      <w:r>
        <w:rPr>
          <w:b/>
          <w:bCs/>
        </w:rPr>
        <w:t xml:space="preserve"> </w:t>
      </w:r>
      <w:r w:rsidRPr="00262A2F">
        <w:rPr>
          <w:b/>
          <w:bCs/>
        </w:rPr>
        <w:t>D:</w:t>
      </w:r>
      <w:r w:rsidRPr="00C67700">
        <w:t xml:space="preserve"> </w:t>
      </w:r>
      <w:r w:rsidRPr="00A54246">
        <w:t>391</w:t>
      </w:r>
      <w:r w:rsidRPr="003E7587">
        <w:rPr>
          <w:rStyle w:val="FootnoteReference"/>
          <w:rFonts w:cs="Times New Roman"/>
          <w:rtl/>
        </w:rPr>
        <w:footnoteReference w:id="2758"/>
      </w:r>
    </w:p>
    <w:p w14:paraId="32A79D70" w14:textId="77777777" w:rsidR="00BD0433" w:rsidRDefault="00BD0433" w:rsidP="00CF1A10">
      <w:pPr>
        <w:numPr>
          <w:ilvl w:val="0"/>
          <w:numId w:val="105"/>
        </w:numPr>
        <w:bidi w:val="0"/>
      </w:pPr>
      <w:r w:rsidRPr="00262A2F">
        <w:rPr>
          <w:b/>
          <w:bCs/>
        </w:rPr>
        <w:t xml:space="preserve">O: </w:t>
      </w:r>
      <w:r w:rsidRPr="006E7BE2">
        <w:rPr>
          <w:rFonts w:cs="Times New Roman"/>
          <w:rtl/>
        </w:rPr>
        <w:t>פינחס</w:t>
      </w:r>
      <w:r w:rsidRPr="008E755F">
        <w:rPr>
          <w:rStyle w:val="FootnoteReference"/>
          <w:rFonts w:cs="Times New Roman"/>
        </w:rPr>
        <w:footnoteReference w:id="2759"/>
      </w:r>
      <w:r w:rsidRPr="00262A2F">
        <w:rPr>
          <w:b/>
          <w:bCs/>
        </w:rPr>
        <w:t xml:space="preserve"> Ds:</w:t>
      </w:r>
      <w:r w:rsidRPr="00262A2F">
        <w:t xml:space="preserve"> </w:t>
      </w:r>
      <w:r>
        <w:t>Baruch (2)’</w:t>
      </w:r>
      <w:r w:rsidRPr="005D3BF5">
        <w:t>s</w:t>
      </w:r>
      <w:r>
        <w:t xml:space="preserve"> son</w:t>
      </w:r>
      <w:r w:rsidRPr="00262A2F">
        <w:rPr>
          <w:b/>
          <w:bCs/>
        </w:rPr>
        <w:t xml:space="preserve"> F:</w:t>
      </w:r>
      <w:r w:rsidRPr="00262A2F">
        <w:t xml:space="preserve"> </w:t>
      </w:r>
      <w:r>
        <w:t>Synagogue inscription, Jerash</w:t>
      </w:r>
      <w:r>
        <w:rPr>
          <w:rStyle w:val="FootnoteReference"/>
        </w:rPr>
        <w:footnoteReference w:id="2760"/>
      </w:r>
      <w:r>
        <w:t>, Crowfoot</w:t>
      </w:r>
      <w:r>
        <w:rPr>
          <w:rtl/>
        </w:rPr>
        <w:t xml:space="preserve"> </w:t>
      </w:r>
      <w:r w:rsidRPr="00262A2F">
        <w:rPr>
          <w:b/>
          <w:bCs/>
        </w:rPr>
        <w:t>S:</w:t>
      </w:r>
      <w:r w:rsidRPr="00262A2F">
        <w:t xml:space="preserve"> </w:t>
      </w:r>
      <w:r>
        <w:rPr>
          <w:i/>
          <w:iCs/>
        </w:rPr>
        <w:t>CIJ</w:t>
      </w:r>
      <w:r>
        <w:t xml:space="preserve"> 866 </w:t>
      </w:r>
      <w:r w:rsidRPr="00262A2F">
        <w:rPr>
          <w:b/>
          <w:bCs/>
        </w:rPr>
        <w:t xml:space="preserve">E: </w:t>
      </w:r>
      <w:r w:rsidRPr="003E7587">
        <w:t>–</w:t>
      </w:r>
      <w:r>
        <w:rPr>
          <w:b/>
          <w:bCs/>
        </w:rPr>
        <w:t xml:space="preserve"> </w:t>
      </w:r>
      <w:r w:rsidRPr="00262A2F">
        <w:rPr>
          <w:b/>
          <w:bCs/>
        </w:rPr>
        <w:t>D:</w:t>
      </w:r>
      <w:r w:rsidRPr="00651DFA">
        <w:t xml:space="preserve"> </w:t>
      </w:r>
      <w:r w:rsidRPr="00FC080F">
        <w:t>5</w:t>
      </w:r>
      <w:r w:rsidRPr="00FC080F">
        <w:rPr>
          <w:vertAlign w:val="superscript"/>
        </w:rPr>
        <w:t>th</w:t>
      </w:r>
      <w:r w:rsidRPr="00FC080F">
        <w:t xml:space="preserve"> C</w:t>
      </w:r>
    </w:p>
    <w:p w14:paraId="634F98A5" w14:textId="77777777" w:rsidR="00BD0433" w:rsidRDefault="00BD0433" w:rsidP="008D3A23">
      <w:pPr>
        <w:numPr>
          <w:ilvl w:val="0"/>
          <w:numId w:val="105"/>
        </w:numPr>
        <w:bidi w:val="0"/>
      </w:pPr>
      <w:r w:rsidRPr="00262A2F">
        <w:rPr>
          <w:b/>
          <w:bCs/>
        </w:rPr>
        <w:t xml:space="preserve">O: </w:t>
      </w:r>
      <w:r w:rsidRPr="006E7BE2">
        <w:rPr>
          <w:rFonts w:cs="Times New Roman"/>
          <w:rtl/>
        </w:rPr>
        <w:t>פינחס</w:t>
      </w:r>
      <w:r w:rsidRPr="008E755F">
        <w:rPr>
          <w:rStyle w:val="FootnoteReference"/>
          <w:rFonts w:cs="Times New Roman"/>
        </w:rPr>
        <w:footnoteReference w:id="2761"/>
      </w:r>
      <w:r w:rsidRPr="00262A2F">
        <w:rPr>
          <w:b/>
          <w:bCs/>
        </w:rPr>
        <w:t xml:space="preserve"> Ds:</w:t>
      </w:r>
      <w:r w:rsidRPr="00262A2F">
        <w:t xml:space="preserve"> </w:t>
      </w:r>
      <w:r>
        <w:t>Justus (16)’</w:t>
      </w:r>
      <w:r w:rsidRPr="005D3BF5">
        <w:t>s</w:t>
      </w:r>
      <w:r>
        <w:t xml:space="preserve"> son, priest,</w:t>
      </w:r>
      <w:r>
        <w:rPr>
          <w:rStyle w:val="FootnoteReference"/>
        </w:rPr>
        <w:footnoteReference w:id="2762"/>
      </w:r>
      <w:r>
        <w:t xml:space="preserve"> </w:t>
      </w:r>
      <w:r w:rsidR="008D3A23" w:rsidRPr="007601F9">
        <w:t>Rebe</w:t>
      </w:r>
      <w:r w:rsidR="008D3A23">
        <w:t>k</w:t>
      </w:r>
      <w:r w:rsidR="008D3A23" w:rsidRPr="007601F9">
        <w:t>a</w:t>
      </w:r>
      <w:r w:rsidR="008D3A23">
        <w:t>h</w:t>
      </w:r>
      <w:r w:rsidR="008D3A23" w:rsidRPr="007601F9">
        <w:t xml:space="preserve"> </w:t>
      </w:r>
      <w:r w:rsidRPr="00691E1C">
        <w:t>(</w:t>
      </w:r>
      <w:r>
        <w:t>3</w:t>
      </w:r>
      <w:r w:rsidRPr="00691E1C">
        <w:t>)</w:t>
      </w:r>
      <w:r>
        <w:t>’</w:t>
      </w:r>
      <w:r w:rsidRPr="005D3BF5">
        <w:t>s</w:t>
      </w:r>
      <w:r>
        <w:t xml:space="preserve"> husband</w:t>
      </w:r>
      <w:r w:rsidRPr="00262A2F">
        <w:rPr>
          <w:b/>
          <w:bCs/>
        </w:rPr>
        <w:t xml:space="preserve"> F:</w:t>
      </w:r>
      <w:r w:rsidRPr="00262A2F">
        <w:t xml:space="preserve"> </w:t>
      </w:r>
      <w:r>
        <w:t>Synagogue inscription</w:t>
      </w:r>
      <w:r w:rsidR="004433A0">
        <w:t>s</w:t>
      </w:r>
      <w:r>
        <w:t>, Na‘aran,</w:t>
      </w:r>
      <w:r>
        <w:rPr>
          <w:rStyle w:val="FootnoteReference"/>
        </w:rPr>
        <w:footnoteReference w:id="2763"/>
      </w:r>
      <w:r>
        <w:rPr>
          <w:rStyle w:val="FootnoteReference"/>
        </w:rPr>
        <w:t xml:space="preserve"> </w:t>
      </w:r>
      <w:r>
        <w:t>Vi</w:t>
      </w:r>
      <w:r>
        <w:t>n</w:t>
      </w:r>
      <w:r>
        <w:t>cent &amp; Carri</w:t>
      </w:r>
      <w:r>
        <w:rPr>
          <w:rFonts w:cs="Times New Roman"/>
        </w:rPr>
        <w:t>è</w:t>
      </w:r>
      <w:r>
        <w:t>re</w:t>
      </w:r>
      <w:r w:rsidRPr="00262A2F">
        <w:rPr>
          <w:b/>
          <w:bCs/>
        </w:rPr>
        <w:t xml:space="preserve"> S:</w:t>
      </w:r>
      <w:r w:rsidRPr="00262A2F">
        <w:t xml:space="preserve"> </w:t>
      </w:r>
      <w:r>
        <w:rPr>
          <w:i/>
          <w:iCs/>
        </w:rPr>
        <w:t>CIJ</w:t>
      </w:r>
      <w:r>
        <w:t xml:space="preserve"> 1197, 1198 </w:t>
      </w:r>
      <w:r w:rsidRPr="00262A2F">
        <w:rPr>
          <w:b/>
          <w:bCs/>
        </w:rPr>
        <w:t xml:space="preserve">E: </w:t>
      </w:r>
      <w:r w:rsidRPr="003E7587">
        <w:t>–</w:t>
      </w:r>
      <w:r>
        <w:rPr>
          <w:b/>
          <w:bCs/>
        </w:rPr>
        <w:t xml:space="preserve"> </w:t>
      </w:r>
      <w:r w:rsidRPr="00262A2F">
        <w:rPr>
          <w:b/>
          <w:bCs/>
        </w:rPr>
        <w:t>D:</w:t>
      </w:r>
      <w:r>
        <w:rPr>
          <w:b/>
          <w:bCs/>
        </w:rPr>
        <w:t xml:space="preserve"> </w:t>
      </w:r>
      <w:r w:rsidRPr="003E2192">
        <w:rPr>
          <w:rFonts w:cs="Times New Roman"/>
          <w:lang w:val="it-IT"/>
        </w:rPr>
        <w:t>–</w:t>
      </w:r>
      <w:r w:rsidR="00EA76F2" w:rsidRPr="005F539E">
        <w:rPr>
          <w:rStyle w:val="FootnoteReference"/>
          <w:rFonts w:cs="Times New Roman"/>
        </w:rPr>
        <w:footnoteReference w:id="2764"/>
      </w:r>
    </w:p>
    <w:p w14:paraId="7F9FCC4D" w14:textId="77777777" w:rsidR="00BD0433" w:rsidRDefault="00BD0433" w:rsidP="00CF1A10">
      <w:pPr>
        <w:numPr>
          <w:ilvl w:val="0"/>
          <w:numId w:val="105"/>
        </w:numPr>
        <w:bidi w:val="0"/>
      </w:pPr>
      <w:r w:rsidRPr="00262A2F">
        <w:rPr>
          <w:b/>
          <w:bCs/>
        </w:rPr>
        <w:t xml:space="preserve">O: </w:t>
      </w:r>
      <w:r w:rsidRPr="003E7587">
        <w:t>–</w:t>
      </w:r>
      <w:r>
        <w:rPr>
          <w:b/>
          <w:bCs/>
        </w:rPr>
        <w:t xml:space="preserve"> </w:t>
      </w:r>
      <w:r w:rsidRPr="00262A2F">
        <w:rPr>
          <w:b/>
          <w:bCs/>
        </w:rPr>
        <w:t>Ds:</w:t>
      </w:r>
      <w:r w:rsidRPr="00262A2F">
        <w:t xml:space="preserve"> </w:t>
      </w:r>
      <w:r w:rsidRPr="00860E80">
        <w:t>The Elder</w:t>
      </w:r>
      <w:r>
        <w:rPr>
          <w:rStyle w:val="FootnoteReference"/>
        </w:rPr>
        <w:footnoteReference w:id="2765"/>
      </w:r>
      <w:r>
        <w:t xml:space="preserve"> </w:t>
      </w:r>
      <w:r w:rsidRPr="00262A2F">
        <w:rPr>
          <w:b/>
          <w:bCs/>
        </w:rPr>
        <w:t>F:</w:t>
      </w:r>
      <w:r w:rsidRPr="00262A2F">
        <w:t xml:space="preserve"> </w:t>
      </w:r>
      <w:r>
        <w:t>Inscription, Shevet</w:t>
      </w:r>
      <w:r w:rsidRPr="007601F9">
        <w:t>-Tzedeq</w:t>
      </w:r>
      <w:r>
        <w:t xml:space="preserve">, </w:t>
      </w:r>
      <w:smartTag w:uri="urn:schemas-microsoft-com:office:smarttags" w:element="City">
        <w:r>
          <w:t>Jerusalem</w:t>
        </w:r>
      </w:smartTag>
      <w:r>
        <w:t xml:space="preserve">, Ben-Zvi </w:t>
      </w:r>
      <w:r w:rsidRPr="00262A2F">
        <w:rPr>
          <w:b/>
          <w:bCs/>
        </w:rPr>
        <w:t>S:</w:t>
      </w:r>
      <w:r w:rsidRPr="00262A2F">
        <w:t xml:space="preserve"> </w:t>
      </w:r>
      <w:r>
        <w:rPr>
          <w:i/>
          <w:iCs/>
        </w:rPr>
        <w:t>CIJ</w:t>
      </w:r>
      <w:r>
        <w:t xml:space="preserve"> </w:t>
      </w:r>
      <w:r w:rsidRPr="00E4474E">
        <w:t>1409</w:t>
      </w:r>
      <w:r>
        <w:rPr>
          <w:rtl/>
        </w:rPr>
        <w:t xml:space="preserve"> </w:t>
      </w:r>
      <w:r w:rsidRPr="00262A2F">
        <w:rPr>
          <w:b/>
          <w:bCs/>
        </w:rPr>
        <w:t xml:space="preserve">E: </w:t>
      </w:r>
      <w:r w:rsidRPr="003E7587">
        <w:t>–</w:t>
      </w:r>
      <w:r>
        <w:rPr>
          <w:b/>
          <w:bCs/>
        </w:rPr>
        <w:t xml:space="preserve"> </w:t>
      </w:r>
      <w:r w:rsidRPr="00262A2F">
        <w:rPr>
          <w:b/>
          <w:bCs/>
        </w:rPr>
        <w:t>D:</w:t>
      </w:r>
      <w:r>
        <w:rPr>
          <w:b/>
          <w:bCs/>
        </w:rPr>
        <w:t xml:space="preserve"> </w:t>
      </w:r>
      <w:r w:rsidR="00E4474E" w:rsidRPr="003E2192">
        <w:rPr>
          <w:rFonts w:cs="Times New Roman"/>
          <w:lang w:val="it-IT"/>
        </w:rPr>
        <w:t>–</w:t>
      </w:r>
      <w:r w:rsidR="00EA76F2" w:rsidRPr="005F539E">
        <w:rPr>
          <w:rStyle w:val="FootnoteReference"/>
          <w:rFonts w:cs="Times New Roman"/>
        </w:rPr>
        <w:footnoteReference w:id="2766"/>
      </w:r>
    </w:p>
    <w:p w14:paraId="306DA86D" w14:textId="77777777" w:rsidR="00BD0433" w:rsidRPr="003D6EC4" w:rsidRDefault="00BD0433" w:rsidP="00CF1A10">
      <w:pPr>
        <w:numPr>
          <w:ilvl w:val="0"/>
          <w:numId w:val="105"/>
        </w:numPr>
        <w:bidi w:val="0"/>
      </w:pPr>
      <w:r w:rsidRPr="00262A2F">
        <w:rPr>
          <w:b/>
          <w:bCs/>
        </w:rPr>
        <w:t xml:space="preserve">O: </w:t>
      </w:r>
      <w:r w:rsidRPr="00E15932">
        <w:rPr>
          <w:rFonts w:cs="Times New Roman"/>
          <w:rtl/>
        </w:rPr>
        <w:t>פינחיס</w:t>
      </w:r>
      <w:r w:rsidRPr="008A7827">
        <w:rPr>
          <w:rStyle w:val="FootnoteReference"/>
          <w:lang w:val="fr-FR"/>
        </w:rPr>
        <w:footnoteReference w:id="2767"/>
      </w:r>
      <w:r w:rsidRPr="00262A2F">
        <w:rPr>
          <w:b/>
          <w:bCs/>
        </w:rPr>
        <w:t xml:space="preserve"> Ds:</w:t>
      </w:r>
      <w:r>
        <w:rPr>
          <w:b/>
          <w:bCs/>
        </w:rPr>
        <w:t xml:space="preserve"> </w:t>
      </w:r>
      <w:r w:rsidR="00DD0FCD">
        <w:t>Hananiah (58</w:t>
      </w:r>
      <w:r>
        <w:t>)’</w:t>
      </w:r>
      <w:r w:rsidRPr="005D3BF5">
        <w:t>s</w:t>
      </w:r>
      <w:r>
        <w:t xml:space="preserve"> father</w:t>
      </w:r>
      <w:r w:rsidRPr="00262A2F">
        <w:rPr>
          <w:b/>
          <w:bCs/>
        </w:rPr>
        <w:t xml:space="preserve"> F:</w:t>
      </w:r>
      <w:r w:rsidRPr="00262A2F">
        <w:t xml:space="preserve"> </w:t>
      </w:r>
      <w:r>
        <w:t xml:space="preserve">Epitaph, Zoar </w:t>
      </w:r>
      <w:r w:rsidRPr="00262A2F">
        <w:rPr>
          <w:b/>
          <w:bCs/>
        </w:rPr>
        <w:t>S:</w:t>
      </w:r>
      <w:r w:rsidRPr="00262A2F">
        <w:t xml:space="preserve"> </w:t>
      </w:r>
      <w:r>
        <w:t xml:space="preserve">Migav &amp; Stern, </w:t>
      </w:r>
      <w:r>
        <w:rPr>
          <w:i/>
          <w:iCs/>
        </w:rPr>
        <w:t>Tarbiz</w:t>
      </w:r>
      <w:r>
        <w:t xml:space="preserve"> 74 (2005) no. 28 </w:t>
      </w:r>
      <w:r w:rsidRPr="003D6EC4">
        <w:rPr>
          <w:b/>
          <w:bCs/>
        </w:rPr>
        <w:t xml:space="preserve">E: </w:t>
      </w:r>
      <w:r w:rsidRPr="003D6EC4">
        <w:t>–</w:t>
      </w:r>
      <w:r w:rsidRPr="003D6EC4">
        <w:rPr>
          <w:b/>
          <w:bCs/>
        </w:rPr>
        <w:t xml:space="preserve"> D:</w:t>
      </w:r>
      <w:r w:rsidRPr="003D6EC4">
        <w:t xml:space="preserve"> 444</w:t>
      </w:r>
      <w:r w:rsidRPr="003D6EC4">
        <w:rPr>
          <w:rStyle w:val="FootnoteReference"/>
          <w:lang w:val="de-DE"/>
        </w:rPr>
        <w:footnoteReference w:id="2768"/>
      </w:r>
    </w:p>
    <w:p w14:paraId="79E31A36" w14:textId="77777777" w:rsidR="009D6C67" w:rsidRPr="00F21979" w:rsidRDefault="009D6C67" w:rsidP="00E2019A">
      <w:pPr>
        <w:numPr>
          <w:ilvl w:val="0"/>
          <w:numId w:val="105"/>
        </w:numPr>
        <w:bidi w:val="0"/>
        <w:rPr>
          <w:noProof/>
        </w:rPr>
        <w:sectPr w:rsidR="009D6C67" w:rsidRPr="00F21979" w:rsidSect="00D75FEA">
          <w:footnotePr>
            <w:pos w:val="beneathText"/>
            <w:numRestart w:val="eachSect"/>
          </w:footnotePr>
          <w:type w:val="continuous"/>
          <w:pgSz w:w="11906" w:h="16838"/>
          <w:pgMar w:top="1440" w:right="1800" w:bottom="1440" w:left="1800" w:header="720" w:footer="720" w:gutter="0"/>
          <w:cols w:space="720"/>
          <w:bidi/>
          <w:rtlGutter/>
        </w:sectPr>
      </w:pPr>
      <w:r w:rsidRPr="003D6EC4">
        <w:rPr>
          <w:b/>
          <w:bCs/>
          <w:lang w:val="en-GB"/>
        </w:rPr>
        <w:t xml:space="preserve">O: </w:t>
      </w:r>
      <w:r w:rsidR="00E2019A" w:rsidRPr="003D6EC4">
        <w:rPr>
          <w:rFonts w:ascii="Graeca" w:hAnsi="Graeca"/>
        </w:rPr>
        <w:t></w:t>
      </w:r>
      <w:r w:rsidR="00E2019A">
        <w:rPr>
          <w:rFonts w:ascii="Graeca" w:hAnsi="Graeca"/>
        </w:rPr>
        <w:t></w:t>
      </w:r>
      <w:r w:rsidR="00E2019A">
        <w:rPr>
          <w:rFonts w:ascii="Graeca" w:hAnsi="Graeca"/>
        </w:rPr>
        <w:sym w:font="Graeca" w:char="F076"/>
      </w:r>
      <w:r w:rsidR="00E2019A" w:rsidRPr="003D6EC4">
        <w:rPr>
          <w:rFonts w:ascii="Graeca" w:hAnsi="Graeca"/>
        </w:rPr>
        <w:t></w:t>
      </w:r>
      <w:r w:rsidR="00E2019A" w:rsidRPr="003D6EC4">
        <w:rPr>
          <w:rFonts w:ascii="Graeca" w:hAnsi="Graeca"/>
        </w:rPr>
        <w:t></w:t>
      </w:r>
      <w:r w:rsidR="00E2019A" w:rsidRPr="003D6EC4">
        <w:rPr>
          <w:rFonts w:ascii="Graeca" w:hAnsi="Graeca"/>
        </w:rPr>
        <w:t></w:t>
      </w:r>
      <w:r w:rsidR="00E2019A" w:rsidRPr="003D6EC4">
        <w:rPr>
          <w:rFonts w:ascii="Graeca" w:hAnsi="Graeca"/>
        </w:rPr>
        <w:t></w:t>
      </w:r>
      <w:r w:rsidR="00E2019A" w:rsidRPr="003D6EC4">
        <w:rPr>
          <w:rStyle w:val="FootnoteReference"/>
          <w:rFonts w:ascii="Graeca" w:hAnsi="Graeca"/>
        </w:rPr>
        <w:footnoteReference w:id="2769"/>
      </w:r>
      <w:r w:rsidR="00E2019A" w:rsidRPr="003D6EC4">
        <w:rPr>
          <w:b/>
          <w:bCs/>
          <w:lang w:val="en-GB"/>
        </w:rPr>
        <w:t xml:space="preserve"> </w:t>
      </w:r>
      <w:r w:rsidRPr="003D6EC4">
        <w:rPr>
          <w:b/>
          <w:bCs/>
          <w:lang w:val="en-GB"/>
        </w:rPr>
        <w:t>Ds:</w:t>
      </w:r>
      <w:r w:rsidRPr="003D6EC4">
        <w:rPr>
          <w:lang w:val="en-GB"/>
        </w:rPr>
        <w:t xml:space="preserve"> </w:t>
      </w:r>
      <w:r w:rsidR="004C4095" w:rsidRPr="003D6EC4">
        <w:rPr>
          <w:lang w:val="en-GB"/>
        </w:rPr>
        <w:t>–</w:t>
      </w:r>
      <w:r w:rsidRPr="003D6EC4">
        <w:rPr>
          <w:lang w:val="en-GB"/>
        </w:rPr>
        <w:t xml:space="preserve"> </w:t>
      </w:r>
      <w:r w:rsidRPr="003D6EC4">
        <w:rPr>
          <w:b/>
          <w:bCs/>
          <w:lang w:val="en-GB"/>
        </w:rPr>
        <w:t>F:</w:t>
      </w:r>
      <w:r w:rsidRPr="00F21979">
        <w:rPr>
          <w:b/>
          <w:bCs/>
          <w:lang w:val="en-GB"/>
        </w:rPr>
        <w:t xml:space="preserve"> </w:t>
      </w:r>
      <w:r w:rsidRPr="00F21979">
        <w:rPr>
          <w:lang w:val="en-GB"/>
        </w:rPr>
        <w:t xml:space="preserve">Inscription, </w:t>
      </w:r>
      <w:r w:rsidR="00F60345">
        <w:t>Elijah’s Cave</w:t>
      </w:r>
      <w:r w:rsidRPr="00F21979">
        <w:rPr>
          <w:b/>
          <w:bCs/>
          <w:lang w:val="en-GB"/>
        </w:rPr>
        <w:t xml:space="preserve"> S: </w:t>
      </w:r>
      <w:r w:rsidRPr="00F21979">
        <w:t xml:space="preserve">Appendix, no. </w:t>
      </w:r>
      <w:r w:rsidR="001777DE" w:rsidRPr="00EB3C49">
        <w:t>3</w:t>
      </w:r>
      <w:r w:rsidR="006C17A3" w:rsidRPr="00EB3C49">
        <w:t>4</w:t>
      </w:r>
      <w:r w:rsidRPr="00F21979">
        <w:t xml:space="preserve"> </w:t>
      </w:r>
      <w:r w:rsidRPr="00F21979">
        <w:rPr>
          <w:b/>
          <w:bCs/>
          <w:lang w:val="en-GB"/>
        </w:rPr>
        <w:t xml:space="preserve">E: </w:t>
      </w:r>
      <w:r w:rsidRPr="00F21979">
        <w:rPr>
          <w:lang w:val="en-GB"/>
        </w:rPr>
        <w:t>Jew?</w:t>
      </w:r>
      <w:r w:rsidRPr="00F21979">
        <w:rPr>
          <w:rStyle w:val="FootnoteReference"/>
          <w:lang w:val="en-GB"/>
        </w:rPr>
        <w:footnoteReference w:id="2770"/>
      </w:r>
      <w:r w:rsidRPr="00F21979">
        <w:rPr>
          <w:lang w:val="en-GB"/>
        </w:rPr>
        <w:t xml:space="preserve"> </w:t>
      </w:r>
      <w:r w:rsidRPr="00F21979">
        <w:rPr>
          <w:b/>
          <w:bCs/>
          <w:lang w:val="en-GB"/>
        </w:rPr>
        <w:t xml:space="preserve">D: </w:t>
      </w:r>
      <w:r w:rsidRPr="00F21979">
        <w:rPr>
          <w:lang w:val="en-GB"/>
        </w:rPr>
        <w:t>Pre-8</w:t>
      </w:r>
      <w:r w:rsidRPr="00F21979">
        <w:rPr>
          <w:vertAlign w:val="superscript"/>
          <w:lang w:val="en-GB"/>
        </w:rPr>
        <w:t>th</w:t>
      </w:r>
      <w:r w:rsidRPr="00F21979">
        <w:rPr>
          <w:lang w:val="en-GB"/>
        </w:rPr>
        <w:t xml:space="preserve"> C</w:t>
      </w:r>
      <w:r w:rsidRPr="00F21979">
        <w:rPr>
          <w:rStyle w:val="FootnoteReference"/>
          <w:lang w:val="en-GB"/>
        </w:rPr>
        <w:footnoteReference w:id="2771"/>
      </w:r>
      <w:r w:rsidRPr="00F21979">
        <w:t xml:space="preserve"> </w:t>
      </w:r>
    </w:p>
    <w:p w14:paraId="187187CD" w14:textId="77777777" w:rsidR="009D6C67" w:rsidRDefault="009D6C67" w:rsidP="009D6C67">
      <w:pPr>
        <w:bidi w:val="0"/>
      </w:pPr>
    </w:p>
    <w:p w14:paraId="56737274" w14:textId="77777777" w:rsidR="00BD0433" w:rsidRDefault="00BD0433" w:rsidP="00F14126">
      <w:pPr>
        <w:bidi w:val="0"/>
        <w:rPr>
          <w:b/>
          <w:bCs/>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25FAA1B6" w14:textId="77777777" w:rsidR="00BD0433" w:rsidRDefault="00BD0433" w:rsidP="00F14126">
      <w:pPr>
        <w:bidi w:val="0"/>
        <w:rPr>
          <w:b/>
          <w:bCs/>
        </w:rPr>
      </w:pPr>
    </w:p>
    <w:p w14:paraId="1B1A873B" w14:textId="77777777" w:rsidR="00BD0433" w:rsidRDefault="00BD0433" w:rsidP="00D47457">
      <w:pPr>
        <w:bidi w:val="0"/>
        <w:rPr>
          <w:i/>
          <w:iCs/>
          <w:sz w:val="24"/>
          <w:szCs w:val="24"/>
        </w:rPr>
      </w:pPr>
      <w:r w:rsidRPr="007601F9">
        <w:rPr>
          <w:rFonts w:cs="Times New Roman"/>
          <w:sz w:val="24"/>
          <w:szCs w:val="24"/>
          <w:rtl/>
        </w:rPr>
        <w:t>פרנך</w:t>
      </w:r>
      <w:r w:rsidRPr="007601F9">
        <w:rPr>
          <w:rStyle w:val="FootnoteReference"/>
          <w:sz w:val="24"/>
          <w:szCs w:val="24"/>
        </w:rPr>
        <w:footnoteReference w:id="2772"/>
      </w:r>
      <w:r w:rsidRPr="007601F9">
        <w:rPr>
          <w:sz w:val="24"/>
          <w:szCs w:val="24"/>
        </w:rPr>
        <w:t xml:space="preserve"> – </w:t>
      </w:r>
      <w:r w:rsidRPr="007601F9">
        <w:rPr>
          <w:i/>
          <w:iCs/>
          <w:sz w:val="24"/>
          <w:szCs w:val="24"/>
        </w:rPr>
        <w:t>Parnakh</w:t>
      </w:r>
    </w:p>
    <w:p w14:paraId="63C29A2E" w14:textId="77777777" w:rsidR="00BD0433" w:rsidRPr="007601F9" w:rsidRDefault="00BD0433" w:rsidP="007601F9">
      <w:pPr>
        <w:bidi w:val="0"/>
        <w:rPr>
          <w:b/>
          <w:bCs/>
          <w:sz w:val="24"/>
          <w:szCs w:val="24"/>
        </w:rPr>
      </w:pPr>
    </w:p>
    <w:p w14:paraId="3BA1B5F2" w14:textId="77777777" w:rsidR="00BD0433" w:rsidRDefault="00BD0433" w:rsidP="00CF1A10">
      <w:pPr>
        <w:numPr>
          <w:ilvl w:val="0"/>
          <w:numId w:val="108"/>
        </w:numPr>
        <w:bidi w:val="0"/>
        <w:rPr>
          <w:rtl/>
        </w:rPr>
      </w:pPr>
      <w:r w:rsidRPr="00262A2F">
        <w:rPr>
          <w:b/>
          <w:bCs/>
        </w:rPr>
        <w:t xml:space="preserve">O: </w:t>
      </w:r>
      <w:r w:rsidRPr="003E7587">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yPes </w:t>
      </w:r>
      <w:r>
        <w:t xml:space="preserve">5:7, 32c (Kosovsky, </w:t>
      </w:r>
      <w:r>
        <w:rPr>
          <w:i/>
          <w:iCs/>
        </w:rPr>
        <w:t>Yerushalmi</w:t>
      </w:r>
      <w:r>
        <w:t xml:space="preserve">, 591) </w:t>
      </w:r>
      <w:r w:rsidRPr="00262A2F">
        <w:rPr>
          <w:b/>
          <w:bCs/>
        </w:rPr>
        <w:t xml:space="preserve">E: </w:t>
      </w:r>
      <w:r w:rsidRPr="003E7587">
        <w:t>–</w:t>
      </w:r>
      <w:r>
        <w:rPr>
          <w:b/>
          <w:bCs/>
        </w:rPr>
        <w:t xml:space="preserve"> </w:t>
      </w:r>
      <w:r w:rsidRPr="00262A2F">
        <w:rPr>
          <w:b/>
          <w:bCs/>
        </w:rPr>
        <w:t>D:</w:t>
      </w:r>
      <w:r>
        <w:rPr>
          <w:b/>
          <w:bCs/>
        </w:rPr>
        <w:t xml:space="preserve"> </w:t>
      </w:r>
      <w:r w:rsidR="00AA19C6">
        <w:t>3</w:t>
      </w:r>
      <w:r w:rsidR="00AA19C6" w:rsidRPr="00AA19C6">
        <w:rPr>
          <w:vertAlign w:val="superscript"/>
        </w:rPr>
        <w:t>rd</w:t>
      </w:r>
      <w:r w:rsidR="00AA19C6">
        <w:t xml:space="preserve"> C</w:t>
      </w:r>
      <w:r w:rsidR="00AA19C6">
        <w:rPr>
          <w:rStyle w:val="FootnoteReference"/>
        </w:rPr>
        <w:footnoteReference w:id="2773"/>
      </w:r>
    </w:p>
    <w:p w14:paraId="45CDD995" w14:textId="77777777" w:rsidR="00BD0433" w:rsidRDefault="00BD0433" w:rsidP="00B27174">
      <w:pPr>
        <w:rPr>
          <w:rFonts w:hint="cs"/>
          <w:b/>
          <w:bCs/>
          <w:color w:val="00FF00"/>
          <w:rtl/>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05210CB6" w14:textId="77777777" w:rsidR="00BD0433" w:rsidRDefault="00BD0433" w:rsidP="00B27174">
      <w:pPr>
        <w:rPr>
          <w:rFonts w:hint="cs"/>
          <w:b/>
          <w:bCs/>
          <w:color w:val="00FF00"/>
        </w:rPr>
      </w:pPr>
    </w:p>
    <w:p w14:paraId="5FF164F4" w14:textId="77777777" w:rsidR="00BD0433" w:rsidRDefault="00BD0433" w:rsidP="00EE1F20">
      <w:pPr>
        <w:bidi w:val="0"/>
        <w:rPr>
          <w:sz w:val="24"/>
          <w:szCs w:val="24"/>
        </w:rPr>
      </w:pPr>
      <w:r w:rsidRPr="00DA2B10">
        <w:rPr>
          <w:rFonts w:cs="Times New Roman"/>
          <w:sz w:val="24"/>
          <w:szCs w:val="24"/>
          <w:rtl/>
        </w:rPr>
        <w:t>פתחיה</w:t>
      </w:r>
      <w:r w:rsidRPr="00DA2B10">
        <w:rPr>
          <w:rStyle w:val="FootnoteReference"/>
          <w:sz w:val="24"/>
          <w:szCs w:val="24"/>
        </w:rPr>
        <w:footnoteReference w:id="2774"/>
      </w:r>
      <w:r w:rsidRPr="00DA2B10">
        <w:rPr>
          <w:sz w:val="24"/>
          <w:szCs w:val="24"/>
        </w:rPr>
        <w:t xml:space="preserve"> – </w:t>
      </w:r>
      <w:r>
        <w:rPr>
          <w:i/>
          <w:iCs/>
          <w:sz w:val="24"/>
          <w:szCs w:val="24"/>
        </w:rPr>
        <w:t>Petah</w:t>
      </w:r>
      <w:r w:rsidRPr="00DA2B10">
        <w:rPr>
          <w:i/>
          <w:iCs/>
          <w:sz w:val="24"/>
          <w:szCs w:val="24"/>
        </w:rPr>
        <w:t>yah</w:t>
      </w:r>
      <w:r w:rsidRPr="00DA2B10">
        <w:rPr>
          <w:sz w:val="24"/>
          <w:szCs w:val="24"/>
        </w:rPr>
        <w:t xml:space="preserve"> </w:t>
      </w:r>
    </w:p>
    <w:p w14:paraId="4ABABF61" w14:textId="77777777" w:rsidR="00BD0433" w:rsidRPr="00DA2B10" w:rsidRDefault="00BD0433" w:rsidP="007601F9">
      <w:pPr>
        <w:bidi w:val="0"/>
        <w:rPr>
          <w:sz w:val="24"/>
          <w:szCs w:val="24"/>
        </w:rPr>
      </w:pPr>
      <w:r>
        <w:rPr>
          <w:sz w:val="24"/>
          <w:szCs w:val="24"/>
        </w:rPr>
        <w:t xml:space="preserve"> </w:t>
      </w:r>
    </w:p>
    <w:p w14:paraId="794CC4CD" w14:textId="77777777" w:rsidR="00BD0433" w:rsidRPr="00054E80" w:rsidRDefault="00BD0433" w:rsidP="00CF1A10">
      <w:pPr>
        <w:numPr>
          <w:ilvl w:val="0"/>
          <w:numId w:val="107"/>
        </w:numPr>
        <w:bidi w:val="0"/>
        <w:rPr>
          <w:b/>
          <w:bCs/>
        </w:rPr>
      </w:pPr>
      <w:r w:rsidRPr="00054E80">
        <w:rPr>
          <w:b/>
          <w:bCs/>
        </w:rPr>
        <w:t xml:space="preserve">O: </w:t>
      </w:r>
      <w:r w:rsidRPr="003E7587">
        <w:t>–</w:t>
      </w:r>
      <w:r w:rsidRPr="00054E80">
        <w:rPr>
          <w:b/>
          <w:bCs/>
        </w:rPr>
        <w:t xml:space="preserve"> Ds:</w:t>
      </w:r>
      <w:r w:rsidRPr="00054E80">
        <w:t xml:space="preserve"> </w:t>
      </w:r>
      <w:r>
        <w:t>A</w:t>
      </w:r>
      <w:r w:rsidR="0018007E">
        <w:t>n</w:t>
      </w:r>
      <w:r>
        <w:t>nianus (12)’</w:t>
      </w:r>
      <w:r w:rsidRPr="00054E80">
        <w:t>s father</w:t>
      </w:r>
      <w:r>
        <w:t>, rabbi</w:t>
      </w:r>
      <w:r>
        <w:rPr>
          <w:rStyle w:val="FootnoteReference"/>
        </w:rPr>
        <w:footnoteReference w:id="2775"/>
      </w:r>
      <w:r w:rsidRPr="00054E80">
        <w:rPr>
          <w:b/>
          <w:bCs/>
        </w:rPr>
        <w:t xml:space="preserve"> F:</w:t>
      </w:r>
      <w:r w:rsidRPr="00054E80">
        <w:t xml:space="preserve"> Epitaph, </w:t>
      </w:r>
      <w:r w:rsidRPr="00054E80">
        <w:rPr>
          <w:lang w:val="it-IT"/>
        </w:rPr>
        <w:t>Sepphoris</w:t>
      </w:r>
      <w:r w:rsidRPr="00054E80">
        <w:t xml:space="preserve">, Druks </w:t>
      </w:r>
      <w:r w:rsidRPr="00054E80">
        <w:rPr>
          <w:b/>
          <w:bCs/>
        </w:rPr>
        <w:t>S:</w:t>
      </w:r>
      <w:r w:rsidRPr="00054E80">
        <w:t xml:space="preserve"> Naveh, </w:t>
      </w:r>
      <w:r w:rsidRPr="00054E80">
        <w:rPr>
          <w:i/>
          <w:iCs/>
        </w:rPr>
        <w:t>Atiqot</w:t>
      </w:r>
      <w:r w:rsidRPr="00054E80">
        <w:t xml:space="preserve"> 49 (2005)</w:t>
      </w:r>
      <w:r w:rsidR="00AA19C6">
        <w:t xml:space="preserve"> </w:t>
      </w:r>
      <w:r w:rsidRPr="00054E80">
        <w:t xml:space="preserve">114* </w:t>
      </w:r>
      <w:r w:rsidRPr="00054E80">
        <w:rPr>
          <w:b/>
          <w:bCs/>
        </w:rPr>
        <w:t xml:space="preserve">E: </w:t>
      </w:r>
      <w:r w:rsidRPr="003E7587">
        <w:t>–</w:t>
      </w:r>
      <w:r w:rsidRPr="00054E80">
        <w:rPr>
          <w:b/>
          <w:bCs/>
        </w:rPr>
        <w:t xml:space="preserve"> D:</w:t>
      </w:r>
      <w:r w:rsidRPr="00054E80">
        <w:t xml:space="preserve"> </w:t>
      </w:r>
      <w:r w:rsidRPr="00F262DE">
        <w:t>3</w:t>
      </w:r>
      <w:r w:rsidRPr="00F262DE">
        <w:rPr>
          <w:vertAlign w:val="superscript"/>
        </w:rPr>
        <w:t>rd</w:t>
      </w:r>
      <w:r w:rsidRPr="00F262DE">
        <w:t>-4</w:t>
      </w:r>
      <w:r w:rsidRPr="00F262DE">
        <w:rPr>
          <w:vertAlign w:val="superscript"/>
        </w:rPr>
        <w:t>th</w:t>
      </w:r>
      <w:r w:rsidRPr="00F262DE">
        <w:t xml:space="preserve"> C</w:t>
      </w:r>
    </w:p>
    <w:p w14:paraId="1126E124" w14:textId="77777777" w:rsidR="00BD0433" w:rsidRDefault="00BD0433">
      <w:pPr>
        <w:pStyle w:val="FootnoteText"/>
        <w:spacing w:line="240" w:lineRule="auto"/>
        <w:rPr>
          <w:rFonts w:cs="Miriam" w:hint="cs"/>
          <w:rtl/>
          <w:lang w:val="en-US"/>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1B97CE83" w14:textId="77777777" w:rsidR="00BD0433" w:rsidRDefault="00BD0433">
      <w:pPr>
        <w:pStyle w:val="FootnoteText"/>
        <w:spacing w:line="240" w:lineRule="auto"/>
        <w:rPr>
          <w:rFonts w:cs="Miriam" w:hint="cs"/>
          <w:rtl/>
          <w:lang w:val="en-US"/>
        </w:rPr>
      </w:pPr>
    </w:p>
    <w:p w14:paraId="29DA466B" w14:textId="77777777" w:rsidR="00BD0433" w:rsidRDefault="00BD0433" w:rsidP="00D75661">
      <w:pPr>
        <w:bidi w:val="0"/>
        <w:rPr>
          <w:i/>
          <w:iCs/>
          <w:sz w:val="24"/>
          <w:szCs w:val="24"/>
        </w:rPr>
      </w:pPr>
      <w:r w:rsidRPr="00DA2B10">
        <w:rPr>
          <w:rFonts w:cs="Times New Roman"/>
          <w:sz w:val="24"/>
          <w:szCs w:val="24"/>
          <w:rtl/>
        </w:rPr>
        <w:t>צדוק</w:t>
      </w:r>
      <w:r w:rsidRPr="00DA2B10">
        <w:rPr>
          <w:rStyle w:val="FootnoteReference"/>
          <w:sz w:val="24"/>
          <w:szCs w:val="24"/>
        </w:rPr>
        <w:footnoteReference w:id="2776"/>
      </w:r>
      <w:r w:rsidRPr="00DA2B10">
        <w:rPr>
          <w:sz w:val="24"/>
          <w:szCs w:val="24"/>
        </w:rPr>
        <w:t xml:space="preserve"> – </w:t>
      </w:r>
      <w:r w:rsidRPr="00DA2B10">
        <w:rPr>
          <w:i/>
          <w:iCs/>
          <w:sz w:val="24"/>
          <w:szCs w:val="24"/>
        </w:rPr>
        <w:t>Zadok</w:t>
      </w:r>
    </w:p>
    <w:p w14:paraId="35CC2DA5" w14:textId="77777777" w:rsidR="00BD0433" w:rsidRPr="00DA2B10" w:rsidRDefault="00BD0433" w:rsidP="007601F9">
      <w:pPr>
        <w:bidi w:val="0"/>
        <w:rPr>
          <w:b/>
          <w:bCs/>
          <w:sz w:val="24"/>
          <w:szCs w:val="24"/>
        </w:rPr>
      </w:pPr>
    </w:p>
    <w:p w14:paraId="74FFE450" w14:textId="77777777" w:rsidR="00BD0433" w:rsidRDefault="00BD0433" w:rsidP="00CF1A10">
      <w:pPr>
        <w:numPr>
          <w:ilvl w:val="0"/>
          <w:numId w:val="106"/>
        </w:numPr>
        <w:bidi w:val="0"/>
      </w:pPr>
      <w:r w:rsidRPr="00262A2F">
        <w:rPr>
          <w:b/>
          <w:bCs/>
        </w:rPr>
        <w:t>O:</w:t>
      </w:r>
      <w:r>
        <w:rPr>
          <w:b/>
          <w:bCs/>
        </w:rPr>
        <w:t xml:space="preserve"> </w:t>
      </w:r>
      <w:r w:rsidRPr="00214670">
        <w:rPr>
          <w:rFonts w:cs="Estrangelo Edessa" w:hint="cs"/>
          <w:rtl/>
          <w:lang w:bidi="syr-SY"/>
        </w:rPr>
        <w:t>ܙܕܘܩ</w:t>
      </w:r>
      <w:r w:rsidRPr="001C7EFD">
        <w:rPr>
          <w:rStyle w:val="FootnoteReference"/>
        </w:rPr>
        <w:footnoteReference w:id="2777"/>
      </w:r>
      <w:r>
        <w:rPr>
          <w:b/>
          <w:bCs/>
        </w:rPr>
        <w:t xml:space="preserve"> </w:t>
      </w:r>
      <w:r w:rsidRPr="00262A2F">
        <w:rPr>
          <w:b/>
          <w:bCs/>
        </w:rPr>
        <w:t>Ds:</w:t>
      </w:r>
      <w:r w:rsidRPr="00262A2F">
        <w:t xml:space="preserve"> </w:t>
      </w:r>
      <w:r>
        <w:t>Of Tiberias</w:t>
      </w:r>
      <w:r w:rsidRPr="001C7EFD">
        <w:rPr>
          <w:rStyle w:val="FootnoteReference"/>
          <w:rFonts w:cs="Times New Roman"/>
          <w:rtl/>
        </w:rPr>
        <w:footnoteReference w:id="2778"/>
      </w:r>
      <w:r>
        <w:t xml:space="preserve"> </w:t>
      </w:r>
      <w:r w:rsidRPr="00262A2F">
        <w:rPr>
          <w:b/>
          <w:bCs/>
        </w:rPr>
        <w:t>F:</w:t>
      </w:r>
      <w:r w:rsidRPr="00262A2F">
        <w:t xml:space="preserve"> </w:t>
      </w:r>
      <w:r>
        <w:t xml:space="preserve">– </w:t>
      </w:r>
      <w:r w:rsidRPr="00262A2F">
        <w:rPr>
          <w:b/>
          <w:bCs/>
        </w:rPr>
        <w:t>S:</w:t>
      </w:r>
      <w:r w:rsidRPr="00262A2F">
        <w:t xml:space="preserve"> </w:t>
      </w:r>
      <w:r>
        <w:t xml:space="preserve">Brock, </w:t>
      </w:r>
      <w:r>
        <w:rPr>
          <w:i/>
          <w:iCs/>
        </w:rPr>
        <w:t>AB</w:t>
      </w:r>
      <w:r>
        <w:t xml:space="preserve"> 91 (1973) 302 </w:t>
      </w:r>
      <w:r w:rsidRPr="00262A2F">
        <w:rPr>
          <w:b/>
          <w:bCs/>
        </w:rPr>
        <w:t xml:space="preserve">E: </w:t>
      </w:r>
      <w:r w:rsidRPr="003E7587">
        <w:t>–</w:t>
      </w:r>
      <w:r>
        <w:rPr>
          <w:b/>
          <w:bCs/>
        </w:rPr>
        <w:t xml:space="preserve"> </w:t>
      </w:r>
      <w:r w:rsidRPr="00262A2F">
        <w:rPr>
          <w:b/>
          <w:bCs/>
        </w:rPr>
        <w:t>D:</w:t>
      </w:r>
      <w:r>
        <w:t xml:space="preserve"> </w:t>
      </w:r>
      <w:r w:rsidRPr="0035032E">
        <w:t>580</w:t>
      </w:r>
      <w:r w:rsidR="0035032E">
        <w:rPr>
          <w:rStyle w:val="FootnoteReference"/>
        </w:rPr>
        <w:footnoteReference w:id="2779"/>
      </w:r>
    </w:p>
    <w:p w14:paraId="17E6B4F2" w14:textId="77777777" w:rsidR="00BD0433" w:rsidRDefault="00BD0433" w:rsidP="00CF1A10">
      <w:pPr>
        <w:numPr>
          <w:ilvl w:val="0"/>
          <w:numId w:val="106"/>
        </w:numPr>
        <w:bidi w:val="0"/>
        <w:rPr>
          <w:rtl/>
        </w:rPr>
      </w:pPr>
      <w:r w:rsidRPr="00D50A2D">
        <w:rPr>
          <w:b/>
          <w:bCs/>
        </w:rPr>
        <w:t>O</w:t>
      </w:r>
      <w:r>
        <w:rPr>
          <w:b/>
          <w:bCs/>
        </w:rPr>
        <w:t xml:space="preserve">: </w:t>
      </w:r>
      <w:r w:rsidRPr="00300B44">
        <w:rPr>
          <w:rFonts w:cs="Times New Roman"/>
        </w:rPr>
        <w:t>ﻕﺪﺼ</w:t>
      </w:r>
      <w:r w:rsidRPr="00300B44">
        <w:rPr>
          <w:rFonts w:cs="Times New Roman"/>
          <w:rtl/>
          <w:lang w:bidi="ar-SA"/>
        </w:rPr>
        <w:t>ﺗ</w:t>
      </w:r>
      <w:r w:rsidRPr="00FB0D92">
        <w:rPr>
          <w:rStyle w:val="FootnoteReference"/>
        </w:rPr>
        <w:footnoteReference w:id="2780"/>
      </w:r>
      <w:r>
        <w:rPr>
          <w:b/>
          <w:bCs/>
        </w:rPr>
        <w:t xml:space="preserve"> </w:t>
      </w:r>
      <w:r w:rsidRPr="00D50A2D">
        <w:rPr>
          <w:b/>
          <w:bCs/>
        </w:rPr>
        <w:t>Ds:</w:t>
      </w:r>
      <w:r>
        <w:t xml:space="preserve"> </w:t>
      </w:r>
      <w:r w:rsidRPr="00D50A2D">
        <w:rPr>
          <w:b/>
          <w:bCs/>
        </w:rPr>
        <w:t>F:</w:t>
      </w:r>
      <w:r>
        <w:rPr>
          <w:b/>
          <w:bCs/>
        </w:rPr>
        <w:t xml:space="preserve"> </w:t>
      </w:r>
      <w:r>
        <w:rPr>
          <w:rFonts w:cs="Times New Roman"/>
          <w:lang w:val="en-GB"/>
        </w:rPr>
        <w:t>Sectarian</w:t>
      </w:r>
      <w:r>
        <w:rPr>
          <w:rStyle w:val="FootnoteReference"/>
          <w:lang w:val="en-GB"/>
        </w:rPr>
        <w:footnoteReference w:id="2781"/>
      </w:r>
      <w:r w:rsidRPr="00D50A2D">
        <w:t xml:space="preserve"> </w:t>
      </w:r>
      <w:r w:rsidRPr="00D50A2D">
        <w:rPr>
          <w:b/>
          <w:bCs/>
        </w:rPr>
        <w:t>S:</w:t>
      </w:r>
      <w:r w:rsidRPr="00E73E88">
        <w:t xml:space="preserve"> </w:t>
      </w:r>
      <w:r w:rsidRPr="005E562F">
        <w:t>Abu’l Fath, 17</w:t>
      </w:r>
      <w:r>
        <w:t>5</w:t>
      </w:r>
      <w:r w:rsidRPr="00D50A2D">
        <w:t xml:space="preserve"> </w:t>
      </w:r>
      <w:r w:rsidRPr="00D50A2D">
        <w:rPr>
          <w:b/>
          <w:bCs/>
        </w:rPr>
        <w:t xml:space="preserve">E: </w:t>
      </w:r>
      <w:r w:rsidRPr="005E562F">
        <w:t>Samaritan</w:t>
      </w:r>
      <w:r w:rsidRPr="003335B1">
        <w:rPr>
          <w:rStyle w:val="FootnoteReference"/>
          <w:rFonts w:cs="Times New Roman"/>
        </w:rPr>
        <w:footnoteReference w:id="2782"/>
      </w:r>
      <w:r>
        <w:t xml:space="preserve"> </w:t>
      </w:r>
      <w:r w:rsidRPr="00D50A2D">
        <w:rPr>
          <w:b/>
          <w:bCs/>
        </w:rPr>
        <w:t>D:</w:t>
      </w:r>
      <w:r>
        <w:rPr>
          <w:b/>
          <w:bCs/>
        </w:rPr>
        <w:t xml:space="preserve"> </w:t>
      </w:r>
      <w:r>
        <w:t>4</w:t>
      </w:r>
      <w:r w:rsidRPr="00A91D97">
        <w:rPr>
          <w:vertAlign w:val="superscript"/>
        </w:rPr>
        <w:t>th</w:t>
      </w:r>
      <w:r>
        <w:t>-7</w:t>
      </w:r>
      <w:r w:rsidRPr="00A91D97">
        <w:rPr>
          <w:vertAlign w:val="superscript"/>
        </w:rPr>
        <w:t>th</w:t>
      </w:r>
      <w:r>
        <w:t xml:space="preserve"> C</w:t>
      </w:r>
      <w:r>
        <w:rPr>
          <w:rStyle w:val="FootnoteReference"/>
        </w:rPr>
        <w:footnoteReference w:id="2783"/>
      </w:r>
    </w:p>
    <w:p w14:paraId="08B86057" w14:textId="77777777" w:rsidR="00BD0433" w:rsidRDefault="00BD0433" w:rsidP="00CF1A10">
      <w:pPr>
        <w:numPr>
          <w:ilvl w:val="0"/>
          <w:numId w:val="106"/>
        </w:numPr>
        <w:bidi w:val="0"/>
      </w:pPr>
      <w:r w:rsidRPr="00262A2F">
        <w:rPr>
          <w:b/>
          <w:bCs/>
        </w:rPr>
        <w:t xml:space="preserve">O: </w:t>
      </w:r>
      <w:r w:rsidRPr="00214670">
        <w:rPr>
          <w:rFonts w:cs="Times New Roman"/>
        </w:rPr>
        <w:t>ﻕﻭﺪﺻ</w:t>
      </w:r>
      <w:r w:rsidRPr="007601F9">
        <w:rPr>
          <w:rStyle w:val="FootnoteReference"/>
          <w:rFonts w:cs="Times New Roman"/>
        </w:rPr>
        <w:footnoteReference w:id="2784"/>
      </w:r>
      <w:r w:rsidRPr="00262A2F">
        <w:rPr>
          <w:b/>
          <w:bCs/>
        </w:rPr>
        <w:t xml:space="preserve"> Ds:</w:t>
      </w:r>
      <w:r w:rsidRPr="00262A2F">
        <w:t xml:space="preserve"> </w:t>
      </w:r>
      <w:r>
        <w:t>Sectarian</w:t>
      </w:r>
      <w:r>
        <w:rPr>
          <w:rStyle w:val="FootnoteReference"/>
          <w:lang w:val="en-GB"/>
        </w:rPr>
        <w:footnoteReference w:id="2785"/>
      </w:r>
      <w:r>
        <w:t xml:space="preserve"> </w:t>
      </w:r>
      <w:r>
        <w:rPr>
          <w:b/>
          <w:bCs/>
        </w:rPr>
        <w:t xml:space="preserve">F: </w:t>
      </w:r>
      <w:r>
        <w:t>–</w:t>
      </w:r>
      <w:r w:rsidRPr="00E12CAE">
        <w:t xml:space="preserve"> </w:t>
      </w:r>
      <w:r w:rsidRPr="00E12CAE">
        <w:rPr>
          <w:b/>
          <w:bCs/>
        </w:rPr>
        <w:t>S:</w:t>
      </w:r>
      <w:r w:rsidRPr="00E12CAE">
        <w:t xml:space="preserve"> Abu’l Fath</w:t>
      </w:r>
      <w:r>
        <w:t>, 175</w:t>
      </w:r>
      <w:r>
        <w:rPr>
          <w:b/>
          <w:bCs/>
        </w:rPr>
        <w:t xml:space="preserve"> E: </w:t>
      </w:r>
      <w:r w:rsidRPr="00B5165F">
        <w:t>Samaritan</w:t>
      </w:r>
      <w:r w:rsidRPr="003335B1">
        <w:rPr>
          <w:rStyle w:val="FootnoteReference"/>
          <w:rFonts w:cs="Times New Roman"/>
        </w:rPr>
        <w:footnoteReference w:id="2786"/>
      </w:r>
      <w:r>
        <w:rPr>
          <w:b/>
          <w:bCs/>
        </w:rPr>
        <w:t xml:space="preserve"> D: </w:t>
      </w:r>
      <w:r>
        <w:t>4</w:t>
      </w:r>
      <w:r w:rsidRPr="00A91D97">
        <w:rPr>
          <w:vertAlign w:val="superscript"/>
        </w:rPr>
        <w:t>th</w:t>
      </w:r>
      <w:r>
        <w:t>-7</w:t>
      </w:r>
      <w:r w:rsidRPr="00A91D97">
        <w:rPr>
          <w:vertAlign w:val="superscript"/>
        </w:rPr>
        <w:t>th</w:t>
      </w:r>
      <w:r>
        <w:t xml:space="preserve"> C</w:t>
      </w:r>
      <w:r>
        <w:rPr>
          <w:rStyle w:val="FootnoteReference"/>
        </w:rPr>
        <w:footnoteReference w:id="2787"/>
      </w:r>
    </w:p>
    <w:p w14:paraId="24549477" w14:textId="77777777" w:rsidR="00BD0433" w:rsidRDefault="00BD0433" w:rsidP="00544EEF">
      <w:pPr>
        <w:bidi w:val="0"/>
        <w:rPr>
          <w:b/>
          <w:bCs/>
          <w:sz w:val="24"/>
          <w:szCs w:val="24"/>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5BD06F2C" w14:textId="77777777" w:rsidR="00BD0433" w:rsidRPr="00DA2B10" w:rsidRDefault="00BD0433" w:rsidP="00544EEF">
      <w:pPr>
        <w:bidi w:val="0"/>
        <w:rPr>
          <w:b/>
          <w:bCs/>
          <w:sz w:val="24"/>
          <w:szCs w:val="24"/>
        </w:rPr>
      </w:pPr>
    </w:p>
    <w:p w14:paraId="6645D1EF" w14:textId="77777777" w:rsidR="00BD0433" w:rsidRDefault="00BD0433" w:rsidP="00BC317F">
      <w:pPr>
        <w:bidi w:val="0"/>
        <w:rPr>
          <w:i/>
          <w:iCs/>
          <w:sz w:val="24"/>
          <w:szCs w:val="24"/>
        </w:rPr>
      </w:pPr>
      <w:r w:rsidRPr="007601F9">
        <w:rPr>
          <w:rFonts w:cs="Times New Roman"/>
          <w:sz w:val="24"/>
          <w:szCs w:val="24"/>
          <w:rtl/>
        </w:rPr>
        <w:t>ראובן</w:t>
      </w:r>
      <w:r w:rsidRPr="007601F9">
        <w:rPr>
          <w:rStyle w:val="FootnoteReference"/>
          <w:sz w:val="24"/>
          <w:szCs w:val="24"/>
        </w:rPr>
        <w:footnoteReference w:id="2788"/>
      </w:r>
      <w:r w:rsidRPr="007601F9">
        <w:rPr>
          <w:sz w:val="24"/>
          <w:szCs w:val="24"/>
        </w:rPr>
        <w:t xml:space="preserve"> – </w:t>
      </w:r>
      <w:r w:rsidRPr="007601F9">
        <w:rPr>
          <w:i/>
          <w:iCs/>
          <w:sz w:val="24"/>
          <w:szCs w:val="24"/>
        </w:rPr>
        <w:t>Reuben</w:t>
      </w:r>
    </w:p>
    <w:p w14:paraId="1F93ADB2" w14:textId="77777777" w:rsidR="00BD0433" w:rsidRPr="007601F9" w:rsidRDefault="00BD0433" w:rsidP="007601F9">
      <w:pPr>
        <w:bidi w:val="0"/>
        <w:rPr>
          <w:b/>
          <w:bCs/>
          <w:sz w:val="24"/>
          <w:szCs w:val="24"/>
        </w:rPr>
      </w:pPr>
    </w:p>
    <w:p w14:paraId="7F7B4068" w14:textId="77777777" w:rsidR="00887993" w:rsidRPr="009920D6" w:rsidRDefault="00887993" w:rsidP="0018007E">
      <w:pPr>
        <w:numPr>
          <w:ilvl w:val="0"/>
          <w:numId w:val="110"/>
        </w:numPr>
        <w:bidi w:val="0"/>
        <w:jc w:val="both"/>
      </w:pPr>
      <w:r w:rsidRPr="009920D6">
        <w:rPr>
          <w:b/>
          <w:bCs/>
        </w:rPr>
        <w:t xml:space="preserve">O: </w:t>
      </w:r>
      <w:r w:rsidRPr="00E300CD">
        <w:rPr>
          <w:rFonts w:cs="Times New Roman"/>
          <w:rtl/>
          <w:lang w:bidi="ar-SA"/>
        </w:rPr>
        <w:t>روبيل</w:t>
      </w:r>
      <w:r w:rsidRPr="007601F9">
        <w:rPr>
          <w:rStyle w:val="FootnoteReference"/>
          <w:rFonts w:cs="Times New Roman"/>
        </w:rPr>
        <w:footnoteReference w:id="2789"/>
      </w:r>
      <w:r w:rsidRPr="009920D6">
        <w:rPr>
          <w:rFonts w:cs="David"/>
        </w:rPr>
        <w:t xml:space="preserve"> </w:t>
      </w:r>
      <w:r w:rsidRPr="009920D6">
        <w:rPr>
          <w:b/>
          <w:bCs/>
        </w:rPr>
        <w:t xml:space="preserve">Ds: </w:t>
      </w:r>
      <w:r w:rsidRPr="009920D6">
        <w:t>Benjamin (</w:t>
      </w:r>
      <w:r>
        <w:t>2</w:t>
      </w:r>
      <w:r w:rsidRPr="009920D6">
        <w:t>)</w:t>
      </w:r>
      <w:r w:rsidRPr="009920D6">
        <w:rPr>
          <w:rFonts w:cs="Times New Roman"/>
        </w:rPr>
        <w:t xml:space="preserve">’s son </w:t>
      </w:r>
      <w:r w:rsidRPr="009920D6">
        <w:rPr>
          <w:rFonts w:cs="Times New Roman"/>
          <w:b/>
          <w:bCs/>
        </w:rPr>
        <w:t xml:space="preserve">F: </w:t>
      </w:r>
      <w:r>
        <w:rPr>
          <w:rFonts w:cs="Times New Roman"/>
        </w:rPr>
        <w:t>–</w:t>
      </w:r>
      <w:r w:rsidRPr="009920D6">
        <w:rPr>
          <w:rFonts w:cs="Times New Roman"/>
        </w:rPr>
        <w:t xml:space="preserve"> </w:t>
      </w:r>
      <w:r w:rsidRPr="009920D6">
        <w:rPr>
          <w:rFonts w:cs="Times New Roman"/>
          <w:b/>
          <w:bCs/>
        </w:rPr>
        <w:t xml:space="preserve">S: </w:t>
      </w:r>
      <w:smartTag w:uri="urn:schemas-microsoft-com:office:smarttags" w:element="place">
        <w:smartTag w:uri="urn:schemas-microsoft-com:office:smarttags" w:element="City">
          <w:r w:rsidRPr="009920D6">
            <w:rPr>
              <w:rFonts w:cs="Times New Roman"/>
            </w:rPr>
            <w:t>Esbroeck</w:t>
          </w:r>
        </w:smartTag>
        <w:r w:rsidRPr="009920D6">
          <w:rPr>
            <w:rFonts w:cs="Times New Roman"/>
          </w:rPr>
          <w:t xml:space="preserve">, </w:t>
        </w:r>
        <w:smartTag w:uri="urn:schemas-microsoft-com:office:smarttags" w:element="State">
          <w:r w:rsidRPr="009920D6">
            <w:rPr>
              <w:rFonts w:cs="Times New Roman"/>
              <w:i/>
              <w:iCs/>
            </w:rPr>
            <w:t>AB</w:t>
          </w:r>
        </w:smartTag>
      </w:smartTag>
      <w:r w:rsidRPr="009920D6">
        <w:rPr>
          <w:rFonts w:cs="Times New Roman"/>
        </w:rPr>
        <w:t xml:space="preserve"> 104 (1986) 156 </w:t>
      </w:r>
      <w:r w:rsidRPr="009920D6">
        <w:rPr>
          <w:rFonts w:cs="Times New Roman"/>
          <w:b/>
          <w:bCs/>
        </w:rPr>
        <w:t xml:space="preserve">E: </w:t>
      </w:r>
      <w:r w:rsidR="0018007E">
        <w:rPr>
          <w:rFonts w:cs="Times New Roman"/>
        </w:rPr>
        <w:t>F</w:t>
      </w:r>
      <w:r w:rsidR="0018007E" w:rsidRPr="008A6A1B">
        <w:rPr>
          <w:rFonts w:cs="Times New Roman"/>
        </w:rPr>
        <w:t>ictitious</w:t>
      </w:r>
      <w:r w:rsidRPr="00C2392A">
        <w:rPr>
          <w:rStyle w:val="FootnoteReference"/>
          <w:rFonts w:cs="Times New Roman"/>
        </w:rPr>
        <w:footnoteReference w:id="2790"/>
      </w:r>
      <w:r w:rsidRPr="00BD42E1">
        <w:rPr>
          <w:rFonts w:cs="Times New Roman"/>
          <w:b/>
          <w:bCs/>
        </w:rPr>
        <w:t xml:space="preserve"> D: </w:t>
      </w:r>
      <w:r w:rsidRPr="00BD42E1">
        <w:rPr>
          <w:rFonts w:cs="Times New Roman"/>
        </w:rPr>
        <w:t>452</w:t>
      </w:r>
      <w:r w:rsidRPr="00BD42E1">
        <w:rPr>
          <w:rStyle w:val="FootnoteReference"/>
          <w:rFonts w:cs="Times New Roman"/>
        </w:rPr>
        <w:footnoteReference w:id="2791"/>
      </w:r>
    </w:p>
    <w:p w14:paraId="3662BF35" w14:textId="77777777" w:rsidR="00BD0433" w:rsidRDefault="00BD0433" w:rsidP="00CF1A10">
      <w:pPr>
        <w:numPr>
          <w:ilvl w:val="0"/>
          <w:numId w:val="110"/>
        </w:numPr>
        <w:bidi w:val="0"/>
        <w:rPr>
          <w:b/>
          <w:bCs/>
        </w:rPr>
      </w:pPr>
      <w:r w:rsidRPr="009920D6">
        <w:rPr>
          <w:b/>
          <w:bCs/>
        </w:rPr>
        <w:t xml:space="preserve">O: </w:t>
      </w:r>
      <w:r w:rsidRPr="003E7587">
        <w:t>–</w:t>
      </w:r>
      <w:r w:rsidRPr="009920D6">
        <w:rPr>
          <w:b/>
          <w:bCs/>
        </w:rPr>
        <w:t xml:space="preserve"> Ds:</w:t>
      </w:r>
      <w:r w:rsidRPr="009920D6">
        <w:t xml:space="preserve"> </w:t>
      </w:r>
      <w:r>
        <w:t>–</w:t>
      </w:r>
      <w:r w:rsidRPr="009920D6">
        <w:t xml:space="preserve"> </w:t>
      </w:r>
      <w:r w:rsidRPr="009920D6">
        <w:rPr>
          <w:b/>
          <w:bCs/>
        </w:rPr>
        <w:t>F:</w:t>
      </w:r>
      <w:r w:rsidRPr="009920D6">
        <w:t xml:space="preserve"> </w:t>
      </w:r>
      <w:r>
        <w:t>–</w:t>
      </w:r>
      <w:r w:rsidRPr="009920D6">
        <w:t xml:space="preserve"> </w:t>
      </w:r>
      <w:r w:rsidRPr="009920D6">
        <w:rPr>
          <w:b/>
          <w:bCs/>
        </w:rPr>
        <w:t>S:</w:t>
      </w:r>
      <w:r w:rsidRPr="009920D6">
        <w:t xml:space="preserve"> </w:t>
      </w:r>
      <w:r w:rsidRPr="009920D6">
        <w:rPr>
          <w:i/>
          <w:iCs/>
        </w:rPr>
        <w:t xml:space="preserve">yKet </w:t>
      </w:r>
      <w:r w:rsidRPr="009920D6">
        <w:t xml:space="preserve">11:7, 34c (Kosovsky, </w:t>
      </w:r>
      <w:r w:rsidRPr="009920D6">
        <w:rPr>
          <w:i/>
          <w:iCs/>
        </w:rPr>
        <w:t>Yerushalmi</w:t>
      </w:r>
      <w:r w:rsidRPr="009920D6">
        <w:t xml:space="preserve">, 612) </w:t>
      </w:r>
      <w:r w:rsidRPr="009920D6">
        <w:rPr>
          <w:b/>
          <w:bCs/>
        </w:rPr>
        <w:t xml:space="preserve">E: </w:t>
      </w:r>
      <w:r w:rsidRPr="003E7587">
        <w:t>–</w:t>
      </w:r>
      <w:r w:rsidRPr="009920D6">
        <w:rPr>
          <w:b/>
          <w:bCs/>
        </w:rPr>
        <w:t xml:space="preserve"> D: </w:t>
      </w:r>
      <w:r w:rsidR="00300F52">
        <w:rPr>
          <w:lang w:val="it-IT"/>
        </w:rPr>
        <w:t>3</w:t>
      </w:r>
      <w:r w:rsidR="00300F52" w:rsidRPr="00E2403B">
        <w:rPr>
          <w:vertAlign w:val="superscript"/>
          <w:lang w:val="it-IT"/>
        </w:rPr>
        <w:t>rd</w:t>
      </w:r>
      <w:r w:rsidR="00300F52">
        <w:rPr>
          <w:lang w:val="it-IT"/>
        </w:rPr>
        <w:t xml:space="preserve"> C</w:t>
      </w:r>
      <w:r w:rsidR="00300F52" w:rsidRPr="00E2403B">
        <w:rPr>
          <w:rStyle w:val="FootnoteReference"/>
          <w:lang w:val="it-IT"/>
        </w:rPr>
        <w:footnoteReference w:id="2792"/>
      </w:r>
    </w:p>
    <w:p w14:paraId="054E1D9D" w14:textId="77777777" w:rsidR="00BD0433" w:rsidRPr="009920D6" w:rsidRDefault="00BD0433" w:rsidP="00CF1A10">
      <w:pPr>
        <w:numPr>
          <w:ilvl w:val="0"/>
          <w:numId w:val="110"/>
        </w:numPr>
        <w:bidi w:val="0"/>
      </w:pPr>
      <w:r w:rsidRPr="009920D6">
        <w:rPr>
          <w:b/>
          <w:bCs/>
        </w:rPr>
        <w:t xml:space="preserve">O: </w:t>
      </w:r>
      <w:r w:rsidRPr="008E755F">
        <w:rPr>
          <w:rFonts w:ascii="Graeca" w:hAnsi="Graeca" w:cs="Graeca"/>
        </w:rPr>
        <w:t></w:t>
      </w:r>
      <w:r w:rsidRPr="008E755F">
        <w:rPr>
          <w:rFonts w:ascii="Graeca" w:hAnsi="Graeca" w:cs="Graeca"/>
        </w:rPr>
        <w:t></w:t>
      </w:r>
      <w:r w:rsidRPr="008E755F">
        <w:rPr>
          <w:rFonts w:ascii="Graeca" w:hAnsi="Graeca" w:cs="Graeca"/>
        </w:rPr>
        <w:t></w:t>
      </w:r>
      <w:r w:rsidRPr="008E755F">
        <w:rPr>
          <w:rFonts w:ascii="Graeca" w:hAnsi="Graeca" w:cs="Graeca"/>
        </w:rPr>
        <w:t></w:t>
      </w:r>
      <w:r w:rsidRPr="008E755F">
        <w:rPr>
          <w:rFonts w:ascii="Graeca" w:hAnsi="Graeca" w:cs="Graeca"/>
        </w:rPr>
        <w:t></w:t>
      </w:r>
      <w:r w:rsidRPr="008E755F">
        <w:rPr>
          <w:rFonts w:ascii="Graeca" w:hAnsi="Graeca" w:cs="Graeca"/>
        </w:rPr>
        <w:t></w:t>
      </w:r>
      <w:r w:rsidRPr="008E755F">
        <w:rPr>
          <w:rFonts w:ascii="Graeca" w:hAnsi="Graeca" w:cs="Graeca"/>
        </w:rPr>
        <w:t></w:t>
      </w:r>
      <w:r w:rsidRPr="008E755F">
        <w:rPr>
          <w:rFonts w:ascii="Graeca" w:hAnsi="Graeca" w:cs="Graeca"/>
        </w:rPr>
        <w:t></w:t>
      </w:r>
      <w:r w:rsidRPr="008E755F">
        <w:rPr>
          <w:rStyle w:val="FootnoteReference"/>
          <w:rFonts w:cs="Times New Roman"/>
        </w:rPr>
        <w:footnoteReference w:id="2793"/>
      </w:r>
      <w:r w:rsidRPr="008E755F">
        <w:rPr>
          <w:rFonts w:cs="Times New Roman"/>
        </w:rPr>
        <w:t xml:space="preserve"> </w:t>
      </w:r>
      <w:r w:rsidRPr="009920D6">
        <w:rPr>
          <w:b/>
          <w:bCs/>
        </w:rPr>
        <w:t>Ds:</w:t>
      </w:r>
      <w:r w:rsidRPr="009920D6">
        <w:t xml:space="preserve"> </w:t>
      </w:r>
      <w:r>
        <w:t>Tanh</w:t>
      </w:r>
      <w:r>
        <w:rPr>
          <w:rFonts w:cs="Times New Roman"/>
        </w:rPr>
        <w:t>̣</w:t>
      </w:r>
      <w:r w:rsidR="00916F9F">
        <w:t>um (31</w:t>
      </w:r>
      <w:r>
        <w:t>)’</w:t>
      </w:r>
      <w:r w:rsidRPr="009920D6">
        <w:t>s father</w:t>
      </w:r>
      <w:r w:rsidRPr="009920D6">
        <w:rPr>
          <w:b/>
          <w:bCs/>
        </w:rPr>
        <w:t xml:space="preserve"> F:</w:t>
      </w:r>
      <w:r w:rsidRPr="009920D6">
        <w:t xml:space="preserve"> Epitaph, </w:t>
      </w:r>
      <w:smartTag w:uri="urn:schemas-microsoft-com:office:smarttags" w:element="place">
        <w:smartTag w:uri="urn:schemas-microsoft-com:office:smarttags" w:element="City">
          <w:r w:rsidRPr="009920D6">
            <w:t>Jaffa</w:t>
          </w:r>
        </w:smartTag>
      </w:smartTag>
      <w:r w:rsidRPr="009920D6">
        <w:t xml:space="preserve">, Clermont-Ganneau </w:t>
      </w:r>
      <w:r w:rsidRPr="009920D6">
        <w:rPr>
          <w:b/>
          <w:bCs/>
        </w:rPr>
        <w:t>S:</w:t>
      </w:r>
      <w:r w:rsidRPr="009920D6">
        <w:t xml:space="preserve"> </w:t>
      </w:r>
      <w:r w:rsidRPr="009920D6">
        <w:rPr>
          <w:i/>
          <w:iCs/>
        </w:rPr>
        <w:t>CIJ</w:t>
      </w:r>
      <w:r w:rsidRPr="009920D6">
        <w:t xml:space="preserve"> 912 </w:t>
      </w:r>
      <w:r w:rsidRPr="009920D6">
        <w:rPr>
          <w:b/>
          <w:bCs/>
        </w:rPr>
        <w:t xml:space="preserve">E: </w:t>
      </w:r>
      <w:r w:rsidRPr="003E7587">
        <w:t>–</w:t>
      </w:r>
      <w:r w:rsidRPr="009920D6">
        <w:rPr>
          <w:b/>
          <w:bCs/>
        </w:rPr>
        <w:t xml:space="preserve"> D:</w:t>
      </w:r>
      <w:r w:rsidRPr="009920D6">
        <w:t xml:space="preserve"> </w:t>
      </w:r>
      <w:r w:rsidRPr="00A0283B">
        <w:t>3</w:t>
      </w:r>
      <w:r w:rsidRPr="00A0283B">
        <w:rPr>
          <w:vertAlign w:val="superscript"/>
        </w:rPr>
        <w:t>rd</w:t>
      </w:r>
      <w:r w:rsidRPr="00A0283B">
        <w:t xml:space="preserve"> C</w:t>
      </w:r>
    </w:p>
    <w:p w14:paraId="20D2BCD8" w14:textId="77777777" w:rsidR="00BD0433" w:rsidRPr="009920D6" w:rsidRDefault="00BD0433" w:rsidP="00CF1A10">
      <w:pPr>
        <w:numPr>
          <w:ilvl w:val="0"/>
          <w:numId w:val="110"/>
        </w:numPr>
        <w:bidi w:val="0"/>
      </w:pPr>
      <w:r w:rsidRPr="009920D6">
        <w:rPr>
          <w:b/>
          <w:bCs/>
        </w:rPr>
        <w:t>O</w:t>
      </w:r>
      <w:r w:rsidRPr="00A86548">
        <w:rPr>
          <w:b/>
          <w:bCs/>
        </w:rPr>
        <w:t>:</w:t>
      </w:r>
      <w:r>
        <w:rPr>
          <w:b/>
          <w:bCs/>
        </w:rPr>
        <w:t xml:space="preserve"> </w:t>
      </w:r>
      <w:r w:rsidRPr="00CF3780">
        <w:rPr>
          <w:rFonts w:cs="Times New Roman"/>
          <w:rtl/>
        </w:rPr>
        <w:t>[ר]אובן</w:t>
      </w:r>
      <w:r w:rsidRPr="000E41E3">
        <w:rPr>
          <w:rStyle w:val="FootnoteReference"/>
        </w:rPr>
        <w:footnoteReference w:id="2794"/>
      </w:r>
      <w:r w:rsidRPr="009920D6">
        <w:t xml:space="preserve"> </w:t>
      </w:r>
      <w:r w:rsidRPr="009920D6">
        <w:rPr>
          <w:b/>
          <w:bCs/>
        </w:rPr>
        <w:t>Ds:</w:t>
      </w:r>
      <w:r w:rsidRPr="009920D6">
        <w:t xml:space="preserve"> The </w:t>
      </w:r>
      <w:r w:rsidR="00982EF3">
        <w:t>l</w:t>
      </w:r>
      <w:r w:rsidRPr="00C2392A">
        <w:t>evite</w:t>
      </w:r>
      <w:r>
        <w:rPr>
          <w:rStyle w:val="FootnoteReference"/>
        </w:rPr>
        <w:footnoteReference w:id="2795"/>
      </w:r>
      <w:r w:rsidRPr="009920D6">
        <w:t xml:space="preserve"> </w:t>
      </w:r>
      <w:r w:rsidRPr="009920D6">
        <w:rPr>
          <w:b/>
          <w:bCs/>
        </w:rPr>
        <w:t>F:</w:t>
      </w:r>
      <w:r w:rsidRPr="009920D6">
        <w:t xml:space="preserve"> Epitaph, </w:t>
      </w:r>
      <w:r w:rsidRPr="009920D6">
        <w:rPr>
          <w:lang w:val="it-IT"/>
        </w:rPr>
        <w:t>Sepphoris</w:t>
      </w:r>
      <w:r w:rsidRPr="009920D6">
        <w:t xml:space="preserve"> </w:t>
      </w:r>
      <w:r w:rsidRPr="009920D6">
        <w:rPr>
          <w:b/>
          <w:bCs/>
        </w:rPr>
        <w:t>S:</w:t>
      </w:r>
      <w:r w:rsidRPr="009920D6">
        <w:t xml:space="preserve"> Weiss, </w:t>
      </w:r>
      <w:r w:rsidRPr="009920D6">
        <w:rPr>
          <w:i/>
          <w:iCs/>
        </w:rPr>
        <w:t>Sepphoris Synagogue</w:t>
      </w:r>
      <w:r w:rsidRPr="009920D6">
        <w:t xml:space="preserve">, no. 6 </w:t>
      </w:r>
      <w:r w:rsidRPr="009920D6">
        <w:rPr>
          <w:b/>
          <w:bCs/>
        </w:rPr>
        <w:t xml:space="preserve">E: </w:t>
      </w:r>
      <w:r w:rsidRPr="003E7587">
        <w:t>–</w:t>
      </w:r>
      <w:r w:rsidRPr="009920D6">
        <w:rPr>
          <w:b/>
          <w:bCs/>
        </w:rPr>
        <w:t xml:space="preserve"> D:</w:t>
      </w:r>
      <w:r w:rsidRPr="009920D6">
        <w:t xml:space="preserve">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2796"/>
      </w:r>
    </w:p>
    <w:p w14:paraId="4FA375C5" w14:textId="77777777" w:rsidR="00BD0433" w:rsidRDefault="00BD0433" w:rsidP="00CF1A10">
      <w:pPr>
        <w:numPr>
          <w:ilvl w:val="0"/>
          <w:numId w:val="110"/>
        </w:numPr>
        <w:bidi w:val="0"/>
      </w:pPr>
      <w:r w:rsidRPr="009920D6">
        <w:rPr>
          <w:b/>
          <w:bCs/>
        </w:rPr>
        <w:t xml:space="preserve">O: </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00E300CD" w:rsidRPr="007601F9">
        <w:rPr>
          <w:rStyle w:val="FootnoteReference"/>
          <w:rFonts w:cs="Times New Roman"/>
        </w:rPr>
        <w:footnoteReference w:id="2797"/>
      </w:r>
      <w:r w:rsidRPr="008E755F">
        <w:rPr>
          <w:rFonts w:cs="Times New Roman"/>
        </w:rPr>
        <w:t xml:space="preserve"> </w:t>
      </w:r>
      <w:r w:rsidRPr="009920D6">
        <w:rPr>
          <w:b/>
          <w:bCs/>
        </w:rPr>
        <w:t>Ds:</w:t>
      </w:r>
      <w:r w:rsidRPr="009920D6">
        <w:t xml:space="preserve"> </w:t>
      </w:r>
      <w:r>
        <w:t>–</w:t>
      </w:r>
      <w:r w:rsidRPr="009920D6">
        <w:t xml:space="preserve"> </w:t>
      </w:r>
      <w:r w:rsidRPr="009920D6">
        <w:rPr>
          <w:b/>
          <w:bCs/>
        </w:rPr>
        <w:t>F:</w:t>
      </w:r>
      <w:r w:rsidRPr="009920D6">
        <w:t xml:space="preserve"> Bowl, synagogue, </w:t>
      </w:r>
      <w:smartTag w:uri="urn:schemas-microsoft-com:office:smarttags" w:element="place">
        <w:smartTag w:uri="urn:schemas-microsoft-com:office:smarttags" w:element="City">
          <w:r w:rsidRPr="009920D6">
            <w:t>Gaza</w:t>
          </w:r>
        </w:smartTag>
      </w:smartTag>
      <w:r w:rsidRPr="009920D6">
        <w:t xml:space="preserve"> </w:t>
      </w:r>
      <w:r w:rsidRPr="009920D6">
        <w:rPr>
          <w:b/>
          <w:bCs/>
        </w:rPr>
        <w:t>S:</w:t>
      </w:r>
      <w:r w:rsidRPr="009920D6">
        <w:t xml:space="preserve"> Ovadiah, </w:t>
      </w:r>
      <w:r w:rsidRPr="009920D6">
        <w:rPr>
          <w:i/>
          <w:iCs/>
        </w:rPr>
        <w:t>IEJ</w:t>
      </w:r>
      <w:r w:rsidRPr="009920D6">
        <w:t xml:space="preserve"> 19 (1969) 196</w:t>
      </w:r>
      <w:r w:rsidRPr="009920D6">
        <w:rPr>
          <w:rtl/>
        </w:rPr>
        <w:t xml:space="preserve"> </w:t>
      </w:r>
      <w:r w:rsidRPr="009920D6">
        <w:rPr>
          <w:b/>
          <w:bCs/>
        </w:rPr>
        <w:t xml:space="preserve">E: </w:t>
      </w:r>
      <w:r w:rsidRPr="003E7587">
        <w:t>–</w:t>
      </w:r>
      <w:r w:rsidRPr="009920D6">
        <w:rPr>
          <w:b/>
          <w:bCs/>
        </w:rPr>
        <w:t xml:space="preserve"> D: </w:t>
      </w:r>
      <w:r w:rsidRPr="003E2192">
        <w:rPr>
          <w:rFonts w:cs="Times New Roman"/>
          <w:lang w:val="it-IT"/>
        </w:rPr>
        <w:t>–</w:t>
      </w:r>
      <w:r w:rsidR="00EA76F2" w:rsidRPr="005F539E">
        <w:rPr>
          <w:rStyle w:val="FootnoteReference"/>
          <w:rFonts w:cs="Times New Roman"/>
        </w:rPr>
        <w:footnoteReference w:id="2798"/>
      </w:r>
    </w:p>
    <w:p w14:paraId="4CE9F576" w14:textId="77777777" w:rsidR="00BD0433" w:rsidRPr="009920D6" w:rsidRDefault="00BD0433" w:rsidP="009B34EA">
      <w:pPr>
        <w:numPr>
          <w:ilvl w:val="0"/>
          <w:numId w:val="110"/>
        </w:numPr>
        <w:bidi w:val="0"/>
        <w:rPr>
          <w:noProof/>
        </w:rPr>
      </w:pPr>
      <w:r w:rsidRPr="009A5309">
        <w:rPr>
          <w:b/>
          <w:bCs/>
          <w:lang w:val="en-GB"/>
        </w:rPr>
        <w:t xml:space="preserve">O: </w:t>
      </w:r>
      <w:r w:rsidR="004C4095" w:rsidRPr="009A5309">
        <w:rPr>
          <w:lang w:val="en-GB"/>
        </w:rPr>
        <w:t>–</w:t>
      </w:r>
      <w:r w:rsidRPr="009A5309">
        <w:rPr>
          <w:lang w:val="en-GB"/>
        </w:rPr>
        <w:t xml:space="preserve"> </w:t>
      </w:r>
      <w:r w:rsidRPr="009A5309">
        <w:rPr>
          <w:b/>
          <w:bCs/>
          <w:lang w:val="en-GB"/>
        </w:rPr>
        <w:t xml:space="preserve">Ds: </w:t>
      </w:r>
      <w:smartTag w:uri="urn:schemas-microsoft-com:office:smarttags" w:element="country-region">
        <w:r w:rsidR="009B34EA">
          <w:rPr>
            <w:lang w:val="en-GB"/>
          </w:rPr>
          <w:t>Israel</w:t>
        </w:r>
      </w:smartTag>
      <w:r w:rsidR="009B34EA">
        <w:rPr>
          <w:lang w:val="en-GB"/>
        </w:rPr>
        <w:t xml:space="preserve"> (2</w:t>
      </w:r>
      <w:r w:rsidR="009A5309" w:rsidRPr="009A5309">
        <w:rPr>
          <w:lang w:val="en-GB"/>
        </w:rPr>
        <w:t>)’s father</w:t>
      </w:r>
      <w:r w:rsidRPr="009A5309">
        <w:rPr>
          <w:lang w:val="en-GB"/>
        </w:rPr>
        <w:t xml:space="preserve"> </w:t>
      </w:r>
      <w:r w:rsidRPr="009A5309">
        <w:rPr>
          <w:b/>
          <w:bCs/>
          <w:lang w:val="en-GB"/>
        </w:rPr>
        <w:t xml:space="preserve">F: </w:t>
      </w:r>
      <w:r w:rsidRPr="009A5309">
        <w:rPr>
          <w:lang w:val="en-GB"/>
        </w:rPr>
        <w:t xml:space="preserve">Graffito, </w:t>
      </w:r>
      <w:r w:rsidR="00F60345">
        <w:t>Elijah’s Cave</w:t>
      </w:r>
      <w:r w:rsidRPr="009A5309">
        <w:rPr>
          <w:b/>
          <w:bCs/>
          <w:lang w:val="en-GB"/>
        </w:rPr>
        <w:t xml:space="preserve"> S: </w:t>
      </w:r>
      <w:r w:rsidRPr="009A5309">
        <w:t xml:space="preserve">Appendix, no. </w:t>
      </w:r>
      <w:r w:rsidR="001D2C2F" w:rsidRPr="009A5309">
        <w:t>10</w:t>
      </w:r>
      <w:r w:rsidRPr="009A5309">
        <w:t xml:space="preserve"> </w:t>
      </w:r>
      <w:r w:rsidRPr="009A5309">
        <w:rPr>
          <w:b/>
          <w:bCs/>
          <w:lang w:val="en-GB"/>
        </w:rPr>
        <w:t xml:space="preserve">E: </w:t>
      </w:r>
      <w:r w:rsidR="00AD0FE4" w:rsidRPr="009A5309">
        <w:rPr>
          <w:lang w:val="en-GB"/>
        </w:rPr>
        <w:t>Late?</w:t>
      </w:r>
      <w:r w:rsidR="00AD0FE4" w:rsidRPr="009A5309">
        <w:rPr>
          <w:rStyle w:val="FootnoteReference"/>
          <w:lang w:val="en-GB"/>
        </w:rPr>
        <w:footnoteReference w:id="2799"/>
      </w:r>
      <w:r w:rsidRPr="009A5309">
        <w:rPr>
          <w:lang w:val="en-GB"/>
        </w:rPr>
        <w:t xml:space="preserve"> </w:t>
      </w:r>
      <w:r w:rsidRPr="009A5309">
        <w:rPr>
          <w:b/>
          <w:bCs/>
          <w:lang w:val="en-GB"/>
        </w:rPr>
        <w:t>D:</w:t>
      </w:r>
      <w:r w:rsidRPr="00D049F2">
        <w:rPr>
          <w:b/>
          <w:bCs/>
          <w:lang w:val="en-GB"/>
        </w:rPr>
        <w:t xml:space="preserve"> </w:t>
      </w:r>
      <w:r w:rsidR="00AE2F45">
        <w:rPr>
          <w:lang w:val="en-GB"/>
        </w:rPr>
        <w:t>Pre-8</w:t>
      </w:r>
      <w:r w:rsidR="00AE2F45" w:rsidRPr="00912842">
        <w:rPr>
          <w:vertAlign w:val="superscript"/>
          <w:lang w:val="en-GB"/>
        </w:rPr>
        <w:t>th</w:t>
      </w:r>
      <w:r w:rsidR="00AE2F45">
        <w:rPr>
          <w:lang w:val="en-GB"/>
        </w:rPr>
        <w:t xml:space="preserve"> C?</w:t>
      </w:r>
      <w:r w:rsidR="00AE2F45">
        <w:rPr>
          <w:rStyle w:val="FootnoteReference"/>
          <w:lang w:val="en-GB"/>
        </w:rPr>
        <w:footnoteReference w:id="2800"/>
      </w:r>
    </w:p>
    <w:p w14:paraId="467A831D" w14:textId="77777777" w:rsidR="00BD0433" w:rsidRDefault="00BD0433" w:rsidP="00C96102">
      <w:pPr>
        <w:bidi w:val="0"/>
        <w:rPr>
          <w:b/>
          <w:bCs/>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6504C1CE" w14:textId="77777777" w:rsidR="00BD0433" w:rsidRDefault="00BD0433" w:rsidP="00C96102">
      <w:pPr>
        <w:bidi w:val="0"/>
        <w:rPr>
          <w:b/>
          <w:bCs/>
        </w:rPr>
      </w:pPr>
    </w:p>
    <w:p w14:paraId="028BE69D" w14:textId="77777777" w:rsidR="00BD0433" w:rsidRDefault="00BD0433" w:rsidP="00C96102">
      <w:pPr>
        <w:bidi w:val="0"/>
        <w:rPr>
          <w:i/>
          <w:iCs/>
          <w:sz w:val="24"/>
          <w:szCs w:val="24"/>
        </w:rPr>
      </w:pPr>
      <w:r w:rsidRPr="00DA2B10">
        <w:rPr>
          <w:rFonts w:cs="Times New Roman"/>
          <w:sz w:val="24"/>
          <w:szCs w:val="24"/>
          <w:rtl/>
        </w:rPr>
        <w:t>שאול</w:t>
      </w:r>
      <w:r w:rsidRPr="00DA2B10">
        <w:rPr>
          <w:rStyle w:val="FootnoteReference"/>
          <w:sz w:val="24"/>
          <w:szCs w:val="24"/>
        </w:rPr>
        <w:footnoteReference w:id="2801"/>
      </w:r>
      <w:r w:rsidRPr="00DA2B10">
        <w:rPr>
          <w:sz w:val="24"/>
          <w:szCs w:val="24"/>
        </w:rPr>
        <w:t xml:space="preserve"> – </w:t>
      </w:r>
      <w:r w:rsidRPr="00DA2B10">
        <w:rPr>
          <w:i/>
          <w:iCs/>
          <w:sz w:val="24"/>
          <w:szCs w:val="24"/>
        </w:rPr>
        <w:t>Saul</w:t>
      </w:r>
    </w:p>
    <w:p w14:paraId="4C1AC24B" w14:textId="77777777" w:rsidR="00BD0433" w:rsidRPr="00DA2B10" w:rsidRDefault="00BD0433" w:rsidP="008E755F">
      <w:pPr>
        <w:bidi w:val="0"/>
        <w:rPr>
          <w:b/>
          <w:bCs/>
          <w:sz w:val="24"/>
          <w:szCs w:val="24"/>
        </w:rPr>
      </w:pPr>
    </w:p>
    <w:p w14:paraId="399C8600" w14:textId="77777777" w:rsidR="00BD0433" w:rsidRDefault="00BD0433" w:rsidP="00300F52">
      <w:pPr>
        <w:numPr>
          <w:ilvl w:val="0"/>
          <w:numId w:val="109"/>
        </w:numPr>
        <w:bidi w:val="0"/>
      </w:pPr>
      <w:r w:rsidRPr="00262A2F">
        <w:rPr>
          <w:b/>
          <w:bCs/>
        </w:rPr>
        <w:t xml:space="preserve">O: </w:t>
      </w:r>
      <w:r w:rsidRPr="003E7587">
        <w:t>–</w:t>
      </w:r>
      <w:r>
        <w:rPr>
          <w:b/>
          <w:bCs/>
        </w:rPr>
        <w:t xml:space="preserve"> </w:t>
      </w:r>
      <w:r w:rsidRPr="00262A2F">
        <w:rPr>
          <w:b/>
          <w:bCs/>
        </w:rPr>
        <w:t>Ds:</w:t>
      </w:r>
      <w:r w:rsidRPr="00262A2F">
        <w:t xml:space="preserve"> </w:t>
      </w:r>
      <w:r>
        <w:t>Joseph (14)’</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yBer </w:t>
      </w:r>
      <w:r>
        <w:t xml:space="preserve">7:2, 11b (Kosovsky, </w:t>
      </w:r>
      <w:r>
        <w:rPr>
          <w:i/>
          <w:iCs/>
        </w:rPr>
        <w:t>Yerushalmi</w:t>
      </w:r>
      <w:r>
        <w:t xml:space="preserve">, 432) </w:t>
      </w:r>
      <w:r w:rsidRPr="00262A2F">
        <w:rPr>
          <w:b/>
          <w:bCs/>
        </w:rPr>
        <w:t xml:space="preserve">E: </w:t>
      </w:r>
      <w:r w:rsidRPr="003E7587">
        <w:t>–</w:t>
      </w:r>
      <w:r>
        <w:rPr>
          <w:b/>
          <w:bCs/>
        </w:rPr>
        <w:t xml:space="preserve"> </w:t>
      </w:r>
      <w:r w:rsidRPr="00262A2F">
        <w:rPr>
          <w:b/>
          <w:bCs/>
        </w:rPr>
        <w:t>D:</w:t>
      </w:r>
      <w:r>
        <w:rPr>
          <w:b/>
          <w:bCs/>
        </w:rPr>
        <w:t xml:space="preserve"> </w:t>
      </w:r>
      <w:r w:rsidR="00300F52" w:rsidRPr="007F4780">
        <w:rPr>
          <w:lang w:val="it-IT"/>
        </w:rPr>
        <w:t>3</w:t>
      </w:r>
      <w:r w:rsidR="00300F52" w:rsidRPr="007F4780">
        <w:rPr>
          <w:vertAlign w:val="superscript"/>
          <w:lang w:val="it-IT"/>
        </w:rPr>
        <w:t>rd</w:t>
      </w:r>
      <w:r w:rsidR="00300F52" w:rsidRPr="007F4780">
        <w:rPr>
          <w:lang w:val="it-IT"/>
        </w:rPr>
        <w:t xml:space="preserve"> C</w:t>
      </w:r>
      <w:r w:rsidR="00300F52" w:rsidRPr="007F4780">
        <w:rPr>
          <w:rStyle w:val="FootnoteReference"/>
          <w:lang w:val="it-IT"/>
        </w:rPr>
        <w:footnoteReference w:id="2802"/>
      </w:r>
    </w:p>
    <w:p w14:paraId="44CD74CF" w14:textId="77777777" w:rsidR="00BD0433" w:rsidRDefault="00BD0433" w:rsidP="00300F52">
      <w:pPr>
        <w:numPr>
          <w:ilvl w:val="0"/>
          <w:numId w:val="109"/>
        </w:numPr>
        <w:bidi w:val="0"/>
      </w:pPr>
      <w:r w:rsidRPr="00262A2F">
        <w:rPr>
          <w:b/>
          <w:bCs/>
        </w:rPr>
        <w:t xml:space="preserve">O: </w:t>
      </w:r>
      <w:r w:rsidRPr="003E7587">
        <w:t>–</w:t>
      </w:r>
      <w:r>
        <w:rPr>
          <w:b/>
          <w:bCs/>
        </w:rPr>
        <w:t xml:space="preserve"> </w:t>
      </w:r>
      <w:r w:rsidRPr="00262A2F">
        <w:rPr>
          <w:b/>
          <w:bCs/>
        </w:rPr>
        <w:t>Ds:</w:t>
      </w:r>
      <w:r w:rsidRPr="00262A2F">
        <w:t xml:space="preserve"> </w:t>
      </w:r>
      <w:r>
        <w:t>–</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yMaas </w:t>
      </w:r>
      <w:r>
        <w:t xml:space="preserve">3:2, 50d (Kosovsky, </w:t>
      </w:r>
      <w:r>
        <w:rPr>
          <w:i/>
          <w:iCs/>
        </w:rPr>
        <w:t>Yerushalmi</w:t>
      </w:r>
      <w:r>
        <w:t xml:space="preserve">, 641) </w:t>
      </w:r>
      <w:r w:rsidRPr="00262A2F">
        <w:rPr>
          <w:b/>
          <w:bCs/>
        </w:rPr>
        <w:t xml:space="preserve">E: </w:t>
      </w:r>
      <w:r w:rsidRPr="003E7587">
        <w:t>–</w:t>
      </w:r>
      <w:r>
        <w:rPr>
          <w:b/>
          <w:bCs/>
        </w:rPr>
        <w:t xml:space="preserve"> </w:t>
      </w:r>
      <w:r w:rsidRPr="00262A2F">
        <w:rPr>
          <w:b/>
          <w:bCs/>
        </w:rPr>
        <w:t>D:</w:t>
      </w:r>
      <w:r>
        <w:rPr>
          <w:b/>
          <w:bCs/>
        </w:rPr>
        <w:t xml:space="preserve"> </w:t>
      </w:r>
      <w:r w:rsidR="00300F52">
        <w:rPr>
          <w:rFonts w:cs="Times New Roman"/>
        </w:rPr>
        <w:t>Pre-400</w:t>
      </w:r>
      <w:r w:rsidR="00300F52">
        <w:rPr>
          <w:rStyle w:val="FootnoteReference"/>
          <w:rFonts w:cs="Times New Roman"/>
        </w:rPr>
        <w:footnoteReference w:id="2803"/>
      </w:r>
    </w:p>
    <w:p w14:paraId="1906F5A1" w14:textId="77777777" w:rsidR="00BD0433" w:rsidRDefault="00BD0433" w:rsidP="008C7469">
      <w:pPr>
        <w:numPr>
          <w:ilvl w:val="0"/>
          <w:numId w:val="109"/>
        </w:numPr>
        <w:bidi w:val="0"/>
      </w:pPr>
      <w:r w:rsidRPr="00262A2F">
        <w:rPr>
          <w:b/>
          <w:bCs/>
        </w:rPr>
        <w:t xml:space="preserve">O: </w:t>
      </w:r>
      <w:r w:rsidRPr="003E7587">
        <w:t>–</w:t>
      </w:r>
      <w:r>
        <w:rPr>
          <w:b/>
          <w:bCs/>
        </w:rPr>
        <w:t xml:space="preserve"> </w:t>
      </w:r>
      <w:r w:rsidRPr="00262A2F">
        <w:rPr>
          <w:b/>
          <w:bCs/>
        </w:rPr>
        <w:t>Ds:</w:t>
      </w:r>
      <w:r w:rsidRPr="00262A2F">
        <w:t xml:space="preserve"> </w:t>
      </w:r>
      <w:r>
        <w:t xml:space="preserve">Baruch </w:t>
      </w:r>
      <w:r w:rsidRPr="00691E1C">
        <w:t>(</w:t>
      </w:r>
      <w:r>
        <w:t>1</w:t>
      </w:r>
      <w:r w:rsidRPr="00691E1C">
        <w:t>)</w:t>
      </w:r>
      <w:r>
        <w:t>’</w:t>
      </w:r>
      <w:r w:rsidRPr="005D3BF5">
        <w:t>s</w:t>
      </w:r>
      <w:r>
        <w:t xml:space="preserve"> son, </w:t>
      </w:r>
      <w:r w:rsidRPr="00701CD0">
        <w:t>witness</w:t>
      </w:r>
      <w:r w:rsidR="00701CD0">
        <w:rPr>
          <w:rStyle w:val="FootnoteReference"/>
        </w:rPr>
        <w:footnoteReference w:id="2804"/>
      </w:r>
      <w:r w:rsidRPr="00262A2F">
        <w:rPr>
          <w:b/>
          <w:bCs/>
        </w:rPr>
        <w:t xml:space="preserve"> F:</w:t>
      </w:r>
      <w:r w:rsidRPr="00262A2F">
        <w:t xml:space="preserve"> </w:t>
      </w:r>
      <w:r>
        <w:t xml:space="preserve">– </w:t>
      </w:r>
      <w:r w:rsidRPr="00262A2F">
        <w:rPr>
          <w:b/>
          <w:bCs/>
        </w:rPr>
        <w:t>S:</w:t>
      </w:r>
      <w:r w:rsidRPr="00262A2F">
        <w:t xml:space="preserve"> </w:t>
      </w:r>
      <w:r>
        <w:rPr>
          <w:i/>
          <w:iCs/>
        </w:rPr>
        <w:t xml:space="preserve">yGit </w:t>
      </w:r>
      <w:r>
        <w:t>9:</w:t>
      </w:r>
      <w:r w:rsidR="00701CD0">
        <w:t>7, 50c</w:t>
      </w:r>
      <w:r>
        <w:t xml:space="preserve"> (Kosovsky, </w:t>
      </w:r>
      <w:r>
        <w:rPr>
          <w:i/>
          <w:iCs/>
        </w:rPr>
        <w:t>Yerushalmi</w:t>
      </w:r>
      <w:r>
        <w:t xml:space="preserve">, 156) </w:t>
      </w:r>
      <w:r w:rsidRPr="00262A2F">
        <w:rPr>
          <w:b/>
          <w:bCs/>
        </w:rPr>
        <w:t xml:space="preserve">E: </w:t>
      </w:r>
      <w:r>
        <w:t>Fi</w:t>
      </w:r>
      <w:r>
        <w:t>c</w:t>
      </w:r>
      <w:r>
        <w:t>titious?</w:t>
      </w:r>
      <w:r w:rsidRPr="004E261B">
        <w:rPr>
          <w:rStyle w:val="FootnoteReference"/>
        </w:rPr>
        <w:t xml:space="preserve"> </w:t>
      </w:r>
      <w:r w:rsidRPr="004E261B">
        <w:rPr>
          <w:rStyle w:val="FootnoteReference"/>
        </w:rPr>
        <w:footnoteReference w:id="2805"/>
      </w:r>
      <w:r>
        <w:rPr>
          <w:b/>
          <w:bCs/>
        </w:rPr>
        <w:t xml:space="preserve"> </w:t>
      </w:r>
      <w:r w:rsidRPr="00262A2F">
        <w:rPr>
          <w:b/>
          <w:bCs/>
        </w:rPr>
        <w:t>D:</w:t>
      </w:r>
      <w:r>
        <w:rPr>
          <w:b/>
          <w:bCs/>
        </w:rPr>
        <w:t xml:space="preserve"> </w:t>
      </w:r>
      <w:r w:rsidR="008C7469">
        <w:t>3</w:t>
      </w:r>
      <w:r w:rsidR="008C7469" w:rsidRPr="00D20B3C">
        <w:rPr>
          <w:vertAlign w:val="superscript"/>
        </w:rPr>
        <w:t>rd</w:t>
      </w:r>
      <w:r w:rsidR="008C7469">
        <w:t xml:space="preserve"> C</w:t>
      </w:r>
      <w:r w:rsidR="008C7469">
        <w:rPr>
          <w:rStyle w:val="FootnoteReference"/>
        </w:rPr>
        <w:footnoteReference w:id="2806"/>
      </w:r>
    </w:p>
    <w:p w14:paraId="3B09DF74" w14:textId="77777777" w:rsidR="004B3A24" w:rsidRPr="00F21979" w:rsidRDefault="004B3A24" w:rsidP="0018007E">
      <w:pPr>
        <w:numPr>
          <w:ilvl w:val="0"/>
          <w:numId w:val="109"/>
        </w:numPr>
        <w:bidi w:val="0"/>
      </w:pPr>
      <w:r w:rsidRPr="00F21979">
        <w:rPr>
          <w:b/>
          <w:bCs/>
        </w:rPr>
        <w:t xml:space="preserve">O: </w:t>
      </w:r>
      <w:r w:rsidRPr="00F21979">
        <w:t>–</w:t>
      </w:r>
      <w:r w:rsidRPr="00F21979">
        <w:rPr>
          <w:b/>
          <w:bCs/>
        </w:rPr>
        <w:t xml:space="preserve"> Ds: </w:t>
      </w:r>
      <w:r w:rsidR="0050429D" w:rsidRPr="00F21979">
        <w:t>Ye</w:t>
      </w:r>
      <w:r w:rsidR="0018007E">
        <w:t>y</w:t>
      </w:r>
      <w:r w:rsidR="0050429D" w:rsidRPr="00F21979">
        <w:t>mar</w:t>
      </w:r>
      <w:r w:rsidR="00D746A1" w:rsidRPr="00F21979">
        <w:t xml:space="preserve"> (1</w:t>
      </w:r>
      <w:r w:rsidR="0050429D" w:rsidRPr="00F21979">
        <w:t>),</w:t>
      </w:r>
      <w:r w:rsidR="0050429D" w:rsidRPr="00F21979">
        <w:rPr>
          <w:b/>
          <w:bCs/>
        </w:rPr>
        <w:t xml:space="preserve"> </w:t>
      </w:r>
      <w:r w:rsidR="0018007E">
        <w:t>p</w:t>
      </w:r>
      <w:r w:rsidR="0018007E" w:rsidRPr="00F21979">
        <w:t>hysician</w:t>
      </w:r>
      <w:r w:rsidRPr="00F21979">
        <w:rPr>
          <w:rStyle w:val="FootnoteReference"/>
        </w:rPr>
        <w:footnoteReference w:id="2807"/>
      </w:r>
      <w:r w:rsidRPr="00F21979">
        <w:t xml:space="preserve"> </w:t>
      </w:r>
      <w:r w:rsidRPr="00F21979">
        <w:rPr>
          <w:b/>
          <w:bCs/>
        </w:rPr>
        <w:t>F:</w:t>
      </w:r>
      <w:r w:rsidRPr="00F21979">
        <w:t xml:space="preserve"> </w:t>
      </w:r>
      <w:r w:rsidRPr="00F21979">
        <w:rPr>
          <w:rFonts w:cs="Times New Roman"/>
          <w:lang w:val="en-GB"/>
        </w:rPr>
        <w:t>–</w:t>
      </w:r>
      <w:r w:rsidRPr="00F21979">
        <w:t xml:space="preserve"> </w:t>
      </w:r>
      <w:r w:rsidRPr="00F21979">
        <w:rPr>
          <w:b/>
          <w:bCs/>
        </w:rPr>
        <w:t>S:</w:t>
      </w:r>
      <w:r w:rsidRPr="00F21979">
        <w:t xml:space="preserve"> Muntner, </w:t>
      </w:r>
      <w:r w:rsidRPr="00F21979">
        <w:rPr>
          <w:i/>
          <w:iCs/>
        </w:rPr>
        <w:t>Assaph</w:t>
      </w:r>
      <w:r w:rsidRPr="00F21979">
        <w:t xml:space="preserve">, </w:t>
      </w:r>
      <w:r w:rsidR="0050429D" w:rsidRPr="00F21979">
        <w:t>169</w:t>
      </w:r>
      <w:r w:rsidRPr="00F21979">
        <w:t xml:space="preserve"> </w:t>
      </w:r>
      <w:r w:rsidRPr="00F21979">
        <w:rPr>
          <w:b/>
          <w:bCs/>
        </w:rPr>
        <w:t xml:space="preserve">E: </w:t>
      </w:r>
      <w:r w:rsidR="0050429D" w:rsidRPr="00F21979">
        <w:rPr>
          <w:rFonts w:cs="Times New Roman"/>
          <w:lang w:val="en-GB"/>
        </w:rPr>
        <w:t>–</w:t>
      </w:r>
      <w:r w:rsidRPr="00F21979">
        <w:rPr>
          <w:b/>
          <w:bCs/>
        </w:rPr>
        <w:t xml:space="preserve"> D:</w:t>
      </w:r>
      <w:r w:rsidRPr="00F21979">
        <w:t xml:space="preserve"> Pre-6</w:t>
      </w:r>
      <w:r w:rsidRPr="00F21979">
        <w:rPr>
          <w:vertAlign w:val="superscript"/>
        </w:rPr>
        <w:t>th</w:t>
      </w:r>
      <w:r w:rsidRPr="00F21979">
        <w:t xml:space="preserve"> C</w:t>
      </w:r>
      <w:r w:rsidRPr="00F21979">
        <w:rPr>
          <w:rStyle w:val="FootnoteReference"/>
          <w:rFonts w:cs="Times New Roman"/>
          <w:rtl/>
        </w:rPr>
        <w:footnoteReference w:id="2808"/>
      </w:r>
    </w:p>
    <w:p w14:paraId="04CE474D" w14:textId="77777777" w:rsidR="00BD0433" w:rsidRDefault="00BD0433" w:rsidP="00CF1A10">
      <w:pPr>
        <w:numPr>
          <w:ilvl w:val="0"/>
          <w:numId w:val="109"/>
        </w:numPr>
        <w:bidi w:val="0"/>
        <w:rPr>
          <w:b/>
          <w:bCs/>
        </w:rPr>
      </w:pPr>
      <w:r w:rsidRPr="00262A2F">
        <w:rPr>
          <w:b/>
          <w:bCs/>
        </w:rPr>
        <w:t xml:space="preserve">O: </w:t>
      </w:r>
      <w:r w:rsidRPr="00AF16CC">
        <w:rPr>
          <w:rFonts w:ascii="Graeca" w:hAnsi="Graeca"/>
        </w:rPr>
        <w:t></w:t>
      </w:r>
      <w:r w:rsidRPr="00AF16CC">
        <w:rPr>
          <w:rFonts w:ascii="Graeca" w:hAnsi="Graeca"/>
        </w:rPr>
        <w:t></w:t>
      </w:r>
      <w:r w:rsidRPr="00AF16CC">
        <w:rPr>
          <w:rFonts w:ascii="Graeca" w:hAnsi="Graeca"/>
        </w:rPr>
        <w:t></w:t>
      </w:r>
      <w:r w:rsidRPr="00AF16CC">
        <w:rPr>
          <w:rFonts w:ascii="Graeca" w:hAnsi="Graeca"/>
        </w:rPr>
        <w:t></w:t>
      </w:r>
      <w:r w:rsidRPr="00AF16CC">
        <w:rPr>
          <w:rFonts w:ascii="Graeca" w:hAnsi="Graeca"/>
        </w:rPr>
        <w:t></w:t>
      </w:r>
      <w:r w:rsidRPr="00AF16CC">
        <w:rPr>
          <w:rFonts w:ascii="Graeca" w:hAnsi="Graeca"/>
        </w:rPr>
        <w:t></w:t>
      </w:r>
      <w:r w:rsidRPr="00AF16CC">
        <w:rPr>
          <w:rFonts w:ascii="Graeca" w:hAnsi="Graeca"/>
        </w:rPr>
        <w:t></w:t>
      </w:r>
      <w:r w:rsidRPr="00AF16CC">
        <w:rPr>
          <w:rFonts w:ascii="Graeca" w:hAnsi="Graeca"/>
        </w:rPr>
        <w:t></w:t>
      </w:r>
      <w:r w:rsidRPr="00AF16CC">
        <w:rPr>
          <w:rStyle w:val="FootnoteReference"/>
          <w:rFonts w:cs="Times New Roman"/>
        </w:rPr>
        <w:footnoteReference w:id="2809"/>
      </w:r>
      <w:r>
        <w:rPr>
          <w:rFonts w:cs="Times New Roman"/>
        </w:rPr>
        <w:t xml:space="preserve"> </w:t>
      </w:r>
      <w:r w:rsidRPr="00262A2F">
        <w:rPr>
          <w:b/>
          <w:bCs/>
        </w:rPr>
        <w:t>Ds:</w:t>
      </w:r>
      <w:r w:rsidRPr="00262A2F">
        <w:t xml:space="preserve"> </w:t>
      </w:r>
      <w:r w:rsidRPr="00AF16CC">
        <w:rPr>
          <w:rFonts w:cs="Times New Roman"/>
        </w:rPr>
        <w:t>Elder</w:t>
      </w:r>
      <w:r w:rsidRPr="00AF16CC">
        <w:rPr>
          <w:rStyle w:val="FootnoteReference"/>
          <w:rFonts w:cs="Times New Roman"/>
          <w:rtl/>
        </w:rPr>
        <w:footnoteReference w:id="2810"/>
      </w:r>
      <w:r>
        <w:t xml:space="preserve"> </w:t>
      </w:r>
      <w:r w:rsidRPr="00262A2F">
        <w:rPr>
          <w:b/>
          <w:bCs/>
        </w:rPr>
        <w:t>F:</w:t>
      </w:r>
      <w:r w:rsidRPr="00262A2F">
        <w:t xml:space="preserve"> </w:t>
      </w:r>
      <w:r>
        <w:t>Synagogue mosaic, Apamea</w:t>
      </w:r>
      <w:r w:rsidR="003E2192">
        <w:t>/Syria</w:t>
      </w:r>
      <w:r>
        <w:t xml:space="preserve">, </w:t>
      </w:r>
      <w:r w:rsidRPr="00CB25E9">
        <w:t>Mayence</w:t>
      </w:r>
      <w:r w:rsidRPr="00CB25E9">
        <w:rPr>
          <w:rtl/>
        </w:rPr>
        <w:t xml:space="preserve"> </w:t>
      </w:r>
      <w:r w:rsidRPr="00262A2F">
        <w:rPr>
          <w:b/>
          <w:bCs/>
        </w:rPr>
        <w:t>S:</w:t>
      </w:r>
      <w:r w:rsidRPr="00262A2F">
        <w:t xml:space="preserve"> </w:t>
      </w:r>
      <w:r w:rsidRPr="00CB25E9">
        <w:rPr>
          <w:i/>
          <w:iCs/>
        </w:rPr>
        <w:t>CIJ</w:t>
      </w:r>
      <w:r w:rsidRPr="00CB25E9">
        <w:t xml:space="preserve"> 803</w:t>
      </w:r>
      <w:r w:rsidRPr="00CB25E9">
        <w:rPr>
          <w:rtl/>
        </w:rPr>
        <w:t xml:space="preserve"> </w:t>
      </w:r>
      <w:r w:rsidRPr="00262A2F">
        <w:rPr>
          <w:b/>
          <w:bCs/>
        </w:rPr>
        <w:t xml:space="preserve">E: </w:t>
      </w:r>
      <w:r w:rsidRPr="003E7587">
        <w:t>–</w:t>
      </w:r>
      <w:r w:rsidRPr="003E7587">
        <w:rPr>
          <w:rStyle w:val="FootnoteReference"/>
          <w:rFonts w:cs="Times New Roman"/>
          <w:rtl/>
        </w:rPr>
        <w:footnoteReference w:id="2811"/>
      </w:r>
      <w:r w:rsidR="003E2192">
        <w:t xml:space="preserve"> </w:t>
      </w:r>
      <w:r w:rsidRPr="00262A2F">
        <w:rPr>
          <w:b/>
          <w:bCs/>
        </w:rPr>
        <w:t>D:</w:t>
      </w:r>
      <w:r>
        <w:rPr>
          <w:b/>
          <w:bCs/>
        </w:rPr>
        <w:t xml:space="preserve"> </w:t>
      </w:r>
      <w:r w:rsidRPr="00A54246">
        <w:t>391</w:t>
      </w:r>
      <w:r w:rsidRPr="003E7587">
        <w:rPr>
          <w:rStyle w:val="FootnoteReference"/>
          <w:rFonts w:cs="Times New Roman"/>
          <w:rtl/>
        </w:rPr>
        <w:footnoteReference w:id="2812"/>
      </w:r>
    </w:p>
    <w:p w14:paraId="7892067F" w14:textId="77777777" w:rsidR="00BD0433" w:rsidRDefault="00BD0433" w:rsidP="00CF1A10">
      <w:pPr>
        <w:numPr>
          <w:ilvl w:val="0"/>
          <w:numId w:val="109"/>
        </w:numPr>
        <w:bidi w:val="0"/>
      </w:pPr>
      <w:r w:rsidRPr="00262A2F">
        <w:rPr>
          <w:b/>
          <w:bCs/>
        </w:rPr>
        <w:t xml:space="preserve">O: </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sidRPr="008E755F">
        <w:rPr>
          <w:rStyle w:val="FootnoteReference"/>
          <w:rFonts w:cs="Times New Roman"/>
        </w:rPr>
        <w:footnoteReference w:id="2813"/>
      </w:r>
      <w:r w:rsidRPr="00AF16CC">
        <w:rPr>
          <w:rFonts w:cs="Times New Roman"/>
        </w:rPr>
        <w:t xml:space="preserve"> </w:t>
      </w:r>
      <w:r w:rsidRPr="00262A2F">
        <w:rPr>
          <w:b/>
          <w:bCs/>
        </w:rPr>
        <w:t>Ds:</w:t>
      </w:r>
      <w:r w:rsidRPr="00262A2F">
        <w:t xml:space="preserve"> </w:t>
      </w:r>
      <w:r>
        <w:t xml:space="preserve">– </w:t>
      </w:r>
      <w:r w:rsidRPr="00262A2F">
        <w:rPr>
          <w:b/>
          <w:bCs/>
        </w:rPr>
        <w:t>F:</w:t>
      </w:r>
      <w:r w:rsidRPr="00262A2F">
        <w:t xml:space="preserve"> </w:t>
      </w:r>
      <w:r>
        <w:t xml:space="preserve">Epitaph, </w:t>
      </w:r>
      <w:smartTag w:uri="urn:schemas-microsoft-com:office:smarttags" w:element="place">
        <w:smartTag w:uri="urn:schemas-microsoft-com:office:smarttags" w:element="City">
          <w:r>
            <w:t>Jaffa</w:t>
          </w:r>
        </w:smartTag>
      </w:smartTag>
      <w:r>
        <w:t>, Clermont-Ganneau</w:t>
      </w:r>
      <w:r w:rsidRPr="00262A2F">
        <w:rPr>
          <w:b/>
          <w:bCs/>
        </w:rPr>
        <w:t xml:space="preserve"> S:</w:t>
      </w:r>
      <w:r w:rsidRPr="00262A2F">
        <w:t xml:space="preserve"> </w:t>
      </w:r>
      <w:r>
        <w:rPr>
          <w:i/>
          <w:iCs/>
        </w:rPr>
        <w:t>CIJ</w:t>
      </w:r>
      <w:r>
        <w:t xml:space="preserve"> 953 </w:t>
      </w:r>
      <w:r w:rsidRPr="00262A2F">
        <w:rPr>
          <w:b/>
          <w:bCs/>
        </w:rPr>
        <w:t xml:space="preserve">E: </w:t>
      </w:r>
      <w:r w:rsidRPr="003E7587">
        <w:t>–</w:t>
      </w:r>
      <w:r>
        <w:rPr>
          <w:b/>
          <w:bCs/>
        </w:rPr>
        <w:t xml:space="preserve"> </w:t>
      </w:r>
      <w:r w:rsidRPr="00262A2F">
        <w:rPr>
          <w:b/>
          <w:bCs/>
        </w:rPr>
        <w:t>D:</w:t>
      </w:r>
      <w:r w:rsidRPr="00983EE1">
        <w:t xml:space="preserve"> </w:t>
      </w:r>
      <w:r w:rsidRPr="002F6202">
        <w:t>3</w:t>
      </w:r>
      <w:r w:rsidRPr="002F6202">
        <w:rPr>
          <w:vertAlign w:val="superscript"/>
        </w:rPr>
        <w:t>rd</w:t>
      </w:r>
      <w:r w:rsidRPr="002F6202">
        <w:t xml:space="preserve"> C</w:t>
      </w:r>
    </w:p>
    <w:p w14:paraId="151038D1" w14:textId="77777777" w:rsidR="00BD0433" w:rsidRPr="00262A2F" w:rsidRDefault="00BD0433" w:rsidP="00CF1A10">
      <w:pPr>
        <w:numPr>
          <w:ilvl w:val="0"/>
          <w:numId w:val="109"/>
        </w:numPr>
        <w:bidi w:val="0"/>
      </w:pPr>
      <w:r w:rsidRPr="00262A2F">
        <w:rPr>
          <w:b/>
          <w:bCs/>
        </w:rPr>
        <w:t xml:space="preserve">O: </w:t>
      </w:r>
      <w:r w:rsidRPr="003E7587">
        <w:t>–</w:t>
      </w:r>
      <w:r>
        <w:rPr>
          <w:b/>
          <w:bCs/>
        </w:rPr>
        <w:t xml:space="preserve"> </w:t>
      </w:r>
      <w:r w:rsidRPr="00262A2F">
        <w:rPr>
          <w:b/>
          <w:bCs/>
        </w:rPr>
        <w:t>Ds:</w:t>
      </w:r>
      <w:r w:rsidRPr="00262A2F">
        <w:t xml:space="preserve"> </w:t>
      </w:r>
      <w:r w:rsidR="0017021E">
        <w:t>Sheila</w:t>
      </w:r>
      <w:r>
        <w:t xml:space="preserve"> (</w:t>
      </w:r>
      <w:r w:rsidR="007E4CCA">
        <w:t>8</w:t>
      </w:r>
      <w:r>
        <w:t>)’</w:t>
      </w:r>
      <w:r w:rsidRPr="005D3BF5">
        <w:t>s</w:t>
      </w:r>
      <w:r>
        <w:t xml:space="preserve"> son</w:t>
      </w:r>
      <w:r w:rsidRPr="00262A2F">
        <w:rPr>
          <w:b/>
          <w:bCs/>
        </w:rPr>
        <w:t xml:space="preserve"> F:</w:t>
      </w:r>
      <w:r w:rsidRPr="00E31765">
        <w:rPr>
          <w:b/>
          <w:bCs/>
        </w:rPr>
        <w:t xml:space="preserve"> </w:t>
      </w:r>
      <w:r>
        <w:t xml:space="preserve">Epitaph, Zoar, Cowley </w:t>
      </w:r>
      <w:r w:rsidRPr="00262A2F">
        <w:rPr>
          <w:b/>
          <w:bCs/>
        </w:rPr>
        <w:t>S:</w:t>
      </w:r>
      <w:r w:rsidRPr="00262A2F">
        <w:t xml:space="preserve"> </w:t>
      </w:r>
      <w:r>
        <w:rPr>
          <w:i/>
          <w:iCs/>
        </w:rPr>
        <w:t>CIJ</w:t>
      </w:r>
      <w:r>
        <w:t xml:space="preserve"> 1208 (no. 1) </w:t>
      </w:r>
      <w:r w:rsidRPr="00262A2F">
        <w:rPr>
          <w:b/>
          <w:bCs/>
        </w:rPr>
        <w:t xml:space="preserve">E: </w:t>
      </w:r>
      <w:r w:rsidRPr="003E7587">
        <w:t>–</w:t>
      </w:r>
      <w:r>
        <w:rPr>
          <w:b/>
          <w:bCs/>
        </w:rPr>
        <w:t xml:space="preserve"> </w:t>
      </w:r>
      <w:r w:rsidRPr="00262A2F">
        <w:rPr>
          <w:b/>
          <w:bCs/>
        </w:rPr>
        <w:t>D:</w:t>
      </w:r>
      <w:r w:rsidRPr="00E31765">
        <w:t xml:space="preserve"> </w:t>
      </w:r>
      <w:r w:rsidRPr="002F6202">
        <w:t>434</w:t>
      </w:r>
      <w:r>
        <w:rPr>
          <w:rStyle w:val="FootnoteReference"/>
          <w:lang w:val="de-DE"/>
        </w:rPr>
        <w:footnoteReference w:id="2814"/>
      </w:r>
    </w:p>
    <w:p w14:paraId="2A605503" w14:textId="77777777" w:rsidR="00BD0433" w:rsidRDefault="00BD0433" w:rsidP="00CF1A10">
      <w:pPr>
        <w:numPr>
          <w:ilvl w:val="0"/>
          <w:numId w:val="109"/>
        </w:numPr>
        <w:bidi w:val="0"/>
      </w:pPr>
      <w:r w:rsidRPr="00262A2F">
        <w:rPr>
          <w:b/>
          <w:bCs/>
        </w:rPr>
        <w:t xml:space="preserve">O: </w:t>
      </w:r>
      <w:r w:rsidRPr="00E300CD">
        <w:rPr>
          <w:rFonts w:ascii="Graeca" w:hAnsi="Graeca"/>
        </w:rPr>
        <w:t></w:t>
      </w:r>
      <w:r w:rsidRPr="00E300CD">
        <w:rPr>
          <w:rFonts w:ascii="Graeca" w:hAnsi="Graeca"/>
        </w:rPr>
        <w:t></w:t>
      </w:r>
      <w:r w:rsidRPr="00E300CD">
        <w:rPr>
          <w:rFonts w:ascii="Graeca" w:hAnsi="Graeca"/>
        </w:rPr>
        <w:t></w:t>
      </w:r>
      <w:r w:rsidRPr="00E300CD">
        <w:rPr>
          <w:rFonts w:ascii="Graeca" w:hAnsi="Graeca"/>
        </w:rPr>
        <w:t></w:t>
      </w:r>
      <w:r w:rsidRPr="00E300CD">
        <w:rPr>
          <w:rFonts w:ascii="Graeca" w:hAnsi="Graeca"/>
        </w:rPr>
        <w:t></w:t>
      </w:r>
      <w:r w:rsidR="00E300CD" w:rsidRPr="008E755F">
        <w:rPr>
          <w:rStyle w:val="FootnoteReference"/>
          <w:rFonts w:cs="Times New Roman"/>
        </w:rPr>
        <w:footnoteReference w:id="2815"/>
      </w:r>
      <w:r w:rsidR="00E300CD">
        <w:rPr>
          <w:rFonts w:ascii="Graeca" w:hAnsi="Graeca"/>
        </w:rPr>
        <w:t></w:t>
      </w:r>
      <w:r w:rsidRPr="00262A2F">
        <w:rPr>
          <w:b/>
          <w:bCs/>
        </w:rPr>
        <w:t>Ds:</w:t>
      </w:r>
      <w:r w:rsidRPr="00262A2F">
        <w:t xml:space="preserve"> </w:t>
      </w:r>
      <w:r>
        <w:t>Gaianus (1) Domnus (2)’</w:t>
      </w:r>
      <w:r w:rsidRPr="005D3BF5">
        <w:t>s</w:t>
      </w:r>
      <w:r>
        <w:t xml:space="preserve"> son, </w:t>
      </w:r>
      <w:r w:rsidRPr="00594460">
        <w:t>aged 15</w:t>
      </w:r>
      <w:r>
        <w:rPr>
          <w:rStyle w:val="FootnoteReference"/>
        </w:rPr>
        <w:footnoteReference w:id="2816"/>
      </w:r>
      <w:r>
        <w:t xml:space="preserve"> </w:t>
      </w:r>
      <w:r w:rsidRPr="00262A2F">
        <w:rPr>
          <w:b/>
          <w:bCs/>
        </w:rPr>
        <w:t>F:</w:t>
      </w:r>
      <w:r w:rsidRPr="00262A2F">
        <w:t xml:space="preserve"> </w:t>
      </w:r>
      <w:r>
        <w:t xml:space="preserve">Epitaph, </w:t>
      </w:r>
      <w:r w:rsidRPr="000C74F2">
        <w:t>Kafr Nafakh</w:t>
      </w:r>
      <w:r>
        <w:rPr>
          <w:rStyle w:val="FootnoteReference"/>
          <w:lang w:val="en-GB"/>
        </w:rPr>
        <w:footnoteReference w:id="2817"/>
      </w:r>
      <w:r>
        <w:t xml:space="preserve"> </w:t>
      </w:r>
      <w:r w:rsidRPr="00262A2F">
        <w:rPr>
          <w:b/>
          <w:bCs/>
        </w:rPr>
        <w:t>S:</w:t>
      </w:r>
      <w:r w:rsidRPr="00262A2F">
        <w:t xml:space="preserve"> </w:t>
      </w:r>
      <w:r w:rsidRPr="00A54246">
        <w:t>Gregg &amp; Urman, no. 10</w:t>
      </w:r>
      <w:r>
        <w:t xml:space="preserve">8 </w:t>
      </w:r>
      <w:r w:rsidRPr="00262A2F">
        <w:rPr>
          <w:b/>
          <w:bCs/>
        </w:rPr>
        <w:t xml:space="preserve">E: </w:t>
      </w:r>
      <w:r w:rsidRPr="00E2488D">
        <w:t>Jew?</w:t>
      </w:r>
      <w:r>
        <w:rPr>
          <w:rStyle w:val="FootnoteReference"/>
        </w:rPr>
        <w:footnoteReference w:id="2818"/>
      </w:r>
      <w:r>
        <w:t xml:space="preserve"> </w:t>
      </w:r>
      <w:r w:rsidRPr="00262A2F">
        <w:rPr>
          <w:b/>
          <w:bCs/>
        </w:rPr>
        <w:t>D:</w:t>
      </w:r>
      <w:r w:rsidRPr="00E31765">
        <w:rPr>
          <w:b/>
          <w:bCs/>
        </w:rPr>
        <w:t xml:space="preserve"> </w:t>
      </w:r>
      <w:r w:rsidRPr="008178B3">
        <w:rPr>
          <w:rFonts w:cs="Times New Roman"/>
          <w:lang w:val="it-IT"/>
        </w:rPr>
        <w:t>–</w:t>
      </w:r>
      <w:r w:rsidR="00EA76F2" w:rsidRPr="005F539E">
        <w:rPr>
          <w:rStyle w:val="FootnoteReference"/>
          <w:rFonts w:cs="Times New Roman"/>
        </w:rPr>
        <w:footnoteReference w:id="2819"/>
      </w:r>
    </w:p>
    <w:p w14:paraId="4CAA1893" w14:textId="77777777" w:rsidR="00BD0433" w:rsidRDefault="00BD0433" w:rsidP="00CF1A10">
      <w:pPr>
        <w:numPr>
          <w:ilvl w:val="0"/>
          <w:numId w:val="109"/>
        </w:numPr>
        <w:bidi w:val="0"/>
      </w:pPr>
      <w:r w:rsidRPr="00262A2F">
        <w:rPr>
          <w:b/>
          <w:bCs/>
        </w:rPr>
        <w:t>O:</w:t>
      </w:r>
      <w:r>
        <w:rPr>
          <w:b/>
          <w:bCs/>
        </w:rPr>
        <w:t xml:space="preserve"> </w:t>
      </w:r>
      <w:r w:rsidRPr="00CF3780">
        <w:rPr>
          <w:rFonts w:cs="Times New Roman"/>
          <w:rtl/>
        </w:rPr>
        <w:t>[ש]אול</w:t>
      </w:r>
      <w:r w:rsidRPr="000E41E3">
        <w:rPr>
          <w:rStyle w:val="FootnoteReference"/>
        </w:rPr>
        <w:footnoteReference w:id="2820"/>
      </w:r>
      <w:r>
        <w:t xml:space="preserve"> </w:t>
      </w:r>
      <w:r w:rsidRPr="00262A2F">
        <w:rPr>
          <w:b/>
          <w:bCs/>
        </w:rPr>
        <w:t>Ds:</w:t>
      </w:r>
      <w:r w:rsidRPr="00262A2F">
        <w:t xml:space="preserve"> </w:t>
      </w:r>
      <w:r>
        <w:t xml:space="preserve">Jacob </w:t>
      </w:r>
      <w:r w:rsidRPr="00691E1C">
        <w:t>(</w:t>
      </w:r>
      <w:r>
        <w:t>72</w:t>
      </w:r>
      <w:r w:rsidRPr="00691E1C">
        <w:t>)</w:t>
      </w:r>
      <w:r>
        <w:t>’</w:t>
      </w:r>
      <w:r w:rsidRPr="005D3BF5">
        <w:t>s</w:t>
      </w:r>
      <w:r>
        <w:t xml:space="preserve"> son</w:t>
      </w:r>
      <w:r w:rsidRPr="00262A2F">
        <w:rPr>
          <w:b/>
          <w:bCs/>
        </w:rPr>
        <w:t xml:space="preserve"> F:</w:t>
      </w:r>
      <w:r w:rsidRPr="00262A2F">
        <w:t xml:space="preserve"> </w:t>
      </w:r>
      <w:r>
        <w:t xml:space="preserve">Epitaph, Zoar </w:t>
      </w:r>
      <w:r w:rsidRPr="00262A2F">
        <w:rPr>
          <w:b/>
          <w:bCs/>
        </w:rPr>
        <w:t>S:</w:t>
      </w:r>
      <w:r w:rsidRPr="00262A2F">
        <w:t xml:space="preserve"> </w:t>
      </w:r>
      <w:r>
        <w:t xml:space="preserve">Naveh, </w:t>
      </w:r>
      <w:r>
        <w:rPr>
          <w:i/>
          <w:iCs/>
        </w:rPr>
        <w:t>Tarbiz</w:t>
      </w:r>
      <w:r>
        <w:t xml:space="preserve"> 64 (1995) no. 9 </w:t>
      </w:r>
      <w:r w:rsidRPr="00262A2F">
        <w:rPr>
          <w:b/>
          <w:bCs/>
        </w:rPr>
        <w:t xml:space="preserve">E: </w:t>
      </w:r>
      <w:r w:rsidRPr="003E7587">
        <w:t>–</w:t>
      </w:r>
      <w:r>
        <w:rPr>
          <w:b/>
          <w:bCs/>
        </w:rPr>
        <w:t xml:space="preserve"> </w:t>
      </w:r>
      <w:r w:rsidRPr="00262A2F">
        <w:rPr>
          <w:b/>
          <w:bCs/>
        </w:rPr>
        <w:t>D:</w:t>
      </w:r>
      <w:r w:rsidRPr="00E31765">
        <w:t xml:space="preserve"> </w:t>
      </w:r>
      <w:r w:rsidRPr="002F6202">
        <w:t>398</w:t>
      </w:r>
      <w:r>
        <w:rPr>
          <w:rStyle w:val="FootnoteReference"/>
          <w:lang w:val="de-DE"/>
        </w:rPr>
        <w:footnoteReference w:id="2821"/>
      </w:r>
    </w:p>
    <w:p w14:paraId="347D99FE" w14:textId="77777777" w:rsidR="00BD0433" w:rsidRDefault="00BD0433" w:rsidP="00CF1A10">
      <w:pPr>
        <w:numPr>
          <w:ilvl w:val="0"/>
          <w:numId w:val="109"/>
        </w:numPr>
        <w:bidi w:val="0"/>
      </w:pPr>
      <w:r w:rsidRPr="00262A2F">
        <w:rPr>
          <w:b/>
          <w:bCs/>
        </w:rPr>
        <w:t xml:space="preserve">O: </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sidRPr="00AF16CC">
        <w:rPr>
          <w:rStyle w:val="FootnoteReference"/>
          <w:rFonts w:cs="Times New Roman"/>
        </w:rPr>
        <w:footnoteReference w:id="2822"/>
      </w:r>
      <w:r>
        <w:rPr>
          <w:rFonts w:cs="Times New Roman"/>
        </w:rPr>
        <w:t xml:space="preserve"> </w:t>
      </w:r>
      <w:r w:rsidRPr="00262A2F">
        <w:rPr>
          <w:b/>
          <w:bCs/>
        </w:rPr>
        <w:t>Ds:</w:t>
      </w:r>
      <w:r w:rsidRPr="00262A2F">
        <w:t xml:space="preserve"> </w:t>
      </w:r>
      <w:r w:rsidRPr="003E7587">
        <w:t>–</w:t>
      </w:r>
      <w:r>
        <w:t xml:space="preserve"> </w:t>
      </w:r>
      <w:r w:rsidRPr="00262A2F">
        <w:rPr>
          <w:b/>
          <w:bCs/>
        </w:rPr>
        <w:t>F:</w:t>
      </w:r>
      <w:r w:rsidRPr="00262A2F">
        <w:t xml:space="preserve"> </w:t>
      </w:r>
      <w:r w:rsidRPr="00E31765">
        <w:rPr>
          <w:lang w:val="en-GB"/>
        </w:rPr>
        <w:t>Amulet</w:t>
      </w:r>
      <w:r>
        <w:t xml:space="preserve">, </w:t>
      </w:r>
      <w:smartTag w:uri="urn:schemas-microsoft-com:office:smarttags" w:element="place">
        <w:r>
          <w:t>Caesarea</w:t>
        </w:r>
      </w:smartTag>
      <w:r>
        <w:t xml:space="preserve"> </w:t>
      </w:r>
      <w:r w:rsidRPr="00E31765">
        <w:rPr>
          <w:b/>
          <w:bCs/>
        </w:rPr>
        <w:t>S</w:t>
      </w:r>
      <w:r w:rsidRPr="00262A2F">
        <w:rPr>
          <w:b/>
          <w:bCs/>
        </w:rPr>
        <w:t>:</w:t>
      </w:r>
      <w:r w:rsidRPr="00262A2F">
        <w:t xml:space="preserve"> </w:t>
      </w:r>
      <w:r>
        <w:t xml:space="preserve">Lifshitz, </w:t>
      </w:r>
      <w:r>
        <w:rPr>
          <w:i/>
          <w:iCs/>
        </w:rPr>
        <w:t>RB</w:t>
      </w:r>
      <w:r>
        <w:t xml:space="preserve"> 71 (1964) 387 </w:t>
      </w:r>
      <w:r w:rsidRPr="00262A2F">
        <w:rPr>
          <w:b/>
          <w:bCs/>
        </w:rPr>
        <w:t xml:space="preserve">E: </w:t>
      </w:r>
      <w:r w:rsidRPr="00553235">
        <w:t>Jew?</w:t>
      </w:r>
      <w:r>
        <w:rPr>
          <w:rStyle w:val="FootnoteReference"/>
        </w:rPr>
        <w:footnoteReference w:id="2823"/>
      </w:r>
      <w:r>
        <w:t xml:space="preserve"> </w:t>
      </w:r>
      <w:r w:rsidRPr="00262A2F">
        <w:rPr>
          <w:b/>
          <w:bCs/>
        </w:rPr>
        <w:t>D:</w:t>
      </w:r>
      <w:r w:rsidRPr="00E31765">
        <w:rPr>
          <w:b/>
          <w:bCs/>
        </w:rPr>
        <w:t xml:space="preserve"> </w:t>
      </w:r>
      <w:r w:rsidRPr="008178B3">
        <w:rPr>
          <w:rFonts w:cs="Times New Roman"/>
          <w:lang w:val="it-IT"/>
        </w:rPr>
        <w:t>–</w:t>
      </w:r>
      <w:r w:rsidR="00EA76F2" w:rsidRPr="005F539E">
        <w:rPr>
          <w:rStyle w:val="FootnoteReference"/>
          <w:rFonts w:cs="Times New Roman"/>
        </w:rPr>
        <w:footnoteReference w:id="2824"/>
      </w:r>
    </w:p>
    <w:p w14:paraId="51896FE7" w14:textId="77777777" w:rsidR="00BD0433" w:rsidRDefault="00BD0433" w:rsidP="00CF1A10">
      <w:pPr>
        <w:numPr>
          <w:ilvl w:val="0"/>
          <w:numId w:val="109"/>
        </w:numPr>
        <w:bidi w:val="0"/>
      </w:pPr>
      <w:r w:rsidRPr="00262A2F">
        <w:rPr>
          <w:b/>
          <w:bCs/>
        </w:rPr>
        <w:t xml:space="preserve">O: </w:t>
      </w:r>
      <w:r w:rsidRPr="003E7587">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Ossuary, </w:t>
      </w:r>
      <w:r w:rsidRPr="00F262DE">
        <w:t>Horvat Kishor</w:t>
      </w:r>
      <w:r>
        <w:rPr>
          <w:rStyle w:val="FootnoteReference"/>
        </w:rPr>
        <w:footnoteReference w:id="2825"/>
      </w:r>
      <w:r>
        <w:t xml:space="preserve"> </w:t>
      </w:r>
      <w:r w:rsidRPr="00AB3566">
        <w:rPr>
          <w:b/>
          <w:bCs/>
        </w:rPr>
        <w:t>S:</w:t>
      </w:r>
      <w:r w:rsidRPr="00C97BE8">
        <w:t xml:space="preserve"> </w:t>
      </w:r>
      <w:r>
        <w:t xml:space="preserve">Zissu, </w:t>
      </w:r>
      <w:r>
        <w:rPr>
          <w:i/>
          <w:iCs/>
        </w:rPr>
        <w:t>Atiqot</w:t>
      </w:r>
      <w:r>
        <w:t xml:space="preserve"> 46 (2004) 34</w:t>
      </w:r>
      <w:r w:rsidRPr="00AB3566">
        <w:t xml:space="preserve"> </w:t>
      </w:r>
      <w:r w:rsidRPr="00AB3566">
        <w:rPr>
          <w:b/>
          <w:bCs/>
        </w:rPr>
        <w:t xml:space="preserve">E: </w:t>
      </w:r>
      <w:r w:rsidRPr="003E7587">
        <w:t>–</w:t>
      </w:r>
      <w:r>
        <w:rPr>
          <w:b/>
          <w:bCs/>
        </w:rPr>
        <w:t xml:space="preserve"> </w:t>
      </w:r>
      <w:r w:rsidRPr="00AB3566">
        <w:rPr>
          <w:b/>
          <w:bCs/>
        </w:rPr>
        <w:t>D:</w:t>
      </w:r>
      <w:r w:rsidRPr="00D50A2D">
        <w:t xml:space="preserve"> </w:t>
      </w:r>
      <w:r w:rsidRPr="002F6202">
        <w:t>3</w:t>
      </w:r>
      <w:r w:rsidRPr="002F6202">
        <w:rPr>
          <w:vertAlign w:val="superscript"/>
        </w:rPr>
        <w:t>rd</w:t>
      </w:r>
      <w:r w:rsidRPr="002F6202">
        <w:t>-4</w:t>
      </w:r>
      <w:r w:rsidRPr="002F6202">
        <w:rPr>
          <w:vertAlign w:val="superscript"/>
        </w:rPr>
        <w:t>th</w:t>
      </w:r>
      <w:r w:rsidRPr="002F6202">
        <w:t xml:space="preserve"> C</w:t>
      </w:r>
    </w:p>
    <w:p w14:paraId="2096C776" w14:textId="77777777" w:rsidR="00BD0433" w:rsidRDefault="00BD0433" w:rsidP="00CF1A10">
      <w:pPr>
        <w:numPr>
          <w:ilvl w:val="0"/>
          <w:numId w:val="109"/>
        </w:numPr>
        <w:bidi w:val="0"/>
      </w:pPr>
      <w:r w:rsidRPr="00262A2F">
        <w:rPr>
          <w:b/>
          <w:bCs/>
        </w:rPr>
        <w:t xml:space="preserve">O: </w:t>
      </w:r>
      <w:r w:rsidRPr="00CF3780">
        <w:rPr>
          <w:rFonts w:cs="Times New Roman"/>
          <w:rtl/>
        </w:rPr>
        <w:t>שא[ול]</w:t>
      </w:r>
      <w:r w:rsidRPr="000E41E3">
        <w:rPr>
          <w:rStyle w:val="FootnoteReference"/>
        </w:rPr>
        <w:footnoteReference w:id="2826"/>
      </w:r>
      <w:r>
        <w:rPr>
          <w:rFonts w:hint="cs"/>
        </w:rPr>
        <w:t xml:space="preserve"> </w:t>
      </w:r>
      <w:r w:rsidRPr="00262A2F">
        <w:rPr>
          <w:b/>
          <w:bCs/>
        </w:rPr>
        <w:t>Ds:</w:t>
      </w:r>
      <w:r w:rsidRPr="00262A2F">
        <w:t xml:space="preserve"> </w:t>
      </w:r>
      <w:r>
        <w:t xml:space="preserve">Qonai </w:t>
      </w:r>
      <w:r w:rsidRPr="00691E1C">
        <w:t>(</w:t>
      </w:r>
      <w:r>
        <w:t>1</w:t>
      </w:r>
      <w:r w:rsidRPr="00691E1C">
        <w:t>)</w:t>
      </w:r>
      <w:r>
        <w:t>’</w:t>
      </w:r>
      <w:r w:rsidRPr="005D3BF5">
        <w:t>s</w:t>
      </w:r>
      <w:r>
        <w:t xml:space="preserve"> son</w:t>
      </w:r>
      <w:r w:rsidRPr="00262A2F">
        <w:rPr>
          <w:b/>
          <w:bCs/>
        </w:rPr>
        <w:t xml:space="preserve"> F:</w:t>
      </w:r>
      <w:r w:rsidRPr="00262A2F">
        <w:t xml:space="preserve"> </w:t>
      </w:r>
      <w:r>
        <w:t>Synagogue inscription, Rehov</w:t>
      </w:r>
      <w:r>
        <w:rPr>
          <w:rStyle w:val="FootnoteReference"/>
        </w:rPr>
        <w:footnoteReference w:id="2827"/>
      </w:r>
      <w:r>
        <w:t xml:space="preserve"> </w:t>
      </w:r>
      <w:r w:rsidRPr="00262A2F">
        <w:rPr>
          <w:b/>
          <w:bCs/>
        </w:rPr>
        <w:t>S:</w:t>
      </w:r>
      <w:r w:rsidRPr="00262A2F">
        <w:t xml:space="preserve"> </w:t>
      </w:r>
      <w:r w:rsidR="00E03D8A">
        <w:t>Vito</w:t>
      </w:r>
      <w:r>
        <w:t>, “Reh</w:t>
      </w:r>
      <w:r>
        <w:rPr>
          <w:rFonts w:cs="Times New Roman"/>
        </w:rPr>
        <w:t>̣</w:t>
      </w:r>
      <w:r>
        <w:t>ob,” 93</w:t>
      </w:r>
      <w:r>
        <w:rPr>
          <w:rStyle w:val="FootnoteReference"/>
        </w:rPr>
        <w:footnoteReference w:id="2828"/>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536ECBD6" w14:textId="77777777" w:rsidR="00BD0433" w:rsidRDefault="00BD0433" w:rsidP="00C96102">
      <w:pPr>
        <w:bidi w:val="0"/>
        <w:rPr>
          <w:b/>
          <w:bCs/>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5C8EC601" w14:textId="77777777" w:rsidR="00BD0433" w:rsidRDefault="00BD0433" w:rsidP="00C96102">
      <w:pPr>
        <w:bidi w:val="0"/>
        <w:rPr>
          <w:b/>
          <w:bCs/>
        </w:rPr>
      </w:pPr>
    </w:p>
    <w:p w14:paraId="6C4EF877" w14:textId="77777777" w:rsidR="00BD0433" w:rsidRPr="00B967A6" w:rsidRDefault="00BD0433" w:rsidP="00F45572">
      <w:pPr>
        <w:bidi w:val="0"/>
        <w:jc w:val="both"/>
        <w:rPr>
          <w:rFonts w:cs="Times New Roman"/>
          <w:sz w:val="24"/>
          <w:szCs w:val="24"/>
          <w:lang w:val="fr-FR"/>
        </w:rPr>
      </w:pPr>
      <w:r w:rsidRPr="00B967A6">
        <w:rPr>
          <w:rFonts w:cs="Times New Roman"/>
          <w:sz w:val="24"/>
          <w:szCs w:val="24"/>
          <w:rtl/>
          <w:lang w:val="el-GR"/>
        </w:rPr>
        <w:t>שבא</w:t>
      </w:r>
      <w:r w:rsidRPr="00B967A6">
        <w:rPr>
          <w:rStyle w:val="FootnoteReference"/>
          <w:rFonts w:cs="Times New Roman"/>
          <w:sz w:val="24"/>
          <w:szCs w:val="24"/>
        </w:rPr>
        <w:footnoteReference w:id="2829"/>
      </w:r>
      <w:r w:rsidRPr="00B967A6">
        <w:rPr>
          <w:rFonts w:cs="Times New Roman"/>
          <w:sz w:val="24"/>
          <w:szCs w:val="24"/>
          <w:lang w:val="fr-FR"/>
        </w:rPr>
        <w:t xml:space="preserve"> – </w:t>
      </w:r>
      <w:r w:rsidRPr="00B967A6">
        <w:rPr>
          <w:rFonts w:cs="Times New Roman"/>
          <w:i/>
          <w:iCs/>
          <w:sz w:val="24"/>
          <w:szCs w:val="24"/>
          <w:lang w:val="fr-FR"/>
        </w:rPr>
        <w:t>Sheba</w:t>
      </w:r>
    </w:p>
    <w:p w14:paraId="2C9EE0D9" w14:textId="77777777" w:rsidR="00BD0433" w:rsidRDefault="00BD0433" w:rsidP="00116D53">
      <w:pPr>
        <w:bidi w:val="0"/>
      </w:pPr>
    </w:p>
    <w:p w14:paraId="6624A2CC" w14:textId="77777777" w:rsidR="00BD0433" w:rsidRPr="003335B1" w:rsidRDefault="00BD0433" w:rsidP="00D83015">
      <w:pPr>
        <w:numPr>
          <w:ilvl w:val="0"/>
          <w:numId w:val="112"/>
        </w:numPr>
        <w:bidi w:val="0"/>
        <w:rPr>
          <w:rFonts w:cs="Times New Roman"/>
          <w:lang w:val="en-GB"/>
        </w:rPr>
      </w:pPr>
      <w:r w:rsidRPr="003335B1">
        <w:rPr>
          <w:rFonts w:cs="Times New Roman"/>
          <w:b/>
          <w:bCs/>
          <w:lang w:val="en-GB"/>
        </w:rPr>
        <w:t xml:space="preserve">O: </w:t>
      </w:r>
      <w:r w:rsidRPr="00C01DB8">
        <w:rPr>
          <w:rFonts w:cs="Times New Roman"/>
          <w:lang w:val="en-GB"/>
        </w:rPr>
        <w:t>–</w:t>
      </w:r>
      <w:r>
        <w:rPr>
          <w:rFonts w:cs="Times New Roman"/>
          <w:b/>
          <w:bCs/>
          <w:lang w:val="en-GB"/>
        </w:rPr>
        <w:t xml:space="preserve"> </w:t>
      </w:r>
      <w:r w:rsidRPr="003335B1">
        <w:rPr>
          <w:rFonts w:cs="Times New Roman"/>
          <w:b/>
          <w:bCs/>
          <w:lang w:val="en-GB"/>
        </w:rPr>
        <w:t xml:space="preserve">Ds: </w:t>
      </w:r>
      <w:r w:rsidRPr="003335B1">
        <w:rPr>
          <w:rFonts w:cs="Times New Roman"/>
          <w:lang w:val="en-GB"/>
        </w:rPr>
        <w:t>Ab</w:t>
      </w:r>
      <w:r w:rsidR="004D0ADD">
        <w:rPr>
          <w:rFonts w:cs="Times New Roman"/>
          <w:lang w:val="en-GB"/>
        </w:rPr>
        <w:t>bin (2</w:t>
      </w:r>
      <w:r w:rsidR="004F65DE">
        <w:rPr>
          <w:rFonts w:cs="Times New Roman"/>
          <w:lang w:val="en-GB"/>
        </w:rPr>
        <w:t>3</w:t>
      </w:r>
      <w:r w:rsidRPr="003335B1">
        <w:rPr>
          <w:rFonts w:cs="Times New Roman"/>
          <w:lang w:val="en-GB"/>
        </w:rPr>
        <w:t xml:space="preserve">)’s father </w:t>
      </w:r>
      <w:r w:rsidRPr="003335B1">
        <w:rPr>
          <w:rFonts w:cs="Times New Roman"/>
          <w:b/>
          <w:bCs/>
          <w:lang w:val="en-GB"/>
        </w:rPr>
        <w:t xml:space="preserve">F: </w:t>
      </w:r>
      <w:r w:rsidRPr="00C01DB8">
        <w:rPr>
          <w:rFonts w:cs="Times New Roman"/>
          <w:lang w:val="en-GB"/>
        </w:rPr>
        <w:t>–</w:t>
      </w:r>
      <w:r w:rsidRPr="003335B1">
        <w:rPr>
          <w:rFonts w:cs="Times New Roman"/>
          <w:b/>
          <w:bCs/>
          <w:lang w:val="en-GB"/>
        </w:rPr>
        <w:t xml:space="preserve"> S: </w:t>
      </w:r>
      <w:r w:rsidRPr="003335B1">
        <w:rPr>
          <w:rFonts w:cs="Times New Roman"/>
          <w:i/>
          <w:iCs/>
          <w:lang w:val="en-GB"/>
        </w:rPr>
        <w:t>bHul</w:t>
      </w:r>
      <w:r w:rsidRPr="003335B1">
        <w:rPr>
          <w:rFonts w:cs="Times New Roman"/>
          <w:lang w:val="en-GB"/>
        </w:rPr>
        <w:t xml:space="preserve"> 86a</w:t>
      </w:r>
      <w:r w:rsidRPr="003335B1">
        <w:rPr>
          <w:rStyle w:val="FootnoteReference"/>
          <w:rFonts w:cs="Times New Roman"/>
          <w:rtl/>
        </w:rPr>
        <w:footnoteReference w:id="2830"/>
      </w:r>
      <w:r w:rsidRPr="003335B1">
        <w:rPr>
          <w:rFonts w:cs="Times New Roman"/>
          <w:lang w:val="en-GB"/>
        </w:rPr>
        <w:t xml:space="preserve"> (</w:t>
      </w:r>
      <w:r w:rsidRPr="003335B1">
        <w:rPr>
          <w:rFonts w:cs="Times New Roman"/>
        </w:rPr>
        <w:t xml:space="preserve">Kosowsky, </w:t>
      </w:r>
      <w:r w:rsidRPr="003335B1">
        <w:rPr>
          <w:rFonts w:cs="Times New Roman"/>
          <w:i/>
          <w:iCs/>
        </w:rPr>
        <w:t>Babylonico</w:t>
      </w:r>
      <w:r w:rsidRPr="003335B1">
        <w:rPr>
          <w:rFonts w:cs="Times New Roman"/>
        </w:rPr>
        <w:t>, 69</w:t>
      </w:r>
      <w:r w:rsidRPr="003335B1">
        <w:rPr>
          <w:rFonts w:cs="Times New Roman"/>
          <w:lang w:val="en-GB"/>
        </w:rPr>
        <w:t xml:space="preserve">) </w:t>
      </w:r>
      <w:r w:rsidRPr="003335B1">
        <w:rPr>
          <w:rFonts w:cs="Times New Roman"/>
          <w:b/>
          <w:bCs/>
          <w:lang w:val="en-GB"/>
        </w:rPr>
        <w:t xml:space="preserve">E: </w:t>
      </w:r>
      <w:r w:rsidRPr="00C01DB8">
        <w:rPr>
          <w:rFonts w:cs="Times New Roman"/>
          <w:lang w:val="en-GB"/>
        </w:rPr>
        <w:t>–</w:t>
      </w:r>
      <w:r>
        <w:rPr>
          <w:rFonts w:cs="Times New Roman"/>
          <w:b/>
          <w:bCs/>
          <w:lang w:val="en-GB"/>
        </w:rPr>
        <w:t xml:space="preserve"> </w:t>
      </w:r>
      <w:r w:rsidRPr="003335B1">
        <w:rPr>
          <w:rFonts w:cs="Times New Roman"/>
          <w:b/>
          <w:bCs/>
          <w:lang w:val="en-GB"/>
        </w:rPr>
        <w:t xml:space="preserve">D: </w:t>
      </w:r>
      <w:r w:rsidR="00D83015">
        <w:rPr>
          <w:rFonts w:cs="Times New Roman"/>
          <w:lang w:val="it-IT"/>
        </w:rPr>
        <w:t>Pre-4</w:t>
      </w:r>
      <w:r w:rsidR="00D83015" w:rsidRPr="00AA7480">
        <w:rPr>
          <w:rFonts w:cs="Times New Roman"/>
          <w:lang w:val="it-IT"/>
        </w:rPr>
        <w:t>00</w:t>
      </w:r>
      <w:r w:rsidR="00D83015">
        <w:rPr>
          <w:rStyle w:val="FootnoteReference"/>
          <w:rFonts w:cs="Times New Roman"/>
        </w:rPr>
        <w:footnoteReference w:id="2831"/>
      </w:r>
    </w:p>
    <w:p w14:paraId="26864E44" w14:textId="77777777" w:rsidR="00BD0433" w:rsidRDefault="00BD0433" w:rsidP="00116D53">
      <w:pPr>
        <w:bidi w:val="0"/>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09755E99" w14:textId="77777777" w:rsidR="00BD0433" w:rsidRDefault="00BD0433" w:rsidP="00116D53">
      <w:pPr>
        <w:bidi w:val="0"/>
      </w:pPr>
    </w:p>
    <w:p w14:paraId="76BAC987" w14:textId="77777777" w:rsidR="00274740" w:rsidRDefault="00274740" w:rsidP="00274740">
      <w:pPr>
        <w:bidi w:val="0"/>
        <w:rPr>
          <w:i/>
          <w:iCs/>
          <w:sz w:val="24"/>
          <w:szCs w:val="24"/>
        </w:rPr>
      </w:pPr>
      <w:r w:rsidRPr="00FD62BD">
        <w:rPr>
          <w:rFonts w:cs="Times New Roman"/>
          <w:sz w:val="24"/>
          <w:szCs w:val="24"/>
          <w:rtl/>
        </w:rPr>
        <w:t>שבע</w:t>
      </w:r>
      <w:r w:rsidRPr="00FD62BD">
        <w:rPr>
          <w:rStyle w:val="FootnoteReference"/>
          <w:sz w:val="24"/>
          <w:szCs w:val="24"/>
        </w:rPr>
        <w:footnoteReference w:id="2832"/>
      </w:r>
      <w:r w:rsidRPr="00FD62BD">
        <w:rPr>
          <w:sz w:val="24"/>
          <w:szCs w:val="24"/>
        </w:rPr>
        <w:t xml:space="preserve"> – </w:t>
      </w:r>
      <w:r w:rsidRPr="00AF16CC">
        <w:rPr>
          <w:i/>
          <w:iCs/>
          <w:sz w:val="24"/>
          <w:szCs w:val="24"/>
        </w:rPr>
        <w:t>Sheva</w:t>
      </w:r>
    </w:p>
    <w:p w14:paraId="76D237DA" w14:textId="77777777" w:rsidR="00274740" w:rsidRPr="00FD62BD" w:rsidRDefault="00274740" w:rsidP="00274740">
      <w:pPr>
        <w:bidi w:val="0"/>
        <w:rPr>
          <w:b/>
          <w:bCs/>
          <w:sz w:val="24"/>
          <w:szCs w:val="24"/>
        </w:rPr>
      </w:pPr>
    </w:p>
    <w:p w14:paraId="79B5911D" w14:textId="77777777" w:rsidR="00274740" w:rsidRDefault="00274740" w:rsidP="00CF1A10">
      <w:pPr>
        <w:numPr>
          <w:ilvl w:val="0"/>
          <w:numId w:val="113"/>
        </w:numPr>
        <w:bidi w:val="0"/>
      </w:pPr>
      <w:r w:rsidRPr="00262A2F">
        <w:rPr>
          <w:b/>
          <w:bCs/>
        </w:rPr>
        <w:t>O:</w:t>
      </w:r>
      <w:r>
        <w:rPr>
          <w:b/>
          <w:bCs/>
        </w:rPr>
        <w:t xml:space="preserve"> </w:t>
      </w:r>
      <w:r>
        <w:rPr>
          <w:rFonts w:cs="Times New Roman"/>
        </w:rPr>
        <w:t>–</w:t>
      </w:r>
      <w:r>
        <w:rPr>
          <w:rStyle w:val="FootnoteReference"/>
          <w:rFonts w:cs="Times New Roman"/>
        </w:rPr>
        <w:footnoteReference w:id="2833"/>
      </w:r>
      <w:r>
        <w:t xml:space="preserve"> </w:t>
      </w:r>
      <w:r w:rsidRPr="00262A2F">
        <w:rPr>
          <w:b/>
          <w:bCs/>
        </w:rPr>
        <w:t>Ds:</w:t>
      </w:r>
      <w:r w:rsidRPr="00262A2F">
        <w:t xml:space="preserve"> </w:t>
      </w:r>
      <w:r w:rsidRPr="00E15453">
        <w:rPr>
          <w:rFonts w:cs="Times New Roman"/>
          <w:lang w:val="en-GB"/>
        </w:rPr>
        <w:t xml:space="preserve">Priest, </w:t>
      </w:r>
      <w:r w:rsidRPr="005C3380">
        <w:rPr>
          <w:rFonts w:cs="Times New Roman"/>
          <w:lang w:val="en-GB"/>
        </w:rPr>
        <w:t>of the clan of Ithamar</w:t>
      </w:r>
      <w:r w:rsidRPr="00F97AE4">
        <w:rPr>
          <w:rStyle w:val="FootnoteReference"/>
          <w:rFonts w:cs="Times New Roman"/>
          <w:rtl/>
        </w:rPr>
        <w:footnoteReference w:id="2834"/>
      </w:r>
      <w:r w:rsidRPr="002904CE">
        <w:rPr>
          <w:rFonts w:cs="Times New Roman"/>
          <w:b/>
          <w:bCs/>
          <w:lang w:val="en-GB"/>
        </w:rPr>
        <w:t xml:space="preserve"> F: S: </w:t>
      </w:r>
      <w:r>
        <w:rPr>
          <w:rFonts w:cs="Times New Roman"/>
          <w:i/>
          <w:iCs/>
          <w:lang w:val="en-GB"/>
        </w:rPr>
        <w:t xml:space="preserve">Tulida </w:t>
      </w:r>
      <w:r>
        <w:rPr>
          <w:rFonts w:cs="Times New Roman"/>
          <w:lang w:val="en-GB"/>
        </w:rPr>
        <w:t>124</w:t>
      </w:r>
      <w:r w:rsidRPr="00CA55F8">
        <w:rPr>
          <w:rtl/>
        </w:rPr>
        <w:t xml:space="preserve"> </w:t>
      </w:r>
      <w:r w:rsidRPr="002904CE">
        <w:rPr>
          <w:rFonts w:cs="Times New Roman"/>
          <w:b/>
          <w:bCs/>
          <w:lang w:val="en-GB"/>
        </w:rPr>
        <w:t xml:space="preserve">E: </w:t>
      </w:r>
      <w:r w:rsidRPr="005E562F">
        <w:rPr>
          <w:rFonts w:cs="Times New Roman"/>
          <w:lang w:val="en-GB"/>
        </w:rPr>
        <w:t>Samaritan</w:t>
      </w:r>
      <w:r w:rsidRPr="003335B1">
        <w:rPr>
          <w:rStyle w:val="FootnoteReference"/>
          <w:rFonts w:cs="Times New Roman"/>
        </w:rPr>
        <w:footnoteReference w:id="2835"/>
      </w:r>
      <w:r w:rsidRPr="002904CE">
        <w:rPr>
          <w:rFonts w:cs="Times New Roman"/>
          <w:lang w:val="en-GB"/>
        </w:rPr>
        <w:t xml:space="preserve"> </w:t>
      </w:r>
      <w:r w:rsidRPr="002904CE">
        <w:rPr>
          <w:rFonts w:cs="Times New Roman"/>
          <w:b/>
          <w:bCs/>
          <w:lang w:val="en-GB"/>
        </w:rPr>
        <w:t xml:space="preserve">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836"/>
      </w:r>
      <w:r>
        <w:rPr>
          <w:b/>
          <w:bCs/>
        </w:rPr>
        <w:t xml:space="preserve"> </w:t>
      </w:r>
    </w:p>
    <w:p w14:paraId="458D0D88" w14:textId="77777777" w:rsidR="00274740" w:rsidRDefault="00274740" w:rsidP="00274740">
      <w:pPr>
        <w:bidi w:val="0"/>
        <w:sectPr w:rsidR="00274740"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4F4CE7F5" w14:textId="77777777" w:rsidR="00274740" w:rsidRDefault="00274740" w:rsidP="00274740">
      <w:pPr>
        <w:bidi w:val="0"/>
      </w:pPr>
    </w:p>
    <w:p w14:paraId="546B7BC4" w14:textId="77777777" w:rsidR="00BD0433" w:rsidRDefault="00BD0433" w:rsidP="002848BB">
      <w:pPr>
        <w:bidi w:val="0"/>
        <w:rPr>
          <w:i/>
          <w:iCs/>
          <w:sz w:val="24"/>
          <w:szCs w:val="24"/>
        </w:rPr>
      </w:pPr>
      <w:r w:rsidRPr="00FD62BD">
        <w:rPr>
          <w:rFonts w:cs="Times New Roman"/>
          <w:sz w:val="24"/>
          <w:szCs w:val="24"/>
          <w:rtl/>
        </w:rPr>
        <w:t>שבתי</w:t>
      </w:r>
      <w:r w:rsidRPr="00FD62BD">
        <w:rPr>
          <w:rStyle w:val="FootnoteReference"/>
          <w:sz w:val="24"/>
          <w:szCs w:val="24"/>
          <w:lang w:eastAsia="en-GB"/>
        </w:rPr>
        <w:footnoteReference w:id="2837"/>
      </w:r>
      <w:r w:rsidRPr="00FD62BD">
        <w:rPr>
          <w:sz w:val="24"/>
          <w:szCs w:val="24"/>
        </w:rPr>
        <w:t xml:space="preserve"> – </w:t>
      </w:r>
      <w:r w:rsidRPr="00FD62BD">
        <w:rPr>
          <w:i/>
          <w:iCs/>
          <w:sz w:val="24"/>
          <w:szCs w:val="24"/>
        </w:rPr>
        <w:t>Shabtai</w:t>
      </w:r>
    </w:p>
    <w:p w14:paraId="3A77FF45" w14:textId="77777777" w:rsidR="00BD0433" w:rsidRPr="00FD62BD" w:rsidRDefault="00BD0433" w:rsidP="00C839EC">
      <w:pPr>
        <w:bidi w:val="0"/>
        <w:rPr>
          <w:b/>
          <w:bCs/>
          <w:sz w:val="24"/>
          <w:szCs w:val="24"/>
        </w:rPr>
      </w:pPr>
      <w:r>
        <w:rPr>
          <w:b/>
          <w:bCs/>
          <w:sz w:val="24"/>
          <w:szCs w:val="24"/>
        </w:rPr>
        <w:t xml:space="preserve"> </w:t>
      </w:r>
    </w:p>
    <w:p w14:paraId="2888D794" w14:textId="77777777" w:rsidR="00BD0433" w:rsidRDefault="00BD0433" w:rsidP="00CF1A10">
      <w:pPr>
        <w:numPr>
          <w:ilvl w:val="0"/>
          <w:numId w:val="111"/>
        </w:numPr>
        <w:bidi w:val="0"/>
      </w:pPr>
      <w:r w:rsidRPr="00262A2F">
        <w:rPr>
          <w:b/>
          <w:bCs/>
        </w:rPr>
        <w:t xml:space="preserve">O: </w:t>
      </w:r>
      <w:r w:rsidRPr="00E15932">
        <w:rPr>
          <w:rFonts w:cs="Times New Roman"/>
          <w:rtl/>
        </w:rPr>
        <w:t>שובתי</w:t>
      </w:r>
      <w:r>
        <w:rPr>
          <w:rStyle w:val="FootnoteReference"/>
        </w:rPr>
        <w:footnoteReference w:id="2838"/>
      </w:r>
      <w:r>
        <w:t xml:space="preserve"> </w:t>
      </w:r>
      <w:r w:rsidRPr="00262A2F">
        <w:rPr>
          <w:b/>
          <w:bCs/>
        </w:rPr>
        <w:t>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8:2, 12a (Kosovsky, </w:t>
      </w:r>
      <w:r>
        <w:rPr>
          <w:i/>
          <w:iCs/>
        </w:rPr>
        <w:t>Yerushalmi</w:t>
      </w:r>
      <w:r>
        <w:t xml:space="preserve">, 642-3) </w:t>
      </w:r>
      <w:r w:rsidRPr="00262A2F">
        <w:rPr>
          <w:b/>
          <w:bCs/>
        </w:rPr>
        <w:t xml:space="preserve">E: </w:t>
      </w:r>
      <w:r w:rsidRPr="003E7587">
        <w:t>–</w:t>
      </w:r>
      <w:r>
        <w:rPr>
          <w:b/>
          <w:bCs/>
        </w:rPr>
        <w:t xml:space="preserve"> </w:t>
      </w:r>
      <w:r w:rsidRPr="00262A2F">
        <w:rPr>
          <w:b/>
          <w:bCs/>
        </w:rPr>
        <w:t>D:</w:t>
      </w:r>
      <w:r>
        <w:rPr>
          <w:b/>
          <w:bCs/>
        </w:rPr>
        <w:t xml:space="preserve"> </w:t>
      </w:r>
      <w:r w:rsidR="00300F52">
        <w:t>3</w:t>
      </w:r>
      <w:r w:rsidR="00300F52" w:rsidRPr="00300F52">
        <w:rPr>
          <w:vertAlign w:val="superscript"/>
        </w:rPr>
        <w:t>rd</w:t>
      </w:r>
      <w:r w:rsidR="00300F52">
        <w:t xml:space="preserve"> C</w:t>
      </w:r>
      <w:r w:rsidR="00300F52">
        <w:rPr>
          <w:rStyle w:val="FootnoteReference"/>
        </w:rPr>
        <w:footnoteReference w:id="2839"/>
      </w:r>
    </w:p>
    <w:p w14:paraId="24C3169E" w14:textId="77777777" w:rsidR="00BD0433" w:rsidRDefault="00BD0433" w:rsidP="00300F52">
      <w:pPr>
        <w:numPr>
          <w:ilvl w:val="0"/>
          <w:numId w:val="111"/>
        </w:numPr>
        <w:bidi w:val="0"/>
      </w:pPr>
      <w:r w:rsidRPr="00262A2F">
        <w:rPr>
          <w:b/>
          <w:bCs/>
        </w:rPr>
        <w:t xml:space="preserve">O: </w:t>
      </w:r>
      <w:r w:rsidRPr="00E15932">
        <w:rPr>
          <w:rFonts w:cs="Times New Roman"/>
          <w:rtl/>
        </w:rPr>
        <w:t>שובתי</w:t>
      </w:r>
      <w:r w:rsidRPr="008A7827">
        <w:rPr>
          <w:rStyle w:val="FootnoteReference"/>
          <w:lang w:val="fr-FR"/>
        </w:rPr>
        <w:footnoteReference w:id="2840"/>
      </w:r>
      <w:r w:rsidRPr="00262A2F">
        <w:rPr>
          <w:b/>
          <w:bCs/>
        </w:rPr>
        <w:t xml:space="preserve"> Ds:</w:t>
      </w:r>
      <w:r w:rsidRPr="00262A2F">
        <w:t xml:space="preserve"> </w:t>
      </w:r>
      <w:r w:rsidRPr="006D3389">
        <w:t>Of Zaduk</w:t>
      </w:r>
      <w:r>
        <w:t>a</w:t>
      </w:r>
      <w:r>
        <w:rPr>
          <w:rStyle w:val="FootnoteReference"/>
        </w:rPr>
        <w:footnoteReference w:id="2841"/>
      </w:r>
      <w:r>
        <w:t xml:space="preserve"> </w:t>
      </w:r>
      <w:r w:rsidRPr="00262A2F">
        <w:rPr>
          <w:b/>
          <w:bCs/>
        </w:rPr>
        <w:t>F:</w:t>
      </w:r>
      <w:r w:rsidRPr="00945815">
        <w:t xml:space="preserve"> </w:t>
      </w:r>
      <w:r>
        <w:t xml:space="preserve">– </w:t>
      </w:r>
      <w:r w:rsidRPr="00262A2F">
        <w:rPr>
          <w:b/>
          <w:bCs/>
        </w:rPr>
        <w:t>S:</w:t>
      </w:r>
      <w:r w:rsidRPr="00262A2F">
        <w:t xml:space="preserve"> </w:t>
      </w:r>
      <w:r>
        <w:rPr>
          <w:i/>
          <w:iCs/>
        </w:rPr>
        <w:t xml:space="preserve">yShevi </w:t>
      </w:r>
      <w:r>
        <w:t xml:space="preserve">2:5, 34a (Kosovsky, </w:t>
      </w:r>
      <w:r>
        <w:rPr>
          <w:i/>
          <w:iCs/>
        </w:rPr>
        <w:t>Yerushalmi</w:t>
      </w:r>
      <w:r>
        <w:t xml:space="preserve">, 593) </w:t>
      </w:r>
      <w:r w:rsidRPr="00262A2F">
        <w:rPr>
          <w:b/>
          <w:bCs/>
        </w:rPr>
        <w:t xml:space="preserve">E: </w:t>
      </w:r>
      <w:r w:rsidRPr="003E7587">
        <w:t>–</w:t>
      </w:r>
      <w:r>
        <w:rPr>
          <w:b/>
          <w:bCs/>
        </w:rPr>
        <w:t xml:space="preserve"> </w:t>
      </w:r>
      <w:r w:rsidRPr="00262A2F">
        <w:rPr>
          <w:b/>
          <w:bCs/>
        </w:rPr>
        <w:t>D:</w:t>
      </w:r>
      <w:r>
        <w:rPr>
          <w:b/>
          <w:bCs/>
        </w:rPr>
        <w:t xml:space="preserve"> </w:t>
      </w:r>
      <w:r w:rsidR="00300F52">
        <w:t>3</w:t>
      </w:r>
      <w:r w:rsidR="00300F52" w:rsidRPr="00300F52">
        <w:rPr>
          <w:vertAlign w:val="superscript"/>
        </w:rPr>
        <w:t>rd</w:t>
      </w:r>
      <w:r w:rsidR="00300F52">
        <w:t xml:space="preserve"> C</w:t>
      </w:r>
      <w:r w:rsidR="00300F52">
        <w:rPr>
          <w:rStyle w:val="FootnoteReference"/>
        </w:rPr>
        <w:footnoteReference w:id="2842"/>
      </w:r>
    </w:p>
    <w:p w14:paraId="6B477AAC" w14:textId="77777777" w:rsidR="00BD0433" w:rsidRDefault="00BD0433" w:rsidP="00300F52">
      <w:pPr>
        <w:numPr>
          <w:ilvl w:val="0"/>
          <w:numId w:val="111"/>
        </w:numPr>
        <w:bidi w:val="0"/>
      </w:pPr>
      <w:r w:rsidRPr="00262A2F">
        <w:rPr>
          <w:b/>
          <w:bCs/>
        </w:rPr>
        <w:t xml:space="preserve">O: </w:t>
      </w:r>
      <w:r w:rsidRPr="003E7587">
        <w:t>–</w:t>
      </w:r>
      <w:r>
        <w:rPr>
          <w:b/>
          <w:bCs/>
        </w:rPr>
        <w:t xml:space="preserve"> </w:t>
      </w:r>
      <w:r w:rsidRPr="00262A2F">
        <w:rPr>
          <w:b/>
          <w:bCs/>
        </w:rPr>
        <w:t>Ds:</w:t>
      </w:r>
      <w:r w:rsidRPr="00262A2F">
        <w:t xml:space="preserve"> </w:t>
      </w:r>
      <w:r>
        <w:t>Ḥiyya (</w:t>
      </w:r>
      <w:r w:rsidR="00980F48">
        <w:t>17</w:t>
      </w:r>
      <w:r>
        <w:t>)’</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yYev </w:t>
      </w:r>
      <w:r>
        <w:t xml:space="preserve">2:12, 4b (Kosovsky, </w:t>
      </w:r>
      <w:r>
        <w:rPr>
          <w:i/>
          <w:iCs/>
        </w:rPr>
        <w:t>Yerushalmi</w:t>
      </w:r>
      <w:r>
        <w:t xml:space="preserve">, 255) </w:t>
      </w:r>
      <w:r w:rsidRPr="00262A2F">
        <w:rPr>
          <w:b/>
          <w:bCs/>
        </w:rPr>
        <w:t xml:space="preserve">E: </w:t>
      </w:r>
      <w:r w:rsidRPr="003E7587">
        <w:t>–</w:t>
      </w:r>
      <w:r>
        <w:rPr>
          <w:b/>
          <w:bCs/>
        </w:rPr>
        <w:t xml:space="preserve"> </w:t>
      </w:r>
      <w:r w:rsidRPr="00262A2F">
        <w:rPr>
          <w:b/>
          <w:bCs/>
        </w:rPr>
        <w:t>D:</w:t>
      </w:r>
      <w:r>
        <w:rPr>
          <w:b/>
          <w:bCs/>
        </w:rPr>
        <w:t xml:space="preserve"> </w:t>
      </w:r>
      <w:r w:rsidR="00300F52">
        <w:rPr>
          <w:rFonts w:cs="Times New Roman"/>
        </w:rPr>
        <w:t>Pre-400</w:t>
      </w:r>
      <w:r w:rsidR="00300F52">
        <w:rPr>
          <w:rStyle w:val="FootnoteReference"/>
          <w:rFonts w:cs="Times New Roman"/>
        </w:rPr>
        <w:footnoteReference w:id="2843"/>
      </w:r>
    </w:p>
    <w:p w14:paraId="3039F911" w14:textId="77777777" w:rsidR="00BD0433" w:rsidRDefault="00BD0433" w:rsidP="00300F52">
      <w:pPr>
        <w:numPr>
          <w:ilvl w:val="0"/>
          <w:numId w:val="111"/>
        </w:numPr>
        <w:bidi w:val="0"/>
      </w:pPr>
      <w:r w:rsidRPr="00262A2F">
        <w:rPr>
          <w:b/>
          <w:bCs/>
        </w:rPr>
        <w:t xml:space="preserve">O: </w:t>
      </w:r>
      <w:r w:rsidRPr="003E7587">
        <w:t>–</w:t>
      </w:r>
      <w:r>
        <w:rPr>
          <w:b/>
          <w:bCs/>
        </w:rPr>
        <w:t xml:space="preserve"> </w:t>
      </w:r>
      <w:r w:rsidRPr="00262A2F">
        <w:rPr>
          <w:b/>
          <w:bCs/>
        </w:rPr>
        <w:t>Ds:</w:t>
      </w:r>
      <w:r w:rsidRPr="00262A2F">
        <w:t xml:space="preserve"> </w:t>
      </w:r>
      <w:r>
        <w:t>Joseph (4</w:t>
      </w:r>
      <w:r w:rsidR="002C2DA4">
        <w:t>2</w:t>
      </w:r>
      <w:r>
        <w:t>)’</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yGit </w:t>
      </w:r>
      <w:r>
        <w:t xml:space="preserve">9:7, 50c (Kosovsky, </w:t>
      </w:r>
      <w:r>
        <w:rPr>
          <w:i/>
          <w:iCs/>
        </w:rPr>
        <w:t>Yerushalmi</w:t>
      </w:r>
      <w:r>
        <w:t xml:space="preserve">, 432) </w:t>
      </w:r>
      <w:r w:rsidRPr="00262A2F">
        <w:rPr>
          <w:b/>
          <w:bCs/>
        </w:rPr>
        <w:t xml:space="preserve">E: </w:t>
      </w:r>
      <w:r w:rsidRPr="003E7587">
        <w:t>–</w:t>
      </w:r>
      <w:r>
        <w:rPr>
          <w:b/>
          <w:bCs/>
        </w:rPr>
        <w:t xml:space="preserve"> </w:t>
      </w:r>
      <w:r w:rsidRPr="00262A2F">
        <w:rPr>
          <w:b/>
          <w:bCs/>
        </w:rPr>
        <w:t>D:</w:t>
      </w:r>
      <w:r>
        <w:rPr>
          <w:b/>
          <w:bCs/>
        </w:rPr>
        <w:t xml:space="preserve"> </w:t>
      </w:r>
      <w:r w:rsidR="00300F52">
        <w:rPr>
          <w:rFonts w:cs="Times New Roman"/>
        </w:rPr>
        <w:t>Pre-400</w:t>
      </w:r>
      <w:r w:rsidR="00300F52">
        <w:rPr>
          <w:rStyle w:val="FootnoteReference"/>
          <w:rFonts w:cs="Times New Roman"/>
        </w:rPr>
        <w:footnoteReference w:id="2844"/>
      </w:r>
    </w:p>
    <w:p w14:paraId="3B14E043" w14:textId="77777777" w:rsidR="00BD0433" w:rsidRDefault="00BD0433" w:rsidP="00CF1A10">
      <w:pPr>
        <w:numPr>
          <w:ilvl w:val="0"/>
          <w:numId w:val="111"/>
        </w:numPr>
        <w:bidi w:val="0"/>
      </w:pPr>
      <w:r w:rsidRPr="00262A2F">
        <w:rPr>
          <w:b/>
          <w:bCs/>
        </w:rPr>
        <w:t xml:space="preserve">O: </w:t>
      </w:r>
      <w:r w:rsidRPr="00E15932">
        <w:rPr>
          <w:rFonts w:cs="Times New Roman"/>
          <w:rtl/>
        </w:rPr>
        <w:t>שבתאי</w:t>
      </w:r>
      <w:r w:rsidRPr="008A7827">
        <w:rPr>
          <w:rStyle w:val="FootnoteReference"/>
          <w:lang w:val="fr-FR"/>
        </w:rPr>
        <w:footnoteReference w:id="2845"/>
      </w:r>
      <w:r w:rsidRPr="00262A2F">
        <w:rPr>
          <w:b/>
          <w:bCs/>
        </w:rPr>
        <w:t xml:space="preserve"> Ds:</w:t>
      </w:r>
      <w:r w:rsidRPr="00262A2F">
        <w:t xml:space="preserve"> </w:t>
      </w:r>
      <w:r w:rsidRPr="00C02B32">
        <w:t>Grain storer</w:t>
      </w:r>
      <w:r>
        <w:rPr>
          <w:rStyle w:val="FootnoteReference"/>
        </w:rPr>
        <w:footnoteReference w:id="2846"/>
      </w:r>
      <w:r>
        <w:t xml:space="preserve"> </w:t>
      </w:r>
      <w:r w:rsidRPr="00262A2F">
        <w:rPr>
          <w:b/>
          <w:bCs/>
        </w:rPr>
        <w:t>F:</w:t>
      </w:r>
      <w:r w:rsidRPr="00F93D2D">
        <w:t xml:space="preserve"> </w:t>
      </w:r>
      <w:r>
        <w:t xml:space="preserve">– </w:t>
      </w:r>
      <w:r w:rsidRPr="00262A2F">
        <w:rPr>
          <w:b/>
          <w:bCs/>
        </w:rPr>
        <w:t>S:</w:t>
      </w:r>
      <w:r w:rsidRPr="00262A2F">
        <w:t xml:space="preserve"> </w:t>
      </w:r>
      <w:r w:rsidRPr="00D42BEC">
        <w:rPr>
          <w:i/>
          <w:iCs/>
        </w:rPr>
        <w:t xml:space="preserve">bYom </w:t>
      </w:r>
      <w:r w:rsidRPr="00D42BEC">
        <w:t>83a</w:t>
      </w:r>
      <w:r>
        <w:rPr>
          <w:rStyle w:val="FootnoteReference"/>
        </w:rPr>
        <w:footnoteReference w:id="2847"/>
      </w:r>
      <w:r>
        <w:t xml:space="preserve"> (Kosowsky, </w:t>
      </w:r>
      <w:r>
        <w:rPr>
          <w:i/>
          <w:iCs/>
        </w:rPr>
        <w:t>Babylonico</w:t>
      </w:r>
      <w:r>
        <w:t xml:space="preserve">, 1544) </w:t>
      </w:r>
      <w:r w:rsidRPr="00262A2F">
        <w:rPr>
          <w:b/>
          <w:bCs/>
        </w:rPr>
        <w:t xml:space="preserve">E: </w:t>
      </w:r>
      <w:r w:rsidRPr="003E7587">
        <w:t>–</w:t>
      </w:r>
      <w:r>
        <w:rPr>
          <w:b/>
          <w:bCs/>
        </w:rPr>
        <w:t xml:space="preserve"> </w:t>
      </w:r>
      <w:r w:rsidRPr="00262A2F">
        <w:rPr>
          <w:b/>
          <w:bCs/>
        </w:rPr>
        <w:t>D:</w:t>
      </w:r>
      <w:r>
        <w:rPr>
          <w:b/>
          <w:bCs/>
        </w:rPr>
        <w:t xml:space="preserve"> </w:t>
      </w:r>
      <w:r w:rsidR="00505EFB">
        <w:t>3</w:t>
      </w:r>
      <w:r w:rsidR="00505EFB" w:rsidRPr="00505EFB">
        <w:rPr>
          <w:vertAlign w:val="superscript"/>
        </w:rPr>
        <w:t>rd</w:t>
      </w:r>
      <w:r w:rsidR="00505EFB">
        <w:t xml:space="preserve"> C</w:t>
      </w:r>
      <w:r w:rsidR="00505EFB">
        <w:rPr>
          <w:rStyle w:val="FootnoteReference"/>
        </w:rPr>
        <w:footnoteReference w:id="2848"/>
      </w:r>
    </w:p>
    <w:p w14:paraId="2AEC3113" w14:textId="77777777" w:rsidR="00BD0433" w:rsidRPr="003D6EC4" w:rsidRDefault="00BD0433" w:rsidP="0086660E">
      <w:pPr>
        <w:numPr>
          <w:ilvl w:val="0"/>
          <w:numId w:val="111"/>
        </w:numPr>
        <w:bidi w:val="0"/>
      </w:pPr>
      <w:r w:rsidRPr="00262A2F">
        <w:rPr>
          <w:b/>
          <w:bCs/>
        </w:rPr>
        <w:t xml:space="preserve">O: </w:t>
      </w:r>
      <w:r w:rsidRPr="00E15932">
        <w:rPr>
          <w:rFonts w:cs="Times New Roman"/>
          <w:rtl/>
        </w:rPr>
        <w:t>שבתאי</w:t>
      </w:r>
      <w:r w:rsidRPr="008A7827">
        <w:rPr>
          <w:rStyle w:val="FootnoteReference"/>
          <w:lang w:val="fr-FR"/>
        </w:rPr>
        <w:footnoteReference w:id="2849"/>
      </w:r>
      <w:r w:rsidRPr="00262A2F">
        <w:rPr>
          <w:b/>
          <w:bCs/>
        </w:rPr>
        <w:t xml:space="preserve"> Ds:</w:t>
      </w:r>
      <w:r w:rsidRPr="00262A2F">
        <w:t xml:space="preserve"> </w:t>
      </w:r>
      <w:r>
        <w:t xml:space="preserve">Marinus </w:t>
      </w:r>
      <w:r w:rsidRPr="00691E1C">
        <w:t>(</w:t>
      </w:r>
      <w:r>
        <w:t>5</w:t>
      </w:r>
      <w:r w:rsidRPr="00691E1C">
        <w:t>)</w:t>
      </w:r>
      <w:r>
        <w:t>’</w:t>
      </w:r>
      <w:r w:rsidRPr="005D3BF5">
        <w:t>s</w:t>
      </w:r>
      <w:r>
        <w:t xml:space="preserve"> son </w:t>
      </w:r>
      <w:r w:rsidRPr="00262A2F">
        <w:rPr>
          <w:b/>
          <w:bCs/>
        </w:rPr>
        <w:t>F:</w:t>
      </w:r>
      <w:r w:rsidRPr="00262A2F">
        <w:t xml:space="preserve"> </w:t>
      </w:r>
      <w:r>
        <w:t xml:space="preserve">– </w:t>
      </w:r>
      <w:r w:rsidRPr="00262A2F">
        <w:rPr>
          <w:b/>
          <w:bCs/>
        </w:rPr>
        <w:t>S:</w:t>
      </w:r>
      <w:r w:rsidRPr="00262A2F">
        <w:t xml:space="preserve"> </w:t>
      </w:r>
      <w:r w:rsidRPr="00D42BEC">
        <w:rPr>
          <w:i/>
          <w:iCs/>
        </w:rPr>
        <w:t xml:space="preserve">bBes </w:t>
      </w:r>
      <w:r w:rsidRPr="00D42BEC">
        <w:t>32b</w:t>
      </w:r>
      <w:r w:rsidRPr="005B0D2E">
        <w:rPr>
          <w:rStyle w:val="FootnoteReference"/>
          <w:rFonts w:cs="Times New Roman"/>
          <w:lang w:val="en-GB"/>
        </w:rPr>
        <w:footnoteReference w:id="2850"/>
      </w:r>
      <w:r>
        <w:t xml:space="preserve"> (Kosowsky, </w:t>
      </w:r>
      <w:r>
        <w:rPr>
          <w:i/>
          <w:iCs/>
        </w:rPr>
        <w:t>Babylonico</w:t>
      </w:r>
      <w:r>
        <w:t xml:space="preserve">, 1543) </w:t>
      </w:r>
      <w:r w:rsidRPr="00262A2F">
        <w:rPr>
          <w:b/>
          <w:bCs/>
        </w:rPr>
        <w:t xml:space="preserve">E: </w:t>
      </w:r>
      <w:r w:rsidRPr="003E7587">
        <w:t>–</w:t>
      </w:r>
      <w:r>
        <w:rPr>
          <w:b/>
          <w:bCs/>
        </w:rPr>
        <w:t xml:space="preserve"> </w:t>
      </w:r>
      <w:r w:rsidRPr="00262A2F">
        <w:rPr>
          <w:b/>
          <w:bCs/>
        </w:rPr>
        <w:t>D:</w:t>
      </w:r>
      <w:r>
        <w:rPr>
          <w:b/>
          <w:bCs/>
        </w:rPr>
        <w:t xml:space="preserve"> </w:t>
      </w:r>
      <w:r w:rsidR="0086660E" w:rsidRPr="00951455">
        <w:rPr>
          <w:rFonts w:cs="Times New Roman"/>
          <w:lang w:val="it-IT"/>
        </w:rPr>
        <w:t>P</w:t>
      </w:r>
      <w:r w:rsidR="0086660E">
        <w:rPr>
          <w:rFonts w:cs="Times New Roman"/>
          <w:lang w:val="it-IT"/>
        </w:rPr>
        <w:t>re-</w:t>
      </w:r>
      <w:r w:rsidR="0086660E" w:rsidRPr="003D6EC4">
        <w:rPr>
          <w:rFonts w:cs="Times New Roman"/>
          <w:lang w:val="it-IT"/>
        </w:rPr>
        <w:t>400</w:t>
      </w:r>
      <w:r w:rsidR="0086660E" w:rsidRPr="003D6EC4">
        <w:rPr>
          <w:rStyle w:val="FootnoteReference"/>
          <w:rFonts w:cs="Times New Roman"/>
        </w:rPr>
        <w:footnoteReference w:id="2851"/>
      </w:r>
    </w:p>
    <w:p w14:paraId="42236B5C" w14:textId="77777777" w:rsidR="0012422E" w:rsidRPr="0012422E" w:rsidRDefault="0012422E" w:rsidP="0012422E">
      <w:pPr>
        <w:numPr>
          <w:ilvl w:val="0"/>
          <w:numId w:val="111"/>
        </w:numPr>
        <w:bidi w:val="0"/>
      </w:pPr>
      <w:r w:rsidRPr="003D6EC4">
        <w:rPr>
          <w:b/>
          <w:bCs/>
        </w:rPr>
        <w:t xml:space="preserve">O: </w:t>
      </w:r>
      <w:r w:rsidRPr="003D6EC4">
        <w:rPr>
          <w:rFonts w:cs="Times New Roman" w:hint="cs"/>
          <w:rtl/>
        </w:rPr>
        <w:t>סמ</w:t>
      </w:r>
      <w:r w:rsidRPr="003D6EC4">
        <w:rPr>
          <w:rFonts w:cs="Times New Roman"/>
          <w:rtl/>
        </w:rPr>
        <w:t>ב</w:t>
      </w:r>
      <w:r w:rsidRPr="003D6EC4">
        <w:rPr>
          <w:rFonts w:cs="Times New Roman" w:hint="cs"/>
          <w:rtl/>
        </w:rPr>
        <w:t>טו</w:t>
      </w:r>
      <w:r w:rsidRPr="003D6EC4">
        <w:rPr>
          <w:rStyle w:val="FootnoteReference"/>
          <w:lang w:val="fr-FR"/>
        </w:rPr>
        <w:footnoteReference w:id="2852"/>
      </w:r>
      <w:r w:rsidRPr="003D6EC4">
        <w:rPr>
          <w:b/>
          <w:bCs/>
        </w:rPr>
        <w:t xml:space="preserve"> Ds:</w:t>
      </w:r>
      <w:r w:rsidRPr="003D6EC4">
        <w:t xml:space="preserve"> –</w:t>
      </w:r>
      <w:r>
        <w:t xml:space="preserve"> </w:t>
      </w:r>
      <w:r w:rsidRPr="00262A2F">
        <w:rPr>
          <w:b/>
          <w:bCs/>
        </w:rPr>
        <w:t>F:</w:t>
      </w:r>
      <w:r w:rsidRPr="00262A2F">
        <w:t xml:space="preserve"> </w:t>
      </w:r>
      <w:r>
        <w:t xml:space="preserve">Epitaph, </w:t>
      </w:r>
      <w:smartTag w:uri="urn:schemas-microsoft-com:office:smarttags" w:element="place">
        <w:smartTag w:uri="urn:schemas-microsoft-com:office:smarttags" w:element="City">
          <w:r>
            <w:t>Byblos</w:t>
          </w:r>
        </w:smartTag>
      </w:smartTag>
      <w:r>
        <w:rPr>
          <w:rStyle w:val="FootnoteReference"/>
        </w:rPr>
        <w:footnoteReference w:id="2853"/>
      </w:r>
      <w:r>
        <w:t xml:space="preserve"> </w:t>
      </w:r>
      <w:r w:rsidRPr="00262A2F">
        <w:rPr>
          <w:b/>
          <w:bCs/>
        </w:rPr>
        <w:t>S:</w:t>
      </w:r>
      <w:r w:rsidRPr="00262A2F">
        <w:t xml:space="preserve"> </w:t>
      </w:r>
      <w:r>
        <w:t xml:space="preserve">Renan, </w:t>
      </w:r>
      <w:r>
        <w:rPr>
          <w:i/>
          <w:iCs/>
        </w:rPr>
        <w:t>Mission de Ph</w:t>
      </w:r>
      <w:r>
        <w:rPr>
          <w:rFonts w:cs="Times New Roman"/>
          <w:i/>
          <w:iCs/>
        </w:rPr>
        <w:t>é</w:t>
      </w:r>
      <w:r>
        <w:rPr>
          <w:i/>
          <w:iCs/>
        </w:rPr>
        <w:t xml:space="preserve">nicie </w:t>
      </w:r>
      <w:r>
        <w:t>I, 193</w:t>
      </w:r>
      <w:r w:rsidRPr="00262A2F">
        <w:rPr>
          <w:b/>
          <w:bCs/>
        </w:rPr>
        <w:t xml:space="preserve">E: </w:t>
      </w:r>
      <w:r w:rsidRPr="003E7587">
        <w:t>–</w:t>
      </w:r>
      <w:r>
        <w:rPr>
          <w:rStyle w:val="FootnoteReference"/>
        </w:rPr>
        <w:footnoteReference w:id="2854"/>
      </w:r>
      <w:r>
        <w:rPr>
          <w:b/>
          <w:bCs/>
        </w:rPr>
        <w:t xml:space="preserve"> </w:t>
      </w:r>
      <w:r w:rsidRPr="00262A2F">
        <w:rPr>
          <w:b/>
          <w:bCs/>
        </w:rPr>
        <w:t>D:</w:t>
      </w:r>
      <w:r>
        <w:rPr>
          <w:b/>
          <w:bCs/>
        </w:rPr>
        <w:t xml:space="preserve"> </w:t>
      </w:r>
      <w:r w:rsidRPr="003E7587">
        <w:t>–</w:t>
      </w:r>
      <w:r>
        <w:rPr>
          <w:rStyle w:val="FootnoteReference"/>
          <w:rFonts w:cs="Times New Roman"/>
        </w:rPr>
        <w:footnoteReference w:id="2855"/>
      </w:r>
    </w:p>
    <w:p w14:paraId="63DA90DF" w14:textId="77777777" w:rsidR="00BD0433" w:rsidRPr="00A0283B" w:rsidRDefault="00BD0433" w:rsidP="0012422E">
      <w:pPr>
        <w:numPr>
          <w:ilvl w:val="0"/>
          <w:numId w:val="111"/>
        </w:numPr>
        <w:bidi w:val="0"/>
      </w:pPr>
      <w:r w:rsidRPr="00262A2F">
        <w:rPr>
          <w:b/>
          <w:bCs/>
        </w:rPr>
        <w:t xml:space="preserve">O: </w:t>
      </w:r>
      <w:r w:rsidRPr="00E961E5">
        <w:rPr>
          <w:rFonts w:ascii="Graeca" w:hAnsi="Graeca" w:cs="Graeca"/>
        </w:rPr>
        <w:t></w:t>
      </w:r>
      <w:r w:rsidRPr="00E961E5">
        <w:rPr>
          <w:rFonts w:ascii="Graeca" w:hAnsi="Graeca" w:cs="Graeca"/>
        </w:rPr>
        <w:t></w:t>
      </w:r>
      <w:r w:rsidRPr="00E961E5">
        <w:rPr>
          <w:rFonts w:ascii="Graeca" w:hAnsi="Graeca" w:cs="Graeca"/>
        </w:rPr>
        <w:t></w:t>
      </w:r>
      <w:r w:rsidRPr="00E961E5">
        <w:rPr>
          <w:rFonts w:ascii="Graeca" w:hAnsi="Graeca" w:cs="Graeca"/>
        </w:rPr>
        <w:t></w:t>
      </w:r>
      <w:r w:rsidRPr="00E961E5">
        <w:rPr>
          <w:rFonts w:ascii="Graeca" w:hAnsi="Graeca" w:cs="Graeca"/>
        </w:rPr>
        <w:t></w:t>
      </w:r>
      <w:r w:rsidRPr="00E961E5">
        <w:rPr>
          <w:rFonts w:ascii="Graeca" w:hAnsi="Graeca" w:cs="Graeca"/>
        </w:rPr>
        <w:t></w:t>
      </w:r>
      <w:r w:rsidRPr="00E961E5">
        <w:rPr>
          <w:rFonts w:ascii="Graeca" w:hAnsi="Graeca" w:cs="Graeca"/>
        </w:rPr>
        <w:t></w:t>
      </w:r>
      <w:r w:rsidRPr="00E961E5">
        <w:rPr>
          <w:rFonts w:ascii="Graeca" w:hAnsi="Graeca" w:cs="Graeca"/>
        </w:rPr>
        <w:t></w:t>
      </w:r>
      <w:r w:rsidRPr="00E961E5">
        <w:rPr>
          <w:rFonts w:ascii="Graeca" w:hAnsi="Graeca" w:cs="Graeca"/>
        </w:rPr>
        <w:t></w:t>
      </w:r>
      <w:r w:rsidRPr="00E961E5">
        <w:rPr>
          <w:rFonts w:ascii="Graeca" w:hAnsi="Graeca" w:cs="Graeca"/>
        </w:rPr>
        <w:t></w:t>
      </w:r>
      <w:r w:rsidRPr="00AF16CC">
        <w:rPr>
          <w:rStyle w:val="FootnoteReference"/>
          <w:rFonts w:cs="Times New Roman"/>
        </w:rPr>
        <w:footnoteReference w:id="2856"/>
      </w:r>
      <w:r w:rsidRPr="00E961E5">
        <w:rPr>
          <w:rFonts w:cs="Times New Roman"/>
        </w:rPr>
        <w:t xml:space="preserve"> </w:t>
      </w:r>
      <w:r w:rsidRPr="00262A2F">
        <w:rPr>
          <w:b/>
          <w:bCs/>
        </w:rPr>
        <w:t>Ds:</w:t>
      </w:r>
      <w:r w:rsidRPr="00262A2F">
        <w:t xml:space="preserve"> </w:t>
      </w:r>
      <w:r>
        <w:t xml:space="preserve">– </w:t>
      </w:r>
      <w:r w:rsidRPr="00262A2F">
        <w:rPr>
          <w:b/>
          <w:bCs/>
        </w:rPr>
        <w:t>F:</w:t>
      </w:r>
      <w:r w:rsidRPr="00262A2F">
        <w:t xml:space="preserve"> </w:t>
      </w:r>
      <w:r>
        <w:t xml:space="preserve">Sarcophagus, </w:t>
      </w:r>
      <w:r w:rsidRPr="0035374E">
        <w:t>Ischar</w:t>
      </w:r>
      <w:r>
        <w:rPr>
          <w:rStyle w:val="FootnoteReference"/>
        </w:rPr>
        <w:footnoteReference w:id="2857"/>
      </w:r>
      <w:r>
        <w:t xml:space="preserve"> </w:t>
      </w:r>
      <w:r w:rsidRPr="00262A2F">
        <w:rPr>
          <w:b/>
          <w:bCs/>
        </w:rPr>
        <w:t>S:</w:t>
      </w:r>
      <w:r w:rsidRPr="00262A2F">
        <w:t xml:space="preserve"> </w:t>
      </w:r>
      <w:r>
        <w:t xml:space="preserve">Magen, </w:t>
      </w:r>
      <w:r>
        <w:rPr>
          <w:i/>
          <w:iCs/>
        </w:rPr>
        <w:t>Flavia Neapolis</w:t>
      </w:r>
      <w:r>
        <w:t xml:space="preserve">, 280 </w:t>
      </w:r>
      <w:r w:rsidRPr="00262A2F">
        <w:rPr>
          <w:b/>
          <w:bCs/>
        </w:rPr>
        <w:t xml:space="preserve">E: </w:t>
      </w:r>
      <w:r w:rsidRPr="00681095">
        <w:t>Samar</w:t>
      </w:r>
      <w:r w:rsidRPr="00681095">
        <w:t>i</w:t>
      </w:r>
      <w:r w:rsidRPr="00681095">
        <w:t>tan</w:t>
      </w:r>
      <w:r w:rsidR="006D1E23">
        <w:t>?</w:t>
      </w:r>
      <w:r>
        <w:rPr>
          <w:rStyle w:val="FootnoteReference"/>
          <w:rFonts w:cs="Times New Roman"/>
        </w:rPr>
        <w:footnoteReference w:id="2858"/>
      </w:r>
      <w:r>
        <w:t xml:space="preserve"> </w:t>
      </w:r>
      <w:r w:rsidRPr="00262A2F">
        <w:rPr>
          <w:b/>
          <w:bCs/>
        </w:rPr>
        <w:t>D:</w:t>
      </w:r>
      <w:r w:rsidRPr="00045771">
        <w:t xml:space="preserve"> </w:t>
      </w:r>
      <w:r w:rsidRPr="00A0283B">
        <w:t>2</w:t>
      </w:r>
      <w:r w:rsidRPr="00A0283B">
        <w:rPr>
          <w:vertAlign w:val="superscript"/>
        </w:rPr>
        <w:t>nd</w:t>
      </w:r>
      <w:r w:rsidRPr="00A0283B">
        <w:t>-3</w:t>
      </w:r>
      <w:r w:rsidRPr="00A0283B">
        <w:rPr>
          <w:vertAlign w:val="superscript"/>
        </w:rPr>
        <w:t>rd</w:t>
      </w:r>
      <w:r w:rsidRPr="00A0283B">
        <w:t xml:space="preserve"> C</w:t>
      </w:r>
    </w:p>
    <w:p w14:paraId="52F49CCB" w14:textId="77777777" w:rsidR="00BD0433" w:rsidRDefault="00BD0433" w:rsidP="00A82F85">
      <w:pPr>
        <w:bidi w:val="0"/>
        <w:rPr>
          <w:b/>
          <w:bCs/>
        </w:rPr>
        <w:sectPr w:rsidR="00BD0433" w:rsidSect="005244DE">
          <w:footnotePr>
            <w:pos w:val="beneathText"/>
            <w:numRestart w:val="eachSect"/>
          </w:footnotePr>
          <w:type w:val="continuous"/>
          <w:pgSz w:w="11906" w:h="16838"/>
          <w:pgMar w:top="1440" w:right="1800" w:bottom="1440" w:left="1800" w:header="720" w:footer="720" w:gutter="0"/>
          <w:cols w:space="720"/>
          <w:bidi/>
          <w:rtlGutter/>
          <w:docGrid w:linePitch="360"/>
        </w:sectPr>
      </w:pPr>
    </w:p>
    <w:p w14:paraId="0D2FF329" w14:textId="77777777" w:rsidR="00BD0433" w:rsidRDefault="00BD0433" w:rsidP="00A82F85">
      <w:pPr>
        <w:bidi w:val="0"/>
        <w:rPr>
          <w:b/>
          <w:bCs/>
        </w:rPr>
      </w:pPr>
    </w:p>
    <w:p w14:paraId="03903674" w14:textId="77777777" w:rsidR="00BD0433" w:rsidRDefault="00BD0433" w:rsidP="00A82F85">
      <w:pPr>
        <w:bidi w:val="0"/>
        <w:rPr>
          <w:i/>
          <w:iCs/>
          <w:sz w:val="24"/>
          <w:szCs w:val="24"/>
        </w:rPr>
      </w:pPr>
      <w:r w:rsidRPr="00FD62BD">
        <w:rPr>
          <w:rFonts w:cs="Times New Roman"/>
          <w:sz w:val="24"/>
          <w:szCs w:val="24"/>
          <w:rtl/>
        </w:rPr>
        <w:t>שלום</w:t>
      </w:r>
      <w:r w:rsidRPr="00FD62BD">
        <w:rPr>
          <w:rStyle w:val="FootnoteReference"/>
          <w:sz w:val="24"/>
          <w:szCs w:val="24"/>
        </w:rPr>
        <w:footnoteReference w:id="2859"/>
      </w:r>
      <w:r w:rsidRPr="00FD62BD">
        <w:rPr>
          <w:sz w:val="24"/>
          <w:szCs w:val="24"/>
        </w:rPr>
        <w:t xml:space="preserve"> – </w:t>
      </w:r>
      <w:r w:rsidRPr="00FD62BD">
        <w:rPr>
          <w:i/>
          <w:iCs/>
          <w:sz w:val="24"/>
          <w:szCs w:val="24"/>
        </w:rPr>
        <w:t>Shalum</w:t>
      </w:r>
    </w:p>
    <w:p w14:paraId="4E85A95A" w14:textId="77777777" w:rsidR="00BD0433" w:rsidRPr="00FD62BD" w:rsidRDefault="00BD0433" w:rsidP="00B22AD1">
      <w:pPr>
        <w:bidi w:val="0"/>
        <w:rPr>
          <w:b/>
          <w:bCs/>
          <w:sz w:val="24"/>
          <w:szCs w:val="24"/>
        </w:rPr>
      </w:pPr>
    </w:p>
    <w:p w14:paraId="78BEB7C9" w14:textId="77777777" w:rsidR="00BD0433" w:rsidRDefault="00BD0433" w:rsidP="00CF1A10">
      <w:pPr>
        <w:numPr>
          <w:ilvl w:val="0"/>
          <w:numId w:val="114"/>
        </w:numPr>
        <w:bidi w:val="0"/>
        <w:rPr>
          <w:rtl/>
        </w:rPr>
      </w:pPr>
      <w:r w:rsidRPr="00262A2F">
        <w:rPr>
          <w:b/>
          <w:bCs/>
        </w:rPr>
        <w:t xml:space="preserve">O: </w:t>
      </w:r>
      <w:r w:rsidRPr="003E7587">
        <w:t>–</w:t>
      </w:r>
      <w:r w:rsidR="00F14900">
        <w:rPr>
          <w:rStyle w:val="FootnoteReference"/>
          <w:rFonts w:cs="Times New Roman"/>
        </w:rPr>
        <w:footnoteReference w:id="2860"/>
      </w:r>
      <w:r>
        <w:rPr>
          <w:b/>
          <w:bCs/>
        </w:rPr>
        <w:t xml:space="preserve"> </w:t>
      </w:r>
      <w:r w:rsidRPr="00262A2F">
        <w:rPr>
          <w:b/>
          <w:bCs/>
        </w:rPr>
        <w:t>Ds:</w:t>
      </w:r>
      <w:r w:rsidRPr="00262A2F">
        <w:t xml:space="preserve"> </w:t>
      </w:r>
      <w:r>
        <w:t>Priest</w:t>
      </w:r>
      <w:r>
        <w:rPr>
          <w:rStyle w:val="FootnoteReference"/>
        </w:rPr>
        <w:footnoteReference w:id="2861"/>
      </w:r>
      <w:r>
        <w:t xml:space="preserve"> </w:t>
      </w:r>
      <w:r w:rsidRPr="00262A2F">
        <w:rPr>
          <w:b/>
          <w:bCs/>
        </w:rPr>
        <w:t>F:</w:t>
      </w:r>
      <w:r w:rsidRPr="00262A2F">
        <w:t xml:space="preserve"> </w:t>
      </w:r>
      <w:r>
        <w:t xml:space="preserve">– </w:t>
      </w:r>
      <w:r w:rsidRPr="00262A2F">
        <w:rPr>
          <w:b/>
          <w:bCs/>
        </w:rPr>
        <w:t>S:</w:t>
      </w:r>
      <w:r w:rsidRPr="00262A2F">
        <w:t xml:space="preserve"> </w:t>
      </w:r>
      <w:r>
        <w:rPr>
          <w:i/>
          <w:iCs/>
        </w:rPr>
        <w:t>Tulida</w:t>
      </w:r>
      <w:r>
        <w:t xml:space="preserve">, 131 </w:t>
      </w:r>
      <w:r w:rsidRPr="00262A2F">
        <w:rPr>
          <w:b/>
          <w:bCs/>
        </w:rPr>
        <w:t xml:space="preserve">E: </w:t>
      </w:r>
      <w:r w:rsidRPr="00E42897">
        <w:t>Samaritan</w:t>
      </w:r>
      <w:r w:rsidRPr="005434BF">
        <w:rPr>
          <w:rStyle w:val="FootnoteReference"/>
          <w:rFonts w:cs="Times New Roman"/>
        </w:rPr>
        <w:footnoteReference w:id="2862"/>
      </w:r>
      <w:r>
        <w:t xml:space="preserve"> </w:t>
      </w:r>
      <w:r w:rsidRPr="00262A2F">
        <w:rPr>
          <w:b/>
          <w:bCs/>
        </w:rPr>
        <w:t>D:</w:t>
      </w:r>
      <w:r>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863"/>
      </w:r>
    </w:p>
    <w:p w14:paraId="479D8EE8" w14:textId="77777777" w:rsidR="00BD0433" w:rsidRDefault="00BD0433" w:rsidP="00CF1A10">
      <w:pPr>
        <w:numPr>
          <w:ilvl w:val="0"/>
          <w:numId w:val="114"/>
        </w:numPr>
        <w:bidi w:val="0"/>
        <w:rPr>
          <w:b/>
          <w:bCs/>
          <w:lang w:val="en-GB"/>
        </w:rPr>
      </w:pPr>
      <w:r w:rsidRPr="003C460A">
        <w:rPr>
          <w:rFonts w:cs="Times New Roman"/>
          <w:b/>
          <w:bCs/>
          <w:lang w:val="en-GB"/>
        </w:rPr>
        <w:t xml:space="preserve">O: </w:t>
      </w:r>
      <w:r w:rsidR="00AE2F45">
        <w:rPr>
          <w:rFonts w:ascii="Coptic" w:hAnsi="Coptic" w:cs="Times New Roman"/>
          <w:lang w:val="en-GB"/>
        </w:rPr>
        <w:t>sulw</w:t>
      </w:r>
      <w:r w:rsidRPr="00300B44">
        <w:rPr>
          <w:rFonts w:ascii="Coptic" w:hAnsi="Coptic" w:cs="Times New Roman"/>
          <w:lang w:val="en-GB"/>
        </w:rPr>
        <w:t>m</w:t>
      </w:r>
      <w:r w:rsidRPr="00327F42">
        <w:rPr>
          <w:rStyle w:val="FootnoteReference"/>
          <w:rFonts w:cs="Times New Roman"/>
          <w:lang w:val="en-GB"/>
        </w:rPr>
        <w:footnoteReference w:id="2864"/>
      </w:r>
      <w:r>
        <w:rPr>
          <w:rFonts w:cs="Times New Roman"/>
          <w:b/>
          <w:bCs/>
          <w:lang w:val="en-GB"/>
        </w:rPr>
        <w:t xml:space="preserve"> </w:t>
      </w:r>
      <w:r w:rsidRPr="003C460A">
        <w:rPr>
          <w:rFonts w:cs="Times New Roman"/>
          <w:b/>
          <w:bCs/>
          <w:lang w:val="en-GB"/>
        </w:rPr>
        <w:t xml:space="preserve">Ds: </w:t>
      </w:r>
      <w:r w:rsidR="00467242">
        <w:rPr>
          <w:rFonts w:cs="Times New Roman"/>
          <w:lang w:val="en-GB"/>
        </w:rPr>
        <w:t>High p</w:t>
      </w:r>
      <w:r>
        <w:rPr>
          <w:rFonts w:cs="Times New Roman"/>
          <w:lang w:val="en-GB"/>
        </w:rPr>
        <w:t>riest</w:t>
      </w:r>
      <w:r>
        <w:rPr>
          <w:rStyle w:val="FootnoteReference"/>
          <w:rFonts w:cs="Times New Roman"/>
          <w:lang w:val="en-GB"/>
        </w:rPr>
        <w:footnoteReference w:id="2865"/>
      </w:r>
      <w:r>
        <w:rPr>
          <w:rFonts w:cs="Times New Roman"/>
          <w:b/>
          <w:bCs/>
          <w:lang w:val="en-GB"/>
        </w:rPr>
        <w:t xml:space="preserve"> </w:t>
      </w:r>
      <w:r w:rsidRPr="003C460A">
        <w:rPr>
          <w:rFonts w:cs="Times New Roman"/>
          <w:b/>
          <w:bCs/>
          <w:lang w:val="en-GB"/>
        </w:rPr>
        <w:t xml:space="preserve">F: </w:t>
      </w:r>
      <w:r w:rsidRPr="003E7587">
        <w:rPr>
          <w:rFonts w:cs="Times New Roman"/>
          <w:lang w:val="en-GB"/>
        </w:rPr>
        <w:t>–</w:t>
      </w:r>
      <w:r w:rsidRPr="003C460A">
        <w:rPr>
          <w:rFonts w:cs="Times New Roman"/>
          <w:lang w:val="en-GB"/>
        </w:rPr>
        <w:t xml:space="preserve"> </w:t>
      </w:r>
      <w:r w:rsidRPr="003C460A">
        <w:rPr>
          <w:rFonts w:cs="Times New Roman"/>
          <w:b/>
          <w:bCs/>
          <w:lang w:val="en-GB"/>
        </w:rPr>
        <w:t xml:space="preserve">S: </w:t>
      </w:r>
      <w:r>
        <w:t xml:space="preserve">Pseudo-Cyril of Jerusalem, </w:t>
      </w:r>
      <w:r>
        <w:rPr>
          <w:i/>
          <w:iCs/>
        </w:rPr>
        <w:t>The Cross</w:t>
      </w:r>
      <w:r>
        <w:t>, 29b II</w:t>
      </w:r>
      <w:r w:rsidRPr="003C460A">
        <w:rPr>
          <w:rFonts w:cs="Times New Roman"/>
          <w:b/>
          <w:bCs/>
          <w:lang w:val="en-GB"/>
        </w:rPr>
        <w:t xml:space="preserve"> E: </w:t>
      </w:r>
      <w:r w:rsidRPr="003E7587">
        <w:rPr>
          <w:rFonts w:cs="Times New Roman"/>
          <w:lang w:val="en-GB"/>
        </w:rPr>
        <w:t>–</w:t>
      </w:r>
      <w:r w:rsidRPr="003C460A">
        <w:rPr>
          <w:rFonts w:cs="Times New Roman"/>
          <w:b/>
          <w:bCs/>
          <w:lang w:val="en-GB"/>
        </w:rPr>
        <w:t xml:space="preserve"> D: </w:t>
      </w:r>
      <w:r>
        <w:rPr>
          <w:rFonts w:cs="Times New Roman"/>
          <w:lang w:val="en-GB"/>
        </w:rPr>
        <w:t>312-37</w:t>
      </w:r>
      <w:r>
        <w:rPr>
          <w:rStyle w:val="FootnoteReference"/>
          <w:rFonts w:cs="Times New Roman"/>
          <w:lang w:val="en-GB"/>
        </w:rPr>
        <w:footnoteReference w:id="2866"/>
      </w:r>
      <w:r>
        <w:rPr>
          <w:rFonts w:cs="Times New Roman"/>
          <w:b/>
          <w:bCs/>
          <w:lang w:val="en-GB"/>
        </w:rPr>
        <w:t xml:space="preserve"> </w:t>
      </w:r>
    </w:p>
    <w:p w14:paraId="028041E9" w14:textId="77777777" w:rsidR="00BD0433" w:rsidRDefault="00BD0433" w:rsidP="00505EFB">
      <w:pPr>
        <w:numPr>
          <w:ilvl w:val="0"/>
          <w:numId w:val="114"/>
        </w:numPr>
        <w:bidi w:val="0"/>
      </w:pPr>
      <w:r w:rsidRPr="00262A2F">
        <w:rPr>
          <w:b/>
          <w:bCs/>
        </w:rPr>
        <w:t xml:space="preserve">O: </w:t>
      </w:r>
      <w:r w:rsidRPr="003E7587">
        <w:t>–</w:t>
      </w:r>
      <w:r>
        <w:rPr>
          <w:b/>
          <w:bCs/>
        </w:rPr>
        <w:t xml:space="preserve"> </w:t>
      </w:r>
      <w:r w:rsidRPr="00262A2F">
        <w:rPr>
          <w:b/>
          <w:bCs/>
        </w:rPr>
        <w:t>Ds:</w:t>
      </w:r>
      <w:r w:rsidRPr="00262A2F">
        <w:t xml:space="preserve"> </w:t>
      </w:r>
      <w:smartTag w:uri="urn:schemas-microsoft-com:office:smarttags" w:element="country-region">
        <w:r>
          <w:t>Judah</w:t>
        </w:r>
      </w:smartTag>
      <w:r>
        <w:t xml:space="preserve"> (16)’</w:t>
      </w:r>
      <w:r w:rsidRPr="005D3BF5">
        <w:t>s</w:t>
      </w:r>
      <w:r>
        <w:t xml:space="preserve"> father?</w:t>
      </w:r>
      <w:r>
        <w:rPr>
          <w:rStyle w:val="FootnoteReference"/>
        </w:rPr>
        <w:footnoteReference w:id="2867"/>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9:2, 13d (Kosovsky, </w:t>
      </w:r>
      <w:r>
        <w:rPr>
          <w:i/>
          <w:iCs/>
        </w:rPr>
        <w:t>Yerushalmi</w:t>
      </w:r>
      <w:r>
        <w:t xml:space="preserve">, 324-5) </w:t>
      </w:r>
      <w:r w:rsidRPr="00262A2F">
        <w:rPr>
          <w:b/>
          <w:bCs/>
        </w:rPr>
        <w:t xml:space="preserve">E: </w:t>
      </w:r>
      <w:r>
        <w:t>Male?</w:t>
      </w:r>
      <w:r>
        <w:rPr>
          <w:rStyle w:val="FootnoteReference"/>
        </w:rPr>
        <w:footnoteReference w:id="2868"/>
      </w:r>
      <w:r>
        <w:rPr>
          <w:b/>
          <w:bCs/>
        </w:rPr>
        <w:t xml:space="preserve"> </w:t>
      </w:r>
      <w:r w:rsidRPr="00262A2F">
        <w:rPr>
          <w:b/>
          <w:bCs/>
        </w:rPr>
        <w:t>D:</w:t>
      </w:r>
      <w:r>
        <w:rPr>
          <w:b/>
          <w:bCs/>
        </w:rPr>
        <w:t xml:space="preserve"> </w:t>
      </w:r>
      <w:r w:rsidR="00505EFB">
        <w:t>4</w:t>
      </w:r>
      <w:r w:rsidR="00505EFB" w:rsidRPr="006A51F8">
        <w:rPr>
          <w:vertAlign w:val="superscript"/>
        </w:rPr>
        <w:t>th</w:t>
      </w:r>
      <w:r w:rsidR="00505EFB">
        <w:t xml:space="preserve"> C</w:t>
      </w:r>
      <w:r w:rsidR="00505EFB">
        <w:rPr>
          <w:rStyle w:val="FootnoteReference"/>
        </w:rPr>
        <w:footnoteReference w:id="2869"/>
      </w:r>
    </w:p>
    <w:p w14:paraId="0D6D4324" w14:textId="77777777" w:rsidR="00BD0433" w:rsidRDefault="00BD0433" w:rsidP="00CF1A10">
      <w:pPr>
        <w:numPr>
          <w:ilvl w:val="0"/>
          <w:numId w:val="114"/>
        </w:numPr>
        <w:bidi w:val="0"/>
      </w:pPr>
      <w:r w:rsidRPr="00262A2F">
        <w:rPr>
          <w:b/>
          <w:bCs/>
        </w:rPr>
        <w:t xml:space="preserve">O: </w:t>
      </w:r>
      <w:r w:rsidRPr="003E7587">
        <w:t>–</w:t>
      </w:r>
      <w:r>
        <w:rPr>
          <w:b/>
          <w:bCs/>
        </w:rPr>
        <w:t xml:space="preserve"> </w:t>
      </w:r>
      <w:r w:rsidRPr="00262A2F">
        <w:rPr>
          <w:b/>
          <w:bCs/>
        </w:rPr>
        <w:t>Ds:</w:t>
      </w:r>
      <w:r w:rsidRPr="00262A2F">
        <w:t xml:space="preserve"> </w:t>
      </w:r>
      <w:r>
        <w:t>Levi (28)’</w:t>
      </w:r>
      <w:r w:rsidRPr="005D3BF5">
        <w:t>s</w:t>
      </w:r>
      <w:r>
        <w:t xml:space="preserve"> son?</w:t>
      </w:r>
      <w:r>
        <w:rPr>
          <w:rStyle w:val="FootnoteReference"/>
        </w:rPr>
        <w:footnoteReference w:id="2870"/>
      </w:r>
      <w:r w:rsidRPr="00262A2F">
        <w:rPr>
          <w:b/>
          <w:bCs/>
        </w:rPr>
        <w:t xml:space="preserve"> F:</w:t>
      </w:r>
      <w:r w:rsidRPr="00262A2F">
        <w:t xml:space="preserve"> </w:t>
      </w:r>
      <w:r>
        <w:t>Synagogue inscription, Meron</w:t>
      </w:r>
      <w:r>
        <w:rPr>
          <w:rStyle w:val="FootnoteReference"/>
        </w:rPr>
        <w:footnoteReference w:id="2871"/>
      </w:r>
      <w:r>
        <w:t xml:space="preserve"> (Samuel Bar Simson 1210) </w:t>
      </w:r>
      <w:r w:rsidRPr="00262A2F">
        <w:rPr>
          <w:b/>
          <w:bCs/>
        </w:rPr>
        <w:t>S:</w:t>
      </w:r>
      <w:r w:rsidRPr="00262A2F">
        <w:t xml:space="preserve"> </w:t>
      </w:r>
      <w:r>
        <w:rPr>
          <w:i/>
          <w:iCs/>
        </w:rPr>
        <w:t>CIJ</w:t>
      </w:r>
      <w:r>
        <w:t xml:space="preserve"> 978 </w:t>
      </w:r>
      <w:r w:rsidRPr="00262A2F">
        <w:rPr>
          <w:b/>
          <w:bCs/>
        </w:rPr>
        <w:t xml:space="preserve">E: </w:t>
      </w:r>
      <w:r>
        <w:t>Male?</w:t>
      </w:r>
      <w:r>
        <w:rPr>
          <w:rStyle w:val="FootnoteReference"/>
        </w:rPr>
        <w:footnoteReference w:id="2872"/>
      </w:r>
      <w:r>
        <w:rPr>
          <w:b/>
          <w:bCs/>
        </w:rPr>
        <w:t xml:space="preserve"> </w:t>
      </w:r>
      <w:r w:rsidRPr="00262A2F">
        <w:rPr>
          <w:b/>
          <w:bCs/>
        </w:rPr>
        <w:t>D:</w:t>
      </w:r>
      <w:r>
        <w:rPr>
          <w:b/>
          <w:bCs/>
        </w:rPr>
        <w:t xml:space="preserve"> </w:t>
      </w:r>
      <w:r w:rsidRPr="00477048">
        <w:rPr>
          <w:rFonts w:cs="Times New Roman"/>
          <w:lang w:val="it-IT"/>
        </w:rPr>
        <w:t>–</w:t>
      </w:r>
      <w:r w:rsidR="00EA76F2" w:rsidRPr="005F539E">
        <w:rPr>
          <w:rStyle w:val="FootnoteReference"/>
          <w:rFonts w:cs="Times New Roman"/>
        </w:rPr>
        <w:footnoteReference w:id="2873"/>
      </w:r>
    </w:p>
    <w:p w14:paraId="33B57819" w14:textId="77777777" w:rsidR="00BD0433" w:rsidRDefault="00BD0433" w:rsidP="00CF1A10">
      <w:pPr>
        <w:numPr>
          <w:ilvl w:val="0"/>
          <w:numId w:val="114"/>
        </w:numPr>
        <w:bidi w:val="0"/>
      </w:pPr>
      <w:r w:rsidRPr="00262A2F">
        <w:rPr>
          <w:b/>
          <w:bCs/>
        </w:rPr>
        <w:t xml:space="preserve">O: </w:t>
      </w:r>
      <w:r w:rsidRPr="003E7587">
        <w:t>–</w:t>
      </w:r>
      <w:r>
        <w:rPr>
          <w:b/>
          <w:bCs/>
        </w:rPr>
        <w:t xml:space="preserve"> </w:t>
      </w:r>
      <w:r w:rsidRPr="00262A2F">
        <w:rPr>
          <w:b/>
          <w:bCs/>
        </w:rPr>
        <w:t>Ds:</w:t>
      </w:r>
      <w:r w:rsidRPr="00262A2F">
        <w:t xml:space="preserve"> </w:t>
      </w:r>
      <w:smartTag w:uri="urn:schemas-microsoft-com:office:smarttags" w:element="place">
        <w:smartTag w:uri="urn:schemas-microsoft-com:office:smarttags" w:element="City">
          <w:r>
            <w:t>Ada</w:t>
          </w:r>
        </w:smartTag>
      </w:smartTag>
      <w:r>
        <w:t xml:space="preserve"> (21)’</w:t>
      </w:r>
      <w:r w:rsidRPr="005D3BF5">
        <w:t>s</w:t>
      </w:r>
      <w:r>
        <w:t xml:space="preserve"> father</w:t>
      </w:r>
      <w:r w:rsidRPr="00262A2F">
        <w:rPr>
          <w:b/>
          <w:bCs/>
        </w:rPr>
        <w:t xml:space="preserve"> F:</w:t>
      </w:r>
      <w:r w:rsidRPr="00262A2F">
        <w:t xml:space="preserve"> </w:t>
      </w:r>
      <w:r>
        <w:t xml:space="preserve">Epitaph, </w:t>
      </w:r>
      <w:r w:rsidRPr="001872FB">
        <w:t>Beit S</w:t>
      </w:r>
      <w:r>
        <w:t>he ‘</w:t>
      </w:r>
      <w:r w:rsidRPr="001872FB">
        <w:t>arim</w:t>
      </w:r>
      <w:r w:rsidRPr="00262A2F">
        <w:rPr>
          <w:b/>
          <w:bCs/>
        </w:rPr>
        <w:t xml:space="preserve"> S:</w:t>
      </w:r>
      <w:r w:rsidRPr="00262A2F">
        <w:t xml:space="preserve"> </w:t>
      </w:r>
      <w:r>
        <w:rPr>
          <w:i/>
          <w:iCs/>
        </w:rPr>
        <w:t>CIJ</w:t>
      </w:r>
      <w:r>
        <w:t xml:space="preserve"> 1131 </w:t>
      </w:r>
      <w:r w:rsidRPr="00262A2F">
        <w:rPr>
          <w:b/>
          <w:bCs/>
        </w:rPr>
        <w:t xml:space="preserve">E: </w:t>
      </w:r>
      <w:r w:rsidRPr="003E7587">
        <w:t>–</w:t>
      </w:r>
      <w:r>
        <w:rPr>
          <w:b/>
          <w:bCs/>
        </w:rPr>
        <w:t xml:space="preserve"> </w:t>
      </w:r>
      <w:r w:rsidRPr="00262A2F">
        <w:rPr>
          <w:b/>
          <w:bCs/>
        </w:rPr>
        <w:t>D:</w:t>
      </w:r>
      <w:r w:rsidRPr="00470FA4">
        <w:t xml:space="preserve"> </w:t>
      </w:r>
      <w:r w:rsidRPr="00A27E29">
        <w:t>Pre-352</w:t>
      </w:r>
      <w:r>
        <w:rPr>
          <w:rStyle w:val="FootnoteReference"/>
        </w:rPr>
        <w:footnoteReference w:id="2874"/>
      </w:r>
    </w:p>
    <w:p w14:paraId="53CD3484" w14:textId="77777777" w:rsidR="00BD0433" w:rsidRPr="000542FA" w:rsidRDefault="00BD0433" w:rsidP="00CF1A10">
      <w:pPr>
        <w:numPr>
          <w:ilvl w:val="0"/>
          <w:numId w:val="114"/>
        </w:numPr>
        <w:bidi w:val="0"/>
      </w:pPr>
      <w:r w:rsidRPr="002F6202">
        <w:rPr>
          <w:b/>
          <w:bCs/>
          <w:lang w:val="en-GB"/>
        </w:rPr>
        <w:t xml:space="preserve">O: </w:t>
      </w:r>
      <w:r w:rsidRPr="00E83712">
        <w:rPr>
          <w:rFonts w:ascii="Graeca" w:hAnsi="Graeca"/>
        </w:rPr>
        <w:t></w:t>
      </w:r>
      <w:r w:rsidRPr="00E83712">
        <w:rPr>
          <w:rFonts w:ascii="Graeca" w:hAnsi="Graeca"/>
        </w:rPr>
        <w:t></w:t>
      </w:r>
      <w:r w:rsidRPr="00E83712">
        <w:rPr>
          <w:rFonts w:ascii="Graeca" w:hAnsi="Graeca"/>
        </w:rPr>
        <w:t></w:t>
      </w:r>
      <w:r w:rsidRPr="00E83712">
        <w:rPr>
          <w:rFonts w:ascii="Graeca" w:hAnsi="Graeca"/>
        </w:rPr>
        <w:t></w:t>
      </w:r>
      <w:r w:rsidRPr="00E83712">
        <w:rPr>
          <w:rFonts w:ascii="Graeca" w:hAnsi="Graeca"/>
        </w:rPr>
        <w:t></w:t>
      </w:r>
      <w:r w:rsidRPr="00E83712">
        <w:rPr>
          <w:rFonts w:ascii="Graeca" w:hAnsi="Graeca"/>
        </w:rPr>
        <w:t></w:t>
      </w:r>
      <w:r w:rsidRPr="00E83712">
        <w:rPr>
          <w:rFonts w:ascii="Graeca" w:hAnsi="Graeca"/>
        </w:rPr>
        <w:t></w:t>
      </w:r>
      <w:r w:rsidRPr="00E83712">
        <w:rPr>
          <w:rFonts w:ascii="Graeca" w:hAnsi="Graeca"/>
        </w:rPr>
        <w:t></w:t>
      </w:r>
      <w:r w:rsidR="00E83712" w:rsidRPr="00E83712">
        <w:rPr>
          <w:rStyle w:val="FootnoteReference"/>
          <w:lang w:val="en-GB"/>
        </w:rPr>
        <w:footnoteReference w:id="2875"/>
      </w:r>
      <w:r w:rsidR="00E83712" w:rsidRPr="00E83712">
        <w:rPr>
          <w:rFonts w:ascii="Graeca" w:hAnsi="Graeca"/>
        </w:rPr>
        <w:t></w:t>
      </w:r>
      <w:r w:rsidRPr="00E83712">
        <w:rPr>
          <w:b/>
          <w:bCs/>
          <w:lang w:val="en-GB"/>
        </w:rPr>
        <w:t>D</w:t>
      </w:r>
      <w:r w:rsidRPr="002F6202">
        <w:rPr>
          <w:b/>
          <w:bCs/>
          <w:lang w:val="en-GB"/>
        </w:rPr>
        <w:t xml:space="preserve">s: </w:t>
      </w:r>
      <w:r w:rsidR="0019334B" w:rsidRPr="0019334B">
        <w:t>Shamirabo</w:t>
      </w:r>
      <w:r w:rsidR="0019334B" w:rsidRPr="002F6202">
        <w:rPr>
          <w:lang w:val="en-GB"/>
        </w:rPr>
        <w:t xml:space="preserve"> </w:t>
      </w:r>
      <w:r w:rsidRPr="002F6202">
        <w:rPr>
          <w:lang w:val="en-GB"/>
        </w:rPr>
        <w:t>(</w:t>
      </w:r>
      <w:r>
        <w:rPr>
          <w:lang w:val="en-GB"/>
        </w:rPr>
        <w:t>1</w:t>
      </w:r>
      <w:r w:rsidRPr="002F6202">
        <w:rPr>
          <w:lang w:val="en-GB"/>
        </w:rPr>
        <w:t>)’s son, aged 37</w:t>
      </w:r>
      <w:r>
        <w:rPr>
          <w:rStyle w:val="FootnoteReference"/>
          <w:lang w:val="en-GB"/>
        </w:rPr>
        <w:footnoteReference w:id="2876"/>
      </w:r>
      <w:r w:rsidRPr="002F6202">
        <w:rPr>
          <w:lang w:val="en-GB"/>
        </w:rPr>
        <w:t xml:space="preserve"> </w:t>
      </w:r>
      <w:r w:rsidRPr="002F6202">
        <w:rPr>
          <w:b/>
          <w:bCs/>
          <w:lang w:val="en-GB"/>
        </w:rPr>
        <w:t xml:space="preserve">F: </w:t>
      </w:r>
      <w:r w:rsidRPr="002F6202">
        <w:rPr>
          <w:lang w:val="en-GB"/>
        </w:rPr>
        <w:t xml:space="preserve">Epitaph, </w:t>
      </w:r>
      <w:r>
        <w:t>Zoar</w:t>
      </w:r>
      <w:r w:rsidRPr="002F6202">
        <w:rPr>
          <w:b/>
          <w:bCs/>
          <w:lang w:val="en-GB"/>
        </w:rPr>
        <w:t xml:space="preserve"> S: </w:t>
      </w:r>
      <w:r w:rsidRPr="002F6202">
        <w:rPr>
          <w:i/>
          <w:iCs/>
          <w:lang w:val="en-GB"/>
        </w:rPr>
        <w:t xml:space="preserve">IPT </w:t>
      </w:r>
      <w:r w:rsidRPr="002F6202">
        <w:rPr>
          <w:lang w:val="en-GB"/>
        </w:rPr>
        <w:t>1a</w:t>
      </w:r>
      <w:r>
        <w:rPr>
          <w:lang w:val="en-GB"/>
        </w:rPr>
        <w:t>,</w:t>
      </w:r>
      <w:r w:rsidRPr="002F6202">
        <w:rPr>
          <w:lang w:val="en-GB"/>
        </w:rPr>
        <w:t xml:space="preserve"> no. 15 </w:t>
      </w:r>
      <w:r w:rsidRPr="002F6202">
        <w:rPr>
          <w:b/>
          <w:bCs/>
          <w:lang w:val="en-GB"/>
        </w:rPr>
        <w:t xml:space="preserve">E: </w:t>
      </w:r>
      <w:r w:rsidRPr="002F6202">
        <w:rPr>
          <w:lang w:val="en-GB"/>
        </w:rPr>
        <w:t>Jew?</w:t>
      </w:r>
      <w:r>
        <w:rPr>
          <w:rStyle w:val="FootnoteReference"/>
          <w:lang w:val="en-GB"/>
        </w:rPr>
        <w:footnoteReference w:id="2877"/>
      </w:r>
      <w:r w:rsidRPr="002F6202">
        <w:rPr>
          <w:b/>
          <w:bCs/>
          <w:lang w:val="en-GB"/>
        </w:rPr>
        <w:t xml:space="preserve"> D:</w:t>
      </w:r>
      <w:r w:rsidRPr="002F6202">
        <w:rPr>
          <w:lang w:val="en-GB"/>
        </w:rPr>
        <w:t xml:space="preserve"> 356</w:t>
      </w:r>
      <w:r>
        <w:rPr>
          <w:rStyle w:val="FootnoteReference"/>
          <w:lang w:val="de-DE"/>
        </w:rPr>
        <w:footnoteReference w:id="2878"/>
      </w:r>
    </w:p>
    <w:p w14:paraId="02649934" w14:textId="77777777" w:rsidR="00BD0433" w:rsidRDefault="00BD0433" w:rsidP="00CF1A10">
      <w:pPr>
        <w:numPr>
          <w:ilvl w:val="0"/>
          <w:numId w:val="114"/>
        </w:numPr>
        <w:bidi w:val="0"/>
        <w:rPr>
          <w:b/>
          <w:bCs/>
        </w:rPr>
      </w:pPr>
      <w:r w:rsidRPr="00262A2F">
        <w:rPr>
          <w:b/>
          <w:bCs/>
        </w:rPr>
        <w:t xml:space="preserve">O: </w:t>
      </w:r>
      <w:r w:rsidRPr="003E7587">
        <w:t>–</w:t>
      </w:r>
      <w:r>
        <w:rPr>
          <w:b/>
          <w:bCs/>
        </w:rPr>
        <w:t xml:space="preserve"> </w:t>
      </w:r>
      <w:r w:rsidRPr="00262A2F">
        <w:rPr>
          <w:b/>
          <w:bCs/>
        </w:rPr>
        <w:t>Ds:</w:t>
      </w:r>
      <w:r w:rsidRPr="00262A2F">
        <w:t xml:space="preserve"> </w:t>
      </w:r>
      <w:r>
        <w:t>Son/daughter</w:t>
      </w:r>
      <w:r>
        <w:rPr>
          <w:rStyle w:val="FootnoteReference"/>
        </w:rPr>
        <w:footnoteReference w:id="2879"/>
      </w:r>
      <w:r>
        <w:t xml:space="preserve"> </w:t>
      </w:r>
      <w:r w:rsidRPr="00262A2F">
        <w:rPr>
          <w:b/>
          <w:bCs/>
        </w:rPr>
        <w:t>F:</w:t>
      </w:r>
      <w:r w:rsidRPr="00262A2F">
        <w:t xml:space="preserve"> </w:t>
      </w:r>
      <w:r>
        <w:rPr>
          <w:lang w:val="en-GB"/>
        </w:rPr>
        <w:t xml:space="preserve">Epitaph, Caesraea </w:t>
      </w:r>
      <w:r w:rsidRPr="00262A2F">
        <w:rPr>
          <w:b/>
          <w:bCs/>
        </w:rPr>
        <w:t>S:</w:t>
      </w:r>
      <w:r w:rsidRPr="00262A2F">
        <w:t xml:space="preserve"> </w:t>
      </w:r>
      <w:smartTag w:uri="urn:schemas-microsoft-com:office:smarttags" w:element="place">
        <w:r>
          <w:t>Negev</w:t>
        </w:r>
      </w:smartTag>
      <w:r>
        <w:t xml:space="preserve">, </w:t>
      </w:r>
      <w:r>
        <w:rPr>
          <w:i/>
          <w:iCs/>
        </w:rPr>
        <w:t>RB</w:t>
      </w:r>
      <w:r>
        <w:t xml:space="preserve"> 78 (1971) 248 </w:t>
      </w:r>
      <w:r w:rsidRPr="00262A2F">
        <w:rPr>
          <w:b/>
          <w:bCs/>
        </w:rPr>
        <w:t xml:space="preserve">E: </w:t>
      </w:r>
      <w:r>
        <w:t>Male?</w:t>
      </w:r>
      <w:r>
        <w:rPr>
          <w:rStyle w:val="FootnoteReference"/>
        </w:rPr>
        <w:footnoteReference w:id="2880"/>
      </w:r>
      <w:r>
        <w:t xml:space="preserve"> </w:t>
      </w:r>
      <w:r w:rsidRPr="00262A2F">
        <w:rPr>
          <w:b/>
          <w:bCs/>
        </w:rPr>
        <w:t>D:</w:t>
      </w:r>
      <w:r w:rsidRPr="00470FA4">
        <w:rPr>
          <w:b/>
          <w:bCs/>
        </w:rPr>
        <w:t xml:space="preserve"> </w:t>
      </w:r>
      <w:r w:rsidRPr="00733C61">
        <w:rPr>
          <w:rFonts w:cs="Times New Roman"/>
          <w:lang w:val="it-IT"/>
        </w:rPr>
        <w:t>–</w:t>
      </w:r>
      <w:r w:rsidR="00136BAF" w:rsidRPr="005F539E">
        <w:rPr>
          <w:rStyle w:val="FootnoteReference"/>
          <w:rFonts w:cs="Times New Roman"/>
        </w:rPr>
        <w:footnoteReference w:id="2881"/>
      </w:r>
    </w:p>
    <w:p w14:paraId="68560CEC" w14:textId="77777777" w:rsidR="00BD0433" w:rsidRDefault="00BD0433" w:rsidP="00B22AD1">
      <w:pPr>
        <w:bidi w:val="0"/>
        <w:sectPr w:rsidR="00BD0433" w:rsidSect="00706A70">
          <w:footnotePr>
            <w:pos w:val="beneathText"/>
            <w:numRestart w:val="eachSect"/>
          </w:footnotePr>
          <w:type w:val="continuous"/>
          <w:pgSz w:w="11906" w:h="16838"/>
          <w:pgMar w:top="1440" w:right="1800" w:bottom="1440" w:left="1800" w:header="720" w:footer="720" w:gutter="0"/>
          <w:cols w:space="720"/>
          <w:bidi/>
          <w:rtlGutter/>
          <w:docGrid w:linePitch="360"/>
        </w:sectPr>
      </w:pPr>
    </w:p>
    <w:p w14:paraId="483A99F2" w14:textId="77777777" w:rsidR="00BD0433" w:rsidRDefault="00BD0433" w:rsidP="00B22AD1">
      <w:pPr>
        <w:bidi w:val="0"/>
        <w:rPr>
          <w:rtl/>
        </w:rPr>
      </w:pPr>
    </w:p>
    <w:p w14:paraId="0B30AC17" w14:textId="77777777" w:rsidR="00BD0433" w:rsidRDefault="00BD0433" w:rsidP="00802CDE">
      <w:pPr>
        <w:bidi w:val="0"/>
        <w:rPr>
          <w:rFonts w:cs="Times New Roman"/>
          <w:i/>
          <w:iCs/>
          <w:sz w:val="24"/>
          <w:szCs w:val="24"/>
        </w:rPr>
      </w:pPr>
      <w:r w:rsidRPr="00FD62BD">
        <w:rPr>
          <w:rFonts w:cs="Times New Roman"/>
          <w:sz w:val="24"/>
          <w:szCs w:val="24"/>
          <w:rtl/>
        </w:rPr>
        <w:t>שלמה</w:t>
      </w:r>
      <w:r w:rsidRPr="00FD62BD">
        <w:rPr>
          <w:rStyle w:val="FootnoteReference"/>
          <w:rFonts w:cs="Times New Roman"/>
          <w:sz w:val="24"/>
          <w:szCs w:val="24"/>
        </w:rPr>
        <w:footnoteReference w:id="2882"/>
      </w:r>
      <w:r w:rsidRPr="00FD62BD">
        <w:rPr>
          <w:rFonts w:cs="Times New Roman"/>
          <w:sz w:val="24"/>
          <w:szCs w:val="24"/>
        </w:rPr>
        <w:t xml:space="preserve"> – </w:t>
      </w:r>
      <w:r w:rsidRPr="00FD62BD">
        <w:rPr>
          <w:rFonts w:cs="Times New Roman"/>
          <w:i/>
          <w:iCs/>
          <w:sz w:val="24"/>
          <w:szCs w:val="24"/>
        </w:rPr>
        <w:t>Solomon</w:t>
      </w:r>
    </w:p>
    <w:p w14:paraId="6546934B" w14:textId="77777777" w:rsidR="00BD0433" w:rsidRPr="00FD62BD" w:rsidRDefault="00BD0433" w:rsidP="00B22AD1">
      <w:pPr>
        <w:bidi w:val="0"/>
        <w:rPr>
          <w:rFonts w:cs="Times New Roman"/>
          <w:sz w:val="24"/>
          <w:szCs w:val="24"/>
        </w:rPr>
      </w:pPr>
    </w:p>
    <w:p w14:paraId="5F8D9323" w14:textId="77777777" w:rsidR="00BD0433" w:rsidRPr="00A0283B" w:rsidRDefault="00BD0433" w:rsidP="00CF1A10">
      <w:pPr>
        <w:numPr>
          <w:ilvl w:val="0"/>
          <w:numId w:val="115"/>
        </w:numPr>
        <w:bidi w:val="0"/>
        <w:rPr>
          <w:b/>
          <w:bCs/>
        </w:rPr>
      </w:pPr>
      <w:r w:rsidRPr="00262A2F">
        <w:rPr>
          <w:b/>
          <w:bCs/>
        </w:rPr>
        <w:t xml:space="preserve">O: </w:t>
      </w:r>
      <w:r w:rsidRPr="003E7587">
        <w:t>–</w:t>
      </w:r>
      <w:r>
        <w:rPr>
          <w:b/>
          <w:bCs/>
        </w:rPr>
        <w:t xml:space="preserve"> </w:t>
      </w:r>
      <w:r w:rsidRPr="00262A2F">
        <w:rPr>
          <w:b/>
          <w:bCs/>
        </w:rPr>
        <w:t>Ds:</w:t>
      </w:r>
      <w:r w:rsidRPr="00262A2F">
        <w:t xml:space="preserve"> </w:t>
      </w:r>
      <w:r>
        <w:t xml:space="preserve">– </w:t>
      </w:r>
      <w:r w:rsidRPr="00262A2F">
        <w:rPr>
          <w:b/>
          <w:bCs/>
        </w:rPr>
        <w:t>F:</w:t>
      </w:r>
      <w:r w:rsidRPr="00262A2F">
        <w:t xml:space="preserve"> </w:t>
      </w:r>
      <w:r>
        <w:t>Graffiti, Parod</w:t>
      </w:r>
      <w:r>
        <w:rPr>
          <w:rStyle w:val="FootnoteReference"/>
        </w:rPr>
        <w:footnoteReference w:id="2883"/>
      </w:r>
      <w:r w:rsidRPr="000E36EB">
        <w:rPr>
          <w:b/>
          <w:bCs/>
        </w:rPr>
        <w:t xml:space="preserve"> S:</w:t>
      </w:r>
      <w:r w:rsidRPr="004508B7">
        <w:t xml:space="preserve"> </w:t>
      </w:r>
      <w:r>
        <w:t xml:space="preserve">Ben-Zvi, </w:t>
      </w:r>
      <w:r>
        <w:rPr>
          <w:i/>
          <w:iCs/>
        </w:rPr>
        <w:t>BIES</w:t>
      </w:r>
      <w:r>
        <w:t xml:space="preserve"> 1 (1933) 19</w:t>
      </w:r>
      <w:r w:rsidRPr="006A4521">
        <w:rPr>
          <w:b/>
          <w:bCs/>
        </w:rPr>
        <w:t xml:space="preserve"> </w:t>
      </w:r>
      <w:r w:rsidRPr="000E36EB">
        <w:rPr>
          <w:b/>
          <w:bCs/>
        </w:rPr>
        <w:t>E:</w:t>
      </w:r>
      <w:r>
        <w:rPr>
          <w:b/>
          <w:bCs/>
        </w:rPr>
        <w:t xml:space="preserve"> </w:t>
      </w:r>
      <w:r>
        <w:t>Late?</w:t>
      </w:r>
      <w:r>
        <w:rPr>
          <w:rStyle w:val="FootnoteReference"/>
        </w:rPr>
        <w:footnoteReference w:id="2884"/>
      </w:r>
      <w:r>
        <w:rPr>
          <w:b/>
          <w:bCs/>
        </w:rPr>
        <w:t xml:space="preserve"> </w:t>
      </w:r>
      <w:r w:rsidRPr="000E36EB">
        <w:rPr>
          <w:b/>
          <w:bCs/>
        </w:rPr>
        <w:t>D:</w:t>
      </w:r>
      <w:r>
        <w:rPr>
          <w:b/>
          <w:bCs/>
        </w:rPr>
        <w:t xml:space="preserve"> </w:t>
      </w:r>
      <w:r w:rsidR="00937A8C" w:rsidRPr="00733C61">
        <w:rPr>
          <w:rFonts w:cs="Times New Roman"/>
          <w:lang w:val="it-IT"/>
        </w:rPr>
        <w:t>–</w:t>
      </w:r>
      <w:r w:rsidR="00937A8C" w:rsidRPr="005F539E">
        <w:rPr>
          <w:rStyle w:val="FootnoteReference"/>
          <w:rFonts w:cs="Times New Roman"/>
        </w:rPr>
        <w:footnoteReference w:id="2885"/>
      </w:r>
    </w:p>
    <w:p w14:paraId="55529F53" w14:textId="77777777" w:rsidR="00BD0433" w:rsidRDefault="00BD0433" w:rsidP="003069CA">
      <w:pPr>
        <w:bidi w:val="0"/>
        <w:rPr>
          <w:b/>
          <w:bCs/>
        </w:rPr>
        <w:sectPr w:rsidR="00BD0433" w:rsidSect="00B22AD1">
          <w:footnotePr>
            <w:pos w:val="beneathText"/>
            <w:numRestart w:val="eachSect"/>
          </w:footnotePr>
          <w:type w:val="continuous"/>
          <w:pgSz w:w="11906" w:h="16838"/>
          <w:pgMar w:top="1440" w:right="1800" w:bottom="1440" w:left="1800" w:header="720" w:footer="720" w:gutter="0"/>
          <w:cols w:space="720"/>
          <w:bidi/>
          <w:rtlGutter/>
          <w:docGrid w:linePitch="360"/>
        </w:sectPr>
      </w:pPr>
    </w:p>
    <w:p w14:paraId="5DB7056C" w14:textId="77777777" w:rsidR="00BD0433" w:rsidRDefault="00BD0433" w:rsidP="003069CA">
      <w:pPr>
        <w:bidi w:val="0"/>
        <w:rPr>
          <w:b/>
          <w:bCs/>
        </w:rPr>
      </w:pPr>
    </w:p>
    <w:p w14:paraId="5157EB02" w14:textId="77777777" w:rsidR="00BD0433" w:rsidRDefault="00BD0433" w:rsidP="003069CA">
      <w:pPr>
        <w:bidi w:val="0"/>
        <w:rPr>
          <w:i/>
          <w:iCs/>
          <w:sz w:val="24"/>
          <w:szCs w:val="24"/>
        </w:rPr>
      </w:pPr>
      <w:r w:rsidRPr="00FD62BD">
        <w:rPr>
          <w:rFonts w:cs="Times New Roman"/>
          <w:sz w:val="24"/>
          <w:szCs w:val="24"/>
          <w:rtl/>
        </w:rPr>
        <w:t>שלמיה</w:t>
      </w:r>
      <w:r w:rsidRPr="00FD62BD">
        <w:rPr>
          <w:rStyle w:val="FootnoteReference"/>
          <w:sz w:val="24"/>
          <w:szCs w:val="24"/>
        </w:rPr>
        <w:footnoteReference w:id="2886"/>
      </w:r>
      <w:r w:rsidRPr="00FD62BD">
        <w:rPr>
          <w:sz w:val="24"/>
          <w:szCs w:val="24"/>
        </w:rPr>
        <w:t xml:space="preserve"> – </w:t>
      </w:r>
      <w:r w:rsidRPr="00FD62BD">
        <w:rPr>
          <w:i/>
          <w:iCs/>
          <w:sz w:val="24"/>
          <w:szCs w:val="24"/>
        </w:rPr>
        <w:t>Shlamiah</w:t>
      </w:r>
    </w:p>
    <w:p w14:paraId="34DF7F59" w14:textId="77777777" w:rsidR="00BD0433" w:rsidRPr="00FD62BD" w:rsidRDefault="00BD0433" w:rsidP="00B22AD1">
      <w:pPr>
        <w:bidi w:val="0"/>
        <w:rPr>
          <w:b/>
          <w:bCs/>
          <w:sz w:val="24"/>
          <w:szCs w:val="24"/>
        </w:rPr>
      </w:pPr>
    </w:p>
    <w:p w14:paraId="7D254814" w14:textId="77777777" w:rsidR="00BD0433" w:rsidRPr="00A8556B" w:rsidRDefault="00BD0433" w:rsidP="00CF1A10">
      <w:pPr>
        <w:numPr>
          <w:ilvl w:val="0"/>
          <w:numId w:val="118"/>
        </w:numPr>
        <w:bidi w:val="0"/>
        <w:jc w:val="both"/>
      </w:pPr>
      <w:r w:rsidRPr="00262A2F">
        <w:rPr>
          <w:b/>
          <w:bCs/>
        </w:rPr>
        <w:t xml:space="preserve">O: </w:t>
      </w:r>
      <w:r w:rsidRPr="00E15932">
        <w:rPr>
          <w:rFonts w:cs="Times New Roman"/>
          <w:rtl/>
        </w:rPr>
        <w:t>שילמיא</w:t>
      </w:r>
      <w:r w:rsidRPr="00A86548">
        <w:rPr>
          <w:rStyle w:val="FootnoteReference"/>
        </w:rPr>
        <w:footnoteReference w:id="2887"/>
      </w:r>
      <w:r>
        <w:rPr>
          <w:b/>
          <w:bCs/>
        </w:rPr>
        <w:t xml:space="preserve"> </w:t>
      </w:r>
      <w:r w:rsidRPr="00262A2F">
        <w:rPr>
          <w:b/>
          <w:bCs/>
        </w:rPr>
        <w:t>Ds:</w:t>
      </w:r>
      <w:r w:rsidRPr="00262A2F">
        <w:t xml:space="preserve"> </w:t>
      </w:r>
      <w:r w:rsidRPr="00B22AD1">
        <w:t>Scribe</w:t>
      </w:r>
      <w:r>
        <w:rPr>
          <w:rStyle w:val="FootnoteReference"/>
        </w:rPr>
        <w:footnoteReference w:id="2888"/>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yMeg </w:t>
      </w:r>
      <w:r>
        <w:t xml:space="preserve">3:5, 74b (Kosovsky, </w:t>
      </w:r>
      <w:r>
        <w:rPr>
          <w:i/>
          <w:iCs/>
        </w:rPr>
        <w:t>Yerushalmi</w:t>
      </w:r>
      <w:r>
        <w:t xml:space="preserve">, 647) </w:t>
      </w:r>
      <w:r w:rsidRPr="00262A2F">
        <w:rPr>
          <w:b/>
          <w:bCs/>
        </w:rPr>
        <w:t xml:space="preserve">E: </w:t>
      </w:r>
      <w:r w:rsidRPr="003E7587">
        <w:t>–</w:t>
      </w:r>
      <w:r>
        <w:rPr>
          <w:b/>
          <w:bCs/>
        </w:rPr>
        <w:t xml:space="preserve"> </w:t>
      </w:r>
      <w:r w:rsidRPr="00262A2F">
        <w:rPr>
          <w:b/>
          <w:bCs/>
        </w:rPr>
        <w:t>D:</w:t>
      </w:r>
      <w:r>
        <w:rPr>
          <w:b/>
          <w:bCs/>
        </w:rPr>
        <w:t xml:space="preserve"> </w:t>
      </w:r>
      <w:r w:rsidR="00505EFB">
        <w:rPr>
          <w:lang w:val="it-IT"/>
        </w:rPr>
        <w:t>3</w:t>
      </w:r>
      <w:r w:rsidR="00505EFB" w:rsidRPr="00E2403B">
        <w:rPr>
          <w:vertAlign w:val="superscript"/>
          <w:lang w:val="it-IT"/>
        </w:rPr>
        <w:t>rd</w:t>
      </w:r>
      <w:r w:rsidR="00505EFB">
        <w:rPr>
          <w:lang w:val="it-IT"/>
        </w:rPr>
        <w:t xml:space="preserve"> C</w:t>
      </w:r>
      <w:r w:rsidR="00505EFB" w:rsidRPr="00E2403B">
        <w:rPr>
          <w:rStyle w:val="FootnoteReference"/>
          <w:lang w:val="it-IT"/>
        </w:rPr>
        <w:footnoteReference w:id="2889"/>
      </w:r>
    </w:p>
    <w:p w14:paraId="1A4B23CD" w14:textId="77777777" w:rsidR="00BD0433" w:rsidRDefault="00BD0433" w:rsidP="00574695">
      <w:pPr>
        <w:bidi w:val="0"/>
        <w:sectPr w:rsidR="00BD0433" w:rsidSect="00FD62BD">
          <w:footnotePr>
            <w:pos w:val="beneathText"/>
            <w:numRestart w:val="eachSect"/>
          </w:footnotePr>
          <w:type w:val="continuous"/>
          <w:pgSz w:w="11906" w:h="16838"/>
          <w:pgMar w:top="1440" w:right="1800" w:bottom="1440" w:left="1800" w:header="720" w:footer="720" w:gutter="0"/>
          <w:cols w:space="720"/>
          <w:bidi/>
          <w:rtlGutter/>
          <w:docGrid w:linePitch="360"/>
        </w:sectPr>
      </w:pPr>
    </w:p>
    <w:p w14:paraId="4FA91EC0" w14:textId="77777777" w:rsidR="00BD0433" w:rsidRDefault="00BD0433" w:rsidP="006524AE">
      <w:pPr>
        <w:tabs>
          <w:tab w:val="left" w:pos="8460"/>
        </w:tabs>
        <w:bidi w:val="0"/>
        <w:jc w:val="both"/>
        <w:rPr>
          <w:rFonts w:cs="Times New Roman"/>
          <w:b/>
          <w:sz w:val="24"/>
          <w:szCs w:val="24"/>
        </w:rPr>
      </w:pPr>
    </w:p>
    <w:p w14:paraId="260D9D31" w14:textId="77777777" w:rsidR="00BD0433" w:rsidRPr="006524AE" w:rsidRDefault="00BD0433" w:rsidP="00E15932">
      <w:pPr>
        <w:tabs>
          <w:tab w:val="left" w:pos="8460"/>
        </w:tabs>
        <w:bidi w:val="0"/>
        <w:jc w:val="both"/>
        <w:rPr>
          <w:rFonts w:cs="Times New Roman"/>
          <w:bCs/>
          <w:sz w:val="24"/>
          <w:szCs w:val="24"/>
          <w:lang w:val="en-GB"/>
        </w:rPr>
      </w:pPr>
      <w:r w:rsidRPr="006524AE">
        <w:rPr>
          <w:rFonts w:cs="Times New Roman"/>
          <w:b/>
          <w:sz w:val="24"/>
          <w:szCs w:val="24"/>
          <w:rtl/>
          <w:lang w:val="el-GR"/>
        </w:rPr>
        <w:t>שלמן</w:t>
      </w:r>
      <w:r w:rsidRPr="006524AE">
        <w:rPr>
          <w:rStyle w:val="FootnoteReference"/>
          <w:rFonts w:cs="Times New Roman"/>
          <w:bCs/>
          <w:sz w:val="24"/>
          <w:szCs w:val="24"/>
          <w:lang w:val="en-GB"/>
        </w:rPr>
        <w:footnoteReference w:id="2890"/>
      </w:r>
      <w:r w:rsidRPr="006524AE">
        <w:rPr>
          <w:rFonts w:cs="Times New Roman"/>
          <w:bCs/>
          <w:sz w:val="24"/>
          <w:szCs w:val="24"/>
          <w:lang w:val="en-GB"/>
        </w:rPr>
        <w:t xml:space="preserve"> </w:t>
      </w:r>
      <w:r w:rsidRPr="00C01DB8">
        <w:rPr>
          <w:rFonts w:cs="Times New Roman"/>
          <w:sz w:val="24"/>
          <w:szCs w:val="24"/>
          <w:lang w:val="en-GB"/>
        </w:rPr>
        <w:t>–</w:t>
      </w:r>
      <w:r w:rsidRPr="006524AE">
        <w:rPr>
          <w:rFonts w:cs="Times New Roman"/>
          <w:bCs/>
          <w:sz w:val="24"/>
          <w:szCs w:val="24"/>
          <w:lang w:val="en-GB"/>
        </w:rPr>
        <w:t xml:space="preserve"> </w:t>
      </w:r>
      <w:r w:rsidRPr="006524AE">
        <w:rPr>
          <w:rFonts w:cs="Times New Roman"/>
          <w:bCs/>
          <w:i/>
          <w:iCs/>
          <w:sz w:val="24"/>
          <w:szCs w:val="24"/>
          <w:lang w:val="en-GB"/>
        </w:rPr>
        <w:t>Shalman</w:t>
      </w:r>
    </w:p>
    <w:p w14:paraId="73543AC9" w14:textId="77777777" w:rsidR="00BD0433" w:rsidRDefault="00BD0433" w:rsidP="006524AE">
      <w:pPr>
        <w:bidi w:val="0"/>
        <w:rPr>
          <w:rFonts w:cs="Times New Roman"/>
          <w:b/>
          <w:bCs/>
          <w:lang w:val="en-GB"/>
        </w:rPr>
      </w:pPr>
    </w:p>
    <w:p w14:paraId="016036FF" w14:textId="77777777" w:rsidR="00BD0433" w:rsidRPr="00441A5D" w:rsidRDefault="00BD0433" w:rsidP="00505EFB">
      <w:pPr>
        <w:numPr>
          <w:ilvl w:val="0"/>
          <w:numId w:val="117"/>
        </w:numPr>
        <w:bidi w:val="0"/>
        <w:rPr>
          <w:rFonts w:cs="Times New Roman"/>
          <w:b/>
          <w:bCs/>
          <w:lang w:val="en-GB"/>
        </w:rPr>
      </w:pPr>
      <w:r w:rsidRPr="003335B1">
        <w:rPr>
          <w:rFonts w:cs="Times New Roman"/>
          <w:b/>
          <w:bCs/>
          <w:lang w:val="en-GB"/>
        </w:rPr>
        <w:t xml:space="preserve">O: </w:t>
      </w:r>
      <w:r w:rsidRPr="00C01DB8">
        <w:rPr>
          <w:rFonts w:cs="Times New Roman"/>
          <w:lang w:val="en-GB"/>
        </w:rPr>
        <w:t>–</w:t>
      </w:r>
      <w:r w:rsidRPr="003335B1">
        <w:rPr>
          <w:rFonts w:cs="Times New Roman"/>
          <w:b/>
          <w:bCs/>
          <w:lang w:val="en-GB"/>
        </w:rPr>
        <w:t xml:space="preserve"> Ds: </w:t>
      </w:r>
      <w:r w:rsidRPr="003335B1">
        <w:rPr>
          <w:rFonts w:cs="Times New Roman"/>
          <w:lang w:val="en-GB"/>
        </w:rPr>
        <w:t>Levi</w:t>
      </w:r>
      <w:r w:rsidR="00505EFB">
        <w:rPr>
          <w:rFonts w:cs="Times New Roman"/>
          <w:lang w:val="en-GB"/>
        </w:rPr>
        <w:t xml:space="preserve"> (</w:t>
      </w:r>
      <w:r w:rsidR="00B3118E">
        <w:rPr>
          <w:rFonts w:cs="Times New Roman"/>
          <w:lang w:val="en-GB"/>
        </w:rPr>
        <w:t>10</w:t>
      </w:r>
      <w:r w:rsidRPr="003335B1">
        <w:rPr>
          <w:rFonts w:cs="Times New Roman"/>
          <w:lang w:val="en-GB"/>
        </w:rPr>
        <w:t xml:space="preserve">)’s </w:t>
      </w:r>
      <w:r w:rsidRPr="008F0003">
        <w:rPr>
          <w:rFonts w:cs="Times New Roman"/>
          <w:lang w:val="en-GB"/>
        </w:rPr>
        <w:t>son</w:t>
      </w:r>
      <w:r w:rsidRPr="003335B1">
        <w:rPr>
          <w:rFonts w:cs="Times New Roman"/>
          <w:lang w:val="en-GB"/>
        </w:rPr>
        <w:t xml:space="preserve"> </w:t>
      </w:r>
      <w:r w:rsidRPr="003335B1">
        <w:rPr>
          <w:rFonts w:cs="Times New Roman"/>
          <w:b/>
          <w:bCs/>
          <w:lang w:val="en-GB"/>
        </w:rPr>
        <w:t xml:space="preserve">F: </w:t>
      </w:r>
      <w:r w:rsidRPr="00C01DB8">
        <w:rPr>
          <w:rFonts w:cs="Times New Roman"/>
          <w:lang w:val="en-GB"/>
        </w:rPr>
        <w:t>–</w:t>
      </w:r>
      <w:r w:rsidRPr="003335B1">
        <w:rPr>
          <w:rFonts w:cs="Times New Roman"/>
          <w:b/>
          <w:bCs/>
          <w:lang w:val="en-GB"/>
        </w:rPr>
        <w:t xml:space="preserve"> S: </w:t>
      </w:r>
      <w:r w:rsidRPr="003335B1">
        <w:rPr>
          <w:rFonts w:cs="Times New Roman"/>
          <w:i/>
          <w:iCs/>
          <w:lang w:val="en-GB"/>
        </w:rPr>
        <w:t>yKil</w:t>
      </w:r>
      <w:r w:rsidRPr="003335B1">
        <w:rPr>
          <w:rFonts w:cs="Times New Roman"/>
          <w:lang w:val="en-GB"/>
        </w:rPr>
        <w:t xml:space="preserve"> 1:4, 27a (</w:t>
      </w:r>
      <w:r w:rsidRPr="003335B1">
        <w:rPr>
          <w:rFonts w:cs="Times New Roman"/>
        </w:rPr>
        <w:t xml:space="preserve">Kosovsky, </w:t>
      </w:r>
      <w:r w:rsidRPr="003335B1">
        <w:rPr>
          <w:rFonts w:cs="Times New Roman"/>
          <w:i/>
          <w:iCs/>
        </w:rPr>
        <w:t>Yerushalmi</w:t>
      </w:r>
      <w:r w:rsidRPr="003335B1">
        <w:rPr>
          <w:rFonts w:cs="Times New Roman"/>
        </w:rPr>
        <w:t>, 647</w:t>
      </w:r>
      <w:r w:rsidRPr="003335B1">
        <w:rPr>
          <w:rFonts w:cs="Times New Roman"/>
          <w:lang w:val="en-GB"/>
        </w:rPr>
        <w:t xml:space="preserve">) </w:t>
      </w:r>
      <w:r w:rsidRPr="003335B1">
        <w:rPr>
          <w:rFonts w:cs="Times New Roman"/>
          <w:b/>
          <w:bCs/>
          <w:lang w:val="en-GB"/>
        </w:rPr>
        <w:t>E:</w:t>
      </w:r>
      <w:r>
        <w:rPr>
          <w:rFonts w:cs="Times New Roman"/>
          <w:b/>
          <w:bCs/>
          <w:lang w:val="en-GB"/>
        </w:rPr>
        <w:t xml:space="preserve"> </w:t>
      </w:r>
      <w:r w:rsidRPr="008F0003">
        <w:rPr>
          <w:rFonts w:cs="Times New Roman"/>
          <w:lang w:val="en-GB"/>
        </w:rPr>
        <w:t>–</w:t>
      </w:r>
      <w:r w:rsidRPr="003335B1">
        <w:rPr>
          <w:rFonts w:cs="Times New Roman"/>
          <w:b/>
          <w:bCs/>
          <w:lang w:val="en-GB"/>
        </w:rPr>
        <w:t xml:space="preserve"> D: </w:t>
      </w:r>
      <w:r w:rsidR="00505EFB">
        <w:rPr>
          <w:lang w:val="it-IT"/>
        </w:rPr>
        <w:t>3</w:t>
      </w:r>
      <w:r w:rsidR="00505EFB" w:rsidRPr="00F22B7A">
        <w:rPr>
          <w:vertAlign w:val="superscript"/>
          <w:lang w:val="it-IT"/>
        </w:rPr>
        <w:t>rd</w:t>
      </w:r>
      <w:r w:rsidR="00505EFB">
        <w:rPr>
          <w:lang w:val="it-IT"/>
        </w:rPr>
        <w:t xml:space="preserve"> C</w:t>
      </w:r>
      <w:r w:rsidR="00505EFB">
        <w:rPr>
          <w:rStyle w:val="FootnoteReference"/>
          <w:lang w:val="it-IT"/>
        </w:rPr>
        <w:footnoteReference w:id="2891"/>
      </w:r>
    </w:p>
    <w:p w14:paraId="632A7F6B" w14:textId="77777777" w:rsidR="00E83712" w:rsidRDefault="00E83712" w:rsidP="00CF1A10">
      <w:pPr>
        <w:numPr>
          <w:ilvl w:val="0"/>
          <w:numId w:val="117"/>
        </w:numPr>
        <w:bidi w:val="0"/>
      </w:pPr>
      <w:r w:rsidRPr="00262A2F">
        <w:rPr>
          <w:b/>
          <w:bCs/>
        </w:rPr>
        <w:t xml:space="preserve">O: </w:t>
      </w:r>
      <w:r w:rsidRPr="00BC196A">
        <w:t>[</w:t>
      </w:r>
      <w:r w:rsidRPr="00BC196A">
        <w:rPr>
          <w:rFonts w:ascii="Graeca" w:hAnsi="Graeca"/>
        </w:rPr>
        <w:t></w:t>
      </w:r>
      <w:r w:rsidRPr="00BC196A">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t>[</w:t>
      </w:r>
      <w:r w:rsidRPr="00BC196A">
        <w:rPr>
          <w:rFonts w:ascii="Graeca" w:hAnsi="Graeca"/>
        </w:rPr>
        <w:t></w:t>
      </w:r>
      <w:r w:rsidRPr="00BC196A">
        <w:t>]</w:t>
      </w:r>
      <w:r w:rsidRPr="000E41E3">
        <w:rPr>
          <w:rStyle w:val="FootnoteReference"/>
        </w:rPr>
        <w:footnoteReference w:id="2892"/>
      </w:r>
      <w:r>
        <w:t xml:space="preserve"> </w:t>
      </w:r>
      <w:r w:rsidRPr="00262A2F">
        <w:rPr>
          <w:b/>
          <w:bCs/>
        </w:rPr>
        <w:t>Ds:</w:t>
      </w:r>
      <w:r w:rsidRPr="00262A2F">
        <w:t xml:space="preserve"> </w:t>
      </w:r>
      <w:r w:rsidRPr="00A27E29">
        <w:rPr>
          <w:rFonts w:cs="Times New Roman"/>
        </w:rPr>
        <w:t xml:space="preserve">Gadia </w:t>
      </w:r>
      <w:r>
        <w:rPr>
          <w:rFonts w:cs="Times New Roman"/>
          <w:lang w:val="en-GB"/>
        </w:rPr>
        <w:t>(2</w:t>
      </w:r>
      <w:r w:rsidRPr="00A27E29">
        <w:rPr>
          <w:rFonts w:cs="Times New Roman"/>
          <w:lang w:val="en-GB"/>
        </w:rPr>
        <w:t>)’s son</w:t>
      </w:r>
      <w:r w:rsidRPr="00A27E29">
        <w:rPr>
          <w:rFonts w:cs="Times New Roman"/>
          <w:b/>
          <w:bCs/>
        </w:rPr>
        <w:t xml:space="preserve"> F:</w:t>
      </w:r>
      <w:r w:rsidRPr="00A27E29">
        <w:rPr>
          <w:rFonts w:cs="Times New Roman"/>
        </w:rPr>
        <w:t xml:space="preserve"> Inscription, Sela</w:t>
      </w:r>
      <w:r w:rsidRPr="00A27E29">
        <w:rPr>
          <w:rStyle w:val="FootnoteReference"/>
          <w:rFonts w:cs="Times New Roman"/>
          <w:rtl/>
        </w:rPr>
        <w:footnoteReference w:id="2893"/>
      </w:r>
      <w:r w:rsidRPr="00A27E29">
        <w:rPr>
          <w:rFonts w:cs="Times New Roman"/>
        </w:rPr>
        <w:t xml:space="preserve"> </w:t>
      </w:r>
      <w:r w:rsidRPr="00A27E29">
        <w:rPr>
          <w:rFonts w:cs="Times New Roman"/>
          <w:b/>
          <w:bCs/>
        </w:rPr>
        <w:t>S:</w:t>
      </w:r>
      <w:r w:rsidRPr="00A27E29">
        <w:rPr>
          <w:rFonts w:cs="Times New Roman"/>
        </w:rPr>
        <w:t xml:space="preserve"> Waddington, </w:t>
      </w:r>
      <w:r w:rsidRPr="00A27E29">
        <w:rPr>
          <w:rFonts w:cs="Times New Roman"/>
          <w:i/>
          <w:iCs/>
        </w:rPr>
        <w:t xml:space="preserve">IGLS </w:t>
      </w:r>
      <w:r w:rsidRPr="00A27E29">
        <w:rPr>
          <w:rFonts w:cs="Times New Roman"/>
        </w:rPr>
        <w:t>no.</w:t>
      </w:r>
      <w:r w:rsidRPr="00A27E29">
        <w:rPr>
          <w:rFonts w:cs="Times New Roman"/>
          <w:i/>
          <w:iCs/>
        </w:rPr>
        <w:t xml:space="preserve"> </w:t>
      </w:r>
      <w:r w:rsidRPr="00A27E29">
        <w:rPr>
          <w:rFonts w:cs="Times New Roman"/>
        </w:rPr>
        <w:t xml:space="preserve">2262 </w:t>
      </w:r>
      <w:r w:rsidRPr="00A27E29">
        <w:rPr>
          <w:rFonts w:cs="Times New Roman"/>
          <w:b/>
          <w:bCs/>
        </w:rPr>
        <w:t xml:space="preserve">E: </w:t>
      </w:r>
      <w:r>
        <w:rPr>
          <w:rFonts w:cs="Times New Roman"/>
        </w:rPr>
        <w:t>Jew</w:t>
      </w:r>
      <w:r w:rsidRPr="00A27E29">
        <w:rPr>
          <w:rFonts w:cs="Times New Roman"/>
        </w:rPr>
        <w:t>?</w:t>
      </w:r>
      <w:r w:rsidRPr="00A27E29">
        <w:rPr>
          <w:rStyle w:val="FootnoteReference"/>
          <w:rFonts w:cs="Times New Roman"/>
          <w:rtl/>
        </w:rPr>
        <w:footnoteReference w:id="2894"/>
      </w:r>
      <w:r>
        <w:rPr>
          <w:b/>
          <w:bCs/>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2895"/>
      </w:r>
    </w:p>
    <w:p w14:paraId="70672135" w14:textId="77777777" w:rsidR="0017021E" w:rsidRDefault="0017021E" w:rsidP="00CF1A10">
      <w:pPr>
        <w:pStyle w:val="FootnoteText"/>
        <w:numPr>
          <w:ilvl w:val="0"/>
          <w:numId w:val="117"/>
        </w:numPr>
        <w:bidi w:val="0"/>
        <w:spacing w:line="240" w:lineRule="auto"/>
        <w:rPr>
          <w:rFonts w:cs="Miriam"/>
          <w:lang w:val="en-US"/>
        </w:rPr>
      </w:pPr>
      <w:r w:rsidRPr="002A4D52">
        <w:rPr>
          <w:b/>
          <w:bCs/>
          <w:color w:val="000000"/>
          <w:lang w:bidi="ar-SA"/>
        </w:rPr>
        <w:t xml:space="preserve">O: </w:t>
      </w:r>
      <w:r w:rsidRPr="00300B44">
        <w:rPr>
          <w:rFonts w:cs="Times New Roman"/>
          <w:color w:val="000000"/>
          <w:rtl/>
        </w:rPr>
        <w:t>סלימן</w:t>
      </w:r>
      <w:r w:rsidR="009D6481" w:rsidRPr="0047505A">
        <w:rPr>
          <w:rStyle w:val="FootnoteReference"/>
        </w:rPr>
        <w:footnoteReference w:id="2896"/>
      </w:r>
      <w:r w:rsidRPr="002A4D52">
        <w:rPr>
          <w:rFonts w:hint="cs"/>
          <w:color w:val="000000"/>
        </w:rPr>
        <w:t xml:space="preserve"> </w:t>
      </w:r>
      <w:r w:rsidRPr="002A4D52">
        <w:rPr>
          <w:b/>
          <w:bCs/>
          <w:color w:val="000000"/>
          <w:lang w:bidi="ar-SA"/>
        </w:rPr>
        <w:t xml:space="preserve">Ds: </w:t>
      </w:r>
      <w:r w:rsidRPr="002A4D52">
        <w:rPr>
          <w:color w:val="000000"/>
          <w:lang w:bidi="ar-SA"/>
        </w:rPr>
        <w:t>Moses (</w:t>
      </w:r>
      <w:r>
        <w:rPr>
          <w:color w:val="000000"/>
          <w:lang w:bidi="ar-SA"/>
        </w:rPr>
        <w:t>8</w:t>
      </w:r>
      <w:r w:rsidRPr="002A4D52">
        <w:rPr>
          <w:color w:val="000000"/>
          <w:lang w:bidi="ar-SA"/>
        </w:rPr>
        <w:t>)</w:t>
      </w:r>
      <w:r>
        <w:rPr>
          <w:color w:val="000000"/>
          <w:lang w:val="en-US" w:bidi="ar-SA"/>
        </w:rPr>
        <w:t xml:space="preserve">’s </w:t>
      </w:r>
      <w:r>
        <w:rPr>
          <w:color w:val="000000"/>
          <w:lang w:val="en-US"/>
        </w:rPr>
        <w:t>son</w:t>
      </w:r>
      <w:r>
        <w:rPr>
          <w:color w:val="000000"/>
          <w:lang w:bidi="ar-SA"/>
        </w:rPr>
        <w:t xml:space="preserve"> </w:t>
      </w:r>
      <w:r w:rsidRPr="002A4D52">
        <w:rPr>
          <w:b/>
          <w:bCs/>
          <w:color w:val="000000"/>
          <w:lang w:bidi="ar-SA"/>
        </w:rPr>
        <w:t xml:space="preserve">F: </w:t>
      </w:r>
      <w:r w:rsidRPr="002A4D52">
        <w:rPr>
          <w:color w:val="000000"/>
          <w:lang w:bidi="ar-SA"/>
        </w:rPr>
        <w:t xml:space="preserve">Inscription, </w:t>
      </w:r>
      <w:smartTag w:uri="urn:schemas-microsoft-com:office:smarttags" w:element="PlaceType">
        <w:r w:rsidRPr="002A4D52">
          <w:rPr>
            <w:color w:val="000000"/>
            <w:lang w:bidi="ar-SA"/>
          </w:rPr>
          <w:t>Temple</w:t>
        </w:r>
      </w:smartTag>
      <w:r w:rsidRPr="002A4D52">
        <w:rPr>
          <w:color w:val="000000"/>
          <w:lang w:bidi="ar-SA"/>
        </w:rPr>
        <w:t xml:space="preserve"> </w:t>
      </w:r>
      <w:smartTag w:uri="urn:schemas-microsoft-com:office:smarttags" w:element="PlaceName">
        <w:r w:rsidRPr="002A4D52">
          <w:rPr>
            <w:color w:val="000000"/>
            <w:lang w:bidi="ar-SA"/>
          </w:rPr>
          <w:t>Mount</w:t>
        </w:r>
      </w:smartTag>
      <w:r>
        <w:rPr>
          <w:color w:val="000000"/>
          <w:lang w:bidi="ar-SA"/>
        </w:rPr>
        <w:t xml:space="preserve">, </w:t>
      </w:r>
      <w:smartTag w:uri="urn:schemas-microsoft-com:office:smarttags" w:element="City">
        <w:r>
          <w:rPr>
            <w:color w:val="000000"/>
            <w:lang w:bidi="ar-SA"/>
          </w:rPr>
          <w:t>Jerusalem</w:t>
        </w:r>
      </w:smartTag>
      <w:r w:rsidRPr="002A4D52">
        <w:rPr>
          <w:color w:val="000000"/>
          <w:lang w:bidi="ar-SA"/>
        </w:rPr>
        <w:t xml:space="preserve"> </w:t>
      </w:r>
      <w:r w:rsidRPr="002A4D52">
        <w:rPr>
          <w:b/>
          <w:bCs/>
          <w:color w:val="000000"/>
          <w:lang w:bidi="ar-SA"/>
        </w:rPr>
        <w:t xml:space="preserve">S: </w:t>
      </w:r>
      <w:r w:rsidRPr="002A4D52">
        <w:rPr>
          <w:color w:val="000000"/>
          <w:lang w:bidi="ar-SA"/>
        </w:rPr>
        <w:t xml:space="preserve">Sukenik, “Jewish Inscriptions,” 139 </w:t>
      </w:r>
      <w:r w:rsidRPr="002A4D52">
        <w:rPr>
          <w:b/>
          <w:bCs/>
          <w:color w:val="000000"/>
          <w:lang w:bidi="ar-SA"/>
        </w:rPr>
        <w:t xml:space="preserve">E: </w:t>
      </w:r>
      <w:r w:rsidRPr="002A4D52">
        <w:rPr>
          <w:color w:val="000000"/>
          <w:lang w:bidi="ar-SA"/>
        </w:rPr>
        <w:t>Late?</w:t>
      </w:r>
      <w:r>
        <w:rPr>
          <w:rStyle w:val="FootnoteReference"/>
          <w:color w:val="000000"/>
          <w:lang w:bidi="ar-SA"/>
        </w:rPr>
        <w:footnoteReference w:id="2897"/>
      </w:r>
      <w:r w:rsidRPr="002A4D52">
        <w:rPr>
          <w:b/>
          <w:bCs/>
          <w:color w:val="000000"/>
          <w:lang w:bidi="ar-SA"/>
        </w:rPr>
        <w:t xml:space="preserve"> </w:t>
      </w:r>
      <w:r w:rsidRPr="002A4D52">
        <w:rPr>
          <w:color w:val="000000"/>
          <w:lang w:bidi="ar-SA"/>
        </w:rPr>
        <w:t>Second name</w:t>
      </w:r>
      <w:r w:rsidRPr="008F792C">
        <w:rPr>
          <w:b/>
          <w:bCs/>
        </w:rPr>
        <w:t xml:space="preserve"> D: </w:t>
      </w:r>
      <w:r w:rsidRPr="001C69FA">
        <w:t>Pre-650?</w:t>
      </w:r>
      <w:r>
        <w:rPr>
          <w:rStyle w:val="FootnoteReference"/>
        </w:rPr>
        <w:footnoteReference w:id="2898"/>
      </w:r>
      <w:r>
        <w:rPr>
          <w:color w:val="000000"/>
          <w:lang w:bidi="ar-SA"/>
        </w:rPr>
        <w:t xml:space="preserve"> </w:t>
      </w:r>
    </w:p>
    <w:p w14:paraId="3F71E4CA" w14:textId="77777777" w:rsidR="00BD0433" w:rsidRDefault="00BD0433" w:rsidP="00CF1A10">
      <w:pPr>
        <w:numPr>
          <w:ilvl w:val="0"/>
          <w:numId w:val="117"/>
        </w:numPr>
        <w:bidi w:val="0"/>
      </w:pPr>
      <w:r>
        <w:rPr>
          <w:b/>
          <w:bCs/>
        </w:rPr>
        <w:t xml:space="preserve">O: </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00BC196A" w:rsidRPr="00BC196A">
        <w:rPr>
          <w:rStyle w:val="FootnoteReference"/>
        </w:rPr>
        <w:footnoteReference w:id="2899"/>
      </w:r>
      <w:r>
        <w:rPr>
          <w:rFonts w:cs="Times New Roman"/>
        </w:rPr>
        <w:t xml:space="preserve"> </w:t>
      </w:r>
      <w:r w:rsidRPr="00804DC6">
        <w:rPr>
          <w:b/>
          <w:bCs/>
        </w:rPr>
        <w:t xml:space="preserve">Ds: </w:t>
      </w:r>
      <w:r>
        <w:t>Claudius</w:t>
      </w:r>
      <w:r w:rsidRPr="00C212F2">
        <w:t xml:space="preserve"> (</w:t>
      </w:r>
      <w:r w:rsidR="009C0A43">
        <w:t>1</w:t>
      </w:r>
      <w:r w:rsidRPr="00C212F2">
        <w:t xml:space="preserve">)’s </w:t>
      </w:r>
      <w:r>
        <w:t>son, aged 40</w:t>
      </w:r>
      <w:r>
        <w:rPr>
          <w:rStyle w:val="FootnoteReference"/>
        </w:rPr>
        <w:footnoteReference w:id="2900"/>
      </w:r>
      <w:r>
        <w:rPr>
          <w:b/>
          <w:bCs/>
        </w:rPr>
        <w:t xml:space="preserve"> </w:t>
      </w:r>
      <w:r w:rsidRPr="00804DC6">
        <w:rPr>
          <w:b/>
          <w:bCs/>
        </w:rPr>
        <w:t xml:space="preserve">F: </w:t>
      </w:r>
      <w:r>
        <w:t>Epitaph, Zoar</w:t>
      </w:r>
      <w:r w:rsidRPr="005E2ED7">
        <w:rPr>
          <w:b/>
          <w:bCs/>
        </w:rPr>
        <w:t xml:space="preserve"> </w:t>
      </w:r>
      <w:r w:rsidRPr="00804DC6">
        <w:rPr>
          <w:b/>
          <w:bCs/>
        </w:rPr>
        <w:t xml:space="preserve">S: </w:t>
      </w:r>
      <w:r w:rsidRPr="00804DC6">
        <w:rPr>
          <w:i/>
          <w:iCs/>
        </w:rPr>
        <w:t xml:space="preserve">IPT </w:t>
      </w:r>
      <w:r w:rsidRPr="00804DC6">
        <w:t>1</w:t>
      </w:r>
      <w:r>
        <w:t>b,</w:t>
      </w:r>
      <w:r w:rsidRPr="00804DC6">
        <w:t xml:space="preserve"> no. </w:t>
      </w:r>
      <w:r>
        <w:t xml:space="preserve">18 </w:t>
      </w:r>
      <w:r w:rsidRPr="00FF15E4">
        <w:rPr>
          <w:b/>
          <w:bCs/>
        </w:rPr>
        <w:t>E:</w:t>
      </w:r>
      <w:r>
        <w:rPr>
          <w:b/>
          <w:bCs/>
        </w:rPr>
        <w:t xml:space="preserve"> </w:t>
      </w:r>
      <w:r w:rsidRPr="00472863">
        <w:rPr>
          <w:lang w:val="it-IT"/>
        </w:rPr>
        <w:t>Jew?</w:t>
      </w:r>
      <w:r>
        <w:rPr>
          <w:rStyle w:val="FootnoteReference"/>
          <w:lang w:val="en-GB"/>
        </w:rPr>
        <w:footnoteReference w:id="2901"/>
      </w:r>
      <w:r w:rsidRPr="00FF15E4">
        <w:rPr>
          <w:b/>
          <w:bCs/>
        </w:rPr>
        <w:t xml:space="preserve"> D:</w:t>
      </w:r>
      <w:r w:rsidRPr="00FF15E4">
        <w:t xml:space="preserve"> </w:t>
      </w:r>
      <w:r>
        <w:t>412</w:t>
      </w:r>
      <w:r>
        <w:rPr>
          <w:rStyle w:val="FootnoteReference"/>
          <w:lang w:val="en-GB"/>
        </w:rPr>
        <w:footnoteReference w:id="2902"/>
      </w:r>
    </w:p>
    <w:p w14:paraId="0F630103" w14:textId="77777777" w:rsidR="00BD0433" w:rsidRPr="003335B1" w:rsidRDefault="00BD0433" w:rsidP="00CF1A10">
      <w:pPr>
        <w:numPr>
          <w:ilvl w:val="0"/>
          <w:numId w:val="117"/>
        </w:numPr>
        <w:bidi w:val="0"/>
        <w:rPr>
          <w:rFonts w:cs="Times New Roman"/>
          <w:b/>
          <w:bCs/>
          <w:lang w:val="en-GB"/>
        </w:rPr>
        <w:sectPr w:rsidR="00BD0433" w:rsidRPr="003335B1" w:rsidSect="009134D0">
          <w:footnotePr>
            <w:pos w:val="beneathText"/>
            <w:numRestart w:val="eachSect"/>
          </w:footnotePr>
          <w:type w:val="continuous"/>
          <w:pgSz w:w="11906" w:h="16838"/>
          <w:pgMar w:top="1440" w:right="1800" w:bottom="1440" w:left="1800" w:header="720" w:footer="720" w:gutter="0"/>
          <w:cols w:space="720"/>
          <w:bidi/>
          <w:rtlGutter/>
        </w:sectPr>
      </w:pPr>
    </w:p>
    <w:p w14:paraId="642A8B95" w14:textId="77777777" w:rsidR="00BD0433" w:rsidRDefault="00BD0433" w:rsidP="00574695">
      <w:pPr>
        <w:bidi w:val="0"/>
      </w:pPr>
    </w:p>
    <w:p w14:paraId="4F39B582" w14:textId="77777777" w:rsidR="00BD0433" w:rsidRDefault="00BD0433" w:rsidP="006524AE">
      <w:pPr>
        <w:bidi w:val="0"/>
      </w:pPr>
    </w:p>
    <w:p w14:paraId="73F52905" w14:textId="77777777" w:rsidR="00BD0433" w:rsidRDefault="00BD0433" w:rsidP="0033357A">
      <w:pPr>
        <w:bidi w:val="0"/>
        <w:rPr>
          <w:i/>
          <w:iCs/>
          <w:sz w:val="24"/>
          <w:szCs w:val="24"/>
        </w:rPr>
      </w:pPr>
      <w:r w:rsidRPr="00FD62BD">
        <w:rPr>
          <w:rFonts w:cs="Times New Roman"/>
          <w:sz w:val="24"/>
          <w:szCs w:val="24"/>
          <w:rtl/>
        </w:rPr>
        <w:t>שמואל</w:t>
      </w:r>
      <w:r w:rsidRPr="00FD62BD">
        <w:rPr>
          <w:rStyle w:val="FootnoteReference"/>
          <w:sz w:val="24"/>
          <w:szCs w:val="24"/>
        </w:rPr>
        <w:footnoteReference w:id="2903"/>
      </w:r>
      <w:r w:rsidRPr="00FD62BD">
        <w:rPr>
          <w:sz w:val="24"/>
          <w:szCs w:val="24"/>
        </w:rPr>
        <w:t xml:space="preserve"> – </w:t>
      </w:r>
      <w:r w:rsidRPr="00FD62BD">
        <w:rPr>
          <w:i/>
          <w:iCs/>
          <w:sz w:val="24"/>
          <w:szCs w:val="24"/>
        </w:rPr>
        <w:t>Samuel</w:t>
      </w:r>
    </w:p>
    <w:p w14:paraId="1F339B21" w14:textId="77777777" w:rsidR="00BD0433" w:rsidRPr="00FD62BD" w:rsidRDefault="00BD0433" w:rsidP="00B22AD1">
      <w:pPr>
        <w:bidi w:val="0"/>
        <w:rPr>
          <w:sz w:val="24"/>
          <w:szCs w:val="24"/>
        </w:rPr>
      </w:pPr>
    </w:p>
    <w:p w14:paraId="19D313A3" w14:textId="77777777" w:rsidR="00BD0433" w:rsidRDefault="00BD0433" w:rsidP="00CF1A10">
      <w:pPr>
        <w:numPr>
          <w:ilvl w:val="0"/>
          <w:numId w:val="116"/>
        </w:numPr>
        <w:bidi w:val="0"/>
        <w:rPr>
          <w:rtl/>
        </w:rPr>
      </w:pPr>
      <w:r w:rsidRPr="00262A2F">
        <w:rPr>
          <w:b/>
          <w:bCs/>
        </w:rPr>
        <w:t xml:space="preserve">O: </w:t>
      </w:r>
      <w:r w:rsidRPr="00690540">
        <w:rPr>
          <w:rFonts w:ascii="Graeca" w:hAnsi="Graeca"/>
        </w:rPr>
        <w:t></w:t>
      </w:r>
      <w:r w:rsidRPr="00690540">
        <w:rPr>
          <w:rFonts w:ascii="Graeca" w:hAnsi="Graeca"/>
        </w:rPr>
        <w:t></w:t>
      </w:r>
      <w:r w:rsidRPr="00690540">
        <w:rPr>
          <w:rFonts w:ascii="Graeca" w:hAnsi="Graeca"/>
        </w:rPr>
        <w:t></w:t>
      </w:r>
      <w:r w:rsidRPr="00690540">
        <w:rPr>
          <w:rFonts w:ascii="Graeca" w:hAnsi="Graeca"/>
        </w:rPr>
        <w:t></w:t>
      </w:r>
      <w:r w:rsidRPr="00690540">
        <w:rPr>
          <w:rFonts w:ascii="Graeca" w:hAnsi="Graeca"/>
        </w:rPr>
        <w:t></w:t>
      </w:r>
      <w:r w:rsidRPr="00690540">
        <w:rPr>
          <w:rFonts w:ascii="Graeca" w:hAnsi="Graeca"/>
        </w:rPr>
        <w:t></w:t>
      </w:r>
      <w:r w:rsidRPr="00690540">
        <w:rPr>
          <w:rFonts w:ascii="Graeca" w:hAnsi="Graeca"/>
        </w:rPr>
        <w:t></w:t>
      </w:r>
      <w:r w:rsidRPr="00690540">
        <w:rPr>
          <w:rFonts w:ascii="Graeca" w:hAnsi="Graeca"/>
        </w:rPr>
        <w:t></w:t>
      </w:r>
      <w:r w:rsidRPr="00690540">
        <w:rPr>
          <w:rFonts w:ascii="Graeca" w:hAnsi="Graeca"/>
        </w:rPr>
        <w:t></w:t>
      </w:r>
      <w:r w:rsidRPr="00690540">
        <w:rPr>
          <w:rFonts w:ascii="Graeca" w:hAnsi="Graeca"/>
        </w:rPr>
        <w:t></w:t>
      </w:r>
      <w:r w:rsidRPr="008E755F">
        <w:rPr>
          <w:rStyle w:val="FootnoteReference"/>
          <w:rFonts w:cs="Times New Roman"/>
        </w:rPr>
        <w:footnoteReference w:id="2904"/>
      </w:r>
      <w:r>
        <w:rPr>
          <w:rFonts w:cs="Times New Roman"/>
        </w:rPr>
        <w:t xml:space="preserve"> </w:t>
      </w:r>
      <w:r w:rsidRPr="00262A2F">
        <w:rPr>
          <w:b/>
          <w:bCs/>
        </w:rPr>
        <w:t>Ds:</w:t>
      </w:r>
      <w:r w:rsidRPr="00262A2F">
        <w:t xml:space="preserve"> </w:t>
      </w:r>
      <w:r>
        <w:t>Justus (2)’</w:t>
      </w:r>
      <w:r w:rsidRPr="005D3BF5">
        <w:t>s</w:t>
      </w:r>
      <w:r>
        <w:t xml:space="preserve"> and Abraham </w:t>
      </w:r>
      <w:r w:rsidRPr="00691E1C">
        <w:t>(</w:t>
      </w:r>
      <w:r>
        <w:t>2</w:t>
      </w:r>
      <w:r w:rsidRPr="00691E1C">
        <w:t>)</w:t>
      </w:r>
      <w:r>
        <w:t>’</w:t>
      </w:r>
      <w:r w:rsidRPr="005D3BF5">
        <w:t>s</w:t>
      </w:r>
      <w:r>
        <w:t xml:space="preserve"> father </w:t>
      </w:r>
      <w:r w:rsidRPr="00262A2F">
        <w:rPr>
          <w:b/>
          <w:bCs/>
        </w:rPr>
        <w:t>F:</w:t>
      </w:r>
      <w:r w:rsidRPr="00262A2F">
        <w:t xml:space="preserve"> </w:t>
      </w:r>
      <w:r>
        <w:t xml:space="preserve">– </w:t>
      </w:r>
      <w:r w:rsidRPr="00262A2F">
        <w:rPr>
          <w:b/>
          <w:bCs/>
        </w:rPr>
        <w:t>S:</w:t>
      </w:r>
      <w:r w:rsidRPr="00262A2F">
        <w:t xml:space="preserve"> </w:t>
      </w:r>
      <w:r w:rsidRPr="000C28CD">
        <w:rPr>
          <w:i/>
          <w:iCs/>
        </w:rPr>
        <w:t>Doctrina Jacobi</w:t>
      </w:r>
      <w:r w:rsidRPr="00A54246">
        <w:t xml:space="preserve"> 3:2</w:t>
      </w:r>
      <w:r>
        <w:t xml:space="preserve"> </w:t>
      </w:r>
      <w:r w:rsidRPr="00262A2F">
        <w:rPr>
          <w:b/>
          <w:bCs/>
        </w:rPr>
        <w:t>E</w:t>
      </w:r>
      <w:r>
        <w:rPr>
          <w:b/>
          <w:bCs/>
        </w:rPr>
        <w:t xml:space="preserve">: </w:t>
      </w:r>
      <w:r w:rsidRPr="003E7587">
        <w:t>–</w:t>
      </w:r>
      <w:r>
        <w:rPr>
          <w:b/>
          <w:bCs/>
        </w:rPr>
        <w:t xml:space="preserve"> </w:t>
      </w:r>
      <w:r w:rsidRPr="00262A2F">
        <w:rPr>
          <w:b/>
          <w:bCs/>
        </w:rPr>
        <w:t>D:</w:t>
      </w:r>
      <w:r w:rsidRPr="0033357A">
        <w:rPr>
          <w:rFonts w:cs="Times New Roman"/>
          <w:color w:val="FF00FF"/>
        </w:rPr>
        <w:t xml:space="preserve"> </w:t>
      </w:r>
      <w:r w:rsidRPr="00C9367D">
        <w:rPr>
          <w:rFonts w:cs="Times New Roman"/>
        </w:rPr>
        <w:t>7</w:t>
      </w:r>
      <w:r w:rsidRPr="00C9367D">
        <w:rPr>
          <w:rFonts w:cs="Times New Roman"/>
          <w:vertAlign w:val="superscript"/>
        </w:rPr>
        <w:t>th</w:t>
      </w:r>
      <w:r w:rsidRPr="00C9367D">
        <w:rPr>
          <w:rFonts w:cs="Times New Roman"/>
        </w:rPr>
        <w:t xml:space="preserve"> C</w:t>
      </w:r>
      <w:r w:rsidRPr="00C9367D">
        <w:rPr>
          <w:rStyle w:val="FootnoteReference"/>
          <w:rFonts w:cs="Times New Roman"/>
        </w:rPr>
        <w:footnoteReference w:id="2905"/>
      </w:r>
    </w:p>
    <w:p w14:paraId="51A5151A" w14:textId="77777777" w:rsidR="00BD0433" w:rsidRDefault="00BD0433" w:rsidP="00505EFB">
      <w:pPr>
        <w:numPr>
          <w:ilvl w:val="0"/>
          <w:numId w:val="116"/>
        </w:numPr>
        <w:bidi w:val="0"/>
      </w:pPr>
      <w:r w:rsidRPr="00262A2F">
        <w:rPr>
          <w:b/>
          <w:bCs/>
        </w:rPr>
        <w:t xml:space="preserve">O: </w:t>
      </w:r>
      <w:r w:rsidRPr="003E7587">
        <w:t>–</w:t>
      </w:r>
      <w:r>
        <w:rPr>
          <w:b/>
          <w:bCs/>
        </w:rPr>
        <w:t xml:space="preserve"> </w:t>
      </w:r>
      <w:r w:rsidRPr="00262A2F">
        <w:rPr>
          <w:b/>
          <w:bCs/>
        </w:rPr>
        <w:t>Ds:</w:t>
      </w:r>
      <w:r w:rsidRPr="00262A2F">
        <w:t xml:space="preserve"> </w:t>
      </w:r>
      <w:r>
        <w:t xml:space="preserve">Ḥiyya </w:t>
      </w:r>
      <w:r>
        <w:rPr>
          <w:lang w:val="en-GB"/>
        </w:rPr>
        <w:t>(1)’s son</w:t>
      </w:r>
      <w:r>
        <w:t xml:space="preserve">, Judah </w:t>
      </w:r>
      <w:r w:rsidR="00505EFB">
        <w:rPr>
          <w:lang w:val="en-GB"/>
        </w:rPr>
        <w:t>(6</w:t>
      </w:r>
      <w:r>
        <w:rPr>
          <w:lang w:val="en-GB"/>
        </w:rPr>
        <w:t xml:space="preserve">)’s </w:t>
      </w:r>
      <w:r w:rsidR="00505EFB">
        <w:rPr>
          <w:lang w:val="en-GB"/>
        </w:rPr>
        <w:t>grand</w:t>
      </w:r>
      <w:r>
        <w:rPr>
          <w:lang w:val="en-GB"/>
        </w:rPr>
        <w:t>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1:1, 2b (Kosovsky, </w:t>
      </w:r>
      <w:r>
        <w:rPr>
          <w:i/>
          <w:iCs/>
        </w:rPr>
        <w:t>Yerushalmi</w:t>
      </w:r>
      <w:r>
        <w:t xml:space="preserve">, 255) </w:t>
      </w:r>
      <w:r w:rsidRPr="00262A2F">
        <w:rPr>
          <w:b/>
          <w:bCs/>
        </w:rPr>
        <w:t xml:space="preserve">E: </w:t>
      </w:r>
      <w:r w:rsidRPr="003E7587">
        <w:t>–</w:t>
      </w:r>
      <w:r>
        <w:rPr>
          <w:b/>
          <w:bCs/>
        </w:rPr>
        <w:t xml:space="preserve"> </w:t>
      </w:r>
      <w:r w:rsidRPr="00262A2F">
        <w:rPr>
          <w:b/>
          <w:bCs/>
        </w:rPr>
        <w:t>D:</w:t>
      </w:r>
      <w:r>
        <w:rPr>
          <w:b/>
          <w:bCs/>
        </w:rPr>
        <w:t xml:space="preserve"> </w:t>
      </w:r>
      <w:r w:rsidR="00505EFB">
        <w:rPr>
          <w:rFonts w:cs="Times New Roman"/>
        </w:rPr>
        <w:t>Pre-400</w:t>
      </w:r>
      <w:r w:rsidR="00505EFB">
        <w:rPr>
          <w:rStyle w:val="FootnoteReference"/>
          <w:rFonts w:cs="Times New Roman"/>
        </w:rPr>
        <w:footnoteReference w:id="2906"/>
      </w:r>
    </w:p>
    <w:p w14:paraId="45276BD3" w14:textId="77777777" w:rsidR="00BD0433" w:rsidRPr="000F13E2" w:rsidRDefault="00BD0433" w:rsidP="00102597">
      <w:pPr>
        <w:numPr>
          <w:ilvl w:val="0"/>
          <w:numId w:val="116"/>
        </w:numPr>
        <w:bidi w:val="0"/>
      </w:pPr>
      <w:r w:rsidRPr="00262A2F">
        <w:rPr>
          <w:b/>
          <w:bCs/>
        </w:rPr>
        <w:t xml:space="preserve">O: </w:t>
      </w:r>
      <w:r w:rsidRPr="003E7587">
        <w:t>–</w:t>
      </w:r>
      <w:r>
        <w:rPr>
          <w:b/>
          <w:bCs/>
        </w:rPr>
        <w:t xml:space="preserve"> </w:t>
      </w:r>
      <w:r w:rsidRPr="00262A2F">
        <w:rPr>
          <w:b/>
          <w:bCs/>
        </w:rPr>
        <w:t>Ds:</w:t>
      </w:r>
      <w:r>
        <w:rPr>
          <w:b/>
          <w:bCs/>
        </w:rPr>
        <w:t xml:space="preserve"> </w:t>
      </w:r>
      <w:r>
        <w:t xml:space="preserve">Nahmani </w:t>
      </w:r>
      <w:r>
        <w:rPr>
          <w:lang w:val="en-GB"/>
        </w:rPr>
        <w:t>(1)’s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1:1, 2d (Kosovsky, </w:t>
      </w:r>
      <w:r>
        <w:rPr>
          <w:i/>
          <w:iCs/>
        </w:rPr>
        <w:t>Yerushalmi</w:t>
      </w:r>
      <w:r>
        <w:t xml:space="preserve">, 548-50) </w:t>
      </w:r>
      <w:r w:rsidRPr="00262A2F">
        <w:rPr>
          <w:b/>
          <w:bCs/>
        </w:rPr>
        <w:t xml:space="preserve">E: </w:t>
      </w:r>
      <w:r w:rsidRPr="003E7587">
        <w:t>–</w:t>
      </w:r>
      <w:r>
        <w:rPr>
          <w:b/>
          <w:bCs/>
        </w:rPr>
        <w:t xml:space="preserve"> </w:t>
      </w:r>
      <w:r w:rsidRPr="00262A2F">
        <w:rPr>
          <w:b/>
          <w:bCs/>
        </w:rPr>
        <w:t>D:</w:t>
      </w:r>
      <w:r>
        <w:rPr>
          <w:b/>
          <w:bCs/>
        </w:rPr>
        <w:t xml:space="preserve"> </w:t>
      </w:r>
      <w:r w:rsidR="00102597">
        <w:t>3</w:t>
      </w:r>
      <w:r w:rsidR="00102597" w:rsidRPr="002078A5">
        <w:rPr>
          <w:vertAlign w:val="superscript"/>
        </w:rPr>
        <w:t>rd</w:t>
      </w:r>
      <w:r w:rsidR="00102597">
        <w:t>-4</w:t>
      </w:r>
      <w:r w:rsidR="00102597" w:rsidRPr="002078A5">
        <w:rPr>
          <w:vertAlign w:val="superscript"/>
        </w:rPr>
        <w:t>th</w:t>
      </w:r>
      <w:r w:rsidR="00102597">
        <w:t xml:space="preserve"> C</w:t>
      </w:r>
      <w:r w:rsidR="00102597">
        <w:rPr>
          <w:rStyle w:val="FootnoteReference"/>
          <w:rFonts w:cs="Times New Roman"/>
          <w:lang w:val="en-GB"/>
        </w:rPr>
        <w:footnoteReference w:id="2907"/>
      </w:r>
    </w:p>
    <w:p w14:paraId="14604E47" w14:textId="77777777" w:rsidR="00BD0433" w:rsidRDefault="00BD0433" w:rsidP="00C4627E">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Barachiah</w:t>
      </w:r>
      <w:r w:rsidRPr="006A4521">
        <w:rPr>
          <w:b/>
          <w:bCs/>
        </w:rPr>
        <w:t xml:space="preserve"> </w:t>
      </w:r>
      <w:r>
        <w:rPr>
          <w:lang w:val="en-GB"/>
        </w:rPr>
        <w:t xml:space="preserve">(1)’s brother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1:5, 3c (Kosovsky, </w:t>
      </w:r>
      <w:r>
        <w:rPr>
          <w:i/>
          <w:iCs/>
        </w:rPr>
        <w:t>Yerushalmi</w:t>
      </w:r>
      <w:r>
        <w:t xml:space="preserve">, 159) </w:t>
      </w:r>
      <w:r w:rsidRPr="00262A2F">
        <w:rPr>
          <w:b/>
          <w:bCs/>
        </w:rPr>
        <w:t xml:space="preserve">E: </w:t>
      </w:r>
      <w:r w:rsidRPr="00443711">
        <w:t>–</w:t>
      </w:r>
      <w:r>
        <w:rPr>
          <w:b/>
          <w:bCs/>
        </w:rPr>
        <w:t xml:space="preserve"> </w:t>
      </w:r>
      <w:r w:rsidRPr="00262A2F">
        <w:rPr>
          <w:b/>
          <w:bCs/>
        </w:rPr>
        <w:t>D:</w:t>
      </w:r>
      <w:r>
        <w:rPr>
          <w:b/>
          <w:bCs/>
        </w:rPr>
        <w:t xml:space="preserve"> </w:t>
      </w:r>
      <w:r w:rsidR="00C4627E">
        <w:t>3</w:t>
      </w:r>
      <w:r w:rsidR="00C4627E" w:rsidRPr="00D20B3C">
        <w:rPr>
          <w:vertAlign w:val="superscript"/>
        </w:rPr>
        <w:t>rd</w:t>
      </w:r>
      <w:r w:rsidR="00C4627E">
        <w:t>-4</w:t>
      </w:r>
      <w:r w:rsidR="00C4627E" w:rsidRPr="00D20B3C">
        <w:rPr>
          <w:vertAlign w:val="superscript"/>
        </w:rPr>
        <w:t>th</w:t>
      </w:r>
      <w:r w:rsidR="00C4627E">
        <w:t xml:space="preserve"> C</w:t>
      </w:r>
      <w:r w:rsidR="00C4627E">
        <w:rPr>
          <w:rStyle w:val="FootnoteReference"/>
        </w:rPr>
        <w:footnoteReference w:id="2908"/>
      </w:r>
    </w:p>
    <w:p w14:paraId="4DA7BE5A" w14:textId="77777777" w:rsidR="00BD0433" w:rsidRDefault="00BD0433" w:rsidP="00505EFB">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Nathan </w:t>
      </w:r>
      <w:r>
        <w:rPr>
          <w:lang w:val="en-GB"/>
        </w:rPr>
        <w:t>(1)’s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1:5, 3d (Kosovsky, </w:t>
      </w:r>
      <w:r>
        <w:rPr>
          <w:i/>
          <w:iCs/>
        </w:rPr>
        <w:t>Yerushalmi</w:t>
      </w:r>
      <w:r>
        <w:t xml:space="preserve">, 556) </w:t>
      </w:r>
      <w:r w:rsidRPr="00262A2F">
        <w:rPr>
          <w:b/>
          <w:bCs/>
        </w:rPr>
        <w:t xml:space="preserve">E: </w:t>
      </w:r>
      <w:r w:rsidRPr="00443711">
        <w:t>–</w:t>
      </w:r>
      <w:r>
        <w:rPr>
          <w:b/>
          <w:bCs/>
        </w:rPr>
        <w:t xml:space="preserve"> </w:t>
      </w:r>
      <w:r w:rsidRPr="00262A2F">
        <w:rPr>
          <w:b/>
          <w:bCs/>
        </w:rPr>
        <w:t>D:</w:t>
      </w:r>
      <w:r>
        <w:rPr>
          <w:b/>
          <w:bCs/>
        </w:rPr>
        <w:t xml:space="preserve"> </w:t>
      </w:r>
      <w:r w:rsidR="00505EFB">
        <w:rPr>
          <w:lang w:val="it-IT"/>
        </w:rPr>
        <w:t>3</w:t>
      </w:r>
      <w:r w:rsidR="00505EFB" w:rsidRPr="00997697">
        <w:rPr>
          <w:vertAlign w:val="superscript"/>
          <w:lang w:val="it-IT"/>
        </w:rPr>
        <w:t>rd</w:t>
      </w:r>
      <w:r w:rsidR="00505EFB">
        <w:rPr>
          <w:lang w:val="it-IT"/>
        </w:rPr>
        <w:t>-4</w:t>
      </w:r>
      <w:r w:rsidR="00505EFB" w:rsidRPr="003F6D3F">
        <w:rPr>
          <w:vertAlign w:val="superscript"/>
          <w:lang w:val="it-IT"/>
        </w:rPr>
        <w:t>th</w:t>
      </w:r>
      <w:r w:rsidR="00505EFB">
        <w:rPr>
          <w:lang w:val="it-IT"/>
        </w:rPr>
        <w:t xml:space="preserve"> C</w:t>
      </w:r>
      <w:r w:rsidR="00505EFB">
        <w:rPr>
          <w:rStyle w:val="FootnoteReference"/>
          <w:lang w:val="it-IT"/>
        </w:rPr>
        <w:footnoteReference w:id="2909"/>
      </w:r>
    </w:p>
    <w:p w14:paraId="373E6441" w14:textId="77777777" w:rsidR="00BD0433" w:rsidRDefault="00BD0433" w:rsidP="00505EFB">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Hananiah </w:t>
      </w:r>
      <w:r w:rsidR="00505EFB">
        <w:rPr>
          <w:lang w:val="en-GB"/>
        </w:rPr>
        <w:t>(</w:t>
      </w:r>
      <w:r w:rsidR="001740CC">
        <w:rPr>
          <w:lang w:val="en-GB"/>
        </w:rPr>
        <w:t>6</w:t>
      </w:r>
      <w:r>
        <w:rPr>
          <w:lang w:val="en-GB"/>
        </w:rPr>
        <w:t>)’s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2:4, 4d (Kosovsky, </w:t>
      </w:r>
      <w:r>
        <w:rPr>
          <w:i/>
          <w:iCs/>
        </w:rPr>
        <w:t>Yerushalmi</w:t>
      </w:r>
      <w:r>
        <w:t xml:space="preserve">, 281) </w:t>
      </w:r>
      <w:r w:rsidRPr="00262A2F">
        <w:rPr>
          <w:b/>
          <w:bCs/>
        </w:rPr>
        <w:t xml:space="preserve">E: </w:t>
      </w:r>
      <w:r w:rsidRPr="00443711">
        <w:t>–</w:t>
      </w:r>
      <w:r>
        <w:rPr>
          <w:b/>
          <w:bCs/>
        </w:rPr>
        <w:t xml:space="preserve"> </w:t>
      </w:r>
      <w:r w:rsidRPr="00262A2F">
        <w:rPr>
          <w:b/>
          <w:bCs/>
        </w:rPr>
        <w:t>D:</w:t>
      </w:r>
      <w:r>
        <w:rPr>
          <w:b/>
          <w:bCs/>
        </w:rPr>
        <w:t xml:space="preserve"> </w:t>
      </w:r>
      <w:r w:rsidR="00505EFB">
        <w:rPr>
          <w:lang w:val="it-IT"/>
        </w:rPr>
        <w:t>3</w:t>
      </w:r>
      <w:r w:rsidR="00505EFB" w:rsidRPr="00997697">
        <w:rPr>
          <w:vertAlign w:val="superscript"/>
          <w:lang w:val="it-IT"/>
        </w:rPr>
        <w:t xml:space="preserve">rd </w:t>
      </w:r>
      <w:r w:rsidR="00505EFB">
        <w:rPr>
          <w:lang w:val="it-IT"/>
        </w:rPr>
        <w:t>C</w:t>
      </w:r>
      <w:r w:rsidR="00505EFB">
        <w:rPr>
          <w:rStyle w:val="FootnoteReference"/>
          <w:lang w:val="it-IT"/>
        </w:rPr>
        <w:footnoteReference w:id="2910"/>
      </w:r>
    </w:p>
    <w:p w14:paraId="6F98D81E" w14:textId="77777777" w:rsidR="00BD0433" w:rsidRDefault="00BD0433" w:rsidP="00F12800">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Abba </w:t>
      </w:r>
      <w:r w:rsidR="00210CF5">
        <w:rPr>
          <w:lang w:val="en-GB"/>
        </w:rPr>
        <w:t>(7</w:t>
      </w:r>
      <w:r>
        <w:rPr>
          <w:lang w:val="en-GB"/>
        </w:rPr>
        <w:t>)’s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2:7, 5b (Kosovsky, </w:t>
      </w:r>
      <w:r>
        <w:rPr>
          <w:i/>
          <w:iCs/>
        </w:rPr>
        <w:t>Yerushalmi</w:t>
      </w:r>
      <w:r>
        <w:t xml:space="preserve">, 22-3) </w:t>
      </w:r>
      <w:r w:rsidRPr="00262A2F">
        <w:rPr>
          <w:b/>
          <w:bCs/>
        </w:rPr>
        <w:t xml:space="preserve">E: </w:t>
      </w:r>
      <w:r w:rsidRPr="00443711">
        <w:t>–</w:t>
      </w:r>
      <w:r>
        <w:rPr>
          <w:b/>
          <w:bCs/>
        </w:rPr>
        <w:t xml:space="preserve"> </w:t>
      </w:r>
      <w:r w:rsidRPr="00262A2F">
        <w:rPr>
          <w:b/>
          <w:bCs/>
        </w:rPr>
        <w:t>D:</w:t>
      </w:r>
      <w:r>
        <w:rPr>
          <w:b/>
          <w:bCs/>
        </w:rPr>
        <w:t xml:space="preserve"> </w:t>
      </w:r>
      <w:r w:rsidR="00F12800" w:rsidRPr="001414A0">
        <w:t>3</w:t>
      </w:r>
      <w:r w:rsidR="00F12800" w:rsidRPr="001414A0">
        <w:rPr>
          <w:vertAlign w:val="superscript"/>
        </w:rPr>
        <w:t>rd</w:t>
      </w:r>
      <w:r w:rsidR="00F12800" w:rsidRPr="001414A0">
        <w:t xml:space="preserve"> C</w:t>
      </w:r>
      <w:r w:rsidR="00F12800">
        <w:rPr>
          <w:rStyle w:val="FootnoteReference"/>
          <w:lang w:val="de-DE"/>
        </w:rPr>
        <w:footnoteReference w:id="2911"/>
      </w:r>
    </w:p>
    <w:p w14:paraId="55A7F42D" w14:textId="77777777" w:rsidR="00BD0433" w:rsidRDefault="00BD0433" w:rsidP="00413F16">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H</w:t>
      </w:r>
      <w:r>
        <w:rPr>
          <w:rFonts w:cs="Times New Roman"/>
        </w:rPr>
        <w:t>̣</w:t>
      </w:r>
      <w:r>
        <w:t xml:space="preserve">alafta </w:t>
      </w:r>
      <w:r>
        <w:rPr>
          <w:lang w:val="en-GB"/>
        </w:rPr>
        <w:t>(1)’s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3:5, 6d (Kosovsky, </w:t>
      </w:r>
      <w:r>
        <w:rPr>
          <w:i/>
          <w:iCs/>
        </w:rPr>
        <w:t>Yerushalmi</w:t>
      </w:r>
      <w:r>
        <w:t xml:space="preserve">, 260) </w:t>
      </w:r>
      <w:r w:rsidRPr="00262A2F">
        <w:rPr>
          <w:b/>
          <w:bCs/>
        </w:rPr>
        <w:t xml:space="preserve">E: </w:t>
      </w:r>
      <w:r w:rsidRPr="00443711">
        <w:t>–</w:t>
      </w:r>
      <w:r>
        <w:rPr>
          <w:b/>
          <w:bCs/>
        </w:rPr>
        <w:t xml:space="preserve"> </w:t>
      </w:r>
      <w:r w:rsidRPr="00262A2F">
        <w:rPr>
          <w:b/>
          <w:bCs/>
        </w:rPr>
        <w:t>D:</w:t>
      </w:r>
      <w:r>
        <w:rPr>
          <w:b/>
          <w:bCs/>
        </w:rPr>
        <w:t xml:space="preserve"> </w:t>
      </w:r>
      <w:r w:rsidR="00413F16">
        <w:t>3</w:t>
      </w:r>
      <w:r w:rsidR="00413F16" w:rsidRPr="00D20B3C">
        <w:rPr>
          <w:vertAlign w:val="superscript"/>
        </w:rPr>
        <w:t>rd</w:t>
      </w:r>
      <w:r w:rsidR="00413F16">
        <w:t xml:space="preserve"> C</w:t>
      </w:r>
      <w:r w:rsidR="00413F16">
        <w:rPr>
          <w:rStyle w:val="FootnoteReference"/>
        </w:rPr>
        <w:footnoteReference w:id="2912"/>
      </w:r>
    </w:p>
    <w:p w14:paraId="274F572A" w14:textId="77777777" w:rsidR="00BD0433" w:rsidRDefault="00BD0433" w:rsidP="00505EFB">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Ami </w:t>
      </w:r>
      <w:r>
        <w:rPr>
          <w:lang w:val="en-GB"/>
        </w:rPr>
        <w:t>(3)’s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6:1, 10a (Kosovsky, </w:t>
      </w:r>
      <w:r>
        <w:rPr>
          <w:i/>
          <w:iCs/>
        </w:rPr>
        <w:t>Yerushalmi</w:t>
      </w:r>
      <w:r>
        <w:t xml:space="preserve">, 97) </w:t>
      </w:r>
      <w:r w:rsidRPr="00262A2F">
        <w:rPr>
          <w:b/>
          <w:bCs/>
        </w:rPr>
        <w:t xml:space="preserve">E: </w:t>
      </w:r>
      <w:r w:rsidRPr="00443711">
        <w:t>–</w:t>
      </w:r>
      <w:r>
        <w:rPr>
          <w:b/>
          <w:bCs/>
        </w:rPr>
        <w:t xml:space="preserve"> </w:t>
      </w:r>
      <w:r w:rsidRPr="00262A2F">
        <w:rPr>
          <w:b/>
          <w:bCs/>
        </w:rPr>
        <w:t>D:</w:t>
      </w:r>
      <w:r>
        <w:rPr>
          <w:b/>
          <w:bCs/>
        </w:rPr>
        <w:t xml:space="preserve"> </w:t>
      </w:r>
      <w:r w:rsidR="00505EFB">
        <w:rPr>
          <w:rFonts w:cs="Times New Roman"/>
          <w:lang w:val="en-GB"/>
        </w:rPr>
        <w:t>3</w:t>
      </w:r>
      <w:r w:rsidR="00505EFB" w:rsidRPr="002B189E">
        <w:rPr>
          <w:rFonts w:cs="Times New Roman"/>
          <w:vertAlign w:val="superscript"/>
          <w:lang w:val="en-GB"/>
        </w:rPr>
        <w:t>rd</w:t>
      </w:r>
      <w:r w:rsidR="00505EFB">
        <w:rPr>
          <w:rFonts w:cs="Times New Roman"/>
          <w:lang w:val="en-GB"/>
        </w:rPr>
        <w:t xml:space="preserve"> C</w:t>
      </w:r>
      <w:r w:rsidR="00505EFB">
        <w:rPr>
          <w:rStyle w:val="FootnoteReference"/>
          <w:rFonts w:cs="Times New Roman"/>
          <w:lang w:val="en-GB"/>
        </w:rPr>
        <w:footnoteReference w:id="2913"/>
      </w:r>
    </w:p>
    <w:p w14:paraId="29CFA08E" w14:textId="77777777" w:rsidR="00BD0433" w:rsidRDefault="00BD0433" w:rsidP="00CF1A10">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Sheila </w:t>
      </w:r>
      <w:r>
        <w:rPr>
          <w:lang w:val="en-GB"/>
        </w:rPr>
        <w:t>(</w:t>
      </w:r>
      <w:r w:rsidR="007E4CCA">
        <w:rPr>
          <w:lang w:val="en-GB"/>
        </w:rPr>
        <w:t>1</w:t>
      </w:r>
      <w:r>
        <w:rPr>
          <w:lang w:val="en-GB"/>
        </w:rPr>
        <w:t>)’s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7:2, 11b (Kosovsky, </w:t>
      </w:r>
      <w:r>
        <w:rPr>
          <w:i/>
          <w:iCs/>
        </w:rPr>
        <w:t>Yerushalmi</w:t>
      </w:r>
      <w:r>
        <w:t xml:space="preserve">, 645) </w:t>
      </w:r>
      <w:r w:rsidRPr="00262A2F">
        <w:rPr>
          <w:b/>
          <w:bCs/>
        </w:rPr>
        <w:t xml:space="preserve">E: </w:t>
      </w:r>
      <w:r w:rsidRPr="00443711">
        <w:t>–</w:t>
      </w:r>
      <w:r>
        <w:rPr>
          <w:b/>
          <w:bCs/>
        </w:rPr>
        <w:t xml:space="preserve"> </w:t>
      </w:r>
      <w:r w:rsidRPr="00262A2F">
        <w:rPr>
          <w:b/>
          <w:bCs/>
        </w:rPr>
        <w:t>D:</w:t>
      </w:r>
      <w:r>
        <w:rPr>
          <w:b/>
          <w:bCs/>
        </w:rPr>
        <w:t xml:space="preserve"> </w:t>
      </w:r>
      <w:r w:rsidR="00413F16">
        <w:t>3</w:t>
      </w:r>
      <w:r w:rsidR="00413F16" w:rsidRPr="00413F16">
        <w:rPr>
          <w:vertAlign w:val="superscript"/>
        </w:rPr>
        <w:t>rd</w:t>
      </w:r>
      <w:r w:rsidR="00413F16">
        <w:t xml:space="preserve"> C</w:t>
      </w:r>
      <w:r w:rsidR="00413F16">
        <w:rPr>
          <w:rStyle w:val="FootnoteReference"/>
        </w:rPr>
        <w:footnoteReference w:id="2914"/>
      </w:r>
    </w:p>
    <w:p w14:paraId="1D4F2734" w14:textId="77777777" w:rsidR="00BD0433" w:rsidRDefault="00BD0433" w:rsidP="00CA6635">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Joseph </w:t>
      </w:r>
      <w:r>
        <w:rPr>
          <w:lang w:val="en-GB"/>
        </w:rPr>
        <w:t>(6)’s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yDem </w:t>
      </w:r>
      <w:r>
        <w:t xml:space="preserve">4:1, 24a (Kosovsky, </w:t>
      </w:r>
      <w:r>
        <w:rPr>
          <w:i/>
          <w:iCs/>
        </w:rPr>
        <w:t>Yerushalmi</w:t>
      </w:r>
      <w:r>
        <w:t xml:space="preserve">, 50) </w:t>
      </w:r>
      <w:r w:rsidRPr="00262A2F">
        <w:rPr>
          <w:b/>
          <w:bCs/>
        </w:rPr>
        <w:t xml:space="preserve">E: </w:t>
      </w:r>
      <w:r w:rsidRPr="00443711">
        <w:t>–</w:t>
      </w:r>
      <w:r>
        <w:rPr>
          <w:b/>
          <w:bCs/>
        </w:rPr>
        <w:t xml:space="preserve"> </w:t>
      </w:r>
      <w:r w:rsidRPr="00262A2F">
        <w:rPr>
          <w:b/>
          <w:bCs/>
        </w:rPr>
        <w:t>D:</w:t>
      </w:r>
      <w:r>
        <w:rPr>
          <w:b/>
          <w:bCs/>
        </w:rPr>
        <w:t xml:space="preserve"> </w:t>
      </w:r>
      <w:r w:rsidR="00CA6635">
        <w:rPr>
          <w:rFonts w:cs="Times New Roman"/>
          <w:lang w:val="en-GB"/>
        </w:rPr>
        <w:t>3</w:t>
      </w:r>
      <w:r w:rsidR="00CA6635" w:rsidRPr="004B400A">
        <w:rPr>
          <w:rFonts w:cs="Times New Roman"/>
          <w:vertAlign w:val="superscript"/>
          <w:lang w:val="en-GB"/>
        </w:rPr>
        <w:t>rd</w:t>
      </w:r>
      <w:r w:rsidR="00CA6635">
        <w:rPr>
          <w:rFonts w:cs="Times New Roman"/>
          <w:lang w:val="en-GB"/>
        </w:rPr>
        <w:t xml:space="preserve"> C</w:t>
      </w:r>
      <w:r w:rsidR="00CA6635">
        <w:rPr>
          <w:rStyle w:val="FootnoteReference"/>
          <w:rFonts w:cs="Times New Roman"/>
          <w:lang w:val="en-GB"/>
        </w:rPr>
        <w:footnoteReference w:id="2915"/>
      </w:r>
    </w:p>
    <w:p w14:paraId="009FB18A" w14:textId="77777777" w:rsidR="00BD0433" w:rsidRDefault="00BD0433" w:rsidP="00F522A7">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Sostratus </w:t>
      </w:r>
      <w:r>
        <w:rPr>
          <w:lang w:val="en-GB"/>
        </w:rPr>
        <w:t>(1)’s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yKil </w:t>
      </w:r>
      <w:r>
        <w:t xml:space="preserve">3:1, 28c (Kosovsky, </w:t>
      </w:r>
      <w:r>
        <w:rPr>
          <w:i/>
          <w:iCs/>
        </w:rPr>
        <w:t>Yerushalmi</w:t>
      </w:r>
      <w:r>
        <w:t xml:space="preserve">, 63) </w:t>
      </w:r>
      <w:r w:rsidRPr="00262A2F">
        <w:rPr>
          <w:b/>
          <w:bCs/>
        </w:rPr>
        <w:t xml:space="preserve">E: </w:t>
      </w:r>
      <w:r w:rsidRPr="00443711">
        <w:t>–</w:t>
      </w:r>
      <w:r>
        <w:rPr>
          <w:b/>
          <w:bCs/>
        </w:rPr>
        <w:t xml:space="preserve"> </w:t>
      </w:r>
      <w:r w:rsidRPr="00262A2F">
        <w:rPr>
          <w:b/>
          <w:bCs/>
        </w:rPr>
        <w:t>D:</w:t>
      </w:r>
      <w:r>
        <w:rPr>
          <w:b/>
          <w:bCs/>
        </w:rPr>
        <w:t xml:space="preserve"> </w:t>
      </w:r>
      <w:r w:rsidR="00F522A7">
        <w:rPr>
          <w:rFonts w:cs="Times New Roman"/>
          <w:lang w:val="it-IT"/>
        </w:rPr>
        <w:t>3</w:t>
      </w:r>
      <w:r w:rsidR="00F522A7">
        <w:rPr>
          <w:rFonts w:cs="Times New Roman"/>
          <w:vertAlign w:val="superscript"/>
          <w:lang w:val="it-IT"/>
        </w:rPr>
        <w:t>rd</w:t>
      </w:r>
      <w:r w:rsidR="00F522A7" w:rsidRPr="00AA7480">
        <w:rPr>
          <w:rFonts w:cs="Times New Roman"/>
          <w:vertAlign w:val="superscript"/>
          <w:lang w:val="it-IT"/>
        </w:rPr>
        <w:t xml:space="preserve"> </w:t>
      </w:r>
      <w:r w:rsidR="00F522A7" w:rsidRPr="00AA7480">
        <w:rPr>
          <w:rFonts w:cs="Times New Roman"/>
          <w:lang w:val="it-IT"/>
        </w:rPr>
        <w:t>C</w:t>
      </w:r>
      <w:r w:rsidR="00F522A7">
        <w:rPr>
          <w:rStyle w:val="FootnoteReference"/>
          <w:rFonts w:cs="Times New Roman"/>
          <w:lang w:val="en-GB"/>
        </w:rPr>
        <w:footnoteReference w:id="2916"/>
      </w:r>
    </w:p>
    <w:p w14:paraId="096A9EBA" w14:textId="77777777" w:rsidR="00BD0433" w:rsidRDefault="00BD0433" w:rsidP="00A35FD4">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Abbin </w:t>
      </w:r>
      <w:r>
        <w:rPr>
          <w:lang w:val="en-GB"/>
        </w:rPr>
        <w:t>(7)’s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yKil </w:t>
      </w:r>
      <w:r>
        <w:t xml:space="preserve">3:2, 28d (Kosovsky, </w:t>
      </w:r>
      <w:r>
        <w:rPr>
          <w:i/>
          <w:iCs/>
        </w:rPr>
        <w:t>Yerushalmi</w:t>
      </w:r>
      <w:r>
        <w:t xml:space="preserve">, 50) </w:t>
      </w:r>
      <w:r w:rsidRPr="00262A2F">
        <w:rPr>
          <w:b/>
          <w:bCs/>
        </w:rPr>
        <w:t xml:space="preserve">E: </w:t>
      </w:r>
      <w:r w:rsidRPr="00443711">
        <w:t>–</w:t>
      </w:r>
      <w:r>
        <w:rPr>
          <w:b/>
          <w:bCs/>
        </w:rPr>
        <w:t xml:space="preserve"> </w:t>
      </w:r>
      <w:r w:rsidRPr="00262A2F">
        <w:rPr>
          <w:b/>
          <w:bCs/>
        </w:rPr>
        <w:t>D:</w:t>
      </w:r>
      <w:r>
        <w:rPr>
          <w:b/>
          <w:bCs/>
        </w:rPr>
        <w:t xml:space="preserve"> </w:t>
      </w:r>
      <w:r w:rsidR="00A35FD4" w:rsidRPr="004A4DCF">
        <w:rPr>
          <w:rFonts w:cs="Times New Roman"/>
        </w:rPr>
        <w:t>Pre-400</w:t>
      </w:r>
      <w:r w:rsidR="00A35FD4">
        <w:rPr>
          <w:rStyle w:val="FootnoteReference"/>
          <w:rFonts w:cs="Times New Roman"/>
        </w:rPr>
        <w:footnoteReference w:id="2917"/>
      </w:r>
    </w:p>
    <w:p w14:paraId="5A5803C3" w14:textId="77777777" w:rsidR="00BD0433" w:rsidRDefault="00BD0433" w:rsidP="00413F16">
      <w:pPr>
        <w:numPr>
          <w:ilvl w:val="0"/>
          <w:numId w:val="116"/>
        </w:numPr>
        <w:bidi w:val="0"/>
      </w:pPr>
      <w:r w:rsidRPr="00262A2F">
        <w:rPr>
          <w:b/>
          <w:bCs/>
        </w:rPr>
        <w:t>O:</w:t>
      </w:r>
      <w:r>
        <w:rPr>
          <w:b/>
          <w:bCs/>
        </w:rPr>
        <w:t xml:space="preserve"> </w:t>
      </w:r>
      <w:r w:rsidRPr="00690540">
        <w:rPr>
          <w:rFonts w:cs="Times New Roman"/>
          <w:rtl/>
        </w:rPr>
        <w:t>שמי</w:t>
      </w:r>
      <w:r w:rsidRPr="008E755F">
        <w:rPr>
          <w:rStyle w:val="FootnoteReference"/>
          <w:rFonts w:cs="Times New Roman"/>
        </w:rPr>
        <w:footnoteReference w:id="2918"/>
      </w:r>
      <w:r>
        <w:t xml:space="preserve"> </w:t>
      </w:r>
      <w:r w:rsidRPr="00262A2F">
        <w:rPr>
          <w:b/>
          <w:bCs/>
        </w:rPr>
        <w:t>Ds:</w:t>
      </w:r>
      <w:r w:rsidRPr="00262A2F">
        <w:t xml:space="preserve"> </w:t>
      </w:r>
      <w:r>
        <w:t xml:space="preserve">Hoshaiah </w:t>
      </w:r>
      <w:r>
        <w:rPr>
          <w:lang w:val="en-GB"/>
        </w:rPr>
        <w:t>(3)’s father</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yKil </w:t>
      </w:r>
      <w:r>
        <w:t xml:space="preserve">6:3, 30c (Kosovsky, </w:t>
      </w:r>
      <w:r>
        <w:rPr>
          <w:i/>
          <w:iCs/>
        </w:rPr>
        <w:t>Yerushalmi</w:t>
      </w:r>
      <w:r>
        <w:t xml:space="preserve">, 69) </w:t>
      </w:r>
      <w:r w:rsidRPr="00262A2F">
        <w:rPr>
          <w:b/>
          <w:bCs/>
        </w:rPr>
        <w:t xml:space="preserve">E: </w:t>
      </w:r>
      <w:r w:rsidRPr="00443711">
        <w:t>–</w:t>
      </w:r>
      <w:r>
        <w:rPr>
          <w:b/>
          <w:bCs/>
        </w:rPr>
        <w:t xml:space="preserve"> </w:t>
      </w:r>
      <w:r w:rsidRPr="00262A2F">
        <w:rPr>
          <w:b/>
          <w:bCs/>
        </w:rPr>
        <w:t>D:</w:t>
      </w:r>
      <w:r>
        <w:rPr>
          <w:b/>
          <w:bCs/>
        </w:rPr>
        <w:t xml:space="preserve"> </w:t>
      </w:r>
      <w:r w:rsidR="00413F16">
        <w:t>4</w:t>
      </w:r>
      <w:r w:rsidR="00413F16" w:rsidRPr="00A4328C">
        <w:rPr>
          <w:vertAlign w:val="superscript"/>
        </w:rPr>
        <w:t>th</w:t>
      </w:r>
      <w:r w:rsidR="00413F16">
        <w:t xml:space="preserve"> C</w:t>
      </w:r>
      <w:r w:rsidR="00413F16">
        <w:rPr>
          <w:rStyle w:val="FootnoteReference"/>
        </w:rPr>
        <w:footnoteReference w:id="2919"/>
      </w:r>
    </w:p>
    <w:p w14:paraId="7D952C09" w14:textId="77777777" w:rsidR="00BD0433" w:rsidRDefault="00BD0433" w:rsidP="004C7088">
      <w:pPr>
        <w:numPr>
          <w:ilvl w:val="0"/>
          <w:numId w:val="116"/>
        </w:numPr>
        <w:bidi w:val="0"/>
      </w:pPr>
      <w:r w:rsidRPr="00262A2F">
        <w:rPr>
          <w:b/>
          <w:bCs/>
        </w:rPr>
        <w:t>O:</w:t>
      </w:r>
      <w:r>
        <w:rPr>
          <w:b/>
          <w:bCs/>
        </w:rPr>
        <w:t xml:space="preserve"> </w:t>
      </w:r>
      <w:r w:rsidRPr="00690540">
        <w:rPr>
          <w:rFonts w:cs="Times New Roman"/>
          <w:rtl/>
        </w:rPr>
        <w:t>שמי</w:t>
      </w:r>
      <w:r w:rsidRPr="008E755F">
        <w:rPr>
          <w:rStyle w:val="FootnoteReference"/>
          <w:rFonts w:cs="Times New Roman"/>
        </w:rPr>
        <w:footnoteReference w:id="2920"/>
      </w:r>
      <w:r>
        <w:t xml:space="preserve"> </w:t>
      </w:r>
      <w:r w:rsidRPr="00262A2F">
        <w:rPr>
          <w:b/>
          <w:bCs/>
        </w:rPr>
        <w:t>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yTer </w:t>
      </w:r>
      <w:r>
        <w:t xml:space="preserve">1:1, 40b (Kosovsky, </w:t>
      </w:r>
      <w:r>
        <w:rPr>
          <w:i/>
          <w:iCs/>
        </w:rPr>
        <w:t>Yerushalmi</w:t>
      </w:r>
      <w:r>
        <w:t xml:space="preserve">, 652-3) </w:t>
      </w:r>
      <w:r w:rsidRPr="00262A2F">
        <w:rPr>
          <w:b/>
          <w:bCs/>
        </w:rPr>
        <w:t xml:space="preserve">E: </w:t>
      </w:r>
      <w:r w:rsidRPr="00443711">
        <w:t>–</w:t>
      </w:r>
      <w:r>
        <w:rPr>
          <w:b/>
          <w:bCs/>
        </w:rPr>
        <w:t xml:space="preserve"> </w:t>
      </w:r>
      <w:r w:rsidRPr="00262A2F">
        <w:rPr>
          <w:b/>
          <w:bCs/>
        </w:rPr>
        <w:t>D:</w:t>
      </w:r>
      <w:r>
        <w:rPr>
          <w:b/>
          <w:bCs/>
        </w:rPr>
        <w:t xml:space="preserve"> </w:t>
      </w:r>
      <w:r w:rsidR="004C7088">
        <w:rPr>
          <w:lang w:val="de-DE"/>
        </w:rPr>
        <w:t>3</w:t>
      </w:r>
      <w:r w:rsidR="004C7088" w:rsidRPr="004C68BA">
        <w:rPr>
          <w:vertAlign w:val="superscript"/>
          <w:lang w:val="de-DE"/>
        </w:rPr>
        <w:t>rd</w:t>
      </w:r>
      <w:r w:rsidR="004C7088">
        <w:rPr>
          <w:lang w:val="de-DE"/>
        </w:rPr>
        <w:t xml:space="preserve"> C</w:t>
      </w:r>
      <w:r w:rsidR="004C7088">
        <w:rPr>
          <w:rStyle w:val="FootnoteReference"/>
          <w:lang w:val="de-DE"/>
        </w:rPr>
        <w:footnoteReference w:id="2921"/>
      </w:r>
    </w:p>
    <w:p w14:paraId="5EC755D8" w14:textId="77777777" w:rsidR="00BD0433" w:rsidRPr="001F0F38" w:rsidRDefault="00BD0433" w:rsidP="00413F16">
      <w:pPr>
        <w:numPr>
          <w:ilvl w:val="0"/>
          <w:numId w:val="116"/>
        </w:numPr>
        <w:bidi w:val="0"/>
        <w:rPr>
          <w:lang w:val="en-GB"/>
        </w:rPr>
      </w:pPr>
      <w:r w:rsidRPr="001F0F38">
        <w:rPr>
          <w:b/>
          <w:bCs/>
          <w:lang w:val="en-GB"/>
        </w:rPr>
        <w:t xml:space="preserve">O: </w:t>
      </w:r>
      <w:r w:rsidRPr="00840B48">
        <w:rPr>
          <w:lang w:val="en-GB"/>
        </w:rPr>
        <w:t>–</w:t>
      </w:r>
      <w:r w:rsidRPr="001F0F38">
        <w:rPr>
          <w:b/>
          <w:bCs/>
          <w:lang w:val="en-GB"/>
        </w:rPr>
        <w:t xml:space="preserve"> Ds:</w:t>
      </w:r>
      <w:r w:rsidRPr="001F0F38">
        <w:rPr>
          <w:lang w:val="en-GB"/>
        </w:rPr>
        <w:t xml:space="preserve"> </w:t>
      </w:r>
      <w:r>
        <w:rPr>
          <w:lang w:val="en-GB"/>
        </w:rPr>
        <w:t>Hananiah</w:t>
      </w:r>
      <w:r w:rsidRPr="00A561B9">
        <w:rPr>
          <w:rStyle w:val="FootnoteReference"/>
          <w:rFonts w:cs="Times New Roman"/>
          <w:rtl/>
        </w:rPr>
        <w:footnoteReference w:id="2922"/>
      </w:r>
      <w:r w:rsidRPr="001F0F38">
        <w:rPr>
          <w:lang w:val="en-GB"/>
        </w:rPr>
        <w:t xml:space="preserve"> </w:t>
      </w:r>
      <w:r w:rsidR="00413F16">
        <w:rPr>
          <w:lang w:val="en-GB"/>
        </w:rPr>
        <w:t>(2</w:t>
      </w:r>
      <w:r w:rsidR="001740CC">
        <w:rPr>
          <w:lang w:val="en-GB"/>
        </w:rPr>
        <w:t>1</w:t>
      </w:r>
      <w:r w:rsidRPr="007B40E1">
        <w:rPr>
          <w:lang w:val="en-GB"/>
        </w:rPr>
        <w:t>)</w:t>
      </w:r>
      <w:r>
        <w:rPr>
          <w:lang w:val="en-GB"/>
        </w:rPr>
        <w:t>’</w:t>
      </w:r>
      <w:r w:rsidRPr="001F0F38">
        <w:rPr>
          <w:lang w:val="en-GB"/>
        </w:rPr>
        <w:t xml:space="preserve">s </w:t>
      </w:r>
      <w:r>
        <w:rPr>
          <w:lang w:val="en-GB"/>
        </w:rPr>
        <w:t>father</w:t>
      </w:r>
      <w:r w:rsidRPr="001F0F38">
        <w:rPr>
          <w:lang w:val="en-GB"/>
        </w:rPr>
        <w:t xml:space="preserve"> </w:t>
      </w:r>
      <w:r w:rsidRPr="001F0F38">
        <w:rPr>
          <w:b/>
          <w:bCs/>
          <w:lang w:val="en-GB"/>
        </w:rPr>
        <w:t>F:</w:t>
      </w:r>
      <w:r w:rsidRPr="001F0F38">
        <w:rPr>
          <w:lang w:val="en-GB"/>
        </w:rPr>
        <w:t xml:space="preserve"> </w:t>
      </w:r>
      <w:r>
        <w:rPr>
          <w:lang w:val="en-GB"/>
        </w:rPr>
        <w:t>–</w:t>
      </w:r>
      <w:r w:rsidRPr="001F0F38">
        <w:rPr>
          <w:lang w:val="en-GB"/>
        </w:rPr>
        <w:t xml:space="preserve"> </w:t>
      </w:r>
      <w:r w:rsidRPr="001F0F38">
        <w:rPr>
          <w:b/>
          <w:bCs/>
          <w:lang w:val="en-GB"/>
        </w:rPr>
        <w:t>S:</w:t>
      </w:r>
      <w:r w:rsidRPr="001F0F38">
        <w:rPr>
          <w:i/>
          <w:iCs/>
          <w:lang w:val="en-GB"/>
        </w:rPr>
        <w:t xml:space="preserve"> yShab </w:t>
      </w:r>
      <w:r w:rsidRPr="001F0F38">
        <w:rPr>
          <w:lang w:val="en-GB"/>
        </w:rPr>
        <w:t xml:space="preserve">1:1, 2d </w:t>
      </w:r>
      <w:r>
        <w:rPr>
          <w:lang w:val="en-GB"/>
        </w:rPr>
        <w:t>(</w:t>
      </w:r>
      <w:r w:rsidRPr="001F0F38">
        <w:rPr>
          <w:lang w:val="en-GB"/>
        </w:rPr>
        <w:t xml:space="preserve">Kosovsky, </w:t>
      </w:r>
      <w:r w:rsidRPr="001F0F38">
        <w:rPr>
          <w:i/>
          <w:iCs/>
          <w:lang w:val="en-GB"/>
        </w:rPr>
        <w:t>Yerushalmi</w:t>
      </w:r>
      <w:r w:rsidRPr="001F0F38">
        <w:rPr>
          <w:lang w:val="en-GB"/>
        </w:rPr>
        <w:t xml:space="preserve">, 276) </w:t>
      </w:r>
      <w:r w:rsidRPr="001F0F38">
        <w:rPr>
          <w:b/>
          <w:bCs/>
          <w:lang w:val="en-GB"/>
        </w:rPr>
        <w:t xml:space="preserve">E: </w:t>
      </w:r>
      <w:r w:rsidRPr="00840B48">
        <w:rPr>
          <w:lang w:val="en-GB"/>
        </w:rPr>
        <w:t>–</w:t>
      </w:r>
      <w:r w:rsidRPr="001F0F38">
        <w:rPr>
          <w:b/>
          <w:bCs/>
          <w:lang w:val="en-GB"/>
        </w:rPr>
        <w:t xml:space="preserve"> D: </w:t>
      </w:r>
      <w:r w:rsidR="00413F16">
        <w:rPr>
          <w:lang w:val="en-GB"/>
        </w:rPr>
        <w:t>3</w:t>
      </w:r>
      <w:r w:rsidR="00413F16" w:rsidRPr="00832653">
        <w:rPr>
          <w:vertAlign w:val="superscript"/>
          <w:lang w:val="en-GB"/>
        </w:rPr>
        <w:t>rd</w:t>
      </w:r>
      <w:r w:rsidR="00413F16">
        <w:rPr>
          <w:lang w:val="en-GB"/>
        </w:rPr>
        <w:t xml:space="preserve"> C</w:t>
      </w:r>
      <w:r w:rsidR="00413F16">
        <w:rPr>
          <w:rStyle w:val="FootnoteReference"/>
          <w:lang w:val="en-GB"/>
        </w:rPr>
        <w:footnoteReference w:id="2923"/>
      </w:r>
    </w:p>
    <w:p w14:paraId="203533FC" w14:textId="77777777" w:rsidR="00BD0433" w:rsidRDefault="00BD0433" w:rsidP="00413F16">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smartTag w:uri="urn:schemas-microsoft-com:office:smarttags" w:element="country-region">
        <w:r>
          <w:t>Judah</w:t>
        </w:r>
      </w:smartTag>
      <w:r>
        <w:t xml:space="preserve"> </w:t>
      </w:r>
      <w:r>
        <w:rPr>
          <w:lang w:val="en-GB"/>
        </w:rPr>
        <w:t>(30)’s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yShab </w:t>
      </w:r>
      <w:r>
        <w:t xml:space="preserve">12:1, 13c (Kosovsky, </w:t>
      </w:r>
      <w:r>
        <w:rPr>
          <w:i/>
          <w:iCs/>
        </w:rPr>
        <w:t>Yerushalmi</w:t>
      </w:r>
      <w:r>
        <w:t xml:space="preserve">, 326-7) </w:t>
      </w:r>
      <w:r w:rsidRPr="00262A2F">
        <w:rPr>
          <w:b/>
          <w:bCs/>
        </w:rPr>
        <w:t xml:space="preserve">E: </w:t>
      </w:r>
      <w:r w:rsidRPr="00443711">
        <w:t>–</w:t>
      </w:r>
      <w:r>
        <w:rPr>
          <w:b/>
          <w:bCs/>
        </w:rPr>
        <w:t xml:space="preserve"> </w:t>
      </w:r>
      <w:r w:rsidRPr="00262A2F">
        <w:rPr>
          <w:b/>
          <w:bCs/>
        </w:rPr>
        <w:t>D:</w:t>
      </w:r>
      <w:r>
        <w:rPr>
          <w:b/>
          <w:bCs/>
        </w:rPr>
        <w:t xml:space="preserve"> </w:t>
      </w:r>
      <w:r w:rsidR="00413F16">
        <w:rPr>
          <w:rFonts w:cs="Times New Roman"/>
          <w:lang w:val="it-IT"/>
        </w:rPr>
        <w:t>Pre-4</w:t>
      </w:r>
      <w:r w:rsidR="00413F16" w:rsidRPr="00AA7480">
        <w:rPr>
          <w:rFonts w:cs="Times New Roman"/>
          <w:lang w:val="it-IT"/>
        </w:rPr>
        <w:t>00</w:t>
      </w:r>
      <w:r w:rsidR="00413F16">
        <w:rPr>
          <w:rStyle w:val="FootnoteReference"/>
          <w:rFonts w:cs="Times New Roman"/>
        </w:rPr>
        <w:footnoteReference w:id="2924"/>
      </w:r>
    </w:p>
    <w:p w14:paraId="34180F55" w14:textId="77777777" w:rsidR="00BD0433" w:rsidRPr="00234334" w:rsidRDefault="00BD0433" w:rsidP="00A31DF6">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rsidRPr="00167471">
        <w:rPr>
          <w:rFonts w:cs="Times New Roman"/>
        </w:rPr>
        <w:t>Abdimi</w:t>
      </w:r>
      <w:r>
        <w:rPr>
          <w:lang w:val="en-GB"/>
        </w:rPr>
        <w:t xml:space="preserve"> (5)’s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yYom </w:t>
      </w:r>
      <w:r>
        <w:t xml:space="preserve">4:1, 41c (Kosovsky, </w:t>
      </w:r>
      <w:r>
        <w:rPr>
          <w:i/>
          <w:iCs/>
        </w:rPr>
        <w:t>Yerushalmi</w:t>
      </w:r>
      <w:r>
        <w:t xml:space="preserve">, 25) </w:t>
      </w:r>
      <w:r w:rsidRPr="00262A2F">
        <w:rPr>
          <w:b/>
          <w:bCs/>
        </w:rPr>
        <w:t xml:space="preserve">E: </w:t>
      </w:r>
      <w:r w:rsidRPr="00443711">
        <w:t>–</w:t>
      </w:r>
      <w:r>
        <w:rPr>
          <w:b/>
          <w:bCs/>
        </w:rPr>
        <w:t xml:space="preserve"> </w:t>
      </w:r>
      <w:r w:rsidRPr="00262A2F">
        <w:rPr>
          <w:b/>
          <w:bCs/>
        </w:rPr>
        <w:t>D:</w:t>
      </w:r>
      <w:r>
        <w:rPr>
          <w:b/>
          <w:bCs/>
        </w:rPr>
        <w:t xml:space="preserve"> </w:t>
      </w:r>
      <w:r w:rsidR="00A31DF6">
        <w:rPr>
          <w:rFonts w:cs="Times New Roman"/>
          <w:lang w:val="en-GB"/>
        </w:rPr>
        <w:t>3</w:t>
      </w:r>
      <w:r w:rsidR="00A31DF6" w:rsidRPr="00344EFC">
        <w:rPr>
          <w:rFonts w:cs="Times New Roman"/>
          <w:vertAlign w:val="superscript"/>
          <w:lang w:val="en-GB"/>
        </w:rPr>
        <w:t>rd</w:t>
      </w:r>
      <w:r w:rsidR="00A31DF6">
        <w:rPr>
          <w:rFonts w:cs="Times New Roman"/>
          <w:lang w:val="en-GB"/>
        </w:rPr>
        <w:t xml:space="preserve"> C</w:t>
      </w:r>
      <w:r w:rsidR="00A31DF6">
        <w:rPr>
          <w:rStyle w:val="FootnoteReference"/>
          <w:rFonts w:cs="Times New Roman"/>
          <w:lang w:val="en-GB"/>
        </w:rPr>
        <w:footnoteReference w:id="2925"/>
      </w:r>
    </w:p>
    <w:p w14:paraId="1A10FFFB" w14:textId="77777777" w:rsidR="00BD0433" w:rsidRDefault="00BD0433" w:rsidP="004C7088">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Hoshaiah</w:t>
      </w:r>
      <w:r>
        <w:rPr>
          <w:lang w:val="en-GB"/>
        </w:rPr>
        <w:t xml:space="preserve"> (2)’s brother</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yHag </w:t>
      </w:r>
      <w:r>
        <w:t xml:space="preserve">2:7, 78c (Kosovsky, </w:t>
      </w:r>
      <w:r>
        <w:rPr>
          <w:i/>
          <w:iCs/>
        </w:rPr>
        <w:t>Yerushalmi</w:t>
      </w:r>
      <w:r>
        <w:t xml:space="preserve">, 70) </w:t>
      </w:r>
      <w:r w:rsidRPr="00262A2F">
        <w:rPr>
          <w:b/>
          <w:bCs/>
        </w:rPr>
        <w:t xml:space="preserve">E: </w:t>
      </w:r>
      <w:r w:rsidRPr="00443711">
        <w:t>–</w:t>
      </w:r>
      <w:r>
        <w:rPr>
          <w:b/>
          <w:bCs/>
        </w:rPr>
        <w:t xml:space="preserve"> </w:t>
      </w:r>
      <w:r w:rsidRPr="00262A2F">
        <w:rPr>
          <w:b/>
          <w:bCs/>
        </w:rPr>
        <w:t>D:</w:t>
      </w:r>
      <w:r>
        <w:rPr>
          <w:b/>
          <w:bCs/>
        </w:rPr>
        <w:t xml:space="preserve"> </w:t>
      </w:r>
      <w:r w:rsidR="004C7088">
        <w:rPr>
          <w:rFonts w:cs="Times New Roman"/>
          <w:lang w:val="en-GB"/>
        </w:rPr>
        <w:t>3</w:t>
      </w:r>
      <w:r w:rsidR="004C7088" w:rsidRPr="00EF7272">
        <w:rPr>
          <w:rFonts w:cs="Times New Roman"/>
          <w:vertAlign w:val="superscript"/>
          <w:lang w:val="en-GB"/>
        </w:rPr>
        <w:t>rd</w:t>
      </w:r>
      <w:r w:rsidR="004C7088">
        <w:rPr>
          <w:rFonts w:cs="Times New Roman"/>
          <w:lang w:val="en-GB"/>
        </w:rPr>
        <w:t xml:space="preserve"> C</w:t>
      </w:r>
      <w:r w:rsidR="004C7088">
        <w:rPr>
          <w:rStyle w:val="FootnoteReference"/>
          <w:rFonts w:cs="Times New Roman"/>
          <w:lang w:val="en-GB"/>
        </w:rPr>
        <w:footnoteReference w:id="2926"/>
      </w:r>
    </w:p>
    <w:p w14:paraId="1938FA55" w14:textId="77777777" w:rsidR="00BD0433" w:rsidRDefault="00BD0433" w:rsidP="001C5FDF">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Annianus</w:t>
      </w:r>
      <w:r w:rsidRPr="00262A2F">
        <w:t xml:space="preserve"> </w:t>
      </w:r>
      <w:r>
        <w:rPr>
          <w:lang w:val="en-GB"/>
        </w:rPr>
        <w:t>(4)’s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yYeb </w:t>
      </w:r>
      <w:r>
        <w:t xml:space="preserve">4:11, 6b (Kosovsky, </w:t>
      </w:r>
      <w:r>
        <w:rPr>
          <w:i/>
          <w:iCs/>
        </w:rPr>
        <w:t>Yerushalmi</w:t>
      </w:r>
      <w:r>
        <w:t xml:space="preserve">, 63) </w:t>
      </w:r>
      <w:r w:rsidRPr="00262A2F">
        <w:rPr>
          <w:b/>
          <w:bCs/>
        </w:rPr>
        <w:t xml:space="preserve">E: </w:t>
      </w:r>
      <w:r w:rsidRPr="00443711">
        <w:t>–</w:t>
      </w:r>
      <w:r>
        <w:rPr>
          <w:b/>
          <w:bCs/>
        </w:rPr>
        <w:t xml:space="preserve"> </w:t>
      </w:r>
      <w:r w:rsidRPr="00262A2F">
        <w:rPr>
          <w:b/>
          <w:bCs/>
        </w:rPr>
        <w:t>D:</w:t>
      </w:r>
      <w:r>
        <w:rPr>
          <w:b/>
          <w:bCs/>
        </w:rPr>
        <w:t xml:space="preserve"> </w:t>
      </w:r>
      <w:r w:rsidR="001C5FDF" w:rsidRPr="001C5FDF">
        <w:t>3</w:t>
      </w:r>
      <w:r w:rsidR="001C5FDF" w:rsidRPr="001C5FDF">
        <w:rPr>
          <w:vertAlign w:val="superscript"/>
        </w:rPr>
        <w:t>rd</w:t>
      </w:r>
      <w:r w:rsidR="001C5FDF" w:rsidRPr="001C5FDF">
        <w:t xml:space="preserve"> C</w:t>
      </w:r>
      <w:r w:rsidR="001C5FDF">
        <w:rPr>
          <w:rStyle w:val="FootnoteReference"/>
          <w:lang w:val="de-DE"/>
        </w:rPr>
        <w:footnoteReference w:id="2927"/>
      </w:r>
    </w:p>
    <w:p w14:paraId="39E8408F" w14:textId="77777777" w:rsidR="00BD0433" w:rsidRDefault="00BD0433" w:rsidP="004C7088">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Joseph</w:t>
      </w:r>
      <w:r w:rsidRPr="00262A2F">
        <w:t xml:space="preserve"> </w:t>
      </w:r>
      <w:r>
        <w:rPr>
          <w:lang w:val="en-GB"/>
        </w:rPr>
        <w:t>(3</w:t>
      </w:r>
      <w:r w:rsidR="002C2DA4">
        <w:rPr>
          <w:lang w:val="en-GB"/>
        </w:rPr>
        <w:t>8</w:t>
      </w:r>
      <w:r>
        <w:rPr>
          <w:lang w:val="en-GB"/>
        </w:rPr>
        <w:t>)’s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yKet </w:t>
      </w:r>
      <w:r>
        <w:t xml:space="preserve">1:10, 25d (Kosovsky, </w:t>
      </w:r>
      <w:r>
        <w:rPr>
          <w:i/>
          <w:iCs/>
        </w:rPr>
        <w:t>Yerushalmi</w:t>
      </w:r>
      <w:r>
        <w:t xml:space="preserve">, 434) </w:t>
      </w:r>
      <w:r w:rsidRPr="00262A2F">
        <w:rPr>
          <w:b/>
          <w:bCs/>
        </w:rPr>
        <w:t xml:space="preserve">E: </w:t>
      </w:r>
      <w:r w:rsidRPr="00443711">
        <w:t>–</w:t>
      </w:r>
      <w:r>
        <w:rPr>
          <w:b/>
          <w:bCs/>
        </w:rPr>
        <w:t xml:space="preserve"> </w:t>
      </w:r>
      <w:r w:rsidRPr="00262A2F">
        <w:rPr>
          <w:b/>
          <w:bCs/>
        </w:rPr>
        <w:t>D:</w:t>
      </w:r>
      <w:r>
        <w:rPr>
          <w:b/>
          <w:bCs/>
        </w:rPr>
        <w:t xml:space="preserve"> </w:t>
      </w:r>
      <w:r w:rsidR="004C7088">
        <w:rPr>
          <w:rFonts w:cs="Times New Roman"/>
        </w:rPr>
        <w:t>Pre-400</w:t>
      </w:r>
      <w:r w:rsidR="004C7088">
        <w:rPr>
          <w:rStyle w:val="FootnoteReference"/>
          <w:rFonts w:cs="Times New Roman"/>
        </w:rPr>
        <w:footnoteReference w:id="2928"/>
      </w:r>
    </w:p>
    <w:p w14:paraId="1E0171D6" w14:textId="77777777" w:rsidR="00BD0433" w:rsidRPr="00234334" w:rsidRDefault="00BD0433" w:rsidP="004C7088">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Jacob</w:t>
      </w:r>
      <w:r w:rsidRPr="00262A2F">
        <w:t xml:space="preserve"> </w:t>
      </w:r>
      <w:r>
        <w:rPr>
          <w:lang w:val="en-GB"/>
        </w:rPr>
        <w:t>(27)’s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yNed </w:t>
      </w:r>
      <w:r>
        <w:t xml:space="preserve">3:2, 37d (Kosovsky, </w:t>
      </w:r>
      <w:r>
        <w:rPr>
          <w:i/>
          <w:iCs/>
        </w:rPr>
        <w:t>Yerushalmi</w:t>
      </w:r>
      <w:r>
        <w:t xml:space="preserve">, 442) </w:t>
      </w:r>
      <w:r w:rsidRPr="00262A2F">
        <w:rPr>
          <w:b/>
          <w:bCs/>
        </w:rPr>
        <w:t xml:space="preserve">E: </w:t>
      </w:r>
      <w:r w:rsidRPr="00443711">
        <w:t>–</w:t>
      </w:r>
      <w:r>
        <w:rPr>
          <w:b/>
          <w:bCs/>
        </w:rPr>
        <w:t xml:space="preserve"> </w:t>
      </w:r>
      <w:r w:rsidRPr="00262A2F">
        <w:rPr>
          <w:b/>
          <w:bCs/>
        </w:rPr>
        <w:t>D:</w:t>
      </w:r>
      <w:r>
        <w:rPr>
          <w:b/>
          <w:bCs/>
        </w:rPr>
        <w:t xml:space="preserve"> </w:t>
      </w:r>
      <w:r w:rsidR="004C7088">
        <w:rPr>
          <w:rFonts w:cs="Times New Roman"/>
        </w:rPr>
        <w:t>Pre-400</w:t>
      </w:r>
      <w:r w:rsidR="004C7088">
        <w:rPr>
          <w:rStyle w:val="FootnoteReference"/>
          <w:rFonts w:cs="Times New Roman"/>
        </w:rPr>
        <w:footnoteReference w:id="2929"/>
      </w:r>
    </w:p>
    <w:p w14:paraId="3878E7F3" w14:textId="77777777" w:rsidR="00BD0433" w:rsidRDefault="00BD0433" w:rsidP="004C7088">
      <w:pPr>
        <w:numPr>
          <w:ilvl w:val="0"/>
          <w:numId w:val="116"/>
        </w:numPr>
        <w:bidi w:val="0"/>
      </w:pPr>
      <w:r w:rsidRPr="00262A2F">
        <w:rPr>
          <w:b/>
          <w:bCs/>
        </w:rPr>
        <w:t xml:space="preserve">O: </w:t>
      </w:r>
      <w:r w:rsidRPr="00F3017A">
        <w:rPr>
          <w:rFonts w:cs="Times New Roman"/>
          <w:rtl/>
        </w:rPr>
        <w:t>שמעון</w:t>
      </w:r>
      <w:r w:rsidRPr="00404623">
        <w:rPr>
          <w:rStyle w:val="FootnoteReference"/>
        </w:rPr>
        <w:footnoteReference w:id="2930"/>
      </w:r>
      <w:r>
        <w:rPr>
          <w:b/>
          <w:bCs/>
        </w:rPr>
        <w:t xml:space="preserve"> </w:t>
      </w:r>
      <w:r w:rsidRPr="00262A2F">
        <w:rPr>
          <w:b/>
          <w:bCs/>
        </w:rPr>
        <w:t>Ds:</w:t>
      </w:r>
      <w:r>
        <w:rPr>
          <w:b/>
          <w:bCs/>
        </w:rPr>
        <w:t xml:space="preserve"> </w:t>
      </w:r>
      <w:r w:rsidRPr="005843AE">
        <w:t>Of Sufafta</w:t>
      </w:r>
      <w:r>
        <w:rPr>
          <w:rStyle w:val="FootnoteReference"/>
        </w:rPr>
        <w:footnoteReference w:id="2931"/>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ySan </w:t>
      </w:r>
      <w:r>
        <w:t xml:space="preserve">2:2, 20a (Kosovsky, </w:t>
      </w:r>
      <w:r>
        <w:rPr>
          <w:i/>
          <w:iCs/>
        </w:rPr>
        <w:t>Yerushalmi</w:t>
      </w:r>
      <w:r>
        <w:t xml:space="preserve">, 663) </w:t>
      </w:r>
      <w:r w:rsidRPr="00262A2F">
        <w:rPr>
          <w:b/>
          <w:bCs/>
        </w:rPr>
        <w:t xml:space="preserve">E: </w:t>
      </w:r>
      <w:r>
        <w:t>Babylon</w:t>
      </w:r>
      <w:r>
        <w:t>i</w:t>
      </w:r>
      <w:r>
        <w:t>a</w:t>
      </w:r>
      <w:r w:rsidR="009A7E44">
        <w:t>n</w:t>
      </w:r>
      <w:r>
        <w:t>?</w:t>
      </w:r>
      <w:r>
        <w:rPr>
          <w:rStyle w:val="FootnoteReference"/>
        </w:rPr>
        <w:footnoteReference w:id="2932"/>
      </w:r>
      <w:r>
        <w:rPr>
          <w:b/>
          <w:bCs/>
        </w:rPr>
        <w:t xml:space="preserve"> </w:t>
      </w:r>
      <w:r w:rsidRPr="00262A2F">
        <w:rPr>
          <w:b/>
          <w:bCs/>
        </w:rPr>
        <w:t>D:</w:t>
      </w:r>
      <w:r>
        <w:rPr>
          <w:b/>
          <w:bCs/>
        </w:rPr>
        <w:t xml:space="preserve"> </w:t>
      </w:r>
      <w:r w:rsidR="004C7088">
        <w:rPr>
          <w:rFonts w:cs="Times New Roman"/>
        </w:rPr>
        <w:t>Pre-400</w:t>
      </w:r>
      <w:r w:rsidR="004C7088">
        <w:rPr>
          <w:rStyle w:val="FootnoteReference"/>
          <w:rFonts w:cs="Times New Roman"/>
        </w:rPr>
        <w:footnoteReference w:id="2933"/>
      </w:r>
    </w:p>
    <w:p w14:paraId="11671A84" w14:textId="77777777" w:rsidR="00BD0433" w:rsidRPr="002126D1" w:rsidRDefault="00BD0433" w:rsidP="004C7088">
      <w:pPr>
        <w:numPr>
          <w:ilvl w:val="0"/>
          <w:numId w:val="116"/>
        </w:numPr>
        <w:bidi w:val="0"/>
        <w:rPr>
          <w:rFonts w:cs="Times New Roman"/>
          <w:b/>
          <w:bCs/>
        </w:rPr>
      </w:pPr>
      <w:r w:rsidRPr="002126D1">
        <w:rPr>
          <w:rFonts w:cs="Times New Roman"/>
          <w:b/>
          <w:bCs/>
        </w:rPr>
        <w:t xml:space="preserve">O: </w:t>
      </w:r>
      <w:r w:rsidRPr="005F3EEF">
        <w:rPr>
          <w:rFonts w:cs="Times New Roman"/>
          <w:rtl/>
        </w:rPr>
        <w:t>שימי</w:t>
      </w:r>
      <w:r w:rsidRPr="00AF16CC">
        <w:rPr>
          <w:rStyle w:val="FootnoteReference"/>
          <w:rFonts w:cs="Times New Roman"/>
        </w:rPr>
        <w:footnoteReference w:id="2934"/>
      </w:r>
      <w:r w:rsidRPr="002126D1">
        <w:rPr>
          <w:rFonts w:cs="Times New Roman"/>
          <w:b/>
          <w:bCs/>
        </w:rPr>
        <w:t xml:space="preserve"> Ds:</w:t>
      </w:r>
      <w:r w:rsidRPr="002126D1">
        <w:rPr>
          <w:rFonts w:cs="Times New Roman"/>
        </w:rPr>
        <w:t xml:space="preserve"> Aqub (</w:t>
      </w:r>
      <w:r>
        <w:rPr>
          <w:rFonts w:cs="Times New Roman"/>
        </w:rPr>
        <w:t>11</w:t>
      </w:r>
      <w:r w:rsidRPr="002126D1">
        <w:rPr>
          <w:rFonts w:cs="Times New Roman"/>
        </w:rPr>
        <w:t>)’s son</w:t>
      </w:r>
      <w:r w:rsidRPr="002126D1">
        <w:rPr>
          <w:rFonts w:cs="Times New Roman"/>
          <w:b/>
          <w:bCs/>
        </w:rPr>
        <w:t xml:space="preserve"> F:</w:t>
      </w:r>
      <w:r w:rsidRPr="002126D1">
        <w:rPr>
          <w:rFonts w:cs="Times New Roman"/>
        </w:rPr>
        <w:t xml:space="preserve"> </w:t>
      </w:r>
      <w:r w:rsidRPr="002126D1">
        <w:rPr>
          <w:rFonts w:cs="Times New Roman"/>
          <w:lang w:val="en-GB"/>
        </w:rPr>
        <w:t>–</w:t>
      </w:r>
      <w:r w:rsidRPr="002126D1">
        <w:rPr>
          <w:rFonts w:cs="Times New Roman"/>
        </w:rPr>
        <w:t xml:space="preserve"> </w:t>
      </w:r>
      <w:r w:rsidRPr="002126D1">
        <w:rPr>
          <w:rFonts w:cs="Times New Roman"/>
          <w:b/>
          <w:bCs/>
        </w:rPr>
        <w:t>S:</w:t>
      </w:r>
      <w:r w:rsidRPr="002126D1">
        <w:rPr>
          <w:rFonts w:cs="Times New Roman"/>
        </w:rPr>
        <w:t xml:space="preserve"> </w:t>
      </w:r>
      <w:r w:rsidRPr="002126D1">
        <w:rPr>
          <w:rFonts w:cs="Times New Roman"/>
          <w:i/>
          <w:iCs/>
        </w:rPr>
        <w:t xml:space="preserve">bBer </w:t>
      </w:r>
      <w:r w:rsidRPr="002126D1">
        <w:rPr>
          <w:rFonts w:cs="Times New Roman"/>
        </w:rPr>
        <w:t>10a</w:t>
      </w:r>
      <w:r w:rsidRPr="002126D1">
        <w:rPr>
          <w:rStyle w:val="FootnoteReference"/>
          <w:rFonts w:cs="Times New Roman"/>
        </w:rPr>
        <w:footnoteReference w:id="2935"/>
      </w:r>
      <w:r w:rsidRPr="002126D1">
        <w:rPr>
          <w:rFonts w:cs="Times New Roman"/>
        </w:rPr>
        <w:t xml:space="preserve"> (Kosowsky, </w:t>
      </w:r>
      <w:r w:rsidRPr="002126D1">
        <w:rPr>
          <w:rFonts w:cs="Times New Roman"/>
          <w:i/>
          <w:iCs/>
        </w:rPr>
        <w:t>Babylonico</w:t>
      </w:r>
      <w:r w:rsidRPr="002126D1">
        <w:rPr>
          <w:rFonts w:cs="Times New Roman"/>
        </w:rPr>
        <w:t xml:space="preserve">, 1551) </w:t>
      </w:r>
      <w:r w:rsidRPr="002126D1">
        <w:rPr>
          <w:rFonts w:cs="Times New Roman"/>
          <w:b/>
          <w:bCs/>
        </w:rPr>
        <w:t xml:space="preserve">E: </w:t>
      </w:r>
      <w:r w:rsidRPr="002126D1">
        <w:rPr>
          <w:rFonts w:cs="Times New Roman"/>
          <w:lang w:val="en-GB"/>
        </w:rPr>
        <w:t>–</w:t>
      </w:r>
      <w:r>
        <w:rPr>
          <w:rFonts w:cs="Times New Roman"/>
        </w:rPr>
        <w:t xml:space="preserve"> </w:t>
      </w:r>
      <w:r w:rsidRPr="002126D1">
        <w:rPr>
          <w:rFonts w:cs="Times New Roman"/>
          <w:b/>
          <w:bCs/>
        </w:rPr>
        <w:t xml:space="preserve">D: </w:t>
      </w:r>
      <w:r w:rsidR="004C7088">
        <w:rPr>
          <w:rFonts w:cs="Times New Roman"/>
          <w:lang w:val="it-IT"/>
        </w:rPr>
        <w:t>3</w:t>
      </w:r>
      <w:r w:rsidR="004C7088">
        <w:rPr>
          <w:rFonts w:cs="Times New Roman"/>
          <w:vertAlign w:val="superscript"/>
          <w:lang w:val="it-IT"/>
        </w:rPr>
        <w:t>rd</w:t>
      </w:r>
      <w:r w:rsidR="004C7088" w:rsidRPr="00AA7480">
        <w:rPr>
          <w:rFonts w:cs="Times New Roman"/>
          <w:vertAlign w:val="superscript"/>
          <w:lang w:val="it-IT"/>
        </w:rPr>
        <w:t xml:space="preserve"> </w:t>
      </w:r>
      <w:r w:rsidR="004C7088" w:rsidRPr="00AA7480">
        <w:rPr>
          <w:rFonts w:cs="Times New Roman"/>
          <w:lang w:val="it-IT"/>
        </w:rPr>
        <w:t>C</w:t>
      </w:r>
      <w:r w:rsidR="004C7088">
        <w:rPr>
          <w:rStyle w:val="FootnoteReference"/>
          <w:rFonts w:cs="Times New Roman"/>
          <w:lang w:val="en-GB"/>
        </w:rPr>
        <w:footnoteReference w:id="2936"/>
      </w:r>
    </w:p>
    <w:p w14:paraId="3B70E723" w14:textId="77777777" w:rsidR="00BD0433" w:rsidRDefault="00BD0433" w:rsidP="00BE60D2">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The elder</w:t>
      </w:r>
      <w:r>
        <w:rPr>
          <w:rStyle w:val="FootnoteReference"/>
        </w:rPr>
        <w:footnoteReference w:id="2937"/>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bBer </w:t>
      </w:r>
      <w:r>
        <w:t xml:space="preserve">62b (Kosovsky, </w:t>
      </w:r>
      <w:r>
        <w:rPr>
          <w:i/>
          <w:iCs/>
        </w:rPr>
        <w:t>Yerushalmi</w:t>
      </w:r>
      <w:r>
        <w:t xml:space="preserve">, 663) </w:t>
      </w:r>
      <w:r w:rsidRPr="00262A2F">
        <w:rPr>
          <w:b/>
          <w:bCs/>
        </w:rPr>
        <w:t xml:space="preserve">E: </w:t>
      </w:r>
      <w:r w:rsidRPr="00443711">
        <w:t>–</w:t>
      </w:r>
      <w:r>
        <w:rPr>
          <w:b/>
          <w:bCs/>
        </w:rPr>
        <w:t xml:space="preserve"> </w:t>
      </w:r>
      <w:r w:rsidRPr="00262A2F">
        <w:rPr>
          <w:b/>
          <w:bCs/>
        </w:rPr>
        <w:t>D:</w:t>
      </w:r>
      <w:r>
        <w:rPr>
          <w:b/>
          <w:bCs/>
        </w:rPr>
        <w:t xml:space="preserve"> </w:t>
      </w:r>
      <w:r w:rsidR="00BE60D2" w:rsidRPr="00BE60D2">
        <w:t>3</w:t>
      </w:r>
      <w:r w:rsidR="00BE60D2" w:rsidRPr="00BE60D2">
        <w:rPr>
          <w:vertAlign w:val="superscript"/>
        </w:rPr>
        <w:t>rd</w:t>
      </w:r>
      <w:r w:rsidR="00BE60D2" w:rsidRPr="00BE60D2">
        <w:t xml:space="preserve"> C</w:t>
      </w:r>
      <w:r w:rsidR="00BE60D2">
        <w:rPr>
          <w:rStyle w:val="FootnoteReference"/>
          <w:lang w:val="de-DE"/>
        </w:rPr>
        <w:footnoteReference w:id="2938"/>
      </w:r>
    </w:p>
    <w:p w14:paraId="755FF17E" w14:textId="77777777" w:rsidR="00BD0433" w:rsidRDefault="00BD0433" w:rsidP="0018007E">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Nahum </w:t>
      </w:r>
      <w:r>
        <w:rPr>
          <w:lang w:val="en-GB"/>
        </w:rPr>
        <w:t>(6)’s son, Ahi (</w:t>
      </w:r>
      <w:r w:rsidR="0018007E">
        <w:rPr>
          <w:lang w:val="en-GB"/>
        </w:rPr>
        <w:t>5</w:t>
      </w:r>
      <w:r>
        <w:rPr>
          <w:lang w:val="en-GB"/>
        </w:rPr>
        <w:t>)’s relative</w:t>
      </w:r>
      <w:r w:rsidRPr="00262A2F">
        <w:rPr>
          <w:b/>
          <w:bCs/>
        </w:rPr>
        <w:t xml:space="preserve"> F:</w:t>
      </w:r>
      <w:r w:rsidRPr="00262A2F">
        <w:t xml:space="preserve"> </w:t>
      </w:r>
      <w:r>
        <w:t xml:space="preserve">– </w:t>
      </w:r>
      <w:r w:rsidRPr="00262A2F">
        <w:rPr>
          <w:b/>
          <w:bCs/>
        </w:rPr>
        <w:t>S:</w:t>
      </w:r>
      <w:r w:rsidRPr="00262A2F">
        <w:t xml:space="preserve"> </w:t>
      </w:r>
      <w:r w:rsidRPr="005577F4">
        <w:rPr>
          <w:i/>
          <w:iCs/>
        </w:rPr>
        <w:t xml:space="preserve">bBQ </w:t>
      </w:r>
      <w:r w:rsidRPr="005577F4">
        <w:t>55a</w:t>
      </w:r>
      <w:r>
        <w:rPr>
          <w:rStyle w:val="FootnoteReference"/>
        </w:rPr>
        <w:footnoteReference w:id="2939"/>
      </w:r>
      <w:r>
        <w:t xml:space="preserve"> (Kosowsky, </w:t>
      </w:r>
      <w:r>
        <w:rPr>
          <w:i/>
          <w:iCs/>
        </w:rPr>
        <w:t>Babylonico</w:t>
      </w:r>
      <w:r>
        <w:t xml:space="preserve">, 1635) </w:t>
      </w:r>
      <w:r w:rsidRPr="00262A2F">
        <w:rPr>
          <w:b/>
          <w:bCs/>
        </w:rPr>
        <w:t xml:space="preserve">E: </w:t>
      </w:r>
      <w:r w:rsidRPr="00443711">
        <w:t>–</w:t>
      </w:r>
      <w:r>
        <w:rPr>
          <w:b/>
          <w:bCs/>
        </w:rPr>
        <w:t xml:space="preserve"> </w:t>
      </w:r>
      <w:r w:rsidRPr="00262A2F">
        <w:rPr>
          <w:b/>
          <w:bCs/>
        </w:rPr>
        <w:t>D:</w:t>
      </w:r>
      <w:r>
        <w:rPr>
          <w:b/>
          <w:bCs/>
        </w:rPr>
        <w:t xml:space="preserve"> </w:t>
      </w:r>
      <w:r w:rsidR="004C7088" w:rsidRPr="004C7088">
        <w:t>4</w:t>
      </w:r>
      <w:r w:rsidR="004C7088" w:rsidRPr="004C7088">
        <w:rPr>
          <w:vertAlign w:val="superscript"/>
        </w:rPr>
        <w:t>th</w:t>
      </w:r>
      <w:r w:rsidR="004C7088" w:rsidRPr="004C7088">
        <w:t xml:space="preserve"> C</w:t>
      </w:r>
      <w:r w:rsidR="004C7088">
        <w:rPr>
          <w:rStyle w:val="FootnoteReference"/>
          <w:lang w:val="de-DE"/>
        </w:rPr>
        <w:footnoteReference w:id="2940"/>
      </w:r>
    </w:p>
    <w:p w14:paraId="7CC06F6C" w14:textId="77777777" w:rsidR="00BD0433" w:rsidRDefault="00BD0433" w:rsidP="00477048">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Ḥiyya </w:t>
      </w:r>
      <w:r>
        <w:rPr>
          <w:lang w:val="en-GB"/>
        </w:rPr>
        <w:t>(</w:t>
      </w:r>
      <w:r w:rsidR="00980F48">
        <w:rPr>
          <w:lang w:val="en-GB"/>
        </w:rPr>
        <w:t>24</w:t>
      </w:r>
      <w:r>
        <w:rPr>
          <w:lang w:val="en-GB"/>
        </w:rPr>
        <w:t>)’s son</w:t>
      </w:r>
      <w:r w:rsidRPr="00262A2F">
        <w:rPr>
          <w:b/>
          <w:bCs/>
        </w:rPr>
        <w:t xml:space="preserve"> F:</w:t>
      </w:r>
      <w:r w:rsidRPr="00262A2F">
        <w:t xml:space="preserve"> </w:t>
      </w:r>
      <w:r>
        <w:t xml:space="preserve">– </w:t>
      </w:r>
      <w:r w:rsidRPr="00262A2F">
        <w:rPr>
          <w:b/>
          <w:bCs/>
        </w:rPr>
        <w:t>S:</w:t>
      </w:r>
      <w:r w:rsidRPr="00262A2F">
        <w:t xml:space="preserve"> </w:t>
      </w:r>
      <w:r w:rsidRPr="00FC6C4C">
        <w:rPr>
          <w:i/>
          <w:iCs/>
        </w:rPr>
        <w:t xml:space="preserve">bBM </w:t>
      </w:r>
      <w:r w:rsidRPr="00FC6C4C">
        <w:t>72b</w:t>
      </w:r>
      <w:r w:rsidRPr="003335B1">
        <w:rPr>
          <w:rStyle w:val="FootnoteReference"/>
          <w:rFonts w:cs="Times New Roman"/>
          <w:rtl/>
        </w:rPr>
        <w:footnoteReference w:id="2941"/>
      </w:r>
      <w:r>
        <w:t xml:space="preserve"> (Kosowsky, </w:t>
      </w:r>
      <w:r>
        <w:rPr>
          <w:i/>
          <w:iCs/>
        </w:rPr>
        <w:t>Babylonico</w:t>
      </w:r>
      <w:r>
        <w:t xml:space="preserve">, 1631) </w:t>
      </w:r>
      <w:r w:rsidRPr="00262A2F">
        <w:rPr>
          <w:b/>
          <w:bCs/>
        </w:rPr>
        <w:t xml:space="preserve">E: </w:t>
      </w:r>
      <w:r w:rsidRPr="00443711">
        <w:t>–</w:t>
      </w:r>
      <w:r w:rsidR="00477048">
        <w:rPr>
          <w:rFonts w:hint="cs"/>
          <w:rtl/>
        </w:rPr>
        <w:t xml:space="preserve"> </w:t>
      </w:r>
      <w:r w:rsidRPr="00262A2F">
        <w:rPr>
          <w:b/>
          <w:bCs/>
        </w:rPr>
        <w:t>D:</w:t>
      </w:r>
      <w:r>
        <w:rPr>
          <w:b/>
          <w:bCs/>
        </w:rPr>
        <w:t xml:space="preserve"> </w:t>
      </w:r>
      <w:r w:rsidR="00BE60D2">
        <w:rPr>
          <w:rFonts w:cs="Times New Roman"/>
        </w:rPr>
        <w:t>Pre-400</w:t>
      </w:r>
      <w:r w:rsidR="00BE60D2">
        <w:rPr>
          <w:rStyle w:val="FootnoteReference"/>
          <w:rFonts w:cs="Times New Roman"/>
        </w:rPr>
        <w:footnoteReference w:id="2942"/>
      </w:r>
    </w:p>
    <w:p w14:paraId="7D7F7DCA" w14:textId="77777777" w:rsidR="00BD0433" w:rsidRPr="00234334" w:rsidRDefault="00BD0433" w:rsidP="004C7088">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Nadab </w:t>
      </w:r>
      <w:r>
        <w:rPr>
          <w:lang w:val="en-GB"/>
        </w:rPr>
        <w:t>(1)’s son</w:t>
      </w:r>
      <w:r w:rsidRPr="00262A2F">
        <w:rPr>
          <w:b/>
          <w:bCs/>
        </w:rPr>
        <w:t xml:space="preserve"> F:</w:t>
      </w:r>
      <w:r w:rsidRPr="00262A2F">
        <w:t xml:space="preserve"> </w:t>
      </w:r>
      <w:r>
        <w:t xml:space="preserve">– </w:t>
      </w:r>
      <w:r w:rsidRPr="00262A2F">
        <w:rPr>
          <w:b/>
          <w:bCs/>
        </w:rPr>
        <w:t>S:</w:t>
      </w:r>
      <w:r w:rsidRPr="00262A2F">
        <w:t xml:space="preserve"> </w:t>
      </w:r>
      <w:r w:rsidRPr="002237C7">
        <w:rPr>
          <w:i/>
          <w:iCs/>
        </w:rPr>
        <w:t xml:space="preserve">bArakh </w:t>
      </w:r>
      <w:r w:rsidRPr="002237C7">
        <w:t>16b</w:t>
      </w:r>
      <w:r>
        <w:rPr>
          <w:rStyle w:val="FootnoteReference"/>
        </w:rPr>
        <w:footnoteReference w:id="2943"/>
      </w:r>
      <w:r>
        <w:t xml:space="preserve"> (Kosowsky, </w:t>
      </w:r>
      <w:r>
        <w:rPr>
          <w:i/>
          <w:iCs/>
        </w:rPr>
        <w:t>Babylonico</w:t>
      </w:r>
      <w:r>
        <w:t xml:space="preserve">, 1635) </w:t>
      </w:r>
      <w:r w:rsidRPr="00262A2F">
        <w:rPr>
          <w:b/>
          <w:bCs/>
        </w:rPr>
        <w:t xml:space="preserve">E: </w:t>
      </w:r>
      <w:r w:rsidRPr="00443711">
        <w:t>–</w:t>
      </w:r>
      <w:r>
        <w:rPr>
          <w:b/>
          <w:bCs/>
        </w:rPr>
        <w:t xml:space="preserve"> </w:t>
      </w:r>
      <w:r w:rsidRPr="00262A2F">
        <w:rPr>
          <w:b/>
          <w:bCs/>
        </w:rPr>
        <w:t>D:</w:t>
      </w:r>
      <w:r>
        <w:rPr>
          <w:b/>
          <w:bCs/>
        </w:rPr>
        <w:t xml:space="preserve"> </w:t>
      </w:r>
      <w:r w:rsidR="004C7088">
        <w:t>3</w:t>
      </w:r>
      <w:r w:rsidR="004C7088" w:rsidRPr="008F2F56">
        <w:rPr>
          <w:vertAlign w:val="superscript"/>
        </w:rPr>
        <w:t>rd</w:t>
      </w:r>
      <w:r w:rsidR="004C7088">
        <w:t xml:space="preserve"> C</w:t>
      </w:r>
      <w:r w:rsidR="004C7088">
        <w:rPr>
          <w:rStyle w:val="FootnoteReference"/>
        </w:rPr>
        <w:footnoteReference w:id="2944"/>
      </w:r>
    </w:p>
    <w:p w14:paraId="1F099C74" w14:textId="77777777" w:rsidR="00BD0433" w:rsidRDefault="00BD0433" w:rsidP="00BE60D2">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Phineas </w:t>
      </w:r>
      <w:r>
        <w:rPr>
          <w:lang w:val="en-GB"/>
        </w:rPr>
        <w:t>(7)’s brother</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Gen Rab </w:t>
      </w:r>
      <w:r>
        <w:t xml:space="preserve">6:7 (Hyman, </w:t>
      </w:r>
      <w:r>
        <w:rPr>
          <w:i/>
          <w:iCs/>
        </w:rPr>
        <w:t>Toldoth</w:t>
      </w:r>
      <w:r>
        <w:t xml:space="preserve">, 1132) </w:t>
      </w:r>
      <w:r w:rsidRPr="00262A2F">
        <w:rPr>
          <w:b/>
          <w:bCs/>
        </w:rPr>
        <w:t xml:space="preserve">E: </w:t>
      </w:r>
      <w:r w:rsidRPr="00443711">
        <w:t>–</w:t>
      </w:r>
      <w:r>
        <w:rPr>
          <w:b/>
          <w:bCs/>
        </w:rPr>
        <w:t xml:space="preserve"> </w:t>
      </w:r>
      <w:r w:rsidRPr="00262A2F">
        <w:rPr>
          <w:b/>
          <w:bCs/>
        </w:rPr>
        <w:t>D:</w:t>
      </w:r>
      <w:r>
        <w:rPr>
          <w:b/>
          <w:bCs/>
        </w:rPr>
        <w:t xml:space="preserve"> </w:t>
      </w:r>
      <w:r w:rsidR="00BE60D2">
        <w:t>4</w:t>
      </w:r>
      <w:r w:rsidR="00BE60D2" w:rsidRPr="006A51F8">
        <w:rPr>
          <w:vertAlign w:val="superscript"/>
        </w:rPr>
        <w:t>th</w:t>
      </w:r>
      <w:r w:rsidR="00BE60D2">
        <w:t xml:space="preserve"> C</w:t>
      </w:r>
      <w:r w:rsidR="00BE60D2">
        <w:rPr>
          <w:rStyle w:val="FootnoteReference"/>
        </w:rPr>
        <w:footnoteReference w:id="2945"/>
      </w:r>
    </w:p>
    <w:p w14:paraId="4EC3E189" w14:textId="77777777" w:rsidR="00BD0433" w:rsidRDefault="00BD0433" w:rsidP="00BE60D2">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Tanḥum </w:t>
      </w:r>
      <w:r>
        <w:rPr>
          <w:lang w:val="en-GB"/>
        </w:rPr>
        <w:t>(21)’s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Gen Rab </w:t>
      </w:r>
      <w:r>
        <w:t xml:space="preserve">8:1 (Hyman, </w:t>
      </w:r>
      <w:r>
        <w:rPr>
          <w:i/>
          <w:iCs/>
        </w:rPr>
        <w:t>Toldoth</w:t>
      </w:r>
      <w:r>
        <w:t xml:space="preserve">, 1147) </w:t>
      </w:r>
      <w:r w:rsidRPr="00262A2F">
        <w:rPr>
          <w:b/>
          <w:bCs/>
        </w:rPr>
        <w:t xml:space="preserve">E: </w:t>
      </w:r>
      <w:r w:rsidRPr="00443711">
        <w:t>–</w:t>
      </w:r>
      <w:r>
        <w:rPr>
          <w:b/>
          <w:bCs/>
        </w:rPr>
        <w:t xml:space="preserve"> </w:t>
      </w:r>
      <w:r w:rsidRPr="00262A2F">
        <w:rPr>
          <w:b/>
          <w:bCs/>
        </w:rPr>
        <w:t>D:</w:t>
      </w:r>
      <w:r>
        <w:rPr>
          <w:b/>
          <w:bCs/>
        </w:rPr>
        <w:t xml:space="preserve"> </w:t>
      </w:r>
      <w:r w:rsidR="00BE60D2">
        <w:t>3</w:t>
      </w:r>
      <w:r w:rsidR="00BE60D2" w:rsidRPr="00D20B3C">
        <w:rPr>
          <w:vertAlign w:val="superscript"/>
        </w:rPr>
        <w:t>rd</w:t>
      </w:r>
      <w:r w:rsidR="00BE60D2">
        <w:t xml:space="preserve"> C</w:t>
      </w:r>
      <w:r w:rsidR="00BE60D2">
        <w:rPr>
          <w:rStyle w:val="FootnoteReference"/>
        </w:rPr>
        <w:footnoteReference w:id="2946"/>
      </w:r>
    </w:p>
    <w:p w14:paraId="4BB024FA" w14:textId="77777777" w:rsidR="00BD0433" w:rsidRPr="00234334" w:rsidRDefault="00BD0433" w:rsidP="00BE60D2">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rsidRPr="00262A2F">
        <w:rPr>
          <w:b/>
          <w:bCs/>
        </w:rPr>
        <w:t>F:</w:t>
      </w:r>
      <w:r w:rsidRPr="00BD7F62">
        <w:t xml:space="preserve"> </w:t>
      </w:r>
      <w:r>
        <w:t xml:space="preserve">Hananiah </w:t>
      </w:r>
      <w:r w:rsidR="00BE60D2">
        <w:rPr>
          <w:lang w:val="en-GB"/>
        </w:rPr>
        <w:t>(18</w:t>
      </w:r>
      <w:r>
        <w:rPr>
          <w:lang w:val="en-GB"/>
        </w:rPr>
        <w:t>)’s son-in-law</w:t>
      </w:r>
      <w:r w:rsidRPr="00262A2F">
        <w:t xml:space="preserve"> </w:t>
      </w:r>
      <w:r w:rsidRPr="00262A2F">
        <w:rPr>
          <w:b/>
          <w:bCs/>
        </w:rPr>
        <w:t>S:</w:t>
      </w:r>
      <w:r w:rsidRPr="00262A2F">
        <w:t xml:space="preserve"> </w:t>
      </w:r>
      <w:r>
        <w:t xml:space="preserve">– </w:t>
      </w:r>
      <w:r w:rsidRPr="00262A2F">
        <w:rPr>
          <w:b/>
          <w:bCs/>
        </w:rPr>
        <w:t>S:</w:t>
      </w:r>
      <w:r w:rsidRPr="00262A2F">
        <w:t xml:space="preserve"> </w:t>
      </w:r>
      <w:r>
        <w:rPr>
          <w:i/>
          <w:iCs/>
        </w:rPr>
        <w:t xml:space="preserve">Gen Rab </w:t>
      </w:r>
      <w:r>
        <w:t xml:space="preserve">14:10 (Hyman, </w:t>
      </w:r>
      <w:r>
        <w:rPr>
          <w:i/>
          <w:iCs/>
        </w:rPr>
        <w:t>Toldoth</w:t>
      </w:r>
      <w:r>
        <w:t xml:space="preserve">, 1149) </w:t>
      </w:r>
      <w:r w:rsidRPr="00262A2F">
        <w:rPr>
          <w:b/>
          <w:bCs/>
        </w:rPr>
        <w:t xml:space="preserve">E: </w:t>
      </w:r>
      <w:r w:rsidRPr="00443711">
        <w:t>–</w:t>
      </w:r>
      <w:r>
        <w:rPr>
          <w:b/>
          <w:bCs/>
        </w:rPr>
        <w:t xml:space="preserve"> </w:t>
      </w:r>
      <w:r w:rsidRPr="00262A2F">
        <w:rPr>
          <w:b/>
          <w:bCs/>
        </w:rPr>
        <w:t>D:</w:t>
      </w:r>
      <w:r>
        <w:rPr>
          <w:b/>
          <w:bCs/>
        </w:rPr>
        <w:t xml:space="preserve"> </w:t>
      </w:r>
      <w:r w:rsidR="00BE60D2">
        <w:rPr>
          <w:rFonts w:cs="Times New Roman"/>
          <w:lang w:val="en-GB"/>
        </w:rPr>
        <w:t>3</w:t>
      </w:r>
      <w:r w:rsidR="00BE60D2" w:rsidRPr="002B189E">
        <w:rPr>
          <w:rFonts w:cs="Times New Roman"/>
          <w:vertAlign w:val="superscript"/>
          <w:lang w:val="en-GB"/>
        </w:rPr>
        <w:t>rd</w:t>
      </w:r>
      <w:r w:rsidR="00BE60D2">
        <w:rPr>
          <w:rFonts w:cs="Times New Roman"/>
          <w:lang w:val="en-GB"/>
        </w:rPr>
        <w:t xml:space="preserve"> C</w:t>
      </w:r>
      <w:r w:rsidR="00BE60D2">
        <w:rPr>
          <w:rStyle w:val="FootnoteReference"/>
          <w:rFonts w:cs="Times New Roman"/>
          <w:lang w:val="en-GB"/>
        </w:rPr>
        <w:footnoteReference w:id="2947"/>
      </w:r>
    </w:p>
    <w:p w14:paraId="3F876D5A" w14:textId="77777777" w:rsidR="00BD0433" w:rsidRDefault="00BD0433" w:rsidP="00BE60D2">
      <w:pPr>
        <w:numPr>
          <w:ilvl w:val="0"/>
          <w:numId w:val="116"/>
        </w:numPr>
        <w:bidi w:val="0"/>
      </w:pPr>
      <w:r w:rsidRPr="00262A2F">
        <w:rPr>
          <w:b/>
          <w:bCs/>
        </w:rPr>
        <w:t>O:</w:t>
      </w:r>
      <w:r>
        <w:rPr>
          <w:b/>
          <w:bCs/>
        </w:rPr>
        <w:t xml:space="preserve"> </w:t>
      </w:r>
      <w:r w:rsidRPr="005F3EEF">
        <w:rPr>
          <w:rFonts w:cs="Times New Roman"/>
          <w:rtl/>
        </w:rPr>
        <w:t>שימי</w:t>
      </w:r>
      <w:r w:rsidRPr="00AF16CC">
        <w:rPr>
          <w:rStyle w:val="FootnoteReference"/>
          <w:rFonts w:cs="Times New Roman"/>
        </w:rPr>
        <w:footnoteReference w:id="2948"/>
      </w:r>
      <w:r>
        <w:t xml:space="preserve"> </w:t>
      </w:r>
      <w:r w:rsidRPr="00262A2F">
        <w:rPr>
          <w:b/>
          <w:bCs/>
        </w:rPr>
        <w:t>Ds:</w:t>
      </w:r>
      <w:r w:rsidRPr="00262A2F">
        <w:t xml:space="preserve"> </w:t>
      </w:r>
      <w:r>
        <w:t>Hoshaiah</w:t>
      </w:r>
      <w:r>
        <w:rPr>
          <w:lang w:val="en-GB"/>
        </w:rPr>
        <w:t xml:space="preserve"> </w:t>
      </w:r>
      <w:r w:rsidRPr="001D6E9F">
        <w:t>(</w:t>
      </w:r>
      <w:r>
        <w:t>9</w:t>
      </w:r>
      <w:r w:rsidRPr="001D6E9F">
        <w:t>)</w:t>
      </w:r>
      <w:r>
        <w:t>’</w:t>
      </w:r>
      <w:r w:rsidRPr="005D3BF5">
        <w:t>s</w:t>
      </w:r>
      <w:r>
        <w:t xml:space="preserve"> father</w:t>
      </w:r>
      <w:r w:rsidR="007252AD">
        <w:t>, o</w:t>
      </w:r>
      <w:r w:rsidR="007252AD" w:rsidRPr="00265A46">
        <w:t xml:space="preserve">f </w:t>
      </w:r>
      <w:smartTag w:uri="urn:schemas-microsoft-com:office:smarttags" w:element="place">
        <w:r w:rsidR="007252AD" w:rsidRPr="00265A46">
          <w:t>Caesarea</w:t>
        </w:r>
      </w:smartTag>
      <w:r w:rsidR="007252AD">
        <w:rPr>
          <w:rStyle w:val="FootnoteReference"/>
        </w:rPr>
        <w:footnoteReference w:id="2949"/>
      </w:r>
      <w:r w:rsidR="00973871">
        <w:t xml:space="preserve"> </w:t>
      </w:r>
      <w:r w:rsidRPr="00262A2F">
        <w:rPr>
          <w:b/>
          <w:bCs/>
        </w:rPr>
        <w:t>F:</w:t>
      </w:r>
      <w:r w:rsidRPr="00262A2F">
        <w:t xml:space="preserve"> </w:t>
      </w:r>
      <w:r w:rsidRPr="00443711">
        <w:t>–</w:t>
      </w:r>
      <w:r>
        <w:t xml:space="preserve"> </w:t>
      </w:r>
      <w:r w:rsidRPr="00262A2F">
        <w:rPr>
          <w:b/>
          <w:bCs/>
        </w:rPr>
        <w:t>S:</w:t>
      </w:r>
      <w:r w:rsidRPr="00262A2F">
        <w:t xml:space="preserve"> </w:t>
      </w:r>
      <w:r>
        <w:rPr>
          <w:i/>
          <w:iCs/>
        </w:rPr>
        <w:t xml:space="preserve">Lev Rab </w:t>
      </w:r>
      <w:r>
        <w:t xml:space="preserve">31:9 (Hyman, </w:t>
      </w:r>
      <w:r>
        <w:rPr>
          <w:i/>
          <w:iCs/>
        </w:rPr>
        <w:t>Toldoth</w:t>
      </w:r>
      <w:r>
        <w:t xml:space="preserve">, 118) </w:t>
      </w:r>
      <w:r w:rsidRPr="00262A2F">
        <w:rPr>
          <w:b/>
          <w:bCs/>
        </w:rPr>
        <w:t>E:</w:t>
      </w:r>
      <w:r w:rsidRPr="00682063">
        <w:rPr>
          <w:rFonts w:cs="Times New Roman"/>
        </w:rPr>
        <w:t xml:space="preserve"> </w:t>
      </w:r>
      <w:r w:rsidRPr="00443711">
        <w:t>–</w:t>
      </w:r>
      <w:r>
        <w:t xml:space="preserve"> </w:t>
      </w:r>
      <w:r w:rsidRPr="00262A2F">
        <w:rPr>
          <w:b/>
          <w:bCs/>
        </w:rPr>
        <w:t>D:</w:t>
      </w:r>
      <w:r>
        <w:rPr>
          <w:b/>
          <w:bCs/>
        </w:rPr>
        <w:t xml:space="preserve"> </w:t>
      </w:r>
      <w:r w:rsidR="00BE60D2" w:rsidRPr="00A4328C">
        <w:t>Pre-400</w:t>
      </w:r>
      <w:r w:rsidR="00BE60D2">
        <w:rPr>
          <w:rStyle w:val="FootnoteReference"/>
          <w:lang w:val="de-DE"/>
        </w:rPr>
        <w:footnoteReference w:id="2950"/>
      </w:r>
    </w:p>
    <w:p w14:paraId="497AEA10" w14:textId="77777777" w:rsidR="00BD0433" w:rsidRDefault="00BD0433" w:rsidP="00BE60D2">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Kahana (1</w:t>
      </w:r>
      <w:r w:rsidR="0046796F">
        <w:t>0</w:t>
      </w:r>
      <w:r>
        <w:t>)’</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S of S Rab </w:t>
      </w:r>
      <w:r>
        <w:t xml:space="preserve">7:1 (Hyman, </w:t>
      </w:r>
      <w:r>
        <w:rPr>
          <w:i/>
          <w:iCs/>
        </w:rPr>
        <w:t>Toldoth</w:t>
      </w:r>
      <w:r>
        <w:t xml:space="preserve">, 1140) </w:t>
      </w:r>
      <w:r w:rsidRPr="00262A2F">
        <w:rPr>
          <w:b/>
          <w:bCs/>
        </w:rPr>
        <w:t xml:space="preserve">E: </w:t>
      </w:r>
      <w:r w:rsidRPr="00443711">
        <w:t>–</w:t>
      </w:r>
      <w:r>
        <w:rPr>
          <w:b/>
          <w:bCs/>
        </w:rPr>
        <w:t xml:space="preserve"> </w:t>
      </w:r>
      <w:r w:rsidRPr="00262A2F">
        <w:rPr>
          <w:b/>
          <w:bCs/>
        </w:rPr>
        <w:t>D:</w:t>
      </w:r>
      <w:r>
        <w:rPr>
          <w:b/>
          <w:bCs/>
        </w:rPr>
        <w:t xml:space="preserve"> </w:t>
      </w:r>
      <w:r w:rsidR="00BE60D2">
        <w:t>3</w:t>
      </w:r>
      <w:r w:rsidR="00BE60D2" w:rsidRPr="00D20B3C">
        <w:rPr>
          <w:vertAlign w:val="superscript"/>
        </w:rPr>
        <w:t>rd</w:t>
      </w:r>
      <w:r w:rsidR="00BE60D2">
        <w:t xml:space="preserve"> C</w:t>
      </w:r>
      <w:r w:rsidR="00BE60D2">
        <w:rPr>
          <w:rStyle w:val="FootnoteReference"/>
        </w:rPr>
        <w:footnoteReference w:id="2951"/>
      </w:r>
    </w:p>
    <w:p w14:paraId="0B7255E3" w14:textId="77777777" w:rsidR="00BD0433" w:rsidRPr="009D4022" w:rsidRDefault="00BD0433" w:rsidP="0018007E">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Gedaliah (</w:t>
      </w:r>
      <w:r w:rsidR="0018007E">
        <w:t>1</w:t>
      </w:r>
      <w:r>
        <w:t>)’</w:t>
      </w:r>
      <w:r w:rsidRPr="005D3BF5">
        <w:t>s</w:t>
      </w:r>
      <w:r>
        <w:t xml:space="preserve"> son</w:t>
      </w:r>
      <w:r w:rsidRPr="00262A2F">
        <w:rPr>
          <w:b/>
          <w:bCs/>
        </w:rPr>
        <w:t xml:space="preserve"> F:</w:t>
      </w:r>
      <w:r w:rsidRPr="00262A2F">
        <w:t xml:space="preserve"> </w:t>
      </w:r>
      <w:r>
        <w:t xml:space="preserve">– </w:t>
      </w:r>
      <w:r w:rsidRPr="00262A2F">
        <w:rPr>
          <w:b/>
          <w:bCs/>
        </w:rPr>
        <w:t>S:</w:t>
      </w:r>
      <w:r w:rsidRPr="009D4022">
        <w:rPr>
          <w:i/>
          <w:iCs/>
        </w:rPr>
        <w:t xml:space="preserve"> </w:t>
      </w:r>
      <w:r w:rsidRPr="008F792C">
        <w:rPr>
          <w:i/>
          <w:iCs/>
        </w:rPr>
        <w:t>TanB, bahar</w:t>
      </w:r>
      <w:r w:rsidRPr="008F792C">
        <w:rPr>
          <w:b/>
          <w:bCs/>
        </w:rPr>
        <w:t xml:space="preserve"> </w:t>
      </w:r>
      <w:r w:rsidRPr="008F792C">
        <w:t>2</w:t>
      </w:r>
      <w:r w:rsidRPr="008F792C">
        <w:rPr>
          <w:b/>
          <w:bCs/>
        </w:rPr>
        <w:t xml:space="preserve"> </w:t>
      </w:r>
      <w:r w:rsidRPr="008F792C">
        <w:t>(</w:t>
      </w:r>
      <w:r w:rsidRPr="00FC639B">
        <w:t xml:space="preserve">Hyman, </w:t>
      </w:r>
      <w:r w:rsidRPr="00FC639B">
        <w:rPr>
          <w:i/>
          <w:iCs/>
        </w:rPr>
        <w:t>Toldoth</w:t>
      </w:r>
      <w:r w:rsidRPr="00FC639B">
        <w:t>, 1136</w:t>
      </w:r>
      <w:r>
        <w:t xml:space="preserve">) </w:t>
      </w:r>
      <w:r w:rsidRPr="00262A2F">
        <w:rPr>
          <w:b/>
          <w:bCs/>
        </w:rPr>
        <w:t xml:space="preserve">E: </w:t>
      </w:r>
      <w:r w:rsidRPr="00443711">
        <w:t>–</w:t>
      </w:r>
      <w:r>
        <w:rPr>
          <w:b/>
          <w:bCs/>
        </w:rPr>
        <w:t xml:space="preserve"> </w:t>
      </w:r>
      <w:r w:rsidRPr="00262A2F">
        <w:rPr>
          <w:b/>
          <w:bCs/>
        </w:rPr>
        <w:t>D:</w:t>
      </w:r>
      <w:r>
        <w:rPr>
          <w:b/>
          <w:bCs/>
        </w:rPr>
        <w:t xml:space="preserve"> </w:t>
      </w:r>
      <w:r w:rsidR="00BE60D2" w:rsidRPr="00BE60D2">
        <w:t>Pre-400</w:t>
      </w:r>
      <w:r w:rsidR="00BE60D2">
        <w:rPr>
          <w:rStyle w:val="FootnoteReference"/>
          <w:lang w:val="de-DE"/>
        </w:rPr>
        <w:footnoteReference w:id="2952"/>
      </w:r>
    </w:p>
    <w:p w14:paraId="3C55926C" w14:textId="77777777" w:rsidR="00BD0433" w:rsidRDefault="00BD0433" w:rsidP="005811EE">
      <w:pPr>
        <w:numPr>
          <w:ilvl w:val="0"/>
          <w:numId w:val="116"/>
        </w:numPr>
        <w:bidi w:val="0"/>
        <w:rPr>
          <w:b/>
          <w:bCs/>
        </w:rPr>
      </w:pPr>
      <w:r w:rsidRPr="00262A2F">
        <w:rPr>
          <w:b/>
          <w:bCs/>
        </w:rPr>
        <w:t xml:space="preserve">O: </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Style w:val="FootnoteReference"/>
        </w:rPr>
        <w:footnoteReference w:id="2953"/>
      </w:r>
      <w:r>
        <w:rPr>
          <w:rFonts w:cs="Times New Roman"/>
        </w:rPr>
        <w:t xml:space="preserve"> </w:t>
      </w:r>
      <w:r w:rsidRPr="00262A2F">
        <w:rPr>
          <w:b/>
          <w:bCs/>
        </w:rPr>
        <w:t>Ds:</w:t>
      </w:r>
      <w:r w:rsidRPr="00262A2F">
        <w:t xml:space="preserve"> </w:t>
      </w:r>
      <w:r>
        <w:t>Esther (1)’</w:t>
      </w:r>
      <w:r w:rsidRPr="005D3BF5">
        <w:t>s</w:t>
      </w:r>
      <w:r>
        <w:t xml:space="preserve"> son</w:t>
      </w:r>
      <w:r w:rsidRPr="00262A2F">
        <w:rPr>
          <w:b/>
          <w:bCs/>
        </w:rPr>
        <w:t xml:space="preserve"> F:</w:t>
      </w:r>
      <w:r>
        <w:t xml:space="preserve"> Inscription, Admedera,</w:t>
      </w:r>
      <w:r w:rsidRPr="00443711">
        <w:rPr>
          <w:rStyle w:val="FootnoteReference"/>
          <w:rFonts w:cs="Times New Roman"/>
          <w:rtl/>
        </w:rPr>
        <w:footnoteReference w:id="2954"/>
      </w:r>
      <w:r>
        <w:t xml:space="preserve"> Vidua </w:t>
      </w:r>
      <w:r w:rsidRPr="00262A2F">
        <w:rPr>
          <w:b/>
          <w:bCs/>
        </w:rPr>
        <w:t>S:</w:t>
      </w:r>
      <w:r w:rsidRPr="00262A2F">
        <w:t xml:space="preserve"> </w:t>
      </w:r>
      <w:r w:rsidRPr="00A54246">
        <w:rPr>
          <w:i/>
          <w:iCs/>
        </w:rPr>
        <w:t>CIJ</w:t>
      </w:r>
      <w:r w:rsidRPr="00A54246">
        <w:t xml:space="preserve"> 848</w:t>
      </w:r>
      <w:r>
        <w:t xml:space="preserve"> </w:t>
      </w:r>
      <w:r w:rsidRPr="00262A2F">
        <w:rPr>
          <w:b/>
          <w:bCs/>
        </w:rPr>
        <w:t>E:</w:t>
      </w:r>
      <w:r w:rsidR="005811EE" w:rsidRPr="00262A2F">
        <w:rPr>
          <w:b/>
          <w:bCs/>
        </w:rPr>
        <w:t xml:space="preserve"> </w:t>
      </w:r>
      <w:r w:rsidR="005811EE" w:rsidRPr="00443711">
        <w:t>–</w:t>
      </w:r>
      <w:r w:rsidR="00C93D26" w:rsidRPr="002D719E">
        <w:rPr>
          <w:rStyle w:val="FootnoteReference"/>
          <w:rFonts w:cs="Times New Roman"/>
          <w:highlight w:val="green"/>
          <w:rtl/>
        </w:rPr>
        <w:footnoteReference w:id="2955"/>
      </w:r>
      <w:r>
        <w:t xml:space="preserve"> </w:t>
      </w:r>
      <w:r w:rsidRPr="00262A2F">
        <w:rPr>
          <w:b/>
          <w:bCs/>
        </w:rPr>
        <w:t>D:</w:t>
      </w:r>
      <w:r w:rsidRPr="00EB1878">
        <w:t xml:space="preserve"> </w:t>
      </w:r>
      <w:r w:rsidRPr="000443AB">
        <w:t>5</w:t>
      </w:r>
      <w:r w:rsidRPr="000443AB">
        <w:rPr>
          <w:vertAlign w:val="superscript"/>
        </w:rPr>
        <w:t>th</w:t>
      </w:r>
      <w:r w:rsidRPr="000443AB">
        <w:t xml:space="preserve"> C</w:t>
      </w:r>
    </w:p>
    <w:p w14:paraId="39DF127A" w14:textId="77777777" w:rsidR="00BD0433" w:rsidRDefault="00BD0433" w:rsidP="00CF1A10">
      <w:pPr>
        <w:numPr>
          <w:ilvl w:val="0"/>
          <w:numId w:val="116"/>
        </w:numPr>
        <w:bidi w:val="0"/>
        <w:rPr>
          <w:b/>
          <w:bCs/>
        </w:rPr>
      </w:pPr>
      <w:r w:rsidRPr="00262A2F">
        <w:rPr>
          <w:b/>
          <w:bCs/>
        </w:rPr>
        <w:t xml:space="preserve">O: </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00E300CD" w:rsidRPr="005B0491">
        <w:rPr>
          <w:rStyle w:val="FootnoteReference"/>
          <w:rFonts w:cs="Times New Roman"/>
        </w:rPr>
        <w:footnoteReference w:id="2956"/>
      </w:r>
      <w:r w:rsidR="005B0491">
        <w:rPr>
          <w:rFonts w:cs="Times New Roman"/>
        </w:rPr>
        <w:t xml:space="preserve"> </w:t>
      </w:r>
      <w:r w:rsidRPr="00262A2F">
        <w:rPr>
          <w:b/>
          <w:bCs/>
        </w:rPr>
        <w:t>Ds:</w:t>
      </w:r>
      <w:r w:rsidRPr="00262A2F">
        <w:t xml:space="preserve"> </w:t>
      </w:r>
      <w:r w:rsidRPr="00DC5BB5">
        <w:t>Clemes</w:t>
      </w:r>
      <w:r w:rsidRPr="001D6E9F">
        <w:t xml:space="preserve"> (</w:t>
      </w:r>
      <w:r>
        <w:t>1</w:t>
      </w:r>
      <w:r w:rsidRPr="001D6E9F">
        <w:t>)</w:t>
      </w:r>
      <w:r>
        <w:t>’</w:t>
      </w:r>
      <w:r w:rsidRPr="005D3BF5">
        <w:t>s</w:t>
      </w:r>
      <w:r>
        <w:t xml:space="preserve"> son </w:t>
      </w:r>
      <w:r w:rsidRPr="00262A2F">
        <w:rPr>
          <w:b/>
          <w:bCs/>
        </w:rPr>
        <w:t>F:</w:t>
      </w:r>
      <w:r w:rsidRPr="00262A2F">
        <w:t xml:space="preserve"> </w:t>
      </w:r>
      <w:r>
        <w:t xml:space="preserve">Synagogue inscription, </w:t>
      </w:r>
      <w:r w:rsidRPr="00BF0FDA">
        <w:t>Tafas</w:t>
      </w:r>
      <w:r>
        <w:t>,</w:t>
      </w:r>
      <w:r>
        <w:rPr>
          <w:rStyle w:val="FootnoteReference"/>
        </w:rPr>
        <w:footnoteReference w:id="2957"/>
      </w:r>
      <w:r>
        <w:t xml:space="preserve"> </w:t>
      </w:r>
      <w:r w:rsidRPr="00A54246">
        <w:t>Fossey</w:t>
      </w:r>
      <w:r w:rsidRPr="00A54246">
        <w:rPr>
          <w:rtl/>
        </w:rPr>
        <w:t xml:space="preserve"> </w:t>
      </w:r>
      <w:r w:rsidRPr="00262A2F">
        <w:rPr>
          <w:b/>
          <w:bCs/>
        </w:rPr>
        <w:t>S:</w:t>
      </w:r>
      <w:r w:rsidRPr="00262A2F">
        <w:t xml:space="preserve"> </w:t>
      </w:r>
      <w:r w:rsidRPr="00A54246">
        <w:rPr>
          <w:i/>
          <w:iCs/>
        </w:rPr>
        <w:t>CIJ</w:t>
      </w:r>
      <w:r w:rsidRPr="00A54246">
        <w:t xml:space="preserve"> 861</w:t>
      </w:r>
      <w:r>
        <w:t xml:space="preserve"> </w:t>
      </w:r>
      <w:r w:rsidRPr="00262A2F">
        <w:rPr>
          <w:b/>
          <w:bCs/>
        </w:rPr>
        <w:t xml:space="preserve">E: </w:t>
      </w:r>
      <w:r w:rsidRPr="00443711">
        <w:t>–</w:t>
      </w:r>
      <w:r>
        <w:rPr>
          <w:b/>
          <w:bCs/>
        </w:rPr>
        <w:t xml:space="preserve"> </w:t>
      </w:r>
      <w:r w:rsidRPr="00262A2F">
        <w:rPr>
          <w:b/>
          <w:bCs/>
        </w:rPr>
        <w:t>D:</w:t>
      </w:r>
      <w:r w:rsidRPr="00EB1878">
        <w:t xml:space="preserve"> </w:t>
      </w:r>
      <w:r w:rsidRPr="000443AB">
        <w:t>4</w:t>
      </w:r>
      <w:r w:rsidRPr="000443AB">
        <w:rPr>
          <w:vertAlign w:val="superscript"/>
        </w:rPr>
        <w:t>th</w:t>
      </w:r>
      <w:r w:rsidRPr="000443AB">
        <w:t xml:space="preserve"> C</w:t>
      </w:r>
    </w:p>
    <w:p w14:paraId="3DD4929C" w14:textId="77777777" w:rsidR="00BD0433" w:rsidRPr="000443AB" w:rsidRDefault="00BD0433" w:rsidP="00CF1A10">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Joseph </w:t>
      </w:r>
      <w:r>
        <w:rPr>
          <w:lang w:val="en-GB"/>
        </w:rPr>
        <w:t>(</w:t>
      </w:r>
      <w:r w:rsidR="002C2DA4">
        <w:rPr>
          <w:lang w:val="en-GB"/>
        </w:rPr>
        <w:t>69</w:t>
      </w:r>
      <w:r>
        <w:rPr>
          <w:lang w:val="en-GB"/>
        </w:rPr>
        <w:t>)’s father</w:t>
      </w:r>
      <w:r>
        <w:t xml:space="preserve"> </w:t>
      </w:r>
      <w:r w:rsidRPr="00262A2F">
        <w:rPr>
          <w:b/>
          <w:bCs/>
        </w:rPr>
        <w:t>F:</w:t>
      </w:r>
      <w:r w:rsidRPr="00262A2F">
        <w:t xml:space="preserve"> </w:t>
      </w:r>
      <w:r>
        <w:t>Synagogue inscription, Jerash</w:t>
      </w:r>
      <w:r>
        <w:rPr>
          <w:rStyle w:val="FootnoteReference"/>
        </w:rPr>
        <w:footnoteReference w:id="2958"/>
      </w:r>
      <w:r>
        <w:t>, Crowfoot</w:t>
      </w:r>
      <w:r>
        <w:rPr>
          <w:rtl/>
        </w:rPr>
        <w:t xml:space="preserve"> </w:t>
      </w:r>
      <w:r w:rsidRPr="00262A2F">
        <w:rPr>
          <w:b/>
          <w:bCs/>
        </w:rPr>
        <w:t>S:</w:t>
      </w:r>
      <w:r w:rsidRPr="00262A2F">
        <w:t xml:space="preserve"> </w:t>
      </w:r>
      <w:r>
        <w:rPr>
          <w:i/>
          <w:iCs/>
        </w:rPr>
        <w:t>CIJ</w:t>
      </w:r>
      <w:r>
        <w:t xml:space="preserve"> 866</w:t>
      </w:r>
      <w:r>
        <w:rPr>
          <w:rtl/>
        </w:rPr>
        <w:t xml:space="preserve"> </w:t>
      </w:r>
      <w:r w:rsidRPr="00262A2F">
        <w:rPr>
          <w:b/>
          <w:bCs/>
        </w:rPr>
        <w:t xml:space="preserve">E: </w:t>
      </w:r>
      <w:r w:rsidRPr="00443711">
        <w:t>–</w:t>
      </w:r>
      <w:r>
        <w:rPr>
          <w:b/>
          <w:bCs/>
        </w:rPr>
        <w:t xml:space="preserve"> </w:t>
      </w:r>
      <w:r w:rsidRPr="00262A2F">
        <w:rPr>
          <w:b/>
          <w:bCs/>
        </w:rPr>
        <w:t>D:</w:t>
      </w:r>
      <w:r w:rsidRPr="00606018">
        <w:t xml:space="preserve"> </w:t>
      </w:r>
      <w:r w:rsidRPr="000443AB">
        <w:t>5</w:t>
      </w:r>
      <w:r w:rsidRPr="000443AB">
        <w:rPr>
          <w:vertAlign w:val="superscript"/>
        </w:rPr>
        <w:t>th</w:t>
      </w:r>
      <w:r w:rsidRPr="000443AB">
        <w:t xml:space="preserve"> C</w:t>
      </w:r>
    </w:p>
    <w:p w14:paraId="1F093EAB" w14:textId="77777777" w:rsidR="00BD0433" w:rsidRDefault="00BD0433" w:rsidP="00CF1A10">
      <w:pPr>
        <w:numPr>
          <w:ilvl w:val="0"/>
          <w:numId w:val="116"/>
        </w:numPr>
        <w:bidi w:val="0"/>
      </w:pPr>
      <w:r w:rsidRPr="00262A2F">
        <w:rPr>
          <w:b/>
          <w:bCs/>
        </w:rPr>
        <w:t xml:space="preserve">O: </w:t>
      </w:r>
      <w:r w:rsidRPr="00265A46">
        <w:rPr>
          <w:rFonts w:ascii="Graeca" w:hAnsi="Graeca"/>
        </w:rPr>
        <w:t></w:t>
      </w:r>
      <w:r w:rsidRPr="00265A46">
        <w:rPr>
          <w:rFonts w:ascii="Graeca" w:hAnsi="Graeca"/>
        </w:rPr>
        <w:t></w:t>
      </w:r>
      <w:r w:rsidRPr="00265A46">
        <w:rPr>
          <w:rFonts w:ascii="Graeca" w:hAnsi="Graeca"/>
        </w:rPr>
        <w:t></w:t>
      </w:r>
      <w:r w:rsidRPr="00265A46">
        <w:rPr>
          <w:rFonts w:ascii="Graeca" w:hAnsi="Graeca"/>
        </w:rPr>
        <w:t></w:t>
      </w:r>
      <w:r w:rsidRPr="00265A46">
        <w:rPr>
          <w:rFonts w:ascii="Graeca" w:hAnsi="Graeca"/>
        </w:rPr>
        <w:t></w:t>
      </w:r>
      <w:r w:rsidRPr="00265A46">
        <w:rPr>
          <w:rFonts w:ascii="Graeca" w:hAnsi="Graeca"/>
        </w:rPr>
        <w:t></w:t>
      </w:r>
      <w:r w:rsidRPr="00265A46">
        <w:rPr>
          <w:rFonts w:ascii="Graeca" w:hAnsi="Graeca"/>
        </w:rPr>
        <w:t></w:t>
      </w:r>
      <w:r w:rsidRPr="00265A46">
        <w:rPr>
          <w:rFonts w:ascii="Graeca" w:hAnsi="Graeca"/>
        </w:rPr>
        <w:t></w:t>
      </w:r>
      <w:r w:rsidRPr="00265A46">
        <w:rPr>
          <w:rFonts w:ascii="Graeca" w:hAnsi="Graeca"/>
        </w:rPr>
        <w:t></w:t>
      </w:r>
      <w:r w:rsidRPr="00265A46">
        <w:rPr>
          <w:rFonts w:ascii="Graeca" w:hAnsi="Graeca"/>
        </w:rPr>
        <w:t></w:t>
      </w:r>
      <w:r w:rsidRPr="00AF16CC">
        <w:rPr>
          <w:rStyle w:val="FootnoteReference"/>
          <w:rFonts w:cs="Times New Roman"/>
        </w:rPr>
        <w:footnoteReference w:id="2959"/>
      </w:r>
      <w:r>
        <w:rPr>
          <w:rFonts w:cs="Times New Roman"/>
        </w:rPr>
        <w:t xml:space="preserve"> </w:t>
      </w:r>
      <w:r w:rsidRPr="00262A2F">
        <w:rPr>
          <w:b/>
          <w:bCs/>
        </w:rPr>
        <w:t>Ds:</w:t>
      </w:r>
      <w:r w:rsidRPr="00262A2F">
        <w:t xml:space="preserve"> </w:t>
      </w:r>
      <w:r>
        <w:t>Samuel (</w:t>
      </w:r>
      <w:r w:rsidR="00992E06">
        <w:t>39</w:t>
      </w:r>
      <w:r>
        <w:t>)’</w:t>
      </w:r>
      <w:r w:rsidRPr="005D3BF5">
        <w:t>s</w:t>
      </w:r>
      <w:r>
        <w:t xml:space="preserve"> son </w:t>
      </w:r>
      <w:r w:rsidRPr="00262A2F">
        <w:rPr>
          <w:b/>
          <w:bCs/>
        </w:rPr>
        <w:t>F:</w:t>
      </w:r>
      <w:r w:rsidRPr="00262A2F">
        <w:t xml:space="preserve"> </w:t>
      </w:r>
      <w:r>
        <w:t xml:space="preserve">Epitaph, </w:t>
      </w:r>
      <w:smartTag w:uri="urn:schemas-microsoft-com:office:smarttags" w:element="place">
        <w:smartTag w:uri="urn:schemas-microsoft-com:office:smarttags" w:element="City">
          <w:r>
            <w:t>Beirut</w:t>
          </w:r>
        </w:smartTag>
      </w:smartTag>
      <w:r>
        <w:t xml:space="preserve">, Renan </w:t>
      </w:r>
      <w:r w:rsidRPr="00262A2F">
        <w:rPr>
          <w:b/>
          <w:bCs/>
        </w:rPr>
        <w:t>S:</w:t>
      </w:r>
      <w:r w:rsidRPr="00262A2F">
        <w:t xml:space="preserve"> </w:t>
      </w:r>
      <w:r>
        <w:rPr>
          <w:i/>
          <w:iCs/>
        </w:rPr>
        <w:t>CIJ</w:t>
      </w:r>
      <w:r>
        <w:t xml:space="preserve"> 873 </w:t>
      </w:r>
      <w:r w:rsidRPr="00262A2F">
        <w:rPr>
          <w:b/>
          <w:bCs/>
        </w:rPr>
        <w:t xml:space="preserve">E: </w:t>
      </w:r>
      <w:r w:rsidRPr="00443711">
        <w:t>–</w:t>
      </w:r>
      <w:r w:rsidRPr="00443711">
        <w:rPr>
          <w:rStyle w:val="FootnoteReference"/>
          <w:rFonts w:cs="Times New Roman"/>
          <w:rtl/>
        </w:rPr>
        <w:footnoteReference w:id="2960"/>
      </w:r>
      <w:r w:rsidR="00733C61">
        <w:t xml:space="preserve"> </w:t>
      </w:r>
      <w:r w:rsidRPr="00262A2F">
        <w:rPr>
          <w:b/>
          <w:bCs/>
        </w:rPr>
        <w:t>D:</w:t>
      </w:r>
      <w:r w:rsidRPr="004D6B2F">
        <w:t xml:space="preserve"> </w:t>
      </w:r>
      <w:r w:rsidRPr="00B9426D">
        <w:t>6</w:t>
      </w:r>
      <w:r w:rsidRPr="00B9426D">
        <w:rPr>
          <w:vertAlign w:val="superscript"/>
        </w:rPr>
        <w:t>th</w:t>
      </w:r>
      <w:r w:rsidRPr="00B9426D">
        <w:t xml:space="preserve"> C</w:t>
      </w:r>
      <w:r>
        <w:t xml:space="preserve"> </w:t>
      </w:r>
    </w:p>
    <w:p w14:paraId="40B5F159" w14:textId="77777777" w:rsidR="00BD0433" w:rsidRDefault="00BD0433" w:rsidP="00CF1A10">
      <w:pPr>
        <w:numPr>
          <w:ilvl w:val="0"/>
          <w:numId w:val="116"/>
        </w:numPr>
        <w:bidi w:val="0"/>
      </w:pPr>
      <w:r w:rsidRPr="00262A2F">
        <w:rPr>
          <w:b/>
          <w:bCs/>
        </w:rPr>
        <w:t xml:space="preserve">O: </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AF16CC">
        <w:rPr>
          <w:rStyle w:val="FootnoteReference"/>
          <w:rFonts w:cs="Times New Roman"/>
        </w:rPr>
        <w:footnoteReference w:id="2961"/>
      </w:r>
      <w:r>
        <w:rPr>
          <w:rFonts w:cs="Times New Roman"/>
        </w:rPr>
        <w:t xml:space="preserve"> </w:t>
      </w:r>
      <w:r w:rsidRPr="00262A2F">
        <w:rPr>
          <w:b/>
          <w:bCs/>
        </w:rPr>
        <w:t>Ds:</w:t>
      </w:r>
      <w:r w:rsidRPr="00262A2F">
        <w:t xml:space="preserve"> </w:t>
      </w:r>
      <w:r>
        <w:t>Samuel (3</w:t>
      </w:r>
      <w:r w:rsidR="00992E06">
        <w:t>8</w:t>
      </w:r>
      <w:r>
        <w:t>)’</w:t>
      </w:r>
      <w:r w:rsidRPr="005D3BF5">
        <w:t>s</w:t>
      </w:r>
      <w:r>
        <w:t xml:space="preserve"> father </w:t>
      </w:r>
      <w:r w:rsidRPr="00262A2F">
        <w:rPr>
          <w:b/>
          <w:bCs/>
        </w:rPr>
        <w:t>F:</w:t>
      </w:r>
      <w:r w:rsidRPr="00262A2F">
        <w:t xml:space="preserve"> </w:t>
      </w:r>
      <w:r>
        <w:t xml:space="preserve">Epitaph, </w:t>
      </w:r>
      <w:smartTag w:uri="urn:schemas-microsoft-com:office:smarttags" w:element="place">
        <w:smartTag w:uri="urn:schemas-microsoft-com:office:smarttags" w:element="City">
          <w:r>
            <w:t>Beirut</w:t>
          </w:r>
        </w:smartTag>
      </w:smartTag>
      <w:r>
        <w:t xml:space="preserve">, Renan </w:t>
      </w:r>
      <w:r w:rsidRPr="00262A2F">
        <w:rPr>
          <w:b/>
          <w:bCs/>
        </w:rPr>
        <w:t>S:</w:t>
      </w:r>
      <w:r w:rsidRPr="00262A2F">
        <w:t xml:space="preserve"> </w:t>
      </w:r>
      <w:r>
        <w:rPr>
          <w:i/>
          <w:iCs/>
        </w:rPr>
        <w:t>CIJ</w:t>
      </w:r>
      <w:r>
        <w:t xml:space="preserve"> 873 </w:t>
      </w:r>
      <w:r w:rsidRPr="00262A2F">
        <w:rPr>
          <w:b/>
          <w:bCs/>
        </w:rPr>
        <w:t xml:space="preserve">E: </w:t>
      </w:r>
      <w:r w:rsidRPr="00443711">
        <w:t>–</w:t>
      </w:r>
      <w:r w:rsidRPr="00443711">
        <w:rPr>
          <w:rStyle w:val="FootnoteReference"/>
          <w:rFonts w:cs="Times New Roman"/>
          <w:rtl/>
        </w:rPr>
        <w:footnoteReference w:id="2962"/>
      </w:r>
      <w:r w:rsidR="00733C61">
        <w:t xml:space="preserve"> </w:t>
      </w:r>
      <w:r w:rsidRPr="00262A2F">
        <w:rPr>
          <w:b/>
          <w:bCs/>
        </w:rPr>
        <w:t>D:</w:t>
      </w:r>
      <w:r w:rsidRPr="004D6B2F">
        <w:t xml:space="preserve"> </w:t>
      </w:r>
      <w:r w:rsidRPr="000443AB">
        <w:t>6</w:t>
      </w:r>
      <w:r w:rsidRPr="000443AB">
        <w:rPr>
          <w:vertAlign w:val="superscript"/>
        </w:rPr>
        <w:t>th</w:t>
      </w:r>
      <w:r w:rsidRPr="000443AB">
        <w:t xml:space="preserve"> C</w:t>
      </w:r>
    </w:p>
    <w:p w14:paraId="1EF8CB43" w14:textId="77777777" w:rsidR="00BD0433" w:rsidRDefault="00BD0433" w:rsidP="00CF1A10">
      <w:pPr>
        <w:numPr>
          <w:ilvl w:val="0"/>
          <w:numId w:val="116"/>
        </w:numPr>
        <w:bidi w:val="0"/>
      </w:pPr>
      <w:r w:rsidRPr="00262A2F">
        <w:rPr>
          <w:b/>
          <w:bCs/>
        </w:rPr>
        <w:t xml:space="preserve">O: </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AF16CC">
        <w:rPr>
          <w:rStyle w:val="FootnoteReference"/>
          <w:rFonts w:cs="Times New Roman"/>
        </w:rPr>
        <w:footnoteReference w:id="2963"/>
      </w:r>
      <w:r>
        <w:rPr>
          <w:rFonts w:cs="Times New Roman"/>
        </w:rPr>
        <w:t xml:space="preserve"> </w:t>
      </w:r>
      <w:r w:rsidRPr="00262A2F">
        <w:rPr>
          <w:b/>
          <w:bCs/>
        </w:rPr>
        <w:t>Ds:</w:t>
      </w:r>
      <w:r w:rsidRPr="00262A2F">
        <w:t xml:space="preserve"> </w:t>
      </w:r>
      <w:r>
        <w:t xml:space="preserve">– </w:t>
      </w:r>
      <w:r w:rsidRPr="00262A2F">
        <w:rPr>
          <w:b/>
          <w:bCs/>
        </w:rPr>
        <w:t>F:</w:t>
      </w:r>
      <w:r w:rsidRPr="00262A2F">
        <w:t xml:space="preserve"> </w:t>
      </w:r>
      <w:r>
        <w:t xml:space="preserve">Epitaph, </w:t>
      </w:r>
      <w:smartTag w:uri="urn:schemas-microsoft-com:office:smarttags" w:element="place">
        <w:smartTag w:uri="urn:schemas-microsoft-com:office:smarttags" w:element="City">
          <w:r>
            <w:t>Jaffa</w:t>
          </w:r>
        </w:smartTag>
      </w:smartTag>
      <w:r>
        <w:t>, Clermont-Ganneau</w:t>
      </w:r>
      <w:r w:rsidRPr="00262A2F">
        <w:rPr>
          <w:b/>
          <w:bCs/>
        </w:rPr>
        <w:t xml:space="preserve"> S:</w:t>
      </w:r>
      <w:r w:rsidRPr="00262A2F">
        <w:t xml:space="preserve"> </w:t>
      </w:r>
      <w:r>
        <w:rPr>
          <w:i/>
          <w:iCs/>
        </w:rPr>
        <w:t>CIJ</w:t>
      </w:r>
      <w:r>
        <w:t xml:space="preserve"> 903 </w:t>
      </w:r>
      <w:r w:rsidRPr="00262A2F">
        <w:rPr>
          <w:b/>
          <w:bCs/>
        </w:rPr>
        <w:t xml:space="preserve">E: </w:t>
      </w:r>
      <w:r w:rsidRPr="00443711">
        <w:t>–</w:t>
      </w:r>
      <w:r>
        <w:rPr>
          <w:b/>
          <w:bCs/>
        </w:rPr>
        <w:t xml:space="preserve"> </w:t>
      </w:r>
      <w:r w:rsidRPr="00262A2F">
        <w:rPr>
          <w:b/>
          <w:bCs/>
        </w:rPr>
        <w:t>D:</w:t>
      </w:r>
      <w:r w:rsidRPr="004D6B2F">
        <w:t xml:space="preserve"> </w:t>
      </w:r>
      <w:r w:rsidRPr="000443AB">
        <w:t>3</w:t>
      </w:r>
      <w:r w:rsidRPr="000443AB">
        <w:rPr>
          <w:vertAlign w:val="superscript"/>
        </w:rPr>
        <w:t>rd</w:t>
      </w:r>
      <w:r w:rsidRPr="000443AB">
        <w:t xml:space="preserve"> C</w:t>
      </w:r>
    </w:p>
    <w:p w14:paraId="499A7A58" w14:textId="77777777" w:rsidR="00BD0433" w:rsidRDefault="00BD0433" w:rsidP="00CF1A10">
      <w:pPr>
        <w:numPr>
          <w:ilvl w:val="0"/>
          <w:numId w:val="116"/>
        </w:numPr>
        <w:bidi w:val="0"/>
      </w:pPr>
      <w:r w:rsidRPr="00262A2F">
        <w:rPr>
          <w:b/>
          <w:bCs/>
        </w:rPr>
        <w:t xml:space="preserve">O: </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AF16CC">
        <w:rPr>
          <w:rStyle w:val="FootnoteReference"/>
          <w:rFonts w:cs="Times New Roman"/>
        </w:rPr>
        <w:footnoteReference w:id="2964"/>
      </w:r>
      <w:r>
        <w:rPr>
          <w:rFonts w:cs="Times New Roman"/>
        </w:rPr>
        <w:t xml:space="preserve"> </w:t>
      </w:r>
      <w:r w:rsidRPr="00262A2F">
        <w:rPr>
          <w:b/>
          <w:bCs/>
        </w:rPr>
        <w:t>Ds:</w:t>
      </w:r>
      <w:r w:rsidRPr="00262A2F">
        <w:t xml:space="preserve"> </w:t>
      </w:r>
      <w:r>
        <w:t>Gallus (1)’</w:t>
      </w:r>
      <w:r w:rsidRPr="005D3BF5">
        <w:t>s</w:t>
      </w:r>
      <w:r>
        <w:t xml:space="preserve"> son </w:t>
      </w:r>
      <w:r w:rsidRPr="00262A2F">
        <w:rPr>
          <w:b/>
          <w:bCs/>
        </w:rPr>
        <w:t>F:</w:t>
      </w:r>
      <w:r w:rsidRPr="00262A2F">
        <w:t xml:space="preserve"> </w:t>
      </w:r>
      <w:r>
        <w:t xml:space="preserve">Epitaph, </w:t>
      </w:r>
      <w:smartTag w:uri="urn:schemas-microsoft-com:office:smarttags" w:element="place">
        <w:smartTag w:uri="urn:schemas-microsoft-com:office:smarttags" w:element="City">
          <w:r>
            <w:t>Jaffa</w:t>
          </w:r>
        </w:smartTag>
      </w:smartTag>
      <w:r>
        <w:t xml:space="preserve">, Euting </w:t>
      </w:r>
      <w:r w:rsidRPr="00262A2F">
        <w:rPr>
          <w:b/>
          <w:bCs/>
        </w:rPr>
        <w:t>S:</w:t>
      </w:r>
      <w:r w:rsidRPr="00262A2F">
        <w:t xml:space="preserve"> </w:t>
      </w:r>
      <w:r>
        <w:rPr>
          <w:i/>
          <w:iCs/>
        </w:rPr>
        <w:t>CIJ</w:t>
      </w:r>
      <w:r>
        <w:t xml:space="preserve"> 951 </w:t>
      </w:r>
      <w:r w:rsidRPr="00262A2F">
        <w:rPr>
          <w:b/>
          <w:bCs/>
        </w:rPr>
        <w:t xml:space="preserve">E: </w:t>
      </w:r>
      <w:r w:rsidRPr="00443711">
        <w:t>–</w:t>
      </w:r>
      <w:r>
        <w:rPr>
          <w:b/>
          <w:bCs/>
        </w:rPr>
        <w:t xml:space="preserve"> </w:t>
      </w:r>
      <w:r w:rsidRPr="00262A2F">
        <w:rPr>
          <w:b/>
          <w:bCs/>
        </w:rPr>
        <w:t>D:</w:t>
      </w:r>
      <w:r w:rsidRPr="004D6B2F">
        <w:t xml:space="preserve"> </w:t>
      </w:r>
      <w:r w:rsidRPr="000443AB">
        <w:t>3</w:t>
      </w:r>
      <w:r w:rsidRPr="000443AB">
        <w:rPr>
          <w:vertAlign w:val="superscript"/>
        </w:rPr>
        <w:t>rd</w:t>
      </w:r>
      <w:r w:rsidRPr="000443AB">
        <w:t xml:space="preserve"> C</w:t>
      </w:r>
    </w:p>
    <w:p w14:paraId="465453DE" w14:textId="77777777" w:rsidR="00BD0433" w:rsidRPr="000443AB" w:rsidRDefault="00BD0433" w:rsidP="00CF1A10">
      <w:pPr>
        <w:numPr>
          <w:ilvl w:val="0"/>
          <w:numId w:val="116"/>
        </w:numPr>
        <w:bidi w:val="0"/>
      </w:pPr>
      <w:r w:rsidRPr="00262A2F">
        <w:rPr>
          <w:b/>
          <w:bCs/>
        </w:rPr>
        <w:t xml:space="preserve">O: </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AF16CC">
        <w:rPr>
          <w:rStyle w:val="FootnoteReference"/>
          <w:rFonts w:cs="Times New Roman"/>
        </w:rPr>
        <w:footnoteReference w:id="2965"/>
      </w:r>
      <w:r>
        <w:rPr>
          <w:rFonts w:cs="Times New Roman"/>
        </w:rPr>
        <w:t xml:space="preserve"> </w:t>
      </w:r>
      <w:r w:rsidRPr="00262A2F">
        <w:rPr>
          <w:b/>
          <w:bCs/>
        </w:rPr>
        <w:t>Ds:</w:t>
      </w:r>
      <w:r w:rsidRPr="00262A2F">
        <w:t xml:space="preserve"> </w:t>
      </w:r>
      <w:r>
        <w:t>Symmachus (2)’</w:t>
      </w:r>
      <w:r w:rsidRPr="005D3BF5">
        <w:t>s</w:t>
      </w:r>
      <w:r>
        <w:t xml:space="preserve"> son</w:t>
      </w:r>
      <w:r w:rsidRPr="00262A2F">
        <w:rPr>
          <w:b/>
          <w:bCs/>
        </w:rPr>
        <w:t xml:space="preserve"> F:</w:t>
      </w:r>
      <w:r w:rsidRPr="00262A2F">
        <w:t xml:space="preserve"> </w:t>
      </w:r>
      <w:r>
        <w:t xml:space="preserve">Epitaph, </w:t>
      </w:r>
      <w:smartTag w:uri="urn:schemas-microsoft-com:office:smarttags" w:element="place">
        <w:smartTag w:uri="urn:schemas-microsoft-com:office:smarttags" w:element="City">
          <w:r>
            <w:t>Jaffa</w:t>
          </w:r>
        </w:smartTag>
      </w:smartTag>
      <w:r>
        <w:t>, Clermont-Ganneau</w:t>
      </w:r>
      <w:r w:rsidRPr="00262A2F">
        <w:rPr>
          <w:b/>
          <w:bCs/>
        </w:rPr>
        <w:t xml:space="preserve"> S:</w:t>
      </w:r>
      <w:r w:rsidRPr="00262A2F">
        <w:t xml:space="preserve"> </w:t>
      </w:r>
      <w:r>
        <w:rPr>
          <w:i/>
          <w:iCs/>
        </w:rPr>
        <w:t>CIJ</w:t>
      </w:r>
      <w:r>
        <w:t xml:space="preserve"> 952 </w:t>
      </w:r>
      <w:r w:rsidRPr="00262A2F">
        <w:rPr>
          <w:b/>
          <w:bCs/>
        </w:rPr>
        <w:t xml:space="preserve">E: </w:t>
      </w:r>
      <w:r w:rsidRPr="00443711">
        <w:t>–</w:t>
      </w:r>
      <w:r>
        <w:rPr>
          <w:b/>
          <w:bCs/>
        </w:rPr>
        <w:t xml:space="preserve"> </w:t>
      </w:r>
      <w:r w:rsidRPr="00262A2F">
        <w:rPr>
          <w:b/>
          <w:bCs/>
        </w:rPr>
        <w:t>D:</w:t>
      </w:r>
      <w:r w:rsidRPr="004D6B2F">
        <w:t xml:space="preserve"> </w:t>
      </w:r>
      <w:r w:rsidRPr="000443AB">
        <w:t>3</w:t>
      </w:r>
      <w:r w:rsidRPr="000443AB">
        <w:rPr>
          <w:vertAlign w:val="superscript"/>
        </w:rPr>
        <w:t>rd</w:t>
      </w:r>
      <w:r w:rsidRPr="000443AB">
        <w:t xml:space="preserve"> C</w:t>
      </w:r>
    </w:p>
    <w:p w14:paraId="2C223395" w14:textId="77777777" w:rsidR="00BD0433" w:rsidRDefault="00BD0433" w:rsidP="00CF1A10">
      <w:pPr>
        <w:numPr>
          <w:ilvl w:val="0"/>
          <w:numId w:val="116"/>
        </w:numPr>
        <w:bidi w:val="0"/>
      </w:pPr>
      <w:r w:rsidRPr="00262A2F">
        <w:rPr>
          <w:b/>
          <w:bCs/>
        </w:rPr>
        <w:t xml:space="preserve">O: </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005B0491" w:rsidRPr="005B0491">
        <w:rPr>
          <w:rStyle w:val="FootnoteReference"/>
          <w:rFonts w:cs="Times New Roman"/>
        </w:rPr>
        <w:footnoteReference w:id="2966"/>
      </w:r>
      <w:r>
        <w:rPr>
          <w:rtl/>
        </w:rPr>
        <w:t xml:space="preserve"> </w:t>
      </w:r>
      <w:r w:rsidRPr="00262A2F">
        <w:rPr>
          <w:b/>
          <w:bCs/>
        </w:rPr>
        <w:t>Ds:</w:t>
      </w:r>
      <w:r w:rsidRPr="00262A2F">
        <w:t xml:space="preserve"> </w:t>
      </w:r>
      <w:r>
        <w:t>Matrona (2)’</w:t>
      </w:r>
      <w:r w:rsidRPr="005D3BF5">
        <w:t>s</w:t>
      </w:r>
      <w:r>
        <w:t xml:space="preserve"> son</w:t>
      </w:r>
      <w:r w:rsidRPr="00262A2F">
        <w:rPr>
          <w:b/>
          <w:bCs/>
        </w:rPr>
        <w:t xml:space="preserve"> F:</w:t>
      </w:r>
      <w:r w:rsidRPr="00262A2F">
        <w:t xml:space="preserve"> </w:t>
      </w:r>
      <w:r>
        <w:t xml:space="preserve">Column inscription, </w:t>
      </w:r>
      <w:smartTag w:uri="urn:schemas-microsoft-com:office:smarttags" w:element="place">
        <w:r>
          <w:t>Ashkelon</w:t>
        </w:r>
      </w:smartTag>
      <w:r>
        <w:t xml:space="preserve">, Sukenik </w:t>
      </w:r>
      <w:r w:rsidRPr="00262A2F">
        <w:rPr>
          <w:b/>
          <w:bCs/>
        </w:rPr>
        <w:t>S:</w:t>
      </w:r>
      <w:r w:rsidRPr="00262A2F">
        <w:t xml:space="preserve"> </w:t>
      </w:r>
      <w:r>
        <w:rPr>
          <w:i/>
          <w:iCs/>
        </w:rPr>
        <w:t>CIJ</w:t>
      </w:r>
      <w:r>
        <w:t xml:space="preserve"> 965 </w:t>
      </w:r>
      <w:r w:rsidRPr="00262A2F">
        <w:rPr>
          <w:b/>
          <w:bCs/>
        </w:rPr>
        <w:t xml:space="preserve">E: </w:t>
      </w:r>
      <w:r w:rsidR="001F5CC1">
        <w:t>Jew?</w:t>
      </w:r>
      <w:r w:rsidR="001F5CC1">
        <w:rPr>
          <w:rStyle w:val="FootnoteReference"/>
        </w:rPr>
        <w:footnoteReference w:id="2967"/>
      </w:r>
      <w:r>
        <w:rPr>
          <w:b/>
          <w:bCs/>
        </w:rPr>
        <w:t xml:space="preserve"> </w:t>
      </w:r>
      <w:r w:rsidRPr="00262A2F">
        <w:rPr>
          <w:b/>
          <w:bCs/>
        </w:rPr>
        <w:t>D</w:t>
      </w:r>
      <w:r w:rsidRPr="000443AB">
        <w:rPr>
          <w:b/>
          <w:bCs/>
        </w:rPr>
        <w:t xml:space="preserve">: </w:t>
      </w:r>
      <w:r w:rsidRPr="00733C61">
        <w:rPr>
          <w:rFonts w:cs="Times New Roman"/>
          <w:lang w:val="it-IT"/>
        </w:rPr>
        <w:t>–</w:t>
      </w:r>
      <w:r w:rsidR="00136BAF" w:rsidRPr="005F539E">
        <w:rPr>
          <w:rStyle w:val="FootnoteReference"/>
          <w:rFonts w:cs="Times New Roman"/>
        </w:rPr>
        <w:footnoteReference w:id="2968"/>
      </w:r>
    </w:p>
    <w:p w14:paraId="37219CFE" w14:textId="77777777" w:rsidR="00BD0433" w:rsidRDefault="00BD0433" w:rsidP="0018007E">
      <w:pPr>
        <w:numPr>
          <w:ilvl w:val="0"/>
          <w:numId w:val="116"/>
        </w:numPr>
        <w:bidi w:val="0"/>
      </w:pPr>
      <w:r w:rsidRPr="00262A2F">
        <w:rPr>
          <w:b/>
          <w:bCs/>
        </w:rPr>
        <w:t xml:space="preserve">O: </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AF16CC">
        <w:rPr>
          <w:rStyle w:val="FootnoteReference"/>
          <w:rFonts w:cs="Times New Roman"/>
        </w:rPr>
        <w:footnoteReference w:id="2969"/>
      </w:r>
      <w:r>
        <w:rPr>
          <w:rFonts w:cs="Times New Roman"/>
        </w:rPr>
        <w:t xml:space="preserve"> </w:t>
      </w:r>
      <w:r w:rsidRPr="00262A2F">
        <w:rPr>
          <w:b/>
          <w:bCs/>
        </w:rPr>
        <w:t>Ds:</w:t>
      </w:r>
      <w:r w:rsidRPr="00262A2F">
        <w:t xml:space="preserve"> </w:t>
      </w:r>
      <w:r w:rsidRPr="000F13E2">
        <w:t xml:space="preserve">Antoninus </w:t>
      </w:r>
      <w:r>
        <w:t>(1</w:t>
      </w:r>
      <w:r w:rsidRPr="000F13E2">
        <w:t>) and Cyrus (</w:t>
      </w:r>
      <w:r>
        <w:t>6</w:t>
      </w:r>
      <w:r w:rsidRPr="000F13E2">
        <w:t>)’s father</w:t>
      </w:r>
      <w:r>
        <w:t xml:space="preserve"> </w:t>
      </w:r>
      <w:r w:rsidRPr="00262A2F">
        <w:rPr>
          <w:b/>
          <w:bCs/>
        </w:rPr>
        <w:t>F:</w:t>
      </w:r>
      <w:r w:rsidRPr="00262A2F">
        <w:t xml:space="preserve"> </w:t>
      </w:r>
      <w:r>
        <w:t>Epitaph, Maioumas (</w:t>
      </w:r>
      <w:r w:rsidRPr="009F20AA">
        <w:t>Shuni</w:t>
      </w:r>
      <w:r>
        <w:t>),</w:t>
      </w:r>
      <w:r>
        <w:rPr>
          <w:rStyle w:val="FootnoteReference"/>
        </w:rPr>
        <w:footnoteReference w:id="2970"/>
      </w:r>
      <w:r>
        <w:t xml:space="preserve"> Burkitt </w:t>
      </w:r>
      <w:r w:rsidRPr="00262A2F">
        <w:rPr>
          <w:b/>
          <w:bCs/>
        </w:rPr>
        <w:t>S:</w:t>
      </w:r>
      <w:r w:rsidRPr="00262A2F">
        <w:t xml:space="preserve"> </w:t>
      </w:r>
      <w:r>
        <w:rPr>
          <w:i/>
          <w:iCs/>
        </w:rPr>
        <w:t>CIJ</w:t>
      </w:r>
      <w:r>
        <w:t xml:space="preserve"> 970 </w:t>
      </w:r>
      <w:r w:rsidRPr="00262A2F">
        <w:rPr>
          <w:b/>
          <w:bCs/>
        </w:rPr>
        <w:t xml:space="preserve">E: </w:t>
      </w:r>
      <w:r w:rsidRPr="001F5CC1">
        <w:t>–</w:t>
      </w:r>
      <w:r w:rsidR="001F5CC1">
        <w:rPr>
          <w:rStyle w:val="FootnoteReference"/>
        </w:rPr>
        <w:footnoteReference w:id="2971"/>
      </w:r>
      <w:r>
        <w:rPr>
          <w:b/>
          <w:bCs/>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2972"/>
      </w:r>
    </w:p>
    <w:p w14:paraId="1F908927" w14:textId="77777777" w:rsidR="00BD0433" w:rsidRPr="00EC0A57" w:rsidRDefault="00BD0433" w:rsidP="00CF1A10">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 </w:t>
      </w:r>
      <w:r w:rsidRPr="00262A2F">
        <w:rPr>
          <w:b/>
          <w:bCs/>
        </w:rPr>
        <w:t>F:</w:t>
      </w:r>
      <w:r w:rsidRPr="00262A2F">
        <w:t xml:space="preserve"> </w:t>
      </w:r>
      <w:r>
        <w:t>Synagogue inscription, Na‘aran,</w:t>
      </w:r>
      <w:r>
        <w:rPr>
          <w:rStyle w:val="FootnoteReference"/>
        </w:rPr>
        <w:footnoteReference w:id="2973"/>
      </w:r>
      <w:r>
        <w:t xml:space="preserve"> Vincent &amp; Carri</w:t>
      </w:r>
      <w:r>
        <w:rPr>
          <w:rFonts w:cs="Times New Roman"/>
        </w:rPr>
        <w:t>è</w:t>
      </w:r>
      <w:r>
        <w:t>re</w:t>
      </w:r>
      <w:r w:rsidRPr="00262A2F">
        <w:rPr>
          <w:b/>
          <w:bCs/>
        </w:rPr>
        <w:t xml:space="preserve"> S:</w:t>
      </w:r>
      <w:r w:rsidRPr="00262A2F">
        <w:t xml:space="preserve"> </w:t>
      </w:r>
      <w:r>
        <w:rPr>
          <w:i/>
          <w:iCs/>
        </w:rPr>
        <w:t>CIJ</w:t>
      </w:r>
      <w:r>
        <w:t xml:space="preserve"> 1201 </w:t>
      </w:r>
      <w:r w:rsidRPr="00262A2F">
        <w:rPr>
          <w:b/>
          <w:bCs/>
        </w:rPr>
        <w:t xml:space="preserve">E: </w:t>
      </w:r>
      <w:r w:rsidRPr="00443711">
        <w:t>–</w:t>
      </w:r>
      <w:r>
        <w:rPr>
          <w:b/>
          <w:bCs/>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2974"/>
      </w:r>
    </w:p>
    <w:p w14:paraId="06EA5E96" w14:textId="77777777" w:rsidR="00BD0433" w:rsidRDefault="00BD0433" w:rsidP="00CF1A10">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Epitaph, Beth </w:t>
      </w:r>
      <w:r w:rsidRPr="008B5B11">
        <w:t>She‘arim</w:t>
      </w:r>
      <w:r>
        <w:t xml:space="preserve"> </w:t>
      </w:r>
      <w:r w:rsidRPr="00262A2F">
        <w:rPr>
          <w:b/>
          <w:bCs/>
        </w:rPr>
        <w:t>S:</w:t>
      </w:r>
      <w:r w:rsidRPr="00262A2F">
        <w:t xml:space="preserve"> </w:t>
      </w:r>
      <w:r>
        <w:rPr>
          <w:i/>
          <w:iCs/>
        </w:rPr>
        <w:t>CIJ</w:t>
      </w:r>
      <w:r>
        <w:t xml:space="preserve"> 1146 </w:t>
      </w:r>
      <w:r w:rsidRPr="00262A2F">
        <w:rPr>
          <w:b/>
          <w:bCs/>
        </w:rPr>
        <w:t xml:space="preserve">E: </w:t>
      </w:r>
      <w:r w:rsidRPr="00443711">
        <w:t>–</w:t>
      </w:r>
      <w:r>
        <w:rPr>
          <w:b/>
          <w:bCs/>
        </w:rPr>
        <w:t xml:space="preserve"> </w:t>
      </w:r>
      <w:r w:rsidRPr="00262A2F">
        <w:rPr>
          <w:b/>
          <w:bCs/>
        </w:rPr>
        <w:t>D</w:t>
      </w:r>
      <w:r w:rsidRPr="00D440E7">
        <w:rPr>
          <w:b/>
          <w:bCs/>
        </w:rPr>
        <w:t>:</w:t>
      </w:r>
      <w:r w:rsidRPr="00D440E7">
        <w:t xml:space="preserve"> Pre-352</w:t>
      </w:r>
      <w:r w:rsidRPr="00D440E7">
        <w:rPr>
          <w:rStyle w:val="FootnoteReference"/>
        </w:rPr>
        <w:footnoteReference w:id="2975"/>
      </w:r>
    </w:p>
    <w:p w14:paraId="683B438E" w14:textId="77777777" w:rsidR="00BD0433" w:rsidRDefault="00BD0433" w:rsidP="00CF1A10">
      <w:pPr>
        <w:numPr>
          <w:ilvl w:val="0"/>
          <w:numId w:val="116"/>
        </w:numPr>
        <w:bidi w:val="0"/>
      </w:pPr>
      <w:r w:rsidRPr="00262A2F">
        <w:rPr>
          <w:b/>
          <w:bCs/>
        </w:rPr>
        <w:t>O:</w:t>
      </w:r>
      <w:r>
        <w:rPr>
          <w:b/>
          <w:bCs/>
        </w:rPr>
        <w:t xml:space="preserve"> </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00731FA3" w:rsidRPr="00731FA3">
        <w:rPr>
          <w:rStyle w:val="FootnoteReference"/>
          <w:rFonts w:cs="Times New Roman"/>
          <w:rtl/>
        </w:rPr>
        <w:footnoteReference w:id="2976"/>
      </w:r>
      <w:r w:rsidR="00731FA3">
        <w:rPr>
          <w:rFonts w:cs="Times New Roman"/>
        </w:rPr>
        <w:t xml:space="preserve"> </w:t>
      </w:r>
      <w:r w:rsidRPr="00262A2F">
        <w:rPr>
          <w:b/>
          <w:bCs/>
        </w:rPr>
        <w:t>Ds:</w:t>
      </w:r>
      <w:r w:rsidRPr="00262A2F">
        <w:t xml:space="preserve"> </w:t>
      </w:r>
      <w:r w:rsidRPr="00443711">
        <w:t>–</w:t>
      </w:r>
      <w:r>
        <w:rPr>
          <w:rFonts w:cs="Times New Roman"/>
        </w:rPr>
        <w:t xml:space="preserve"> </w:t>
      </w:r>
      <w:r w:rsidRPr="00262A2F">
        <w:rPr>
          <w:b/>
          <w:bCs/>
        </w:rPr>
        <w:t>F:</w:t>
      </w:r>
      <w:r w:rsidRPr="00262A2F">
        <w:t xml:space="preserve"> </w:t>
      </w:r>
      <w:r>
        <w:t xml:space="preserve">Epitaph, </w:t>
      </w:r>
      <w:r w:rsidRPr="004C3FA7">
        <w:t>Beth She‘arim</w:t>
      </w:r>
      <w:r>
        <w:t xml:space="preserve">, catacomb 1, </w:t>
      </w:r>
      <w:r>
        <w:rPr>
          <w:i/>
          <w:iCs/>
        </w:rPr>
        <w:t>CIJ</w:t>
      </w:r>
      <w:r>
        <w:t xml:space="preserve"> 1053</w:t>
      </w:r>
      <w:r>
        <w:rPr>
          <w:rtl/>
        </w:rPr>
        <w:t xml:space="preserve"> </w:t>
      </w:r>
      <w:r w:rsidRPr="00262A2F">
        <w:rPr>
          <w:b/>
          <w:bCs/>
        </w:rPr>
        <w:t>S:</w:t>
      </w:r>
      <w:r w:rsidRPr="00262A2F">
        <w:t xml:space="preserve"> </w:t>
      </w:r>
      <w:r>
        <w:rPr>
          <w:i/>
          <w:iCs/>
        </w:rPr>
        <w:t xml:space="preserve">BS </w:t>
      </w:r>
      <w:r>
        <w:t xml:space="preserve">2:42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9C31C8">
        <w:t>Pre-352</w:t>
      </w:r>
      <w:r w:rsidR="00F56545" w:rsidRPr="00D440E7">
        <w:rPr>
          <w:rStyle w:val="FootnoteReference"/>
        </w:rPr>
        <w:footnoteReference w:id="2977"/>
      </w:r>
    </w:p>
    <w:p w14:paraId="449B9F17" w14:textId="77777777" w:rsidR="00BD0433" w:rsidRDefault="00BD0433" w:rsidP="00CF1A10">
      <w:pPr>
        <w:numPr>
          <w:ilvl w:val="0"/>
          <w:numId w:val="116"/>
        </w:numPr>
        <w:bidi w:val="0"/>
      </w:pPr>
      <w:r w:rsidRPr="00262A2F">
        <w:rPr>
          <w:b/>
          <w:bCs/>
        </w:rPr>
        <w:t xml:space="preserve">O: </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AF16CC">
        <w:rPr>
          <w:rStyle w:val="FootnoteReference"/>
          <w:rFonts w:cs="Times New Roman"/>
        </w:rPr>
        <w:footnoteReference w:id="2978"/>
      </w:r>
      <w:r>
        <w:t xml:space="preserve">/ </w:t>
      </w:r>
      <w:r w:rsidRPr="001A6B53">
        <w:rPr>
          <w:rFonts w:ascii="Graeca" w:hAnsi="Graeca" w:cs="Graeca"/>
        </w:rPr>
        <w:t></w:t>
      </w:r>
      <w:r w:rsidRPr="001A6B53">
        <w:rPr>
          <w:rFonts w:ascii="Graeca" w:hAnsi="Graeca" w:cs="Graeca"/>
        </w:rPr>
        <w:t></w:t>
      </w:r>
      <w:r w:rsidRPr="001A6B53">
        <w:t>[</w:t>
      </w:r>
      <w:r w:rsidRPr="001A6B53">
        <w:rPr>
          <w:rFonts w:ascii="Graeca" w:hAnsi="Graeca" w:cs="Graeca"/>
        </w:rPr>
        <w:t></w:t>
      </w:r>
      <w:r w:rsidRPr="001A6B53">
        <w:t>]</w:t>
      </w:r>
      <w:r w:rsidRPr="001A6B53">
        <w:rPr>
          <w:rFonts w:ascii="Graeca" w:hAnsi="Graeca" w:cs="Graeca"/>
        </w:rPr>
        <w:t></w:t>
      </w:r>
      <w:r w:rsidRPr="001A6B53">
        <w:rPr>
          <w:rFonts w:ascii="Graeca" w:hAnsi="Graeca" w:cs="Graeca"/>
        </w:rPr>
        <w:t></w:t>
      </w:r>
      <w:r w:rsidRPr="001A6B53">
        <w:rPr>
          <w:rFonts w:ascii="Graeca" w:hAnsi="Graeca" w:cs="Graeca"/>
        </w:rPr>
        <w:t></w:t>
      </w:r>
      <w:r w:rsidRPr="001A6B53">
        <w:rPr>
          <w:rFonts w:ascii="Graeca" w:hAnsi="Graeca" w:cs="Graeca"/>
        </w:rPr>
        <w:t></w:t>
      </w:r>
      <w:r w:rsidRPr="001A6B53">
        <w:rPr>
          <w:rFonts w:ascii="Graeca" w:hAnsi="Graeca" w:cs="Graeca"/>
        </w:rPr>
        <w:t></w:t>
      </w:r>
      <w:r w:rsidRPr="001A6B53">
        <w:t>[</w:t>
      </w:r>
      <w:r w:rsidRPr="001A6B53">
        <w:rPr>
          <w:rFonts w:ascii="Graeca" w:hAnsi="Graeca" w:cs="Graeca"/>
        </w:rPr>
        <w:t></w:t>
      </w:r>
      <w:r w:rsidRPr="001A6B53">
        <w:t>]</w:t>
      </w:r>
      <w:r w:rsidRPr="001A6B53">
        <w:rPr>
          <w:rStyle w:val="FootnoteReference"/>
        </w:rPr>
        <w:footnoteReference w:id="2979"/>
      </w:r>
      <w:r>
        <w:t xml:space="preserve"> </w:t>
      </w:r>
      <w:r w:rsidRPr="00262A2F">
        <w:rPr>
          <w:b/>
          <w:bCs/>
        </w:rPr>
        <w:t>Ds:</w:t>
      </w:r>
      <w:r w:rsidRPr="00262A2F">
        <w:t xml:space="preserve"> </w:t>
      </w:r>
      <w:r>
        <w:t>Jacob (56)’</w:t>
      </w:r>
      <w:r w:rsidRPr="005D3BF5">
        <w:t>s</w:t>
      </w:r>
      <w:r>
        <w:t xml:space="preserve"> son </w:t>
      </w:r>
      <w:r w:rsidRPr="00262A2F">
        <w:rPr>
          <w:b/>
          <w:bCs/>
        </w:rPr>
        <w:t>F:</w:t>
      </w:r>
      <w:r w:rsidRPr="00262A2F">
        <w:t xml:space="preserve"> </w:t>
      </w:r>
      <w:r w:rsidRPr="00FD4C59">
        <w:t>Epitaphs</w:t>
      </w:r>
      <w:r>
        <w:t xml:space="preserve">, </w:t>
      </w:r>
      <w:r w:rsidRPr="004C3FA7">
        <w:t>Beth She‘arim</w:t>
      </w:r>
      <w:r>
        <w:t xml:space="preserve">, catacomb 4, </w:t>
      </w:r>
      <w:r>
        <w:rPr>
          <w:i/>
          <w:iCs/>
        </w:rPr>
        <w:t>CIJ</w:t>
      </w:r>
      <w:r>
        <w:t xml:space="preserve"> 1117, 1119 </w:t>
      </w:r>
      <w:r w:rsidRPr="00262A2F">
        <w:rPr>
          <w:b/>
          <w:bCs/>
        </w:rPr>
        <w:t>S:</w:t>
      </w:r>
      <w:r w:rsidRPr="00262A2F">
        <w:t xml:space="preserve"> </w:t>
      </w:r>
      <w:r>
        <w:t xml:space="preserve">1. </w:t>
      </w:r>
      <w:r>
        <w:rPr>
          <w:i/>
          <w:iCs/>
        </w:rPr>
        <w:t xml:space="preserve">BS </w:t>
      </w:r>
      <w:r>
        <w:t xml:space="preserve">2:94, 2. 2:96 </w:t>
      </w:r>
      <w:r w:rsidRPr="00262A2F">
        <w:rPr>
          <w:b/>
          <w:bCs/>
        </w:rPr>
        <w:t xml:space="preserve">E: </w:t>
      </w:r>
      <w:r w:rsidRPr="00443711">
        <w:t>–</w:t>
      </w:r>
      <w:r>
        <w:rPr>
          <w:b/>
          <w:bCs/>
        </w:rPr>
        <w:t xml:space="preserve"> </w:t>
      </w:r>
      <w:r w:rsidRPr="00262A2F">
        <w:rPr>
          <w:b/>
          <w:bCs/>
        </w:rPr>
        <w:t>D:</w:t>
      </w:r>
      <w:r w:rsidRPr="008B5B11">
        <w:t xml:space="preserve"> </w:t>
      </w:r>
      <w:r w:rsidRPr="00D440E7">
        <w:t>Pre-352</w:t>
      </w:r>
      <w:r w:rsidR="00F56545" w:rsidRPr="00D440E7">
        <w:rPr>
          <w:rStyle w:val="FootnoteReference"/>
        </w:rPr>
        <w:footnoteReference w:id="2980"/>
      </w:r>
    </w:p>
    <w:p w14:paraId="2132FC8A" w14:textId="77777777" w:rsidR="00BD0433" w:rsidRDefault="00BD0433" w:rsidP="00CF1A10">
      <w:pPr>
        <w:numPr>
          <w:ilvl w:val="0"/>
          <w:numId w:val="116"/>
        </w:numPr>
        <w:bidi w:val="0"/>
      </w:pPr>
      <w:r w:rsidRPr="00262A2F">
        <w:rPr>
          <w:b/>
          <w:bCs/>
        </w:rPr>
        <w:t xml:space="preserve">O: </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rPr>
          <w:rStyle w:val="FootnoteReference"/>
        </w:rPr>
        <w:footnoteReference w:id="2981"/>
      </w:r>
      <w:r w:rsidRPr="00240275">
        <w:rPr>
          <w:rFonts w:cs="Times New Roman"/>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t>[</w:t>
      </w:r>
      <w:r w:rsidRPr="00240275">
        <w:rPr>
          <w:rFonts w:ascii="Graeca" w:hAnsi="Graeca" w:cs="Graeca"/>
        </w:rPr>
        <w:t></w:t>
      </w:r>
      <w:r w:rsidRPr="00240275">
        <w:t>]</w:t>
      </w:r>
      <w:r w:rsidRPr="00240275">
        <w:rPr>
          <w:rStyle w:val="FootnoteReference"/>
        </w:rPr>
        <w:footnoteReference w:id="2982"/>
      </w:r>
      <w:r>
        <w:t xml:space="preserve"> </w:t>
      </w:r>
      <w:r w:rsidRPr="00262A2F">
        <w:rPr>
          <w:b/>
          <w:bCs/>
        </w:rPr>
        <w:t>Ds:</w:t>
      </w:r>
      <w:r w:rsidRPr="00262A2F">
        <w:t xml:space="preserve"> </w:t>
      </w:r>
      <w:r w:rsidR="009856E6">
        <w:t>Isaac (5</w:t>
      </w:r>
      <w:r w:rsidR="001E2E33">
        <w:t>7</w:t>
      </w:r>
      <w:r>
        <w:t>)’</w:t>
      </w:r>
      <w:r w:rsidRPr="005D3BF5">
        <w:t>s</w:t>
      </w:r>
      <w:r w:rsidR="009856E6">
        <w:t xml:space="preserve"> son, Isaac (</w:t>
      </w:r>
      <w:r w:rsidR="001E2E33">
        <w:t>58</w:t>
      </w:r>
      <w:r>
        <w:t>)’s father</w:t>
      </w:r>
      <w:r w:rsidRPr="00262A2F">
        <w:rPr>
          <w:b/>
          <w:bCs/>
        </w:rPr>
        <w:t xml:space="preserve"> F:</w:t>
      </w:r>
      <w:r w:rsidRPr="00262A2F">
        <w:t xml:space="preserve"> </w:t>
      </w:r>
      <w:r w:rsidRPr="00FD4C59">
        <w:t>Epitaphs</w:t>
      </w:r>
      <w:r w:rsidR="00FB05A3">
        <w:t xml:space="preserve">, </w:t>
      </w:r>
      <w:r w:rsidR="00FB05A3" w:rsidRPr="004C3FA7">
        <w:t>Beth She‘arim</w:t>
      </w:r>
      <w:r>
        <w:t>, cat</w:t>
      </w:r>
      <w:r>
        <w:t>a</w:t>
      </w:r>
      <w:r>
        <w:t xml:space="preserve">comb 4, </w:t>
      </w:r>
      <w:r>
        <w:rPr>
          <w:i/>
          <w:iCs/>
        </w:rPr>
        <w:t>CIJ</w:t>
      </w:r>
      <w:r>
        <w:t xml:space="preserve"> 1123, 1128 </w:t>
      </w:r>
      <w:r w:rsidRPr="00262A2F">
        <w:rPr>
          <w:b/>
          <w:bCs/>
        </w:rPr>
        <w:t>S:</w:t>
      </w:r>
      <w:r w:rsidRPr="00262A2F">
        <w:t xml:space="preserve"> </w:t>
      </w:r>
      <w:r w:rsidR="00231766">
        <w:rPr>
          <w:i/>
          <w:iCs/>
        </w:rPr>
        <w:t>BS</w:t>
      </w:r>
      <w:r>
        <w:rPr>
          <w:i/>
          <w:iCs/>
        </w:rPr>
        <w:t xml:space="preserve"> </w:t>
      </w:r>
      <w:r>
        <w:t xml:space="preserve">2:99; 2:105 </w:t>
      </w:r>
      <w:r w:rsidRPr="00262A2F">
        <w:rPr>
          <w:b/>
          <w:bCs/>
        </w:rPr>
        <w:t xml:space="preserve">E: </w:t>
      </w:r>
      <w:r w:rsidRPr="00443711">
        <w:t>–</w:t>
      </w:r>
      <w:r>
        <w:rPr>
          <w:b/>
          <w:bCs/>
        </w:rPr>
        <w:t xml:space="preserve"> </w:t>
      </w:r>
      <w:r w:rsidRPr="00262A2F">
        <w:rPr>
          <w:b/>
          <w:bCs/>
        </w:rPr>
        <w:t>D:</w:t>
      </w:r>
      <w:r w:rsidRPr="008B5B11">
        <w:t xml:space="preserve"> </w:t>
      </w:r>
      <w:r w:rsidRPr="00D440E7">
        <w:t>Pre-352</w:t>
      </w:r>
      <w:r w:rsidR="00F56545" w:rsidRPr="00D440E7">
        <w:rPr>
          <w:rStyle w:val="FootnoteReference"/>
        </w:rPr>
        <w:footnoteReference w:id="2983"/>
      </w:r>
    </w:p>
    <w:p w14:paraId="3C0F030A" w14:textId="77777777" w:rsidR="00BD0433" w:rsidRDefault="00BD0433" w:rsidP="0018007E">
      <w:pPr>
        <w:numPr>
          <w:ilvl w:val="0"/>
          <w:numId w:val="116"/>
        </w:numPr>
        <w:bidi w:val="0"/>
      </w:pPr>
      <w:r w:rsidRPr="00262A2F">
        <w:rPr>
          <w:b/>
          <w:bCs/>
        </w:rPr>
        <w:t xml:space="preserve">O: </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AF16CC">
        <w:rPr>
          <w:rStyle w:val="FootnoteReference"/>
          <w:rFonts w:cs="Times New Roman"/>
        </w:rPr>
        <w:footnoteReference w:id="2984"/>
      </w:r>
      <w:r>
        <w:rPr>
          <w:rFonts w:cs="Times New Roman"/>
        </w:rPr>
        <w:t xml:space="preserve"> </w:t>
      </w:r>
      <w:r w:rsidRPr="00262A2F">
        <w:rPr>
          <w:b/>
          <w:bCs/>
        </w:rPr>
        <w:t>Ds:</w:t>
      </w:r>
      <w:r w:rsidRPr="00262A2F">
        <w:t xml:space="preserve"> </w:t>
      </w:r>
      <w:r w:rsidR="00196B3F">
        <w:t>Joseph (</w:t>
      </w:r>
      <w:r w:rsidR="0018007E">
        <w:t>91</w:t>
      </w:r>
      <w:r>
        <w:t>)’</w:t>
      </w:r>
      <w:r w:rsidRPr="005D3BF5">
        <w:t>s</w:t>
      </w:r>
      <w:r>
        <w:t xml:space="preserve"> father</w:t>
      </w:r>
      <w:r w:rsidR="007252AD">
        <w:t xml:space="preserve">, </w:t>
      </w:r>
      <w:r w:rsidR="007252AD" w:rsidRPr="00FE50BD">
        <w:t>teacher</w:t>
      </w:r>
      <w:r w:rsidR="007252AD">
        <w:rPr>
          <w:rStyle w:val="FootnoteReference"/>
        </w:rPr>
        <w:footnoteReference w:id="2985"/>
      </w:r>
      <w:r w:rsidR="00973871">
        <w:t xml:space="preserve"> </w:t>
      </w:r>
      <w:r w:rsidRPr="00262A2F">
        <w:rPr>
          <w:b/>
          <w:bCs/>
        </w:rPr>
        <w:t>F:</w:t>
      </w:r>
      <w:r w:rsidRPr="00262A2F">
        <w:t xml:space="preserve"> </w:t>
      </w:r>
      <w:r w:rsidRPr="00FD4C59">
        <w:t>Epitaphs</w:t>
      </w:r>
      <w:r>
        <w:t xml:space="preserve">, </w:t>
      </w:r>
      <w:r w:rsidRPr="004C3FA7">
        <w:t>Beth She‘arim</w:t>
      </w:r>
      <w:r>
        <w:t xml:space="preserve">, catacomb 8, </w:t>
      </w:r>
      <w:r>
        <w:rPr>
          <w:i/>
          <w:iCs/>
        </w:rPr>
        <w:t>CIJ</w:t>
      </w:r>
      <w:r>
        <w:t xml:space="preserve"> 1142, 1143, 1158 </w:t>
      </w:r>
      <w:r w:rsidRPr="00262A2F">
        <w:rPr>
          <w:b/>
          <w:bCs/>
        </w:rPr>
        <w:t>S:</w:t>
      </w:r>
      <w:r w:rsidRPr="00262A2F">
        <w:t xml:space="preserve"> </w:t>
      </w:r>
      <w:r>
        <w:t xml:space="preserve">1. </w:t>
      </w:r>
      <w:r w:rsidRPr="00D440E7">
        <w:rPr>
          <w:i/>
          <w:iCs/>
        </w:rPr>
        <w:t xml:space="preserve">BS </w:t>
      </w:r>
      <w:r>
        <w:t>2:115, 2. 2:</w:t>
      </w:r>
      <w:r w:rsidRPr="00D440E7">
        <w:t xml:space="preserve">124 </w:t>
      </w:r>
      <w:r w:rsidRPr="00D440E7">
        <w:rPr>
          <w:b/>
          <w:bCs/>
        </w:rPr>
        <w:t xml:space="preserve">E: </w:t>
      </w:r>
      <w:r w:rsidRPr="00443711">
        <w:t>–</w:t>
      </w:r>
      <w:r w:rsidRPr="00D440E7">
        <w:rPr>
          <w:b/>
          <w:bCs/>
        </w:rPr>
        <w:t xml:space="preserve"> D:</w:t>
      </w:r>
      <w:r w:rsidRPr="00D440E7">
        <w:t xml:space="preserve"> Pre-352</w:t>
      </w:r>
      <w:r w:rsidR="00F56545" w:rsidRPr="00D440E7">
        <w:rPr>
          <w:rStyle w:val="FootnoteReference"/>
        </w:rPr>
        <w:footnoteReference w:id="2986"/>
      </w:r>
    </w:p>
    <w:p w14:paraId="26F4665C" w14:textId="77777777" w:rsidR="00BD0433" w:rsidRDefault="00BD0433" w:rsidP="00CF1A10">
      <w:pPr>
        <w:numPr>
          <w:ilvl w:val="0"/>
          <w:numId w:val="116"/>
        </w:numPr>
        <w:bidi w:val="0"/>
      </w:pPr>
      <w:r w:rsidRPr="00262A2F">
        <w:rPr>
          <w:b/>
          <w:bCs/>
        </w:rPr>
        <w:t xml:space="preserve">O: </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AF16CC">
        <w:rPr>
          <w:rStyle w:val="FootnoteReference"/>
          <w:rFonts w:cs="Times New Roman"/>
        </w:rPr>
        <w:footnoteReference w:id="2987"/>
      </w:r>
      <w:r>
        <w:rPr>
          <w:rFonts w:cs="Times New Roman"/>
        </w:rPr>
        <w:t xml:space="preserve"> </w:t>
      </w:r>
      <w:r w:rsidRPr="00262A2F">
        <w:rPr>
          <w:b/>
          <w:bCs/>
        </w:rPr>
        <w:t>Ds:</w:t>
      </w:r>
      <w:r w:rsidRPr="00262A2F">
        <w:t xml:space="preserve"> </w:t>
      </w:r>
      <w:r>
        <w:t>Jacob (57)’</w:t>
      </w:r>
      <w:r w:rsidRPr="005D3BF5">
        <w:t>s</w:t>
      </w:r>
      <w:r>
        <w:t xml:space="preserve"> father</w:t>
      </w:r>
      <w:r w:rsidRPr="00262A2F">
        <w:rPr>
          <w:b/>
          <w:bCs/>
        </w:rPr>
        <w:t xml:space="preserve"> F:</w:t>
      </w:r>
      <w:r w:rsidRPr="00262A2F">
        <w:t xml:space="preserve"> </w:t>
      </w:r>
      <w:r>
        <w:t xml:space="preserve">Epitaph, </w:t>
      </w:r>
      <w:r w:rsidRPr="004C3FA7">
        <w:t>Beth She‘arim</w:t>
      </w:r>
      <w:r>
        <w:t xml:space="preserve">, catacomb 8, </w:t>
      </w:r>
      <w:r>
        <w:rPr>
          <w:i/>
          <w:iCs/>
        </w:rPr>
        <w:t>CIJ</w:t>
      </w:r>
      <w:r>
        <w:t xml:space="preserve"> 1161</w:t>
      </w:r>
      <w:r w:rsidRPr="00262A2F">
        <w:t xml:space="preserve"> </w:t>
      </w:r>
      <w:r w:rsidRPr="00262A2F">
        <w:rPr>
          <w:b/>
          <w:bCs/>
        </w:rPr>
        <w:t>S:</w:t>
      </w:r>
      <w:r w:rsidRPr="00262A2F">
        <w:t xml:space="preserve"> </w:t>
      </w:r>
      <w:r>
        <w:rPr>
          <w:i/>
          <w:iCs/>
        </w:rPr>
        <w:t xml:space="preserve">BS </w:t>
      </w:r>
      <w:r>
        <w:t xml:space="preserve">2:126 </w:t>
      </w:r>
      <w:r w:rsidRPr="00262A2F">
        <w:rPr>
          <w:b/>
          <w:bCs/>
        </w:rPr>
        <w:t xml:space="preserve">E: </w:t>
      </w:r>
      <w:r w:rsidRPr="00443711">
        <w:t>–</w:t>
      </w:r>
      <w:r>
        <w:rPr>
          <w:b/>
          <w:bCs/>
        </w:rPr>
        <w:t xml:space="preserve"> </w:t>
      </w:r>
      <w:r w:rsidRPr="00262A2F">
        <w:rPr>
          <w:b/>
          <w:bCs/>
        </w:rPr>
        <w:t>D:</w:t>
      </w:r>
      <w:r w:rsidRPr="009A08D6">
        <w:t xml:space="preserve"> </w:t>
      </w:r>
      <w:r w:rsidRPr="00D440E7">
        <w:t>Pre-352</w:t>
      </w:r>
      <w:r w:rsidR="00F56545" w:rsidRPr="00D440E7">
        <w:rPr>
          <w:rStyle w:val="FootnoteReference"/>
        </w:rPr>
        <w:footnoteReference w:id="2988"/>
      </w:r>
    </w:p>
    <w:p w14:paraId="09079517" w14:textId="77777777" w:rsidR="00BD0433" w:rsidRDefault="00BD0433" w:rsidP="0018007E">
      <w:pPr>
        <w:numPr>
          <w:ilvl w:val="0"/>
          <w:numId w:val="116"/>
        </w:numPr>
        <w:bidi w:val="0"/>
      </w:pPr>
      <w:r w:rsidRPr="00262A2F">
        <w:rPr>
          <w:b/>
          <w:bCs/>
        </w:rPr>
        <w:t>O:</w:t>
      </w:r>
      <w:r>
        <w:rPr>
          <w:b/>
          <w:bCs/>
        </w:rPr>
        <w:t xml:space="preserve"> </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00731FA3" w:rsidRPr="00731FA3">
        <w:rPr>
          <w:rStyle w:val="FootnoteReference"/>
          <w:rFonts w:cs="Times New Roman"/>
          <w:rtl/>
        </w:rPr>
        <w:footnoteReference w:id="2989"/>
      </w:r>
      <w:r>
        <w:rPr>
          <w:b/>
          <w:bCs/>
        </w:rPr>
        <w:t xml:space="preserve"> </w:t>
      </w:r>
      <w:r w:rsidRPr="00262A2F">
        <w:rPr>
          <w:b/>
          <w:bCs/>
        </w:rPr>
        <w:t>Ds:</w:t>
      </w:r>
      <w:r w:rsidRPr="00262A2F">
        <w:t xml:space="preserve"> </w:t>
      </w:r>
      <w:r w:rsidR="0018007E" w:rsidRPr="00FA1F24">
        <w:t>S</w:t>
      </w:r>
      <w:r w:rsidR="0018007E">
        <w:t xml:space="preserve">iricius </w:t>
      </w:r>
      <w:r>
        <w:t xml:space="preserve">(4) </w:t>
      </w:r>
      <w:r w:rsidRPr="00262A2F">
        <w:rPr>
          <w:b/>
          <w:bCs/>
        </w:rPr>
        <w:t>F:</w:t>
      </w:r>
      <w:r w:rsidRPr="00262A2F">
        <w:t xml:space="preserve"> </w:t>
      </w:r>
      <w:r>
        <w:t xml:space="preserve">Epitaph, </w:t>
      </w:r>
      <w:r w:rsidRPr="004C3FA7">
        <w:t>Beth She‘arim</w:t>
      </w:r>
      <w:r>
        <w:t xml:space="preserve">, catacomb 19 </w:t>
      </w:r>
      <w:r w:rsidRPr="00262A2F">
        <w:rPr>
          <w:b/>
          <w:bCs/>
        </w:rPr>
        <w:t>S:</w:t>
      </w:r>
      <w:r w:rsidRPr="00262A2F">
        <w:t xml:space="preserve"> </w:t>
      </w:r>
      <w:r>
        <w:rPr>
          <w:i/>
          <w:iCs/>
        </w:rPr>
        <w:t xml:space="preserve">BS </w:t>
      </w:r>
      <w:r>
        <w:t xml:space="preserve">2:191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9C31C8">
        <w:t>Pre-352</w:t>
      </w:r>
      <w:r w:rsidR="00F56545" w:rsidRPr="00D440E7">
        <w:rPr>
          <w:rStyle w:val="FootnoteReference"/>
        </w:rPr>
        <w:footnoteReference w:id="2990"/>
      </w:r>
    </w:p>
    <w:p w14:paraId="02EF59A4" w14:textId="77777777" w:rsidR="00BD0433" w:rsidRDefault="00BD0433" w:rsidP="00CF1A10">
      <w:pPr>
        <w:numPr>
          <w:ilvl w:val="0"/>
          <w:numId w:val="116"/>
        </w:numPr>
        <w:bidi w:val="0"/>
      </w:pPr>
      <w:r w:rsidRPr="00262A2F">
        <w:rPr>
          <w:b/>
          <w:bCs/>
        </w:rPr>
        <w:t xml:space="preserve">O: </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00731FA3" w:rsidRPr="00731FA3">
        <w:rPr>
          <w:rStyle w:val="FootnoteReference"/>
          <w:rFonts w:cs="Times New Roman"/>
          <w:rtl/>
        </w:rPr>
        <w:footnoteReference w:id="2991"/>
      </w:r>
      <w:r w:rsidR="00731FA3">
        <w:rPr>
          <w:rFonts w:cs="Times New Roman"/>
        </w:rPr>
        <w:t xml:space="preserve"> </w:t>
      </w:r>
      <w:r w:rsidRPr="00262A2F">
        <w:rPr>
          <w:b/>
          <w:bCs/>
        </w:rPr>
        <w:t>Ds:</w:t>
      </w:r>
      <w:r w:rsidRPr="00262A2F">
        <w:t xml:space="preserve"> </w:t>
      </w:r>
      <w:r w:rsidRPr="00C02B32">
        <w:t>Gravedigger</w:t>
      </w:r>
      <w:r>
        <w:rPr>
          <w:rStyle w:val="FootnoteReference"/>
        </w:rPr>
        <w:footnoteReference w:id="2992"/>
      </w:r>
      <w:r>
        <w:t xml:space="preserve"> </w:t>
      </w:r>
      <w:r w:rsidRPr="00262A2F">
        <w:rPr>
          <w:b/>
          <w:bCs/>
        </w:rPr>
        <w:t>F:</w:t>
      </w:r>
      <w:r>
        <w:t xml:space="preserve"> Synagogue inscription, </w:t>
      </w:r>
      <w:r w:rsidRPr="004C3FA7">
        <w:t>Beth She‘arim</w:t>
      </w:r>
      <w:r>
        <w:t xml:space="preserve"> </w:t>
      </w:r>
      <w:r w:rsidRPr="00262A2F">
        <w:rPr>
          <w:b/>
          <w:bCs/>
        </w:rPr>
        <w:t>S:</w:t>
      </w:r>
      <w:r w:rsidRPr="00262A2F">
        <w:t xml:space="preserve"> </w:t>
      </w:r>
      <w:r>
        <w:rPr>
          <w:i/>
          <w:iCs/>
        </w:rPr>
        <w:t xml:space="preserve">BS </w:t>
      </w:r>
      <w:r>
        <w:t xml:space="preserve">2:202 </w:t>
      </w:r>
      <w:r w:rsidRPr="00262A2F">
        <w:rPr>
          <w:b/>
          <w:bCs/>
        </w:rPr>
        <w:t xml:space="preserve">E: </w:t>
      </w:r>
      <w:r w:rsidRPr="00443711">
        <w:t>–</w:t>
      </w:r>
      <w:r>
        <w:rPr>
          <w:b/>
          <w:bCs/>
        </w:rPr>
        <w:t xml:space="preserve"> </w:t>
      </w:r>
      <w:r w:rsidRPr="00262A2F">
        <w:rPr>
          <w:b/>
          <w:bCs/>
        </w:rPr>
        <w:t>D:</w:t>
      </w:r>
      <w:r w:rsidRPr="00CD4D73">
        <w:t xml:space="preserve"> </w:t>
      </w:r>
      <w:r w:rsidRPr="00D440E7">
        <w:t>Pre-352</w:t>
      </w:r>
      <w:r w:rsidR="00F56545" w:rsidRPr="00D440E7">
        <w:rPr>
          <w:rStyle w:val="FootnoteReference"/>
        </w:rPr>
        <w:footnoteReference w:id="2993"/>
      </w:r>
    </w:p>
    <w:p w14:paraId="334EAA97" w14:textId="77777777" w:rsidR="00BD0433" w:rsidRDefault="00BD0433" w:rsidP="00CF1A10">
      <w:pPr>
        <w:numPr>
          <w:ilvl w:val="0"/>
          <w:numId w:val="116"/>
        </w:numPr>
        <w:bidi w:val="0"/>
      </w:pPr>
      <w:r w:rsidRPr="00262A2F">
        <w:rPr>
          <w:b/>
          <w:bCs/>
        </w:rPr>
        <w:t xml:space="preserve">O: </w:t>
      </w:r>
      <w:r w:rsidRPr="001A6B53">
        <w:t>[</w:t>
      </w:r>
      <w:r w:rsidRPr="001A6B53">
        <w:rPr>
          <w:rFonts w:ascii="Graeca" w:hAnsi="Graeca" w:cs="Graeca"/>
        </w:rPr>
        <w:t></w:t>
      </w:r>
      <w:r w:rsidRPr="001A6B53">
        <w:rPr>
          <w:rFonts w:ascii="Graeca" w:hAnsi="Graeca" w:cs="Graeca"/>
        </w:rPr>
        <w:t></w:t>
      </w:r>
      <w:r w:rsidRPr="001A6B53">
        <w:t>]</w:t>
      </w:r>
      <w:r w:rsidRPr="001A6B53">
        <w:rPr>
          <w:rFonts w:ascii="Graeca" w:hAnsi="Graeca" w:cs="Graeca"/>
        </w:rPr>
        <w:t></w:t>
      </w:r>
      <w:r w:rsidRPr="001A6B53">
        <w:rPr>
          <w:rFonts w:ascii="Graeca" w:hAnsi="Graeca" w:cs="Graeca"/>
        </w:rPr>
        <w:t></w:t>
      </w:r>
      <w:r w:rsidRPr="001A6B53">
        <w:rPr>
          <w:rFonts w:ascii="Graeca" w:hAnsi="Graeca" w:cs="Graeca"/>
        </w:rPr>
        <w:t></w:t>
      </w:r>
      <w:r w:rsidRPr="001A6B53">
        <w:rPr>
          <w:rFonts w:ascii="Graeca" w:hAnsi="Graeca" w:cs="Graeca"/>
        </w:rPr>
        <w:t></w:t>
      </w:r>
      <w:r w:rsidRPr="001A6B53">
        <w:rPr>
          <w:rFonts w:ascii="Graeca" w:hAnsi="Graeca" w:cs="Graeca"/>
        </w:rPr>
        <w:t></w:t>
      </w:r>
      <w:r w:rsidRPr="001A6B53">
        <w:rPr>
          <w:rFonts w:ascii="Graeca" w:hAnsi="Graeca" w:cs="Graeca"/>
        </w:rPr>
        <w:t></w:t>
      </w:r>
      <w:r w:rsidRPr="001A6B53">
        <w:rPr>
          <w:rFonts w:ascii="Graeca" w:hAnsi="Graeca" w:cs="Graeca"/>
        </w:rPr>
        <w:t></w:t>
      </w:r>
      <w:r w:rsidRPr="001A6B53">
        <w:t>[</w:t>
      </w:r>
      <w:r w:rsidRPr="001A6B53">
        <w:rPr>
          <w:rFonts w:ascii="Graeca" w:hAnsi="Graeca" w:cs="Graeca"/>
        </w:rPr>
        <w:t></w:t>
      </w:r>
      <w:r w:rsidRPr="001A6B53">
        <w:t>]</w:t>
      </w:r>
      <w:r w:rsidRPr="001A6B53">
        <w:rPr>
          <w:rStyle w:val="FootnoteReference"/>
        </w:rPr>
        <w:footnoteReference w:id="2994"/>
      </w:r>
      <w:r>
        <w:t xml:space="preserve"> </w:t>
      </w:r>
      <w:r w:rsidRPr="00262A2F">
        <w:rPr>
          <w:b/>
          <w:bCs/>
        </w:rPr>
        <w:t>Ds:</w:t>
      </w:r>
      <w:r w:rsidRPr="00262A2F">
        <w:t xml:space="preserve"> </w:t>
      </w:r>
      <w:r>
        <w:t>Germanus (2)’</w:t>
      </w:r>
      <w:r w:rsidRPr="005D3BF5">
        <w:t>s</w:t>
      </w:r>
      <w:r>
        <w:t xml:space="preserve"> son</w:t>
      </w:r>
      <w:r w:rsidR="007252AD">
        <w:t>, t</w:t>
      </w:r>
      <w:r w:rsidR="007252AD" w:rsidRPr="00D537E5">
        <w:t xml:space="preserve">he </w:t>
      </w:r>
      <w:r w:rsidR="007252AD" w:rsidRPr="004D7932">
        <w:t>poor</w:t>
      </w:r>
      <w:r w:rsidR="007252AD">
        <w:rPr>
          <w:rStyle w:val="FootnoteReference"/>
        </w:rPr>
        <w:footnoteReference w:id="2995"/>
      </w:r>
      <w:r w:rsidR="00973871">
        <w:t xml:space="preserve"> </w:t>
      </w:r>
      <w:r w:rsidRPr="00262A2F">
        <w:rPr>
          <w:b/>
          <w:bCs/>
        </w:rPr>
        <w:t>F:</w:t>
      </w:r>
      <w:r>
        <w:t xml:space="preserve"> Synagogue inscription, </w:t>
      </w:r>
      <w:r w:rsidRPr="004C3FA7">
        <w:t>Beth She‘arim</w:t>
      </w:r>
      <w:r>
        <w:t xml:space="preserve"> </w:t>
      </w:r>
      <w:r w:rsidRPr="00262A2F">
        <w:rPr>
          <w:b/>
          <w:bCs/>
        </w:rPr>
        <w:t>S:</w:t>
      </w:r>
      <w:r w:rsidRPr="00262A2F">
        <w:t xml:space="preserve"> </w:t>
      </w:r>
      <w:r>
        <w:rPr>
          <w:i/>
          <w:iCs/>
        </w:rPr>
        <w:t xml:space="preserve">BS </w:t>
      </w:r>
      <w:r>
        <w:t xml:space="preserve">2:206 </w:t>
      </w:r>
      <w:r w:rsidRPr="00262A2F">
        <w:rPr>
          <w:b/>
          <w:bCs/>
        </w:rPr>
        <w:t xml:space="preserve">E: </w:t>
      </w:r>
      <w:r w:rsidRPr="00443711">
        <w:t>–</w:t>
      </w:r>
      <w:r>
        <w:rPr>
          <w:b/>
          <w:bCs/>
        </w:rPr>
        <w:t xml:space="preserve"> </w:t>
      </w:r>
      <w:r w:rsidRPr="00262A2F">
        <w:rPr>
          <w:b/>
          <w:bCs/>
        </w:rPr>
        <w:t>D:</w:t>
      </w:r>
      <w:r w:rsidRPr="00CD4D73">
        <w:t xml:space="preserve"> </w:t>
      </w:r>
      <w:r w:rsidRPr="009F66D7">
        <w:t>Pre-352</w:t>
      </w:r>
      <w:r w:rsidR="00F56545" w:rsidRPr="00D440E7">
        <w:rPr>
          <w:rStyle w:val="FootnoteReference"/>
        </w:rPr>
        <w:footnoteReference w:id="2996"/>
      </w:r>
    </w:p>
    <w:p w14:paraId="6BF33DAB" w14:textId="77777777" w:rsidR="00BD0433" w:rsidRDefault="00BD0433" w:rsidP="00CF1A10">
      <w:pPr>
        <w:numPr>
          <w:ilvl w:val="0"/>
          <w:numId w:val="116"/>
        </w:numPr>
        <w:bidi w:val="0"/>
      </w:pPr>
      <w:r w:rsidRPr="00262A2F">
        <w:rPr>
          <w:b/>
          <w:bCs/>
        </w:rPr>
        <w:t>O</w:t>
      </w:r>
      <w:r>
        <w:rPr>
          <w:b/>
          <w:bCs/>
        </w:rPr>
        <w:t xml:space="preserve">: </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Pr="00731FA3">
        <w:t>[</w:t>
      </w:r>
      <w:r w:rsidRPr="00731FA3">
        <w:rPr>
          <w:rFonts w:ascii="Graeca" w:hAnsi="Graeca"/>
        </w:rPr>
        <w:t></w:t>
      </w:r>
      <w:r w:rsidRPr="00731FA3">
        <w:rPr>
          <w:rFonts w:ascii="Graeca" w:hAnsi="Graeca"/>
        </w:rPr>
        <w:t></w:t>
      </w:r>
      <w:r w:rsidRPr="00731FA3">
        <w:t>]</w:t>
      </w:r>
      <w:r w:rsidRPr="000E41E3">
        <w:rPr>
          <w:rStyle w:val="FootnoteReference"/>
        </w:rPr>
        <w:footnoteReference w:id="2997"/>
      </w:r>
      <w:r w:rsidRPr="00262A2F">
        <w:rPr>
          <w:b/>
          <w:bCs/>
        </w:rPr>
        <w:t xml:space="preserve"> Ds:</w:t>
      </w:r>
      <w:r w:rsidRPr="00262A2F">
        <w:t xml:space="preserve"> </w:t>
      </w:r>
      <w:r>
        <w:t>Annianus (10)’</w:t>
      </w:r>
      <w:r w:rsidRPr="005D3BF5">
        <w:t>s</w:t>
      </w:r>
      <w:r>
        <w:t xml:space="preserve"> brother </w:t>
      </w:r>
      <w:r w:rsidRPr="00262A2F">
        <w:rPr>
          <w:b/>
          <w:bCs/>
        </w:rPr>
        <w:t>F:</w:t>
      </w:r>
      <w:r w:rsidRPr="00262A2F">
        <w:t xml:space="preserve"> </w:t>
      </w:r>
      <w:r>
        <w:t xml:space="preserve">Synagogue inscription, </w:t>
      </w:r>
      <w:r w:rsidR="008B7AE6">
        <w:t>El</w:t>
      </w:r>
      <w:r w:rsidR="008B7AE6">
        <w:rPr>
          <w:b/>
          <w:bCs/>
        </w:rPr>
        <w:t>-</w:t>
      </w:r>
      <w:r w:rsidR="008B7AE6">
        <w:t>Khirbe</w:t>
      </w:r>
      <w:r w:rsidR="008B7AE6">
        <w:rPr>
          <w:rStyle w:val="FootnoteReference"/>
        </w:rPr>
        <w:footnoteReference w:id="2998"/>
      </w:r>
      <w:r>
        <w:t xml:space="preserve"> </w:t>
      </w:r>
      <w:r w:rsidRPr="00262A2F">
        <w:rPr>
          <w:b/>
          <w:bCs/>
        </w:rPr>
        <w:t>S:</w:t>
      </w:r>
      <w:r w:rsidRPr="00262A2F">
        <w:t xml:space="preserve"> </w:t>
      </w:r>
      <w:r w:rsidRPr="00A54246">
        <w:t>Di S</w:t>
      </w:r>
      <w:r w:rsidRPr="00A54246">
        <w:t>e</w:t>
      </w:r>
      <w:r w:rsidRPr="00A54246">
        <w:t xml:space="preserve">gni, </w:t>
      </w:r>
      <w:r w:rsidRPr="00A54246">
        <w:rPr>
          <w:i/>
          <w:iCs/>
        </w:rPr>
        <w:t>Early Chri</w:t>
      </w:r>
      <w:r w:rsidRPr="00A54246">
        <w:rPr>
          <w:i/>
          <w:iCs/>
        </w:rPr>
        <w:t>s</w:t>
      </w:r>
      <w:r w:rsidRPr="00A54246">
        <w:rPr>
          <w:i/>
          <w:iCs/>
        </w:rPr>
        <w:t>tianity</w:t>
      </w:r>
      <w:r w:rsidRPr="00A54246">
        <w:t>, no. 7</w:t>
      </w:r>
      <w:r>
        <w:t xml:space="preserve"> </w:t>
      </w:r>
      <w:r w:rsidRPr="00262A2F">
        <w:rPr>
          <w:b/>
          <w:bCs/>
        </w:rPr>
        <w:t>E:</w:t>
      </w:r>
      <w:r>
        <w:rPr>
          <w:b/>
          <w:bCs/>
        </w:rPr>
        <w:t xml:space="preserve"> </w:t>
      </w:r>
      <w:r w:rsidRPr="00681095">
        <w:t>Samaritan</w:t>
      </w:r>
      <w:r>
        <w:rPr>
          <w:rStyle w:val="FootnoteReference"/>
          <w:rFonts w:cs="Times New Roman"/>
        </w:rPr>
        <w:footnoteReference w:id="2999"/>
      </w:r>
      <w:r>
        <w:rPr>
          <w:b/>
          <w:bCs/>
        </w:rPr>
        <w:t xml:space="preserve"> </w:t>
      </w:r>
      <w:r w:rsidRPr="00262A2F">
        <w:rPr>
          <w:b/>
          <w:bCs/>
        </w:rPr>
        <w:t>D:</w:t>
      </w:r>
      <w:r w:rsidRPr="008233FB">
        <w:t xml:space="preserve"> </w:t>
      </w:r>
      <w:r w:rsidRPr="000443AB">
        <w:t>4</w:t>
      </w:r>
      <w:r w:rsidRPr="000443AB">
        <w:rPr>
          <w:vertAlign w:val="superscript"/>
        </w:rPr>
        <w:t>th</w:t>
      </w:r>
      <w:r w:rsidRPr="000443AB">
        <w:t>-5</w:t>
      </w:r>
      <w:r w:rsidRPr="000443AB">
        <w:rPr>
          <w:vertAlign w:val="superscript"/>
        </w:rPr>
        <w:t>th</w:t>
      </w:r>
      <w:r w:rsidRPr="000443AB">
        <w:t xml:space="preserve"> C</w:t>
      </w:r>
    </w:p>
    <w:p w14:paraId="6D91BFA8" w14:textId="77777777" w:rsidR="00BD0433" w:rsidRDefault="00BD0433" w:rsidP="00CF1A10">
      <w:pPr>
        <w:numPr>
          <w:ilvl w:val="0"/>
          <w:numId w:val="116"/>
        </w:numPr>
        <w:bidi w:val="0"/>
      </w:pPr>
      <w:r w:rsidRPr="00262A2F">
        <w:rPr>
          <w:b/>
          <w:bCs/>
        </w:rPr>
        <w:t xml:space="preserve">O: </w:t>
      </w:r>
      <w:r w:rsidRPr="00240275">
        <w:t>[</w:t>
      </w:r>
      <w:r w:rsidRPr="00240275">
        <w:rPr>
          <w:rFonts w:ascii="Graeca" w:hAnsi="Graeca"/>
        </w:rPr>
        <w:t></w:t>
      </w:r>
      <w:r w:rsidRPr="00240275">
        <w:t>]</w:t>
      </w:r>
      <w:r w:rsidRPr="00240275">
        <w:rPr>
          <w:rFonts w:ascii="Graeca" w:hAnsi="Graeca"/>
        </w:rPr>
        <w:t></w:t>
      </w:r>
      <w:r w:rsidRPr="00240275">
        <w:rPr>
          <w:rFonts w:ascii="Graeca" w:hAnsi="Graeca"/>
        </w:rPr>
        <w:t></w:t>
      </w:r>
      <w:r w:rsidRPr="00240275">
        <w:rPr>
          <w:rFonts w:ascii="Graeca" w:hAnsi="Graeca"/>
        </w:rPr>
        <w:t></w:t>
      </w:r>
      <w:r w:rsidRPr="00240275">
        <w:rPr>
          <w:rFonts w:ascii="Graeca" w:hAnsi="Graeca"/>
        </w:rPr>
        <w:t></w:t>
      </w:r>
      <w:r w:rsidRPr="00240275">
        <w:t>[</w:t>
      </w:r>
      <w:r w:rsidRPr="00240275">
        <w:rPr>
          <w:rFonts w:ascii="Graeca" w:hAnsi="Graeca"/>
        </w:rPr>
        <w:t></w:t>
      </w:r>
      <w:r w:rsidRPr="00240275">
        <w:rPr>
          <w:rFonts w:ascii="Graeca" w:hAnsi="Graeca"/>
        </w:rPr>
        <w:t></w:t>
      </w:r>
      <w:r w:rsidRPr="00240275">
        <w:t>]</w:t>
      </w:r>
      <w:r w:rsidRPr="00240275">
        <w:rPr>
          <w:rFonts w:ascii="Graeca" w:hAnsi="Graeca"/>
        </w:rPr>
        <w:t></w:t>
      </w:r>
      <w:r w:rsidRPr="00240275">
        <w:rPr>
          <w:rStyle w:val="FootnoteReference"/>
        </w:rPr>
        <w:footnoteReference w:id="3000"/>
      </w:r>
      <w:r>
        <w:rPr>
          <w:rFonts w:cs="Times New Roman"/>
        </w:rPr>
        <w:t xml:space="preserve"> </w:t>
      </w:r>
      <w:r w:rsidRPr="00262A2F">
        <w:rPr>
          <w:b/>
          <w:bCs/>
        </w:rPr>
        <w:t>Ds:</w:t>
      </w:r>
      <w:r w:rsidRPr="00262A2F">
        <w:t xml:space="preserve"> </w:t>
      </w:r>
      <w:r>
        <w:t xml:space="preserve">– </w:t>
      </w:r>
      <w:r w:rsidRPr="00262A2F">
        <w:rPr>
          <w:b/>
          <w:bCs/>
        </w:rPr>
        <w:t>F:</w:t>
      </w:r>
      <w:r w:rsidRPr="00262A2F">
        <w:t xml:space="preserve"> </w:t>
      </w:r>
      <w:r>
        <w:t xml:space="preserve">Epitaph, </w:t>
      </w:r>
      <w:smartTag w:uri="urn:schemas-microsoft-com:office:smarttags" w:element="place">
        <w:r>
          <w:t>Caesarea</w:t>
        </w:r>
      </w:smartTag>
      <w:r>
        <w:t xml:space="preserve"> </w:t>
      </w:r>
      <w:r w:rsidRPr="00262A2F">
        <w:rPr>
          <w:b/>
          <w:bCs/>
        </w:rPr>
        <w:t>S:</w:t>
      </w:r>
      <w:r w:rsidRPr="00262A2F">
        <w:t xml:space="preserve"> </w:t>
      </w:r>
      <w:r w:rsidRPr="00A54246">
        <w:t xml:space="preserve">Lehmann &amp; </w:t>
      </w:r>
      <w:r w:rsidRPr="00973E0F">
        <w:t>Holum,</w:t>
      </w:r>
      <w:r w:rsidRPr="00A54246">
        <w:rPr>
          <w:i/>
          <w:iCs/>
        </w:rPr>
        <w:t xml:space="preserve"> CMER</w:t>
      </w:r>
      <w:r w:rsidRPr="00A54246">
        <w:t xml:space="preserve"> 5, no. 171</w:t>
      </w:r>
      <w:r>
        <w:t xml:space="preserve"> </w:t>
      </w:r>
      <w:r w:rsidRPr="00262A2F">
        <w:rPr>
          <w:b/>
          <w:bCs/>
        </w:rPr>
        <w:t xml:space="preserve">E: </w:t>
      </w:r>
      <w:r w:rsidRPr="00FC48F4">
        <w:t>–</w:t>
      </w:r>
      <w:r w:rsidR="00FC48F4">
        <w:rPr>
          <w:rStyle w:val="FootnoteReference"/>
        </w:rPr>
        <w:footnoteReference w:id="3001"/>
      </w:r>
      <w:r>
        <w:rPr>
          <w:b/>
          <w:bCs/>
        </w:rPr>
        <w:t xml:space="preserve"> </w:t>
      </w:r>
      <w:r w:rsidRPr="00262A2F">
        <w:rPr>
          <w:b/>
          <w:bCs/>
        </w:rPr>
        <w:t>D:</w:t>
      </w:r>
      <w:r w:rsidRPr="006E5BDA">
        <w:t xml:space="preserve">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3002"/>
      </w:r>
    </w:p>
    <w:p w14:paraId="0B7277A9" w14:textId="77777777" w:rsidR="00BD0433" w:rsidRDefault="00BD0433" w:rsidP="00CF1A10">
      <w:pPr>
        <w:numPr>
          <w:ilvl w:val="0"/>
          <w:numId w:val="116"/>
        </w:numPr>
        <w:bidi w:val="0"/>
      </w:pPr>
      <w:r w:rsidRPr="00262A2F">
        <w:rPr>
          <w:b/>
          <w:bCs/>
        </w:rPr>
        <w:t xml:space="preserve">O: </w:t>
      </w:r>
      <w:r w:rsidRPr="009E15C8">
        <w:rPr>
          <w:rFonts w:ascii="Graeca" w:hAnsi="Graeca"/>
        </w:rPr>
        <w:t></w:t>
      </w:r>
      <w:r w:rsidRPr="009E15C8">
        <w:rPr>
          <w:rFonts w:ascii="Graeca" w:hAnsi="Graeca"/>
        </w:rPr>
        <w:t></w:t>
      </w:r>
      <w:r w:rsidRPr="009E15C8">
        <w:rPr>
          <w:rFonts w:ascii="Graeca" w:hAnsi="Graeca"/>
        </w:rPr>
        <w:t></w:t>
      </w:r>
      <w:r w:rsidRPr="009E15C8">
        <w:rPr>
          <w:rFonts w:ascii="Graeca" w:hAnsi="Graeca"/>
        </w:rPr>
        <w:t></w:t>
      </w:r>
      <w:r w:rsidRPr="009E15C8">
        <w:rPr>
          <w:rFonts w:ascii="Graeca" w:hAnsi="Graeca"/>
        </w:rPr>
        <w:t></w:t>
      </w:r>
      <w:r w:rsidRPr="009E15C8">
        <w:rPr>
          <w:rFonts w:ascii="Graeca" w:hAnsi="Graeca"/>
        </w:rPr>
        <w:t></w:t>
      </w:r>
      <w:r w:rsidRPr="009E15C8">
        <w:rPr>
          <w:rFonts w:ascii="Graeca" w:hAnsi="Graeca"/>
        </w:rPr>
        <w:t></w:t>
      </w:r>
      <w:r w:rsidRPr="009E15C8">
        <w:rPr>
          <w:rFonts w:ascii="Graeca" w:hAnsi="Graeca"/>
        </w:rPr>
        <w:t></w:t>
      </w:r>
      <w:r w:rsidRPr="009E15C8">
        <w:rPr>
          <w:rFonts w:ascii="Graeca" w:hAnsi="Graeca"/>
        </w:rPr>
        <w:t></w:t>
      </w:r>
      <w:r w:rsidRPr="009E15C8">
        <w:rPr>
          <w:rFonts w:ascii="Graeca" w:hAnsi="Graeca"/>
        </w:rPr>
        <w:t></w:t>
      </w:r>
      <w:r w:rsidRPr="009E15C8">
        <w:rPr>
          <w:rFonts w:ascii="Graeca" w:hAnsi="Graeca"/>
        </w:rPr>
        <w:t></w:t>
      </w:r>
      <w:r w:rsidR="009E15C8" w:rsidRPr="005B0491">
        <w:rPr>
          <w:rStyle w:val="FootnoteReference"/>
          <w:rFonts w:cs="Times New Roman"/>
        </w:rPr>
        <w:footnoteReference w:id="3003"/>
      </w:r>
      <w:r>
        <w:rPr>
          <w:rFonts w:cs="Times New Roman"/>
        </w:rPr>
        <w:t xml:space="preserve"> </w:t>
      </w:r>
      <w:r w:rsidRPr="00262A2F">
        <w:rPr>
          <w:b/>
          <w:bCs/>
        </w:rPr>
        <w:t>Ds:</w:t>
      </w:r>
      <w:r w:rsidRPr="00262A2F">
        <w:t xml:space="preserve"> </w:t>
      </w:r>
      <w:r>
        <w:t xml:space="preserve">– </w:t>
      </w:r>
      <w:r w:rsidRPr="00262A2F">
        <w:rPr>
          <w:b/>
          <w:bCs/>
        </w:rPr>
        <w:t>F:</w:t>
      </w:r>
      <w:r>
        <w:t xml:space="preserve"> Epitaph, </w:t>
      </w:r>
      <w:smartTag w:uri="urn:schemas-microsoft-com:office:smarttags" w:element="place">
        <w:r>
          <w:t>Caesarea</w:t>
        </w:r>
      </w:smartTag>
      <w:r w:rsidRPr="00262A2F">
        <w:t xml:space="preserve"> </w:t>
      </w:r>
      <w:r w:rsidRPr="00262A2F">
        <w:rPr>
          <w:b/>
          <w:bCs/>
        </w:rPr>
        <w:t>S:</w:t>
      </w:r>
      <w:r>
        <w:rPr>
          <w:b/>
          <w:bCs/>
        </w:rPr>
        <w:t xml:space="preserve"> </w:t>
      </w:r>
      <w:r w:rsidRPr="00A54246">
        <w:t xml:space="preserve">Lehmann &amp; </w:t>
      </w:r>
      <w:r w:rsidRPr="00973E0F">
        <w:t>Holum,</w:t>
      </w:r>
      <w:r w:rsidRPr="00A54246">
        <w:rPr>
          <w:i/>
          <w:iCs/>
        </w:rPr>
        <w:t xml:space="preserve"> CMER</w:t>
      </w:r>
      <w:r w:rsidRPr="00A54246">
        <w:t xml:space="preserve"> 5, no. </w:t>
      </w:r>
      <w:r>
        <w:t xml:space="preserve">194 </w:t>
      </w:r>
      <w:r w:rsidRPr="00262A2F">
        <w:rPr>
          <w:b/>
          <w:bCs/>
        </w:rPr>
        <w:t xml:space="preserve">E: </w:t>
      </w:r>
      <w:r w:rsidR="00FF4C85">
        <w:t>Jew?</w:t>
      </w:r>
      <w:r w:rsidR="00FF4C85">
        <w:rPr>
          <w:rStyle w:val="FootnoteReference"/>
        </w:rPr>
        <w:footnoteReference w:id="3004"/>
      </w:r>
      <w:r>
        <w:rPr>
          <w:b/>
          <w:bCs/>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3005"/>
      </w:r>
    </w:p>
    <w:p w14:paraId="416549F6" w14:textId="77777777" w:rsidR="00BD0433" w:rsidRDefault="00BD0433" w:rsidP="00CF1A10">
      <w:pPr>
        <w:numPr>
          <w:ilvl w:val="0"/>
          <w:numId w:val="116"/>
        </w:numPr>
        <w:bidi w:val="0"/>
      </w:pPr>
      <w:r w:rsidRPr="00262A2F">
        <w:rPr>
          <w:b/>
          <w:bCs/>
        </w:rPr>
        <w:t xml:space="preserve">O: </w:t>
      </w:r>
      <w:r w:rsidRPr="001A6B53">
        <w:t>[</w:t>
      </w:r>
      <w:r w:rsidRPr="001A6B53">
        <w:rPr>
          <w:rFonts w:ascii="Graeca" w:hAnsi="Graeca"/>
        </w:rPr>
        <w:t></w:t>
      </w:r>
      <w:r w:rsidRPr="001A6B53">
        <w:rPr>
          <w:rFonts w:ascii="Graeca" w:hAnsi="Graeca"/>
        </w:rPr>
        <w:t></w:t>
      </w:r>
      <w:r w:rsidRPr="001A6B53">
        <w:t>]</w:t>
      </w:r>
      <w:r w:rsidRPr="001A6B53">
        <w:rPr>
          <w:rFonts w:ascii="Graeca" w:hAnsi="Graeca"/>
        </w:rPr>
        <w:t></w:t>
      </w:r>
      <w:r w:rsidRPr="001A6B53">
        <w:rPr>
          <w:rFonts w:ascii="Graeca" w:hAnsi="Graeca"/>
        </w:rPr>
        <w:t></w:t>
      </w:r>
      <w:r w:rsidRPr="001A6B53">
        <w:rPr>
          <w:rFonts w:ascii="Graeca" w:hAnsi="Graeca"/>
        </w:rPr>
        <w:t></w:t>
      </w:r>
      <w:r w:rsidRPr="001A6B53">
        <w:rPr>
          <w:rFonts w:ascii="Graeca" w:hAnsi="Graeca"/>
        </w:rPr>
        <w:t></w:t>
      </w:r>
      <w:r w:rsidRPr="001A6B53">
        <w:rPr>
          <w:rFonts w:ascii="Graeca" w:hAnsi="Graeca"/>
        </w:rPr>
        <w:t></w:t>
      </w:r>
      <w:r w:rsidRPr="001A6B53">
        <w:rPr>
          <w:rFonts w:ascii="Graeca" w:hAnsi="Graeca"/>
        </w:rPr>
        <w:t></w:t>
      </w:r>
      <w:r w:rsidRPr="001A6B53">
        <w:rPr>
          <w:rFonts w:ascii="Graeca" w:hAnsi="Graeca"/>
        </w:rPr>
        <w:t></w:t>
      </w:r>
      <w:r w:rsidRPr="001A6B53">
        <w:rPr>
          <w:rFonts w:ascii="Graeca" w:hAnsi="Graeca"/>
        </w:rPr>
        <w:t></w:t>
      </w:r>
      <w:r w:rsidRPr="001A6B53">
        <w:rPr>
          <w:rStyle w:val="FootnoteReference"/>
        </w:rPr>
        <w:footnoteReference w:id="3006"/>
      </w:r>
      <w:r>
        <w:rPr>
          <w:rFonts w:cs="Times New Roman"/>
        </w:rPr>
        <w:t xml:space="preserve"> </w:t>
      </w:r>
      <w:r w:rsidRPr="00262A2F">
        <w:rPr>
          <w:b/>
          <w:bCs/>
        </w:rPr>
        <w:t>Ds:</w:t>
      </w:r>
      <w:r w:rsidRPr="00262A2F">
        <w:t xml:space="preserve"> </w:t>
      </w:r>
      <w:r>
        <w:t xml:space="preserve">– </w:t>
      </w:r>
      <w:r w:rsidRPr="00262A2F">
        <w:rPr>
          <w:b/>
          <w:bCs/>
        </w:rPr>
        <w:t>F:</w:t>
      </w:r>
      <w:r>
        <w:t xml:space="preserve"> Epitaph, </w:t>
      </w:r>
      <w:smartTag w:uri="urn:schemas-microsoft-com:office:smarttags" w:element="place">
        <w:r>
          <w:t>Caesarea</w:t>
        </w:r>
      </w:smartTag>
      <w:r w:rsidRPr="00262A2F">
        <w:t xml:space="preserve"> </w:t>
      </w:r>
      <w:r w:rsidRPr="00262A2F">
        <w:rPr>
          <w:b/>
          <w:bCs/>
        </w:rPr>
        <w:t>S:</w:t>
      </w:r>
      <w:r>
        <w:rPr>
          <w:b/>
          <w:bCs/>
        </w:rPr>
        <w:t xml:space="preserve"> </w:t>
      </w:r>
      <w:r w:rsidRPr="00A54246">
        <w:t xml:space="preserve">Lehmann &amp; </w:t>
      </w:r>
      <w:r w:rsidRPr="00973E0F">
        <w:t>Holum,</w:t>
      </w:r>
      <w:r w:rsidRPr="00A54246">
        <w:rPr>
          <w:i/>
          <w:iCs/>
        </w:rPr>
        <w:t xml:space="preserve"> CMER</w:t>
      </w:r>
      <w:r w:rsidRPr="00A54246">
        <w:t xml:space="preserve"> 5, no. 309</w:t>
      </w:r>
      <w:r w:rsidRPr="00A54246">
        <w:rPr>
          <w:rtl/>
        </w:rPr>
        <w:t xml:space="preserve"> </w:t>
      </w:r>
      <w:r w:rsidRPr="00262A2F">
        <w:rPr>
          <w:b/>
          <w:bCs/>
        </w:rPr>
        <w:t xml:space="preserve">E: </w:t>
      </w:r>
      <w:r w:rsidR="00FF4C85">
        <w:t>Jew?</w:t>
      </w:r>
      <w:r w:rsidR="00FF4C85">
        <w:rPr>
          <w:rStyle w:val="FootnoteReference"/>
        </w:rPr>
        <w:footnoteReference w:id="3007"/>
      </w:r>
      <w:r>
        <w:rPr>
          <w:b/>
          <w:bCs/>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3008"/>
      </w:r>
    </w:p>
    <w:p w14:paraId="65D34BB7" w14:textId="77777777" w:rsidR="00BD0433" w:rsidRDefault="00BD0433" w:rsidP="00CF1A10">
      <w:pPr>
        <w:numPr>
          <w:ilvl w:val="0"/>
          <w:numId w:val="116"/>
        </w:numPr>
        <w:bidi w:val="0"/>
      </w:pPr>
      <w:r w:rsidRPr="00262A2F">
        <w:rPr>
          <w:b/>
          <w:bCs/>
        </w:rPr>
        <w:t xml:space="preserve">O: </w:t>
      </w:r>
      <w:r w:rsidRPr="001A6B53">
        <w:t>[</w:t>
      </w:r>
      <w:r w:rsidRPr="001A6B53">
        <w:rPr>
          <w:rFonts w:ascii="Graeca" w:hAnsi="Graeca"/>
        </w:rPr>
        <w:t></w:t>
      </w:r>
      <w:r w:rsidRPr="001A6B53">
        <w:rPr>
          <w:rFonts w:ascii="Graeca" w:hAnsi="Graeca"/>
        </w:rPr>
        <w:t></w:t>
      </w:r>
      <w:r w:rsidRPr="001A6B53">
        <w:rPr>
          <w:rFonts w:ascii="Graeca" w:hAnsi="Graeca"/>
        </w:rPr>
        <w:t></w:t>
      </w:r>
      <w:r w:rsidRPr="001A6B53">
        <w:t>]</w:t>
      </w:r>
      <w:r w:rsidRPr="001A6B53">
        <w:rPr>
          <w:rFonts w:ascii="Graeca" w:hAnsi="Graeca"/>
        </w:rPr>
        <w:t></w:t>
      </w:r>
      <w:r w:rsidRPr="001A6B53">
        <w:rPr>
          <w:rFonts w:ascii="Graeca" w:hAnsi="Graeca"/>
        </w:rPr>
        <w:t></w:t>
      </w:r>
      <w:r w:rsidRPr="001A6B53">
        <w:rPr>
          <w:rFonts w:ascii="Graeca" w:hAnsi="Graeca"/>
        </w:rPr>
        <w:t></w:t>
      </w:r>
      <w:r w:rsidRPr="001A6B53">
        <w:rPr>
          <w:rFonts w:ascii="Graeca" w:hAnsi="Graeca"/>
        </w:rPr>
        <w:t></w:t>
      </w:r>
      <w:r w:rsidRPr="001A6B53">
        <w:rPr>
          <w:rFonts w:ascii="Graeca" w:hAnsi="Graeca"/>
        </w:rPr>
        <w:t></w:t>
      </w:r>
      <w:r w:rsidRPr="001A6B53">
        <w:rPr>
          <w:rFonts w:ascii="Graeca" w:hAnsi="Graeca"/>
        </w:rPr>
        <w:t></w:t>
      </w:r>
      <w:r w:rsidRPr="001A6B53">
        <w:rPr>
          <w:rFonts w:ascii="Graeca" w:hAnsi="Graeca"/>
        </w:rPr>
        <w:t></w:t>
      </w:r>
      <w:r w:rsidRPr="001A6B53">
        <w:rPr>
          <w:rStyle w:val="FootnoteReference"/>
        </w:rPr>
        <w:footnoteReference w:id="3009"/>
      </w:r>
      <w:r>
        <w:rPr>
          <w:rFonts w:cs="Times New Roman"/>
        </w:rPr>
        <w:t xml:space="preserve"> </w:t>
      </w:r>
      <w:r w:rsidRPr="00262A2F">
        <w:rPr>
          <w:b/>
          <w:bCs/>
        </w:rPr>
        <w:t>Ds:</w:t>
      </w:r>
      <w:r w:rsidRPr="00262A2F">
        <w:t xml:space="preserve"> </w:t>
      </w:r>
      <w:r>
        <w:t>Leontine (1)’</w:t>
      </w:r>
      <w:r w:rsidRPr="005D3BF5">
        <w:t>s</w:t>
      </w:r>
      <w:r>
        <w:t xml:space="preserve"> father, of </w:t>
      </w:r>
      <w:smartTag w:uri="urn:schemas-microsoft-com:office:smarttags" w:element="place">
        <w:smartTag w:uri="urn:schemas-microsoft-com:office:smarttags" w:element="City">
          <w:r>
            <w:t>Antioch</w:t>
          </w:r>
        </w:smartTag>
      </w:smartTag>
      <w:r w:rsidRPr="00592F16">
        <w:rPr>
          <w:rStyle w:val="FootnoteReference"/>
          <w:rFonts w:cs="Times New Roman"/>
          <w:rtl/>
        </w:rPr>
        <w:footnoteReference w:id="3010"/>
      </w:r>
      <w:r w:rsidRPr="00262A2F">
        <w:rPr>
          <w:b/>
          <w:bCs/>
        </w:rPr>
        <w:t xml:space="preserve"> F:</w:t>
      </w:r>
      <w:r w:rsidRPr="00262A2F">
        <w:t xml:space="preserve"> </w:t>
      </w:r>
      <w:r>
        <w:t xml:space="preserve">Epitaph, Tiberias </w:t>
      </w:r>
      <w:r w:rsidRPr="00262A2F">
        <w:rPr>
          <w:b/>
          <w:bCs/>
        </w:rPr>
        <w:t>S:</w:t>
      </w:r>
      <w:r w:rsidRPr="00262A2F">
        <w:t xml:space="preserve"> </w:t>
      </w:r>
      <w:r w:rsidRPr="00A54246">
        <w:t xml:space="preserve">Schwabe, </w:t>
      </w:r>
      <w:r w:rsidRPr="00A54246">
        <w:rPr>
          <w:i/>
          <w:iCs/>
        </w:rPr>
        <w:t>Yohanan Levi</w:t>
      </w:r>
      <w:r w:rsidRPr="00A54246">
        <w:t>, no. 7</w:t>
      </w:r>
      <w:r>
        <w:t xml:space="preserve"> </w:t>
      </w:r>
      <w:r w:rsidRPr="00262A2F">
        <w:rPr>
          <w:b/>
          <w:bCs/>
        </w:rPr>
        <w:t xml:space="preserve">E: </w:t>
      </w:r>
      <w:r>
        <w:t>Jew?</w:t>
      </w:r>
      <w:r w:rsidRPr="00443711">
        <w:rPr>
          <w:rStyle w:val="FootnoteReference"/>
          <w:rFonts w:cs="Times New Roman"/>
          <w:rtl/>
        </w:rPr>
        <w:footnoteReference w:id="3011"/>
      </w:r>
      <w:r>
        <w:t xml:space="preserve"> </w:t>
      </w:r>
      <w:r w:rsidRPr="00262A2F">
        <w:rPr>
          <w:b/>
          <w:bCs/>
        </w:rPr>
        <w:t>D:</w:t>
      </w:r>
      <w:r w:rsidRPr="002C48FD">
        <w:t xml:space="preserve"> </w:t>
      </w:r>
      <w:r w:rsidRPr="000443AB">
        <w:t>3</w:t>
      </w:r>
      <w:r w:rsidRPr="000443AB">
        <w:rPr>
          <w:vertAlign w:val="superscript"/>
        </w:rPr>
        <w:t>rd</w:t>
      </w:r>
      <w:r w:rsidRPr="000443AB">
        <w:t xml:space="preserve"> C</w:t>
      </w:r>
    </w:p>
    <w:p w14:paraId="760C9427" w14:textId="77777777" w:rsidR="00BD0433" w:rsidRDefault="00BD0433" w:rsidP="00CF1A10">
      <w:pPr>
        <w:numPr>
          <w:ilvl w:val="0"/>
          <w:numId w:val="116"/>
        </w:numPr>
        <w:bidi w:val="0"/>
      </w:pPr>
      <w:r w:rsidRPr="00262A2F">
        <w:rPr>
          <w:b/>
          <w:bCs/>
        </w:rPr>
        <w:t xml:space="preserve">O: </w:t>
      </w:r>
      <w:r w:rsidRPr="00443711">
        <w:t>–</w:t>
      </w:r>
      <w:r w:rsidRPr="00443711">
        <w:rPr>
          <w:rStyle w:val="FootnoteReference"/>
          <w:rFonts w:cs="Times New Roman"/>
          <w:rtl/>
        </w:rPr>
        <w:footnoteReference w:id="3012"/>
      </w:r>
      <w:r>
        <w:rPr>
          <w:b/>
          <w:bCs/>
        </w:rPr>
        <w:t xml:space="preserve"> </w:t>
      </w:r>
      <w:r w:rsidRPr="00262A2F">
        <w:rPr>
          <w:b/>
          <w:bCs/>
        </w:rPr>
        <w:t>Ds:</w:t>
      </w:r>
      <w:r w:rsidRPr="00262A2F">
        <w:t xml:space="preserve"> </w:t>
      </w:r>
      <w:r w:rsidR="00F4207E">
        <w:t>Artist</w:t>
      </w:r>
      <w:r w:rsidR="00F4207E">
        <w:rPr>
          <w:rStyle w:val="FootnoteReference"/>
        </w:rPr>
        <w:footnoteReference w:id="3013"/>
      </w:r>
      <w:r>
        <w:t xml:space="preserve"> </w:t>
      </w:r>
      <w:r w:rsidRPr="00262A2F">
        <w:rPr>
          <w:b/>
          <w:bCs/>
        </w:rPr>
        <w:t>F:</w:t>
      </w:r>
      <w:r w:rsidRPr="00262A2F">
        <w:t xml:space="preserve"> </w:t>
      </w:r>
      <w:r>
        <w:rPr>
          <w:rFonts w:cs="Times New Roman"/>
        </w:rPr>
        <w:t>Graffiti</w:t>
      </w:r>
      <w:r>
        <w:t xml:space="preserve"> on a fresco, Mampsis</w:t>
      </w:r>
      <w:r>
        <w:rPr>
          <w:rStyle w:val="FootnoteReference"/>
        </w:rPr>
        <w:footnoteReference w:id="3014"/>
      </w:r>
      <w:r>
        <w:t xml:space="preserve"> </w:t>
      </w:r>
      <w:r w:rsidRPr="00262A2F">
        <w:rPr>
          <w:b/>
          <w:bCs/>
        </w:rPr>
        <w:t>S:</w:t>
      </w:r>
      <w:r w:rsidRPr="00262A2F">
        <w:t xml:space="preserve"> </w:t>
      </w:r>
      <w:smartTag w:uri="urn:schemas-microsoft-com:office:smarttags" w:element="place">
        <w:r w:rsidRPr="00A54246">
          <w:t>Negev</w:t>
        </w:r>
      </w:smartTag>
      <w:r w:rsidRPr="00A54246">
        <w:t xml:space="preserve">, </w:t>
      </w:r>
      <w:r w:rsidRPr="00A54246">
        <w:rPr>
          <w:i/>
          <w:iCs/>
        </w:rPr>
        <w:t>Masters of the Desert</w:t>
      </w:r>
      <w:r w:rsidRPr="00A54246">
        <w:t>, 189</w:t>
      </w:r>
      <w:r>
        <w:t xml:space="preserve"> </w:t>
      </w:r>
      <w:r w:rsidRPr="00262A2F">
        <w:rPr>
          <w:b/>
          <w:bCs/>
        </w:rPr>
        <w:t xml:space="preserve">E: </w:t>
      </w:r>
      <w:r w:rsidRPr="00443711">
        <w:t>–</w:t>
      </w:r>
      <w:r w:rsidRPr="00443711">
        <w:rPr>
          <w:rStyle w:val="FootnoteReference"/>
          <w:rFonts w:cs="Times New Roman"/>
          <w:rtl/>
        </w:rPr>
        <w:footnoteReference w:id="3015"/>
      </w:r>
      <w:r>
        <w:rPr>
          <w:b/>
          <w:bCs/>
        </w:rPr>
        <w:t xml:space="preserve"> </w:t>
      </w:r>
      <w:r w:rsidRPr="00262A2F">
        <w:rPr>
          <w:b/>
          <w:bCs/>
        </w:rPr>
        <w:t>D:</w:t>
      </w:r>
      <w:r w:rsidRPr="00285EDE">
        <w:t xml:space="preserve"> </w:t>
      </w:r>
      <w:r w:rsidRPr="00012AB6">
        <w:t>Pre-222</w:t>
      </w:r>
      <w:r w:rsidR="00012AB6">
        <w:rPr>
          <w:rStyle w:val="FootnoteReference"/>
        </w:rPr>
        <w:footnoteReference w:id="3016"/>
      </w:r>
    </w:p>
    <w:p w14:paraId="5B9C92DA" w14:textId="77777777" w:rsidR="00BD0433" w:rsidRDefault="00BD0433" w:rsidP="0018007E">
      <w:pPr>
        <w:numPr>
          <w:ilvl w:val="0"/>
          <w:numId w:val="116"/>
        </w:numPr>
        <w:bidi w:val="0"/>
      </w:pPr>
      <w:r w:rsidRPr="00262A2F">
        <w:rPr>
          <w:b/>
          <w:bCs/>
        </w:rPr>
        <w:t>O:</w:t>
      </w:r>
      <w:r>
        <w:rPr>
          <w:b/>
          <w:bCs/>
        </w:rPr>
        <w:t xml:space="preserve"> </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00731FA3" w:rsidRPr="00731FA3">
        <w:rPr>
          <w:rStyle w:val="FootnoteReference"/>
          <w:rFonts w:cs="Times New Roman"/>
          <w:rtl/>
        </w:rPr>
        <w:footnoteReference w:id="3017"/>
      </w:r>
      <w:r>
        <w:rPr>
          <w:b/>
          <w:bCs/>
        </w:rPr>
        <w:t xml:space="preserve"> </w:t>
      </w:r>
      <w:r w:rsidRPr="00262A2F">
        <w:rPr>
          <w:b/>
          <w:bCs/>
        </w:rPr>
        <w:t>Ds:</w:t>
      </w:r>
      <w:r w:rsidRPr="00262A2F">
        <w:t xml:space="preserve"> </w:t>
      </w:r>
      <w:r w:rsidR="00196B3F">
        <w:t>Joseph (</w:t>
      </w:r>
      <w:r w:rsidR="0018007E">
        <w:t>108</w:t>
      </w:r>
      <w:r>
        <w:t>)’</w:t>
      </w:r>
      <w:r w:rsidRPr="005D3BF5">
        <w:t>s</w:t>
      </w:r>
      <w:r>
        <w:t xml:space="preserve"> son</w:t>
      </w:r>
      <w:r w:rsidRPr="00262A2F">
        <w:rPr>
          <w:b/>
          <w:bCs/>
        </w:rPr>
        <w:t xml:space="preserve"> F:</w:t>
      </w:r>
      <w:r w:rsidRPr="00262A2F">
        <w:t xml:space="preserve"> </w:t>
      </w:r>
      <w:r>
        <w:t xml:space="preserve">Inscription, list of citizens, </w:t>
      </w:r>
      <w:r w:rsidRPr="00D537E5">
        <w:t>Hauran</w:t>
      </w:r>
      <w:r>
        <w:rPr>
          <w:rStyle w:val="FootnoteReference"/>
        </w:rPr>
        <w:footnoteReference w:id="3018"/>
      </w:r>
      <w:r>
        <w:t xml:space="preserve"> </w:t>
      </w:r>
      <w:r w:rsidRPr="00262A2F">
        <w:rPr>
          <w:b/>
          <w:bCs/>
        </w:rPr>
        <w:t>S:</w:t>
      </w:r>
      <w:r w:rsidRPr="00262A2F">
        <w:t xml:space="preserve"> </w:t>
      </w:r>
      <w:smartTag w:uri="urn:schemas-microsoft-com:office:smarttags" w:element="place">
        <w:r w:rsidRPr="00A54246">
          <w:t>Ewing</w:t>
        </w:r>
      </w:smartTag>
      <w:r w:rsidRPr="00A54246">
        <w:t xml:space="preserve">, </w:t>
      </w:r>
      <w:r w:rsidRPr="00A54246">
        <w:rPr>
          <w:i/>
          <w:iCs/>
        </w:rPr>
        <w:t>P</w:t>
      </w:r>
      <w:r w:rsidRPr="00A54246">
        <w:rPr>
          <w:i/>
          <w:iCs/>
        </w:rPr>
        <w:t>E</w:t>
      </w:r>
      <w:r w:rsidRPr="00A54246">
        <w:rPr>
          <w:i/>
          <w:iCs/>
        </w:rPr>
        <w:t xml:space="preserve">FQS </w:t>
      </w:r>
      <w:r w:rsidRPr="00A54246">
        <w:t>27 (1895) 139</w:t>
      </w:r>
      <w:r w:rsidR="00731FA3">
        <w:t xml:space="preserve"> </w:t>
      </w:r>
      <w:r w:rsidRPr="00262A2F">
        <w:rPr>
          <w:b/>
          <w:bCs/>
        </w:rPr>
        <w:t>E:</w:t>
      </w:r>
      <w:r w:rsidRPr="00682063">
        <w:rPr>
          <w:rFonts w:cs="Times New Roman"/>
        </w:rPr>
        <w:t xml:space="preserve"> </w:t>
      </w:r>
      <w:r>
        <w:rPr>
          <w:rFonts w:cs="Times New Roman"/>
        </w:rPr>
        <w:t>Jew?</w:t>
      </w:r>
      <w:r w:rsidRPr="000B4AD5">
        <w:rPr>
          <w:rStyle w:val="FootnoteReference"/>
          <w:rtl/>
        </w:rPr>
        <w:t xml:space="preserve"> </w:t>
      </w:r>
      <w:r w:rsidRPr="000B4AD5">
        <w:rPr>
          <w:rStyle w:val="FootnoteReference"/>
          <w:rFonts w:cs="Times New Roman"/>
          <w:rtl/>
        </w:rPr>
        <w:footnoteReference w:id="3019"/>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3020"/>
      </w:r>
    </w:p>
    <w:p w14:paraId="20BAAA9C" w14:textId="77777777" w:rsidR="00731FA3" w:rsidRPr="007748BD" w:rsidRDefault="00731FA3" w:rsidP="00CF1A10">
      <w:pPr>
        <w:numPr>
          <w:ilvl w:val="0"/>
          <w:numId w:val="116"/>
        </w:numPr>
        <w:bidi w:val="0"/>
        <w:rPr>
          <w:rFonts w:ascii="Graeca" w:hAnsi="Graeca" w:cs="Graeca"/>
          <w:rtl/>
        </w:rPr>
      </w:pPr>
      <w:r w:rsidRPr="007748BD">
        <w:rPr>
          <w:b/>
          <w:bCs/>
        </w:rPr>
        <w:t xml:space="preserve">O: </w:t>
      </w:r>
      <w:r w:rsidRPr="007748BD">
        <w:rPr>
          <w:rFonts w:ascii="Graeca" w:hAnsi="Graeca"/>
        </w:rPr>
        <w:t></w:t>
      </w:r>
      <w:r w:rsidRPr="007748BD">
        <w:rPr>
          <w:rFonts w:ascii="Graeca" w:hAnsi="Graeca"/>
        </w:rPr>
        <w:t></w:t>
      </w:r>
      <w:r w:rsidRPr="007748BD">
        <w:rPr>
          <w:rFonts w:ascii="Graeca" w:hAnsi="Graeca"/>
        </w:rPr>
        <w:t></w:t>
      </w:r>
      <w:r w:rsidRPr="007748BD">
        <w:rPr>
          <w:rFonts w:ascii="Graeca" w:hAnsi="Graeca"/>
        </w:rPr>
        <w:t></w:t>
      </w:r>
      <w:r w:rsidRPr="007748BD">
        <w:rPr>
          <w:rFonts w:ascii="Graeca" w:hAnsi="Graeca"/>
        </w:rPr>
        <w:t></w:t>
      </w:r>
      <w:r w:rsidRPr="007748BD">
        <w:rPr>
          <w:rFonts w:ascii="Graeca" w:hAnsi="Graeca"/>
        </w:rPr>
        <w:t></w:t>
      </w:r>
      <w:r w:rsidRPr="007748BD">
        <w:rPr>
          <w:rFonts w:ascii="Graeca" w:hAnsi="Graeca"/>
        </w:rPr>
        <w:t></w:t>
      </w:r>
      <w:r w:rsidRPr="007748BD">
        <w:rPr>
          <w:rFonts w:ascii="Graeca" w:hAnsi="Graeca"/>
        </w:rPr>
        <w:t></w:t>
      </w:r>
      <w:r w:rsidRPr="007748BD">
        <w:rPr>
          <w:rFonts w:ascii="Graeca" w:hAnsi="Graeca"/>
        </w:rPr>
        <w:t></w:t>
      </w:r>
      <w:r w:rsidR="00D62275" w:rsidRPr="007748BD">
        <w:rPr>
          <w:rStyle w:val="FootnoteReference"/>
          <w:rFonts w:cs="Times New Roman"/>
          <w:rtl/>
        </w:rPr>
        <w:footnoteReference w:id="3021"/>
      </w:r>
      <w:r w:rsidRPr="007748BD">
        <w:rPr>
          <w:rFonts w:cs="Times New Roman"/>
        </w:rPr>
        <w:t xml:space="preserve"> </w:t>
      </w:r>
      <w:r w:rsidRPr="007748BD">
        <w:rPr>
          <w:b/>
          <w:bCs/>
        </w:rPr>
        <w:t>Ds:</w:t>
      </w:r>
      <w:r w:rsidRPr="007748BD">
        <w:t xml:space="preserve"> Tobiah (8)’s father</w:t>
      </w:r>
      <w:r w:rsidRPr="007748BD">
        <w:rPr>
          <w:b/>
          <w:bCs/>
        </w:rPr>
        <w:t xml:space="preserve"> F:</w:t>
      </w:r>
      <w:r w:rsidRPr="007748BD">
        <w:t xml:space="preserve"> Epitaph, Mourdouk</w:t>
      </w:r>
      <w:r w:rsidRPr="007748BD">
        <w:rPr>
          <w:rStyle w:val="FootnoteReference"/>
          <w:rFonts w:cs="Times New Roman"/>
          <w:rtl/>
        </w:rPr>
        <w:footnoteReference w:id="3022"/>
      </w:r>
      <w:r w:rsidRPr="007748BD">
        <w:t xml:space="preserve"> </w:t>
      </w:r>
      <w:r w:rsidRPr="007748BD">
        <w:rPr>
          <w:b/>
          <w:bCs/>
        </w:rPr>
        <w:t>S:</w:t>
      </w:r>
      <w:r w:rsidRPr="007748BD">
        <w:t xml:space="preserve"> Dunand, </w:t>
      </w:r>
      <w:r w:rsidRPr="007748BD">
        <w:rPr>
          <w:i/>
          <w:iCs/>
        </w:rPr>
        <w:t>RB</w:t>
      </w:r>
      <w:r w:rsidRPr="007748BD">
        <w:t xml:space="preserve"> 41 (1932) 562 </w:t>
      </w:r>
      <w:r w:rsidRPr="007748BD">
        <w:rPr>
          <w:b/>
          <w:bCs/>
        </w:rPr>
        <w:t xml:space="preserve">E: </w:t>
      </w:r>
      <w:r w:rsidRPr="007748BD">
        <w:rPr>
          <w:rFonts w:cs="Times New Roman"/>
        </w:rPr>
        <w:t>Jew?</w:t>
      </w:r>
      <w:r w:rsidRPr="007748BD">
        <w:rPr>
          <w:rStyle w:val="FootnoteReference"/>
          <w:rFonts w:cs="Times New Roman"/>
          <w:rtl/>
        </w:rPr>
        <w:footnoteReference w:id="3023"/>
      </w:r>
      <w:r w:rsidRPr="007748BD">
        <w:t xml:space="preserve"> </w:t>
      </w:r>
      <w:r w:rsidRPr="007748BD">
        <w:rPr>
          <w:b/>
          <w:bCs/>
        </w:rPr>
        <w:t xml:space="preserve">D: </w:t>
      </w:r>
      <w:r w:rsidRPr="00733C61">
        <w:rPr>
          <w:rFonts w:cs="Times New Roman"/>
          <w:lang w:val="it-IT"/>
        </w:rPr>
        <w:t>–</w:t>
      </w:r>
      <w:r w:rsidR="00136BAF" w:rsidRPr="005F539E">
        <w:rPr>
          <w:rStyle w:val="FootnoteReference"/>
          <w:rFonts w:cs="Times New Roman"/>
        </w:rPr>
        <w:footnoteReference w:id="3024"/>
      </w:r>
    </w:p>
    <w:p w14:paraId="342FEE5A" w14:textId="77777777" w:rsidR="00BD0433" w:rsidRDefault="00BD0433" w:rsidP="00CF1A10">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Hillel (10)’</w:t>
      </w:r>
      <w:r w:rsidRPr="005D3BF5">
        <w:t>s</w:t>
      </w:r>
      <w:r>
        <w:t xml:space="preserve"> son</w:t>
      </w:r>
      <w:r w:rsidRPr="00262A2F">
        <w:rPr>
          <w:b/>
          <w:bCs/>
        </w:rPr>
        <w:t xml:space="preserve"> F:</w:t>
      </w:r>
      <w:r w:rsidRPr="00262A2F">
        <w:t xml:space="preserve"> </w:t>
      </w:r>
      <w:r>
        <w:t xml:space="preserve">Inscription, </w:t>
      </w:r>
      <w:r>
        <w:rPr>
          <w:lang w:val="it-IT"/>
        </w:rPr>
        <w:t>Wadi Hajjaj</w:t>
      </w:r>
      <w:r>
        <w:rPr>
          <w:rStyle w:val="FootnoteReference"/>
          <w:lang w:val="it-IT"/>
        </w:rPr>
        <w:footnoteReference w:id="3025"/>
      </w:r>
      <w:r w:rsidRPr="00262A2F">
        <w:rPr>
          <w:b/>
          <w:bCs/>
        </w:rPr>
        <w:t xml:space="preserve"> S:</w:t>
      </w:r>
      <w:r w:rsidRPr="00262A2F">
        <w:t xml:space="preserve"> </w:t>
      </w:r>
      <w:smartTag w:uri="urn:schemas-microsoft-com:office:smarttags" w:element="place">
        <w:r w:rsidRPr="00A54246">
          <w:t>Negev</w:t>
        </w:r>
      </w:smartTag>
      <w:r w:rsidRPr="00A54246">
        <w:t xml:space="preserve">, </w:t>
      </w:r>
      <w:r w:rsidRPr="00A54246">
        <w:rPr>
          <w:i/>
          <w:iCs/>
        </w:rPr>
        <w:t xml:space="preserve">Qadmoniot </w:t>
      </w:r>
      <w:r w:rsidRPr="00A54246">
        <w:t>4 (1971) 24</w:t>
      </w:r>
      <w:r>
        <w:t xml:space="preserve"> </w:t>
      </w:r>
      <w:r w:rsidRPr="00262A2F">
        <w:rPr>
          <w:b/>
          <w:bCs/>
        </w:rPr>
        <w:t xml:space="preserve">E: </w:t>
      </w:r>
      <w:r w:rsidRPr="00443711">
        <w:t>–</w:t>
      </w:r>
      <w:r w:rsidRPr="00443711">
        <w:rPr>
          <w:rStyle w:val="FootnoteReference"/>
          <w:rFonts w:cs="Times New Roman"/>
          <w:rtl/>
        </w:rPr>
        <w:footnoteReference w:id="3026"/>
      </w:r>
      <w: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3027"/>
      </w:r>
    </w:p>
    <w:p w14:paraId="2DD7B7B5" w14:textId="77777777" w:rsidR="00BD0433" w:rsidRDefault="00BD0433" w:rsidP="00AF217E">
      <w:pPr>
        <w:numPr>
          <w:ilvl w:val="0"/>
          <w:numId w:val="116"/>
        </w:numPr>
        <w:bidi w:val="0"/>
      </w:pPr>
      <w:r w:rsidRPr="00262A2F">
        <w:rPr>
          <w:b/>
          <w:bCs/>
        </w:rPr>
        <w:t>O:</w:t>
      </w:r>
      <w:r>
        <w:rPr>
          <w:b/>
          <w:bCs/>
        </w:rPr>
        <w:t xml:space="preserve"> </w:t>
      </w:r>
      <w:r w:rsidR="002F470D" w:rsidRPr="00731FA3">
        <w:rPr>
          <w:rFonts w:ascii="Graeca" w:hAnsi="Graeca" w:cs="Graeca"/>
        </w:rPr>
        <w:t></w:t>
      </w:r>
      <w:r w:rsidR="002F470D" w:rsidRPr="00731FA3">
        <w:rPr>
          <w:rFonts w:ascii="Graeca" w:hAnsi="Graeca" w:cs="Graeca"/>
        </w:rPr>
        <w:t></w:t>
      </w:r>
      <w:r w:rsidR="002F470D" w:rsidRPr="00731FA3">
        <w:rPr>
          <w:rFonts w:ascii="Graeca" w:hAnsi="Graeca" w:cs="Graeca"/>
        </w:rPr>
        <w:t></w:t>
      </w:r>
      <w:r w:rsidR="002F470D"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Pr="00731FA3">
        <w:rPr>
          <w:rStyle w:val="FootnoteReference"/>
          <w:lang w:val="fr-FR"/>
        </w:rPr>
        <w:footnoteReference w:id="3028"/>
      </w:r>
      <w:r>
        <w:rPr>
          <w:b/>
          <w:bCs/>
        </w:rPr>
        <w:t xml:space="preserve"> </w:t>
      </w:r>
      <w:r w:rsidRPr="00262A2F">
        <w:rPr>
          <w:b/>
          <w:bCs/>
        </w:rPr>
        <w:t>Ds:</w:t>
      </w:r>
      <w:r w:rsidRPr="00262A2F">
        <w:t xml:space="preserve"> </w:t>
      </w:r>
      <w:r w:rsidRPr="004D1D0A">
        <w:t>Simon</w:t>
      </w:r>
      <w:r w:rsidR="00354F9C">
        <w:t xml:space="preserve"> (7</w:t>
      </w:r>
      <w:r w:rsidR="004B7DBB">
        <w:t>0</w:t>
      </w:r>
      <w:r w:rsidRPr="004D1D0A">
        <w:t>)’s father</w:t>
      </w:r>
      <w:r w:rsidRPr="00262A2F">
        <w:rPr>
          <w:b/>
          <w:bCs/>
        </w:rPr>
        <w:t xml:space="preserve"> F:</w:t>
      </w:r>
      <w:r w:rsidRPr="00262A2F">
        <w:t xml:space="preserve"> </w:t>
      </w:r>
      <w:r>
        <w:t xml:space="preserve">Sarcophgus, Tiberias </w:t>
      </w:r>
      <w:r w:rsidRPr="00262A2F">
        <w:rPr>
          <w:b/>
          <w:bCs/>
        </w:rPr>
        <w:t>S:</w:t>
      </w:r>
      <w:r w:rsidRPr="00262A2F">
        <w:t xml:space="preserve"> </w:t>
      </w:r>
      <w:r>
        <w:t xml:space="preserve">Ovadiah, </w:t>
      </w:r>
      <w:r>
        <w:rPr>
          <w:i/>
          <w:iCs/>
        </w:rPr>
        <w:t>IEJ</w:t>
      </w:r>
      <w:r>
        <w:t xml:space="preserve"> 22 (1972) 231 </w:t>
      </w:r>
      <w:r w:rsidRPr="00262A2F">
        <w:rPr>
          <w:b/>
          <w:bCs/>
        </w:rPr>
        <w:t>E:</w:t>
      </w:r>
      <w:r w:rsidRPr="00682063">
        <w:rPr>
          <w:rFonts w:cs="Times New Roman"/>
        </w:rPr>
        <w:t xml:space="preserve"> </w:t>
      </w:r>
      <w:r w:rsidR="002F470D">
        <w:t>Jew?</w:t>
      </w:r>
      <w:r w:rsidR="002F470D">
        <w:rPr>
          <w:rStyle w:val="FootnoteReference"/>
        </w:rPr>
        <w:footnoteReference w:id="3029"/>
      </w:r>
      <w:r w:rsidRPr="00682063">
        <w:rPr>
          <w:rFonts w:cs="Times New Roman"/>
        </w:rPr>
        <w:t xml:space="preserve"> </w:t>
      </w:r>
      <w:r w:rsidRPr="00262A2F">
        <w:rPr>
          <w:b/>
          <w:bCs/>
        </w:rPr>
        <w:t>D:</w:t>
      </w:r>
      <w:r>
        <w:rPr>
          <w:b/>
          <w:bCs/>
        </w:rPr>
        <w:t xml:space="preserve"> </w:t>
      </w:r>
      <w:r w:rsidRPr="000443AB">
        <w:t>3</w:t>
      </w:r>
      <w:r w:rsidRPr="000443AB">
        <w:rPr>
          <w:vertAlign w:val="superscript"/>
        </w:rPr>
        <w:t>rd</w:t>
      </w:r>
      <w:r w:rsidRPr="000443AB">
        <w:t xml:space="preserve"> C</w:t>
      </w:r>
    </w:p>
    <w:p w14:paraId="47AF5965" w14:textId="77777777" w:rsidR="00BD0433" w:rsidRDefault="00BD0433" w:rsidP="00CF1A10">
      <w:pPr>
        <w:numPr>
          <w:ilvl w:val="0"/>
          <w:numId w:val="116"/>
        </w:numPr>
        <w:bidi w:val="0"/>
      </w:pPr>
      <w:r w:rsidRPr="00262A2F">
        <w:rPr>
          <w:b/>
          <w:bCs/>
        </w:rPr>
        <w:t xml:space="preserve">O: </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AF16CC">
        <w:rPr>
          <w:rStyle w:val="FootnoteReference"/>
          <w:rFonts w:cs="Times New Roman"/>
        </w:rPr>
        <w:footnoteReference w:id="3030"/>
      </w:r>
      <w:r>
        <w:rPr>
          <w:rFonts w:cs="Times New Roman"/>
        </w:rPr>
        <w:t xml:space="preserve"> </w:t>
      </w:r>
      <w:r w:rsidRPr="00262A2F">
        <w:rPr>
          <w:b/>
          <w:bCs/>
        </w:rPr>
        <w:t>Ds:</w:t>
      </w:r>
      <w:r w:rsidRPr="00262A2F">
        <w:t xml:space="preserve"> </w:t>
      </w:r>
      <w:r>
        <w:t>Mara (1)’</w:t>
      </w:r>
      <w:r w:rsidRPr="005D3BF5">
        <w:t>s</w:t>
      </w:r>
      <w:r>
        <w:t xml:space="preserve"> father</w:t>
      </w:r>
      <w:r w:rsidRPr="00262A2F">
        <w:rPr>
          <w:b/>
          <w:bCs/>
        </w:rPr>
        <w:t xml:space="preserve"> F:</w:t>
      </w:r>
      <w:r w:rsidRPr="00262A2F">
        <w:t xml:space="preserve"> </w:t>
      </w:r>
      <w:r>
        <w:t xml:space="preserve">Epitaph, Tiberias </w:t>
      </w:r>
      <w:r w:rsidRPr="00262A2F">
        <w:rPr>
          <w:b/>
          <w:bCs/>
        </w:rPr>
        <w:t>S:</w:t>
      </w:r>
      <w:r w:rsidRPr="00262A2F">
        <w:t xml:space="preserve"> </w:t>
      </w:r>
      <w:r w:rsidRPr="00A54246">
        <w:t xml:space="preserve">Lifschitz, </w:t>
      </w:r>
      <w:r w:rsidRPr="00A54246">
        <w:rPr>
          <w:i/>
          <w:iCs/>
        </w:rPr>
        <w:t>Euphrosyne</w:t>
      </w:r>
      <w:r w:rsidRPr="00A54246">
        <w:t xml:space="preserve"> 6 (1974) 24</w:t>
      </w:r>
      <w:r>
        <w:rPr>
          <w:rtl/>
        </w:rPr>
        <w:t xml:space="preserve"> </w:t>
      </w:r>
      <w:r w:rsidRPr="00262A2F">
        <w:rPr>
          <w:b/>
          <w:bCs/>
        </w:rPr>
        <w:t xml:space="preserve">E: </w:t>
      </w:r>
      <w:r w:rsidR="00F505D2" w:rsidRPr="00F505D2">
        <w:t>Jew?</w:t>
      </w:r>
      <w:r w:rsidR="00F505D2">
        <w:rPr>
          <w:rStyle w:val="FootnoteReference"/>
        </w:rPr>
        <w:footnoteReference w:id="3031"/>
      </w:r>
      <w:r>
        <w:rPr>
          <w:b/>
          <w:bCs/>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3032"/>
      </w:r>
    </w:p>
    <w:p w14:paraId="2D054BD6" w14:textId="77777777" w:rsidR="00BD0433" w:rsidRDefault="00BD0433" w:rsidP="00CF1A10">
      <w:pPr>
        <w:numPr>
          <w:ilvl w:val="0"/>
          <w:numId w:val="116"/>
        </w:numPr>
        <w:bidi w:val="0"/>
        <w:rPr>
          <w:b/>
          <w:bCs/>
        </w:rPr>
      </w:pPr>
      <w:r w:rsidRPr="00262A2F">
        <w:rPr>
          <w:b/>
          <w:bCs/>
        </w:rPr>
        <w:t xml:space="preserve">O: </w:t>
      </w:r>
      <w:r w:rsidRPr="00443711">
        <w:t>–</w:t>
      </w:r>
      <w:r>
        <w:rPr>
          <w:b/>
          <w:bCs/>
        </w:rPr>
        <w:t xml:space="preserve"> </w:t>
      </w:r>
      <w:r w:rsidRPr="00262A2F">
        <w:rPr>
          <w:b/>
          <w:bCs/>
        </w:rPr>
        <w:t>Ds:</w:t>
      </w:r>
      <w:r w:rsidRPr="00262A2F">
        <w:t xml:space="preserve"> </w:t>
      </w:r>
      <w:r>
        <w:t>Jacob (71)’</w:t>
      </w:r>
      <w:r w:rsidRPr="005D3BF5">
        <w:t>s</w:t>
      </w:r>
      <w:r>
        <w:t xml:space="preserve"> father</w:t>
      </w:r>
      <w:r w:rsidRPr="00262A2F">
        <w:rPr>
          <w:b/>
          <w:bCs/>
        </w:rPr>
        <w:t xml:space="preserve"> F:</w:t>
      </w:r>
      <w:r w:rsidRPr="00262A2F">
        <w:t xml:space="preserve"> </w:t>
      </w:r>
      <w:r>
        <w:t xml:space="preserve">Epitaph, Zoar </w:t>
      </w:r>
      <w:r w:rsidRPr="00262A2F">
        <w:rPr>
          <w:b/>
          <w:bCs/>
        </w:rPr>
        <w:t>S:</w:t>
      </w:r>
      <w:r w:rsidRPr="00262A2F">
        <w:t xml:space="preserve"> </w:t>
      </w:r>
      <w:r w:rsidRPr="00A54246">
        <w:t xml:space="preserve">Naveh, </w:t>
      </w:r>
      <w:r w:rsidRPr="00A54246">
        <w:rPr>
          <w:i/>
          <w:iCs/>
        </w:rPr>
        <w:t>Tarbiz</w:t>
      </w:r>
      <w:r w:rsidRPr="00A54246">
        <w:t xml:space="preserve"> 64 (1995) no. 7</w:t>
      </w:r>
      <w:r>
        <w:t xml:space="preserve"> </w:t>
      </w:r>
      <w:r w:rsidRPr="00262A2F">
        <w:rPr>
          <w:b/>
          <w:bCs/>
        </w:rPr>
        <w:t xml:space="preserve">E: </w:t>
      </w:r>
      <w:r w:rsidRPr="00443711">
        <w:t>–</w:t>
      </w:r>
      <w:r>
        <w:rPr>
          <w:b/>
          <w:bCs/>
        </w:rPr>
        <w:t xml:space="preserve"> </w:t>
      </w:r>
      <w:r w:rsidRPr="00262A2F">
        <w:rPr>
          <w:b/>
          <w:bCs/>
        </w:rPr>
        <w:t>D:</w:t>
      </w:r>
      <w:r w:rsidRPr="00A52849">
        <w:t xml:space="preserve"> </w:t>
      </w:r>
      <w:r w:rsidRPr="002F6202">
        <w:t>393</w:t>
      </w:r>
      <w:r>
        <w:rPr>
          <w:rStyle w:val="FootnoteReference"/>
          <w:lang w:val="de-DE"/>
        </w:rPr>
        <w:footnoteReference w:id="3033"/>
      </w:r>
    </w:p>
    <w:p w14:paraId="3F3B29E8" w14:textId="77777777" w:rsidR="00BD0433" w:rsidRDefault="00BD0433" w:rsidP="00CF1A10">
      <w:pPr>
        <w:numPr>
          <w:ilvl w:val="0"/>
          <w:numId w:val="116"/>
        </w:numPr>
        <w:bidi w:val="0"/>
        <w:rPr>
          <w:b/>
          <w:bCs/>
        </w:rPr>
      </w:pPr>
      <w:r w:rsidRPr="00262A2F">
        <w:rPr>
          <w:b/>
          <w:bCs/>
        </w:rPr>
        <w:t xml:space="preserve">O: </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00731FA3" w:rsidRPr="00731FA3">
        <w:rPr>
          <w:rStyle w:val="FootnoteReference"/>
          <w:rFonts w:cs="Times New Roman"/>
          <w:rtl/>
        </w:rPr>
        <w:footnoteReference w:id="3034"/>
      </w:r>
      <w:r>
        <w:rPr>
          <w:rFonts w:cs="Times New Roman"/>
        </w:rPr>
        <w:t xml:space="preserve"> </w:t>
      </w:r>
      <w:r w:rsidRPr="00262A2F">
        <w:rPr>
          <w:b/>
          <w:bCs/>
        </w:rPr>
        <w:t>Ds:</w:t>
      </w:r>
      <w:r w:rsidRPr="00262A2F">
        <w:t xml:space="preserve"> </w:t>
      </w:r>
      <w:r w:rsidR="00FB0BEE">
        <w:t>Kh</w:t>
      </w:r>
      <w:r w:rsidR="00282735" w:rsidRPr="00282735">
        <w:rPr>
          <w:lang w:val="it-IT"/>
        </w:rPr>
        <w:t>olbidia</w:t>
      </w:r>
      <w:r w:rsidR="00282735">
        <w:t xml:space="preserve"> </w:t>
      </w:r>
      <w:r>
        <w:t>(1)’</w:t>
      </w:r>
      <w:r w:rsidRPr="005D3BF5">
        <w:t>s</w:t>
      </w:r>
      <w:r>
        <w:t xml:space="preserve"> son</w:t>
      </w:r>
      <w:r w:rsidRPr="00262A2F">
        <w:rPr>
          <w:b/>
          <w:bCs/>
        </w:rPr>
        <w:t xml:space="preserve"> F:</w:t>
      </w:r>
      <w:r w:rsidRPr="00262A2F">
        <w:t xml:space="preserve"> </w:t>
      </w:r>
      <w:r>
        <w:t xml:space="preserve">Epitaph, </w:t>
      </w:r>
      <w:smartTag w:uri="urn:schemas-microsoft-com:office:smarttags" w:element="place">
        <w:smartTag w:uri="urn:schemas-microsoft-com:office:smarttags" w:element="City">
          <w:r>
            <w:t>Jaffa</w:t>
          </w:r>
        </w:smartTag>
      </w:smartTag>
      <w:r>
        <w:t xml:space="preserve"> </w:t>
      </w:r>
      <w:r w:rsidRPr="00262A2F">
        <w:rPr>
          <w:b/>
          <w:bCs/>
        </w:rPr>
        <w:t>S:</w:t>
      </w:r>
      <w:r w:rsidRPr="00262A2F">
        <w:t xml:space="preserve"> </w:t>
      </w:r>
      <w:r w:rsidRPr="00A54246">
        <w:t xml:space="preserve">Price, </w:t>
      </w:r>
      <w:r w:rsidRPr="00A54246">
        <w:rPr>
          <w:i/>
          <w:iCs/>
        </w:rPr>
        <w:t>SCI</w:t>
      </w:r>
      <w:r w:rsidRPr="00A54246">
        <w:t xml:space="preserve"> 22 (2003) 226</w:t>
      </w:r>
      <w:r>
        <w:t xml:space="preserve"> </w:t>
      </w:r>
      <w:r>
        <w:rPr>
          <w:b/>
          <w:bCs/>
        </w:rPr>
        <w:t xml:space="preserve">E: </w:t>
      </w:r>
      <w:r w:rsidRPr="00443711">
        <w:t>–</w:t>
      </w:r>
      <w:r>
        <w:rPr>
          <w:b/>
          <w:bCs/>
        </w:rPr>
        <w:t xml:space="preserve"> </w:t>
      </w:r>
      <w:r w:rsidRPr="00262A2F">
        <w:rPr>
          <w:b/>
          <w:bCs/>
        </w:rPr>
        <w:t>D:</w:t>
      </w:r>
      <w:r>
        <w:rPr>
          <w:b/>
          <w:bCs/>
        </w:rPr>
        <w:t xml:space="preserve"> </w:t>
      </w:r>
      <w:r w:rsidRPr="008B59C0">
        <w:t>3</w:t>
      </w:r>
      <w:r w:rsidRPr="008B59C0">
        <w:rPr>
          <w:vertAlign w:val="superscript"/>
        </w:rPr>
        <w:t>rd</w:t>
      </w:r>
      <w:r w:rsidRPr="008B59C0">
        <w:t xml:space="preserve"> C</w:t>
      </w:r>
      <w:r>
        <w:t>?</w:t>
      </w:r>
      <w:r>
        <w:rPr>
          <w:rStyle w:val="FootnoteReference"/>
        </w:rPr>
        <w:footnoteReference w:id="3035"/>
      </w:r>
    </w:p>
    <w:p w14:paraId="5BC388F7" w14:textId="77777777" w:rsidR="00BD0433" w:rsidRPr="007D59F6" w:rsidRDefault="00BD0433" w:rsidP="00CF1A10">
      <w:pPr>
        <w:numPr>
          <w:ilvl w:val="0"/>
          <w:numId w:val="116"/>
        </w:numPr>
        <w:bidi w:val="0"/>
      </w:pPr>
      <w:r w:rsidRPr="007D59F6">
        <w:rPr>
          <w:b/>
          <w:bCs/>
        </w:rPr>
        <w:t xml:space="preserve">O: </w:t>
      </w:r>
      <w:r w:rsidRPr="00443711">
        <w:t>–</w:t>
      </w:r>
      <w:r w:rsidRPr="007D59F6">
        <w:rPr>
          <w:b/>
          <w:bCs/>
        </w:rPr>
        <w:t xml:space="preserve"> Ds:</w:t>
      </w:r>
      <w:r w:rsidRPr="007D59F6">
        <w:t xml:space="preserve"> </w:t>
      </w:r>
      <w:r w:rsidR="00196B3F">
        <w:t>Joseph (12</w:t>
      </w:r>
      <w:r w:rsidR="002C2DA4">
        <w:t>5</w:t>
      </w:r>
      <w:r>
        <w:t>)’</w:t>
      </w:r>
      <w:r w:rsidRPr="007D59F6">
        <w:t>s son, scribe</w:t>
      </w:r>
      <w:r w:rsidRPr="007D59F6">
        <w:rPr>
          <w:rStyle w:val="FootnoteReference"/>
        </w:rPr>
        <w:footnoteReference w:id="3036"/>
      </w:r>
      <w:r w:rsidRPr="007D59F6">
        <w:rPr>
          <w:b/>
          <w:bCs/>
        </w:rPr>
        <w:t xml:space="preserve"> F:</w:t>
      </w:r>
      <w:r w:rsidRPr="007D59F6">
        <w:t xml:space="preserve"> Epitaph, </w:t>
      </w:r>
      <w:r w:rsidRPr="007D59F6">
        <w:rPr>
          <w:lang w:val="it-IT"/>
        </w:rPr>
        <w:t>Sepphoris</w:t>
      </w:r>
      <w:r w:rsidRPr="007D59F6">
        <w:t xml:space="preserve">, Druks </w:t>
      </w:r>
      <w:r w:rsidRPr="007D59F6">
        <w:rPr>
          <w:b/>
          <w:bCs/>
        </w:rPr>
        <w:t>S:</w:t>
      </w:r>
      <w:r w:rsidRPr="007D59F6">
        <w:t xml:space="preserve"> Naveh, </w:t>
      </w:r>
      <w:r w:rsidRPr="007D59F6">
        <w:rPr>
          <w:i/>
          <w:iCs/>
        </w:rPr>
        <w:t>Atiqot</w:t>
      </w:r>
      <w:r w:rsidRPr="007D59F6">
        <w:t xml:space="preserve"> 49 (2005)</w:t>
      </w:r>
      <w:r w:rsidR="007E6880">
        <w:t xml:space="preserve"> </w:t>
      </w:r>
      <w:r w:rsidRPr="007D59F6">
        <w:t xml:space="preserve">114* </w:t>
      </w:r>
      <w:r w:rsidRPr="007D59F6">
        <w:rPr>
          <w:b/>
          <w:bCs/>
        </w:rPr>
        <w:t xml:space="preserve">E: </w:t>
      </w:r>
      <w:r w:rsidRPr="00443711">
        <w:t>–</w:t>
      </w:r>
      <w:r w:rsidRPr="007D59F6">
        <w:rPr>
          <w:b/>
          <w:bCs/>
        </w:rPr>
        <w:t xml:space="preserve"> D:</w:t>
      </w:r>
      <w:r w:rsidRPr="007D59F6">
        <w:t xml:space="preserve"> </w:t>
      </w:r>
      <w:r w:rsidRPr="000443AB">
        <w:t>3</w:t>
      </w:r>
      <w:r w:rsidRPr="000443AB">
        <w:rPr>
          <w:vertAlign w:val="superscript"/>
        </w:rPr>
        <w:t>rd</w:t>
      </w:r>
      <w:r w:rsidRPr="000443AB">
        <w:t>-4</w:t>
      </w:r>
      <w:r w:rsidRPr="000443AB">
        <w:rPr>
          <w:vertAlign w:val="superscript"/>
        </w:rPr>
        <w:t>th</w:t>
      </w:r>
      <w:r w:rsidRPr="000443AB">
        <w:t xml:space="preserve"> C</w:t>
      </w:r>
    </w:p>
    <w:p w14:paraId="776A43D8" w14:textId="77777777" w:rsidR="00BD0433" w:rsidRDefault="00BD0433" w:rsidP="0018007E">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rsidR="0018007E">
        <w:t>Ma</w:t>
      </w:r>
      <w:r w:rsidR="00731374">
        <w:rPr>
          <w:rFonts w:ascii="Times Beyrut Roman" w:hAnsi="Times Beyrut Roman"/>
        </w:rPr>
        <w:t>h</w:t>
      </w:r>
      <w:r w:rsidR="00731374">
        <w:rPr>
          <w:rFonts w:cs="Times New Roman"/>
        </w:rPr>
        <w:t>̣</w:t>
      </w:r>
      <w:r w:rsidR="0018007E">
        <w:t xml:space="preserve">irshah </w:t>
      </w:r>
      <w:r>
        <w:t>(2)’</w:t>
      </w:r>
      <w:r w:rsidRPr="005D3BF5">
        <w:t>s</w:t>
      </w:r>
      <w:r>
        <w:t xml:space="preserve"> father</w:t>
      </w:r>
      <w:r>
        <w:rPr>
          <w:b/>
          <w:bCs/>
        </w:rPr>
        <w:t xml:space="preserve"> </w:t>
      </w:r>
      <w:r w:rsidRPr="00262A2F">
        <w:rPr>
          <w:b/>
          <w:bCs/>
        </w:rPr>
        <w:t>F:</w:t>
      </w:r>
      <w:r w:rsidRPr="00262A2F">
        <w:t xml:space="preserve"> </w:t>
      </w:r>
      <w:r>
        <w:t xml:space="preserve">Epitaph, Zoar </w:t>
      </w:r>
      <w:r w:rsidRPr="00262A2F">
        <w:rPr>
          <w:b/>
          <w:bCs/>
        </w:rPr>
        <w:t>S:</w:t>
      </w:r>
      <w:r w:rsidRPr="00262A2F">
        <w:t xml:space="preserve"> </w:t>
      </w:r>
      <w:r>
        <w:t>Mi</w:t>
      </w:r>
      <w:r w:rsidR="0018007E">
        <w:t>s</w:t>
      </w:r>
      <w:r>
        <w:t xml:space="preserve">gav &amp; Stern, </w:t>
      </w:r>
      <w:r>
        <w:rPr>
          <w:i/>
          <w:iCs/>
        </w:rPr>
        <w:t>Tarbiz</w:t>
      </w:r>
      <w:r>
        <w:t xml:space="preserve"> 74 (2005) no. 26 </w:t>
      </w:r>
      <w:r w:rsidRPr="00262A2F">
        <w:rPr>
          <w:b/>
          <w:bCs/>
        </w:rPr>
        <w:t xml:space="preserve">E: </w:t>
      </w:r>
      <w:r w:rsidRPr="00443711">
        <w:t>–</w:t>
      </w:r>
      <w:r>
        <w:rPr>
          <w:b/>
          <w:bCs/>
        </w:rPr>
        <w:t xml:space="preserve"> </w:t>
      </w:r>
      <w:r w:rsidRPr="00262A2F">
        <w:rPr>
          <w:b/>
          <w:bCs/>
        </w:rPr>
        <w:t>D:</w:t>
      </w:r>
      <w:r w:rsidRPr="001A19D8">
        <w:t xml:space="preserve"> </w:t>
      </w:r>
      <w:r>
        <w:t>361</w:t>
      </w:r>
      <w:r>
        <w:rPr>
          <w:rStyle w:val="FootnoteReference"/>
          <w:lang w:val="de-DE"/>
        </w:rPr>
        <w:footnoteReference w:id="3037"/>
      </w:r>
    </w:p>
    <w:p w14:paraId="42B9A6B0" w14:textId="77777777" w:rsidR="00BD0433" w:rsidRDefault="00BD0433" w:rsidP="00CF1A10">
      <w:pPr>
        <w:numPr>
          <w:ilvl w:val="0"/>
          <w:numId w:val="116"/>
        </w:numPr>
        <w:bidi w:val="0"/>
      </w:pPr>
      <w:r w:rsidRPr="00262A2F">
        <w:rPr>
          <w:b/>
          <w:bCs/>
        </w:rPr>
        <w:t xml:space="preserve">O: </w:t>
      </w:r>
      <w:r w:rsidRPr="00CF3780">
        <w:rPr>
          <w:rFonts w:cs="Times New Roman"/>
          <w:rtl/>
        </w:rPr>
        <w:t>שמ[ואל]</w:t>
      </w:r>
      <w:r w:rsidRPr="000E41E3">
        <w:rPr>
          <w:rStyle w:val="FootnoteReference"/>
        </w:rPr>
        <w:footnoteReference w:id="3038"/>
      </w:r>
      <w:r>
        <w:rPr>
          <w:b/>
          <w:bCs/>
        </w:rPr>
        <w:t xml:space="preserve"> </w:t>
      </w:r>
      <w:r w:rsidRPr="00262A2F">
        <w:rPr>
          <w:b/>
          <w:bCs/>
        </w:rPr>
        <w:t>Ds:</w:t>
      </w:r>
      <w:r w:rsidRPr="00262A2F">
        <w:t xml:space="preserve"> </w:t>
      </w:r>
      <w:r>
        <w:rPr>
          <w:rFonts w:hint="cs"/>
        </w:rPr>
        <w:t>S</w:t>
      </w:r>
      <w:r w:rsidRPr="00D01BA0">
        <w:t>cribe</w:t>
      </w:r>
      <w:r>
        <w:rPr>
          <w:rStyle w:val="FootnoteReference"/>
          <w:lang w:val="de-DE"/>
        </w:rPr>
        <w:footnoteReference w:id="3039"/>
      </w:r>
      <w:r>
        <w:rPr>
          <w:b/>
          <w:bCs/>
        </w:rPr>
        <w:t xml:space="preserve"> </w:t>
      </w:r>
      <w:r w:rsidRPr="00262A2F">
        <w:rPr>
          <w:b/>
          <w:bCs/>
        </w:rPr>
        <w:t>F:</w:t>
      </w:r>
      <w:r w:rsidRPr="00262A2F">
        <w:t xml:space="preserve"> </w:t>
      </w:r>
      <w:r>
        <w:t>Synagogue Inscription, Khirbet Wadi Hamam</w:t>
      </w:r>
      <w:r>
        <w:rPr>
          <w:rStyle w:val="FootnoteReference"/>
        </w:rPr>
        <w:footnoteReference w:id="3040"/>
      </w:r>
      <w:r>
        <w:t xml:space="preserve"> </w:t>
      </w:r>
      <w:r w:rsidRPr="00262A2F">
        <w:rPr>
          <w:b/>
          <w:bCs/>
        </w:rPr>
        <w:t>S:</w:t>
      </w:r>
      <w:r w:rsidRPr="00262A2F">
        <w:t xml:space="preserve"> </w:t>
      </w:r>
      <w:r>
        <w:t xml:space="preserve">Leibner, </w:t>
      </w:r>
      <w:r>
        <w:rPr>
          <w:i/>
          <w:iCs/>
        </w:rPr>
        <w:t>Qadmoniot</w:t>
      </w:r>
      <w:r>
        <w:t xml:space="preserve"> 43 (2010) 36 </w:t>
      </w:r>
      <w:r w:rsidRPr="00262A2F">
        <w:rPr>
          <w:b/>
          <w:bCs/>
        </w:rPr>
        <w:t xml:space="preserve">E: </w:t>
      </w:r>
      <w:r w:rsidRPr="00443711">
        <w:t>–</w:t>
      </w:r>
      <w:r>
        <w:rPr>
          <w:b/>
          <w:bCs/>
        </w:rPr>
        <w:t xml:space="preserve"> </w:t>
      </w:r>
      <w:r w:rsidRPr="00262A2F">
        <w:rPr>
          <w:b/>
          <w:bCs/>
        </w:rPr>
        <w:t>D:</w:t>
      </w:r>
      <w:r w:rsidRPr="001A19D8">
        <w:t xml:space="preserve"> </w:t>
      </w:r>
      <w:r>
        <w:t>2</w:t>
      </w:r>
      <w:r w:rsidRPr="00F22852">
        <w:rPr>
          <w:vertAlign w:val="superscript"/>
        </w:rPr>
        <w:t>nd</w:t>
      </w:r>
      <w:r>
        <w:t>-3</w:t>
      </w:r>
      <w:r w:rsidRPr="001F1B4E">
        <w:rPr>
          <w:vertAlign w:val="superscript"/>
        </w:rPr>
        <w:t>rd</w:t>
      </w:r>
      <w:r>
        <w:t xml:space="preserve"> C</w:t>
      </w:r>
    </w:p>
    <w:p w14:paraId="673C7318" w14:textId="77777777" w:rsidR="00BD0433" w:rsidRPr="00E2488D" w:rsidRDefault="00BD0433" w:rsidP="00CF1A10">
      <w:pPr>
        <w:numPr>
          <w:ilvl w:val="0"/>
          <w:numId w:val="116"/>
        </w:numPr>
        <w:bidi w:val="0"/>
        <w:rPr>
          <w:b/>
          <w:bCs/>
          <w:lang w:val="de-DE"/>
        </w:rPr>
      </w:pPr>
      <w:r w:rsidRPr="00E2488D">
        <w:rPr>
          <w:b/>
          <w:bCs/>
          <w:lang w:val="de-DE"/>
        </w:rPr>
        <w:t xml:space="preserve">O: </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Style w:val="FootnoteReference"/>
        </w:rPr>
        <w:footnoteReference w:id="3041"/>
      </w:r>
      <w:r w:rsidRPr="005F3EEF">
        <w:rPr>
          <w:rFonts w:cs="Times New Roman"/>
          <w:lang w:val="de-DE"/>
        </w:rPr>
        <w:t xml:space="preserve"> </w:t>
      </w:r>
      <w:r w:rsidRPr="00682063">
        <w:rPr>
          <w:b/>
          <w:bCs/>
          <w:lang w:val="de-DE"/>
        </w:rPr>
        <w:t>Ds:</w:t>
      </w:r>
      <w:r w:rsidRPr="00682063">
        <w:rPr>
          <w:lang w:val="de-DE"/>
        </w:rPr>
        <w:t xml:space="preserve"> </w:t>
      </w:r>
      <w:r>
        <w:rPr>
          <w:lang w:val="de-DE"/>
        </w:rPr>
        <w:t>–</w:t>
      </w:r>
      <w:r w:rsidRPr="00682063">
        <w:rPr>
          <w:lang w:val="de-DE"/>
        </w:rPr>
        <w:t xml:space="preserve"> </w:t>
      </w:r>
      <w:r w:rsidRPr="00682063">
        <w:rPr>
          <w:b/>
          <w:bCs/>
          <w:lang w:val="de-DE"/>
        </w:rPr>
        <w:t xml:space="preserve">F: </w:t>
      </w:r>
      <w:r w:rsidRPr="00682063">
        <w:rPr>
          <w:lang w:val="de-DE"/>
        </w:rPr>
        <w:t xml:space="preserve">Ring, Israel </w:t>
      </w:r>
      <w:r w:rsidRPr="00682063">
        <w:rPr>
          <w:b/>
          <w:bCs/>
          <w:lang w:val="de-DE"/>
        </w:rPr>
        <w:t>S:</w:t>
      </w:r>
      <w:r w:rsidRPr="00682063">
        <w:rPr>
          <w:lang w:val="de-DE"/>
        </w:rPr>
        <w:t xml:space="preserve"> Schwabe, </w:t>
      </w:r>
      <w:r w:rsidRPr="00682063">
        <w:rPr>
          <w:i/>
          <w:iCs/>
          <w:lang w:val="de-DE"/>
        </w:rPr>
        <w:t>Tarbiz</w:t>
      </w:r>
      <w:r w:rsidRPr="00682063">
        <w:rPr>
          <w:lang w:val="de-DE"/>
        </w:rPr>
        <w:t xml:space="preserve"> 7 (1936) 345 </w:t>
      </w:r>
      <w:r w:rsidRPr="00682063">
        <w:rPr>
          <w:b/>
          <w:bCs/>
          <w:lang w:val="de-DE"/>
        </w:rPr>
        <w:t>E:</w:t>
      </w:r>
      <w:r>
        <w:rPr>
          <w:lang w:val="de-DE"/>
        </w:rPr>
        <w:t xml:space="preserve"> Jew</w:t>
      </w:r>
      <w:r w:rsidRPr="00682063">
        <w:rPr>
          <w:lang w:val="de-DE"/>
        </w:rPr>
        <w:t>?</w:t>
      </w:r>
      <w:r w:rsidRPr="00E2488D">
        <w:rPr>
          <w:rStyle w:val="FootnoteReference"/>
          <w:rFonts w:cs="Times New Roman"/>
          <w:rtl/>
        </w:rPr>
        <w:footnoteReference w:id="3042"/>
      </w:r>
      <w:r>
        <w:rPr>
          <w:lang w:val="de-DE"/>
        </w:rPr>
        <w:t xml:space="preserve"> </w:t>
      </w:r>
      <w:r w:rsidRPr="00E2488D">
        <w:rPr>
          <w:b/>
          <w:bCs/>
          <w:lang w:val="de-DE"/>
        </w:rPr>
        <w:t xml:space="preserve">D: </w:t>
      </w:r>
      <w:r w:rsidRPr="00733C61">
        <w:rPr>
          <w:rFonts w:cs="Times New Roman"/>
          <w:lang w:val="it-IT"/>
        </w:rPr>
        <w:t>–</w:t>
      </w:r>
      <w:r w:rsidR="00136BAF" w:rsidRPr="005F539E">
        <w:rPr>
          <w:rStyle w:val="FootnoteReference"/>
          <w:rFonts w:cs="Times New Roman"/>
        </w:rPr>
        <w:footnoteReference w:id="3043"/>
      </w:r>
    </w:p>
    <w:p w14:paraId="151852A9" w14:textId="77777777" w:rsidR="00BD0433" w:rsidRDefault="00BD0433" w:rsidP="00CF1A10">
      <w:pPr>
        <w:numPr>
          <w:ilvl w:val="0"/>
          <w:numId w:val="116"/>
        </w:numPr>
        <w:bidi w:val="0"/>
      </w:pPr>
      <w:r w:rsidRPr="00262A2F">
        <w:rPr>
          <w:b/>
          <w:bCs/>
        </w:rPr>
        <w:t xml:space="preserve">O: </w:t>
      </w:r>
      <w:r w:rsidRPr="00446772">
        <w:rPr>
          <w:rFonts w:ascii="Graeca" w:hAnsi="Graeca"/>
        </w:rPr>
        <w:t></w:t>
      </w:r>
      <w:r w:rsidRPr="00446772">
        <w:rPr>
          <w:rFonts w:ascii="Graeca" w:hAnsi="Graeca"/>
        </w:rPr>
        <w:t></w:t>
      </w:r>
      <w:r w:rsidRPr="00446772">
        <w:rPr>
          <w:rFonts w:ascii="Graeca" w:hAnsi="Graeca"/>
        </w:rPr>
        <w:t></w:t>
      </w:r>
      <w:r w:rsidRPr="00AF16CC">
        <w:rPr>
          <w:rStyle w:val="FootnoteReference"/>
          <w:rFonts w:cs="Times New Roman"/>
        </w:rPr>
        <w:footnoteReference w:id="3044"/>
      </w:r>
      <w:r>
        <w:rPr>
          <w:rFonts w:cs="Times New Roman"/>
        </w:rPr>
        <w:t xml:space="preserve"> </w:t>
      </w:r>
      <w:r w:rsidRPr="00262A2F">
        <w:rPr>
          <w:b/>
          <w:bCs/>
        </w:rPr>
        <w:t>Ds:</w:t>
      </w:r>
      <w:r w:rsidRPr="00262A2F">
        <w:t xml:space="preserve"> </w:t>
      </w:r>
      <w:r>
        <w:t xml:space="preserve">– </w:t>
      </w:r>
      <w:r w:rsidRPr="00262A2F">
        <w:rPr>
          <w:b/>
          <w:bCs/>
        </w:rPr>
        <w:t>F:</w:t>
      </w:r>
      <w:r w:rsidRPr="00262A2F">
        <w:t xml:space="preserve"> </w:t>
      </w:r>
      <w:r>
        <w:t xml:space="preserve">Seal, </w:t>
      </w:r>
      <w:smartTag w:uri="urn:schemas-microsoft-com:office:smarttags" w:element="City">
        <w:r>
          <w:t>Gaza</w:t>
        </w:r>
      </w:smartTag>
      <w:r>
        <w:t xml:space="preserve"> </w:t>
      </w:r>
      <w:r w:rsidRPr="00262A2F">
        <w:rPr>
          <w:b/>
          <w:bCs/>
        </w:rPr>
        <w:t>S:</w:t>
      </w:r>
      <w:r w:rsidRPr="00262A2F">
        <w:t xml:space="preserve"> </w:t>
      </w:r>
      <w:smartTag w:uri="urn:schemas-microsoft-com:office:smarttags" w:element="place">
        <w:smartTag w:uri="urn:schemas-microsoft-com:office:smarttags" w:element="City">
          <w:r w:rsidRPr="00A54246">
            <w:t>Saller</w:t>
          </w:r>
        </w:smartTag>
        <w:r w:rsidRPr="00A54246">
          <w:t xml:space="preserve">, </w:t>
        </w:r>
        <w:smartTag w:uri="urn:schemas-microsoft-com:office:smarttags" w:element="State">
          <w:r w:rsidRPr="00A54246">
            <w:rPr>
              <w:i/>
              <w:iCs/>
            </w:rPr>
            <w:t>LA</w:t>
          </w:r>
        </w:smartTag>
      </w:smartTag>
      <w:r w:rsidRPr="00A54246">
        <w:t xml:space="preserve"> 21 (1971) 173</w:t>
      </w:r>
      <w:r>
        <w:t xml:space="preserve"> </w:t>
      </w:r>
      <w:r w:rsidRPr="00262A2F">
        <w:rPr>
          <w:b/>
          <w:bCs/>
        </w:rPr>
        <w:t xml:space="preserve">E: </w:t>
      </w:r>
      <w:r w:rsidRPr="00E2488D">
        <w:t>Jew?</w:t>
      </w:r>
      <w:r w:rsidRPr="00E2488D">
        <w:rPr>
          <w:rStyle w:val="FootnoteReference"/>
          <w:rFonts w:cs="Times New Roman"/>
          <w:rtl/>
        </w:rPr>
        <w:t xml:space="preserve"> </w:t>
      </w:r>
      <w:r w:rsidRPr="00E2488D">
        <w:rPr>
          <w:rStyle w:val="FootnoteReference"/>
          <w:rFonts w:cs="Times New Roman"/>
          <w:rtl/>
        </w:rPr>
        <w:footnoteReference w:id="3045"/>
      </w:r>
      <w:r>
        <w:t xml:space="preserve"> </w:t>
      </w:r>
      <w:r w:rsidRPr="00262A2F">
        <w:rPr>
          <w:b/>
          <w:bCs/>
        </w:rPr>
        <w:t>D:</w:t>
      </w:r>
      <w:r w:rsidRPr="001A19D8">
        <w:rPr>
          <w:b/>
          <w:bCs/>
        </w:rPr>
        <w:t xml:space="preserve"> </w:t>
      </w:r>
      <w:r w:rsidRPr="00733C61">
        <w:rPr>
          <w:rFonts w:cs="Times New Roman"/>
          <w:lang w:val="it-IT"/>
        </w:rPr>
        <w:t>–</w:t>
      </w:r>
      <w:r w:rsidR="00136BAF" w:rsidRPr="005F539E">
        <w:rPr>
          <w:rStyle w:val="FootnoteReference"/>
          <w:rFonts w:cs="Times New Roman"/>
        </w:rPr>
        <w:footnoteReference w:id="3046"/>
      </w:r>
    </w:p>
    <w:p w14:paraId="6127E94C" w14:textId="77777777" w:rsidR="00BD0433" w:rsidRPr="003D6EC4" w:rsidRDefault="00BD0433" w:rsidP="00CF1A10">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Yohanan (3</w:t>
      </w:r>
      <w:r w:rsidR="001075B4">
        <w:t>0</w:t>
      </w:r>
      <w:r>
        <w:t>)’</w:t>
      </w:r>
      <w:r w:rsidRPr="005D3BF5">
        <w:t>s</w:t>
      </w:r>
      <w:r>
        <w:t xml:space="preserve"> son</w:t>
      </w:r>
      <w:r w:rsidRPr="00262A2F">
        <w:rPr>
          <w:b/>
          <w:bCs/>
        </w:rPr>
        <w:t xml:space="preserve"> F:</w:t>
      </w:r>
      <w:r w:rsidRPr="00262A2F">
        <w:t xml:space="preserve"> </w:t>
      </w:r>
      <w:r>
        <w:t>Synagogue inscription, Rehov</w:t>
      </w:r>
      <w:r>
        <w:rPr>
          <w:rStyle w:val="FootnoteReference"/>
        </w:rPr>
        <w:footnoteReference w:id="3047"/>
      </w:r>
      <w:r>
        <w:t xml:space="preserve"> </w:t>
      </w:r>
      <w:r w:rsidRPr="00262A2F">
        <w:rPr>
          <w:b/>
          <w:bCs/>
        </w:rPr>
        <w:t>S:</w:t>
      </w:r>
      <w:r w:rsidRPr="00262A2F">
        <w:t xml:space="preserve"> </w:t>
      </w:r>
      <w:r w:rsidR="00E03D8A">
        <w:t>Vito</w:t>
      </w:r>
      <w:r>
        <w:t>, “Reh</w:t>
      </w:r>
      <w:r>
        <w:rPr>
          <w:rFonts w:cs="Times New Roman"/>
        </w:rPr>
        <w:t>̣</w:t>
      </w:r>
      <w:r>
        <w:t>ob,” 93</w:t>
      </w:r>
      <w:r>
        <w:rPr>
          <w:rStyle w:val="FootnoteReference"/>
        </w:rPr>
        <w:footnoteReference w:id="3048"/>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w:t>
      </w:r>
      <w:r w:rsidRPr="003D6EC4">
        <w:rPr>
          <w:rFonts w:cs="Times New Roman"/>
          <w:lang w:val="it-IT"/>
        </w:rPr>
        <w:t>7</w:t>
      </w:r>
      <w:r w:rsidRPr="003D6EC4">
        <w:rPr>
          <w:rFonts w:cs="Times New Roman"/>
          <w:vertAlign w:val="superscript"/>
          <w:lang w:val="it-IT"/>
        </w:rPr>
        <w:t>th</w:t>
      </w:r>
      <w:r w:rsidRPr="003D6EC4">
        <w:rPr>
          <w:rFonts w:cs="Times New Roman"/>
          <w:lang w:val="it-IT"/>
        </w:rPr>
        <w:t xml:space="preserve"> C</w:t>
      </w:r>
    </w:p>
    <w:p w14:paraId="532DE286" w14:textId="77777777" w:rsidR="001058D5" w:rsidRPr="001B0B28" w:rsidRDefault="001058D5" w:rsidP="001058D5">
      <w:pPr>
        <w:numPr>
          <w:ilvl w:val="0"/>
          <w:numId w:val="116"/>
        </w:numPr>
        <w:bidi w:val="0"/>
        <w:rPr>
          <w:noProof/>
        </w:rPr>
      </w:pPr>
      <w:r w:rsidRPr="003D6EC4">
        <w:rPr>
          <w:b/>
          <w:bCs/>
          <w:lang w:val="en-GB"/>
        </w:rPr>
        <w:t xml:space="preserve">O: </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00751B3E">
        <w:rPr>
          <w:rFonts w:cs="Times New Roman"/>
        </w:rPr>
        <w:t>[</w:t>
      </w:r>
      <w:r w:rsidR="00751B3E">
        <w:rPr>
          <w:rFonts w:ascii="Graeca" w:hAnsi="Graeca"/>
        </w:rPr>
        <w:t></w:t>
      </w:r>
      <w:r w:rsidR="00751B3E">
        <w:rPr>
          <w:rFonts w:cs="Times New Roman"/>
        </w:rPr>
        <w:t>]</w:t>
      </w:r>
      <w:r w:rsidR="001B0B28" w:rsidRPr="003D6EC4">
        <w:rPr>
          <w:rStyle w:val="FootnoteReference"/>
          <w:rFonts w:ascii="Graeca" w:hAnsi="Graeca"/>
        </w:rPr>
        <w:footnoteReference w:id="3049"/>
      </w:r>
      <w:r w:rsidRPr="003D6EC4">
        <w:rPr>
          <w:rFonts w:cs="Times New Roman"/>
        </w:rPr>
        <w:t xml:space="preserve"> </w:t>
      </w:r>
      <w:r w:rsidRPr="003D6EC4">
        <w:rPr>
          <w:b/>
          <w:bCs/>
          <w:lang w:val="en-GB"/>
        </w:rPr>
        <w:t>Ds:</w:t>
      </w:r>
      <w:r w:rsidRPr="003D6EC4">
        <w:rPr>
          <w:lang w:val="en-GB"/>
        </w:rPr>
        <w:t xml:space="preserve"> </w:t>
      </w:r>
      <w:r w:rsidR="004C4095" w:rsidRPr="003D6EC4">
        <w:rPr>
          <w:lang w:val="en-GB"/>
        </w:rPr>
        <w:t>–</w:t>
      </w:r>
      <w:r w:rsidRPr="001B0B28">
        <w:rPr>
          <w:lang w:val="en-GB"/>
        </w:rPr>
        <w:t xml:space="preserve"> </w:t>
      </w:r>
      <w:r w:rsidRPr="001B0B28">
        <w:rPr>
          <w:b/>
          <w:bCs/>
          <w:lang w:val="en-GB"/>
        </w:rPr>
        <w:t xml:space="preserve">F: </w:t>
      </w:r>
      <w:r w:rsidRPr="001B0B28">
        <w:rPr>
          <w:lang w:val="en-GB"/>
        </w:rPr>
        <w:t xml:space="preserve">Inscription, </w:t>
      </w:r>
      <w:r w:rsidR="00F60345">
        <w:t>Elijah’s Cave</w:t>
      </w:r>
      <w:r w:rsidRPr="001B0B28">
        <w:rPr>
          <w:b/>
          <w:bCs/>
          <w:lang w:val="en-GB"/>
        </w:rPr>
        <w:t xml:space="preserve"> S: </w:t>
      </w:r>
      <w:r w:rsidRPr="001B0B28">
        <w:t xml:space="preserve">Appendix, no. </w:t>
      </w:r>
      <w:r w:rsidRPr="00EB3C49">
        <w:t>5</w:t>
      </w:r>
      <w:r w:rsidRPr="001B0B28">
        <w:t xml:space="preserve"> </w:t>
      </w:r>
      <w:r w:rsidRPr="001B0B28">
        <w:rPr>
          <w:b/>
          <w:bCs/>
          <w:lang w:val="en-GB"/>
        </w:rPr>
        <w:t xml:space="preserve">E: </w:t>
      </w:r>
      <w:r w:rsidR="004C4095">
        <w:rPr>
          <w:lang w:val="en-GB"/>
        </w:rPr>
        <w:t>–</w:t>
      </w:r>
      <w:r w:rsidRPr="001B0B28">
        <w:rPr>
          <w:lang w:val="en-GB"/>
        </w:rPr>
        <w:t xml:space="preserve"> </w:t>
      </w:r>
      <w:r w:rsidRPr="001B0B28">
        <w:rPr>
          <w:b/>
          <w:bCs/>
          <w:lang w:val="en-GB"/>
        </w:rPr>
        <w:t xml:space="preserve">D: </w:t>
      </w:r>
      <w:r w:rsidRPr="001B0B28">
        <w:rPr>
          <w:lang w:val="en-GB"/>
        </w:rPr>
        <w:t>Pre-8</w:t>
      </w:r>
      <w:r w:rsidRPr="001B0B28">
        <w:rPr>
          <w:vertAlign w:val="superscript"/>
          <w:lang w:val="en-GB"/>
        </w:rPr>
        <w:t>th</w:t>
      </w:r>
      <w:r w:rsidRPr="001B0B28">
        <w:rPr>
          <w:lang w:val="en-GB"/>
        </w:rPr>
        <w:t xml:space="preserve"> C</w:t>
      </w:r>
      <w:r w:rsidRPr="001B0B28">
        <w:rPr>
          <w:rStyle w:val="FootnoteReference"/>
          <w:lang w:val="en-GB"/>
        </w:rPr>
        <w:footnoteReference w:id="3050"/>
      </w:r>
    </w:p>
    <w:p w14:paraId="22580752" w14:textId="77777777" w:rsidR="001058D5" w:rsidRPr="00960211" w:rsidRDefault="001058D5" w:rsidP="001058D5">
      <w:pPr>
        <w:bidi w:val="0"/>
        <w:ind w:left="720"/>
        <w:rPr>
          <w:b/>
          <w:bCs/>
        </w:rPr>
        <w:sectPr w:rsidR="001058D5" w:rsidRPr="00960211" w:rsidSect="00425A2D">
          <w:footnotePr>
            <w:pos w:val="beneathText"/>
            <w:numRestart w:val="eachSect"/>
          </w:footnotePr>
          <w:type w:val="continuous"/>
          <w:pgSz w:w="11906" w:h="16838"/>
          <w:pgMar w:top="1440" w:right="1800" w:bottom="1440" w:left="1800" w:header="720" w:footer="720" w:gutter="0"/>
          <w:cols w:space="720"/>
          <w:bidi/>
          <w:rtlGutter/>
        </w:sectPr>
      </w:pPr>
    </w:p>
    <w:p w14:paraId="261DAA0F" w14:textId="77777777" w:rsidR="001058D5" w:rsidRDefault="001058D5" w:rsidP="001058D5">
      <w:pPr>
        <w:bidi w:val="0"/>
      </w:pPr>
    </w:p>
    <w:p w14:paraId="5B11D00C" w14:textId="77777777" w:rsidR="00BD0433" w:rsidRDefault="00BD0433" w:rsidP="00606018">
      <w:pPr>
        <w:bidi w:val="0"/>
        <w:rPr>
          <w:b/>
          <w:bCs/>
        </w:rPr>
        <w:sectPr w:rsidR="00BD0433" w:rsidSect="00035B6B">
          <w:footnotePr>
            <w:pos w:val="beneathText"/>
            <w:numRestart w:val="eachSect"/>
          </w:footnotePr>
          <w:type w:val="continuous"/>
          <w:pgSz w:w="11906" w:h="16838"/>
          <w:pgMar w:top="1440" w:right="1800" w:bottom="1440" w:left="1800" w:header="720" w:footer="720" w:gutter="0"/>
          <w:cols w:space="720"/>
          <w:bidi/>
          <w:rtlGutter/>
          <w:docGrid w:linePitch="360"/>
        </w:sectPr>
      </w:pPr>
    </w:p>
    <w:p w14:paraId="55674AF4" w14:textId="77777777" w:rsidR="00BD0433" w:rsidRDefault="00BD0433" w:rsidP="00606018">
      <w:pPr>
        <w:bidi w:val="0"/>
        <w:rPr>
          <w:b/>
          <w:bCs/>
        </w:rPr>
      </w:pPr>
    </w:p>
    <w:p w14:paraId="76B3505F" w14:textId="77777777" w:rsidR="00BD0433" w:rsidRDefault="00BD0433" w:rsidP="0061728B">
      <w:pPr>
        <w:bidi w:val="0"/>
        <w:rPr>
          <w:i/>
          <w:iCs/>
          <w:sz w:val="24"/>
          <w:szCs w:val="24"/>
        </w:rPr>
      </w:pPr>
      <w:r w:rsidRPr="00FD62BD">
        <w:rPr>
          <w:rFonts w:cs="Times New Roman"/>
          <w:sz w:val="24"/>
          <w:szCs w:val="24"/>
          <w:rtl/>
        </w:rPr>
        <w:t>שמעון</w:t>
      </w:r>
      <w:r w:rsidRPr="00FD62BD">
        <w:rPr>
          <w:rStyle w:val="FootnoteReference"/>
          <w:sz w:val="24"/>
          <w:szCs w:val="24"/>
        </w:rPr>
        <w:footnoteReference w:id="3051"/>
      </w:r>
      <w:r w:rsidRPr="00FD62BD">
        <w:rPr>
          <w:sz w:val="24"/>
          <w:szCs w:val="24"/>
        </w:rPr>
        <w:t xml:space="preserve"> – </w:t>
      </w:r>
      <w:r w:rsidRPr="00FD62BD">
        <w:rPr>
          <w:i/>
          <w:iCs/>
          <w:sz w:val="24"/>
          <w:szCs w:val="24"/>
        </w:rPr>
        <w:t>Simon</w:t>
      </w:r>
    </w:p>
    <w:p w14:paraId="581F55A1" w14:textId="77777777" w:rsidR="00BD0433" w:rsidRPr="008F2487" w:rsidRDefault="00BD0433" w:rsidP="00446772">
      <w:pPr>
        <w:bidi w:val="0"/>
      </w:pPr>
    </w:p>
    <w:p w14:paraId="4524EAEA" w14:textId="77777777" w:rsidR="00BD0433" w:rsidRPr="008F2487" w:rsidRDefault="00BD0433" w:rsidP="00CF1A10">
      <w:pPr>
        <w:numPr>
          <w:ilvl w:val="0"/>
          <w:numId w:val="119"/>
        </w:numPr>
        <w:bidi w:val="0"/>
        <w:jc w:val="both"/>
      </w:pPr>
      <w:r w:rsidRPr="008F2487">
        <w:rPr>
          <w:b/>
          <w:bCs/>
        </w:rPr>
        <w:t xml:space="preserve">O: </w:t>
      </w:r>
      <w:r w:rsidRPr="008F2487">
        <w:rPr>
          <w:rFonts w:ascii="Times Beyrut Roman" w:hAnsi="Times Beyrut Roman" w:cs="Times New Roman"/>
          <w:rtl/>
          <w:lang w:bidi="ar-EG"/>
        </w:rPr>
        <w:t>ش</w:t>
      </w:r>
      <w:r w:rsidRPr="008F2487">
        <w:rPr>
          <w:rFonts w:ascii="Times Beyrut Roman" w:hAnsi="Times Beyrut Roman" w:cs="Times New Roman"/>
          <w:b/>
          <w:rtl/>
          <w:lang w:val="it-IT" w:bidi="ar-EG"/>
        </w:rPr>
        <w:t>معون</w:t>
      </w:r>
      <w:r w:rsidRPr="008F2487">
        <w:rPr>
          <w:rStyle w:val="FootnoteReference"/>
          <w:rFonts w:ascii="Times Beyrut Roman" w:hAnsi="Times Beyrut Roman" w:cs="Times New Roman"/>
          <w:bCs/>
          <w:lang w:val="it-IT" w:bidi="ar-EG"/>
        </w:rPr>
        <w:footnoteReference w:id="3052"/>
      </w:r>
      <w:r w:rsidRPr="008F2487">
        <w:rPr>
          <w:rFonts w:ascii="Times Beyrut Roman" w:hAnsi="Times Beyrut Roman" w:cs="Times New Roman"/>
          <w:b/>
          <w:lang w:val="it-IT" w:bidi="ar-EG"/>
        </w:rPr>
        <w:t>/</w:t>
      </w:r>
      <w:r w:rsidR="00E71AA7">
        <w:rPr>
          <w:rFonts w:ascii="Coptic" w:hAnsi="Coptic" w:cs="Times New Roman"/>
          <w:lang w:val="en-GB"/>
        </w:rPr>
        <w:t>sumew</w:t>
      </w:r>
      <w:r w:rsidRPr="008F2487">
        <w:rPr>
          <w:rFonts w:ascii="Coptic" w:hAnsi="Coptic" w:cs="Times New Roman"/>
          <w:lang w:val="en-GB"/>
        </w:rPr>
        <w:t>n</w:t>
      </w:r>
      <w:r w:rsidRPr="008F2487">
        <w:rPr>
          <w:rStyle w:val="FootnoteReference"/>
          <w:rFonts w:cs="Times New Roman"/>
          <w:lang w:val="en-GB"/>
        </w:rPr>
        <w:footnoteReference w:id="3053"/>
      </w:r>
      <w:r w:rsidRPr="008F2487">
        <w:rPr>
          <w:b/>
          <w:bCs/>
        </w:rPr>
        <w:t xml:space="preserve"> Ds: </w:t>
      </w:r>
      <w:smartTag w:uri="urn:schemas-microsoft-com:office:smarttags" w:element="country-region">
        <w:r w:rsidRPr="008F2487">
          <w:t>Judah</w:t>
        </w:r>
      </w:smartTag>
      <w:r w:rsidRPr="008F2487">
        <w:t xml:space="preserve"> (</w:t>
      </w:r>
      <w:r>
        <w:t>3</w:t>
      </w:r>
      <w:r w:rsidRPr="008F2487">
        <w:t>)’s father</w:t>
      </w:r>
      <w:r w:rsidRPr="008F2487">
        <w:rPr>
          <w:b/>
          <w:bCs/>
        </w:rPr>
        <w:t xml:space="preserve"> F: </w:t>
      </w:r>
      <w:r w:rsidRPr="008F2487">
        <w:t xml:space="preserve">– </w:t>
      </w:r>
      <w:r w:rsidRPr="008F2487">
        <w:rPr>
          <w:b/>
          <w:bCs/>
        </w:rPr>
        <w:t xml:space="preserve">S: </w:t>
      </w:r>
      <w:r w:rsidRPr="008F2487">
        <w:t>1.</w:t>
      </w:r>
      <w:r w:rsidRPr="008F2487">
        <w:rPr>
          <w:b/>
          <w:bCs/>
        </w:rPr>
        <w:t xml:space="preserve"> </w:t>
      </w:r>
      <w:smartTag w:uri="urn:schemas-microsoft-com:office:smarttags" w:element="place">
        <w:r w:rsidRPr="008F2487">
          <w:rPr>
            <w:i/>
            <w:iCs/>
          </w:rPr>
          <w:t>PO</w:t>
        </w:r>
      </w:smartTag>
      <w:r w:rsidRPr="008F2487">
        <w:t xml:space="preserve"> iv/3, 270; 2. Pseudo-Cyril of Jerus</w:t>
      </w:r>
      <w:r w:rsidRPr="008F2487">
        <w:t>a</w:t>
      </w:r>
      <w:r w:rsidRPr="008F2487">
        <w:t xml:space="preserve">lem, </w:t>
      </w:r>
      <w:r w:rsidRPr="008F2487">
        <w:rPr>
          <w:i/>
          <w:iCs/>
        </w:rPr>
        <w:t>The Cross</w:t>
      </w:r>
      <w:r w:rsidRPr="008F2487">
        <w:t xml:space="preserve">, 30b II </w:t>
      </w:r>
      <w:r w:rsidRPr="008F2487">
        <w:rPr>
          <w:b/>
          <w:bCs/>
        </w:rPr>
        <w:t xml:space="preserve">E: </w:t>
      </w:r>
      <w:r w:rsidRPr="008F2487">
        <w:t>–</w:t>
      </w:r>
      <w:r w:rsidRPr="008F2487">
        <w:rPr>
          <w:b/>
          <w:bCs/>
        </w:rPr>
        <w:t xml:space="preserve"> D: </w:t>
      </w:r>
      <w:r w:rsidR="00F56545">
        <w:rPr>
          <w:rFonts w:cs="Times New Roman"/>
          <w:lang w:val="en-GB"/>
        </w:rPr>
        <w:t>312-37</w:t>
      </w:r>
      <w:r w:rsidR="00F56545">
        <w:rPr>
          <w:rStyle w:val="FootnoteReference"/>
          <w:rFonts w:cs="Times New Roman"/>
          <w:lang w:val="en-GB"/>
        </w:rPr>
        <w:footnoteReference w:id="3054"/>
      </w:r>
    </w:p>
    <w:p w14:paraId="3454DC4A" w14:textId="77777777" w:rsidR="00BD0433" w:rsidRPr="008F2487" w:rsidRDefault="00BD0433" w:rsidP="00CF1A10">
      <w:pPr>
        <w:numPr>
          <w:ilvl w:val="0"/>
          <w:numId w:val="119"/>
        </w:numPr>
        <w:bidi w:val="0"/>
      </w:pPr>
      <w:r w:rsidRPr="008F2487">
        <w:rPr>
          <w:b/>
          <w:bCs/>
        </w:rPr>
        <w:t xml:space="preserve">O: </w:t>
      </w:r>
      <w:r w:rsidRPr="008F2487">
        <w:t>–</w:t>
      </w:r>
      <w:r w:rsidRPr="008F2487">
        <w:rPr>
          <w:b/>
          <w:bCs/>
        </w:rPr>
        <w:t xml:space="preserve"> Ds:</w:t>
      </w:r>
      <w:r w:rsidRPr="008F2487">
        <w:t xml:space="preserve"> Laqish (</w:t>
      </w:r>
      <w:r w:rsidRPr="00811D75">
        <w:rPr>
          <w:rFonts w:cs="Times New Roman"/>
          <w:rtl/>
        </w:rPr>
        <w:t>1</w:t>
      </w:r>
      <w:r w:rsidRPr="008F2487">
        <w:t>)’s son</w:t>
      </w:r>
      <w:r w:rsidRPr="008F2487">
        <w:rPr>
          <w:b/>
          <w:bCs/>
        </w:rPr>
        <w:t xml:space="preserve"> F:</w:t>
      </w:r>
      <w:r w:rsidRPr="008F2487">
        <w:t xml:space="preserve"> – </w:t>
      </w:r>
      <w:r w:rsidRPr="008F2487">
        <w:rPr>
          <w:b/>
          <w:bCs/>
        </w:rPr>
        <w:t>S:</w:t>
      </w:r>
      <w:r w:rsidRPr="008F2487">
        <w:t xml:space="preserve"> </w:t>
      </w:r>
      <w:r w:rsidRPr="008F2487">
        <w:rPr>
          <w:i/>
          <w:iCs/>
        </w:rPr>
        <w:t xml:space="preserve">yBer </w:t>
      </w:r>
      <w:r w:rsidRPr="008F2487">
        <w:t xml:space="preserve">1:1, 2d (Kosovsky, </w:t>
      </w:r>
      <w:r w:rsidRPr="008F2487">
        <w:rPr>
          <w:i/>
          <w:iCs/>
        </w:rPr>
        <w:t>Yerushalmi</w:t>
      </w:r>
      <w:r w:rsidRPr="008F2487">
        <w:t xml:space="preserve">, 487-501) </w:t>
      </w:r>
      <w:r w:rsidRPr="008F2487">
        <w:rPr>
          <w:b/>
          <w:bCs/>
        </w:rPr>
        <w:t xml:space="preserve">E: </w:t>
      </w:r>
      <w:r w:rsidRPr="008F2487">
        <w:t>–</w:t>
      </w:r>
      <w:r w:rsidRPr="008F2487">
        <w:rPr>
          <w:b/>
          <w:bCs/>
        </w:rPr>
        <w:t xml:space="preserve"> D: </w:t>
      </w:r>
      <w:r w:rsidRPr="000B753D">
        <w:t>3</w:t>
      </w:r>
      <w:r w:rsidRPr="000B753D">
        <w:rPr>
          <w:vertAlign w:val="superscript"/>
        </w:rPr>
        <w:t>rd</w:t>
      </w:r>
      <w:r w:rsidRPr="000B753D">
        <w:t xml:space="preserve"> C</w:t>
      </w:r>
      <w:r w:rsidR="003D106A" w:rsidRPr="000B753D">
        <w:rPr>
          <w:rStyle w:val="FootnoteReference"/>
        </w:rPr>
        <w:footnoteReference w:id="3055"/>
      </w:r>
    </w:p>
    <w:p w14:paraId="3693CF16" w14:textId="77777777" w:rsidR="00BD0433" w:rsidRPr="008F2487" w:rsidRDefault="00BD0433" w:rsidP="00CF1A10">
      <w:pPr>
        <w:numPr>
          <w:ilvl w:val="0"/>
          <w:numId w:val="119"/>
        </w:numPr>
        <w:bidi w:val="0"/>
        <w:jc w:val="both"/>
      </w:pPr>
      <w:r w:rsidRPr="008F2487">
        <w:rPr>
          <w:b/>
          <w:bCs/>
        </w:rPr>
        <w:t xml:space="preserve">O: </w:t>
      </w:r>
      <w:r w:rsidRPr="008F2487">
        <w:rPr>
          <w:rFonts w:cs="Times New Roman"/>
          <w:rtl/>
        </w:rPr>
        <w:t>סימון</w:t>
      </w:r>
      <w:r w:rsidRPr="008F2487">
        <w:rPr>
          <w:rStyle w:val="FootnoteReference"/>
        </w:rPr>
        <w:footnoteReference w:id="3056"/>
      </w:r>
      <w:r w:rsidRPr="008F2487">
        <w:rPr>
          <w:b/>
          <w:bCs/>
        </w:rPr>
        <w:t xml:space="preserve"> Ds:</w:t>
      </w:r>
      <w:r w:rsidRPr="008F2487">
        <w:t xml:space="preserve"> – </w:t>
      </w:r>
      <w:r w:rsidRPr="008F2487">
        <w:rPr>
          <w:b/>
          <w:bCs/>
        </w:rPr>
        <w:t>F:</w:t>
      </w:r>
      <w:r w:rsidRPr="008F2487">
        <w:t xml:space="preserve"> – </w:t>
      </w:r>
      <w:r w:rsidRPr="008F2487">
        <w:rPr>
          <w:b/>
          <w:bCs/>
        </w:rPr>
        <w:t>S:</w:t>
      </w:r>
      <w:r w:rsidRPr="008F2487">
        <w:t xml:space="preserve"> </w:t>
      </w:r>
      <w:r w:rsidRPr="008F2487">
        <w:rPr>
          <w:i/>
          <w:iCs/>
        </w:rPr>
        <w:t xml:space="preserve">yBer </w:t>
      </w:r>
      <w:r w:rsidRPr="008F2487">
        <w:t xml:space="preserve">1:5, 2c (Kosovsky, </w:t>
      </w:r>
      <w:r w:rsidRPr="008F2487">
        <w:rPr>
          <w:i/>
          <w:iCs/>
        </w:rPr>
        <w:t>Yerushalmi</w:t>
      </w:r>
      <w:r w:rsidRPr="008F2487">
        <w:t xml:space="preserve">, 561-3) </w:t>
      </w:r>
      <w:r w:rsidRPr="008F2487">
        <w:rPr>
          <w:b/>
          <w:bCs/>
        </w:rPr>
        <w:t xml:space="preserve">E: </w:t>
      </w:r>
      <w:r w:rsidRPr="008F2487">
        <w:t>–</w:t>
      </w:r>
      <w:r w:rsidRPr="008F2487">
        <w:rPr>
          <w:b/>
          <w:bCs/>
        </w:rPr>
        <w:t xml:space="preserve"> D: </w:t>
      </w:r>
      <w:r w:rsidR="00FA56AA">
        <w:t>3</w:t>
      </w:r>
      <w:r w:rsidR="00FA56AA" w:rsidRPr="00FA56AA">
        <w:rPr>
          <w:vertAlign w:val="superscript"/>
        </w:rPr>
        <w:t>rd</w:t>
      </w:r>
      <w:r w:rsidR="00FA56AA">
        <w:t xml:space="preserve"> C</w:t>
      </w:r>
      <w:r w:rsidR="00FA56AA">
        <w:rPr>
          <w:rStyle w:val="FootnoteReference"/>
        </w:rPr>
        <w:footnoteReference w:id="3057"/>
      </w:r>
    </w:p>
    <w:p w14:paraId="5F7C4E6A" w14:textId="77777777" w:rsidR="00BD0433" w:rsidRPr="008F2487" w:rsidRDefault="00BD0433" w:rsidP="009D162A">
      <w:pPr>
        <w:numPr>
          <w:ilvl w:val="0"/>
          <w:numId w:val="119"/>
        </w:numPr>
        <w:bidi w:val="0"/>
      </w:pPr>
      <w:r w:rsidRPr="008F2487">
        <w:rPr>
          <w:b/>
          <w:bCs/>
        </w:rPr>
        <w:t xml:space="preserve">O: </w:t>
      </w:r>
      <w:r w:rsidRPr="008F2487">
        <w:t>–</w:t>
      </w:r>
      <w:r w:rsidRPr="008F2487">
        <w:rPr>
          <w:b/>
          <w:bCs/>
        </w:rPr>
        <w:t xml:space="preserve"> Ds:</w:t>
      </w:r>
      <w:r w:rsidRPr="008F2487">
        <w:t xml:space="preserve"> </w:t>
      </w:r>
      <w:smartTag w:uri="urn:schemas-microsoft-com:office:smarttags" w:element="place">
        <w:smartTag w:uri="urn:schemas-microsoft-com:office:smarttags" w:element="City">
          <w:r>
            <w:t>Ada</w:t>
          </w:r>
        </w:smartTag>
      </w:smartTag>
      <w:r w:rsidRPr="008F2487">
        <w:t xml:space="preserve"> </w:t>
      </w:r>
      <w:r>
        <w:t>(13</w:t>
      </w:r>
      <w:r w:rsidRPr="008F2487">
        <w:t>)’s father</w:t>
      </w:r>
      <w:r w:rsidRPr="008F2487">
        <w:rPr>
          <w:b/>
          <w:bCs/>
        </w:rPr>
        <w:t xml:space="preserve"> F:</w:t>
      </w:r>
      <w:r w:rsidRPr="008F2487">
        <w:t xml:space="preserve"> – </w:t>
      </w:r>
      <w:r w:rsidRPr="008F2487">
        <w:rPr>
          <w:b/>
          <w:bCs/>
        </w:rPr>
        <w:t>S:</w:t>
      </w:r>
      <w:r w:rsidRPr="008F2487">
        <w:t xml:space="preserve"> </w:t>
      </w:r>
      <w:r w:rsidRPr="008F2487">
        <w:rPr>
          <w:i/>
          <w:iCs/>
        </w:rPr>
        <w:t xml:space="preserve">yBer </w:t>
      </w:r>
      <w:r w:rsidRPr="008F2487">
        <w:t xml:space="preserve">2:3, 4d (Kosovsky, </w:t>
      </w:r>
      <w:r w:rsidRPr="008F2487">
        <w:rPr>
          <w:i/>
          <w:iCs/>
        </w:rPr>
        <w:t>Yerushalmi</w:t>
      </w:r>
      <w:r w:rsidRPr="008F2487">
        <w:t xml:space="preserve">, 56) </w:t>
      </w:r>
      <w:r w:rsidRPr="008F2487">
        <w:rPr>
          <w:b/>
          <w:bCs/>
        </w:rPr>
        <w:t xml:space="preserve">E: </w:t>
      </w:r>
      <w:r w:rsidRPr="008F2487">
        <w:t>–</w:t>
      </w:r>
      <w:r w:rsidRPr="008F2487">
        <w:rPr>
          <w:b/>
          <w:bCs/>
        </w:rPr>
        <w:t xml:space="preserve"> D: </w:t>
      </w:r>
      <w:r w:rsidR="009D162A">
        <w:rPr>
          <w:rFonts w:cs="Times New Roman"/>
          <w:lang w:val="en-GB"/>
        </w:rPr>
        <w:t>3</w:t>
      </w:r>
      <w:r w:rsidR="009D162A" w:rsidRPr="00CB54FE">
        <w:rPr>
          <w:rFonts w:cs="Times New Roman"/>
          <w:vertAlign w:val="superscript"/>
          <w:lang w:val="en-GB"/>
        </w:rPr>
        <w:t>rd</w:t>
      </w:r>
      <w:r w:rsidR="009D162A">
        <w:rPr>
          <w:rFonts w:cs="Times New Roman"/>
          <w:lang w:val="en-GB"/>
        </w:rPr>
        <w:t xml:space="preserve"> C</w:t>
      </w:r>
      <w:r w:rsidR="009D162A">
        <w:rPr>
          <w:rStyle w:val="FootnoteReference"/>
          <w:rFonts w:cs="Times New Roman"/>
          <w:lang w:val="en-GB"/>
        </w:rPr>
        <w:footnoteReference w:id="3058"/>
      </w:r>
    </w:p>
    <w:p w14:paraId="3ED92707" w14:textId="77777777" w:rsidR="00BD0433" w:rsidRPr="00AF1542" w:rsidRDefault="00BD0433" w:rsidP="00E71AA7">
      <w:pPr>
        <w:numPr>
          <w:ilvl w:val="0"/>
          <w:numId w:val="119"/>
        </w:numPr>
        <w:bidi w:val="0"/>
      </w:pPr>
      <w:r w:rsidRPr="008F2487">
        <w:rPr>
          <w:b/>
          <w:bCs/>
        </w:rPr>
        <w:t xml:space="preserve">O: </w:t>
      </w:r>
      <w:r w:rsidRPr="008F2487">
        <w:rPr>
          <w:rFonts w:cs="Times New Roman"/>
          <w:rtl/>
        </w:rPr>
        <w:t>סימון</w:t>
      </w:r>
      <w:r w:rsidRPr="008F2487">
        <w:rPr>
          <w:rStyle w:val="FootnoteReference"/>
        </w:rPr>
        <w:footnoteReference w:id="3059"/>
      </w:r>
      <w:r w:rsidRPr="008F2487">
        <w:rPr>
          <w:b/>
          <w:bCs/>
        </w:rPr>
        <w:t xml:space="preserve"> Ds:</w:t>
      </w:r>
      <w:r w:rsidRPr="008F2487">
        <w:t xml:space="preserve"> Zeb</w:t>
      </w:r>
      <w:r>
        <w:t>a</w:t>
      </w:r>
      <w:r w:rsidRPr="008F2487">
        <w:t>di (</w:t>
      </w:r>
      <w:r>
        <w:t>4</w:t>
      </w:r>
      <w:r w:rsidRPr="008F2487">
        <w:t>)’s son</w:t>
      </w:r>
      <w:r w:rsidRPr="008F2487">
        <w:rPr>
          <w:b/>
          <w:bCs/>
        </w:rPr>
        <w:t xml:space="preserve"> F:</w:t>
      </w:r>
      <w:r w:rsidRPr="008F2487">
        <w:t xml:space="preserve"> – </w:t>
      </w:r>
      <w:r w:rsidRPr="008F2487">
        <w:rPr>
          <w:b/>
          <w:bCs/>
        </w:rPr>
        <w:t>S:</w:t>
      </w:r>
      <w:r w:rsidRPr="008F2487">
        <w:t xml:space="preserve"> </w:t>
      </w:r>
      <w:r w:rsidRPr="008F2487">
        <w:rPr>
          <w:i/>
          <w:iCs/>
        </w:rPr>
        <w:t xml:space="preserve">yBer </w:t>
      </w:r>
      <w:r w:rsidRPr="008F2487">
        <w:t xml:space="preserve">2:8, 5c (Kosovsky, </w:t>
      </w:r>
      <w:r w:rsidRPr="008F2487">
        <w:rPr>
          <w:i/>
          <w:iCs/>
        </w:rPr>
        <w:t>Yerushalmi</w:t>
      </w:r>
      <w:r w:rsidRPr="008F2487">
        <w:t xml:space="preserve">, 209) </w:t>
      </w:r>
      <w:r w:rsidRPr="008F2487">
        <w:rPr>
          <w:b/>
          <w:bCs/>
        </w:rPr>
        <w:t xml:space="preserve">E: </w:t>
      </w:r>
      <w:r w:rsidRPr="008F2487">
        <w:t>–</w:t>
      </w:r>
      <w:r w:rsidRPr="008F2487">
        <w:rPr>
          <w:b/>
          <w:bCs/>
        </w:rPr>
        <w:t xml:space="preserve"> D: </w:t>
      </w:r>
      <w:r w:rsidR="00E71AA7">
        <w:rPr>
          <w:lang w:val="it-IT"/>
        </w:rPr>
        <w:t>3</w:t>
      </w:r>
      <w:r w:rsidR="00E71AA7" w:rsidRPr="00F22B7A">
        <w:rPr>
          <w:vertAlign w:val="superscript"/>
          <w:lang w:val="it-IT"/>
        </w:rPr>
        <w:t>rd</w:t>
      </w:r>
      <w:r w:rsidR="00E71AA7">
        <w:rPr>
          <w:lang w:val="it-IT"/>
        </w:rPr>
        <w:t>-4</w:t>
      </w:r>
      <w:r w:rsidR="00E71AA7" w:rsidRPr="00F22B7A">
        <w:rPr>
          <w:vertAlign w:val="superscript"/>
          <w:lang w:val="it-IT"/>
        </w:rPr>
        <w:t>th</w:t>
      </w:r>
      <w:r w:rsidR="00E71AA7">
        <w:rPr>
          <w:lang w:val="it-IT"/>
        </w:rPr>
        <w:t xml:space="preserve"> C</w:t>
      </w:r>
      <w:r w:rsidR="00E71AA7">
        <w:rPr>
          <w:rStyle w:val="FootnoteReference"/>
          <w:lang w:val="it-IT"/>
        </w:rPr>
        <w:footnoteReference w:id="3060"/>
      </w:r>
    </w:p>
    <w:p w14:paraId="2BBB0E50" w14:textId="77777777" w:rsidR="00BD0433" w:rsidRPr="008F2487" w:rsidRDefault="00BD0433" w:rsidP="00CF1A10">
      <w:pPr>
        <w:numPr>
          <w:ilvl w:val="0"/>
          <w:numId w:val="119"/>
        </w:numPr>
        <w:bidi w:val="0"/>
      </w:pPr>
      <w:r w:rsidRPr="008F2487">
        <w:rPr>
          <w:b/>
          <w:bCs/>
        </w:rPr>
        <w:t xml:space="preserve">O: </w:t>
      </w:r>
      <w:r w:rsidRPr="008F2487">
        <w:t>–</w:t>
      </w:r>
      <w:r w:rsidRPr="008F2487">
        <w:rPr>
          <w:b/>
          <w:bCs/>
        </w:rPr>
        <w:t xml:space="preserve"> Ds:</w:t>
      </w:r>
      <w:r w:rsidRPr="008F2487">
        <w:t xml:space="preserve"> The </w:t>
      </w:r>
      <w:r w:rsidRPr="004D7932">
        <w:t>pious</w:t>
      </w:r>
      <w:r w:rsidRPr="008F2487">
        <w:rPr>
          <w:rStyle w:val="FootnoteReference"/>
        </w:rPr>
        <w:footnoteReference w:id="3061"/>
      </w:r>
      <w:r w:rsidRPr="008F2487">
        <w:t xml:space="preserve"> </w:t>
      </w:r>
      <w:r w:rsidRPr="008F2487">
        <w:rPr>
          <w:b/>
          <w:bCs/>
        </w:rPr>
        <w:t>F:</w:t>
      </w:r>
      <w:r w:rsidRPr="008F2487">
        <w:t xml:space="preserve"> – </w:t>
      </w:r>
      <w:r w:rsidRPr="008F2487">
        <w:rPr>
          <w:b/>
          <w:bCs/>
        </w:rPr>
        <w:t>S:</w:t>
      </w:r>
      <w:r w:rsidRPr="008F2487">
        <w:t xml:space="preserve"> </w:t>
      </w:r>
      <w:r w:rsidRPr="008F2487">
        <w:rPr>
          <w:i/>
          <w:iCs/>
        </w:rPr>
        <w:t xml:space="preserve">yBer </w:t>
      </w:r>
      <w:r w:rsidRPr="008F2487">
        <w:t xml:space="preserve">4:6, 8c (Kosovsky, </w:t>
      </w:r>
      <w:r w:rsidRPr="008F2487">
        <w:rPr>
          <w:i/>
          <w:iCs/>
        </w:rPr>
        <w:t>Yerushalmi</w:t>
      </w:r>
      <w:r w:rsidRPr="008F2487">
        <w:t xml:space="preserve">, 284) </w:t>
      </w:r>
      <w:r w:rsidRPr="008F2487">
        <w:rPr>
          <w:b/>
          <w:bCs/>
        </w:rPr>
        <w:t xml:space="preserve">E: </w:t>
      </w:r>
      <w:r w:rsidRPr="008F2487">
        <w:t>–</w:t>
      </w:r>
      <w:r w:rsidRPr="008F2487">
        <w:rPr>
          <w:b/>
          <w:bCs/>
        </w:rPr>
        <w:t xml:space="preserve"> D: </w:t>
      </w:r>
      <w:r w:rsidR="00FA56AA">
        <w:t>4</w:t>
      </w:r>
      <w:r w:rsidR="00FA56AA" w:rsidRPr="00FA56AA">
        <w:rPr>
          <w:vertAlign w:val="superscript"/>
        </w:rPr>
        <w:t>th</w:t>
      </w:r>
      <w:r w:rsidR="00FA56AA">
        <w:t xml:space="preserve"> C</w:t>
      </w:r>
      <w:r w:rsidR="00FA56AA">
        <w:rPr>
          <w:rStyle w:val="FootnoteReference"/>
        </w:rPr>
        <w:footnoteReference w:id="3062"/>
      </w:r>
    </w:p>
    <w:p w14:paraId="4220D393" w14:textId="77777777" w:rsidR="00BD0433" w:rsidRPr="00AF1542" w:rsidRDefault="00BD0433" w:rsidP="00CF1A10">
      <w:pPr>
        <w:numPr>
          <w:ilvl w:val="0"/>
          <w:numId w:val="119"/>
        </w:numPr>
        <w:bidi w:val="0"/>
      </w:pPr>
      <w:r w:rsidRPr="008F2487">
        <w:rPr>
          <w:b/>
          <w:bCs/>
        </w:rPr>
        <w:t xml:space="preserve">O: </w:t>
      </w:r>
      <w:r w:rsidRPr="008F2487">
        <w:t>–</w:t>
      </w:r>
      <w:r w:rsidRPr="008F2487">
        <w:rPr>
          <w:b/>
          <w:bCs/>
        </w:rPr>
        <w:t xml:space="preserve"> Ds:</w:t>
      </w:r>
      <w:r w:rsidRPr="008F2487">
        <w:t xml:space="preserve"> </w:t>
      </w:r>
      <w:r w:rsidRPr="00C02B32">
        <w:t>Cloths superintendant</w:t>
      </w:r>
      <w:r>
        <w:rPr>
          <w:rStyle w:val="FootnoteReference"/>
        </w:rPr>
        <w:footnoteReference w:id="3063"/>
      </w:r>
      <w:r w:rsidRPr="008F2487">
        <w:t xml:space="preserve"> </w:t>
      </w:r>
      <w:r w:rsidRPr="008F2487">
        <w:rPr>
          <w:b/>
          <w:bCs/>
        </w:rPr>
        <w:t>F:</w:t>
      </w:r>
      <w:r w:rsidRPr="008F2487">
        <w:t xml:space="preserve"> – </w:t>
      </w:r>
      <w:r w:rsidRPr="008F2487">
        <w:rPr>
          <w:b/>
          <w:bCs/>
        </w:rPr>
        <w:t>S:</w:t>
      </w:r>
      <w:r w:rsidRPr="008F2487">
        <w:t xml:space="preserve"> </w:t>
      </w:r>
      <w:r w:rsidRPr="008F2487">
        <w:rPr>
          <w:i/>
          <w:iCs/>
        </w:rPr>
        <w:t xml:space="preserve">yBer </w:t>
      </w:r>
      <w:r w:rsidRPr="008F2487">
        <w:t xml:space="preserve">9:2, 13d (Kosovsky, </w:t>
      </w:r>
      <w:r w:rsidRPr="008F2487">
        <w:rPr>
          <w:i/>
          <w:iCs/>
        </w:rPr>
        <w:t>Yerushalmi</w:t>
      </w:r>
      <w:r w:rsidRPr="008F2487">
        <w:t xml:space="preserve">, 606) </w:t>
      </w:r>
      <w:r w:rsidRPr="008F2487">
        <w:rPr>
          <w:b/>
          <w:bCs/>
        </w:rPr>
        <w:t xml:space="preserve">E: </w:t>
      </w:r>
      <w:r w:rsidRPr="008F2487">
        <w:t>–</w:t>
      </w:r>
      <w:r w:rsidRPr="008F2487">
        <w:rPr>
          <w:b/>
          <w:bCs/>
        </w:rPr>
        <w:t xml:space="preserve"> D: </w:t>
      </w:r>
      <w:r w:rsidR="00FA56AA">
        <w:t>3</w:t>
      </w:r>
      <w:r w:rsidR="00FA56AA" w:rsidRPr="00FA56AA">
        <w:rPr>
          <w:vertAlign w:val="superscript"/>
        </w:rPr>
        <w:t>rd</w:t>
      </w:r>
      <w:r w:rsidR="00FA56AA">
        <w:t>-4</w:t>
      </w:r>
      <w:r w:rsidR="00FA56AA" w:rsidRPr="00FA56AA">
        <w:rPr>
          <w:vertAlign w:val="superscript"/>
        </w:rPr>
        <w:t>th</w:t>
      </w:r>
      <w:r w:rsidR="00FA56AA">
        <w:t xml:space="preserve"> C</w:t>
      </w:r>
      <w:r w:rsidR="00FA56AA">
        <w:rPr>
          <w:rStyle w:val="FootnoteReference"/>
        </w:rPr>
        <w:footnoteReference w:id="3064"/>
      </w:r>
    </w:p>
    <w:p w14:paraId="0061974E" w14:textId="77777777" w:rsidR="00BD0433" w:rsidRPr="008F2487" w:rsidRDefault="00BD0433" w:rsidP="00E71AA7">
      <w:pPr>
        <w:numPr>
          <w:ilvl w:val="0"/>
          <w:numId w:val="119"/>
        </w:numPr>
        <w:bidi w:val="0"/>
      </w:pPr>
      <w:r w:rsidRPr="008F2487">
        <w:rPr>
          <w:b/>
          <w:bCs/>
        </w:rPr>
        <w:t xml:space="preserve">O: </w:t>
      </w:r>
      <w:r w:rsidRPr="008F2487">
        <w:t>–</w:t>
      </w:r>
      <w:r w:rsidRPr="008F2487">
        <w:rPr>
          <w:b/>
          <w:bCs/>
        </w:rPr>
        <w:t xml:space="preserve"> Ds:</w:t>
      </w:r>
      <w:r w:rsidRPr="008F2487">
        <w:t xml:space="preserve"> Hanan (</w:t>
      </w:r>
      <w:r>
        <w:t>3</w:t>
      </w:r>
      <w:r w:rsidRPr="008F2487">
        <w:t>)’s son</w:t>
      </w:r>
      <w:r w:rsidRPr="008F2487">
        <w:rPr>
          <w:b/>
          <w:bCs/>
        </w:rPr>
        <w:t xml:space="preserve"> F:</w:t>
      </w:r>
      <w:r w:rsidRPr="008F2487">
        <w:t xml:space="preserve"> – </w:t>
      </w:r>
      <w:r w:rsidRPr="008F2487">
        <w:rPr>
          <w:b/>
          <w:bCs/>
        </w:rPr>
        <w:t>S:</w:t>
      </w:r>
      <w:r w:rsidRPr="008F2487">
        <w:t xml:space="preserve"> </w:t>
      </w:r>
      <w:r w:rsidRPr="008F2487">
        <w:rPr>
          <w:i/>
          <w:iCs/>
        </w:rPr>
        <w:t xml:space="preserve">yPea </w:t>
      </w:r>
      <w:r w:rsidRPr="008F2487">
        <w:t xml:space="preserve">1:5, 16c (Kosovsky, </w:t>
      </w:r>
      <w:r w:rsidRPr="008F2487">
        <w:rPr>
          <w:i/>
          <w:iCs/>
        </w:rPr>
        <w:t>Yerushalmi</w:t>
      </w:r>
      <w:r w:rsidRPr="008F2487">
        <w:t xml:space="preserve">, 264) </w:t>
      </w:r>
      <w:r w:rsidRPr="008F2487">
        <w:rPr>
          <w:b/>
          <w:bCs/>
        </w:rPr>
        <w:t xml:space="preserve">E: </w:t>
      </w:r>
      <w:r w:rsidRPr="008F2487">
        <w:t>–</w:t>
      </w:r>
      <w:r w:rsidRPr="008F2487">
        <w:rPr>
          <w:b/>
          <w:bCs/>
        </w:rPr>
        <w:t xml:space="preserve"> D: </w:t>
      </w:r>
      <w:r w:rsidR="00E71AA7">
        <w:rPr>
          <w:lang w:val="en-GB"/>
        </w:rPr>
        <w:t>4</w:t>
      </w:r>
      <w:r w:rsidR="00E71AA7" w:rsidRPr="00306F44">
        <w:rPr>
          <w:vertAlign w:val="superscript"/>
          <w:lang w:val="en-GB"/>
        </w:rPr>
        <w:t>th</w:t>
      </w:r>
      <w:r w:rsidR="00E71AA7">
        <w:rPr>
          <w:lang w:val="en-GB"/>
        </w:rPr>
        <w:t xml:space="preserve"> C</w:t>
      </w:r>
      <w:r w:rsidR="00E71AA7">
        <w:rPr>
          <w:rStyle w:val="FootnoteReference"/>
          <w:lang w:val="en-GB"/>
        </w:rPr>
        <w:footnoteReference w:id="3065"/>
      </w:r>
    </w:p>
    <w:p w14:paraId="3AF64A34" w14:textId="77777777" w:rsidR="00BD0433" w:rsidRPr="00691748" w:rsidRDefault="00BD0433" w:rsidP="000F48E6">
      <w:pPr>
        <w:numPr>
          <w:ilvl w:val="0"/>
          <w:numId w:val="119"/>
        </w:numPr>
        <w:bidi w:val="0"/>
      </w:pPr>
      <w:r w:rsidRPr="008F2487">
        <w:rPr>
          <w:b/>
          <w:bCs/>
        </w:rPr>
        <w:t xml:space="preserve">O: </w:t>
      </w:r>
      <w:r w:rsidRPr="008F2487">
        <w:t>–</w:t>
      </w:r>
      <w:r w:rsidRPr="008F2487">
        <w:rPr>
          <w:b/>
          <w:bCs/>
        </w:rPr>
        <w:t xml:space="preserve"> Ds:</w:t>
      </w:r>
      <w:r w:rsidRPr="008F2487">
        <w:t xml:space="preserve"> </w:t>
      </w:r>
      <w:r w:rsidRPr="004D7932">
        <w:t>Judge</w:t>
      </w:r>
      <w:r w:rsidRPr="008F2487">
        <w:rPr>
          <w:rStyle w:val="FootnoteReference"/>
        </w:rPr>
        <w:footnoteReference w:id="3066"/>
      </w:r>
      <w:r w:rsidRPr="008F2487">
        <w:t xml:space="preserve"> </w:t>
      </w:r>
      <w:r w:rsidRPr="008F2487">
        <w:rPr>
          <w:b/>
          <w:bCs/>
        </w:rPr>
        <w:t>F:</w:t>
      </w:r>
      <w:r w:rsidRPr="008F2487">
        <w:t xml:space="preserve"> – </w:t>
      </w:r>
      <w:r w:rsidRPr="008F2487">
        <w:rPr>
          <w:b/>
          <w:bCs/>
        </w:rPr>
        <w:t>S:</w:t>
      </w:r>
      <w:r w:rsidRPr="008F2487">
        <w:t xml:space="preserve"> </w:t>
      </w:r>
      <w:r w:rsidRPr="008F2487">
        <w:rPr>
          <w:i/>
          <w:iCs/>
        </w:rPr>
        <w:t xml:space="preserve">yPea </w:t>
      </w:r>
      <w:r w:rsidRPr="008F2487">
        <w:t xml:space="preserve">6:1, 19b (Kosovsky, </w:t>
      </w:r>
      <w:r w:rsidRPr="008F2487">
        <w:rPr>
          <w:i/>
          <w:iCs/>
        </w:rPr>
        <w:t>Yerushalmi</w:t>
      </w:r>
      <w:r w:rsidRPr="008F2487">
        <w:t xml:space="preserve">, 184) </w:t>
      </w:r>
      <w:r w:rsidRPr="008F2487">
        <w:rPr>
          <w:b/>
          <w:bCs/>
        </w:rPr>
        <w:t xml:space="preserve">E: </w:t>
      </w:r>
      <w:r w:rsidRPr="008F2487">
        <w:t>–</w:t>
      </w:r>
      <w:r w:rsidRPr="008F2487">
        <w:rPr>
          <w:b/>
          <w:bCs/>
        </w:rPr>
        <w:t xml:space="preserve"> D: </w:t>
      </w:r>
      <w:r w:rsidR="000F48E6">
        <w:rPr>
          <w:rFonts w:cs="Times New Roman"/>
          <w:lang w:val="en-GB"/>
        </w:rPr>
        <w:t>3</w:t>
      </w:r>
      <w:r w:rsidR="000F48E6" w:rsidRPr="002B189E">
        <w:rPr>
          <w:rFonts w:cs="Times New Roman"/>
          <w:vertAlign w:val="superscript"/>
          <w:lang w:val="en-GB"/>
        </w:rPr>
        <w:t>rd</w:t>
      </w:r>
      <w:r w:rsidR="000F48E6">
        <w:rPr>
          <w:rFonts w:cs="Times New Roman"/>
          <w:lang w:val="en-GB"/>
        </w:rPr>
        <w:t xml:space="preserve"> C</w:t>
      </w:r>
      <w:r w:rsidR="000F48E6">
        <w:rPr>
          <w:rStyle w:val="FootnoteReference"/>
          <w:rFonts w:cs="Times New Roman"/>
          <w:lang w:val="en-GB"/>
        </w:rPr>
        <w:footnoteReference w:id="3067"/>
      </w:r>
    </w:p>
    <w:p w14:paraId="15896F95" w14:textId="77777777" w:rsidR="00BD0433" w:rsidRPr="008F2487" w:rsidRDefault="00BD0433" w:rsidP="00582C70">
      <w:pPr>
        <w:numPr>
          <w:ilvl w:val="0"/>
          <w:numId w:val="119"/>
        </w:numPr>
        <w:bidi w:val="0"/>
      </w:pPr>
      <w:r w:rsidRPr="008F2487">
        <w:rPr>
          <w:b/>
          <w:bCs/>
        </w:rPr>
        <w:t xml:space="preserve">O: </w:t>
      </w:r>
      <w:r w:rsidRPr="008F2487">
        <w:t>–</w:t>
      </w:r>
      <w:r w:rsidRPr="008F2487">
        <w:rPr>
          <w:b/>
          <w:bCs/>
        </w:rPr>
        <w:t xml:space="preserve"> Ds:</w:t>
      </w:r>
      <w:r w:rsidRPr="008F2487">
        <w:t xml:space="preserve"> Yaqim (</w:t>
      </w:r>
      <w:r>
        <w:t>1</w:t>
      </w:r>
      <w:r w:rsidRPr="008F2487">
        <w:t>)’s son</w:t>
      </w:r>
      <w:r w:rsidRPr="008F2487">
        <w:rPr>
          <w:b/>
          <w:bCs/>
        </w:rPr>
        <w:t xml:space="preserve"> F:</w:t>
      </w:r>
      <w:r w:rsidRPr="008F2487">
        <w:t xml:space="preserve"> – </w:t>
      </w:r>
      <w:r w:rsidRPr="008F2487">
        <w:rPr>
          <w:b/>
          <w:bCs/>
        </w:rPr>
        <w:t>S:</w:t>
      </w:r>
      <w:r w:rsidRPr="008F2487">
        <w:t xml:space="preserve"> </w:t>
      </w:r>
      <w:r w:rsidRPr="008F2487">
        <w:rPr>
          <w:i/>
          <w:iCs/>
        </w:rPr>
        <w:t xml:space="preserve">yPea </w:t>
      </w:r>
      <w:r w:rsidRPr="008F2487">
        <w:t xml:space="preserve">7:1, 20a (Kosovsky, </w:t>
      </w:r>
      <w:r w:rsidRPr="008F2487">
        <w:rPr>
          <w:i/>
          <w:iCs/>
        </w:rPr>
        <w:t>Yerushalmi</w:t>
      </w:r>
      <w:r w:rsidRPr="008F2487">
        <w:t xml:space="preserve">, 449-50) </w:t>
      </w:r>
      <w:r w:rsidRPr="008F2487">
        <w:rPr>
          <w:b/>
          <w:bCs/>
        </w:rPr>
        <w:t xml:space="preserve">E: </w:t>
      </w:r>
      <w:r w:rsidRPr="008F2487">
        <w:t>–</w:t>
      </w:r>
      <w:r w:rsidRPr="008F2487">
        <w:rPr>
          <w:b/>
          <w:bCs/>
        </w:rPr>
        <w:t xml:space="preserve"> D: </w:t>
      </w:r>
      <w:r w:rsidR="00582C70">
        <w:t>3</w:t>
      </w:r>
      <w:r w:rsidR="00582C70" w:rsidRPr="00E8387D">
        <w:rPr>
          <w:vertAlign w:val="superscript"/>
        </w:rPr>
        <w:t>rd</w:t>
      </w:r>
      <w:r w:rsidR="00582C70">
        <w:t xml:space="preserve"> C</w:t>
      </w:r>
      <w:r w:rsidR="00582C70">
        <w:rPr>
          <w:rStyle w:val="FootnoteReference"/>
        </w:rPr>
        <w:footnoteReference w:id="3068"/>
      </w:r>
    </w:p>
    <w:p w14:paraId="548A5BF4" w14:textId="77777777" w:rsidR="00BD0433" w:rsidRPr="008F2487" w:rsidRDefault="00BD0433" w:rsidP="00567B8B">
      <w:pPr>
        <w:numPr>
          <w:ilvl w:val="0"/>
          <w:numId w:val="119"/>
        </w:numPr>
        <w:bidi w:val="0"/>
      </w:pPr>
      <w:r w:rsidRPr="008F2487">
        <w:rPr>
          <w:b/>
          <w:bCs/>
        </w:rPr>
        <w:t xml:space="preserve">O: </w:t>
      </w:r>
      <w:r w:rsidRPr="008F2487">
        <w:t>–</w:t>
      </w:r>
      <w:r w:rsidRPr="008F2487">
        <w:rPr>
          <w:b/>
          <w:bCs/>
        </w:rPr>
        <w:t xml:space="preserve"> Ds:</w:t>
      </w:r>
      <w:r w:rsidRPr="008F2487">
        <w:t xml:space="preserve"> Abba </w:t>
      </w:r>
      <w:r w:rsidR="00210CF5">
        <w:t>(21</w:t>
      </w:r>
      <w:r w:rsidRPr="008F2487">
        <w:t>)’s son</w:t>
      </w:r>
      <w:r w:rsidRPr="008F2487">
        <w:rPr>
          <w:b/>
          <w:bCs/>
        </w:rPr>
        <w:t xml:space="preserve"> F:</w:t>
      </w:r>
      <w:r w:rsidRPr="008F2487">
        <w:t xml:space="preserve"> – </w:t>
      </w:r>
      <w:r w:rsidRPr="008F2487">
        <w:rPr>
          <w:b/>
          <w:bCs/>
        </w:rPr>
        <w:t>S:</w:t>
      </w:r>
      <w:r w:rsidRPr="008F2487">
        <w:t xml:space="preserve"> </w:t>
      </w:r>
      <w:r w:rsidRPr="008F2487">
        <w:rPr>
          <w:i/>
          <w:iCs/>
        </w:rPr>
        <w:t xml:space="preserve">yDem </w:t>
      </w:r>
      <w:r w:rsidRPr="008F2487">
        <w:t xml:space="preserve">1:1, 21c (Kosovsky, </w:t>
      </w:r>
      <w:r w:rsidRPr="008F2487">
        <w:rPr>
          <w:i/>
          <w:iCs/>
        </w:rPr>
        <w:t>Yerushalmi</w:t>
      </w:r>
      <w:r w:rsidRPr="008F2487">
        <w:t xml:space="preserve">, 23-4) </w:t>
      </w:r>
      <w:r w:rsidRPr="008F2487">
        <w:rPr>
          <w:b/>
          <w:bCs/>
        </w:rPr>
        <w:t xml:space="preserve">E: </w:t>
      </w:r>
      <w:r w:rsidRPr="008F2487">
        <w:t>–</w:t>
      </w:r>
      <w:r w:rsidRPr="008F2487">
        <w:rPr>
          <w:b/>
          <w:bCs/>
        </w:rPr>
        <w:t xml:space="preserve"> D: </w:t>
      </w:r>
      <w:r w:rsidR="00567B8B" w:rsidRPr="001414A0">
        <w:t>3</w:t>
      </w:r>
      <w:r w:rsidR="00567B8B" w:rsidRPr="001414A0">
        <w:rPr>
          <w:vertAlign w:val="superscript"/>
        </w:rPr>
        <w:t>rd</w:t>
      </w:r>
      <w:r w:rsidR="00567B8B" w:rsidRPr="001414A0">
        <w:t xml:space="preserve"> C</w:t>
      </w:r>
      <w:r w:rsidR="00567B8B">
        <w:rPr>
          <w:rStyle w:val="FootnoteReference"/>
          <w:lang w:val="de-DE"/>
        </w:rPr>
        <w:footnoteReference w:id="3069"/>
      </w:r>
    </w:p>
    <w:p w14:paraId="5AF67BA7" w14:textId="77777777" w:rsidR="00BD0433" w:rsidRPr="008F2487" w:rsidRDefault="00BD0433" w:rsidP="00582C70">
      <w:pPr>
        <w:numPr>
          <w:ilvl w:val="0"/>
          <w:numId w:val="119"/>
        </w:numPr>
        <w:bidi w:val="0"/>
      </w:pPr>
      <w:r w:rsidRPr="008F2487">
        <w:rPr>
          <w:b/>
          <w:bCs/>
        </w:rPr>
        <w:t xml:space="preserve">O: </w:t>
      </w:r>
      <w:r w:rsidRPr="008F2487">
        <w:t>–</w:t>
      </w:r>
      <w:r w:rsidRPr="008F2487">
        <w:rPr>
          <w:b/>
          <w:bCs/>
        </w:rPr>
        <w:t xml:space="preserve"> Ds:</w:t>
      </w:r>
      <w:r w:rsidRPr="008F2487">
        <w:t xml:space="preserve"> Zachariah (</w:t>
      </w:r>
      <w:r>
        <w:t>3</w:t>
      </w:r>
      <w:r w:rsidRPr="008F2487">
        <w:t>)’s son</w:t>
      </w:r>
      <w:r w:rsidRPr="008F2487">
        <w:rPr>
          <w:b/>
          <w:bCs/>
        </w:rPr>
        <w:t xml:space="preserve"> F:</w:t>
      </w:r>
      <w:r w:rsidRPr="008F2487">
        <w:t xml:space="preserve"> – </w:t>
      </w:r>
      <w:r w:rsidRPr="008F2487">
        <w:rPr>
          <w:b/>
          <w:bCs/>
        </w:rPr>
        <w:t>S:</w:t>
      </w:r>
      <w:r w:rsidRPr="008F2487">
        <w:t xml:space="preserve"> </w:t>
      </w:r>
      <w:r w:rsidRPr="008F2487">
        <w:rPr>
          <w:i/>
          <w:iCs/>
        </w:rPr>
        <w:t xml:space="preserve">yDem </w:t>
      </w:r>
      <w:r w:rsidRPr="008F2487">
        <w:t>2:1, 22</w:t>
      </w:r>
      <w:r>
        <w:t>c</w:t>
      </w:r>
      <w:r w:rsidRPr="008F2487">
        <w:t xml:space="preserve"> (Kosovsky, </w:t>
      </w:r>
      <w:r w:rsidRPr="008F2487">
        <w:rPr>
          <w:i/>
          <w:iCs/>
        </w:rPr>
        <w:t>Yerushalmi</w:t>
      </w:r>
      <w:r w:rsidRPr="008F2487">
        <w:t xml:space="preserve">, 212) </w:t>
      </w:r>
      <w:r w:rsidRPr="008F2487">
        <w:rPr>
          <w:b/>
          <w:bCs/>
        </w:rPr>
        <w:t xml:space="preserve">E: </w:t>
      </w:r>
      <w:r w:rsidRPr="008F2487">
        <w:t>–</w:t>
      </w:r>
      <w:r w:rsidRPr="008F2487">
        <w:rPr>
          <w:b/>
          <w:bCs/>
        </w:rPr>
        <w:t xml:space="preserve"> D: </w:t>
      </w:r>
      <w:r w:rsidR="00582C70">
        <w:rPr>
          <w:lang w:val="en-GB"/>
        </w:rPr>
        <w:t>4</w:t>
      </w:r>
      <w:r w:rsidR="00582C70" w:rsidRPr="007D7133">
        <w:rPr>
          <w:vertAlign w:val="superscript"/>
          <w:lang w:val="en-GB"/>
        </w:rPr>
        <w:t>th</w:t>
      </w:r>
      <w:r w:rsidR="00582C70">
        <w:rPr>
          <w:lang w:val="en-GB"/>
        </w:rPr>
        <w:t xml:space="preserve"> C</w:t>
      </w:r>
      <w:r w:rsidR="00582C70">
        <w:rPr>
          <w:rStyle w:val="FootnoteReference"/>
          <w:lang w:val="en-GB"/>
        </w:rPr>
        <w:footnoteReference w:id="3070"/>
      </w:r>
    </w:p>
    <w:p w14:paraId="3CF2919B" w14:textId="77777777" w:rsidR="00BD0433" w:rsidRPr="00691748" w:rsidRDefault="00BD0433" w:rsidP="0018007E">
      <w:pPr>
        <w:numPr>
          <w:ilvl w:val="0"/>
          <w:numId w:val="119"/>
        </w:numPr>
        <w:bidi w:val="0"/>
      </w:pPr>
      <w:r w:rsidRPr="008F2487">
        <w:rPr>
          <w:b/>
          <w:bCs/>
        </w:rPr>
        <w:t xml:space="preserve">O: </w:t>
      </w:r>
      <w:r w:rsidRPr="008F2487">
        <w:t>–</w:t>
      </w:r>
      <w:r w:rsidRPr="008F2487">
        <w:rPr>
          <w:b/>
          <w:bCs/>
        </w:rPr>
        <w:t xml:space="preserve"> Ds:</w:t>
      </w:r>
      <w:r w:rsidRPr="008F2487">
        <w:t xml:space="preserve"> </w:t>
      </w:r>
      <w:r w:rsidR="0018007E" w:rsidRPr="008F2487">
        <w:t>N</w:t>
      </w:r>
      <w:r w:rsidR="0018007E">
        <w:t>arashi</w:t>
      </w:r>
      <w:r w:rsidR="0018007E" w:rsidRPr="008F2487">
        <w:t xml:space="preserve">ya </w:t>
      </w:r>
      <w:r w:rsidRPr="008F2487">
        <w:t>(</w:t>
      </w:r>
      <w:r>
        <w:t>1</w:t>
      </w:r>
      <w:r w:rsidRPr="008F2487">
        <w:t>)’s son</w:t>
      </w:r>
      <w:r>
        <w:rPr>
          <w:rStyle w:val="FootnoteReference"/>
        </w:rPr>
        <w:footnoteReference w:id="3071"/>
      </w:r>
      <w:r w:rsidRPr="008F2487">
        <w:rPr>
          <w:b/>
          <w:bCs/>
        </w:rPr>
        <w:t xml:space="preserve"> F:</w:t>
      </w:r>
      <w:r w:rsidRPr="008F2487">
        <w:t xml:space="preserve"> – </w:t>
      </w:r>
      <w:r w:rsidRPr="008F2487">
        <w:rPr>
          <w:b/>
          <w:bCs/>
        </w:rPr>
        <w:t>S:</w:t>
      </w:r>
      <w:r w:rsidRPr="008F2487">
        <w:t xml:space="preserve"> </w:t>
      </w:r>
      <w:r w:rsidRPr="008F2487">
        <w:rPr>
          <w:i/>
          <w:iCs/>
        </w:rPr>
        <w:t xml:space="preserve">yKil </w:t>
      </w:r>
      <w:r w:rsidRPr="008F2487">
        <w:t xml:space="preserve">3:1, 28c (Kosovsky, </w:t>
      </w:r>
      <w:r w:rsidRPr="008F2487">
        <w:rPr>
          <w:i/>
          <w:iCs/>
        </w:rPr>
        <w:t>Yerushalmi</w:t>
      </w:r>
      <w:r w:rsidRPr="008F2487">
        <w:t xml:space="preserve">, 554) </w:t>
      </w:r>
      <w:r w:rsidRPr="008F2487">
        <w:rPr>
          <w:b/>
          <w:bCs/>
        </w:rPr>
        <w:t xml:space="preserve">E: </w:t>
      </w:r>
      <w:smartTag w:uri="urn:schemas-microsoft-com:office:smarttags" w:element="place">
        <w:r>
          <w:t>Babyl</w:t>
        </w:r>
        <w:r>
          <w:t>o</w:t>
        </w:r>
        <w:r>
          <w:t>nia</w:t>
        </w:r>
      </w:smartTag>
      <w:r w:rsidR="00733C61">
        <w:t>?</w:t>
      </w:r>
      <w:r>
        <w:rPr>
          <w:rStyle w:val="FootnoteReference"/>
        </w:rPr>
        <w:footnoteReference w:id="3072"/>
      </w:r>
      <w:r w:rsidRPr="008F2487">
        <w:rPr>
          <w:b/>
          <w:bCs/>
        </w:rPr>
        <w:t xml:space="preserve"> D: </w:t>
      </w:r>
      <w:r w:rsidR="00CD609C">
        <w:t>3</w:t>
      </w:r>
      <w:r w:rsidR="00CD609C" w:rsidRPr="00CD609C">
        <w:rPr>
          <w:vertAlign w:val="superscript"/>
        </w:rPr>
        <w:t>rd</w:t>
      </w:r>
      <w:r w:rsidR="00CD609C">
        <w:t xml:space="preserve"> C</w:t>
      </w:r>
      <w:r w:rsidR="00CD609C">
        <w:rPr>
          <w:rStyle w:val="FootnoteReference"/>
        </w:rPr>
        <w:footnoteReference w:id="3073"/>
      </w:r>
    </w:p>
    <w:p w14:paraId="40C8BC47" w14:textId="77777777" w:rsidR="00BD0433" w:rsidRPr="008F2487" w:rsidRDefault="00BD0433" w:rsidP="00CD609C">
      <w:pPr>
        <w:numPr>
          <w:ilvl w:val="0"/>
          <w:numId w:val="119"/>
        </w:numPr>
        <w:bidi w:val="0"/>
      </w:pPr>
      <w:r w:rsidRPr="008F2487">
        <w:rPr>
          <w:b/>
          <w:bCs/>
        </w:rPr>
        <w:t xml:space="preserve">O: </w:t>
      </w:r>
      <w:r w:rsidRPr="008F2487">
        <w:t>–</w:t>
      </w:r>
      <w:r w:rsidRPr="008F2487">
        <w:rPr>
          <w:b/>
          <w:bCs/>
        </w:rPr>
        <w:t xml:space="preserve"> Ds:</w:t>
      </w:r>
      <w:r w:rsidRPr="008F2487">
        <w:t xml:space="preserve"> Karsana (</w:t>
      </w:r>
      <w:r>
        <w:t>1</w:t>
      </w:r>
      <w:r w:rsidRPr="008F2487">
        <w:t>)’s son</w:t>
      </w:r>
      <w:r w:rsidRPr="008F2487">
        <w:rPr>
          <w:b/>
          <w:bCs/>
        </w:rPr>
        <w:t xml:space="preserve"> F:</w:t>
      </w:r>
      <w:r w:rsidRPr="008F2487">
        <w:t xml:space="preserve"> – </w:t>
      </w:r>
      <w:r w:rsidRPr="008F2487">
        <w:rPr>
          <w:b/>
          <w:bCs/>
        </w:rPr>
        <w:t>S:</w:t>
      </w:r>
      <w:r w:rsidRPr="008F2487">
        <w:t xml:space="preserve"> </w:t>
      </w:r>
      <w:r w:rsidRPr="008F2487">
        <w:rPr>
          <w:i/>
          <w:iCs/>
        </w:rPr>
        <w:t xml:space="preserve">yTer </w:t>
      </w:r>
      <w:r w:rsidRPr="008F2487">
        <w:t xml:space="preserve">2:1, 41c (Kosovsky, </w:t>
      </w:r>
      <w:r w:rsidRPr="008F2487">
        <w:rPr>
          <w:i/>
          <w:iCs/>
        </w:rPr>
        <w:t>Yerushalmi</w:t>
      </w:r>
      <w:r w:rsidRPr="008F2487">
        <w:t xml:space="preserve">, 479-80) </w:t>
      </w:r>
      <w:r w:rsidRPr="008F2487">
        <w:rPr>
          <w:b/>
          <w:bCs/>
        </w:rPr>
        <w:t xml:space="preserve">E: </w:t>
      </w:r>
      <w:r w:rsidRPr="008F2487">
        <w:t>–</w:t>
      </w:r>
      <w:r w:rsidRPr="008F2487">
        <w:rPr>
          <w:b/>
          <w:bCs/>
        </w:rPr>
        <w:t xml:space="preserve"> D: </w:t>
      </w:r>
      <w:r w:rsidR="00CD609C" w:rsidRPr="00CD609C">
        <w:t>3</w:t>
      </w:r>
      <w:r w:rsidR="00CD609C" w:rsidRPr="00CD609C">
        <w:rPr>
          <w:vertAlign w:val="superscript"/>
        </w:rPr>
        <w:t>rd</w:t>
      </w:r>
      <w:r w:rsidR="00CD609C" w:rsidRPr="00CD609C">
        <w:t xml:space="preserve"> C</w:t>
      </w:r>
      <w:r w:rsidR="00CD609C">
        <w:rPr>
          <w:rStyle w:val="FootnoteReference"/>
          <w:lang w:val="de-DE"/>
        </w:rPr>
        <w:footnoteReference w:id="3074"/>
      </w:r>
    </w:p>
    <w:p w14:paraId="6FEBC8E1" w14:textId="77777777" w:rsidR="00BD0433" w:rsidRPr="00691748" w:rsidRDefault="00BD0433" w:rsidP="00E247F6">
      <w:pPr>
        <w:numPr>
          <w:ilvl w:val="0"/>
          <w:numId w:val="119"/>
        </w:numPr>
        <w:bidi w:val="0"/>
      </w:pPr>
      <w:r w:rsidRPr="008F2487">
        <w:rPr>
          <w:b/>
          <w:bCs/>
        </w:rPr>
        <w:t xml:space="preserve">O: </w:t>
      </w:r>
      <w:r w:rsidRPr="008F2487">
        <w:t>–</w:t>
      </w:r>
      <w:r w:rsidRPr="008F2487">
        <w:rPr>
          <w:b/>
          <w:bCs/>
        </w:rPr>
        <w:t xml:space="preserve"> Ds:</w:t>
      </w:r>
      <w:r w:rsidRPr="008F2487">
        <w:t xml:space="preserve"> </w:t>
      </w:r>
      <w:r>
        <w:t>Ḥiyya</w:t>
      </w:r>
      <w:r w:rsidRPr="008F2487">
        <w:t xml:space="preserve"> </w:t>
      </w:r>
      <w:r>
        <w:t>(</w:t>
      </w:r>
      <w:r w:rsidR="00980F48">
        <w:t>11</w:t>
      </w:r>
      <w:r w:rsidRPr="008F2487">
        <w:t>)’s son</w:t>
      </w:r>
      <w:r w:rsidRPr="008F2487">
        <w:rPr>
          <w:b/>
          <w:bCs/>
        </w:rPr>
        <w:t xml:space="preserve"> F:</w:t>
      </w:r>
      <w:r w:rsidRPr="008F2487">
        <w:t xml:space="preserve"> – </w:t>
      </w:r>
      <w:r w:rsidRPr="008F2487">
        <w:rPr>
          <w:b/>
          <w:bCs/>
        </w:rPr>
        <w:t>S:</w:t>
      </w:r>
      <w:r w:rsidRPr="008F2487">
        <w:t xml:space="preserve"> </w:t>
      </w:r>
      <w:r w:rsidRPr="008F2487">
        <w:rPr>
          <w:i/>
          <w:iCs/>
        </w:rPr>
        <w:t xml:space="preserve">yTer </w:t>
      </w:r>
      <w:r w:rsidRPr="008F2487">
        <w:t xml:space="preserve">10:5, 47b (Kosovsky, </w:t>
      </w:r>
      <w:r w:rsidRPr="008F2487">
        <w:rPr>
          <w:i/>
          <w:iCs/>
        </w:rPr>
        <w:t>Yerushalmi</w:t>
      </w:r>
      <w:r w:rsidRPr="008F2487">
        <w:t xml:space="preserve">, 255) </w:t>
      </w:r>
      <w:r w:rsidRPr="008F2487">
        <w:rPr>
          <w:b/>
          <w:bCs/>
        </w:rPr>
        <w:t xml:space="preserve">E: </w:t>
      </w:r>
      <w:r w:rsidRPr="008F2487">
        <w:t>–</w:t>
      </w:r>
      <w:r w:rsidRPr="008F2487">
        <w:rPr>
          <w:b/>
          <w:bCs/>
        </w:rPr>
        <w:t xml:space="preserve"> D: </w:t>
      </w:r>
      <w:r w:rsidR="00E247F6">
        <w:t>3</w:t>
      </w:r>
      <w:r w:rsidR="00E247F6" w:rsidRPr="00E247F6">
        <w:rPr>
          <w:vertAlign w:val="superscript"/>
        </w:rPr>
        <w:t>rd</w:t>
      </w:r>
      <w:r w:rsidR="00E247F6">
        <w:t xml:space="preserve"> C</w:t>
      </w:r>
      <w:r w:rsidR="00E247F6">
        <w:rPr>
          <w:rStyle w:val="FootnoteReference"/>
        </w:rPr>
        <w:footnoteReference w:id="3075"/>
      </w:r>
    </w:p>
    <w:p w14:paraId="43865ED1" w14:textId="77777777" w:rsidR="00BD0433" w:rsidRPr="00691748" w:rsidRDefault="00BD0433" w:rsidP="00582C70">
      <w:pPr>
        <w:numPr>
          <w:ilvl w:val="0"/>
          <w:numId w:val="119"/>
        </w:numPr>
        <w:bidi w:val="0"/>
      </w:pPr>
      <w:r w:rsidRPr="008F2487">
        <w:rPr>
          <w:b/>
          <w:bCs/>
        </w:rPr>
        <w:t xml:space="preserve">O: </w:t>
      </w:r>
      <w:r w:rsidRPr="008F2487">
        <w:rPr>
          <w:rFonts w:cs="Times New Roman"/>
          <w:rtl/>
        </w:rPr>
        <w:t>סימון</w:t>
      </w:r>
      <w:r w:rsidRPr="008F2487">
        <w:rPr>
          <w:rStyle w:val="FootnoteReference"/>
        </w:rPr>
        <w:footnoteReference w:id="3076"/>
      </w:r>
      <w:r w:rsidRPr="008F2487">
        <w:rPr>
          <w:b/>
          <w:bCs/>
        </w:rPr>
        <w:t xml:space="preserve"> Ds:</w:t>
      </w:r>
      <w:r w:rsidRPr="008F2487">
        <w:t xml:space="preserve"> Joseph (</w:t>
      </w:r>
      <w:r w:rsidR="002C2DA4">
        <w:t>17</w:t>
      </w:r>
      <w:r w:rsidRPr="008F2487">
        <w:t>)’s father</w:t>
      </w:r>
      <w:r w:rsidRPr="008F2487">
        <w:rPr>
          <w:b/>
          <w:bCs/>
        </w:rPr>
        <w:t xml:space="preserve"> F:</w:t>
      </w:r>
      <w:r w:rsidRPr="008F2487">
        <w:rPr>
          <w:rFonts w:cs="Times New Roman"/>
        </w:rPr>
        <w:t xml:space="preserve"> – </w:t>
      </w:r>
      <w:r w:rsidRPr="008F2487">
        <w:rPr>
          <w:b/>
          <w:bCs/>
        </w:rPr>
        <w:t>S:</w:t>
      </w:r>
      <w:r w:rsidRPr="008F2487">
        <w:t xml:space="preserve"> </w:t>
      </w:r>
      <w:r w:rsidR="002C2DA4" w:rsidRPr="008F792C">
        <w:rPr>
          <w:rFonts w:cs="Times New Roman"/>
          <w:i/>
          <w:iCs/>
          <w:lang w:val="it-IT"/>
        </w:rPr>
        <w:t>yBer</w:t>
      </w:r>
      <w:r w:rsidR="002C2DA4" w:rsidRPr="008F792C">
        <w:rPr>
          <w:rFonts w:cs="Times New Roman"/>
          <w:lang w:val="it-IT"/>
        </w:rPr>
        <w:t xml:space="preserve"> 9:5, 14c</w:t>
      </w:r>
      <w:r w:rsidR="002C2DA4" w:rsidRPr="008F2487" w:rsidDel="002C2DA4">
        <w:rPr>
          <w:i/>
          <w:iCs/>
        </w:rPr>
        <w:t xml:space="preserve"> </w:t>
      </w:r>
      <w:r w:rsidRPr="008F2487">
        <w:t xml:space="preserve">(Kosovsky, </w:t>
      </w:r>
      <w:r w:rsidRPr="008F2487">
        <w:rPr>
          <w:i/>
          <w:iCs/>
        </w:rPr>
        <w:t>Yer</w:t>
      </w:r>
      <w:r w:rsidRPr="008F2487">
        <w:rPr>
          <w:i/>
          <w:iCs/>
        </w:rPr>
        <w:t>u</w:t>
      </w:r>
      <w:r w:rsidRPr="008F2487">
        <w:rPr>
          <w:i/>
          <w:iCs/>
        </w:rPr>
        <w:t>shalmi</w:t>
      </w:r>
      <w:r w:rsidRPr="008F2487">
        <w:t xml:space="preserve">, 432) </w:t>
      </w:r>
      <w:r w:rsidRPr="008F2487">
        <w:rPr>
          <w:b/>
          <w:bCs/>
        </w:rPr>
        <w:t xml:space="preserve">E: </w:t>
      </w:r>
      <w:r w:rsidRPr="008F2487">
        <w:rPr>
          <w:rFonts w:cs="Times New Roman"/>
        </w:rPr>
        <w:t xml:space="preserve">– </w:t>
      </w:r>
      <w:r w:rsidRPr="008F2487">
        <w:rPr>
          <w:b/>
          <w:bCs/>
        </w:rPr>
        <w:t xml:space="preserve">D: </w:t>
      </w:r>
      <w:r w:rsidR="00582C70">
        <w:rPr>
          <w:rFonts w:cs="Times New Roman"/>
        </w:rPr>
        <w:t>Pre-400</w:t>
      </w:r>
      <w:r w:rsidR="00582C70">
        <w:rPr>
          <w:rStyle w:val="FootnoteReference"/>
          <w:rFonts w:cs="Times New Roman"/>
        </w:rPr>
        <w:footnoteReference w:id="3077"/>
      </w:r>
    </w:p>
    <w:p w14:paraId="14F0542A" w14:textId="77777777" w:rsidR="00BD0433" w:rsidRPr="008F2487" w:rsidRDefault="00BD0433" w:rsidP="00E247F6">
      <w:pPr>
        <w:numPr>
          <w:ilvl w:val="0"/>
          <w:numId w:val="119"/>
        </w:numPr>
        <w:bidi w:val="0"/>
      </w:pPr>
      <w:r w:rsidRPr="008F2487">
        <w:rPr>
          <w:b/>
          <w:bCs/>
        </w:rPr>
        <w:t xml:space="preserve">O: </w:t>
      </w:r>
      <w:r w:rsidRPr="008F2487">
        <w:rPr>
          <w:rFonts w:cs="Times New Roman"/>
        </w:rPr>
        <w:t>–</w:t>
      </w:r>
      <w:r w:rsidRPr="008F2487">
        <w:rPr>
          <w:b/>
          <w:bCs/>
        </w:rPr>
        <w:t xml:space="preserve"> Ds:</w:t>
      </w:r>
      <w:r w:rsidRPr="008F2487">
        <w:t xml:space="preserve"> Nazira (</w:t>
      </w:r>
      <w:r>
        <w:t>2</w:t>
      </w:r>
      <w:r w:rsidRPr="008F2487">
        <w:t>)’s son</w:t>
      </w:r>
      <w:r w:rsidRPr="008F2487">
        <w:rPr>
          <w:b/>
          <w:bCs/>
        </w:rPr>
        <w:t xml:space="preserve"> F:</w:t>
      </w:r>
      <w:r w:rsidRPr="008F2487">
        <w:rPr>
          <w:rFonts w:cs="Times New Roman"/>
        </w:rPr>
        <w:t xml:space="preserve"> – </w:t>
      </w:r>
      <w:r w:rsidRPr="008F2487">
        <w:rPr>
          <w:b/>
          <w:bCs/>
        </w:rPr>
        <w:t>S:</w:t>
      </w:r>
      <w:r w:rsidRPr="008F2487">
        <w:t xml:space="preserve"> </w:t>
      </w:r>
      <w:r w:rsidRPr="008F2487">
        <w:rPr>
          <w:i/>
          <w:iCs/>
        </w:rPr>
        <w:t xml:space="preserve">yShab </w:t>
      </w:r>
      <w:r w:rsidRPr="008F2487">
        <w:t xml:space="preserve">2:3, 5a (Kosovsky, </w:t>
      </w:r>
      <w:r w:rsidRPr="008F2487">
        <w:rPr>
          <w:i/>
          <w:iCs/>
        </w:rPr>
        <w:t>Yerushalmi</w:t>
      </w:r>
      <w:r w:rsidRPr="008F2487">
        <w:t xml:space="preserve">, 545) </w:t>
      </w:r>
      <w:r w:rsidRPr="008F2487">
        <w:rPr>
          <w:b/>
          <w:bCs/>
        </w:rPr>
        <w:t>E:</w:t>
      </w:r>
      <w:r w:rsidRPr="008F2487">
        <w:rPr>
          <w:rFonts w:cs="Times New Roman"/>
        </w:rPr>
        <w:t xml:space="preserve"> – </w:t>
      </w:r>
      <w:r w:rsidRPr="008F2487">
        <w:rPr>
          <w:b/>
          <w:bCs/>
        </w:rPr>
        <w:t xml:space="preserve">D: </w:t>
      </w:r>
      <w:r w:rsidR="00E247F6">
        <w:t>3</w:t>
      </w:r>
      <w:r w:rsidR="00E247F6" w:rsidRPr="00A1110E">
        <w:rPr>
          <w:vertAlign w:val="superscript"/>
        </w:rPr>
        <w:t>rd</w:t>
      </w:r>
      <w:r w:rsidR="00E247F6">
        <w:t>-4</w:t>
      </w:r>
      <w:r w:rsidR="00E247F6" w:rsidRPr="00A1110E">
        <w:rPr>
          <w:vertAlign w:val="superscript"/>
        </w:rPr>
        <w:t>th</w:t>
      </w:r>
      <w:r w:rsidR="00E247F6">
        <w:t xml:space="preserve"> C</w:t>
      </w:r>
      <w:r w:rsidR="00E247F6">
        <w:rPr>
          <w:rStyle w:val="FootnoteReference"/>
        </w:rPr>
        <w:footnoteReference w:id="3078"/>
      </w:r>
    </w:p>
    <w:p w14:paraId="62D999BC" w14:textId="77777777" w:rsidR="00BD0433" w:rsidRPr="008F2487" w:rsidRDefault="00BD0433" w:rsidP="0018007E">
      <w:pPr>
        <w:numPr>
          <w:ilvl w:val="0"/>
          <w:numId w:val="119"/>
        </w:numPr>
        <w:bidi w:val="0"/>
      </w:pPr>
      <w:r w:rsidRPr="008F2487">
        <w:rPr>
          <w:b/>
          <w:bCs/>
        </w:rPr>
        <w:t xml:space="preserve">O: </w:t>
      </w:r>
      <w:r w:rsidRPr="008F2487">
        <w:rPr>
          <w:rFonts w:cs="Times New Roman"/>
        </w:rPr>
        <w:t>–</w:t>
      </w:r>
      <w:r w:rsidRPr="008F2487">
        <w:rPr>
          <w:b/>
          <w:bCs/>
        </w:rPr>
        <w:t xml:space="preserve"> Ds:</w:t>
      </w:r>
      <w:r w:rsidRPr="008F2487">
        <w:t xml:space="preserve"> Jeremiah (</w:t>
      </w:r>
      <w:r w:rsidR="00330A74">
        <w:t>7</w:t>
      </w:r>
      <w:r w:rsidRPr="008F2487">
        <w:t xml:space="preserve">)’s </w:t>
      </w:r>
      <w:r w:rsidR="0018007E">
        <w:t>father</w:t>
      </w:r>
      <w:r w:rsidR="0018007E" w:rsidRPr="008F2487">
        <w:rPr>
          <w:b/>
          <w:bCs/>
        </w:rPr>
        <w:t xml:space="preserve"> </w:t>
      </w:r>
      <w:r w:rsidRPr="008F2487">
        <w:rPr>
          <w:b/>
          <w:bCs/>
        </w:rPr>
        <w:t>F:</w:t>
      </w:r>
      <w:r w:rsidRPr="008F2487">
        <w:rPr>
          <w:rFonts w:cs="Times New Roman"/>
        </w:rPr>
        <w:t xml:space="preserve"> – </w:t>
      </w:r>
      <w:r w:rsidRPr="008F2487">
        <w:rPr>
          <w:b/>
          <w:bCs/>
        </w:rPr>
        <w:t>S:</w:t>
      </w:r>
      <w:r w:rsidRPr="008F2487">
        <w:t xml:space="preserve"> </w:t>
      </w:r>
      <w:r w:rsidRPr="008F2487">
        <w:rPr>
          <w:i/>
          <w:iCs/>
        </w:rPr>
        <w:t xml:space="preserve">yShab </w:t>
      </w:r>
      <w:r w:rsidRPr="008F2487">
        <w:t xml:space="preserve">4:3, 7a (Kosovsky, </w:t>
      </w:r>
      <w:r w:rsidRPr="008F2487">
        <w:rPr>
          <w:i/>
          <w:iCs/>
        </w:rPr>
        <w:t>Yerushalmi</w:t>
      </w:r>
      <w:r w:rsidRPr="008F2487">
        <w:t xml:space="preserve">, 464) </w:t>
      </w:r>
      <w:r w:rsidRPr="008F2487">
        <w:rPr>
          <w:b/>
          <w:bCs/>
        </w:rPr>
        <w:t>E:</w:t>
      </w:r>
      <w:r w:rsidRPr="008F2487">
        <w:rPr>
          <w:rFonts w:cs="Times New Roman"/>
        </w:rPr>
        <w:t xml:space="preserve"> – </w:t>
      </w:r>
      <w:r w:rsidRPr="008F2487">
        <w:rPr>
          <w:b/>
          <w:bCs/>
        </w:rPr>
        <w:t xml:space="preserve">D: </w:t>
      </w:r>
      <w:r w:rsidR="00582C70" w:rsidRPr="00B32F2E">
        <w:rPr>
          <w:rFonts w:cs="Times New Roman"/>
        </w:rPr>
        <w:t>P</w:t>
      </w:r>
      <w:r w:rsidR="00582C70">
        <w:rPr>
          <w:rFonts w:cs="Times New Roman"/>
        </w:rPr>
        <w:t>re-4</w:t>
      </w:r>
      <w:r w:rsidR="00582C70" w:rsidRPr="00B32F2E">
        <w:rPr>
          <w:rFonts w:cs="Times New Roman"/>
        </w:rPr>
        <w:t>00</w:t>
      </w:r>
      <w:r w:rsidR="00582C70">
        <w:rPr>
          <w:rStyle w:val="FootnoteReference"/>
          <w:rFonts w:cs="Times New Roman"/>
        </w:rPr>
        <w:footnoteReference w:id="3079"/>
      </w:r>
    </w:p>
    <w:p w14:paraId="50EBB044" w14:textId="77777777" w:rsidR="00BD0433" w:rsidRPr="008F2487" w:rsidRDefault="00BD0433" w:rsidP="00CF1A10">
      <w:pPr>
        <w:numPr>
          <w:ilvl w:val="0"/>
          <w:numId w:val="119"/>
        </w:numPr>
        <w:bidi w:val="0"/>
      </w:pPr>
      <w:r w:rsidRPr="008F2487">
        <w:rPr>
          <w:b/>
          <w:bCs/>
        </w:rPr>
        <w:t xml:space="preserve">O: </w:t>
      </w:r>
      <w:r w:rsidRPr="008F2487">
        <w:rPr>
          <w:rFonts w:cs="Times New Roman"/>
        </w:rPr>
        <w:t>–</w:t>
      </w:r>
      <w:r w:rsidRPr="008F2487">
        <w:rPr>
          <w:b/>
          <w:bCs/>
        </w:rPr>
        <w:t xml:space="preserve"> Ds:</w:t>
      </w:r>
      <w:r w:rsidRPr="008F2487">
        <w:t xml:space="preserve"> Jonathan’s</w:t>
      </w:r>
      <w:r>
        <w:rPr>
          <w:rStyle w:val="FootnoteReference"/>
        </w:rPr>
        <w:footnoteReference w:id="3080"/>
      </w:r>
      <w:r w:rsidRPr="008F2487">
        <w:t xml:space="preserve"> son</w:t>
      </w:r>
      <w:r w:rsidRPr="008F2487">
        <w:rPr>
          <w:b/>
          <w:bCs/>
        </w:rPr>
        <w:t xml:space="preserve"> F:</w:t>
      </w:r>
      <w:r w:rsidRPr="008F2487">
        <w:rPr>
          <w:rFonts w:cs="Times New Roman"/>
        </w:rPr>
        <w:t xml:space="preserve"> – </w:t>
      </w:r>
      <w:r w:rsidRPr="008F2487">
        <w:rPr>
          <w:b/>
          <w:bCs/>
        </w:rPr>
        <w:t>S:</w:t>
      </w:r>
      <w:r w:rsidRPr="008F2487">
        <w:t xml:space="preserve"> </w:t>
      </w:r>
      <w:r w:rsidRPr="008F2487">
        <w:rPr>
          <w:i/>
          <w:iCs/>
        </w:rPr>
        <w:t xml:space="preserve">yShab </w:t>
      </w:r>
      <w:r w:rsidRPr="008F2487">
        <w:t xml:space="preserve">13:7, 14b (Kosovsky, </w:t>
      </w:r>
      <w:r w:rsidRPr="008F2487">
        <w:rPr>
          <w:i/>
          <w:iCs/>
        </w:rPr>
        <w:t>Yerushalmi</w:t>
      </w:r>
      <w:r w:rsidRPr="008F2487">
        <w:t xml:space="preserve">, 439) </w:t>
      </w:r>
      <w:r w:rsidRPr="008F2487">
        <w:rPr>
          <w:b/>
          <w:bCs/>
        </w:rPr>
        <w:t>E:</w:t>
      </w:r>
      <w:r w:rsidRPr="008F2487">
        <w:rPr>
          <w:rFonts w:cs="Times New Roman"/>
        </w:rPr>
        <w:t xml:space="preserve"> – </w:t>
      </w:r>
      <w:r w:rsidRPr="008F2487">
        <w:rPr>
          <w:b/>
          <w:bCs/>
        </w:rPr>
        <w:t xml:space="preserve">D: </w:t>
      </w:r>
      <w:r w:rsidR="00E247F6">
        <w:t>3</w:t>
      </w:r>
      <w:r w:rsidR="00E247F6" w:rsidRPr="00E247F6">
        <w:rPr>
          <w:vertAlign w:val="superscript"/>
        </w:rPr>
        <w:t>rd</w:t>
      </w:r>
      <w:r w:rsidR="00E247F6">
        <w:t xml:space="preserve"> C</w:t>
      </w:r>
      <w:r w:rsidR="00E247F6">
        <w:rPr>
          <w:rStyle w:val="FootnoteReference"/>
        </w:rPr>
        <w:footnoteReference w:id="3081"/>
      </w:r>
    </w:p>
    <w:p w14:paraId="7CD5FAEA" w14:textId="77777777" w:rsidR="00BD0433" w:rsidRPr="00691748" w:rsidRDefault="00BD0433" w:rsidP="00CF1A10">
      <w:pPr>
        <w:numPr>
          <w:ilvl w:val="0"/>
          <w:numId w:val="119"/>
        </w:numPr>
        <w:bidi w:val="0"/>
      </w:pPr>
      <w:r w:rsidRPr="008F2487">
        <w:rPr>
          <w:b/>
          <w:bCs/>
        </w:rPr>
        <w:t xml:space="preserve">O: </w:t>
      </w:r>
      <w:r w:rsidRPr="008F2487">
        <w:rPr>
          <w:rFonts w:cs="Times New Roman"/>
        </w:rPr>
        <w:t>–</w:t>
      </w:r>
      <w:r w:rsidRPr="008F2487">
        <w:rPr>
          <w:b/>
          <w:bCs/>
        </w:rPr>
        <w:t xml:space="preserve"> Ds:</w:t>
      </w:r>
      <w:r w:rsidRPr="008F2487">
        <w:t xml:space="preserve"> </w:t>
      </w:r>
      <w:r w:rsidRPr="00320EFC">
        <w:t>Council member</w:t>
      </w:r>
      <w:r w:rsidRPr="008F2487">
        <w:rPr>
          <w:rStyle w:val="FootnoteReference"/>
        </w:rPr>
        <w:footnoteReference w:id="3082"/>
      </w:r>
      <w:r w:rsidRPr="008F2487">
        <w:t xml:space="preserve"> </w:t>
      </w:r>
      <w:r w:rsidRPr="008F2487">
        <w:rPr>
          <w:b/>
          <w:bCs/>
        </w:rPr>
        <w:t>F:</w:t>
      </w:r>
      <w:r w:rsidRPr="008F2487">
        <w:rPr>
          <w:rFonts w:cs="Times New Roman"/>
        </w:rPr>
        <w:t xml:space="preserve"> – </w:t>
      </w:r>
      <w:r w:rsidRPr="008F2487">
        <w:rPr>
          <w:b/>
          <w:bCs/>
        </w:rPr>
        <w:t>S:</w:t>
      </w:r>
      <w:r w:rsidRPr="008F2487">
        <w:t xml:space="preserve"> </w:t>
      </w:r>
      <w:r w:rsidRPr="008F2487">
        <w:rPr>
          <w:i/>
          <w:iCs/>
        </w:rPr>
        <w:t xml:space="preserve">yPes </w:t>
      </w:r>
      <w:r w:rsidRPr="008F2487">
        <w:t xml:space="preserve">4:1, 30c (Kosovsky, </w:t>
      </w:r>
      <w:r w:rsidRPr="008F2487">
        <w:rPr>
          <w:i/>
          <w:iCs/>
        </w:rPr>
        <w:t>Yerushalmi</w:t>
      </w:r>
      <w:r w:rsidRPr="008F2487">
        <w:t xml:space="preserve">, 146) </w:t>
      </w:r>
      <w:r w:rsidRPr="008F2487">
        <w:rPr>
          <w:b/>
          <w:bCs/>
        </w:rPr>
        <w:t xml:space="preserve">E: </w:t>
      </w:r>
      <w:r w:rsidRPr="008F2487">
        <w:rPr>
          <w:rFonts w:cs="Times New Roman"/>
        </w:rPr>
        <w:t xml:space="preserve">– </w:t>
      </w:r>
      <w:r w:rsidRPr="008F2487">
        <w:rPr>
          <w:b/>
          <w:bCs/>
        </w:rPr>
        <w:t xml:space="preserve">D: </w:t>
      </w:r>
      <w:r w:rsidR="00FD6A5E">
        <w:t>3</w:t>
      </w:r>
      <w:r w:rsidR="00FD6A5E" w:rsidRPr="00FD6A5E">
        <w:rPr>
          <w:vertAlign w:val="superscript"/>
        </w:rPr>
        <w:t>rd</w:t>
      </w:r>
      <w:r w:rsidR="00FD6A5E">
        <w:t xml:space="preserve"> C</w:t>
      </w:r>
      <w:r w:rsidR="00FD6A5E">
        <w:rPr>
          <w:rStyle w:val="FootnoteReference"/>
        </w:rPr>
        <w:footnoteReference w:id="3083"/>
      </w:r>
    </w:p>
    <w:p w14:paraId="3807D786" w14:textId="77777777" w:rsidR="00BD0433" w:rsidRPr="00691748" w:rsidRDefault="00BD0433" w:rsidP="00C5464B">
      <w:pPr>
        <w:numPr>
          <w:ilvl w:val="0"/>
          <w:numId w:val="119"/>
        </w:numPr>
        <w:bidi w:val="0"/>
      </w:pPr>
      <w:r w:rsidRPr="008F2487">
        <w:rPr>
          <w:b/>
          <w:bCs/>
        </w:rPr>
        <w:t xml:space="preserve">O: </w:t>
      </w:r>
      <w:r w:rsidRPr="008F2487">
        <w:rPr>
          <w:rFonts w:cs="Times New Roman"/>
          <w:rtl/>
        </w:rPr>
        <w:t>סימון</w:t>
      </w:r>
      <w:r w:rsidRPr="008F2487">
        <w:rPr>
          <w:rStyle w:val="FootnoteReference"/>
        </w:rPr>
        <w:footnoteReference w:id="3084"/>
      </w:r>
      <w:r w:rsidRPr="008F2487">
        <w:rPr>
          <w:b/>
          <w:bCs/>
        </w:rPr>
        <w:t xml:space="preserve"> Ds:</w:t>
      </w:r>
      <w:r w:rsidRPr="008F2487">
        <w:t xml:space="preserve"> Justus </w:t>
      </w:r>
      <w:r>
        <w:t>(4</w:t>
      </w:r>
      <w:r w:rsidRPr="008F2487">
        <w:t>)’s father</w:t>
      </w:r>
      <w:r w:rsidRPr="008F2487">
        <w:rPr>
          <w:b/>
          <w:bCs/>
        </w:rPr>
        <w:t xml:space="preserve"> F:</w:t>
      </w:r>
      <w:r w:rsidRPr="008F2487">
        <w:rPr>
          <w:rFonts w:cs="Times New Roman"/>
        </w:rPr>
        <w:t xml:space="preserve"> – </w:t>
      </w:r>
      <w:r w:rsidRPr="008F2487">
        <w:rPr>
          <w:b/>
          <w:bCs/>
        </w:rPr>
        <w:t>S:</w:t>
      </w:r>
      <w:r w:rsidRPr="008F2487">
        <w:t xml:space="preserve"> </w:t>
      </w:r>
      <w:r w:rsidRPr="005B0D2E">
        <w:rPr>
          <w:rFonts w:cs="Times New Roman"/>
          <w:i/>
          <w:iCs/>
          <w:lang w:val="en-GB"/>
        </w:rPr>
        <w:t>y</w:t>
      </w:r>
      <w:r>
        <w:rPr>
          <w:rFonts w:cs="Times New Roman"/>
          <w:i/>
          <w:iCs/>
          <w:lang w:val="en-GB"/>
        </w:rPr>
        <w:t>Sheq</w:t>
      </w:r>
      <w:r w:rsidRPr="005B0D2E">
        <w:rPr>
          <w:rFonts w:cs="Times New Roman"/>
          <w:lang w:val="en-GB"/>
        </w:rPr>
        <w:t xml:space="preserve"> 2:1, 46c</w:t>
      </w:r>
      <w:r w:rsidRPr="008F2487">
        <w:t xml:space="preserve"> (Kosovsky, </w:t>
      </w:r>
      <w:r w:rsidRPr="008F2487">
        <w:rPr>
          <w:i/>
          <w:iCs/>
        </w:rPr>
        <w:t>Yerushalmi</w:t>
      </w:r>
      <w:r w:rsidRPr="008F2487">
        <w:t xml:space="preserve">, 395) </w:t>
      </w:r>
      <w:r w:rsidRPr="008F2487">
        <w:rPr>
          <w:b/>
          <w:bCs/>
        </w:rPr>
        <w:t xml:space="preserve">E: </w:t>
      </w:r>
      <w:r w:rsidRPr="008F2487">
        <w:rPr>
          <w:rFonts w:cs="Times New Roman"/>
        </w:rPr>
        <w:t xml:space="preserve">– </w:t>
      </w:r>
      <w:r w:rsidRPr="008F2487">
        <w:rPr>
          <w:b/>
          <w:bCs/>
        </w:rPr>
        <w:t xml:space="preserve">D: </w:t>
      </w:r>
      <w:r w:rsidR="00C5464B" w:rsidRPr="00951455">
        <w:rPr>
          <w:rFonts w:cs="Times New Roman"/>
          <w:lang w:val="it-IT"/>
        </w:rPr>
        <w:t>P</w:t>
      </w:r>
      <w:r w:rsidR="00C5464B">
        <w:rPr>
          <w:rFonts w:cs="Times New Roman"/>
          <w:lang w:val="it-IT"/>
        </w:rPr>
        <w:t>re-4</w:t>
      </w:r>
      <w:r w:rsidR="00C5464B" w:rsidRPr="00951455">
        <w:rPr>
          <w:rFonts w:cs="Times New Roman"/>
          <w:lang w:val="it-IT"/>
        </w:rPr>
        <w:t>00</w:t>
      </w:r>
      <w:r w:rsidR="00C5464B">
        <w:rPr>
          <w:rStyle w:val="FootnoteReference"/>
          <w:rFonts w:cs="Times New Roman"/>
        </w:rPr>
        <w:footnoteReference w:id="3085"/>
      </w:r>
    </w:p>
    <w:p w14:paraId="1FE3F48B" w14:textId="77777777" w:rsidR="00BD0433" w:rsidRPr="00691748" w:rsidRDefault="00BD0433" w:rsidP="00E4548F">
      <w:pPr>
        <w:numPr>
          <w:ilvl w:val="0"/>
          <w:numId w:val="119"/>
        </w:numPr>
        <w:bidi w:val="0"/>
      </w:pPr>
      <w:r w:rsidRPr="008F2487">
        <w:rPr>
          <w:b/>
          <w:bCs/>
        </w:rPr>
        <w:t xml:space="preserve">O: </w:t>
      </w:r>
      <w:r w:rsidRPr="008F2487">
        <w:rPr>
          <w:rFonts w:cs="Times New Roman"/>
        </w:rPr>
        <w:t>–</w:t>
      </w:r>
      <w:r w:rsidRPr="008F2487">
        <w:rPr>
          <w:b/>
          <w:bCs/>
        </w:rPr>
        <w:t xml:space="preserve"> Ds:</w:t>
      </w:r>
      <w:r w:rsidRPr="008F2487">
        <w:t xml:space="preserve"> Ahi (</w:t>
      </w:r>
      <w:r>
        <w:t>13</w:t>
      </w:r>
      <w:r w:rsidRPr="008F2487">
        <w:t>)’s father</w:t>
      </w:r>
      <w:r w:rsidRPr="008F2487">
        <w:rPr>
          <w:b/>
          <w:bCs/>
        </w:rPr>
        <w:t xml:space="preserve"> F:</w:t>
      </w:r>
      <w:r w:rsidRPr="008F2487">
        <w:rPr>
          <w:rFonts w:cs="Times New Roman"/>
        </w:rPr>
        <w:t xml:space="preserve"> – </w:t>
      </w:r>
      <w:r w:rsidRPr="008F2487">
        <w:rPr>
          <w:b/>
          <w:bCs/>
        </w:rPr>
        <w:t>S:</w:t>
      </w:r>
      <w:r w:rsidRPr="008F2487">
        <w:t xml:space="preserve"> </w:t>
      </w:r>
      <w:r w:rsidRPr="008F2487">
        <w:rPr>
          <w:i/>
          <w:iCs/>
        </w:rPr>
        <w:t xml:space="preserve">yMeg </w:t>
      </w:r>
      <w:r w:rsidRPr="008F2487">
        <w:t xml:space="preserve">1:9, 71c (Kosovsky, </w:t>
      </w:r>
      <w:r w:rsidRPr="008F2487">
        <w:rPr>
          <w:i/>
          <w:iCs/>
        </w:rPr>
        <w:t>Yerushalmi</w:t>
      </w:r>
      <w:r w:rsidRPr="008F2487">
        <w:t xml:space="preserve">, 76) </w:t>
      </w:r>
      <w:r w:rsidRPr="008F2487">
        <w:rPr>
          <w:b/>
          <w:bCs/>
        </w:rPr>
        <w:t xml:space="preserve">E: </w:t>
      </w:r>
      <w:r w:rsidRPr="008F2487">
        <w:rPr>
          <w:rFonts w:cs="Times New Roman"/>
        </w:rPr>
        <w:t xml:space="preserve">– </w:t>
      </w:r>
      <w:r w:rsidRPr="008F2487">
        <w:rPr>
          <w:b/>
          <w:bCs/>
        </w:rPr>
        <w:t xml:space="preserve">D: </w:t>
      </w:r>
      <w:r w:rsidR="00E4548F" w:rsidRPr="00E4548F">
        <w:t>3</w:t>
      </w:r>
      <w:r w:rsidR="00E4548F" w:rsidRPr="00E4548F">
        <w:rPr>
          <w:vertAlign w:val="superscript"/>
        </w:rPr>
        <w:t>rd</w:t>
      </w:r>
      <w:r w:rsidR="00E4548F" w:rsidRPr="00E4548F">
        <w:t xml:space="preserve"> C</w:t>
      </w:r>
      <w:r w:rsidR="00E4548F">
        <w:rPr>
          <w:rStyle w:val="FootnoteReference"/>
          <w:lang w:val="de-DE"/>
        </w:rPr>
        <w:footnoteReference w:id="3086"/>
      </w:r>
    </w:p>
    <w:p w14:paraId="07292934" w14:textId="77777777" w:rsidR="00BD0433" w:rsidRPr="008F2487" w:rsidRDefault="00BD0433" w:rsidP="00EA5A97">
      <w:pPr>
        <w:numPr>
          <w:ilvl w:val="0"/>
          <w:numId w:val="119"/>
        </w:numPr>
        <w:bidi w:val="0"/>
      </w:pPr>
      <w:r w:rsidRPr="008F2487">
        <w:rPr>
          <w:b/>
          <w:bCs/>
        </w:rPr>
        <w:t xml:space="preserve">O: </w:t>
      </w:r>
      <w:r w:rsidRPr="008F2487">
        <w:rPr>
          <w:rFonts w:cs="Times New Roman"/>
        </w:rPr>
        <w:t>–</w:t>
      </w:r>
      <w:r w:rsidRPr="008F2487">
        <w:rPr>
          <w:b/>
          <w:bCs/>
        </w:rPr>
        <w:t xml:space="preserve"> Ds:</w:t>
      </w:r>
      <w:r w:rsidRPr="008F2487">
        <w:t xml:space="preserve"> Meyasha (</w:t>
      </w:r>
      <w:r>
        <w:t>2</w:t>
      </w:r>
      <w:r w:rsidRPr="008F2487">
        <w:t>)’s son</w:t>
      </w:r>
      <w:r w:rsidRPr="008F2487">
        <w:rPr>
          <w:b/>
          <w:bCs/>
        </w:rPr>
        <w:t xml:space="preserve"> F:</w:t>
      </w:r>
      <w:r w:rsidRPr="008F2487">
        <w:rPr>
          <w:rFonts w:cs="Times New Roman"/>
        </w:rPr>
        <w:t xml:space="preserve"> – </w:t>
      </w:r>
      <w:r w:rsidRPr="008F2487">
        <w:rPr>
          <w:b/>
          <w:bCs/>
        </w:rPr>
        <w:t>S:</w:t>
      </w:r>
      <w:r w:rsidRPr="008F2487">
        <w:t xml:space="preserve"> </w:t>
      </w:r>
      <w:r w:rsidRPr="008F2487">
        <w:rPr>
          <w:i/>
          <w:iCs/>
        </w:rPr>
        <w:t xml:space="preserve">yMeg </w:t>
      </w:r>
      <w:r w:rsidRPr="008F2487">
        <w:t xml:space="preserve">1:12, 72d (Kosovsky, </w:t>
      </w:r>
      <w:r w:rsidRPr="008F2487">
        <w:rPr>
          <w:i/>
          <w:iCs/>
        </w:rPr>
        <w:t>Yerushalmi</w:t>
      </w:r>
      <w:r w:rsidRPr="008F2487">
        <w:t xml:space="preserve">, 519) </w:t>
      </w:r>
      <w:r w:rsidRPr="008F2487">
        <w:rPr>
          <w:b/>
          <w:bCs/>
        </w:rPr>
        <w:t>E:</w:t>
      </w:r>
      <w:r w:rsidRPr="008F2487">
        <w:rPr>
          <w:rFonts w:cs="Times New Roman"/>
        </w:rPr>
        <w:t xml:space="preserve"> – </w:t>
      </w:r>
      <w:r w:rsidRPr="008F2487">
        <w:rPr>
          <w:b/>
          <w:bCs/>
        </w:rPr>
        <w:t xml:space="preserve">D: </w:t>
      </w:r>
      <w:r w:rsidR="00EA5A97">
        <w:rPr>
          <w:lang w:val="it-IT"/>
        </w:rPr>
        <w:t>4</w:t>
      </w:r>
      <w:r w:rsidR="00EA5A97" w:rsidRPr="00102597">
        <w:rPr>
          <w:vertAlign w:val="superscript"/>
          <w:lang w:val="it-IT"/>
        </w:rPr>
        <w:t>th</w:t>
      </w:r>
      <w:r w:rsidR="00EA5A97">
        <w:rPr>
          <w:lang w:val="it-IT"/>
        </w:rPr>
        <w:t xml:space="preserve"> C</w:t>
      </w:r>
      <w:r w:rsidR="00EA5A97">
        <w:rPr>
          <w:rStyle w:val="FootnoteReference"/>
          <w:lang w:val="it-IT"/>
        </w:rPr>
        <w:footnoteReference w:id="3087"/>
      </w:r>
    </w:p>
    <w:p w14:paraId="511E65EA" w14:textId="77777777" w:rsidR="00BD0433" w:rsidRPr="00691748" w:rsidRDefault="00BD0433" w:rsidP="00FD6A5E">
      <w:pPr>
        <w:numPr>
          <w:ilvl w:val="0"/>
          <w:numId w:val="119"/>
        </w:numPr>
        <w:bidi w:val="0"/>
      </w:pPr>
      <w:r w:rsidRPr="008F2487">
        <w:rPr>
          <w:b/>
          <w:bCs/>
        </w:rPr>
        <w:t xml:space="preserve">O: </w:t>
      </w:r>
      <w:r w:rsidRPr="008F2487">
        <w:rPr>
          <w:rFonts w:cs="Times New Roman"/>
        </w:rPr>
        <w:t>–</w:t>
      </w:r>
      <w:r w:rsidRPr="008F2487">
        <w:rPr>
          <w:b/>
          <w:bCs/>
        </w:rPr>
        <w:t xml:space="preserve"> Ds:</w:t>
      </w:r>
      <w:r w:rsidRPr="008F2487">
        <w:t xml:space="preserve"> </w:t>
      </w:r>
      <w:r w:rsidRPr="00C02B32">
        <w:t>Scribe</w:t>
      </w:r>
      <w:r w:rsidR="007C53B7">
        <w:t xml:space="preserve"> of Tarkh</w:t>
      </w:r>
      <w:r w:rsidRPr="008F2487">
        <w:t>enet</w:t>
      </w:r>
      <w:r w:rsidRPr="008F2487">
        <w:rPr>
          <w:rStyle w:val="FootnoteReference"/>
        </w:rPr>
        <w:footnoteReference w:id="3088"/>
      </w:r>
      <w:r w:rsidRPr="008F2487">
        <w:t xml:space="preserve"> </w:t>
      </w:r>
      <w:r w:rsidRPr="008F2487">
        <w:rPr>
          <w:b/>
          <w:bCs/>
        </w:rPr>
        <w:t>F:</w:t>
      </w:r>
      <w:r w:rsidRPr="008F2487">
        <w:rPr>
          <w:rFonts w:cs="Times New Roman"/>
        </w:rPr>
        <w:t xml:space="preserve"> – </w:t>
      </w:r>
      <w:r w:rsidRPr="008F2487">
        <w:rPr>
          <w:b/>
          <w:bCs/>
        </w:rPr>
        <w:t>S:</w:t>
      </w:r>
      <w:r w:rsidRPr="008F2487">
        <w:t xml:space="preserve"> </w:t>
      </w:r>
      <w:r w:rsidRPr="008F2487">
        <w:rPr>
          <w:i/>
          <w:iCs/>
        </w:rPr>
        <w:t xml:space="preserve">yMeg </w:t>
      </w:r>
      <w:r w:rsidRPr="008F2487">
        <w:t xml:space="preserve">4:5, 75b (Kosovsky, </w:t>
      </w:r>
      <w:r w:rsidRPr="008F2487">
        <w:rPr>
          <w:i/>
          <w:iCs/>
        </w:rPr>
        <w:t>Yerushalmi</w:t>
      </w:r>
      <w:r w:rsidRPr="008F2487">
        <w:t xml:space="preserve">, 292) </w:t>
      </w:r>
      <w:r w:rsidRPr="008F2487">
        <w:rPr>
          <w:b/>
          <w:bCs/>
        </w:rPr>
        <w:t>E:</w:t>
      </w:r>
      <w:r w:rsidRPr="008F2487">
        <w:rPr>
          <w:rFonts w:cs="Times New Roman"/>
        </w:rPr>
        <w:t xml:space="preserve"> – </w:t>
      </w:r>
      <w:r w:rsidRPr="008F2487">
        <w:rPr>
          <w:b/>
          <w:bCs/>
        </w:rPr>
        <w:t xml:space="preserve">D: </w:t>
      </w:r>
      <w:r w:rsidR="00FD6A5E">
        <w:t>3</w:t>
      </w:r>
      <w:r w:rsidR="00FD6A5E" w:rsidRPr="00FD6A5E">
        <w:rPr>
          <w:vertAlign w:val="superscript"/>
        </w:rPr>
        <w:t>rd</w:t>
      </w:r>
      <w:r w:rsidR="00FD6A5E">
        <w:t xml:space="preserve"> C</w:t>
      </w:r>
      <w:r w:rsidR="00FD6A5E">
        <w:rPr>
          <w:rStyle w:val="FootnoteReference"/>
        </w:rPr>
        <w:footnoteReference w:id="3089"/>
      </w:r>
    </w:p>
    <w:p w14:paraId="16389A6D" w14:textId="77777777" w:rsidR="00BD0433" w:rsidRPr="008F2487" w:rsidRDefault="00BD0433" w:rsidP="00582C70">
      <w:pPr>
        <w:numPr>
          <w:ilvl w:val="0"/>
          <w:numId w:val="119"/>
        </w:numPr>
        <w:bidi w:val="0"/>
        <w:rPr>
          <w:b/>
          <w:bCs/>
        </w:rPr>
      </w:pPr>
      <w:r w:rsidRPr="008F2487">
        <w:rPr>
          <w:b/>
          <w:bCs/>
        </w:rPr>
        <w:t xml:space="preserve">O: </w:t>
      </w:r>
      <w:r w:rsidRPr="008F2487">
        <w:rPr>
          <w:rFonts w:cs="Times New Roman"/>
        </w:rPr>
        <w:t>–</w:t>
      </w:r>
      <w:r w:rsidRPr="008F2487">
        <w:rPr>
          <w:b/>
          <w:bCs/>
        </w:rPr>
        <w:t xml:space="preserve"> Ds:</w:t>
      </w:r>
      <w:r w:rsidRPr="008F2487">
        <w:t xml:space="preserve"> </w:t>
      </w:r>
      <w:r>
        <w:t>Joseph</w:t>
      </w:r>
      <w:r w:rsidRPr="008F2487">
        <w:t xml:space="preserve"> (</w:t>
      </w:r>
      <w:r>
        <w:t>3</w:t>
      </w:r>
      <w:r w:rsidR="002C2DA4">
        <w:t>7</w:t>
      </w:r>
      <w:r w:rsidRPr="008F2487">
        <w:t>)’s son</w:t>
      </w:r>
      <w:r w:rsidRPr="008F2487">
        <w:rPr>
          <w:b/>
          <w:bCs/>
        </w:rPr>
        <w:t xml:space="preserve"> F:</w:t>
      </w:r>
      <w:r w:rsidRPr="008F2487">
        <w:rPr>
          <w:rFonts w:cs="Times New Roman"/>
        </w:rPr>
        <w:t xml:space="preserve"> – </w:t>
      </w:r>
      <w:r w:rsidRPr="008F2487">
        <w:rPr>
          <w:b/>
          <w:bCs/>
        </w:rPr>
        <w:t>S:</w:t>
      </w:r>
      <w:r w:rsidRPr="008F2487">
        <w:t xml:space="preserve"> </w:t>
      </w:r>
      <w:r w:rsidRPr="008F2487">
        <w:rPr>
          <w:i/>
          <w:iCs/>
        </w:rPr>
        <w:t xml:space="preserve">yMeg </w:t>
      </w:r>
      <w:r w:rsidRPr="008F2487">
        <w:t xml:space="preserve">4:5, 75b (Kosovsky, </w:t>
      </w:r>
      <w:r w:rsidRPr="008F2487">
        <w:rPr>
          <w:i/>
          <w:iCs/>
        </w:rPr>
        <w:t>Yerushalmi</w:t>
      </w:r>
      <w:r w:rsidRPr="008F2487">
        <w:t xml:space="preserve">, 396) </w:t>
      </w:r>
      <w:r w:rsidRPr="008F2487">
        <w:rPr>
          <w:b/>
          <w:bCs/>
        </w:rPr>
        <w:t>E:</w:t>
      </w:r>
      <w:r w:rsidRPr="008F2487">
        <w:rPr>
          <w:rFonts w:cs="Times New Roman"/>
        </w:rPr>
        <w:t xml:space="preserve"> – </w:t>
      </w:r>
      <w:r w:rsidRPr="008F2487">
        <w:rPr>
          <w:b/>
          <w:bCs/>
        </w:rPr>
        <w:t xml:space="preserve">D: </w:t>
      </w:r>
      <w:r w:rsidR="00582C70">
        <w:t>3</w:t>
      </w:r>
      <w:r w:rsidR="00582C70" w:rsidRPr="00D20B3C">
        <w:rPr>
          <w:vertAlign w:val="superscript"/>
        </w:rPr>
        <w:t>rd</w:t>
      </w:r>
      <w:r w:rsidR="00582C70">
        <w:t xml:space="preserve"> C</w:t>
      </w:r>
      <w:r w:rsidR="00582C70">
        <w:rPr>
          <w:rStyle w:val="FootnoteReference"/>
        </w:rPr>
        <w:footnoteReference w:id="3090"/>
      </w:r>
    </w:p>
    <w:p w14:paraId="148907F7" w14:textId="77777777" w:rsidR="00BD0433" w:rsidRPr="003F1BB1" w:rsidRDefault="00BD0433" w:rsidP="00EA5A97">
      <w:pPr>
        <w:numPr>
          <w:ilvl w:val="0"/>
          <w:numId w:val="119"/>
        </w:numPr>
        <w:bidi w:val="0"/>
      </w:pPr>
      <w:r w:rsidRPr="008F2487">
        <w:rPr>
          <w:b/>
          <w:bCs/>
        </w:rPr>
        <w:t xml:space="preserve">O: </w:t>
      </w:r>
      <w:r w:rsidRPr="008F2487">
        <w:rPr>
          <w:rFonts w:cs="Times New Roman"/>
        </w:rPr>
        <w:t>–</w:t>
      </w:r>
      <w:r w:rsidRPr="008F2487">
        <w:rPr>
          <w:b/>
          <w:bCs/>
        </w:rPr>
        <w:t xml:space="preserve"> Ds:</w:t>
      </w:r>
      <w:r w:rsidRPr="008F2487">
        <w:t xml:space="preserve"> </w:t>
      </w:r>
      <w:smartTag w:uri="urn:schemas-microsoft-com:office:smarttags" w:element="country-region">
        <w:r w:rsidRPr="008F2487">
          <w:t>Judah</w:t>
        </w:r>
      </w:smartTag>
      <w:r w:rsidRPr="008F2487">
        <w:t xml:space="preserve"> (</w:t>
      </w:r>
      <w:r>
        <w:t>4</w:t>
      </w:r>
      <w:r w:rsidR="00DD2DF2">
        <w:t>0</w:t>
      </w:r>
      <w:r w:rsidRPr="008F2487">
        <w:t>)’s father</w:t>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yHag </w:t>
      </w:r>
      <w:r w:rsidRPr="008F2487">
        <w:t xml:space="preserve">1:8, 76d (Kosovsky, </w:t>
      </w:r>
      <w:r w:rsidRPr="008F2487">
        <w:rPr>
          <w:i/>
          <w:iCs/>
        </w:rPr>
        <w:t>Yerushalmi</w:t>
      </w:r>
      <w:r w:rsidRPr="008F2487">
        <w:t xml:space="preserve">, 325) </w:t>
      </w:r>
      <w:r w:rsidRPr="008F2487">
        <w:rPr>
          <w:b/>
          <w:bCs/>
        </w:rPr>
        <w:t>E:</w:t>
      </w:r>
      <w:r w:rsidRPr="008F2487">
        <w:rPr>
          <w:rFonts w:cs="Times New Roman"/>
        </w:rPr>
        <w:t xml:space="preserve"> – </w:t>
      </w:r>
      <w:r w:rsidRPr="008F2487">
        <w:rPr>
          <w:b/>
          <w:bCs/>
        </w:rPr>
        <w:t xml:space="preserve">D: </w:t>
      </w:r>
      <w:r w:rsidR="00EA5A97">
        <w:t>3</w:t>
      </w:r>
      <w:r w:rsidR="00EA5A97" w:rsidRPr="00F25D41">
        <w:rPr>
          <w:vertAlign w:val="superscript"/>
        </w:rPr>
        <w:t>rd</w:t>
      </w:r>
      <w:r w:rsidR="00EA5A97">
        <w:t xml:space="preserve"> C</w:t>
      </w:r>
      <w:r w:rsidR="00EA5A97">
        <w:rPr>
          <w:rStyle w:val="FootnoteReference"/>
        </w:rPr>
        <w:footnoteReference w:id="3091"/>
      </w:r>
    </w:p>
    <w:p w14:paraId="68034354" w14:textId="77777777" w:rsidR="00BD0433" w:rsidRPr="008F2487" w:rsidRDefault="00BD0433" w:rsidP="00CF1A10">
      <w:pPr>
        <w:numPr>
          <w:ilvl w:val="0"/>
          <w:numId w:val="119"/>
        </w:numPr>
        <w:bidi w:val="0"/>
      </w:pPr>
      <w:r w:rsidRPr="008F2487">
        <w:rPr>
          <w:b/>
          <w:bCs/>
        </w:rPr>
        <w:t xml:space="preserve">O: </w:t>
      </w:r>
      <w:r w:rsidRPr="008F2487">
        <w:rPr>
          <w:rFonts w:cs="Times New Roman"/>
          <w:rtl/>
        </w:rPr>
        <w:t>סימי</w:t>
      </w:r>
      <w:r w:rsidRPr="008F2487">
        <w:rPr>
          <w:rStyle w:val="FootnoteReference"/>
          <w:rFonts w:cs="Times New Roman"/>
        </w:rPr>
        <w:footnoteReference w:id="3092"/>
      </w:r>
      <w:r w:rsidRPr="008F2487">
        <w:rPr>
          <w:b/>
          <w:bCs/>
        </w:rPr>
        <w:t xml:space="preserve"> Ds:</w:t>
      </w:r>
      <w:r w:rsidRPr="008F2487">
        <w:t xml:space="preserve"> Father</w:t>
      </w:r>
      <w:r w:rsidRPr="008F2487">
        <w:rPr>
          <w:rStyle w:val="FootnoteReference"/>
        </w:rPr>
        <w:footnoteReference w:id="3093"/>
      </w:r>
      <w:r w:rsidRPr="008F2487">
        <w:t xml:space="preserve"> </w:t>
      </w:r>
      <w:r w:rsidRPr="008F2487">
        <w:rPr>
          <w:b/>
          <w:bCs/>
        </w:rPr>
        <w:t>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yYeb </w:t>
      </w:r>
      <w:r w:rsidRPr="008F2487">
        <w:t xml:space="preserve">16:5, 15d (Kosovsky, </w:t>
      </w:r>
      <w:r w:rsidRPr="008F2487">
        <w:rPr>
          <w:i/>
          <w:iCs/>
        </w:rPr>
        <w:t>Yerushalmi</w:t>
      </w:r>
      <w:r w:rsidRPr="008F2487">
        <w:t xml:space="preserve">, 2) </w:t>
      </w:r>
      <w:r w:rsidRPr="008F2487">
        <w:rPr>
          <w:b/>
          <w:bCs/>
        </w:rPr>
        <w:t>E:</w:t>
      </w:r>
      <w:r w:rsidRPr="008F2487">
        <w:rPr>
          <w:rFonts w:cs="Times New Roman"/>
        </w:rPr>
        <w:t xml:space="preserve"> – </w:t>
      </w:r>
      <w:r w:rsidRPr="008F2487">
        <w:rPr>
          <w:b/>
          <w:bCs/>
        </w:rPr>
        <w:t xml:space="preserve">D: </w:t>
      </w:r>
      <w:r w:rsidR="00FD6A5E">
        <w:t>3</w:t>
      </w:r>
      <w:r w:rsidR="00FD6A5E" w:rsidRPr="00FD6A5E">
        <w:rPr>
          <w:vertAlign w:val="superscript"/>
        </w:rPr>
        <w:t>rd</w:t>
      </w:r>
      <w:r w:rsidR="00FD6A5E">
        <w:t xml:space="preserve"> C</w:t>
      </w:r>
      <w:r w:rsidR="00FD6A5E">
        <w:rPr>
          <w:rStyle w:val="FootnoteReference"/>
        </w:rPr>
        <w:footnoteReference w:id="3094"/>
      </w:r>
    </w:p>
    <w:p w14:paraId="603ADAFC" w14:textId="77777777" w:rsidR="00BD0433" w:rsidRPr="008F2487" w:rsidRDefault="00BD0433" w:rsidP="00582C70">
      <w:pPr>
        <w:numPr>
          <w:ilvl w:val="0"/>
          <w:numId w:val="119"/>
        </w:numPr>
        <w:bidi w:val="0"/>
      </w:pPr>
      <w:r w:rsidRPr="008F2487">
        <w:rPr>
          <w:b/>
          <w:bCs/>
        </w:rPr>
        <w:t xml:space="preserve">O: </w:t>
      </w:r>
      <w:r w:rsidRPr="008F2487">
        <w:rPr>
          <w:rFonts w:cs="Times New Roman"/>
        </w:rPr>
        <w:t>–</w:t>
      </w:r>
      <w:r w:rsidRPr="008F2487">
        <w:rPr>
          <w:b/>
          <w:bCs/>
        </w:rPr>
        <w:t xml:space="preserve"> Ds:</w:t>
      </w:r>
      <w:r w:rsidRPr="008F2487">
        <w:t xml:space="preserve"> Hillel (</w:t>
      </w:r>
      <w:r>
        <w:t>3</w:t>
      </w:r>
      <w:r w:rsidRPr="008F2487">
        <w:t>)’s son</w:t>
      </w:r>
      <w:r w:rsidRPr="008F2487">
        <w:rPr>
          <w:b/>
          <w:bCs/>
        </w:rPr>
        <w:t xml:space="preserve"> F:</w:t>
      </w:r>
      <w:r w:rsidRPr="008F2487">
        <w:rPr>
          <w:rFonts w:cs="Times New Roman"/>
        </w:rPr>
        <w:t xml:space="preserve"> – </w:t>
      </w:r>
      <w:r w:rsidRPr="008F2487">
        <w:rPr>
          <w:b/>
          <w:bCs/>
        </w:rPr>
        <w:t>S:</w:t>
      </w:r>
      <w:r w:rsidRPr="008F2487">
        <w:t xml:space="preserve"> </w:t>
      </w:r>
      <w:r w:rsidRPr="008F2487">
        <w:rPr>
          <w:i/>
          <w:iCs/>
        </w:rPr>
        <w:t xml:space="preserve">ySan </w:t>
      </w:r>
      <w:r w:rsidRPr="008F2487">
        <w:t xml:space="preserve">7:5, 24c (Kosovsky, </w:t>
      </w:r>
      <w:r w:rsidRPr="008F2487">
        <w:rPr>
          <w:i/>
          <w:iCs/>
        </w:rPr>
        <w:t>Yerushalmi</w:t>
      </w:r>
      <w:r w:rsidRPr="008F2487">
        <w:t xml:space="preserve">, 204) </w:t>
      </w:r>
      <w:r w:rsidRPr="008F2487">
        <w:rPr>
          <w:b/>
          <w:bCs/>
        </w:rPr>
        <w:t>E:</w:t>
      </w:r>
      <w:r w:rsidRPr="008F2487">
        <w:rPr>
          <w:rFonts w:cs="Times New Roman"/>
        </w:rPr>
        <w:t xml:space="preserve"> – </w:t>
      </w:r>
      <w:r w:rsidRPr="008F2487">
        <w:rPr>
          <w:b/>
          <w:bCs/>
        </w:rPr>
        <w:t xml:space="preserve">D: </w:t>
      </w:r>
      <w:r w:rsidR="00582C70">
        <w:rPr>
          <w:rFonts w:cs="Times New Roman"/>
        </w:rPr>
        <w:t>3</w:t>
      </w:r>
      <w:r w:rsidR="00582C70">
        <w:rPr>
          <w:rFonts w:cs="Times New Roman"/>
          <w:vertAlign w:val="superscript"/>
        </w:rPr>
        <w:t>rd</w:t>
      </w:r>
      <w:r w:rsidR="00582C70">
        <w:rPr>
          <w:rFonts w:cs="Times New Roman"/>
        </w:rPr>
        <w:t xml:space="preserve"> C</w:t>
      </w:r>
      <w:r w:rsidR="00582C70">
        <w:rPr>
          <w:rStyle w:val="FootnoteReference"/>
          <w:rFonts w:cs="Times New Roman"/>
        </w:rPr>
        <w:footnoteReference w:id="3095"/>
      </w:r>
    </w:p>
    <w:p w14:paraId="4CEFDDD9" w14:textId="77777777" w:rsidR="00BD0433" w:rsidRPr="008F2487" w:rsidRDefault="00BD0433" w:rsidP="00EA5A97">
      <w:pPr>
        <w:numPr>
          <w:ilvl w:val="0"/>
          <w:numId w:val="119"/>
        </w:numPr>
        <w:bidi w:val="0"/>
      </w:pPr>
      <w:r w:rsidRPr="008F2487">
        <w:rPr>
          <w:b/>
          <w:bCs/>
        </w:rPr>
        <w:t xml:space="preserve">O: </w:t>
      </w:r>
      <w:r w:rsidRPr="008F2487">
        <w:rPr>
          <w:rFonts w:cs="Times New Roman"/>
          <w:rtl/>
        </w:rPr>
        <w:t>סימון</w:t>
      </w:r>
      <w:r w:rsidRPr="008F2487">
        <w:rPr>
          <w:rStyle w:val="FootnoteReference"/>
        </w:rPr>
        <w:footnoteReference w:id="3096"/>
      </w:r>
      <w:r w:rsidRPr="008F2487">
        <w:t xml:space="preserve"> </w:t>
      </w:r>
      <w:r w:rsidRPr="008F2487">
        <w:rPr>
          <w:b/>
          <w:bCs/>
        </w:rPr>
        <w:t>Ds:</w:t>
      </w:r>
      <w:r w:rsidRPr="008F2487">
        <w:t xml:space="preserve"> </w:t>
      </w:r>
      <w:smartTag w:uri="urn:schemas-microsoft-com:office:smarttags" w:element="country-region">
        <w:r w:rsidRPr="008F2487">
          <w:t>Judah</w:t>
        </w:r>
      </w:smartTag>
      <w:r w:rsidRPr="008F2487">
        <w:t xml:space="preserve"> (</w:t>
      </w:r>
      <w:r w:rsidR="00EA5A97">
        <w:t>7</w:t>
      </w:r>
      <w:r w:rsidRPr="008F2487">
        <w:t>)’s brother</w:t>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yBB </w:t>
      </w:r>
      <w:r w:rsidRPr="008F2487">
        <w:t xml:space="preserve">3:1, 13d (Kosovsky, </w:t>
      </w:r>
      <w:r w:rsidRPr="008F2487">
        <w:rPr>
          <w:i/>
          <w:iCs/>
        </w:rPr>
        <w:t>Yerushalmi</w:t>
      </w:r>
      <w:r w:rsidRPr="008F2487">
        <w:t xml:space="preserve">, 208) </w:t>
      </w:r>
      <w:r w:rsidRPr="008F2487">
        <w:rPr>
          <w:b/>
          <w:bCs/>
        </w:rPr>
        <w:t>E:</w:t>
      </w:r>
      <w:r w:rsidRPr="008F2487">
        <w:rPr>
          <w:rFonts w:cs="Times New Roman"/>
        </w:rPr>
        <w:t xml:space="preserve"> – </w:t>
      </w:r>
      <w:r w:rsidRPr="008F2487">
        <w:rPr>
          <w:b/>
          <w:bCs/>
        </w:rPr>
        <w:t xml:space="preserve">D: </w:t>
      </w:r>
      <w:r w:rsidR="00EA5A97">
        <w:rPr>
          <w:lang w:val="it-IT"/>
        </w:rPr>
        <w:t>3</w:t>
      </w:r>
      <w:r w:rsidR="00EA5A97" w:rsidRPr="00995676">
        <w:rPr>
          <w:vertAlign w:val="superscript"/>
          <w:lang w:val="it-IT"/>
        </w:rPr>
        <w:t>rd</w:t>
      </w:r>
      <w:r w:rsidR="00EA5A97">
        <w:rPr>
          <w:lang w:val="it-IT"/>
        </w:rPr>
        <w:t>-4</w:t>
      </w:r>
      <w:r w:rsidR="00EA5A97" w:rsidRPr="00995676">
        <w:rPr>
          <w:vertAlign w:val="superscript"/>
          <w:lang w:val="it-IT"/>
        </w:rPr>
        <w:t>th</w:t>
      </w:r>
      <w:r w:rsidR="00EA5A97">
        <w:rPr>
          <w:lang w:val="it-IT"/>
        </w:rPr>
        <w:t xml:space="preserve"> C</w:t>
      </w:r>
      <w:r w:rsidR="00EA5A97">
        <w:rPr>
          <w:rStyle w:val="FootnoteReference"/>
          <w:lang w:val="it-IT"/>
        </w:rPr>
        <w:footnoteReference w:id="3097"/>
      </w:r>
    </w:p>
    <w:p w14:paraId="291EA1AE" w14:textId="77777777" w:rsidR="00BD0433" w:rsidRPr="008F2487" w:rsidRDefault="00BD0433" w:rsidP="00EA5A97">
      <w:pPr>
        <w:numPr>
          <w:ilvl w:val="0"/>
          <w:numId w:val="119"/>
        </w:numPr>
        <w:bidi w:val="0"/>
      </w:pPr>
      <w:r w:rsidRPr="008F2487">
        <w:rPr>
          <w:b/>
          <w:bCs/>
        </w:rPr>
        <w:t xml:space="preserve">O: </w:t>
      </w:r>
      <w:r w:rsidRPr="008F2487">
        <w:t>–</w:t>
      </w:r>
      <w:r w:rsidRPr="008F2487">
        <w:rPr>
          <w:b/>
          <w:bCs/>
        </w:rPr>
        <w:t xml:space="preserve"> Ds:</w:t>
      </w:r>
      <w:r w:rsidRPr="008F2487">
        <w:t xml:space="preserve"> Yohanan (</w:t>
      </w:r>
      <w:r>
        <w:t>1</w:t>
      </w:r>
      <w:r w:rsidR="001075B4">
        <w:t>0</w:t>
      </w:r>
      <w:r w:rsidRPr="008F2487">
        <w:t>)’s son</w:t>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yAZ </w:t>
      </w:r>
      <w:r w:rsidRPr="008F2487">
        <w:t xml:space="preserve">1:4, 39d (Kosovsky, </w:t>
      </w:r>
      <w:r w:rsidRPr="008F2487">
        <w:rPr>
          <w:i/>
          <w:iCs/>
        </w:rPr>
        <w:t>Yerushalmi</w:t>
      </w:r>
      <w:r w:rsidRPr="008F2487">
        <w:t xml:space="preserve">, 386)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 xml:space="preserve">D: </w:t>
      </w:r>
      <w:r w:rsidR="00EA5A97">
        <w:t>3</w:t>
      </w:r>
      <w:r w:rsidR="00EA5A97" w:rsidRPr="004050A2">
        <w:rPr>
          <w:vertAlign w:val="superscript"/>
        </w:rPr>
        <w:t>rd</w:t>
      </w:r>
      <w:r w:rsidR="00EA5A97">
        <w:t>-4</w:t>
      </w:r>
      <w:r w:rsidR="00EA5A97" w:rsidRPr="004050A2">
        <w:rPr>
          <w:vertAlign w:val="superscript"/>
        </w:rPr>
        <w:t>th</w:t>
      </w:r>
      <w:r w:rsidR="00EA5A97">
        <w:t xml:space="preserve"> C</w:t>
      </w:r>
      <w:r w:rsidR="00EA5A97">
        <w:rPr>
          <w:rStyle w:val="FootnoteReference"/>
        </w:rPr>
        <w:footnoteReference w:id="3098"/>
      </w:r>
    </w:p>
    <w:p w14:paraId="172D4D81" w14:textId="77777777" w:rsidR="00BD0433" w:rsidRPr="008F2487" w:rsidRDefault="00BD0433" w:rsidP="00482C92">
      <w:pPr>
        <w:numPr>
          <w:ilvl w:val="0"/>
          <w:numId w:val="119"/>
        </w:numPr>
        <w:bidi w:val="0"/>
      </w:pPr>
      <w:r w:rsidRPr="008F2487">
        <w:rPr>
          <w:b/>
          <w:bCs/>
        </w:rPr>
        <w:t xml:space="preserve">O: </w:t>
      </w:r>
      <w:r w:rsidRPr="008F2487">
        <w:t>–</w:t>
      </w:r>
      <w:r w:rsidRPr="008F2487">
        <w:rPr>
          <w:b/>
          <w:bCs/>
        </w:rPr>
        <w:t xml:space="preserve"> Ds:</w:t>
      </w:r>
      <w:r w:rsidRPr="008F2487">
        <w:t xml:space="preserve"> Abshalom </w:t>
      </w:r>
      <w:r>
        <w:t>(2</w:t>
      </w:r>
      <w:r w:rsidRPr="008F2487">
        <w:t>)’s son</w:t>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bBer </w:t>
      </w:r>
      <w:r w:rsidRPr="008F2487">
        <w:t>7b</w:t>
      </w:r>
      <w:r w:rsidRPr="008F2487">
        <w:rPr>
          <w:rStyle w:val="FootnoteReference"/>
        </w:rPr>
        <w:footnoteReference w:id="3099"/>
      </w:r>
      <w:r w:rsidRPr="008F2487">
        <w:t xml:space="preserve"> (Kosowsky, </w:t>
      </w:r>
      <w:r w:rsidRPr="008F2487">
        <w:rPr>
          <w:i/>
          <w:iCs/>
        </w:rPr>
        <w:t>Babylonico</w:t>
      </w:r>
      <w:r w:rsidRPr="008F2487">
        <w:t xml:space="preserve">, 1686)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 xml:space="preserve">D: </w:t>
      </w:r>
      <w:r w:rsidR="00482C92" w:rsidRPr="00482C92">
        <w:t>Pre-400</w:t>
      </w:r>
      <w:r w:rsidR="00482C92">
        <w:rPr>
          <w:rStyle w:val="FootnoteReference"/>
          <w:lang w:val="de-DE"/>
        </w:rPr>
        <w:footnoteReference w:id="3100"/>
      </w:r>
    </w:p>
    <w:p w14:paraId="400317AB" w14:textId="77777777" w:rsidR="00BD0433" w:rsidRPr="008F2487" w:rsidRDefault="00BD0433" w:rsidP="00F15C30">
      <w:pPr>
        <w:numPr>
          <w:ilvl w:val="0"/>
          <w:numId w:val="119"/>
        </w:numPr>
        <w:bidi w:val="0"/>
      </w:pPr>
      <w:r w:rsidRPr="008F2487">
        <w:rPr>
          <w:b/>
          <w:bCs/>
        </w:rPr>
        <w:t xml:space="preserve">O: </w:t>
      </w:r>
      <w:r w:rsidRPr="008F2487">
        <w:t>–</w:t>
      </w:r>
      <w:r w:rsidRPr="008F2487">
        <w:rPr>
          <w:b/>
          <w:bCs/>
        </w:rPr>
        <w:t xml:space="preserve"> Ds:</w:t>
      </w:r>
      <w:r w:rsidRPr="008F2487">
        <w:t xml:space="preserve"> Yohanan (</w:t>
      </w:r>
      <w:r>
        <w:t>1</w:t>
      </w:r>
      <w:r w:rsidRPr="008F2487">
        <w:t>)’s student</w:t>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bBer </w:t>
      </w:r>
      <w:r w:rsidRPr="008F2487">
        <w:t>21b</w:t>
      </w:r>
      <w:r w:rsidRPr="008F2487">
        <w:rPr>
          <w:rStyle w:val="FootnoteReference"/>
        </w:rPr>
        <w:footnoteReference w:id="3101"/>
      </w:r>
      <w:r w:rsidRPr="008F2487">
        <w:t xml:space="preserve"> (Kosowsky, </w:t>
      </w:r>
      <w:r w:rsidRPr="008F2487">
        <w:rPr>
          <w:i/>
          <w:iCs/>
        </w:rPr>
        <w:t>Babylonico</w:t>
      </w:r>
      <w:r w:rsidRPr="008F2487">
        <w:t xml:space="preserve">, 1685) </w:t>
      </w:r>
      <w:r w:rsidRPr="008F2487">
        <w:rPr>
          <w:b/>
          <w:bCs/>
        </w:rPr>
        <w:t>E:</w:t>
      </w:r>
      <w:r w:rsidRPr="008F2487">
        <w:rPr>
          <w:rFonts w:cs="Times New Roman"/>
        </w:rPr>
        <w:t xml:space="preserve"> </w:t>
      </w:r>
      <w:r w:rsidR="00F15C30">
        <w:rPr>
          <w:rFonts w:cs="Times New Roman"/>
        </w:rPr>
        <w:t>Fict</w:t>
      </w:r>
      <w:r w:rsidR="00F15C30">
        <w:rPr>
          <w:rFonts w:cs="Times New Roman"/>
        </w:rPr>
        <w:t>i</w:t>
      </w:r>
      <w:r w:rsidR="00F15C30">
        <w:rPr>
          <w:rFonts w:cs="Times New Roman"/>
        </w:rPr>
        <w:t>tious</w:t>
      </w:r>
      <w:r w:rsidRPr="00614282">
        <w:rPr>
          <w:rFonts w:cs="Times New Roman"/>
        </w:rPr>
        <w:t>?</w:t>
      </w:r>
      <w:r w:rsidRPr="008F2487">
        <w:rPr>
          <w:rStyle w:val="FootnoteReference"/>
          <w:rFonts w:cs="Times New Roman"/>
        </w:rPr>
        <w:footnoteReference w:id="3102"/>
      </w:r>
      <w:r w:rsidRPr="008F2487">
        <w:rPr>
          <w:rFonts w:cs="Times New Roman"/>
        </w:rPr>
        <w:t xml:space="preserve"> </w:t>
      </w:r>
      <w:r w:rsidRPr="008F2487">
        <w:rPr>
          <w:b/>
          <w:bCs/>
        </w:rPr>
        <w:t xml:space="preserve">D: </w:t>
      </w:r>
      <w:r w:rsidR="00EA5A97">
        <w:t>3</w:t>
      </w:r>
      <w:r w:rsidR="00EA5A97" w:rsidRPr="00EA5A97">
        <w:rPr>
          <w:vertAlign w:val="superscript"/>
        </w:rPr>
        <w:t>rd</w:t>
      </w:r>
      <w:r w:rsidR="00EA5A97">
        <w:t xml:space="preserve"> C</w:t>
      </w:r>
      <w:r w:rsidR="00EA5A97">
        <w:rPr>
          <w:rStyle w:val="FootnoteReference"/>
        </w:rPr>
        <w:footnoteReference w:id="3103"/>
      </w:r>
    </w:p>
    <w:p w14:paraId="51AFD1BD" w14:textId="77777777" w:rsidR="00BD0433" w:rsidRPr="008F2487" w:rsidRDefault="00BD0433" w:rsidP="00EA5A97">
      <w:pPr>
        <w:numPr>
          <w:ilvl w:val="0"/>
          <w:numId w:val="119"/>
        </w:numPr>
        <w:bidi w:val="0"/>
        <w:rPr>
          <w:rFonts w:cs="Times New Roman"/>
        </w:rPr>
      </w:pPr>
      <w:r w:rsidRPr="008F2487">
        <w:rPr>
          <w:b/>
          <w:bCs/>
        </w:rPr>
        <w:t xml:space="preserve">O: </w:t>
      </w:r>
      <w:r w:rsidRPr="008F2487">
        <w:t>–</w:t>
      </w:r>
      <w:r w:rsidRPr="008F2487">
        <w:rPr>
          <w:b/>
          <w:bCs/>
        </w:rPr>
        <w:t xml:space="preserve"> Ds:</w:t>
      </w:r>
      <w:r w:rsidRPr="008F2487">
        <w:t xml:space="preserve"> </w:t>
      </w:r>
      <w:r>
        <w:t>Jacob (30</w:t>
      </w:r>
      <w:r w:rsidRPr="008F2487">
        <w:t xml:space="preserve">)’s son, of </w:t>
      </w:r>
      <w:smartTag w:uri="urn:schemas-microsoft-com:office:smarttags" w:element="place">
        <w:smartTag w:uri="urn:schemas-microsoft-com:office:smarttags" w:element="City">
          <w:r w:rsidRPr="008F2487">
            <w:t>Tyre</w:t>
          </w:r>
        </w:smartTag>
      </w:smartTag>
      <w:r w:rsidRPr="008F2487">
        <w:rPr>
          <w:rStyle w:val="FootnoteReference"/>
        </w:rPr>
        <w:footnoteReference w:id="3104"/>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bBer </w:t>
      </w:r>
      <w:r w:rsidRPr="008F2487">
        <w:t>33a</w:t>
      </w:r>
      <w:r w:rsidRPr="008F2487">
        <w:rPr>
          <w:rStyle w:val="FootnoteReference"/>
        </w:rPr>
        <w:footnoteReference w:id="3105"/>
      </w:r>
      <w:r w:rsidRPr="008F2487">
        <w:t xml:space="preserve"> (Kosowsky, </w:t>
      </w:r>
      <w:r w:rsidRPr="008F2487">
        <w:rPr>
          <w:i/>
          <w:iCs/>
        </w:rPr>
        <w:t>Babylonico</w:t>
      </w:r>
      <w:r w:rsidRPr="008F2487">
        <w:t xml:space="preserve">, 1711)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 xml:space="preserve">D: </w:t>
      </w:r>
      <w:r w:rsidR="00EA5A97">
        <w:t>3</w:t>
      </w:r>
      <w:r w:rsidR="00EA5A97" w:rsidRPr="00313E43">
        <w:rPr>
          <w:vertAlign w:val="superscript"/>
        </w:rPr>
        <w:t>rd</w:t>
      </w:r>
      <w:r w:rsidR="00EA5A97">
        <w:t xml:space="preserve"> C</w:t>
      </w:r>
      <w:r w:rsidR="00EA5A97">
        <w:rPr>
          <w:rStyle w:val="FootnoteReference"/>
        </w:rPr>
        <w:footnoteReference w:id="3106"/>
      </w:r>
    </w:p>
    <w:p w14:paraId="610E1899" w14:textId="77777777" w:rsidR="00BD0433" w:rsidRPr="008F2487" w:rsidRDefault="00BD0433" w:rsidP="0018007E">
      <w:pPr>
        <w:numPr>
          <w:ilvl w:val="0"/>
          <w:numId w:val="119"/>
        </w:numPr>
        <w:bidi w:val="0"/>
      </w:pPr>
      <w:r w:rsidRPr="008F2487">
        <w:rPr>
          <w:b/>
          <w:bCs/>
        </w:rPr>
        <w:t xml:space="preserve">O: </w:t>
      </w:r>
      <w:r w:rsidRPr="008F2487">
        <w:t>–</w:t>
      </w:r>
      <w:r w:rsidRPr="008F2487">
        <w:rPr>
          <w:b/>
          <w:bCs/>
        </w:rPr>
        <w:t xml:space="preserve"> Ds:</w:t>
      </w:r>
      <w:r w:rsidRPr="008F2487">
        <w:t xml:space="preserve"> </w:t>
      </w:r>
      <w:r w:rsidR="0018007E" w:rsidRPr="008F2487">
        <w:t>Paz</w:t>
      </w:r>
      <w:r w:rsidR="0018007E">
        <w:t>atos</w:t>
      </w:r>
      <w:r w:rsidR="0018007E" w:rsidRPr="008F2487">
        <w:t xml:space="preserve"> </w:t>
      </w:r>
      <w:r w:rsidRPr="008F2487">
        <w:t>(</w:t>
      </w:r>
      <w:r>
        <w:t>6</w:t>
      </w:r>
      <w:r w:rsidRPr="008F2487">
        <w:t>)’s son</w:t>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bBer </w:t>
      </w:r>
      <w:r w:rsidRPr="008F2487">
        <w:t>45a</w:t>
      </w:r>
      <w:r w:rsidRPr="008F2487">
        <w:rPr>
          <w:rStyle w:val="FootnoteReference"/>
          <w:rFonts w:cs="Times New Roman"/>
          <w:lang w:val="en-GB"/>
        </w:rPr>
        <w:footnoteReference w:id="3107"/>
      </w:r>
      <w:r w:rsidRPr="008F2487">
        <w:t xml:space="preserve"> (Kosowsky, </w:t>
      </w:r>
      <w:r w:rsidRPr="008F2487">
        <w:rPr>
          <w:i/>
          <w:iCs/>
        </w:rPr>
        <w:t>Babylonico</w:t>
      </w:r>
      <w:r w:rsidRPr="008F2487">
        <w:t xml:space="preserve">, 1744)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 xml:space="preserve">D: </w:t>
      </w:r>
      <w:r w:rsidR="00B160A2">
        <w:rPr>
          <w:rFonts w:cs="Times New Roman"/>
          <w:lang w:val="it-IT"/>
        </w:rPr>
        <w:t>3</w:t>
      </w:r>
      <w:r w:rsidR="00B160A2">
        <w:rPr>
          <w:rFonts w:cs="Times New Roman"/>
          <w:vertAlign w:val="superscript"/>
          <w:lang w:val="it-IT"/>
        </w:rPr>
        <w:t>rd</w:t>
      </w:r>
      <w:r w:rsidR="00B160A2" w:rsidRPr="00AA7480">
        <w:rPr>
          <w:rFonts w:cs="Times New Roman"/>
          <w:vertAlign w:val="superscript"/>
          <w:lang w:val="it-IT"/>
        </w:rPr>
        <w:t xml:space="preserve"> </w:t>
      </w:r>
      <w:r w:rsidR="00B160A2" w:rsidRPr="00AA7480">
        <w:rPr>
          <w:rFonts w:cs="Times New Roman"/>
          <w:lang w:val="it-IT"/>
        </w:rPr>
        <w:t>C</w:t>
      </w:r>
      <w:r w:rsidR="00B160A2">
        <w:rPr>
          <w:rStyle w:val="FootnoteReference"/>
          <w:rFonts w:cs="Times New Roman"/>
          <w:lang w:val="en-GB"/>
        </w:rPr>
        <w:footnoteReference w:id="3108"/>
      </w:r>
    </w:p>
    <w:p w14:paraId="74D296B9" w14:textId="77777777" w:rsidR="00BD0433" w:rsidRPr="008F2487" w:rsidRDefault="00BD0433" w:rsidP="00617FC8">
      <w:pPr>
        <w:numPr>
          <w:ilvl w:val="0"/>
          <w:numId w:val="119"/>
        </w:numPr>
        <w:bidi w:val="0"/>
      </w:pPr>
      <w:r w:rsidRPr="008F2487">
        <w:rPr>
          <w:b/>
          <w:bCs/>
        </w:rPr>
        <w:t xml:space="preserve">O: </w:t>
      </w:r>
      <w:r w:rsidRPr="008F2487">
        <w:t>–</w:t>
      </w:r>
      <w:r w:rsidRPr="008F2487">
        <w:rPr>
          <w:b/>
          <w:bCs/>
        </w:rPr>
        <w:t xml:space="preserve"> Ds:</w:t>
      </w:r>
      <w:r w:rsidRPr="008F2487">
        <w:t xml:space="preserve"> Of Sidon</w:t>
      </w:r>
      <w:r w:rsidRPr="008F2487">
        <w:rPr>
          <w:rStyle w:val="FootnoteReference"/>
          <w:rFonts w:cs="Times New Roman"/>
          <w:rtl/>
        </w:rPr>
        <w:footnoteReference w:id="3109"/>
      </w:r>
      <w:r w:rsidRPr="008F2487">
        <w:t xml:space="preserve"> </w:t>
      </w:r>
      <w:r w:rsidRPr="008F2487">
        <w:rPr>
          <w:b/>
          <w:bCs/>
        </w:rPr>
        <w:t>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bPes </w:t>
      </w:r>
      <w:r w:rsidRPr="008F2487">
        <w:t>118a</w:t>
      </w:r>
      <w:r w:rsidRPr="008F2487">
        <w:rPr>
          <w:rStyle w:val="FootnoteReference"/>
        </w:rPr>
        <w:footnoteReference w:id="3110"/>
      </w:r>
      <w:r w:rsidRPr="008F2487">
        <w:t xml:space="preserve"> (Kosowsky, </w:t>
      </w:r>
      <w:r w:rsidRPr="008F2487">
        <w:rPr>
          <w:i/>
          <w:iCs/>
        </w:rPr>
        <w:t>Babylonico</w:t>
      </w:r>
      <w:r w:rsidRPr="008F2487">
        <w:t xml:space="preserve">, 1684) </w:t>
      </w:r>
      <w:r w:rsidRPr="008F2487">
        <w:rPr>
          <w:b/>
          <w:bCs/>
        </w:rPr>
        <w:t>E:</w:t>
      </w:r>
      <w:r w:rsidRPr="008F2487">
        <w:rPr>
          <w:rFonts w:cs="Times New Roman"/>
        </w:rPr>
        <w:t xml:space="preserve"> </w:t>
      </w:r>
      <w:r w:rsidR="009F5CFF" w:rsidRPr="00A43129">
        <w:rPr>
          <w:rFonts w:cs="Times New Roman"/>
          <w:lang w:val="en-GB"/>
        </w:rPr>
        <w:t>–</w:t>
      </w:r>
      <w:r w:rsidR="009F5CFF">
        <w:rPr>
          <w:rStyle w:val="FootnoteReference"/>
          <w:rFonts w:cs="Times New Roman"/>
          <w:lang w:val="en-GB"/>
        </w:rPr>
        <w:footnoteReference w:id="3111"/>
      </w:r>
      <w:r w:rsidR="00733C61">
        <w:rPr>
          <w:rFonts w:cs="Times New Roman"/>
          <w:lang w:val="en-GB"/>
        </w:rPr>
        <w:t xml:space="preserve"> </w:t>
      </w:r>
      <w:r w:rsidRPr="008F2487">
        <w:rPr>
          <w:b/>
          <w:bCs/>
        </w:rPr>
        <w:t xml:space="preserve">D: </w:t>
      </w:r>
      <w:r w:rsidR="00617FC8" w:rsidRPr="00951455">
        <w:rPr>
          <w:rFonts w:cs="Times New Roman"/>
          <w:lang w:val="it-IT"/>
        </w:rPr>
        <w:t>P</w:t>
      </w:r>
      <w:r w:rsidR="00617FC8">
        <w:rPr>
          <w:rFonts w:cs="Times New Roman"/>
          <w:lang w:val="it-IT"/>
        </w:rPr>
        <w:t>re-4</w:t>
      </w:r>
      <w:r w:rsidR="00617FC8" w:rsidRPr="00951455">
        <w:rPr>
          <w:rFonts w:cs="Times New Roman"/>
          <w:lang w:val="it-IT"/>
        </w:rPr>
        <w:t>00</w:t>
      </w:r>
      <w:r w:rsidR="00617FC8">
        <w:rPr>
          <w:rStyle w:val="FootnoteReference"/>
          <w:rFonts w:cs="Times New Roman"/>
        </w:rPr>
        <w:footnoteReference w:id="3112"/>
      </w:r>
    </w:p>
    <w:p w14:paraId="4DED1BAF" w14:textId="77777777" w:rsidR="00BD0433" w:rsidRPr="008F2487" w:rsidRDefault="00BD0433" w:rsidP="0018007E">
      <w:pPr>
        <w:numPr>
          <w:ilvl w:val="0"/>
          <w:numId w:val="119"/>
        </w:numPr>
        <w:bidi w:val="0"/>
      </w:pPr>
      <w:r w:rsidRPr="008F2487">
        <w:rPr>
          <w:b/>
          <w:bCs/>
        </w:rPr>
        <w:t xml:space="preserve">O: </w:t>
      </w:r>
      <w:r w:rsidRPr="008F2487">
        <w:rPr>
          <w:rFonts w:cs="Times New Roman" w:hint="cs"/>
          <w:rtl/>
        </w:rPr>
        <w:t>ישמעאל</w:t>
      </w:r>
      <w:r w:rsidRPr="008F2487">
        <w:rPr>
          <w:rStyle w:val="FootnoteReference"/>
        </w:rPr>
        <w:footnoteReference w:id="3113"/>
      </w:r>
      <w:r w:rsidRPr="008F2487">
        <w:rPr>
          <w:b/>
          <w:bCs/>
        </w:rPr>
        <w:t xml:space="preserve"> Ds:</w:t>
      </w:r>
      <w:r w:rsidRPr="008F2487">
        <w:t xml:space="preserve"> </w:t>
      </w:r>
      <w:r w:rsidR="0018007E" w:rsidRPr="008F2487">
        <w:t>Ziro</w:t>
      </w:r>
      <w:r w:rsidR="0018007E">
        <w:t>z</w:t>
      </w:r>
      <w:r w:rsidR="0018007E" w:rsidRPr="008F2487">
        <w:t xml:space="preserve"> </w:t>
      </w:r>
      <w:r>
        <w:t>(2</w:t>
      </w:r>
      <w:r w:rsidRPr="008F2487">
        <w:t>)’s son</w:t>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bSan </w:t>
      </w:r>
      <w:r w:rsidRPr="008F2487">
        <w:t>14b</w:t>
      </w:r>
      <w:r w:rsidRPr="008F2487">
        <w:rPr>
          <w:rStyle w:val="FootnoteReference"/>
          <w:rFonts w:cs="Times New Roman"/>
          <w:lang w:val="en-GB"/>
        </w:rPr>
        <w:footnoteReference w:id="3114"/>
      </w:r>
      <w:r w:rsidRPr="008F2487">
        <w:t xml:space="preserve"> (Kosowsky, </w:t>
      </w:r>
      <w:r w:rsidRPr="008F2487">
        <w:rPr>
          <w:i/>
          <w:iCs/>
        </w:rPr>
        <w:t>Babylonico</w:t>
      </w:r>
      <w:r w:rsidRPr="008F2487">
        <w:t xml:space="preserve">, 1707)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 xml:space="preserve">D: </w:t>
      </w:r>
      <w:r w:rsidR="00791D5E">
        <w:t>3</w:t>
      </w:r>
      <w:r w:rsidR="00791D5E" w:rsidRPr="00791D5E">
        <w:rPr>
          <w:vertAlign w:val="superscript"/>
        </w:rPr>
        <w:t>rd</w:t>
      </w:r>
      <w:r w:rsidR="00791D5E">
        <w:t xml:space="preserve"> C</w:t>
      </w:r>
      <w:r w:rsidR="00791D5E">
        <w:rPr>
          <w:rStyle w:val="FootnoteReference"/>
        </w:rPr>
        <w:footnoteReference w:id="3115"/>
      </w:r>
    </w:p>
    <w:p w14:paraId="1C4BF8BF" w14:textId="77777777" w:rsidR="00BD0433" w:rsidRPr="008F2487" w:rsidRDefault="00BD0433" w:rsidP="00791D5E">
      <w:pPr>
        <w:numPr>
          <w:ilvl w:val="0"/>
          <w:numId w:val="119"/>
        </w:numPr>
        <w:bidi w:val="0"/>
      </w:pPr>
      <w:r w:rsidRPr="008F2487">
        <w:rPr>
          <w:b/>
          <w:bCs/>
        </w:rPr>
        <w:t xml:space="preserve">O: </w:t>
      </w:r>
      <w:r w:rsidRPr="008F2487">
        <w:t>–</w:t>
      </w:r>
      <w:r w:rsidRPr="008F2487">
        <w:rPr>
          <w:b/>
          <w:bCs/>
        </w:rPr>
        <w:t xml:space="preserve"> Ds:</w:t>
      </w:r>
      <w:r w:rsidRPr="008F2487">
        <w:t xml:space="preserve"> </w:t>
      </w:r>
      <w:r w:rsidRPr="00DF68A8">
        <w:rPr>
          <w:rFonts w:cs="Times New Roman"/>
        </w:rPr>
        <w:t>Gladiator</w:t>
      </w:r>
      <w:r w:rsidRPr="008F2487">
        <w:rPr>
          <w:rFonts w:cs="Times New Roman"/>
        </w:rPr>
        <w:t>?</w:t>
      </w:r>
      <w:r w:rsidRPr="008F2487">
        <w:rPr>
          <w:rStyle w:val="FootnoteReference"/>
          <w:rFonts w:cs="Times New Roman"/>
        </w:rPr>
        <w:footnoteReference w:id="3116"/>
      </w:r>
      <w:r w:rsidRPr="008F2487">
        <w:t xml:space="preserve"> </w:t>
      </w:r>
      <w:r w:rsidRPr="008F2487">
        <w:rPr>
          <w:b/>
          <w:bCs/>
        </w:rPr>
        <w:t>F:</w:t>
      </w:r>
      <w:r w:rsidRPr="008F2487">
        <w:t xml:space="preserve"> –</w:t>
      </w:r>
      <w:r w:rsidRPr="008F2487">
        <w:rPr>
          <w:rFonts w:cs="Times New Roman"/>
        </w:rPr>
        <w:t xml:space="preserve"> </w:t>
      </w:r>
      <w:r w:rsidRPr="008F2487">
        <w:rPr>
          <w:b/>
          <w:bCs/>
        </w:rPr>
        <w:t>S:</w:t>
      </w:r>
      <w:r w:rsidRPr="008F2487">
        <w:t xml:space="preserve"> </w:t>
      </w:r>
      <w:r>
        <w:rPr>
          <w:i/>
          <w:iCs/>
        </w:rPr>
        <w:t xml:space="preserve">Exod </w:t>
      </w:r>
      <w:r w:rsidRPr="008F2487">
        <w:rPr>
          <w:i/>
          <w:iCs/>
        </w:rPr>
        <w:t>R</w:t>
      </w:r>
      <w:r>
        <w:rPr>
          <w:i/>
          <w:iCs/>
        </w:rPr>
        <w:t>ab</w:t>
      </w:r>
      <w:r w:rsidRPr="008F2487">
        <w:rPr>
          <w:i/>
          <w:iCs/>
        </w:rPr>
        <w:t xml:space="preserve"> </w:t>
      </w:r>
      <w:r w:rsidRPr="008F2487">
        <w:t xml:space="preserve">3:5 (Hyman, </w:t>
      </w:r>
      <w:r w:rsidRPr="008F2487">
        <w:rPr>
          <w:i/>
          <w:iCs/>
        </w:rPr>
        <w:t>Toldoth</w:t>
      </w:r>
      <w:r w:rsidRPr="008F2487">
        <w:t xml:space="preserve">, 1226) </w:t>
      </w:r>
      <w:r w:rsidRPr="008F2487">
        <w:rPr>
          <w:b/>
          <w:bCs/>
        </w:rPr>
        <w:t>E:</w:t>
      </w:r>
      <w:r w:rsidRPr="008F2487">
        <w:rPr>
          <w:rFonts w:cs="Times New Roman"/>
        </w:rPr>
        <w:t xml:space="preserve"> </w:t>
      </w:r>
      <w:r w:rsidRPr="008F2487">
        <w:t xml:space="preserve">– </w:t>
      </w:r>
      <w:r w:rsidRPr="008F2487">
        <w:rPr>
          <w:b/>
          <w:bCs/>
        </w:rPr>
        <w:t xml:space="preserve">D: </w:t>
      </w:r>
      <w:r w:rsidR="00791D5E">
        <w:t>3</w:t>
      </w:r>
      <w:r w:rsidR="00791D5E" w:rsidRPr="00791D5E">
        <w:rPr>
          <w:vertAlign w:val="superscript"/>
        </w:rPr>
        <w:t>rd</w:t>
      </w:r>
      <w:r w:rsidR="00791D5E">
        <w:t xml:space="preserve"> C</w:t>
      </w:r>
      <w:r w:rsidR="00791D5E">
        <w:rPr>
          <w:rStyle w:val="FootnoteReference"/>
        </w:rPr>
        <w:footnoteReference w:id="3117"/>
      </w:r>
    </w:p>
    <w:p w14:paraId="299267A4" w14:textId="77777777" w:rsidR="00BD0433" w:rsidRPr="008F2487" w:rsidRDefault="00BD0433" w:rsidP="00791D5E">
      <w:pPr>
        <w:numPr>
          <w:ilvl w:val="0"/>
          <w:numId w:val="119"/>
        </w:numPr>
        <w:bidi w:val="0"/>
      </w:pPr>
      <w:r w:rsidRPr="008F2487">
        <w:rPr>
          <w:b/>
          <w:bCs/>
        </w:rPr>
        <w:t xml:space="preserve">O: </w:t>
      </w:r>
      <w:r w:rsidRPr="008F2487">
        <w:rPr>
          <w:rFonts w:cs="Times New Roman"/>
          <w:rtl/>
        </w:rPr>
        <w:t>סימון</w:t>
      </w:r>
      <w:r w:rsidRPr="008F2487">
        <w:rPr>
          <w:rStyle w:val="FootnoteReference"/>
        </w:rPr>
        <w:footnoteReference w:id="3118"/>
      </w:r>
      <w:r w:rsidRPr="008F2487">
        <w:rPr>
          <w:b/>
          <w:bCs/>
        </w:rPr>
        <w:t xml:space="preserve"> Ds:</w:t>
      </w:r>
      <w:r w:rsidRPr="008F2487">
        <w:t xml:space="preserve"> </w:t>
      </w:r>
      <w:r w:rsidRPr="008F2487">
        <w:rPr>
          <w:rFonts w:cs="Times New Roman"/>
        </w:rPr>
        <w:t>Quzot</w:t>
      </w:r>
      <w:r>
        <w:rPr>
          <w:rFonts w:cs="Times New Roman"/>
        </w:rPr>
        <w:t xml:space="preserve"> </w:t>
      </w:r>
      <w:r w:rsidRPr="008F2487">
        <w:t>(</w:t>
      </w:r>
      <w:r>
        <w:t>1</w:t>
      </w:r>
      <w:r w:rsidRPr="008F2487">
        <w:t>)’s son</w:t>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S of S Rab. </w:t>
      </w:r>
      <w:r w:rsidRPr="008F2487">
        <w:t xml:space="preserve">8:3 (Hyman, </w:t>
      </w:r>
      <w:r w:rsidRPr="008F2487">
        <w:rPr>
          <w:i/>
          <w:iCs/>
        </w:rPr>
        <w:t>Toldoth</w:t>
      </w:r>
      <w:r w:rsidRPr="008F2487">
        <w:t xml:space="preserve">, 964) </w:t>
      </w:r>
      <w:r w:rsidRPr="008F2487">
        <w:rPr>
          <w:b/>
          <w:bCs/>
        </w:rPr>
        <w:t>E:</w:t>
      </w:r>
      <w:r w:rsidRPr="008F2487">
        <w:rPr>
          <w:rFonts w:cs="Times New Roman"/>
        </w:rPr>
        <w:t xml:space="preserve"> </w:t>
      </w:r>
      <w:r w:rsidRPr="008F2487">
        <w:t xml:space="preserve">– </w:t>
      </w:r>
      <w:r w:rsidRPr="008F2487">
        <w:rPr>
          <w:b/>
          <w:bCs/>
        </w:rPr>
        <w:t xml:space="preserve">D: </w:t>
      </w:r>
      <w:r w:rsidR="00791D5E">
        <w:t>3</w:t>
      </w:r>
      <w:r w:rsidR="00791D5E" w:rsidRPr="005C724F">
        <w:rPr>
          <w:vertAlign w:val="superscript"/>
        </w:rPr>
        <w:t>rd</w:t>
      </w:r>
      <w:r w:rsidR="00791D5E">
        <w:t xml:space="preserve"> C</w:t>
      </w:r>
      <w:r w:rsidR="00791D5E">
        <w:rPr>
          <w:rStyle w:val="FootnoteReference"/>
        </w:rPr>
        <w:footnoteReference w:id="3119"/>
      </w:r>
    </w:p>
    <w:p w14:paraId="709ED784" w14:textId="77777777" w:rsidR="00BD0433" w:rsidRPr="008F2487" w:rsidRDefault="00BD0433" w:rsidP="00EA5A97">
      <w:pPr>
        <w:numPr>
          <w:ilvl w:val="0"/>
          <w:numId w:val="119"/>
        </w:numPr>
        <w:bidi w:val="0"/>
      </w:pPr>
      <w:r w:rsidRPr="008F2487">
        <w:rPr>
          <w:b/>
          <w:bCs/>
        </w:rPr>
        <w:t xml:space="preserve">O: </w:t>
      </w:r>
      <w:r w:rsidRPr="008F2487">
        <w:rPr>
          <w:rFonts w:cs="Times New Roman"/>
          <w:rtl/>
        </w:rPr>
        <w:t>סימון</w:t>
      </w:r>
      <w:r w:rsidRPr="008F2487">
        <w:rPr>
          <w:rStyle w:val="FootnoteReference"/>
        </w:rPr>
        <w:footnoteReference w:id="3120"/>
      </w:r>
      <w:r w:rsidRPr="008F2487">
        <w:rPr>
          <w:b/>
          <w:bCs/>
        </w:rPr>
        <w:t xml:space="preserve"> Ds:</w:t>
      </w:r>
      <w:r w:rsidRPr="008F2487">
        <w:t xml:space="preserve"> Isaac (</w:t>
      </w:r>
      <w:r>
        <w:t>3</w:t>
      </w:r>
      <w:r w:rsidR="001E2E33">
        <w:t>5</w:t>
      </w:r>
      <w:r w:rsidRPr="008F2487">
        <w:t>)’s father</w:t>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Lam </w:t>
      </w:r>
      <w:r>
        <w:rPr>
          <w:i/>
          <w:iCs/>
        </w:rPr>
        <w:t>Rab</w:t>
      </w:r>
      <w:r w:rsidRPr="008F2487">
        <w:rPr>
          <w:i/>
          <w:iCs/>
        </w:rPr>
        <w:t xml:space="preserve"> </w:t>
      </w:r>
      <w:r w:rsidRPr="008F2487">
        <w:t>1</w:t>
      </w:r>
      <w:r>
        <w:t>:30</w:t>
      </w:r>
      <w:r w:rsidRPr="008F2487">
        <w:t xml:space="preserve"> (Hyman, </w:t>
      </w:r>
      <w:r w:rsidRPr="008F2487">
        <w:rPr>
          <w:i/>
          <w:iCs/>
        </w:rPr>
        <w:t>Toldoth</w:t>
      </w:r>
      <w:r w:rsidRPr="008F2487">
        <w:t xml:space="preserve">, 797) </w:t>
      </w:r>
      <w:r w:rsidRPr="008F2487">
        <w:rPr>
          <w:b/>
          <w:bCs/>
        </w:rPr>
        <w:t>E:</w:t>
      </w:r>
      <w:r w:rsidRPr="008F2487">
        <w:rPr>
          <w:rFonts w:cs="Times New Roman"/>
        </w:rPr>
        <w:t xml:space="preserve"> </w:t>
      </w:r>
      <w:r w:rsidRPr="008F2487">
        <w:t xml:space="preserve">– </w:t>
      </w:r>
      <w:r w:rsidRPr="008F2487">
        <w:rPr>
          <w:b/>
          <w:bCs/>
        </w:rPr>
        <w:t xml:space="preserve">D: </w:t>
      </w:r>
      <w:r w:rsidR="00EA5A97" w:rsidRPr="00FB6F46">
        <w:t>3</w:t>
      </w:r>
      <w:r w:rsidR="00EA5A97" w:rsidRPr="00FB6F46">
        <w:rPr>
          <w:vertAlign w:val="superscript"/>
        </w:rPr>
        <w:t>rd</w:t>
      </w:r>
      <w:r w:rsidR="00EA5A97" w:rsidRPr="00FB6F46">
        <w:t xml:space="preserve"> C</w:t>
      </w:r>
      <w:r w:rsidR="00EA5A97">
        <w:rPr>
          <w:rStyle w:val="FootnoteReference"/>
          <w:lang w:val="de-DE"/>
        </w:rPr>
        <w:footnoteReference w:id="3121"/>
      </w:r>
    </w:p>
    <w:p w14:paraId="18BED419" w14:textId="77777777" w:rsidR="00BD0433" w:rsidRPr="008F2487" w:rsidRDefault="00BD0433" w:rsidP="00791D5E">
      <w:pPr>
        <w:numPr>
          <w:ilvl w:val="0"/>
          <w:numId w:val="119"/>
        </w:numPr>
        <w:bidi w:val="0"/>
      </w:pPr>
      <w:r w:rsidRPr="008F2487">
        <w:rPr>
          <w:b/>
          <w:bCs/>
        </w:rPr>
        <w:t xml:space="preserve">O: </w:t>
      </w:r>
      <w:r w:rsidRPr="008F2487">
        <w:rPr>
          <w:rFonts w:cs="Times New Roman"/>
        </w:rPr>
        <w:t>–</w:t>
      </w:r>
      <w:r w:rsidRPr="008F2487">
        <w:rPr>
          <w:b/>
          <w:bCs/>
        </w:rPr>
        <w:t xml:space="preserve"> Ds: </w:t>
      </w:r>
      <w:r w:rsidRPr="008F2487">
        <w:t>Sh</w:t>
      </w:r>
      <w:r>
        <w:t>i</w:t>
      </w:r>
      <w:r w:rsidRPr="008F2487">
        <w:t>qfa (</w:t>
      </w:r>
      <w:r>
        <w:t>1</w:t>
      </w:r>
      <w:r w:rsidRPr="008F2487">
        <w:t>)’s son</w:t>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Eccl Rab </w:t>
      </w:r>
      <w:r w:rsidRPr="008F2487">
        <w:t xml:space="preserve">1:11 (Hyman, </w:t>
      </w:r>
      <w:r w:rsidRPr="008F2487">
        <w:rPr>
          <w:i/>
          <w:iCs/>
        </w:rPr>
        <w:t>Toldoth</w:t>
      </w:r>
      <w:r w:rsidRPr="008F2487">
        <w:t>, 121</w:t>
      </w:r>
      <w:r>
        <w:t>6</w:t>
      </w:r>
      <w:r w:rsidRPr="008F2487">
        <w:t xml:space="preserve">) </w:t>
      </w:r>
      <w:r w:rsidRPr="008F2487">
        <w:rPr>
          <w:b/>
          <w:bCs/>
        </w:rPr>
        <w:t>E:</w:t>
      </w:r>
      <w:r w:rsidRPr="008F2487">
        <w:rPr>
          <w:rFonts w:cs="Times New Roman"/>
        </w:rPr>
        <w:t xml:space="preserve"> </w:t>
      </w:r>
      <w:r w:rsidRPr="008F2487">
        <w:t xml:space="preserve">– </w:t>
      </w:r>
      <w:r w:rsidRPr="008F2487">
        <w:rPr>
          <w:b/>
          <w:bCs/>
        </w:rPr>
        <w:t xml:space="preserve">D: </w:t>
      </w:r>
      <w:r w:rsidR="00791D5E">
        <w:t>3</w:t>
      </w:r>
      <w:r w:rsidR="00791D5E" w:rsidRPr="009C5643">
        <w:rPr>
          <w:vertAlign w:val="superscript"/>
        </w:rPr>
        <w:t>rd</w:t>
      </w:r>
      <w:r w:rsidR="00791D5E">
        <w:t>-4</w:t>
      </w:r>
      <w:r w:rsidR="00791D5E" w:rsidRPr="009C5643">
        <w:rPr>
          <w:vertAlign w:val="superscript"/>
        </w:rPr>
        <w:t>th</w:t>
      </w:r>
      <w:r w:rsidR="00791D5E">
        <w:t xml:space="preserve"> C</w:t>
      </w:r>
      <w:r w:rsidR="00791D5E">
        <w:rPr>
          <w:rStyle w:val="FootnoteReference"/>
        </w:rPr>
        <w:footnoteReference w:id="3122"/>
      </w:r>
    </w:p>
    <w:p w14:paraId="6BDB8158" w14:textId="77777777" w:rsidR="00F35365" w:rsidRPr="001B0B28" w:rsidRDefault="00F35365" w:rsidP="000C4646">
      <w:pPr>
        <w:numPr>
          <w:ilvl w:val="0"/>
          <w:numId w:val="119"/>
        </w:numPr>
        <w:bidi w:val="0"/>
      </w:pPr>
      <w:r w:rsidRPr="001B0B28">
        <w:rPr>
          <w:b/>
          <w:bCs/>
        </w:rPr>
        <w:t xml:space="preserve">O: </w:t>
      </w:r>
      <w:r w:rsidRPr="001B0B28">
        <w:rPr>
          <w:rFonts w:cs="Times New Roman"/>
        </w:rPr>
        <w:t>–</w:t>
      </w:r>
      <w:r w:rsidRPr="001B0B28">
        <w:rPr>
          <w:b/>
          <w:bCs/>
        </w:rPr>
        <w:t xml:space="preserve"> Ds: </w:t>
      </w:r>
      <w:r w:rsidRPr="001B0B28">
        <w:t>Kefa</w:t>
      </w:r>
      <w:r w:rsidR="00F52C53" w:rsidRPr="001B0B28">
        <w:t>, poet</w:t>
      </w:r>
      <w:r w:rsidR="00F52C53" w:rsidRPr="001B0B28">
        <w:rPr>
          <w:rStyle w:val="FootnoteReference"/>
        </w:rPr>
        <w:footnoteReference w:id="3123"/>
      </w:r>
      <w:r w:rsidRPr="001B0B28">
        <w:rPr>
          <w:b/>
          <w:bCs/>
        </w:rPr>
        <w:t xml:space="preserve"> F:</w:t>
      </w:r>
      <w:r w:rsidRPr="001B0B28">
        <w:t xml:space="preserve"> –</w:t>
      </w:r>
      <w:r w:rsidRPr="001B0B28">
        <w:rPr>
          <w:rFonts w:cs="Times New Roman"/>
        </w:rPr>
        <w:t xml:space="preserve"> </w:t>
      </w:r>
      <w:r w:rsidRPr="001B0B28">
        <w:rPr>
          <w:b/>
          <w:bCs/>
        </w:rPr>
        <w:t>S:</w:t>
      </w:r>
      <w:r w:rsidRPr="001B0B28">
        <w:t xml:space="preserve"> </w:t>
      </w:r>
      <w:r w:rsidR="00BB609F">
        <w:rPr>
          <w:i/>
          <w:iCs/>
        </w:rPr>
        <w:t>Mahzor Vitry</w:t>
      </w:r>
      <w:r w:rsidRPr="001B0B28">
        <w:rPr>
          <w:i/>
          <w:iCs/>
        </w:rPr>
        <w:t xml:space="preserve"> </w:t>
      </w:r>
      <w:r w:rsidR="003F51DB" w:rsidRPr="001B0B28">
        <w:rPr>
          <w:rFonts w:hint="cs"/>
        </w:rPr>
        <w:t>§</w:t>
      </w:r>
      <w:r w:rsidRPr="001B0B28">
        <w:t xml:space="preserve">325 </w:t>
      </w:r>
      <w:r w:rsidRPr="001B0B28">
        <w:rPr>
          <w:b/>
          <w:bCs/>
        </w:rPr>
        <w:t>E:</w:t>
      </w:r>
      <w:r w:rsidRPr="001B0B28">
        <w:rPr>
          <w:rFonts w:cs="Times New Roman"/>
        </w:rPr>
        <w:t xml:space="preserve"> </w:t>
      </w:r>
      <w:r w:rsidR="007234C5" w:rsidRPr="001B0B28">
        <w:t>Late?</w:t>
      </w:r>
      <w:r w:rsidR="000C4646" w:rsidRPr="001B0B28">
        <w:rPr>
          <w:rStyle w:val="FootnoteReference"/>
        </w:rPr>
        <w:footnoteReference w:id="3124"/>
      </w:r>
      <w:r w:rsidRPr="001B0B28">
        <w:t xml:space="preserve"> </w:t>
      </w:r>
      <w:r w:rsidRPr="001B0B28">
        <w:rPr>
          <w:b/>
          <w:bCs/>
        </w:rPr>
        <w:t xml:space="preserve">D: </w:t>
      </w:r>
      <w:r w:rsidR="000C4646" w:rsidRPr="001B0B28">
        <w:t>–</w:t>
      </w:r>
      <w:r w:rsidR="000C4646" w:rsidRPr="001B0B28">
        <w:rPr>
          <w:rStyle w:val="FootnoteReference"/>
        </w:rPr>
        <w:footnoteReference w:id="3125"/>
      </w:r>
    </w:p>
    <w:p w14:paraId="5EFE0AFF" w14:textId="77777777" w:rsidR="00BD0433" w:rsidRPr="008F2487" w:rsidRDefault="00BD0433" w:rsidP="00CF1A10">
      <w:pPr>
        <w:numPr>
          <w:ilvl w:val="0"/>
          <w:numId w:val="119"/>
        </w:numPr>
        <w:bidi w:val="0"/>
        <w:rPr>
          <w:b/>
          <w:bCs/>
        </w:rPr>
      </w:pPr>
      <w:r w:rsidRPr="008F2487">
        <w:rPr>
          <w:b/>
          <w:bCs/>
        </w:rPr>
        <w:t xml:space="preserve">O: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Style w:val="FootnoteReference"/>
          <w:rFonts w:cs="Times New Roman"/>
        </w:rPr>
        <w:footnoteReference w:id="3126"/>
      </w:r>
      <w:r w:rsidRPr="008F2487">
        <w:rPr>
          <w:rtl/>
        </w:rPr>
        <w:t xml:space="preserve"> </w:t>
      </w:r>
      <w:r w:rsidRPr="008F2487">
        <w:rPr>
          <w:b/>
          <w:bCs/>
        </w:rPr>
        <w:t>Ds:</w:t>
      </w:r>
      <w:r w:rsidRPr="008F2487">
        <w:t xml:space="preserve"> Joseph (</w:t>
      </w:r>
      <w:r>
        <w:t>7</w:t>
      </w:r>
      <w:r w:rsidR="002C2DA4">
        <w:t>2</w:t>
      </w:r>
      <w:r w:rsidRPr="008F2487">
        <w:t>)’s father</w:t>
      </w:r>
      <w:r w:rsidRPr="008F2487">
        <w:rPr>
          <w:b/>
          <w:bCs/>
        </w:rPr>
        <w:t xml:space="preserve"> F:</w:t>
      </w:r>
      <w:r w:rsidRPr="008F2487">
        <w:t xml:space="preserve"> Inscription, </w:t>
      </w:r>
      <w:smartTag w:uri="urn:schemas-microsoft-com:office:smarttags" w:element="place">
        <w:smartTag w:uri="urn:schemas-microsoft-com:office:smarttags" w:element="City">
          <w:r w:rsidRPr="008F2487">
            <w:t>Tyre</w:t>
          </w:r>
        </w:smartTag>
      </w:smartTag>
      <w:r w:rsidRPr="008F2487">
        <w:t>,</w:t>
      </w:r>
      <w:r w:rsidRPr="008F2487">
        <w:rPr>
          <w:rStyle w:val="FootnoteReference"/>
        </w:rPr>
        <w:footnoteReference w:id="3127"/>
      </w:r>
      <w:r w:rsidRPr="008F2487">
        <w:t xml:space="preserve"> Michon </w:t>
      </w:r>
      <w:r w:rsidRPr="008F2487">
        <w:rPr>
          <w:b/>
          <w:bCs/>
        </w:rPr>
        <w:t>S:</w:t>
      </w:r>
      <w:r w:rsidRPr="008F2487">
        <w:t xml:space="preserve"> </w:t>
      </w:r>
      <w:r w:rsidRPr="008F2487">
        <w:rPr>
          <w:i/>
          <w:iCs/>
        </w:rPr>
        <w:t>CIJ</w:t>
      </w:r>
      <w:r w:rsidRPr="008F2487">
        <w:t xml:space="preserve"> 880 </w:t>
      </w:r>
      <w:r w:rsidRPr="008F2487">
        <w:rPr>
          <w:b/>
          <w:bCs/>
        </w:rPr>
        <w:t>E:</w:t>
      </w:r>
      <w:r w:rsidRPr="008F2487">
        <w:rPr>
          <w:rFonts w:cs="Times New Roman"/>
        </w:rPr>
        <w:t xml:space="preserve"> Jew?</w:t>
      </w:r>
      <w:r w:rsidRPr="008F2487">
        <w:rPr>
          <w:rStyle w:val="FootnoteReference"/>
          <w:rFonts w:cs="Times New Roman"/>
          <w:rtl/>
        </w:rPr>
        <w:footnoteReference w:id="3128"/>
      </w:r>
      <w:r w:rsidRPr="008F2487">
        <w:rPr>
          <w:rFonts w:cs="Times New Roman"/>
        </w:rPr>
        <w:t xml:space="preserve"> </w:t>
      </w:r>
      <w:r w:rsidRPr="008F2487">
        <w:rPr>
          <w:b/>
          <w:bCs/>
        </w:rPr>
        <w:t xml:space="preserve">D: </w:t>
      </w:r>
      <w:r w:rsidRPr="003A65BE">
        <w:rPr>
          <w:rFonts w:cs="Times New Roman"/>
          <w:lang w:val="it-IT"/>
        </w:rPr>
        <w:t>–</w:t>
      </w:r>
      <w:r w:rsidR="00136BAF" w:rsidRPr="005F539E">
        <w:rPr>
          <w:rStyle w:val="FootnoteReference"/>
          <w:rFonts w:cs="Times New Roman"/>
        </w:rPr>
        <w:footnoteReference w:id="3129"/>
      </w:r>
    </w:p>
    <w:p w14:paraId="52F8C68E" w14:textId="77777777" w:rsidR="00BD0433" w:rsidRPr="008F2487" w:rsidRDefault="00BD0433" w:rsidP="00CF1A10">
      <w:pPr>
        <w:numPr>
          <w:ilvl w:val="0"/>
          <w:numId w:val="119"/>
        </w:numPr>
        <w:bidi w:val="0"/>
      </w:pPr>
      <w:r w:rsidRPr="008F2487">
        <w:rPr>
          <w:b/>
          <w:bCs/>
        </w:rPr>
        <w:t xml:space="preserve">O: </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Style w:val="FootnoteReference"/>
          <w:rFonts w:cs="Times New Roman"/>
        </w:rPr>
        <w:footnoteReference w:id="3130"/>
      </w:r>
      <w:r w:rsidRPr="008F2487">
        <w:rPr>
          <w:b/>
          <w:bCs/>
        </w:rPr>
        <w:t xml:space="preserve"> Ds:</w:t>
      </w:r>
      <w:r w:rsidRPr="008F2487">
        <w:t xml:space="preserve"> Jacob </w:t>
      </w:r>
      <w:r>
        <w:t>(44</w:t>
      </w:r>
      <w:r w:rsidRPr="008F2487">
        <w:t>)’s son</w:t>
      </w:r>
      <w:r w:rsidRPr="008F2487">
        <w:rPr>
          <w:b/>
          <w:bCs/>
        </w:rPr>
        <w:t xml:space="preserve"> F:</w:t>
      </w:r>
      <w:r w:rsidRPr="008F2487">
        <w:t xml:space="preserve"> Epitaph, </w:t>
      </w:r>
      <w:smartTag w:uri="urn:schemas-microsoft-com:office:smarttags" w:element="place">
        <w:r w:rsidRPr="008F2487">
          <w:t>Caesarea</w:t>
        </w:r>
      </w:smartTag>
      <w:r w:rsidRPr="008F2487">
        <w:t xml:space="preserve">, Sukenik </w:t>
      </w:r>
      <w:r w:rsidRPr="008F2487">
        <w:rPr>
          <w:b/>
          <w:bCs/>
        </w:rPr>
        <w:t>S:</w:t>
      </w:r>
      <w:r w:rsidRPr="008F2487">
        <w:t xml:space="preserve"> </w:t>
      </w:r>
      <w:r w:rsidRPr="008F2487">
        <w:rPr>
          <w:i/>
          <w:iCs/>
        </w:rPr>
        <w:t>CIJ</w:t>
      </w:r>
      <w:r w:rsidRPr="008F2487">
        <w:t xml:space="preserve"> 890</w:t>
      </w:r>
      <w:r w:rsidRPr="008F2487">
        <w:rPr>
          <w:rtl/>
        </w:rPr>
        <w:t xml:space="preserve"> </w:t>
      </w:r>
      <w:r w:rsidRPr="008F2487">
        <w:rPr>
          <w:b/>
          <w:bCs/>
        </w:rPr>
        <w:t>E:</w:t>
      </w:r>
      <w:r w:rsidRPr="008F2487">
        <w:rPr>
          <w:rFonts w:cs="Times New Roman"/>
        </w:rPr>
        <w:t xml:space="preserve"> </w:t>
      </w:r>
      <w:r w:rsidRPr="00B50CE5">
        <w:t>–</w:t>
      </w:r>
      <w:r w:rsidR="00B50CE5">
        <w:rPr>
          <w:rStyle w:val="FootnoteReference"/>
        </w:rPr>
        <w:footnoteReference w:id="3131"/>
      </w:r>
      <w:r w:rsidRPr="008F2487">
        <w:rPr>
          <w:rFonts w:cs="Times New Roman"/>
        </w:rPr>
        <w:t xml:space="preserve"> </w:t>
      </w:r>
      <w:r w:rsidRPr="008F2487">
        <w:rPr>
          <w:b/>
          <w:bCs/>
        </w:rPr>
        <w:t xml:space="preserve">D: </w:t>
      </w:r>
      <w:r w:rsidRPr="00733C61">
        <w:rPr>
          <w:rFonts w:cs="Times New Roman"/>
          <w:lang w:val="it-IT"/>
        </w:rPr>
        <w:t>–</w:t>
      </w:r>
      <w:r w:rsidR="00136BAF" w:rsidRPr="005F539E">
        <w:rPr>
          <w:rStyle w:val="FootnoteReference"/>
          <w:rFonts w:cs="Times New Roman"/>
        </w:rPr>
        <w:footnoteReference w:id="3132"/>
      </w:r>
    </w:p>
    <w:p w14:paraId="2CE62156" w14:textId="77777777" w:rsidR="00BD0433" w:rsidRPr="008F2487" w:rsidRDefault="00BD0433" w:rsidP="00CF1A10">
      <w:pPr>
        <w:numPr>
          <w:ilvl w:val="0"/>
          <w:numId w:val="119"/>
        </w:numPr>
        <w:bidi w:val="0"/>
      </w:pPr>
      <w:r w:rsidRPr="008F2487">
        <w:rPr>
          <w:b/>
          <w:bCs/>
        </w:rPr>
        <w:t xml:space="preserve">O: </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Style w:val="FootnoteReference"/>
          <w:rFonts w:cs="Times New Roman"/>
        </w:rPr>
        <w:footnoteReference w:id="3133"/>
      </w:r>
      <w:r w:rsidRPr="008F2487">
        <w:rPr>
          <w:b/>
          <w:bCs/>
        </w:rPr>
        <w:t xml:space="preserve"> Ds:</w:t>
      </w:r>
      <w:r w:rsidRPr="008F2487">
        <w:t xml:space="preserve"> Alzan (</w:t>
      </w:r>
      <w:r>
        <w:t>1</w:t>
      </w:r>
      <w:r w:rsidRPr="008F2487">
        <w:t>)’s father</w:t>
      </w:r>
      <w:r w:rsidRPr="008F2487">
        <w:rPr>
          <w:b/>
          <w:bCs/>
        </w:rPr>
        <w:t xml:space="preserve"> F:</w:t>
      </w:r>
      <w:r w:rsidRPr="008F2487">
        <w:t xml:space="preserve"> Epitaph, </w:t>
      </w:r>
      <w:smartTag w:uri="urn:schemas-microsoft-com:office:smarttags" w:element="place">
        <w:smartTag w:uri="urn:schemas-microsoft-com:office:smarttags" w:element="City">
          <w:r w:rsidRPr="008F2487">
            <w:t>Jaffa</w:t>
          </w:r>
        </w:smartTag>
      </w:smartTag>
      <w:r w:rsidRPr="008F2487">
        <w:t xml:space="preserve">, Euting </w:t>
      </w:r>
      <w:r w:rsidRPr="008F2487">
        <w:rPr>
          <w:b/>
          <w:bCs/>
        </w:rPr>
        <w:t>S:</w:t>
      </w:r>
      <w:r w:rsidRPr="008F2487">
        <w:t xml:space="preserve"> </w:t>
      </w:r>
      <w:r w:rsidRPr="008F2487">
        <w:rPr>
          <w:i/>
          <w:iCs/>
        </w:rPr>
        <w:t>CIJ</w:t>
      </w:r>
      <w:r w:rsidRPr="008F2487">
        <w:t xml:space="preserve"> 905 </w:t>
      </w:r>
      <w:r w:rsidRPr="008F2487">
        <w:rPr>
          <w:b/>
          <w:bCs/>
        </w:rPr>
        <w:t>E:</w:t>
      </w:r>
      <w:r w:rsidRPr="008F2487">
        <w:rPr>
          <w:rFonts w:cs="Times New Roman"/>
        </w:rPr>
        <w:t xml:space="preserve"> </w:t>
      </w:r>
      <w:r w:rsidRPr="001B1619">
        <w:t>–</w:t>
      </w:r>
      <w:r w:rsidRPr="008F2487">
        <w:rPr>
          <w:rFonts w:cs="Times New Roman"/>
        </w:rPr>
        <w:t xml:space="preserve"> </w:t>
      </w:r>
      <w:r w:rsidRPr="008F2487">
        <w:rPr>
          <w:b/>
          <w:bCs/>
        </w:rPr>
        <w:t>D:</w:t>
      </w:r>
      <w:r w:rsidRPr="008F2487">
        <w:t xml:space="preserve"> </w:t>
      </w:r>
      <w:r w:rsidRPr="00A0283B">
        <w:t>3</w:t>
      </w:r>
      <w:r w:rsidRPr="00A0283B">
        <w:rPr>
          <w:vertAlign w:val="superscript"/>
        </w:rPr>
        <w:t>rd</w:t>
      </w:r>
      <w:r w:rsidRPr="00A0283B">
        <w:t xml:space="preserve"> C</w:t>
      </w:r>
    </w:p>
    <w:p w14:paraId="13999B5D" w14:textId="77777777" w:rsidR="00BD0433" w:rsidRPr="00A0283B" w:rsidRDefault="00BD0433" w:rsidP="00CF1A10">
      <w:pPr>
        <w:numPr>
          <w:ilvl w:val="0"/>
          <w:numId w:val="119"/>
        </w:numPr>
        <w:bidi w:val="0"/>
      </w:pPr>
      <w:r w:rsidRPr="008F2487">
        <w:rPr>
          <w:b/>
          <w:bCs/>
        </w:rPr>
        <w:t xml:space="preserve">O: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Style w:val="FootnoteReference"/>
          <w:rFonts w:cs="Times New Roman"/>
        </w:rPr>
        <w:footnoteReference w:id="3134"/>
      </w:r>
      <w:r w:rsidRPr="008F2487">
        <w:rPr>
          <w:b/>
          <w:bCs/>
        </w:rPr>
        <w:t xml:space="preserve"> Ds:</w:t>
      </w:r>
      <w:r w:rsidRPr="008F2487">
        <w:t xml:space="preserve"> </w:t>
      </w:r>
      <w:r>
        <w:t>Tanḥum</w:t>
      </w:r>
      <w:r w:rsidR="00973871">
        <w:t xml:space="preserve"> </w:t>
      </w:r>
      <w:r w:rsidRPr="008F2487">
        <w:t>(</w:t>
      </w:r>
      <w:r w:rsidR="00916F9F">
        <w:t>32</w:t>
      </w:r>
      <w:r w:rsidRPr="008F2487">
        <w:t>)’s father</w:t>
      </w:r>
      <w:r w:rsidRPr="008F2487">
        <w:rPr>
          <w:b/>
          <w:bCs/>
        </w:rPr>
        <w:t xml:space="preserve"> F:</w:t>
      </w:r>
      <w:r w:rsidRPr="008F2487">
        <w:t xml:space="preserve"> Epitaph, </w:t>
      </w:r>
      <w:smartTag w:uri="urn:schemas-microsoft-com:office:smarttags" w:element="place">
        <w:smartTag w:uri="urn:schemas-microsoft-com:office:smarttags" w:element="City">
          <w:r w:rsidRPr="008F2487">
            <w:t>Jaffa</w:t>
          </w:r>
        </w:smartTag>
      </w:smartTag>
      <w:r w:rsidRPr="008F2487">
        <w:t>, Clermont-Ganneau</w:t>
      </w:r>
      <w:r w:rsidRPr="008F2487">
        <w:rPr>
          <w:b/>
          <w:bCs/>
        </w:rPr>
        <w:t xml:space="preserve"> S:</w:t>
      </w:r>
      <w:r w:rsidRPr="008F2487">
        <w:t xml:space="preserve"> </w:t>
      </w:r>
      <w:r w:rsidRPr="008F2487">
        <w:rPr>
          <w:i/>
          <w:iCs/>
        </w:rPr>
        <w:t>CIJ</w:t>
      </w:r>
      <w:r w:rsidRPr="008F2487">
        <w:t xml:space="preserve"> 920 </w:t>
      </w:r>
      <w:r w:rsidRPr="008F2487">
        <w:rPr>
          <w:b/>
          <w:bCs/>
        </w:rPr>
        <w:t>E:</w:t>
      </w:r>
      <w:r w:rsidRPr="008F2487">
        <w:rPr>
          <w:rFonts w:cs="Times New Roman"/>
        </w:rPr>
        <w:t xml:space="preserve"> </w:t>
      </w:r>
      <w:r w:rsidRPr="008F2487">
        <w:t>–</w:t>
      </w:r>
      <w:r w:rsidRPr="008F2487">
        <w:rPr>
          <w:rFonts w:cs="Times New Roman"/>
        </w:rPr>
        <w:t xml:space="preserve"> </w:t>
      </w:r>
      <w:r w:rsidRPr="00A0283B">
        <w:rPr>
          <w:b/>
          <w:bCs/>
        </w:rPr>
        <w:t>D:</w:t>
      </w:r>
      <w:r w:rsidRPr="00A0283B">
        <w:t xml:space="preserve"> 3</w:t>
      </w:r>
      <w:r w:rsidRPr="00A0283B">
        <w:rPr>
          <w:vertAlign w:val="superscript"/>
        </w:rPr>
        <w:t>rd</w:t>
      </w:r>
      <w:r w:rsidRPr="00A0283B">
        <w:t xml:space="preserve"> C</w:t>
      </w:r>
    </w:p>
    <w:p w14:paraId="06E9FE54" w14:textId="77777777" w:rsidR="00BD0433" w:rsidRPr="00A0283B" w:rsidRDefault="00BD0433" w:rsidP="00CF1A10">
      <w:pPr>
        <w:numPr>
          <w:ilvl w:val="0"/>
          <w:numId w:val="119"/>
        </w:numPr>
        <w:bidi w:val="0"/>
      </w:pPr>
      <w:r w:rsidRPr="008F2487">
        <w:rPr>
          <w:b/>
          <w:bCs/>
        </w:rPr>
        <w:t xml:space="preserve">O: </w:t>
      </w:r>
      <w:r w:rsidRPr="00C02F5B">
        <w:rPr>
          <w:rFonts w:ascii="Graeca" w:hAnsi="Graeca" w:cs="Graeca"/>
        </w:rPr>
        <w:t></w:t>
      </w:r>
      <w:r w:rsidRPr="00C02F5B">
        <w:rPr>
          <w:rFonts w:ascii="Graeca" w:hAnsi="Graeca" w:cs="Graeca"/>
        </w:rPr>
        <w:t></w:t>
      </w:r>
      <w:r w:rsidRPr="00C02F5B">
        <w:rPr>
          <w:rFonts w:ascii="Graeca" w:hAnsi="Graeca" w:cs="Graeca"/>
        </w:rPr>
        <w:t></w:t>
      </w:r>
      <w:r w:rsidRPr="00C02F5B">
        <w:rPr>
          <w:rFonts w:ascii="Graeca" w:hAnsi="Graeca" w:cs="Graeca"/>
        </w:rPr>
        <w:t></w:t>
      </w:r>
      <w:r w:rsidRPr="00C02F5B">
        <w:rPr>
          <w:rFonts w:ascii="Graeca" w:hAnsi="Graeca" w:cs="Graeca"/>
        </w:rPr>
        <w:t></w:t>
      </w:r>
      <w:r w:rsidRPr="00C02F5B">
        <w:rPr>
          <w:rFonts w:ascii="Graeca" w:hAnsi="Graeca" w:cs="Graeca"/>
        </w:rPr>
        <w:t></w:t>
      </w:r>
      <w:r w:rsidRPr="00C02F5B">
        <w:rPr>
          <w:rFonts w:ascii="Graeca" w:hAnsi="Graeca" w:cs="Graeca"/>
        </w:rPr>
        <w:t></w:t>
      </w:r>
      <w:r w:rsidR="00C02F5B" w:rsidRPr="00C02F5B">
        <w:rPr>
          <w:rStyle w:val="FootnoteReference"/>
        </w:rPr>
        <w:footnoteReference w:id="3135"/>
      </w:r>
      <w:r w:rsidR="00C02F5B">
        <w:rPr>
          <w:b/>
          <w:bCs/>
        </w:rPr>
        <w:t xml:space="preserve"> </w:t>
      </w:r>
      <w:r w:rsidRPr="008F2487">
        <w:rPr>
          <w:b/>
          <w:bCs/>
        </w:rPr>
        <w:t>Ds:</w:t>
      </w:r>
      <w:r w:rsidRPr="008F2487">
        <w:t xml:space="preserve"> –</w:t>
      </w:r>
      <w:r w:rsidRPr="008F2487">
        <w:rPr>
          <w:rFonts w:cs="Times New Roman"/>
        </w:rPr>
        <w:t xml:space="preserve"> </w:t>
      </w:r>
      <w:r w:rsidRPr="008F2487">
        <w:rPr>
          <w:b/>
          <w:bCs/>
        </w:rPr>
        <w:t>F:</w:t>
      </w:r>
      <w:r w:rsidRPr="008F2487">
        <w:t xml:space="preserve"> Epitaph, </w:t>
      </w:r>
      <w:smartTag w:uri="urn:schemas-microsoft-com:office:smarttags" w:element="place">
        <w:smartTag w:uri="urn:schemas-microsoft-com:office:smarttags" w:element="City">
          <w:r w:rsidRPr="008F2487">
            <w:t>Jaffa</w:t>
          </w:r>
        </w:smartTag>
      </w:smartTag>
      <w:r w:rsidRPr="008F2487">
        <w:t xml:space="preserve">, Euting </w:t>
      </w:r>
      <w:r w:rsidRPr="008F2487">
        <w:rPr>
          <w:b/>
          <w:bCs/>
        </w:rPr>
        <w:t>S:</w:t>
      </w:r>
      <w:r w:rsidRPr="008F2487">
        <w:t xml:space="preserve"> </w:t>
      </w:r>
      <w:r w:rsidRPr="008F2487">
        <w:rPr>
          <w:i/>
          <w:iCs/>
        </w:rPr>
        <w:t>CIJ</w:t>
      </w:r>
      <w:r w:rsidRPr="008F2487">
        <w:t xml:space="preserve"> 923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D</w:t>
      </w:r>
      <w:r w:rsidRPr="00A0283B">
        <w:rPr>
          <w:b/>
          <w:bCs/>
        </w:rPr>
        <w:t>:</w:t>
      </w:r>
      <w:r w:rsidRPr="00A0283B">
        <w:t xml:space="preserve"> 3</w:t>
      </w:r>
      <w:r w:rsidRPr="00A0283B">
        <w:rPr>
          <w:vertAlign w:val="superscript"/>
        </w:rPr>
        <w:t>rd</w:t>
      </w:r>
      <w:r w:rsidRPr="00A0283B">
        <w:t xml:space="preserve"> C</w:t>
      </w:r>
    </w:p>
    <w:p w14:paraId="59CE9130" w14:textId="77777777" w:rsidR="00BD0433" w:rsidRPr="008F2487" w:rsidRDefault="00BD0433" w:rsidP="00CF1A10">
      <w:pPr>
        <w:numPr>
          <w:ilvl w:val="0"/>
          <w:numId w:val="119"/>
        </w:numPr>
        <w:bidi w:val="0"/>
      </w:pPr>
      <w:r w:rsidRPr="008F2487">
        <w:rPr>
          <w:b/>
          <w:bCs/>
        </w:rPr>
        <w:t xml:space="preserve">O: </w:t>
      </w:r>
      <w:r w:rsidRPr="008F2487">
        <w:rPr>
          <w:rFonts w:cs="Times New Roman"/>
        </w:rPr>
        <w:t>–</w:t>
      </w:r>
      <w:r w:rsidRPr="008F2487">
        <w:rPr>
          <w:b/>
          <w:bCs/>
        </w:rPr>
        <w:t xml:space="preserve"> Ds:</w:t>
      </w:r>
      <w:r w:rsidRPr="008F2487">
        <w:t xml:space="preserve"> Eleazar (</w:t>
      </w:r>
      <w:r>
        <w:t>3</w:t>
      </w:r>
      <w:r w:rsidR="007A0AFA">
        <w:t>5</w:t>
      </w:r>
      <w:r w:rsidRPr="008F2487">
        <w:t>) and Shelamzion (</w:t>
      </w:r>
      <w:r>
        <w:t>1</w:t>
      </w:r>
      <w:r w:rsidRPr="008F2487">
        <w:t>)’s father</w:t>
      </w:r>
      <w:r w:rsidRPr="008F2487">
        <w:rPr>
          <w:b/>
          <w:bCs/>
        </w:rPr>
        <w:t xml:space="preserve"> F:</w:t>
      </w:r>
      <w:r w:rsidRPr="008F2487">
        <w:t xml:space="preserve"> Epitaph, </w:t>
      </w:r>
      <w:smartTag w:uri="urn:schemas-microsoft-com:office:smarttags" w:element="place">
        <w:smartTag w:uri="urn:schemas-microsoft-com:office:smarttags" w:element="City">
          <w:r w:rsidRPr="008F2487">
            <w:t>Jaffa</w:t>
          </w:r>
        </w:smartTag>
      </w:smartTag>
      <w:r w:rsidRPr="008F2487">
        <w:t>, Clermont-Ganneau</w:t>
      </w:r>
      <w:r w:rsidRPr="008F2487">
        <w:rPr>
          <w:b/>
          <w:bCs/>
        </w:rPr>
        <w:t xml:space="preserve"> S:</w:t>
      </w:r>
      <w:r w:rsidRPr="008F2487">
        <w:t xml:space="preserve"> </w:t>
      </w:r>
      <w:r w:rsidRPr="008F2487">
        <w:rPr>
          <w:i/>
          <w:iCs/>
        </w:rPr>
        <w:t>CIJ</w:t>
      </w:r>
      <w:r w:rsidRPr="008F2487">
        <w:t xml:space="preserve"> 935 </w:t>
      </w:r>
      <w:r w:rsidRPr="008F2487">
        <w:rPr>
          <w:b/>
          <w:bCs/>
        </w:rPr>
        <w:t>E:</w:t>
      </w:r>
      <w:r w:rsidRPr="008F2487">
        <w:rPr>
          <w:rFonts w:cs="Times New Roman"/>
        </w:rPr>
        <w:t xml:space="preserve"> – </w:t>
      </w:r>
      <w:r w:rsidRPr="008F2487">
        <w:rPr>
          <w:b/>
          <w:bCs/>
        </w:rPr>
        <w:t>D:</w:t>
      </w:r>
      <w:r w:rsidRPr="008F2487">
        <w:t xml:space="preserve"> </w:t>
      </w:r>
      <w:r w:rsidRPr="00E3743C">
        <w:t>3</w:t>
      </w:r>
      <w:r w:rsidRPr="00E3743C">
        <w:rPr>
          <w:vertAlign w:val="superscript"/>
        </w:rPr>
        <w:t>rd</w:t>
      </w:r>
      <w:r w:rsidRPr="00E3743C">
        <w:t xml:space="preserve"> C</w:t>
      </w:r>
    </w:p>
    <w:p w14:paraId="64A4D2E0" w14:textId="77777777" w:rsidR="00BD0433" w:rsidRPr="008F2487" w:rsidRDefault="00BD0433" w:rsidP="00CF1A10">
      <w:pPr>
        <w:numPr>
          <w:ilvl w:val="0"/>
          <w:numId w:val="119"/>
        </w:numPr>
        <w:bidi w:val="0"/>
      </w:pPr>
      <w:r w:rsidRPr="008F2487">
        <w:rPr>
          <w:b/>
          <w:bCs/>
        </w:rPr>
        <w:t xml:space="preserve">O: </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00830B5B" w:rsidRPr="00830B5B">
        <w:rPr>
          <w:rStyle w:val="FootnoteReference"/>
          <w:rFonts w:cs="Times New Roman"/>
        </w:rPr>
        <w:footnoteReference w:id="3136"/>
      </w:r>
      <w:r w:rsidRPr="008F2487">
        <w:rPr>
          <w:rFonts w:cs="Times New Roman"/>
        </w:rPr>
        <w:t xml:space="preserve"> </w:t>
      </w:r>
      <w:r w:rsidRPr="008F2487">
        <w:rPr>
          <w:b/>
          <w:bCs/>
        </w:rPr>
        <w:t>Ds:</w:t>
      </w:r>
      <w:r w:rsidRPr="008F2487">
        <w:t xml:space="preserve"> Nahum (</w:t>
      </w:r>
      <w:r>
        <w:t>8</w:t>
      </w:r>
      <w:r w:rsidRPr="008F2487">
        <w:t>)’s father</w:t>
      </w:r>
      <w:r w:rsidRPr="008F2487">
        <w:rPr>
          <w:b/>
          <w:bCs/>
        </w:rPr>
        <w:t xml:space="preserve"> F:</w:t>
      </w:r>
      <w:r w:rsidRPr="008F2487">
        <w:t xml:space="preserve"> Epitaph, </w:t>
      </w:r>
      <w:smartTag w:uri="urn:schemas-microsoft-com:office:smarttags" w:element="place">
        <w:smartTag w:uri="urn:schemas-microsoft-com:office:smarttags" w:element="City">
          <w:r w:rsidRPr="008F2487">
            <w:t>Jaffa</w:t>
          </w:r>
        </w:smartTag>
      </w:smartTag>
      <w:r w:rsidRPr="008F2487">
        <w:t>, Clermont-Ganneau</w:t>
      </w:r>
      <w:r w:rsidRPr="008F2487">
        <w:rPr>
          <w:b/>
          <w:bCs/>
        </w:rPr>
        <w:t xml:space="preserve"> S:</w:t>
      </w:r>
      <w:r w:rsidRPr="008F2487">
        <w:t xml:space="preserve"> </w:t>
      </w:r>
      <w:r w:rsidRPr="008F2487">
        <w:rPr>
          <w:i/>
          <w:iCs/>
        </w:rPr>
        <w:t>CIJ</w:t>
      </w:r>
      <w:r w:rsidRPr="008F2487">
        <w:t xml:space="preserve"> 943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D:</w:t>
      </w:r>
      <w:r w:rsidRPr="008F2487">
        <w:t xml:space="preserve"> </w:t>
      </w:r>
      <w:r w:rsidRPr="00E3743C">
        <w:t>3</w:t>
      </w:r>
      <w:r w:rsidRPr="00E3743C">
        <w:rPr>
          <w:vertAlign w:val="superscript"/>
        </w:rPr>
        <w:t>rd</w:t>
      </w:r>
      <w:r w:rsidRPr="00E3743C">
        <w:t xml:space="preserve"> C</w:t>
      </w:r>
    </w:p>
    <w:p w14:paraId="223ABF8E" w14:textId="77777777" w:rsidR="00BD0433" w:rsidRPr="00E3743C" w:rsidRDefault="00BD0433" w:rsidP="00CF1A10">
      <w:pPr>
        <w:numPr>
          <w:ilvl w:val="0"/>
          <w:numId w:val="119"/>
        </w:numPr>
        <w:bidi w:val="0"/>
      </w:pPr>
      <w:r w:rsidRPr="008F2487">
        <w:rPr>
          <w:b/>
          <w:bCs/>
        </w:rPr>
        <w:t xml:space="preserve">O: </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005F666A" w:rsidRPr="00830B5B">
        <w:rPr>
          <w:rStyle w:val="FootnoteReference"/>
          <w:rFonts w:ascii="Graeca" w:hAnsi="Graeca" w:cs="Graeca"/>
        </w:rPr>
        <w:footnoteReference w:id="3137"/>
      </w:r>
      <w:r w:rsidRPr="008F2487">
        <w:rPr>
          <w:b/>
          <w:bCs/>
        </w:rPr>
        <w:t xml:space="preserve"> Ds:</w:t>
      </w:r>
      <w:r w:rsidRPr="008F2487">
        <w:t xml:space="preserve"> Isaac (</w:t>
      </w:r>
      <w:r w:rsidR="009856E6">
        <w:t>4</w:t>
      </w:r>
      <w:r w:rsidR="001E2E33">
        <w:t>5</w:t>
      </w:r>
      <w:r w:rsidRPr="008F2487">
        <w:t>)’s son</w:t>
      </w:r>
      <w:r w:rsidRPr="008F2487">
        <w:rPr>
          <w:b/>
          <w:bCs/>
        </w:rPr>
        <w:t xml:space="preserve"> F:</w:t>
      </w:r>
      <w:r w:rsidRPr="008F2487">
        <w:t xml:space="preserve"> Epitaph, </w:t>
      </w:r>
      <w:smartTag w:uri="urn:schemas-microsoft-com:office:smarttags" w:element="place">
        <w:smartTag w:uri="urn:schemas-microsoft-com:office:smarttags" w:element="City">
          <w:r w:rsidRPr="008F2487">
            <w:t>Jaffa</w:t>
          </w:r>
        </w:smartTag>
      </w:smartTag>
      <w:r w:rsidRPr="008F2487">
        <w:t>, Clermont-Ganneau</w:t>
      </w:r>
      <w:r w:rsidRPr="008F2487">
        <w:rPr>
          <w:b/>
          <w:bCs/>
        </w:rPr>
        <w:t xml:space="preserve"> S:</w:t>
      </w:r>
      <w:r w:rsidRPr="008F2487">
        <w:t xml:space="preserve"> </w:t>
      </w:r>
      <w:r w:rsidRPr="008F2487">
        <w:rPr>
          <w:i/>
          <w:iCs/>
        </w:rPr>
        <w:t>CIJ</w:t>
      </w:r>
      <w:r w:rsidRPr="008F2487">
        <w:t xml:space="preserve"> 955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D:</w:t>
      </w:r>
      <w:r w:rsidRPr="008F2487">
        <w:t xml:space="preserve"> </w:t>
      </w:r>
      <w:r w:rsidRPr="00E3743C">
        <w:t>3</w:t>
      </w:r>
      <w:r w:rsidRPr="00E3743C">
        <w:rPr>
          <w:vertAlign w:val="superscript"/>
        </w:rPr>
        <w:t>rd</w:t>
      </w:r>
      <w:r w:rsidRPr="00E3743C">
        <w:t xml:space="preserve"> C</w:t>
      </w:r>
    </w:p>
    <w:p w14:paraId="42D37ECE" w14:textId="77777777" w:rsidR="00BD0433" w:rsidRPr="008F2487" w:rsidRDefault="00BD0433" w:rsidP="00CF1A10">
      <w:pPr>
        <w:numPr>
          <w:ilvl w:val="0"/>
          <w:numId w:val="119"/>
        </w:numPr>
        <w:bidi w:val="0"/>
      </w:pPr>
      <w:r w:rsidRPr="008F2487">
        <w:rPr>
          <w:b/>
          <w:bCs/>
        </w:rPr>
        <w:t xml:space="preserve">O: </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Style w:val="FootnoteReference"/>
          <w:rFonts w:cs="Times New Roman"/>
        </w:rPr>
        <w:footnoteReference w:id="3138"/>
      </w:r>
      <w:r w:rsidRPr="008F2487">
        <w:rPr>
          <w:rFonts w:cs="Times New Roman"/>
        </w:rPr>
        <w:t xml:space="preserve"> </w:t>
      </w:r>
      <w:r w:rsidRPr="008F2487">
        <w:rPr>
          <w:b/>
          <w:bCs/>
        </w:rPr>
        <w:t>Ds:</w:t>
      </w:r>
      <w:r w:rsidRPr="008F2487">
        <w:t xml:space="preserve"> Jacob </w:t>
      </w:r>
      <w:r>
        <w:t>(48</w:t>
      </w:r>
      <w:r w:rsidRPr="008F2487">
        <w:t xml:space="preserve">)’s son, </w:t>
      </w:r>
      <w:r w:rsidRPr="00FB08CB">
        <w:t>of Diospolis</w:t>
      </w:r>
      <w:r>
        <w:rPr>
          <w:rStyle w:val="FootnoteReference"/>
        </w:rPr>
        <w:footnoteReference w:id="3139"/>
      </w:r>
      <w:r w:rsidRPr="008F2487">
        <w:rPr>
          <w:b/>
          <w:bCs/>
        </w:rPr>
        <w:t xml:space="preserve"> F:</w:t>
      </w:r>
      <w:r w:rsidRPr="008F2487">
        <w:t xml:space="preserve"> Epitaph, </w:t>
      </w:r>
      <w:smartTag w:uri="urn:schemas-microsoft-com:office:smarttags" w:element="place">
        <w:smartTag w:uri="urn:schemas-microsoft-com:office:smarttags" w:element="City">
          <w:r w:rsidRPr="008F2487">
            <w:t>Jaffa</w:t>
          </w:r>
        </w:smartTag>
      </w:smartTag>
      <w:r w:rsidRPr="008F2487">
        <w:t>, Clermont-Ganneau</w:t>
      </w:r>
      <w:r w:rsidRPr="008F2487">
        <w:rPr>
          <w:b/>
          <w:bCs/>
        </w:rPr>
        <w:t xml:space="preserve"> S:</w:t>
      </w:r>
      <w:r w:rsidRPr="008F2487">
        <w:t xml:space="preserve"> </w:t>
      </w:r>
      <w:r w:rsidRPr="008F2487">
        <w:rPr>
          <w:i/>
          <w:iCs/>
        </w:rPr>
        <w:t>CIJ</w:t>
      </w:r>
      <w:r w:rsidRPr="008F2487">
        <w:t xml:space="preserve"> 956 </w:t>
      </w:r>
      <w:r w:rsidRPr="008F2487">
        <w:rPr>
          <w:b/>
          <w:bCs/>
        </w:rPr>
        <w:t xml:space="preserve">E: </w:t>
      </w:r>
      <w:r w:rsidRPr="008F2487">
        <w:t>–</w:t>
      </w:r>
      <w:r w:rsidRPr="008F2487">
        <w:rPr>
          <w:b/>
          <w:bCs/>
        </w:rPr>
        <w:t xml:space="preserve"> D:</w:t>
      </w:r>
      <w:r w:rsidRPr="008F2487">
        <w:t xml:space="preserve"> </w:t>
      </w:r>
      <w:r w:rsidRPr="00E3743C">
        <w:t>3</w:t>
      </w:r>
      <w:r w:rsidRPr="00E3743C">
        <w:rPr>
          <w:vertAlign w:val="superscript"/>
        </w:rPr>
        <w:t>rd</w:t>
      </w:r>
      <w:r w:rsidRPr="00E3743C">
        <w:t xml:space="preserve"> C</w:t>
      </w:r>
    </w:p>
    <w:p w14:paraId="46B484F8" w14:textId="77777777" w:rsidR="00BD0433" w:rsidRPr="008F2487" w:rsidRDefault="00BD0433" w:rsidP="00CF1A10">
      <w:pPr>
        <w:numPr>
          <w:ilvl w:val="0"/>
          <w:numId w:val="119"/>
        </w:numPr>
        <w:bidi w:val="0"/>
      </w:pPr>
      <w:r w:rsidRPr="008F2487">
        <w:rPr>
          <w:b/>
          <w:bCs/>
        </w:rPr>
        <w:t xml:space="preserve">O: </w:t>
      </w:r>
      <w:r w:rsidRPr="008F2487">
        <w:t>–</w:t>
      </w:r>
      <w:r w:rsidRPr="008F2487">
        <w:rPr>
          <w:b/>
          <w:bCs/>
        </w:rPr>
        <w:t xml:space="preserve"> Ds:</w:t>
      </w:r>
      <w:r w:rsidRPr="008F2487">
        <w:t xml:space="preserve"> The priest</w:t>
      </w:r>
      <w:r w:rsidRPr="008F2487">
        <w:rPr>
          <w:rStyle w:val="FootnoteReference"/>
        </w:rPr>
        <w:footnoteReference w:id="3140"/>
      </w:r>
      <w:r w:rsidRPr="008F2487">
        <w:rPr>
          <w:b/>
          <w:bCs/>
        </w:rPr>
        <w:t xml:space="preserve"> F:</w:t>
      </w:r>
      <w:r w:rsidRPr="008F2487">
        <w:t xml:space="preserve"> Inscription, Mahanayim,</w:t>
      </w:r>
      <w:r w:rsidRPr="008F2487">
        <w:rPr>
          <w:rStyle w:val="FootnoteReference"/>
        </w:rPr>
        <w:footnoteReference w:id="3141"/>
      </w:r>
      <w:r w:rsidRPr="008F2487">
        <w:t xml:space="preserve"> Sukenik </w:t>
      </w:r>
      <w:r w:rsidRPr="008F2487">
        <w:rPr>
          <w:b/>
          <w:bCs/>
        </w:rPr>
        <w:t>S:</w:t>
      </w:r>
      <w:r w:rsidRPr="008F2487">
        <w:t xml:space="preserve"> </w:t>
      </w:r>
      <w:r w:rsidRPr="008F2487">
        <w:rPr>
          <w:i/>
          <w:iCs/>
        </w:rPr>
        <w:t>CIJ</w:t>
      </w:r>
      <w:r w:rsidRPr="008F2487">
        <w:t xml:space="preserve"> 1411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 xml:space="preserve">D: </w:t>
      </w:r>
      <w:r w:rsidRPr="00733C61">
        <w:rPr>
          <w:rFonts w:cs="Times New Roman"/>
          <w:lang w:val="it-IT"/>
        </w:rPr>
        <w:t>–</w:t>
      </w:r>
      <w:r w:rsidR="00136BAF" w:rsidRPr="005F539E">
        <w:rPr>
          <w:rStyle w:val="FootnoteReference"/>
          <w:rFonts w:cs="Times New Roman"/>
        </w:rPr>
        <w:footnoteReference w:id="3142"/>
      </w:r>
    </w:p>
    <w:p w14:paraId="165DF9A9" w14:textId="77777777" w:rsidR="00BD0433" w:rsidRPr="008F2487" w:rsidRDefault="00BD0433" w:rsidP="00CF1A10">
      <w:pPr>
        <w:numPr>
          <w:ilvl w:val="0"/>
          <w:numId w:val="119"/>
        </w:numPr>
        <w:bidi w:val="0"/>
      </w:pPr>
      <w:r w:rsidRPr="008F2487">
        <w:rPr>
          <w:b/>
          <w:bCs/>
        </w:rPr>
        <w:t xml:space="preserve">O: </w:t>
      </w:r>
      <w:r w:rsidRPr="00C02F5B">
        <w:rPr>
          <w:rFonts w:ascii="Graeca" w:hAnsi="Graeca" w:cs="Graeca"/>
        </w:rPr>
        <w:t></w:t>
      </w:r>
      <w:r w:rsidRPr="00C02F5B">
        <w:rPr>
          <w:rFonts w:ascii="Graeca" w:hAnsi="Graeca" w:cs="Graeca"/>
        </w:rPr>
        <w:t></w:t>
      </w:r>
      <w:r w:rsidRPr="00C02F5B">
        <w:rPr>
          <w:rFonts w:ascii="Graeca" w:hAnsi="Graeca" w:cs="Graeca"/>
        </w:rPr>
        <w:t></w:t>
      </w:r>
      <w:r w:rsidRPr="00C02F5B">
        <w:rPr>
          <w:rFonts w:ascii="Graeca" w:hAnsi="Graeca" w:cs="Graeca"/>
        </w:rPr>
        <w:t></w:t>
      </w:r>
      <w:r w:rsidRPr="00C02F5B">
        <w:rPr>
          <w:rFonts w:ascii="Graeca" w:hAnsi="Graeca" w:cs="Graeca"/>
        </w:rPr>
        <w:t></w:t>
      </w:r>
      <w:r w:rsidRPr="00C02F5B">
        <w:rPr>
          <w:rFonts w:ascii="Graeca" w:hAnsi="Graeca" w:cs="Graeca"/>
        </w:rPr>
        <w:t></w:t>
      </w:r>
      <w:r w:rsidRPr="00C02F5B">
        <w:rPr>
          <w:rFonts w:ascii="Graeca" w:hAnsi="Graeca" w:cs="Graeca"/>
        </w:rPr>
        <w:t></w:t>
      </w:r>
      <w:r w:rsidR="00C02F5B" w:rsidRPr="00C02F5B">
        <w:rPr>
          <w:rStyle w:val="FootnoteReference"/>
        </w:rPr>
        <w:footnoteReference w:id="3143"/>
      </w:r>
      <w:r w:rsidRPr="008F2487">
        <w:rPr>
          <w:rFonts w:cs="Times New Roman"/>
        </w:rPr>
        <w:t xml:space="preserve"> </w:t>
      </w:r>
      <w:r w:rsidRPr="008F2487">
        <w:rPr>
          <w:b/>
          <w:bCs/>
        </w:rPr>
        <w:t>Ds:</w:t>
      </w:r>
      <w:r w:rsidRPr="008F2487">
        <w:t xml:space="preserve"> </w:t>
      </w:r>
      <w:r w:rsidRPr="00A41A20">
        <w:t>Of Gabara</w:t>
      </w:r>
      <w:r>
        <w:rPr>
          <w:rStyle w:val="FootnoteReference"/>
        </w:rPr>
        <w:footnoteReference w:id="3144"/>
      </w:r>
      <w:r w:rsidRPr="008F2487">
        <w:t xml:space="preserve"> </w:t>
      </w:r>
      <w:r w:rsidRPr="008F2487">
        <w:rPr>
          <w:b/>
          <w:bCs/>
        </w:rPr>
        <w:t>F:</w:t>
      </w:r>
      <w:r w:rsidRPr="008F2487">
        <w:t xml:space="preserve"> Epitaph, Beth She‘arim, catacomb 1, </w:t>
      </w:r>
      <w:r w:rsidRPr="008F2487">
        <w:rPr>
          <w:i/>
          <w:iCs/>
        </w:rPr>
        <w:t>CIJ</w:t>
      </w:r>
      <w:r w:rsidRPr="008F2487">
        <w:t xml:space="preserve"> 1059 </w:t>
      </w:r>
      <w:r w:rsidRPr="008F2487">
        <w:rPr>
          <w:b/>
          <w:bCs/>
        </w:rPr>
        <w:t>S:</w:t>
      </w:r>
      <w:r w:rsidRPr="008F2487">
        <w:t xml:space="preserve"> </w:t>
      </w:r>
      <w:r w:rsidRPr="008F2487">
        <w:rPr>
          <w:i/>
          <w:iCs/>
        </w:rPr>
        <w:t xml:space="preserve">BS </w:t>
      </w:r>
      <w:r w:rsidRPr="008F2487">
        <w:t xml:space="preserve">2:46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D:</w:t>
      </w:r>
      <w:r w:rsidRPr="008F2487">
        <w:t xml:space="preserve"> Pre-352</w:t>
      </w:r>
      <w:r w:rsidRPr="008F2487">
        <w:rPr>
          <w:rStyle w:val="FootnoteReference"/>
        </w:rPr>
        <w:footnoteReference w:id="3145"/>
      </w:r>
    </w:p>
    <w:p w14:paraId="2E3F7A86" w14:textId="77777777" w:rsidR="00BD0433" w:rsidRPr="008F2487" w:rsidRDefault="00BD0433" w:rsidP="00CF1A10">
      <w:pPr>
        <w:numPr>
          <w:ilvl w:val="0"/>
          <w:numId w:val="119"/>
        </w:numPr>
        <w:bidi w:val="0"/>
      </w:pPr>
      <w:r w:rsidRPr="008F2487">
        <w:rPr>
          <w:b/>
          <w:bCs/>
        </w:rPr>
        <w:t xml:space="preserve">O: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Style w:val="FootnoteReference"/>
          <w:rFonts w:cs="Times New Roman"/>
        </w:rPr>
        <w:footnoteReference w:id="3146"/>
      </w:r>
      <w:r w:rsidRPr="008F2487">
        <w:rPr>
          <w:b/>
          <w:bCs/>
        </w:rPr>
        <w:t xml:space="preserve"> Ds:</w:t>
      </w:r>
      <w:r w:rsidRPr="008F2487">
        <w:t xml:space="preserve"> –</w:t>
      </w:r>
      <w:r w:rsidRPr="008F2487">
        <w:rPr>
          <w:rFonts w:cs="Times New Roman"/>
        </w:rPr>
        <w:t xml:space="preserve"> </w:t>
      </w:r>
      <w:r w:rsidRPr="008F2487">
        <w:rPr>
          <w:b/>
          <w:bCs/>
        </w:rPr>
        <w:t>F:</w:t>
      </w:r>
      <w:r w:rsidRPr="008F2487">
        <w:t xml:space="preserve"> Epitaph, Beth She‘arim, catacomb 1, </w:t>
      </w:r>
      <w:r w:rsidRPr="008F2487">
        <w:rPr>
          <w:i/>
          <w:iCs/>
        </w:rPr>
        <w:t>CIJ</w:t>
      </w:r>
      <w:r w:rsidRPr="008F2487">
        <w:t xml:space="preserve"> 1005 </w:t>
      </w:r>
      <w:r w:rsidRPr="008F2487">
        <w:rPr>
          <w:b/>
          <w:bCs/>
        </w:rPr>
        <w:t>S:</w:t>
      </w:r>
      <w:r w:rsidRPr="008F2487">
        <w:t xml:space="preserve"> </w:t>
      </w:r>
      <w:r w:rsidRPr="008F2487">
        <w:rPr>
          <w:i/>
          <w:iCs/>
        </w:rPr>
        <w:t xml:space="preserve">BS </w:t>
      </w:r>
      <w:r w:rsidRPr="008F2487">
        <w:t xml:space="preserve">2:59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D:</w:t>
      </w:r>
      <w:r w:rsidRPr="008F2487">
        <w:t xml:space="preserve"> Pre-352</w:t>
      </w:r>
      <w:r w:rsidR="00F56545" w:rsidRPr="008F2487">
        <w:rPr>
          <w:rStyle w:val="FootnoteReference"/>
        </w:rPr>
        <w:footnoteReference w:id="3147"/>
      </w:r>
    </w:p>
    <w:p w14:paraId="544C2E03" w14:textId="77777777" w:rsidR="00BD0433" w:rsidRPr="008F2487" w:rsidRDefault="00BD0433" w:rsidP="00CF1A10">
      <w:pPr>
        <w:numPr>
          <w:ilvl w:val="0"/>
          <w:numId w:val="119"/>
        </w:numPr>
        <w:bidi w:val="0"/>
      </w:pPr>
      <w:r w:rsidRPr="008F2487">
        <w:rPr>
          <w:b/>
          <w:bCs/>
        </w:rPr>
        <w:t xml:space="preserve">O: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Style w:val="FootnoteReference"/>
          <w:rFonts w:cs="Times New Roman"/>
        </w:rPr>
        <w:footnoteReference w:id="3148"/>
      </w:r>
      <w:r w:rsidRPr="008F2487">
        <w:rPr>
          <w:b/>
          <w:bCs/>
        </w:rPr>
        <w:t xml:space="preserve"> Ds:</w:t>
      </w:r>
      <w:r w:rsidRPr="008F2487">
        <w:t xml:space="preserve"> </w:t>
      </w:r>
      <w:r w:rsidRPr="008F2487">
        <w:rPr>
          <w:rFonts w:cs="Times New Roman"/>
        </w:rPr>
        <w:t xml:space="preserve">Melitius </w:t>
      </w:r>
      <w:r>
        <w:t>(1</w:t>
      </w:r>
      <w:r w:rsidRPr="008F2487">
        <w:t xml:space="preserve">)’s father, </w:t>
      </w:r>
      <w:r w:rsidRPr="00A41A20">
        <w:t xml:space="preserve">of </w:t>
      </w:r>
      <w:r>
        <w:t>H</w:t>
      </w:r>
      <w:r w:rsidR="00231766">
        <w:t>a</w:t>
      </w:r>
      <w:r>
        <w:t>warah</w:t>
      </w:r>
      <w:r w:rsidR="00231766">
        <w:rPr>
          <w:rStyle w:val="FootnoteReference"/>
        </w:rPr>
        <w:footnoteReference w:id="3149"/>
      </w:r>
      <w:r w:rsidRPr="008F2487">
        <w:rPr>
          <w:rFonts w:cs="Times New Roman"/>
        </w:rPr>
        <w:t xml:space="preserve"> </w:t>
      </w:r>
      <w:r w:rsidRPr="008F2487">
        <w:rPr>
          <w:b/>
          <w:bCs/>
        </w:rPr>
        <w:t>F:</w:t>
      </w:r>
      <w:r w:rsidRPr="008F2487">
        <w:t xml:space="preserve"> Epitaph, Beth She‘arim, catacomb 1, </w:t>
      </w:r>
      <w:r w:rsidRPr="008F2487">
        <w:rPr>
          <w:i/>
          <w:iCs/>
        </w:rPr>
        <w:t>CIJ</w:t>
      </w:r>
      <w:r w:rsidRPr="008F2487">
        <w:t xml:space="preserve"> 1069</w:t>
      </w:r>
      <w:r w:rsidRPr="008F2487">
        <w:rPr>
          <w:rtl/>
        </w:rPr>
        <w:t xml:space="preserve"> </w:t>
      </w:r>
      <w:r w:rsidRPr="008F2487">
        <w:rPr>
          <w:b/>
          <w:bCs/>
        </w:rPr>
        <w:t>S:</w:t>
      </w:r>
      <w:r w:rsidRPr="008F2487">
        <w:t xml:space="preserve"> </w:t>
      </w:r>
      <w:r w:rsidRPr="008F2487">
        <w:rPr>
          <w:i/>
          <w:iCs/>
        </w:rPr>
        <w:t xml:space="preserve">BS </w:t>
      </w:r>
      <w:r w:rsidRPr="008F2487">
        <w:t xml:space="preserve">2:60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D:</w:t>
      </w:r>
      <w:r w:rsidRPr="008F2487">
        <w:t xml:space="preserve"> Pre-352</w:t>
      </w:r>
      <w:r w:rsidR="00F56545" w:rsidRPr="008F2487">
        <w:rPr>
          <w:rStyle w:val="FootnoteReference"/>
        </w:rPr>
        <w:footnoteReference w:id="3150"/>
      </w:r>
    </w:p>
    <w:p w14:paraId="098DFFEF" w14:textId="77777777" w:rsidR="00BD0433" w:rsidRPr="008F2487" w:rsidRDefault="00BD0433" w:rsidP="00CF1A10">
      <w:pPr>
        <w:numPr>
          <w:ilvl w:val="0"/>
          <w:numId w:val="119"/>
        </w:numPr>
        <w:bidi w:val="0"/>
      </w:pPr>
      <w:r w:rsidRPr="008F2487">
        <w:rPr>
          <w:b/>
          <w:bCs/>
        </w:rPr>
        <w:t xml:space="preserve">O: </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t>[</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t>]</w:t>
      </w:r>
      <w:r w:rsidRPr="00240275">
        <w:rPr>
          <w:rStyle w:val="FootnoteReference"/>
        </w:rPr>
        <w:footnoteReference w:id="3151"/>
      </w:r>
      <w:r w:rsidRPr="008F2487">
        <w:rPr>
          <w:b/>
          <w:bCs/>
        </w:rPr>
        <w:t xml:space="preserve"> Ds:</w:t>
      </w:r>
      <w:r w:rsidRPr="008F2487">
        <w:t xml:space="preserve"> –</w:t>
      </w:r>
      <w:r w:rsidRPr="008F2487">
        <w:rPr>
          <w:rFonts w:cs="Times New Roman"/>
        </w:rPr>
        <w:t xml:space="preserve"> </w:t>
      </w:r>
      <w:r w:rsidRPr="008F2487">
        <w:rPr>
          <w:b/>
          <w:bCs/>
        </w:rPr>
        <w:t>F:</w:t>
      </w:r>
      <w:r w:rsidRPr="008F2487">
        <w:t xml:space="preserve"> Synagogue inscription, Beth She‘arim </w:t>
      </w:r>
      <w:r w:rsidRPr="008F2487">
        <w:rPr>
          <w:b/>
          <w:bCs/>
        </w:rPr>
        <w:t>S:</w:t>
      </w:r>
      <w:r w:rsidRPr="008F2487">
        <w:t xml:space="preserve"> </w:t>
      </w:r>
      <w:r w:rsidRPr="008F2487">
        <w:rPr>
          <w:i/>
          <w:iCs/>
        </w:rPr>
        <w:t xml:space="preserve">BS </w:t>
      </w:r>
      <w:r w:rsidRPr="008F2487">
        <w:t>2:215</w:t>
      </w:r>
      <w:r w:rsidRPr="008F2487">
        <w:rPr>
          <w:rtl/>
        </w:rPr>
        <w:t xml:space="preserve">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D:</w:t>
      </w:r>
      <w:r w:rsidRPr="008F2487">
        <w:t xml:space="preserve"> Pre-352</w:t>
      </w:r>
      <w:r w:rsidR="00F56545" w:rsidRPr="008F2487">
        <w:rPr>
          <w:rStyle w:val="FootnoteReference"/>
        </w:rPr>
        <w:footnoteReference w:id="3152"/>
      </w:r>
    </w:p>
    <w:p w14:paraId="27A03B4F" w14:textId="77777777" w:rsidR="00BD0433" w:rsidRPr="008F2487" w:rsidRDefault="00BD0433" w:rsidP="00CF1A10">
      <w:pPr>
        <w:numPr>
          <w:ilvl w:val="0"/>
          <w:numId w:val="119"/>
        </w:numPr>
        <w:bidi w:val="0"/>
      </w:pPr>
      <w:r w:rsidRPr="008F2487">
        <w:rPr>
          <w:b/>
          <w:bCs/>
        </w:rPr>
        <w:t xml:space="preserve">O: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Style w:val="FootnoteReference"/>
          <w:rFonts w:cs="Times New Roman"/>
        </w:rPr>
        <w:footnoteReference w:id="3153"/>
      </w:r>
      <w:r w:rsidRPr="008F2487">
        <w:rPr>
          <w:b/>
          <w:bCs/>
        </w:rPr>
        <w:t xml:space="preserve"> Ds:</w:t>
      </w:r>
      <w:r w:rsidRPr="008F2487">
        <w:t xml:space="preserve"> Ze</w:t>
      </w:r>
      <w:r>
        <w:t>‘i</w:t>
      </w:r>
      <w:r w:rsidRPr="008F2487">
        <w:t>ra</w:t>
      </w:r>
      <w:r w:rsidRPr="008F2487">
        <w:rPr>
          <w:rFonts w:cs="Times New Roman"/>
        </w:rPr>
        <w:t xml:space="preserve"> </w:t>
      </w:r>
      <w:r w:rsidRPr="008F2487">
        <w:t>(</w:t>
      </w:r>
      <w:r>
        <w:t>13</w:t>
      </w:r>
      <w:r w:rsidRPr="008F2487">
        <w:t>)’s father</w:t>
      </w:r>
      <w:r w:rsidRPr="008F2487">
        <w:rPr>
          <w:b/>
          <w:bCs/>
        </w:rPr>
        <w:t xml:space="preserve"> F:</w:t>
      </w:r>
      <w:r w:rsidRPr="008F2487">
        <w:t xml:space="preserve"> Epitaph, Beth She‘arim, catacomb 25 </w:t>
      </w:r>
      <w:r w:rsidRPr="008F2487">
        <w:rPr>
          <w:b/>
          <w:bCs/>
        </w:rPr>
        <w:t>S:</w:t>
      </w:r>
      <w:r w:rsidRPr="008F2487">
        <w:t xml:space="preserve"> </w:t>
      </w:r>
      <w:r w:rsidRPr="008F2487">
        <w:rPr>
          <w:i/>
          <w:iCs/>
        </w:rPr>
        <w:t xml:space="preserve">BS </w:t>
      </w:r>
      <w:r w:rsidRPr="008F2487">
        <w:t>2:220</w:t>
      </w:r>
      <w:r w:rsidRPr="008F2487">
        <w:rPr>
          <w:rtl/>
        </w:rPr>
        <w:t xml:space="preserve">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D:</w:t>
      </w:r>
      <w:r w:rsidRPr="008F2487">
        <w:t xml:space="preserve"> Pre-352</w:t>
      </w:r>
      <w:r w:rsidR="00F56545" w:rsidRPr="008F2487">
        <w:rPr>
          <w:rStyle w:val="FootnoteReference"/>
        </w:rPr>
        <w:footnoteReference w:id="3154"/>
      </w:r>
    </w:p>
    <w:p w14:paraId="4910041D" w14:textId="77777777" w:rsidR="00BD0433" w:rsidRPr="008F2487" w:rsidRDefault="00BD0433" w:rsidP="00CF1A10">
      <w:pPr>
        <w:numPr>
          <w:ilvl w:val="0"/>
          <w:numId w:val="119"/>
        </w:numPr>
        <w:bidi w:val="0"/>
      </w:pPr>
      <w:r w:rsidRPr="008F2487">
        <w:rPr>
          <w:b/>
          <w:bCs/>
        </w:rPr>
        <w:t xml:space="preserve">O: </w:t>
      </w:r>
      <w:r w:rsidRPr="008F2487">
        <w:t>–</w:t>
      </w:r>
      <w:r w:rsidRPr="008F2487">
        <w:rPr>
          <w:b/>
          <w:bCs/>
        </w:rPr>
        <w:t xml:space="preserve"> Ds:</w:t>
      </w:r>
      <w:r w:rsidRPr="008F2487">
        <w:t xml:space="preserve"> Yohanan (</w:t>
      </w:r>
      <w:r>
        <w:t>1</w:t>
      </w:r>
      <w:r w:rsidR="001075B4">
        <w:t>8</w:t>
      </w:r>
      <w:r w:rsidRPr="008F2487">
        <w:t>)’s son</w:t>
      </w:r>
      <w:r w:rsidRPr="008F2487">
        <w:rPr>
          <w:b/>
          <w:bCs/>
        </w:rPr>
        <w:t xml:space="preserve"> F:</w:t>
      </w:r>
      <w:r w:rsidRPr="008F2487">
        <w:t xml:space="preserve"> Epitaph, Beth She‘arim, catacomb 12 </w:t>
      </w:r>
      <w:r w:rsidRPr="008F2487">
        <w:rPr>
          <w:b/>
          <w:bCs/>
        </w:rPr>
        <w:t>S:</w:t>
      </w:r>
      <w:r w:rsidRPr="008F2487">
        <w:t xml:space="preserve"> </w:t>
      </w:r>
      <w:r w:rsidRPr="008F2487">
        <w:rPr>
          <w:i/>
          <w:iCs/>
        </w:rPr>
        <w:t xml:space="preserve">BS </w:t>
      </w:r>
      <w:r w:rsidRPr="008F2487">
        <w:t>3:2</w:t>
      </w:r>
      <w:r w:rsidRPr="008F2487">
        <w:rPr>
          <w:rtl/>
        </w:rPr>
        <w:t xml:space="preserve">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D:</w:t>
      </w:r>
      <w:r w:rsidRPr="008F2487">
        <w:t xml:space="preserve"> Pre-352</w:t>
      </w:r>
      <w:r w:rsidR="00F56545" w:rsidRPr="008F2487">
        <w:rPr>
          <w:rStyle w:val="FootnoteReference"/>
        </w:rPr>
        <w:footnoteReference w:id="3155"/>
      </w:r>
    </w:p>
    <w:p w14:paraId="067AB224" w14:textId="77777777" w:rsidR="00BD0433" w:rsidRPr="008F2487" w:rsidRDefault="00BD0433" w:rsidP="00CF1A10">
      <w:pPr>
        <w:numPr>
          <w:ilvl w:val="0"/>
          <w:numId w:val="119"/>
        </w:numPr>
        <w:bidi w:val="0"/>
      </w:pPr>
      <w:r w:rsidRPr="008F2487">
        <w:rPr>
          <w:b/>
          <w:bCs/>
        </w:rPr>
        <w:t xml:space="preserve">O: </w:t>
      </w:r>
      <w:r w:rsidRPr="008F2487">
        <w:t>–</w:t>
      </w:r>
      <w:r w:rsidRPr="008F2487">
        <w:rPr>
          <w:b/>
          <w:bCs/>
        </w:rPr>
        <w:t xml:space="preserve"> Ds:</w:t>
      </w:r>
      <w:r w:rsidRPr="008F2487">
        <w:t xml:space="preserve"> Rabbi</w:t>
      </w:r>
      <w:r w:rsidRPr="008F2487">
        <w:rPr>
          <w:rStyle w:val="FootnoteReference"/>
        </w:rPr>
        <w:footnoteReference w:id="3156"/>
      </w:r>
      <w:r w:rsidRPr="008F2487">
        <w:t xml:space="preserve"> </w:t>
      </w:r>
      <w:r w:rsidRPr="008F2487">
        <w:rPr>
          <w:b/>
          <w:bCs/>
        </w:rPr>
        <w:t>F:</w:t>
      </w:r>
      <w:r w:rsidRPr="008F2487">
        <w:t xml:space="preserve"> Epitaph, Beth She‘arim, catacomb 14 </w:t>
      </w:r>
      <w:r w:rsidRPr="008F2487">
        <w:rPr>
          <w:b/>
          <w:bCs/>
        </w:rPr>
        <w:t>S:</w:t>
      </w:r>
      <w:r w:rsidRPr="008F2487">
        <w:t xml:space="preserve"> </w:t>
      </w:r>
      <w:r w:rsidRPr="008F2487">
        <w:rPr>
          <w:i/>
          <w:iCs/>
        </w:rPr>
        <w:t xml:space="preserve">BS </w:t>
      </w:r>
      <w:r w:rsidRPr="008F2487">
        <w:t>3:8</w:t>
      </w:r>
      <w:r w:rsidRPr="008F2487">
        <w:rPr>
          <w:rtl/>
        </w:rPr>
        <w:t xml:space="preserve">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D:</w:t>
      </w:r>
      <w:r w:rsidRPr="008F2487">
        <w:t xml:space="preserve"> Pre-352</w:t>
      </w:r>
      <w:r w:rsidR="00F56545" w:rsidRPr="008F2487">
        <w:rPr>
          <w:rStyle w:val="FootnoteReference"/>
        </w:rPr>
        <w:footnoteReference w:id="3157"/>
      </w:r>
    </w:p>
    <w:p w14:paraId="2C10CE3F" w14:textId="77777777" w:rsidR="00BD0433" w:rsidRPr="008F2487" w:rsidRDefault="00BD0433" w:rsidP="0018007E">
      <w:pPr>
        <w:numPr>
          <w:ilvl w:val="0"/>
          <w:numId w:val="119"/>
        </w:numPr>
        <w:bidi w:val="0"/>
      </w:pPr>
      <w:r w:rsidRPr="008F2487">
        <w:rPr>
          <w:b/>
          <w:bCs/>
        </w:rPr>
        <w:t xml:space="preserve">O: </w:t>
      </w:r>
      <w:r w:rsidRPr="008F2487">
        <w:rPr>
          <w:rFonts w:cs="Times New Roman"/>
          <w:rtl/>
        </w:rPr>
        <w:t>שמעונ</w:t>
      </w:r>
      <w:r w:rsidRPr="008F2487">
        <w:rPr>
          <w:rStyle w:val="FootnoteReference"/>
          <w:rFonts w:cs="Times New Roman"/>
        </w:rPr>
        <w:footnoteReference w:id="3158"/>
      </w:r>
      <w:r w:rsidRPr="008F2487">
        <w:t xml:space="preserve"> </w:t>
      </w:r>
      <w:r w:rsidRPr="008F2487">
        <w:rPr>
          <w:b/>
          <w:bCs/>
        </w:rPr>
        <w:t>Ds:</w:t>
      </w:r>
      <w:r w:rsidRPr="008F2487">
        <w:t xml:space="preserve"> </w:t>
      </w:r>
      <w:r>
        <w:t>Yoezer</w:t>
      </w:r>
      <w:r w:rsidRPr="008F2487">
        <w:t xml:space="preserve"> </w:t>
      </w:r>
      <w:r>
        <w:t>(</w:t>
      </w:r>
      <w:r w:rsidR="0018007E">
        <w:t>1</w:t>
      </w:r>
      <w:r w:rsidRPr="008F2487">
        <w:t xml:space="preserve">)’s brother </w:t>
      </w:r>
      <w:r w:rsidRPr="008F2487">
        <w:rPr>
          <w:b/>
          <w:bCs/>
        </w:rPr>
        <w:t>F:</w:t>
      </w:r>
      <w:r w:rsidRPr="008F2487">
        <w:t xml:space="preserve"> Synagogue inscription, </w:t>
      </w:r>
      <w:r w:rsidRPr="00D30F88">
        <w:t>Umm el-Amad</w:t>
      </w:r>
      <w:r w:rsidRPr="008F2487">
        <w:t>,</w:t>
      </w:r>
      <w:r>
        <w:rPr>
          <w:rStyle w:val="FootnoteReference"/>
        </w:rPr>
        <w:footnoteReference w:id="3159"/>
      </w:r>
      <w:r w:rsidRPr="008F2487">
        <w:t xml:space="preserve"> Avigad </w:t>
      </w:r>
      <w:r w:rsidRPr="008F2487">
        <w:rPr>
          <w:b/>
          <w:bCs/>
        </w:rPr>
        <w:t>S:</w:t>
      </w:r>
      <w:r w:rsidRPr="008F2487">
        <w:t xml:space="preserve"> Naveh, </w:t>
      </w:r>
      <w:r w:rsidRPr="008F2487">
        <w:rPr>
          <w:i/>
          <w:iCs/>
        </w:rPr>
        <w:t>OSM</w:t>
      </w:r>
      <w:r w:rsidRPr="008F2487">
        <w:t xml:space="preserve">, no. 20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 xml:space="preserve">D: </w:t>
      </w:r>
      <w:r w:rsidRPr="00733C61">
        <w:rPr>
          <w:rFonts w:cs="Times New Roman"/>
          <w:lang w:val="it-IT"/>
        </w:rPr>
        <w:t>–</w:t>
      </w:r>
      <w:r w:rsidR="00136BAF" w:rsidRPr="005F539E">
        <w:rPr>
          <w:rStyle w:val="FootnoteReference"/>
          <w:rFonts w:cs="Times New Roman"/>
        </w:rPr>
        <w:footnoteReference w:id="3160"/>
      </w:r>
    </w:p>
    <w:p w14:paraId="1BC4FF16" w14:textId="77777777" w:rsidR="00BD0433" w:rsidRPr="008F2487" w:rsidRDefault="00BD0433" w:rsidP="00CF1A10">
      <w:pPr>
        <w:numPr>
          <w:ilvl w:val="0"/>
          <w:numId w:val="119"/>
        </w:numPr>
        <w:bidi w:val="0"/>
      </w:pPr>
      <w:r w:rsidRPr="008F2487">
        <w:rPr>
          <w:b/>
          <w:bCs/>
        </w:rPr>
        <w:t xml:space="preserve">O: </w:t>
      </w:r>
      <w:r w:rsidRPr="008F2487">
        <w:t>–</w:t>
      </w:r>
      <w:r w:rsidRPr="008F2487">
        <w:rPr>
          <w:b/>
          <w:bCs/>
        </w:rPr>
        <w:t xml:space="preserve"> Ds:</w:t>
      </w:r>
      <w:r w:rsidRPr="008F2487">
        <w:t xml:space="preserve"> </w:t>
      </w:r>
      <w:smartTag w:uri="urn:schemas-microsoft-com:office:smarttags" w:element="country-region">
        <w:r w:rsidRPr="008F2487">
          <w:t>Judah</w:t>
        </w:r>
      </w:smartTag>
      <w:r w:rsidRPr="008F2487">
        <w:t xml:space="preserve"> (</w:t>
      </w:r>
      <w:r w:rsidR="00905902">
        <w:t>9</w:t>
      </w:r>
      <w:r w:rsidR="00DD2DF2">
        <w:t>7</w:t>
      </w:r>
      <w:r w:rsidRPr="008F2487">
        <w:t>)’s father</w:t>
      </w:r>
      <w:r w:rsidRPr="008F2487">
        <w:rPr>
          <w:b/>
          <w:bCs/>
        </w:rPr>
        <w:t xml:space="preserve"> F:</w:t>
      </w:r>
      <w:r w:rsidRPr="008F2487">
        <w:t xml:space="preserve"> Synagogue inscription, Susya,</w:t>
      </w:r>
      <w:r w:rsidRPr="008F2487">
        <w:rPr>
          <w:rStyle w:val="FootnoteReference"/>
        </w:rPr>
        <w:footnoteReference w:id="3161"/>
      </w:r>
      <w:r w:rsidRPr="008F2487">
        <w:rPr>
          <w:b/>
          <w:bCs/>
        </w:rPr>
        <w:t xml:space="preserve"> </w:t>
      </w:r>
      <w:r w:rsidRPr="008F2487">
        <w:t>Gutman</w:t>
      </w:r>
      <w:r w:rsidRPr="008F2487">
        <w:rPr>
          <w:rtl/>
        </w:rPr>
        <w:t xml:space="preserve"> </w:t>
      </w:r>
      <w:r w:rsidRPr="008F2487">
        <w:rPr>
          <w:b/>
          <w:bCs/>
        </w:rPr>
        <w:t>S:</w:t>
      </w:r>
      <w:r w:rsidRPr="008F2487">
        <w:t xml:space="preserve"> Naveh, </w:t>
      </w:r>
      <w:r w:rsidRPr="008F2487">
        <w:rPr>
          <w:i/>
          <w:iCs/>
        </w:rPr>
        <w:t>OSM</w:t>
      </w:r>
      <w:r w:rsidRPr="008F2487">
        <w:t xml:space="preserve">, no. 80, 82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 xml:space="preserve">D: </w:t>
      </w:r>
      <w:r w:rsidRPr="00733C61">
        <w:rPr>
          <w:rFonts w:cs="Times New Roman"/>
          <w:lang w:val="it-IT"/>
        </w:rPr>
        <w:t>–</w:t>
      </w:r>
      <w:r w:rsidR="00136BAF" w:rsidRPr="005F539E">
        <w:rPr>
          <w:rStyle w:val="FootnoteReference"/>
          <w:rFonts w:cs="Times New Roman"/>
        </w:rPr>
        <w:footnoteReference w:id="3162"/>
      </w:r>
    </w:p>
    <w:p w14:paraId="6F7AAB4F" w14:textId="77777777" w:rsidR="00BD0433" w:rsidRPr="008F2487" w:rsidRDefault="00BD0433" w:rsidP="00CF1A10">
      <w:pPr>
        <w:numPr>
          <w:ilvl w:val="0"/>
          <w:numId w:val="119"/>
        </w:numPr>
        <w:bidi w:val="0"/>
      </w:pPr>
      <w:r w:rsidRPr="008F2487">
        <w:rPr>
          <w:b/>
          <w:bCs/>
        </w:rPr>
        <w:t xml:space="preserve">O: </w:t>
      </w:r>
      <w:r w:rsidRPr="008F2487">
        <w:t>–</w:t>
      </w:r>
      <w:r w:rsidRPr="008F2487">
        <w:rPr>
          <w:b/>
          <w:bCs/>
        </w:rPr>
        <w:t xml:space="preserve"> Ds:</w:t>
      </w:r>
      <w:r w:rsidRPr="008F2487">
        <w:t xml:space="preserve"> Eleazar (</w:t>
      </w:r>
      <w:r>
        <w:t>4</w:t>
      </w:r>
      <w:r w:rsidR="007A0AFA">
        <w:t>8</w:t>
      </w:r>
      <w:r w:rsidRPr="008F2487">
        <w:t>)’s son, Joseph (</w:t>
      </w:r>
      <w:r w:rsidR="002C2DA4">
        <w:t>99</w:t>
      </w:r>
      <w:r w:rsidRPr="008F2487">
        <w:t>) and Eleazar (</w:t>
      </w:r>
      <w:r>
        <w:t>4</w:t>
      </w:r>
      <w:r w:rsidR="007A0AFA">
        <w:t>7</w:t>
      </w:r>
      <w:r w:rsidRPr="008F2487">
        <w:t xml:space="preserve">)’s father </w:t>
      </w:r>
      <w:r w:rsidRPr="008F2487">
        <w:rPr>
          <w:b/>
          <w:bCs/>
        </w:rPr>
        <w:t>F:</w:t>
      </w:r>
      <w:r w:rsidRPr="008F2487">
        <w:t xml:space="preserve"> Synagogue inscription, Susya,</w:t>
      </w:r>
      <w:r w:rsidRPr="008F2487">
        <w:rPr>
          <w:rStyle w:val="FootnoteReference"/>
        </w:rPr>
        <w:footnoteReference w:id="3163"/>
      </w:r>
      <w:r w:rsidRPr="008F2487">
        <w:t xml:space="preserve"> Ye</w:t>
      </w:r>
      <w:r w:rsidRPr="008F2487">
        <w:t>i</w:t>
      </w:r>
      <w:r w:rsidRPr="008F2487">
        <w:t xml:space="preserve">vin </w:t>
      </w:r>
      <w:r w:rsidRPr="008F2487">
        <w:rPr>
          <w:b/>
          <w:bCs/>
        </w:rPr>
        <w:t>S:</w:t>
      </w:r>
      <w:r w:rsidRPr="008F2487">
        <w:t xml:space="preserve"> Naveh, </w:t>
      </w:r>
      <w:r w:rsidRPr="008F2487">
        <w:rPr>
          <w:i/>
          <w:iCs/>
        </w:rPr>
        <w:t>OSM</w:t>
      </w:r>
      <w:r w:rsidRPr="008F2487">
        <w:t xml:space="preserve">, no. 81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 xml:space="preserve">D: </w:t>
      </w:r>
      <w:r w:rsidRPr="00733C61">
        <w:rPr>
          <w:rFonts w:cs="Times New Roman"/>
          <w:lang w:val="it-IT"/>
        </w:rPr>
        <w:t>–</w:t>
      </w:r>
      <w:r w:rsidR="00136BAF" w:rsidRPr="005F539E">
        <w:rPr>
          <w:rStyle w:val="FootnoteReference"/>
          <w:rFonts w:cs="Times New Roman"/>
        </w:rPr>
        <w:footnoteReference w:id="3164"/>
      </w:r>
    </w:p>
    <w:p w14:paraId="500AD801" w14:textId="77777777" w:rsidR="00BD0433" w:rsidRPr="008F2487" w:rsidRDefault="00BD0433" w:rsidP="00CF1A10">
      <w:pPr>
        <w:numPr>
          <w:ilvl w:val="0"/>
          <w:numId w:val="119"/>
        </w:numPr>
        <w:bidi w:val="0"/>
      </w:pPr>
      <w:r w:rsidRPr="008F2487">
        <w:rPr>
          <w:b/>
          <w:bCs/>
        </w:rPr>
        <w:t xml:space="preserve">O: </w:t>
      </w:r>
      <w:r w:rsidRPr="000B455E">
        <w:rPr>
          <w:rFonts w:cs="Times New Roman"/>
          <w:rtl/>
        </w:rPr>
        <w:t>סמן</w:t>
      </w:r>
      <w:r w:rsidRPr="008F2487">
        <w:rPr>
          <w:rStyle w:val="FootnoteReference"/>
        </w:rPr>
        <w:footnoteReference w:id="3165"/>
      </w:r>
      <w:r w:rsidRPr="008F2487">
        <w:rPr>
          <w:b/>
          <w:bCs/>
        </w:rPr>
        <w:t xml:space="preserve"> Ds:</w:t>
      </w:r>
      <w:r w:rsidR="003F1C3A">
        <w:t xml:space="preserve"> </w:t>
      </w:r>
      <w:r w:rsidR="00300B44">
        <w:t>A</w:t>
      </w:r>
      <w:r w:rsidR="003F1C3A">
        <w:t>b</w:t>
      </w:r>
      <w:r w:rsidRPr="008F2487">
        <w:t>d</w:t>
      </w:r>
      <w:r w:rsidR="003F1C3A">
        <w:t>a</w:t>
      </w:r>
      <w:r w:rsidR="00300B44">
        <w:t>i</w:t>
      </w:r>
      <w:r w:rsidRPr="008F2487">
        <w:t xml:space="preserve"> (</w:t>
      </w:r>
      <w:r>
        <w:t>2</w:t>
      </w:r>
      <w:r w:rsidRPr="008F2487">
        <w:t>)’s son</w:t>
      </w:r>
      <w:r w:rsidRPr="008F2487">
        <w:rPr>
          <w:b/>
          <w:bCs/>
        </w:rPr>
        <w:t xml:space="preserve"> F:</w:t>
      </w:r>
      <w:r w:rsidRPr="008F2487">
        <w:t xml:space="preserve"> Epitaph, Tiberias </w:t>
      </w:r>
      <w:r w:rsidRPr="008F2487">
        <w:rPr>
          <w:b/>
          <w:bCs/>
        </w:rPr>
        <w:t>S:</w:t>
      </w:r>
      <w:r w:rsidRPr="008F2487">
        <w:t xml:space="preserve"> Schwabe, </w:t>
      </w:r>
      <w:r w:rsidRPr="008F2487">
        <w:rPr>
          <w:i/>
          <w:iCs/>
        </w:rPr>
        <w:t>Yohanan Levi</w:t>
      </w:r>
      <w:r w:rsidRPr="008F2487">
        <w:t xml:space="preserve">, no. 3 </w:t>
      </w:r>
      <w:r w:rsidRPr="008F2487">
        <w:rPr>
          <w:b/>
          <w:bCs/>
        </w:rPr>
        <w:t>E:</w:t>
      </w:r>
      <w:r w:rsidRPr="008F2487">
        <w:rPr>
          <w:rFonts w:cs="Times New Roman"/>
        </w:rPr>
        <w:t xml:space="preserve"> </w:t>
      </w:r>
      <w:r w:rsidRPr="001B1619">
        <w:t>–</w:t>
      </w:r>
      <w:r w:rsidRPr="008F2487">
        <w:rPr>
          <w:rFonts w:cs="Times New Roman"/>
        </w:rPr>
        <w:t xml:space="preserve"> </w:t>
      </w:r>
      <w:r w:rsidRPr="008F2487">
        <w:rPr>
          <w:b/>
          <w:bCs/>
        </w:rPr>
        <w:t xml:space="preserve">D: </w:t>
      </w:r>
      <w:r w:rsidRPr="00733C61">
        <w:rPr>
          <w:rFonts w:cs="Times New Roman"/>
          <w:lang w:val="it-IT"/>
        </w:rPr>
        <w:t>–</w:t>
      </w:r>
      <w:r w:rsidR="00136BAF" w:rsidRPr="005F539E">
        <w:rPr>
          <w:rStyle w:val="FootnoteReference"/>
          <w:rFonts w:cs="Times New Roman"/>
        </w:rPr>
        <w:footnoteReference w:id="3166"/>
      </w:r>
    </w:p>
    <w:p w14:paraId="4B0D8431" w14:textId="77777777" w:rsidR="00BD0433" w:rsidRPr="008F2487" w:rsidRDefault="00BD0433" w:rsidP="00CF1A10">
      <w:pPr>
        <w:numPr>
          <w:ilvl w:val="0"/>
          <w:numId w:val="119"/>
        </w:numPr>
        <w:bidi w:val="0"/>
      </w:pPr>
      <w:r w:rsidRPr="008F2487">
        <w:rPr>
          <w:b/>
          <w:bCs/>
        </w:rPr>
        <w:t xml:space="preserve">O: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Style w:val="FootnoteReference"/>
          <w:rFonts w:cs="Times New Roman"/>
        </w:rPr>
        <w:footnoteReference w:id="3167"/>
      </w:r>
      <w:r w:rsidRPr="008F2487">
        <w:rPr>
          <w:b/>
          <w:bCs/>
        </w:rPr>
        <w:t xml:space="preserve"> Ds:</w:t>
      </w:r>
      <w:r w:rsidRPr="008F2487">
        <w:t xml:space="preserve"> Justinus (</w:t>
      </w:r>
      <w:r>
        <w:t>3</w:t>
      </w:r>
      <w:r w:rsidRPr="008F2487">
        <w:t>)’s son</w:t>
      </w:r>
      <w:r w:rsidRPr="008F2487">
        <w:rPr>
          <w:b/>
          <w:bCs/>
        </w:rPr>
        <w:t xml:space="preserve"> F:</w:t>
      </w:r>
      <w:r w:rsidRPr="008F2487">
        <w:t xml:space="preserve"> Inscription, </w:t>
      </w:r>
      <w:r w:rsidRPr="000C74F2">
        <w:t>Ahmadiyye</w:t>
      </w:r>
      <w:r>
        <w:rPr>
          <w:rStyle w:val="FootnoteReference"/>
          <w:lang w:val="en-GB"/>
        </w:rPr>
        <w:footnoteReference w:id="3168"/>
      </w:r>
      <w:r w:rsidRPr="008F2487">
        <w:t xml:space="preserve"> </w:t>
      </w:r>
      <w:r w:rsidRPr="008F2487">
        <w:rPr>
          <w:b/>
          <w:bCs/>
        </w:rPr>
        <w:t>S:</w:t>
      </w:r>
      <w:r w:rsidRPr="008F2487">
        <w:t xml:space="preserve"> Gregg &amp; Urman, no. 91* </w:t>
      </w:r>
      <w:r w:rsidRPr="008F2487">
        <w:rPr>
          <w:b/>
          <w:bCs/>
        </w:rPr>
        <w:t>E:</w:t>
      </w:r>
      <w:r w:rsidRPr="008F2487">
        <w:rPr>
          <w:rFonts w:cs="Times New Roman"/>
        </w:rPr>
        <w:t xml:space="preserve"> </w:t>
      </w:r>
      <w:r w:rsidR="00F8629F">
        <w:t>Jew?</w:t>
      </w:r>
      <w:r w:rsidR="00F8629F">
        <w:rPr>
          <w:rStyle w:val="FootnoteReference"/>
        </w:rPr>
        <w:footnoteReference w:id="3169"/>
      </w:r>
      <w:r w:rsidRPr="008F2487">
        <w:rPr>
          <w:rFonts w:cs="Times New Roman"/>
        </w:rPr>
        <w:t xml:space="preserve"> </w:t>
      </w:r>
      <w:r w:rsidRPr="008F2487">
        <w:rPr>
          <w:b/>
          <w:bCs/>
        </w:rPr>
        <w:t xml:space="preserve">D: </w:t>
      </w:r>
      <w:r w:rsidRPr="00733C61">
        <w:rPr>
          <w:rFonts w:cs="Times New Roman"/>
          <w:lang w:val="it-IT"/>
        </w:rPr>
        <w:t>–</w:t>
      </w:r>
      <w:r w:rsidR="00136BAF" w:rsidRPr="005F539E">
        <w:rPr>
          <w:rStyle w:val="FootnoteReference"/>
          <w:rFonts w:cs="Times New Roman"/>
        </w:rPr>
        <w:footnoteReference w:id="3170"/>
      </w:r>
    </w:p>
    <w:p w14:paraId="60951FDE" w14:textId="77777777" w:rsidR="00BD0433" w:rsidRDefault="00BD0433" w:rsidP="00CF1A10">
      <w:pPr>
        <w:numPr>
          <w:ilvl w:val="0"/>
          <w:numId w:val="119"/>
        </w:numPr>
        <w:bidi w:val="0"/>
      </w:pPr>
      <w:r w:rsidRPr="00262A2F">
        <w:rPr>
          <w:b/>
          <w:bCs/>
        </w:rPr>
        <w:t>O:</w:t>
      </w:r>
      <w:r>
        <w:rPr>
          <w:b/>
          <w:bCs/>
        </w:rPr>
        <w:t xml:space="preserve"> </w:t>
      </w:r>
      <w:r w:rsidRPr="00E81B6D">
        <w:rPr>
          <w:rFonts w:ascii="Graeca" w:hAnsi="Graeca"/>
        </w:rPr>
        <w:t></w:t>
      </w:r>
      <w:r w:rsidRPr="00E81B6D">
        <w:rPr>
          <w:rFonts w:ascii="Graeca" w:hAnsi="Graeca"/>
        </w:rPr>
        <w:t></w:t>
      </w:r>
      <w:r w:rsidRPr="00E81B6D">
        <w:rPr>
          <w:rFonts w:ascii="Graeca" w:hAnsi="Graeca"/>
        </w:rPr>
        <w:t></w:t>
      </w:r>
      <w:r w:rsidRPr="00E81B6D">
        <w:rPr>
          <w:rFonts w:ascii="Graeca" w:hAnsi="Graeca"/>
        </w:rPr>
        <w:t></w:t>
      </w:r>
      <w:r w:rsidRPr="00E81B6D">
        <w:rPr>
          <w:rFonts w:ascii="Graeca" w:hAnsi="Graeca"/>
        </w:rPr>
        <w:t></w:t>
      </w:r>
      <w:r w:rsidRPr="00E81B6D">
        <w:rPr>
          <w:rFonts w:ascii="Graeca" w:hAnsi="Graeca"/>
        </w:rPr>
        <w:t></w:t>
      </w:r>
      <w:r w:rsidRPr="00AF16CC">
        <w:rPr>
          <w:rStyle w:val="FootnoteReference"/>
          <w:rFonts w:cs="Times New Roman"/>
        </w:rPr>
        <w:footnoteReference w:id="3171"/>
      </w:r>
      <w:r>
        <w:rPr>
          <w:b/>
          <w:bCs/>
        </w:rPr>
        <w:t xml:space="preserve"> </w:t>
      </w:r>
      <w:r w:rsidRPr="00262A2F">
        <w:rPr>
          <w:b/>
          <w:bCs/>
        </w:rPr>
        <w:t>Ds:</w:t>
      </w:r>
      <w:r w:rsidRPr="00262A2F">
        <w:t xml:space="preserve"> </w:t>
      </w:r>
      <w:r>
        <w:t>Jacob (61)’</w:t>
      </w:r>
      <w:r w:rsidRPr="005D3BF5">
        <w:t>s</w:t>
      </w:r>
      <w:r>
        <w:t xml:space="preserve"> son</w:t>
      </w:r>
      <w:r w:rsidRPr="00262A2F">
        <w:rPr>
          <w:b/>
          <w:bCs/>
        </w:rPr>
        <w:t xml:space="preserve"> F:</w:t>
      </w:r>
      <w:r w:rsidRPr="00262A2F">
        <w:t xml:space="preserve"> </w:t>
      </w:r>
      <w:r>
        <w:t xml:space="preserve">Epitaph, </w:t>
      </w:r>
      <w:smartTag w:uri="urn:schemas-microsoft-com:office:smarttags" w:element="place">
        <w:r>
          <w:t>Caesarea</w:t>
        </w:r>
      </w:smartTag>
      <w:r w:rsidRPr="00262A2F">
        <w:t xml:space="preserve"> </w:t>
      </w:r>
      <w:r w:rsidRPr="00262A2F">
        <w:rPr>
          <w:b/>
          <w:bCs/>
        </w:rPr>
        <w:t>S:</w:t>
      </w:r>
      <w:r w:rsidRPr="00262A2F">
        <w:t xml:space="preserve"> </w:t>
      </w:r>
      <w:r w:rsidRPr="00A54246">
        <w:t xml:space="preserve">Lehmann &amp; </w:t>
      </w:r>
      <w:r w:rsidRPr="00973E0F">
        <w:t>Holum,</w:t>
      </w:r>
      <w:r w:rsidRPr="00A54246">
        <w:rPr>
          <w:i/>
          <w:iCs/>
        </w:rPr>
        <w:t xml:space="preserve"> CMER</w:t>
      </w:r>
      <w:r w:rsidRPr="00A54246">
        <w:t xml:space="preserve"> 5, no. 174</w:t>
      </w:r>
      <w:r>
        <w:t xml:space="preserve"> </w:t>
      </w:r>
      <w:r w:rsidRPr="00262A2F">
        <w:rPr>
          <w:b/>
          <w:bCs/>
        </w:rPr>
        <w:t>E:</w:t>
      </w:r>
      <w:r w:rsidRPr="00682063">
        <w:rPr>
          <w:rFonts w:cs="Times New Roman"/>
        </w:rPr>
        <w:t xml:space="preserve"> </w:t>
      </w:r>
      <w:r w:rsidRPr="001B1619">
        <w:t>–</w:t>
      </w:r>
      <w:r w:rsidR="001B1619">
        <w:rPr>
          <w:rStyle w:val="FootnoteReference"/>
        </w:rPr>
        <w:footnoteReference w:id="3172"/>
      </w:r>
      <w:r w:rsidRPr="00682063">
        <w:rPr>
          <w:rFonts w:cs="Times New Roman"/>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3173"/>
      </w:r>
    </w:p>
    <w:p w14:paraId="53F48035" w14:textId="77777777" w:rsidR="00BD0433" w:rsidRDefault="00BD0433" w:rsidP="0018007E">
      <w:pPr>
        <w:numPr>
          <w:ilvl w:val="0"/>
          <w:numId w:val="119"/>
        </w:numPr>
        <w:bidi w:val="0"/>
      </w:pPr>
      <w:r w:rsidRPr="00262A2F">
        <w:rPr>
          <w:b/>
          <w:bCs/>
        </w:rPr>
        <w:t>O:</w:t>
      </w:r>
      <w:r>
        <w:rPr>
          <w:b/>
          <w:bCs/>
        </w:rPr>
        <w:t xml:space="preserve"> </w:t>
      </w:r>
      <w:r w:rsidRPr="00E81B6D">
        <w:rPr>
          <w:rFonts w:ascii="Graeca" w:hAnsi="Graeca"/>
        </w:rPr>
        <w:t></w:t>
      </w:r>
      <w:r w:rsidRPr="00E81B6D">
        <w:rPr>
          <w:rFonts w:ascii="Graeca" w:hAnsi="Graeca"/>
        </w:rPr>
        <w:t></w:t>
      </w:r>
      <w:r w:rsidRPr="00E81B6D">
        <w:rPr>
          <w:rFonts w:ascii="Graeca" w:hAnsi="Graeca"/>
        </w:rPr>
        <w:t></w:t>
      </w:r>
      <w:r w:rsidRPr="00E81B6D">
        <w:rPr>
          <w:rFonts w:ascii="Graeca" w:hAnsi="Graeca"/>
        </w:rPr>
        <w:t></w:t>
      </w:r>
      <w:r w:rsidRPr="00E81B6D">
        <w:rPr>
          <w:rFonts w:ascii="Graeca" w:hAnsi="Graeca"/>
        </w:rPr>
        <w:t></w:t>
      </w:r>
      <w:r w:rsidRPr="00E81B6D">
        <w:rPr>
          <w:rFonts w:ascii="Graeca" w:hAnsi="Graeca"/>
        </w:rPr>
        <w:t></w:t>
      </w:r>
      <w:r w:rsidRPr="00E81B6D">
        <w:rPr>
          <w:rFonts w:ascii="Graeca" w:hAnsi="Graeca"/>
        </w:rPr>
        <w:t></w:t>
      </w:r>
      <w:r w:rsidRPr="00E81B6D">
        <w:rPr>
          <w:rFonts w:ascii="Graeca" w:hAnsi="Graeca"/>
        </w:rPr>
        <w:t></w:t>
      </w:r>
      <w:r w:rsidRPr="00AF16CC">
        <w:rPr>
          <w:rStyle w:val="FootnoteReference"/>
          <w:rFonts w:cs="Times New Roman"/>
        </w:rPr>
        <w:footnoteReference w:id="3174"/>
      </w:r>
      <w:r>
        <w:rPr>
          <w:b/>
          <w:bCs/>
        </w:rPr>
        <w:t xml:space="preserve"> </w:t>
      </w:r>
      <w:r w:rsidRPr="00262A2F">
        <w:rPr>
          <w:b/>
          <w:bCs/>
        </w:rPr>
        <w:t>Ds:</w:t>
      </w:r>
      <w:r w:rsidRPr="00262A2F">
        <w:t xml:space="preserve"> </w:t>
      </w:r>
      <w:r>
        <w:t>Juliana (1)’</w:t>
      </w:r>
      <w:r w:rsidRPr="005D3BF5">
        <w:t>s</w:t>
      </w:r>
      <w:r>
        <w:t xml:space="preserve"> </w:t>
      </w:r>
      <w:r w:rsidR="0018007E">
        <w:t>husband</w:t>
      </w:r>
      <w:r w:rsidR="0018007E" w:rsidRPr="00262A2F">
        <w:rPr>
          <w:b/>
          <w:bCs/>
        </w:rPr>
        <w:t xml:space="preserve"> </w:t>
      </w:r>
      <w:r w:rsidRPr="00262A2F">
        <w:rPr>
          <w:b/>
          <w:bCs/>
        </w:rPr>
        <w:t>F:</w:t>
      </w:r>
      <w:r w:rsidRPr="00262A2F">
        <w:t xml:space="preserve"> </w:t>
      </w:r>
      <w:r>
        <w:t xml:space="preserve">Epitaph, </w:t>
      </w:r>
      <w:smartTag w:uri="urn:schemas-microsoft-com:office:smarttags" w:element="place">
        <w:r>
          <w:t>Caesarea</w:t>
        </w:r>
      </w:smartTag>
      <w:r w:rsidRPr="00262A2F">
        <w:t xml:space="preserve"> </w:t>
      </w:r>
      <w:r w:rsidRPr="00262A2F">
        <w:rPr>
          <w:b/>
          <w:bCs/>
        </w:rPr>
        <w:t>S:</w:t>
      </w:r>
      <w:r w:rsidRPr="00262A2F">
        <w:t xml:space="preserve"> </w:t>
      </w:r>
      <w:r w:rsidRPr="00A54246">
        <w:t xml:space="preserve">Lehmann &amp; </w:t>
      </w:r>
      <w:r w:rsidRPr="00973E0F">
        <w:t>Holum,</w:t>
      </w:r>
      <w:r w:rsidRPr="00A54246">
        <w:rPr>
          <w:i/>
          <w:iCs/>
        </w:rPr>
        <w:t xml:space="preserve"> CMER</w:t>
      </w:r>
      <w:r w:rsidRPr="00A54246">
        <w:t xml:space="preserve"> 5, no. </w:t>
      </w:r>
      <w:r>
        <w:t xml:space="preserve">185 </w:t>
      </w:r>
      <w:r w:rsidRPr="00262A2F">
        <w:rPr>
          <w:b/>
          <w:bCs/>
        </w:rPr>
        <w:t>E:</w:t>
      </w:r>
      <w:r w:rsidRPr="00682063">
        <w:rPr>
          <w:rFonts w:cs="Times New Roman"/>
        </w:rPr>
        <w:t xml:space="preserve"> </w:t>
      </w:r>
      <w:r w:rsidR="006A17DA">
        <w:t>Jew?</w:t>
      </w:r>
      <w:r w:rsidR="006A17DA">
        <w:rPr>
          <w:rStyle w:val="FootnoteReference"/>
        </w:rPr>
        <w:footnoteReference w:id="3175"/>
      </w:r>
      <w:r w:rsidRPr="00682063">
        <w:rPr>
          <w:rFonts w:cs="Times New Roman"/>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3176"/>
      </w:r>
    </w:p>
    <w:p w14:paraId="65E7550E" w14:textId="77777777" w:rsidR="00BD0433" w:rsidRDefault="00BD0433" w:rsidP="00CF1A10">
      <w:pPr>
        <w:numPr>
          <w:ilvl w:val="0"/>
          <w:numId w:val="119"/>
        </w:numPr>
        <w:bidi w:val="0"/>
      </w:pPr>
      <w:r w:rsidRPr="009F0EF7">
        <w:rPr>
          <w:b/>
          <w:bCs/>
        </w:rPr>
        <w:t xml:space="preserve">O: </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t>[</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t>]</w:t>
      </w:r>
      <w:r w:rsidRPr="000E41E3">
        <w:rPr>
          <w:rStyle w:val="FootnoteReference"/>
        </w:rPr>
        <w:footnoteReference w:id="3177"/>
      </w:r>
      <w:r>
        <w:rPr>
          <w:b/>
          <w:bCs/>
        </w:rPr>
        <w:t xml:space="preserve"> </w:t>
      </w:r>
      <w:r w:rsidRPr="009F0EF7">
        <w:rPr>
          <w:b/>
          <w:bCs/>
        </w:rPr>
        <w:t>Ds:</w:t>
      </w:r>
      <w:r w:rsidRPr="009F0EF7">
        <w:t xml:space="preserve"> </w:t>
      </w:r>
      <w:r w:rsidRPr="00DF68A8">
        <w:t xml:space="preserve">Seller of small </w:t>
      </w:r>
      <w:r w:rsidRPr="00DF68A8">
        <w:rPr>
          <w:rFonts w:cs="Times New Roman"/>
        </w:rPr>
        <w:t>wares</w:t>
      </w:r>
      <w:r w:rsidRPr="009F0EF7">
        <w:rPr>
          <w:rStyle w:val="FootnoteReference"/>
          <w:rFonts w:cs="Times New Roman"/>
          <w:rtl/>
        </w:rPr>
        <w:footnoteReference w:id="3178"/>
      </w:r>
      <w:r w:rsidRPr="009F0EF7">
        <w:t xml:space="preserve"> </w:t>
      </w:r>
      <w:r w:rsidRPr="009F0EF7">
        <w:rPr>
          <w:b/>
          <w:bCs/>
        </w:rPr>
        <w:t>F:</w:t>
      </w:r>
      <w:r w:rsidRPr="009F0EF7">
        <w:t xml:space="preserve"> Epitaph, </w:t>
      </w:r>
      <w:smartTag w:uri="urn:schemas-microsoft-com:office:smarttags" w:element="place">
        <w:r w:rsidRPr="009F0EF7">
          <w:t>Caesarea</w:t>
        </w:r>
      </w:smartTag>
      <w:r w:rsidRPr="009F0EF7">
        <w:t xml:space="preserve"> </w:t>
      </w:r>
      <w:r w:rsidRPr="009F0EF7">
        <w:rPr>
          <w:b/>
          <w:bCs/>
        </w:rPr>
        <w:t>S:</w:t>
      </w:r>
      <w:r w:rsidRPr="009F0EF7">
        <w:t xml:space="preserve"> Lehmann &amp; </w:t>
      </w:r>
      <w:r w:rsidRPr="00973E0F">
        <w:t>Holum,</w:t>
      </w:r>
      <w:r w:rsidRPr="009F0EF7">
        <w:rPr>
          <w:i/>
          <w:iCs/>
        </w:rPr>
        <w:t xml:space="preserve"> CMER</w:t>
      </w:r>
      <w:r w:rsidRPr="009F0EF7">
        <w:t xml:space="preserve"> 5, no.</w:t>
      </w:r>
      <w:r w:rsidRPr="00A54246">
        <w:t xml:space="preserve"> </w:t>
      </w:r>
      <w:r>
        <w:t xml:space="preserve">186 </w:t>
      </w:r>
      <w:r w:rsidRPr="00262A2F">
        <w:rPr>
          <w:b/>
          <w:bCs/>
        </w:rPr>
        <w:t>E:</w:t>
      </w:r>
      <w:r w:rsidRPr="00682063">
        <w:rPr>
          <w:rFonts w:cs="Times New Roman"/>
        </w:rPr>
        <w:t xml:space="preserve"> </w:t>
      </w:r>
      <w:r w:rsidR="006A17DA">
        <w:t>Jew?</w:t>
      </w:r>
      <w:r w:rsidR="006A17DA">
        <w:rPr>
          <w:rStyle w:val="FootnoteReference"/>
        </w:rPr>
        <w:footnoteReference w:id="3179"/>
      </w:r>
      <w:r w:rsidRPr="00682063">
        <w:rPr>
          <w:rFonts w:cs="Times New Roman"/>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3180"/>
      </w:r>
    </w:p>
    <w:p w14:paraId="76B6F830" w14:textId="77777777" w:rsidR="00BD0433" w:rsidRDefault="00BD0433" w:rsidP="00CF1A10">
      <w:pPr>
        <w:numPr>
          <w:ilvl w:val="0"/>
          <w:numId w:val="119"/>
        </w:numPr>
        <w:bidi w:val="0"/>
      </w:pPr>
      <w:r w:rsidRPr="00262A2F">
        <w:rPr>
          <w:b/>
          <w:bCs/>
        </w:rPr>
        <w:t>O:</w:t>
      </w:r>
      <w:r>
        <w:rPr>
          <w:b/>
          <w:bCs/>
        </w:rPr>
        <w:t xml:space="preserve"> </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t>[</w:t>
      </w:r>
      <w:r w:rsidRPr="00AF74AA">
        <w:rPr>
          <w:rFonts w:ascii="Graeca" w:hAnsi="Graeca"/>
        </w:rPr>
        <w:t></w:t>
      </w:r>
      <w:r w:rsidRPr="00AF74AA">
        <w:rPr>
          <w:rFonts w:ascii="Graeca" w:hAnsi="Graeca"/>
        </w:rPr>
        <w:t></w:t>
      </w:r>
      <w:r w:rsidRPr="00AF74AA">
        <w:t>]</w:t>
      </w:r>
      <w:r w:rsidRPr="000E41E3">
        <w:rPr>
          <w:rStyle w:val="FootnoteReference"/>
        </w:rPr>
        <w:footnoteReference w:id="3181"/>
      </w:r>
      <w:r>
        <w:t xml:space="preserve"> </w:t>
      </w:r>
      <w:r w:rsidRPr="00262A2F">
        <w:rPr>
          <w:b/>
          <w:bCs/>
        </w:rPr>
        <w:t>Ds:</w:t>
      </w:r>
      <w:r w:rsidRPr="00BD3FE9">
        <w:rPr>
          <w:rFonts w:cs="Times New Roman"/>
        </w:rPr>
        <w:t xml:space="preserve"> </w:t>
      </w:r>
      <w:r w:rsidRPr="00443711">
        <w:t>–</w:t>
      </w:r>
      <w:r w:rsidRPr="00682063">
        <w:rPr>
          <w:rFonts w:cs="Times New Roman"/>
        </w:rPr>
        <w:t xml:space="preserve"> </w:t>
      </w:r>
      <w:r w:rsidRPr="00262A2F">
        <w:rPr>
          <w:b/>
          <w:bCs/>
        </w:rPr>
        <w:t>F:</w:t>
      </w:r>
      <w:r w:rsidRPr="00262A2F">
        <w:t xml:space="preserve"> </w:t>
      </w:r>
      <w:r>
        <w:t xml:space="preserve">Epitaph, </w:t>
      </w:r>
      <w:smartTag w:uri="urn:schemas-microsoft-com:office:smarttags" w:element="place">
        <w:r>
          <w:t>Caesarea</w:t>
        </w:r>
      </w:smartTag>
      <w:r w:rsidRPr="00262A2F">
        <w:t xml:space="preserve"> </w:t>
      </w:r>
      <w:r w:rsidRPr="00262A2F">
        <w:rPr>
          <w:b/>
          <w:bCs/>
        </w:rPr>
        <w:t>S:</w:t>
      </w:r>
      <w:r w:rsidRPr="00262A2F">
        <w:t xml:space="preserve"> </w:t>
      </w:r>
      <w:r w:rsidRPr="00A54246">
        <w:t xml:space="preserve">Lehmann &amp; </w:t>
      </w:r>
      <w:r w:rsidRPr="00973E0F">
        <w:t>Holum,</w:t>
      </w:r>
      <w:r w:rsidRPr="00A54246">
        <w:rPr>
          <w:i/>
          <w:iCs/>
        </w:rPr>
        <w:t xml:space="preserve"> CMER</w:t>
      </w:r>
      <w:r w:rsidRPr="00A54246">
        <w:t xml:space="preserve"> 5, no. </w:t>
      </w:r>
      <w:r>
        <w:t xml:space="preserve">287 </w:t>
      </w:r>
      <w:r w:rsidRPr="00262A2F">
        <w:rPr>
          <w:b/>
          <w:bCs/>
        </w:rPr>
        <w:t>E:</w:t>
      </w:r>
      <w:r w:rsidRPr="00682063">
        <w:rPr>
          <w:rFonts w:cs="Times New Roman"/>
        </w:rPr>
        <w:t xml:space="preserve"> </w:t>
      </w:r>
      <w:r w:rsidR="006A17DA">
        <w:t>Jew?</w:t>
      </w:r>
      <w:r w:rsidR="006A17DA">
        <w:rPr>
          <w:rStyle w:val="FootnoteReference"/>
        </w:rPr>
        <w:footnoteReference w:id="3182"/>
      </w:r>
      <w:r w:rsidRPr="00682063">
        <w:rPr>
          <w:rFonts w:cs="Times New Roman"/>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3183"/>
      </w:r>
    </w:p>
    <w:p w14:paraId="645C3E2D" w14:textId="77777777" w:rsidR="00BD0433" w:rsidRDefault="00BD0433" w:rsidP="00CF1A10">
      <w:pPr>
        <w:numPr>
          <w:ilvl w:val="0"/>
          <w:numId w:val="119"/>
        </w:numPr>
        <w:bidi w:val="0"/>
      </w:pPr>
      <w:r w:rsidRPr="00262A2F">
        <w:rPr>
          <w:b/>
          <w:bCs/>
        </w:rPr>
        <w:t>O:</w:t>
      </w:r>
      <w:r>
        <w:rPr>
          <w:b/>
          <w:bCs/>
        </w:rPr>
        <w:t xml:space="preserve"> </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t>[</w:t>
      </w:r>
      <w:r w:rsidRPr="00AF74AA">
        <w:rPr>
          <w:rFonts w:ascii="Graeca" w:hAnsi="Graeca"/>
        </w:rPr>
        <w:t></w:t>
      </w:r>
      <w:r w:rsidRPr="00AF74AA">
        <w:rPr>
          <w:rFonts w:ascii="Graeca" w:hAnsi="Graeca"/>
        </w:rPr>
        <w:t></w:t>
      </w:r>
      <w:r w:rsidRPr="00AF74AA">
        <w:rPr>
          <w:rFonts w:ascii="Graeca" w:hAnsi="Graeca"/>
        </w:rPr>
        <w:t></w:t>
      </w:r>
      <w:r w:rsidRPr="00AF74AA">
        <w:t>]</w:t>
      </w:r>
      <w:r w:rsidRPr="000E41E3">
        <w:rPr>
          <w:rStyle w:val="FootnoteReference"/>
        </w:rPr>
        <w:footnoteReference w:id="3184"/>
      </w:r>
      <w:r>
        <w:rPr>
          <w:b/>
          <w:bCs/>
        </w:rPr>
        <w:t xml:space="preserve"> </w:t>
      </w:r>
      <w:r w:rsidRPr="00262A2F">
        <w:rPr>
          <w:b/>
          <w:bCs/>
        </w:rPr>
        <w:t>Ds:</w:t>
      </w:r>
      <w:r w:rsidRPr="00262A2F">
        <w:t xml:space="preserve"> </w:t>
      </w:r>
      <w:r w:rsidRPr="00443711">
        <w:t>–</w:t>
      </w:r>
      <w:r w:rsidRPr="00682063">
        <w:rPr>
          <w:rFonts w:cs="Times New Roman"/>
        </w:rPr>
        <w:t xml:space="preserve"> </w:t>
      </w:r>
      <w:r w:rsidRPr="00262A2F">
        <w:rPr>
          <w:b/>
          <w:bCs/>
        </w:rPr>
        <w:t>F:</w:t>
      </w:r>
      <w:r w:rsidRPr="00262A2F">
        <w:t xml:space="preserve"> </w:t>
      </w:r>
      <w:r>
        <w:t xml:space="preserve">Epitaph, </w:t>
      </w:r>
      <w:smartTag w:uri="urn:schemas-microsoft-com:office:smarttags" w:element="place">
        <w:r>
          <w:t>Caesarea</w:t>
        </w:r>
      </w:smartTag>
      <w:r w:rsidRPr="00262A2F">
        <w:t xml:space="preserve"> </w:t>
      </w:r>
      <w:r w:rsidRPr="00262A2F">
        <w:rPr>
          <w:b/>
          <w:bCs/>
        </w:rPr>
        <w:t>S:</w:t>
      </w:r>
      <w:r w:rsidRPr="00262A2F">
        <w:t xml:space="preserve"> </w:t>
      </w:r>
      <w:r w:rsidRPr="00A54246">
        <w:t xml:space="preserve">Lehmann &amp; </w:t>
      </w:r>
      <w:r w:rsidRPr="00973E0F">
        <w:t>Holum,</w:t>
      </w:r>
      <w:r w:rsidRPr="00A54246">
        <w:rPr>
          <w:i/>
          <w:iCs/>
        </w:rPr>
        <w:t xml:space="preserve"> CMER</w:t>
      </w:r>
      <w:r w:rsidRPr="00A54246">
        <w:t xml:space="preserve"> 5, no. </w:t>
      </w:r>
      <w:r>
        <w:t xml:space="preserve">311 </w:t>
      </w:r>
      <w:r w:rsidRPr="00262A2F">
        <w:rPr>
          <w:b/>
          <w:bCs/>
        </w:rPr>
        <w:t>E:</w:t>
      </w:r>
      <w:r w:rsidRPr="00682063">
        <w:rPr>
          <w:rFonts w:cs="Times New Roman"/>
        </w:rPr>
        <w:t xml:space="preserve"> </w:t>
      </w:r>
      <w:r w:rsidR="006A17DA">
        <w:t>Jew?</w:t>
      </w:r>
      <w:r w:rsidR="006A17DA">
        <w:rPr>
          <w:rStyle w:val="FootnoteReference"/>
        </w:rPr>
        <w:footnoteReference w:id="3185"/>
      </w:r>
      <w:r w:rsidRPr="00682063">
        <w:rPr>
          <w:rFonts w:cs="Times New Roman"/>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3186"/>
      </w:r>
    </w:p>
    <w:p w14:paraId="41CA1E30" w14:textId="77777777" w:rsidR="00731FA3" w:rsidRPr="000B455E" w:rsidRDefault="00731FA3" w:rsidP="00CF1A10">
      <w:pPr>
        <w:numPr>
          <w:ilvl w:val="0"/>
          <w:numId w:val="119"/>
        </w:numPr>
        <w:bidi w:val="0"/>
      </w:pPr>
      <w:r w:rsidRPr="000B455E">
        <w:rPr>
          <w:b/>
          <w:bCs/>
        </w:rPr>
        <w:t xml:space="preserve">O: </w:t>
      </w:r>
      <w:r w:rsidRPr="000B455E">
        <w:rPr>
          <w:rFonts w:cs="Times New Roman"/>
          <w:rtl/>
        </w:rPr>
        <w:t>שמע</w:t>
      </w:r>
      <w:r w:rsidRPr="000B455E">
        <w:rPr>
          <w:rStyle w:val="FootnoteReference"/>
          <w:lang w:val="it-IT"/>
        </w:rPr>
        <w:footnoteReference w:id="3187"/>
      </w:r>
      <w:r w:rsidRPr="000B455E">
        <w:rPr>
          <w:b/>
          <w:bCs/>
        </w:rPr>
        <w:t xml:space="preserve"> Ds:</w:t>
      </w:r>
      <w:r w:rsidRPr="000B455E">
        <w:t xml:space="preserve"> –</w:t>
      </w:r>
      <w:r w:rsidRPr="000B455E">
        <w:rPr>
          <w:rFonts w:cs="Times New Roman"/>
        </w:rPr>
        <w:t xml:space="preserve"> </w:t>
      </w:r>
      <w:r w:rsidRPr="000B455E">
        <w:rPr>
          <w:b/>
          <w:bCs/>
        </w:rPr>
        <w:t>F:</w:t>
      </w:r>
      <w:r w:rsidRPr="000B455E">
        <w:t xml:space="preserve"> Synagogue inscription, Sepphoris </w:t>
      </w:r>
      <w:r w:rsidRPr="000B455E">
        <w:rPr>
          <w:b/>
          <w:bCs/>
        </w:rPr>
        <w:t>S:</w:t>
      </w:r>
      <w:r w:rsidRPr="000B455E">
        <w:t xml:space="preserve"> Weiss, </w:t>
      </w:r>
      <w:r w:rsidRPr="000B455E">
        <w:rPr>
          <w:i/>
          <w:iCs/>
        </w:rPr>
        <w:t>Sepphoris Synagogue</w:t>
      </w:r>
      <w:r w:rsidRPr="000B455E">
        <w:t xml:space="preserve">, no. 9 </w:t>
      </w:r>
      <w:r w:rsidRPr="000B455E">
        <w:rPr>
          <w:b/>
          <w:bCs/>
        </w:rPr>
        <w:t>E:</w:t>
      </w:r>
      <w:r w:rsidRPr="000B455E">
        <w:rPr>
          <w:rFonts w:cs="Times New Roman"/>
        </w:rPr>
        <w:t xml:space="preserve"> </w:t>
      </w:r>
      <w:r w:rsidRPr="000B455E">
        <w:t>–</w:t>
      </w:r>
      <w:r w:rsidRPr="000B455E">
        <w:rPr>
          <w:rFonts w:cs="Times New Roman"/>
        </w:rPr>
        <w:t xml:space="preserve"> </w:t>
      </w:r>
      <w:r w:rsidRPr="000B455E">
        <w:rPr>
          <w:b/>
          <w:bCs/>
        </w:rPr>
        <w:t xml:space="preserve">D: </w:t>
      </w:r>
      <w:r w:rsidRPr="000B455E">
        <w:rPr>
          <w:lang w:val="en-GB"/>
        </w:rPr>
        <w:t>5</w:t>
      </w:r>
      <w:r w:rsidRPr="000B455E">
        <w:rPr>
          <w:vertAlign w:val="superscript"/>
          <w:lang w:val="en-GB"/>
        </w:rPr>
        <w:t>th</w:t>
      </w:r>
      <w:r w:rsidRPr="000B455E">
        <w:rPr>
          <w:lang w:val="en-GB"/>
        </w:rPr>
        <w:t>-7</w:t>
      </w:r>
      <w:r w:rsidRPr="000B455E">
        <w:rPr>
          <w:vertAlign w:val="superscript"/>
          <w:lang w:val="en-GB"/>
        </w:rPr>
        <w:t>th</w:t>
      </w:r>
      <w:r w:rsidRPr="000B455E">
        <w:rPr>
          <w:lang w:val="en-GB"/>
        </w:rPr>
        <w:t xml:space="preserve"> C</w:t>
      </w:r>
      <w:r w:rsidRPr="000B455E">
        <w:rPr>
          <w:rStyle w:val="FootnoteReference"/>
          <w:lang w:val="en-GB"/>
        </w:rPr>
        <w:footnoteReference w:id="3188"/>
      </w:r>
    </w:p>
    <w:p w14:paraId="01F4E91D" w14:textId="77777777" w:rsidR="00BD0433" w:rsidRDefault="00BD0433" w:rsidP="00CF1A10">
      <w:pPr>
        <w:numPr>
          <w:ilvl w:val="0"/>
          <w:numId w:val="119"/>
        </w:numPr>
        <w:bidi w:val="0"/>
      </w:pPr>
      <w:r w:rsidRPr="00262A2F">
        <w:rPr>
          <w:b/>
          <w:bCs/>
        </w:rPr>
        <w:t>O:</w:t>
      </w:r>
      <w:r>
        <w:rPr>
          <w:b/>
          <w:bCs/>
        </w:rPr>
        <w:t xml:space="preserve"> </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AF16CC">
        <w:rPr>
          <w:rStyle w:val="FootnoteReference"/>
          <w:rFonts w:cs="Times New Roman"/>
        </w:rPr>
        <w:footnoteReference w:id="3189"/>
      </w:r>
      <w:r>
        <w:rPr>
          <w:b/>
          <w:bCs/>
        </w:rPr>
        <w:t xml:space="preserve"> </w:t>
      </w:r>
      <w:r w:rsidRPr="00262A2F">
        <w:rPr>
          <w:b/>
          <w:bCs/>
        </w:rPr>
        <w:t>Ds:</w:t>
      </w:r>
      <w:r w:rsidRPr="00262A2F">
        <w:t xml:space="preserve"> </w:t>
      </w:r>
      <w:r w:rsidR="00E27DAA">
        <w:t>Samuel (6</w:t>
      </w:r>
      <w:r w:rsidR="00992E06">
        <w:t>4</w:t>
      </w:r>
      <w:r>
        <w:t>)’</w:t>
      </w:r>
      <w:r w:rsidRPr="005D3BF5">
        <w:t>s</w:t>
      </w:r>
      <w:r>
        <w:t xml:space="preserve"> son</w:t>
      </w:r>
      <w:r w:rsidRPr="00262A2F">
        <w:rPr>
          <w:b/>
          <w:bCs/>
        </w:rPr>
        <w:t xml:space="preserve"> F:</w:t>
      </w:r>
      <w:r w:rsidRPr="00262A2F">
        <w:t xml:space="preserve"> </w:t>
      </w:r>
      <w:r>
        <w:t xml:space="preserve">Sarcophagus, Tiberias </w:t>
      </w:r>
      <w:r w:rsidRPr="00262A2F">
        <w:rPr>
          <w:b/>
          <w:bCs/>
        </w:rPr>
        <w:t>S:</w:t>
      </w:r>
      <w:r w:rsidRPr="00262A2F">
        <w:t xml:space="preserve"> </w:t>
      </w:r>
      <w:r>
        <w:t xml:space="preserve">Ovadiah, </w:t>
      </w:r>
      <w:r>
        <w:rPr>
          <w:i/>
          <w:iCs/>
        </w:rPr>
        <w:t>IEJ</w:t>
      </w:r>
      <w:r>
        <w:t xml:space="preserve"> 22 (1972) 231 </w:t>
      </w:r>
      <w:r w:rsidRPr="00262A2F">
        <w:rPr>
          <w:b/>
          <w:bCs/>
        </w:rPr>
        <w:t>E:</w:t>
      </w:r>
      <w:r w:rsidRPr="00682063">
        <w:rPr>
          <w:rFonts w:cs="Times New Roman"/>
        </w:rPr>
        <w:t xml:space="preserve"> </w:t>
      </w:r>
      <w:r w:rsidR="002F470D">
        <w:t>Jew?</w:t>
      </w:r>
      <w:r w:rsidR="002F470D">
        <w:rPr>
          <w:rStyle w:val="FootnoteReference"/>
        </w:rPr>
        <w:footnoteReference w:id="3190"/>
      </w:r>
      <w:r w:rsidRPr="00682063">
        <w:rPr>
          <w:rFonts w:cs="Times New Roman"/>
        </w:rPr>
        <w:t xml:space="preserve"> </w:t>
      </w:r>
      <w:r w:rsidRPr="00262A2F">
        <w:rPr>
          <w:b/>
          <w:bCs/>
        </w:rPr>
        <w:t>D</w:t>
      </w:r>
      <w:r w:rsidRPr="00A0283B">
        <w:rPr>
          <w:b/>
          <w:bCs/>
        </w:rPr>
        <w:t xml:space="preserve">: </w:t>
      </w:r>
      <w:r w:rsidRPr="00A0283B">
        <w:t>3</w:t>
      </w:r>
      <w:r w:rsidRPr="00A0283B">
        <w:rPr>
          <w:vertAlign w:val="superscript"/>
        </w:rPr>
        <w:t>rd</w:t>
      </w:r>
      <w:r w:rsidRPr="00A0283B">
        <w:t xml:space="preserve"> C</w:t>
      </w:r>
    </w:p>
    <w:p w14:paraId="2B9FB090" w14:textId="77777777" w:rsidR="00BD0433" w:rsidRPr="00592F16" w:rsidRDefault="00BD0433" w:rsidP="0018007E">
      <w:pPr>
        <w:numPr>
          <w:ilvl w:val="0"/>
          <w:numId w:val="119"/>
        </w:numPr>
        <w:bidi w:val="0"/>
        <w:rPr>
          <w:rFonts w:cs="Times New Roman"/>
        </w:rPr>
      </w:pPr>
      <w:r w:rsidRPr="00262A2F">
        <w:rPr>
          <w:b/>
          <w:bCs/>
        </w:rPr>
        <w:t>O:</w:t>
      </w:r>
      <w:r>
        <w:rPr>
          <w:b/>
          <w:bCs/>
        </w:rPr>
        <w:t xml:space="preserve"> </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AF16CC">
        <w:rPr>
          <w:rStyle w:val="FootnoteReference"/>
          <w:rFonts w:cs="Times New Roman"/>
        </w:rPr>
        <w:footnoteReference w:id="3191"/>
      </w:r>
      <w:r>
        <w:rPr>
          <w:rFonts w:cs="Times New Roman"/>
        </w:rPr>
        <w:t xml:space="preserve"> </w:t>
      </w:r>
      <w:r w:rsidRPr="00262A2F">
        <w:rPr>
          <w:b/>
          <w:bCs/>
        </w:rPr>
        <w:t>Ds:</w:t>
      </w:r>
      <w:r w:rsidRPr="00262A2F">
        <w:t xml:space="preserve"> </w:t>
      </w:r>
      <w:r>
        <w:t>Alexander (13)’</w:t>
      </w:r>
      <w:r w:rsidRPr="005D3BF5">
        <w:t>s</w:t>
      </w:r>
      <w:r>
        <w:t xml:space="preserve"> </w:t>
      </w:r>
      <w:r w:rsidR="0018007E">
        <w:t>son</w:t>
      </w:r>
      <w:r>
        <w:t>,</w:t>
      </w:r>
      <w:r w:rsidRPr="00262A2F">
        <w:rPr>
          <w:b/>
          <w:bCs/>
        </w:rPr>
        <w:t xml:space="preserve"> </w:t>
      </w:r>
      <w:r>
        <w:t>Archela</w:t>
      </w:r>
      <w:r w:rsidR="0018007E">
        <w:t>i</w:t>
      </w:r>
      <w:r>
        <w:t>s (</w:t>
      </w:r>
      <w:r w:rsidR="0018007E">
        <w:t>1</w:t>
      </w:r>
      <w:r>
        <w:t>)’</w:t>
      </w:r>
      <w:r w:rsidRPr="005D3BF5">
        <w:t>s</w:t>
      </w:r>
      <w:r>
        <w:t xml:space="preserve"> </w:t>
      </w:r>
      <w:r w:rsidR="0018007E">
        <w:t>father</w:t>
      </w:r>
      <w:r w:rsidR="0018007E" w:rsidRPr="00262A2F">
        <w:rPr>
          <w:b/>
          <w:bCs/>
        </w:rPr>
        <w:t xml:space="preserve"> </w:t>
      </w:r>
      <w:r w:rsidRPr="00262A2F">
        <w:rPr>
          <w:b/>
          <w:bCs/>
        </w:rPr>
        <w:t>F:</w:t>
      </w:r>
      <w:r w:rsidRPr="00262A2F">
        <w:t xml:space="preserve"> </w:t>
      </w:r>
      <w:r>
        <w:t>Sarcophagus, Ischar</w:t>
      </w:r>
      <w:r>
        <w:rPr>
          <w:rStyle w:val="FootnoteReference"/>
        </w:rPr>
        <w:footnoteReference w:id="3192"/>
      </w:r>
      <w:r>
        <w:t xml:space="preserve"> </w:t>
      </w:r>
      <w:r w:rsidRPr="00262A2F">
        <w:rPr>
          <w:b/>
          <w:bCs/>
        </w:rPr>
        <w:t>S:</w:t>
      </w:r>
      <w:r w:rsidRPr="00262A2F">
        <w:t xml:space="preserve"> </w:t>
      </w:r>
      <w:r>
        <w:t xml:space="preserve">Magen, </w:t>
      </w:r>
      <w:r>
        <w:rPr>
          <w:i/>
          <w:iCs/>
        </w:rPr>
        <w:t>Flavia Neap</w:t>
      </w:r>
      <w:r>
        <w:rPr>
          <w:i/>
          <w:iCs/>
        </w:rPr>
        <w:t>o</w:t>
      </w:r>
      <w:r>
        <w:rPr>
          <w:i/>
          <w:iCs/>
        </w:rPr>
        <w:t>lis</w:t>
      </w:r>
      <w:r>
        <w:t xml:space="preserve">, </w:t>
      </w:r>
      <w:r w:rsidRPr="00110C3C">
        <w:t>283</w:t>
      </w:r>
      <w:r>
        <w:t xml:space="preserve"> </w:t>
      </w:r>
      <w:r w:rsidRPr="00262A2F">
        <w:rPr>
          <w:b/>
          <w:bCs/>
        </w:rPr>
        <w:t>E:</w:t>
      </w:r>
      <w:r>
        <w:rPr>
          <w:b/>
          <w:bCs/>
        </w:rPr>
        <w:t xml:space="preserve"> </w:t>
      </w:r>
      <w:r w:rsidRPr="00225D72">
        <w:rPr>
          <w:rFonts w:cs="Times New Roman"/>
        </w:rPr>
        <w:t>Samaritan</w:t>
      </w:r>
      <w:r>
        <w:rPr>
          <w:rStyle w:val="FootnoteReference"/>
          <w:rFonts w:cs="Times New Roman"/>
        </w:rPr>
        <w:footnoteReference w:id="3193"/>
      </w:r>
      <w:r w:rsidRPr="00682063">
        <w:rPr>
          <w:rFonts w:cs="Times New Roman"/>
        </w:rPr>
        <w:t xml:space="preserve"> </w:t>
      </w:r>
      <w:r w:rsidRPr="00262A2F">
        <w:rPr>
          <w:b/>
          <w:bCs/>
        </w:rPr>
        <w:t>D:</w:t>
      </w:r>
      <w:r>
        <w:rPr>
          <w:b/>
          <w:bCs/>
        </w:rPr>
        <w:t xml:space="preserve"> </w:t>
      </w:r>
      <w:r w:rsidRPr="00A0283B">
        <w:t>2</w:t>
      </w:r>
      <w:r w:rsidRPr="00A0283B">
        <w:rPr>
          <w:vertAlign w:val="superscript"/>
        </w:rPr>
        <w:t>nd</w:t>
      </w:r>
      <w:r w:rsidRPr="00A0283B">
        <w:t>-3</w:t>
      </w:r>
      <w:r w:rsidRPr="00A0283B">
        <w:rPr>
          <w:vertAlign w:val="superscript"/>
        </w:rPr>
        <w:t>rd</w:t>
      </w:r>
      <w:r w:rsidRPr="00A0283B">
        <w:t xml:space="preserve"> C</w:t>
      </w:r>
    </w:p>
    <w:p w14:paraId="2845528B" w14:textId="77777777" w:rsidR="00BD0433" w:rsidRDefault="00BD0433" w:rsidP="0018007E">
      <w:pPr>
        <w:numPr>
          <w:ilvl w:val="0"/>
          <w:numId w:val="119"/>
        </w:numPr>
        <w:bidi w:val="0"/>
      </w:pPr>
      <w:r w:rsidRPr="00262A2F">
        <w:rPr>
          <w:b/>
          <w:bCs/>
        </w:rPr>
        <w:t>O:</w:t>
      </w:r>
      <w:r>
        <w:rPr>
          <w:b/>
          <w:bCs/>
        </w:rPr>
        <w:t xml:space="preserve"> </w:t>
      </w:r>
      <w:r w:rsidRPr="00443711">
        <w:t>–</w:t>
      </w:r>
      <w:r>
        <w:rPr>
          <w:b/>
          <w:bCs/>
        </w:rPr>
        <w:t xml:space="preserve"> </w:t>
      </w:r>
      <w:r w:rsidRPr="00262A2F">
        <w:rPr>
          <w:b/>
          <w:bCs/>
        </w:rPr>
        <w:t>Ds:</w:t>
      </w:r>
      <w:r w:rsidRPr="00262A2F">
        <w:t xml:space="preserve"> </w:t>
      </w:r>
      <w:r w:rsidR="0018007E">
        <w:t xml:space="preserve">Abbin </w:t>
      </w:r>
      <w:r>
        <w:t>(</w:t>
      </w:r>
      <w:r w:rsidR="0018007E">
        <w:t>30</w:t>
      </w:r>
      <w:r>
        <w:t>)’</w:t>
      </w:r>
      <w:r w:rsidRPr="005D3BF5">
        <w:t>s</w:t>
      </w:r>
      <w:r>
        <w:t xml:space="preserve"> son, </w:t>
      </w:r>
      <w:r w:rsidRPr="00A75C06">
        <w:t>aged 26</w:t>
      </w:r>
      <w:r>
        <w:rPr>
          <w:rStyle w:val="FootnoteReference"/>
        </w:rPr>
        <w:footnoteReference w:id="3194"/>
      </w:r>
      <w:r w:rsidRPr="00262A2F">
        <w:rPr>
          <w:b/>
          <w:bCs/>
        </w:rPr>
        <w:t xml:space="preserve"> F:</w:t>
      </w:r>
      <w:r w:rsidRPr="00262A2F">
        <w:t xml:space="preserve"> </w:t>
      </w:r>
      <w:r>
        <w:t xml:space="preserve">Sarcophagus, </w:t>
      </w:r>
      <w:r w:rsidRPr="00A75C06">
        <w:t>Ein Nashot</w:t>
      </w:r>
      <w:r>
        <w:rPr>
          <w:rStyle w:val="FootnoteReference"/>
          <w:lang w:val="it-IT"/>
        </w:rPr>
        <w:footnoteReference w:id="3195"/>
      </w:r>
      <w:r>
        <w:t xml:space="preserve"> </w:t>
      </w:r>
      <w:r w:rsidRPr="00262A2F">
        <w:rPr>
          <w:b/>
          <w:bCs/>
        </w:rPr>
        <w:t>S:</w:t>
      </w:r>
      <w:r w:rsidRPr="00262A2F">
        <w:t xml:space="preserve"> </w:t>
      </w:r>
      <w:r>
        <w:t xml:space="preserve">Urman, </w:t>
      </w:r>
      <w:r>
        <w:rPr>
          <w:i/>
          <w:iCs/>
        </w:rPr>
        <w:t>Tarbiz</w:t>
      </w:r>
      <w:r>
        <w:t xml:space="preserve"> 53 (1984) 527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A0283B">
        <w:t>5</w:t>
      </w:r>
      <w:r w:rsidRPr="00A0283B">
        <w:rPr>
          <w:vertAlign w:val="superscript"/>
        </w:rPr>
        <w:t>th</w:t>
      </w:r>
      <w:r w:rsidRPr="00A0283B">
        <w:t xml:space="preserve"> C</w:t>
      </w:r>
    </w:p>
    <w:p w14:paraId="067C5AE4" w14:textId="77777777" w:rsidR="00BD0433" w:rsidRDefault="00BD0433" w:rsidP="00CF1A10">
      <w:pPr>
        <w:numPr>
          <w:ilvl w:val="0"/>
          <w:numId w:val="119"/>
        </w:numPr>
        <w:bidi w:val="0"/>
      </w:pPr>
      <w:r w:rsidRPr="00262A2F">
        <w:rPr>
          <w:b/>
          <w:bCs/>
        </w:rPr>
        <w:t>O:</w:t>
      </w:r>
      <w:r>
        <w:rPr>
          <w:b/>
          <w:bCs/>
        </w:rPr>
        <w:t xml:space="preserve"> </w:t>
      </w:r>
      <w:r w:rsidRPr="00CF3780">
        <w:rPr>
          <w:rFonts w:cs="Times New Roman"/>
          <w:rtl/>
        </w:rPr>
        <w:t>ש[מע]ון</w:t>
      </w:r>
      <w:r w:rsidRPr="000E41E3">
        <w:rPr>
          <w:rStyle w:val="FootnoteReference"/>
        </w:rPr>
        <w:footnoteReference w:id="3196"/>
      </w:r>
      <w:r>
        <w:rPr>
          <w:b/>
          <w:bCs/>
        </w:rPr>
        <w:t xml:space="preserve"> </w:t>
      </w:r>
      <w:r w:rsidRPr="00262A2F">
        <w:rPr>
          <w:b/>
          <w:bCs/>
        </w:rPr>
        <w:t>Ds:</w:t>
      </w:r>
      <w:r w:rsidRPr="00262A2F">
        <w:t xml:space="preserve"> </w:t>
      </w:r>
      <w:r>
        <w:t xml:space="preserve">The </w:t>
      </w:r>
      <w:r w:rsidRPr="000354A5">
        <w:t>quite</w:t>
      </w:r>
      <w:r>
        <w:rPr>
          <w:rStyle w:val="FootnoteReference"/>
        </w:rPr>
        <w:footnoteReference w:id="3197"/>
      </w:r>
      <w:r>
        <w:t xml:space="preserve"> </w:t>
      </w:r>
      <w:r w:rsidRPr="00262A2F">
        <w:rPr>
          <w:b/>
          <w:bCs/>
        </w:rPr>
        <w:t>F:</w:t>
      </w:r>
      <w:r w:rsidRPr="00262A2F">
        <w:t xml:space="preserve"> </w:t>
      </w:r>
      <w:r>
        <w:t>Graffiti in a synagogue, Rehov</w:t>
      </w:r>
      <w:r>
        <w:rPr>
          <w:rStyle w:val="FootnoteReference"/>
        </w:rPr>
        <w:footnoteReference w:id="3198"/>
      </w:r>
      <w:r>
        <w:t xml:space="preserve"> </w:t>
      </w:r>
      <w:r w:rsidRPr="00262A2F">
        <w:rPr>
          <w:b/>
          <w:bCs/>
        </w:rPr>
        <w:t>S:</w:t>
      </w:r>
      <w:r w:rsidRPr="004A4D9F">
        <w:t xml:space="preserve"> </w:t>
      </w:r>
      <w:r>
        <w:t xml:space="preserve">Naveh, </w:t>
      </w:r>
      <w:smartTag w:uri="urn:schemas-microsoft-com:office:smarttags" w:element="place">
        <w:smartTag w:uri="urn:schemas-microsoft-com:office:smarttags" w:element="City">
          <w:r>
            <w:rPr>
              <w:i/>
              <w:iCs/>
            </w:rPr>
            <w:t>Zion</w:t>
          </w:r>
        </w:smartTag>
      </w:smartTag>
      <w:r>
        <w:t xml:space="preserve"> 54 (1989) 11</w:t>
      </w:r>
      <w:r w:rsidRPr="00262A2F">
        <w:t xml:space="preserve">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C42D69">
        <w:rPr>
          <w:rFonts w:cs="Times New Roman"/>
          <w:lang w:val="it-IT"/>
        </w:rPr>
        <w:t>–</w:t>
      </w:r>
      <w:r w:rsidR="00136BAF" w:rsidRPr="005F539E">
        <w:rPr>
          <w:rStyle w:val="FootnoteReference"/>
          <w:rFonts w:cs="Times New Roman"/>
        </w:rPr>
        <w:footnoteReference w:id="3199"/>
      </w:r>
    </w:p>
    <w:p w14:paraId="6BB79FBD" w14:textId="77777777" w:rsidR="00BD0433" w:rsidRDefault="00BD0433" w:rsidP="00CF1A10">
      <w:pPr>
        <w:numPr>
          <w:ilvl w:val="0"/>
          <w:numId w:val="119"/>
        </w:numPr>
        <w:bidi w:val="0"/>
      </w:pPr>
      <w:r w:rsidRPr="00262A2F">
        <w:rPr>
          <w:b/>
          <w:bCs/>
        </w:rPr>
        <w:t>O:</w:t>
      </w:r>
      <w:r>
        <w:rPr>
          <w:b/>
          <w:bCs/>
        </w:rPr>
        <w:t xml:space="preserve"> </w:t>
      </w:r>
      <w:r w:rsidRPr="00443711">
        <w:t>–</w:t>
      </w:r>
      <w:r>
        <w:rPr>
          <w:b/>
          <w:bCs/>
        </w:rPr>
        <w:t xml:space="preserve"> </w:t>
      </w:r>
      <w:r w:rsidRPr="00262A2F">
        <w:rPr>
          <w:b/>
          <w:bCs/>
        </w:rPr>
        <w:t>Ds:</w:t>
      </w:r>
      <w:r w:rsidRPr="00262A2F">
        <w:t xml:space="preserve"> </w:t>
      </w:r>
      <w:smartTag w:uri="urn:schemas-microsoft-com:office:smarttags" w:element="country-region">
        <w:r>
          <w:t>Judah</w:t>
        </w:r>
      </w:smartTag>
      <w:r w:rsidR="00905902">
        <w:t xml:space="preserve"> (10</w:t>
      </w:r>
      <w:r w:rsidR="00DD2DF2">
        <w:t>7</w:t>
      </w:r>
      <w:r>
        <w:t>)’</w:t>
      </w:r>
      <w:r w:rsidRPr="005D3BF5">
        <w:t>s</w:t>
      </w:r>
      <w:r>
        <w:t xml:space="preserve"> father</w:t>
      </w:r>
      <w:r w:rsidRPr="00262A2F">
        <w:rPr>
          <w:b/>
          <w:bCs/>
        </w:rPr>
        <w:t xml:space="preserve"> F:</w:t>
      </w:r>
      <w:r w:rsidRPr="00262A2F">
        <w:t xml:space="preserve"> </w:t>
      </w:r>
      <w:r>
        <w:t xml:space="preserve">Synagogue inscription, </w:t>
      </w:r>
      <w:r w:rsidRPr="000F2B87">
        <w:t>Marot</w:t>
      </w:r>
      <w:r>
        <w:rPr>
          <w:rStyle w:val="FootnoteReference"/>
          <w:lang w:val="de-DE"/>
        </w:rPr>
        <w:footnoteReference w:id="3200"/>
      </w:r>
      <w:r w:rsidRPr="000F2B87">
        <w:t xml:space="preserve"> </w:t>
      </w:r>
      <w:r w:rsidRPr="00262A2F">
        <w:rPr>
          <w:b/>
          <w:bCs/>
        </w:rPr>
        <w:t>S:</w:t>
      </w:r>
      <w:r w:rsidRPr="00262A2F">
        <w:t xml:space="preserve"> </w:t>
      </w:r>
      <w:r>
        <w:t xml:space="preserve">Naveh, </w:t>
      </w:r>
      <w:r>
        <w:rPr>
          <w:i/>
          <w:iCs/>
        </w:rPr>
        <w:t>EI</w:t>
      </w:r>
      <w:r>
        <w:t xml:space="preserve"> 20 (1989) 305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A0283B">
        <w:t>4</w:t>
      </w:r>
      <w:r w:rsidRPr="00A0283B">
        <w:rPr>
          <w:vertAlign w:val="superscript"/>
        </w:rPr>
        <w:t>th</w:t>
      </w:r>
      <w:r w:rsidRPr="00A0283B">
        <w:t>-5</w:t>
      </w:r>
      <w:r w:rsidRPr="00A0283B">
        <w:rPr>
          <w:vertAlign w:val="superscript"/>
        </w:rPr>
        <w:t>th</w:t>
      </w:r>
      <w:r w:rsidRPr="00A0283B">
        <w:t xml:space="preserve"> C</w:t>
      </w:r>
    </w:p>
    <w:p w14:paraId="7E77F75D" w14:textId="77777777" w:rsidR="00F56545" w:rsidRPr="00F56545" w:rsidRDefault="00BD0433" w:rsidP="00CF1A10">
      <w:pPr>
        <w:numPr>
          <w:ilvl w:val="0"/>
          <w:numId w:val="119"/>
        </w:numPr>
        <w:bidi w:val="0"/>
      </w:pPr>
      <w:r w:rsidRPr="000D7C22">
        <w:rPr>
          <w:b/>
          <w:bCs/>
        </w:rPr>
        <w:t xml:space="preserve">O: </w:t>
      </w:r>
      <w:r w:rsidRPr="000D7C22">
        <w:rPr>
          <w:rFonts w:cs="Times New Roman"/>
          <w:rtl/>
        </w:rPr>
        <w:t>[שמע]ון</w:t>
      </w:r>
      <w:r w:rsidRPr="000E41E3">
        <w:rPr>
          <w:rStyle w:val="FootnoteReference"/>
        </w:rPr>
        <w:footnoteReference w:id="3201"/>
      </w:r>
      <w:r w:rsidRPr="000D7C22">
        <w:rPr>
          <w:b/>
          <w:bCs/>
        </w:rPr>
        <w:t xml:space="preserve"> Ds: </w:t>
      </w:r>
      <w:r w:rsidRPr="00443711">
        <w:t>–</w:t>
      </w:r>
      <w:r w:rsidRPr="000D7C22">
        <w:rPr>
          <w:b/>
          <w:bCs/>
        </w:rPr>
        <w:t xml:space="preserve"> F:</w:t>
      </w:r>
      <w:r w:rsidRPr="006961DF">
        <w:t xml:space="preserve"> </w:t>
      </w:r>
      <w:r>
        <w:t xml:space="preserve">Synagogue inscription, </w:t>
      </w:r>
      <w:r w:rsidRPr="000D4820">
        <w:t>Khirbet H</w:t>
      </w:r>
      <w:r w:rsidRPr="000D7C22">
        <w:rPr>
          <w:rFonts w:cs="Times New Roman"/>
        </w:rPr>
        <w:t>̣</w:t>
      </w:r>
      <w:r w:rsidRPr="000D4820">
        <w:t>ebra</w:t>
      </w:r>
      <w:r>
        <w:rPr>
          <w:rStyle w:val="FootnoteReference"/>
          <w:lang w:val="de-DE"/>
        </w:rPr>
        <w:footnoteReference w:id="3202"/>
      </w:r>
      <w:r w:rsidRPr="00AB3566">
        <w:t xml:space="preserve"> </w:t>
      </w:r>
      <w:r w:rsidRPr="000D7C22">
        <w:rPr>
          <w:b/>
          <w:bCs/>
        </w:rPr>
        <w:t>S:</w:t>
      </w:r>
      <w:r w:rsidRPr="00262A2F">
        <w:t xml:space="preserve"> </w:t>
      </w:r>
      <w:r>
        <w:t xml:space="preserve">Naveh, </w:t>
      </w:r>
      <w:r w:rsidRPr="000D7C22">
        <w:rPr>
          <w:i/>
          <w:iCs/>
        </w:rPr>
        <w:t>EI</w:t>
      </w:r>
      <w:r>
        <w:t xml:space="preserve"> 20 (1989) 307 </w:t>
      </w:r>
      <w:r w:rsidRPr="000D7C22">
        <w:rPr>
          <w:b/>
          <w:bCs/>
        </w:rPr>
        <w:t>E:</w:t>
      </w:r>
      <w:r w:rsidRPr="000D7C22">
        <w:rPr>
          <w:rFonts w:cs="Times New Roman"/>
        </w:rPr>
        <w:t xml:space="preserve"> </w:t>
      </w:r>
      <w:r w:rsidRPr="00443711">
        <w:t>–</w:t>
      </w:r>
      <w:r w:rsidRPr="000D7C22">
        <w:rPr>
          <w:rFonts w:cs="Times New Roman"/>
        </w:rPr>
        <w:t xml:space="preserve"> </w:t>
      </w:r>
      <w:r w:rsidRPr="000D7C22">
        <w:rPr>
          <w:b/>
          <w:bCs/>
        </w:rPr>
        <w:t xml:space="preserve">D: </w:t>
      </w:r>
      <w:r w:rsidRPr="00C42D69">
        <w:rPr>
          <w:rFonts w:cs="Times New Roman"/>
          <w:lang w:val="it-IT"/>
        </w:rPr>
        <w:t>–</w:t>
      </w:r>
      <w:r w:rsidRPr="005F539E">
        <w:rPr>
          <w:rStyle w:val="FootnoteReference"/>
          <w:rFonts w:cs="Times New Roman"/>
        </w:rPr>
        <w:footnoteReference w:id="3203"/>
      </w:r>
    </w:p>
    <w:p w14:paraId="5B59A597" w14:textId="77777777" w:rsidR="00BD0433" w:rsidRDefault="00BD0433" w:rsidP="00CF1A10">
      <w:pPr>
        <w:numPr>
          <w:ilvl w:val="0"/>
          <w:numId w:val="119"/>
        </w:numPr>
        <w:bidi w:val="0"/>
      </w:pPr>
      <w:r w:rsidRPr="000D7C22">
        <w:rPr>
          <w:b/>
          <w:bCs/>
        </w:rPr>
        <w:t xml:space="preserve">O: </w:t>
      </w:r>
      <w:r w:rsidRPr="00443711">
        <w:t>–</w:t>
      </w:r>
      <w:r w:rsidRPr="000D7C22">
        <w:rPr>
          <w:b/>
          <w:bCs/>
        </w:rPr>
        <w:t xml:space="preserve"> Ds:</w:t>
      </w:r>
      <w:r w:rsidRPr="00262A2F">
        <w:t xml:space="preserve"> </w:t>
      </w:r>
      <w:r>
        <w:t>Imma (3)’</w:t>
      </w:r>
      <w:r w:rsidRPr="005D3BF5">
        <w:t>s</w:t>
      </w:r>
      <w:r>
        <w:t xml:space="preserve"> father</w:t>
      </w:r>
      <w:r w:rsidRPr="000D7C22">
        <w:rPr>
          <w:b/>
          <w:bCs/>
        </w:rPr>
        <w:t xml:space="preserve"> F:</w:t>
      </w:r>
      <w:r w:rsidRPr="00262A2F">
        <w:t xml:space="preserve"> </w:t>
      </w:r>
      <w:r w:rsidRPr="000D7C22">
        <w:rPr>
          <w:rFonts w:cs="Times New Roman"/>
          <w:lang w:val="en-GB"/>
        </w:rPr>
        <w:t>Epitaph, Ed-Dûra</w:t>
      </w:r>
      <w:r>
        <w:rPr>
          <w:rStyle w:val="FootnoteReference"/>
          <w:rFonts w:cs="Times New Roman"/>
          <w:lang w:val="en-GB"/>
        </w:rPr>
        <w:footnoteReference w:id="3204"/>
      </w:r>
      <w:r w:rsidRPr="000D7C22">
        <w:rPr>
          <w:rFonts w:cs="Times New Roman"/>
          <w:lang w:val="en-GB"/>
        </w:rPr>
        <w:t xml:space="preserve"> </w:t>
      </w:r>
      <w:r w:rsidRPr="000D7C22">
        <w:rPr>
          <w:b/>
          <w:bCs/>
        </w:rPr>
        <w:t>S:</w:t>
      </w:r>
      <w:r w:rsidRPr="00262A2F">
        <w:t xml:space="preserve"> </w:t>
      </w:r>
      <w:r>
        <w:t xml:space="preserve">Urman, </w:t>
      </w:r>
      <w:r w:rsidRPr="000D7C22">
        <w:rPr>
          <w:i/>
          <w:iCs/>
        </w:rPr>
        <w:t>Tarbiz</w:t>
      </w:r>
      <w:r>
        <w:t xml:space="preserve"> 65 (1996) 520 </w:t>
      </w:r>
      <w:r w:rsidRPr="000D7C22">
        <w:rPr>
          <w:b/>
          <w:bCs/>
        </w:rPr>
        <w:t>E:</w:t>
      </w:r>
      <w:r w:rsidRPr="000D7C22">
        <w:rPr>
          <w:rFonts w:cs="Times New Roman"/>
        </w:rPr>
        <w:t xml:space="preserve"> </w:t>
      </w:r>
      <w:r w:rsidRPr="00443711">
        <w:t>–</w:t>
      </w:r>
      <w:r w:rsidRPr="000D7C22">
        <w:rPr>
          <w:rFonts w:cs="Times New Roman"/>
        </w:rPr>
        <w:t xml:space="preserve"> </w:t>
      </w:r>
      <w:r w:rsidRPr="000D7C22">
        <w:rPr>
          <w:b/>
          <w:bCs/>
        </w:rPr>
        <w:t xml:space="preserve">D: </w:t>
      </w:r>
      <w:r w:rsidRPr="000D7C22">
        <w:rPr>
          <w:rFonts w:cs="Times New Roman"/>
          <w:b/>
          <w:bCs/>
          <w:lang w:val="it-IT"/>
        </w:rPr>
        <w:t>–</w:t>
      </w:r>
      <w:r w:rsidR="00136BAF" w:rsidRPr="005F539E">
        <w:rPr>
          <w:rStyle w:val="FootnoteReference"/>
          <w:rFonts w:cs="Times New Roman"/>
        </w:rPr>
        <w:footnoteReference w:id="3205"/>
      </w:r>
    </w:p>
    <w:p w14:paraId="193286F9" w14:textId="77777777" w:rsidR="00BD0433" w:rsidRDefault="00BD0433" w:rsidP="00CF1A10">
      <w:pPr>
        <w:numPr>
          <w:ilvl w:val="0"/>
          <w:numId w:val="119"/>
        </w:numPr>
        <w:bidi w:val="0"/>
      </w:pPr>
      <w:r w:rsidRPr="00262A2F">
        <w:rPr>
          <w:b/>
          <w:bCs/>
        </w:rPr>
        <w:t>O:</w:t>
      </w:r>
      <w:r>
        <w:rPr>
          <w:b/>
          <w:bCs/>
        </w:rPr>
        <w:t xml:space="preserve"> </w:t>
      </w:r>
      <w:r w:rsidRPr="00443711">
        <w:t>–</w:t>
      </w:r>
      <w:r>
        <w:rPr>
          <w:b/>
          <w:bCs/>
        </w:rPr>
        <w:t xml:space="preserve"> </w:t>
      </w:r>
      <w:r w:rsidRPr="00262A2F">
        <w:rPr>
          <w:b/>
          <w:bCs/>
        </w:rPr>
        <w:t>Ds:</w:t>
      </w:r>
      <w:r w:rsidRPr="00262A2F">
        <w:t xml:space="preserve"> </w:t>
      </w:r>
      <w:r>
        <w:t>Jacob (74)’</w:t>
      </w:r>
      <w:r w:rsidRPr="005D3BF5">
        <w:t>s</w:t>
      </w:r>
      <w:r>
        <w:t xml:space="preserve"> father</w:t>
      </w:r>
      <w:r w:rsidRPr="00262A2F">
        <w:rPr>
          <w:b/>
          <w:bCs/>
        </w:rPr>
        <w:t xml:space="preserve"> F:</w:t>
      </w:r>
      <w:r w:rsidRPr="00262A2F">
        <w:t xml:space="preserve"> </w:t>
      </w:r>
      <w:r>
        <w:t xml:space="preserve">Epitaph, Zoar </w:t>
      </w:r>
      <w:r w:rsidRPr="00262A2F">
        <w:rPr>
          <w:b/>
          <w:bCs/>
        </w:rPr>
        <w:t>S:</w:t>
      </w:r>
      <w:r w:rsidRPr="00262A2F">
        <w:t xml:space="preserve"> </w:t>
      </w:r>
      <w:r>
        <w:t xml:space="preserve">Naveh, </w:t>
      </w:r>
      <w:r>
        <w:rPr>
          <w:i/>
          <w:iCs/>
        </w:rPr>
        <w:t>Tarbiz</w:t>
      </w:r>
      <w:r>
        <w:t xml:space="preserve"> 69 (2000) no. 20</w:t>
      </w:r>
      <w:r>
        <w:rPr>
          <w:b/>
          <w:bCs/>
        </w:rPr>
        <w:t xml:space="preserve">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2F6202">
        <w:t>416</w:t>
      </w:r>
      <w:r>
        <w:rPr>
          <w:rStyle w:val="FootnoteReference"/>
          <w:lang w:val="de-DE"/>
        </w:rPr>
        <w:footnoteReference w:id="3206"/>
      </w:r>
      <w:r>
        <w:t xml:space="preserve"> </w:t>
      </w:r>
    </w:p>
    <w:p w14:paraId="4270AE43" w14:textId="77777777" w:rsidR="00BD0433" w:rsidRPr="00262A2F" w:rsidRDefault="00BD0433" w:rsidP="008D0FF2">
      <w:pPr>
        <w:numPr>
          <w:ilvl w:val="0"/>
          <w:numId w:val="119"/>
        </w:numPr>
        <w:bidi w:val="0"/>
      </w:pPr>
      <w:r w:rsidRPr="00262A2F">
        <w:rPr>
          <w:b/>
          <w:bCs/>
        </w:rPr>
        <w:t>O:</w:t>
      </w:r>
      <w:r>
        <w:rPr>
          <w:b/>
          <w:bCs/>
        </w:rPr>
        <w:t xml:space="preserve"> </w:t>
      </w:r>
      <w:r w:rsidRPr="009D6481">
        <w:rPr>
          <w:rFonts w:cs="Times New Roman"/>
          <w:rtl/>
        </w:rPr>
        <w:t>סימון</w:t>
      </w:r>
      <w:r w:rsidR="009D6481" w:rsidRPr="008F2487">
        <w:rPr>
          <w:rStyle w:val="FootnoteReference"/>
        </w:rPr>
        <w:footnoteReference w:id="3207"/>
      </w:r>
      <w:r>
        <w:rPr>
          <w:b/>
          <w:bCs/>
        </w:rPr>
        <w:t xml:space="preserve"> </w:t>
      </w:r>
      <w:r w:rsidRPr="00262A2F">
        <w:rPr>
          <w:b/>
          <w:bCs/>
        </w:rPr>
        <w:t>Ds:</w:t>
      </w:r>
      <w:r w:rsidRPr="00262A2F">
        <w:t xml:space="preserve"> </w:t>
      </w:r>
      <w:r w:rsidR="008D0FF2">
        <w:t>Berabbi</w:t>
      </w:r>
      <w:r>
        <w:rPr>
          <w:rStyle w:val="FootnoteReference"/>
        </w:rPr>
        <w:footnoteReference w:id="3208"/>
      </w:r>
      <w:r>
        <w:t xml:space="preserve"> </w:t>
      </w:r>
      <w:r w:rsidRPr="00262A2F">
        <w:rPr>
          <w:b/>
          <w:bCs/>
        </w:rPr>
        <w:t>F:</w:t>
      </w:r>
      <w:r w:rsidRPr="00262A2F">
        <w:t xml:space="preserve"> </w:t>
      </w:r>
      <w:r>
        <w:t xml:space="preserve">Epitaph, Zoar </w:t>
      </w:r>
      <w:r w:rsidRPr="00262A2F">
        <w:rPr>
          <w:b/>
          <w:bCs/>
        </w:rPr>
        <w:t>S:</w:t>
      </w:r>
      <w:r w:rsidRPr="00262A2F">
        <w:t xml:space="preserve"> </w:t>
      </w:r>
      <w:r>
        <w:t xml:space="preserve">Naveh, </w:t>
      </w:r>
      <w:r>
        <w:rPr>
          <w:i/>
          <w:iCs/>
        </w:rPr>
        <w:t>Tarbiz</w:t>
      </w:r>
      <w:r>
        <w:t xml:space="preserve"> 69 (2000) no. 22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2F6202">
        <w:t>455</w:t>
      </w:r>
      <w:r>
        <w:rPr>
          <w:rStyle w:val="FootnoteReference"/>
          <w:lang w:val="de-DE"/>
        </w:rPr>
        <w:footnoteReference w:id="3209"/>
      </w:r>
      <w:r>
        <w:t xml:space="preserve"> </w:t>
      </w:r>
    </w:p>
    <w:p w14:paraId="77DA15D4" w14:textId="77777777" w:rsidR="00BD0433" w:rsidRPr="00262A2F" w:rsidRDefault="00BD0433" w:rsidP="007F112B">
      <w:pPr>
        <w:numPr>
          <w:ilvl w:val="0"/>
          <w:numId w:val="119"/>
        </w:numPr>
        <w:bidi w:val="0"/>
      </w:pPr>
      <w:r w:rsidRPr="00262A2F">
        <w:rPr>
          <w:b/>
          <w:bCs/>
        </w:rPr>
        <w:t>O:</w:t>
      </w:r>
      <w:r>
        <w:rPr>
          <w:b/>
          <w:bCs/>
        </w:rPr>
        <w:t xml:space="preserve"> </w:t>
      </w:r>
      <w:r w:rsidRPr="009D6481">
        <w:rPr>
          <w:rFonts w:cs="Times New Roman"/>
          <w:rtl/>
        </w:rPr>
        <w:t>סימון</w:t>
      </w:r>
      <w:r w:rsidR="009D6481" w:rsidRPr="008F2487">
        <w:rPr>
          <w:rStyle w:val="FootnoteReference"/>
        </w:rPr>
        <w:footnoteReference w:id="3210"/>
      </w:r>
      <w:r>
        <w:rPr>
          <w:b/>
          <w:bCs/>
        </w:rPr>
        <w:t xml:space="preserve"> </w:t>
      </w:r>
      <w:r w:rsidRPr="00262A2F">
        <w:rPr>
          <w:b/>
          <w:bCs/>
        </w:rPr>
        <w:t>Ds:</w:t>
      </w:r>
      <w:r>
        <w:t xml:space="preserve"> Om</w:t>
      </w:r>
      <w:r w:rsidR="0018007E">
        <w:t>a</w:t>
      </w:r>
      <w:r>
        <w:t xml:space="preserve">bi (1)’s father </w:t>
      </w:r>
      <w:r w:rsidRPr="00262A2F">
        <w:rPr>
          <w:b/>
          <w:bCs/>
        </w:rPr>
        <w:t>F:</w:t>
      </w:r>
      <w:r w:rsidRPr="00262A2F">
        <w:t xml:space="preserve"> </w:t>
      </w:r>
      <w:r>
        <w:t xml:space="preserve">Epitaph, Zoar </w:t>
      </w:r>
      <w:r w:rsidRPr="00262A2F">
        <w:rPr>
          <w:b/>
          <w:bCs/>
        </w:rPr>
        <w:t>S:</w:t>
      </w:r>
      <w:r w:rsidRPr="00262A2F">
        <w:t xml:space="preserve"> </w:t>
      </w:r>
      <w:r>
        <w:t xml:space="preserve">Misgav &amp; Stern, </w:t>
      </w:r>
      <w:r>
        <w:rPr>
          <w:i/>
          <w:iCs/>
        </w:rPr>
        <w:t>Tarbiz</w:t>
      </w:r>
      <w:r>
        <w:t xml:space="preserve"> 74 (2005) no. 27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007F112B">
        <w:rPr>
          <w:lang w:val="it-IT"/>
        </w:rPr>
        <w:t>4</w:t>
      </w:r>
      <w:r w:rsidR="007F112B" w:rsidRPr="00F376CD">
        <w:rPr>
          <w:vertAlign w:val="superscript"/>
          <w:lang w:val="it-IT"/>
        </w:rPr>
        <w:t>th</w:t>
      </w:r>
      <w:r w:rsidR="007F112B">
        <w:rPr>
          <w:lang w:val="it-IT"/>
        </w:rPr>
        <w:t>-6</w:t>
      </w:r>
      <w:r w:rsidR="007F112B" w:rsidRPr="00F376CD">
        <w:rPr>
          <w:vertAlign w:val="superscript"/>
          <w:lang w:val="it-IT"/>
        </w:rPr>
        <w:t>th</w:t>
      </w:r>
      <w:r w:rsidR="007F112B">
        <w:rPr>
          <w:lang w:val="it-IT"/>
        </w:rPr>
        <w:t xml:space="preserve"> C</w:t>
      </w:r>
      <w:r w:rsidR="00F56545">
        <w:rPr>
          <w:rStyle w:val="FootnoteReference"/>
        </w:rPr>
        <w:footnoteReference w:id="3211"/>
      </w:r>
    </w:p>
    <w:p w14:paraId="04846FE3" w14:textId="77777777" w:rsidR="00BD0433" w:rsidRDefault="00BD0433" w:rsidP="00CF1A10">
      <w:pPr>
        <w:numPr>
          <w:ilvl w:val="0"/>
          <w:numId w:val="119"/>
        </w:numPr>
        <w:bidi w:val="0"/>
      </w:pPr>
      <w:r w:rsidRPr="00262A2F">
        <w:rPr>
          <w:b/>
          <w:bCs/>
        </w:rPr>
        <w:t xml:space="preserve">O: </w:t>
      </w:r>
      <w:r w:rsidRPr="00CE1116">
        <w:rPr>
          <w:rFonts w:cs="Times New Roman"/>
          <w:rtl/>
        </w:rPr>
        <w:t>ש</w:t>
      </w:r>
      <w:r w:rsidRPr="00CE1116">
        <w:rPr>
          <w:rFonts w:cs="Times New Roman" w:hint="cs"/>
          <w:rtl/>
        </w:rPr>
        <w:t>י</w:t>
      </w:r>
      <w:r w:rsidRPr="00CE1116">
        <w:rPr>
          <w:rFonts w:cs="Times New Roman"/>
          <w:rtl/>
        </w:rPr>
        <w:t>מ</w:t>
      </w:r>
      <w:r w:rsidRPr="00CE1116">
        <w:rPr>
          <w:rFonts w:cs="Times New Roman" w:hint="cs"/>
          <w:rtl/>
        </w:rPr>
        <w:t>עונא</w:t>
      </w:r>
      <w:r w:rsidR="001E3E3C" w:rsidRPr="00CE1116">
        <w:rPr>
          <w:rStyle w:val="FootnoteReference"/>
        </w:rPr>
        <w:footnoteReference w:id="3212"/>
      </w:r>
      <w:r w:rsidR="00CE1116">
        <w:rPr>
          <w:rFonts w:cs="Times New Roman"/>
        </w:rPr>
        <w:t xml:space="preserve"> </w:t>
      </w:r>
      <w:r w:rsidRPr="00262A2F">
        <w:rPr>
          <w:b/>
          <w:bCs/>
        </w:rPr>
        <w:t>Ds:</w:t>
      </w:r>
      <w:r w:rsidRPr="00682063">
        <w:rPr>
          <w:rFonts w:cs="Times New Roman"/>
        </w:rPr>
        <w:t xml:space="preserve"> </w:t>
      </w:r>
      <w:r w:rsidRPr="00443711">
        <w:t>–</w:t>
      </w:r>
      <w:r>
        <w:rPr>
          <w:rFonts w:cs="Times New Roman"/>
        </w:rPr>
        <w:t xml:space="preserve"> </w:t>
      </w:r>
      <w:r w:rsidRPr="00262A2F">
        <w:rPr>
          <w:b/>
          <w:bCs/>
        </w:rPr>
        <w:t>F:</w:t>
      </w:r>
      <w:r w:rsidRPr="00262A2F">
        <w:t xml:space="preserve"> </w:t>
      </w:r>
      <w:r>
        <w:t>Synagogue Inscription, Khirbet Wadi Hamam</w:t>
      </w:r>
      <w:r>
        <w:rPr>
          <w:rStyle w:val="FootnoteReference"/>
        </w:rPr>
        <w:footnoteReference w:id="3213"/>
      </w:r>
      <w:r>
        <w:t xml:space="preserve"> </w:t>
      </w:r>
      <w:r w:rsidRPr="00262A2F">
        <w:rPr>
          <w:b/>
          <w:bCs/>
        </w:rPr>
        <w:t>S:</w:t>
      </w:r>
      <w:r w:rsidRPr="00262A2F">
        <w:t xml:space="preserve"> </w:t>
      </w:r>
      <w:r>
        <w:t xml:space="preserve">Leibner, </w:t>
      </w:r>
      <w:r>
        <w:rPr>
          <w:i/>
          <w:iCs/>
        </w:rPr>
        <w:t>Qa</w:t>
      </w:r>
      <w:r>
        <w:rPr>
          <w:i/>
          <w:iCs/>
        </w:rPr>
        <w:t>d</w:t>
      </w:r>
      <w:r>
        <w:rPr>
          <w:i/>
          <w:iCs/>
        </w:rPr>
        <w:t>moniot</w:t>
      </w:r>
      <w:r>
        <w:t xml:space="preserve"> 43 (2010) 36 </w:t>
      </w:r>
      <w:r w:rsidRPr="00262A2F">
        <w:rPr>
          <w:b/>
          <w:bCs/>
        </w:rPr>
        <w:t xml:space="preserve">E: </w:t>
      </w:r>
      <w:r w:rsidRPr="00443711">
        <w:t>–</w:t>
      </w:r>
      <w:r>
        <w:rPr>
          <w:b/>
          <w:bCs/>
        </w:rPr>
        <w:t xml:space="preserve"> </w:t>
      </w:r>
      <w:r w:rsidRPr="00262A2F">
        <w:rPr>
          <w:b/>
          <w:bCs/>
        </w:rPr>
        <w:t>D:</w:t>
      </w:r>
      <w:r w:rsidRPr="001A19D8">
        <w:t xml:space="preserve"> </w:t>
      </w:r>
      <w:r>
        <w:t>2</w:t>
      </w:r>
      <w:r w:rsidRPr="00F22852">
        <w:rPr>
          <w:vertAlign w:val="superscript"/>
        </w:rPr>
        <w:t>nd</w:t>
      </w:r>
      <w:r>
        <w:t>-3</w:t>
      </w:r>
      <w:r w:rsidRPr="001F1B4E">
        <w:rPr>
          <w:vertAlign w:val="superscript"/>
        </w:rPr>
        <w:t>rd</w:t>
      </w:r>
      <w:r>
        <w:t xml:space="preserve"> C</w:t>
      </w:r>
    </w:p>
    <w:p w14:paraId="67C51355" w14:textId="77777777" w:rsidR="00BD0433" w:rsidRDefault="00BD0433" w:rsidP="00CF1A10">
      <w:pPr>
        <w:numPr>
          <w:ilvl w:val="0"/>
          <w:numId w:val="119"/>
        </w:numPr>
        <w:bidi w:val="0"/>
      </w:pPr>
      <w:r w:rsidRPr="00262A2F">
        <w:rPr>
          <w:b/>
          <w:bCs/>
        </w:rPr>
        <w:t>O:</w:t>
      </w:r>
      <w:r>
        <w:rPr>
          <w:b/>
          <w:bCs/>
        </w:rPr>
        <w:t xml:space="preserve"> </w:t>
      </w:r>
      <w:r w:rsidRPr="00CF3780">
        <w:rPr>
          <w:rFonts w:cs="Times New Roman"/>
          <w:rtl/>
        </w:rPr>
        <w:t>[שמ]עון</w:t>
      </w:r>
      <w:r w:rsidRPr="000E41E3">
        <w:rPr>
          <w:rStyle w:val="FootnoteReference"/>
        </w:rPr>
        <w:footnoteReference w:id="3214"/>
      </w:r>
      <w:r>
        <w:rPr>
          <w:b/>
          <w:bCs/>
        </w:rPr>
        <w:t xml:space="preserve"> </w:t>
      </w:r>
      <w:r w:rsidRPr="00262A2F">
        <w:rPr>
          <w:b/>
          <w:bCs/>
        </w:rPr>
        <w:t>Ds:</w:t>
      </w:r>
      <w:r w:rsidRPr="00262A2F">
        <w:t xml:space="preserve"> </w:t>
      </w:r>
      <w:r>
        <w:t>Shiphra (2)’</w:t>
      </w:r>
      <w:r w:rsidRPr="005D3BF5">
        <w:t>s</w:t>
      </w:r>
      <w:r>
        <w:t xml:space="preserve"> son</w:t>
      </w:r>
      <w:r w:rsidRPr="00262A2F">
        <w:rPr>
          <w:b/>
          <w:bCs/>
        </w:rPr>
        <w:t xml:space="preserve"> F:</w:t>
      </w:r>
      <w:r w:rsidRPr="00262A2F">
        <w:t xml:space="preserve"> </w:t>
      </w:r>
      <w:r>
        <w:t xml:space="preserve">Amulet, </w:t>
      </w:r>
      <w:smartTag w:uri="urn:schemas-microsoft-com:office:smarttags" w:element="place">
        <w:smartTag w:uri="urn:schemas-microsoft-com:office:smarttags" w:element="City">
          <w:r w:rsidRPr="00CF1A86">
            <w:t>Munich</w:t>
          </w:r>
        </w:smartTag>
      </w:smartTag>
      <w:r>
        <w:t xml:space="preserve">, private collection </w:t>
      </w:r>
      <w:r w:rsidRPr="00262A2F">
        <w:rPr>
          <w:b/>
          <w:bCs/>
        </w:rPr>
        <w:t>S:</w:t>
      </w:r>
      <w:r w:rsidRPr="00262A2F">
        <w:t xml:space="preserve"> </w:t>
      </w:r>
      <w:r>
        <w:rPr>
          <w:i/>
          <w:iCs/>
        </w:rPr>
        <w:t xml:space="preserve">AMB </w:t>
      </w:r>
      <w:r>
        <w:t xml:space="preserve">no. 14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C42D69">
        <w:rPr>
          <w:rFonts w:cs="Times New Roman"/>
          <w:lang w:val="it-IT"/>
        </w:rPr>
        <w:t>–</w:t>
      </w:r>
      <w:r w:rsidR="00136BAF" w:rsidRPr="005F539E">
        <w:rPr>
          <w:rStyle w:val="FootnoteReference"/>
          <w:rFonts w:cs="Times New Roman"/>
        </w:rPr>
        <w:footnoteReference w:id="3215"/>
      </w:r>
    </w:p>
    <w:p w14:paraId="0E8382BE" w14:textId="77777777" w:rsidR="00BD0433" w:rsidRDefault="00BD0433" w:rsidP="00CF1A10">
      <w:pPr>
        <w:numPr>
          <w:ilvl w:val="0"/>
          <w:numId w:val="119"/>
        </w:numPr>
        <w:bidi w:val="0"/>
      </w:pPr>
      <w:r w:rsidRPr="00262A2F">
        <w:rPr>
          <w:b/>
          <w:bCs/>
        </w:rPr>
        <w:t>O:</w:t>
      </w:r>
      <w:r>
        <w:rPr>
          <w:b/>
          <w:bCs/>
        </w:rPr>
        <w:t xml:space="preserve"> </w:t>
      </w:r>
      <w:r w:rsidRPr="009D6481">
        <w:rPr>
          <w:rFonts w:cs="Times New Roman"/>
          <w:rtl/>
        </w:rPr>
        <w:t>סימון</w:t>
      </w:r>
      <w:r w:rsidR="009D6481" w:rsidRPr="008F2487">
        <w:rPr>
          <w:rStyle w:val="FootnoteReference"/>
        </w:rPr>
        <w:footnoteReference w:id="3216"/>
      </w:r>
      <w:r>
        <w:rPr>
          <w:b/>
          <w:bCs/>
        </w:rPr>
        <w:t xml:space="preserve"> </w:t>
      </w:r>
      <w:r w:rsidRPr="00262A2F">
        <w:rPr>
          <w:b/>
          <w:bCs/>
        </w:rPr>
        <w:t>Ds:</w:t>
      </w:r>
      <w:r w:rsidRPr="00262A2F">
        <w:t xml:space="preserve"> </w:t>
      </w:r>
      <w:r>
        <w:t>Cattia (1)’</w:t>
      </w:r>
      <w:r w:rsidRPr="005D3BF5">
        <w:t>s</w:t>
      </w:r>
      <w:r>
        <w:t xml:space="preserve"> son</w:t>
      </w:r>
      <w:r w:rsidRPr="00262A2F">
        <w:rPr>
          <w:b/>
          <w:bCs/>
        </w:rPr>
        <w:t xml:space="preserve"> F:</w:t>
      </w:r>
      <w:r w:rsidRPr="00262A2F">
        <w:t xml:space="preserve"> </w:t>
      </w:r>
      <w:r>
        <w:t xml:space="preserve">Amulet, </w:t>
      </w:r>
      <w:r w:rsidRPr="00EF021D">
        <w:rPr>
          <w:rFonts w:cs="Times New Roman"/>
          <w:lang w:val="it-IT"/>
        </w:rPr>
        <w:t>Horvat Kannah</w:t>
      </w:r>
      <w:r>
        <w:rPr>
          <w:rStyle w:val="FootnoteReference"/>
          <w:rFonts w:cs="Times New Roman"/>
          <w:lang w:val="it-IT"/>
        </w:rPr>
        <w:footnoteReference w:id="3217"/>
      </w:r>
      <w:r>
        <w:t xml:space="preserve"> </w:t>
      </w:r>
      <w:r w:rsidRPr="00262A2F">
        <w:rPr>
          <w:b/>
          <w:bCs/>
        </w:rPr>
        <w:t>S:</w:t>
      </w:r>
      <w:r w:rsidRPr="00262A2F">
        <w:t xml:space="preserve"> </w:t>
      </w:r>
      <w:r>
        <w:rPr>
          <w:i/>
          <w:iCs/>
        </w:rPr>
        <w:t>MSF</w:t>
      </w:r>
      <w:r>
        <w:t xml:space="preserve"> no. 19</w:t>
      </w:r>
      <w:r>
        <w:rPr>
          <w:rtl/>
        </w:rPr>
        <w:t xml:space="preserve">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Pr>
          <w:rFonts w:cs="Times New Roman"/>
          <w:b/>
          <w:bCs/>
          <w:lang w:val="it-IT"/>
        </w:rPr>
        <w:t>–</w:t>
      </w:r>
      <w:r w:rsidR="00136BAF" w:rsidRPr="005F539E">
        <w:rPr>
          <w:rStyle w:val="FootnoteReference"/>
          <w:rFonts w:cs="Times New Roman"/>
        </w:rPr>
        <w:footnoteReference w:id="3218"/>
      </w:r>
    </w:p>
    <w:p w14:paraId="663B64D9" w14:textId="77777777" w:rsidR="00BD0433" w:rsidRPr="002F6202" w:rsidRDefault="00BD0433" w:rsidP="00CF1A10">
      <w:pPr>
        <w:numPr>
          <w:ilvl w:val="0"/>
          <w:numId w:val="119"/>
        </w:numPr>
        <w:bidi w:val="0"/>
      </w:pPr>
      <w:r w:rsidRPr="004C6CF0">
        <w:rPr>
          <w:b/>
          <w:bCs/>
        </w:rPr>
        <w:t xml:space="preserve">O: </w:t>
      </w:r>
      <w:r w:rsidRPr="00443711">
        <w:t>–</w:t>
      </w:r>
      <w:r w:rsidRPr="004C6CF0">
        <w:rPr>
          <w:b/>
          <w:bCs/>
        </w:rPr>
        <w:t xml:space="preserve"> Ds:</w:t>
      </w:r>
      <w:r w:rsidRPr="004C6CF0">
        <w:t xml:space="preserve"> </w:t>
      </w:r>
      <w:r w:rsidRPr="00DF68A8">
        <w:t>Spinner</w:t>
      </w:r>
      <w:r w:rsidRPr="004C6CF0">
        <w:t>?</w:t>
      </w:r>
      <w:r>
        <w:rPr>
          <w:rStyle w:val="FootnoteReference"/>
        </w:rPr>
        <w:footnoteReference w:id="3219"/>
      </w:r>
      <w:r w:rsidRPr="004C6CF0">
        <w:t xml:space="preserve"> </w:t>
      </w:r>
      <w:r w:rsidRPr="004C6CF0">
        <w:rPr>
          <w:b/>
          <w:bCs/>
        </w:rPr>
        <w:t>F:</w:t>
      </w:r>
      <w:r w:rsidRPr="004C6CF0">
        <w:rPr>
          <w:rFonts w:cs="Times New Roman"/>
        </w:rPr>
        <w:t xml:space="preserve"> Jar </w:t>
      </w:r>
      <w:r w:rsidRPr="004C6CF0">
        <w:rPr>
          <w:b/>
          <w:bCs/>
        </w:rPr>
        <w:t>S:</w:t>
      </w:r>
      <w:r w:rsidRPr="004C6CF0">
        <w:t xml:space="preserve"> Naveh, </w:t>
      </w:r>
      <w:r w:rsidRPr="004C6CF0">
        <w:rPr>
          <w:i/>
          <w:iCs/>
        </w:rPr>
        <w:t>IOS</w:t>
      </w:r>
      <w:r w:rsidRPr="004C6CF0">
        <w:t xml:space="preserve"> 9 (1979) 28 </w:t>
      </w:r>
      <w:r w:rsidRPr="004C6CF0">
        <w:rPr>
          <w:b/>
          <w:bCs/>
        </w:rPr>
        <w:t>E:</w:t>
      </w:r>
      <w:r w:rsidRPr="004C6CF0">
        <w:rPr>
          <w:rFonts w:cs="Times New Roman"/>
        </w:rPr>
        <w:t xml:space="preserve"> </w:t>
      </w:r>
      <w:r w:rsidRPr="00443711">
        <w:t>–</w:t>
      </w:r>
      <w:r w:rsidRPr="004C6CF0">
        <w:rPr>
          <w:rFonts w:cs="Times New Roman"/>
        </w:rPr>
        <w:t xml:space="preserve"> </w:t>
      </w:r>
      <w:r w:rsidRPr="004C6CF0">
        <w:rPr>
          <w:b/>
          <w:bCs/>
        </w:rPr>
        <w:t xml:space="preserve">D: </w:t>
      </w:r>
      <w:r w:rsidRPr="00C42D69">
        <w:rPr>
          <w:rFonts w:cs="Times New Roman"/>
          <w:lang w:val="it-IT"/>
        </w:rPr>
        <w:t>–</w:t>
      </w:r>
      <w:r w:rsidR="00136BAF" w:rsidRPr="005F539E">
        <w:rPr>
          <w:rStyle w:val="FootnoteReference"/>
          <w:rFonts w:cs="Times New Roman"/>
        </w:rPr>
        <w:footnoteReference w:id="3220"/>
      </w:r>
    </w:p>
    <w:p w14:paraId="0F98D105" w14:textId="77777777" w:rsidR="00BD0433" w:rsidRDefault="00BD0433" w:rsidP="00CF1A10">
      <w:pPr>
        <w:numPr>
          <w:ilvl w:val="0"/>
          <w:numId w:val="119"/>
        </w:numPr>
        <w:bidi w:val="0"/>
      </w:pPr>
      <w:r w:rsidRPr="00262A2F">
        <w:rPr>
          <w:b/>
          <w:bCs/>
        </w:rPr>
        <w:t>O:</w:t>
      </w:r>
      <w:r>
        <w:rPr>
          <w:b/>
          <w:bCs/>
        </w:rPr>
        <w:t xml:space="preserve"> </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AF16CC">
        <w:rPr>
          <w:rStyle w:val="FootnoteReference"/>
          <w:rFonts w:cs="Times New Roman"/>
        </w:rPr>
        <w:footnoteReference w:id="3221"/>
      </w:r>
      <w:r>
        <w:rPr>
          <w:b/>
          <w:bCs/>
        </w:rPr>
        <w:t xml:space="preserve"> </w:t>
      </w:r>
      <w:r w:rsidRPr="00262A2F">
        <w:rPr>
          <w:b/>
          <w:bCs/>
        </w:rPr>
        <w:t>Ds:</w:t>
      </w:r>
      <w:r w:rsidRPr="00262A2F">
        <w:t xml:space="preserve"> </w:t>
      </w:r>
      <w:r>
        <w:t>Ai</w:t>
      </w:r>
      <w:r w:rsidR="0018007E">
        <w:t>a</w:t>
      </w:r>
      <w:r>
        <w:t xml:space="preserve">nus (1)’s son, </w:t>
      </w:r>
      <w:r w:rsidRPr="00320EFC">
        <w:t>agoranomus</w:t>
      </w:r>
      <w:r w:rsidR="007D5031" w:rsidRPr="001E182D">
        <w:rPr>
          <w:rStyle w:val="FootnoteReference"/>
        </w:rPr>
        <w:footnoteReference w:id="3222"/>
      </w:r>
      <w:r w:rsidRPr="00262A2F">
        <w:rPr>
          <w:b/>
          <w:bCs/>
        </w:rPr>
        <w:t xml:space="preserve"> F:</w:t>
      </w:r>
      <w:r w:rsidRPr="00262A2F">
        <w:t xml:space="preserve"> </w:t>
      </w:r>
      <w:r>
        <w:t xml:space="preserve">Weight, Sepphoris </w:t>
      </w:r>
      <w:r w:rsidRPr="00262A2F">
        <w:rPr>
          <w:b/>
          <w:bCs/>
        </w:rPr>
        <w:t>S:</w:t>
      </w:r>
      <w:r w:rsidRPr="00262A2F">
        <w:t xml:space="preserve"> </w:t>
      </w:r>
      <w:r>
        <w:t xml:space="preserve">Meshorer, </w:t>
      </w:r>
      <w:r>
        <w:rPr>
          <w:i/>
          <w:iCs/>
        </w:rPr>
        <w:t>BA</w:t>
      </w:r>
      <w:r>
        <w:t xml:space="preserve"> 49 (1986) 17</w:t>
      </w:r>
      <w:r>
        <w:rPr>
          <w:rtl/>
        </w:rPr>
        <w:t xml:space="preserve"> </w:t>
      </w:r>
      <w:r w:rsidRPr="00262A2F">
        <w:rPr>
          <w:b/>
          <w:bCs/>
        </w:rPr>
        <w:t>E:</w:t>
      </w:r>
      <w:r w:rsidRPr="00682063">
        <w:rPr>
          <w:rFonts w:cs="Times New Roman"/>
        </w:rPr>
        <w:t xml:space="preserve"> </w:t>
      </w:r>
      <w:r w:rsidR="00794FE9">
        <w:t>Jew?</w:t>
      </w:r>
      <w:r w:rsidR="00D14629">
        <w:rPr>
          <w:rStyle w:val="FootnoteReference"/>
        </w:rPr>
        <w:footnoteReference w:id="3223"/>
      </w:r>
      <w:r w:rsidRPr="00682063">
        <w:rPr>
          <w:rFonts w:cs="Times New Roman"/>
        </w:rPr>
        <w:t xml:space="preserve"> </w:t>
      </w:r>
      <w:r w:rsidRPr="00262A2F">
        <w:rPr>
          <w:b/>
          <w:bCs/>
        </w:rPr>
        <w:t>D:</w:t>
      </w:r>
      <w:r>
        <w:rPr>
          <w:b/>
          <w:bCs/>
        </w:rPr>
        <w:t xml:space="preserve"> </w:t>
      </w:r>
      <w:r w:rsidRPr="00C42D69">
        <w:rPr>
          <w:rFonts w:cs="Times New Roman"/>
          <w:lang w:val="it-IT"/>
        </w:rPr>
        <w:t>–</w:t>
      </w:r>
      <w:r w:rsidR="00136BAF" w:rsidRPr="005F539E">
        <w:rPr>
          <w:rStyle w:val="FootnoteReference"/>
          <w:rFonts w:cs="Times New Roman"/>
        </w:rPr>
        <w:footnoteReference w:id="3224"/>
      </w:r>
    </w:p>
    <w:p w14:paraId="74976DC7" w14:textId="77777777" w:rsidR="00BD0433" w:rsidRDefault="00BD0433" w:rsidP="0018007E">
      <w:pPr>
        <w:numPr>
          <w:ilvl w:val="0"/>
          <w:numId w:val="119"/>
        </w:numPr>
        <w:bidi w:val="0"/>
      </w:pPr>
      <w:r w:rsidRPr="00262A2F">
        <w:rPr>
          <w:b/>
          <w:bCs/>
        </w:rPr>
        <w:t>O:</w:t>
      </w:r>
      <w:r>
        <w:rPr>
          <w:b/>
          <w:bCs/>
        </w:rPr>
        <w:t xml:space="preserve"> </w:t>
      </w:r>
      <w:r w:rsidR="00B50CE5" w:rsidRPr="000B455E">
        <w:rPr>
          <w:rFonts w:ascii="Graeca" w:hAnsi="Graeca"/>
        </w:rPr>
        <w:t></w:t>
      </w:r>
      <w:r w:rsidR="00B50CE5" w:rsidRPr="000B455E">
        <w:rPr>
          <w:rFonts w:ascii="Graeca" w:hAnsi="Graeca"/>
        </w:rPr>
        <w:t></w:t>
      </w:r>
      <w:r w:rsidR="00B50CE5" w:rsidRPr="000B455E">
        <w:rPr>
          <w:rFonts w:ascii="Graeca" w:hAnsi="Graeca"/>
        </w:rPr>
        <w:t></w:t>
      </w:r>
      <w:r w:rsidR="00B50CE5" w:rsidRPr="000B455E">
        <w:rPr>
          <w:rFonts w:ascii="Graeca" w:hAnsi="Graeca"/>
        </w:rPr>
        <w:t></w:t>
      </w:r>
      <w:r w:rsidR="00B50CE5" w:rsidRPr="000B455E">
        <w:rPr>
          <w:rFonts w:ascii="Graeca" w:hAnsi="Graeca"/>
        </w:rPr>
        <w:t></w:t>
      </w:r>
      <w:r w:rsidR="000B455E" w:rsidRPr="008F2487">
        <w:rPr>
          <w:rStyle w:val="FootnoteReference"/>
          <w:rFonts w:cs="Times New Roman"/>
        </w:rPr>
        <w:footnoteReference w:id="3225"/>
      </w:r>
      <w:r>
        <w:rPr>
          <w:b/>
          <w:bCs/>
        </w:rPr>
        <w:t xml:space="preserve"> </w:t>
      </w:r>
      <w:r w:rsidRPr="00262A2F">
        <w:rPr>
          <w:b/>
          <w:bCs/>
        </w:rPr>
        <w:t>Ds:</w:t>
      </w:r>
      <w:r w:rsidRPr="00262A2F">
        <w:t xml:space="preserve"> </w:t>
      </w:r>
      <w:r>
        <w:t>Yohanan (</w:t>
      </w:r>
      <w:r w:rsidR="0018007E">
        <w:t>32</w:t>
      </w:r>
      <w:r>
        <w:t>)’</w:t>
      </w:r>
      <w:r w:rsidRPr="005D3BF5">
        <w:t>s</w:t>
      </w:r>
      <w:r>
        <w:t xml:space="preserve"> son</w:t>
      </w:r>
      <w:r w:rsidRPr="00262A2F">
        <w:rPr>
          <w:b/>
          <w:bCs/>
        </w:rPr>
        <w:t xml:space="preserve"> F:</w:t>
      </w:r>
      <w:r w:rsidRPr="00262A2F">
        <w:t xml:space="preserve"> </w:t>
      </w:r>
      <w:r>
        <w:t xml:space="preserve">Oil lamp, Jersualem </w:t>
      </w:r>
      <w:r w:rsidRPr="00262A2F">
        <w:rPr>
          <w:b/>
          <w:bCs/>
        </w:rPr>
        <w:t>S:</w:t>
      </w:r>
      <w:r w:rsidRPr="00262A2F">
        <w:t xml:space="preserve"> </w:t>
      </w:r>
      <w:smartTag w:uri="urn:schemas-microsoft-com:office:smarttags" w:element="place">
        <w:smartTag w:uri="urn:schemas-microsoft-com:office:smarttags" w:element="City">
          <w:r w:rsidRPr="00A54246">
            <w:t>Loffreda</w:t>
          </w:r>
        </w:smartTag>
        <w:r w:rsidRPr="00A54246">
          <w:t xml:space="preserve">, </w:t>
        </w:r>
        <w:smartTag w:uri="urn:schemas-microsoft-com:office:smarttags" w:element="State">
          <w:r w:rsidRPr="00A54246">
            <w:rPr>
              <w:i/>
              <w:iCs/>
            </w:rPr>
            <w:t>LA</w:t>
          </w:r>
        </w:smartTag>
      </w:smartTag>
      <w:r w:rsidRPr="00A54246">
        <w:t xml:space="preserve"> 44 (1994) 595</w:t>
      </w:r>
      <w:r w:rsidRPr="00A54246">
        <w:rPr>
          <w:rtl/>
        </w:rPr>
        <w:t xml:space="preserve"> </w:t>
      </w:r>
      <w:r w:rsidRPr="00262A2F">
        <w:rPr>
          <w:b/>
          <w:bCs/>
        </w:rPr>
        <w:t>E:</w:t>
      </w:r>
      <w:r w:rsidRPr="00682063">
        <w:rPr>
          <w:rFonts w:cs="Times New Roman"/>
        </w:rPr>
        <w:t xml:space="preserve"> </w:t>
      </w:r>
      <w:r w:rsidR="00B50CE5" w:rsidRPr="004A530F">
        <w:rPr>
          <w:rFonts w:cs="Times New Roman"/>
          <w:lang w:val="en-GB"/>
        </w:rPr>
        <w:t>Jew?</w:t>
      </w:r>
      <w:r w:rsidR="00B50CE5">
        <w:rPr>
          <w:rStyle w:val="FootnoteReference"/>
          <w:rFonts w:cs="Times New Roman"/>
          <w:lang w:val="en-GB"/>
        </w:rPr>
        <w:footnoteReference w:id="3226"/>
      </w:r>
      <w:r w:rsidRPr="00682063">
        <w:rPr>
          <w:rFonts w:cs="Times New Roman"/>
        </w:rPr>
        <w:t xml:space="preserve"> </w:t>
      </w:r>
      <w:r w:rsidRPr="00262A2F">
        <w:rPr>
          <w:b/>
          <w:bCs/>
        </w:rPr>
        <w:t>D:</w:t>
      </w:r>
      <w:r>
        <w:rPr>
          <w:b/>
          <w:bCs/>
        </w:rPr>
        <w:t xml:space="preserve"> </w:t>
      </w:r>
      <w:r w:rsidRPr="00C42D69">
        <w:rPr>
          <w:rFonts w:cs="Times New Roman"/>
          <w:lang w:val="it-IT"/>
        </w:rPr>
        <w:t>–</w:t>
      </w:r>
      <w:r w:rsidR="00136BAF" w:rsidRPr="005F539E">
        <w:rPr>
          <w:rStyle w:val="FootnoteReference"/>
          <w:rFonts w:cs="Times New Roman"/>
        </w:rPr>
        <w:footnoteReference w:id="3227"/>
      </w:r>
    </w:p>
    <w:p w14:paraId="705B57A3" w14:textId="77777777" w:rsidR="008433A2" w:rsidRDefault="008433A2" w:rsidP="008433A2">
      <w:pPr>
        <w:numPr>
          <w:ilvl w:val="0"/>
          <w:numId w:val="119"/>
        </w:numPr>
        <w:bidi w:val="0"/>
      </w:pPr>
      <w:r w:rsidRPr="00262A2F">
        <w:rPr>
          <w:b/>
          <w:bCs/>
        </w:rPr>
        <w:t>O:</w:t>
      </w:r>
      <w:r>
        <w:rPr>
          <w:b/>
          <w:bCs/>
        </w:rPr>
        <w:t xml:space="preserve"> </w:t>
      </w:r>
      <w:r w:rsidRPr="00443711">
        <w:t>–</w:t>
      </w:r>
      <w:r>
        <w:rPr>
          <w:b/>
          <w:bCs/>
        </w:rPr>
        <w:t xml:space="preserve"> </w:t>
      </w:r>
      <w:r w:rsidRPr="00262A2F">
        <w:rPr>
          <w:b/>
          <w:bCs/>
        </w:rPr>
        <w:t>Ds:</w:t>
      </w:r>
      <w:r>
        <w:t xml:space="preserve"> Priest</w:t>
      </w:r>
      <w:r>
        <w:rPr>
          <w:rStyle w:val="FootnoteReference"/>
        </w:rPr>
        <w:footnoteReference w:id="3228"/>
      </w:r>
      <w:r>
        <w:t xml:space="preserve"> </w:t>
      </w:r>
      <w:r w:rsidRPr="00262A2F">
        <w:rPr>
          <w:b/>
          <w:bCs/>
        </w:rPr>
        <w:t>F:</w:t>
      </w:r>
      <w:r w:rsidRPr="00262A2F">
        <w:t xml:space="preserve"> </w:t>
      </w:r>
      <w:r>
        <w:t xml:space="preserve">Epitaph, Sepphoris </w:t>
      </w:r>
      <w:r w:rsidRPr="00262A2F">
        <w:rPr>
          <w:b/>
          <w:bCs/>
        </w:rPr>
        <w:t>S:</w:t>
      </w:r>
      <w:r w:rsidRPr="00262A2F">
        <w:t xml:space="preserve"> </w:t>
      </w:r>
      <w:r>
        <w:t>Aviam</w:t>
      </w:r>
      <w:r w:rsidR="0046711D">
        <w:t xml:space="preserve"> &amp; Amitai</w:t>
      </w:r>
      <w:r>
        <w:t xml:space="preserve">, </w:t>
      </w:r>
      <w:r>
        <w:rPr>
          <w:i/>
          <w:iCs/>
        </w:rPr>
        <w:t>Cathedra</w:t>
      </w:r>
      <w:r>
        <w:t xml:space="preserve"> 141 (2011) no. 10</w:t>
      </w:r>
      <w:r w:rsidRPr="00262A2F">
        <w:rPr>
          <w:b/>
          <w:bCs/>
        </w:rPr>
        <w:t xml:space="preserve"> 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Pr>
          <w:rFonts w:cs="Times New Roman"/>
          <w:lang w:val="it-IT"/>
        </w:rPr>
        <w:t>2</w:t>
      </w:r>
      <w:r w:rsidRPr="008433A2">
        <w:rPr>
          <w:rFonts w:cs="Times New Roman"/>
          <w:vertAlign w:val="superscript"/>
          <w:lang w:val="it-IT"/>
        </w:rPr>
        <w:t>nd</w:t>
      </w:r>
      <w:r>
        <w:rPr>
          <w:rFonts w:cs="Times New Roman"/>
          <w:lang w:val="it-IT"/>
        </w:rPr>
        <w:t>-4</w:t>
      </w:r>
      <w:r w:rsidRPr="008433A2">
        <w:rPr>
          <w:rFonts w:cs="Times New Roman"/>
          <w:vertAlign w:val="superscript"/>
          <w:lang w:val="it-IT"/>
        </w:rPr>
        <w:t>th</w:t>
      </w:r>
      <w:r>
        <w:rPr>
          <w:rFonts w:cs="Times New Roman"/>
          <w:lang w:val="it-IT"/>
        </w:rPr>
        <w:t xml:space="preserve"> C</w:t>
      </w:r>
    </w:p>
    <w:p w14:paraId="7B3DFB3A" w14:textId="77777777" w:rsidR="008433A2" w:rsidRDefault="008433A2" w:rsidP="000E2899">
      <w:pPr>
        <w:numPr>
          <w:ilvl w:val="0"/>
          <w:numId w:val="119"/>
        </w:numPr>
        <w:bidi w:val="0"/>
      </w:pPr>
      <w:r w:rsidRPr="00262A2F">
        <w:rPr>
          <w:b/>
          <w:bCs/>
        </w:rPr>
        <w:t>O:</w:t>
      </w:r>
      <w:r>
        <w:rPr>
          <w:b/>
          <w:bCs/>
        </w:rPr>
        <w:t xml:space="preserve"> </w:t>
      </w:r>
      <w:r w:rsidRPr="00443711">
        <w:t>–</w:t>
      </w:r>
      <w:r>
        <w:rPr>
          <w:b/>
          <w:bCs/>
        </w:rPr>
        <w:t xml:space="preserve"> </w:t>
      </w:r>
      <w:r w:rsidRPr="00262A2F">
        <w:rPr>
          <w:b/>
          <w:bCs/>
        </w:rPr>
        <w:t>Ds:</w:t>
      </w:r>
      <w:r>
        <w:t xml:space="preserve"> Rabbi</w:t>
      </w:r>
      <w:r>
        <w:rPr>
          <w:rStyle w:val="FootnoteReference"/>
        </w:rPr>
        <w:footnoteReference w:id="3229"/>
      </w:r>
      <w:r>
        <w:t xml:space="preserve"> </w:t>
      </w:r>
      <w:r w:rsidRPr="00262A2F">
        <w:rPr>
          <w:b/>
          <w:bCs/>
        </w:rPr>
        <w:t>F:</w:t>
      </w:r>
      <w:r w:rsidRPr="00262A2F">
        <w:t xml:space="preserve"> </w:t>
      </w:r>
      <w:r>
        <w:t xml:space="preserve">Epitaph, Sepphoris </w:t>
      </w:r>
      <w:r w:rsidRPr="00262A2F">
        <w:rPr>
          <w:b/>
          <w:bCs/>
        </w:rPr>
        <w:t>S:</w:t>
      </w:r>
      <w:r w:rsidRPr="00262A2F">
        <w:t xml:space="preserve"> </w:t>
      </w:r>
      <w:r>
        <w:t>Aviam</w:t>
      </w:r>
      <w:r w:rsidR="0046711D">
        <w:t xml:space="preserve"> &amp; Amitai</w:t>
      </w:r>
      <w:r>
        <w:t xml:space="preserve">, </w:t>
      </w:r>
      <w:r>
        <w:rPr>
          <w:i/>
          <w:iCs/>
        </w:rPr>
        <w:t>Cathedra</w:t>
      </w:r>
      <w:r>
        <w:t xml:space="preserve"> 141 (2011) </w:t>
      </w:r>
      <w:r w:rsidR="000E2899">
        <w:t>no. 11</w:t>
      </w:r>
      <w:r w:rsidRPr="00262A2F">
        <w:rPr>
          <w:b/>
          <w:bCs/>
        </w:rPr>
        <w:t xml:space="preserve"> 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Pr>
          <w:rFonts w:cs="Times New Roman"/>
          <w:lang w:val="it-IT"/>
        </w:rPr>
        <w:t>2</w:t>
      </w:r>
      <w:r w:rsidRPr="008433A2">
        <w:rPr>
          <w:rFonts w:cs="Times New Roman"/>
          <w:vertAlign w:val="superscript"/>
          <w:lang w:val="it-IT"/>
        </w:rPr>
        <w:t>nd</w:t>
      </w:r>
      <w:r>
        <w:rPr>
          <w:rFonts w:cs="Times New Roman"/>
          <w:lang w:val="it-IT"/>
        </w:rPr>
        <w:t>-4</w:t>
      </w:r>
      <w:r w:rsidRPr="008433A2">
        <w:rPr>
          <w:rFonts w:cs="Times New Roman"/>
          <w:vertAlign w:val="superscript"/>
          <w:lang w:val="it-IT"/>
        </w:rPr>
        <w:t>th</w:t>
      </w:r>
      <w:r>
        <w:rPr>
          <w:rFonts w:cs="Times New Roman"/>
          <w:lang w:val="it-IT"/>
        </w:rPr>
        <w:t xml:space="preserve"> C</w:t>
      </w:r>
    </w:p>
    <w:p w14:paraId="13DBD962" w14:textId="77777777" w:rsidR="00BD0433" w:rsidRDefault="00BD0433" w:rsidP="00CF1A10">
      <w:pPr>
        <w:numPr>
          <w:ilvl w:val="0"/>
          <w:numId w:val="119"/>
        </w:numPr>
        <w:bidi w:val="0"/>
      </w:pPr>
      <w:r w:rsidRPr="00262A2F">
        <w:rPr>
          <w:b/>
          <w:bCs/>
        </w:rPr>
        <w:t>O:</w:t>
      </w:r>
      <w:r>
        <w:rPr>
          <w:b/>
          <w:bCs/>
        </w:rPr>
        <w:t xml:space="preserve"> </w:t>
      </w:r>
      <w:r w:rsidRPr="00443711">
        <w:t>–</w:t>
      </w:r>
      <w:r>
        <w:rPr>
          <w:b/>
          <w:bCs/>
        </w:rPr>
        <w:t xml:space="preserve"> </w:t>
      </w:r>
      <w:r w:rsidRPr="00262A2F">
        <w:rPr>
          <w:b/>
          <w:bCs/>
        </w:rPr>
        <w:t>Ds:</w:t>
      </w:r>
      <w:r w:rsidRPr="00262A2F">
        <w:t xml:space="preserve"> </w:t>
      </w:r>
      <w:r w:rsidRPr="00443711">
        <w:t>–</w:t>
      </w:r>
      <w:r>
        <w:rPr>
          <w:rFonts w:cs="Times New Roman"/>
        </w:rPr>
        <w:t xml:space="preserve"> </w:t>
      </w:r>
      <w:r w:rsidRPr="00262A2F">
        <w:rPr>
          <w:b/>
          <w:bCs/>
        </w:rPr>
        <w:t>F:</w:t>
      </w:r>
      <w:r w:rsidRPr="00262A2F">
        <w:t xml:space="preserve"> </w:t>
      </w:r>
      <w:r>
        <w:t xml:space="preserve">Inscription, Beth </w:t>
      </w:r>
      <w:r w:rsidR="00B852C4">
        <w:t>Govrin</w:t>
      </w:r>
      <w:r>
        <w:rPr>
          <w:rStyle w:val="FootnoteReference"/>
        </w:rPr>
        <w:footnoteReference w:id="3230"/>
      </w:r>
      <w:r>
        <w:t xml:space="preserve"> </w:t>
      </w:r>
      <w:r w:rsidRPr="00262A2F">
        <w:rPr>
          <w:b/>
          <w:bCs/>
        </w:rPr>
        <w:t>S:</w:t>
      </w:r>
      <w:r w:rsidRPr="00262A2F">
        <w:t xml:space="preserve"> </w:t>
      </w:r>
      <w:r>
        <w:t>Yardeni, personal communication</w:t>
      </w:r>
      <w:r w:rsidRPr="00262A2F">
        <w:rPr>
          <w:b/>
          <w:bCs/>
        </w:rPr>
        <w:t xml:space="preserve"> 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C42D69">
        <w:rPr>
          <w:rFonts w:cs="Times New Roman"/>
          <w:lang w:val="it-IT"/>
        </w:rPr>
        <w:t>–</w:t>
      </w:r>
      <w:r w:rsidR="00136BAF" w:rsidRPr="005F539E">
        <w:rPr>
          <w:rStyle w:val="FootnoteReference"/>
          <w:rFonts w:cs="Times New Roman"/>
        </w:rPr>
        <w:footnoteReference w:id="3231"/>
      </w:r>
    </w:p>
    <w:p w14:paraId="742F3B12" w14:textId="77777777" w:rsidR="00BD0433" w:rsidRDefault="00BD0433" w:rsidP="00CF1A10">
      <w:pPr>
        <w:numPr>
          <w:ilvl w:val="0"/>
          <w:numId w:val="119"/>
        </w:numPr>
        <w:bidi w:val="0"/>
      </w:pPr>
      <w:r w:rsidRPr="00262A2F">
        <w:rPr>
          <w:b/>
          <w:bCs/>
        </w:rPr>
        <w:t>O:</w:t>
      </w:r>
      <w:r>
        <w:rPr>
          <w:b/>
          <w:bCs/>
        </w:rPr>
        <w:t xml:space="preserve"> </w:t>
      </w:r>
      <w:r w:rsidRPr="00443711">
        <w:t>–</w:t>
      </w:r>
      <w:r>
        <w:rPr>
          <w:b/>
          <w:bCs/>
        </w:rPr>
        <w:t xml:space="preserve"> </w:t>
      </w:r>
      <w:r w:rsidRPr="00262A2F">
        <w:rPr>
          <w:b/>
          <w:bCs/>
        </w:rPr>
        <w:t>Ds:</w:t>
      </w:r>
      <w:r w:rsidRPr="00262A2F">
        <w:t xml:space="preserve"> </w:t>
      </w:r>
      <w:r w:rsidRPr="00443711">
        <w:t>–</w:t>
      </w:r>
      <w:r>
        <w:rPr>
          <w:rFonts w:cs="Times New Roman"/>
        </w:rPr>
        <w:t xml:space="preserve"> </w:t>
      </w:r>
      <w:r w:rsidRPr="00262A2F">
        <w:rPr>
          <w:b/>
          <w:bCs/>
        </w:rPr>
        <w:t>F:</w:t>
      </w:r>
      <w:r w:rsidRPr="00262A2F">
        <w:t xml:space="preserve"> </w:t>
      </w:r>
      <w:r>
        <w:t>Synagogue inscription, Rehov</w:t>
      </w:r>
      <w:r>
        <w:rPr>
          <w:rStyle w:val="FootnoteReference"/>
        </w:rPr>
        <w:footnoteReference w:id="3232"/>
      </w:r>
      <w:r>
        <w:t xml:space="preserve"> </w:t>
      </w:r>
      <w:r w:rsidRPr="00262A2F">
        <w:rPr>
          <w:b/>
          <w:bCs/>
        </w:rPr>
        <w:t>S:</w:t>
      </w:r>
      <w:r w:rsidRPr="00262A2F">
        <w:t xml:space="preserve"> </w:t>
      </w:r>
      <w:r w:rsidR="00E03D8A">
        <w:t>Vito</w:t>
      </w:r>
      <w:r>
        <w:t>, “Reh</w:t>
      </w:r>
      <w:r>
        <w:rPr>
          <w:rFonts w:cs="Times New Roman"/>
        </w:rPr>
        <w:t>̣</w:t>
      </w:r>
      <w:r>
        <w:t>ob,” 93</w:t>
      </w:r>
      <w:r>
        <w:rPr>
          <w:rStyle w:val="FootnoteReference"/>
        </w:rPr>
        <w:footnoteReference w:id="3233"/>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52FA23C3" w14:textId="77777777" w:rsidR="00BD0433" w:rsidRDefault="00BD0433" w:rsidP="00CF1A10">
      <w:pPr>
        <w:numPr>
          <w:ilvl w:val="0"/>
          <w:numId w:val="119"/>
        </w:numPr>
        <w:bidi w:val="0"/>
        <w:rPr>
          <w:rtl/>
        </w:rPr>
        <w:sectPr w:rsidR="00BD0433" w:rsidSect="00883166">
          <w:footnotePr>
            <w:pos w:val="beneathText"/>
            <w:numRestart w:val="eachSect"/>
          </w:footnotePr>
          <w:type w:val="continuous"/>
          <w:pgSz w:w="11906" w:h="16838"/>
          <w:pgMar w:top="1440" w:right="1800" w:bottom="1440" w:left="1800" w:header="720" w:footer="720" w:gutter="0"/>
          <w:cols w:space="720"/>
          <w:bidi/>
          <w:rtlGutter/>
          <w:docGrid w:linePitch="360"/>
        </w:sectPr>
      </w:pPr>
      <w:r w:rsidRPr="000D7C22">
        <w:rPr>
          <w:b/>
          <w:bCs/>
        </w:rPr>
        <w:t xml:space="preserve">O: </w:t>
      </w:r>
      <w:r w:rsidRPr="00443711">
        <w:t>–</w:t>
      </w:r>
      <w:r w:rsidRPr="000D7C22">
        <w:rPr>
          <w:b/>
          <w:bCs/>
        </w:rPr>
        <w:t xml:space="preserve"> Ds:</w:t>
      </w:r>
      <w:r w:rsidRPr="00262A2F">
        <w:t xml:space="preserve"> </w:t>
      </w:r>
      <w:r w:rsidRPr="00443711">
        <w:t>–</w:t>
      </w:r>
      <w:r w:rsidRPr="000D7C22">
        <w:rPr>
          <w:rFonts w:cs="Times New Roman"/>
        </w:rPr>
        <w:t xml:space="preserve"> </w:t>
      </w:r>
      <w:r w:rsidRPr="000D7C22">
        <w:rPr>
          <w:b/>
          <w:bCs/>
        </w:rPr>
        <w:t>F:</w:t>
      </w:r>
      <w:r w:rsidRPr="00262A2F">
        <w:t xml:space="preserve"> </w:t>
      </w:r>
      <w:r>
        <w:t>Synagogue inscription, Rehov</w:t>
      </w:r>
      <w:r>
        <w:rPr>
          <w:rStyle w:val="FootnoteReference"/>
        </w:rPr>
        <w:footnoteReference w:id="3234"/>
      </w:r>
      <w:r>
        <w:t xml:space="preserve"> </w:t>
      </w:r>
      <w:r w:rsidRPr="000D7C22">
        <w:rPr>
          <w:b/>
          <w:bCs/>
        </w:rPr>
        <w:t>S:</w:t>
      </w:r>
      <w:r w:rsidRPr="00262A2F">
        <w:t xml:space="preserve"> </w:t>
      </w:r>
      <w:r w:rsidR="00E03D8A">
        <w:t>Vito</w:t>
      </w:r>
      <w:r>
        <w:t>, “Reh</w:t>
      </w:r>
      <w:r>
        <w:rPr>
          <w:rFonts w:cs="Times New Roman"/>
        </w:rPr>
        <w:t>̣</w:t>
      </w:r>
      <w:r>
        <w:t>ob,” 93</w:t>
      </w:r>
      <w:r>
        <w:rPr>
          <w:rStyle w:val="FootnoteReference"/>
        </w:rPr>
        <w:footnoteReference w:id="3235"/>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613AE45A" w14:textId="77777777" w:rsidR="00BD0433" w:rsidRPr="00CB01AD" w:rsidRDefault="00BD0433" w:rsidP="00A676A3">
      <w:pPr>
        <w:bidi w:val="0"/>
        <w:rPr>
          <w:b/>
          <w:bCs/>
        </w:rPr>
      </w:pPr>
    </w:p>
    <w:p w14:paraId="2B573BD8" w14:textId="77777777" w:rsidR="00BD0433" w:rsidRDefault="00BD0433" w:rsidP="003C2C1C">
      <w:pPr>
        <w:bidi w:val="0"/>
        <w:rPr>
          <w:rFonts w:cs="Times New Roman"/>
          <w:sz w:val="24"/>
          <w:szCs w:val="24"/>
        </w:rPr>
      </w:pPr>
      <w:r w:rsidRPr="00FD62BD">
        <w:rPr>
          <w:rFonts w:cs="Times New Roman"/>
          <w:sz w:val="24"/>
          <w:szCs w:val="24"/>
          <w:rtl/>
        </w:rPr>
        <w:t>שמעיה</w:t>
      </w:r>
      <w:r w:rsidRPr="00FD62BD">
        <w:rPr>
          <w:rStyle w:val="FootnoteReference"/>
          <w:sz w:val="24"/>
          <w:szCs w:val="24"/>
        </w:rPr>
        <w:footnoteReference w:id="3236"/>
      </w:r>
      <w:r w:rsidRPr="00FD62BD">
        <w:rPr>
          <w:sz w:val="24"/>
          <w:szCs w:val="24"/>
        </w:rPr>
        <w:t xml:space="preserve"> –</w:t>
      </w:r>
      <w:r>
        <w:rPr>
          <w:sz w:val="24"/>
          <w:szCs w:val="24"/>
        </w:rPr>
        <w:t xml:space="preserve"> </w:t>
      </w:r>
      <w:r w:rsidRPr="00FD62BD">
        <w:rPr>
          <w:rFonts w:cs="Times New Roman"/>
          <w:i/>
          <w:iCs/>
          <w:sz w:val="24"/>
          <w:szCs w:val="24"/>
        </w:rPr>
        <w:t>Shemayah</w:t>
      </w:r>
      <w:r w:rsidRPr="00FD62BD">
        <w:rPr>
          <w:rFonts w:cs="Times New Roman"/>
          <w:sz w:val="24"/>
          <w:szCs w:val="24"/>
        </w:rPr>
        <w:t xml:space="preserve"> </w:t>
      </w:r>
    </w:p>
    <w:p w14:paraId="4C9F9D91" w14:textId="77777777" w:rsidR="00BD0433" w:rsidRPr="00FD62BD" w:rsidRDefault="00BD0433" w:rsidP="00CF1A86">
      <w:pPr>
        <w:bidi w:val="0"/>
        <w:rPr>
          <w:b/>
          <w:bCs/>
          <w:sz w:val="24"/>
          <w:szCs w:val="24"/>
        </w:rPr>
      </w:pPr>
      <w:r>
        <w:rPr>
          <w:rFonts w:cs="Times New Roman"/>
          <w:sz w:val="24"/>
          <w:szCs w:val="24"/>
        </w:rPr>
        <w:t xml:space="preserve"> </w:t>
      </w:r>
    </w:p>
    <w:p w14:paraId="226CA430" w14:textId="77777777" w:rsidR="00BD0433" w:rsidRDefault="00BD0433" w:rsidP="00791D5E">
      <w:pPr>
        <w:numPr>
          <w:ilvl w:val="0"/>
          <w:numId w:val="120"/>
        </w:numPr>
        <w:bidi w:val="0"/>
        <w:jc w:val="both"/>
      </w:pPr>
      <w:r w:rsidRPr="00262A2F">
        <w:rPr>
          <w:b/>
          <w:bCs/>
        </w:rPr>
        <w:t>O:</w:t>
      </w:r>
      <w:r>
        <w:rPr>
          <w:b/>
          <w:bCs/>
        </w:rPr>
        <w:t xml:space="preserve"> </w:t>
      </w:r>
      <w:r>
        <w:rPr>
          <w:rFonts w:cs="Times New Roman" w:hint="cs"/>
          <w:rtl/>
        </w:rPr>
        <w:t>ישעיה</w:t>
      </w:r>
      <w:r>
        <w:rPr>
          <w:rStyle w:val="FootnoteReference"/>
          <w:rFonts w:cs="Times New Roman"/>
        </w:rPr>
        <w:footnoteReference w:id="3237"/>
      </w:r>
      <w:r>
        <w:rPr>
          <w:b/>
          <w:bCs/>
        </w:rPr>
        <w:t xml:space="preserve"> </w:t>
      </w:r>
      <w:r w:rsidRPr="00262A2F">
        <w:rPr>
          <w:b/>
          <w:bCs/>
        </w:rPr>
        <w:t>Ds:</w:t>
      </w:r>
      <w:r w:rsidRPr="00262A2F">
        <w:t xml:space="preserve"> </w:t>
      </w:r>
      <w:r w:rsidR="00330A74">
        <w:t>Jeremiah (12</w:t>
      </w:r>
      <w:r>
        <w:t>)’</w:t>
      </w:r>
      <w:r w:rsidRPr="005D3BF5">
        <w:t>s</w:t>
      </w:r>
      <w:r>
        <w:t xml:space="preserve"> father</w:t>
      </w:r>
      <w:r w:rsidRPr="00262A2F">
        <w:rPr>
          <w:b/>
          <w:bCs/>
        </w:rPr>
        <w:t xml:space="preserve"> F:</w:t>
      </w:r>
      <w:r w:rsidRPr="00262A2F">
        <w:t xml:space="preserve"> </w:t>
      </w:r>
      <w:r w:rsidRPr="00443711">
        <w:t>–</w:t>
      </w:r>
      <w:r>
        <w:rPr>
          <w:rFonts w:cs="Times New Roman"/>
        </w:rPr>
        <w:t xml:space="preserve"> </w:t>
      </w:r>
      <w:r w:rsidRPr="00262A2F">
        <w:rPr>
          <w:b/>
          <w:bCs/>
        </w:rPr>
        <w:t>S:</w:t>
      </w:r>
      <w:r w:rsidRPr="00143F4D">
        <w:rPr>
          <w:i/>
          <w:iCs/>
        </w:rPr>
        <w:t xml:space="preserve"> </w:t>
      </w:r>
      <w:r>
        <w:rPr>
          <w:i/>
          <w:iCs/>
        </w:rPr>
        <w:t xml:space="preserve">Gen Rab </w:t>
      </w:r>
      <w:r>
        <w:t xml:space="preserve">93:6 (Hyman, </w:t>
      </w:r>
      <w:r>
        <w:rPr>
          <w:i/>
          <w:iCs/>
        </w:rPr>
        <w:t>Toldoth</w:t>
      </w:r>
      <w:r>
        <w:t>, 815)</w:t>
      </w:r>
      <w:r w:rsidRPr="00262A2F">
        <w:t xml:space="preserve"> </w:t>
      </w:r>
      <w:r w:rsidRPr="00262A2F">
        <w:rPr>
          <w:b/>
          <w:bCs/>
        </w:rPr>
        <w:t>E:</w:t>
      </w:r>
      <w:r>
        <w:rPr>
          <w:b/>
          <w:bCs/>
        </w:rPr>
        <w:t xml:space="preserve"> </w:t>
      </w:r>
      <w:r w:rsidRPr="00443711">
        <w:t>–</w:t>
      </w:r>
      <w:r w:rsidRPr="00664D03">
        <w:rPr>
          <w:rFonts w:cs="Times New Roman"/>
        </w:rPr>
        <w:t xml:space="preserve"> </w:t>
      </w:r>
      <w:r w:rsidRPr="00262A2F">
        <w:rPr>
          <w:b/>
          <w:bCs/>
        </w:rPr>
        <w:t>D:</w:t>
      </w:r>
      <w:r>
        <w:rPr>
          <w:b/>
          <w:bCs/>
        </w:rPr>
        <w:t xml:space="preserve"> </w:t>
      </w:r>
      <w:r w:rsidR="00791D5E" w:rsidRPr="00A4328C">
        <w:t>Pre-400</w:t>
      </w:r>
      <w:r w:rsidR="00791D5E">
        <w:rPr>
          <w:rStyle w:val="FootnoteReference"/>
          <w:lang w:val="de-DE"/>
        </w:rPr>
        <w:footnoteReference w:id="3238"/>
      </w:r>
    </w:p>
    <w:p w14:paraId="3CE3771E" w14:textId="77777777" w:rsidR="00BD0433" w:rsidRDefault="00BD0433" w:rsidP="00CF1A10">
      <w:pPr>
        <w:numPr>
          <w:ilvl w:val="0"/>
          <w:numId w:val="120"/>
        </w:numPr>
        <w:bidi w:val="0"/>
      </w:pPr>
      <w:r w:rsidRPr="00262A2F">
        <w:rPr>
          <w:b/>
          <w:bCs/>
        </w:rPr>
        <w:t>O:</w:t>
      </w:r>
      <w:r>
        <w:rPr>
          <w:b/>
          <w:bCs/>
        </w:rPr>
        <w:t xml:space="preserve"> </w:t>
      </w:r>
      <w:r w:rsidRPr="00706A70">
        <w:rPr>
          <w:rFonts w:cs="Times New Roman"/>
          <w:rtl/>
        </w:rPr>
        <w:t>שימעיי</w:t>
      </w:r>
      <w:r>
        <w:rPr>
          <w:rStyle w:val="FootnoteReference"/>
          <w:rFonts w:cs="Times New Roman"/>
        </w:rPr>
        <w:footnoteReference w:id="3239"/>
      </w:r>
      <w:r>
        <w:rPr>
          <w:b/>
          <w:bCs/>
        </w:rPr>
        <w:t xml:space="preserve"> </w:t>
      </w:r>
      <w:r w:rsidRPr="00262A2F">
        <w:rPr>
          <w:b/>
          <w:bCs/>
        </w:rPr>
        <w:t>Ds:</w:t>
      </w:r>
      <w:r w:rsidRPr="00262A2F">
        <w:t xml:space="preserve"> </w:t>
      </w:r>
      <w:r>
        <w:t>Auxentius (1)’</w:t>
      </w:r>
      <w:r w:rsidRPr="005D3BF5">
        <w:t>s</w:t>
      </w:r>
      <w:r>
        <w:t xml:space="preserve"> son, </w:t>
      </w:r>
      <w:r w:rsidRPr="00DF68A8">
        <w:t>master</w:t>
      </w:r>
      <w:r>
        <w:rPr>
          <w:rStyle w:val="FootnoteReference"/>
        </w:rPr>
        <w:footnoteReference w:id="3240"/>
      </w:r>
      <w:r w:rsidRPr="00262A2F">
        <w:rPr>
          <w:b/>
          <w:bCs/>
        </w:rPr>
        <w:t xml:space="preserve"> F:</w:t>
      </w:r>
      <w:r w:rsidRPr="00262A2F">
        <w:t xml:space="preserve"> </w:t>
      </w:r>
      <w:r>
        <w:t xml:space="preserve">Synagogue inscription, Beth </w:t>
      </w:r>
      <w:r w:rsidR="00B852C4">
        <w:t>Govrin</w:t>
      </w:r>
      <w:r>
        <w:rPr>
          <w:rStyle w:val="FootnoteReference"/>
        </w:rPr>
        <w:footnoteReference w:id="3241"/>
      </w:r>
      <w:r>
        <w:t xml:space="preserve"> </w:t>
      </w:r>
      <w:r w:rsidRPr="00262A2F">
        <w:rPr>
          <w:b/>
          <w:bCs/>
        </w:rPr>
        <w:t>S:</w:t>
      </w:r>
      <w:r w:rsidRPr="003C2C1C">
        <w:rPr>
          <w:i/>
          <w:iCs/>
        </w:rPr>
        <w:t xml:space="preserve"> </w:t>
      </w:r>
      <w:r>
        <w:rPr>
          <w:i/>
          <w:iCs/>
        </w:rPr>
        <w:t>CIJ</w:t>
      </w:r>
      <w:r>
        <w:t xml:space="preserve"> 1195</w:t>
      </w:r>
      <w:r w:rsidRPr="00262A2F">
        <w:t xml:space="preserve">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00F56545" w:rsidRPr="00C42D69">
        <w:rPr>
          <w:rFonts w:cs="Times New Roman"/>
          <w:lang w:val="it-IT"/>
        </w:rPr>
        <w:t>–</w:t>
      </w:r>
      <w:r w:rsidR="00F56545" w:rsidRPr="005F539E">
        <w:rPr>
          <w:rStyle w:val="FootnoteReference"/>
          <w:rFonts w:cs="Times New Roman"/>
        </w:rPr>
        <w:footnoteReference w:id="3242"/>
      </w:r>
    </w:p>
    <w:p w14:paraId="7D5D7DC8" w14:textId="77777777" w:rsidR="00BD0433" w:rsidRDefault="00BD0433" w:rsidP="00CF1A10">
      <w:pPr>
        <w:numPr>
          <w:ilvl w:val="0"/>
          <w:numId w:val="120"/>
        </w:numPr>
        <w:bidi w:val="0"/>
      </w:pPr>
      <w:r w:rsidRPr="00262A2F">
        <w:rPr>
          <w:b/>
          <w:bCs/>
        </w:rPr>
        <w:t>O:</w:t>
      </w:r>
      <w:r>
        <w:rPr>
          <w:b/>
          <w:bCs/>
        </w:rPr>
        <w:t xml:space="preserve"> </w:t>
      </w:r>
      <w:r w:rsidRPr="00443711">
        <w:t>–</w:t>
      </w:r>
      <w:r>
        <w:rPr>
          <w:b/>
          <w:bCs/>
        </w:rPr>
        <w:t xml:space="preserve"> </w:t>
      </w:r>
      <w:r w:rsidRPr="00262A2F">
        <w:rPr>
          <w:b/>
          <w:bCs/>
        </w:rPr>
        <w:t>Ds:</w:t>
      </w:r>
      <w:r w:rsidRPr="00262A2F">
        <w:t xml:space="preserve"> </w:t>
      </w:r>
      <w:r w:rsidR="009856E6">
        <w:t>Isaac (6</w:t>
      </w:r>
      <w:r w:rsidR="001E2E33">
        <w:t>5</w:t>
      </w:r>
      <w:r>
        <w:t>)’</w:t>
      </w:r>
      <w:r w:rsidRPr="005D3BF5">
        <w:t>s</w:t>
      </w:r>
      <w:r>
        <w:t xml:space="preserve"> son</w:t>
      </w:r>
      <w:r w:rsidRPr="00262A2F">
        <w:rPr>
          <w:b/>
          <w:bCs/>
        </w:rPr>
        <w:t xml:space="preserve"> F:</w:t>
      </w:r>
      <w:r w:rsidRPr="00262A2F">
        <w:t xml:space="preserve"> </w:t>
      </w:r>
      <w:r>
        <w:t xml:space="preserve">Epitaph, Zoar </w:t>
      </w:r>
      <w:r w:rsidRPr="00262A2F">
        <w:rPr>
          <w:b/>
          <w:bCs/>
        </w:rPr>
        <w:t>S:</w:t>
      </w:r>
      <w:r w:rsidRPr="00262A2F">
        <w:t xml:space="preserve"> </w:t>
      </w:r>
      <w:r>
        <w:t xml:space="preserve">Naveh, </w:t>
      </w:r>
      <w:r>
        <w:rPr>
          <w:i/>
          <w:iCs/>
        </w:rPr>
        <w:t>Tarbiz</w:t>
      </w:r>
      <w:r>
        <w:t xml:space="preserve"> 69 (2000) no. 25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2F6202">
        <w:t>505</w:t>
      </w:r>
      <w:r>
        <w:rPr>
          <w:rStyle w:val="FootnoteReference"/>
          <w:lang w:val="de-DE"/>
        </w:rPr>
        <w:footnoteReference w:id="3243"/>
      </w:r>
    </w:p>
    <w:p w14:paraId="06AF513A" w14:textId="77777777" w:rsidR="00BD0433" w:rsidRPr="00BE454E" w:rsidRDefault="00BD0433" w:rsidP="0026414A">
      <w:pPr>
        <w:pStyle w:val="FootnoteText"/>
        <w:rPr>
          <w:rFonts w:hint="cs"/>
          <w:rtl/>
          <w:lang w:val="en-US"/>
        </w:rPr>
        <w:sectPr w:rsidR="00BD0433" w:rsidRPr="00BE454E" w:rsidSect="00883166">
          <w:footnotePr>
            <w:pos w:val="beneathText"/>
            <w:numRestart w:val="eachSect"/>
          </w:footnotePr>
          <w:type w:val="continuous"/>
          <w:pgSz w:w="11906" w:h="16838"/>
          <w:pgMar w:top="1440" w:right="1800" w:bottom="1440" w:left="1800" w:header="720" w:footer="720" w:gutter="0"/>
          <w:cols w:space="720"/>
          <w:bidi/>
          <w:rtlGutter/>
          <w:docGrid w:linePitch="360"/>
        </w:sectPr>
      </w:pPr>
    </w:p>
    <w:p w14:paraId="0ECBE362" w14:textId="77777777" w:rsidR="00BD0433" w:rsidRDefault="00BD0433" w:rsidP="000B4AD5">
      <w:pPr>
        <w:pStyle w:val="FootnoteText"/>
        <w:bidi w:val="0"/>
        <w:spacing w:line="240" w:lineRule="auto"/>
        <w:rPr>
          <w:rFonts w:cs="Times New Roman"/>
          <w:rtl/>
        </w:rPr>
      </w:pPr>
    </w:p>
    <w:p w14:paraId="3EDEDAC1" w14:textId="77777777" w:rsidR="00BD0433" w:rsidRDefault="00BD0433" w:rsidP="009C5DC6">
      <w:pPr>
        <w:pStyle w:val="FootnoteText"/>
        <w:bidi w:val="0"/>
        <w:spacing w:line="240" w:lineRule="auto"/>
        <w:rPr>
          <w:rFonts w:cs="Miriam"/>
          <w:i/>
          <w:iCs/>
          <w:sz w:val="24"/>
          <w:szCs w:val="24"/>
        </w:rPr>
      </w:pPr>
      <w:r w:rsidRPr="00FD62BD">
        <w:rPr>
          <w:rStyle w:val="FootnoteReference"/>
          <w:rFonts w:cs="Times New Roman"/>
          <w:sz w:val="24"/>
          <w:szCs w:val="24"/>
          <w:rtl/>
        </w:rPr>
        <w:footnoteReference w:id="3244"/>
      </w:r>
      <w:r w:rsidRPr="00FD62BD">
        <w:rPr>
          <w:rFonts w:cs="Times New Roman"/>
          <w:sz w:val="24"/>
          <w:szCs w:val="24"/>
          <w:rtl/>
        </w:rPr>
        <w:t>שפט</w:t>
      </w:r>
      <w:r w:rsidRPr="00FD62BD">
        <w:rPr>
          <w:sz w:val="24"/>
          <w:szCs w:val="24"/>
        </w:rPr>
        <w:t>–</w:t>
      </w:r>
      <w:r w:rsidRPr="00FD62BD">
        <w:rPr>
          <w:rFonts w:cs="Miriam"/>
          <w:sz w:val="24"/>
          <w:szCs w:val="24"/>
        </w:rPr>
        <w:t xml:space="preserve"> </w:t>
      </w:r>
      <w:r w:rsidR="009C5DC6">
        <w:rPr>
          <w:rFonts w:cs="Miriam"/>
          <w:i/>
          <w:iCs/>
          <w:sz w:val="24"/>
          <w:szCs w:val="24"/>
        </w:rPr>
        <w:t>Shafat</w:t>
      </w:r>
    </w:p>
    <w:p w14:paraId="067AE1C7" w14:textId="77777777" w:rsidR="00BD0433" w:rsidRPr="00FD62BD" w:rsidRDefault="00BD0433" w:rsidP="006C2BAD">
      <w:pPr>
        <w:pStyle w:val="FootnoteText"/>
        <w:bidi w:val="0"/>
        <w:spacing w:line="240" w:lineRule="auto"/>
        <w:rPr>
          <w:rFonts w:cs="Miriam"/>
          <w:sz w:val="24"/>
          <w:szCs w:val="24"/>
          <w:lang w:val="en-US"/>
        </w:rPr>
      </w:pPr>
    </w:p>
    <w:p w14:paraId="33344398" w14:textId="77777777" w:rsidR="00BD0433" w:rsidRDefault="00BD0433" w:rsidP="00CF1A10">
      <w:pPr>
        <w:numPr>
          <w:ilvl w:val="0"/>
          <w:numId w:val="121"/>
        </w:numPr>
        <w:bidi w:val="0"/>
        <w:rPr>
          <w:rtl/>
        </w:rPr>
      </w:pPr>
      <w:r w:rsidRPr="00262A2F">
        <w:rPr>
          <w:b/>
          <w:bCs/>
        </w:rPr>
        <w:t>O:</w:t>
      </w:r>
      <w:r>
        <w:rPr>
          <w:b/>
          <w:bCs/>
        </w:rPr>
        <w:t xml:space="preserve"> </w:t>
      </w:r>
      <w:r w:rsidR="001103F8" w:rsidRPr="00443711">
        <w:t>–</w:t>
      </w:r>
      <w:r w:rsidR="00F14900">
        <w:rPr>
          <w:rStyle w:val="FootnoteReference"/>
          <w:rFonts w:cs="Times New Roman"/>
        </w:rPr>
        <w:footnoteReference w:id="3245"/>
      </w:r>
      <w:r>
        <w:rPr>
          <w:b/>
          <w:bCs/>
        </w:rPr>
        <w:t xml:space="preserve"> </w:t>
      </w:r>
      <w:r w:rsidRPr="00262A2F">
        <w:rPr>
          <w:b/>
          <w:bCs/>
        </w:rPr>
        <w:t>Ds:</w:t>
      </w:r>
      <w:r w:rsidRPr="00262A2F">
        <w:t xml:space="preserve"> </w:t>
      </w:r>
      <w:r>
        <w:t>S</w:t>
      </w:r>
      <w:r>
        <w:rPr>
          <w:rFonts w:cs="Times New Roman"/>
        </w:rPr>
        <w:t>̣</w:t>
      </w:r>
      <w:r>
        <w:t xml:space="preserve">avo </w:t>
      </w:r>
      <w:r w:rsidRPr="001D6E9F">
        <w:t>(</w:t>
      </w:r>
      <w:r>
        <w:t>1</w:t>
      </w:r>
      <w:r w:rsidRPr="001D6E9F">
        <w:t>)</w:t>
      </w:r>
      <w:r>
        <w:t>’</w:t>
      </w:r>
      <w:r w:rsidRPr="005D3BF5">
        <w:t>s</w:t>
      </w:r>
      <w:r>
        <w:t xml:space="preserve"> son, </w:t>
      </w:r>
      <w:r w:rsidRPr="00813A8F">
        <w:t>leader</w:t>
      </w:r>
      <w:r>
        <w:rPr>
          <w:rStyle w:val="FootnoteReference"/>
        </w:rPr>
        <w:footnoteReference w:id="3246"/>
      </w:r>
      <w:r w:rsidRPr="00262A2F">
        <w:rPr>
          <w:b/>
          <w:bCs/>
        </w:rPr>
        <w:t xml:space="preserve"> F:</w:t>
      </w:r>
      <w:r w:rsidRPr="00262A2F">
        <w:t xml:space="preserve"> </w:t>
      </w:r>
      <w:r w:rsidRPr="00443711">
        <w:t>–</w:t>
      </w:r>
      <w:r>
        <w:rPr>
          <w:rFonts w:cs="Times New Roman"/>
        </w:rPr>
        <w:t xml:space="preserve"> </w:t>
      </w:r>
      <w:r w:rsidRPr="00262A2F">
        <w:rPr>
          <w:b/>
          <w:bCs/>
        </w:rPr>
        <w:t>S:</w:t>
      </w:r>
      <w:r w:rsidRPr="00262A2F">
        <w:t xml:space="preserve"> </w:t>
      </w:r>
      <w:r>
        <w:rPr>
          <w:i/>
          <w:iCs/>
        </w:rPr>
        <w:t>Tulida</w:t>
      </w:r>
      <w:r>
        <w:t xml:space="preserve">, 135 </w:t>
      </w:r>
      <w:r w:rsidRPr="00262A2F">
        <w:rPr>
          <w:b/>
          <w:bCs/>
        </w:rPr>
        <w:t>E:</w:t>
      </w:r>
      <w:r w:rsidRPr="00682063">
        <w:rPr>
          <w:rFonts w:cs="Times New Roman"/>
        </w:rPr>
        <w:t xml:space="preserve"> </w:t>
      </w:r>
      <w:r w:rsidRPr="005036C3">
        <w:rPr>
          <w:rFonts w:cs="Times New Roman"/>
        </w:rPr>
        <w:t>Samaritan</w:t>
      </w:r>
      <w:r w:rsidRPr="005434BF">
        <w:rPr>
          <w:rStyle w:val="FootnoteReference"/>
          <w:rFonts w:cs="Times New Roman"/>
        </w:rPr>
        <w:footnoteReference w:id="3247"/>
      </w:r>
      <w:r w:rsidRPr="00682063">
        <w:rPr>
          <w:rFonts w:cs="Times New Roman"/>
        </w:rPr>
        <w:t xml:space="preserve"> </w:t>
      </w:r>
      <w:r w:rsidRPr="00262A2F">
        <w:rPr>
          <w:b/>
          <w:bCs/>
        </w:rPr>
        <w:t>D:</w:t>
      </w:r>
      <w:r>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3248"/>
      </w:r>
    </w:p>
    <w:p w14:paraId="7711EFD0" w14:textId="77777777" w:rsidR="00BD0433" w:rsidRPr="00262A2F" w:rsidRDefault="00BD0433" w:rsidP="00CF1A10">
      <w:pPr>
        <w:numPr>
          <w:ilvl w:val="0"/>
          <w:numId w:val="121"/>
        </w:numPr>
        <w:bidi w:val="0"/>
      </w:pPr>
      <w:r w:rsidRPr="00262A2F">
        <w:rPr>
          <w:b/>
          <w:bCs/>
        </w:rPr>
        <w:t>O:</w:t>
      </w:r>
      <w:r w:rsidR="001103F8">
        <w:rPr>
          <w:b/>
          <w:bCs/>
        </w:rPr>
        <w:t xml:space="preserve"> </w:t>
      </w:r>
      <w:r w:rsidR="001103F8" w:rsidRPr="001103F8">
        <w:rPr>
          <w:rFonts w:cs="Times New Roman"/>
          <w:rtl/>
        </w:rPr>
        <w:t>שפטיה</w:t>
      </w:r>
      <w:r w:rsidR="001103F8">
        <w:rPr>
          <w:rStyle w:val="FootnoteReference"/>
        </w:rPr>
        <w:footnoteReference w:id="3249"/>
      </w:r>
      <w:r w:rsidR="001103F8">
        <w:rPr>
          <w:b/>
          <w:bCs/>
        </w:rPr>
        <w:t>/</w:t>
      </w:r>
      <w:r w:rsidRPr="001103F8">
        <w:rPr>
          <w:rFonts w:cs="Times New Roman"/>
          <w:rtl/>
        </w:rPr>
        <w:t>שפטי</w:t>
      </w:r>
      <w:r>
        <w:rPr>
          <w:rStyle w:val="FootnoteReference"/>
        </w:rPr>
        <w:footnoteReference w:id="3250"/>
      </w:r>
      <w:r>
        <w:t>/</w:t>
      </w:r>
      <w:r w:rsidRPr="006B3D91">
        <w:rPr>
          <w:rFonts w:cs="Times New Roman"/>
          <w:rtl/>
        </w:rPr>
        <w:t>שפטאי</w:t>
      </w:r>
      <w:r>
        <w:rPr>
          <w:rStyle w:val="FootnoteReference"/>
        </w:rPr>
        <w:footnoteReference w:id="3251"/>
      </w:r>
      <w:r>
        <w:rPr>
          <w:b/>
          <w:bCs/>
        </w:rPr>
        <w:t xml:space="preserve"> </w:t>
      </w:r>
      <w:r w:rsidRPr="00262A2F">
        <w:rPr>
          <w:b/>
          <w:bCs/>
        </w:rPr>
        <w:t>Ds:</w:t>
      </w:r>
      <w:r w:rsidRPr="00D241C0">
        <w:rPr>
          <w:rFonts w:cs="Times New Roman"/>
        </w:rPr>
        <w:t xml:space="preserve"> </w:t>
      </w:r>
      <w:r w:rsidRPr="00443711">
        <w:t>–</w:t>
      </w:r>
      <w:r>
        <w:rPr>
          <w:rFonts w:cs="Times New Roman"/>
        </w:rPr>
        <w:t xml:space="preserve"> </w:t>
      </w:r>
      <w:r w:rsidRPr="00262A2F">
        <w:rPr>
          <w:b/>
          <w:bCs/>
        </w:rPr>
        <w:t>F:</w:t>
      </w:r>
      <w:r w:rsidRPr="00262A2F">
        <w:t xml:space="preserve"> </w:t>
      </w:r>
      <w:r w:rsidRPr="00443711">
        <w:t>–</w:t>
      </w:r>
      <w:r>
        <w:t xml:space="preserve"> </w:t>
      </w:r>
      <w:r w:rsidRPr="00262A2F">
        <w:rPr>
          <w:b/>
          <w:bCs/>
        </w:rPr>
        <w:t>S:</w:t>
      </w:r>
      <w:r w:rsidRPr="00262A2F">
        <w:t xml:space="preserve"> </w:t>
      </w:r>
      <w:r w:rsidRPr="003F0B8A">
        <w:rPr>
          <w:i/>
          <w:iCs/>
        </w:rPr>
        <w:t xml:space="preserve">bMeg </w:t>
      </w:r>
      <w:r w:rsidRPr="003F0B8A">
        <w:t>32a</w:t>
      </w:r>
      <w:r w:rsidRPr="003F0B8A">
        <w:rPr>
          <w:rStyle w:val="FootnoteReference"/>
        </w:rPr>
        <w:footnoteReference w:id="3252"/>
      </w:r>
      <w:r>
        <w:t xml:space="preserve"> (Kosowsky, </w:t>
      </w:r>
      <w:r>
        <w:rPr>
          <w:i/>
          <w:iCs/>
        </w:rPr>
        <w:t>Babylonico</w:t>
      </w:r>
      <w:r>
        <w:t xml:space="preserve">, 1750-1) </w:t>
      </w:r>
      <w:r w:rsidRPr="00262A2F">
        <w:rPr>
          <w:b/>
          <w:bCs/>
        </w:rPr>
        <w:t xml:space="preserve">E: </w:t>
      </w:r>
      <w:r w:rsidRPr="00443711">
        <w:t>–</w:t>
      </w:r>
      <w:r>
        <w:rPr>
          <w:b/>
          <w:bCs/>
        </w:rPr>
        <w:t xml:space="preserve"> </w:t>
      </w:r>
      <w:r w:rsidRPr="00262A2F">
        <w:rPr>
          <w:b/>
          <w:bCs/>
        </w:rPr>
        <w:t>D:</w:t>
      </w:r>
      <w:r>
        <w:rPr>
          <w:b/>
          <w:bCs/>
        </w:rPr>
        <w:t xml:space="preserve"> </w:t>
      </w:r>
      <w:r w:rsidR="00791D5E">
        <w:t>3</w:t>
      </w:r>
      <w:r w:rsidR="00791D5E" w:rsidRPr="00791D5E">
        <w:rPr>
          <w:vertAlign w:val="superscript"/>
        </w:rPr>
        <w:t>rd</w:t>
      </w:r>
      <w:r w:rsidR="00791D5E">
        <w:t xml:space="preserve"> C</w:t>
      </w:r>
      <w:r w:rsidR="00791D5E">
        <w:rPr>
          <w:rStyle w:val="FootnoteReference"/>
        </w:rPr>
        <w:footnoteReference w:id="3253"/>
      </w:r>
    </w:p>
    <w:p w14:paraId="0629F75A" w14:textId="77777777" w:rsidR="00BD0433" w:rsidRDefault="00BD0433" w:rsidP="00883166">
      <w:pPr>
        <w:bidi w:val="0"/>
        <w:sectPr w:rsidR="00BD0433" w:rsidSect="00883166">
          <w:footnotePr>
            <w:pos w:val="beneathText"/>
            <w:numRestart w:val="eachSect"/>
          </w:footnotePr>
          <w:type w:val="continuous"/>
          <w:pgSz w:w="11906" w:h="16838"/>
          <w:pgMar w:top="1440" w:right="1800" w:bottom="1440" w:left="1800" w:header="720" w:footer="720" w:gutter="0"/>
          <w:cols w:space="720"/>
          <w:bidi/>
          <w:rtlGutter/>
          <w:docGrid w:linePitch="360"/>
        </w:sectPr>
      </w:pPr>
    </w:p>
    <w:p w14:paraId="1302E3AE" w14:textId="77777777" w:rsidR="00BD0433" w:rsidRDefault="00BD0433" w:rsidP="009C511A">
      <w:pPr>
        <w:bidi w:val="0"/>
        <w:rPr>
          <w:rFonts w:cs="Times New Roman"/>
          <w:rtl/>
        </w:rPr>
      </w:pPr>
    </w:p>
    <w:p w14:paraId="70E55596" w14:textId="77777777" w:rsidR="00BD0433" w:rsidRDefault="00BD0433" w:rsidP="00664D03">
      <w:pPr>
        <w:bidi w:val="0"/>
        <w:rPr>
          <w:b/>
          <w:bCs/>
        </w:rPr>
      </w:pPr>
      <w:r w:rsidRPr="00FD62BD">
        <w:rPr>
          <w:rFonts w:cs="Times New Roman"/>
          <w:sz w:val="24"/>
          <w:szCs w:val="24"/>
          <w:rtl/>
        </w:rPr>
        <w:t>תחנה</w:t>
      </w:r>
      <w:r w:rsidRPr="00FD62BD">
        <w:rPr>
          <w:rStyle w:val="FootnoteReference"/>
          <w:sz w:val="24"/>
          <w:szCs w:val="24"/>
        </w:rPr>
        <w:footnoteReference w:id="3254"/>
      </w:r>
      <w:r w:rsidRPr="00FD62BD">
        <w:rPr>
          <w:sz w:val="24"/>
          <w:szCs w:val="24"/>
        </w:rPr>
        <w:t xml:space="preserve"> –</w:t>
      </w:r>
      <w:r>
        <w:rPr>
          <w:sz w:val="24"/>
          <w:szCs w:val="24"/>
        </w:rPr>
        <w:t xml:space="preserve"> </w:t>
      </w:r>
      <w:r w:rsidRPr="00FD62BD">
        <w:rPr>
          <w:i/>
          <w:iCs/>
          <w:sz w:val="24"/>
          <w:szCs w:val="24"/>
        </w:rPr>
        <w:t>Tehinah</w:t>
      </w:r>
      <w:r w:rsidRPr="00FD62BD">
        <w:rPr>
          <w:b/>
          <w:bCs/>
        </w:rPr>
        <w:t xml:space="preserve"> </w:t>
      </w:r>
    </w:p>
    <w:p w14:paraId="2911515B" w14:textId="77777777" w:rsidR="00BD0433" w:rsidRPr="00FD62BD" w:rsidRDefault="00BD0433" w:rsidP="006C2BAD">
      <w:pPr>
        <w:bidi w:val="0"/>
        <w:rPr>
          <w:b/>
          <w:bCs/>
        </w:rPr>
      </w:pPr>
    </w:p>
    <w:p w14:paraId="186ADF43" w14:textId="77777777" w:rsidR="00BD0433" w:rsidRDefault="00BD0433" w:rsidP="00ED04FD">
      <w:pPr>
        <w:numPr>
          <w:ilvl w:val="0"/>
          <w:numId w:val="123"/>
        </w:numPr>
        <w:bidi w:val="0"/>
      </w:pPr>
      <w:r w:rsidRPr="00262A2F">
        <w:rPr>
          <w:b/>
          <w:bCs/>
        </w:rPr>
        <w:t>O:</w:t>
      </w:r>
      <w:r>
        <w:rPr>
          <w:b/>
          <w:bCs/>
        </w:rPr>
        <w:t xml:space="preserve"> </w:t>
      </w:r>
      <w:r w:rsidRPr="00443711">
        <w:t>–</w:t>
      </w:r>
      <w:r>
        <w:rPr>
          <w:b/>
          <w:bCs/>
        </w:rPr>
        <w:t xml:space="preserve"> </w:t>
      </w:r>
      <w:r w:rsidRPr="00262A2F">
        <w:rPr>
          <w:b/>
          <w:bCs/>
        </w:rPr>
        <w:t>Ds:</w:t>
      </w:r>
      <w:r w:rsidRPr="00262A2F">
        <w:t xml:space="preserve"> </w:t>
      </w:r>
      <w:r w:rsidRPr="00B703CB">
        <w:t xml:space="preserve">The </w:t>
      </w:r>
      <w:r w:rsidRPr="000354A5">
        <w:t>pious</w:t>
      </w:r>
      <w:r>
        <w:rPr>
          <w:rStyle w:val="FootnoteReference"/>
        </w:rPr>
        <w:footnoteReference w:id="3255"/>
      </w:r>
      <w:r>
        <w:rPr>
          <w:rFonts w:cs="Times New Roman"/>
        </w:rPr>
        <w:t xml:space="preserve"> </w:t>
      </w:r>
      <w:r w:rsidRPr="00262A2F">
        <w:rPr>
          <w:b/>
          <w:bCs/>
        </w:rPr>
        <w:t>F:</w:t>
      </w:r>
      <w:r w:rsidRPr="00262A2F">
        <w:t xml:space="preserve"> </w:t>
      </w:r>
      <w:r w:rsidRPr="00443711">
        <w:t>–</w:t>
      </w:r>
      <w:r>
        <w:t xml:space="preserve"> </w:t>
      </w:r>
      <w:r w:rsidRPr="00262A2F">
        <w:rPr>
          <w:b/>
          <w:bCs/>
        </w:rPr>
        <w:t>S:</w:t>
      </w:r>
      <w:r w:rsidRPr="00262A2F">
        <w:t xml:space="preserve"> </w:t>
      </w:r>
      <w:r>
        <w:rPr>
          <w:i/>
          <w:iCs/>
        </w:rPr>
        <w:t xml:space="preserve">Eccl Rab </w:t>
      </w:r>
      <w:r>
        <w:t xml:space="preserve">9:7 (Hyman, </w:t>
      </w:r>
      <w:r>
        <w:rPr>
          <w:i/>
          <w:iCs/>
        </w:rPr>
        <w:t>Toldoth</w:t>
      </w:r>
      <w:r>
        <w:t xml:space="preserve">, 1238)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00ED04FD" w:rsidRPr="00951455">
        <w:rPr>
          <w:rFonts w:cs="Times New Roman"/>
          <w:lang w:val="it-IT"/>
        </w:rPr>
        <w:t>P</w:t>
      </w:r>
      <w:r w:rsidR="00ED04FD">
        <w:rPr>
          <w:rFonts w:cs="Times New Roman"/>
          <w:lang w:val="it-IT"/>
        </w:rPr>
        <w:t>re-4</w:t>
      </w:r>
      <w:r w:rsidR="00ED04FD" w:rsidRPr="00951455">
        <w:rPr>
          <w:rFonts w:cs="Times New Roman"/>
          <w:lang w:val="it-IT"/>
        </w:rPr>
        <w:t>00</w:t>
      </w:r>
      <w:r w:rsidR="00ED04FD">
        <w:rPr>
          <w:rStyle w:val="FootnoteReference"/>
          <w:rFonts w:cs="Times New Roman"/>
        </w:rPr>
        <w:footnoteReference w:id="3256"/>
      </w:r>
    </w:p>
    <w:p w14:paraId="5703C097" w14:textId="77777777" w:rsidR="00BD0433" w:rsidRPr="00BE454E" w:rsidRDefault="00BD0433" w:rsidP="0026414A">
      <w:pPr>
        <w:rPr>
          <w:rtl/>
        </w:rPr>
        <w:sectPr w:rsidR="00BD0433" w:rsidRPr="00BE454E" w:rsidSect="00445A44">
          <w:footnotePr>
            <w:pos w:val="beneathText"/>
            <w:numRestart w:val="eachSect"/>
          </w:footnotePr>
          <w:type w:val="continuous"/>
          <w:pgSz w:w="11906" w:h="16838"/>
          <w:pgMar w:top="1440" w:right="1800" w:bottom="1440" w:left="1800" w:header="720" w:footer="720" w:gutter="0"/>
          <w:pgNumType w:start="49"/>
          <w:cols w:space="720"/>
          <w:bidi/>
          <w:rtlGutter/>
          <w:docGrid w:linePitch="360"/>
        </w:sectPr>
      </w:pPr>
    </w:p>
    <w:p w14:paraId="460043FC" w14:textId="77777777" w:rsidR="00BD0433" w:rsidRDefault="00BD0433" w:rsidP="00E166FA">
      <w:pPr>
        <w:bidi w:val="0"/>
        <w:rPr>
          <w:rFonts w:cs="Times New Roman"/>
          <w:rtl/>
        </w:rPr>
      </w:pPr>
    </w:p>
    <w:p w14:paraId="133D004D" w14:textId="77777777" w:rsidR="00BD0433" w:rsidRDefault="00BD0433" w:rsidP="00664D03">
      <w:pPr>
        <w:bidi w:val="0"/>
        <w:rPr>
          <w:sz w:val="24"/>
          <w:szCs w:val="24"/>
        </w:rPr>
      </w:pPr>
      <w:r w:rsidRPr="00FD62BD">
        <w:rPr>
          <w:rFonts w:cs="Times New Roman"/>
          <w:sz w:val="24"/>
          <w:szCs w:val="24"/>
          <w:rtl/>
        </w:rPr>
        <w:t>תימא</w:t>
      </w:r>
      <w:r w:rsidRPr="00FD62BD">
        <w:rPr>
          <w:rStyle w:val="FootnoteReference"/>
          <w:rFonts w:cs="Times New Roman"/>
          <w:sz w:val="24"/>
          <w:szCs w:val="24"/>
          <w:lang w:eastAsia="en-GB"/>
        </w:rPr>
        <w:footnoteReference w:id="3257"/>
      </w:r>
      <w:r w:rsidRPr="00FD62BD">
        <w:rPr>
          <w:sz w:val="24"/>
          <w:szCs w:val="24"/>
        </w:rPr>
        <w:t xml:space="preserve"> – </w:t>
      </w:r>
      <w:r w:rsidRPr="00FD62BD">
        <w:rPr>
          <w:i/>
          <w:iCs/>
          <w:sz w:val="24"/>
          <w:szCs w:val="24"/>
        </w:rPr>
        <w:t>Teima</w:t>
      </w:r>
      <w:r w:rsidRPr="00FD62BD">
        <w:rPr>
          <w:sz w:val="24"/>
          <w:szCs w:val="24"/>
        </w:rPr>
        <w:t xml:space="preserve"> </w:t>
      </w:r>
    </w:p>
    <w:p w14:paraId="26415713" w14:textId="77777777" w:rsidR="00BD0433" w:rsidRPr="00FD62BD" w:rsidRDefault="00BD0433" w:rsidP="006C2BAD">
      <w:pPr>
        <w:bidi w:val="0"/>
        <w:rPr>
          <w:b/>
          <w:bCs/>
          <w:sz w:val="24"/>
          <w:szCs w:val="24"/>
        </w:rPr>
      </w:pPr>
    </w:p>
    <w:p w14:paraId="33B64A39" w14:textId="77777777" w:rsidR="00BD0433" w:rsidRPr="00D70EBE" w:rsidRDefault="00BD0433" w:rsidP="00731B35">
      <w:pPr>
        <w:numPr>
          <w:ilvl w:val="0"/>
          <w:numId w:val="122"/>
        </w:numPr>
        <w:bidi w:val="0"/>
      </w:pPr>
      <w:r w:rsidRPr="00262A2F">
        <w:rPr>
          <w:b/>
          <w:bCs/>
        </w:rPr>
        <w:t>O:</w:t>
      </w:r>
      <w:r>
        <w:rPr>
          <w:b/>
          <w:bCs/>
        </w:rPr>
        <w:t xml:space="preserve"> </w:t>
      </w:r>
      <w:r w:rsidR="0035032E" w:rsidRPr="00443711">
        <w:t>–</w:t>
      </w:r>
      <w:r w:rsidR="0035032E">
        <w:rPr>
          <w:rFonts w:hint="cs"/>
          <w:b/>
          <w:bCs/>
          <w:rtl/>
        </w:rPr>
        <w:t xml:space="preserve"> </w:t>
      </w:r>
      <w:r w:rsidRPr="00262A2F">
        <w:rPr>
          <w:b/>
          <w:bCs/>
        </w:rPr>
        <w:t>Ds:</w:t>
      </w:r>
      <w:r w:rsidRPr="00262A2F">
        <w:t xml:space="preserve"> </w:t>
      </w:r>
      <w:r>
        <w:t xml:space="preserve">Pappus </w:t>
      </w:r>
      <w:r>
        <w:rPr>
          <w:lang w:val="en-GB"/>
        </w:rPr>
        <w:t>(6)’s son</w:t>
      </w:r>
      <w:r>
        <w:t xml:space="preserve"> </w:t>
      </w:r>
      <w:r w:rsidRPr="00262A2F">
        <w:rPr>
          <w:b/>
          <w:bCs/>
        </w:rPr>
        <w:t>F:</w:t>
      </w:r>
      <w:r w:rsidRPr="00262A2F">
        <w:t xml:space="preserve"> </w:t>
      </w:r>
      <w:r w:rsidRPr="00443711">
        <w:t>–</w:t>
      </w:r>
      <w:r>
        <w:t xml:space="preserve"> </w:t>
      </w:r>
      <w:r w:rsidRPr="00262A2F">
        <w:rPr>
          <w:b/>
          <w:bCs/>
        </w:rPr>
        <w:t>S:</w:t>
      </w:r>
      <w:r w:rsidRPr="00262A2F">
        <w:t xml:space="preserve"> </w:t>
      </w:r>
      <w:r>
        <w:rPr>
          <w:i/>
          <w:iCs/>
        </w:rPr>
        <w:t xml:space="preserve">ySan </w:t>
      </w:r>
      <w:r>
        <w:t xml:space="preserve">4:7, 22b (Kosovsky, </w:t>
      </w:r>
      <w:r>
        <w:rPr>
          <w:i/>
          <w:iCs/>
        </w:rPr>
        <w:t>Yerushalmi</w:t>
      </w:r>
      <w:r>
        <w:t xml:space="preserve">, 590)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00731B35">
        <w:rPr>
          <w:rFonts w:cs="Times New Roman"/>
          <w:lang w:val="en-GB"/>
        </w:rPr>
        <w:t>3</w:t>
      </w:r>
      <w:r w:rsidR="00731B35" w:rsidRPr="001524B6">
        <w:rPr>
          <w:rFonts w:cs="Times New Roman"/>
          <w:vertAlign w:val="superscript"/>
          <w:lang w:val="en-GB"/>
        </w:rPr>
        <w:t>rd</w:t>
      </w:r>
      <w:r w:rsidR="00731B35">
        <w:rPr>
          <w:rFonts w:cs="Times New Roman"/>
          <w:lang w:val="en-GB"/>
        </w:rPr>
        <w:t xml:space="preserve"> C</w:t>
      </w:r>
      <w:r w:rsidR="00731B35">
        <w:rPr>
          <w:rStyle w:val="FootnoteReference"/>
          <w:rFonts w:cs="Times New Roman"/>
          <w:lang w:val="en-GB"/>
        </w:rPr>
        <w:footnoteReference w:id="3258"/>
      </w:r>
    </w:p>
    <w:p w14:paraId="734A29C5" w14:textId="77777777" w:rsidR="00BD0433" w:rsidRDefault="00BD0433" w:rsidP="0018007E">
      <w:pPr>
        <w:numPr>
          <w:ilvl w:val="0"/>
          <w:numId w:val="122"/>
        </w:numPr>
        <w:bidi w:val="0"/>
      </w:pPr>
      <w:r w:rsidRPr="00262A2F">
        <w:rPr>
          <w:b/>
          <w:bCs/>
        </w:rPr>
        <w:t>O:</w:t>
      </w:r>
      <w:r>
        <w:rPr>
          <w:b/>
          <w:bCs/>
        </w:rPr>
        <w:t xml:space="preserve"> </w:t>
      </w:r>
      <w:r w:rsidRPr="001212F5">
        <w:rPr>
          <w:rFonts w:ascii="Graeca" w:hAnsi="Graeca"/>
        </w:rPr>
        <w:t></w:t>
      </w:r>
      <w:r w:rsidRPr="001212F5">
        <w:rPr>
          <w:rFonts w:ascii="Graeca" w:hAnsi="Graeca"/>
        </w:rPr>
        <w:t></w:t>
      </w:r>
      <w:r w:rsidRPr="001212F5">
        <w:rPr>
          <w:rFonts w:ascii="Graeca" w:hAnsi="Graeca"/>
        </w:rPr>
        <w:t></w:t>
      </w:r>
      <w:r w:rsidRPr="001212F5">
        <w:rPr>
          <w:rFonts w:ascii="Graeca" w:hAnsi="Graeca"/>
        </w:rPr>
        <w:t></w:t>
      </w:r>
      <w:r w:rsidRPr="001212F5">
        <w:rPr>
          <w:rFonts w:ascii="Graeca" w:hAnsi="Graeca"/>
        </w:rPr>
        <w:t></w:t>
      </w:r>
      <w:r w:rsidRPr="001212F5">
        <w:rPr>
          <w:rFonts w:ascii="Graeca" w:hAnsi="Graeca"/>
        </w:rPr>
        <w:t></w:t>
      </w:r>
      <w:r w:rsidRPr="001212F5">
        <w:rPr>
          <w:rFonts w:ascii="Graeca" w:hAnsi="Graeca"/>
        </w:rPr>
        <w:t></w:t>
      </w:r>
      <w:r w:rsidR="00A306B3">
        <w:rPr>
          <w:rStyle w:val="FootnoteReference"/>
        </w:rPr>
        <w:footnoteReference w:id="3259"/>
      </w:r>
      <w:r w:rsidRPr="00A54246">
        <w:t xml:space="preserve">/ </w:t>
      </w:r>
      <w:r w:rsidRPr="00A306B3">
        <w:t>Thaemi</w:t>
      </w:r>
      <w:r w:rsidR="00A306B3">
        <w:rPr>
          <w:rStyle w:val="FootnoteReference"/>
        </w:rPr>
        <w:footnoteReference w:id="3260"/>
      </w:r>
      <w:r>
        <w:rPr>
          <w:b/>
          <w:bCs/>
        </w:rPr>
        <w:t xml:space="preserve"> </w:t>
      </w:r>
      <w:r w:rsidRPr="00262A2F">
        <w:rPr>
          <w:b/>
          <w:bCs/>
        </w:rPr>
        <w:t>Ds:</w:t>
      </w:r>
      <w:r w:rsidRPr="00262A2F">
        <w:t xml:space="preserve"> </w:t>
      </w:r>
      <w:r>
        <w:t xml:space="preserve">Julianus (2), Saad </w:t>
      </w:r>
      <w:r>
        <w:rPr>
          <w:lang w:val="en-GB"/>
        </w:rPr>
        <w:t>(1)’s son,</w:t>
      </w:r>
      <w:r>
        <w:t xml:space="preserve"> </w:t>
      </w:r>
      <w:r w:rsidRPr="009972B0">
        <w:rPr>
          <w:rFonts w:cs="Times New Roman"/>
          <w:lang w:val="en-GB"/>
        </w:rPr>
        <w:t>Syrian of Canotha</w:t>
      </w:r>
      <w:r w:rsidRPr="009972B0">
        <w:rPr>
          <w:rStyle w:val="FootnoteReference"/>
          <w:rFonts w:cs="Times New Roman"/>
          <w:rtl/>
        </w:rPr>
        <w:footnoteReference w:id="3261"/>
      </w:r>
      <w:r w:rsidRPr="009A4CB8">
        <w:t xml:space="preserve"> </w:t>
      </w:r>
      <w:r w:rsidRPr="00262A2F">
        <w:rPr>
          <w:b/>
          <w:bCs/>
        </w:rPr>
        <w:t>F:</w:t>
      </w:r>
      <w:r w:rsidRPr="00262A2F">
        <w:t xml:space="preserve"> </w:t>
      </w:r>
      <w:smartTag w:uri="urn:schemas-microsoft-com:office:smarttags" w:element="place">
        <w:smartTag w:uri="urn:schemas-microsoft-com:office:smarttags" w:element="City">
          <w:r>
            <w:t>Epitaph</w:t>
          </w:r>
        </w:smartTag>
        <w:r w:rsidR="00C42D69">
          <w:rPr>
            <w:rFonts w:cs="Times New Roman"/>
          </w:rPr>
          <w:t>,</w:t>
        </w:r>
        <w:r w:rsidRPr="000B6093">
          <w:rPr>
            <w:rFonts w:cs="Times New Roman"/>
            <w:lang w:val="en-GB"/>
          </w:rPr>
          <w:t xml:space="preserve"> </w:t>
        </w:r>
        <w:smartTag w:uri="urn:schemas-microsoft-com:office:smarttags" w:element="country-region">
          <w:r w:rsidR="00C42D69">
            <w:rPr>
              <w:rFonts w:cs="Times New Roman"/>
              <w:lang w:val="en-GB"/>
            </w:rPr>
            <w:t>France</w:t>
          </w:r>
        </w:smartTag>
      </w:smartTag>
      <w:r w:rsidRPr="009972B0">
        <w:rPr>
          <w:rFonts w:cs="Times New Roman"/>
          <w:lang w:val="en-GB"/>
        </w:rPr>
        <w:t>,</w:t>
      </w:r>
      <w:r>
        <w:t xml:space="preserve"> Oehler </w:t>
      </w:r>
      <w:r w:rsidRPr="00262A2F">
        <w:rPr>
          <w:b/>
          <w:bCs/>
        </w:rPr>
        <w:t>S:</w:t>
      </w:r>
      <w:r w:rsidRPr="00262A2F">
        <w:t xml:space="preserve"> </w:t>
      </w:r>
      <w:r w:rsidRPr="00A54246">
        <w:rPr>
          <w:i/>
          <w:iCs/>
        </w:rPr>
        <w:t>CIJ</w:t>
      </w:r>
      <w:r w:rsidRPr="00A54246">
        <w:t xml:space="preserve"> 61*</w:t>
      </w:r>
      <w:r>
        <w:t xml:space="preserve"> </w:t>
      </w:r>
      <w:r w:rsidRPr="00262A2F">
        <w:rPr>
          <w:b/>
          <w:bCs/>
        </w:rPr>
        <w:t>E:</w:t>
      </w:r>
      <w:r w:rsidRPr="00682063">
        <w:rPr>
          <w:rFonts w:cs="Times New Roman"/>
        </w:rPr>
        <w:t xml:space="preserve"> </w:t>
      </w:r>
      <w:r>
        <w:rPr>
          <w:rFonts w:cs="Times New Roman"/>
        </w:rPr>
        <w:t>Jew?</w:t>
      </w:r>
      <w:r w:rsidRPr="00F46845">
        <w:rPr>
          <w:rStyle w:val="FootnoteReference"/>
          <w:rFonts w:cs="Times New Roman"/>
          <w:rtl/>
        </w:rPr>
        <w:footnoteReference w:id="3262"/>
      </w:r>
      <w:r>
        <w:rPr>
          <w:rFonts w:cs="Times New Roman"/>
        </w:rPr>
        <w:t xml:space="preserve"> </w:t>
      </w:r>
      <w:r w:rsidRPr="00262A2F">
        <w:rPr>
          <w:b/>
          <w:bCs/>
        </w:rPr>
        <w:t>D</w:t>
      </w:r>
      <w:r w:rsidRPr="004F5C27">
        <w:t xml:space="preserve">: </w:t>
      </w:r>
      <w:r>
        <w:rPr>
          <w:rFonts w:cs="Times New Roman"/>
          <w:lang w:val="en-GB"/>
        </w:rPr>
        <w:t>Post-211</w:t>
      </w:r>
      <w:r>
        <w:rPr>
          <w:rStyle w:val="FootnoteReference"/>
          <w:rFonts w:cs="Times New Roman"/>
          <w:lang w:val="en-GB"/>
        </w:rPr>
        <w:footnoteReference w:id="3263"/>
      </w:r>
    </w:p>
    <w:p w14:paraId="7F316C30" w14:textId="77777777" w:rsidR="00BD0433" w:rsidRDefault="00BD0433" w:rsidP="00CF1A10">
      <w:pPr>
        <w:numPr>
          <w:ilvl w:val="0"/>
          <w:numId w:val="122"/>
        </w:numPr>
        <w:bidi w:val="0"/>
        <w:rPr>
          <w:b/>
          <w:bCs/>
        </w:rPr>
      </w:pPr>
      <w:r w:rsidRPr="00262A2F">
        <w:rPr>
          <w:b/>
          <w:bCs/>
        </w:rPr>
        <w:t>O:</w:t>
      </w:r>
      <w:r>
        <w:rPr>
          <w:b/>
          <w:bCs/>
        </w:rPr>
        <w:t xml:space="preserve"> </w:t>
      </w:r>
      <w:r w:rsidRPr="00864387">
        <w:rPr>
          <w:rFonts w:ascii="Graeca" w:hAnsi="Graeca"/>
        </w:rPr>
        <w:t></w:t>
      </w:r>
      <w:r w:rsidRPr="00864387">
        <w:rPr>
          <w:rFonts w:ascii="Graeca" w:hAnsi="Graeca"/>
        </w:rPr>
        <w:t></w:t>
      </w:r>
      <w:r w:rsidRPr="00864387">
        <w:rPr>
          <w:rFonts w:ascii="Graeca" w:hAnsi="Graeca"/>
        </w:rPr>
        <w:t></w:t>
      </w:r>
      <w:r w:rsidRPr="00864387">
        <w:rPr>
          <w:rFonts w:ascii="Graeca" w:hAnsi="Graeca"/>
        </w:rPr>
        <w:t></w:t>
      </w:r>
      <w:r w:rsidRPr="00864387">
        <w:rPr>
          <w:rFonts w:ascii="Graeca" w:hAnsi="Graeca"/>
        </w:rPr>
        <w:t></w:t>
      </w:r>
      <w:r w:rsidRPr="00864387">
        <w:rPr>
          <w:rFonts w:ascii="Graeca" w:hAnsi="Graeca"/>
        </w:rPr>
        <w:t></w:t>
      </w:r>
      <w:r w:rsidR="00864387">
        <w:rPr>
          <w:rStyle w:val="FootnoteReference"/>
        </w:rPr>
        <w:footnoteReference w:id="3264"/>
      </w:r>
      <w:r w:rsidR="00FD4C59">
        <w:rPr>
          <w:rFonts w:cs="Times New Roman"/>
        </w:rPr>
        <w:t>/</w:t>
      </w:r>
      <w:r w:rsidRPr="006E14BF">
        <w:rPr>
          <w:rFonts w:cs="Times New Roman"/>
          <w:rtl/>
        </w:rPr>
        <w:t>תמא</w:t>
      </w:r>
      <w:r>
        <w:rPr>
          <w:rStyle w:val="FootnoteReference"/>
        </w:rPr>
        <w:footnoteReference w:id="3265"/>
      </w:r>
      <w:r>
        <w:t xml:space="preserve"> </w:t>
      </w:r>
      <w:r w:rsidRPr="00262A2F">
        <w:rPr>
          <w:b/>
          <w:bCs/>
        </w:rPr>
        <w:t>Ds:</w:t>
      </w:r>
      <w:r w:rsidRPr="00262A2F">
        <w:t xml:space="preserve"> </w:t>
      </w:r>
      <w:r>
        <w:t>Of Emesa</w:t>
      </w:r>
      <w:r w:rsidRPr="000C4C70">
        <w:rPr>
          <w:rStyle w:val="FootnoteReference"/>
          <w:rFonts w:cs="Times New Roman"/>
          <w:rtl/>
        </w:rPr>
        <w:footnoteReference w:id="3266"/>
      </w:r>
      <w:r>
        <w:t xml:space="preserve"> </w:t>
      </w:r>
      <w:r w:rsidRPr="00262A2F">
        <w:rPr>
          <w:b/>
          <w:bCs/>
        </w:rPr>
        <w:t>F:</w:t>
      </w:r>
      <w:r w:rsidRPr="00262A2F">
        <w:t xml:space="preserve"> </w:t>
      </w:r>
      <w:r w:rsidRPr="00FD4C59">
        <w:t>Epitaphs</w:t>
      </w:r>
      <w:r>
        <w:t xml:space="preserve">, </w:t>
      </w:r>
      <w:r w:rsidRPr="004C3FA7">
        <w:t>Beth She‘arim</w:t>
      </w:r>
      <w:r>
        <w:t xml:space="preserve">, catacomb 1, </w:t>
      </w:r>
      <w:r>
        <w:rPr>
          <w:i/>
          <w:iCs/>
        </w:rPr>
        <w:t xml:space="preserve">CIJ </w:t>
      </w:r>
      <w:r>
        <w:t xml:space="preserve">1023, 1024, 1025 </w:t>
      </w:r>
      <w:r w:rsidRPr="00262A2F">
        <w:rPr>
          <w:b/>
          <w:bCs/>
        </w:rPr>
        <w:t>S:</w:t>
      </w:r>
      <w:r w:rsidRPr="00262A2F">
        <w:t xml:space="preserve"> </w:t>
      </w:r>
      <w:r>
        <w:rPr>
          <w:i/>
          <w:iCs/>
          <w:lang w:eastAsia="en-GB"/>
        </w:rPr>
        <w:t xml:space="preserve">BS </w:t>
      </w:r>
      <w:r>
        <w:rPr>
          <w:lang w:eastAsia="en-GB"/>
        </w:rPr>
        <w:t xml:space="preserve">1:12, 2. 2:11. 3. 2:12 </w:t>
      </w:r>
      <w:r w:rsidRPr="00262A2F">
        <w:rPr>
          <w:b/>
          <w:bCs/>
        </w:rPr>
        <w:t>E:</w:t>
      </w:r>
      <w:r w:rsidRPr="00682063">
        <w:rPr>
          <w:rFonts w:cs="Times New Roman"/>
        </w:rPr>
        <w:t xml:space="preserve"> </w:t>
      </w:r>
      <w:r w:rsidRPr="00443711">
        <w:t>–</w:t>
      </w:r>
      <w:r w:rsidRPr="000C4C70">
        <w:rPr>
          <w:rStyle w:val="FootnoteReference"/>
          <w:rFonts w:cs="Times New Roman"/>
          <w:rtl/>
        </w:rPr>
        <w:footnoteReference w:id="3267"/>
      </w:r>
      <w:r w:rsidRPr="00682063">
        <w:rPr>
          <w:rFonts w:cs="Times New Roman"/>
        </w:rPr>
        <w:t xml:space="preserve"> </w:t>
      </w:r>
      <w:r w:rsidRPr="00262A2F">
        <w:rPr>
          <w:b/>
          <w:bCs/>
        </w:rPr>
        <w:t>D</w:t>
      </w:r>
      <w:r w:rsidRPr="009C31C8">
        <w:rPr>
          <w:b/>
          <w:bCs/>
        </w:rPr>
        <w:t xml:space="preserve">: </w:t>
      </w:r>
      <w:r w:rsidRPr="009C31C8">
        <w:t>Pre-352</w:t>
      </w:r>
      <w:r>
        <w:rPr>
          <w:rStyle w:val="FootnoteReference"/>
        </w:rPr>
        <w:footnoteReference w:id="3268"/>
      </w:r>
    </w:p>
    <w:p w14:paraId="261076EF" w14:textId="77777777" w:rsidR="00BD0433" w:rsidRDefault="00BD0433" w:rsidP="00CF1A10">
      <w:pPr>
        <w:numPr>
          <w:ilvl w:val="0"/>
          <w:numId w:val="122"/>
        </w:numPr>
        <w:bidi w:val="0"/>
      </w:pPr>
      <w:r w:rsidRPr="00262A2F">
        <w:rPr>
          <w:b/>
          <w:bCs/>
        </w:rPr>
        <w:t>O:</w:t>
      </w:r>
      <w:r>
        <w:rPr>
          <w:b/>
          <w:bCs/>
        </w:rPr>
        <w:t xml:space="preserve"> </w:t>
      </w:r>
      <w:r w:rsidRPr="00A90AE6">
        <w:rPr>
          <w:rFonts w:cs="Times New Roman"/>
          <w:rtl/>
        </w:rPr>
        <w:t>תמה</w:t>
      </w:r>
      <w:r w:rsidRPr="007C7D5E">
        <w:rPr>
          <w:rStyle w:val="FootnoteReference"/>
        </w:rPr>
        <w:footnoteReference w:id="3269"/>
      </w:r>
      <w:r>
        <w:rPr>
          <w:b/>
          <w:bCs/>
        </w:rPr>
        <w:t xml:space="preserve"> </w:t>
      </w:r>
      <w:r w:rsidRPr="00262A2F">
        <w:rPr>
          <w:b/>
          <w:bCs/>
        </w:rPr>
        <w:t>Ds:</w:t>
      </w:r>
      <w:r w:rsidRPr="00262A2F">
        <w:t xml:space="preserve"> </w:t>
      </w:r>
      <w:r w:rsidRPr="00443711">
        <w:t>–</w:t>
      </w:r>
      <w:r>
        <w:rPr>
          <w:rFonts w:cs="Times New Roman"/>
        </w:rPr>
        <w:t xml:space="preserve"> </w:t>
      </w:r>
      <w:r w:rsidRPr="00262A2F">
        <w:rPr>
          <w:b/>
          <w:bCs/>
        </w:rPr>
        <w:t>F:</w:t>
      </w:r>
      <w:r w:rsidRPr="00262A2F">
        <w:t xml:space="preserve"> </w:t>
      </w:r>
      <w:r>
        <w:t xml:space="preserve">Synagogue inscription, </w:t>
      </w:r>
      <w:r w:rsidRPr="009B6A6C">
        <w:rPr>
          <w:lang w:val="fr-FR"/>
        </w:rPr>
        <w:t>Ma‘on</w:t>
      </w:r>
      <w:r w:rsidRPr="008F792C">
        <w:rPr>
          <w:lang w:val="fr-FR"/>
        </w:rPr>
        <w:t>,</w:t>
      </w:r>
      <w:r>
        <w:rPr>
          <w:rStyle w:val="FootnoteReference"/>
          <w:lang w:val="fr-FR"/>
        </w:rPr>
        <w:footnoteReference w:id="3270"/>
      </w:r>
      <w:r>
        <w:rPr>
          <w:b/>
          <w:bCs/>
        </w:rPr>
        <w:t xml:space="preserve"> Y</w:t>
      </w:r>
      <w:r>
        <w:t>eivin</w:t>
      </w:r>
      <w:r>
        <w:rPr>
          <w:rtl/>
        </w:rPr>
        <w:t xml:space="preserve"> </w:t>
      </w:r>
      <w:r w:rsidRPr="00262A2F">
        <w:rPr>
          <w:b/>
          <w:bCs/>
        </w:rPr>
        <w:t>S:</w:t>
      </w:r>
      <w:r w:rsidRPr="00262A2F">
        <w:t xml:space="preserve"> </w:t>
      </w:r>
      <w:r>
        <w:t xml:space="preserve">Naveh, </w:t>
      </w:r>
      <w:r>
        <w:rPr>
          <w:i/>
          <w:iCs/>
        </w:rPr>
        <w:t>OSM</w:t>
      </w:r>
      <w:r>
        <w:t>, no. 57</w:t>
      </w:r>
      <w:r>
        <w:rPr>
          <w:rtl/>
        </w:rPr>
        <w:t xml:space="preserve">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C42D69">
        <w:rPr>
          <w:rFonts w:cs="Times New Roman"/>
          <w:lang w:val="it-IT"/>
        </w:rPr>
        <w:t>–</w:t>
      </w:r>
      <w:r w:rsidR="00136BAF" w:rsidRPr="005F539E">
        <w:rPr>
          <w:rStyle w:val="FootnoteReference"/>
          <w:rFonts w:cs="Times New Roman"/>
        </w:rPr>
        <w:footnoteReference w:id="3271"/>
      </w:r>
    </w:p>
    <w:p w14:paraId="60AF6E49" w14:textId="77777777" w:rsidR="00EC0A57" w:rsidRDefault="00EC0A57" w:rsidP="006A475B">
      <w:pPr>
        <w:bidi w:val="0"/>
        <w:rPr>
          <w:rFonts w:hint="cs"/>
        </w:rPr>
      </w:pPr>
    </w:p>
    <w:sectPr w:rsidR="00EC0A57" w:rsidSect="00EA1A7B">
      <w:footnotePr>
        <w:pos w:val="beneathText"/>
        <w:numRestart w:val="eachSect"/>
      </w:footnotePr>
      <w:type w:val="continuous"/>
      <w:pgSz w:w="11906" w:h="16838"/>
      <w:pgMar w:top="1440" w:right="1800" w:bottom="1440" w:left="180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rof Dr Tal Ilan" w:date="2018-10-04T09:59:00Z" w:initials="TI">
    <w:p w14:paraId="4526E0F4" w14:textId="77777777" w:rsidR="006A12D4" w:rsidRPr="006A12D4" w:rsidRDefault="006A12D4">
      <w:pPr>
        <w:pStyle w:val="CommentText"/>
        <w:rPr>
          <w:rFonts w:hint="cs"/>
          <w:rtl/>
        </w:rPr>
      </w:pPr>
      <w:r>
        <w:rPr>
          <w:rStyle w:val="CommentReference"/>
        </w:rPr>
        <w:annotationRef/>
      </w:r>
      <w:r>
        <w:t xml:space="preserve">New reading in </w:t>
      </w:r>
      <w:r>
        <w:rPr>
          <w:i/>
          <w:iCs/>
        </w:rPr>
        <w:t xml:space="preserve">CIIP </w:t>
      </w:r>
      <w:r>
        <w:t xml:space="preserve">IV/2 3850 </w:t>
      </w:r>
      <w:r w:rsidRPr="00812A7E">
        <w:rPr>
          <w:rFonts w:ascii="Graeca" w:hAnsi="Graeca" w:cs="Graeca"/>
        </w:rPr>
        <w:t></w:t>
      </w:r>
      <w:r w:rsidRPr="00812A7E">
        <w:rPr>
          <w:rFonts w:ascii="Graeca" w:hAnsi="Graeca" w:cs="Graeca"/>
        </w:rPr>
        <w:t></w:t>
      </w:r>
      <w:r w:rsidRPr="00812A7E">
        <w:rPr>
          <w:rFonts w:ascii="Graeca" w:hAnsi="Graeca" w:cs="Graeca"/>
        </w:rPr>
        <w:t></w:t>
      </w:r>
      <w:r w:rsidRPr="00812A7E">
        <w:rPr>
          <w:rFonts w:ascii="Graeca" w:hAnsi="Graeca" w:cs="Graeca"/>
        </w:rPr>
        <w:t></w:t>
      </w:r>
      <w:r>
        <w:rPr>
          <w:rFonts w:ascii="Graeca" w:hAnsi="Graeca" w:cs="Graeca"/>
        </w:rPr>
        <w:t></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26E0F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7B5EAC" w14:textId="77777777" w:rsidR="00BE0348" w:rsidRDefault="00BE0348">
      <w:r>
        <w:separator/>
      </w:r>
    </w:p>
  </w:endnote>
  <w:endnote w:type="continuationSeparator" w:id="0">
    <w:p w14:paraId="657E50E0" w14:textId="77777777" w:rsidR="00BE0348" w:rsidRDefault="00BE0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embedRegular r:id="rId1" w:fontKey="{134BB81B-F81B-434D-8274-069DBE3BEAE7}"/>
    <w:embedBold r:id="rId2" w:fontKey="{C499ACE0-0108-4994-B7F8-35C9C1C04511}"/>
    <w:embedItalic r:id="rId3" w:fontKey="{97AD5BEA-6E35-472E-97E7-B2A5414C72B8}"/>
    <w:embedBoldItalic r:id="rId4" w:fontKey="{89A6D977-F5B1-46A9-8EE5-B37A6780D754}"/>
  </w:font>
  <w:font w:name="Symbol">
    <w:panose1 w:val="05050102010706020507"/>
    <w:charset w:val="02"/>
    <w:family w:val="roman"/>
    <w:pitch w:val="variable"/>
    <w:sig w:usb0="00000000" w:usb1="10000000" w:usb2="00000000" w:usb3="00000000" w:csb0="80000000" w:csb1="00000000"/>
  </w:font>
  <w:font w:name="Miriam">
    <w:panose1 w:val="020B0502050101010101"/>
    <w:charset w:val="00"/>
    <w:family w:val="swiss"/>
    <w:pitch w:val="variable"/>
    <w:sig w:usb0="00000803" w:usb1="00000000" w:usb2="00000000" w:usb3="00000000" w:csb0="00000021" w:csb1="00000000"/>
    <w:embedRegular r:id="rId5" w:subsetted="1" w:fontKey="{D93E3819-AE33-4DE1-A0D1-E2189586E7A3}"/>
    <w:embedBold r:id="rId6" w:subsetted="1" w:fontKey="{881898D1-B62B-427A-9612-24AD606657E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embedRegular r:id="rId7" w:subsetted="1" w:fontKey="{08C9D21E-3DEE-4F6F-87D4-E834218A540B}"/>
  </w:font>
  <w:font w:name="Tahoma">
    <w:panose1 w:val="020B0604030504040204"/>
    <w:charset w:val="00"/>
    <w:family w:val="swiss"/>
    <w:pitch w:val="variable"/>
    <w:sig w:usb0="E1002EFF" w:usb1="C000605B" w:usb2="00000029" w:usb3="00000000" w:csb0="000101FF" w:csb1="00000000"/>
  </w:font>
  <w:font w:name="Coptic">
    <w:altName w:val="Courier New"/>
    <w:charset w:val="00"/>
    <w:family w:val="swiss"/>
    <w:pitch w:val="variable"/>
    <w:sig w:usb0="00000003" w:usb1="00000000" w:usb2="00000000" w:usb3="00000000" w:csb0="00000001" w:csb1="00000000"/>
    <w:embedRegular r:id="rId8" w:fontKey="{227D62E1-8CBC-4D30-8ADD-A5EBD2CBB1F8}"/>
  </w:font>
  <w:font w:name="Graeca">
    <w:charset w:val="02"/>
    <w:family w:val="auto"/>
    <w:pitch w:val="variable"/>
    <w:sig w:usb0="00000000" w:usb1="10000000" w:usb2="00000000" w:usb3="00000000" w:csb0="80000000" w:csb1="00000000"/>
    <w:embedRegular r:id="rId9" w:fontKey="{17D6ACC4-8A1F-4F35-A9E4-7A625F7AA8B9}"/>
    <w:embedBold r:id="rId10" w:fontKey="{BE6857F2-321E-454B-A3B1-94FC9052EF76}"/>
  </w:font>
  <w:font w:name="Times Beyrut Roman">
    <w:charset w:val="00"/>
    <w:family w:val="roman"/>
    <w:pitch w:val="variable"/>
    <w:sig w:usb0="00000003" w:usb1="00000000" w:usb2="00000000" w:usb3="00000000" w:csb0="00000001" w:csb1="00000000"/>
    <w:embedRegular r:id="rId11" w:fontKey="{BF5BC2B0-36AF-4AFA-9D7C-0766E6ADC51A}"/>
    <w:embedBold r:id="rId12" w:fontKey="{096810CC-9308-4CB8-9497-2BEA27672062}"/>
  </w:font>
  <w:font w:name="Estrangelo Edessa">
    <w:altName w:val="Times New Roman"/>
    <w:panose1 w:val="00000000000000000000"/>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365B5" w14:textId="387B12E4" w:rsidR="00445A44" w:rsidRDefault="00445A44">
    <w:pPr>
      <w:pStyle w:val="Footer"/>
    </w:pPr>
    <w:r>
      <w:fldChar w:fldCharType="begin"/>
    </w:r>
    <w:r>
      <w:instrText xml:space="preserve"> PAGE   \* MERGEFORMAT </w:instrText>
    </w:r>
    <w:r>
      <w:fldChar w:fldCharType="separate"/>
    </w:r>
    <w:r w:rsidR="00BE0348">
      <w:rPr>
        <w:noProof/>
        <w:rtl/>
      </w:rPr>
      <w:t>49</w:t>
    </w:r>
    <w:r>
      <w:fldChar w:fldCharType="end"/>
    </w:r>
  </w:p>
  <w:p w14:paraId="7A31BD79" w14:textId="77777777" w:rsidR="00445A44" w:rsidRDefault="00445A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85D9A6" w14:textId="77777777" w:rsidR="00BE0348" w:rsidRDefault="00BE0348">
      <w:r>
        <w:separator/>
      </w:r>
    </w:p>
  </w:footnote>
  <w:footnote w:type="continuationSeparator" w:id="0">
    <w:p w14:paraId="4DA4ECB1" w14:textId="77777777" w:rsidR="00BE0348" w:rsidRDefault="00BE0348">
      <w:r>
        <w:continuationSeparator/>
      </w:r>
    </w:p>
  </w:footnote>
  <w:footnote w:id="1">
    <w:p w14:paraId="00D90369" w14:textId="77777777" w:rsidR="00865CD2" w:rsidRPr="00FC7E1B" w:rsidRDefault="00865CD2" w:rsidP="00A03C00">
      <w:pPr>
        <w:pStyle w:val="FootnoteText"/>
        <w:bidi w:val="0"/>
        <w:spacing w:line="240" w:lineRule="auto"/>
      </w:pPr>
      <w:r>
        <w:rPr>
          <w:rStyle w:val="FootnoteReference"/>
        </w:rPr>
        <w:footnoteRef/>
      </w:r>
      <w:r>
        <w:rPr>
          <w:rtl/>
        </w:rPr>
        <w:t xml:space="preserve"> </w:t>
      </w:r>
      <w:r>
        <w:t>Biblical, see e.g. Num 1:11.</w:t>
      </w:r>
    </w:p>
  </w:footnote>
  <w:footnote w:id="2">
    <w:p w14:paraId="20649190" w14:textId="77777777" w:rsidR="00865CD2" w:rsidRPr="00FA6BAE" w:rsidRDefault="00865CD2" w:rsidP="005F66E9">
      <w:pPr>
        <w:pStyle w:val="FootnoteText"/>
        <w:bidi w:val="0"/>
        <w:spacing w:line="240" w:lineRule="auto"/>
        <w:rPr>
          <w:rFonts w:cs="Times New Roman"/>
          <w:lang w:val="en-US"/>
        </w:rPr>
      </w:pPr>
      <w:r>
        <w:rPr>
          <w:rStyle w:val="FootnoteReference"/>
        </w:rPr>
        <w:footnoteRef/>
      </w:r>
      <w:r>
        <w:t xml:space="preserve"> </w:t>
      </w:r>
      <w:r>
        <w:rPr>
          <w:lang w:val="en-US"/>
        </w:rPr>
        <w:t xml:space="preserve">In Coptic, see vol. 1, Introduction 2.8.4, p. 31. In Greek this would read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In Hebrew it would read </w:t>
      </w:r>
      <w:r>
        <w:rPr>
          <w:rFonts w:cs="Times New Roman" w:hint="cs"/>
          <w:rtl/>
          <w:lang w:val="en-US"/>
        </w:rPr>
        <w:t>אבידון</w:t>
      </w:r>
      <w:r>
        <w:rPr>
          <w:rFonts w:cs="Times New Roman"/>
          <w:lang w:val="en-US"/>
        </w:rPr>
        <w:t xml:space="preserve">. On the additional </w:t>
      </w:r>
      <w:r>
        <w:rPr>
          <w:rFonts w:cs="Times New Roman" w:hint="cs"/>
          <w:rtl/>
          <w:lang w:val="en-US"/>
        </w:rPr>
        <w:t>ו</w:t>
      </w:r>
      <w:r w:rsidRPr="00FA6BAE">
        <w:rPr>
          <w:rFonts w:cs="Times New Roman"/>
          <w:lang w:val="en-US"/>
        </w:rPr>
        <w:t xml:space="preserve"> in the suffix see vol. </w:t>
      </w:r>
      <w:r>
        <w:rPr>
          <w:rFonts w:cs="Times New Roman"/>
          <w:lang w:val="en-US"/>
        </w:rPr>
        <w:t>4, Introduction 2.3.5.1, p. 13.</w:t>
      </w:r>
    </w:p>
  </w:footnote>
  <w:footnote w:id="3">
    <w:p w14:paraId="4D31008D" w14:textId="77777777" w:rsidR="00865CD2" w:rsidRPr="000810DE" w:rsidRDefault="00865CD2" w:rsidP="00A03C00">
      <w:pPr>
        <w:pStyle w:val="FootnoteText"/>
        <w:bidi w:val="0"/>
        <w:spacing w:line="240" w:lineRule="auto"/>
        <w:rPr>
          <w:rFonts w:cs="Times New Roman"/>
          <w:lang w:val="en-US"/>
        </w:rPr>
      </w:pPr>
      <w:r>
        <w:rPr>
          <w:rStyle w:val="FootnoteReference"/>
        </w:rPr>
        <w:footnoteRef/>
      </w:r>
      <w:r>
        <w:t xml:space="preserve"> </w:t>
      </w:r>
      <w:r>
        <w:rPr>
          <w:lang w:val="en-US"/>
        </w:rPr>
        <w:t xml:space="preserve">In Coptic – </w:t>
      </w:r>
      <w:r>
        <w:rPr>
          <w:rFonts w:ascii="Coptic" w:hAnsi="Coptic"/>
          <w:lang w:val="en-US"/>
        </w:rPr>
        <w:t>paryhereus</w:t>
      </w:r>
      <w:r>
        <w:rPr>
          <w:rFonts w:cs="Times New Roman"/>
          <w:lang w:val="en-US"/>
        </w:rPr>
        <w:t>. On this title see vol. 1, Introduction 3.2.5, pp. 33-4.</w:t>
      </w:r>
    </w:p>
  </w:footnote>
  <w:footnote w:id="4">
    <w:p w14:paraId="6BEF1240" w14:textId="77777777" w:rsidR="00865CD2" w:rsidRPr="000810DE" w:rsidRDefault="00865CD2" w:rsidP="00E0780B">
      <w:pPr>
        <w:pStyle w:val="FootnoteText"/>
        <w:bidi w:val="0"/>
        <w:spacing w:line="240" w:lineRule="auto"/>
        <w:rPr>
          <w:lang w:val="en-US"/>
        </w:rPr>
      </w:pPr>
      <w:r>
        <w:rPr>
          <w:rStyle w:val="FootnoteReference"/>
        </w:rPr>
        <w:footnoteRef/>
      </w:r>
      <w:r>
        <w:t xml:space="preserve"> </w:t>
      </w:r>
      <w:r>
        <w:rPr>
          <w:lang w:val="en-US"/>
        </w:rPr>
        <w:t xml:space="preserve">In the days of </w:t>
      </w:r>
      <w:smartTag w:uri="urn:schemas-microsoft-com:office:smarttags" w:element="place">
        <w:smartTag w:uri="urn:schemas-microsoft-com:office:smarttags" w:element="City">
          <w:r>
            <w:rPr>
              <w:lang w:val="en-US"/>
            </w:rPr>
            <w:t>Constantine</w:t>
          </w:r>
        </w:smartTag>
      </w:smartTag>
      <w:r>
        <w:rPr>
          <w:lang w:val="en-US"/>
        </w:rPr>
        <w:t>. These are his dates, see Introduction 7.1.</w:t>
      </w:r>
    </w:p>
  </w:footnote>
  <w:footnote w:id="5">
    <w:p w14:paraId="4D9C0E7F" w14:textId="77777777" w:rsidR="00865CD2" w:rsidRPr="00CC3B00" w:rsidRDefault="00865CD2" w:rsidP="00CC3B00">
      <w:pPr>
        <w:pStyle w:val="FootnoteText"/>
        <w:bidi w:val="0"/>
        <w:spacing w:line="240" w:lineRule="auto"/>
        <w:rPr>
          <w:lang w:val="en-US"/>
        </w:rPr>
      </w:pPr>
      <w:r>
        <w:rPr>
          <w:rStyle w:val="FootnoteReference"/>
        </w:rPr>
        <w:footnoteRef/>
      </w:r>
      <w:r>
        <w:t xml:space="preserve"> </w:t>
      </w:r>
      <w:r>
        <w:rPr>
          <w:lang w:val="en-US"/>
        </w:rPr>
        <w:t xml:space="preserve">On the interchange of the letters </w:t>
      </w:r>
      <w:r w:rsidRPr="00CC3B00">
        <w:rPr>
          <w:rFonts w:cs="Times New Roman"/>
          <w:rtl/>
          <w:lang w:val="en-US"/>
        </w:rPr>
        <w:t>י</w:t>
      </w:r>
      <w:r>
        <w:rPr>
          <w:lang w:val="en-US"/>
        </w:rPr>
        <w:t xml:space="preserve"> and</w:t>
      </w:r>
      <w:r w:rsidRPr="00CC3B00">
        <w:rPr>
          <w:rFonts w:cs="Times New Roman"/>
          <w:lang w:val="en-US"/>
        </w:rPr>
        <w:t xml:space="preserve"> </w:t>
      </w:r>
      <w:r w:rsidRPr="00CC3B00">
        <w:rPr>
          <w:rFonts w:cs="Times New Roman"/>
          <w:rtl/>
          <w:lang w:val="en-US"/>
        </w:rPr>
        <w:t>ו</w:t>
      </w:r>
      <w:r w:rsidRPr="00CC3B00">
        <w:rPr>
          <w:rFonts w:cs="Times New Roman"/>
          <w:lang w:val="en-US"/>
        </w:rPr>
        <w:t xml:space="preserve"> </w:t>
      </w:r>
      <w:r>
        <w:rPr>
          <w:lang w:val="en-US"/>
        </w:rPr>
        <w:t>see vol. 4, Introduction 2.7.1, p. 13.</w:t>
      </w:r>
    </w:p>
  </w:footnote>
  <w:footnote w:id="6">
    <w:p w14:paraId="76E4F1AE" w14:textId="77777777" w:rsidR="00865CD2" w:rsidRPr="00FA6BAE" w:rsidRDefault="00865CD2" w:rsidP="003613F8">
      <w:pPr>
        <w:pStyle w:val="FootnoteText"/>
        <w:bidi w:val="0"/>
        <w:spacing w:line="240" w:lineRule="auto"/>
        <w:rPr>
          <w:lang w:val="en-US"/>
        </w:rPr>
      </w:pPr>
      <w:r>
        <w:rPr>
          <w:rStyle w:val="FootnoteReference"/>
        </w:rPr>
        <w:footnoteRef/>
      </w:r>
      <w:r>
        <w:rPr>
          <w:rtl/>
        </w:rPr>
        <w:t xml:space="preserve"> </w:t>
      </w:r>
      <w:r>
        <w:rPr>
          <w:lang w:val="en-US"/>
        </w:rPr>
        <w:t>See next note.</w:t>
      </w:r>
    </w:p>
  </w:footnote>
  <w:footnote w:id="7">
    <w:p w14:paraId="48188E5B" w14:textId="77777777" w:rsidR="00865CD2" w:rsidRPr="00FA6BAE" w:rsidRDefault="00865CD2" w:rsidP="00FE4F13">
      <w:pPr>
        <w:pStyle w:val="FootnoteText"/>
        <w:bidi w:val="0"/>
        <w:spacing w:line="240" w:lineRule="auto"/>
        <w:rPr>
          <w:lang w:val="en-US"/>
        </w:rPr>
      </w:pPr>
      <w:r>
        <w:rPr>
          <w:rStyle w:val="FootnoteReference"/>
        </w:rPr>
        <w:footnoteRef/>
      </w:r>
      <w:r>
        <w:rPr>
          <w:rtl/>
        </w:rPr>
        <w:t xml:space="preserve"> </w:t>
      </w:r>
      <w:r>
        <w:rPr>
          <w:lang w:val="en-US"/>
        </w:rPr>
        <w:t xml:space="preserve">Aaron is described as </w:t>
      </w:r>
      <w:r w:rsidRPr="00FA6BAE">
        <w:rPr>
          <w:rFonts w:cs="Times New Roman"/>
          <w:rtl/>
          <w:lang w:val="en-US"/>
        </w:rPr>
        <w:t>דמן אבודן</w:t>
      </w:r>
      <w:r>
        <w:rPr>
          <w:lang w:val="en-US"/>
        </w:rPr>
        <w:t xml:space="preserve"> (of Abudan) but no such place is recorded. Thus it may be a fam</w:t>
      </w:r>
      <w:r>
        <w:rPr>
          <w:lang w:val="en-US"/>
        </w:rPr>
        <w:t>i</w:t>
      </w:r>
      <w:r>
        <w:rPr>
          <w:lang w:val="en-US"/>
        </w:rPr>
        <w:t>ly name, see vol. 1, Introduction 6.1.2, p. 46.</w:t>
      </w:r>
    </w:p>
  </w:footnote>
  <w:footnote w:id="8">
    <w:p w14:paraId="711A137F" w14:textId="77777777" w:rsidR="00865CD2" w:rsidRPr="00550A76" w:rsidRDefault="00865CD2" w:rsidP="00F8429E">
      <w:pPr>
        <w:pStyle w:val="FootnoteText"/>
        <w:bidi w:val="0"/>
        <w:spacing w:line="240" w:lineRule="auto"/>
        <w:rPr>
          <w:lang w:val="en-US"/>
        </w:rPr>
      </w:pPr>
      <w:r>
        <w:rPr>
          <w:rStyle w:val="FootnoteReference"/>
        </w:rPr>
        <w:footnoteRef/>
      </w:r>
      <w:r>
        <w:rPr>
          <w:rtl/>
        </w:rPr>
        <w:t xml:space="preserve"> </w:t>
      </w:r>
      <w:r>
        <w:rPr>
          <w:lang w:val="en-US"/>
        </w:rPr>
        <w:t xml:space="preserve">Suggested by </w:t>
      </w:r>
      <w:r>
        <w:rPr>
          <w:i/>
          <w:iCs/>
          <w:lang w:val="en-US"/>
        </w:rPr>
        <w:t xml:space="preserve">CIIP </w:t>
      </w:r>
      <w:r>
        <w:rPr>
          <w:lang w:val="en-US"/>
        </w:rPr>
        <w:t>1/2 no. 881.</w:t>
      </w:r>
    </w:p>
  </w:footnote>
  <w:footnote w:id="9">
    <w:p w14:paraId="106AD232" w14:textId="77777777" w:rsidR="00865CD2" w:rsidRPr="00F7193D"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Biblical, e.g. 1 Kgs 14:1. </w:t>
      </w:r>
      <w:r w:rsidRPr="005E436F">
        <w:rPr>
          <w:rFonts w:cs="Times New Roman"/>
          <w:rtl/>
          <w:lang w:val="en-US"/>
        </w:rPr>
        <w:t>אביה</w:t>
      </w:r>
      <w:r w:rsidRPr="005E436F">
        <w:rPr>
          <w:rFonts w:cs="Times New Roman"/>
          <w:lang w:val="en-US"/>
        </w:rPr>
        <w:t xml:space="preserve"> was the name of an Israelite prince. It is also the name of </w:t>
      </w:r>
      <w:r w:rsidRPr="005E436F">
        <w:rPr>
          <w:rFonts w:cs="Times New Roman"/>
          <w:lang w:eastAsia="en-GB"/>
        </w:rPr>
        <w:t>a biblical priestly course</w:t>
      </w:r>
      <w:r>
        <w:rPr>
          <w:rFonts w:cs="Times New Roman"/>
          <w:lang w:eastAsia="en-GB"/>
        </w:rPr>
        <w:t>: 1 Chr 24:10</w:t>
      </w:r>
      <w:r w:rsidRPr="005E436F">
        <w:rPr>
          <w:rFonts w:cs="Times New Roman"/>
          <w:lang w:eastAsia="en-GB"/>
        </w:rPr>
        <w:t>.</w:t>
      </w:r>
    </w:p>
  </w:footnote>
  <w:footnote w:id="10">
    <w:p w14:paraId="6D0E80BC" w14:textId="77777777" w:rsidR="00865CD2" w:rsidRPr="00D05528" w:rsidRDefault="00865CD2" w:rsidP="00D05528">
      <w:pPr>
        <w:pStyle w:val="FootnoteText"/>
        <w:bidi w:val="0"/>
        <w:spacing w:line="240" w:lineRule="auto"/>
        <w:rPr>
          <w:rtl/>
          <w:lang w:val="en-US"/>
        </w:rPr>
      </w:pPr>
      <w:r>
        <w:rPr>
          <w:rStyle w:val="FootnoteReference"/>
        </w:rPr>
        <w:footnoteRef/>
      </w:r>
      <w:r>
        <w:rPr>
          <w:rtl/>
        </w:rPr>
        <w:t xml:space="preserve"> </w:t>
      </w:r>
      <w:r>
        <w:rPr>
          <w:lang w:val="en-US"/>
        </w:rPr>
        <w:t>In Arabic, see Introduction 2.</w:t>
      </w:r>
      <w:r>
        <w:rPr>
          <w:u w:color="FFFF00"/>
          <w:lang w:val="en-US"/>
        </w:rPr>
        <w:t>5.2</w:t>
      </w:r>
      <w:r>
        <w:rPr>
          <w:lang w:val="en-US"/>
        </w:rPr>
        <w:t xml:space="preserve">. In Hebrew this would read </w:t>
      </w:r>
      <w:r>
        <w:rPr>
          <w:rFonts w:cs="Times New Roman" w:hint="cs"/>
          <w:rtl/>
          <w:lang w:val="en-US"/>
        </w:rPr>
        <w:t>אביה</w:t>
      </w:r>
      <w:r>
        <w:rPr>
          <w:rFonts w:hint="cs"/>
          <w:lang w:val="en-US"/>
        </w:rPr>
        <w:t>.</w:t>
      </w:r>
    </w:p>
  </w:footnote>
  <w:footnote w:id="11">
    <w:p w14:paraId="606D8B74" w14:textId="77777777" w:rsidR="00865CD2" w:rsidRPr="006C3B5F" w:rsidRDefault="00865CD2" w:rsidP="007E04B9">
      <w:pPr>
        <w:pStyle w:val="FootnoteText"/>
        <w:bidi w:val="0"/>
        <w:spacing w:line="240" w:lineRule="auto"/>
        <w:rPr>
          <w:lang w:val="en-US"/>
        </w:rPr>
      </w:pPr>
      <w:r>
        <w:rPr>
          <w:rStyle w:val="FootnoteReference"/>
        </w:rPr>
        <w:footnoteRef/>
      </w:r>
      <w:r>
        <w:rPr>
          <w:rtl/>
        </w:rPr>
        <w:t xml:space="preserve"> </w:t>
      </w:r>
      <w:r>
        <w:rPr>
          <w:lang w:val="en-US"/>
        </w:rPr>
        <w:t>On the Samaritan sects see Introduction 3.3.3. According to Abu’l Fath, the sect of this Abiah and Dositheus (1) is to be understood sep</w:t>
      </w:r>
      <w:r>
        <w:rPr>
          <w:lang w:val="en-US"/>
        </w:rPr>
        <w:t>a</w:t>
      </w:r>
      <w:r>
        <w:rPr>
          <w:lang w:val="en-US"/>
        </w:rPr>
        <w:t>rately from the great Samaritan Dosithean heresy.</w:t>
      </w:r>
    </w:p>
  </w:footnote>
  <w:footnote w:id="12">
    <w:p w14:paraId="658BD55A" w14:textId="77777777" w:rsidR="00865CD2" w:rsidRPr="007803EC" w:rsidRDefault="00865CD2" w:rsidP="004E7B1A">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5.1.2.2</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13">
    <w:p w14:paraId="4084D355" w14:textId="77777777" w:rsidR="00865CD2" w:rsidRPr="00A91D97" w:rsidRDefault="00865CD2" w:rsidP="002D7952">
      <w:pPr>
        <w:pStyle w:val="FootnoteText"/>
        <w:bidi w:val="0"/>
        <w:spacing w:line="240" w:lineRule="auto"/>
        <w:rPr>
          <w:lang w:val="en-US"/>
        </w:rPr>
      </w:pPr>
      <w:r>
        <w:rPr>
          <w:rStyle w:val="FootnoteReference"/>
        </w:rPr>
        <w:footnoteRef/>
      </w:r>
      <w:r>
        <w:rPr>
          <w:rtl/>
        </w:rPr>
        <w:t xml:space="preserve"> </w:t>
      </w:r>
      <w:r>
        <w:rPr>
          <w:lang w:val="en-US"/>
        </w:rPr>
        <w:t>On Abu’l Fath’s dating of Samaritan sects, see Introduction 7.2.2.1.</w:t>
      </w:r>
    </w:p>
  </w:footnote>
  <w:footnote w:id="14">
    <w:p w14:paraId="42AC4476" w14:textId="77777777" w:rsidR="00865CD2" w:rsidRPr="00F7193D"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1 Sam 22:20. </w:t>
      </w:r>
      <w:r w:rsidRPr="005E436F">
        <w:rPr>
          <w:rFonts w:cs="Times New Roman"/>
          <w:rtl/>
          <w:lang w:val="en-US"/>
        </w:rPr>
        <w:t>אביתר</w:t>
      </w:r>
      <w:r w:rsidRPr="005E436F">
        <w:rPr>
          <w:rFonts w:cs="Times New Roman"/>
          <w:lang w:val="en-US"/>
        </w:rPr>
        <w:t xml:space="preserve"> was a priest under King David.</w:t>
      </w:r>
    </w:p>
  </w:footnote>
  <w:footnote w:id="15">
    <w:p w14:paraId="65CB41E0" w14:textId="77777777" w:rsidR="00865CD2" w:rsidRPr="003B7C34"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student of Rabbi Jonathan (1), who was also a teacher of Samuel (3), see Introduction 7.4.2.</w:t>
      </w:r>
    </w:p>
  </w:footnote>
  <w:footnote w:id="16">
    <w:p w14:paraId="41AB1481" w14:textId="77777777" w:rsidR="00865CD2" w:rsidRPr="006E7F67" w:rsidRDefault="00865CD2" w:rsidP="006E7F67">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form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sidRPr="006E7F67">
        <w:rPr>
          <w:rFonts w:ascii="Graeca" w:hAnsi="Graeca"/>
        </w:rPr>
        <w:t></w:t>
      </w:r>
      <w:r w:rsidRPr="006E7F67">
        <w:rPr>
          <w:rFonts w:ascii="Graeca" w:hAnsi="Graeca"/>
        </w:rPr>
        <w:t></w:t>
      </w:r>
      <w:r>
        <w:rPr>
          <w:lang w:val="en-US"/>
        </w:rPr>
        <w:t xml:space="preserve">see vol. 3, under Ebiathar (1) B/M, p. 1.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2.2.6, p. 21. The fall of the </w:t>
      </w:r>
      <w:r>
        <w:rPr>
          <w:rFonts w:ascii="Graeca" w:hAnsi="Graeca" w:cs="Times New Roman"/>
          <w:lang w:val="en-US"/>
        </w:rPr>
        <w:t></w:t>
      </w:r>
      <w:r>
        <w:rPr>
          <w:rFonts w:cs="Times New Roman"/>
          <w:lang w:val="en-US"/>
        </w:rPr>
        <w:t xml:space="preserve"> is probably a scribal error, see vol. 3, Introduction 2.8.2, p. 20.</w:t>
      </w:r>
    </w:p>
  </w:footnote>
  <w:footnote w:id="17">
    <w:p w14:paraId="5B3E6271" w14:textId="77777777" w:rsidR="00865CD2" w:rsidRPr="009637E9" w:rsidRDefault="00865CD2" w:rsidP="009637E9">
      <w:pPr>
        <w:pStyle w:val="FootnoteText"/>
        <w:bidi w:val="0"/>
        <w:spacing w:line="240" w:lineRule="auto"/>
        <w:rPr>
          <w:lang w:val="en-US"/>
        </w:rPr>
      </w:pPr>
      <w:r>
        <w:rPr>
          <w:rStyle w:val="FootnoteReference"/>
        </w:rPr>
        <w:footnoteRef/>
      </w:r>
      <w:r>
        <w:rPr>
          <w:rtl/>
        </w:rPr>
        <w:t xml:space="preserve"> </w:t>
      </w:r>
      <w:r>
        <w:rPr>
          <w:lang w:val="en-US"/>
        </w:rPr>
        <w:t>Jewishness indicated both by his name, see vol. 3, Introduction 6.6, pp. 60-1, and perhaps also b</w:t>
      </w:r>
      <w:r>
        <w:rPr>
          <w:lang w:val="en-US"/>
        </w:rPr>
        <w:t>e</w:t>
      </w:r>
      <w:r>
        <w:rPr>
          <w:lang w:val="en-US"/>
        </w:rPr>
        <w:t>cause it is accompanied by a m</w:t>
      </w:r>
      <w:r>
        <w:rPr>
          <w:lang w:val="en-US"/>
        </w:rPr>
        <w:t>e</w:t>
      </w:r>
      <w:r>
        <w:rPr>
          <w:lang w:val="en-US"/>
        </w:rPr>
        <w:t>norah, see vol. 3, Introduction 6.3.1, 35</w:t>
      </w:r>
      <w:r w:rsidRPr="00FB2580">
        <w:rPr>
          <w:lang w:val="en-US"/>
        </w:rPr>
        <w:t>.</w:t>
      </w:r>
    </w:p>
  </w:footnote>
  <w:footnote w:id="18">
    <w:p w14:paraId="03537121" w14:textId="77777777" w:rsidR="00865CD2" w:rsidRPr="00236485" w:rsidRDefault="00865CD2" w:rsidP="009637E9">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19">
    <w:p w14:paraId="3327BDEE" w14:textId="77777777" w:rsidR="00865CD2" w:rsidRPr="00DF6684" w:rsidRDefault="00865CD2" w:rsidP="00DF6684">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w:t>
      </w:r>
      <w:r w:rsidRPr="005E436F">
        <w:rPr>
          <w:rFonts w:cs="Times New Roman"/>
          <w:lang w:eastAsia="en-GB"/>
        </w:rPr>
        <w:t xml:space="preserve">Gen 17:5. </w:t>
      </w:r>
      <w:r w:rsidRPr="005E436F">
        <w:rPr>
          <w:rFonts w:cs="Times New Roman"/>
          <w:rtl/>
          <w:lang w:eastAsia="en-GB"/>
        </w:rPr>
        <w:t>אברהם</w:t>
      </w:r>
      <w:r w:rsidRPr="005E436F">
        <w:rPr>
          <w:rFonts w:cs="Times New Roman"/>
          <w:lang w:eastAsia="en-GB"/>
        </w:rPr>
        <w:t xml:space="preserve"> is the name of the famous biblical patriarch, forefather of the Jewish people. </w:t>
      </w:r>
    </w:p>
  </w:footnote>
  <w:footnote w:id="20">
    <w:p w14:paraId="16AE1D1F" w14:textId="77777777" w:rsidR="00865CD2" w:rsidRPr="00F7193D" w:rsidRDefault="00865CD2" w:rsidP="006F77F5">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Pr>
          <w:rFonts w:cs="Times New Roman"/>
          <w:lang w:val="en-US"/>
        </w:rPr>
        <w:t>On this form see vol. 3, Abraham (13) B/M, p. 72</w:t>
      </w:r>
      <w:r w:rsidRPr="005E436F">
        <w:rPr>
          <w:rFonts w:cs="Times New Roman"/>
          <w:lang w:val="en-US"/>
        </w:rPr>
        <w:t xml:space="preserve">. </w:t>
      </w:r>
    </w:p>
  </w:footnote>
  <w:footnote w:id="21">
    <w:p w14:paraId="309FE795" w14:textId="77777777" w:rsidR="00865CD2" w:rsidRPr="000A5932" w:rsidRDefault="00865CD2" w:rsidP="0015264F">
      <w:pPr>
        <w:pStyle w:val="FootnoteText"/>
        <w:bidi w:val="0"/>
        <w:spacing w:line="240" w:lineRule="auto"/>
        <w:rPr>
          <w:lang w:val="en-US"/>
        </w:rPr>
      </w:pPr>
      <w:r>
        <w:rPr>
          <w:rStyle w:val="FootnoteReference"/>
        </w:rPr>
        <w:footnoteRef/>
      </w:r>
      <w:r>
        <w:t xml:space="preserve"> </w:t>
      </w:r>
      <w:r w:rsidRPr="000A5932">
        <w:rPr>
          <w:lang w:val="en-US"/>
        </w:rPr>
        <w:t>The story of this person</w:t>
      </w:r>
      <w:r w:rsidRPr="000A5932">
        <w:rPr>
          <w:rFonts w:cs="Times New Roman"/>
          <w:lang w:val="en-US"/>
        </w:rPr>
        <w:t>’</w:t>
      </w:r>
      <w:r>
        <w:rPr>
          <w:lang w:val="en-US"/>
        </w:rPr>
        <w:t xml:space="preserve">s conversion to Judaism begins with the words: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(there was a certain exemplary monk).</w:t>
      </w:r>
      <w:r>
        <w:rPr>
          <w:lang w:val="en-US"/>
        </w:rPr>
        <w:t xml:space="preserve"> </w:t>
      </w:r>
      <w:r w:rsidRPr="005E436F">
        <w:rPr>
          <w:rFonts w:cs="Times New Roman"/>
          <w:lang w:val="en-US"/>
        </w:rPr>
        <w:t>If this is the name he adopted after he converted, this is the first instance of the name Abraham ser</w:t>
      </w:r>
      <w:r w:rsidRPr="005E436F">
        <w:rPr>
          <w:rFonts w:cs="Times New Roman"/>
          <w:lang w:val="en-US"/>
        </w:rPr>
        <w:t>v</w:t>
      </w:r>
      <w:r w:rsidRPr="005E436F">
        <w:rPr>
          <w:rFonts w:cs="Times New Roman"/>
          <w:lang w:val="en-US"/>
        </w:rPr>
        <w:t>ing for converts</w:t>
      </w:r>
      <w:r>
        <w:rPr>
          <w:rFonts w:cs="Times New Roman"/>
          <w:lang w:val="en-US"/>
        </w:rPr>
        <w:t xml:space="preserve">. </w:t>
      </w:r>
      <w:r w:rsidRPr="005E436F">
        <w:rPr>
          <w:rFonts w:cs="Times New Roman"/>
          <w:lang w:val="en-US"/>
        </w:rPr>
        <w:t xml:space="preserve">Later on it became the standard name for male proselytes, see </w:t>
      </w:r>
      <w:r>
        <w:rPr>
          <w:rFonts w:cs="Times New Roman"/>
          <w:lang w:val="en-US"/>
        </w:rPr>
        <w:t>Introduction 1.1.1.1</w:t>
      </w:r>
      <w:r w:rsidRPr="005E436F">
        <w:rPr>
          <w:rFonts w:cs="Times New Roman"/>
          <w:lang w:val="en-US"/>
        </w:rPr>
        <w:t>.</w:t>
      </w:r>
    </w:p>
  </w:footnote>
  <w:footnote w:id="22">
    <w:p w14:paraId="01841740" w14:textId="77777777" w:rsidR="00865CD2" w:rsidRPr="00F7193D" w:rsidRDefault="00865CD2" w:rsidP="006C06DF">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Pr>
          <w:rFonts w:cs="Times New Roman"/>
          <w:lang w:val="en-US"/>
        </w:rPr>
        <w:t>See previous note and vol. 1, Introduction 6.3.3, p. 50.</w:t>
      </w:r>
    </w:p>
  </w:footnote>
  <w:footnote w:id="23">
    <w:p w14:paraId="437C96BD" w14:textId="77777777" w:rsidR="00865CD2" w:rsidRPr="00647ED9" w:rsidRDefault="00865CD2" w:rsidP="00647ED9">
      <w:pPr>
        <w:pStyle w:val="FootnoteText"/>
        <w:bidi w:val="0"/>
        <w:spacing w:line="240" w:lineRule="auto"/>
        <w:rPr>
          <w:lang w:val="en-US"/>
        </w:rPr>
      </w:pPr>
      <w:r>
        <w:rPr>
          <w:rStyle w:val="FootnoteReference"/>
        </w:rPr>
        <w:footnoteRef/>
      </w:r>
      <w:r>
        <w:rPr>
          <w:rtl/>
        </w:rPr>
        <w:t xml:space="preserve"> </w:t>
      </w:r>
      <w:r>
        <w:rPr>
          <w:lang w:val="en-US"/>
        </w:rPr>
        <w:t xml:space="preserve">See H. Sivan, </w:t>
      </w:r>
      <w:smartTag w:uri="urn:schemas-microsoft-com:office:smarttags" w:element="place">
        <w:smartTag w:uri="urn:schemas-microsoft-com:office:smarttags" w:element="City">
          <w:r>
            <w:rPr>
              <w:i/>
              <w:iCs/>
              <w:lang w:val="en-US"/>
            </w:rPr>
            <w:t>Palestine</w:t>
          </w:r>
        </w:smartTag>
      </w:smartTag>
      <w:r>
        <w:rPr>
          <w:i/>
          <w:iCs/>
          <w:lang w:val="en-US"/>
        </w:rPr>
        <w:t xml:space="preserve"> in Late Antiquity</w:t>
      </w:r>
      <w:r>
        <w:rPr>
          <w:lang w:val="en-US"/>
        </w:rPr>
        <w:t xml:space="preserve"> (Oxford 2008) 51.</w:t>
      </w:r>
    </w:p>
  </w:footnote>
  <w:footnote w:id="24">
    <w:p w14:paraId="1DAFBC1C" w14:textId="77777777" w:rsidR="00865CD2" w:rsidRDefault="00865CD2">
      <w:pPr>
        <w:pStyle w:val="FootnoteText"/>
        <w:bidi w:val="0"/>
        <w:spacing w:line="240" w:lineRule="auto"/>
        <w:rPr>
          <w:rFonts w:cs="Times New Roman"/>
          <w:lang w:val="en-US"/>
        </w:rPr>
      </w:pPr>
      <w:r w:rsidRPr="005E436F">
        <w:rPr>
          <w:rStyle w:val="FootnoteReference"/>
          <w:rFonts w:cs="Times New Roman"/>
        </w:rPr>
        <w:footnoteRef/>
      </w:r>
      <w:r>
        <w:rPr>
          <w:rFonts w:cs="Times New Roman"/>
        </w:rPr>
        <w:t xml:space="preserve"> </w:t>
      </w:r>
      <w:r w:rsidRPr="005E436F">
        <w:rPr>
          <w:rFonts w:cs="Times New Roman"/>
          <w:lang w:val="en-US"/>
        </w:rPr>
        <w:t>For this form see under Abraham (9)</w:t>
      </w:r>
      <w:r>
        <w:rPr>
          <w:rFonts w:cs="Times New Roman"/>
          <w:lang w:val="en-US"/>
        </w:rPr>
        <w:t xml:space="preserve"> B/M</w:t>
      </w:r>
      <w:r w:rsidRPr="005E436F">
        <w:rPr>
          <w:rFonts w:cs="Times New Roman"/>
          <w:lang w:val="en-US"/>
        </w:rPr>
        <w:t>, vol. 3, p. 73, n. 23.</w:t>
      </w:r>
    </w:p>
  </w:footnote>
  <w:footnote w:id="25">
    <w:p w14:paraId="79D04F3E" w14:textId="77777777" w:rsidR="00865CD2" w:rsidRDefault="00865CD2" w:rsidP="00A452DB">
      <w:pPr>
        <w:pStyle w:val="FootnoteText"/>
        <w:bidi w:val="0"/>
        <w:spacing w:line="240" w:lineRule="auto"/>
        <w:rPr>
          <w:rFonts w:cs="Times New Roman"/>
        </w:rPr>
      </w:pPr>
      <w:r w:rsidRPr="005E436F">
        <w:rPr>
          <w:rStyle w:val="FootnoteReference"/>
          <w:rFonts w:cs="Times New Roman"/>
        </w:rPr>
        <w:footnoteRef/>
      </w:r>
      <w:r w:rsidRPr="005E436F">
        <w:rPr>
          <w:rFonts w:cs="Times New Roman"/>
        </w:rPr>
        <w:t xml:space="preserve"> On the dating of this text see </w:t>
      </w:r>
      <w:r w:rsidRPr="00D8372B">
        <w:t xml:space="preserve">Dan, </w:t>
      </w:r>
      <w:smartTag w:uri="urn:schemas-microsoft-com:office:smarttags" w:element="place">
        <w:smartTag w:uri="urn:schemas-microsoft-com:office:smarttags" w:element="City">
          <w:r w:rsidRPr="00D8372B">
            <w:rPr>
              <w:rFonts w:cs="Times New Roman"/>
              <w:i/>
              <w:iCs/>
            </w:rPr>
            <w:t>Zion</w:t>
          </w:r>
        </w:smartTag>
      </w:smartTag>
      <w:r>
        <w:rPr>
          <w:rFonts w:cs="Times New Roman"/>
        </w:rPr>
        <w:t xml:space="preserve"> 36 (1971)</w:t>
      </w:r>
      <w:r w:rsidRPr="005E436F">
        <w:rPr>
          <w:rFonts w:cs="Times New Roman"/>
        </w:rPr>
        <w:t>.</w:t>
      </w:r>
    </w:p>
  </w:footnote>
  <w:footnote w:id="26">
    <w:p w14:paraId="477CEBE5" w14:textId="77777777" w:rsidR="00865CD2" w:rsidRDefault="00865CD2" w:rsidP="005C4614">
      <w:pPr>
        <w:pStyle w:val="FootnoteText"/>
        <w:bidi w:val="0"/>
        <w:spacing w:line="240" w:lineRule="auto"/>
      </w:pPr>
      <w:r w:rsidRPr="009A4CB8">
        <w:rPr>
          <w:rStyle w:val="FootnoteReference"/>
        </w:rPr>
        <w:footnoteRef/>
      </w:r>
      <w:r>
        <w:t xml:space="preserve"> </w:t>
      </w:r>
      <w:r w:rsidRPr="005E436F">
        <w:rPr>
          <w:rFonts w:cs="Times New Roman" w:hint="eastAsia"/>
          <w:rtl/>
        </w:rPr>
        <w:t>שמטעימה</w:t>
      </w:r>
      <w:r>
        <w:rPr>
          <w:rFonts w:cs="Times New Roman"/>
        </w:rPr>
        <w:t>,</w:t>
      </w:r>
      <w:r w:rsidRPr="00292BC4">
        <w:t xml:space="preserve"> which is probably a nickname.</w:t>
      </w:r>
      <w:r w:rsidRPr="005E436F">
        <w:t xml:space="preserve"> </w:t>
      </w:r>
    </w:p>
  </w:footnote>
  <w:footnote w:id="27">
    <w:p w14:paraId="1E727919" w14:textId="77777777" w:rsidR="00865CD2" w:rsidRPr="001B19D8" w:rsidRDefault="00865CD2" w:rsidP="00E25144">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Appears in a list of leaders who were accorded territory by the Samaritan leader </w:t>
      </w:r>
      <w:r w:rsidRPr="001B19D8">
        <w:rPr>
          <w:rFonts w:cs="Times New Roman"/>
          <w:lang w:val="en-US"/>
        </w:rPr>
        <w:t>Baba Rabba</w:t>
      </w:r>
      <w:r>
        <w:rPr>
          <w:rFonts w:cs="Times New Roman"/>
          <w:lang w:val="en-US"/>
        </w:rPr>
        <w:t xml:space="preserve"> </w:t>
      </w:r>
      <w:r>
        <w:t>(Bebai [1])</w:t>
      </w:r>
      <w:r w:rsidRPr="001B19D8">
        <w:rPr>
          <w:rFonts w:cs="Times New Roman"/>
          <w:lang w:val="en-US"/>
        </w:rPr>
        <w:t>, see I</w:t>
      </w:r>
      <w:r w:rsidRPr="001B19D8">
        <w:rPr>
          <w:rFonts w:cs="Times New Roman"/>
          <w:lang w:val="en-US"/>
        </w:rPr>
        <w:t>n</w:t>
      </w:r>
      <w:r w:rsidRPr="001B19D8">
        <w:rPr>
          <w:rFonts w:cs="Times New Roman"/>
          <w:lang w:val="en-US"/>
        </w:rPr>
        <w:t xml:space="preserve">troduction </w:t>
      </w:r>
      <w:r>
        <w:rPr>
          <w:rFonts w:cs="Times New Roman"/>
          <w:lang w:val="en-US"/>
        </w:rPr>
        <w:t>3.3.1</w:t>
      </w:r>
      <w:r w:rsidRPr="001B19D8">
        <w:rPr>
          <w:rFonts w:cs="Times New Roman"/>
          <w:lang w:val="en-US"/>
        </w:rPr>
        <w:t>.</w:t>
      </w:r>
    </w:p>
  </w:footnote>
  <w:footnote w:id="28">
    <w:p w14:paraId="289C83CF" w14:textId="77777777" w:rsidR="00865CD2" w:rsidRPr="00F02724" w:rsidRDefault="00865CD2" w:rsidP="00325EDE">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9">
    <w:p w14:paraId="177959DE" w14:textId="77777777" w:rsidR="00865CD2" w:rsidRDefault="00865CD2" w:rsidP="00022B86">
      <w:pPr>
        <w:pStyle w:val="FootnoteText"/>
        <w:bidi w:val="0"/>
        <w:spacing w:line="240" w:lineRule="auto"/>
      </w:pPr>
      <w:r w:rsidRPr="009A4CB8">
        <w:rPr>
          <w:rStyle w:val="FootnoteReference"/>
        </w:rPr>
        <w:footnoteRef/>
      </w:r>
      <w:r>
        <w:t xml:space="preserve"> These are the dates of Baba Rabba (Bebai [1]), see Introduction 7.</w:t>
      </w:r>
      <w:r>
        <w:rPr>
          <w:u w:color="FFFF00"/>
        </w:rPr>
        <w:t>2.3</w:t>
      </w:r>
      <w:r w:rsidRPr="005E436F">
        <w:t xml:space="preserve">. </w:t>
      </w:r>
      <w:r w:rsidRPr="009A4CB8">
        <w:t xml:space="preserve">He </w:t>
      </w:r>
      <w:r>
        <w:t>was</w:t>
      </w:r>
      <w:r w:rsidRPr="009A4CB8">
        <w:t xml:space="preserve"> his contemporary.</w:t>
      </w:r>
    </w:p>
  </w:footnote>
  <w:footnote w:id="30">
    <w:p w14:paraId="25795FEF" w14:textId="77777777" w:rsidR="00865CD2" w:rsidRDefault="00865CD2" w:rsidP="002D7952">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are late</w:t>
      </w:r>
      <w:r>
        <w:t>,</w:t>
      </w:r>
      <w:r w:rsidRPr="009A4CB8">
        <w:t xml:space="preserve"> but see Introduction </w:t>
      </w:r>
      <w:r>
        <w:t>6.4.1</w:t>
      </w:r>
      <w:r w:rsidRPr="009A4CB8">
        <w:t>.</w:t>
      </w:r>
    </w:p>
  </w:footnote>
  <w:footnote w:id="31">
    <w:p w14:paraId="3C6215D6" w14:textId="77777777" w:rsidR="00865CD2" w:rsidRPr="001C69FA" w:rsidRDefault="00865CD2" w:rsidP="00F76335">
      <w:pPr>
        <w:pStyle w:val="FootnoteText"/>
        <w:bidi w:val="0"/>
        <w:spacing w:line="240" w:lineRule="auto"/>
        <w:rPr>
          <w:lang w:val="en-US"/>
        </w:rPr>
      </w:pPr>
      <w:r>
        <w:rPr>
          <w:rStyle w:val="FootnoteReference"/>
        </w:rPr>
        <w:footnoteRef/>
      </w:r>
      <w:r>
        <w:rPr>
          <w:rtl/>
        </w:rPr>
        <w:t xml:space="preserve"> </w:t>
      </w:r>
      <w:r>
        <w:rPr>
          <w:lang w:val="en-US"/>
        </w:rPr>
        <w:t>See Introduction 7.6.6 and previous note.</w:t>
      </w:r>
    </w:p>
  </w:footnote>
  <w:footnote w:id="32">
    <w:p w14:paraId="19EC8D8F" w14:textId="77777777" w:rsidR="00865CD2" w:rsidRPr="00674D84" w:rsidRDefault="00865CD2" w:rsidP="002326DC">
      <w:pPr>
        <w:pStyle w:val="FootnoteText"/>
        <w:bidi w:val="0"/>
        <w:spacing w:line="240" w:lineRule="auto"/>
        <w:rPr>
          <w:lang w:val="en-US"/>
        </w:rPr>
      </w:pPr>
      <w:r>
        <w:rPr>
          <w:rStyle w:val="FootnoteReference"/>
        </w:rPr>
        <w:footnoteRef/>
      </w:r>
      <w:r>
        <w:t xml:space="preserve"> </w:t>
      </w:r>
      <w:r>
        <w:rPr>
          <w:lang w:val="en-US"/>
        </w:rPr>
        <w:t>For this form as being an abbreviation of the biblical name Abraham, in which the Hebrew suffix fell because it was interpreted as belonging to a misunderstood case system, see vol. 3, Introduction 2.2.1.1.6, p. 12.</w:t>
      </w:r>
    </w:p>
  </w:footnote>
  <w:footnote w:id="33">
    <w:p w14:paraId="22FF601F" w14:textId="77777777" w:rsidR="00865CD2" w:rsidRPr="009A4CB8" w:rsidRDefault="00865CD2" w:rsidP="003618B2">
      <w:pPr>
        <w:pStyle w:val="FootnoteText"/>
        <w:bidi w:val="0"/>
        <w:spacing w:line="240" w:lineRule="auto"/>
      </w:pPr>
      <w:r w:rsidRPr="009A4CB8">
        <w:rPr>
          <w:rStyle w:val="FootnoteReference"/>
        </w:rPr>
        <w:footnoteRef/>
      </w:r>
      <w:r>
        <w:t xml:space="preserve"> In Latin – Sir[..],</w:t>
      </w:r>
      <w:r>
        <w:rPr>
          <w:rFonts w:cs="Times New Roman"/>
          <w:lang w:val="en-US"/>
        </w:rPr>
        <w:t xml:space="preserve"> see vol. 1, Introduction 3.2.6, p. 34.</w:t>
      </w:r>
    </w:p>
  </w:footnote>
  <w:footnote w:id="34">
    <w:p w14:paraId="3A174F71" w14:textId="77777777" w:rsidR="00865CD2" w:rsidRPr="005C4614" w:rsidRDefault="00865CD2" w:rsidP="005C4614">
      <w:pPr>
        <w:pStyle w:val="FootnoteText"/>
        <w:bidi w:val="0"/>
        <w:spacing w:line="240" w:lineRule="auto"/>
        <w:rPr>
          <w:lang w:val="en-US"/>
        </w:rPr>
      </w:pPr>
      <w:r>
        <w:rPr>
          <w:rStyle w:val="FootnoteReference"/>
        </w:rPr>
        <w:footnoteRef/>
      </w:r>
      <w:r>
        <w:t xml:space="preserve"> Near </w:t>
      </w:r>
      <w:smartTag w:uri="urn:schemas-microsoft-com:office:smarttags" w:element="City">
        <w:r>
          <w:t>Venice</w:t>
        </w:r>
      </w:smartTag>
      <w:r>
        <w:rPr>
          <w:rtl/>
        </w:rPr>
        <w:t xml:space="preserve"> </w:t>
      </w:r>
      <w:r>
        <w:t xml:space="preserve">, in </w:t>
      </w:r>
      <w:smartTag w:uri="urn:schemas-microsoft-com:office:smarttags" w:element="place">
        <w:smartTag w:uri="urn:schemas-microsoft-com:office:smarttags" w:element="country-region">
          <w:r>
            <w:t>Italy</w:t>
          </w:r>
        </w:smartTag>
      </w:smartTag>
      <w:r>
        <w:t>.</w:t>
      </w:r>
    </w:p>
  </w:footnote>
  <w:footnote w:id="35">
    <w:p w14:paraId="2B4F7526" w14:textId="77777777" w:rsidR="00865CD2" w:rsidRPr="009A4CB8" w:rsidRDefault="00865CD2" w:rsidP="003613F8">
      <w:pPr>
        <w:pStyle w:val="FootnoteText"/>
        <w:bidi w:val="0"/>
        <w:spacing w:line="240" w:lineRule="auto"/>
      </w:pPr>
      <w:r w:rsidRPr="009A4CB8">
        <w:rPr>
          <w:rStyle w:val="FootnoteReference"/>
        </w:rPr>
        <w:footnoteRef/>
      </w:r>
      <w:r w:rsidRPr="009A4CB8">
        <w:t xml:space="preserve"> The name and provenance made editors consider it Jewish, but the name was also co</w:t>
      </w:r>
      <w:r w:rsidRPr="009A4CB8">
        <w:t>m</w:t>
      </w:r>
      <w:r w:rsidRPr="009A4CB8">
        <w:t>mon among Syrian Christians</w:t>
      </w:r>
      <w:r>
        <w:t xml:space="preserve">, see </w:t>
      </w:r>
      <w:r>
        <w:rPr>
          <w:rFonts w:cs="Times New Roman"/>
        </w:rPr>
        <w:t xml:space="preserve">vol. 3, </w:t>
      </w:r>
      <w:r w:rsidRPr="00D01BF5">
        <w:rPr>
          <w:rFonts w:cs="Times New Roman"/>
        </w:rPr>
        <w:t xml:space="preserve">Introduction </w:t>
      </w:r>
      <w:r>
        <w:rPr>
          <w:rFonts w:cs="Times New Roman"/>
          <w:u w:color="FFFF00"/>
        </w:rPr>
        <w:t>6.6.7, p. 52</w:t>
      </w:r>
      <w:r w:rsidRPr="009A4CB8">
        <w:t>.</w:t>
      </w:r>
    </w:p>
  </w:footnote>
  <w:footnote w:id="36">
    <w:p w14:paraId="224DF724" w14:textId="77777777" w:rsidR="00865CD2" w:rsidRPr="005F539E" w:rsidRDefault="00865CD2" w:rsidP="006C06DF">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p>
  </w:footnote>
  <w:footnote w:id="37">
    <w:p w14:paraId="240EECBB" w14:textId="77777777" w:rsidR="00865CD2" w:rsidRPr="00674D84" w:rsidRDefault="00865CD2" w:rsidP="003613F8">
      <w:pPr>
        <w:pStyle w:val="FootnoteText"/>
        <w:bidi w:val="0"/>
        <w:spacing w:line="240" w:lineRule="auto"/>
        <w:rPr>
          <w:lang w:val="en-US"/>
        </w:rPr>
      </w:pPr>
      <w:r>
        <w:rPr>
          <w:rStyle w:val="FootnoteReference"/>
        </w:rPr>
        <w:footnoteRef/>
      </w:r>
      <w:r>
        <w:t xml:space="preserve"> </w:t>
      </w:r>
      <w:r>
        <w:rPr>
          <w:lang w:val="en-US"/>
        </w:rPr>
        <w:t>See above, n. 14.</w:t>
      </w:r>
    </w:p>
  </w:footnote>
  <w:footnote w:id="38">
    <w:p w14:paraId="6B9C94CD" w14:textId="77777777" w:rsidR="00865CD2" w:rsidRPr="00682063" w:rsidRDefault="00865CD2" w:rsidP="007F5DC6">
      <w:pPr>
        <w:pStyle w:val="FootnoteText"/>
        <w:bidi w:val="0"/>
        <w:spacing w:line="240" w:lineRule="auto"/>
        <w:rPr>
          <w:lang w:val="en-US"/>
        </w:rPr>
      </w:pPr>
      <w:r>
        <w:rPr>
          <w:rStyle w:val="FootnoteReference"/>
        </w:rPr>
        <w:footnoteRef/>
      </w:r>
      <w:r>
        <w:rPr>
          <w:rtl/>
        </w:rPr>
        <w:t xml:space="preserve"> </w:t>
      </w:r>
      <w:r>
        <w:rPr>
          <w:lang w:val="en-US"/>
        </w:rPr>
        <w:t>This is the year in which</w:t>
      </w:r>
      <w:r w:rsidRPr="005E436F">
        <w:rPr>
          <w:lang w:val="en-US"/>
        </w:rPr>
        <w:t xml:space="preserve"> Beth </w:t>
      </w:r>
      <w:r w:rsidRPr="0072167F">
        <w:t>She‘arim</w:t>
      </w:r>
      <w:r>
        <w:t xml:space="preserve"> was destroyed, see Introdu</w:t>
      </w:r>
      <w:r>
        <w:t>c</w:t>
      </w:r>
      <w:r>
        <w:t>tion 7.</w:t>
      </w:r>
      <w:r>
        <w:rPr>
          <w:u w:color="FFFF00"/>
        </w:rPr>
        <w:t>5.1</w:t>
      </w:r>
      <w:r>
        <w:t xml:space="preserve">. </w:t>
      </w:r>
    </w:p>
  </w:footnote>
  <w:footnote w:id="39">
    <w:p w14:paraId="710578A0" w14:textId="77777777" w:rsidR="00865CD2" w:rsidRPr="00674D84" w:rsidRDefault="00865CD2" w:rsidP="00674D84">
      <w:pPr>
        <w:pStyle w:val="FootnoteText"/>
        <w:bidi w:val="0"/>
        <w:spacing w:line="240" w:lineRule="auto"/>
        <w:rPr>
          <w:lang w:val="en-US"/>
        </w:rPr>
      </w:pPr>
      <w:r>
        <w:rPr>
          <w:rStyle w:val="FootnoteReference"/>
        </w:rPr>
        <w:footnoteRef/>
      </w:r>
      <w:r>
        <w:t xml:space="preserve"> </w:t>
      </w:r>
      <w:r>
        <w:rPr>
          <w:lang w:val="en-US"/>
        </w:rPr>
        <w:t xml:space="preserve">In vol. 3 both the form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674D84">
        <w:rPr>
          <w:rFonts w:ascii="Graeca" w:hAnsi="Graeca" w:cs="Graeca"/>
        </w:rPr>
        <w:t></w:t>
      </w:r>
      <w:r>
        <w:rPr>
          <w:rFonts w:ascii="Graeca" w:hAnsi="Graeca" w:cs="Graeca"/>
        </w:rPr>
        <w:t></w:t>
      </w:r>
      <w:r>
        <w:rPr>
          <w:rFonts w:cs="Times New Roman"/>
        </w:rPr>
        <w:t xml:space="preserve"> (see under Abraham [2] B/M, p. 72) and </w:t>
      </w:r>
      <w:r w:rsidRPr="00674D84">
        <w:rPr>
          <w:rFonts w:ascii="Graeca" w:hAnsi="Graeca" w:cs="Graeca"/>
        </w:rPr>
        <w:t></w:t>
      </w:r>
      <w:r w:rsidRPr="00674D84">
        <w:rPr>
          <w:rFonts w:ascii="Graeca" w:hAnsi="Graeca" w:cs="Graeca"/>
        </w:rPr>
        <w:t></w:t>
      </w:r>
      <w:r w:rsidRPr="00674D84">
        <w:rPr>
          <w:rFonts w:ascii="Graeca" w:hAnsi="Graeca" w:cs="Graeca"/>
        </w:rPr>
        <w:t></w:t>
      </w:r>
      <w:r w:rsidRPr="00674D84">
        <w:rPr>
          <w:rFonts w:ascii="Graeca" w:hAnsi="Graeca" w:cs="Graeca"/>
        </w:rPr>
        <w:t></w:t>
      </w:r>
      <w:r w:rsidRPr="00674D84">
        <w:rPr>
          <w:rFonts w:ascii="Graeca" w:hAnsi="Graeca" w:cs="Graeca"/>
        </w:rPr>
        <w:t></w:t>
      </w:r>
      <w:r w:rsidRPr="00674D84">
        <w:rPr>
          <w:rFonts w:ascii="Graeca" w:hAnsi="Graeca" w:cs="Graeca"/>
        </w:rPr>
        <w:t></w:t>
      </w:r>
      <w:r>
        <w:rPr>
          <w:rFonts w:ascii="Graeca" w:hAnsi="Graeca" w:cs="Graeca"/>
        </w:rPr>
        <w:t></w:t>
      </w:r>
      <w:r w:rsidRPr="00674D84">
        <w:rPr>
          <w:rFonts w:ascii="Graeca" w:hAnsi="Graeca" w:cs="Graeca"/>
        </w:rPr>
        <w:t></w:t>
      </w:r>
      <w:r w:rsidRPr="00674D84">
        <w:rPr>
          <w:rFonts w:ascii="Graeca" w:hAnsi="Graeca" w:cs="Graeca"/>
        </w:rPr>
        <w:t></w:t>
      </w:r>
      <w:r w:rsidRPr="00674D84">
        <w:rPr>
          <w:rFonts w:ascii="Graeca" w:hAnsi="Graeca" w:cs="Graeca"/>
        </w:rPr>
        <w:t></w:t>
      </w:r>
      <w:r w:rsidRPr="00674D84">
        <w:rPr>
          <w:rFonts w:ascii="Graeca" w:hAnsi="Graeca" w:cs="Graeca"/>
        </w:rPr>
        <w:t></w:t>
      </w:r>
      <w:r>
        <w:rPr>
          <w:rFonts w:ascii="Graeca" w:hAnsi="Graeca" w:cs="Graeca"/>
        </w:rPr>
        <w:t></w:t>
      </w:r>
      <w:r>
        <w:rPr>
          <w:rFonts w:ascii="Graeca" w:hAnsi="Graeca" w:cs="Graeca"/>
        </w:rPr>
        <w:t></w:t>
      </w:r>
      <w:r>
        <w:rPr>
          <w:rFonts w:cs="Times New Roman"/>
        </w:rPr>
        <w:t>(see u</w:t>
      </w:r>
      <w:r>
        <w:rPr>
          <w:rFonts w:cs="Times New Roman"/>
        </w:rPr>
        <w:t>n</w:t>
      </w:r>
      <w:r>
        <w:rPr>
          <w:rFonts w:cs="Times New Roman"/>
        </w:rPr>
        <w:t>der Abraham [9] B/M, p. 72) are recorded. This is a combination of the two.</w:t>
      </w:r>
    </w:p>
  </w:footnote>
  <w:footnote w:id="40">
    <w:p w14:paraId="79F19193" w14:textId="77777777" w:rsidR="00865CD2" w:rsidRPr="00674D84" w:rsidRDefault="00865CD2" w:rsidP="003613F8">
      <w:pPr>
        <w:pStyle w:val="FootnoteText"/>
        <w:bidi w:val="0"/>
        <w:spacing w:line="240" w:lineRule="auto"/>
        <w:rPr>
          <w:lang w:val="en-US"/>
        </w:rPr>
      </w:pPr>
      <w:r>
        <w:rPr>
          <w:rStyle w:val="FootnoteReference"/>
        </w:rPr>
        <w:footnoteRef/>
      </w:r>
      <w:r>
        <w:t xml:space="preserve"> </w:t>
      </w:r>
      <w:r>
        <w:rPr>
          <w:lang w:val="en-US"/>
        </w:rPr>
        <w:t>See above, n. 14.</w:t>
      </w:r>
    </w:p>
  </w:footnote>
  <w:footnote w:id="41">
    <w:p w14:paraId="436AB38E" w14:textId="77777777" w:rsidR="00865CD2" w:rsidRPr="00682063" w:rsidRDefault="00865CD2" w:rsidP="003613F8">
      <w:pPr>
        <w:pStyle w:val="FootnoteText"/>
        <w:bidi w:val="0"/>
        <w:spacing w:line="240" w:lineRule="auto"/>
        <w:rPr>
          <w:lang w:val="en-US"/>
        </w:rPr>
      </w:pPr>
      <w:r>
        <w:rPr>
          <w:rStyle w:val="FootnoteReference"/>
        </w:rPr>
        <w:footnoteRef/>
      </w:r>
      <w:r>
        <w:rPr>
          <w:rtl/>
        </w:rPr>
        <w:t xml:space="preserve"> </w:t>
      </w:r>
      <w:r w:rsidRPr="005E436F">
        <w:rPr>
          <w:lang w:val="en-US"/>
        </w:rPr>
        <w:t xml:space="preserve">The inscription comes from the antiquities market. The man who </w:t>
      </w:r>
      <w:r>
        <w:rPr>
          <w:lang w:val="en-US"/>
        </w:rPr>
        <w:t>traded</w:t>
      </w:r>
      <w:r w:rsidRPr="005E436F">
        <w:rPr>
          <w:lang w:val="en-US"/>
        </w:rPr>
        <w:t xml:space="preserve"> this inscription claimed that it comes from a place associated with Abraham. Mordtmann understood this to refer to </w:t>
      </w:r>
      <w:smartTag w:uri="urn:schemas-microsoft-com:office:smarttags" w:element="place">
        <w:smartTag w:uri="urn:schemas-microsoft-com:office:smarttags" w:element="City">
          <w:r w:rsidRPr="005E436F">
            <w:rPr>
              <w:lang w:val="en-US"/>
            </w:rPr>
            <w:t>Hebron</w:t>
          </w:r>
        </w:smartTag>
      </w:smartTag>
      <w:r w:rsidRPr="005E436F">
        <w:rPr>
          <w:lang w:val="en-US"/>
        </w:rPr>
        <w:t>.</w:t>
      </w:r>
    </w:p>
  </w:footnote>
  <w:footnote w:id="42">
    <w:p w14:paraId="6F7731DD" w14:textId="77777777" w:rsidR="00865CD2" w:rsidRPr="00BA4E20" w:rsidRDefault="00865CD2" w:rsidP="00E0780B">
      <w:pPr>
        <w:pStyle w:val="FootnoteText"/>
        <w:bidi w:val="0"/>
        <w:spacing w:line="240" w:lineRule="auto"/>
        <w:rPr>
          <w:rtl/>
          <w:lang w:val="en-US"/>
        </w:rPr>
      </w:pPr>
      <w:r>
        <w:rPr>
          <w:rStyle w:val="FootnoteReference"/>
        </w:rPr>
        <w:footnoteRef/>
      </w:r>
      <w:r>
        <w:rPr>
          <w:rtl/>
        </w:rPr>
        <w:t xml:space="preserve"> </w:t>
      </w:r>
      <w:r w:rsidRPr="005E436F">
        <w:rPr>
          <w:lang w:val="en-US"/>
        </w:rPr>
        <w:t xml:space="preserve">This inscription was presumably found in </w:t>
      </w:r>
      <w:smartTag w:uri="urn:schemas-microsoft-com:office:smarttags" w:element="place">
        <w:smartTag w:uri="urn:schemas-microsoft-com:office:smarttags" w:element="City">
          <w:r w:rsidRPr="005E436F">
            <w:rPr>
              <w:lang w:val="en-US"/>
            </w:rPr>
            <w:t>Hebron</w:t>
          </w:r>
        </w:smartTag>
      </w:smartTag>
      <w:r w:rsidRPr="005E436F">
        <w:rPr>
          <w:lang w:val="en-US"/>
        </w:rPr>
        <w:t>. It mentions the biblical Abraham, Isaac and A</w:t>
      </w:r>
      <w:r w:rsidRPr="005E436F">
        <w:rPr>
          <w:lang w:val="en-US"/>
        </w:rPr>
        <w:t>a</w:t>
      </w:r>
      <w:r w:rsidRPr="005E436F">
        <w:rPr>
          <w:lang w:val="en-US"/>
        </w:rPr>
        <w:t xml:space="preserve">ron. It could be Jewish but is could of course just as likely be Christian, see </w:t>
      </w:r>
      <w:r>
        <w:rPr>
          <w:lang w:val="en-US"/>
        </w:rPr>
        <w:t xml:space="preserve">vol. 3, </w:t>
      </w:r>
      <w:r w:rsidRPr="005E436F">
        <w:rPr>
          <w:lang w:val="en-US"/>
        </w:rPr>
        <w:t>Introdu</w:t>
      </w:r>
      <w:r w:rsidRPr="005E436F">
        <w:rPr>
          <w:lang w:val="en-US"/>
        </w:rPr>
        <w:t>c</w:t>
      </w:r>
      <w:r w:rsidRPr="005E436F">
        <w:rPr>
          <w:lang w:val="en-US"/>
        </w:rPr>
        <w:t xml:space="preserve">tion </w:t>
      </w:r>
      <w:r>
        <w:rPr>
          <w:u w:color="FFFF00"/>
          <w:lang w:val="en-US"/>
        </w:rPr>
        <w:t>6.6.7, p. 52</w:t>
      </w:r>
      <w:r w:rsidRPr="005E436F">
        <w:rPr>
          <w:lang w:val="en-US"/>
        </w:rPr>
        <w:t xml:space="preserve">. </w:t>
      </w:r>
    </w:p>
  </w:footnote>
  <w:footnote w:id="43">
    <w:p w14:paraId="4AC0DEF9"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p>
  </w:footnote>
  <w:footnote w:id="44">
    <w:p w14:paraId="6436E1AD" w14:textId="77777777" w:rsidR="00865CD2" w:rsidRPr="00C25296"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2 Sam 3:3. </w:t>
      </w:r>
      <w:r w:rsidRPr="005E436F">
        <w:rPr>
          <w:rFonts w:cs="Times New Roman"/>
          <w:rtl/>
          <w:lang w:eastAsia="en-GB"/>
        </w:rPr>
        <w:t>אבשלום</w:t>
      </w:r>
      <w:r w:rsidRPr="005E436F">
        <w:rPr>
          <w:rFonts w:cs="Times New Roman"/>
          <w:lang w:val="en-US"/>
        </w:rPr>
        <w:t xml:space="preserve"> was David’s rebellious son. </w:t>
      </w:r>
    </w:p>
  </w:footnote>
  <w:footnote w:id="45">
    <w:p w14:paraId="287CA748" w14:textId="77777777" w:rsidR="00865CD2" w:rsidRPr="004C68BA" w:rsidRDefault="00865CD2" w:rsidP="004C68BA">
      <w:pPr>
        <w:pStyle w:val="FootnoteText"/>
        <w:bidi w:val="0"/>
        <w:spacing w:line="240" w:lineRule="auto"/>
        <w:rPr>
          <w:lang w:val="en-US"/>
        </w:rPr>
      </w:pPr>
      <w:r>
        <w:rPr>
          <w:rStyle w:val="FootnoteReference"/>
        </w:rPr>
        <w:footnoteRef/>
      </w:r>
      <w:r>
        <w:rPr>
          <w:rtl/>
        </w:rPr>
        <w:t xml:space="preserve"> </w:t>
      </w:r>
      <w:r>
        <w:rPr>
          <w:lang w:val="en-US"/>
        </w:rPr>
        <w:t>His daughter is mentioned in association with Eleazar (8), see Introduction 7.4.3.</w:t>
      </w:r>
    </w:p>
  </w:footnote>
  <w:footnote w:id="46">
    <w:p w14:paraId="512A2B2E" w14:textId="77777777" w:rsidR="00865CD2" w:rsidRPr="00776EDD" w:rsidRDefault="00865CD2" w:rsidP="00916E4E">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printed version to </w:t>
      </w:r>
      <w:r w:rsidRPr="005E436F">
        <w:rPr>
          <w:i/>
          <w:iCs/>
          <w:lang w:val="en-US"/>
        </w:rPr>
        <w:t>bBB</w:t>
      </w:r>
      <w:r w:rsidRPr="005E436F">
        <w:rPr>
          <w:lang w:val="en-US"/>
        </w:rPr>
        <w:t xml:space="preserve"> 68a</w:t>
      </w:r>
      <w:r>
        <w:rPr>
          <w:lang w:val="en-US"/>
        </w:rPr>
        <w:t xml:space="preserve">, This person was obviously not well known, and his name was not stable so that the scribes of the mss were not sure how to write it, see vol. 4, Introduction 5.1.1.2.1.1, pp. 23-4. For this form see vol. 1, under Eutolmus (3) G/M, p. 279. Perhaps this was his name, and </w:t>
      </w:r>
      <w:r w:rsidRPr="00776EDD">
        <w:rPr>
          <w:rFonts w:cs="Times New Roman"/>
          <w:rtl/>
          <w:lang w:val="en-US"/>
        </w:rPr>
        <w:t>אבשלום</w:t>
      </w:r>
      <w:r w:rsidRPr="00916E4E">
        <w:rPr>
          <w:lang w:val="en-US"/>
        </w:rPr>
        <w:t xml:space="preserve"> is a scribal </w:t>
      </w:r>
      <w:r>
        <w:rPr>
          <w:lang w:val="en-US"/>
        </w:rPr>
        <w:t>“corre</w:t>
      </w:r>
      <w:r>
        <w:rPr>
          <w:lang w:val="en-US"/>
        </w:rPr>
        <w:t>c</w:t>
      </w:r>
      <w:r>
        <w:rPr>
          <w:lang w:val="en-US"/>
        </w:rPr>
        <w:t>tion” see vol. 4, Introduction 2.7.2, p. 18.</w:t>
      </w:r>
    </w:p>
  </w:footnote>
  <w:footnote w:id="47">
    <w:p w14:paraId="59C75C20" w14:textId="77777777" w:rsidR="00865CD2" w:rsidRPr="00435A04" w:rsidRDefault="00865CD2" w:rsidP="00916E4E">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ountry-region">
          <w:r w:rsidRPr="005E436F">
            <w:rPr>
              <w:lang w:val="en-US"/>
            </w:rPr>
            <w:t>Vatican</w:t>
          </w:r>
        </w:smartTag>
      </w:smartTag>
      <w:r w:rsidRPr="005E436F">
        <w:rPr>
          <w:lang w:val="en-US"/>
        </w:rPr>
        <w:t xml:space="preserve"> 115 Ms to </w:t>
      </w:r>
      <w:r w:rsidRPr="005E436F">
        <w:rPr>
          <w:i/>
          <w:iCs/>
          <w:lang w:val="en-US"/>
        </w:rPr>
        <w:t>bBB</w:t>
      </w:r>
      <w:r w:rsidRPr="005E436F">
        <w:rPr>
          <w:lang w:val="en-US"/>
        </w:rPr>
        <w:t xml:space="preserve"> 68a</w:t>
      </w:r>
      <w:r>
        <w:rPr>
          <w:lang w:val="en-US"/>
        </w:rPr>
        <w:t>, see previous note</w:t>
      </w:r>
      <w:r w:rsidRPr="005E436F">
        <w:rPr>
          <w:lang w:val="en-US"/>
        </w:rPr>
        <w:t>.</w:t>
      </w:r>
      <w:r>
        <w:rPr>
          <w:lang w:val="en-US"/>
        </w:rPr>
        <w:t xml:space="preserve"> On the form</w:t>
      </w:r>
      <w:r w:rsidRPr="005E436F">
        <w:rPr>
          <w:lang w:val="en-US"/>
        </w:rPr>
        <w:t xml:space="preserve"> </w:t>
      </w:r>
      <w:r w:rsidRPr="000B139A">
        <w:rPr>
          <w:rFonts w:cs="Times New Roman"/>
          <w:rtl/>
        </w:rPr>
        <w:t>אבטולמוס</w:t>
      </w:r>
      <w:r>
        <w:rPr>
          <w:lang w:val="en-US"/>
        </w:rPr>
        <w:t xml:space="preserve"> see previous note. On the fall of the </w:t>
      </w:r>
      <w:r w:rsidRPr="00916E4E">
        <w:rPr>
          <w:rFonts w:cs="Times New Roman"/>
          <w:rtl/>
          <w:lang w:val="en-US"/>
        </w:rPr>
        <w:t>ו</w:t>
      </w:r>
      <w:r w:rsidRPr="00435A04">
        <w:rPr>
          <w:lang w:val="en-US"/>
        </w:rPr>
        <w:t xml:space="preserve">s see vol. </w:t>
      </w:r>
      <w:r>
        <w:rPr>
          <w:lang w:val="en-US"/>
        </w:rPr>
        <w:t>4, Introduction 2.3.5.4, p. 13.</w:t>
      </w:r>
    </w:p>
  </w:footnote>
  <w:footnote w:id="48">
    <w:p w14:paraId="50261E5A" w14:textId="77777777" w:rsidR="00865CD2" w:rsidRDefault="00865CD2" w:rsidP="00916E4E">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Florence II-I-9 Ms to </w:t>
      </w:r>
      <w:r w:rsidRPr="005E436F">
        <w:rPr>
          <w:i/>
          <w:iCs/>
          <w:lang w:val="en-US"/>
        </w:rPr>
        <w:t>bBB</w:t>
      </w:r>
      <w:r w:rsidRPr="005E436F">
        <w:rPr>
          <w:lang w:val="en-US"/>
        </w:rPr>
        <w:t xml:space="preserve"> 68a</w:t>
      </w:r>
      <w:r>
        <w:rPr>
          <w:lang w:val="en-US"/>
        </w:rPr>
        <w:t xml:space="preserve">, see above, n. </w:t>
      </w:r>
      <w:r w:rsidRPr="003613F8">
        <w:rPr>
          <w:lang w:val="en-US"/>
        </w:rPr>
        <w:t>3</w:t>
      </w:r>
      <w:r w:rsidRPr="005E436F">
        <w:rPr>
          <w:lang w:val="en-US"/>
        </w:rPr>
        <w:t>.</w:t>
      </w:r>
      <w:r>
        <w:rPr>
          <w:lang w:val="en-US"/>
        </w:rPr>
        <w:t xml:space="preserve"> For this form see vol. 1, under Euto</w:t>
      </w:r>
      <w:r>
        <w:rPr>
          <w:lang w:val="en-US"/>
        </w:rPr>
        <w:t>l</w:t>
      </w:r>
      <w:r>
        <w:rPr>
          <w:lang w:val="en-US"/>
        </w:rPr>
        <w:t>mus (2) G/M, p. 279.</w:t>
      </w:r>
    </w:p>
  </w:footnote>
  <w:footnote w:id="49">
    <w:p w14:paraId="61673DA8" w14:textId="77777777" w:rsidR="00865CD2" w:rsidRDefault="00865CD2" w:rsidP="00916E4E">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printed versions of </w:t>
      </w:r>
      <w:r w:rsidRPr="005E436F">
        <w:rPr>
          <w:i/>
          <w:iCs/>
          <w:lang w:val="en-US"/>
        </w:rPr>
        <w:t>bBer</w:t>
      </w:r>
      <w:r w:rsidRPr="005E436F">
        <w:rPr>
          <w:lang w:val="en-US"/>
        </w:rPr>
        <w:t xml:space="preserve"> 7b</w:t>
      </w:r>
      <w:r>
        <w:rPr>
          <w:lang w:val="en-US"/>
        </w:rPr>
        <w:t>, see above, n. 3</w:t>
      </w:r>
      <w:r w:rsidRPr="005E436F">
        <w:rPr>
          <w:lang w:val="en-US"/>
        </w:rPr>
        <w:t>.</w:t>
      </w:r>
      <w:r>
        <w:rPr>
          <w:lang w:val="en-US"/>
        </w:rPr>
        <w:t xml:space="preserve"> For this form see vol. 1, under A</w:t>
      </w:r>
      <w:r>
        <w:rPr>
          <w:lang w:val="en-US"/>
        </w:rPr>
        <w:t>b</w:t>
      </w:r>
      <w:r>
        <w:rPr>
          <w:lang w:val="en-US"/>
        </w:rPr>
        <w:t>shalom (6) B/M, p. 60.</w:t>
      </w:r>
    </w:p>
  </w:footnote>
  <w:footnote w:id="50">
    <w:p w14:paraId="50B54380" w14:textId="77777777" w:rsidR="00865CD2" w:rsidRDefault="00865CD2" w:rsidP="0032397E">
      <w:pPr>
        <w:pStyle w:val="FootnoteText"/>
        <w:bidi w:val="0"/>
        <w:spacing w:line="240" w:lineRule="auto"/>
        <w:rPr>
          <w:lang w:val="en-US"/>
        </w:rPr>
      </w:pPr>
      <w:r>
        <w:rPr>
          <w:rStyle w:val="FootnoteReference"/>
        </w:rPr>
        <w:footnoteRef/>
      </w:r>
      <w:r>
        <w:t xml:space="preserve"> </w:t>
      </w:r>
      <w:r w:rsidRPr="005E436F">
        <w:rPr>
          <w:lang w:val="en-US"/>
        </w:rPr>
        <w:t xml:space="preserve">Although mentioned only in BT, his son is designated </w:t>
      </w:r>
      <w:r w:rsidRPr="005E436F">
        <w:rPr>
          <w:rFonts w:cs="Times New Roman"/>
          <w:rtl/>
          <w:lang w:val="en-US"/>
        </w:rPr>
        <w:t>רבי</w:t>
      </w:r>
      <w:r w:rsidRPr="005E436F">
        <w:rPr>
          <w:lang w:val="en-US"/>
        </w:rPr>
        <w:t xml:space="preserve"> in all the traditions in which he is me</w:t>
      </w:r>
      <w:r w:rsidRPr="005E436F">
        <w:rPr>
          <w:lang w:val="en-US"/>
        </w:rPr>
        <w:t>n</w:t>
      </w:r>
      <w:r w:rsidRPr="005E436F">
        <w:rPr>
          <w:lang w:val="en-US"/>
        </w:rPr>
        <w:t>tioned (</w:t>
      </w:r>
      <w:r w:rsidRPr="005E436F">
        <w:rPr>
          <w:i/>
          <w:iCs/>
          <w:lang w:val="en-US"/>
        </w:rPr>
        <w:t xml:space="preserve">bBer </w:t>
      </w:r>
      <w:r w:rsidRPr="005E436F">
        <w:rPr>
          <w:lang w:val="en-US"/>
        </w:rPr>
        <w:t xml:space="preserve">7a; </w:t>
      </w:r>
      <w:r w:rsidRPr="005E436F">
        <w:rPr>
          <w:i/>
          <w:iCs/>
          <w:lang w:val="en-US"/>
        </w:rPr>
        <w:t xml:space="preserve">bMeg </w:t>
      </w:r>
      <w:r w:rsidRPr="005E436F">
        <w:rPr>
          <w:lang w:val="en-US"/>
        </w:rPr>
        <w:t xml:space="preserve">14a and </w:t>
      </w:r>
      <w:r w:rsidRPr="005E436F">
        <w:rPr>
          <w:i/>
          <w:iCs/>
          <w:lang w:val="en-US"/>
        </w:rPr>
        <w:t>bBB</w:t>
      </w:r>
      <w:r w:rsidRPr="005E436F">
        <w:rPr>
          <w:lang w:val="en-US"/>
        </w:rPr>
        <w:t xml:space="preserve"> 68a), see Introduction </w:t>
      </w:r>
      <w:r>
        <w:t>5.1.3.2</w:t>
      </w:r>
      <w:r>
        <w:rPr>
          <w:u w:color="FFFF00"/>
          <w:lang w:val="en-US"/>
        </w:rPr>
        <w:t>.2</w:t>
      </w:r>
      <w:r w:rsidRPr="005E436F">
        <w:rPr>
          <w:lang w:val="en-US"/>
        </w:rPr>
        <w:t xml:space="preserve"> and transmits traditions in H</w:t>
      </w:r>
      <w:r w:rsidRPr="005E436F">
        <w:rPr>
          <w:lang w:val="en-US"/>
        </w:rPr>
        <w:t>e</w:t>
      </w:r>
      <w:r w:rsidRPr="005E436F">
        <w:rPr>
          <w:lang w:val="en-US"/>
        </w:rPr>
        <w:t xml:space="preserve">brew, see Introduction </w:t>
      </w:r>
      <w:r>
        <w:t>5.1.3.2</w:t>
      </w:r>
      <w:r>
        <w:rPr>
          <w:u w:color="FFFF00"/>
        </w:rPr>
        <w:t>.5</w:t>
      </w:r>
      <w:r w:rsidRPr="005E436F">
        <w:rPr>
          <w:lang w:val="en-US"/>
        </w:rPr>
        <w:t>.</w:t>
      </w:r>
    </w:p>
  </w:footnote>
  <w:footnote w:id="51">
    <w:p w14:paraId="54EB6DCD"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in no chronological context, see Introduction 7.4.4.</w:t>
      </w:r>
    </w:p>
  </w:footnote>
  <w:footnote w:id="52">
    <w:p w14:paraId="66E02551" w14:textId="77777777" w:rsidR="00865CD2" w:rsidRPr="006C646C" w:rsidRDefault="00865CD2" w:rsidP="00E0780B">
      <w:pPr>
        <w:pStyle w:val="FootnoteText"/>
        <w:bidi w:val="0"/>
        <w:spacing w:line="240" w:lineRule="auto"/>
        <w:rPr>
          <w:rFonts w:cs="Times New Roman"/>
          <w:lang w:val="en-US"/>
        </w:rPr>
      </w:pPr>
      <w:r w:rsidRPr="006C646C">
        <w:rPr>
          <w:rStyle w:val="FootnoteReference"/>
          <w:rFonts w:cs="Times New Roman"/>
        </w:rPr>
        <w:footnoteRef/>
      </w:r>
      <w:r w:rsidRPr="006C646C">
        <w:rPr>
          <w:rFonts w:cs="Times New Roman"/>
          <w:rtl/>
        </w:rPr>
        <w:t xml:space="preserve"> </w:t>
      </w:r>
      <w:r w:rsidRPr="006C646C">
        <w:rPr>
          <w:rFonts w:cs="Times New Roman"/>
          <w:lang w:val="en-US"/>
        </w:rPr>
        <w:t xml:space="preserve">In Thamoudian script, see Introduction </w:t>
      </w:r>
      <w:r w:rsidRPr="003613F8">
        <w:rPr>
          <w:rFonts w:cs="Times New Roman"/>
          <w:lang w:val="en-US"/>
        </w:rPr>
        <w:t>2.</w:t>
      </w:r>
      <w:r w:rsidRPr="003613F8">
        <w:rPr>
          <w:rFonts w:cs="Times New Roman"/>
          <w:u w:color="FFFF00"/>
          <w:lang w:val="en-US"/>
        </w:rPr>
        <w:t>5</w:t>
      </w:r>
      <w:r w:rsidRPr="006C646C">
        <w:rPr>
          <w:rFonts w:cs="Times New Roman"/>
          <w:u w:color="FFFF00"/>
          <w:lang w:val="en-US"/>
        </w:rPr>
        <w:t>.3</w:t>
      </w:r>
      <w:r w:rsidRPr="006C646C">
        <w:rPr>
          <w:rFonts w:cs="Times New Roman"/>
          <w:lang w:val="en-US"/>
        </w:rPr>
        <w:t>. On biblical names losing their vocalization see vol. 4, I</w:t>
      </w:r>
      <w:r w:rsidRPr="006C646C">
        <w:rPr>
          <w:rFonts w:cs="Times New Roman"/>
          <w:lang w:val="en-US"/>
        </w:rPr>
        <w:t>n</w:t>
      </w:r>
      <w:r w:rsidRPr="006C646C">
        <w:rPr>
          <w:rFonts w:cs="Times New Roman"/>
          <w:lang w:val="en-US"/>
        </w:rPr>
        <w:t xml:space="preserve">troduction </w:t>
      </w:r>
      <w:r w:rsidRPr="006C646C">
        <w:rPr>
          <w:rFonts w:cs="Times New Roman"/>
        </w:rPr>
        <w:t>2.3.5.6, p. 13.</w:t>
      </w:r>
    </w:p>
  </w:footnote>
  <w:footnote w:id="53">
    <w:p w14:paraId="40047815" w14:textId="77777777" w:rsidR="00865CD2" w:rsidRPr="005C4614" w:rsidRDefault="00865CD2" w:rsidP="005C4614">
      <w:pPr>
        <w:pStyle w:val="FootnoteText"/>
        <w:bidi w:val="0"/>
        <w:spacing w:line="240" w:lineRule="auto"/>
        <w:rPr>
          <w:lang w:val="en-US"/>
        </w:rPr>
      </w:pPr>
      <w:r>
        <w:rPr>
          <w:rStyle w:val="FootnoteReference"/>
        </w:rPr>
        <w:footnoteRef/>
      </w:r>
      <w:r>
        <w:rPr>
          <w:rtl/>
        </w:rPr>
        <w:t xml:space="preserve"> </w:t>
      </w:r>
      <w:r w:rsidRPr="005C4614">
        <w:rPr>
          <w:lang w:val="en-US"/>
        </w:rPr>
        <w:t xml:space="preserve">A village in </w:t>
      </w:r>
      <w:smartTag w:uri="urn:schemas-microsoft-com:office:smarttags" w:element="place">
        <w:r w:rsidRPr="005C4614">
          <w:rPr>
            <w:lang w:val="en-US"/>
          </w:rPr>
          <w:t>Transjordan</w:t>
        </w:r>
      </w:smartTag>
      <w:r w:rsidRPr="005C4614">
        <w:rPr>
          <w:lang w:val="en-US"/>
        </w:rPr>
        <w:t>, near Karak.</w:t>
      </w:r>
    </w:p>
  </w:footnote>
  <w:footnote w:id="54">
    <w:p w14:paraId="067F8770" w14:textId="77777777" w:rsidR="00865CD2" w:rsidRPr="00682063" w:rsidRDefault="00865CD2" w:rsidP="008C6D5A">
      <w:pPr>
        <w:pStyle w:val="FootnoteText"/>
        <w:bidi w:val="0"/>
        <w:spacing w:line="240" w:lineRule="auto"/>
        <w:rPr>
          <w:lang w:val="en-US"/>
        </w:rPr>
      </w:pPr>
      <w:r>
        <w:rPr>
          <w:rStyle w:val="FootnoteReference"/>
        </w:rPr>
        <w:footnoteRef/>
      </w:r>
      <w:r>
        <w:rPr>
          <w:rtl/>
        </w:rPr>
        <w:t xml:space="preserve"> </w:t>
      </w:r>
      <w:r w:rsidRPr="005E436F">
        <w:rPr>
          <w:lang w:val="en-US"/>
        </w:rPr>
        <w:t xml:space="preserve">Jewishness sugested based on name, see </w:t>
      </w:r>
      <w:r>
        <w:rPr>
          <w:lang w:val="en-US"/>
        </w:rPr>
        <w:t xml:space="preserve">vol. 3, </w:t>
      </w:r>
      <w:r w:rsidRPr="005E436F">
        <w:rPr>
          <w:lang w:val="en-US"/>
        </w:rPr>
        <w:t>Intruduction</w:t>
      </w:r>
      <w:r>
        <w:rPr>
          <w:lang w:val="en-US"/>
        </w:rPr>
        <w:t xml:space="preserve"> </w:t>
      </w:r>
      <w:r>
        <w:rPr>
          <w:u w:color="FFFF00"/>
          <w:lang w:eastAsia="en-GB"/>
        </w:rPr>
        <w:t>6.6, pp. 50-1</w:t>
      </w:r>
      <w:r>
        <w:rPr>
          <w:lang w:eastAsia="en-GB"/>
        </w:rPr>
        <w:t>. However the region is not pa</w:t>
      </w:r>
      <w:r>
        <w:rPr>
          <w:lang w:eastAsia="en-GB"/>
        </w:rPr>
        <w:t>r</w:t>
      </w:r>
      <w:r>
        <w:rPr>
          <w:lang w:eastAsia="en-GB"/>
        </w:rPr>
        <w:t>ticularly Jewish and the inscription is in the Thamoudean script, see</w:t>
      </w:r>
      <w:r>
        <w:rPr>
          <w:lang w:val="en-US"/>
        </w:rPr>
        <w:t xml:space="preserve"> </w:t>
      </w:r>
      <w:r w:rsidRPr="005E436F">
        <w:rPr>
          <w:lang w:val="en-US"/>
        </w:rPr>
        <w:t>Intruduction</w:t>
      </w:r>
      <w:r>
        <w:rPr>
          <w:lang w:eastAsia="en-GB"/>
        </w:rPr>
        <w:t xml:space="preserve"> 2.</w:t>
      </w:r>
      <w:r>
        <w:rPr>
          <w:u w:color="FFFF00"/>
          <w:lang w:eastAsia="en-GB"/>
        </w:rPr>
        <w:t>2.1.6</w:t>
      </w:r>
      <w:r>
        <w:rPr>
          <w:lang w:eastAsia="en-GB"/>
        </w:rPr>
        <w:t>.</w:t>
      </w:r>
    </w:p>
  </w:footnote>
  <w:footnote w:id="55">
    <w:p w14:paraId="657B83F0"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p>
  </w:footnote>
  <w:footnote w:id="56">
    <w:p w14:paraId="4E818D7D" w14:textId="77777777" w:rsidR="00865CD2" w:rsidRPr="007E5758" w:rsidRDefault="00865CD2" w:rsidP="00FC080F">
      <w:pPr>
        <w:pStyle w:val="FootnoteText"/>
        <w:bidi w:val="0"/>
        <w:spacing w:line="240" w:lineRule="auto"/>
        <w:rPr>
          <w:rFonts w:cs="Times New Roman"/>
          <w:lang w:val="en-US"/>
        </w:rPr>
      </w:pPr>
      <w:r>
        <w:rPr>
          <w:rStyle w:val="FootnoteReference"/>
        </w:rPr>
        <w:footnoteRef/>
      </w:r>
      <w:r>
        <w:t xml:space="preserve"> </w:t>
      </w:r>
      <w:r w:rsidRPr="00FC080F">
        <w:rPr>
          <w:lang w:val="en-US"/>
        </w:rPr>
        <w:t xml:space="preserve">Althouth this form is not recorded elsewhere, it seems like a standard transliteration of this name into Greek. </w:t>
      </w:r>
      <w:r>
        <w:rPr>
          <w:lang w:val="en-US"/>
        </w:rPr>
        <w:t xml:space="preserve">In vol. 1, under Abshalom (3) the form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indicates the use of the letter </w:t>
      </w:r>
      <w:r>
        <w:rPr>
          <w:rFonts w:ascii="Graeca" w:hAnsi="Graeca" w:cs="Times New Roman"/>
          <w:lang w:val="en-US"/>
        </w:rPr>
        <w:t></w:t>
      </w:r>
      <w:r>
        <w:rPr>
          <w:rFonts w:cs="Times New Roman"/>
          <w:lang w:val="en-US"/>
        </w:rPr>
        <w:t xml:space="preserve"> for this transliteration and the form </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Pr>
          <w:rFonts w:cs="Times New Roman"/>
        </w:rPr>
        <w:t xml:space="preserve"> for </w:t>
      </w:r>
      <w:r>
        <w:rPr>
          <w:rFonts w:cs="Times New Roman" w:hint="cs"/>
          <w:rtl/>
        </w:rPr>
        <w:t>שלום</w:t>
      </w:r>
      <w:r w:rsidRPr="007E5758">
        <w:rPr>
          <w:rFonts w:cs="Times New Roman"/>
          <w:lang w:val="en-US"/>
        </w:rPr>
        <w:t xml:space="preserve"> is found in the standard transliteration of</w:t>
      </w:r>
      <w:r>
        <w:rPr>
          <w:rFonts w:cs="Times New Roman"/>
          <w:lang w:val="en-US"/>
        </w:rPr>
        <w:t xml:space="preserve"> </w:t>
      </w:r>
      <w:r w:rsidRPr="007E5758">
        <w:rPr>
          <w:rFonts w:cs="Times New Roman"/>
          <w:lang w:val="en-US"/>
        </w:rPr>
        <w:t xml:space="preserve">the name </w:t>
      </w:r>
      <w:r>
        <w:rPr>
          <w:rFonts w:cs="Times New Roman" w:hint="cs"/>
          <w:rtl/>
          <w:lang w:val="en-US"/>
        </w:rPr>
        <w:t>שלמציון</w:t>
      </w:r>
      <w:r w:rsidRPr="007E5758">
        <w:rPr>
          <w:rFonts w:cs="Times New Roman"/>
          <w:lang w:val="en-US"/>
        </w:rPr>
        <w:t xml:space="preserve"> into Greek (e.g. </w:t>
      </w:r>
      <w:r>
        <w:rPr>
          <w:rFonts w:cs="Times New Roman"/>
          <w:lang w:val="en-US"/>
        </w:rPr>
        <w:t>in vol. 1, under Shalmzion [16] S-H/F, p. 427). The suffix is standard Greek, see vol. 1, Introduction 2.1.1.1, p. 18.</w:t>
      </w:r>
    </w:p>
  </w:footnote>
  <w:footnote w:id="57">
    <w:p w14:paraId="5B1DE58D" w14:textId="77777777" w:rsidR="00865CD2" w:rsidRPr="00684696" w:rsidRDefault="00865CD2" w:rsidP="00684696">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Because the inscription was found in the theatre of Beth She’an he may be the architect of the theatre. On such designations see Introduction </w:t>
      </w:r>
      <w:r>
        <w:t>3.1.3.3.</w:t>
      </w:r>
    </w:p>
  </w:footnote>
  <w:footnote w:id="58">
    <w:p w14:paraId="24FC36B4" w14:textId="77777777" w:rsidR="00865CD2" w:rsidRPr="00684696" w:rsidRDefault="00865CD2" w:rsidP="00904578">
      <w:pPr>
        <w:pStyle w:val="FootnoteText"/>
        <w:bidi w:val="0"/>
        <w:spacing w:line="240" w:lineRule="auto"/>
        <w:rPr>
          <w:lang w:val="en-US"/>
        </w:rPr>
      </w:pPr>
      <w:r>
        <w:rPr>
          <w:rStyle w:val="FootnoteReference"/>
        </w:rPr>
        <w:footnoteRef/>
      </w:r>
      <w:r>
        <w:rPr>
          <w:rtl/>
        </w:rPr>
        <w:t xml:space="preserve"> </w:t>
      </w:r>
      <w:r>
        <w:t>Jewishness may be suggested based on name, but see vol. 3, Introduction 6.6.1, p. 51. The region was not particularly Jewish in character, see Introduction 6.2.1.4.</w:t>
      </w:r>
    </w:p>
  </w:footnote>
  <w:footnote w:id="59">
    <w:p w14:paraId="7ACB611E"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Biblical, e.g. Ex</w:t>
      </w:r>
      <w:r>
        <w:rPr>
          <w:rFonts w:cs="Times New Roman"/>
          <w:lang w:val="en-US"/>
        </w:rPr>
        <w:t>od</w:t>
      </w:r>
      <w:r w:rsidRPr="005E436F">
        <w:rPr>
          <w:rFonts w:cs="Times New Roman"/>
          <w:lang w:val="en-US"/>
        </w:rPr>
        <w:t xml:space="preserve"> 4:14. </w:t>
      </w:r>
      <w:r w:rsidRPr="005E436F">
        <w:rPr>
          <w:rFonts w:cs="Times New Roman"/>
          <w:rtl/>
          <w:lang w:val="en-US"/>
        </w:rPr>
        <w:t>אהרון</w:t>
      </w:r>
      <w:r w:rsidRPr="005E436F">
        <w:rPr>
          <w:rFonts w:cs="Times New Roman"/>
          <w:lang w:val="en-US"/>
        </w:rPr>
        <w:t xml:space="preserve"> was the name of Moses’ brother, the first priest.</w:t>
      </w:r>
    </w:p>
  </w:footnote>
  <w:footnote w:id="60">
    <w:p w14:paraId="6759B1E9" w14:textId="77777777" w:rsidR="00865CD2" w:rsidRPr="00C378A2" w:rsidRDefault="00865CD2" w:rsidP="006442F5">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61">
    <w:p w14:paraId="770B14C7" w14:textId="77777777" w:rsidR="00865CD2" w:rsidRPr="00682063" w:rsidRDefault="00865CD2" w:rsidP="00E0780B">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w:t>
      </w:r>
      <w:r>
        <w:rPr>
          <w:lang w:val="en-US"/>
        </w:rPr>
        <w:t>–</w:t>
      </w:r>
      <w:r w:rsidRPr="005E436F">
        <w:rPr>
          <w:lang w:val="en-US"/>
        </w:rPr>
        <w:t xml:space="preserve"> </w:t>
      </w:r>
      <w:r w:rsidRPr="007B492B">
        <w:rPr>
          <w:rFonts w:cs="Times New Roman"/>
          <w:rtl/>
          <w:lang w:val="de-DE"/>
        </w:rPr>
        <w:t>כהנה</w:t>
      </w:r>
      <w:r w:rsidRPr="005E436F">
        <w:rPr>
          <w:lang w:val="en-US"/>
        </w:rPr>
        <w:t>.</w:t>
      </w:r>
      <w:r>
        <w:rPr>
          <w:lang w:val="en-US"/>
        </w:rPr>
        <w:t xml:space="preserve"> On such titles see Introduction </w:t>
      </w:r>
      <w:r>
        <w:t>3.3.2.</w:t>
      </w:r>
    </w:p>
  </w:footnote>
  <w:footnote w:id="62">
    <w:p w14:paraId="7F290E06" w14:textId="77777777" w:rsidR="00865CD2" w:rsidRPr="00F02724" w:rsidRDefault="00865CD2" w:rsidP="00325EDE">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63">
    <w:p w14:paraId="650C0692" w14:textId="77777777" w:rsidR="00865CD2" w:rsidRDefault="00865CD2" w:rsidP="00904578">
      <w:pPr>
        <w:pStyle w:val="FootnoteText"/>
        <w:bidi w:val="0"/>
        <w:spacing w:line="240" w:lineRule="auto"/>
      </w:pPr>
      <w:r w:rsidRPr="009A4CB8">
        <w:rPr>
          <w:rStyle w:val="FootnoteReference"/>
        </w:rPr>
        <w:footnoteRef/>
      </w:r>
      <w:r>
        <w:t xml:space="preserve"> These are the date of Baba Rabba (Bebai [1]), see Introduction 7.2.3</w:t>
      </w:r>
      <w:r w:rsidRPr="009A4CB8">
        <w:t>. He is his contemporary.</w:t>
      </w:r>
    </w:p>
  </w:footnote>
  <w:footnote w:id="64">
    <w:p w14:paraId="1964FBC3" w14:textId="77777777" w:rsidR="00865CD2" w:rsidRPr="00C378A2" w:rsidRDefault="00865CD2" w:rsidP="00F17E67">
      <w:pPr>
        <w:pStyle w:val="FootnoteText"/>
        <w:bidi w:val="0"/>
        <w:spacing w:line="240" w:lineRule="auto"/>
        <w:rPr>
          <w:lang w:val="en-US"/>
        </w:rPr>
      </w:pPr>
      <w:r>
        <w:rPr>
          <w:rStyle w:val="FootnoteReference"/>
        </w:rPr>
        <w:footnoteRef/>
      </w:r>
      <w:r>
        <w:rPr>
          <w:rtl/>
        </w:rPr>
        <w:t xml:space="preserve"> </w:t>
      </w:r>
      <w:r>
        <w:rPr>
          <w:lang w:val="en-US"/>
        </w:rPr>
        <w:t>See above, n. 2</w:t>
      </w:r>
      <w:r>
        <w:t>.</w:t>
      </w:r>
    </w:p>
  </w:footnote>
  <w:footnote w:id="65">
    <w:p w14:paraId="521B30D2" w14:textId="77777777" w:rsidR="00865CD2" w:rsidRPr="00F17E67" w:rsidRDefault="00865CD2" w:rsidP="00F17E67">
      <w:pPr>
        <w:pStyle w:val="FootnoteText"/>
        <w:bidi w:val="0"/>
        <w:spacing w:line="240" w:lineRule="auto"/>
        <w:rPr>
          <w:lang w:val="en-US"/>
        </w:rPr>
      </w:pPr>
      <w:r>
        <w:rPr>
          <w:rStyle w:val="FootnoteReference"/>
        </w:rPr>
        <w:footnoteRef/>
      </w:r>
      <w:r w:rsidRPr="00F17E67">
        <w:rPr>
          <w:lang w:val="en-US"/>
        </w:rPr>
        <w:t xml:space="preserve"> </w:t>
      </w:r>
      <w:r>
        <w:rPr>
          <w:lang w:val="en-US"/>
        </w:rPr>
        <w:t>See above, n. 3</w:t>
      </w:r>
      <w:r>
        <w:t>.</w:t>
      </w:r>
    </w:p>
  </w:footnote>
  <w:footnote w:id="66">
    <w:p w14:paraId="782CBEFA" w14:textId="77777777" w:rsidR="00865CD2" w:rsidRPr="00F02724" w:rsidRDefault="00865CD2" w:rsidP="007F5DC6">
      <w:pPr>
        <w:pStyle w:val="FootnoteText"/>
        <w:pBdr>
          <w:bottom w:val="single" w:sz="4" w:space="0" w:color="auto"/>
        </w:pBdr>
        <w:bidi w:val="0"/>
        <w:spacing w:line="240" w:lineRule="auto"/>
        <w:rPr>
          <w:lang w:val="en-US"/>
        </w:rPr>
      </w:pPr>
      <w:r>
        <w:rPr>
          <w:rStyle w:val="FootnoteReference"/>
        </w:rPr>
        <w:footnoteRef/>
      </w:r>
      <w:r>
        <w:rPr>
          <w:rtl/>
        </w:rPr>
        <w:t xml:space="preserve"> </w:t>
      </w:r>
      <w:r>
        <w:rPr>
          <w:lang w:val="en-US"/>
        </w:rPr>
        <w:t>S</w:t>
      </w:r>
      <w:r w:rsidRPr="00F02724">
        <w:rPr>
          <w:lang w:val="en-US"/>
        </w:rPr>
        <w:t xml:space="preserve">ee </w:t>
      </w:r>
      <w:r>
        <w:rPr>
          <w:lang w:val="en-US"/>
        </w:rPr>
        <w:t>above, n.</w:t>
      </w:r>
      <w:r w:rsidRPr="00F02724">
        <w:rPr>
          <w:lang w:val="en-US"/>
        </w:rPr>
        <w:t xml:space="preserve"> </w:t>
      </w:r>
      <w:r>
        <w:rPr>
          <w:lang w:val="en-US"/>
        </w:rPr>
        <w:t>4.</w:t>
      </w:r>
    </w:p>
  </w:footnote>
  <w:footnote w:id="67">
    <w:p w14:paraId="67A78317" w14:textId="77777777" w:rsidR="00865CD2" w:rsidRPr="009A4CB8" w:rsidRDefault="00865CD2" w:rsidP="00F17E67">
      <w:pPr>
        <w:pStyle w:val="FootnoteText"/>
        <w:bidi w:val="0"/>
        <w:spacing w:line="240" w:lineRule="auto"/>
      </w:pPr>
      <w:r w:rsidRPr="009A4CB8">
        <w:rPr>
          <w:rStyle w:val="FootnoteReference"/>
        </w:rPr>
        <w:footnoteRef/>
      </w:r>
      <w:r>
        <w:t xml:space="preserve"> </w:t>
      </w:r>
      <w:r>
        <w:rPr>
          <w:lang w:val="en-US"/>
        </w:rPr>
        <w:t>See above, n. 5</w:t>
      </w:r>
    </w:p>
  </w:footnote>
  <w:footnote w:id="68">
    <w:p w14:paraId="205CF661" w14:textId="77777777" w:rsidR="00865CD2" w:rsidRPr="00550A76" w:rsidRDefault="00865CD2" w:rsidP="00550A76">
      <w:pPr>
        <w:pStyle w:val="FootnoteText"/>
        <w:bidi w:val="0"/>
        <w:spacing w:line="240" w:lineRule="auto"/>
        <w:rPr>
          <w:lang w:val="en-US"/>
        </w:rPr>
      </w:pPr>
      <w:r>
        <w:rPr>
          <w:rStyle w:val="FootnoteReference"/>
        </w:rPr>
        <w:footnoteRef/>
      </w:r>
      <w:r>
        <w:rPr>
          <w:rtl/>
        </w:rPr>
        <w:t xml:space="preserve"> </w:t>
      </w:r>
      <w:r>
        <w:rPr>
          <w:lang w:val="en-US"/>
        </w:rPr>
        <w:t xml:space="preserve">Suggested by </w:t>
      </w:r>
      <w:r>
        <w:rPr>
          <w:i/>
          <w:iCs/>
          <w:lang w:val="en-US"/>
        </w:rPr>
        <w:t xml:space="preserve">CIIP </w:t>
      </w:r>
      <w:r>
        <w:rPr>
          <w:lang w:val="en-US"/>
        </w:rPr>
        <w:t xml:space="preserve">1/2, </w:t>
      </w:r>
      <w:r w:rsidRPr="00CC74F2">
        <w:rPr>
          <w:lang w:val="en-US"/>
        </w:rPr>
        <w:t>no. 881.</w:t>
      </w:r>
    </w:p>
  </w:footnote>
  <w:footnote w:id="69">
    <w:p w14:paraId="2964A5BB" w14:textId="77777777" w:rsidR="00865CD2" w:rsidRPr="006F77F5" w:rsidRDefault="00865CD2" w:rsidP="006F77F5">
      <w:pPr>
        <w:pStyle w:val="FootnoteText"/>
        <w:bidi w:val="0"/>
        <w:spacing w:line="240" w:lineRule="auto"/>
        <w:rPr>
          <w:lang w:val="en-US"/>
        </w:rPr>
      </w:pPr>
      <w:r>
        <w:rPr>
          <w:rStyle w:val="FootnoteReference"/>
        </w:rPr>
        <w:footnoteRef/>
      </w:r>
      <w:r>
        <w:rPr>
          <w:rtl/>
        </w:rPr>
        <w:t xml:space="preserve"> </w:t>
      </w:r>
      <w:r>
        <w:rPr>
          <w:lang w:val="en-US"/>
        </w:rPr>
        <w:t>On this form see vol. 3, Aaron (2) B/M, p. 75.</w:t>
      </w:r>
    </w:p>
  </w:footnote>
  <w:footnote w:id="70">
    <w:p w14:paraId="1536BD25" w14:textId="77777777" w:rsidR="00865CD2" w:rsidRPr="00682063" w:rsidRDefault="00865CD2" w:rsidP="005B5F07">
      <w:pPr>
        <w:pStyle w:val="FootnoteText"/>
        <w:bidi w:val="0"/>
        <w:spacing w:line="240" w:lineRule="auto"/>
        <w:rPr>
          <w:lang w:val="en-US"/>
        </w:rPr>
      </w:pPr>
      <w:r>
        <w:rPr>
          <w:rStyle w:val="FootnoteReference"/>
        </w:rPr>
        <w:footnoteRef/>
      </w:r>
      <w:r>
        <w:rPr>
          <w:rtl/>
        </w:rPr>
        <w:t xml:space="preserve"> </w:t>
      </w:r>
      <w:r w:rsidRPr="005E436F">
        <w:rPr>
          <w:lang w:val="en-US"/>
        </w:rPr>
        <w:t xml:space="preserve">The inscription comes from the antiquities market. The man who produced this inscription claimed that it comes from a place associated with Abraham. Mordtmann understood this to refer to </w:t>
      </w:r>
      <w:smartTag w:uri="urn:schemas-microsoft-com:office:smarttags" w:element="place">
        <w:smartTag w:uri="urn:schemas-microsoft-com:office:smarttags" w:element="City">
          <w:r w:rsidRPr="005E436F">
            <w:rPr>
              <w:lang w:val="en-US"/>
            </w:rPr>
            <w:t>Hebron</w:t>
          </w:r>
        </w:smartTag>
      </w:smartTag>
      <w:r w:rsidRPr="005E436F">
        <w:rPr>
          <w:lang w:val="en-US"/>
        </w:rPr>
        <w:t>.</w:t>
      </w:r>
    </w:p>
  </w:footnote>
  <w:footnote w:id="71">
    <w:p w14:paraId="7002EF7B" w14:textId="77777777" w:rsidR="00865CD2" w:rsidRPr="00BA4E20" w:rsidRDefault="00865CD2" w:rsidP="00E0780B">
      <w:pPr>
        <w:pStyle w:val="FootnoteText"/>
        <w:bidi w:val="0"/>
        <w:spacing w:line="240" w:lineRule="auto"/>
        <w:rPr>
          <w:rtl/>
          <w:lang w:val="en-US"/>
        </w:rPr>
      </w:pPr>
      <w:r>
        <w:rPr>
          <w:rStyle w:val="FootnoteReference"/>
        </w:rPr>
        <w:footnoteRef/>
      </w:r>
      <w:r>
        <w:rPr>
          <w:rtl/>
        </w:rPr>
        <w:t xml:space="preserve"> </w:t>
      </w:r>
      <w:r w:rsidRPr="005E436F">
        <w:rPr>
          <w:lang w:val="en-US"/>
        </w:rPr>
        <w:t xml:space="preserve">This inscription was presumably found in </w:t>
      </w:r>
      <w:smartTag w:uri="urn:schemas-microsoft-com:office:smarttags" w:element="place">
        <w:smartTag w:uri="urn:schemas-microsoft-com:office:smarttags" w:element="City">
          <w:r w:rsidRPr="005E436F">
            <w:rPr>
              <w:lang w:val="en-US"/>
            </w:rPr>
            <w:t>Hebron</w:t>
          </w:r>
        </w:smartTag>
      </w:smartTag>
      <w:r w:rsidRPr="005E436F">
        <w:rPr>
          <w:lang w:val="en-US"/>
        </w:rPr>
        <w:t>. It mentions the biblical Abraham, Isaac and A</w:t>
      </w:r>
      <w:r w:rsidRPr="005E436F">
        <w:rPr>
          <w:lang w:val="en-US"/>
        </w:rPr>
        <w:t>a</w:t>
      </w:r>
      <w:r w:rsidRPr="005E436F">
        <w:rPr>
          <w:lang w:val="en-US"/>
        </w:rPr>
        <w:t xml:space="preserve">ron. It could be Jewish but is could of course just as likely be Christian, see </w:t>
      </w:r>
      <w:r>
        <w:rPr>
          <w:lang w:val="en-US"/>
        </w:rPr>
        <w:t xml:space="preserve">vol. 3, </w:t>
      </w:r>
      <w:r w:rsidRPr="005E436F">
        <w:rPr>
          <w:lang w:val="en-US"/>
        </w:rPr>
        <w:t xml:space="preserve">Introduction </w:t>
      </w:r>
      <w:r>
        <w:rPr>
          <w:u w:color="FFFF00"/>
          <w:lang w:val="en-US"/>
        </w:rPr>
        <w:t>6.6.7, p. 52</w:t>
      </w:r>
      <w:r w:rsidRPr="005E436F">
        <w:rPr>
          <w:lang w:val="en-US"/>
        </w:rPr>
        <w:t xml:space="preserve">. </w:t>
      </w:r>
    </w:p>
  </w:footnote>
  <w:footnote w:id="72">
    <w:p w14:paraId="3BAA46FB"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p>
  </w:footnote>
  <w:footnote w:id="73">
    <w:p w14:paraId="0E71EA6C" w14:textId="77777777" w:rsidR="00865CD2" w:rsidRPr="005379D2" w:rsidRDefault="00865CD2" w:rsidP="005379D2">
      <w:pPr>
        <w:pStyle w:val="FootnoteText"/>
        <w:bidi w:val="0"/>
        <w:spacing w:line="240" w:lineRule="auto"/>
        <w:rPr>
          <w:lang w:val="en-US"/>
        </w:rPr>
      </w:pPr>
      <w:r w:rsidRPr="004F5C27">
        <w:rPr>
          <w:rStyle w:val="FootnoteReference"/>
          <w:rFonts w:cs="Times New Roman"/>
        </w:rPr>
        <w:footnoteRef/>
      </w:r>
      <w:r>
        <w:rPr>
          <w:rFonts w:cs="Times New Roman"/>
        </w:rPr>
        <w:t xml:space="preserve"> </w:t>
      </w:r>
      <w:r w:rsidRPr="004F5C27">
        <w:rPr>
          <w:rFonts w:cs="Times New Roman"/>
          <w:lang w:val="en-US"/>
        </w:rPr>
        <w:t xml:space="preserve">The replacement of </w:t>
      </w:r>
      <w:r w:rsidRPr="004F5C27">
        <w:rPr>
          <w:rFonts w:cs="Times New Roman"/>
          <w:rtl/>
          <w:lang w:val="el-GR"/>
        </w:rPr>
        <w:t>א</w:t>
      </w:r>
      <w:r w:rsidRPr="004F5C27">
        <w:rPr>
          <w:rFonts w:cs="Times New Roman"/>
          <w:lang w:val="en-US"/>
        </w:rPr>
        <w:t xml:space="preserve"> with </w:t>
      </w:r>
      <w:r w:rsidRPr="004F5C27">
        <w:rPr>
          <w:rFonts w:cs="Times New Roman"/>
          <w:rtl/>
          <w:lang w:val="en-US"/>
        </w:rPr>
        <w:t>ע</w:t>
      </w:r>
      <w:r w:rsidRPr="004F5C27">
        <w:rPr>
          <w:rFonts w:cs="Times New Roman"/>
          <w:lang w:val="en-US"/>
        </w:rPr>
        <w:t xml:space="preserve"> and of </w:t>
      </w:r>
      <w:r w:rsidRPr="004F5C27">
        <w:rPr>
          <w:rFonts w:cs="Times New Roman"/>
          <w:rtl/>
          <w:lang w:val="en-US"/>
        </w:rPr>
        <w:t>ה</w:t>
      </w:r>
      <w:r w:rsidRPr="004F5C27">
        <w:rPr>
          <w:rFonts w:cs="Times New Roman"/>
          <w:lang w:val="en-US"/>
        </w:rPr>
        <w:t xml:space="preserve"> with </w:t>
      </w:r>
      <w:r w:rsidRPr="004F5C27">
        <w:rPr>
          <w:rFonts w:cs="Times New Roman"/>
          <w:rtl/>
          <w:lang w:val="en-US"/>
        </w:rPr>
        <w:t>א</w:t>
      </w:r>
      <w:r w:rsidRPr="004F5C27">
        <w:rPr>
          <w:rFonts w:cs="Times New Roman"/>
          <w:lang w:val="en-US"/>
        </w:rPr>
        <w:t xml:space="preserve"> indicate the decline of the laryngeals, see vol. 1, Intr</w:t>
      </w:r>
      <w:r w:rsidRPr="004F5C27">
        <w:rPr>
          <w:rFonts w:cs="Times New Roman"/>
          <w:lang w:val="en-US"/>
        </w:rPr>
        <w:t>o</w:t>
      </w:r>
      <w:r>
        <w:rPr>
          <w:lang w:val="en-US"/>
        </w:rPr>
        <w:t>duction 2.5.1, pp. 28-9 and vol. 4, Introduction 2.3.1, pp. 10.</w:t>
      </w:r>
    </w:p>
  </w:footnote>
  <w:footnote w:id="74">
    <w:p w14:paraId="433ADF8A" w14:textId="77777777" w:rsidR="00865CD2" w:rsidRPr="002F6202" w:rsidRDefault="00865CD2" w:rsidP="007F5D1C">
      <w:pPr>
        <w:pStyle w:val="FootnoteText"/>
        <w:bidi w:val="0"/>
        <w:spacing w:line="240" w:lineRule="auto"/>
        <w:rPr>
          <w:lang w:val="en-US"/>
        </w:rPr>
      </w:pPr>
      <w:r>
        <w:rPr>
          <w:rStyle w:val="FootnoteReference"/>
        </w:rPr>
        <w:footnoteRef/>
      </w:r>
      <w:r>
        <w:rPr>
          <w:rtl/>
        </w:rPr>
        <w:t xml:space="preserve"> </w:t>
      </w:r>
      <w:r>
        <w:rPr>
          <w:lang w:val="en-US"/>
        </w:rPr>
        <w:t>The inscription is dated to 509</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see I</w:t>
      </w:r>
      <w:r w:rsidRPr="002F6202">
        <w:rPr>
          <w:lang w:val="en-US"/>
        </w:rPr>
        <w:t>n</w:t>
      </w:r>
      <w:r w:rsidRPr="002F6202">
        <w:rPr>
          <w:lang w:val="en-US"/>
        </w:rPr>
        <w:t xml:space="preserve">troduction </w:t>
      </w:r>
      <w:r>
        <w:rPr>
          <w:lang w:val="en-US"/>
        </w:rPr>
        <w:t>7.5.2.1</w:t>
      </w:r>
      <w:r w:rsidRPr="002F6202">
        <w:rPr>
          <w:lang w:val="en-US"/>
        </w:rPr>
        <w:t>.</w:t>
      </w:r>
    </w:p>
  </w:footnote>
  <w:footnote w:id="75">
    <w:p w14:paraId="449E94B6" w14:textId="77777777" w:rsidR="00865CD2" w:rsidRPr="009A4CB8" w:rsidRDefault="00865CD2" w:rsidP="003448CB">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Biblical, e.g. Gen 46:21. The</w:t>
      </w:r>
      <w:r w:rsidRPr="005E436F">
        <w:rPr>
          <w:lang w:val="en-US"/>
        </w:rPr>
        <w:t xml:space="preserve"> word </w:t>
      </w:r>
      <w:r w:rsidRPr="005E436F">
        <w:rPr>
          <w:rFonts w:cs="Times New Roman"/>
          <w:rtl/>
          <w:lang w:val="en-US"/>
        </w:rPr>
        <w:t>אחא</w:t>
      </w:r>
      <w:r>
        <w:rPr>
          <w:lang w:val="en-US"/>
        </w:rPr>
        <w:t xml:space="preserve"> means brother in A</w:t>
      </w:r>
      <w:r w:rsidRPr="005E436F">
        <w:rPr>
          <w:lang w:val="en-US"/>
        </w:rPr>
        <w:t xml:space="preserve">ramaic. </w:t>
      </w:r>
    </w:p>
  </w:footnote>
  <w:footnote w:id="76">
    <w:p w14:paraId="12BBF352" w14:textId="77777777" w:rsidR="00865CD2" w:rsidRDefault="00865CD2" w:rsidP="006F77F5">
      <w:pPr>
        <w:pStyle w:val="FootnoteText"/>
        <w:bidi w:val="0"/>
        <w:spacing w:line="240" w:lineRule="auto"/>
        <w:rPr>
          <w:lang w:val="en-US"/>
        </w:rPr>
      </w:pPr>
      <w:r>
        <w:rPr>
          <w:rStyle w:val="FootnoteReference"/>
        </w:rPr>
        <w:footnoteRef/>
      </w:r>
      <w:r>
        <w:rPr>
          <w:rtl/>
        </w:rPr>
        <w:t xml:space="preserve"> </w:t>
      </w:r>
      <w:r>
        <w:rPr>
          <w:lang w:val="en-US"/>
        </w:rPr>
        <w:t>For this form see vol. 1, under Ahi (1) B/M, p. 61.</w:t>
      </w:r>
    </w:p>
  </w:footnote>
  <w:footnote w:id="77">
    <w:p w14:paraId="4F72452A" w14:textId="77777777" w:rsidR="00865CD2" w:rsidRPr="004C68BA" w:rsidRDefault="00865CD2" w:rsidP="002043E3">
      <w:pPr>
        <w:pStyle w:val="FootnoteText"/>
        <w:bidi w:val="0"/>
        <w:spacing w:line="240" w:lineRule="auto"/>
        <w:rPr>
          <w:lang w:val="en-US"/>
        </w:rPr>
      </w:pPr>
      <w:r>
        <w:rPr>
          <w:rStyle w:val="FootnoteReference"/>
        </w:rPr>
        <w:footnoteRef/>
      </w:r>
      <w:r>
        <w:rPr>
          <w:rtl/>
        </w:rPr>
        <w:t xml:space="preserve"> </w:t>
      </w:r>
      <w:r w:rsidRPr="004C68BA">
        <w:rPr>
          <w:lang w:val="en-US"/>
        </w:rPr>
        <w:t>Was associ</w:t>
      </w:r>
      <w:r>
        <w:rPr>
          <w:lang w:val="en-US"/>
        </w:rPr>
        <w:t>a</w:t>
      </w:r>
      <w:r w:rsidRPr="004C68BA">
        <w:rPr>
          <w:lang w:val="en-US"/>
        </w:rPr>
        <w:t>te</w:t>
      </w:r>
      <w:r>
        <w:rPr>
          <w:lang w:val="en-US"/>
        </w:rPr>
        <w:t>d with Rabbi Yohanan (1), see Introduction 7.4.1.</w:t>
      </w:r>
    </w:p>
  </w:footnote>
  <w:footnote w:id="78">
    <w:p w14:paraId="6DD434D2" w14:textId="77777777" w:rsidR="00865CD2" w:rsidRPr="00426DE2" w:rsidRDefault="00865CD2" w:rsidP="008C6D5A">
      <w:pPr>
        <w:pStyle w:val="FootnoteText"/>
        <w:bidi w:val="0"/>
        <w:spacing w:line="240" w:lineRule="auto"/>
        <w:rPr>
          <w:lang w:val="en-US"/>
        </w:rPr>
      </w:pPr>
      <w:r>
        <w:rPr>
          <w:rStyle w:val="FootnoteReference"/>
        </w:rPr>
        <w:footnoteRef/>
      </w:r>
      <w:r>
        <w:rPr>
          <w:rtl/>
        </w:rPr>
        <w:t xml:space="preserve"> </w:t>
      </w:r>
      <w:r w:rsidRPr="00B17483">
        <w:rPr>
          <w:lang w:val="en-US"/>
        </w:rPr>
        <w:t>So in BT.</w:t>
      </w:r>
      <w:r w:rsidRPr="00426DE2">
        <w:rPr>
          <w:lang w:val="en-US"/>
        </w:rPr>
        <w:t xml:space="preserve"> </w:t>
      </w:r>
      <w:r>
        <w:rPr>
          <w:lang w:val="en-US"/>
        </w:rPr>
        <w:t xml:space="preserve">This person was obviously not well known, and his name was not stable so that the scribes of the mss were not sure how to write it, see vol. 4, Introduction 5.2.1.1.2.1.1, pp. 23-4. For this form see vol. 4, under Ahi (1) B/M, p. </w:t>
      </w:r>
      <w:r>
        <w:rPr>
          <w:u w:color="FFFF00"/>
          <w:lang w:val="en-US"/>
        </w:rPr>
        <w:t>56</w:t>
      </w:r>
      <w:r>
        <w:rPr>
          <w:lang w:val="en-US"/>
        </w:rPr>
        <w:t>.</w:t>
      </w:r>
    </w:p>
  </w:footnote>
  <w:footnote w:id="79">
    <w:p w14:paraId="00FB50F5" w14:textId="77777777" w:rsidR="00865CD2" w:rsidRPr="00F836AD" w:rsidRDefault="00865CD2" w:rsidP="00F17839">
      <w:pPr>
        <w:pStyle w:val="FootnoteText"/>
        <w:bidi w:val="0"/>
        <w:spacing w:line="240" w:lineRule="auto"/>
        <w:rPr>
          <w:lang w:val="en-US"/>
        </w:rPr>
      </w:pPr>
      <w:r>
        <w:rPr>
          <w:rStyle w:val="FootnoteReference"/>
        </w:rPr>
        <w:footnoteRef/>
      </w:r>
      <w:r>
        <w:rPr>
          <w:rtl/>
        </w:rPr>
        <w:t xml:space="preserve"> </w:t>
      </w:r>
      <w:r w:rsidRPr="00B17483">
        <w:rPr>
          <w:lang w:val="en-US"/>
        </w:rPr>
        <w:t xml:space="preserve">So in </w:t>
      </w:r>
      <w:r w:rsidRPr="00B17483">
        <w:rPr>
          <w:i/>
          <w:iCs/>
          <w:lang w:val="en-US"/>
        </w:rPr>
        <w:t xml:space="preserve">yErub </w:t>
      </w:r>
      <w:r w:rsidRPr="00B17483">
        <w:rPr>
          <w:lang w:val="en-US"/>
        </w:rPr>
        <w:t>6:7, 23d</w:t>
      </w:r>
      <w:r>
        <w:rPr>
          <w:lang w:val="en-US"/>
        </w:rPr>
        <w:t>, and see previous note</w:t>
      </w:r>
      <w:r w:rsidRPr="00B17483">
        <w:rPr>
          <w:lang w:val="en-US"/>
        </w:rPr>
        <w:t xml:space="preserve">. </w:t>
      </w:r>
      <w:r>
        <w:rPr>
          <w:lang w:val="en-US"/>
        </w:rPr>
        <w:t xml:space="preserve">For this form see vol. 4, under Ahi (1) B/M, p. </w:t>
      </w:r>
      <w:r>
        <w:rPr>
          <w:u w:color="FFFF00"/>
          <w:lang w:val="en-US"/>
        </w:rPr>
        <w:t>56</w:t>
      </w:r>
      <w:r>
        <w:rPr>
          <w:lang w:val="en-US"/>
        </w:rPr>
        <w:t>.</w:t>
      </w:r>
    </w:p>
  </w:footnote>
  <w:footnote w:id="80">
    <w:p w14:paraId="445D7370" w14:textId="77777777" w:rsidR="00865CD2" w:rsidRPr="00185535" w:rsidRDefault="00865CD2" w:rsidP="00F17E67">
      <w:pPr>
        <w:pStyle w:val="FootnoteText"/>
        <w:bidi w:val="0"/>
        <w:spacing w:line="240" w:lineRule="auto"/>
        <w:rPr>
          <w:lang w:val="en-US"/>
        </w:rPr>
      </w:pPr>
      <w:r>
        <w:rPr>
          <w:rStyle w:val="FootnoteReference"/>
        </w:rPr>
        <w:footnoteRef/>
      </w:r>
      <w:r>
        <w:rPr>
          <w:rtl/>
        </w:rPr>
        <w:t xml:space="preserve"> </w:t>
      </w:r>
      <w:r w:rsidRPr="00B17483">
        <w:rPr>
          <w:lang w:val="en-US"/>
        </w:rPr>
        <w:t xml:space="preserve">So in </w:t>
      </w:r>
      <w:r w:rsidRPr="00B17483">
        <w:rPr>
          <w:i/>
          <w:iCs/>
          <w:lang w:val="en-US"/>
        </w:rPr>
        <w:t>yBer</w:t>
      </w:r>
      <w:r w:rsidRPr="00B17483">
        <w:rPr>
          <w:lang w:val="en-US"/>
        </w:rPr>
        <w:t xml:space="preserve"> 1:6, 3d</w:t>
      </w:r>
      <w:r>
        <w:rPr>
          <w:lang w:val="en-US"/>
        </w:rPr>
        <w:t xml:space="preserve">, see above, n. </w:t>
      </w:r>
      <w:r w:rsidRPr="00F17E67">
        <w:rPr>
          <w:lang w:val="en-US"/>
        </w:rPr>
        <w:t>4</w:t>
      </w:r>
      <w:r w:rsidRPr="00B17483">
        <w:rPr>
          <w:lang w:val="en-US"/>
        </w:rPr>
        <w:t xml:space="preserve">. On the double </w:t>
      </w:r>
      <w:r>
        <w:rPr>
          <w:rFonts w:cs="Times New Roman" w:hint="cs"/>
          <w:rtl/>
          <w:lang w:val="de-DE"/>
        </w:rPr>
        <w:t>י</w:t>
      </w:r>
      <w:r w:rsidRPr="00B17483">
        <w:rPr>
          <w:rFonts w:hint="cs"/>
          <w:lang w:val="en-US"/>
        </w:rPr>
        <w:t xml:space="preserve"> as</w:t>
      </w:r>
      <w:r w:rsidRPr="00B17483">
        <w:rPr>
          <w:lang w:val="en-US"/>
        </w:rPr>
        <w:t xml:space="preserve"> a consonant see vol.</w:t>
      </w:r>
      <w:r>
        <w:rPr>
          <w:lang w:val="en-US"/>
        </w:rPr>
        <w:t xml:space="preserve"> </w:t>
      </w:r>
      <w:r w:rsidRPr="00B17483">
        <w:rPr>
          <w:lang w:val="en-US"/>
        </w:rPr>
        <w:t>4, Introduction 2.3.4.3</w:t>
      </w:r>
      <w:r>
        <w:rPr>
          <w:lang w:val="en-US"/>
        </w:rPr>
        <w:t xml:space="preserve">, p. </w:t>
      </w:r>
      <w:r>
        <w:rPr>
          <w:u w:color="FFFF00"/>
          <w:lang w:val="en-US"/>
        </w:rPr>
        <w:t>12</w:t>
      </w:r>
      <w:r>
        <w:rPr>
          <w:lang w:val="en-US"/>
        </w:rPr>
        <w:t xml:space="preserve">. </w:t>
      </w:r>
      <w:r w:rsidRPr="002675AD">
        <w:rPr>
          <w:lang w:val="en-US"/>
        </w:rPr>
        <w:t xml:space="preserve">This is probably a variation of the biblical name </w:t>
      </w:r>
      <w:r w:rsidRPr="002675AD">
        <w:rPr>
          <w:rFonts w:cs="Times New Roman" w:hint="cs"/>
          <w:rtl/>
          <w:lang w:val="en-US"/>
        </w:rPr>
        <w:t>אחיה</w:t>
      </w:r>
      <w:r w:rsidRPr="002675AD">
        <w:rPr>
          <w:rFonts w:hint="cs"/>
          <w:lang w:val="en-US"/>
        </w:rPr>
        <w:t xml:space="preserve">, see </w:t>
      </w:r>
      <w:r w:rsidRPr="002675AD">
        <w:rPr>
          <w:lang w:val="en-US"/>
        </w:rPr>
        <w:t>below.</w:t>
      </w:r>
      <w:r>
        <w:rPr>
          <w:lang w:val="en-US"/>
        </w:rPr>
        <w:t xml:space="preserve"> On the replacement of the </w:t>
      </w:r>
      <w:r>
        <w:rPr>
          <w:rFonts w:cs="Times New Roman" w:hint="cs"/>
          <w:rtl/>
          <w:lang w:val="en-US"/>
        </w:rPr>
        <w:t>ה</w:t>
      </w:r>
      <w:r>
        <w:rPr>
          <w:rFonts w:cs="Times New Roman"/>
          <w:lang w:val="en-US"/>
        </w:rPr>
        <w:t xml:space="preserve"> </w:t>
      </w:r>
      <w:r>
        <w:rPr>
          <w:lang w:val="en-US"/>
        </w:rPr>
        <w:t>su</w:t>
      </w:r>
      <w:r>
        <w:rPr>
          <w:lang w:val="en-US"/>
        </w:rPr>
        <w:t>f</w:t>
      </w:r>
      <w:r>
        <w:rPr>
          <w:lang w:val="en-US"/>
        </w:rPr>
        <w:t xml:space="preserve">fix with </w:t>
      </w:r>
      <w:r>
        <w:rPr>
          <w:rFonts w:cs="Times New Roman"/>
          <w:rtl/>
          <w:lang w:val="en-US"/>
        </w:rPr>
        <w:t>א</w:t>
      </w:r>
      <w:r>
        <w:rPr>
          <w:rFonts w:cs="Times New Roman"/>
          <w:lang w:val="en-US"/>
        </w:rPr>
        <w:t xml:space="preserve"> </w:t>
      </w:r>
      <w:r>
        <w:rPr>
          <w:lang w:val="en-US"/>
        </w:rPr>
        <w:t>see vol. 1, I</w:t>
      </w:r>
      <w:r>
        <w:rPr>
          <w:lang w:val="en-US"/>
        </w:rPr>
        <w:t>n</w:t>
      </w:r>
      <w:r>
        <w:rPr>
          <w:lang w:val="en-US"/>
        </w:rPr>
        <w:t xml:space="preserve">troduction 2.4.2.7, p. 26. </w:t>
      </w:r>
    </w:p>
  </w:footnote>
  <w:footnote w:id="81">
    <w:p w14:paraId="50225E83" w14:textId="77777777" w:rsidR="00865CD2" w:rsidRPr="004C68BA" w:rsidRDefault="00865CD2" w:rsidP="002043E3">
      <w:pPr>
        <w:pStyle w:val="FootnoteText"/>
        <w:bidi w:val="0"/>
        <w:spacing w:line="240" w:lineRule="auto"/>
        <w:rPr>
          <w:lang w:val="en-US"/>
        </w:rPr>
      </w:pPr>
      <w:r>
        <w:rPr>
          <w:rStyle w:val="FootnoteReference"/>
        </w:rPr>
        <w:footnoteRef/>
      </w:r>
      <w:r>
        <w:rPr>
          <w:rtl/>
        </w:rPr>
        <w:t xml:space="preserve"> </w:t>
      </w:r>
      <w:r w:rsidRPr="004C68BA">
        <w:rPr>
          <w:lang w:val="en-US"/>
        </w:rPr>
        <w:t>Was associ</w:t>
      </w:r>
      <w:r>
        <w:rPr>
          <w:lang w:val="en-US"/>
        </w:rPr>
        <w:t>a</w:t>
      </w:r>
      <w:r w:rsidRPr="004C68BA">
        <w:rPr>
          <w:lang w:val="en-US"/>
        </w:rPr>
        <w:t xml:space="preserve">ted with Rabbi </w:t>
      </w:r>
      <w:r>
        <w:rPr>
          <w:lang w:val="en-US"/>
        </w:rPr>
        <w:t>Abbahu (1), who was a student and contemporary of Rabbi Yohanan (1), see I</w:t>
      </w:r>
      <w:r>
        <w:rPr>
          <w:lang w:val="en-US"/>
        </w:rPr>
        <w:t>n</w:t>
      </w:r>
      <w:r>
        <w:rPr>
          <w:lang w:val="en-US"/>
        </w:rPr>
        <w:t>troduction 7.4.1.</w:t>
      </w:r>
    </w:p>
  </w:footnote>
  <w:footnote w:id="82">
    <w:p w14:paraId="5190B030" w14:textId="77777777" w:rsidR="00865CD2" w:rsidRPr="00426DE2" w:rsidRDefault="00865CD2" w:rsidP="00426DE2">
      <w:pPr>
        <w:pStyle w:val="FootnoteText"/>
        <w:bidi w:val="0"/>
        <w:spacing w:line="240" w:lineRule="auto"/>
        <w:rPr>
          <w:lang w:val="en-US"/>
        </w:rPr>
      </w:pPr>
      <w:r>
        <w:rPr>
          <w:rStyle w:val="FootnoteReference"/>
        </w:rPr>
        <w:footnoteRef/>
      </w:r>
      <w:r>
        <w:t xml:space="preserve"> </w:t>
      </w:r>
      <w:r>
        <w:rPr>
          <w:lang w:val="en-US"/>
        </w:rPr>
        <w:t xml:space="preserve">See above, n. </w:t>
      </w:r>
      <w:r w:rsidRPr="00F17E67">
        <w:rPr>
          <w:lang w:val="en-US"/>
        </w:rPr>
        <w:t>2</w:t>
      </w:r>
      <w:r>
        <w:rPr>
          <w:lang w:val="en-US"/>
        </w:rPr>
        <w:t>.</w:t>
      </w:r>
    </w:p>
  </w:footnote>
  <w:footnote w:id="83">
    <w:p w14:paraId="36C41128" w14:textId="77777777" w:rsidR="00865CD2" w:rsidRPr="004C68BA" w:rsidRDefault="00865CD2" w:rsidP="002043E3">
      <w:pPr>
        <w:pStyle w:val="FootnoteText"/>
        <w:bidi w:val="0"/>
        <w:spacing w:line="240" w:lineRule="auto"/>
        <w:rPr>
          <w:lang w:val="en-US"/>
        </w:rPr>
      </w:pPr>
      <w:r>
        <w:rPr>
          <w:rStyle w:val="FootnoteReference"/>
        </w:rPr>
        <w:footnoteRef/>
      </w:r>
      <w:r>
        <w:rPr>
          <w:rtl/>
        </w:rPr>
        <w:t xml:space="preserve"> </w:t>
      </w:r>
      <w:r>
        <w:rPr>
          <w:lang w:val="en-US"/>
        </w:rPr>
        <w:t xml:space="preserve">His son always cites Rabbi </w:t>
      </w:r>
      <w:smartTag w:uri="urn:schemas-microsoft-com:office:smarttags" w:element="country-region">
        <w:r>
          <w:rPr>
            <w:lang w:val="en-US"/>
          </w:rPr>
          <w:t>Judah</w:t>
        </w:r>
      </w:smartTag>
      <w:r>
        <w:rPr>
          <w:lang w:val="en-US"/>
        </w:rPr>
        <w:t xml:space="preserve"> the Patriarch (in vol. 1, </w:t>
      </w:r>
      <w:smartTag w:uri="urn:schemas-microsoft-com:office:smarttags" w:element="country-region">
        <w:r>
          <w:rPr>
            <w:lang w:val="en-US"/>
          </w:rPr>
          <w:t>Judah</w:t>
        </w:r>
      </w:smartTag>
      <w:r>
        <w:rPr>
          <w:lang w:val="en-US"/>
        </w:rPr>
        <w:t xml:space="preserve"> [36] B/M, p. 113), indicating that he came after him see vol. 1, I</w:t>
      </w:r>
      <w:r>
        <w:rPr>
          <w:lang w:val="en-US"/>
        </w:rPr>
        <w:t>n</w:t>
      </w:r>
      <w:r>
        <w:rPr>
          <w:lang w:val="en-US"/>
        </w:rPr>
        <w:t>troduction 7.5.1.4, p. 52.</w:t>
      </w:r>
    </w:p>
  </w:footnote>
  <w:footnote w:id="84">
    <w:p w14:paraId="1AD2FEB4" w14:textId="77777777" w:rsidR="00865CD2" w:rsidRPr="00426DE2" w:rsidRDefault="00865CD2" w:rsidP="00F17E67">
      <w:pPr>
        <w:pStyle w:val="FootnoteText"/>
        <w:bidi w:val="0"/>
        <w:spacing w:line="240" w:lineRule="auto"/>
        <w:rPr>
          <w:lang w:val="en-US"/>
        </w:rPr>
      </w:pPr>
      <w:r>
        <w:rPr>
          <w:rStyle w:val="FootnoteReference"/>
        </w:rPr>
        <w:footnoteRef/>
      </w:r>
      <w:r>
        <w:t xml:space="preserve"> </w:t>
      </w:r>
      <w:r>
        <w:rPr>
          <w:lang w:val="en-US"/>
        </w:rPr>
        <w:t>See above, n. 2.</w:t>
      </w:r>
    </w:p>
  </w:footnote>
  <w:footnote w:id="85">
    <w:p w14:paraId="2B820AB2" w14:textId="77777777" w:rsidR="00865CD2" w:rsidRPr="004C68BA" w:rsidRDefault="00865CD2" w:rsidP="002043E3">
      <w:pPr>
        <w:pStyle w:val="FootnoteText"/>
        <w:bidi w:val="0"/>
        <w:spacing w:line="240" w:lineRule="auto"/>
        <w:rPr>
          <w:lang w:val="en-US"/>
        </w:rPr>
      </w:pPr>
      <w:r>
        <w:rPr>
          <w:rStyle w:val="FootnoteReference"/>
        </w:rPr>
        <w:footnoteRef/>
      </w:r>
      <w:r>
        <w:rPr>
          <w:rtl/>
        </w:rPr>
        <w:t xml:space="preserve"> </w:t>
      </w:r>
      <w:r>
        <w:rPr>
          <w:lang w:val="en-US"/>
        </w:rPr>
        <w:t>His son w</w:t>
      </w:r>
      <w:r w:rsidRPr="004C68BA">
        <w:rPr>
          <w:lang w:val="en-US"/>
        </w:rPr>
        <w:t xml:space="preserve">as </w:t>
      </w:r>
      <w:r>
        <w:rPr>
          <w:lang w:val="en-US"/>
        </w:rPr>
        <w:t>Rabbi Yohanan (1)’s student, see I</w:t>
      </w:r>
      <w:r>
        <w:rPr>
          <w:lang w:val="en-US"/>
        </w:rPr>
        <w:t>n</w:t>
      </w:r>
      <w:r>
        <w:rPr>
          <w:lang w:val="en-US"/>
        </w:rPr>
        <w:t>troduction 7.4.1.</w:t>
      </w:r>
    </w:p>
  </w:footnote>
  <w:footnote w:id="86">
    <w:p w14:paraId="36E11732" w14:textId="77777777" w:rsidR="00865CD2" w:rsidRPr="00426DE2" w:rsidRDefault="00865CD2" w:rsidP="00F17E67">
      <w:pPr>
        <w:pStyle w:val="FootnoteText"/>
        <w:bidi w:val="0"/>
        <w:spacing w:line="240" w:lineRule="auto"/>
        <w:rPr>
          <w:lang w:val="en-US"/>
        </w:rPr>
      </w:pPr>
      <w:r>
        <w:rPr>
          <w:rStyle w:val="FootnoteReference"/>
        </w:rPr>
        <w:footnoteRef/>
      </w:r>
      <w:r>
        <w:t xml:space="preserve"> </w:t>
      </w:r>
      <w:r>
        <w:rPr>
          <w:lang w:val="en-US"/>
        </w:rPr>
        <w:t>See above, n. 2.</w:t>
      </w:r>
    </w:p>
  </w:footnote>
  <w:footnote w:id="87">
    <w:p w14:paraId="7443AC68" w14:textId="77777777" w:rsidR="00865CD2" w:rsidRPr="002043E3" w:rsidRDefault="00865CD2" w:rsidP="002043E3">
      <w:pPr>
        <w:pStyle w:val="FootnoteText"/>
        <w:bidi w:val="0"/>
        <w:spacing w:line="240" w:lineRule="auto"/>
        <w:rPr>
          <w:lang w:val="en-US"/>
        </w:rPr>
      </w:pPr>
      <w:r>
        <w:rPr>
          <w:rStyle w:val="FootnoteReference"/>
        </w:rPr>
        <w:footnoteRef/>
      </w:r>
      <w:r>
        <w:rPr>
          <w:rtl/>
        </w:rPr>
        <w:t xml:space="preserve"> </w:t>
      </w:r>
      <w:r w:rsidRPr="002043E3">
        <w:rPr>
          <w:lang w:val="en-US"/>
        </w:rPr>
        <w:t xml:space="preserve"> Was a student of Joseph (</w:t>
      </w:r>
      <w:r>
        <w:rPr>
          <w:lang w:val="en-US"/>
        </w:rPr>
        <w:t>7</w:t>
      </w:r>
      <w:r w:rsidRPr="002043E3">
        <w:rPr>
          <w:lang w:val="en-US"/>
        </w:rPr>
        <w:t>)</w:t>
      </w:r>
      <w:r>
        <w:rPr>
          <w:lang w:val="en-US"/>
        </w:rPr>
        <w:t>, see Introduction 7.4.3.</w:t>
      </w:r>
    </w:p>
  </w:footnote>
  <w:footnote w:id="88">
    <w:p w14:paraId="633A0A6A" w14:textId="77777777" w:rsidR="00865CD2" w:rsidRPr="00426DE2" w:rsidRDefault="00865CD2" w:rsidP="00F17E67">
      <w:pPr>
        <w:pStyle w:val="FootnoteText"/>
        <w:bidi w:val="0"/>
        <w:spacing w:line="240" w:lineRule="auto"/>
        <w:rPr>
          <w:lang w:val="en-US"/>
        </w:rPr>
      </w:pPr>
      <w:r>
        <w:rPr>
          <w:rStyle w:val="FootnoteReference"/>
        </w:rPr>
        <w:footnoteRef/>
      </w:r>
      <w:r>
        <w:t xml:space="preserve"> </w:t>
      </w:r>
      <w:r>
        <w:rPr>
          <w:lang w:val="en-US"/>
        </w:rPr>
        <w:t xml:space="preserve">See above, n. </w:t>
      </w:r>
      <w:r w:rsidRPr="00F17E67">
        <w:rPr>
          <w:lang w:val="en-US"/>
        </w:rPr>
        <w:t>2</w:t>
      </w:r>
      <w:r>
        <w:rPr>
          <w:lang w:val="en-US"/>
        </w:rPr>
        <w:t>.</w:t>
      </w:r>
    </w:p>
  </w:footnote>
  <w:footnote w:id="89">
    <w:p w14:paraId="44AE6F6E" w14:textId="77777777" w:rsidR="00865CD2" w:rsidRPr="002043E3" w:rsidRDefault="00865CD2" w:rsidP="00E86AD9">
      <w:pPr>
        <w:pStyle w:val="FootnoteText"/>
        <w:bidi w:val="0"/>
        <w:spacing w:line="240" w:lineRule="auto"/>
        <w:rPr>
          <w:lang w:val="en-US"/>
        </w:rPr>
      </w:pPr>
      <w:r>
        <w:rPr>
          <w:rStyle w:val="FootnoteReference"/>
        </w:rPr>
        <w:footnoteRef/>
      </w:r>
      <w:r>
        <w:rPr>
          <w:rtl/>
        </w:rPr>
        <w:t xml:space="preserve"> </w:t>
      </w:r>
      <w:r w:rsidRPr="002043E3">
        <w:rPr>
          <w:lang w:val="en-US"/>
        </w:rPr>
        <w:t xml:space="preserve">Was a </w:t>
      </w:r>
      <w:r>
        <w:rPr>
          <w:lang w:val="en-US"/>
        </w:rPr>
        <w:t>contemporary of Ami</w:t>
      </w:r>
      <w:r w:rsidRPr="002043E3">
        <w:rPr>
          <w:lang w:val="en-US"/>
        </w:rPr>
        <w:t xml:space="preserve"> (</w:t>
      </w:r>
      <w:r>
        <w:rPr>
          <w:lang w:val="en-US"/>
        </w:rPr>
        <w:t>1</w:t>
      </w:r>
      <w:r w:rsidRPr="002043E3">
        <w:rPr>
          <w:lang w:val="en-US"/>
        </w:rPr>
        <w:t>)</w:t>
      </w:r>
      <w:r>
        <w:rPr>
          <w:lang w:val="en-US"/>
        </w:rPr>
        <w:t>, see Introduction 7.4.1.</w:t>
      </w:r>
    </w:p>
  </w:footnote>
  <w:footnote w:id="90">
    <w:p w14:paraId="72F5B084" w14:textId="77777777" w:rsidR="00865CD2" w:rsidRPr="00426DE2" w:rsidRDefault="00865CD2" w:rsidP="00F17E67">
      <w:pPr>
        <w:pStyle w:val="FootnoteText"/>
        <w:bidi w:val="0"/>
        <w:spacing w:line="240" w:lineRule="auto"/>
        <w:rPr>
          <w:lang w:val="en-US"/>
        </w:rPr>
      </w:pPr>
      <w:r>
        <w:rPr>
          <w:rStyle w:val="FootnoteReference"/>
        </w:rPr>
        <w:footnoteRef/>
      </w:r>
      <w:r>
        <w:t xml:space="preserve"> </w:t>
      </w:r>
      <w:r>
        <w:rPr>
          <w:lang w:val="en-US"/>
        </w:rPr>
        <w:t>See above, n. 2.</w:t>
      </w:r>
    </w:p>
  </w:footnote>
  <w:footnote w:id="91">
    <w:p w14:paraId="5681A4D3" w14:textId="77777777" w:rsidR="00865CD2" w:rsidRPr="00A1110E" w:rsidRDefault="00865CD2" w:rsidP="00B94BEE">
      <w:pPr>
        <w:pStyle w:val="FootnoteText"/>
        <w:bidi w:val="0"/>
        <w:spacing w:line="240" w:lineRule="auto"/>
        <w:rPr>
          <w:lang w:val="en-US"/>
        </w:rPr>
      </w:pPr>
      <w:r>
        <w:rPr>
          <w:rStyle w:val="FootnoteReference"/>
        </w:rPr>
        <w:footnoteRef/>
      </w:r>
      <w:r>
        <w:rPr>
          <w:rtl/>
        </w:rPr>
        <w:t xml:space="preserve"> </w:t>
      </w:r>
      <w:r>
        <w:rPr>
          <w:lang w:val="en-US"/>
        </w:rPr>
        <w:t>His son was a contemporary of Rav Hisda (in vol. 4, Hesediah [1] B/M, p. 79) who died in 309, see vol. 4, Intr</w:t>
      </w:r>
      <w:r>
        <w:rPr>
          <w:lang w:val="en-US"/>
        </w:rPr>
        <w:t>o</w:t>
      </w:r>
      <w:r>
        <w:rPr>
          <w:lang w:val="en-US"/>
        </w:rPr>
        <w:t xml:space="preserve">duction 8.2.1, pp. 40-1 and Introduction 7.4.5. </w:t>
      </w:r>
    </w:p>
  </w:footnote>
  <w:footnote w:id="92">
    <w:p w14:paraId="469D09A5" w14:textId="77777777" w:rsidR="00865CD2" w:rsidRPr="00426DE2" w:rsidRDefault="00865CD2" w:rsidP="00F17E67">
      <w:pPr>
        <w:pStyle w:val="FootnoteText"/>
        <w:bidi w:val="0"/>
        <w:spacing w:line="240" w:lineRule="auto"/>
        <w:rPr>
          <w:lang w:val="en-US"/>
        </w:rPr>
      </w:pPr>
      <w:r>
        <w:rPr>
          <w:rStyle w:val="FootnoteReference"/>
        </w:rPr>
        <w:footnoteRef/>
      </w:r>
      <w:r>
        <w:t xml:space="preserve"> </w:t>
      </w:r>
      <w:r>
        <w:rPr>
          <w:lang w:val="en-US"/>
        </w:rPr>
        <w:t xml:space="preserve">See above, n. </w:t>
      </w:r>
      <w:r w:rsidRPr="00F17E67">
        <w:rPr>
          <w:lang w:val="en-US"/>
        </w:rPr>
        <w:t>2</w:t>
      </w:r>
      <w:r>
        <w:rPr>
          <w:lang w:val="en-US"/>
        </w:rPr>
        <w:t>.</w:t>
      </w:r>
    </w:p>
  </w:footnote>
  <w:footnote w:id="93">
    <w:p w14:paraId="1187D45D" w14:textId="77777777" w:rsidR="00865CD2" w:rsidRPr="00805CD2" w:rsidRDefault="00865CD2" w:rsidP="00022B86">
      <w:pPr>
        <w:pStyle w:val="FootnoteText"/>
        <w:bidi w:val="0"/>
        <w:spacing w:line="240" w:lineRule="auto"/>
        <w:rPr>
          <w:lang w:val="en-US"/>
        </w:rPr>
      </w:pPr>
      <w:r>
        <w:rPr>
          <w:rStyle w:val="FootnoteReference"/>
        </w:rPr>
        <w:footnoteRef/>
      </w:r>
      <w:r>
        <w:t xml:space="preserve"> W</w:t>
      </w:r>
      <w:r w:rsidRPr="00805CD2">
        <w:rPr>
          <w:lang w:val="en-US"/>
        </w:rPr>
        <w:t>as a student of</w:t>
      </w:r>
      <w:r>
        <w:rPr>
          <w:lang w:val="en-US"/>
        </w:rPr>
        <w:t xml:space="preserve"> </w:t>
      </w:r>
      <w:r w:rsidRPr="00805CD2">
        <w:rPr>
          <w:lang w:val="en-US"/>
        </w:rPr>
        <w:t xml:space="preserve">the students of </w:t>
      </w:r>
      <w:r>
        <w:rPr>
          <w:lang w:val="en-US"/>
        </w:rPr>
        <w:t>Rabbi Yohanan (1), see Intr</w:t>
      </w:r>
      <w:r>
        <w:rPr>
          <w:lang w:val="en-US"/>
        </w:rPr>
        <w:t>o</w:t>
      </w:r>
      <w:r>
        <w:rPr>
          <w:lang w:val="en-US"/>
        </w:rPr>
        <w:t>duction 7.4.1.</w:t>
      </w:r>
    </w:p>
  </w:footnote>
  <w:footnote w:id="94">
    <w:p w14:paraId="22EAA9F6" w14:textId="77777777" w:rsidR="00865CD2" w:rsidRPr="00426DE2" w:rsidRDefault="00865CD2" w:rsidP="00F17E67">
      <w:pPr>
        <w:pStyle w:val="FootnoteText"/>
        <w:bidi w:val="0"/>
        <w:spacing w:line="240" w:lineRule="auto"/>
        <w:rPr>
          <w:lang w:val="en-US"/>
        </w:rPr>
      </w:pPr>
      <w:r>
        <w:rPr>
          <w:rStyle w:val="FootnoteReference"/>
        </w:rPr>
        <w:footnoteRef/>
      </w:r>
      <w:r>
        <w:t xml:space="preserve"> </w:t>
      </w:r>
      <w:r>
        <w:rPr>
          <w:lang w:val="en-US"/>
        </w:rPr>
        <w:t>See above, n. 2.</w:t>
      </w:r>
    </w:p>
  </w:footnote>
  <w:footnote w:id="95">
    <w:p w14:paraId="1F87025C" w14:textId="77777777" w:rsidR="00865CD2" w:rsidRPr="00741588" w:rsidRDefault="00865CD2" w:rsidP="004B4D16">
      <w:pPr>
        <w:pStyle w:val="FootnoteText"/>
        <w:bidi w:val="0"/>
        <w:spacing w:line="240" w:lineRule="auto"/>
        <w:rPr>
          <w:lang w:val="en-US"/>
        </w:rPr>
      </w:pPr>
      <w:r>
        <w:rPr>
          <w:rStyle w:val="FootnoteReference"/>
        </w:rPr>
        <w:footnoteRef/>
      </w:r>
      <w:r>
        <w:t xml:space="preserve"> </w:t>
      </w:r>
      <w:r w:rsidRPr="000F5689">
        <w:rPr>
          <w:lang w:val="en-US"/>
        </w:rPr>
        <w:t xml:space="preserve">Was a contemporary </w:t>
      </w:r>
      <w:r>
        <w:rPr>
          <w:lang w:val="en-US"/>
        </w:rPr>
        <w:t xml:space="preserve">Alexander (1) G/M, who was a contemporary </w:t>
      </w:r>
      <w:r w:rsidRPr="000F5689">
        <w:rPr>
          <w:lang w:val="en-US"/>
        </w:rPr>
        <w:t>of Rabbi Yohanan</w:t>
      </w:r>
      <w:r>
        <w:rPr>
          <w:lang w:val="en-US"/>
        </w:rPr>
        <w:t xml:space="preserve"> (1)’s students, see </w:t>
      </w:r>
      <w:r w:rsidRPr="00741588">
        <w:rPr>
          <w:lang w:val="en-US"/>
        </w:rPr>
        <w:t>I</w:t>
      </w:r>
      <w:r w:rsidRPr="00741588">
        <w:rPr>
          <w:lang w:val="en-US"/>
        </w:rPr>
        <w:t>n</w:t>
      </w:r>
      <w:r w:rsidRPr="00741588">
        <w:rPr>
          <w:lang w:val="en-US"/>
        </w:rPr>
        <w:t xml:space="preserve">troduction </w:t>
      </w:r>
      <w:r>
        <w:rPr>
          <w:lang w:val="en-US"/>
        </w:rPr>
        <w:t>7.4.1.</w:t>
      </w:r>
    </w:p>
  </w:footnote>
  <w:footnote w:id="96">
    <w:p w14:paraId="19723B8C" w14:textId="77777777" w:rsidR="00865CD2" w:rsidRPr="00426DE2" w:rsidRDefault="00865CD2">
      <w:pPr>
        <w:pStyle w:val="FootnoteText"/>
        <w:bidi w:val="0"/>
        <w:spacing w:line="240" w:lineRule="auto"/>
        <w:rPr>
          <w:lang w:val="en-US"/>
        </w:rPr>
      </w:pPr>
      <w:r>
        <w:rPr>
          <w:rStyle w:val="FootnoteReference"/>
        </w:rPr>
        <w:footnoteRef/>
      </w:r>
      <w:r>
        <w:rPr>
          <w:rtl/>
        </w:rPr>
        <w:t xml:space="preserve"> </w:t>
      </w:r>
      <w:r w:rsidRPr="00175B7C">
        <w:rPr>
          <w:lang w:val="en-US"/>
        </w:rPr>
        <w:t xml:space="preserve">So e.g. in </w:t>
      </w:r>
      <w:r w:rsidRPr="00175B7C">
        <w:rPr>
          <w:i/>
          <w:iCs/>
          <w:lang w:val="en-US"/>
        </w:rPr>
        <w:t>yBer</w:t>
      </w:r>
      <w:r w:rsidRPr="00175B7C">
        <w:rPr>
          <w:lang w:val="en-US"/>
        </w:rPr>
        <w:t xml:space="preserve"> 5:1, 8d. </w:t>
      </w:r>
      <w:r>
        <w:rPr>
          <w:lang w:val="en-US"/>
        </w:rPr>
        <w:t xml:space="preserve">For this form see vol. 4, under Ahi (1) B/M, p. </w:t>
      </w:r>
      <w:r>
        <w:rPr>
          <w:u w:color="FFFF00"/>
          <w:lang w:val="en-US"/>
        </w:rPr>
        <w:t>56</w:t>
      </w:r>
      <w:r>
        <w:rPr>
          <w:lang w:val="en-US"/>
        </w:rPr>
        <w:t>.</w:t>
      </w:r>
    </w:p>
  </w:footnote>
  <w:footnote w:id="97">
    <w:p w14:paraId="4E631F35" w14:textId="77777777" w:rsidR="00865CD2" w:rsidRPr="00063122" w:rsidRDefault="00865CD2" w:rsidP="00063122">
      <w:pPr>
        <w:pStyle w:val="FootnoteText"/>
        <w:bidi w:val="0"/>
        <w:spacing w:line="240" w:lineRule="auto"/>
        <w:rPr>
          <w:lang w:val="en-US"/>
        </w:rPr>
      </w:pPr>
      <w:r>
        <w:rPr>
          <w:rStyle w:val="FootnoteReference"/>
        </w:rPr>
        <w:footnoteRef/>
      </w:r>
      <w:r>
        <w:rPr>
          <w:rtl/>
        </w:rPr>
        <w:t xml:space="preserve"> </w:t>
      </w:r>
      <w:r w:rsidRPr="00063122">
        <w:rPr>
          <w:lang w:val="en-US"/>
        </w:rPr>
        <w:t xml:space="preserve">Was </w:t>
      </w:r>
      <w:r>
        <w:rPr>
          <w:lang w:val="en-US"/>
        </w:rPr>
        <w:t>a contemporary of Rabbi Abbahu (1), who was a contemporary of Rabbi Yohanan (1), see I</w:t>
      </w:r>
      <w:r>
        <w:rPr>
          <w:lang w:val="en-US"/>
        </w:rPr>
        <w:t>n</w:t>
      </w:r>
      <w:r>
        <w:rPr>
          <w:lang w:val="en-US"/>
        </w:rPr>
        <w:t>troduction 7.4.1.</w:t>
      </w:r>
    </w:p>
  </w:footnote>
  <w:footnote w:id="98">
    <w:p w14:paraId="4BB11AAE" w14:textId="77777777" w:rsidR="00865CD2" w:rsidRPr="00426DE2" w:rsidRDefault="00865CD2" w:rsidP="003972EC">
      <w:pPr>
        <w:pStyle w:val="FootnoteText"/>
        <w:bidi w:val="0"/>
        <w:spacing w:line="240" w:lineRule="auto"/>
        <w:rPr>
          <w:lang w:val="en-US"/>
        </w:rPr>
      </w:pPr>
      <w:r>
        <w:rPr>
          <w:rStyle w:val="FootnoteReference"/>
        </w:rPr>
        <w:footnoteRef/>
      </w:r>
      <w:r>
        <w:t xml:space="preserve"> </w:t>
      </w:r>
      <w:r>
        <w:rPr>
          <w:lang w:val="en-US"/>
        </w:rPr>
        <w:t>See above, n. 2.</w:t>
      </w:r>
    </w:p>
  </w:footnote>
  <w:footnote w:id="99">
    <w:p w14:paraId="64596AA9" w14:textId="77777777" w:rsidR="00865CD2" w:rsidRPr="00D31272" w:rsidRDefault="00865CD2" w:rsidP="00063122">
      <w:pPr>
        <w:pStyle w:val="FootnoteText"/>
        <w:bidi w:val="0"/>
        <w:spacing w:line="240" w:lineRule="auto"/>
        <w:rPr>
          <w:lang w:val="en-US"/>
        </w:rPr>
      </w:pPr>
      <w:r>
        <w:rPr>
          <w:rStyle w:val="FootnoteReference"/>
        </w:rPr>
        <w:footnoteRef/>
      </w:r>
      <w:r>
        <w:rPr>
          <w:rtl/>
        </w:rPr>
        <w:t xml:space="preserve"> </w:t>
      </w:r>
      <w:r>
        <w:t xml:space="preserve">This is his only appearance in rabbinic literature. </w:t>
      </w:r>
      <w:r>
        <w:rPr>
          <w:lang w:val="en-US"/>
        </w:rPr>
        <w:t xml:space="preserve">He is the son of Abba (70) S-H/M, in vol. 4, p. 311, but he was probably Palestinian, as his title </w:t>
      </w:r>
      <w:r w:rsidRPr="00D31272">
        <w:rPr>
          <w:rFonts w:cs="Times New Roman"/>
          <w:rtl/>
          <w:lang w:val="en-US"/>
        </w:rPr>
        <w:t>רבי</w:t>
      </w:r>
      <w:r>
        <w:rPr>
          <w:lang w:val="en-US"/>
        </w:rPr>
        <w:t xml:space="preserve"> suggests. It is well known that his father spent many years in </w:t>
      </w:r>
      <w:smartTag w:uri="urn:schemas-microsoft-com:office:smarttags" w:element="place">
        <w:smartTag w:uri="urn:schemas-microsoft-com:office:smarttags" w:element="City">
          <w:r>
            <w:rPr>
              <w:lang w:val="en-US"/>
            </w:rPr>
            <w:t>Palestine</w:t>
          </w:r>
        </w:smartTag>
      </w:smartTag>
      <w:r>
        <w:rPr>
          <w:lang w:val="en-US"/>
        </w:rPr>
        <w:t>. He is not to be ide</w:t>
      </w:r>
      <w:r>
        <w:rPr>
          <w:lang w:val="en-US"/>
        </w:rPr>
        <w:t>n</w:t>
      </w:r>
      <w:r>
        <w:rPr>
          <w:lang w:val="en-US"/>
        </w:rPr>
        <w:t xml:space="preserve">tified with Ahi (23) son of Abba (60) B/M (see vol. 4, p. 56), </w:t>
      </w:r>
    </w:p>
  </w:footnote>
  <w:footnote w:id="100">
    <w:p w14:paraId="555DD359" w14:textId="77777777" w:rsidR="00865CD2" w:rsidRPr="00063122" w:rsidRDefault="00865CD2" w:rsidP="00063122">
      <w:pPr>
        <w:pStyle w:val="FootnoteText"/>
        <w:bidi w:val="0"/>
        <w:spacing w:line="240" w:lineRule="auto"/>
        <w:rPr>
          <w:lang w:val="en-US"/>
        </w:rPr>
      </w:pPr>
      <w:r>
        <w:rPr>
          <w:rStyle w:val="FootnoteReference"/>
        </w:rPr>
        <w:footnoteRef/>
      </w:r>
      <w:r>
        <w:rPr>
          <w:rtl/>
        </w:rPr>
        <w:t xml:space="preserve"> </w:t>
      </w:r>
      <w:r>
        <w:rPr>
          <w:lang w:val="en-US"/>
        </w:rPr>
        <w:t>His father was a contemporary</w:t>
      </w:r>
      <w:r w:rsidRPr="00063122">
        <w:rPr>
          <w:lang w:val="en-US"/>
        </w:rPr>
        <w:t xml:space="preserve"> of</w:t>
      </w:r>
      <w:r>
        <w:rPr>
          <w:lang w:val="en-US"/>
        </w:rPr>
        <w:t xml:space="preserve"> t</w:t>
      </w:r>
      <w:r w:rsidRPr="00063122">
        <w:rPr>
          <w:lang w:val="en-US"/>
        </w:rPr>
        <w:t>he last tannaim, see Introduction 7.4.1.</w:t>
      </w:r>
    </w:p>
  </w:footnote>
  <w:footnote w:id="101">
    <w:p w14:paraId="0B81E423" w14:textId="77777777" w:rsidR="00865CD2" w:rsidRPr="00426DE2" w:rsidRDefault="00865CD2" w:rsidP="00426DE2">
      <w:pPr>
        <w:pStyle w:val="FootnoteText"/>
        <w:bidi w:val="0"/>
        <w:spacing w:line="240" w:lineRule="auto"/>
        <w:rPr>
          <w:lang w:val="en-US"/>
        </w:rPr>
      </w:pPr>
      <w:r>
        <w:rPr>
          <w:rStyle w:val="FootnoteReference"/>
        </w:rPr>
        <w:footnoteRef/>
      </w:r>
      <w:r>
        <w:t xml:space="preserve"> </w:t>
      </w:r>
      <w:r>
        <w:rPr>
          <w:lang w:val="en-US"/>
        </w:rPr>
        <w:t xml:space="preserve">See above, n. </w:t>
      </w:r>
      <w:r w:rsidRPr="00F17E67">
        <w:rPr>
          <w:lang w:val="en-US"/>
        </w:rPr>
        <w:t>2.</w:t>
      </w:r>
    </w:p>
  </w:footnote>
  <w:footnote w:id="102">
    <w:p w14:paraId="1119CE49" w14:textId="77777777" w:rsidR="00865CD2" w:rsidRPr="00694C15" w:rsidRDefault="00865CD2" w:rsidP="00694C15">
      <w:pPr>
        <w:pStyle w:val="FootnoteText"/>
        <w:bidi w:val="0"/>
        <w:spacing w:line="240" w:lineRule="auto"/>
        <w:rPr>
          <w:lang w:val="en-US"/>
        </w:rPr>
      </w:pPr>
      <w:r>
        <w:rPr>
          <w:rStyle w:val="FootnoteReference"/>
        </w:rPr>
        <w:footnoteRef/>
      </w:r>
      <w:r>
        <w:rPr>
          <w:rtl/>
        </w:rPr>
        <w:t xml:space="preserve"> </w:t>
      </w:r>
      <w:r w:rsidRPr="00694C15">
        <w:rPr>
          <w:lang w:val="en-US"/>
        </w:rPr>
        <w:t xml:space="preserve">His son was a contemporary of Rabbi Yosi (Joseph </w:t>
      </w:r>
      <w:r>
        <w:rPr>
          <w:lang w:val="en-US"/>
        </w:rPr>
        <w:t>[7]) see Introduction 7.4.3.</w:t>
      </w:r>
    </w:p>
  </w:footnote>
  <w:footnote w:id="103">
    <w:p w14:paraId="260B8982" w14:textId="77777777" w:rsidR="00865CD2" w:rsidRPr="00426DE2" w:rsidRDefault="00865CD2" w:rsidP="003972EC">
      <w:pPr>
        <w:pStyle w:val="FootnoteText"/>
        <w:bidi w:val="0"/>
        <w:spacing w:line="240" w:lineRule="auto"/>
        <w:rPr>
          <w:lang w:val="en-US"/>
        </w:rPr>
      </w:pPr>
      <w:r>
        <w:rPr>
          <w:rStyle w:val="FootnoteReference"/>
        </w:rPr>
        <w:footnoteRef/>
      </w:r>
      <w:r>
        <w:t xml:space="preserve"> </w:t>
      </w:r>
      <w:r>
        <w:rPr>
          <w:lang w:val="en-US"/>
        </w:rPr>
        <w:t>See above, n. 2.</w:t>
      </w:r>
    </w:p>
  </w:footnote>
  <w:footnote w:id="104">
    <w:p w14:paraId="23A7028A" w14:textId="77777777" w:rsidR="00865CD2" w:rsidRPr="00063122" w:rsidRDefault="00865CD2" w:rsidP="0010736C">
      <w:pPr>
        <w:pStyle w:val="FootnoteText"/>
        <w:bidi w:val="0"/>
        <w:spacing w:line="240" w:lineRule="auto"/>
        <w:rPr>
          <w:lang w:val="en-US"/>
        </w:rPr>
      </w:pPr>
      <w:r>
        <w:rPr>
          <w:rStyle w:val="FootnoteReference"/>
        </w:rPr>
        <w:footnoteRef/>
      </w:r>
      <w:r>
        <w:rPr>
          <w:rtl/>
        </w:rPr>
        <w:t xml:space="preserve"> </w:t>
      </w:r>
      <w:r>
        <w:rPr>
          <w:lang w:val="en-US"/>
        </w:rPr>
        <w:t>Transmits a tradition in the name of Rabbi Yohanan (1), see I</w:t>
      </w:r>
      <w:r>
        <w:rPr>
          <w:lang w:val="en-US"/>
        </w:rPr>
        <w:t>n</w:t>
      </w:r>
      <w:r>
        <w:rPr>
          <w:lang w:val="en-US"/>
        </w:rPr>
        <w:t>troduction 7.4.1.</w:t>
      </w:r>
    </w:p>
  </w:footnote>
  <w:footnote w:id="105">
    <w:p w14:paraId="59193874" w14:textId="77777777" w:rsidR="00865CD2" w:rsidRPr="00426DE2" w:rsidRDefault="00865CD2" w:rsidP="003972EC">
      <w:pPr>
        <w:pStyle w:val="FootnoteText"/>
        <w:bidi w:val="0"/>
        <w:spacing w:line="240" w:lineRule="auto"/>
        <w:rPr>
          <w:lang w:val="en-US"/>
        </w:rPr>
      </w:pPr>
      <w:r>
        <w:rPr>
          <w:rStyle w:val="FootnoteReference"/>
        </w:rPr>
        <w:footnoteRef/>
      </w:r>
      <w:r>
        <w:t xml:space="preserve"> </w:t>
      </w:r>
      <w:r>
        <w:rPr>
          <w:lang w:val="en-US"/>
        </w:rPr>
        <w:t>See above, n. 2.</w:t>
      </w:r>
    </w:p>
  </w:footnote>
  <w:footnote w:id="106">
    <w:p w14:paraId="3797AF8E" w14:textId="77777777" w:rsidR="00865CD2" w:rsidRPr="00063122" w:rsidRDefault="00865CD2" w:rsidP="003972EC">
      <w:pPr>
        <w:pStyle w:val="FootnoteText"/>
        <w:bidi w:val="0"/>
        <w:spacing w:line="240" w:lineRule="auto"/>
        <w:rPr>
          <w:lang w:val="en-US"/>
        </w:rPr>
      </w:pPr>
      <w:r>
        <w:rPr>
          <w:rStyle w:val="FootnoteReference"/>
        </w:rPr>
        <w:footnoteRef/>
      </w:r>
      <w:r>
        <w:rPr>
          <w:rtl/>
        </w:rPr>
        <w:t xml:space="preserve"> </w:t>
      </w:r>
      <w:r>
        <w:rPr>
          <w:lang w:val="en-US"/>
        </w:rPr>
        <w:t>His son transmits a tradition in the name of Resh Laqish (Simon [2</w:t>
      </w:r>
      <w:r w:rsidRPr="00246431">
        <w:rPr>
          <w:lang w:val="en-US"/>
        </w:rPr>
        <w:t>]), who was Rabbi Yohanan (1)’s compa</w:t>
      </w:r>
      <w:r>
        <w:rPr>
          <w:lang w:val="en-US"/>
        </w:rPr>
        <w:t>nion</w:t>
      </w:r>
      <w:r w:rsidRPr="00246431">
        <w:rPr>
          <w:lang w:val="en-US"/>
        </w:rPr>
        <w:t>, see I</w:t>
      </w:r>
      <w:r w:rsidRPr="00246431">
        <w:rPr>
          <w:lang w:val="en-US"/>
        </w:rPr>
        <w:t>n</w:t>
      </w:r>
      <w:r w:rsidRPr="00246431">
        <w:rPr>
          <w:lang w:val="en-US"/>
        </w:rPr>
        <w:t>troduction 7.4.1.</w:t>
      </w:r>
    </w:p>
  </w:footnote>
  <w:footnote w:id="107">
    <w:p w14:paraId="5136A643" w14:textId="77777777" w:rsidR="00865CD2" w:rsidRPr="00426DE2" w:rsidRDefault="00865CD2" w:rsidP="003972EC">
      <w:pPr>
        <w:pStyle w:val="FootnoteText"/>
        <w:bidi w:val="0"/>
        <w:spacing w:line="240" w:lineRule="auto"/>
        <w:rPr>
          <w:lang w:val="en-US"/>
        </w:rPr>
      </w:pPr>
      <w:r>
        <w:rPr>
          <w:rStyle w:val="FootnoteReference"/>
        </w:rPr>
        <w:footnoteRef/>
      </w:r>
      <w:r>
        <w:t xml:space="preserve"> </w:t>
      </w:r>
      <w:r>
        <w:rPr>
          <w:lang w:val="en-US"/>
        </w:rPr>
        <w:t xml:space="preserve">See above, n. </w:t>
      </w:r>
      <w:r w:rsidRPr="003972EC">
        <w:rPr>
          <w:lang w:val="en-US"/>
        </w:rPr>
        <w:t>2</w:t>
      </w:r>
      <w:r>
        <w:rPr>
          <w:lang w:val="en-US"/>
        </w:rPr>
        <w:t>.</w:t>
      </w:r>
    </w:p>
  </w:footnote>
  <w:footnote w:id="108">
    <w:p w14:paraId="389543B6" w14:textId="77777777" w:rsidR="00865CD2" w:rsidRPr="007F5DC6" w:rsidRDefault="00865CD2">
      <w:pPr>
        <w:pStyle w:val="FootnoteText"/>
        <w:bidi w:val="0"/>
        <w:spacing w:line="240" w:lineRule="auto"/>
        <w:rPr>
          <w:lang w:val="en-US"/>
        </w:rPr>
      </w:pPr>
      <w:r>
        <w:rPr>
          <w:rStyle w:val="FootnoteReference"/>
        </w:rPr>
        <w:footnoteRef/>
      </w:r>
      <w:r>
        <w:t xml:space="preserve"> </w:t>
      </w:r>
      <w:r w:rsidRPr="007F5DC6">
        <w:rPr>
          <w:lang w:val="en-US"/>
        </w:rPr>
        <w:t xml:space="preserve">In Hebrew – </w:t>
      </w:r>
      <w:r w:rsidRPr="005E436F">
        <w:rPr>
          <w:rFonts w:cs="Times New Roman"/>
          <w:rtl/>
        </w:rPr>
        <w:t>שר הבירה</w:t>
      </w:r>
      <w:r w:rsidRPr="007F5DC6">
        <w:rPr>
          <w:rFonts w:cs="Times New Roman"/>
          <w:lang w:val="en-US"/>
        </w:rPr>
        <w:t>.</w:t>
      </w:r>
      <w:r>
        <w:rPr>
          <w:rFonts w:cs="Times New Roman"/>
          <w:lang w:val="en-US"/>
        </w:rPr>
        <w:t xml:space="preserve"> </w:t>
      </w:r>
      <w:r>
        <w:rPr>
          <w:lang w:val="en-US"/>
        </w:rPr>
        <w:t>On a possible interpretation of this name see Introduction 3.1.3.3.1.</w:t>
      </w:r>
    </w:p>
  </w:footnote>
  <w:footnote w:id="109">
    <w:p w14:paraId="5153821F" w14:textId="77777777" w:rsidR="00865CD2" w:rsidRPr="007F5DC6" w:rsidRDefault="00865CD2" w:rsidP="00383571">
      <w:pPr>
        <w:pStyle w:val="FootnoteText"/>
        <w:bidi w:val="0"/>
        <w:spacing w:line="240" w:lineRule="auto"/>
        <w:rPr>
          <w:lang w:val="en-US"/>
        </w:rPr>
      </w:pPr>
      <w:r>
        <w:rPr>
          <w:rStyle w:val="FootnoteReference"/>
        </w:rPr>
        <w:footnoteRef/>
      </w:r>
      <w:r>
        <w:rPr>
          <w:rtl/>
        </w:rPr>
        <w:t xml:space="preserve"> </w:t>
      </w:r>
      <w:r w:rsidRPr="007F5DC6">
        <w:rPr>
          <w:lang w:val="en-US"/>
        </w:rPr>
        <w:t xml:space="preserve">Although he appears only in BT he bears the title </w:t>
      </w:r>
      <w:r w:rsidRPr="005E436F">
        <w:rPr>
          <w:rFonts w:cs="Times New Roman" w:hint="eastAsia"/>
          <w:rtl/>
          <w:lang w:val="en-US"/>
        </w:rPr>
        <w:t>רבי</w:t>
      </w:r>
      <w:r w:rsidRPr="007F5DC6">
        <w:rPr>
          <w:rFonts w:cs="Times New Roman"/>
          <w:lang w:val="en-US"/>
        </w:rPr>
        <w:t xml:space="preserve"> (see Introduction </w:t>
      </w:r>
      <w:r>
        <w:t>5.1.3.2.2</w:t>
      </w:r>
      <w:r w:rsidRPr="007F5DC6">
        <w:rPr>
          <w:rFonts w:cs="Times New Roman"/>
          <w:lang w:val="en-US"/>
        </w:rPr>
        <w:t xml:space="preserve">) and </w:t>
      </w:r>
      <w:r w:rsidRPr="007F5DC6">
        <w:rPr>
          <w:lang w:val="en-US"/>
        </w:rPr>
        <w:t>is always me</w:t>
      </w:r>
      <w:r w:rsidRPr="007F5DC6">
        <w:rPr>
          <w:lang w:val="en-US"/>
        </w:rPr>
        <w:t>n</w:t>
      </w:r>
      <w:r w:rsidRPr="007F5DC6">
        <w:rPr>
          <w:lang w:val="en-US"/>
        </w:rPr>
        <w:t>tioned in association with a p</w:t>
      </w:r>
      <w:r>
        <w:rPr>
          <w:lang w:val="en-US"/>
        </w:rPr>
        <w:t>la</w:t>
      </w:r>
      <w:r w:rsidRPr="007F5DC6">
        <w:rPr>
          <w:lang w:val="en-US"/>
        </w:rPr>
        <w:t xml:space="preserve">ce in </w:t>
      </w:r>
      <w:smartTag w:uri="urn:schemas-microsoft-com:office:smarttags" w:element="City">
        <w:r w:rsidRPr="007F5DC6">
          <w:rPr>
            <w:lang w:val="en-US"/>
          </w:rPr>
          <w:t>Palestine</w:t>
        </w:r>
      </w:smartTag>
      <w:r w:rsidRPr="007F5DC6">
        <w:rPr>
          <w:lang w:val="en-US"/>
        </w:rPr>
        <w:t xml:space="preserve"> (Usha – </w:t>
      </w:r>
      <w:r w:rsidRPr="007F5DC6">
        <w:rPr>
          <w:i/>
          <w:iCs/>
          <w:lang w:val="en-US"/>
        </w:rPr>
        <w:t xml:space="preserve">bKet </w:t>
      </w:r>
      <w:r w:rsidRPr="007F5DC6">
        <w:rPr>
          <w:lang w:val="en-US"/>
        </w:rPr>
        <w:t xml:space="preserve">22a; </w:t>
      </w:r>
      <w:r w:rsidRPr="007F5DC6">
        <w:rPr>
          <w:i/>
          <w:iCs/>
          <w:lang w:val="en-US"/>
        </w:rPr>
        <w:t>bBB</w:t>
      </w:r>
      <w:r w:rsidRPr="007F5DC6">
        <w:rPr>
          <w:lang w:val="en-US"/>
        </w:rPr>
        <w:t xml:space="preserve"> 146a) or </w:t>
      </w:r>
      <w:smartTag w:uri="urn:schemas-microsoft-com:office:smarttags" w:element="country-region">
        <w:r w:rsidRPr="007F5DC6">
          <w:rPr>
            <w:lang w:val="en-US"/>
          </w:rPr>
          <w:t>Syria</w:t>
        </w:r>
      </w:smartTag>
      <w:r w:rsidRPr="007F5DC6">
        <w:rPr>
          <w:lang w:val="en-US"/>
        </w:rPr>
        <w:t xml:space="preserve"> (</w:t>
      </w:r>
      <w:smartTag w:uri="urn:schemas-microsoft-com:office:smarttags" w:element="place">
        <w:smartTag w:uri="urn:schemas-microsoft-com:office:smarttags" w:element="City">
          <w:r w:rsidRPr="007F5DC6">
            <w:rPr>
              <w:lang w:val="en-US"/>
            </w:rPr>
            <w:t>Ant</w:t>
          </w:r>
          <w:r w:rsidRPr="007F5DC6">
            <w:rPr>
              <w:lang w:val="en-US"/>
            </w:rPr>
            <w:t>i</w:t>
          </w:r>
          <w:r w:rsidRPr="007F5DC6">
            <w:rPr>
              <w:lang w:val="en-US"/>
            </w:rPr>
            <w:t>och</w:t>
          </w:r>
        </w:smartTag>
      </w:smartTag>
      <w:r w:rsidRPr="007F5DC6">
        <w:rPr>
          <w:lang w:val="en-US"/>
        </w:rPr>
        <w:t xml:space="preserve"> – </w:t>
      </w:r>
      <w:r w:rsidRPr="007F5DC6">
        <w:rPr>
          <w:i/>
          <w:iCs/>
          <w:lang w:val="en-US"/>
        </w:rPr>
        <w:t xml:space="preserve">bYev </w:t>
      </w:r>
      <w:r w:rsidRPr="007F5DC6">
        <w:rPr>
          <w:lang w:val="en-US"/>
        </w:rPr>
        <w:t xml:space="preserve">45a; </w:t>
      </w:r>
      <w:r w:rsidRPr="007F5DC6">
        <w:rPr>
          <w:i/>
          <w:iCs/>
          <w:lang w:val="en-US"/>
        </w:rPr>
        <w:t>bKet</w:t>
      </w:r>
      <w:r w:rsidRPr="007F5DC6">
        <w:rPr>
          <w:lang w:val="en-US"/>
        </w:rPr>
        <w:t xml:space="preserve"> 88a; </w:t>
      </w:r>
      <w:r w:rsidRPr="007F5DC6">
        <w:rPr>
          <w:i/>
          <w:iCs/>
          <w:lang w:val="en-US"/>
        </w:rPr>
        <w:t>bArakh</w:t>
      </w:r>
      <w:r w:rsidRPr="007F5DC6">
        <w:rPr>
          <w:lang w:val="en-US"/>
        </w:rPr>
        <w:t xml:space="preserve"> 22b).</w:t>
      </w:r>
    </w:p>
  </w:footnote>
  <w:footnote w:id="110">
    <w:p w14:paraId="0BB3B369" w14:textId="77777777" w:rsidR="00865CD2" w:rsidRPr="002043E3" w:rsidRDefault="00865CD2" w:rsidP="0010736C">
      <w:pPr>
        <w:pStyle w:val="FootnoteText"/>
        <w:bidi w:val="0"/>
        <w:spacing w:line="240" w:lineRule="auto"/>
        <w:rPr>
          <w:lang w:val="en-US"/>
        </w:rPr>
      </w:pPr>
      <w:r>
        <w:rPr>
          <w:rStyle w:val="FootnoteReference"/>
        </w:rPr>
        <w:footnoteRef/>
      </w:r>
      <w:r>
        <w:rPr>
          <w:rtl/>
        </w:rPr>
        <w:t xml:space="preserve"> </w:t>
      </w:r>
      <w:r w:rsidRPr="002043E3">
        <w:rPr>
          <w:lang w:val="en-US"/>
        </w:rPr>
        <w:t xml:space="preserve">Was a </w:t>
      </w:r>
      <w:r>
        <w:rPr>
          <w:lang w:val="en-US"/>
        </w:rPr>
        <w:t>contemporary of Ami</w:t>
      </w:r>
      <w:r w:rsidRPr="002043E3">
        <w:rPr>
          <w:lang w:val="en-US"/>
        </w:rPr>
        <w:t xml:space="preserve"> (</w:t>
      </w:r>
      <w:r>
        <w:rPr>
          <w:lang w:val="en-US"/>
        </w:rPr>
        <w:t>1</w:t>
      </w:r>
      <w:r w:rsidRPr="002043E3">
        <w:rPr>
          <w:lang w:val="en-US"/>
        </w:rPr>
        <w:t>)</w:t>
      </w:r>
      <w:r>
        <w:rPr>
          <w:lang w:val="en-US"/>
        </w:rPr>
        <w:t>, see Introduction 7.4.1.</w:t>
      </w:r>
    </w:p>
  </w:footnote>
  <w:footnote w:id="111">
    <w:p w14:paraId="07F675F3" w14:textId="77777777" w:rsidR="00865CD2" w:rsidRPr="001825F5" w:rsidRDefault="00865CD2" w:rsidP="003972EC">
      <w:pPr>
        <w:pStyle w:val="FootnoteText"/>
        <w:bidi w:val="0"/>
        <w:spacing w:line="240" w:lineRule="auto"/>
        <w:rPr>
          <w:lang w:val="de-DE"/>
        </w:rPr>
      </w:pPr>
      <w:r>
        <w:rPr>
          <w:rStyle w:val="FootnoteReference"/>
        </w:rPr>
        <w:footnoteRef/>
      </w:r>
      <w:r w:rsidRPr="001825F5">
        <w:rPr>
          <w:lang w:val="de-DE"/>
        </w:rPr>
        <w:t xml:space="preserve"> See above, n. </w:t>
      </w:r>
      <w:r w:rsidRPr="003972EC">
        <w:rPr>
          <w:lang w:val="de-DE"/>
        </w:rPr>
        <w:t>2</w:t>
      </w:r>
      <w:r w:rsidRPr="001825F5">
        <w:rPr>
          <w:lang w:val="de-DE"/>
        </w:rPr>
        <w:t>.</w:t>
      </w:r>
    </w:p>
  </w:footnote>
  <w:footnote w:id="112">
    <w:p w14:paraId="1517A49A" w14:textId="77777777" w:rsidR="00865CD2" w:rsidRPr="001A3F81" w:rsidRDefault="00865CD2" w:rsidP="001825F5">
      <w:pPr>
        <w:pStyle w:val="FootnoteText"/>
        <w:bidi w:val="0"/>
        <w:spacing w:line="240" w:lineRule="auto"/>
        <w:jc w:val="both"/>
        <w:rPr>
          <w:rFonts w:cs="Times New Roman"/>
          <w:lang w:val="en-US"/>
        </w:rPr>
      </w:pPr>
      <w:r w:rsidRPr="001A3F81">
        <w:rPr>
          <w:rStyle w:val="FootnoteReference"/>
          <w:rFonts w:cs="Times New Roman"/>
        </w:rPr>
        <w:footnoteRef/>
      </w:r>
      <w:r w:rsidRPr="001A3F81">
        <w:rPr>
          <w:rFonts w:cs="Times New Roman"/>
        </w:rPr>
        <w:t xml:space="preserve"> So in the Munich 95 Ms. On such a suffix see vol. 1, Introduction 2.4.5.1. It could, however, be r</w:t>
      </w:r>
      <w:r w:rsidRPr="001A3F81">
        <w:rPr>
          <w:rFonts w:cs="Times New Roman"/>
        </w:rPr>
        <w:t>e</w:t>
      </w:r>
      <w:r w:rsidRPr="001A3F81">
        <w:rPr>
          <w:rFonts w:cs="Times New Roman"/>
        </w:rPr>
        <w:t xml:space="preserve">ferring to the word “his brother” rather than to a name, see </w:t>
      </w:r>
      <w:r w:rsidRPr="001A3F81">
        <w:rPr>
          <w:rFonts w:cs="Times New Roman"/>
          <w:lang w:val="en-US"/>
        </w:rPr>
        <w:t>above, n. 1</w:t>
      </w:r>
      <w:r w:rsidRPr="001A3F81">
        <w:rPr>
          <w:rFonts w:cs="Times New Roman"/>
        </w:rPr>
        <w:t>.</w:t>
      </w:r>
    </w:p>
  </w:footnote>
  <w:footnote w:id="113">
    <w:p w14:paraId="471259B3" w14:textId="77777777" w:rsidR="00865CD2" w:rsidRPr="00542472" w:rsidRDefault="00865CD2" w:rsidP="003972EC">
      <w:pPr>
        <w:pStyle w:val="FootnoteText"/>
        <w:bidi w:val="0"/>
        <w:spacing w:line="240" w:lineRule="auto"/>
        <w:rPr>
          <w:rFonts w:hint="cs"/>
          <w:rtl/>
          <w:lang w:val="en-US"/>
        </w:rPr>
      </w:pPr>
      <w:r>
        <w:rPr>
          <w:rStyle w:val="FootnoteReference"/>
        </w:rPr>
        <w:footnoteRef/>
      </w:r>
      <w:r w:rsidRPr="001825F5">
        <w:rPr>
          <w:lang w:val="en-US"/>
        </w:rPr>
        <w:t xml:space="preserve"> Although he </w:t>
      </w:r>
      <w:r>
        <w:rPr>
          <w:lang w:val="en-US"/>
        </w:rPr>
        <w:t>shows up</w:t>
      </w:r>
      <w:r w:rsidRPr="001825F5">
        <w:rPr>
          <w:lang w:val="en-US"/>
        </w:rPr>
        <w:t xml:space="preserve"> only in BT, he is said to appear on a divorce bill from “there” </w:t>
      </w:r>
      <w:r w:rsidRPr="001825F5">
        <w:rPr>
          <w:rFonts w:cs="Times New Roman"/>
          <w:lang w:val="en-US"/>
        </w:rPr>
        <w:t>(</w:t>
      </w:r>
      <w:r w:rsidRPr="00542472">
        <w:rPr>
          <w:rFonts w:cs="Times New Roman"/>
          <w:rtl/>
          <w:lang w:val="en-US"/>
        </w:rPr>
        <w:t>התם</w:t>
      </w:r>
      <w:r w:rsidRPr="001825F5">
        <w:rPr>
          <w:rFonts w:cs="Times New Roman"/>
          <w:lang w:val="en-US"/>
        </w:rPr>
        <w:t xml:space="preserve">), which in </w:t>
      </w:r>
      <w:r>
        <w:rPr>
          <w:rFonts w:cs="Times New Roman"/>
          <w:lang w:val="en-US"/>
        </w:rPr>
        <w:t>BT</w:t>
      </w:r>
      <w:r w:rsidRPr="001825F5">
        <w:rPr>
          <w:rFonts w:cs="Times New Roman"/>
          <w:lang w:val="en-US"/>
        </w:rPr>
        <w:t xml:space="preserve"> always means </w:t>
      </w:r>
      <w:smartTag w:uri="urn:schemas-microsoft-com:office:smarttags" w:element="place">
        <w:smartTag w:uri="urn:schemas-microsoft-com:office:smarttags" w:element="City">
          <w:r w:rsidRPr="001825F5">
            <w:rPr>
              <w:rFonts w:cs="Times New Roman"/>
              <w:lang w:val="en-US"/>
            </w:rPr>
            <w:t>Palestine</w:t>
          </w:r>
        </w:smartTag>
      </w:smartTag>
      <w:r w:rsidRPr="001825F5">
        <w:rPr>
          <w:rFonts w:cs="Times New Roman"/>
          <w:lang w:val="en-US"/>
        </w:rPr>
        <w:t>. He is mistakenly listed in vol. 4, under Ahi (</w:t>
      </w:r>
      <w:r>
        <w:rPr>
          <w:rFonts w:cs="Times New Roman"/>
          <w:lang w:val="en-US"/>
        </w:rPr>
        <w:t>22) B/M, p. 56.</w:t>
      </w:r>
    </w:p>
  </w:footnote>
  <w:footnote w:id="114">
    <w:p w14:paraId="2607F2E2" w14:textId="77777777" w:rsidR="00865CD2" w:rsidRPr="00E73C37" w:rsidRDefault="00865CD2" w:rsidP="001825F5">
      <w:pPr>
        <w:pStyle w:val="FootnoteText"/>
        <w:bidi w:val="0"/>
        <w:spacing w:line="240" w:lineRule="auto"/>
        <w:jc w:val="both"/>
        <w:rPr>
          <w:rFonts w:cs="Times New Roman"/>
          <w:lang w:val="en-US"/>
        </w:rPr>
      </w:pPr>
      <w:r w:rsidRPr="00E73C37">
        <w:rPr>
          <w:rStyle w:val="FootnoteReference"/>
          <w:rFonts w:cs="Times New Roman"/>
        </w:rPr>
        <w:footnoteRef/>
      </w:r>
      <w:r w:rsidRPr="00E73C37">
        <w:rPr>
          <w:rFonts w:cs="Times New Roman"/>
          <w:lang w:val="en-US"/>
        </w:rPr>
        <w:t xml:space="preserve"> Mentioned in a divorce bill discussed by Rav Ashi (2), who died in this year, according to </w:t>
      </w:r>
      <w:r w:rsidRPr="00E73C37">
        <w:rPr>
          <w:rFonts w:cs="Times New Roman"/>
          <w:i/>
          <w:iCs/>
          <w:lang w:val="en-US"/>
        </w:rPr>
        <w:t>ShGa</w:t>
      </w:r>
      <w:r w:rsidRPr="00E73C37">
        <w:rPr>
          <w:rFonts w:cs="Times New Roman"/>
          <w:lang w:val="en-US"/>
        </w:rPr>
        <w:t xml:space="preserve"> § 186, see vol. 4, Introduction 8.2.1, pp. 40-1.</w:t>
      </w:r>
    </w:p>
  </w:footnote>
  <w:footnote w:id="115">
    <w:p w14:paraId="19FD8D30" w14:textId="77777777" w:rsidR="00865CD2" w:rsidRDefault="00865CD2">
      <w:pPr>
        <w:pStyle w:val="FootnoteText"/>
        <w:bidi w:val="0"/>
        <w:spacing w:line="240" w:lineRule="auto"/>
        <w:rPr>
          <w:rFonts w:cs="Times New Roman"/>
          <w:lang w:val="en-US"/>
        </w:rPr>
      </w:pPr>
      <w:r w:rsidRPr="005E436F">
        <w:rPr>
          <w:rStyle w:val="FootnoteReference"/>
        </w:rPr>
        <w:footnoteRef/>
      </w:r>
      <w:r w:rsidRPr="005E436F">
        <w:rPr>
          <w:rtl/>
        </w:rPr>
        <w:t xml:space="preserve"> </w:t>
      </w:r>
      <w:r w:rsidRPr="005E436F">
        <w:rPr>
          <w:lang w:val="en-US"/>
        </w:rPr>
        <w:t xml:space="preserve">So only in the Vilna print. Elsewhere in the mss </w:t>
      </w:r>
      <w:r w:rsidRPr="005E436F">
        <w:rPr>
          <w:rFonts w:cs="Times New Roman" w:hint="eastAsia"/>
          <w:rtl/>
          <w:lang w:val="en-US"/>
        </w:rPr>
        <w:t>אחי</w:t>
      </w:r>
      <w:r w:rsidRPr="005E436F">
        <w:rPr>
          <w:rFonts w:cs="Times New Roman"/>
          <w:lang w:val="en-US"/>
        </w:rPr>
        <w:t>.</w:t>
      </w:r>
      <w:r>
        <w:rPr>
          <w:rFonts w:cs="Times New Roman"/>
          <w:lang w:val="en-US"/>
        </w:rPr>
        <w:t xml:space="preserve"> </w:t>
      </w:r>
      <w:r>
        <w:rPr>
          <w:lang w:val="en-US"/>
        </w:rPr>
        <w:t>For this form see vol. 1, under Ahi (2) B/M, p. 61.</w:t>
      </w:r>
    </w:p>
  </w:footnote>
  <w:footnote w:id="116">
    <w:p w14:paraId="2F1E300C" w14:textId="77777777" w:rsidR="00865CD2" w:rsidRDefault="00865CD2">
      <w:pPr>
        <w:pStyle w:val="FootnoteText"/>
        <w:bidi w:val="0"/>
        <w:spacing w:line="240" w:lineRule="auto"/>
        <w:jc w:val="both"/>
        <w:rPr>
          <w:lang w:val="en-US"/>
        </w:rPr>
      </w:pPr>
      <w:r w:rsidRPr="005E436F">
        <w:rPr>
          <w:rStyle w:val="FootnoteReference"/>
        </w:rPr>
        <w:footnoteRef/>
      </w:r>
      <w:r w:rsidRPr="005E436F">
        <w:t xml:space="preserve"> In Aramaic –</w:t>
      </w:r>
      <w:r w:rsidRPr="005E436F">
        <w:rPr>
          <w:lang w:val="en-US"/>
        </w:rPr>
        <w:t xml:space="preserve"> </w:t>
      </w:r>
      <w:r w:rsidRPr="005E436F">
        <w:rPr>
          <w:rFonts w:cs="Times New Roman"/>
          <w:rtl/>
        </w:rPr>
        <w:t>בריבי</w:t>
      </w:r>
      <w:r w:rsidRPr="005E436F">
        <w:t>.</w:t>
      </w:r>
      <w:r w:rsidRPr="005E436F">
        <w:rPr>
          <w:rtl/>
        </w:rPr>
        <w:t xml:space="preserve"> </w:t>
      </w:r>
      <w:r>
        <w:t>On this title see Introduction 3.1.1.</w:t>
      </w:r>
    </w:p>
  </w:footnote>
  <w:footnote w:id="117">
    <w:p w14:paraId="34260C62" w14:textId="77777777" w:rsidR="00865CD2" w:rsidRDefault="00865CD2" w:rsidP="00882887">
      <w:pPr>
        <w:pStyle w:val="FootnoteText"/>
        <w:bidi w:val="0"/>
        <w:spacing w:line="240" w:lineRule="auto"/>
        <w:rPr>
          <w:lang w:val="en-US"/>
        </w:rPr>
      </w:pPr>
      <w:r>
        <w:rPr>
          <w:rStyle w:val="FootnoteReference"/>
        </w:rPr>
        <w:footnoteRef/>
      </w:r>
      <w:r>
        <w:t xml:space="preserve"> Although mentioned only in BT, here, he is mentioned as a precedent in a tradition transmitted by Rabbi Yohanan (1), see Introduction 5.1.3.2</w:t>
      </w:r>
      <w:r>
        <w:rPr>
          <w:u w:color="FFFF00"/>
        </w:rPr>
        <w:t>.3</w:t>
      </w:r>
      <w:r>
        <w:t xml:space="preserve">. </w:t>
      </w:r>
    </w:p>
  </w:footnote>
  <w:footnote w:id="118">
    <w:p w14:paraId="32B5E524" w14:textId="77777777" w:rsidR="00865CD2" w:rsidRPr="00063122" w:rsidRDefault="00865CD2" w:rsidP="0010736C">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w:t>
      </w:r>
      <w:r>
        <w:rPr>
          <w:lang w:val="en-US"/>
        </w:rPr>
        <w:t>n</w:t>
      </w:r>
      <w:r>
        <w:rPr>
          <w:lang w:val="en-US"/>
        </w:rPr>
        <w:t>troduction 7.4.1.</w:t>
      </w:r>
    </w:p>
  </w:footnote>
  <w:footnote w:id="119">
    <w:p w14:paraId="0724723E" w14:textId="77777777" w:rsidR="00865CD2" w:rsidRPr="00426DE2" w:rsidRDefault="00865CD2" w:rsidP="003972EC">
      <w:pPr>
        <w:pStyle w:val="FootnoteText"/>
        <w:bidi w:val="0"/>
        <w:spacing w:line="240" w:lineRule="auto"/>
        <w:rPr>
          <w:lang w:val="en-US"/>
        </w:rPr>
      </w:pPr>
      <w:r>
        <w:rPr>
          <w:rStyle w:val="FootnoteReference"/>
        </w:rPr>
        <w:footnoteRef/>
      </w:r>
      <w:r>
        <w:t xml:space="preserve"> </w:t>
      </w:r>
      <w:r>
        <w:rPr>
          <w:lang w:val="en-US"/>
        </w:rPr>
        <w:t>See above, n. 2.</w:t>
      </w:r>
    </w:p>
  </w:footnote>
  <w:footnote w:id="120">
    <w:p w14:paraId="1C3F7809" w14:textId="77777777" w:rsidR="00865CD2" w:rsidRPr="000718D1" w:rsidRDefault="00865CD2" w:rsidP="006021B1">
      <w:pPr>
        <w:pStyle w:val="FootnoteText"/>
        <w:bidi w:val="0"/>
        <w:spacing w:line="240" w:lineRule="auto"/>
        <w:rPr>
          <w:rFonts w:hint="cs"/>
          <w:lang w:val="en-US"/>
        </w:rPr>
      </w:pPr>
      <w:r>
        <w:rPr>
          <w:rStyle w:val="FootnoteReference"/>
        </w:rPr>
        <w:footnoteRef/>
      </w:r>
      <w:r w:rsidRPr="000718D1">
        <w:rPr>
          <w:lang w:val="en-US"/>
        </w:rPr>
        <w:t xml:space="preserve"> </w:t>
      </w:r>
      <w:r w:rsidRPr="006021B1">
        <w:rPr>
          <w:lang w:val="en-US"/>
        </w:rPr>
        <w:t xml:space="preserve">In Hyman, </w:t>
      </w:r>
      <w:r w:rsidRPr="006021B1">
        <w:rPr>
          <w:i/>
          <w:iCs/>
          <w:lang w:val="en-US"/>
        </w:rPr>
        <w:t>Toldoth</w:t>
      </w:r>
      <w:r w:rsidRPr="006021B1">
        <w:rPr>
          <w:lang w:val="en-US"/>
        </w:rPr>
        <w:t xml:space="preserve">, 124, under this name, the author refers the reader to a person named </w:t>
      </w:r>
      <w:r w:rsidRPr="00FE0CB1">
        <w:rPr>
          <w:rFonts w:cs="Times New Roman"/>
          <w:rtl/>
          <w:lang w:val="en-US"/>
        </w:rPr>
        <w:t>אבא בר עולא</w:t>
      </w:r>
      <w:r w:rsidRPr="006021B1">
        <w:rPr>
          <w:rFonts w:cs="Times New Roman"/>
          <w:lang w:val="en-US"/>
        </w:rPr>
        <w:t>. But no such person is discussed in the book.</w:t>
      </w:r>
      <w:r w:rsidRPr="006021B1">
        <w:rPr>
          <w:lang w:val="en-US"/>
        </w:rPr>
        <w:t xml:space="preserve"> He mentions him under </w:t>
      </w:r>
      <w:r w:rsidRPr="00FE0CB1">
        <w:rPr>
          <w:rFonts w:cs="Times New Roman"/>
          <w:rtl/>
          <w:lang w:val="en-US"/>
        </w:rPr>
        <w:t>אבא בר ע</w:t>
      </w:r>
      <w:r>
        <w:rPr>
          <w:rFonts w:cs="Times New Roman" w:hint="cs"/>
          <w:rtl/>
          <w:lang w:val="en-US"/>
        </w:rPr>
        <w:t>י</w:t>
      </w:r>
      <w:r w:rsidRPr="00FE0CB1">
        <w:rPr>
          <w:rFonts w:cs="Times New Roman"/>
          <w:rtl/>
          <w:lang w:val="en-US"/>
        </w:rPr>
        <w:t>לא</w:t>
      </w:r>
      <w:r>
        <w:rPr>
          <w:rFonts w:cs="Times New Roman" w:hint="cs"/>
          <w:rtl/>
          <w:lang w:val="en-US"/>
        </w:rPr>
        <w:t>י</w:t>
      </w:r>
      <w:r w:rsidRPr="006021B1">
        <w:rPr>
          <w:lang w:val="en-US"/>
        </w:rPr>
        <w:t xml:space="preserve"> (pp. 53-4).</w:t>
      </w:r>
    </w:p>
  </w:footnote>
  <w:footnote w:id="121">
    <w:p w14:paraId="49ECBDFF" w14:textId="77777777" w:rsidR="00865CD2" w:rsidRPr="00B32F2E" w:rsidRDefault="00865CD2" w:rsidP="00423DA2">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122">
    <w:p w14:paraId="1A41B97A" w14:textId="77777777" w:rsidR="00865CD2" w:rsidRPr="00426DE2" w:rsidRDefault="00865CD2" w:rsidP="003972EC">
      <w:pPr>
        <w:pStyle w:val="FootnoteText"/>
        <w:bidi w:val="0"/>
        <w:spacing w:line="240" w:lineRule="auto"/>
        <w:rPr>
          <w:lang w:val="en-US"/>
        </w:rPr>
      </w:pPr>
      <w:r>
        <w:rPr>
          <w:rStyle w:val="FootnoteReference"/>
        </w:rPr>
        <w:footnoteRef/>
      </w:r>
      <w:r>
        <w:t xml:space="preserve"> </w:t>
      </w:r>
      <w:r>
        <w:rPr>
          <w:lang w:val="en-US"/>
        </w:rPr>
        <w:t>See above, n. 2.</w:t>
      </w:r>
    </w:p>
  </w:footnote>
  <w:footnote w:id="123">
    <w:p w14:paraId="66754EFD" w14:textId="77777777" w:rsidR="00865CD2" w:rsidRPr="00BF12FA" w:rsidRDefault="00865CD2" w:rsidP="003972EC">
      <w:pPr>
        <w:pStyle w:val="FootnoteText"/>
        <w:bidi w:val="0"/>
        <w:spacing w:line="240" w:lineRule="auto"/>
        <w:rPr>
          <w:lang w:val="en-US"/>
        </w:rPr>
      </w:pPr>
      <w:r>
        <w:rPr>
          <w:rStyle w:val="FootnoteReference"/>
        </w:rPr>
        <w:footnoteRef/>
      </w:r>
      <w:r>
        <w:rPr>
          <w:rtl/>
        </w:rPr>
        <w:t xml:space="preserve"> </w:t>
      </w:r>
      <w:r>
        <w:rPr>
          <w:lang w:val="en-US"/>
        </w:rPr>
        <w:t>His son was a student of Rabbi Asi (Joseph [29]) who was a companion of Rabbi Ami (1), see Intr</w:t>
      </w:r>
      <w:r>
        <w:rPr>
          <w:lang w:val="en-US"/>
        </w:rPr>
        <w:t>o</w:t>
      </w:r>
      <w:r>
        <w:rPr>
          <w:lang w:val="en-US"/>
        </w:rPr>
        <w:t>duction 7.4.1.</w:t>
      </w:r>
    </w:p>
  </w:footnote>
  <w:footnote w:id="124">
    <w:p w14:paraId="3D643FAA" w14:textId="77777777" w:rsidR="00865CD2" w:rsidRPr="00426DE2" w:rsidRDefault="00865CD2" w:rsidP="00426DE2">
      <w:pPr>
        <w:pStyle w:val="FootnoteText"/>
        <w:bidi w:val="0"/>
        <w:spacing w:line="240" w:lineRule="auto"/>
        <w:rPr>
          <w:lang w:val="en-US"/>
        </w:rPr>
      </w:pPr>
      <w:r>
        <w:rPr>
          <w:rStyle w:val="FootnoteReference"/>
        </w:rPr>
        <w:footnoteRef/>
      </w:r>
      <w:r>
        <w:t xml:space="preserve"> </w:t>
      </w:r>
      <w:r>
        <w:rPr>
          <w:lang w:val="en-US"/>
        </w:rPr>
        <w:t>See above, n. 2.</w:t>
      </w:r>
    </w:p>
  </w:footnote>
  <w:footnote w:id="125">
    <w:p w14:paraId="49EB2AFC" w14:textId="77777777" w:rsidR="00865CD2" w:rsidRPr="00B57B5A" w:rsidRDefault="00865CD2" w:rsidP="00B57B5A">
      <w:pPr>
        <w:pStyle w:val="FootnoteText"/>
        <w:bidi w:val="0"/>
        <w:spacing w:line="240" w:lineRule="auto"/>
        <w:rPr>
          <w:rFonts w:cs="Times New Roman"/>
          <w:lang w:val="en-US"/>
        </w:rPr>
      </w:pPr>
      <w:r w:rsidRPr="00147508">
        <w:rPr>
          <w:rStyle w:val="FootnoteReference"/>
          <w:rFonts w:cs="Times New Roman"/>
          <w:rtl/>
        </w:rPr>
        <w:footnoteRef/>
      </w:r>
      <w:r w:rsidRPr="005E436F">
        <w:rPr>
          <w:rFonts w:cs="Times New Roman"/>
          <w:lang w:val="en-US"/>
        </w:rPr>
        <w:t xml:space="preserve"> Probably also mentioned in </w:t>
      </w:r>
      <w:r w:rsidRPr="005E436F">
        <w:rPr>
          <w:rFonts w:cs="Times New Roman"/>
          <w:i/>
          <w:iCs/>
          <w:lang w:val="en-US"/>
        </w:rPr>
        <w:t>Gen Rab</w:t>
      </w:r>
      <w:r>
        <w:rPr>
          <w:rFonts w:cs="Times New Roman"/>
          <w:lang w:val="en-US"/>
        </w:rPr>
        <w:t xml:space="preserve"> 94:2, where he is recorded as </w:t>
      </w:r>
      <w:r>
        <w:rPr>
          <w:rFonts w:cs="Times New Roman" w:hint="cs"/>
          <w:rtl/>
          <w:lang w:val="en-US"/>
        </w:rPr>
        <w:t>בר אילא</w:t>
      </w:r>
      <w:r>
        <w:rPr>
          <w:rFonts w:cs="Times New Roman"/>
          <w:lang w:val="en-US"/>
        </w:rPr>
        <w:t xml:space="preserve"> (in the London MS) and </w:t>
      </w:r>
      <w:r>
        <w:rPr>
          <w:rFonts w:cs="Times New Roman"/>
          <w:rtl/>
          <w:lang w:val="en-US"/>
        </w:rPr>
        <w:t xml:space="preserve">בר עולה </w:t>
      </w:r>
      <w:r>
        <w:rPr>
          <w:rFonts w:cs="Times New Roman"/>
          <w:lang w:val="en-US"/>
        </w:rPr>
        <w:t xml:space="preserve"> (in the Vatican MS 30) but also as </w:t>
      </w:r>
      <w:r>
        <w:rPr>
          <w:rFonts w:cs="Times New Roman" w:hint="cs"/>
          <w:rtl/>
          <w:lang w:val="en-US"/>
        </w:rPr>
        <w:t>בר שילא</w:t>
      </w:r>
      <w:r>
        <w:rPr>
          <w:rFonts w:cs="Times New Roman"/>
          <w:lang w:val="en-US"/>
        </w:rPr>
        <w:t xml:space="preserve"> (in the Munich 97 MS).</w:t>
      </w:r>
    </w:p>
  </w:footnote>
  <w:footnote w:id="126">
    <w:p w14:paraId="5DDCD14C" w14:textId="77777777" w:rsidR="00865CD2" w:rsidRDefault="00865CD2" w:rsidP="00F94D73">
      <w:pPr>
        <w:pStyle w:val="FootnoteText"/>
        <w:bidi w:val="0"/>
        <w:spacing w:line="240" w:lineRule="auto"/>
        <w:rPr>
          <w:lang w:val="en-US"/>
        </w:rPr>
      </w:pPr>
      <w:r w:rsidRPr="005E436F">
        <w:rPr>
          <w:rStyle w:val="FootnoteReference"/>
        </w:rPr>
        <w:footnoteRef/>
      </w:r>
      <w:r>
        <w:t xml:space="preserve"> </w:t>
      </w:r>
      <w:r w:rsidRPr="00B7770C">
        <w:rPr>
          <w:lang w:val="en-US"/>
        </w:rPr>
        <w:t xml:space="preserve">In Hebrew – </w:t>
      </w:r>
      <w:r w:rsidRPr="005E436F">
        <w:rPr>
          <w:rFonts w:cs="Times New Roman"/>
          <w:rtl/>
        </w:rPr>
        <w:t>איש כפר תמרתה</w:t>
      </w:r>
      <w:r w:rsidRPr="005E436F">
        <w:t xml:space="preserve">, see Reeg, </w:t>
      </w:r>
      <w:r w:rsidRPr="005E436F">
        <w:rPr>
          <w:i/>
          <w:iCs/>
        </w:rPr>
        <w:t>Ortsnamen</w:t>
      </w:r>
      <w:r w:rsidRPr="005E436F">
        <w:t xml:space="preserve">, </w:t>
      </w:r>
      <w:r>
        <w:rPr>
          <w:rFonts w:cs="Times New Roman"/>
        </w:rPr>
        <w:t xml:space="preserve">375-6. </w:t>
      </w:r>
      <w:r>
        <w:rPr>
          <w:rFonts w:cs="Times New Roman"/>
          <w:lang w:val="en-US"/>
        </w:rPr>
        <w:t>On such designations see vol. 1, Introdu</w:t>
      </w:r>
      <w:r>
        <w:rPr>
          <w:rFonts w:cs="Times New Roman"/>
          <w:lang w:val="en-US"/>
        </w:rPr>
        <w:t>c</w:t>
      </w:r>
      <w:r>
        <w:rPr>
          <w:rFonts w:cs="Times New Roman"/>
          <w:lang w:val="en-US"/>
        </w:rPr>
        <w:t>tion 3.2.6, p. 34.</w:t>
      </w:r>
    </w:p>
  </w:footnote>
  <w:footnote w:id="127">
    <w:p w14:paraId="7B5642F2" w14:textId="77777777" w:rsidR="00865CD2" w:rsidRPr="0088137C" w:rsidRDefault="00865CD2" w:rsidP="008107A3">
      <w:pPr>
        <w:pStyle w:val="FootnoteText"/>
        <w:bidi w:val="0"/>
        <w:spacing w:line="240" w:lineRule="auto"/>
        <w:rPr>
          <w:lang w:val="en-US"/>
        </w:rPr>
      </w:pPr>
      <w:r>
        <w:rPr>
          <w:rStyle w:val="FootnoteReference"/>
        </w:rPr>
        <w:footnoteRef/>
      </w:r>
      <w:r>
        <w:rPr>
          <w:rtl/>
        </w:rPr>
        <w:t xml:space="preserve"> </w:t>
      </w:r>
      <w:r w:rsidRPr="0088137C">
        <w:rPr>
          <w:lang w:val="en-US"/>
        </w:rPr>
        <w:t xml:space="preserve">His father was a student of Rabbi </w:t>
      </w:r>
      <w:r>
        <w:rPr>
          <w:lang w:val="en-US"/>
        </w:rPr>
        <w:t>Y</w:t>
      </w:r>
      <w:r w:rsidRPr="0088137C">
        <w:rPr>
          <w:lang w:val="en-US"/>
        </w:rPr>
        <w:t>ohanan</w:t>
      </w:r>
      <w:r>
        <w:rPr>
          <w:lang w:val="en-US"/>
        </w:rPr>
        <w:t xml:space="preserve"> (1)</w:t>
      </w:r>
      <w:r w:rsidRPr="0088137C">
        <w:rPr>
          <w:lang w:val="en-US"/>
        </w:rPr>
        <w:t>, see Introduction 7.4.1.</w:t>
      </w:r>
    </w:p>
  </w:footnote>
  <w:footnote w:id="128">
    <w:p w14:paraId="37534529" w14:textId="77777777" w:rsidR="00865CD2" w:rsidRPr="00F54791"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1 Kgs 11:29. </w:t>
      </w:r>
      <w:r w:rsidRPr="005E436F">
        <w:rPr>
          <w:rFonts w:cs="Times New Roman"/>
          <w:rtl/>
          <w:lang w:eastAsia="en-GB"/>
        </w:rPr>
        <w:t>אחיה</w:t>
      </w:r>
      <w:r w:rsidRPr="005E436F">
        <w:rPr>
          <w:rFonts w:cs="Times New Roman"/>
          <w:lang w:val="en-US"/>
        </w:rPr>
        <w:t xml:space="preserve"> was a prophet.</w:t>
      </w:r>
    </w:p>
  </w:footnote>
  <w:footnote w:id="129">
    <w:p w14:paraId="10910A7E" w14:textId="77777777" w:rsidR="00865CD2" w:rsidRPr="00F54791" w:rsidRDefault="00865CD2" w:rsidP="00315CBB">
      <w:pPr>
        <w:pStyle w:val="FootnoteText"/>
        <w:bidi w:val="0"/>
        <w:rPr>
          <w:rFonts w:cs="Times New Roman"/>
        </w:rPr>
      </w:pPr>
      <w:r w:rsidRPr="00F54791">
        <w:rPr>
          <w:rStyle w:val="FootnoteReference"/>
          <w:rFonts w:cs="Times New Roman"/>
        </w:rPr>
        <w:footnoteRef/>
      </w:r>
      <w:r w:rsidRPr="00F54791">
        <w:rPr>
          <w:rFonts w:cs="Times New Roman"/>
          <w:rtl/>
        </w:rPr>
        <w:t xml:space="preserve"> </w:t>
      </w:r>
      <w:r w:rsidRPr="00F54791">
        <w:rPr>
          <w:rFonts w:cs="Times New Roman"/>
        </w:rPr>
        <w:t>This is the year in which Beth She</w:t>
      </w:r>
      <w:r>
        <w:rPr>
          <w:rFonts w:cs="Times New Roman"/>
        </w:rPr>
        <w:t>‘</w:t>
      </w:r>
      <w:r w:rsidRPr="00F54791">
        <w:rPr>
          <w:rFonts w:cs="Times New Roman"/>
        </w:rPr>
        <w:t xml:space="preserve">arim was destroyed, see Introduction </w:t>
      </w:r>
      <w:r>
        <w:rPr>
          <w:rFonts w:cs="Times New Roman"/>
        </w:rPr>
        <w:t>7.5.1</w:t>
      </w:r>
      <w:r w:rsidRPr="00F54791">
        <w:rPr>
          <w:rFonts w:cs="Times New Roman"/>
        </w:rPr>
        <w:t>.</w:t>
      </w:r>
    </w:p>
  </w:footnote>
  <w:footnote w:id="130">
    <w:p w14:paraId="274C3A06" w14:textId="77777777" w:rsidR="00865CD2" w:rsidRPr="00F54791"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Biblical, e.g. 1 Kgs 17:1. </w:t>
      </w:r>
      <w:r w:rsidRPr="005E436F">
        <w:rPr>
          <w:rFonts w:cs="Times New Roman" w:hint="eastAsia"/>
          <w:rtl/>
          <w:lang w:val="en-US"/>
        </w:rPr>
        <w:t>אליהו</w:t>
      </w:r>
      <w:r w:rsidRPr="005E436F">
        <w:rPr>
          <w:rFonts w:cs="Times New Roman"/>
          <w:lang w:val="en-US"/>
        </w:rPr>
        <w:t xml:space="preserve"> was the name of a prophet. </w:t>
      </w:r>
    </w:p>
  </w:footnote>
  <w:footnote w:id="131">
    <w:p w14:paraId="325ABF23" w14:textId="77777777" w:rsidR="00865CD2" w:rsidRPr="008C1A87" w:rsidRDefault="00865CD2" w:rsidP="008C1A87">
      <w:pPr>
        <w:pStyle w:val="FootnoteText"/>
        <w:bidi w:val="0"/>
        <w:spacing w:line="240" w:lineRule="auto"/>
        <w:rPr>
          <w:lang w:val="en-US"/>
        </w:rPr>
      </w:pPr>
      <w:r>
        <w:rPr>
          <w:rStyle w:val="FootnoteReference"/>
        </w:rPr>
        <w:footnoteRef/>
      </w:r>
      <w:r>
        <w:rPr>
          <w:rtl/>
        </w:rPr>
        <w:t xml:space="preserve"> </w:t>
      </w:r>
      <w:r>
        <w:rPr>
          <w:lang w:val="en-US"/>
        </w:rPr>
        <w:t xml:space="preserve">For the form </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Pr>
          <w:rFonts w:ascii="Graeca" w:hAnsi="Graeca"/>
        </w:rPr>
        <w:t></w:t>
      </w:r>
      <w:r>
        <w:rPr>
          <w:lang w:val="en-US"/>
        </w:rPr>
        <w:t>see vol. 3, under Elijah (1) B/M, p. 76.</w:t>
      </w:r>
    </w:p>
  </w:footnote>
  <w:footnote w:id="132">
    <w:p w14:paraId="5E637C14" w14:textId="77777777" w:rsidR="00865CD2" w:rsidRPr="009A4CB8" w:rsidRDefault="00865CD2" w:rsidP="00E0780B">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w:t>
      </w:r>
      <w:r>
        <w:rPr>
          <w:lang w:val="en-US"/>
        </w:rPr>
        <w:t>–</w:t>
      </w:r>
      <w:r w:rsidRPr="005E436F">
        <w:rPr>
          <w:lang w:val="en-US"/>
        </w:rPr>
        <w:t xml:space="preserve">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lang w:val="en-US"/>
        </w:rPr>
        <w:t>.</w:t>
      </w:r>
      <w:r>
        <w:rPr>
          <w:lang w:val="en-US"/>
        </w:rPr>
        <w:t xml:space="preserve"> On this title see vol. 3, Introduction 6.4.1.2.2.5.2, p. 40.</w:t>
      </w:r>
    </w:p>
  </w:footnote>
  <w:footnote w:id="133">
    <w:p w14:paraId="299BE75B" w14:textId="77777777" w:rsidR="00865CD2" w:rsidRPr="009A4CB8" w:rsidRDefault="00865CD2" w:rsidP="00646EF2">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w:t>
      </w:r>
      <w:r>
        <w:rPr>
          <w:rFonts w:cs="Times New Roman"/>
          <w:lang w:val="en-US"/>
        </w:rPr>
        <w:t xml:space="preserve">This person has a biblical name but he could be Christian, see vol. 3, Introduction 6.6.7, p. 52. </w:t>
      </w:r>
      <w:r w:rsidRPr="005E436F">
        <w:rPr>
          <w:rFonts w:cs="Times New Roman"/>
          <w:lang w:val="en-US"/>
        </w:rPr>
        <w:t xml:space="preserve">L. Di Segni, </w:t>
      </w:r>
      <w:r w:rsidRPr="005E436F">
        <w:rPr>
          <w:rFonts w:cs="Times New Roman"/>
          <w:i/>
          <w:iCs/>
          <w:lang w:val="en-US"/>
        </w:rPr>
        <w:t>Dated Greek Inscriptions from Palestine from the Roman and Byzantine Periods</w:t>
      </w:r>
      <w:r w:rsidRPr="005E436F">
        <w:rPr>
          <w:rFonts w:cs="Times New Roman"/>
          <w:lang w:val="en-US"/>
        </w:rPr>
        <w:t xml:space="preserve"> (PhD</w:t>
      </w:r>
      <w:r w:rsidRPr="005E436F">
        <w:rPr>
          <w:lang w:val="en-US"/>
        </w:rPr>
        <w:t xml:space="preserve"> Thesis, Hebrew University, Jerus</w:t>
      </w:r>
      <w:r w:rsidRPr="005E436F">
        <w:rPr>
          <w:lang w:val="en-US"/>
        </w:rPr>
        <w:t>a</w:t>
      </w:r>
      <w:r w:rsidRPr="005E436F">
        <w:rPr>
          <w:lang w:val="en-US"/>
        </w:rPr>
        <w:t>lem 1997) 458</w:t>
      </w:r>
      <w:r w:rsidRPr="00CC31E1">
        <w:rPr>
          <w:b/>
          <w:bCs/>
          <w:lang w:val="en-US"/>
        </w:rPr>
        <w:t>-</w:t>
      </w:r>
      <w:r w:rsidRPr="005E436F">
        <w:rPr>
          <w:lang w:val="en-US"/>
        </w:rPr>
        <w:t>60 claims that the building referred to in the inscription is civil and not religious and has pagan overtones. The title “beyond reasonable doubt … was a municiple functionary who had nothing to do with with the ecclesiastical hierarchy.” Despite the date – 1</w:t>
      </w:r>
      <w:r w:rsidRPr="005E436F">
        <w:rPr>
          <w:vertAlign w:val="superscript"/>
          <w:lang w:val="en-US"/>
        </w:rPr>
        <w:t>st</w:t>
      </w:r>
      <w:r w:rsidRPr="005E436F">
        <w:rPr>
          <w:lang w:val="en-US"/>
        </w:rPr>
        <w:t xml:space="preserve"> indi</w:t>
      </w:r>
      <w:r w:rsidRPr="005E436F">
        <w:rPr>
          <w:lang w:val="en-US"/>
        </w:rPr>
        <w:t>c</w:t>
      </w:r>
      <w:r w:rsidRPr="005E436F">
        <w:rPr>
          <w:lang w:val="en-US"/>
        </w:rPr>
        <w:t xml:space="preserve">tion – the inscription cannot be dated. It could be early, before Christianity got a firm grip on </w:t>
      </w:r>
      <w:smartTag w:uri="urn:schemas-microsoft-com:office:smarttags" w:element="place">
        <w:r w:rsidRPr="005E436F">
          <w:rPr>
            <w:lang w:val="en-US"/>
          </w:rPr>
          <w:t>C</w:t>
        </w:r>
        <w:r>
          <w:rPr>
            <w:lang w:val="en-US"/>
          </w:rPr>
          <w:t>ae</w:t>
        </w:r>
        <w:r w:rsidRPr="005E436F">
          <w:rPr>
            <w:lang w:val="en-US"/>
          </w:rPr>
          <w:t>sarea</w:t>
        </w:r>
      </w:smartTag>
      <w:r w:rsidRPr="005E436F">
        <w:rPr>
          <w:lang w:val="en-US"/>
        </w:rPr>
        <w:t xml:space="preserve"> and the man, if not Christian, could be Jewish.</w:t>
      </w:r>
    </w:p>
  </w:footnote>
  <w:footnote w:id="134">
    <w:p w14:paraId="5D074A99"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p>
  </w:footnote>
  <w:footnote w:id="135">
    <w:p w14:paraId="7BC5C6CA" w14:textId="77777777" w:rsidR="00865CD2" w:rsidRPr="00315CBB" w:rsidRDefault="00865CD2" w:rsidP="00CC31E1">
      <w:pPr>
        <w:pStyle w:val="FootnoteText"/>
        <w:bidi w:val="0"/>
        <w:spacing w:line="240" w:lineRule="auto"/>
        <w:rPr>
          <w:lang w:val="en-US"/>
        </w:rPr>
      </w:pPr>
      <w:r>
        <w:rPr>
          <w:rStyle w:val="FootnoteReference"/>
        </w:rPr>
        <w:footnoteRef/>
      </w:r>
      <w:r>
        <w:t xml:space="preserve"> </w:t>
      </w:r>
      <w:r>
        <w:rPr>
          <w:lang w:val="en-US"/>
        </w:rPr>
        <w:t>For this form see vol. 3, under Elijah (3) B/M, p. 76.</w:t>
      </w:r>
    </w:p>
  </w:footnote>
  <w:footnote w:id="136">
    <w:p w14:paraId="6D683335" w14:textId="77777777" w:rsidR="00865CD2" w:rsidRPr="000D278A" w:rsidRDefault="00865CD2" w:rsidP="000D278A">
      <w:pPr>
        <w:pStyle w:val="FootnoteText"/>
        <w:bidi w:val="0"/>
        <w:spacing w:line="240" w:lineRule="auto"/>
        <w:rPr>
          <w:lang w:val="en-US"/>
        </w:rPr>
      </w:pPr>
      <w:r>
        <w:rPr>
          <w:rStyle w:val="FootnoteReference"/>
        </w:rPr>
        <w:footnoteRef/>
      </w:r>
      <w:r>
        <w:rPr>
          <w:rtl/>
        </w:rPr>
        <w:t xml:space="preserve"> </w:t>
      </w:r>
      <w:r>
        <w:rPr>
          <w:lang w:val="en-US"/>
        </w:rPr>
        <w:t>The inscription is accompanied by a menorah, see vol. 3, Introduction 6.3.1, p. 35.</w:t>
      </w:r>
    </w:p>
  </w:footnote>
  <w:footnote w:id="137">
    <w:p w14:paraId="518173F6" w14:textId="77777777" w:rsidR="00865CD2" w:rsidRPr="00315CBB" w:rsidRDefault="00865CD2" w:rsidP="003972EC">
      <w:pPr>
        <w:pStyle w:val="FootnoteText"/>
        <w:bidi w:val="0"/>
        <w:spacing w:line="240" w:lineRule="auto"/>
        <w:rPr>
          <w:lang w:val="en-US"/>
        </w:rPr>
      </w:pPr>
      <w:r>
        <w:rPr>
          <w:rStyle w:val="FootnoteReference"/>
        </w:rPr>
        <w:footnoteRef/>
      </w:r>
      <w:r>
        <w:t xml:space="preserve"> </w:t>
      </w:r>
      <w:r>
        <w:rPr>
          <w:lang w:val="en-US"/>
        </w:rPr>
        <w:t>See above, n. 2.</w:t>
      </w:r>
    </w:p>
  </w:footnote>
  <w:footnote w:id="138">
    <w:p w14:paraId="6E4A7A02" w14:textId="77777777" w:rsidR="00865CD2" w:rsidRPr="000D278A" w:rsidRDefault="00865CD2" w:rsidP="003972EC">
      <w:pPr>
        <w:pStyle w:val="FootnoteText"/>
        <w:bidi w:val="0"/>
        <w:spacing w:line="240" w:lineRule="auto"/>
        <w:rPr>
          <w:lang w:val="en-US"/>
        </w:rPr>
      </w:pPr>
      <w:r>
        <w:rPr>
          <w:rStyle w:val="FootnoteReference"/>
        </w:rPr>
        <w:footnoteRef/>
      </w:r>
      <w:r>
        <w:rPr>
          <w:rtl/>
        </w:rPr>
        <w:t xml:space="preserve"> </w:t>
      </w:r>
      <w:r>
        <w:rPr>
          <w:lang w:val="en-US"/>
        </w:rPr>
        <w:t>See above, n. 7..</w:t>
      </w:r>
    </w:p>
  </w:footnote>
  <w:footnote w:id="139">
    <w:p w14:paraId="3A37902B" w14:textId="77777777" w:rsidR="00865CD2" w:rsidRPr="00856A8D" w:rsidRDefault="00865CD2" w:rsidP="003972EC">
      <w:pPr>
        <w:pStyle w:val="FootnoteText"/>
        <w:bidi w:val="0"/>
        <w:spacing w:line="240" w:lineRule="auto"/>
        <w:rPr>
          <w:lang w:val="en-US"/>
        </w:rPr>
      </w:pPr>
      <w:r>
        <w:rPr>
          <w:rStyle w:val="FootnoteReference"/>
        </w:rPr>
        <w:footnoteRef/>
      </w:r>
      <w:r>
        <w:t xml:space="preserve"> </w:t>
      </w:r>
      <w:r>
        <w:rPr>
          <w:lang w:val="en-US"/>
        </w:rPr>
        <w:t xml:space="preserve">See above, n. 8. This is probably this form </w:t>
      </w:r>
      <w:r>
        <w:rPr>
          <w:rFonts w:cs="Times New Roman"/>
        </w:rPr>
        <w:t xml:space="preserve">without the Greek suffix, </w:t>
      </w:r>
      <w:r w:rsidRPr="002326DC">
        <w:rPr>
          <w:rFonts w:cs="Times New Roman"/>
        </w:rPr>
        <w:t>see vol. 1, Introduction 2.1.</w:t>
      </w:r>
      <w:r>
        <w:rPr>
          <w:rFonts w:cs="Times New Roman"/>
        </w:rPr>
        <w:t>1, pp. 17-8.</w:t>
      </w:r>
    </w:p>
  </w:footnote>
  <w:footnote w:id="140">
    <w:p w14:paraId="00A29BC4" w14:textId="77777777" w:rsidR="00865CD2" w:rsidRDefault="00865CD2" w:rsidP="006727FF">
      <w:pPr>
        <w:pStyle w:val="FootnoteText"/>
        <w:bidi w:val="0"/>
        <w:spacing w:line="240" w:lineRule="auto"/>
      </w:pPr>
      <w:r>
        <w:rPr>
          <w:rStyle w:val="FootnoteReference"/>
        </w:rPr>
        <w:footnoteRef/>
      </w:r>
      <w:r>
        <w:t xml:space="preserve"> In this inscription he is described as one of the friends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w:t>
      </w:r>
      <w:r>
        <w:rPr>
          <w:rFonts w:ascii="Graeca" w:hAnsi="Graeca"/>
        </w:rPr>
        <w:t></w:t>
      </w:r>
      <w:r>
        <w:rPr>
          <w:rFonts w:ascii="Graeca" w:hAnsi="Graeca"/>
        </w:rPr>
        <w:t></w:t>
      </w:r>
      <w:r>
        <w:rPr>
          <w:rFonts w:ascii="Graeca" w:hAnsi="Graeca"/>
        </w:rPr>
        <w:t></w:t>
      </w:r>
      <w: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 xml:space="preserve">) of those who inscribed the text (identified by Di Segni as Armenian). Jewishness suggested based on name, but see vol. 3, Introduction </w:t>
      </w:r>
      <w:r>
        <w:rPr>
          <w:u w:color="FFFF00"/>
        </w:rPr>
        <w:t>6.6.7, p. 52</w:t>
      </w:r>
      <w:r>
        <w:t xml:space="preserve">. </w:t>
      </w:r>
    </w:p>
  </w:footnote>
  <w:footnote w:id="141">
    <w:p w14:paraId="793E4F05" w14:textId="77777777" w:rsidR="00865CD2" w:rsidRPr="00CC31E1" w:rsidRDefault="00865CD2" w:rsidP="00CC31E1">
      <w:pPr>
        <w:pStyle w:val="FootnoteText"/>
        <w:bidi w:val="0"/>
        <w:spacing w:line="240" w:lineRule="auto"/>
        <w:rPr>
          <w:rFonts w:hint="cs"/>
          <w:lang w:val="en-US"/>
        </w:rPr>
      </w:pPr>
      <w:r>
        <w:rPr>
          <w:rStyle w:val="FootnoteReference"/>
        </w:rPr>
        <w:footnoteRef/>
      </w:r>
      <w:r>
        <w:t xml:space="preserve"> </w:t>
      </w:r>
      <w:r>
        <w:rPr>
          <w:lang w:val="en-US"/>
        </w:rPr>
        <w:t xml:space="preserve">See above, n. </w:t>
      </w:r>
      <w:r w:rsidRPr="003972EC">
        <w:rPr>
          <w:lang w:val="en-US"/>
        </w:rPr>
        <w:t>8.</w:t>
      </w:r>
    </w:p>
  </w:footnote>
  <w:footnote w:id="142">
    <w:p w14:paraId="666A6216" w14:textId="77777777" w:rsidR="00865CD2" w:rsidRDefault="00865CD2" w:rsidP="006727FF">
      <w:pPr>
        <w:pStyle w:val="FootnoteText"/>
        <w:bidi w:val="0"/>
        <w:spacing w:line="240" w:lineRule="auto"/>
      </w:pPr>
      <w:r>
        <w:rPr>
          <w:rStyle w:val="FootnoteReference"/>
        </w:rPr>
        <w:footnoteRef/>
      </w:r>
      <w:r>
        <w:t xml:space="preserve"> In Greek – </w:t>
      </w:r>
      <w:r>
        <w:rPr>
          <w:rFonts w:ascii="Graeca" w:hAnsi="Graeca"/>
        </w:rPr>
        <w:t></w:t>
      </w:r>
      <w:r>
        <w:t>[</w:t>
      </w:r>
      <w:r>
        <w:rPr>
          <w:rFonts w:ascii="Graeca" w:hAnsi="Graeca"/>
        </w:rPr>
        <w:t></w:t>
      </w:r>
      <w:r>
        <w:t>]</w:t>
      </w:r>
      <w:r>
        <w:rPr>
          <w:rFonts w:ascii="Graeca" w:hAnsi="Graeca"/>
        </w:rPr>
        <w:t></w:t>
      </w:r>
      <w:r>
        <w:rPr>
          <w:rFonts w:ascii="Graeca" w:hAnsi="Graeca"/>
        </w:rPr>
        <w:t></w:t>
      </w:r>
      <w:r>
        <w:rPr>
          <w:rFonts w:ascii="Graeca" w:hAnsi="Graeca"/>
        </w:rPr>
        <w:t></w:t>
      </w:r>
      <w: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 On such title see Introduction 3.1.3.3.</w:t>
      </w:r>
    </w:p>
  </w:footnote>
  <w:footnote w:id="143">
    <w:p w14:paraId="1A41C155" w14:textId="77777777" w:rsidR="00865CD2" w:rsidRDefault="00865CD2">
      <w:pPr>
        <w:pStyle w:val="FootnoteText"/>
        <w:bidi w:val="0"/>
        <w:spacing w:line="240" w:lineRule="auto"/>
      </w:pPr>
      <w:r>
        <w:rPr>
          <w:rStyle w:val="FootnoteReference"/>
        </w:rPr>
        <w:footnoteRef/>
      </w:r>
      <w:r>
        <w:rPr>
          <w:rtl/>
        </w:rPr>
        <w:t xml:space="preserve"> </w:t>
      </w:r>
      <w:r>
        <w:t xml:space="preserve">Jewishness suggested based on name, but see vol. 3, Introduction </w:t>
      </w:r>
      <w:r>
        <w:rPr>
          <w:u w:color="FFFF00"/>
        </w:rPr>
        <w:t>6.6.7, p. 52</w:t>
      </w:r>
      <w:r>
        <w:t xml:space="preserve">. </w:t>
      </w:r>
    </w:p>
  </w:footnote>
  <w:footnote w:id="144">
    <w:p w14:paraId="67A29D76" w14:textId="77777777" w:rsidR="00865CD2" w:rsidRPr="00CC31E1" w:rsidRDefault="00865CD2" w:rsidP="003972EC">
      <w:pPr>
        <w:pStyle w:val="FootnoteText"/>
        <w:bidi w:val="0"/>
        <w:spacing w:line="240" w:lineRule="auto"/>
        <w:rPr>
          <w:rFonts w:hint="cs"/>
          <w:lang w:val="en-US"/>
        </w:rPr>
      </w:pPr>
      <w:r>
        <w:rPr>
          <w:rStyle w:val="FootnoteReference"/>
        </w:rPr>
        <w:footnoteRef/>
      </w:r>
      <w:r>
        <w:t xml:space="preserve"> </w:t>
      </w:r>
      <w:r>
        <w:rPr>
          <w:lang w:val="en-US"/>
        </w:rPr>
        <w:t>See above, n. 8.</w:t>
      </w:r>
    </w:p>
  </w:footnote>
  <w:footnote w:id="145">
    <w:p w14:paraId="647FB1EC" w14:textId="77777777" w:rsidR="00865CD2" w:rsidRDefault="00865CD2" w:rsidP="00553235">
      <w:pPr>
        <w:pStyle w:val="FootnoteText"/>
        <w:bidi w:val="0"/>
        <w:spacing w:line="240" w:lineRule="auto"/>
      </w:pPr>
      <w:r>
        <w:rPr>
          <w:rStyle w:val="FootnoteReference"/>
        </w:rPr>
        <w:footnoteRef/>
      </w:r>
      <w:r>
        <w:rPr>
          <w:rtl/>
        </w:rPr>
        <w:t xml:space="preserve"> </w:t>
      </w:r>
      <w:r>
        <w:t>Jewishness suggested by Di Segni, based on name, and other possible features, but see vol. 3, Intr</w:t>
      </w:r>
      <w:r>
        <w:t>o</w:t>
      </w:r>
      <w:r>
        <w:t xml:space="preserve">duction </w:t>
      </w:r>
      <w:r>
        <w:rPr>
          <w:u w:color="FFFF00"/>
        </w:rPr>
        <w:t>6.6.7, p. 52</w:t>
      </w:r>
      <w:r>
        <w:t xml:space="preserve">. </w:t>
      </w:r>
    </w:p>
  </w:footnote>
  <w:footnote w:id="146">
    <w:p w14:paraId="11D9A6D2" w14:textId="77777777" w:rsidR="00865CD2" w:rsidRPr="00856A8D" w:rsidRDefault="00865CD2" w:rsidP="00F60345">
      <w:pPr>
        <w:pStyle w:val="FootnoteText"/>
        <w:bidi w:val="0"/>
        <w:spacing w:line="240" w:lineRule="auto"/>
        <w:rPr>
          <w:rFonts w:cs="Times New Roman"/>
          <w:lang w:val="en-US"/>
        </w:rPr>
      </w:pPr>
      <w:r>
        <w:rPr>
          <w:rStyle w:val="FootnoteReference"/>
        </w:rPr>
        <w:footnoteRef/>
      </w:r>
      <w:r>
        <w:rPr>
          <w:rtl/>
        </w:rPr>
        <w:t xml:space="preserve"> </w:t>
      </w:r>
      <w:r>
        <w:t xml:space="preserve">See below, n. 27. </w:t>
      </w:r>
    </w:p>
  </w:footnote>
  <w:footnote w:id="147">
    <w:p w14:paraId="65E171F8" w14:textId="77777777" w:rsidR="00865CD2" w:rsidRPr="009A4CB8" w:rsidRDefault="00865CD2" w:rsidP="00E0780B">
      <w:pPr>
        <w:pStyle w:val="FootnoteText"/>
        <w:bidi w:val="0"/>
        <w:spacing w:line="240" w:lineRule="auto"/>
        <w:rPr>
          <w:rtl/>
          <w:lang w:val="en-US"/>
        </w:rPr>
      </w:pPr>
      <w:r w:rsidRPr="00C3259B">
        <w:rPr>
          <w:rStyle w:val="FootnoteReference"/>
          <w:rFonts w:cs="Times New Roman"/>
          <w:rtl/>
        </w:rPr>
        <w:footnoteRef/>
      </w:r>
      <w:r w:rsidRPr="005E436F">
        <w:rPr>
          <w:rFonts w:cs="Times New Roman"/>
          <w:lang w:val="en-US"/>
        </w:rPr>
        <w:t xml:space="preserve"> In Greek</w:t>
      </w:r>
      <w:r w:rsidRPr="005E436F">
        <w:rPr>
          <w:lang w:val="en-US"/>
        </w:rPr>
        <w:t xml:space="preserve"> –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Pr>
          <w:rFonts w:cs="Times New Roman"/>
          <w:lang w:val="en-US"/>
        </w:rPr>
        <w:t xml:space="preserve"> (stewardship of Elius Magistrate – Offord’s translation)</w:t>
      </w:r>
      <w:r w:rsidRPr="005E436F">
        <w:rPr>
          <w:lang w:val="en-US"/>
        </w:rPr>
        <w:t>.</w:t>
      </w:r>
      <w:r>
        <w:rPr>
          <w:lang w:val="en-US"/>
        </w:rPr>
        <w:t xml:space="preserve"> On this title see Introduction 3.1.3.4.</w:t>
      </w:r>
    </w:p>
  </w:footnote>
  <w:footnote w:id="148">
    <w:p w14:paraId="14DE3354" w14:textId="77777777" w:rsidR="00865CD2" w:rsidRPr="008F406D" w:rsidRDefault="00865CD2" w:rsidP="008F406D">
      <w:pPr>
        <w:pStyle w:val="FootnoteText"/>
        <w:bidi w:val="0"/>
        <w:spacing w:line="240" w:lineRule="auto"/>
        <w:rPr>
          <w:lang w:val="en-US"/>
        </w:rPr>
      </w:pPr>
      <w:r>
        <w:rPr>
          <w:rStyle w:val="FootnoteReference"/>
        </w:rPr>
        <w:footnoteRef/>
      </w:r>
      <w:r>
        <w:rPr>
          <w:rtl/>
        </w:rPr>
        <w:t xml:space="preserve"> </w:t>
      </w:r>
      <w:r>
        <w:rPr>
          <w:lang w:val="en-US"/>
        </w:rPr>
        <w:t xml:space="preserve">In north </w:t>
      </w:r>
      <w:smartTag w:uri="urn:schemas-microsoft-com:office:smarttags" w:element="country-region">
        <w:r>
          <w:rPr>
            <w:lang w:val="en-US"/>
          </w:rPr>
          <w:t>Israel</w:t>
        </w:r>
      </w:smartTag>
      <w:r>
        <w:rPr>
          <w:lang w:val="en-US"/>
        </w:rPr>
        <w:t xml:space="preserve">, on the source of the </w:t>
      </w:r>
      <w:smartTag w:uri="urn:schemas-microsoft-com:office:smarttags" w:element="place">
        <w:r>
          <w:rPr>
            <w:lang w:val="en-US"/>
          </w:rPr>
          <w:t>Jordan river</w:t>
        </w:r>
      </w:smartTag>
      <w:r>
        <w:rPr>
          <w:lang w:val="en-US"/>
        </w:rPr>
        <w:t>.</w:t>
      </w:r>
    </w:p>
  </w:footnote>
  <w:footnote w:id="149">
    <w:p w14:paraId="2B63D723" w14:textId="77777777" w:rsidR="00865CD2" w:rsidRPr="00775F25" w:rsidRDefault="00865CD2" w:rsidP="00F60345">
      <w:pPr>
        <w:pStyle w:val="FootnoteText"/>
        <w:bidi w:val="0"/>
        <w:spacing w:line="240" w:lineRule="auto"/>
        <w:rPr>
          <w:lang w:val="en-US"/>
        </w:rPr>
      </w:pPr>
      <w:r>
        <w:rPr>
          <w:rStyle w:val="FootnoteReference"/>
        </w:rPr>
        <w:footnoteRef/>
      </w:r>
      <w:r>
        <w:rPr>
          <w:rtl/>
        </w:rPr>
        <w:t xml:space="preserve"> </w:t>
      </w:r>
      <w:r>
        <w:rPr>
          <w:lang w:val="en-US"/>
        </w:rPr>
        <w:t>The inscription is dated to the time of Diocletian. A person named Elijah under his anti-Christian rule would have been Jewish, see vol. 3, Introduction 6.6, pp. 50-1. However, this was the name of an a</w:t>
      </w:r>
      <w:r>
        <w:rPr>
          <w:lang w:val="en-US"/>
        </w:rPr>
        <w:t>d</w:t>
      </w:r>
      <w:r>
        <w:rPr>
          <w:lang w:val="en-US"/>
        </w:rPr>
        <w:t xml:space="preserve">ministrative official, and it may not have been a rendition of Elijah, but rather of a Greek name, see e.g. </w:t>
      </w:r>
      <w:r w:rsidRPr="00775F25">
        <w:rPr>
          <w:i/>
          <w:iCs/>
          <w:lang w:val="en-US"/>
        </w:rPr>
        <w:t>WGE</w:t>
      </w:r>
      <w:r>
        <w:rPr>
          <w:lang w:val="en-US"/>
        </w:rPr>
        <w:t>. 348-9.</w:t>
      </w:r>
    </w:p>
  </w:footnote>
  <w:footnote w:id="150">
    <w:p w14:paraId="30412758" w14:textId="77777777" w:rsidR="00865CD2" w:rsidRPr="007010C2" w:rsidRDefault="00865CD2" w:rsidP="00646EF2">
      <w:pPr>
        <w:pStyle w:val="FootnoteText"/>
        <w:bidi w:val="0"/>
        <w:spacing w:line="240" w:lineRule="auto"/>
        <w:rPr>
          <w:lang w:val="en-US"/>
        </w:rPr>
      </w:pPr>
      <w:r>
        <w:rPr>
          <w:rStyle w:val="FootnoteReference"/>
        </w:rPr>
        <w:footnoteRef/>
      </w:r>
      <w:r>
        <w:t xml:space="preserve"> </w:t>
      </w:r>
      <w:r w:rsidRPr="007010C2">
        <w:rPr>
          <w:lang w:val="en-US"/>
        </w:rPr>
        <w:t>The stone refers to the Diocl</w:t>
      </w:r>
      <w:r>
        <w:rPr>
          <w:lang w:val="en-US"/>
        </w:rPr>
        <w:t>e</w:t>
      </w:r>
      <w:r w:rsidRPr="007010C2">
        <w:rPr>
          <w:lang w:val="en-US"/>
        </w:rPr>
        <w:t>tian</w:t>
      </w:r>
      <w:r>
        <w:rPr>
          <w:lang w:val="en-US"/>
        </w:rPr>
        <w:t xml:space="preserve"> at the time he assumed with Maximinus the title Augu</w:t>
      </w:r>
      <w:r>
        <w:rPr>
          <w:lang w:val="en-US"/>
        </w:rPr>
        <w:t>s</w:t>
      </w:r>
      <w:r>
        <w:rPr>
          <w:lang w:val="en-US"/>
        </w:rPr>
        <w:t>tus</w:t>
      </w:r>
      <w:r w:rsidRPr="007010C2">
        <w:rPr>
          <w:lang w:val="en-US"/>
        </w:rPr>
        <w:t xml:space="preserve">. </w:t>
      </w:r>
      <w:r>
        <w:rPr>
          <w:lang w:val="en-US"/>
        </w:rPr>
        <w:t>These are the dates when this title would have been relevant, see Introduction 7.1.</w:t>
      </w:r>
    </w:p>
  </w:footnote>
  <w:footnote w:id="151">
    <w:p w14:paraId="4E8F1556" w14:textId="77777777" w:rsidR="00865CD2" w:rsidRPr="00B462F9" w:rsidRDefault="00865CD2" w:rsidP="007E1C4F">
      <w:pPr>
        <w:pStyle w:val="FootnoteText"/>
        <w:bidi w:val="0"/>
        <w:spacing w:line="240" w:lineRule="auto"/>
        <w:rPr>
          <w:lang w:val="en-US"/>
        </w:rPr>
      </w:pPr>
      <w:r>
        <w:rPr>
          <w:rStyle w:val="FootnoteReference"/>
        </w:rPr>
        <w:footnoteRef/>
      </w:r>
      <w:r>
        <w:rPr>
          <w:rtl/>
        </w:rPr>
        <w:t xml:space="preserve"> </w:t>
      </w:r>
      <w:r>
        <w:rPr>
          <w:lang w:val="en-US"/>
        </w:rPr>
        <w:t xml:space="preserve">This form (with a </w:t>
      </w:r>
      <w:r w:rsidRPr="006C646C">
        <w:rPr>
          <w:i/>
          <w:iCs/>
          <w:lang w:val="en-US"/>
        </w:rPr>
        <w:t>spi</w:t>
      </w:r>
      <w:r>
        <w:rPr>
          <w:i/>
          <w:iCs/>
          <w:lang w:val="en-US"/>
        </w:rPr>
        <w:t>ri</w:t>
      </w:r>
      <w:r w:rsidRPr="006C646C">
        <w:rPr>
          <w:i/>
          <w:iCs/>
          <w:lang w:val="en-US"/>
        </w:rPr>
        <w:t>tus asper</w:t>
      </w:r>
      <w:r>
        <w:rPr>
          <w:lang w:val="en-US"/>
        </w:rPr>
        <w:t xml:space="preserve">) is recorded as the name of the sun-god in Greece, see </w:t>
      </w:r>
      <w:r>
        <w:rPr>
          <w:i/>
          <w:iCs/>
          <w:lang w:val="en-US"/>
        </w:rPr>
        <w:t>WGE</w:t>
      </w:r>
      <w:r>
        <w:rPr>
          <w:lang w:val="en-US"/>
        </w:rPr>
        <w:t>, 456-7, but in the Elijah’s Cave a recurrance of forms of this rare name is suggestive. It may be a variation on the name of the hero of the cave, see Appendix 4.3.3.1.</w:t>
      </w:r>
    </w:p>
  </w:footnote>
  <w:footnote w:id="152">
    <w:p w14:paraId="62327130" w14:textId="77777777" w:rsidR="00865CD2" w:rsidRPr="00147AF5" w:rsidRDefault="00865CD2" w:rsidP="00147AF5">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Hebrew, in Greek letters –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cs="Times New Roman" w:hint="cs"/>
          <w:rtl/>
          <w:lang w:val="en-US"/>
        </w:rPr>
        <w:t>בית</w:t>
      </w:r>
      <w:r>
        <w:rPr>
          <w:rFonts w:cs="Times New Roman"/>
          <w:lang w:val="en-US"/>
        </w:rPr>
        <w:t>). On this see Appendix 4.3.3.1.2.</w:t>
      </w:r>
    </w:p>
  </w:footnote>
  <w:footnote w:id="153">
    <w:p w14:paraId="442D1C53" w14:textId="77777777" w:rsidR="00865CD2" w:rsidRPr="00236485" w:rsidRDefault="00865CD2" w:rsidP="00EA56FA">
      <w:pPr>
        <w:pStyle w:val="FootnoteText"/>
        <w:bidi w:val="0"/>
        <w:spacing w:line="240" w:lineRule="auto"/>
        <w:rPr>
          <w:lang w:val="en-US"/>
        </w:rPr>
      </w:pPr>
      <w:r>
        <w:rPr>
          <w:rStyle w:val="FootnoteReference"/>
        </w:rPr>
        <w:footnoteRef/>
      </w:r>
      <w:r>
        <w:rPr>
          <w:rtl/>
        </w:rPr>
        <w:t xml:space="preserve"> </w:t>
      </w:r>
      <w:r>
        <w:rPr>
          <w:lang w:val="en-US"/>
        </w:rPr>
        <w:t xml:space="preserve">For the problems of the Jewishness of persons recorded in this location see Introduction </w:t>
      </w:r>
      <w:r w:rsidRPr="006D05C3">
        <w:t>6.2.1.7</w:t>
      </w:r>
      <w:r>
        <w:rPr>
          <w:lang w:val="en-US"/>
        </w:rPr>
        <w:t>.</w:t>
      </w:r>
    </w:p>
  </w:footnote>
  <w:footnote w:id="154">
    <w:p w14:paraId="11A4667C" w14:textId="77777777" w:rsidR="00865CD2" w:rsidRPr="00147AF5"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23, and vol. 1, Introduction 6.1.2, p. 46.</w:t>
      </w:r>
    </w:p>
  </w:footnote>
  <w:footnote w:id="155">
    <w:p w14:paraId="6AFC5DB7" w14:textId="77777777" w:rsidR="00865CD2" w:rsidRPr="00236485" w:rsidRDefault="00865CD2" w:rsidP="00147AF5">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156">
    <w:p w14:paraId="6EA417EF" w14:textId="77777777" w:rsidR="00865CD2" w:rsidRPr="00236485" w:rsidRDefault="00865CD2" w:rsidP="00236485">
      <w:pPr>
        <w:pStyle w:val="FootnoteText"/>
        <w:bidi w:val="0"/>
        <w:spacing w:line="240" w:lineRule="auto"/>
        <w:rPr>
          <w:lang w:val="en-US"/>
        </w:rPr>
      </w:pPr>
      <w:r>
        <w:rPr>
          <w:rStyle w:val="FootnoteReference"/>
        </w:rPr>
        <w:footnoteRef/>
      </w:r>
      <w:r>
        <w:rPr>
          <w:rtl/>
        </w:rPr>
        <w:t xml:space="preserve"> </w:t>
      </w:r>
      <w:r>
        <w:rPr>
          <w:lang w:val="en-US"/>
        </w:rPr>
        <w:t xml:space="preserve">This form is recorded as a mythical name of the founder of Helas, see </w:t>
      </w:r>
      <w:r>
        <w:rPr>
          <w:i/>
          <w:iCs/>
          <w:lang w:val="en-US"/>
        </w:rPr>
        <w:t>WGE</w:t>
      </w:r>
      <w:r>
        <w:rPr>
          <w:lang w:val="en-US"/>
        </w:rPr>
        <w:t>, 349, but in the Elijah’s Cave a r</w:t>
      </w:r>
      <w:r>
        <w:rPr>
          <w:lang w:val="en-US"/>
        </w:rPr>
        <w:t>e</w:t>
      </w:r>
      <w:r>
        <w:rPr>
          <w:lang w:val="en-US"/>
        </w:rPr>
        <w:t>curance of forms of this rare name is suggestive. It may be a variation on the name of the hero of the cave, see Appendix 4.3.3.1.</w:t>
      </w:r>
    </w:p>
  </w:footnote>
  <w:footnote w:id="157">
    <w:p w14:paraId="28371FBD" w14:textId="77777777" w:rsidR="00865CD2" w:rsidRPr="00376C2A" w:rsidRDefault="00865CD2" w:rsidP="00077CAE">
      <w:pPr>
        <w:pStyle w:val="FootnoteText"/>
        <w:bidi w:val="0"/>
        <w:spacing w:line="240" w:lineRule="auto"/>
        <w:rPr>
          <w:lang w:val="en-US"/>
        </w:rPr>
      </w:pPr>
      <w:r>
        <w:rPr>
          <w:rStyle w:val="FootnoteReference"/>
        </w:rPr>
        <w:footnoteRef/>
      </w:r>
      <w:r>
        <w:rPr>
          <w:rtl/>
        </w:rPr>
        <w:t xml:space="preserve"> </w:t>
      </w:r>
      <w:r>
        <w:t xml:space="preserve">In Greek – </w:t>
      </w:r>
      <w:r>
        <w:rPr>
          <w:rFonts w:ascii="Graeca" w:hAnsi="Graeca"/>
        </w:rPr>
        <w:t></w:t>
      </w:r>
      <w:r>
        <w:rPr>
          <w:rFonts w:cs="Times New Roman"/>
        </w:rPr>
        <w:t>[</w:t>
      </w:r>
      <w:r>
        <w:rPr>
          <w:rFonts w:ascii="Graeca" w:hAnsi="Graeca"/>
        </w:rPr>
        <w:t></w:t>
      </w:r>
      <w:r>
        <w:rPr>
          <w:rFonts w:ascii="Graeca" w:hAnsi="Graeca"/>
        </w:rPr>
        <w:t></w:t>
      </w:r>
      <w:r>
        <w:rPr>
          <w:rFonts w:ascii="Graeca" w:hAnsi="Graeca"/>
        </w:rPr>
        <w:t></w:t>
      </w:r>
      <w:r>
        <w:rPr>
          <w:rFonts w:cs="Times New Roman"/>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 xml:space="preserve">,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w:t>
      </w:r>
      <w:r>
        <w:rPr>
          <w:rFonts w:ascii="Graeca" w:hAnsi="Graeca"/>
        </w:rPr>
        <w:t></w:t>
      </w:r>
      <w:r>
        <w:rPr>
          <w:rFonts w:ascii="Graeca" w:hAnsi="Graeca"/>
        </w:rPr>
        <w:t></w:t>
      </w:r>
      <w:r>
        <w:rPr>
          <w:rFonts w:ascii="Graeca" w:hAnsi="Graeca"/>
        </w:rPr>
        <w:t></w:t>
      </w:r>
      <w:r>
        <w:rPr>
          <w:rFonts w:cs="Times New Roman"/>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w:t>
      </w:r>
      <w:r>
        <w:rPr>
          <w:rFonts w:ascii="Graeca" w:hAnsi="Graeca" w:cs="Times New Roman"/>
        </w:rPr>
        <w:t></w:t>
      </w:r>
      <w:r>
        <w:rPr>
          <w:rFonts w:ascii="Graeca" w:hAnsi="Graeca" w:cs="Times New Roman"/>
        </w:rPr>
        <w:t></w:t>
      </w:r>
      <w:r>
        <w:rPr>
          <w:rFonts w:ascii="Graeca" w:hAnsi="Graeca" w:cs="Times New Roman"/>
        </w:rPr>
        <w:t></w:t>
      </w:r>
      <w:r>
        <w:rPr>
          <w:rFonts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cs="Times New Roman"/>
        </w:rPr>
        <w:t>). On the titles see Introduction 3.1.3.1 and 3.1.3.4. On the regional designataion see vol. 1, Introduction 3.2.6, p. 34. And see also A</w:t>
      </w:r>
      <w:r>
        <w:rPr>
          <w:rFonts w:cs="Times New Roman"/>
        </w:rPr>
        <w:t>p</w:t>
      </w:r>
      <w:r>
        <w:rPr>
          <w:rFonts w:cs="Times New Roman"/>
        </w:rPr>
        <w:t>pendix 4.3.3.1.1.</w:t>
      </w:r>
    </w:p>
  </w:footnote>
  <w:footnote w:id="158">
    <w:p w14:paraId="65C96F7F" w14:textId="77777777" w:rsidR="00865CD2" w:rsidRPr="00236485"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24.</w:t>
      </w:r>
    </w:p>
  </w:footnote>
  <w:footnote w:id="159">
    <w:p w14:paraId="7BC7532B" w14:textId="77777777" w:rsidR="00865CD2" w:rsidRPr="00236485"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26.</w:t>
      </w:r>
    </w:p>
  </w:footnote>
  <w:footnote w:id="160">
    <w:p w14:paraId="28CE9860" w14:textId="77777777" w:rsidR="00865CD2" w:rsidRPr="00236485"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27.</w:t>
      </w:r>
    </w:p>
  </w:footnote>
  <w:footnote w:id="161">
    <w:p w14:paraId="18B8692E" w14:textId="77777777" w:rsidR="00865CD2" w:rsidRPr="00236485"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24.</w:t>
      </w:r>
    </w:p>
  </w:footnote>
  <w:footnote w:id="162">
    <w:p w14:paraId="75A7B611" w14:textId="77777777" w:rsidR="00865CD2" w:rsidRPr="00236485"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26.</w:t>
      </w:r>
    </w:p>
  </w:footnote>
  <w:footnote w:id="163">
    <w:p w14:paraId="3E009865" w14:textId="77777777" w:rsidR="00865CD2" w:rsidRDefault="00865CD2" w:rsidP="0090179B">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 xml:space="preserve">Biblical, e.g. </w:t>
      </w:r>
      <w:r>
        <w:rPr>
          <w:rFonts w:cs="Times New Roman"/>
          <w:lang w:val="en-US"/>
        </w:rPr>
        <w:t>Ezra 8:4</w:t>
      </w:r>
      <w:r w:rsidRPr="005E436F">
        <w:rPr>
          <w:rFonts w:cs="Times New Roman"/>
          <w:lang w:val="en-US"/>
        </w:rPr>
        <w:t>.</w:t>
      </w:r>
    </w:p>
  </w:footnote>
  <w:footnote w:id="164">
    <w:p w14:paraId="37E33C06" w14:textId="77777777" w:rsidR="00865CD2" w:rsidRPr="0090179B" w:rsidRDefault="00865CD2" w:rsidP="0090179B">
      <w:pPr>
        <w:pStyle w:val="FootnoteText"/>
        <w:bidi w:val="0"/>
        <w:spacing w:line="240" w:lineRule="auto"/>
        <w:rPr>
          <w:lang w:val="en-US"/>
        </w:rPr>
      </w:pPr>
      <w:r>
        <w:rPr>
          <w:rStyle w:val="FootnoteReference"/>
        </w:rPr>
        <w:footnoteRef/>
      </w:r>
      <w:r>
        <w:rPr>
          <w:rtl/>
        </w:rPr>
        <w:t xml:space="preserve"> </w:t>
      </w:r>
      <w:r>
        <w:t xml:space="preserve">So in the printed edition, in </w:t>
      </w:r>
      <w:smartTag w:uri="urn:schemas-microsoft-com:office:smarttags" w:element="place">
        <w:r>
          <w:t>Vatican</w:t>
        </w:r>
      </w:smartTag>
      <w:r>
        <w:t xml:space="preserve"> 60 Ms and in other mss. In the Theodor-Albeck edition </w:t>
      </w:r>
      <w:r w:rsidRPr="0090179B">
        <w:rPr>
          <w:rFonts w:cs="Times New Roman"/>
          <w:rtl/>
        </w:rPr>
        <w:t>אליהו עינני</w:t>
      </w:r>
      <w:r>
        <w:rPr>
          <w:lang w:val="en-US"/>
        </w:rPr>
        <w:t>, but this makes no sense.</w:t>
      </w:r>
    </w:p>
  </w:footnote>
  <w:footnote w:id="165">
    <w:p w14:paraId="23828A26" w14:textId="77777777" w:rsidR="00865CD2" w:rsidRPr="002F14F3" w:rsidRDefault="00865CD2" w:rsidP="00E47AB5">
      <w:pPr>
        <w:pStyle w:val="FootnoteText"/>
        <w:bidi w:val="0"/>
        <w:rPr>
          <w:lang w:val="en-US"/>
        </w:rPr>
      </w:pPr>
      <w:r>
        <w:rPr>
          <w:rStyle w:val="FootnoteReference"/>
        </w:rPr>
        <w:footnoteRef/>
      </w:r>
      <w:r>
        <w:rPr>
          <w:rtl/>
        </w:rPr>
        <w:t xml:space="preserve"> </w:t>
      </w:r>
      <w:r>
        <w:rPr>
          <w:lang w:val="en-US"/>
        </w:rPr>
        <w:t>Samuel (3)</w:t>
      </w:r>
      <w:r w:rsidRPr="00E47AB5">
        <w:rPr>
          <w:lang w:val="en-US"/>
        </w:rPr>
        <w:t xml:space="preserve"> transmits</w:t>
      </w:r>
      <w:r>
        <w:rPr>
          <w:lang w:val="en-US"/>
        </w:rPr>
        <w:t xml:space="preserve"> a</w:t>
      </w:r>
      <w:r w:rsidRPr="00E47AB5">
        <w:rPr>
          <w:lang w:val="en-US"/>
        </w:rPr>
        <w:t xml:space="preserve"> tr</w:t>
      </w:r>
      <w:r w:rsidRPr="00E47AB5">
        <w:rPr>
          <w:lang w:val="en-US"/>
        </w:rPr>
        <w:t>a</w:t>
      </w:r>
      <w:r w:rsidRPr="00E47AB5">
        <w:rPr>
          <w:lang w:val="en-US"/>
        </w:rPr>
        <w:t xml:space="preserve">dition in </w:t>
      </w:r>
      <w:r>
        <w:rPr>
          <w:lang w:val="en-US"/>
        </w:rPr>
        <w:t>his</w:t>
      </w:r>
      <w:r w:rsidRPr="00E47AB5">
        <w:rPr>
          <w:lang w:val="en-US"/>
        </w:rPr>
        <w:t xml:space="preserve"> name</w:t>
      </w:r>
      <w:r>
        <w:rPr>
          <w:lang w:val="en-US"/>
        </w:rPr>
        <w:t>, see Introduction 7.4.2.</w:t>
      </w:r>
    </w:p>
  </w:footnote>
  <w:footnote w:id="166">
    <w:p w14:paraId="61FA90B8"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Biblical, e.g. 2</w:t>
      </w:r>
      <w:r>
        <w:rPr>
          <w:rFonts w:cs="Times New Roman"/>
          <w:lang w:val="en-US"/>
        </w:rPr>
        <w:t xml:space="preserve"> </w:t>
      </w:r>
      <w:r w:rsidRPr="005E436F">
        <w:rPr>
          <w:rFonts w:cs="Times New Roman"/>
          <w:lang w:val="en-US"/>
        </w:rPr>
        <w:t xml:space="preserve">Kgs 23:20. </w:t>
      </w:r>
      <w:r w:rsidRPr="005E436F">
        <w:rPr>
          <w:rFonts w:cs="Times New Roman"/>
          <w:rtl/>
          <w:lang w:val="en-US"/>
        </w:rPr>
        <w:t>אליקים</w:t>
      </w:r>
      <w:r w:rsidRPr="005E436F">
        <w:rPr>
          <w:rFonts w:cs="Times New Roman"/>
          <w:lang w:val="en-US"/>
        </w:rPr>
        <w:t xml:space="preserve"> was a king of Judah.</w:t>
      </w:r>
    </w:p>
  </w:footnote>
  <w:footnote w:id="167">
    <w:p w14:paraId="648ED688" w14:textId="77777777" w:rsidR="00865CD2" w:rsidRDefault="00865CD2" w:rsidP="006D5A37">
      <w:pPr>
        <w:pStyle w:val="FootnoteText"/>
        <w:bidi w:val="0"/>
        <w:spacing w:line="240" w:lineRule="auto"/>
        <w:jc w:val="both"/>
        <w:rPr>
          <w:rFonts w:cs="Times New Roman"/>
          <w:lang w:val="en-US"/>
        </w:rPr>
      </w:pPr>
      <w:r w:rsidRPr="005E436F">
        <w:rPr>
          <w:rStyle w:val="FootnoteReference"/>
          <w:rFonts w:cs="Times New Roman"/>
        </w:rPr>
        <w:footnoteRef/>
      </w:r>
      <w:r w:rsidRPr="005E436F">
        <w:rPr>
          <w:rFonts w:cs="Times New Roman"/>
          <w:lang w:val="en-US"/>
        </w:rPr>
        <w:t xml:space="preserve"> Although mentioned only in BT and only here, he is described as transmitting a tradition in the name of the Holy Community in Jerusalem (</w:t>
      </w:r>
      <w:r w:rsidRPr="005E436F">
        <w:rPr>
          <w:rFonts w:cs="Times New Roman" w:hint="eastAsia"/>
          <w:rtl/>
          <w:lang w:val="en-US"/>
        </w:rPr>
        <w:t>קהילא</w:t>
      </w:r>
      <w:r w:rsidRPr="005E436F">
        <w:rPr>
          <w:rFonts w:cs="Times New Roman"/>
          <w:rtl/>
          <w:lang w:val="en-US"/>
        </w:rPr>
        <w:t xml:space="preserve"> </w:t>
      </w:r>
      <w:r w:rsidRPr="005E436F">
        <w:rPr>
          <w:rFonts w:cs="Times New Roman" w:hint="eastAsia"/>
          <w:rtl/>
          <w:lang w:val="en-US"/>
        </w:rPr>
        <w:t>קדישא</w:t>
      </w:r>
      <w:r w:rsidRPr="005E436F">
        <w:rPr>
          <w:rFonts w:cs="Times New Roman"/>
          <w:rtl/>
          <w:lang w:val="en-US"/>
        </w:rPr>
        <w:t xml:space="preserve"> </w:t>
      </w:r>
      <w:r w:rsidRPr="005E436F">
        <w:rPr>
          <w:rFonts w:cs="Times New Roman" w:hint="eastAsia"/>
          <w:rtl/>
          <w:lang w:val="en-US"/>
        </w:rPr>
        <w:t>דבירושלם</w:t>
      </w:r>
      <w:r w:rsidRPr="005E436F">
        <w:rPr>
          <w:rFonts w:cs="Times New Roman"/>
          <w:lang w:val="en-US"/>
        </w:rPr>
        <w:t xml:space="preserve">), see </w:t>
      </w:r>
      <w:r>
        <w:rPr>
          <w:rFonts w:cs="Times New Roman"/>
          <w:lang w:val="en-US"/>
        </w:rPr>
        <w:t xml:space="preserve">S. </w:t>
      </w:r>
      <w:r w:rsidRPr="00003F18">
        <w:rPr>
          <w:rFonts w:cs="Times New Roman"/>
          <w:lang w:val="en-US"/>
        </w:rPr>
        <w:t xml:space="preserve">Safrai </w:t>
      </w:r>
      <w:r>
        <w:rPr>
          <w:rFonts w:cs="Times New Roman"/>
          <w:u w:color="FFFF00"/>
          <w:lang w:val="en-US"/>
        </w:rPr>
        <w:t>“The Holy Congr</w:t>
      </w:r>
      <w:r>
        <w:rPr>
          <w:rFonts w:cs="Times New Roman"/>
          <w:u w:color="FFFF00"/>
          <w:lang w:val="en-US"/>
        </w:rPr>
        <w:t>e</w:t>
      </w:r>
      <w:r>
        <w:rPr>
          <w:rFonts w:cs="Times New Roman"/>
          <w:u w:color="FFFF00"/>
          <w:lang w:val="en-US"/>
        </w:rPr>
        <w:t xml:space="preserve">gation in Jerusalem,” </w:t>
      </w:r>
      <w:r>
        <w:rPr>
          <w:rFonts w:cs="Times New Roman"/>
          <w:i/>
          <w:iCs/>
          <w:u w:color="FFFF00"/>
          <w:lang w:val="en-US"/>
        </w:rPr>
        <w:t xml:space="preserve">Scripta Hierosolymitana </w:t>
      </w:r>
      <w:r w:rsidRPr="00F9141B">
        <w:rPr>
          <w:rFonts w:cs="Times New Roman"/>
          <w:u w:color="FFFF00"/>
          <w:lang w:val="en-US"/>
        </w:rPr>
        <w:t>23</w:t>
      </w:r>
      <w:r>
        <w:rPr>
          <w:rFonts w:cs="Times New Roman"/>
          <w:u w:color="FFFF00"/>
          <w:lang w:val="en-US"/>
        </w:rPr>
        <w:t xml:space="preserve"> (1972) 62-78,</w:t>
      </w:r>
      <w:r w:rsidRPr="005E436F">
        <w:rPr>
          <w:rFonts w:cs="Times New Roman"/>
          <w:lang w:val="en-US"/>
        </w:rPr>
        <w:t xml:space="preserve"> see Intr</w:t>
      </w:r>
      <w:r w:rsidRPr="005E436F">
        <w:rPr>
          <w:rFonts w:cs="Times New Roman"/>
          <w:lang w:val="en-US"/>
        </w:rPr>
        <w:t>o</w:t>
      </w:r>
      <w:r w:rsidRPr="005E436F">
        <w:rPr>
          <w:rFonts w:cs="Times New Roman"/>
          <w:lang w:val="en-US"/>
        </w:rPr>
        <w:t xml:space="preserve">duction </w:t>
      </w:r>
      <w:r>
        <w:t>5.1.3.2</w:t>
      </w:r>
      <w:r>
        <w:rPr>
          <w:rFonts w:cs="Times New Roman"/>
          <w:u w:color="FFFF00"/>
        </w:rPr>
        <w:t>.1</w:t>
      </w:r>
      <w:r w:rsidRPr="005E436F">
        <w:rPr>
          <w:rFonts w:cs="Times New Roman"/>
          <w:lang w:val="en-US"/>
        </w:rPr>
        <w:t>.</w:t>
      </w:r>
    </w:p>
  </w:footnote>
  <w:footnote w:id="168">
    <w:p w14:paraId="56C90AA1" w14:textId="77777777" w:rsidR="00865CD2" w:rsidRPr="0088137C" w:rsidRDefault="00865CD2" w:rsidP="0088137C">
      <w:pPr>
        <w:pStyle w:val="FootnoteText"/>
        <w:bidi w:val="0"/>
        <w:rPr>
          <w:lang w:val="en-US"/>
        </w:rPr>
      </w:pPr>
      <w:r>
        <w:rPr>
          <w:rStyle w:val="FootnoteReference"/>
        </w:rPr>
        <w:footnoteRef/>
      </w:r>
      <w:r>
        <w:rPr>
          <w:rtl/>
        </w:rPr>
        <w:t xml:space="preserve"> </w:t>
      </w:r>
      <w:r>
        <w:rPr>
          <w:lang w:val="en-US"/>
        </w:rPr>
        <w:t>His son transmits a tradition in the name of the last tannaim, see Introduction 7.4.1.</w:t>
      </w:r>
    </w:p>
  </w:footnote>
  <w:footnote w:id="169">
    <w:p w14:paraId="79A9998D" w14:textId="77777777" w:rsidR="00865CD2" w:rsidRPr="00FB20EC" w:rsidRDefault="00865CD2" w:rsidP="003448C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Biblical priestly course: 1 Chr 24:12. </w:t>
      </w:r>
    </w:p>
  </w:footnote>
  <w:footnote w:id="170">
    <w:p w14:paraId="7A74B8F8" w14:textId="77777777" w:rsidR="00865CD2" w:rsidRPr="003354F2" w:rsidRDefault="00865CD2" w:rsidP="00422F5D">
      <w:pPr>
        <w:pStyle w:val="FootnoteText"/>
        <w:bidi w:val="0"/>
        <w:spacing w:line="240" w:lineRule="auto"/>
        <w:rPr>
          <w:lang w:val="en-US"/>
        </w:rPr>
      </w:pPr>
      <w:r>
        <w:rPr>
          <w:rStyle w:val="FootnoteReference"/>
        </w:rPr>
        <w:footnoteRef/>
      </w:r>
      <w:r>
        <w:rPr>
          <w:rtl/>
        </w:rPr>
        <w:t xml:space="preserve"> </w:t>
      </w:r>
      <w:r>
        <w:rPr>
          <w:lang w:val="en-US"/>
        </w:rPr>
        <w:t>His son was a contemporary of Rabbi Yonah (2)’s son, see Introduction 7.4.3.</w:t>
      </w:r>
    </w:p>
  </w:footnote>
  <w:footnote w:id="171">
    <w:p w14:paraId="6AE900F2" w14:textId="77777777" w:rsidR="00865CD2" w:rsidRPr="00D11A6D" w:rsidRDefault="00865CD2" w:rsidP="00D11A6D">
      <w:pPr>
        <w:pStyle w:val="FootnoteText"/>
        <w:bidi w:val="0"/>
        <w:spacing w:line="240" w:lineRule="auto"/>
        <w:rPr>
          <w:rFonts w:hint="cs"/>
          <w:lang w:val="en-US"/>
        </w:rPr>
      </w:pPr>
      <w:r>
        <w:rPr>
          <w:rStyle w:val="FootnoteReference"/>
        </w:rPr>
        <w:footnoteRef/>
      </w:r>
      <w:r>
        <w:rPr>
          <w:rtl/>
        </w:rPr>
        <w:t xml:space="preserve"> </w:t>
      </w:r>
      <w:r>
        <w:rPr>
          <w:lang w:val="en-US"/>
        </w:rPr>
        <w:t xml:space="preserve">So in the printed version, but in the mss </w:t>
      </w:r>
      <w:r w:rsidRPr="00D11A6D">
        <w:rPr>
          <w:rFonts w:cs="Times New Roman"/>
          <w:rtl/>
        </w:rPr>
        <w:t>אלישיב</w:t>
      </w:r>
      <w:r>
        <w:rPr>
          <w:rFonts w:cs="Times New Roman"/>
          <w:lang w:val="en-US"/>
        </w:rPr>
        <w:t xml:space="preserve">. This form is probably a scribal </w:t>
      </w:r>
      <w:r>
        <w:rPr>
          <w:lang w:val="en-US"/>
        </w:rPr>
        <w:t>“co</w:t>
      </w:r>
      <w:r>
        <w:rPr>
          <w:lang w:val="en-US"/>
        </w:rPr>
        <w:t>r</w:t>
      </w:r>
      <w:r>
        <w:rPr>
          <w:lang w:val="en-US"/>
        </w:rPr>
        <w:t xml:space="preserve">rection,” see vol. 4, Introduction </w:t>
      </w:r>
      <w:r>
        <w:rPr>
          <w:u w:color="FFFF00"/>
          <w:lang w:val="en-US"/>
        </w:rPr>
        <w:t>2.7.2, p. 18</w:t>
      </w:r>
      <w:r>
        <w:rPr>
          <w:lang w:val="en-US"/>
        </w:rPr>
        <w:t>.</w:t>
      </w:r>
    </w:p>
  </w:footnote>
  <w:footnote w:id="172">
    <w:p w14:paraId="07D631B0" w14:textId="77777777" w:rsidR="00865CD2" w:rsidRPr="00A37136" w:rsidRDefault="00865CD2" w:rsidP="00F60345">
      <w:pPr>
        <w:pStyle w:val="FootnoteText"/>
        <w:bidi w:val="0"/>
        <w:spacing w:line="240" w:lineRule="auto"/>
        <w:rPr>
          <w:lang w:val="en-US"/>
        </w:rPr>
      </w:pPr>
      <w:r>
        <w:rPr>
          <w:rStyle w:val="FootnoteReference"/>
        </w:rPr>
        <w:footnoteRef/>
      </w:r>
      <w:r>
        <w:rPr>
          <w:rtl/>
        </w:rPr>
        <w:t xml:space="preserve"> </w:t>
      </w:r>
      <w:r>
        <w:rPr>
          <w:lang w:val="en-US"/>
        </w:rPr>
        <w:t>His son comments on the words of Resh Laqish (Simon [2]), who was Rabbi Yohanan (1)’s compa</w:t>
      </w:r>
      <w:r>
        <w:rPr>
          <w:lang w:val="en-US"/>
        </w:rPr>
        <w:t>n</w:t>
      </w:r>
      <w:r>
        <w:rPr>
          <w:lang w:val="en-US"/>
        </w:rPr>
        <w:t>ion, see Intr</w:t>
      </w:r>
      <w:r>
        <w:rPr>
          <w:lang w:val="en-US"/>
        </w:rPr>
        <w:t>o</w:t>
      </w:r>
      <w:r>
        <w:rPr>
          <w:lang w:val="en-US"/>
        </w:rPr>
        <w:t>duction 7.4.1.</w:t>
      </w:r>
    </w:p>
  </w:footnote>
  <w:footnote w:id="173">
    <w:p w14:paraId="3F3CE476" w14:textId="77777777" w:rsidR="00865CD2" w:rsidRPr="00C3259B" w:rsidRDefault="00865CD2" w:rsidP="003448C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1 Kgs 19:16. </w:t>
      </w:r>
      <w:r w:rsidRPr="005E436F">
        <w:rPr>
          <w:rFonts w:cs="Times New Roman"/>
          <w:rtl/>
          <w:lang w:eastAsia="en-GB"/>
        </w:rPr>
        <w:t>אלישע</w:t>
      </w:r>
      <w:r w:rsidRPr="005E436F">
        <w:rPr>
          <w:rFonts w:cs="Times New Roman"/>
          <w:lang w:val="en-US"/>
        </w:rPr>
        <w:t xml:space="preserve"> was a prophet, and Elijah’s disciple.</w:t>
      </w:r>
    </w:p>
  </w:footnote>
  <w:footnote w:id="174">
    <w:p w14:paraId="1E154D33" w14:textId="77777777" w:rsidR="00865CD2" w:rsidRPr="001F5E9E" w:rsidRDefault="00865CD2" w:rsidP="00C40927">
      <w:pPr>
        <w:pStyle w:val="FootnoteText"/>
        <w:bidi w:val="0"/>
        <w:spacing w:line="240" w:lineRule="auto"/>
        <w:rPr>
          <w:lang w:val="en-US"/>
        </w:rPr>
      </w:pPr>
      <w:r w:rsidRPr="00C65B3F">
        <w:rPr>
          <w:rStyle w:val="FootnoteReference"/>
        </w:rPr>
        <w:footnoteRef/>
      </w:r>
      <w:r w:rsidRPr="00C65B3F">
        <w:rPr>
          <w:rtl/>
        </w:rPr>
        <w:t xml:space="preserve"> </w:t>
      </w:r>
      <w:r>
        <w:t>South</w:t>
      </w:r>
      <w:r w:rsidRPr="00C65B3F">
        <w:rPr>
          <w:b/>
          <w:bCs/>
        </w:rPr>
        <w:t>-</w:t>
      </w:r>
      <w:r w:rsidRPr="00C65B3F">
        <w:t>west of Safed</w:t>
      </w:r>
      <w:r>
        <w:t>.</w:t>
      </w:r>
    </w:p>
  </w:footnote>
  <w:footnote w:id="175">
    <w:p w14:paraId="323F5833" w14:textId="77777777" w:rsidR="00865CD2" w:rsidRPr="000E4347" w:rsidRDefault="00865CD2" w:rsidP="000E4347">
      <w:pPr>
        <w:pStyle w:val="FootnoteText"/>
        <w:bidi w:val="0"/>
        <w:spacing w:line="240" w:lineRule="auto"/>
        <w:rPr>
          <w:lang w:val="en-US"/>
        </w:rPr>
      </w:pPr>
      <w:r>
        <w:rPr>
          <w:rStyle w:val="FootnoteReference"/>
        </w:rPr>
        <w:footnoteRef/>
      </w:r>
      <w:r>
        <w:t xml:space="preserve"> </w:t>
      </w:r>
      <w:r w:rsidRPr="000E4347">
        <w:rPr>
          <w:lang w:val="en-US"/>
        </w:rPr>
        <w:t>Ben Zvi maintain</w:t>
      </w:r>
      <w:r>
        <w:rPr>
          <w:lang w:val="en-US"/>
        </w:rPr>
        <w:t>ed</w:t>
      </w:r>
      <w:r w:rsidRPr="000E4347">
        <w:rPr>
          <w:lang w:val="en-US"/>
        </w:rPr>
        <w:t xml:space="preserve"> that it is not possible</w:t>
      </w:r>
      <w:r>
        <w:rPr>
          <w:lang w:val="en-US"/>
        </w:rPr>
        <w:t>,</w:t>
      </w:r>
      <w:r w:rsidRPr="000E4347">
        <w:rPr>
          <w:lang w:val="en-US"/>
        </w:rPr>
        <w:t xml:space="preserve"> according to the shape of</w:t>
      </w:r>
      <w:r>
        <w:rPr>
          <w:lang w:val="en-US"/>
        </w:rPr>
        <w:t xml:space="preserve"> t</w:t>
      </w:r>
      <w:r w:rsidRPr="000E4347">
        <w:rPr>
          <w:lang w:val="en-US"/>
        </w:rPr>
        <w:t xml:space="preserve">he </w:t>
      </w:r>
      <w:r>
        <w:rPr>
          <w:lang w:val="en-US"/>
        </w:rPr>
        <w:t>letters, to date the inscri</w:t>
      </w:r>
      <w:r>
        <w:rPr>
          <w:lang w:val="en-US"/>
        </w:rPr>
        <w:t>p</w:t>
      </w:r>
      <w:r>
        <w:rPr>
          <w:lang w:val="en-US"/>
        </w:rPr>
        <w:t>tions</w:t>
      </w:r>
      <w:r w:rsidRPr="000E4347">
        <w:rPr>
          <w:lang w:val="en-US"/>
        </w:rPr>
        <w:t xml:space="preserve"> but he connect</w:t>
      </w:r>
      <w:r>
        <w:rPr>
          <w:lang w:val="en-US"/>
        </w:rPr>
        <w:t>ed</w:t>
      </w:r>
      <w:r w:rsidRPr="000E4347">
        <w:rPr>
          <w:lang w:val="en-US"/>
        </w:rPr>
        <w:t xml:space="preserve"> the</w:t>
      </w:r>
      <w:r>
        <w:rPr>
          <w:lang w:val="en-US"/>
        </w:rPr>
        <w:t xml:space="preserve">m with reports of medieval pilgrims about their visit to the </w:t>
      </w:r>
      <w:smartTag w:uri="urn:schemas-microsoft-com:office:smarttags" w:element="place">
        <w:smartTag w:uri="urn:schemas-microsoft-com:office:smarttags" w:element="PlaceType">
          <w:r>
            <w:rPr>
              <w:lang w:val="en-US"/>
            </w:rPr>
            <w:t>cave</w:t>
          </w:r>
        </w:smartTag>
        <w:r>
          <w:rPr>
            <w:lang w:val="en-US"/>
          </w:rPr>
          <w:t xml:space="preserve"> of </w:t>
        </w:r>
        <w:smartTag w:uri="urn:schemas-microsoft-com:office:smarttags" w:element="PlaceName">
          <w:r>
            <w:rPr>
              <w:lang w:val="en-US"/>
            </w:rPr>
            <w:t>Rabbi Tanḥum</w:t>
          </w:r>
        </w:smartTag>
      </w:smartTag>
      <w:r>
        <w:rPr>
          <w:lang w:val="en-US"/>
        </w:rPr>
        <w:t xml:space="preserve"> of Parod, and thus concluded that the inscriptions too are medieval. On this sort of problem see Intr</w:t>
      </w:r>
      <w:r>
        <w:rPr>
          <w:lang w:val="en-US"/>
        </w:rPr>
        <w:t>o</w:t>
      </w:r>
      <w:r>
        <w:rPr>
          <w:lang w:val="en-US"/>
        </w:rPr>
        <w:t>duction 6.</w:t>
      </w:r>
      <w:r>
        <w:rPr>
          <w:u w:color="FFFF00"/>
          <w:lang w:val="en-US"/>
        </w:rPr>
        <w:t>4</w:t>
      </w:r>
      <w:r>
        <w:rPr>
          <w:lang w:val="en-US"/>
        </w:rPr>
        <w:t>.</w:t>
      </w:r>
    </w:p>
  </w:footnote>
  <w:footnote w:id="176">
    <w:p w14:paraId="4327589F"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r>
        <w:t xml:space="preserve"> However, see also previous note.</w:t>
      </w:r>
    </w:p>
  </w:footnote>
  <w:footnote w:id="177">
    <w:p w14:paraId="577F9929" w14:textId="77777777" w:rsidR="00865CD2" w:rsidRPr="00C3259B"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Biblical, </w:t>
      </w:r>
      <w:r w:rsidRPr="005E436F">
        <w:rPr>
          <w:rFonts w:cs="Times New Roman"/>
          <w:lang w:val="en-US"/>
        </w:rPr>
        <w:t xml:space="preserve">e.g. Exod 6:23. This is a Hasmonean name, see Introduction </w:t>
      </w:r>
      <w:r>
        <w:rPr>
          <w:rFonts w:cs="Times New Roman"/>
          <w:lang w:val="en-US"/>
        </w:rPr>
        <w:t>1.</w:t>
      </w:r>
      <w:r>
        <w:rPr>
          <w:rFonts w:cs="Times New Roman"/>
          <w:u w:color="FFFF00"/>
          <w:lang w:val="en-US"/>
        </w:rPr>
        <w:t>1.1.2</w:t>
      </w:r>
      <w:r w:rsidRPr="005E436F">
        <w:rPr>
          <w:rFonts w:cs="Times New Roman"/>
          <w:lang w:eastAsia="en-GB"/>
        </w:rPr>
        <w:t>.</w:t>
      </w:r>
    </w:p>
  </w:footnote>
  <w:footnote w:id="178">
    <w:p w14:paraId="5523AC16" w14:textId="77777777" w:rsidR="00865CD2" w:rsidRPr="00C378A2" w:rsidRDefault="00865CD2" w:rsidP="006442F5">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179">
    <w:p w14:paraId="548D9AF0" w14:textId="77777777" w:rsidR="00865CD2" w:rsidRPr="000E4347" w:rsidRDefault="00865CD2" w:rsidP="00F11EFA">
      <w:pPr>
        <w:pStyle w:val="FootnoteText"/>
        <w:bidi w:val="0"/>
        <w:spacing w:line="240" w:lineRule="auto"/>
        <w:rPr>
          <w:lang w:val="en-US"/>
        </w:rPr>
      </w:pPr>
      <w:r>
        <w:rPr>
          <w:rStyle w:val="FootnoteReference"/>
        </w:rPr>
        <w:footnoteRef/>
      </w:r>
      <w:r>
        <w:t xml:space="preserve"> </w:t>
      </w:r>
      <w:r>
        <w:rPr>
          <w:lang w:val="en-US"/>
        </w:rPr>
        <w:t>On this list see Introduction 3.3.2.1.</w:t>
      </w:r>
    </w:p>
  </w:footnote>
  <w:footnote w:id="180">
    <w:p w14:paraId="577DC5F3" w14:textId="77777777" w:rsidR="00865CD2" w:rsidRPr="00F02724" w:rsidRDefault="00865CD2" w:rsidP="004B0AD0">
      <w:pPr>
        <w:pStyle w:val="FootnoteText"/>
        <w:bidi w:val="0"/>
        <w:spacing w:line="240" w:lineRule="auto"/>
        <w:rPr>
          <w:lang w:val="en-US"/>
        </w:rPr>
      </w:pPr>
      <w:r>
        <w:rPr>
          <w:rStyle w:val="FootnoteReference"/>
        </w:rPr>
        <w:footnoteRef/>
      </w:r>
      <w:r>
        <w:rPr>
          <w:lang w:val="en-US"/>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181">
    <w:p w14:paraId="0F1FD02D" w14:textId="77777777" w:rsidR="00865CD2" w:rsidRPr="00F12E32" w:rsidRDefault="00865CD2" w:rsidP="00CA4101">
      <w:pPr>
        <w:pStyle w:val="FootnoteText"/>
        <w:bidi w:val="0"/>
        <w:spacing w:line="240" w:lineRule="auto"/>
        <w:rPr>
          <w:lang w:val="en-US"/>
        </w:rPr>
      </w:pPr>
      <w:r>
        <w:rPr>
          <w:rStyle w:val="FootnoteReference"/>
        </w:rPr>
        <w:footnoteRef/>
      </w:r>
      <w:r>
        <w:rPr>
          <w:lang w:val="en-US"/>
        </w:rPr>
        <w:t xml:space="preserve"> Chronology calculated roughly according to the Tulida, see Introduction 7.2.1.</w:t>
      </w:r>
    </w:p>
  </w:footnote>
  <w:footnote w:id="182">
    <w:p w14:paraId="5281FA1B" w14:textId="77777777" w:rsidR="00865CD2" w:rsidRPr="00C378A2"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w:t>
      </w:r>
      <w:r>
        <w:t>.</w:t>
      </w:r>
    </w:p>
  </w:footnote>
  <w:footnote w:id="183">
    <w:p w14:paraId="5F64BAA5" w14:textId="77777777" w:rsidR="00865CD2" w:rsidRPr="000E4347" w:rsidRDefault="00865CD2" w:rsidP="000E4347">
      <w:pPr>
        <w:pStyle w:val="FootnoteText"/>
        <w:bidi w:val="0"/>
        <w:spacing w:line="240" w:lineRule="auto"/>
        <w:rPr>
          <w:lang w:val="de-DE"/>
        </w:rPr>
      </w:pPr>
      <w:r>
        <w:rPr>
          <w:rStyle w:val="FootnoteReference"/>
        </w:rPr>
        <w:footnoteRef/>
      </w:r>
      <w:r>
        <w:rPr>
          <w:rtl/>
        </w:rPr>
        <w:t xml:space="preserve"> </w:t>
      </w:r>
      <w:r>
        <w:rPr>
          <w:lang w:val="de-DE"/>
        </w:rPr>
        <w:t xml:space="preserve">In Hebrew – </w:t>
      </w:r>
      <w:r w:rsidRPr="000E4347">
        <w:rPr>
          <w:rFonts w:cs="Times New Roman"/>
          <w:rtl/>
          <w:lang w:val="de-DE"/>
        </w:rPr>
        <w:t>כהן</w:t>
      </w:r>
      <w:r>
        <w:rPr>
          <w:rFonts w:cs="Times New Roman"/>
          <w:lang w:val="de-DE"/>
        </w:rPr>
        <w:t>.</w:t>
      </w:r>
      <w:r>
        <w:rPr>
          <w:lang w:val="de-DE"/>
        </w:rPr>
        <w:t xml:space="preserve"> </w:t>
      </w:r>
      <w:r>
        <w:t>On such designations see Introduction 3.3.2.</w:t>
      </w:r>
    </w:p>
  </w:footnote>
  <w:footnote w:id="184">
    <w:p w14:paraId="365927CE" w14:textId="77777777" w:rsidR="00865CD2" w:rsidRPr="00F02724" w:rsidRDefault="00865CD2" w:rsidP="00F60345">
      <w:pPr>
        <w:pStyle w:val="FootnoteText"/>
        <w:bidi w:val="0"/>
        <w:spacing w:line="240" w:lineRule="auto"/>
        <w:rPr>
          <w:lang w:val="en-US"/>
        </w:rPr>
      </w:pPr>
      <w:r>
        <w:rPr>
          <w:rStyle w:val="FootnoteReference"/>
        </w:rPr>
        <w:footnoteRef/>
      </w:r>
      <w:r>
        <w:rPr>
          <w:lang w:val="en-US"/>
        </w:rPr>
        <w:t xml:space="preserve"> See above, n. 4.</w:t>
      </w:r>
    </w:p>
  </w:footnote>
  <w:footnote w:id="185">
    <w:p w14:paraId="1558D7D7" w14:textId="77777777" w:rsidR="00865CD2" w:rsidRDefault="00865CD2" w:rsidP="00022B86">
      <w:pPr>
        <w:pStyle w:val="FootnoteText"/>
        <w:bidi w:val="0"/>
        <w:spacing w:line="240" w:lineRule="auto"/>
      </w:pPr>
      <w:r w:rsidRPr="009A4CB8">
        <w:rPr>
          <w:rStyle w:val="FootnoteReference"/>
        </w:rPr>
        <w:footnoteRef/>
      </w:r>
      <w:r>
        <w:t xml:space="preserve"> </w:t>
      </w:r>
      <w:r w:rsidRPr="009A4CB8">
        <w:t>Th</w:t>
      </w:r>
      <w:r>
        <w:t>ese</w:t>
      </w:r>
      <w:r w:rsidRPr="009A4CB8">
        <w:t xml:space="preserve"> </w:t>
      </w:r>
      <w:r>
        <w:t>are</w:t>
      </w:r>
      <w:r w:rsidRPr="009A4CB8">
        <w:t xml:space="preserve"> the date</w:t>
      </w:r>
      <w:r>
        <w:t>s</w:t>
      </w:r>
      <w:r w:rsidRPr="009A4CB8">
        <w:t xml:space="preserve"> of </w:t>
      </w:r>
      <w:r>
        <w:t>Baba Rabba (Bebai [1]), see Introduction 7.</w:t>
      </w:r>
      <w:r>
        <w:rPr>
          <w:u w:color="FFFF00"/>
        </w:rPr>
        <w:t>2.3</w:t>
      </w:r>
      <w:r w:rsidRPr="009A4CB8">
        <w:t xml:space="preserve">. He </w:t>
      </w:r>
      <w:r>
        <w:t>was</w:t>
      </w:r>
      <w:r w:rsidRPr="009A4CB8">
        <w:t xml:space="preserve"> his conte</w:t>
      </w:r>
      <w:r w:rsidRPr="009A4CB8">
        <w:t>m</w:t>
      </w:r>
      <w:r w:rsidRPr="009A4CB8">
        <w:t>porary.</w:t>
      </w:r>
    </w:p>
  </w:footnote>
  <w:footnote w:id="186">
    <w:p w14:paraId="0C5D09F5" w14:textId="77777777" w:rsidR="00865CD2" w:rsidRPr="00C378A2"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w:t>
      </w:r>
      <w:r>
        <w:t>.</w:t>
      </w:r>
    </w:p>
  </w:footnote>
  <w:footnote w:id="187">
    <w:p w14:paraId="6853ADFB" w14:textId="77777777" w:rsidR="00865CD2" w:rsidRPr="000E4347" w:rsidRDefault="00865CD2" w:rsidP="00F60345">
      <w:pPr>
        <w:pStyle w:val="FootnoteText"/>
        <w:bidi w:val="0"/>
        <w:spacing w:line="240" w:lineRule="auto"/>
        <w:rPr>
          <w:lang w:val="en-US"/>
        </w:rPr>
      </w:pPr>
      <w:r>
        <w:rPr>
          <w:rStyle w:val="FootnoteReference"/>
        </w:rPr>
        <w:footnoteRef/>
      </w:r>
      <w:r>
        <w:t xml:space="preserve"> </w:t>
      </w:r>
      <w:r>
        <w:rPr>
          <w:lang w:val="en-US"/>
        </w:rPr>
        <w:t>See above, n. 3.</w:t>
      </w:r>
    </w:p>
  </w:footnote>
  <w:footnote w:id="188">
    <w:p w14:paraId="6D4655F1" w14:textId="77777777" w:rsidR="00865CD2" w:rsidRPr="00F02724" w:rsidRDefault="00865CD2" w:rsidP="0076170C">
      <w:pPr>
        <w:pStyle w:val="FootnoteText"/>
        <w:bidi w:val="0"/>
        <w:spacing w:line="240" w:lineRule="auto"/>
        <w:rPr>
          <w:lang w:val="en-US"/>
        </w:rPr>
      </w:pPr>
      <w:r>
        <w:rPr>
          <w:rStyle w:val="FootnoteReference"/>
        </w:rPr>
        <w:footnoteRef/>
      </w:r>
      <w:r>
        <w:t xml:space="preserve"> </w:t>
      </w:r>
      <w:r>
        <w:rPr>
          <w:lang w:val="en-US"/>
        </w:rPr>
        <w:t>See above, n. 4</w:t>
      </w:r>
      <w:r w:rsidRPr="007803EC">
        <w:rPr>
          <w:rFonts w:cs="Times New Roman"/>
          <w:lang w:val="en-US"/>
        </w:rPr>
        <w:t>.</w:t>
      </w:r>
    </w:p>
  </w:footnote>
  <w:footnote w:id="189">
    <w:p w14:paraId="3E5BDDA3" w14:textId="77777777" w:rsidR="00865CD2" w:rsidRPr="00F12E32" w:rsidRDefault="00865CD2" w:rsidP="0076170C">
      <w:pPr>
        <w:pStyle w:val="FootnoteText"/>
        <w:bidi w:val="0"/>
        <w:spacing w:line="240" w:lineRule="auto"/>
        <w:rPr>
          <w:lang w:val="en-US"/>
        </w:rPr>
      </w:pPr>
      <w:r>
        <w:rPr>
          <w:rStyle w:val="FootnoteReference"/>
        </w:rPr>
        <w:footnoteRef/>
      </w:r>
      <w:r>
        <w:rPr>
          <w:lang w:val="en-US"/>
        </w:rPr>
        <w:t xml:space="preserve"> See above, n. 5.</w:t>
      </w:r>
    </w:p>
  </w:footnote>
  <w:footnote w:id="190">
    <w:p w14:paraId="65527D05" w14:textId="77777777" w:rsidR="00865CD2" w:rsidRPr="00C378A2"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2</w:t>
      </w:r>
      <w:r>
        <w:t>.</w:t>
      </w:r>
    </w:p>
  </w:footnote>
  <w:footnote w:id="191">
    <w:p w14:paraId="28931B9C" w14:textId="77777777" w:rsidR="00865CD2" w:rsidRPr="000E4347" w:rsidRDefault="00865CD2" w:rsidP="0076170C">
      <w:pPr>
        <w:pStyle w:val="FootnoteText"/>
        <w:bidi w:val="0"/>
        <w:spacing w:line="240" w:lineRule="auto"/>
        <w:rPr>
          <w:lang w:val="en-US"/>
        </w:rPr>
      </w:pPr>
      <w:r>
        <w:rPr>
          <w:rStyle w:val="FootnoteReference"/>
        </w:rPr>
        <w:footnoteRef/>
      </w:r>
      <w:r>
        <w:t xml:space="preserve"> </w:t>
      </w:r>
      <w:r>
        <w:rPr>
          <w:lang w:val="en-US"/>
        </w:rPr>
        <w:t>See above, n. 3.</w:t>
      </w:r>
    </w:p>
  </w:footnote>
  <w:footnote w:id="192">
    <w:p w14:paraId="2E96EDA4" w14:textId="77777777" w:rsidR="00865CD2" w:rsidRPr="00F02724"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4</w:t>
      </w:r>
      <w:r w:rsidRPr="007803EC">
        <w:rPr>
          <w:rFonts w:cs="Times New Roman"/>
          <w:lang w:val="en-US"/>
        </w:rPr>
        <w:t>.</w:t>
      </w:r>
    </w:p>
  </w:footnote>
  <w:footnote w:id="193">
    <w:p w14:paraId="6F27685E" w14:textId="77777777" w:rsidR="00865CD2" w:rsidRPr="00F12E32" w:rsidRDefault="00865CD2" w:rsidP="0076170C">
      <w:pPr>
        <w:pStyle w:val="FootnoteText"/>
        <w:bidi w:val="0"/>
        <w:spacing w:line="240" w:lineRule="auto"/>
        <w:rPr>
          <w:lang w:val="en-US"/>
        </w:rPr>
      </w:pPr>
      <w:r>
        <w:rPr>
          <w:rStyle w:val="FootnoteReference"/>
        </w:rPr>
        <w:footnoteRef/>
      </w:r>
      <w:r>
        <w:rPr>
          <w:lang w:val="en-US"/>
        </w:rPr>
        <w:t xml:space="preserve"> See above, n. 5.</w:t>
      </w:r>
    </w:p>
  </w:footnote>
  <w:footnote w:id="194">
    <w:p w14:paraId="55DBDC67" w14:textId="77777777" w:rsidR="00865CD2" w:rsidRPr="00C378A2"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2</w:t>
      </w:r>
      <w:r>
        <w:t>.</w:t>
      </w:r>
    </w:p>
  </w:footnote>
  <w:footnote w:id="195">
    <w:p w14:paraId="6EA337CD" w14:textId="77777777" w:rsidR="00865CD2" w:rsidRPr="000E4347" w:rsidRDefault="00865CD2" w:rsidP="0076170C">
      <w:pPr>
        <w:pStyle w:val="FootnoteText"/>
        <w:bidi w:val="0"/>
        <w:spacing w:line="240" w:lineRule="auto"/>
        <w:rPr>
          <w:lang w:val="en-US"/>
        </w:rPr>
      </w:pPr>
      <w:r>
        <w:rPr>
          <w:rStyle w:val="FootnoteReference"/>
        </w:rPr>
        <w:footnoteRef/>
      </w:r>
      <w:r>
        <w:t xml:space="preserve"> </w:t>
      </w:r>
      <w:r>
        <w:rPr>
          <w:lang w:val="en-US"/>
        </w:rPr>
        <w:t>See above, n. 3.</w:t>
      </w:r>
    </w:p>
  </w:footnote>
  <w:footnote w:id="196">
    <w:p w14:paraId="06A0B241" w14:textId="77777777" w:rsidR="00865CD2" w:rsidRPr="00F02724"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4</w:t>
      </w:r>
      <w:r w:rsidRPr="007803EC">
        <w:rPr>
          <w:rFonts w:cs="Times New Roman"/>
          <w:lang w:val="en-US"/>
        </w:rPr>
        <w:t>.</w:t>
      </w:r>
    </w:p>
  </w:footnote>
  <w:footnote w:id="197">
    <w:p w14:paraId="5DE327FA" w14:textId="77777777" w:rsidR="00865CD2" w:rsidRPr="00F12E32" w:rsidRDefault="00865CD2" w:rsidP="0076170C">
      <w:pPr>
        <w:pStyle w:val="FootnoteText"/>
        <w:bidi w:val="0"/>
        <w:spacing w:line="240" w:lineRule="auto"/>
        <w:rPr>
          <w:lang w:val="en-US"/>
        </w:rPr>
      </w:pPr>
      <w:r>
        <w:rPr>
          <w:rStyle w:val="FootnoteReference"/>
        </w:rPr>
        <w:footnoteRef/>
      </w:r>
      <w:r>
        <w:rPr>
          <w:lang w:val="en-US"/>
        </w:rPr>
        <w:t xml:space="preserve"> See above, n. 5.</w:t>
      </w:r>
    </w:p>
  </w:footnote>
  <w:footnote w:id="198">
    <w:p w14:paraId="6E817CC8" w14:textId="77777777" w:rsidR="00865CD2" w:rsidRPr="00C378A2"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2</w:t>
      </w:r>
      <w:r>
        <w:t>.</w:t>
      </w:r>
    </w:p>
  </w:footnote>
  <w:footnote w:id="199">
    <w:p w14:paraId="789CF220" w14:textId="77777777" w:rsidR="00865CD2" w:rsidRPr="000E4347" w:rsidRDefault="00865CD2" w:rsidP="0076170C">
      <w:pPr>
        <w:pStyle w:val="FootnoteText"/>
        <w:bidi w:val="0"/>
        <w:spacing w:line="240" w:lineRule="auto"/>
        <w:rPr>
          <w:lang w:val="en-US"/>
        </w:rPr>
      </w:pPr>
      <w:r>
        <w:rPr>
          <w:rStyle w:val="FootnoteReference"/>
        </w:rPr>
        <w:footnoteRef/>
      </w:r>
      <w:r>
        <w:t xml:space="preserve"> </w:t>
      </w:r>
      <w:r>
        <w:rPr>
          <w:lang w:val="en-US"/>
        </w:rPr>
        <w:t>See above, n. 3.</w:t>
      </w:r>
    </w:p>
  </w:footnote>
  <w:footnote w:id="200">
    <w:p w14:paraId="38019E00" w14:textId="77777777" w:rsidR="00865CD2" w:rsidRPr="00F02724"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4</w:t>
      </w:r>
      <w:r w:rsidRPr="007803EC">
        <w:rPr>
          <w:rFonts w:cs="Times New Roman"/>
          <w:lang w:val="en-US"/>
        </w:rPr>
        <w:t>.</w:t>
      </w:r>
    </w:p>
  </w:footnote>
  <w:footnote w:id="201">
    <w:p w14:paraId="311740E4" w14:textId="77777777" w:rsidR="00865CD2" w:rsidRPr="00C04A6E"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Described as officiating in the days when Muhammad came to power, see vol. 4, Introduction 8.3.2, p. 42. </w:t>
      </w:r>
    </w:p>
  </w:footnote>
  <w:footnote w:id="202">
    <w:p w14:paraId="64212AF7" w14:textId="77777777" w:rsidR="00865CD2" w:rsidRPr="000E3DBA" w:rsidRDefault="00865CD2" w:rsidP="00742229">
      <w:pPr>
        <w:pStyle w:val="FootnoteText"/>
        <w:bidi w:val="0"/>
        <w:spacing w:line="240" w:lineRule="auto"/>
        <w:rPr>
          <w:lang w:val="en-US"/>
        </w:rPr>
      </w:pPr>
      <w:r>
        <w:rPr>
          <w:rStyle w:val="FootnoteReference"/>
        </w:rPr>
        <w:footnoteRef/>
      </w:r>
      <w:r>
        <w:rPr>
          <w:rtl/>
        </w:rPr>
        <w:t xml:space="preserve"> </w:t>
      </w:r>
      <w:r>
        <w:rPr>
          <w:lang w:val="en-US"/>
        </w:rPr>
        <w:t>Was a contemporary of Rabbi Abbahu (1), who was a contemporary of Rabbi Yohanan (1), see I</w:t>
      </w:r>
      <w:r>
        <w:rPr>
          <w:lang w:val="en-US"/>
        </w:rPr>
        <w:t>n</w:t>
      </w:r>
      <w:r>
        <w:rPr>
          <w:lang w:val="en-US"/>
        </w:rPr>
        <w:t>troduction 7.4.1.</w:t>
      </w:r>
    </w:p>
  </w:footnote>
  <w:footnote w:id="203">
    <w:p w14:paraId="677A3226" w14:textId="77777777" w:rsidR="00865CD2" w:rsidRPr="00102597" w:rsidRDefault="00865CD2" w:rsidP="00742229">
      <w:pPr>
        <w:pStyle w:val="FootnoteText"/>
        <w:bidi w:val="0"/>
        <w:spacing w:line="240" w:lineRule="auto"/>
        <w:rPr>
          <w:lang w:val="en-US"/>
        </w:rPr>
      </w:pPr>
      <w:r>
        <w:rPr>
          <w:rStyle w:val="FootnoteReference"/>
        </w:rPr>
        <w:footnoteRef/>
      </w:r>
      <w:r>
        <w:rPr>
          <w:rtl/>
        </w:rPr>
        <w:t xml:space="preserve"> </w:t>
      </w:r>
      <w:r>
        <w:rPr>
          <w:lang w:val="en-US"/>
        </w:rPr>
        <w:t xml:space="preserve">Was associated with the general Ursicinus, who was active in </w:t>
      </w:r>
      <w:smartTag w:uri="urn:schemas-microsoft-com:office:smarttags" w:element="place">
        <w:smartTag w:uri="urn:schemas-microsoft-com:office:smarttags" w:element="City">
          <w:r>
            <w:rPr>
              <w:lang w:val="en-US"/>
            </w:rPr>
            <w:t>Palestine</w:t>
          </w:r>
        </w:smartTag>
      </w:smartTag>
      <w:r>
        <w:rPr>
          <w:lang w:val="en-US"/>
        </w:rPr>
        <w:t xml:space="preserve"> in the year 351-2 (</w:t>
      </w:r>
      <w:r>
        <w:rPr>
          <w:i/>
          <w:iCs/>
          <w:lang w:val="en-US"/>
        </w:rPr>
        <w:t xml:space="preserve">yBes </w:t>
      </w:r>
      <w:r>
        <w:rPr>
          <w:lang w:val="en-US"/>
        </w:rPr>
        <w:t>1:7, 60c), see Intr</w:t>
      </w:r>
      <w:r>
        <w:rPr>
          <w:lang w:val="en-US"/>
        </w:rPr>
        <w:t>o</w:t>
      </w:r>
      <w:r>
        <w:rPr>
          <w:lang w:val="en-US"/>
        </w:rPr>
        <w:t>duction 7.4.3.</w:t>
      </w:r>
    </w:p>
  </w:footnote>
  <w:footnote w:id="204">
    <w:p w14:paraId="55E2D5A3" w14:textId="77777777" w:rsidR="00865CD2" w:rsidRPr="000E3DBA" w:rsidRDefault="00865CD2" w:rsidP="00E2267C">
      <w:pPr>
        <w:pStyle w:val="FootnoteText"/>
        <w:bidi w:val="0"/>
        <w:spacing w:line="240" w:lineRule="auto"/>
        <w:rPr>
          <w:lang w:val="en-US"/>
        </w:rPr>
      </w:pPr>
      <w:r>
        <w:rPr>
          <w:rStyle w:val="FootnoteReference"/>
        </w:rPr>
        <w:footnoteRef/>
      </w:r>
      <w:r>
        <w:rPr>
          <w:rtl/>
        </w:rPr>
        <w:t xml:space="preserve"> </w:t>
      </w:r>
      <w:r>
        <w:rPr>
          <w:lang w:val="en-US"/>
        </w:rPr>
        <w:t>Judah (8), who was a student of Samuel (3), transmits in his name, see Introduction 7.4.2.</w:t>
      </w:r>
    </w:p>
  </w:footnote>
  <w:footnote w:id="205">
    <w:p w14:paraId="7A2AB563" w14:textId="77777777" w:rsidR="00865CD2" w:rsidRPr="000E3DBA" w:rsidRDefault="00865CD2" w:rsidP="00F32D9E">
      <w:pPr>
        <w:pStyle w:val="FootnoteText"/>
        <w:bidi w:val="0"/>
        <w:spacing w:line="240" w:lineRule="auto"/>
        <w:rPr>
          <w:lang w:val="en-US"/>
        </w:rPr>
      </w:pPr>
      <w:r>
        <w:rPr>
          <w:rStyle w:val="FootnoteReference"/>
        </w:rPr>
        <w:footnoteRef/>
      </w:r>
      <w:r>
        <w:rPr>
          <w:rtl/>
        </w:rPr>
        <w:t xml:space="preserve"> </w:t>
      </w:r>
      <w:r>
        <w:rPr>
          <w:lang w:val="en-US"/>
        </w:rPr>
        <w:t>His son was a contemporary of Rabbi Abbahu (1), who was a contemporary of Rabbi Yohanan (1), see I</w:t>
      </w:r>
      <w:r>
        <w:rPr>
          <w:lang w:val="en-US"/>
        </w:rPr>
        <w:t>n</w:t>
      </w:r>
      <w:r>
        <w:rPr>
          <w:lang w:val="en-US"/>
        </w:rPr>
        <w:t>troduction 7.4.1.</w:t>
      </w:r>
    </w:p>
  </w:footnote>
  <w:footnote w:id="206">
    <w:p w14:paraId="537D9BBD" w14:textId="77777777" w:rsidR="00865CD2" w:rsidRPr="00504C8F" w:rsidRDefault="00865CD2" w:rsidP="00F32D9E">
      <w:pPr>
        <w:pStyle w:val="FootnoteText"/>
        <w:bidi w:val="0"/>
        <w:spacing w:line="240" w:lineRule="auto"/>
        <w:rPr>
          <w:lang w:val="en-US"/>
        </w:rPr>
      </w:pPr>
      <w:r>
        <w:rPr>
          <w:rStyle w:val="FootnoteReference"/>
        </w:rPr>
        <w:footnoteRef/>
      </w:r>
      <w:r>
        <w:rPr>
          <w:rtl/>
        </w:rPr>
        <w:t xml:space="preserve"> </w:t>
      </w:r>
      <w:r w:rsidRPr="00504C8F">
        <w:rPr>
          <w:lang w:val="en-US"/>
        </w:rPr>
        <w:t xml:space="preserve">His son cites traditions </w:t>
      </w:r>
      <w:r>
        <w:rPr>
          <w:lang w:val="en-US"/>
        </w:rPr>
        <w:t>of the tanna, Eleazar (Eleazar [58] B/M in vol. 1, p. 66), see Introduction 7.4.1.</w:t>
      </w:r>
      <w:r w:rsidRPr="00504C8F">
        <w:rPr>
          <w:lang w:val="en-US"/>
        </w:rPr>
        <w:t xml:space="preserve"> </w:t>
      </w:r>
    </w:p>
  </w:footnote>
  <w:footnote w:id="207">
    <w:p w14:paraId="14CC7668" w14:textId="77777777" w:rsidR="00865CD2" w:rsidRPr="00FE499D" w:rsidRDefault="00865CD2" w:rsidP="007236C2">
      <w:pPr>
        <w:pStyle w:val="FootnoteText"/>
        <w:bidi w:val="0"/>
        <w:spacing w:line="240" w:lineRule="auto"/>
        <w:rPr>
          <w:lang w:val="en-US"/>
        </w:rPr>
      </w:pPr>
      <w:r>
        <w:rPr>
          <w:rStyle w:val="FootnoteReference"/>
        </w:rPr>
        <w:footnoteRef/>
      </w:r>
      <w:r>
        <w:rPr>
          <w:rtl/>
        </w:rPr>
        <w:t xml:space="preserve"> </w:t>
      </w:r>
      <w:r>
        <w:rPr>
          <w:lang w:val="en-US"/>
        </w:rPr>
        <w:t xml:space="preserve">This person is only mentioned once (here) in the form </w:t>
      </w:r>
      <w:r w:rsidRPr="00080A7C">
        <w:rPr>
          <w:rFonts w:cs="Times New Roman"/>
          <w:rtl/>
          <w:lang w:val="en-US"/>
        </w:rPr>
        <w:t>ר' אלעזר ב"ר הושעיה</w:t>
      </w:r>
      <w:r>
        <w:rPr>
          <w:lang w:val="en-US"/>
        </w:rPr>
        <w:t xml:space="preserve">. Elsewhere in PT we find the formula </w:t>
      </w:r>
      <w:r w:rsidRPr="00080A7C">
        <w:rPr>
          <w:rFonts w:cs="Times New Roman"/>
          <w:rtl/>
          <w:lang w:val="en-US"/>
        </w:rPr>
        <w:t>ר' אלעזר</w:t>
      </w:r>
      <w:r>
        <w:rPr>
          <w:rFonts w:cs="Times New Roman"/>
          <w:rtl/>
          <w:lang w:val="en-US"/>
        </w:rPr>
        <w:t xml:space="preserve"> ב</w:t>
      </w:r>
      <w:r>
        <w:rPr>
          <w:rFonts w:cs="Times New Roman" w:hint="cs"/>
          <w:rtl/>
          <w:lang w:val="en-US"/>
        </w:rPr>
        <w:t xml:space="preserve">שם </w:t>
      </w:r>
      <w:r w:rsidRPr="00080A7C">
        <w:rPr>
          <w:rFonts w:cs="Times New Roman"/>
          <w:rtl/>
          <w:lang w:val="en-US"/>
        </w:rPr>
        <w:t>ר</w:t>
      </w:r>
      <w:r>
        <w:rPr>
          <w:rFonts w:cs="Times New Roman" w:hint="cs"/>
          <w:rtl/>
          <w:lang w:val="en-US"/>
        </w:rPr>
        <w:t>'</w:t>
      </w:r>
      <w:r w:rsidRPr="00080A7C">
        <w:rPr>
          <w:rFonts w:cs="Times New Roman"/>
          <w:rtl/>
          <w:lang w:val="en-US"/>
        </w:rPr>
        <w:t xml:space="preserve"> הושעיה</w:t>
      </w:r>
      <w:r>
        <w:rPr>
          <w:lang w:val="en-US"/>
        </w:rPr>
        <w:t xml:space="preserve"> (Rabbi Eleazar in the name of Rabbi Hoshaiah). Also Hyman does not record him. Yet in all the mss (</w:t>
      </w:r>
      <w:smartTag w:uri="urn:schemas-microsoft-com:office:smarttags" w:element="City">
        <w:r>
          <w:rPr>
            <w:lang w:val="en-US"/>
          </w:rPr>
          <w:t>Leiden</w:t>
        </w:r>
      </w:smartTag>
      <w:r>
        <w:rPr>
          <w:lang w:val="en-US"/>
        </w:rPr>
        <w:t xml:space="preserve">, </w:t>
      </w:r>
      <w:smartTag w:uri="urn:schemas-microsoft-com:office:smarttags" w:element="country-region">
        <w:r>
          <w:rPr>
            <w:lang w:val="en-US"/>
          </w:rPr>
          <w:t>Vatican</w:t>
        </w:r>
      </w:smartTag>
      <w:r>
        <w:rPr>
          <w:lang w:val="en-US"/>
        </w:rPr>
        <w:t xml:space="preserve"> </w:t>
      </w:r>
      <w:smartTag w:uri="urn:schemas-microsoft-com:office:smarttags" w:element="City">
        <w:r>
          <w:rPr>
            <w:lang w:val="en-US"/>
          </w:rPr>
          <w:t>Paris</w:t>
        </w:r>
      </w:smartTag>
      <w:r>
        <w:rPr>
          <w:lang w:val="en-US"/>
        </w:rPr>
        <w:t xml:space="preserve">, </w:t>
      </w:r>
      <w:smartTag w:uri="urn:schemas-microsoft-com:office:smarttags" w:element="City">
        <w:r>
          <w:rPr>
            <w:lang w:val="en-US"/>
          </w:rPr>
          <w:t>London</w:t>
        </w:r>
      </w:smartTag>
      <w:r>
        <w:rPr>
          <w:lang w:val="en-US"/>
        </w:rPr>
        <w:t xml:space="preserve">) and in the </w:t>
      </w:r>
      <w:smartTag w:uri="urn:schemas-microsoft-com:office:smarttags" w:element="place">
        <w:smartTag w:uri="urn:schemas-microsoft-com:office:smarttags" w:element="City">
          <w:r>
            <w:rPr>
              <w:lang w:val="en-US"/>
            </w:rPr>
            <w:t>Venice</w:t>
          </w:r>
        </w:smartTag>
      </w:smartTag>
      <w:r>
        <w:rPr>
          <w:lang w:val="en-US"/>
        </w:rPr>
        <w:t xml:space="preserve"> print here the first form is recorded. Only in the margins of the Leiden Ms is the text emended. I think this form is the </w:t>
      </w:r>
      <w:r w:rsidRPr="00FE499D">
        <w:rPr>
          <w:i/>
          <w:iCs/>
          <w:lang w:val="en-US"/>
        </w:rPr>
        <w:t>lect</w:t>
      </w:r>
      <w:r>
        <w:rPr>
          <w:i/>
          <w:iCs/>
          <w:lang w:val="en-US"/>
        </w:rPr>
        <w:t xml:space="preserve">io difficilior, </w:t>
      </w:r>
      <w:r>
        <w:rPr>
          <w:lang w:val="en-US"/>
        </w:rPr>
        <w:t>but doubt li</w:t>
      </w:r>
      <w:r>
        <w:rPr>
          <w:lang w:val="en-US"/>
        </w:rPr>
        <w:t>n</w:t>
      </w:r>
      <w:r>
        <w:rPr>
          <w:lang w:val="en-US"/>
        </w:rPr>
        <w:t>gers.</w:t>
      </w:r>
    </w:p>
  </w:footnote>
  <w:footnote w:id="208">
    <w:p w14:paraId="02E737F8" w14:textId="77777777" w:rsidR="00865CD2" w:rsidRPr="00B32F2E" w:rsidRDefault="00865CD2" w:rsidP="00163831">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09">
    <w:p w14:paraId="7B5AE3CE" w14:textId="77777777" w:rsidR="00865CD2" w:rsidRPr="00585FEC" w:rsidRDefault="00865CD2" w:rsidP="00275D23">
      <w:pPr>
        <w:pStyle w:val="FootnoteText"/>
        <w:bidi w:val="0"/>
        <w:spacing w:line="240" w:lineRule="auto"/>
        <w:rPr>
          <w:rtl/>
          <w:lang w:val="en-US"/>
        </w:rPr>
      </w:pPr>
      <w:r>
        <w:rPr>
          <w:rStyle w:val="FootnoteReference"/>
        </w:rPr>
        <w:footnoteRef/>
      </w:r>
      <w:r>
        <w:rPr>
          <w:rtl/>
        </w:rPr>
        <w:t xml:space="preserve"> </w:t>
      </w:r>
      <w:r>
        <w:rPr>
          <w:lang w:eastAsia="en-GB"/>
        </w:rPr>
        <w:t xml:space="preserve">For this form see vol. 1, Eleazar (82) B/M, p. 67. </w:t>
      </w:r>
    </w:p>
  </w:footnote>
  <w:footnote w:id="210">
    <w:p w14:paraId="68E25750" w14:textId="77777777" w:rsidR="00865CD2" w:rsidRPr="00163831" w:rsidRDefault="00865CD2" w:rsidP="00467A0A">
      <w:pPr>
        <w:pStyle w:val="FootnoteText"/>
        <w:bidi w:val="0"/>
        <w:spacing w:line="240" w:lineRule="auto"/>
        <w:rPr>
          <w:lang w:val="en-US"/>
        </w:rPr>
      </w:pPr>
      <w:r w:rsidRPr="009A4CB8">
        <w:rPr>
          <w:rStyle w:val="FootnoteReference"/>
        </w:rPr>
        <w:footnoteRef/>
      </w:r>
      <w:r w:rsidRPr="009A4CB8">
        <w:t xml:space="preserve"> In Aramaic </w:t>
      </w:r>
      <w:r>
        <w:t xml:space="preserve">– </w:t>
      </w:r>
      <w:r w:rsidRPr="000A40EA">
        <w:rPr>
          <w:rFonts w:cs="Times New Roman"/>
          <w:rtl/>
        </w:rPr>
        <w:t>דרומייה</w:t>
      </w:r>
      <w:r>
        <w:rPr>
          <w:rFonts w:cs="Times New Roman"/>
        </w:rPr>
        <w:t xml:space="preserve"> </w:t>
      </w:r>
      <w:r w:rsidRPr="009A4CB8">
        <w:t xml:space="preserve">in </w:t>
      </w:r>
      <w:r w:rsidRPr="009A4CB8">
        <w:rPr>
          <w:i/>
          <w:iCs/>
        </w:rPr>
        <w:t>yPeah</w:t>
      </w:r>
      <w:r w:rsidRPr="009A4CB8">
        <w:t xml:space="preserve"> 8:2, 20d and </w:t>
      </w:r>
      <w:r w:rsidRPr="000A40EA">
        <w:rPr>
          <w:rFonts w:cs="Times New Roman"/>
          <w:rtl/>
        </w:rPr>
        <w:t>דרומיא</w:t>
      </w:r>
      <w:r w:rsidRPr="009A4CB8">
        <w:t xml:space="preserve"> in </w:t>
      </w:r>
      <w:r w:rsidRPr="009A4CB8">
        <w:rPr>
          <w:i/>
          <w:iCs/>
        </w:rPr>
        <w:t xml:space="preserve">yYom </w:t>
      </w:r>
      <w:r w:rsidRPr="009A4CB8">
        <w:t xml:space="preserve">6:6, 44a and </w:t>
      </w:r>
      <w:r w:rsidRPr="009A4CB8">
        <w:rPr>
          <w:i/>
          <w:iCs/>
        </w:rPr>
        <w:t xml:space="preserve">yMeg </w:t>
      </w:r>
      <w:r>
        <w:t>1:8, 71b</w:t>
      </w:r>
      <w:r>
        <w:rPr>
          <w:rFonts w:cs="Times New Roman"/>
        </w:rPr>
        <w:t xml:space="preserve">, see Reeg, </w:t>
      </w:r>
      <w:r>
        <w:rPr>
          <w:rFonts w:cs="Times New Roman"/>
          <w:i/>
          <w:iCs/>
        </w:rPr>
        <w:t>Ortsnamen</w:t>
      </w:r>
      <w:r>
        <w:rPr>
          <w:rFonts w:cs="Times New Roman"/>
        </w:rPr>
        <w:t>, 212-4</w:t>
      </w:r>
      <w:r>
        <w:t>.</w:t>
      </w:r>
      <w:r w:rsidRPr="009A4CB8">
        <w:t xml:space="preserve"> </w:t>
      </w:r>
      <w:r>
        <w:rPr>
          <w:rFonts w:cs="Times New Roman"/>
          <w:lang w:val="en-US"/>
        </w:rPr>
        <w:t>On such designations see vol. 1, Introduction 3.2.6, p. 34.</w:t>
      </w:r>
      <w:r w:rsidRPr="009C7911">
        <w:t xml:space="preserve"> </w:t>
      </w:r>
      <w:r>
        <w:t>In</w:t>
      </w:r>
      <w:r w:rsidRPr="005E436F">
        <w:rPr>
          <w:rFonts w:cs="Times New Roman"/>
          <w:lang w:val="en-US"/>
        </w:rPr>
        <w:t xml:space="preserve"> </w:t>
      </w:r>
      <w:r w:rsidRPr="005E436F">
        <w:rPr>
          <w:rFonts w:cs="Times New Roman"/>
          <w:i/>
          <w:iCs/>
        </w:rPr>
        <w:t xml:space="preserve">yGit </w:t>
      </w:r>
      <w:r w:rsidRPr="005E436F">
        <w:rPr>
          <w:rFonts w:cs="Times New Roman"/>
        </w:rPr>
        <w:t xml:space="preserve">6:7, 48b he is designated </w:t>
      </w:r>
      <w:r w:rsidRPr="005E436F">
        <w:rPr>
          <w:rFonts w:cs="Times New Roman"/>
          <w:rtl/>
        </w:rPr>
        <w:t>דמן רומא</w:t>
      </w:r>
      <w:r w:rsidRPr="005E436F">
        <w:rPr>
          <w:rFonts w:cs="Times New Roman"/>
          <w:lang w:val="en-US"/>
        </w:rPr>
        <w:t xml:space="preserve">, which may imply that his provenance is the city of </w:t>
      </w:r>
      <w:smartTag w:uri="urn:schemas-microsoft-com:office:smarttags" w:element="City">
        <w:r w:rsidRPr="005E436F">
          <w:rPr>
            <w:rFonts w:cs="Times New Roman"/>
            <w:lang w:val="en-US"/>
          </w:rPr>
          <w:t>Rome</w:t>
        </w:r>
      </w:smartTag>
      <w:r w:rsidRPr="005E436F">
        <w:rPr>
          <w:rFonts w:cs="Times New Roman"/>
          <w:lang w:val="en-US"/>
        </w:rPr>
        <w:t xml:space="preserve">, </w:t>
      </w:r>
      <w:r w:rsidRPr="00CF22D5">
        <w:rPr>
          <w:rFonts w:cs="Times New Roman"/>
          <w:lang w:val="en-US"/>
        </w:rPr>
        <w:t>but this is doubtful.</w:t>
      </w:r>
      <w:r>
        <w:rPr>
          <w:lang w:val="en-US"/>
        </w:rPr>
        <w:t xml:space="preserve">  Although Hyman, </w:t>
      </w:r>
      <w:r>
        <w:rPr>
          <w:i/>
          <w:iCs/>
          <w:lang w:val="en-US"/>
        </w:rPr>
        <w:t>Toldoth</w:t>
      </w:r>
      <w:r>
        <w:rPr>
          <w:lang w:val="en-US"/>
        </w:rPr>
        <w:t>, 214 makes a distinction between the two, because he thinks they date from different times, but I think the same sage is i</w:t>
      </w:r>
      <w:r>
        <w:rPr>
          <w:lang w:val="en-US"/>
        </w:rPr>
        <w:t>n</w:t>
      </w:r>
      <w:r>
        <w:rPr>
          <w:lang w:val="en-US"/>
        </w:rPr>
        <w:t>tended, and the mistake is in the transmission tradition.</w:t>
      </w:r>
    </w:p>
  </w:footnote>
  <w:footnote w:id="211">
    <w:p w14:paraId="4E3C842F" w14:textId="77777777" w:rsidR="00865CD2" w:rsidRPr="00163831" w:rsidRDefault="00865CD2" w:rsidP="00163831">
      <w:pPr>
        <w:pStyle w:val="FootnoteText"/>
        <w:bidi w:val="0"/>
        <w:spacing w:line="240" w:lineRule="auto"/>
        <w:rPr>
          <w:lang w:val="en-US"/>
        </w:rPr>
      </w:pPr>
      <w:r>
        <w:rPr>
          <w:rStyle w:val="FootnoteReference"/>
        </w:rPr>
        <w:footnoteRef/>
      </w:r>
      <w:r>
        <w:rPr>
          <w:rtl/>
        </w:rPr>
        <w:t xml:space="preserve"> </w:t>
      </w:r>
      <w:r>
        <w:rPr>
          <w:lang w:val="en-US"/>
        </w:rPr>
        <w:t xml:space="preserve"> Was a student of Rabbi Yosi (Joseph [7]). See Introduction 7.4.3. </w:t>
      </w:r>
    </w:p>
  </w:footnote>
  <w:footnote w:id="212">
    <w:p w14:paraId="02A7DD0A" w14:textId="77777777" w:rsidR="00865CD2" w:rsidRDefault="00865CD2" w:rsidP="007753C2">
      <w:pPr>
        <w:pStyle w:val="FootnoteText"/>
        <w:bidi w:val="0"/>
        <w:spacing w:line="240" w:lineRule="auto"/>
        <w:rPr>
          <w:lang w:val="en-US"/>
        </w:rPr>
      </w:pPr>
      <w:r>
        <w:rPr>
          <w:rStyle w:val="FootnoteReference"/>
        </w:rPr>
        <w:footnoteRef/>
      </w:r>
      <w:r>
        <w:rPr>
          <w:rtl/>
        </w:rPr>
        <w:t xml:space="preserve"> </w:t>
      </w:r>
      <w:r>
        <w:rPr>
          <w:lang w:eastAsia="en-GB"/>
        </w:rPr>
        <w:t>S</w:t>
      </w:r>
      <w:r w:rsidRPr="009A4CB8">
        <w:rPr>
          <w:lang w:val="en-US" w:eastAsia="en-GB"/>
        </w:rPr>
        <w:t xml:space="preserve">ee </w:t>
      </w:r>
      <w:r>
        <w:rPr>
          <w:lang w:val="en-US" w:eastAsia="en-GB"/>
        </w:rPr>
        <w:t>above, n. 33</w:t>
      </w:r>
      <w:r w:rsidRPr="009A4CB8">
        <w:rPr>
          <w:lang w:eastAsia="en-GB"/>
        </w:rPr>
        <w:t>.</w:t>
      </w:r>
    </w:p>
  </w:footnote>
  <w:footnote w:id="213">
    <w:p w14:paraId="7CD77390" w14:textId="77777777" w:rsidR="00865CD2" w:rsidRPr="00BF2BAC" w:rsidRDefault="00865CD2" w:rsidP="00022B86">
      <w:pPr>
        <w:pStyle w:val="FootnoteText"/>
        <w:bidi w:val="0"/>
        <w:spacing w:line="240" w:lineRule="auto"/>
        <w:rPr>
          <w:lang w:val="en-US"/>
        </w:rPr>
      </w:pPr>
      <w:r>
        <w:rPr>
          <w:rStyle w:val="FootnoteReference"/>
        </w:rPr>
        <w:footnoteRef/>
      </w:r>
      <w:r>
        <w:rPr>
          <w:rtl/>
        </w:rPr>
        <w:t xml:space="preserve"> </w:t>
      </w:r>
      <w:r>
        <w:rPr>
          <w:lang w:val="en-US"/>
        </w:rPr>
        <w:t>Could be identified with Eleazar (61) B/M, in vol. 1, p. 66, but since both are so rare, and the names so common, this is unlikely.</w:t>
      </w:r>
    </w:p>
  </w:footnote>
  <w:footnote w:id="214">
    <w:p w14:paraId="70795E96" w14:textId="77777777" w:rsidR="00865CD2" w:rsidRPr="00B32F2E" w:rsidRDefault="00865CD2" w:rsidP="00BF2BAC">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15">
    <w:p w14:paraId="7B2E9A66" w14:textId="77777777" w:rsidR="00865CD2" w:rsidRPr="00B32F2E" w:rsidRDefault="00865CD2" w:rsidP="002028B3">
      <w:pPr>
        <w:pStyle w:val="FootnoteText"/>
        <w:bidi w:val="0"/>
        <w:spacing w:line="240" w:lineRule="auto"/>
        <w:rPr>
          <w:lang w:val="en-US"/>
        </w:rPr>
      </w:pPr>
      <w:r>
        <w:rPr>
          <w:rStyle w:val="FootnoteReference"/>
        </w:rPr>
        <w:footnoteRef/>
      </w:r>
      <w:r>
        <w:rPr>
          <w:rtl/>
        </w:rPr>
        <w:t xml:space="preserve"> </w:t>
      </w:r>
      <w:r>
        <w:rPr>
          <w:lang w:val="en-US"/>
        </w:rPr>
        <w:t>See previous note</w:t>
      </w:r>
      <w:r w:rsidRPr="00B32F2E">
        <w:rPr>
          <w:lang w:val="en-US"/>
        </w:rPr>
        <w:t>.</w:t>
      </w:r>
    </w:p>
  </w:footnote>
  <w:footnote w:id="216">
    <w:p w14:paraId="45E62946" w14:textId="77777777" w:rsidR="00865CD2" w:rsidRPr="00585FEC" w:rsidRDefault="00865CD2" w:rsidP="007753C2">
      <w:pPr>
        <w:pStyle w:val="FootnoteText"/>
        <w:bidi w:val="0"/>
        <w:spacing w:line="240" w:lineRule="auto"/>
        <w:rPr>
          <w:rtl/>
          <w:lang w:val="en-US"/>
        </w:rPr>
      </w:pPr>
      <w:r>
        <w:rPr>
          <w:rStyle w:val="FootnoteReference"/>
        </w:rPr>
        <w:footnoteRef/>
      </w:r>
      <w:r>
        <w:rPr>
          <w:rtl/>
        </w:rPr>
        <w:t xml:space="preserve"> </w:t>
      </w:r>
      <w:r>
        <w:rPr>
          <w:lang w:eastAsia="en-GB"/>
        </w:rPr>
        <w:t>S</w:t>
      </w:r>
      <w:r w:rsidRPr="009A4CB8">
        <w:rPr>
          <w:lang w:val="en-US" w:eastAsia="en-GB"/>
        </w:rPr>
        <w:t xml:space="preserve">ee </w:t>
      </w:r>
      <w:r>
        <w:rPr>
          <w:lang w:val="en-US" w:eastAsia="en-GB"/>
        </w:rPr>
        <w:t xml:space="preserve">above, n. 33. </w:t>
      </w:r>
    </w:p>
  </w:footnote>
  <w:footnote w:id="217">
    <w:p w14:paraId="29CA43C3" w14:textId="77777777" w:rsidR="00865CD2" w:rsidRPr="002D4DA8" w:rsidRDefault="00865CD2" w:rsidP="002D4DA8">
      <w:pPr>
        <w:pStyle w:val="FootnoteText"/>
        <w:bidi w:val="0"/>
        <w:spacing w:line="240" w:lineRule="auto"/>
        <w:rPr>
          <w:lang w:val="en-US"/>
        </w:rPr>
      </w:pPr>
      <w:r>
        <w:rPr>
          <w:rStyle w:val="FootnoteReference"/>
        </w:rPr>
        <w:footnoteRef/>
      </w:r>
      <w:r>
        <w:rPr>
          <w:rtl/>
        </w:rPr>
        <w:t xml:space="preserve"> </w:t>
      </w:r>
      <w:r>
        <w:rPr>
          <w:lang w:val="en-US"/>
        </w:rPr>
        <w:t>Was a contemporary of Rabbi Yonah (2)’s son, see Introduction 7.4.3.</w:t>
      </w:r>
    </w:p>
  </w:footnote>
  <w:footnote w:id="218">
    <w:p w14:paraId="4F9667CE" w14:textId="77777777" w:rsidR="00865CD2" w:rsidRPr="00585FEC" w:rsidRDefault="00865CD2" w:rsidP="007753C2">
      <w:pPr>
        <w:pStyle w:val="FootnoteText"/>
        <w:bidi w:val="0"/>
        <w:spacing w:line="240" w:lineRule="auto"/>
        <w:rPr>
          <w:rtl/>
          <w:lang w:val="en-US"/>
        </w:rPr>
      </w:pPr>
      <w:r>
        <w:rPr>
          <w:rStyle w:val="FootnoteReference"/>
        </w:rPr>
        <w:footnoteRef/>
      </w:r>
      <w:r>
        <w:rPr>
          <w:rtl/>
        </w:rPr>
        <w:t xml:space="preserve"> </w:t>
      </w:r>
      <w:r>
        <w:rPr>
          <w:lang w:eastAsia="en-GB"/>
        </w:rPr>
        <w:t>S</w:t>
      </w:r>
      <w:r w:rsidRPr="009A4CB8">
        <w:rPr>
          <w:lang w:val="en-US" w:eastAsia="en-GB"/>
        </w:rPr>
        <w:t xml:space="preserve">ee </w:t>
      </w:r>
      <w:r>
        <w:rPr>
          <w:lang w:val="en-US" w:eastAsia="en-GB"/>
        </w:rPr>
        <w:t>above, n. 33</w:t>
      </w:r>
      <w:r w:rsidRPr="009A4CB8">
        <w:rPr>
          <w:lang w:eastAsia="en-GB"/>
        </w:rPr>
        <w:t>.</w:t>
      </w:r>
    </w:p>
  </w:footnote>
  <w:footnote w:id="219">
    <w:p w14:paraId="58192D1D" w14:textId="77777777" w:rsidR="00865CD2" w:rsidRPr="002D4DA8" w:rsidRDefault="00865CD2" w:rsidP="001E5A2E">
      <w:pPr>
        <w:pStyle w:val="FootnoteText"/>
        <w:bidi w:val="0"/>
        <w:spacing w:line="240" w:lineRule="auto"/>
        <w:rPr>
          <w:lang w:val="en-US"/>
        </w:rPr>
      </w:pPr>
      <w:r>
        <w:rPr>
          <w:rStyle w:val="FootnoteReference"/>
        </w:rPr>
        <w:footnoteRef/>
      </w:r>
      <w:r>
        <w:rPr>
          <w:rtl/>
        </w:rPr>
        <w:t xml:space="preserve"> </w:t>
      </w:r>
      <w:r>
        <w:rPr>
          <w:lang w:val="en-US"/>
        </w:rPr>
        <w:t>Was a contemporary of Rabbi Yonah (2), see Introduction 7.4.3.</w:t>
      </w:r>
    </w:p>
  </w:footnote>
  <w:footnote w:id="220">
    <w:p w14:paraId="58E4A539" w14:textId="77777777" w:rsidR="00865CD2" w:rsidRPr="003F2D30" w:rsidRDefault="00865CD2" w:rsidP="003F2D30">
      <w:pPr>
        <w:pStyle w:val="FootnoteText"/>
        <w:bidi w:val="0"/>
        <w:spacing w:line="240" w:lineRule="auto"/>
        <w:rPr>
          <w:rFonts w:hint="cs"/>
          <w:lang w:val="en-US"/>
        </w:rPr>
      </w:pPr>
      <w:r w:rsidRPr="00B61867">
        <w:rPr>
          <w:rStyle w:val="FootnoteReference"/>
          <w:rFonts w:cs="Times New Roman"/>
        </w:rPr>
        <w:footnoteRef/>
      </w:r>
      <w:r w:rsidRPr="00B61867">
        <w:rPr>
          <w:rFonts w:cs="Times New Roman"/>
        </w:rPr>
        <w:t xml:space="preserve"> </w:t>
      </w:r>
      <w:r w:rsidRPr="00B61867">
        <w:rPr>
          <w:rFonts w:cs="Times New Roman"/>
          <w:lang w:eastAsia="en-GB"/>
        </w:rPr>
        <w:t xml:space="preserve">For the form </w:t>
      </w:r>
      <w:r w:rsidRPr="00B61867">
        <w:rPr>
          <w:rFonts w:cs="Times New Roman"/>
          <w:rtl/>
        </w:rPr>
        <w:t>אלעי</w:t>
      </w:r>
      <w:r w:rsidRPr="00B61867">
        <w:rPr>
          <w:rFonts w:cs="Times New Roman"/>
          <w:lang w:eastAsia="en-GB"/>
        </w:rPr>
        <w:t xml:space="preserve"> see vol. 1, Eleazar (32) B/M, p. 66. On the additional </w:t>
      </w:r>
      <w:r w:rsidRPr="00B61867">
        <w:rPr>
          <w:rFonts w:cs="Times New Roman"/>
          <w:rtl/>
          <w:lang w:eastAsia="en-GB"/>
        </w:rPr>
        <w:t>י</w:t>
      </w:r>
      <w:r w:rsidRPr="00B61867">
        <w:rPr>
          <w:rFonts w:cs="Times New Roman"/>
          <w:lang w:val="en-US" w:eastAsia="en-GB"/>
        </w:rPr>
        <w:t xml:space="preserve"> and </w:t>
      </w:r>
      <w:r w:rsidRPr="00B61867">
        <w:rPr>
          <w:rFonts w:cs="Times New Roman"/>
          <w:rtl/>
          <w:lang w:val="en-US" w:eastAsia="en-GB"/>
        </w:rPr>
        <w:t>א</w:t>
      </w:r>
      <w:r w:rsidRPr="00B61867">
        <w:rPr>
          <w:rFonts w:cs="Times New Roman"/>
          <w:lang w:val="en-US" w:eastAsia="en-GB"/>
        </w:rPr>
        <w:t xml:space="preserve"> vowels see vol. 4,</w:t>
      </w:r>
      <w:r>
        <w:rPr>
          <w:lang w:val="en-US" w:eastAsia="en-GB"/>
        </w:rPr>
        <w:t xml:space="preserve"> Introduction 2.3.5.2, and 2.5.3.1, p. 12. </w:t>
      </w:r>
      <w:r>
        <w:rPr>
          <w:rtl/>
        </w:rPr>
        <w:t xml:space="preserve"> </w:t>
      </w:r>
    </w:p>
  </w:footnote>
  <w:footnote w:id="221">
    <w:p w14:paraId="56A366EE" w14:textId="77777777" w:rsidR="00865CD2" w:rsidRPr="001E5A2E" w:rsidRDefault="00865CD2" w:rsidP="001E5A2E">
      <w:pPr>
        <w:pStyle w:val="FootnoteText"/>
        <w:bidi w:val="0"/>
        <w:spacing w:line="240" w:lineRule="auto"/>
        <w:rPr>
          <w:lang w:val="en-US"/>
        </w:rPr>
      </w:pPr>
      <w:r>
        <w:rPr>
          <w:rStyle w:val="FootnoteReference"/>
        </w:rPr>
        <w:footnoteRef/>
      </w:r>
      <w:r>
        <w:rPr>
          <w:rtl/>
        </w:rPr>
        <w:t xml:space="preserve"> </w:t>
      </w:r>
      <w:r>
        <w:rPr>
          <w:lang w:val="en-US"/>
        </w:rPr>
        <w:t>Rabbi Yohanan (1) transmits in his son’s name, see Introduction 7.4.1.</w:t>
      </w:r>
    </w:p>
  </w:footnote>
  <w:footnote w:id="222">
    <w:p w14:paraId="55B08F87" w14:textId="77777777" w:rsidR="00865CD2" w:rsidRPr="00B32F2E"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38</w:t>
      </w:r>
      <w:r w:rsidRPr="00B32F2E">
        <w:rPr>
          <w:lang w:val="en-US"/>
        </w:rPr>
        <w:t>.</w:t>
      </w:r>
    </w:p>
  </w:footnote>
  <w:footnote w:id="223">
    <w:p w14:paraId="717F0A6D" w14:textId="77777777" w:rsidR="00865CD2" w:rsidRPr="00643470" w:rsidRDefault="00865CD2" w:rsidP="0076170C">
      <w:pPr>
        <w:pStyle w:val="FootnoteText"/>
        <w:bidi w:val="0"/>
        <w:spacing w:line="240" w:lineRule="auto"/>
        <w:rPr>
          <w:rtl/>
          <w:lang w:val="en-US"/>
        </w:rPr>
      </w:pPr>
      <w:r>
        <w:rPr>
          <w:rStyle w:val="FootnoteReference"/>
        </w:rPr>
        <w:footnoteRef/>
      </w:r>
      <w:r>
        <w:rPr>
          <w:rtl/>
        </w:rPr>
        <w:t xml:space="preserve"> </w:t>
      </w:r>
      <w:r>
        <w:rPr>
          <w:lang w:val="en-US"/>
        </w:rPr>
        <w:t xml:space="preserve">For the name </w:t>
      </w:r>
      <w:r w:rsidRPr="00BB2C42">
        <w:rPr>
          <w:rFonts w:cs="Times New Roman"/>
          <w:rtl/>
          <w:lang w:val="en-US"/>
        </w:rPr>
        <w:t>אליעזר</w:t>
      </w:r>
      <w:r>
        <w:rPr>
          <w:rFonts w:cs="Times New Roman"/>
          <w:lang w:val="en-US"/>
        </w:rPr>
        <w:t xml:space="preserve"> see vol. 1, under Eleazar (3) B/M, p. 65. On the fall of the initial </w:t>
      </w:r>
      <w:r>
        <w:rPr>
          <w:rFonts w:cs="Times New Roman" w:hint="cs"/>
          <w:rtl/>
          <w:lang w:val="en-US"/>
        </w:rPr>
        <w:t>א</w:t>
      </w:r>
      <w:r>
        <w:rPr>
          <w:rFonts w:cs="Times New Roman"/>
          <w:lang w:val="en-US"/>
        </w:rPr>
        <w:t xml:space="preserve"> </w:t>
      </w:r>
      <w:r>
        <w:rPr>
          <w:rFonts w:cs="Times New Roman" w:hint="cs"/>
          <w:lang w:val="en-US"/>
        </w:rPr>
        <w:t>as a Palestin</w:t>
      </w:r>
      <w:r>
        <w:rPr>
          <w:rFonts w:cs="Times New Roman" w:hint="cs"/>
          <w:lang w:val="en-US"/>
        </w:rPr>
        <w:t>i</w:t>
      </w:r>
      <w:r>
        <w:rPr>
          <w:rFonts w:cs="Times New Roman" w:hint="cs"/>
          <w:lang w:val="en-US"/>
        </w:rPr>
        <w:t xml:space="preserve">an-Aramaic linguistic phenomenon see vol. </w:t>
      </w:r>
      <w:r>
        <w:rPr>
          <w:rFonts w:cs="Times New Roman"/>
          <w:lang w:val="en-US"/>
        </w:rPr>
        <w:t>1, Introduction 2.5.2, p. 29.</w:t>
      </w:r>
    </w:p>
  </w:footnote>
  <w:footnote w:id="224">
    <w:p w14:paraId="31BFF661" w14:textId="77777777" w:rsidR="00865CD2" w:rsidRPr="00CA4DC9" w:rsidRDefault="00865CD2" w:rsidP="009F5765">
      <w:pPr>
        <w:pStyle w:val="FootnoteText"/>
        <w:bidi w:val="0"/>
        <w:spacing w:line="240" w:lineRule="auto"/>
        <w:rPr>
          <w:lang w:val="en-US"/>
        </w:rPr>
      </w:pPr>
      <w:r>
        <w:rPr>
          <w:rStyle w:val="FootnoteReference"/>
        </w:rPr>
        <w:footnoteRef/>
      </w:r>
      <w:r>
        <w:rPr>
          <w:rtl/>
        </w:rPr>
        <w:t xml:space="preserve"> </w:t>
      </w:r>
      <w:r>
        <w:rPr>
          <w:lang w:val="en-US"/>
        </w:rPr>
        <w:t xml:space="preserve">Hyman, </w:t>
      </w:r>
      <w:r>
        <w:rPr>
          <w:i/>
          <w:iCs/>
          <w:lang w:val="en-US"/>
        </w:rPr>
        <w:t>Toldoth</w:t>
      </w:r>
      <w:r>
        <w:rPr>
          <w:lang w:val="en-US"/>
        </w:rPr>
        <w:t xml:space="preserve">, 185, claims there is no such person, because in his appearance in </w:t>
      </w:r>
      <w:r>
        <w:rPr>
          <w:i/>
          <w:iCs/>
          <w:lang w:val="en-US"/>
        </w:rPr>
        <w:t>yTer</w:t>
      </w:r>
      <w:r>
        <w:rPr>
          <w:lang w:val="en-US"/>
        </w:rPr>
        <w:t xml:space="preserve"> 11:2, 47d, the text which runs: </w:t>
      </w:r>
      <w:r w:rsidRPr="00CA4DC9">
        <w:rPr>
          <w:rFonts w:cs="Times New Roman"/>
          <w:rtl/>
          <w:lang w:val="en-US"/>
        </w:rPr>
        <w:t>לעזר ביה ר' ישמעאל</w:t>
      </w:r>
      <w:r>
        <w:rPr>
          <w:rFonts w:cs="Times New Roman"/>
          <w:lang w:val="en-US"/>
        </w:rPr>
        <w:t xml:space="preserve"> should be read </w:t>
      </w:r>
      <w:r w:rsidRPr="00CA4DC9">
        <w:rPr>
          <w:rFonts w:cs="Times New Roman"/>
          <w:rtl/>
          <w:lang w:val="en-US"/>
        </w:rPr>
        <w:t>לעזר ב</w:t>
      </w:r>
      <w:r>
        <w:rPr>
          <w:rFonts w:cs="Times New Roman" w:hint="cs"/>
          <w:rtl/>
          <w:lang w:val="en-US"/>
        </w:rPr>
        <w:t>שם</w:t>
      </w:r>
      <w:r w:rsidRPr="00CA4DC9">
        <w:rPr>
          <w:rFonts w:cs="Times New Roman"/>
          <w:rtl/>
          <w:lang w:val="en-US"/>
        </w:rPr>
        <w:t xml:space="preserve"> ר' ישמעאל</w:t>
      </w:r>
      <w:r>
        <w:rPr>
          <w:lang w:val="en-US"/>
        </w:rPr>
        <w:t xml:space="preserve">. However, he does not refer to the text here, which runs </w:t>
      </w:r>
      <w:r>
        <w:rPr>
          <w:rFonts w:cs="Times New Roman" w:hint="cs"/>
          <w:rtl/>
          <w:lang w:val="en-US"/>
        </w:rPr>
        <w:t xml:space="preserve">רבי </w:t>
      </w:r>
      <w:r w:rsidRPr="00CA4DC9">
        <w:rPr>
          <w:rFonts w:cs="Times New Roman"/>
          <w:rtl/>
          <w:lang w:val="en-US"/>
        </w:rPr>
        <w:t>ל</w:t>
      </w:r>
      <w:r>
        <w:rPr>
          <w:rFonts w:cs="Times New Roman" w:hint="cs"/>
          <w:rtl/>
          <w:lang w:val="en-US"/>
        </w:rPr>
        <w:t>י</w:t>
      </w:r>
      <w:r w:rsidRPr="00CA4DC9">
        <w:rPr>
          <w:rFonts w:cs="Times New Roman"/>
          <w:rtl/>
          <w:lang w:val="en-US"/>
        </w:rPr>
        <w:t>עזר ב</w:t>
      </w:r>
      <w:r>
        <w:rPr>
          <w:rFonts w:cs="Times New Roman" w:hint="cs"/>
          <w:rtl/>
          <w:lang w:val="en-US"/>
        </w:rPr>
        <w:t>ן</w:t>
      </w:r>
      <w:r w:rsidRPr="00CA4DC9">
        <w:rPr>
          <w:rFonts w:cs="Times New Roman"/>
          <w:rtl/>
          <w:lang w:val="en-US"/>
        </w:rPr>
        <w:t xml:space="preserve"> ישמעאל</w:t>
      </w:r>
      <w:r>
        <w:rPr>
          <w:lang w:val="en-US"/>
        </w:rPr>
        <w:t>. This notwithstanding, because both texts refer befor</w:t>
      </w:r>
      <w:r>
        <w:rPr>
          <w:lang w:val="en-US"/>
        </w:rPr>
        <w:t>e</w:t>
      </w:r>
      <w:r>
        <w:rPr>
          <w:lang w:val="en-US"/>
        </w:rPr>
        <w:t>hand to the tanna Rabbi Yishmael (Ishmael [4] B/M. in vol. 1, p. 177), he may be correct, and no such pe</w:t>
      </w:r>
      <w:r>
        <w:rPr>
          <w:lang w:val="en-US"/>
        </w:rPr>
        <w:t>r</w:t>
      </w:r>
      <w:r>
        <w:rPr>
          <w:lang w:val="en-US"/>
        </w:rPr>
        <w:t>son e</w:t>
      </w:r>
      <w:r>
        <w:rPr>
          <w:lang w:val="en-US"/>
        </w:rPr>
        <w:t>x</w:t>
      </w:r>
      <w:r>
        <w:rPr>
          <w:lang w:val="en-US"/>
        </w:rPr>
        <w:t>ists.</w:t>
      </w:r>
    </w:p>
  </w:footnote>
  <w:footnote w:id="225">
    <w:p w14:paraId="2C5BA79A" w14:textId="77777777" w:rsidR="00865CD2" w:rsidRPr="00B32F2E"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38</w:t>
      </w:r>
      <w:r w:rsidRPr="00B32F2E">
        <w:rPr>
          <w:lang w:val="en-US"/>
        </w:rPr>
        <w:t>.</w:t>
      </w:r>
    </w:p>
  </w:footnote>
  <w:footnote w:id="226">
    <w:p w14:paraId="533999E8" w14:textId="77777777" w:rsidR="00865CD2" w:rsidRPr="00585FEC" w:rsidRDefault="00865CD2" w:rsidP="00AD3E33">
      <w:pPr>
        <w:pStyle w:val="FootnoteText"/>
        <w:bidi w:val="0"/>
        <w:spacing w:line="240" w:lineRule="auto"/>
        <w:rPr>
          <w:rtl/>
          <w:lang w:val="en-US"/>
        </w:rPr>
      </w:pPr>
      <w:r>
        <w:rPr>
          <w:rStyle w:val="FootnoteReference"/>
        </w:rPr>
        <w:footnoteRef/>
      </w:r>
      <w:r>
        <w:rPr>
          <w:rtl/>
        </w:rPr>
        <w:t xml:space="preserve"> </w:t>
      </w:r>
      <w:r>
        <w:rPr>
          <w:lang w:eastAsia="en-GB"/>
        </w:rPr>
        <w:t>S</w:t>
      </w:r>
      <w:r w:rsidRPr="009A4CB8">
        <w:rPr>
          <w:lang w:val="en-US" w:eastAsia="en-GB"/>
        </w:rPr>
        <w:t xml:space="preserve">ee </w:t>
      </w:r>
      <w:r>
        <w:rPr>
          <w:lang w:val="en-US" w:eastAsia="en-GB"/>
        </w:rPr>
        <w:t>above, n. 33</w:t>
      </w:r>
      <w:r w:rsidRPr="009A4CB8">
        <w:rPr>
          <w:lang w:eastAsia="en-GB"/>
        </w:rPr>
        <w:t>.</w:t>
      </w:r>
    </w:p>
  </w:footnote>
  <w:footnote w:id="227">
    <w:p w14:paraId="63D246C0" w14:textId="77777777" w:rsidR="00865CD2" w:rsidRPr="00B32F2E"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38</w:t>
      </w:r>
      <w:r w:rsidRPr="00B32F2E">
        <w:rPr>
          <w:lang w:val="en-US"/>
        </w:rPr>
        <w:t>.</w:t>
      </w:r>
    </w:p>
  </w:footnote>
  <w:footnote w:id="228">
    <w:p w14:paraId="14F11C0E" w14:textId="77777777" w:rsidR="00865CD2" w:rsidRPr="00585FEC" w:rsidRDefault="00865CD2" w:rsidP="00AD3E33">
      <w:pPr>
        <w:pStyle w:val="FootnoteText"/>
        <w:bidi w:val="0"/>
        <w:spacing w:line="240" w:lineRule="auto"/>
        <w:rPr>
          <w:rtl/>
          <w:lang w:val="en-US"/>
        </w:rPr>
      </w:pPr>
      <w:r>
        <w:rPr>
          <w:rStyle w:val="FootnoteReference"/>
        </w:rPr>
        <w:footnoteRef/>
      </w:r>
      <w:r>
        <w:rPr>
          <w:rtl/>
        </w:rPr>
        <w:t xml:space="preserve"> </w:t>
      </w:r>
      <w:r>
        <w:rPr>
          <w:lang w:eastAsia="en-GB"/>
        </w:rPr>
        <w:t>S</w:t>
      </w:r>
      <w:r w:rsidRPr="009A4CB8">
        <w:rPr>
          <w:lang w:val="en-US" w:eastAsia="en-GB"/>
        </w:rPr>
        <w:t xml:space="preserve">ee </w:t>
      </w:r>
      <w:r>
        <w:rPr>
          <w:lang w:val="en-US" w:eastAsia="en-GB"/>
        </w:rPr>
        <w:t>above, n.</w:t>
      </w:r>
      <w:r>
        <w:rPr>
          <w:lang w:eastAsia="en-GB"/>
        </w:rPr>
        <w:t xml:space="preserve"> 33</w:t>
      </w:r>
      <w:r w:rsidRPr="009A4CB8">
        <w:rPr>
          <w:lang w:eastAsia="en-GB"/>
        </w:rPr>
        <w:t>.</w:t>
      </w:r>
    </w:p>
  </w:footnote>
  <w:footnote w:id="229">
    <w:p w14:paraId="00CDF292" w14:textId="77777777" w:rsidR="00865CD2" w:rsidRPr="00581217" w:rsidRDefault="00865CD2" w:rsidP="00581217">
      <w:pPr>
        <w:pStyle w:val="FootnoteText"/>
        <w:bidi w:val="0"/>
        <w:spacing w:line="240" w:lineRule="auto"/>
        <w:rPr>
          <w:lang w:val="en-US"/>
        </w:rPr>
      </w:pPr>
      <w:r>
        <w:rPr>
          <w:rStyle w:val="FootnoteReference"/>
        </w:rPr>
        <w:footnoteRef/>
      </w:r>
      <w:r>
        <w:rPr>
          <w:rtl/>
        </w:rPr>
        <w:t xml:space="preserve"> </w:t>
      </w:r>
      <w:r>
        <w:rPr>
          <w:lang w:val="en-US"/>
        </w:rPr>
        <w:t>His son was a student of the last tannaim, see Introduction 7.4.1.</w:t>
      </w:r>
    </w:p>
  </w:footnote>
  <w:footnote w:id="230">
    <w:p w14:paraId="77DF8854" w14:textId="77777777" w:rsidR="00865CD2" w:rsidRPr="00CF6586" w:rsidRDefault="00865CD2" w:rsidP="00882887">
      <w:pPr>
        <w:pStyle w:val="FootnoteText"/>
        <w:bidi w:val="0"/>
        <w:spacing w:line="240" w:lineRule="auto"/>
        <w:rPr>
          <w:rFonts w:cs="Times New Roman"/>
          <w:lang w:val="en-US"/>
        </w:rPr>
      </w:pPr>
      <w:r w:rsidRPr="005E436F">
        <w:rPr>
          <w:rStyle w:val="FootnoteReference"/>
        </w:rPr>
        <w:footnoteRef/>
      </w:r>
      <w:r>
        <w:t xml:space="preserve"> </w:t>
      </w:r>
      <w:r w:rsidRPr="005E436F">
        <w:rPr>
          <w:lang w:val="en-US"/>
        </w:rPr>
        <w:t xml:space="preserve">Although mentioned only in BT, he is always designated by the Palestinian title </w:t>
      </w:r>
      <w:r w:rsidRPr="005E436F">
        <w:rPr>
          <w:rFonts w:cs="Times New Roman" w:hint="eastAsia"/>
          <w:rtl/>
          <w:lang w:val="en-US"/>
        </w:rPr>
        <w:t>רבי</w:t>
      </w:r>
      <w:r w:rsidRPr="005E436F">
        <w:rPr>
          <w:rFonts w:cs="Times New Roman"/>
          <w:lang w:val="en-US"/>
        </w:rPr>
        <w:t>, see Introdu</w:t>
      </w:r>
      <w:r w:rsidRPr="005E436F">
        <w:rPr>
          <w:rFonts w:cs="Times New Roman"/>
          <w:lang w:val="en-US"/>
        </w:rPr>
        <w:t>c</w:t>
      </w:r>
      <w:r w:rsidRPr="005E436F">
        <w:rPr>
          <w:rFonts w:cs="Times New Roman"/>
          <w:lang w:val="en-US"/>
        </w:rPr>
        <w:t xml:space="preserve">tion </w:t>
      </w:r>
      <w:r>
        <w:t>5.1.3.2</w:t>
      </w:r>
      <w:r>
        <w:rPr>
          <w:rFonts w:cs="Times New Roman"/>
          <w:u w:color="FFFF00"/>
          <w:lang w:val="en-US"/>
        </w:rPr>
        <w:t>.2</w:t>
      </w:r>
      <w:r w:rsidRPr="005E436F">
        <w:rPr>
          <w:rFonts w:cs="Times New Roman"/>
          <w:lang w:val="en-US"/>
        </w:rPr>
        <w:t>.</w:t>
      </w:r>
    </w:p>
  </w:footnote>
  <w:footnote w:id="231">
    <w:p w14:paraId="557DEEAF" w14:textId="77777777" w:rsidR="00865CD2" w:rsidRPr="00581217" w:rsidRDefault="00865CD2" w:rsidP="0076170C">
      <w:pPr>
        <w:pStyle w:val="FootnoteText"/>
        <w:bidi w:val="0"/>
        <w:spacing w:line="240" w:lineRule="auto"/>
        <w:rPr>
          <w:lang w:val="en-US"/>
        </w:rPr>
      </w:pPr>
      <w:r>
        <w:rPr>
          <w:rStyle w:val="FootnoteReference"/>
        </w:rPr>
        <w:footnoteRef/>
      </w:r>
      <w:r>
        <w:rPr>
          <w:rtl/>
        </w:rPr>
        <w:t xml:space="preserve"> </w:t>
      </w:r>
      <w:r>
        <w:rPr>
          <w:lang w:val="en-US"/>
        </w:rPr>
        <w:t>Transmits in the name of Resh Laqish (Simon [2]), who was Rabbi Yohanan (1)’s companion, see I</w:t>
      </w:r>
      <w:r>
        <w:rPr>
          <w:lang w:val="en-US"/>
        </w:rPr>
        <w:t>n</w:t>
      </w:r>
      <w:r>
        <w:rPr>
          <w:lang w:val="en-US"/>
        </w:rPr>
        <w:t>troduction 7.4.1.</w:t>
      </w:r>
    </w:p>
  </w:footnote>
  <w:footnote w:id="232">
    <w:p w14:paraId="5B3A91CE" w14:textId="77777777" w:rsidR="00865CD2" w:rsidRDefault="00865CD2" w:rsidP="00383865">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Jerusalem Yad Harav Herzog 1 and the Munich 95 Mss to </w:t>
      </w:r>
      <w:r w:rsidRPr="005E436F">
        <w:rPr>
          <w:i/>
          <w:iCs/>
          <w:lang w:val="en-US"/>
        </w:rPr>
        <w:t>bTaan</w:t>
      </w:r>
      <w:r w:rsidRPr="005E436F">
        <w:rPr>
          <w:lang w:val="en-US"/>
        </w:rPr>
        <w:t xml:space="preserve"> 10b.</w:t>
      </w:r>
      <w:r>
        <w:rPr>
          <w:lang w:val="en-US"/>
        </w:rPr>
        <w:t xml:space="preserve"> This pe</w:t>
      </w:r>
      <w:r>
        <w:rPr>
          <w:lang w:val="en-US"/>
        </w:rPr>
        <w:t>r</w:t>
      </w:r>
      <w:r>
        <w:rPr>
          <w:lang w:val="en-US"/>
        </w:rPr>
        <w:t>son was obviously not well known, and his name was not stable so that the scribes of the mss were not sure how to write it, see vol. 4, Introduction 5.2.1.1.2.1.1, pp. 23-4. For this name, see vol. 1, Aila S-H/M, p. 361. This is probably a scribal “co</w:t>
      </w:r>
      <w:r>
        <w:rPr>
          <w:lang w:val="en-US"/>
        </w:rPr>
        <w:t>r</w:t>
      </w:r>
      <w:r>
        <w:rPr>
          <w:lang w:val="en-US"/>
        </w:rPr>
        <w:t xml:space="preserve">rection,” see vol. 4, Introduction </w:t>
      </w:r>
      <w:r>
        <w:rPr>
          <w:u w:color="FFFF00"/>
          <w:lang w:val="en-US"/>
        </w:rPr>
        <w:t>2.7.2, p. 18</w:t>
      </w:r>
      <w:r>
        <w:rPr>
          <w:lang w:val="en-US"/>
        </w:rPr>
        <w:t>.</w:t>
      </w:r>
    </w:p>
  </w:footnote>
  <w:footnote w:id="233">
    <w:p w14:paraId="70F86AB1" w14:textId="77777777" w:rsidR="00865CD2" w:rsidRDefault="00865CD2" w:rsidP="008E5351">
      <w:pPr>
        <w:pStyle w:val="FootnoteText"/>
        <w:bidi w:val="0"/>
        <w:spacing w:line="240" w:lineRule="auto"/>
        <w:rPr>
          <w:lang w:val="en-US"/>
        </w:rPr>
      </w:pPr>
      <w:r>
        <w:rPr>
          <w:rStyle w:val="FootnoteReference"/>
        </w:rPr>
        <w:footnoteRef/>
      </w:r>
      <w:r>
        <w:rPr>
          <w:rtl/>
        </w:rPr>
        <w:t xml:space="preserve"> </w:t>
      </w:r>
      <w:r w:rsidRPr="009A4CB8">
        <w:t xml:space="preserve">So in </w:t>
      </w:r>
      <w:r>
        <w:t xml:space="preserve">the </w:t>
      </w:r>
      <w:smartTag w:uri="urn:schemas-microsoft-com:office:smarttags" w:element="place">
        <w:smartTag w:uri="urn:schemas-microsoft-com:office:smarttags" w:element="City">
          <w:r>
            <w:t>Oxford</w:t>
          </w:r>
        </w:smartTag>
      </w:smartTag>
      <w:r>
        <w:t xml:space="preserve"> Opp. Add. Fol. 23 Ms. to </w:t>
      </w:r>
      <w:r>
        <w:rPr>
          <w:i/>
          <w:iCs/>
        </w:rPr>
        <w:t xml:space="preserve">bTaan </w:t>
      </w:r>
      <w:r>
        <w:t xml:space="preserve">10b and in the </w:t>
      </w:r>
      <w:smartTag w:uri="urn:schemas-microsoft-com:office:smarttags" w:element="City">
        <w:r>
          <w:t>Jerusalem</w:t>
        </w:r>
      </w:smartTag>
      <w:r>
        <w:t xml:space="preserve"> – Yad Harav Herzog 1 Ms to </w:t>
      </w:r>
      <w:r w:rsidRPr="009A4CB8">
        <w:rPr>
          <w:i/>
          <w:iCs/>
        </w:rPr>
        <w:t>bSot</w:t>
      </w:r>
      <w:r w:rsidRPr="009A4CB8">
        <w:t xml:space="preserve"> 49a</w:t>
      </w:r>
      <w:r>
        <w:t>, see previous note</w:t>
      </w:r>
      <w:r w:rsidRPr="009A4CB8">
        <w:t>.</w:t>
      </w:r>
      <w:r>
        <w:rPr>
          <w:lang w:val="en-US"/>
        </w:rPr>
        <w:t xml:space="preserve"> On this form see vol. 4, Eleazar (6) B/M, p. </w:t>
      </w:r>
      <w:r>
        <w:rPr>
          <w:u w:color="FFFF00"/>
          <w:lang w:val="en-US"/>
        </w:rPr>
        <w:t>61</w:t>
      </w:r>
      <w:r>
        <w:rPr>
          <w:lang w:val="en-US"/>
        </w:rPr>
        <w:t>.</w:t>
      </w:r>
    </w:p>
  </w:footnote>
  <w:footnote w:id="234">
    <w:p w14:paraId="052206DC" w14:textId="77777777" w:rsidR="00865CD2" w:rsidRDefault="00865CD2" w:rsidP="008E5351">
      <w:pPr>
        <w:pStyle w:val="FootnoteText"/>
        <w:bidi w:val="0"/>
        <w:spacing w:line="240" w:lineRule="auto"/>
        <w:rPr>
          <w:lang w:val="en-US"/>
        </w:rPr>
      </w:pPr>
      <w:r>
        <w:rPr>
          <w:rStyle w:val="FootnoteReference"/>
        </w:rPr>
        <w:footnoteRef/>
      </w:r>
      <w:r>
        <w:rPr>
          <w:rtl/>
        </w:rPr>
        <w:t xml:space="preserve"> </w:t>
      </w:r>
      <w:r w:rsidRPr="009A4CB8">
        <w:t xml:space="preserve">So in </w:t>
      </w:r>
      <w:r>
        <w:t xml:space="preserve">the </w:t>
      </w:r>
      <w:smartTag w:uri="urn:schemas-microsoft-com:office:smarttags" w:element="City">
        <w:r>
          <w:t>Munich</w:t>
        </w:r>
      </w:smartTag>
      <w:r>
        <w:t xml:space="preserve"> 140 Ms to </w:t>
      </w:r>
      <w:r w:rsidRPr="009A4CB8">
        <w:rPr>
          <w:i/>
          <w:iCs/>
        </w:rPr>
        <w:t>bTaan</w:t>
      </w:r>
      <w:r w:rsidRPr="009A4CB8">
        <w:t xml:space="preserve"> 10b</w:t>
      </w:r>
      <w:r>
        <w:t xml:space="preserve"> and i</w:t>
      </w:r>
      <w:r w:rsidRPr="009A4CB8">
        <w:t xml:space="preserve">n </w:t>
      </w:r>
      <w:r>
        <w:t xml:space="preserve">the </w:t>
      </w:r>
      <w:smartTag w:uri="urn:schemas-microsoft-com:office:smarttags" w:element="place">
        <w:smartTag w:uri="urn:schemas-microsoft-com:office:smarttags" w:element="City">
          <w:r>
            <w:t>Oxford</w:t>
          </w:r>
        </w:smartTag>
      </w:smartTag>
      <w:r>
        <w:t xml:space="preserve"> – Bodl. Heb. d. 20 to </w:t>
      </w:r>
      <w:r>
        <w:rPr>
          <w:i/>
          <w:iCs/>
        </w:rPr>
        <w:t xml:space="preserve">bSot </w:t>
      </w:r>
      <w:r>
        <w:t xml:space="preserve">49a, see above, n. 56. </w:t>
      </w:r>
      <w:r>
        <w:rPr>
          <w:lang w:val="en-US"/>
        </w:rPr>
        <w:t>For this form</w:t>
      </w:r>
      <w:r>
        <w:t xml:space="preserve"> </w:t>
      </w:r>
      <w:r>
        <w:rPr>
          <w:lang w:eastAsia="en-GB"/>
        </w:rPr>
        <w:t>s</w:t>
      </w:r>
      <w:r w:rsidRPr="009A4CB8">
        <w:rPr>
          <w:lang w:val="en-US" w:eastAsia="en-GB"/>
        </w:rPr>
        <w:t xml:space="preserve">ee </w:t>
      </w:r>
      <w:r>
        <w:rPr>
          <w:lang w:val="en-US" w:eastAsia="en-GB"/>
        </w:rPr>
        <w:t>above, n. 44</w:t>
      </w:r>
      <w:r w:rsidRPr="009A4CB8">
        <w:t>.</w:t>
      </w:r>
    </w:p>
  </w:footnote>
  <w:footnote w:id="235">
    <w:p w14:paraId="056DD176" w14:textId="77777777" w:rsidR="00865CD2" w:rsidRDefault="00865CD2" w:rsidP="00E82063">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Spanish print to </w:t>
      </w:r>
      <w:r w:rsidRPr="005E436F">
        <w:rPr>
          <w:i/>
          <w:iCs/>
          <w:lang w:val="en-US"/>
        </w:rPr>
        <w:t>bTaan</w:t>
      </w:r>
      <w:r w:rsidRPr="005E436F">
        <w:rPr>
          <w:lang w:val="en-US"/>
        </w:rPr>
        <w:t xml:space="preserve"> 10b</w:t>
      </w:r>
      <w:r>
        <w:rPr>
          <w:lang w:val="en-US"/>
        </w:rPr>
        <w:t>, see above, n. 56</w:t>
      </w:r>
      <w:r w:rsidRPr="005E436F">
        <w:rPr>
          <w:lang w:val="en-US"/>
        </w:rPr>
        <w:t>.</w:t>
      </w:r>
      <w:r>
        <w:rPr>
          <w:lang w:val="en-US"/>
        </w:rPr>
        <w:t xml:space="preserve"> On this name see vol. 4 under Ulla S-H/M, pp. </w:t>
      </w:r>
      <w:r>
        <w:rPr>
          <w:u w:color="FFFF00"/>
          <w:lang w:val="en-US"/>
        </w:rPr>
        <w:t>389-90</w:t>
      </w:r>
      <w:r>
        <w:rPr>
          <w:lang w:val="en-US"/>
        </w:rPr>
        <w:t>. This is pro</w:t>
      </w:r>
      <w:r>
        <w:rPr>
          <w:lang w:val="en-US"/>
        </w:rPr>
        <w:t>b</w:t>
      </w:r>
      <w:r>
        <w:rPr>
          <w:lang w:val="en-US"/>
        </w:rPr>
        <w:t xml:space="preserve">ably a scribal “correction,” see vol. 4, Introduction </w:t>
      </w:r>
      <w:r>
        <w:rPr>
          <w:u w:color="FFFF00"/>
          <w:lang w:val="en-US"/>
        </w:rPr>
        <w:t>2.7.2, p. 18</w:t>
      </w:r>
      <w:r>
        <w:rPr>
          <w:lang w:val="en-US"/>
        </w:rPr>
        <w:t>.</w:t>
      </w:r>
    </w:p>
  </w:footnote>
  <w:footnote w:id="236">
    <w:p w14:paraId="61093D6F" w14:textId="77777777" w:rsidR="00865CD2" w:rsidRDefault="00865CD2" w:rsidP="00DE659C">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Although he appears only in BT (here and in </w:t>
      </w:r>
      <w:r w:rsidRPr="005E436F">
        <w:rPr>
          <w:i/>
          <w:iCs/>
          <w:lang w:val="en-US"/>
        </w:rPr>
        <w:t xml:space="preserve">bSot </w:t>
      </w:r>
      <w:r w:rsidRPr="005E436F">
        <w:rPr>
          <w:lang w:val="en-US"/>
        </w:rPr>
        <w:t xml:space="preserve">49 and in </w:t>
      </w:r>
      <w:r w:rsidRPr="005E436F">
        <w:rPr>
          <w:i/>
          <w:iCs/>
          <w:lang w:val="en-US"/>
        </w:rPr>
        <w:t>bSan</w:t>
      </w:r>
      <w:r w:rsidRPr="005E436F">
        <w:rPr>
          <w:lang w:val="en-US"/>
        </w:rPr>
        <w:t xml:space="preserve"> 94b), he is designated </w:t>
      </w:r>
      <w:r w:rsidRPr="005E436F">
        <w:rPr>
          <w:rFonts w:cs="Times New Roman" w:hint="eastAsia"/>
          <w:rtl/>
          <w:lang w:val="en-US"/>
        </w:rPr>
        <w:t>רבי</w:t>
      </w:r>
      <w:r w:rsidRPr="005E436F">
        <w:rPr>
          <w:rFonts w:cs="Times New Roman"/>
          <w:lang w:val="en-US"/>
        </w:rPr>
        <w:t xml:space="preserve">, see Introduction </w:t>
      </w:r>
      <w:r>
        <w:t>5.1.3.2.2</w:t>
      </w:r>
      <w:r>
        <w:rPr>
          <w:rFonts w:cs="Times New Roman"/>
          <w:u w:color="FFFF00"/>
          <w:lang w:val="en-US"/>
        </w:rPr>
        <w:t>, pp. 39-40</w:t>
      </w:r>
      <w:r w:rsidRPr="005E436F">
        <w:rPr>
          <w:rFonts w:cs="Times New Roman"/>
          <w:lang w:val="en-US"/>
        </w:rPr>
        <w:t xml:space="preserve">, and transmits haggadic traditions, in Hebrew, see Introduction </w:t>
      </w:r>
      <w:r>
        <w:t>5.1.3.2</w:t>
      </w:r>
      <w:r>
        <w:rPr>
          <w:rFonts w:cs="Times New Roman"/>
          <w:u w:color="FFFF00"/>
        </w:rPr>
        <w:t>.5-6</w:t>
      </w:r>
      <w:r w:rsidRPr="005E436F">
        <w:rPr>
          <w:rFonts w:cs="Times New Roman"/>
          <w:lang w:val="en-US"/>
        </w:rPr>
        <w:t>.</w:t>
      </w:r>
    </w:p>
  </w:footnote>
  <w:footnote w:id="237">
    <w:p w14:paraId="3A86B38D" w14:textId="77777777" w:rsidR="00865CD2" w:rsidRPr="00B32F2E" w:rsidRDefault="00865CD2" w:rsidP="00F6546F">
      <w:pPr>
        <w:pStyle w:val="FootnoteText"/>
        <w:bidi w:val="0"/>
        <w:spacing w:line="240" w:lineRule="auto"/>
        <w:rPr>
          <w:lang w:val="en-US"/>
        </w:rPr>
      </w:pPr>
      <w:r>
        <w:rPr>
          <w:rStyle w:val="FootnoteReference"/>
        </w:rPr>
        <w:footnoteRef/>
      </w:r>
      <w:r>
        <w:rPr>
          <w:rtl/>
        </w:rPr>
        <w:t xml:space="preserve"> </w:t>
      </w:r>
      <w:r>
        <w:rPr>
          <w:lang w:val="en-US"/>
        </w:rPr>
        <w:t>Mentioned with no chronological context</w:t>
      </w:r>
      <w:r w:rsidRPr="00B32F2E">
        <w:rPr>
          <w:lang w:val="en-US"/>
        </w:rPr>
        <w:t xml:space="preserve">, see Introduction </w:t>
      </w:r>
      <w:r>
        <w:rPr>
          <w:lang w:val="en-US"/>
        </w:rPr>
        <w:t>7.4.4</w:t>
      </w:r>
      <w:r w:rsidRPr="00B32F2E">
        <w:rPr>
          <w:lang w:val="en-US"/>
        </w:rPr>
        <w:t>.</w:t>
      </w:r>
    </w:p>
  </w:footnote>
  <w:footnote w:id="238">
    <w:p w14:paraId="5CA2F519" w14:textId="77777777" w:rsidR="00865CD2" w:rsidRDefault="00865CD2" w:rsidP="00882887">
      <w:pPr>
        <w:pStyle w:val="FootnoteText"/>
        <w:bidi w:val="0"/>
        <w:spacing w:line="240" w:lineRule="auto"/>
        <w:rPr>
          <w:lang w:val="en-US"/>
        </w:rPr>
      </w:pPr>
      <w:r>
        <w:rPr>
          <w:rStyle w:val="FootnoteReference"/>
        </w:rPr>
        <w:footnoteRef/>
      </w:r>
      <w:r>
        <w:rPr>
          <w:rtl/>
        </w:rPr>
        <w:t xml:space="preserve"> </w:t>
      </w:r>
      <w:r w:rsidRPr="005E436F">
        <w:rPr>
          <w:lang w:val="en-US"/>
        </w:rPr>
        <w:t xml:space="preserve">An amora by the name of </w:t>
      </w:r>
      <w:r w:rsidRPr="005E436F">
        <w:rPr>
          <w:rFonts w:cs="Times New Roman"/>
          <w:rtl/>
          <w:lang w:val="en-US"/>
        </w:rPr>
        <w:t>ר' אלעזר</w:t>
      </w:r>
      <w:r w:rsidRPr="005E436F">
        <w:rPr>
          <w:rFonts w:cs="Times New Roman"/>
          <w:lang w:val="en-US"/>
        </w:rPr>
        <w:t xml:space="preserve"> (Eleazar [</w:t>
      </w:r>
      <w:r>
        <w:rPr>
          <w:rFonts w:cs="Times New Roman"/>
          <w:lang w:val="en-US"/>
        </w:rPr>
        <w:t>8</w:t>
      </w:r>
      <w:r w:rsidRPr="005E436F">
        <w:rPr>
          <w:rFonts w:cs="Times New Roman"/>
          <w:lang w:val="en-US"/>
        </w:rPr>
        <w:t xml:space="preserve">]) is mentioned often in PT (e.g. </w:t>
      </w:r>
      <w:r w:rsidRPr="005E436F">
        <w:rPr>
          <w:rFonts w:cs="Times New Roman"/>
          <w:i/>
          <w:iCs/>
          <w:lang w:val="en-US"/>
        </w:rPr>
        <w:t>yBer</w:t>
      </w:r>
      <w:r w:rsidRPr="005E436F">
        <w:rPr>
          <w:rFonts w:cs="Times New Roman"/>
          <w:lang w:val="en-US"/>
        </w:rPr>
        <w:t xml:space="preserve"> 2:1, 4b) but never as the son of a </w:t>
      </w:r>
      <w:r w:rsidRPr="005E436F">
        <w:rPr>
          <w:rFonts w:cs="Times New Roman" w:hint="eastAsia"/>
          <w:rtl/>
          <w:lang w:val="en-US"/>
        </w:rPr>
        <w:t>פדת</w:t>
      </w:r>
      <w:r w:rsidRPr="005E436F">
        <w:rPr>
          <w:rFonts w:cs="Times New Roman"/>
          <w:lang w:val="en-US"/>
        </w:rPr>
        <w:t xml:space="preserve">. Thus he appears only in BT, and I assume he is a different person. Hyman, </w:t>
      </w:r>
      <w:r w:rsidRPr="005E436F">
        <w:rPr>
          <w:rFonts w:cs="Times New Roman"/>
          <w:i/>
          <w:iCs/>
          <w:lang w:val="en-US"/>
        </w:rPr>
        <w:t>Toldoth</w:t>
      </w:r>
      <w:r w:rsidRPr="005E436F">
        <w:rPr>
          <w:rFonts w:cs="Times New Roman"/>
          <w:lang w:val="en-US"/>
        </w:rPr>
        <w:t>, 192, claims that Eleazar ben Pedat was Babylonian, but does not bring clear cut evidence for this.</w:t>
      </w:r>
      <w:r w:rsidRPr="005E436F">
        <w:rPr>
          <w:lang w:val="en-US"/>
        </w:rPr>
        <w:t xml:space="preserve"> </w:t>
      </w:r>
      <w:r w:rsidRPr="005E436F">
        <w:rPr>
          <w:rFonts w:cs="Times New Roman"/>
          <w:lang w:val="en-US"/>
        </w:rPr>
        <w:t>That he was the father of Pedat (</w:t>
      </w:r>
      <w:r>
        <w:rPr>
          <w:rFonts w:cs="Times New Roman"/>
          <w:lang w:val="en-US"/>
        </w:rPr>
        <w:t>1</w:t>
      </w:r>
      <w:r w:rsidRPr="005E436F">
        <w:rPr>
          <w:rFonts w:cs="Times New Roman"/>
          <w:lang w:val="en-US"/>
        </w:rPr>
        <w:t>)</w:t>
      </w:r>
      <w:r>
        <w:rPr>
          <w:rFonts w:cs="Times New Roman"/>
          <w:lang w:val="en-US"/>
        </w:rPr>
        <w:t xml:space="preserve"> S-H/M,</w:t>
      </w:r>
      <w:r w:rsidRPr="005E436F">
        <w:rPr>
          <w:rFonts w:cs="Times New Roman"/>
          <w:lang w:val="en-US"/>
        </w:rPr>
        <w:t xml:space="preserve"> mentioned often in PT</w:t>
      </w:r>
      <w:r>
        <w:rPr>
          <w:rFonts w:cs="Times New Roman"/>
          <w:lang w:val="en-US"/>
        </w:rPr>
        <w:t>,</w:t>
      </w:r>
      <w:r w:rsidRPr="005E436F">
        <w:rPr>
          <w:rFonts w:cs="Times New Roman"/>
          <w:lang w:val="en-US"/>
        </w:rPr>
        <w:t xml:space="preserve"> is shown in </w:t>
      </w:r>
      <w:r w:rsidRPr="005E436F">
        <w:rPr>
          <w:rFonts w:cs="Times New Roman"/>
          <w:i/>
          <w:iCs/>
          <w:lang w:val="en-US"/>
        </w:rPr>
        <w:t>yMeg</w:t>
      </w:r>
      <w:r w:rsidRPr="005E436F">
        <w:rPr>
          <w:rFonts w:cs="Times New Roman"/>
          <w:lang w:val="en-US"/>
        </w:rPr>
        <w:t xml:space="preserve"> 4:10, 75c. Thus I a</w:t>
      </w:r>
      <w:r w:rsidRPr="005E436F">
        <w:rPr>
          <w:rFonts w:cs="Times New Roman"/>
          <w:lang w:val="en-US"/>
        </w:rPr>
        <w:t>s</w:t>
      </w:r>
      <w:r w:rsidRPr="005E436F">
        <w:rPr>
          <w:rFonts w:cs="Times New Roman"/>
          <w:lang w:val="en-US"/>
        </w:rPr>
        <w:t>sume he is Palestinian.</w:t>
      </w:r>
    </w:p>
  </w:footnote>
  <w:footnote w:id="239">
    <w:p w14:paraId="72A1A7DB" w14:textId="77777777" w:rsidR="00865CD2" w:rsidRPr="008F0253" w:rsidRDefault="00865CD2" w:rsidP="008F0253">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240">
    <w:p w14:paraId="3EB16C5A" w14:textId="77777777" w:rsidR="00865CD2" w:rsidRDefault="00865CD2" w:rsidP="0076170C">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he appears only here in BT, he is consistently designated by the title </w:t>
      </w:r>
      <w:r w:rsidRPr="005E436F">
        <w:rPr>
          <w:rFonts w:cs="Times New Roman" w:hint="eastAsia"/>
          <w:rtl/>
          <w:lang w:val="en-US"/>
        </w:rPr>
        <w:t>רבי</w:t>
      </w:r>
      <w:r w:rsidRPr="005E436F">
        <w:rPr>
          <w:rFonts w:cs="Times New Roman"/>
          <w:lang w:val="en-US"/>
        </w:rPr>
        <w:t xml:space="preserve"> and transmits a tradition in Hebrew</w:t>
      </w:r>
      <w:r>
        <w:rPr>
          <w:rFonts w:cs="Times New Roman"/>
          <w:lang w:val="en-US"/>
        </w:rPr>
        <w:t>, see above, n. 60</w:t>
      </w:r>
      <w:r w:rsidRPr="005E436F">
        <w:rPr>
          <w:rFonts w:cs="Times New Roman"/>
          <w:lang w:val="en-US"/>
        </w:rPr>
        <w:t>.</w:t>
      </w:r>
    </w:p>
  </w:footnote>
  <w:footnote w:id="241">
    <w:p w14:paraId="379692D6" w14:textId="77777777" w:rsidR="00865CD2" w:rsidRPr="005C724F" w:rsidRDefault="00865CD2" w:rsidP="00474BC8">
      <w:pPr>
        <w:pStyle w:val="FootnoteText"/>
        <w:bidi w:val="0"/>
        <w:spacing w:line="240" w:lineRule="auto"/>
        <w:rPr>
          <w:lang w:val="en-US"/>
        </w:rPr>
      </w:pPr>
      <w:r>
        <w:rPr>
          <w:rStyle w:val="FootnoteReference"/>
        </w:rPr>
        <w:footnoteRef/>
      </w:r>
      <w:r>
        <w:rPr>
          <w:rtl/>
        </w:rPr>
        <w:t xml:space="preserve"> </w:t>
      </w:r>
      <w:r w:rsidRPr="005C724F">
        <w:rPr>
          <w:lang w:val="en-US"/>
        </w:rPr>
        <w:t>Nah</w:t>
      </w:r>
      <w:r w:rsidRPr="005C724F">
        <w:rPr>
          <w:rFonts w:cs="Times New Roman"/>
          <w:lang w:val="en-US"/>
        </w:rPr>
        <w:t>̣</w:t>
      </w:r>
      <w:r w:rsidRPr="005C724F">
        <w:rPr>
          <w:lang w:val="en-US"/>
        </w:rPr>
        <w:t>mani (1) B/M in vol. 4, p. 112 transmits in his name. This is</w:t>
      </w:r>
      <w:r>
        <w:rPr>
          <w:lang w:val="en-US"/>
        </w:rPr>
        <w:t xml:space="preserve"> </w:t>
      </w:r>
      <w:r w:rsidRPr="005C724F">
        <w:rPr>
          <w:lang w:val="en-US"/>
        </w:rPr>
        <w:t>the date of his death</w:t>
      </w:r>
      <w:r>
        <w:rPr>
          <w:lang w:val="en-US"/>
        </w:rPr>
        <w:t>, see introdu</w:t>
      </w:r>
      <w:r>
        <w:rPr>
          <w:lang w:val="en-US"/>
        </w:rPr>
        <w:t>c</w:t>
      </w:r>
      <w:r>
        <w:rPr>
          <w:lang w:val="en-US"/>
        </w:rPr>
        <w:t>tion 7.4.5</w:t>
      </w:r>
      <w:r w:rsidRPr="005C724F">
        <w:rPr>
          <w:lang w:val="en-US"/>
        </w:rPr>
        <w:t>.</w:t>
      </w:r>
    </w:p>
  </w:footnote>
  <w:footnote w:id="242">
    <w:p w14:paraId="268BE2ED" w14:textId="77777777" w:rsidR="00865CD2" w:rsidRPr="00185535" w:rsidRDefault="00865CD2" w:rsidP="0076170C">
      <w:pPr>
        <w:pStyle w:val="FootnoteText"/>
        <w:bidi w:val="0"/>
        <w:spacing w:line="240" w:lineRule="auto"/>
        <w:rPr>
          <w:rtl/>
          <w:lang w:val="en-US"/>
        </w:rPr>
      </w:pPr>
      <w:r>
        <w:rPr>
          <w:rStyle w:val="FootnoteReference"/>
        </w:rPr>
        <w:footnoteRef/>
      </w:r>
      <w:r>
        <w:rPr>
          <w:rtl/>
        </w:rPr>
        <w:t xml:space="preserve"> </w:t>
      </w:r>
      <w:r>
        <w:rPr>
          <w:lang w:val="en-US"/>
        </w:rPr>
        <w:t xml:space="preserve">For the name </w:t>
      </w:r>
      <w:r w:rsidRPr="00BB2C42">
        <w:rPr>
          <w:rFonts w:cs="Times New Roman"/>
          <w:rtl/>
          <w:lang w:val="en-US"/>
        </w:rPr>
        <w:t>אלע</w:t>
      </w:r>
      <w:r>
        <w:rPr>
          <w:rFonts w:cs="Times New Roman" w:hint="cs"/>
          <w:rtl/>
          <w:lang w:val="en-US"/>
        </w:rPr>
        <w:t>י</w:t>
      </w:r>
      <w:r>
        <w:rPr>
          <w:rFonts w:cs="Times New Roman"/>
          <w:lang w:val="en-US"/>
        </w:rPr>
        <w:t xml:space="preserve"> see above, n. 44. On the fall of the initial </w:t>
      </w:r>
      <w:r>
        <w:rPr>
          <w:rFonts w:cs="Times New Roman" w:hint="cs"/>
          <w:rtl/>
          <w:lang w:val="en-US"/>
        </w:rPr>
        <w:t xml:space="preserve">א </w:t>
      </w:r>
      <w:r>
        <w:rPr>
          <w:rFonts w:cs="Times New Roman" w:hint="cs"/>
          <w:lang w:val="en-US"/>
        </w:rPr>
        <w:t xml:space="preserve">as a Palestinian-Aramaic linguistic phenomenon see vol. </w:t>
      </w:r>
      <w:r>
        <w:rPr>
          <w:rFonts w:cs="Times New Roman"/>
          <w:lang w:val="en-US"/>
        </w:rPr>
        <w:t>1, Introduction 2.5.2, p. 29.</w:t>
      </w:r>
      <w:r>
        <w:rPr>
          <w:lang w:val="en-US"/>
        </w:rPr>
        <w:t xml:space="preserve">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w:t>
      </w:r>
      <w:r w:rsidRPr="00A0126A">
        <w:rPr>
          <w:lang w:val="en-US"/>
        </w:rPr>
        <w:t>c</w:t>
      </w:r>
      <w:r w:rsidRPr="00A0126A">
        <w:rPr>
          <w:lang w:val="en-US"/>
        </w:rPr>
        <w:t>tion 2.3.4.3</w:t>
      </w:r>
      <w:r>
        <w:rPr>
          <w:lang w:val="en-US"/>
        </w:rPr>
        <w:t xml:space="preserve">, p. </w:t>
      </w:r>
      <w:r>
        <w:rPr>
          <w:u w:color="FFFF00"/>
          <w:lang w:val="en-US"/>
        </w:rPr>
        <w:t>12</w:t>
      </w:r>
      <w:r>
        <w:rPr>
          <w:lang w:val="en-US"/>
        </w:rPr>
        <w:t>.</w:t>
      </w:r>
    </w:p>
  </w:footnote>
  <w:footnote w:id="243">
    <w:p w14:paraId="5F8D6700" w14:textId="77777777" w:rsidR="00865CD2" w:rsidRPr="009A4CB8" w:rsidRDefault="00865CD2" w:rsidP="00C069AF">
      <w:pPr>
        <w:pStyle w:val="FootnoteText"/>
        <w:bidi w:val="0"/>
        <w:spacing w:line="240" w:lineRule="auto"/>
        <w:rPr>
          <w:rtl/>
          <w:lang w:val="en-US"/>
        </w:rPr>
      </w:pPr>
      <w:r w:rsidRPr="00C069AF">
        <w:rPr>
          <w:rStyle w:val="FootnoteReference"/>
          <w:rFonts w:cs="Times New Roman"/>
          <w:rtl/>
        </w:rPr>
        <w:footnoteRef/>
      </w:r>
      <w:r w:rsidRPr="00C069AF">
        <w:rPr>
          <w:rFonts w:cs="Times New Roman"/>
          <w:lang w:val="en-US"/>
        </w:rPr>
        <w:t xml:space="preserve"> Hyman, </w:t>
      </w:r>
      <w:r w:rsidRPr="00C069AF">
        <w:rPr>
          <w:rFonts w:cs="Times New Roman"/>
          <w:i/>
          <w:iCs/>
          <w:lang w:val="en-US"/>
        </w:rPr>
        <w:t>ibid</w:t>
      </w:r>
      <w:r w:rsidRPr="00C069AF">
        <w:rPr>
          <w:rFonts w:cs="Times New Roman"/>
          <w:lang w:val="en-US"/>
        </w:rPr>
        <w:t xml:space="preserve">., and 753 identifies him with </w:t>
      </w:r>
      <w:r>
        <w:rPr>
          <w:rFonts w:cs="Times New Roman"/>
          <w:lang w:val="en-US"/>
        </w:rPr>
        <w:t>a</w:t>
      </w:r>
      <w:r w:rsidRPr="00C069AF">
        <w:rPr>
          <w:rFonts w:cs="Times New Roman"/>
          <w:lang w:val="en-US"/>
        </w:rPr>
        <w:t xml:space="preserve"> </w:t>
      </w:r>
      <w:r w:rsidRPr="00C069AF">
        <w:rPr>
          <w:rFonts w:cs="Times New Roman"/>
          <w:rtl/>
          <w:lang w:val="en-US"/>
        </w:rPr>
        <w:t>יוסף בן עילאי</w:t>
      </w:r>
      <w:r w:rsidRPr="00C069AF">
        <w:rPr>
          <w:rFonts w:cs="Times New Roman"/>
          <w:lang w:val="en-US"/>
        </w:rPr>
        <w:t xml:space="preserve"> </w:t>
      </w:r>
      <w:r>
        <w:rPr>
          <w:rFonts w:cs="Times New Roman"/>
          <w:lang w:val="en-US"/>
        </w:rPr>
        <w:t xml:space="preserve">mentioned in </w:t>
      </w:r>
      <w:r>
        <w:rPr>
          <w:rFonts w:cs="Times New Roman"/>
          <w:i/>
          <w:iCs/>
          <w:lang w:val="en-US"/>
        </w:rPr>
        <w:t xml:space="preserve">bSuk </w:t>
      </w:r>
      <w:r w:rsidRPr="00C069AF">
        <w:rPr>
          <w:rFonts w:cs="Times New Roman"/>
          <w:lang w:val="en-US"/>
        </w:rPr>
        <w:t>26a</w:t>
      </w:r>
      <w:r>
        <w:rPr>
          <w:rFonts w:cs="Times New Roman"/>
          <w:lang w:val="en-US"/>
        </w:rPr>
        <w:t xml:space="preserve">, as a Babylonian, </w:t>
      </w:r>
      <w:r w:rsidRPr="00C069AF">
        <w:rPr>
          <w:rFonts w:cs="Times New Roman"/>
          <w:lang w:val="en-US"/>
        </w:rPr>
        <w:t>but a Babylonian</w:t>
      </w:r>
      <w:r w:rsidRPr="00C069AF">
        <w:rPr>
          <w:lang w:val="en-US"/>
        </w:rPr>
        <w:t xml:space="preserve"> prov</w:t>
      </w:r>
      <w:r w:rsidRPr="00C069AF">
        <w:rPr>
          <w:lang w:val="en-US"/>
        </w:rPr>
        <w:t>e</w:t>
      </w:r>
      <w:r w:rsidRPr="00C069AF">
        <w:rPr>
          <w:lang w:val="en-US"/>
        </w:rPr>
        <w:t xml:space="preserve">nance in </w:t>
      </w:r>
      <w:r w:rsidRPr="00C069AF">
        <w:rPr>
          <w:i/>
          <w:iCs/>
          <w:lang w:val="en-US"/>
        </w:rPr>
        <w:t>Gen Rab</w:t>
      </w:r>
      <w:r w:rsidRPr="00C069AF">
        <w:rPr>
          <w:lang w:val="en-US"/>
        </w:rPr>
        <w:t xml:space="preserve"> is unlikely.</w:t>
      </w:r>
    </w:p>
  </w:footnote>
  <w:footnote w:id="244">
    <w:p w14:paraId="4EB56116" w14:textId="77777777" w:rsidR="00865CD2" w:rsidRPr="005C724F" w:rsidRDefault="00865CD2" w:rsidP="005C724F">
      <w:pPr>
        <w:pStyle w:val="FootnoteText"/>
        <w:bidi w:val="0"/>
        <w:spacing w:line="240" w:lineRule="auto"/>
        <w:rPr>
          <w:lang w:val="en-US"/>
        </w:rPr>
      </w:pPr>
      <w:r>
        <w:rPr>
          <w:rStyle w:val="FootnoteReference"/>
        </w:rPr>
        <w:footnoteRef/>
      </w:r>
      <w:r>
        <w:rPr>
          <w:rtl/>
        </w:rPr>
        <w:t xml:space="preserve"> </w:t>
      </w:r>
      <w:r>
        <w:rPr>
          <w:lang w:val="en-US"/>
        </w:rPr>
        <w:t>Rabbi Levi (6), who was a contemporary of Rabbi Yohanan (1), transmits in his son’s name, see Intr</w:t>
      </w:r>
      <w:r>
        <w:rPr>
          <w:lang w:val="en-US"/>
        </w:rPr>
        <w:t>o</w:t>
      </w:r>
      <w:r>
        <w:rPr>
          <w:lang w:val="en-US"/>
        </w:rPr>
        <w:t>duction 7.4.1.</w:t>
      </w:r>
    </w:p>
  </w:footnote>
  <w:footnote w:id="245">
    <w:p w14:paraId="1F5A6D06" w14:textId="77777777" w:rsidR="00865CD2" w:rsidRPr="004C68BA" w:rsidRDefault="00865CD2" w:rsidP="006C61B0">
      <w:pPr>
        <w:pStyle w:val="FootnoteText"/>
        <w:bidi w:val="0"/>
        <w:spacing w:line="240" w:lineRule="auto"/>
        <w:rPr>
          <w:lang w:val="en-US"/>
        </w:rPr>
      </w:pPr>
      <w:r>
        <w:rPr>
          <w:rStyle w:val="FootnoteReference"/>
        </w:rPr>
        <w:footnoteRef/>
      </w:r>
      <w:r>
        <w:rPr>
          <w:rtl/>
        </w:rPr>
        <w:t xml:space="preserve"> </w:t>
      </w:r>
      <w:r>
        <w:rPr>
          <w:lang w:val="en-US"/>
        </w:rPr>
        <w:t>Transmits in the name of Rabbi Aha (Ahi [1]), who w</w:t>
      </w:r>
      <w:r w:rsidRPr="004C68BA">
        <w:rPr>
          <w:lang w:val="en-US"/>
        </w:rPr>
        <w:t>as associ</w:t>
      </w:r>
      <w:r>
        <w:rPr>
          <w:lang w:val="en-US"/>
        </w:rPr>
        <w:t>a</w:t>
      </w:r>
      <w:r w:rsidRPr="004C68BA">
        <w:rPr>
          <w:lang w:val="en-US"/>
        </w:rPr>
        <w:t>te</w:t>
      </w:r>
      <w:r>
        <w:rPr>
          <w:lang w:val="en-US"/>
        </w:rPr>
        <w:t>d with Rabbi Yohanan (1), see Intr</w:t>
      </w:r>
      <w:r>
        <w:rPr>
          <w:lang w:val="en-US"/>
        </w:rPr>
        <w:t>o</w:t>
      </w:r>
      <w:r>
        <w:rPr>
          <w:lang w:val="en-US"/>
        </w:rPr>
        <w:t>duction 7.4.1.</w:t>
      </w:r>
    </w:p>
  </w:footnote>
  <w:footnote w:id="246">
    <w:p w14:paraId="6B154576" w14:textId="77777777" w:rsidR="00865CD2" w:rsidRPr="00520DF1" w:rsidRDefault="00865CD2" w:rsidP="00520DF1">
      <w:pPr>
        <w:pStyle w:val="FootnoteText"/>
        <w:bidi w:val="0"/>
        <w:spacing w:line="240" w:lineRule="auto"/>
        <w:rPr>
          <w:lang w:val="en-US"/>
        </w:rPr>
      </w:pPr>
      <w:r>
        <w:rPr>
          <w:rStyle w:val="FootnoteReference"/>
        </w:rPr>
        <w:footnoteRef/>
      </w:r>
      <w:r>
        <w:rPr>
          <w:rtl/>
        </w:rPr>
        <w:t xml:space="preserve"> </w:t>
      </w:r>
      <w:r>
        <w:rPr>
          <w:lang w:val="en-US"/>
        </w:rPr>
        <w:t xml:space="preserve"> Samuel (3) transmits in his son’s name, see Introduction 7.4.2.</w:t>
      </w:r>
    </w:p>
  </w:footnote>
  <w:footnote w:id="247">
    <w:p w14:paraId="2A16A83E" w14:textId="77777777" w:rsidR="00865CD2" w:rsidRPr="008F12AA" w:rsidRDefault="00865CD2">
      <w:pPr>
        <w:pStyle w:val="FootnoteText"/>
        <w:bidi w:val="0"/>
        <w:spacing w:line="240" w:lineRule="auto"/>
        <w:rPr>
          <w:lang w:val="de-DE"/>
        </w:rPr>
      </w:pPr>
      <w:r w:rsidRPr="009A4CB8">
        <w:rPr>
          <w:rStyle w:val="FootnoteReference"/>
        </w:rPr>
        <w:footnoteRef/>
      </w:r>
      <w:r>
        <w:t xml:space="preserve"> </w:t>
      </w:r>
      <w:r w:rsidRPr="009A4CB8">
        <w:t xml:space="preserve">In Aramaic – </w:t>
      </w:r>
      <w:r w:rsidRPr="008F12AA">
        <w:rPr>
          <w:rFonts w:cs="Times New Roman"/>
          <w:rtl/>
        </w:rPr>
        <w:t>בצראה</w:t>
      </w:r>
      <w:r>
        <w:t xml:space="preserve">, see Reeg, </w:t>
      </w:r>
      <w:r>
        <w:rPr>
          <w:i/>
          <w:iCs/>
        </w:rPr>
        <w:t>Ortsnamen</w:t>
      </w:r>
      <w:r>
        <w:t>, 77-8</w:t>
      </w:r>
      <w:r w:rsidRPr="009A4CB8">
        <w:t>.</w:t>
      </w:r>
      <w:r>
        <w:t xml:space="preserve"> </w:t>
      </w:r>
      <w:r>
        <w:rPr>
          <w:lang w:val="en-US"/>
        </w:rPr>
        <w:t>On Bostra see Introduction 3.2.1.</w:t>
      </w:r>
    </w:p>
  </w:footnote>
  <w:footnote w:id="248">
    <w:p w14:paraId="42412D69" w14:textId="77777777" w:rsidR="00865CD2" w:rsidRPr="008F568A" w:rsidRDefault="00865CD2" w:rsidP="008F568A">
      <w:pPr>
        <w:pStyle w:val="FootnoteText"/>
        <w:bidi w:val="0"/>
        <w:spacing w:line="240" w:lineRule="auto"/>
        <w:rPr>
          <w:lang w:val="en-US"/>
        </w:rPr>
      </w:pPr>
      <w:r>
        <w:rPr>
          <w:rStyle w:val="FootnoteReference"/>
        </w:rPr>
        <w:footnoteRef/>
      </w:r>
      <w:r>
        <w:rPr>
          <w:rtl/>
        </w:rPr>
        <w:t xml:space="preserve"> </w:t>
      </w:r>
      <w:r>
        <w:rPr>
          <w:lang w:val="en-US"/>
        </w:rPr>
        <w:t>Only in the Vilna edition. In the Buber edition this part of the midrash is missing.</w:t>
      </w:r>
    </w:p>
  </w:footnote>
  <w:footnote w:id="249">
    <w:p w14:paraId="5977FBA5" w14:textId="77777777" w:rsidR="00865CD2" w:rsidRPr="004C68BA" w:rsidRDefault="00865CD2" w:rsidP="00F00564">
      <w:pPr>
        <w:pStyle w:val="FootnoteText"/>
        <w:bidi w:val="0"/>
        <w:spacing w:line="240" w:lineRule="auto"/>
        <w:rPr>
          <w:lang w:val="en-US"/>
        </w:rPr>
      </w:pPr>
      <w:r>
        <w:rPr>
          <w:rStyle w:val="FootnoteReference"/>
        </w:rPr>
        <w:footnoteRef/>
      </w:r>
      <w:r>
        <w:rPr>
          <w:rtl/>
        </w:rPr>
        <w:t xml:space="preserve"> </w:t>
      </w:r>
      <w:r>
        <w:rPr>
          <w:lang w:val="en-US"/>
        </w:rPr>
        <w:t>See above, n. 69.</w:t>
      </w:r>
    </w:p>
  </w:footnote>
  <w:footnote w:id="250">
    <w:p w14:paraId="6AFDD55C" w14:textId="77777777" w:rsidR="00865CD2" w:rsidRPr="00FD3703" w:rsidRDefault="00865CD2" w:rsidP="003D0D19">
      <w:pPr>
        <w:pStyle w:val="FootnoteText"/>
        <w:bidi w:val="0"/>
        <w:spacing w:line="240" w:lineRule="auto"/>
        <w:rPr>
          <w:rtl/>
          <w:lang w:val="en-US"/>
        </w:rPr>
      </w:pPr>
      <w:r>
        <w:rPr>
          <w:rStyle w:val="FootnoteReference"/>
        </w:rPr>
        <w:footnoteRef/>
      </w:r>
      <w:r>
        <w:t xml:space="preserve"> </w:t>
      </w:r>
      <w:r w:rsidRPr="005E436F">
        <w:rPr>
          <w:lang w:val="en-US"/>
        </w:rPr>
        <w:t>In this composition Se‘adya Gaon explains the work of poets</w:t>
      </w:r>
      <w:r>
        <w:rPr>
          <w:lang w:val="en-US"/>
        </w:rPr>
        <w:t xml:space="preserve"> (</w:t>
      </w:r>
      <w:r>
        <w:rPr>
          <w:rFonts w:cs="Times New Roman" w:hint="cs"/>
          <w:rtl/>
          <w:lang w:val="en-US"/>
        </w:rPr>
        <w:t>אלשערא</w:t>
      </w:r>
      <w:r>
        <w:rPr>
          <w:rFonts w:cs="Times New Roman"/>
          <w:lang w:val="en-US"/>
        </w:rPr>
        <w:t xml:space="preserve"> in Judeo-Arabic</w:t>
      </w:r>
      <w:r>
        <w:rPr>
          <w:lang w:val="en-US"/>
        </w:rPr>
        <w:t>)</w:t>
      </w:r>
      <w:r w:rsidRPr="005E436F">
        <w:rPr>
          <w:lang w:val="en-US"/>
        </w:rPr>
        <w:t>, and lists this one among them.</w:t>
      </w:r>
      <w:r>
        <w:rPr>
          <w:lang w:val="en-US"/>
        </w:rPr>
        <w:t xml:space="preserve"> And see Introduction </w:t>
      </w:r>
      <w:r>
        <w:t>3.1.3.6.</w:t>
      </w:r>
    </w:p>
  </w:footnote>
  <w:footnote w:id="251">
    <w:p w14:paraId="26EF2442" w14:textId="77777777" w:rsidR="00865CD2" w:rsidRPr="00393C2F" w:rsidRDefault="00865CD2" w:rsidP="00352824">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Zulay, </w:t>
      </w:r>
      <w:r w:rsidRPr="005E436F">
        <w:rPr>
          <w:rFonts w:cs="Times New Roman"/>
          <w:i/>
          <w:iCs/>
          <w:lang w:val="en-US"/>
        </w:rPr>
        <w:t>Eretz Israel</w:t>
      </w:r>
      <w:r w:rsidRPr="005E436F">
        <w:rPr>
          <w:rFonts w:cs="Times New Roman"/>
          <w:lang w:val="en-US"/>
        </w:rPr>
        <w:t>, 165</w:t>
      </w:r>
      <w:r>
        <w:rPr>
          <w:rFonts w:cs="Times New Roman"/>
          <w:lang w:val="en-US"/>
        </w:rPr>
        <w:t>, dates him to the Byzantine period, see Introduction 7.5.5</w:t>
      </w:r>
      <w:r w:rsidRPr="005E436F">
        <w:rPr>
          <w:rFonts w:cs="Times New Roman"/>
          <w:lang w:val="en-US"/>
        </w:rPr>
        <w:t>.</w:t>
      </w:r>
    </w:p>
  </w:footnote>
  <w:footnote w:id="252">
    <w:p w14:paraId="3F4EB8F1" w14:textId="77777777" w:rsidR="00865CD2" w:rsidRPr="007037E9" w:rsidRDefault="00865CD2" w:rsidP="00022B86">
      <w:pPr>
        <w:pStyle w:val="FootnoteText"/>
        <w:bidi w:val="0"/>
        <w:spacing w:line="240" w:lineRule="auto"/>
        <w:rPr>
          <w:lang w:val="en-US"/>
        </w:rPr>
      </w:pPr>
      <w:r>
        <w:rPr>
          <w:rStyle w:val="FootnoteReference"/>
        </w:rPr>
        <w:footnoteRef/>
      </w:r>
      <w:r>
        <w:rPr>
          <w:rtl/>
        </w:rPr>
        <w:t xml:space="preserve"> </w:t>
      </w:r>
      <w:r>
        <w:rPr>
          <w:lang w:val="en-US"/>
        </w:rPr>
        <w:t>Known to us through his “signature” (achrosticon) in his liturgical poems (</w:t>
      </w:r>
      <w:r w:rsidRPr="007037E9">
        <w:rPr>
          <w:i/>
          <w:iCs/>
          <w:lang w:val="en-US"/>
        </w:rPr>
        <w:t>piyutim</w:t>
      </w:r>
      <w:r>
        <w:rPr>
          <w:lang w:val="en-US"/>
        </w:rPr>
        <w:t>), see Intr</w:t>
      </w:r>
      <w:r>
        <w:rPr>
          <w:lang w:val="en-US"/>
        </w:rPr>
        <w:t>o</w:t>
      </w:r>
      <w:r>
        <w:rPr>
          <w:lang w:val="en-US"/>
        </w:rPr>
        <w:t>duction 3.1.3.6.</w:t>
      </w:r>
    </w:p>
  </w:footnote>
  <w:footnote w:id="253">
    <w:p w14:paraId="4A19BB89" w14:textId="77777777" w:rsidR="00865CD2" w:rsidRPr="00393C2F" w:rsidRDefault="00865CD2" w:rsidP="002028B3">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Pr>
          <w:rFonts w:cs="Times New Roman"/>
          <w:lang w:val="en-US"/>
        </w:rPr>
        <w:t>See above, n. 75</w:t>
      </w:r>
      <w:r w:rsidRPr="005E436F">
        <w:rPr>
          <w:rFonts w:cs="Times New Roman"/>
          <w:lang w:val="en-US"/>
        </w:rPr>
        <w:t>.</w:t>
      </w:r>
    </w:p>
  </w:footnote>
  <w:footnote w:id="254">
    <w:p w14:paraId="583C4345" w14:textId="77777777" w:rsidR="00865CD2" w:rsidRPr="009A4CB8" w:rsidRDefault="00865CD2" w:rsidP="00275D23">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lang w:val="en-US" w:eastAsia="en-GB"/>
        </w:rPr>
        <w:t xml:space="preserve">For this form see vol. 1, Eleazar (14) B/M, p. 65. </w:t>
      </w:r>
    </w:p>
  </w:footnote>
  <w:footnote w:id="255">
    <w:p w14:paraId="1AED995E" w14:textId="77777777" w:rsidR="00865CD2" w:rsidRPr="009A4CB8" w:rsidRDefault="00865CD2" w:rsidP="00275D23">
      <w:pPr>
        <w:pStyle w:val="FootnoteText"/>
        <w:bidi w:val="0"/>
        <w:spacing w:line="240" w:lineRule="auto"/>
        <w:rPr>
          <w:rtl/>
          <w:lang w:val="en-US"/>
        </w:rPr>
      </w:pPr>
      <w:r w:rsidRPr="003138E1">
        <w:rPr>
          <w:rStyle w:val="FootnoteReference"/>
          <w:rFonts w:cs="Times New Roman"/>
          <w:rtl/>
        </w:rPr>
        <w:footnoteRef/>
      </w:r>
      <w:r w:rsidRPr="003138E1">
        <w:rPr>
          <w:rFonts w:cs="Times New Roman"/>
          <w:lang w:eastAsia="en-GB"/>
        </w:rPr>
        <w:t xml:space="preserve"> </w:t>
      </w:r>
      <w:r>
        <w:rPr>
          <w:lang w:eastAsia="en-GB"/>
        </w:rPr>
        <w:t>See above, n. 78</w:t>
      </w:r>
      <w:r w:rsidRPr="009A4CB8">
        <w:rPr>
          <w:lang w:eastAsia="en-GB"/>
        </w:rPr>
        <w:t>.</w:t>
      </w:r>
    </w:p>
  </w:footnote>
  <w:footnote w:id="256">
    <w:p w14:paraId="282162D2" w14:textId="77777777" w:rsidR="00865CD2" w:rsidRPr="009A4CB8" w:rsidRDefault="00865CD2" w:rsidP="00A90D8F">
      <w:pPr>
        <w:pStyle w:val="FootnoteText"/>
        <w:bidi w:val="0"/>
        <w:spacing w:line="240" w:lineRule="auto"/>
        <w:rPr>
          <w:rtl/>
          <w:lang w:val="en-US"/>
        </w:rPr>
      </w:pPr>
      <w:r w:rsidRPr="003138E1">
        <w:rPr>
          <w:rStyle w:val="FootnoteReference"/>
          <w:rFonts w:cs="Times New Roman"/>
          <w:rtl/>
        </w:rPr>
        <w:footnoteRef/>
      </w:r>
      <w:r w:rsidRPr="003138E1">
        <w:rPr>
          <w:rFonts w:cs="Times New Roman"/>
          <w:lang w:eastAsia="en-GB"/>
        </w:rPr>
        <w:t xml:space="preserve"> </w:t>
      </w:r>
      <w:r>
        <w:rPr>
          <w:lang w:eastAsia="en-GB"/>
        </w:rPr>
        <w:t>See above, n.78</w:t>
      </w:r>
      <w:r w:rsidRPr="009A4CB8">
        <w:rPr>
          <w:lang w:eastAsia="en-GB"/>
        </w:rPr>
        <w:t>.</w:t>
      </w:r>
    </w:p>
  </w:footnote>
  <w:footnote w:id="257">
    <w:p w14:paraId="23D8EA8E" w14:textId="77777777" w:rsidR="00865CD2" w:rsidRPr="00E8118E" w:rsidRDefault="00865CD2" w:rsidP="00E8118E">
      <w:pPr>
        <w:pStyle w:val="FootnoteText"/>
        <w:bidi w:val="0"/>
        <w:spacing w:line="240" w:lineRule="auto"/>
        <w:rPr>
          <w:lang w:val="en-US"/>
        </w:rPr>
      </w:pPr>
      <w:r>
        <w:rPr>
          <w:rStyle w:val="FootnoteReference"/>
        </w:rPr>
        <w:footnoteRef/>
      </w:r>
      <w:r>
        <w:rPr>
          <w:rtl/>
        </w:rPr>
        <w:t xml:space="preserve"> </w:t>
      </w:r>
      <w:r>
        <w:rPr>
          <w:lang w:val="en-US"/>
        </w:rPr>
        <w:t>Jewishness suggested based on names mentioned in the inscription but see vol. 3, Introduction 6.6.7, p. 52. The region was not particularly Jewish, see introduction 6.2.1.2.</w:t>
      </w:r>
    </w:p>
  </w:footnote>
  <w:footnote w:id="258">
    <w:p w14:paraId="53AB2260" w14:textId="77777777" w:rsidR="00865CD2" w:rsidRPr="000E41E3" w:rsidRDefault="00865CD2" w:rsidP="00F00564">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See above, n. 78</w:t>
      </w:r>
      <w:r>
        <w:rPr>
          <w:rFonts w:cs="Times New Roman"/>
          <w:lang w:val="en-US" w:eastAsia="en-GB"/>
        </w:rPr>
        <w:t>.</w:t>
      </w:r>
    </w:p>
  </w:footnote>
  <w:footnote w:id="259">
    <w:p w14:paraId="6752A014"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60">
    <w:p w14:paraId="67D40BFC" w14:textId="77777777" w:rsidR="00865CD2" w:rsidRPr="00A90D8F" w:rsidRDefault="00865CD2" w:rsidP="00060422">
      <w:pPr>
        <w:pStyle w:val="FootnoteText"/>
        <w:bidi w:val="0"/>
        <w:spacing w:line="240" w:lineRule="auto"/>
        <w:rPr>
          <w:lang w:val="en-US"/>
        </w:rPr>
      </w:pPr>
      <w:r w:rsidRPr="00A90D8F">
        <w:rPr>
          <w:rStyle w:val="FootnoteReference"/>
        </w:rPr>
        <w:footnoteRef/>
      </w:r>
      <w:r w:rsidRPr="00A90D8F">
        <w:rPr>
          <w:rtl/>
        </w:rPr>
        <w:t xml:space="preserve"> </w:t>
      </w:r>
      <w:r w:rsidRPr="00A90D8F">
        <w:t xml:space="preserve">Village located </w:t>
      </w:r>
      <w:smartTag w:uri="urn:schemas-microsoft-com:office:smarttags" w:element="State">
        <w:r w:rsidRPr="00A90D8F">
          <w:t>north west</w:t>
        </w:r>
      </w:smartTag>
      <w:r>
        <w:t xml:space="preserve"> of Safed, near the border to </w:t>
      </w:r>
      <w:smartTag w:uri="urn:schemas-microsoft-com:office:smarttags" w:element="place">
        <w:smartTag w:uri="urn:schemas-microsoft-com:office:smarttags" w:element="country-region">
          <w:r>
            <w:t>Le</w:t>
          </w:r>
          <w:r w:rsidRPr="00A90D8F">
            <w:t>banon</w:t>
          </w:r>
        </w:smartTag>
      </w:smartTag>
      <w:r w:rsidRPr="00A90D8F">
        <w:t xml:space="preserve">. </w:t>
      </w:r>
    </w:p>
  </w:footnote>
  <w:footnote w:id="261">
    <w:p w14:paraId="4CDCB1E4"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62">
    <w:p w14:paraId="49A14E85" w14:textId="77777777" w:rsidR="00865CD2" w:rsidRPr="00A90D8F" w:rsidRDefault="00865CD2" w:rsidP="009C439F">
      <w:pPr>
        <w:pStyle w:val="FootnoteText"/>
        <w:bidi w:val="0"/>
        <w:spacing w:line="240" w:lineRule="auto"/>
        <w:rPr>
          <w:lang w:val="en-US"/>
        </w:rPr>
      </w:pPr>
      <w:r w:rsidRPr="00A90D8F">
        <w:rPr>
          <w:rStyle w:val="FootnoteReference"/>
        </w:rPr>
        <w:footnoteRef/>
      </w:r>
      <w:r w:rsidRPr="00A90D8F">
        <w:rPr>
          <w:rtl/>
        </w:rPr>
        <w:t xml:space="preserve"> </w:t>
      </w:r>
      <w:r w:rsidRPr="00A90D8F">
        <w:t xml:space="preserve">Located west of Safed, </w:t>
      </w:r>
      <w:r>
        <w:t>also known as Er-Ram</w:t>
      </w:r>
      <w:r w:rsidRPr="00A90D8F">
        <w:t xml:space="preserve">. </w:t>
      </w:r>
    </w:p>
  </w:footnote>
  <w:footnote w:id="263">
    <w:p w14:paraId="4C4E2439"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64">
    <w:p w14:paraId="6CD08BBA" w14:textId="77777777" w:rsidR="00865CD2" w:rsidRPr="00DD79F1" w:rsidRDefault="00865CD2" w:rsidP="00DD79F1">
      <w:pPr>
        <w:pStyle w:val="FootnoteText"/>
        <w:bidi w:val="0"/>
        <w:spacing w:line="240" w:lineRule="auto"/>
        <w:rPr>
          <w:lang w:val="en-US"/>
        </w:rPr>
      </w:pPr>
      <w:r w:rsidRPr="00A90D8F">
        <w:rPr>
          <w:rStyle w:val="FootnoteReference"/>
        </w:rPr>
        <w:footnoteRef/>
      </w:r>
      <w:r w:rsidRPr="00A90D8F">
        <w:rPr>
          <w:rtl/>
        </w:rPr>
        <w:t xml:space="preserve"> </w:t>
      </w:r>
      <w:r w:rsidRPr="00A90D8F">
        <w:t xml:space="preserve">Now Jifna, north of </w:t>
      </w:r>
      <w:r>
        <w:rPr>
          <w:lang w:val="en-US"/>
        </w:rPr>
        <w:t>Ramallah</w:t>
      </w:r>
      <w:r w:rsidRPr="00A90D8F">
        <w:t>.</w:t>
      </w:r>
    </w:p>
  </w:footnote>
  <w:footnote w:id="265">
    <w:p w14:paraId="178D436D"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66">
    <w:p w14:paraId="216072F5" w14:textId="77777777" w:rsidR="00865CD2" w:rsidRPr="00674D84" w:rsidRDefault="00865CD2" w:rsidP="00812A7E">
      <w:pPr>
        <w:pStyle w:val="FootnoteText"/>
        <w:bidi w:val="0"/>
        <w:spacing w:line="240" w:lineRule="auto"/>
        <w:rPr>
          <w:lang w:val="en-US"/>
        </w:rPr>
      </w:pPr>
      <w:r>
        <w:rPr>
          <w:rStyle w:val="FootnoteReference"/>
        </w:rPr>
        <w:footnoteRef/>
      </w:r>
      <w:r>
        <w:t xml:space="preserve"> </w:t>
      </w:r>
      <w:r>
        <w:rPr>
          <w:lang w:val="en-US"/>
        </w:rPr>
        <w:t>For this form as being an abbreviation of the biblical name Eleazar, see vol. 3, Introduction 2.2.1.1.6, p. 12. This is of course an abbreviation of the already corrupted form Lazarus, see above, n. 78.</w:t>
      </w:r>
    </w:p>
  </w:footnote>
  <w:footnote w:id="267">
    <w:p w14:paraId="0C26E9FD" w14:textId="77777777" w:rsidR="00865CD2" w:rsidRPr="00F54791" w:rsidRDefault="00865CD2" w:rsidP="0094134B">
      <w:pPr>
        <w:pStyle w:val="FootnoteText"/>
        <w:bidi w:val="0"/>
        <w:spacing w:line="240" w:lineRule="auto"/>
        <w:rPr>
          <w:rFonts w:cs="Times New Roman"/>
          <w:lang w:val="en-US"/>
        </w:rPr>
      </w:pPr>
      <w:r w:rsidRPr="00F54791">
        <w:rPr>
          <w:rStyle w:val="FootnoteReference"/>
          <w:rFonts w:cs="Times New Roman"/>
        </w:rPr>
        <w:footnoteRef/>
      </w:r>
      <w:r>
        <w:rPr>
          <w:rFonts w:cs="Times New Roman"/>
        </w:rPr>
        <w:t xml:space="preserve"> </w:t>
      </w:r>
      <w:r w:rsidRPr="00F54791">
        <w:rPr>
          <w:rFonts w:cs="Times New Roman"/>
        </w:rPr>
        <w:t xml:space="preserve">This is the year in which Beth She‘arim was destroyed, see </w:t>
      </w:r>
      <w:r w:rsidRPr="005E436F">
        <w:rPr>
          <w:rFonts w:cs="Times New Roman"/>
          <w:lang w:val="en-US"/>
        </w:rPr>
        <w:t xml:space="preserve">Introduction </w:t>
      </w:r>
      <w:r>
        <w:rPr>
          <w:rFonts w:cs="Times New Roman"/>
          <w:lang w:val="en-US"/>
        </w:rPr>
        <w:t>7.5.1</w:t>
      </w:r>
      <w:r w:rsidRPr="005E436F">
        <w:rPr>
          <w:rFonts w:cs="Times New Roman"/>
          <w:lang w:eastAsia="en-GB"/>
        </w:rPr>
        <w:t>.</w:t>
      </w:r>
      <w:r>
        <w:rPr>
          <w:rFonts w:cs="Times New Roman"/>
          <w:lang w:eastAsia="en-GB"/>
        </w:rPr>
        <w:t xml:space="preserve"> </w:t>
      </w:r>
    </w:p>
  </w:footnote>
  <w:footnote w:id="268">
    <w:p w14:paraId="4BEB3F3D" w14:textId="77777777" w:rsidR="00865CD2" w:rsidRPr="00A90D8F" w:rsidRDefault="00865CD2" w:rsidP="00A90D8F">
      <w:pPr>
        <w:pStyle w:val="FootnoteText"/>
        <w:bidi w:val="0"/>
        <w:spacing w:line="240" w:lineRule="auto"/>
        <w:rPr>
          <w:lang w:val="en-US"/>
        </w:rPr>
      </w:pPr>
      <w:r>
        <w:rPr>
          <w:rStyle w:val="FootnoteReference"/>
        </w:rPr>
        <w:footnoteRef/>
      </w:r>
      <w:r>
        <w:rPr>
          <w:rtl/>
        </w:rPr>
        <w:t xml:space="preserve"> </w:t>
      </w:r>
      <w:r>
        <w:rPr>
          <w:lang w:val="en-US"/>
        </w:rPr>
        <w:t>On this form see vol. 1, Eleazar (174) B/M, p. 70.</w:t>
      </w:r>
    </w:p>
  </w:footnote>
  <w:footnote w:id="269">
    <w:p w14:paraId="1AE5E712" w14:textId="77777777" w:rsidR="00865CD2" w:rsidRPr="00F54791" w:rsidRDefault="00865CD2" w:rsidP="00B2693A">
      <w:pPr>
        <w:pStyle w:val="FootnoteText"/>
        <w:bidi w:val="0"/>
        <w:spacing w:line="240" w:lineRule="auto"/>
        <w:rPr>
          <w:rFonts w:cs="Times New Roman"/>
          <w:lang w:val="en-US"/>
        </w:rPr>
      </w:pPr>
      <w:r w:rsidRPr="00F54791">
        <w:rPr>
          <w:rStyle w:val="FootnoteReference"/>
          <w:rFonts w:cs="Times New Roman"/>
        </w:rPr>
        <w:footnoteRef/>
      </w:r>
      <w:r w:rsidRPr="00F54791">
        <w:rPr>
          <w:rFonts w:cs="Times New Roman"/>
          <w:rtl/>
        </w:rPr>
        <w:t xml:space="preserve"> </w:t>
      </w:r>
      <w:r w:rsidRPr="00F54791">
        <w:rPr>
          <w:rFonts w:cs="Times New Roman"/>
        </w:rPr>
        <w:t>See above, n.</w:t>
      </w:r>
      <w:r>
        <w:rPr>
          <w:rFonts w:cs="Times New Roman"/>
        </w:rPr>
        <w:t xml:space="preserve"> 91.</w:t>
      </w:r>
    </w:p>
  </w:footnote>
  <w:footnote w:id="270">
    <w:p w14:paraId="00DE6433" w14:textId="77777777" w:rsidR="00865CD2" w:rsidRPr="00F54791" w:rsidRDefault="00865CD2" w:rsidP="00115355">
      <w:pPr>
        <w:pStyle w:val="FootnoteText"/>
        <w:bidi w:val="0"/>
        <w:spacing w:line="240" w:lineRule="auto"/>
        <w:rPr>
          <w:rFonts w:cs="Times New Roman"/>
          <w:rtl/>
          <w:lang w:val="en-US"/>
        </w:rPr>
      </w:pPr>
      <w:r w:rsidRPr="00F54791">
        <w:rPr>
          <w:rStyle w:val="FootnoteReference"/>
          <w:rFonts w:cs="Times New Roman"/>
          <w:rtl/>
        </w:rPr>
        <w:footnoteRef/>
      </w:r>
      <w:r w:rsidRPr="005E436F">
        <w:rPr>
          <w:rFonts w:cs="Times New Roman"/>
          <w:lang w:val="en-US"/>
        </w:rPr>
        <w:t xml:space="preserve"> </w:t>
      </w:r>
      <w:r>
        <w:rPr>
          <w:rFonts w:cs="Times New Roman"/>
          <w:lang w:val="en-US"/>
        </w:rPr>
        <w:t xml:space="preserve">For this form see vol. 1, Eleazar (30) B/M, p. 66. </w:t>
      </w:r>
    </w:p>
  </w:footnote>
  <w:footnote w:id="271">
    <w:p w14:paraId="6EB6B704" w14:textId="77777777" w:rsidR="00865CD2" w:rsidRPr="00F54791" w:rsidRDefault="00865CD2" w:rsidP="00D11CEA">
      <w:pPr>
        <w:pStyle w:val="FootnoteText"/>
        <w:bidi w:val="0"/>
        <w:spacing w:line="240" w:lineRule="auto"/>
        <w:rPr>
          <w:rFonts w:cs="Times New Roman"/>
          <w:lang w:val="en-US"/>
        </w:rPr>
      </w:pPr>
      <w:r w:rsidRPr="00F54791">
        <w:rPr>
          <w:rStyle w:val="FootnoteReference"/>
          <w:rFonts w:cs="Times New Roman"/>
        </w:rPr>
        <w:footnoteRef/>
      </w:r>
      <w:r w:rsidRPr="00F54791">
        <w:rPr>
          <w:rFonts w:cs="Times New Roman"/>
          <w:rtl/>
        </w:rPr>
        <w:t xml:space="preserve"> </w:t>
      </w:r>
      <w:r w:rsidRPr="00F54791">
        <w:rPr>
          <w:rFonts w:cs="Times New Roman"/>
        </w:rPr>
        <w:t>See above, n.</w:t>
      </w:r>
      <w:r>
        <w:rPr>
          <w:rFonts w:cs="Times New Roman"/>
        </w:rPr>
        <w:t xml:space="preserve"> 91.</w:t>
      </w:r>
    </w:p>
  </w:footnote>
  <w:footnote w:id="272">
    <w:p w14:paraId="72980106" w14:textId="77777777" w:rsidR="00865CD2" w:rsidRPr="00115355" w:rsidRDefault="00865CD2" w:rsidP="00115355">
      <w:pPr>
        <w:pStyle w:val="FootnoteText"/>
        <w:bidi w:val="0"/>
        <w:spacing w:line="240" w:lineRule="auto"/>
        <w:rPr>
          <w:lang w:val="en-US"/>
        </w:rPr>
      </w:pPr>
      <w:r w:rsidRPr="00115355">
        <w:rPr>
          <w:rStyle w:val="FootnoteReference"/>
        </w:rPr>
        <w:footnoteRef/>
      </w:r>
      <w:r w:rsidRPr="00115355">
        <w:rPr>
          <w:rtl/>
        </w:rPr>
        <w:t xml:space="preserve"> </w:t>
      </w:r>
      <w:r>
        <w:rPr>
          <w:lang w:val="en-US"/>
        </w:rPr>
        <w:t>In the Golan</w:t>
      </w:r>
      <w:r w:rsidRPr="00115355">
        <w:t>.</w:t>
      </w:r>
    </w:p>
  </w:footnote>
  <w:footnote w:id="273">
    <w:p w14:paraId="4C6C3033"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74">
    <w:p w14:paraId="6D81F974" w14:textId="77777777" w:rsidR="00865CD2" w:rsidRPr="00643470" w:rsidRDefault="00865CD2" w:rsidP="00F00564">
      <w:pPr>
        <w:pStyle w:val="FootnoteText"/>
        <w:bidi w:val="0"/>
        <w:spacing w:line="240" w:lineRule="auto"/>
        <w:rPr>
          <w:rtl/>
          <w:lang w:val="en-US"/>
        </w:rPr>
      </w:pPr>
      <w:r>
        <w:rPr>
          <w:rStyle w:val="FootnoteReference"/>
        </w:rPr>
        <w:footnoteRef/>
      </w:r>
      <w:r>
        <w:rPr>
          <w:rtl/>
        </w:rPr>
        <w:t xml:space="preserve"> </w:t>
      </w:r>
      <w:r>
        <w:rPr>
          <w:lang w:val="en-US"/>
        </w:rPr>
        <w:t xml:space="preserve">For the name </w:t>
      </w:r>
      <w:r w:rsidRPr="00BB2C42">
        <w:rPr>
          <w:rFonts w:cs="Times New Roman"/>
          <w:rtl/>
          <w:lang w:val="en-US"/>
        </w:rPr>
        <w:t>אליעזר</w:t>
      </w:r>
      <w:r>
        <w:rPr>
          <w:rFonts w:cs="Times New Roman"/>
          <w:lang w:val="en-US"/>
        </w:rPr>
        <w:t xml:space="preserve"> see vol. 1, under Eleazar (3) B/M, p. 65. On the fall of the initial </w:t>
      </w:r>
      <w:r>
        <w:rPr>
          <w:rFonts w:cs="Times New Roman" w:hint="cs"/>
          <w:rtl/>
          <w:lang w:val="en-US"/>
        </w:rPr>
        <w:t>א</w:t>
      </w:r>
      <w:r>
        <w:rPr>
          <w:rFonts w:cs="Times New Roman"/>
          <w:lang w:val="en-US"/>
        </w:rPr>
        <w:t xml:space="preserve"> a</w:t>
      </w:r>
      <w:r>
        <w:rPr>
          <w:rFonts w:cs="Times New Roman" w:hint="cs"/>
          <w:lang w:val="en-US"/>
        </w:rPr>
        <w:t>s a Palestin</w:t>
      </w:r>
      <w:r>
        <w:rPr>
          <w:rFonts w:cs="Times New Roman" w:hint="cs"/>
          <w:lang w:val="en-US"/>
        </w:rPr>
        <w:t>i</w:t>
      </w:r>
      <w:r>
        <w:rPr>
          <w:rFonts w:cs="Times New Roman" w:hint="cs"/>
          <w:lang w:val="en-US"/>
        </w:rPr>
        <w:t xml:space="preserve">an-Aramaic linguistic phenomenon see vol. </w:t>
      </w:r>
      <w:r>
        <w:rPr>
          <w:rFonts w:cs="Times New Roman"/>
          <w:lang w:val="en-US"/>
        </w:rPr>
        <w:t>1, Introduction 2.5.2, p. 29.</w:t>
      </w:r>
      <w:r>
        <w:rPr>
          <w:lang w:val="en-US"/>
        </w:rPr>
        <w:t xml:space="preserve"> The fall of the </w:t>
      </w:r>
      <w:r>
        <w:rPr>
          <w:rFonts w:cs="Times New Roman" w:hint="cs"/>
          <w:rtl/>
          <w:lang w:val="en-US"/>
        </w:rPr>
        <w:t>ע</w:t>
      </w:r>
      <w:r>
        <w:rPr>
          <w:rFonts w:cs="Times New Roman"/>
          <w:lang w:val="en-US"/>
        </w:rPr>
        <w:t xml:space="preserve"> </w:t>
      </w:r>
      <w:r>
        <w:rPr>
          <w:rFonts w:hint="cs"/>
          <w:lang w:val="en-US"/>
        </w:rPr>
        <w:t xml:space="preserve">may be a scribal error, see vol. </w:t>
      </w:r>
      <w:r>
        <w:rPr>
          <w:lang w:val="en-US"/>
        </w:rPr>
        <w:t>3, Introduction 2.8.2, p. 20, or it may be an indication of the decline of the lary</w:t>
      </w:r>
      <w:r>
        <w:rPr>
          <w:lang w:val="en-US"/>
        </w:rPr>
        <w:t>n</w:t>
      </w:r>
      <w:r>
        <w:rPr>
          <w:lang w:val="en-US"/>
        </w:rPr>
        <w:t>gals, see vol. 1, Introduction 2.5.1, p. 29.</w:t>
      </w:r>
    </w:p>
  </w:footnote>
  <w:footnote w:id="275">
    <w:p w14:paraId="2E4BCAAE" w14:textId="77777777" w:rsidR="00865CD2" w:rsidRPr="00352824" w:rsidRDefault="00865CD2" w:rsidP="00352824">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Upper Galilee</w:t>
        </w:r>
      </w:smartTag>
      <w:r>
        <w:rPr>
          <w:lang w:val="en-US"/>
        </w:rPr>
        <w:t>.</w:t>
      </w:r>
    </w:p>
  </w:footnote>
  <w:footnote w:id="276">
    <w:p w14:paraId="2CAB52A6" w14:textId="77777777" w:rsidR="00865CD2" w:rsidRPr="00456445" w:rsidRDefault="00865CD2" w:rsidP="00456445">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to the year 494 to the Destruction of the </w:t>
      </w:r>
      <w:smartTag w:uri="urn:schemas-microsoft-com:office:smarttags" w:element="City">
        <w:r>
          <w:rPr>
            <w:lang w:val="en-US"/>
          </w:rPr>
          <w:t>Temple</w:t>
        </w:r>
      </w:smartTag>
      <w:r>
        <w:rPr>
          <w:lang w:val="en-US"/>
        </w:rPr>
        <w:t>, see Introduction 7.5.4.3.</w:t>
      </w:r>
    </w:p>
  </w:footnote>
  <w:footnote w:id="277">
    <w:p w14:paraId="438E7130" w14:textId="77777777" w:rsidR="00865CD2" w:rsidRPr="00F54791" w:rsidRDefault="00865CD2" w:rsidP="00115355">
      <w:pPr>
        <w:pStyle w:val="FootnoteText"/>
        <w:bidi w:val="0"/>
        <w:spacing w:line="240" w:lineRule="auto"/>
        <w:rPr>
          <w:rFonts w:cs="Times New Roman"/>
          <w:rtl/>
          <w:lang w:val="en-US"/>
        </w:rPr>
      </w:pPr>
      <w:r w:rsidRPr="00F54791">
        <w:rPr>
          <w:rStyle w:val="FootnoteReference"/>
          <w:rFonts w:cs="Times New Roman"/>
        </w:rPr>
        <w:footnoteRef/>
      </w:r>
      <w:r w:rsidRPr="00F54791">
        <w:rPr>
          <w:rFonts w:cs="Times New Roman"/>
          <w:rtl/>
        </w:rPr>
        <w:t xml:space="preserve"> </w:t>
      </w:r>
      <w:r>
        <w:rPr>
          <w:rFonts w:cs="Times New Roman"/>
          <w:lang w:val="en-US" w:eastAsia="en-GB"/>
        </w:rPr>
        <w:t>S</w:t>
      </w:r>
      <w:r w:rsidRPr="00F802F0">
        <w:rPr>
          <w:rFonts w:cs="Times New Roman"/>
          <w:lang w:val="en-US" w:eastAsia="en-GB"/>
        </w:rPr>
        <w:t xml:space="preserve">ee </w:t>
      </w:r>
      <w:r>
        <w:rPr>
          <w:rFonts w:cs="Times New Roman"/>
          <w:lang w:val="en-US" w:eastAsia="en-GB"/>
        </w:rPr>
        <w:t>above, n. 52</w:t>
      </w:r>
      <w:r w:rsidRPr="00F802F0">
        <w:rPr>
          <w:rFonts w:cs="Times New Roman"/>
          <w:lang w:val="en-US" w:eastAsia="en-GB"/>
        </w:rPr>
        <w:t>.</w:t>
      </w:r>
    </w:p>
  </w:footnote>
  <w:footnote w:id="278">
    <w:p w14:paraId="4A9911D5" w14:textId="77777777" w:rsidR="00865CD2" w:rsidRDefault="00865CD2">
      <w:pPr>
        <w:pStyle w:val="FootnoteText"/>
        <w:bidi w:val="0"/>
        <w:spacing w:line="240" w:lineRule="auto"/>
        <w:rPr>
          <w:lang w:val="en-US"/>
        </w:rPr>
      </w:pPr>
      <w:r w:rsidRPr="009A4CB8">
        <w:rPr>
          <w:rStyle w:val="FootnoteReference"/>
        </w:rPr>
        <w:footnoteRef/>
      </w:r>
      <w:r>
        <w:t xml:space="preserve"> </w:t>
      </w:r>
      <w:r w:rsidRPr="005E436F">
        <w:rPr>
          <w:lang w:val="en-US"/>
        </w:rPr>
        <w:t>In Aramaic –</w:t>
      </w:r>
      <w:r w:rsidRPr="005E436F">
        <w:rPr>
          <w:rFonts w:cs="Times New Roman"/>
          <w:rtl/>
        </w:rPr>
        <w:t>כהנא</w:t>
      </w:r>
      <w:r>
        <w:rPr>
          <w:rFonts w:hint="cs"/>
          <w:rtl/>
        </w:rPr>
        <w:t xml:space="preserve"> </w:t>
      </w:r>
      <w:r w:rsidRPr="009A4CB8">
        <w:t>.</w:t>
      </w:r>
      <w:r>
        <w:t xml:space="preserve"> </w:t>
      </w:r>
      <w:r>
        <w:rPr>
          <w:rFonts w:cs="Times New Roman"/>
          <w:lang w:val="en-US"/>
        </w:rPr>
        <w:t>On such designations see vol. 1, Introduction 3.2.5, pp. 33-4.</w:t>
      </w:r>
    </w:p>
  </w:footnote>
  <w:footnote w:id="279">
    <w:p w14:paraId="6D4DF896" w14:textId="77777777" w:rsidR="00865CD2" w:rsidRPr="00804AAD" w:rsidRDefault="00865CD2" w:rsidP="00C40927">
      <w:pPr>
        <w:pStyle w:val="FootnoteText"/>
        <w:bidi w:val="0"/>
        <w:spacing w:line="240" w:lineRule="auto"/>
        <w:rPr>
          <w:lang w:val="en-US"/>
        </w:rPr>
      </w:pPr>
      <w:r w:rsidRPr="00115355">
        <w:rPr>
          <w:rStyle w:val="FootnoteReference"/>
        </w:rPr>
        <w:footnoteRef/>
      </w:r>
      <w:r w:rsidRPr="00115355">
        <w:rPr>
          <w:rtl/>
        </w:rPr>
        <w:t xml:space="preserve"> </w:t>
      </w:r>
      <w:r w:rsidRPr="00115355">
        <w:t xml:space="preserve">Now As-Samua in Judea, in southern </w:t>
      </w:r>
      <w:smartTag w:uri="urn:schemas-microsoft-com:office:smarttags" w:element="place">
        <w:smartTag w:uri="urn:schemas-microsoft-com:office:smarttags" w:element="PlaceType">
          <w:r w:rsidRPr="00115355">
            <w:t>Mount</w:t>
          </w:r>
        </w:smartTag>
        <w:r w:rsidRPr="00115355">
          <w:t xml:space="preserve"> </w:t>
        </w:r>
        <w:smartTag w:uri="urn:schemas-microsoft-com:office:smarttags" w:element="PlaceName">
          <w:r w:rsidRPr="00115355">
            <w:t>Hebron</w:t>
          </w:r>
        </w:smartTag>
      </w:smartTag>
      <w:r w:rsidRPr="00115355">
        <w:t>.</w:t>
      </w:r>
    </w:p>
  </w:footnote>
  <w:footnote w:id="280">
    <w:p w14:paraId="63467505"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81">
    <w:p w14:paraId="21043BA0" w14:textId="77777777" w:rsidR="00865CD2" w:rsidRPr="00F54791" w:rsidRDefault="00865CD2" w:rsidP="00115355">
      <w:pPr>
        <w:pStyle w:val="FootnoteText"/>
        <w:bidi w:val="0"/>
        <w:spacing w:line="240" w:lineRule="auto"/>
        <w:rPr>
          <w:rFonts w:cs="Times New Roman"/>
          <w:rtl/>
          <w:lang w:val="en-US"/>
        </w:rPr>
      </w:pPr>
      <w:r w:rsidRPr="00F54791">
        <w:rPr>
          <w:rStyle w:val="FootnoteReference"/>
          <w:rFonts w:cs="Times New Roman"/>
        </w:rPr>
        <w:footnoteRef/>
      </w:r>
      <w:r w:rsidRPr="00F54791">
        <w:rPr>
          <w:rFonts w:cs="Times New Roman"/>
          <w:rtl/>
        </w:rPr>
        <w:t xml:space="preserve"> </w:t>
      </w:r>
      <w:r>
        <w:rPr>
          <w:rFonts w:cs="Times New Roman"/>
          <w:lang w:val="en-US" w:eastAsia="en-GB"/>
        </w:rPr>
        <w:t>S</w:t>
      </w:r>
      <w:r w:rsidRPr="00F802F0">
        <w:rPr>
          <w:rFonts w:cs="Times New Roman"/>
          <w:lang w:val="en-US" w:eastAsia="en-GB"/>
        </w:rPr>
        <w:t xml:space="preserve">ee </w:t>
      </w:r>
      <w:r>
        <w:rPr>
          <w:rFonts w:cs="Times New Roman"/>
          <w:lang w:val="en-US" w:eastAsia="en-GB"/>
        </w:rPr>
        <w:t>above, n. 52</w:t>
      </w:r>
      <w:r w:rsidRPr="00F802F0">
        <w:rPr>
          <w:rFonts w:cs="Times New Roman"/>
          <w:lang w:val="en-US" w:eastAsia="en-GB"/>
        </w:rPr>
        <w:t>.</w:t>
      </w:r>
    </w:p>
  </w:footnote>
  <w:footnote w:id="282">
    <w:p w14:paraId="3A7037CD" w14:textId="77777777" w:rsidR="00865CD2" w:rsidRPr="00A94CC2" w:rsidRDefault="00865CD2" w:rsidP="00C40927">
      <w:pPr>
        <w:pStyle w:val="FootnoteText"/>
        <w:bidi w:val="0"/>
        <w:spacing w:line="240" w:lineRule="auto"/>
        <w:rPr>
          <w:lang w:val="en-US"/>
        </w:rPr>
      </w:pPr>
      <w:r w:rsidRPr="00115355">
        <w:rPr>
          <w:rStyle w:val="FootnoteReference"/>
        </w:rPr>
        <w:footnoteRef/>
      </w:r>
      <w:r w:rsidRPr="00115355">
        <w:rPr>
          <w:rtl/>
        </w:rPr>
        <w:t xml:space="preserve"> </w:t>
      </w:r>
      <w:r>
        <w:t>I</w:t>
      </w:r>
      <w:r w:rsidRPr="00115355">
        <w:t xml:space="preserve">n southern </w:t>
      </w:r>
      <w:smartTag w:uri="urn:schemas-microsoft-com:office:smarttags" w:element="place">
        <w:smartTag w:uri="urn:schemas-microsoft-com:office:smarttags" w:element="PlaceType">
          <w:r w:rsidRPr="00115355">
            <w:t>Mount</w:t>
          </w:r>
        </w:smartTag>
        <w:r w:rsidRPr="00115355">
          <w:t xml:space="preserve"> </w:t>
        </w:r>
        <w:smartTag w:uri="urn:schemas-microsoft-com:office:smarttags" w:element="PlaceName">
          <w:r w:rsidRPr="00115355">
            <w:t>Hebron</w:t>
          </w:r>
        </w:smartTag>
      </w:smartTag>
      <w:r w:rsidRPr="00115355">
        <w:t>.</w:t>
      </w:r>
    </w:p>
  </w:footnote>
  <w:footnote w:id="283">
    <w:p w14:paraId="7E1982AB"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84">
    <w:p w14:paraId="33B6DA1A" w14:textId="77777777" w:rsidR="00865CD2" w:rsidRPr="00585FEC" w:rsidRDefault="00865CD2" w:rsidP="00115355">
      <w:pPr>
        <w:pStyle w:val="FootnoteText"/>
        <w:bidi w:val="0"/>
        <w:spacing w:line="240" w:lineRule="auto"/>
        <w:rPr>
          <w:rtl/>
          <w:lang w:val="en-US"/>
        </w:rPr>
      </w:pPr>
      <w:r>
        <w:rPr>
          <w:rStyle w:val="FootnoteReference"/>
        </w:rPr>
        <w:footnoteRef/>
      </w:r>
      <w:r>
        <w:rPr>
          <w:rFonts w:cs="Times New Roman"/>
          <w:lang w:val="en-US" w:eastAsia="en-GB"/>
        </w:rPr>
        <w:t xml:space="preserve"> S</w:t>
      </w:r>
      <w:r w:rsidRPr="00F802F0">
        <w:rPr>
          <w:rFonts w:cs="Times New Roman"/>
          <w:lang w:val="en-US" w:eastAsia="en-GB"/>
        </w:rPr>
        <w:t xml:space="preserve">ee </w:t>
      </w:r>
      <w:r>
        <w:rPr>
          <w:rFonts w:cs="Times New Roman"/>
          <w:lang w:val="en-US" w:eastAsia="en-GB"/>
        </w:rPr>
        <w:t>above, n.</w:t>
      </w:r>
      <w:r>
        <w:rPr>
          <w:lang w:eastAsia="en-GB"/>
        </w:rPr>
        <w:t xml:space="preserve"> 52</w:t>
      </w:r>
      <w:r w:rsidRPr="009A4CB8">
        <w:rPr>
          <w:lang w:eastAsia="en-GB"/>
        </w:rPr>
        <w:t>.</w:t>
      </w:r>
    </w:p>
  </w:footnote>
  <w:footnote w:id="285">
    <w:p w14:paraId="08D9D437" w14:textId="77777777" w:rsidR="00865CD2" w:rsidRPr="00A94CC2" w:rsidRDefault="00865CD2" w:rsidP="00F00564">
      <w:pPr>
        <w:pStyle w:val="FootnoteText"/>
        <w:bidi w:val="0"/>
        <w:spacing w:line="240" w:lineRule="auto"/>
        <w:rPr>
          <w:lang w:val="en-US"/>
        </w:rPr>
      </w:pPr>
      <w:r w:rsidRPr="00115355">
        <w:rPr>
          <w:rStyle w:val="FootnoteReference"/>
        </w:rPr>
        <w:footnoteRef/>
      </w:r>
      <w:r w:rsidRPr="00115355">
        <w:rPr>
          <w:rtl/>
        </w:rPr>
        <w:t xml:space="preserve"> </w:t>
      </w:r>
      <w:r>
        <w:rPr>
          <w:lang w:val="en-US"/>
        </w:rPr>
        <w:t>See above, n. 106</w:t>
      </w:r>
      <w:r w:rsidRPr="00115355">
        <w:t>.</w:t>
      </w:r>
    </w:p>
  </w:footnote>
  <w:footnote w:id="286">
    <w:p w14:paraId="27AF015F"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87">
    <w:p w14:paraId="7FD4669C" w14:textId="77777777" w:rsidR="00865CD2" w:rsidRPr="00115355" w:rsidRDefault="00865CD2" w:rsidP="00115355">
      <w:pPr>
        <w:pStyle w:val="FootnoteText"/>
        <w:bidi w:val="0"/>
        <w:spacing w:line="240" w:lineRule="auto"/>
        <w:rPr>
          <w:rtl/>
        </w:rPr>
      </w:pPr>
      <w:r>
        <w:rPr>
          <w:rStyle w:val="FootnoteReference"/>
        </w:rPr>
        <w:footnoteRef/>
      </w:r>
      <w:r>
        <w:rPr>
          <w:rFonts w:cs="Times New Roman"/>
          <w:lang w:val="en-US" w:eastAsia="en-GB"/>
        </w:rPr>
        <w:t xml:space="preserve"> S</w:t>
      </w:r>
      <w:r w:rsidRPr="00F802F0">
        <w:rPr>
          <w:rFonts w:cs="Times New Roman"/>
          <w:lang w:val="en-US" w:eastAsia="en-GB"/>
        </w:rPr>
        <w:t xml:space="preserve">ee </w:t>
      </w:r>
      <w:r>
        <w:rPr>
          <w:rFonts w:cs="Times New Roman"/>
          <w:lang w:val="en-US" w:eastAsia="en-GB"/>
        </w:rPr>
        <w:t>above, n. 52</w:t>
      </w:r>
      <w:r w:rsidRPr="00F802F0">
        <w:rPr>
          <w:rFonts w:cs="Times New Roman"/>
          <w:lang w:val="en-US" w:eastAsia="en-GB"/>
        </w:rPr>
        <w:t>.</w:t>
      </w:r>
    </w:p>
  </w:footnote>
  <w:footnote w:id="288">
    <w:p w14:paraId="12716B5B" w14:textId="77777777" w:rsidR="00865CD2" w:rsidRPr="00A94CC2" w:rsidRDefault="00865CD2" w:rsidP="00F00564">
      <w:pPr>
        <w:pStyle w:val="FootnoteText"/>
        <w:bidi w:val="0"/>
        <w:spacing w:line="240" w:lineRule="auto"/>
        <w:rPr>
          <w:lang w:val="en-US"/>
        </w:rPr>
      </w:pPr>
      <w:r w:rsidRPr="00115355">
        <w:rPr>
          <w:rStyle w:val="FootnoteReference"/>
        </w:rPr>
        <w:footnoteRef/>
      </w:r>
      <w:r w:rsidRPr="00115355">
        <w:rPr>
          <w:rtl/>
        </w:rPr>
        <w:t xml:space="preserve"> </w:t>
      </w:r>
      <w:r>
        <w:rPr>
          <w:lang w:val="en-US"/>
        </w:rPr>
        <w:t>See above, n. 106</w:t>
      </w:r>
      <w:r w:rsidRPr="00115355">
        <w:t>.</w:t>
      </w:r>
    </w:p>
  </w:footnote>
  <w:footnote w:id="289">
    <w:p w14:paraId="24303F21"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90">
    <w:p w14:paraId="69F289E3" w14:textId="77777777" w:rsidR="00865CD2" w:rsidRPr="000E41E3" w:rsidRDefault="00865CD2" w:rsidP="00A607DA">
      <w:pPr>
        <w:pStyle w:val="FootnoteText"/>
        <w:bidi w:val="0"/>
        <w:spacing w:line="240" w:lineRule="auto"/>
        <w:rPr>
          <w:lang w:val="en-US"/>
        </w:rPr>
      </w:pPr>
      <w:r>
        <w:rPr>
          <w:rStyle w:val="FootnoteReference"/>
        </w:rPr>
        <w:footnoteRef/>
      </w:r>
      <w:r>
        <w:t xml:space="preserve"> </w:t>
      </w:r>
      <w:r>
        <w:rPr>
          <w:lang w:val="en-US"/>
        </w:rPr>
        <w:t>See above, n. 82.</w:t>
      </w:r>
    </w:p>
  </w:footnote>
  <w:footnote w:id="291">
    <w:p w14:paraId="18A0AC73" w14:textId="77777777" w:rsidR="00865CD2" w:rsidRPr="00E8118E" w:rsidRDefault="00865CD2" w:rsidP="00647ED9">
      <w:pPr>
        <w:pStyle w:val="FootnoteText"/>
        <w:bidi w:val="0"/>
        <w:spacing w:line="240" w:lineRule="auto"/>
        <w:rPr>
          <w:lang w:val="en-US"/>
        </w:rPr>
      </w:pPr>
      <w:r>
        <w:rPr>
          <w:rStyle w:val="FootnoteReference"/>
        </w:rPr>
        <w:footnoteRef/>
      </w:r>
      <w:r>
        <w:rPr>
          <w:rtl/>
        </w:rPr>
        <w:t xml:space="preserve"> </w:t>
      </w:r>
      <w:r>
        <w:rPr>
          <w:lang w:val="en-US"/>
        </w:rPr>
        <w:t>Jewishness suggested based on names mentioned in the inscription but see vol. 3, Introduction 6.6.7, p. 52. The region was not particularly Jewish, see Introduction 6.2.1.2.</w:t>
      </w:r>
    </w:p>
  </w:footnote>
  <w:footnote w:id="292">
    <w:p w14:paraId="6704693A" w14:textId="77777777" w:rsidR="00865CD2" w:rsidRPr="005F539E" w:rsidRDefault="00865CD2" w:rsidP="00A607DA">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93">
    <w:p w14:paraId="2F45D1C7" w14:textId="77777777" w:rsidR="00865CD2" w:rsidRPr="000E41E3" w:rsidRDefault="00865CD2" w:rsidP="00A607DA">
      <w:pPr>
        <w:pStyle w:val="FootnoteText"/>
        <w:bidi w:val="0"/>
        <w:spacing w:line="240" w:lineRule="auto"/>
        <w:rPr>
          <w:lang w:val="en-US"/>
        </w:rPr>
      </w:pPr>
      <w:r>
        <w:rPr>
          <w:rStyle w:val="FootnoteReference"/>
        </w:rPr>
        <w:footnoteRef/>
      </w:r>
      <w:r>
        <w:t xml:space="preserve"> </w:t>
      </w:r>
      <w:r>
        <w:rPr>
          <w:lang w:val="en-US"/>
        </w:rPr>
        <w:t>See above, n. 82.</w:t>
      </w:r>
    </w:p>
  </w:footnote>
  <w:footnote w:id="294">
    <w:p w14:paraId="248D94DD" w14:textId="77777777" w:rsidR="00865CD2" w:rsidRPr="00E92C2C" w:rsidRDefault="00865CD2" w:rsidP="00E92C2C">
      <w:pPr>
        <w:pStyle w:val="FootnoteText"/>
        <w:bidi w:val="0"/>
        <w:spacing w:line="240" w:lineRule="auto"/>
        <w:rPr>
          <w:lang w:val="en-US"/>
        </w:rPr>
      </w:pPr>
      <w:r>
        <w:rPr>
          <w:rStyle w:val="FootnoteReference"/>
        </w:rPr>
        <w:footnoteRef/>
      </w:r>
      <w:r>
        <w:t xml:space="preserve"> The exact location of this inscription is unknown. The editor claimed it was found somewhere b</w:t>
      </w:r>
      <w:r>
        <w:t>e</w:t>
      </w:r>
      <w:r>
        <w:t xml:space="preserve">tween </w:t>
      </w:r>
      <w:smartTag w:uri="urn:schemas-microsoft-com:office:smarttags" w:element="City">
        <w:r>
          <w:t>Jaffa</w:t>
        </w:r>
      </w:smartTag>
      <w:r>
        <w:t xml:space="preserve"> and </w:t>
      </w:r>
      <w:smartTag w:uri="urn:schemas-microsoft-com:office:smarttags" w:element="place">
        <w:smartTag w:uri="urn:schemas-microsoft-com:office:smarttags" w:element="City">
          <w:r>
            <w:t>Gaza</w:t>
          </w:r>
        </w:smartTag>
      </w:smartTag>
      <w:r>
        <w:t>.</w:t>
      </w:r>
      <w:r>
        <w:rPr>
          <w:rtl/>
        </w:rPr>
        <w:t xml:space="preserve"> </w:t>
      </w:r>
    </w:p>
  </w:footnote>
  <w:footnote w:id="295">
    <w:p w14:paraId="6694A665" w14:textId="77777777" w:rsidR="00865CD2" w:rsidRPr="00E92C2C" w:rsidRDefault="00865CD2" w:rsidP="00A607DA">
      <w:pPr>
        <w:pStyle w:val="FootnoteText"/>
        <w:bidi w:val="0"/>
        <w:spacing w:line="240" w:lineRule="auto"/>
        <w:rPr>
          <w:rFonts w:cs="Times New Roman"/>
          <w:lang w:val="en-US"/>
        </w:rPr>
      </w:pPr>
      <w:r>
        <w:rPr>
          <w:rStyle w:val="FootnoteReference"/>
        </w:rPr>
        <w:footnoteRef/>
      </w:r>
      <w:r>
        <w:rPr>
          <w:rtl/>
        </w:rPr>
        <w:t xml:space="preserve"> </w:t>
      </w:r>
      <w:r>
        <w:rPr>
          <w:lang w:val="en-US"/>
        </w:rPr>
        <w:t>See above, n. 115. This a ded</w:t>
      </w:r>
      <w:r>
        <w:rPr>
          <w:lang w:val="en-US"/>
        </w:rPr>
        <w:t>i</w:t>
      </w:r>
      <w:r>
        <w:rPr>
          <w:lang w:val="en-US"/>
        </w:rPr>
        <w:t xml:space="preserve">cation of a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(Holy Place) which could be a church, but could also be a synagogue, see vol. 3, Intr</w:t>
      </w:r>
      <w:r>
        <w:rPr>
          <w:rFonts w:cs="Times New Roman"/>
          <w:lang w:val="en-US"/>
        </w:rPr>
        <w:t>o</w:t>
      </w:r>
      <w:r>
        <w:rPr>
          <w:rFonts w:cs="Times New Roman"/>
          <w:lang w:val="en-US"/>
        </w:rPr>
        <w:t>duction 6.4.1.2.4, p. 42.</w:t>
      </w:r>
    </w:p>
  </w:footnote>
  <w:footnote w:id="296">
    <w:p w14:paraId="6FC04ECC" w14:textId="77777777" w:rsidR="00865CD2" w:rsidRPr="005F539E" w:rsidRDefault="00865CD2" w:rsidP="00A607DA">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97">
    <w:p w14:paraId="3F9BEDB5" w14:textId="77777777" w:rsidR="00865CD2" w:rsidRPr="00585FEC" w:rsidRDefault="00865CD2" w:rsidP="00115355">
      <w:pPr>
        <w:pStyle w:val="FootnoteText"/>
        <w:bidi w:val="0"/>
        <w:spacing w:line="240" w:lineRule="auto"/>
        <w:rPr>
          <w:rtl/>
          <w:lang w:val="en-US"/>
        </w:rPr>
      </w:pPr>
      <w:r>
        <w:rPr>
          <w:rStyle w:val="FootnoteReference"/>
        </w:rPr>
        <w:footnoteRef/>
      </w:r>
      <w:r>
        <w:rPr>
          <w:rFonts w:cs="Times New Roman"/>
          <w:lang w:val="en-US" w:eastAsia="en-GB"/>
        </w:rPr>
        <w:t xml:space="preserve"> S</w:t>
      </w:r>
      <w:r w:rsidRPr="00F802F0">
        <w:rPr>
          <w:rFonts w:cs="Times New Roman"/>
          <w:lang w:val="en-US" w:eastAsia="en-GB"/>
        </w:rPr>
        <w:t xml:space="preserve">ee </w:t>
      </w:r>
      <w:r>
        <w:rPr>
          <w:rFonts w:cs="Times New Roman"/>
          <w:lang w:val="en-US" w:eastAsia="en-GB"/>
        </w:rPr>
        <w:t>above, n.</w:t>
      </w:r>
      <w:r w:rsidRPr="00F802F0">
        <w:rPr>
          <w:rFonts w:cs="Times New Roman"/>
          <w:lang w:val="en-US" w:eastAsia="en-GB"/>
        </w:rPr>
        <w:t xml:space="preserve"> </w:t>
      </w:r>
      <w:r>
        <w:rPr>
          <w:lang w:eastAsia="en-GB"/>
        </w:rPr>
        <w:t>94</w:t>
      </w:r>
      <w:r w:rsidRPr="009A4CB8">
        <w:rPr>
          <w:lang w:eastAsia="en-GB"/>
        </w:rPr>
        <w:t>.</w:t>
      </w:r>
    </w:p>
  </w:footnote>
  <w:footnote w:id="298">
    <w:p w14:paraId="5BFB0D7F" w14:textId="77777777" w:rsidR="00865CD2" w:rsidRPr="00C66424" w:rsidRDefault="00865CD2" w:rsidP="00C40927">
      <w:pPr>
        <w:pStyle w:val="FootnoteText"/>
        <w:bidi w:val="0"/>
        <w:spacing w:line="240" w:lineRule="auto"/>
        <w:rPr>
          <w:lang w:val="en-US"/>
        </w:rPr>
      </w:pPr>
      <w:r w:rsidRPr="00C66424">
        <w:rPr>
          <w:rStyle w:val="FootnoteReference"/>
        </w:rPr>
        <w:footnoteRef/>
      </w:r>
      <w:r>
        <w:t xml:space="preserve"> </w:t>
      </w:r>
      <w:r>
        <w:rPr>
          <w:rFonts w:hint="cs"/>
        </w:rPr>
        <w:t>W</w:t>
      </w:r>
      <w:r w:rsidRPr="00C66424">
        <w:t>est of Safed, also known as Er-Ram.</w:t>
      </w:r>
    </w:p>
  </w:footnote>
  <w:footnote w:id="299">
    <w:p w14:paraId="4941ABAF" w14:textId="77777777" w:rsidR="00865CD2" w:rsidRPr="005F539E" w:rsidRDefault="00865CD2" w:rsidP="00A607DA">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300">
    <w:p w14:paraId="77643DA6"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w:t>
      </w:r>
    </w:p>
  </w:footnote>
  <w:footnote w:id="301">
    <w:p w14:paraId="5B9E0AC8" w14:textId="77777777" w:rsidR="00865CD2" w:rsidRPr="002F6202" w:rsidRDefault="00865CD2" w:rsidP="008001C1">
      <w:pPr>
        <w:pStyle w:val="FootnoteText"/>
        <w:bidi w:val="0"/>
        <w:spacing w:line="240" w:lineRule="auto"/>
        <w:rPr>
          <w:lang w:val="en-US"/>
        </w:rPr>
      </w:pPr>
      <w:r>
        <w:rPr>
          <w:rStyle w:val="FootnoteReference"/>
        </w:rPr>
        <w:footnoteRef/>
      </w:r>
      <w:r>
        <w:rPr>
          <w:rtl/>
        </w:rPr>
        <w:t xml:space="preserve"> </w:t>
      </w:r>
      <w:r>
        <w:rPr>
          <w:lang w:val="en-US"/>
        </w:rPr>
        <w:t>The inscription is dated to 435</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see I</w:t>
      </w:r>
      <w:r w:rsidRPr="002F6202">
        <w:rPr>
          <w:lang w:val="en-US"/>
        </w:rPr>
        <w:t>n</w:t>
      </w:r>
      <w:r w:rsidRPr="002F6202">
        <w:rPr>
          <w:lang w:val="en-US"/>
        </w:rPr>
        <w:t xml:space="preserve">troduction </w:t>
      </w:r>
      <w:r>
        <w:rPr>
          <w:lang w:val="en-US"/>
        </w:rPr>
        <w:t>7.5.2.1</w:t>
      </w:r>
      <w:r w:rsidRPr="002F6202">
        <w:rPr>
          <w:lang w:val="en-US"/>
        </w:rPr>
        <w:t>.</w:t>
      </w:r>
    </w:p>
  </w:footnote>
  <w:footnote w:id="302">
    <w:p w14:paraId="59106FB3" w14:textId="77777777" w:rsidR="00865CD2" w:rsidRPr="008F4993" w:rsidRDefault="00865CD2" w:rsidP="00E0780B">
      <w:pPr>
        <w:pStyle w:val="FootnoteText"/>
        <w:bidi w:val="0"/>
        <w:spacing w:line="240" w:lineRule="auto"/>
        <w:rPr>
          <w:rFonts w:cs="Times New Roman"/>
          <w:rtl/>
          <w:lang w:val="en-US"/>
        </w:rPr>
      </w:pPr>
      <w:r w:rsidRPr="00C66424">
        <w:rPr>
          <w:rStyle w:val="FootnoteReference"/>
          <w:rFonts w:cs="Times New Roman"/>
          <w:rtl/>
        </w:rPr>
        <w:footnoteRef/>
      </w:r>
      <w:r w:rsidRPr="00C66424">
        <w:rPr>
          <w:rFonts w:cs="Times New Roman"/>
          <w:lang w:val="en-US"/>
        </w:rPr>
        <w:t xml:space="preserve"> The inscription is bilingual. So in Greek. The Hebrew has </w:t>
      </w:r>
      <w:r w:rsidRPr="00C66424">
        <w:rPr>
          <w:rFonts w:cs="Times New Roman"/>
          <w:rtl/>
          <w:lang w:val="en-US"/>
        </w:rPr>
        <w:t>אלעזר</w:t>
      </w:r>
      <w:r w:rsidRPr="00C66424">
        <w:rPr>
          <w:rFonts w:cs="Times New Roman"/>
          <w:lang w:val="en-US"/>
        </w:rPr>
        <w:t>.</w:t>
      </w:r>
      <w:r>
        <w:rPr>
          <w:rFonts w:cs="Times New Roman"/>
          <w:lang w:val="en-US"/>
        </w:rPr>
        <w:t xml:space="preserve"> </w:t>
      </w:r>
      <w:r>
        <w:rPr>
          <w:lang w:val="en-US"/>
        </w:rPr>
        <w:t>For this form as being an abbrevi</w:t>
      </w:r>
      <w:r>
        <w:rPr>
          <w:lang w:val="en-US"/>
        </w:rPr>
        <w:t>a</w:t>
      </w:r>
      <w:r>
        <w:rPr>
          <w:lang w:val="en-US"/>
        </w:rPr>
        <w:t>tion of the biblical name Eleazar, see vol. 3, Introduction 2.2.1.1.6, p. 12. This is of course an abbrevi</w:t>
      </w:r>
      <w:r>
        <w:rPr>
          <w:lang w:val="en-US"/>
        </w:rPr>
        <w:t>a</w:t>
      </w:r>
      <w:r>
        <w:rPr>
          <w:lang w:val="en-US"/>
        </w:rPr>
        <w:t>tion of the already corrupted form Lazarus, see above, n. 92.</w:t>
      </w:r>
    </w:p>
  </w:footnote>
  <w:footnote w:id="303">
    <w:p w14:paraId="669A0615" w14:textId="77777777" w:rsidR="00865CD2" w:rsidRPr="00697225" w:rsidRDefault="00865CD2" w:rsidP="00D058F6">
      <w:pPr>
        <w:pStyle w:val="FootnoteText"/>
        <w:bidi w:val="0"/>
        <w:spacing w:line="240" w:lineRule="auto"/>
        <w:rPr>
          <w:lang w:val="en-US"/>
        </w:rPr>
      </w:pPr>
      <w:r>
        <w:rPr>
          <w:rStyle w:val="FootnoteReference"/>
        </w:rPr>
        <w:footnoteRef/>
      </w:r>
      <w:r>
        <w:t xml:space="preserve"> </w:t>
      </w:r>
      <w:r>
        <w:rPr>
          <w:lang w:val="en-US"/>
        </w:rPr>
        <w:t xml:space="preserve">Kibbutz in the north-eastern </w:t>
      </w:r>
      <w:smartTag w:uri="urn:schemas-microsoft-com:office:smarttags" w:element="place">
        <w:r>
          <w:rPr>
            <w:lang w:val="en-US"/>
          </w:rPr>
          <w:t>Negev</w:t>
        </w:r>
      </w:smartTag>
      <w:r>
        <w:rPr>
          <w:lang w:val="en-US"/>
        </w:rPr>
        <w:t>.</w:t>
      </w:r>
    </w:p>
  </w:footnote>
  <w:footnote w:id="304">
    <w:p w14:paraId="3DE84E96" w14:textId="77777777" w:rsidR="00865CD2" w:rsidRPr="00AB0453" w:rsidRDefault="00865CD2" w:rsidP="00AB0453">
      <w:pPr>
        <w:pStyle w:val="FootnoteText"/>
        <w:bidi w:val="0"/>
        <w:spacing w:line="240" w:lineRule="auto"/>
        <w:rPr>
          <w:lang w:val="en-US"/>
        </w:rPr>
      </w:pPr>
      <w:r>
        <w:rPr>
          <w:rStyle w:val="FootnoteReference"/>
        </w:rPr>
        <w:footnoteRef/>
      </w:r>
      <w:r>
        <w:rPr>
          <w:rtl/>
        </w:rPr>
        <w:t xml:space="preserve"> </w:t>
      </w:r>
      <w:r>
        <w:rPr>
          <w:lang w:val="en-US"/>
        </w:rPr>
        <w:t>Jewishness indicated by the Aramaic part off the inscription, see vol. 3, Introduction 6.2, pp. 33-4.</w:t>
      </w:r>
    </w:p>
  </w:footnote>
  <w:footnote w:id="305">
    <w:p w14:paraId="141BAD1B" w14:textId="77777777" w:rsidR="00865CD2" w:rsidRPr="005F539E" w:rsidRDefault="00865CD2" w:rsidP="00A607DA">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306">
    <w:p w14:paraId="04CCABC5"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 On this form see above, n. 52.</w:t>
      </w:r>
    </w:p>
  </w:footnote>
  <w:footnote w:id="307">
    <w:p w14:paraId="3AE65891" w14:textId="77777777" w:rsidR="00865CD2" w:rsidRPr="00585FEC" w:rsidRDefault="00865CD2" w:rsidP="00C66424">
      <w:pPr>
        <w:pStyle w:val="FootnoteText"/>
        <w:bidi w:val="0"/>
        <w:spacing w:line="240" w:lineRule="auto"/>
        <w:rPr>
          <w:rtl/>
          <w:lang w:val="en-US"/>
        </w:rPr>
      </w:pPr>
      <w:r>
        <w:rPr>
          <w:rStyle w:val="FootnoteReference"/>
        </w:rPr>
        <w:footnoteRef/>
      </w:r>
      <w:r>
        <w:rPr>
          <w:rFonts w:cs="Times New Roman"/>
          <w:lang w:val="en-US" w:eastAsia="en-GB"/>
        </w:rPr>
        <w:t xml:space="preserve"> S</w:t>
      </w:r>
      <w:r w:rsidRPr="00F802F0">
        <w:rPr>
          <w:rFonts w:cs="Times New Roman"/>
          <w:lang w:val="en-US" w:eastAsia="en-GB"/>
        </w:rPr>
        <w:t xml:space="preserve">ee </w:t>
      </w:r>
      <w:r>
        <w:rPr>
          <w:rFonts w:cs="Times New Roman"/>
          <w:lang w:val="en-US" w:eastAsia="en-GB"/>
        </w:rPr>
        <w:t>above, n.</w:t>
      </w:r>
      <w:r>
        <w:rPr>
          <w:lang w:eastAsia="en-GB"/>
        </w:rPr>
        <w:t xml:space="preserve"> 96</w:t>
      </w:r>
      <w:r w:rsidRPr="009A4CB8">
        <w:rPr>
          <w:lang w:eastAsia="en-GB"/>
        </w:rPr>
        <w:t>.</w:t>
      </w:r>
    </w:p>
  </w:footnote>
  <w:footnote w:id="308">
    <w:p w14:paraId="31E08EC4" w14:textId="77777777" w:rsidR="00865CD2" w:rsidRPr="005F539E" w:rsidRDefault="00865CD2" w:rsidP="00A607DA">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309">
    <w:p w14:paraId="0ED1B1C0" w14:textId="77777777" w:rsidR="00865CD2" w:rsidRPr="00115355" w:rsidRDefault="00865CD2" w:rsidP="00115355">
      <w:pPr>
        <w:pStyle w:val="FootnoteText"/>
        <w:bidi w:val="0"/>
        <w:spacing w:line="240" w:lineRule="auto"/>
        <w:rPr>
          <w:lang w:val="en-US"/>
        </w:rPr>
      </w:pPr>
      <w:r>
        <w:rPr>
          <w:rStyle w:val="FootnoteReference"/>
        </w:rPr>
        <w:footnoteRef/>
      </w:r>
      <w:r>
        <w:rPr>
          <w:rtl/>
        </w:rPr>
        <w:t xml:space="preserve"> </w:t>
      </w:r>
      <w:r>
        <w:rPr>
          <w:lang w:val="en-US"/>
        </w:rPr>
        <w:t xml:space="preserve">For this form see vol. 1, Eleazar (2) B/M, p. 65. </w:t>
      </w:r>
    </w:p>
  </w:footnote>
  <w:footnote w:id="310">
    <w:p w14:paraId="1D9CBD3D" w14:textId="77777777" w:rsidR="00865CD2" w:rsidRPr="0061681F" w:rsidRDefault="00865CD2" w:rsidP="00354DA7">
      <w:pPr>
        <w:pStyle w:val="FootnoteText"/>
        <w:bidi w:val="0"/>
        <w:spacing w:line="240" w:lineRule="auto"/>
        <w:rPr>
          <w:rFonts w:cs="Times New Roman"/>
          <w:lang w:val="en-US"/>
        </w:rPr>
      </w:pPr>
      <w:r>
        <w:rPr>
          <w:rStyle w:val="FootnoteReference"/>
        </w:rPr>
        <w:footnoteRef/>
      </w:r>
      <w:r>
        <w:rPr>
          <w:rtl/>
        </w:rPr>
        <w:t xml:space="preserve"> </w:t>
      </w:r>
      <w:r w:rsidRPr="0061681F">
        <w:rPr>
          <w:lang w:val="en-US"/>
        </w:rPr>
        <w:t xml:space="preserve">In Greek – </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sidRPr="0061681F">
        <w:rPr>
          <w:rFonts w:cs="Times New Roman"/>
          <w:lang w:val="en-US"/>
        </w:rPr>
        <w:t xml:space="preserve">. The place is attested in Josephus and Ptolemaius, see Damati, </w:t>
      </w:r>
      <w:r>
        <w:rPr>
          <w:rFonts w:cs="Times New Roman"/>
          <w:i/>
          <w:iCs/>
          <w:lang w:val="en-US"/>
        </w:rPr>
        <w:t>ibid</w:t>
      </w:r>
      <w:r>
        <w:rPr>
          <w:rFonts w:cs="Times New Roman"/>
          <w:lang w:val="en-US"/>
        </w:rPr>
        <w:t>.</w:t>
      </w:r>
      <w:r>
        <w:rPr>
          <w:rFonts w:cs="Times New Roman" w:hint="cs"/>
          <w:rtl/>
          <w:lang w:val="en-US"/>
        </w:rPr>
        <w:t xml:space="preserve"> </w:t>
      </w:r>
      <w:r>
        <w:rPr>
          <w:rFonts w:cs="Times New Roman"/>
          <w:lang w:val="en-US"/>
        </w:rPr>
        <w:t>On such designations see vol. 1, Introduction 3.2.6, p. 34.</w:t>
      </w:r>
    </w:p>
  </w:footnote>
  <w:footnote w:id="311">
    <w:p w14:paraId="21148043" w14:textId="77777777" w:rsidR="00865CD2" w:rsidRPr="00E8118E" w:rsidRDefault="00865CD2" w:rsidP="00A607DA">
      <w:pPr>
        <w:pStyle w:val="FootnoteText"/>
        <w:bidi w:val="0"/>
        <w:spacing w:line="240" w:lineRule="auto"/>
        <w:rPr>
          <w:lang w:val="en-US"/>
        </w:rPr>
      </w:pPr>
      <w:r>
        <w:rPr>
          <w:rStyle w:val="FootnoteReference"/>
        </w:rPr>
        <w:footnoteRef/>
      </w:r>
      <w:r>
        <w:rPr>
          <w:rtl/>
        </w:rPr>
        <w:t xml:space="preserve"> </w:t>
      </w:r>
      <w:r>
        <w:rPr>
          <w:lang w:val="en-US"/>
        </w:rPr>
        <w:t>See above, n. 115.</w:t>
      </w:r>
    </w:p>
  </w:footnote>
  <w:footnote w:id="312">
    <w:p w14:paraId="2A895F89" w14:textId="77777777" w:rsidR="00865CD2" w:rsidRPr="005F539E" w:rsidRDefault="00865CD2" w:rsidP="00A607DA">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313">
    <w:p w14:paraId="7322D266"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w:t>
      </w:r>
    </w:p>
  </w:footnote>
  <w:footnote w:id="314">
    <w:p w14:paraId="19EE85C6" w14:textId="77777777" w:rsidR="00865CD2" w:rsidRPr="009E48D3" w:rsidRDefault="00865CD2" w:rsidP="00C40927">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315">
    <w:p w14:paraId="6E8EB400"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w:t>
      </w:r>
      <w:r>
        <w:rPr>
          <w:lang w:val="en-US"/>
        </w:rPr>
        <w:t>n</w:t>
      </w:r>
      <w:r>
        <w:rPr>
          <w:lang w:val="en-US"/>
        </w:rPr>
        <w:t>scription and kindly allowed me to make use of her readings. Not all the names she read can be seen in the photograph.</w:t>
      </w:r>
    </w:p>
  </w:footnote>
  <w:footnote w:id="316">
    <w:p w14:paraId="739C513E" w14:textId="77777777" w:rsidR="00865CD2" w:rsidRPr="009E48D3" w:rsidRDefault="00865CD2" w:rsidP="00A607DA">
      <w:pPr>
        <w:pStyle w:val="FootnoteText"/>
        <w:bidi w:val="0"/>
        <w:spacing w:line="240" w:lineRule="auto"/>
        <w:rPr>
          <w:lang w:val="en-US"/>
        </w:rPr>
      </w:pPr>
      <w:r>
        <w:rPr>
          <w:rStyle w:val="FootnoteReference"/>
        </w:rPr>
        <w:footnoteRef/>
      </w:r>
      <w:r>
        <w:rPr>
          <w:lang w:val="en-US"/>
        </w:rPr>
        <w:t xml:space="preserve"> See above, n. 138.</w:t>
      </w:r>
    </w:p>
  </w:footnote>
  <w:footnote w:id="317">
    <w:p w14:paraId="4EE5B16E"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See above, n. 139.</w:t>
      </w:r>
    </w:p>
  </w:footnote>
  <w:footnote w:id="318">
    <w:p w14:paraId="5CD4B72E" w14:textId="77777777" w:rsidR="00865CD2" w:rsidRPr="00585FEC" w:rsidRDefault="00865CD2" w:rsidP="00115355">
      <w:pPr>
        <w:pStyle w:val="FootnoteText"/>
        <w:bidi w:val="0"/>
        <w:spacing w:line="240" w:lineRule="auto"/>
        <w:rPr>
          <w:rtl/>
          <w:lang w:val="en-US"/>
        </w:rPr>
      </w:pPr>
      <w:r>
        <w:rPr>
          <w:rStyle w:val="FootnoteReference"/>
        </w:rPr>
        <w:footnoteRef/>
      </w:r>
      <w:r>
        <w:rPr>
          <w:rFonts w:cs="Times New Roman"/>
          <w:lang w:val="en-US" w:eastAsia="en-GB"/>
        </w:rPr>
        <w:t xml:space="preserve"> S</w:t>
      </w:r>
      <w:r w:rsidRPr="00F802F0">
        <w:rPr>
          <w:rFonts w:cs="Times New Roman"/>
          <w:lang w:val="en-US" w:eastAsia="en-GB"/>
        </w:rPr>
        <w:t xml:space="preserve">ee </w:t>
      </w:r>
      <w:r>
        <w:rPr>
          <w:rFonts w:cs="Times New Roman"/>
          <w:lang w:val="en-US" w:eastAsia="en-GB"/>
        </w:rPr>
        <w:t>above, n. 44</w:t>
      </w:r>
      <w:r w:rsidRPr="009A4CB8">
        <w:rPr>
          <w:lang w:eastAsia="en-GB"/>
        </w:rPr>
        <w:t>.</w:t>
      </w:r>
    </w:p>
  </w:footnote>
  <w:footnote w:id="319">
    <w:p w14:paraId="678440F7" w14:textId="77777777" w:rsidR="00865CD2" w:rsidRPr="009E48D3" w:rsidRDefault="00865CD2" w:rsidP="00A607DA">
      <w:pPr>
        <w:pStyle w:val="FootnoteText"/>
        <w:bidi w:val="0"/>
        <w:spacing w:line="240" w:lineRule="auto"/>
        <w:rPr>
          <w:lang w:val="en-US"/>
        </w:rPr>
      </w:pPr>
      <w:r>
        <w:rPr>
          <w:rStyle w:val="FootnoteReference"/>
        </w:rPr>
        <w:footnoteRef/>
      </w:r>
      <w:r>
        <w:rPr>
          <w:lang w:val="en-US"/>
        </w:rPr>
        <w:t xml:space="preserve"> See above, n. 138.</w:t>
      </w:r>
    </w:p>
  </w:footnote>
  <w:footnote w:id="320">
    <w:p w14:paraId="57BD3B17"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See above, n. 139.</w:t>
      </w:r>
    </w:p>
  </w:footnote>
  <w:footnote w:id="321">
    <w:p w14:paraId="1190C8C2" w14:textId="77777777" w:rsidR="00865CD2" w:rsidRPr="00585FEC" w:rsidRDefault="00865CD2" w:rsidP="00115355">
      <w:pPr>
        <w:pStyle w:val="FootnoteText"/>
        <w:bidi w:val="0"/>
        <w:spacing w:line="240" w:lineRule="auto"/>
        <w:rPr>
          <w:rtl/>
          <w:lang w:val="en-US"/>
        </w:rPr>
      </w:pPr>
      <w:r>
        <w:rPr>
          <w:rStyle w:val="FootnoteReference"/>
        </w:rPr>
        <w:footnoteRef/>
      </w:r>
      <w:r>
        <w:rPr>
          <w:rFonts w:cs="Times New Roman"/>
          <w:lang w:val="en-US" w:eastAsia="en-GB"/>
        </w:rPr>
        <w:t xml:space="preserve"> S</w:t>
      </w:r>
      <w:r w:rsidRPr="00F802F0">
        <w:rPr>
          <w:rFonts w:cs="Times New Roman"/>
          <w:lang w:val="en-US" w:eastAsia="en-GB"/>
        </w:rPr>
        <w:t xml:space="preserve">ee </w:t>
      </w:r>
      <w:r>
        <w:rPr>
          <w:rFonts w:cs="Times New Roman"/>
          <w:lang w:val="en-US" w:eastAsia="en-GB"/>
        </w:rPr>
        <w:t>above, n. 52</w:t>
      </w:r>
      <w:r w:rsidRPr="009A4CB8">
        <w:rPr>
          <w:lang w:eastAsia="en-GB"/>
        </w:rPr>
        <w:t>.</w:t>
      </w:r>
    </w:p>
  </w:footnote>
  <w:footnote w:id="322">
    <w:p w14:paraId="7A72876D" w14:textId="77777777" w:rsidR="00865CD2" w:rsidRPr="009E48D3" w:rsidRDefault="00865CD2" w:rsidP="00A607DA">
      <w:pPr>
        <w:pStyle w:val="FootnoteText"/>
        <w:bidi w:val="0"/>
        <w:spacing w:line="240" w:lineRule="auto"/>
        <w:rPr>
          <w:lang w:val="en-US"/>
        </w:rPr>
      </w:pPr>
      <w:r>
        <w:rPr>
          <w:rStyle w:val="FootnoteReference"/>
        </w:rPr>
        <w:footnoteRef/>
      </w:r>
      <w:r>
        <w:rPr>
          <w:lang w:val="en-US"/>
        </w:rPr>
        <w:t xml:space="preserve"> See above, n. 138.</w:t>
      </w:r>
    </w:p>
  </w:footnote>
  <w:footnote w:id="323">
    <w:p w14:paraId="16C24F58"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See above, n. 139.</w:t>
      </w:r>
    </w:p>
  </w:footnote>
  <w:footnote w:id="324">
    <w:p w14:paraId="376AA86E" w14:textId="77777777" w:rsidR="00865CD2" w:rsidRPr="003F474C" w:rsidRDefault="00865CD2" w:rsidP="003F474C">
      <w:pPr>
        <w:pStyle w:val="FootnoteText"/>
        <w:bidi w:val="0"/>
        <w:spacing w:line="240" w:lineRule="auto"/>
        <w:rPr>
          <w:rFonts w:cs="Times New Roman"/>
          <w:lang w:val="de-DE"/>
        </w:rPr>
      </w:pPr>
      <w:r w:rsidRPr="003F474C">
        <w:rPr>
          <w:rStyle w:val="FootnoteReference"/>
          <w:rFonts w:cs="Times New Roman"/>
        </w:rPr>
        <w:footnoteRef/>
      </w:r>
      <w:r w:rsidRPr="003F474C">
        <w:rPr>
          <w:rFonts w:cs="Times New Roman"/>
          <w:rtl/>
        </w:rPr>
        <w:t xml:space="preserve"> </w:t>
      </w:r>
      <w:r w:rsidRPr="003F474C">
        <w:rPr>
          <w:rFonts w:cs="Times New Roman"/>
          <w:lang w:val="en-US"/>
        </w:rPr>
        <w:t xml:space="preserve">In Aramaic – </w:t>
      </w:r>
      <w:r w:rsidRPr="003F474C">
        <w:rPr>
          <w:rFonts w:cs="Times New Roman"/>
          <w:rtl/>
          <w:lang w:val="en-US"/>
        </w:rPr>
        <w:t>רבי</w:t>
      </w:r>
      <w:r w:rsidRPr="003F474C">
        <w:rPr>
          <w:rFonts w:cs="Times New Roman"/>
          <w:lang w:val="de-DE"/>
        </w:rPr>
        <w:t>.</w:t>
      </w:r>
      <w:r>
        <w:rPr>
          <w:rFonts w:cs="Times New Roman"/>
          <w:lang w:val="de-DE"/>
        </w:rPr>
        <w:t xml:space="preserve"> </w:t>
      </w:r>
      <w:r>
        <w:t>On this title see vol. 3, Introduction 6.4.1.2.2.5.4, p. 41.</w:t>
      </w:r>
    </w:p>
  </w:footnote>
  <w:footnote w:id="325">
    <w:p w14:paraId="11CC460D" w14:textId="77777777" w:rsidR="00865CD2" w:rsidRPr="008535E7" w:rsidRDefault="00865CD2" w:rsidP="00C40927">
      <w:pPr>
        <w:pStyle w:val="FootnoteText"/>
        <w:bidi w:val="0"/>
        <w:spacing w:line="240" w:lineRule="auto"/>
        <w:rPr>
          <w:lang w:val="en-US"/>
        </w:rPr>
      </w:pPr>
      <w:r w:rsidRPr="00C66424">
        <w:rPr>
          <w:rStyle w:val="FootnoteReference"/>
        </w:rPr>
        <w:footnoteRef/>
      </w:r>
      <w:r w:rsidRPr="00C66424">
        <w:rPr>
          <w:rtl/>
        </w:rPr>
        <w:t xml:space="preserve"> </w:t>
      </w:r>
      <w:r>
        <w:t xml:space="preserve">In the </w:t>
      </w:r>
      <w:r w:rsidRPr="00C66424">
        <w:t xml:space="preserve">Golan, north east of the </w:t>
      </w:r>
      <w:smartTag w:uri="urn:schemas-microsoft-com:office:smarttags" w:element="place">
        <w:r w:rsidRPr="00C66424">
          <w:t>Sea of Galilee</w:t>
        </w:r>
      </w:smartTag>
      <w:r w:rsidRPr="00C66424">
        <w:t>.</w:t>
      </w:r>
      <w:r>
        <w:t xml:space="preserve"> </w:t>
      </w:r>
    </w:p>
  </w:footnote>
  <w:footnote w:id="326">
    <w:p w14:paraId="64A81C24" w14:textId="77777777" w:rsidR="00865CD2" w:rsidRPr="00393C2F"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Biblical, e.g. 1Sam 1:1. </w:t>
      </w:r>
      <w:r w:rsidRPr="005E436F">
        <w:rPr>
          <w:rFonts w:cs="Times New Roman"/>
          <w:rtl/>
          <w:lang w:val="en-US"/>
        </w:rPr>
        <w:t>אלקנה</w:t>
      </w:r>
      <w:r w:rsidRPr="005E436F">
        <w:rPr>
          <w:rFonts w:cs="Times New Roman"/>
          <w:lang w:val="en-US"/>
        </w:rPr>
        <w:t xml:space="preserve"> was the name of the prophet Samuel’s father.</w:t>
      </w:r>
    </w:p>
  </w:footnote>
  <w:footnote w:id="327">
    <w:p w14:paraId="204C6C7E" w14:textId="77777777" w:rsidR="00865CD2" w:rsidRPr="00C74698" w:rsidRDefault="00865CD2" w:rsidP="00C74698">
      <w:pPr>
        <w:pStyle w:val="FootnoteText"/>
        <w:bidi w:val="0"/>
        <w:spacing w:line="240" w:lineRule="auto"/>
        <w:rPr>
          <w:lang w:val="en-US"/>
        </w:rPr>
      </w:pPr>
      <w:r>
        <w:rPr>
          <w:rStyle w:val="FootnoteReference"/>
        </w:rPr>
        <w:footnoteRef/>
      </w:r>
      <w:r>
        <w:t xml:space="preserve"> So is the name recorded in LXX, see H &amp; R Suppl. 58.</w:t>
      </w:r>
      <w:r>
        <w:rPr>
          <w:rtl/>
        </w:rPr>
        <w:t xml:space="preserve"> </w:t>
      </w:r>
    </w:p>
  </w:footnote>
  <w:footnote w:id="328">
    <w:p w14:paraId="2EEAE854"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Biblical, e.g. Ezra 2:41.</w:t>
      </w:r>
    </w:p>
  </w:footnote>
  <w:footnote w:id="329">
    <w:p w14:paraId="04DFAE18" w14:textId="77777777" w:rsidR="00865CD2" w:rsidRPr="003723D0" w:rsidRDefault="00865CD2" w:rsidP="00E0780B">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Hebrew – </w:t>
      </w:r>
      <w:r w:rsidRPr="005E436F">
        <w:rPr>
          <w:rFonts w:cs="Times New Roman" w:hint="eastAsia"/>
          <w:rtl/>
          <w:lang w:val="en-US"/>
        </w:rPr>
        <w:t>הרופא</w:t>
      </w:r>
      <w:r w:rsidRPr="005E436F">
        <w:rPr>
          <w:rFonts w:cs="Times New Roman"/>
          <w:lang w:val="en-US"/>
        </w:rPr>
        <w:t>.</w:t>
      </w:r>
      <w:r>
        <w:rPr>
          <w:rFonts w:cs="Times New Roman"/>
          <w:lang w:val="en-US"/>
        </w:rPr>
        <w:t xml:space="preserve"> On this Jewish medical literature see Introduction 5.1.4.2. </w:t>
      </w:r>
    </w:p>
  </w:footnote>
  <w:footnote w:id="330">
    <w:p w14:paraId="14267E73" w14:textId="77777777" w:rsidR="00865CD2" w:rsidRPr="003021C5" w:rsidRDefault="00865CD2" w:rsidP="003021C5">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3021C5">
        <w:rPr>
          <w:rFonts w:cs="Times New Roman"/>
          <w:rtl/>
          <w:lang w:val="en-US"/>
        </w:rPr>
        <w:t>הירחוני</w:t>
      </w:r>
      <w:r>
        <w:rPr>
          <w:lang w:val="en-US"/>
        </w:rPr>
        <w:t xml:space="preserve">, according to Muntner, </w:t>
      </w:r>
      <w:r>
        <w:rPr>
          <w:i/>
          <w:iCs/>
          <w:lang w:val="en-US"/>
        </w:rPr>
        <w:t>Assaph</w:t>
      </w:r>
      <w:r>
        <w:rPr>
          <w:lang w:val="en-US"/>
        </w:rPr>
        <w:t>, 156.</w:t>
      </w:r>
    </w:p>
  </w:footnote>
  <w:footnote w:id="331">
    <w:p w14:paraId="23CDD04E" w14:textId="77777777" w:rsidR="00865CD2" w:rsidRPr="0061363C" w:rsidRDefault="00865CD2" w:rsidP="0061363C">
      <w:pPr>
        <w:pStyle w:val="FootnoteText"/>
        <w:bidi w:val="0"/>
        <w:spacing w:line="240" w:lineRule="auto"/>
        <w:rPr>
          <w:lang w:val="en-US"/>
        </w:rPr>
      </w:pPr>
      <w:r>
        <w:rPr>
          <w:rStyle w:val="FootnoteReference"/>
        </w:rPr>
        <w:footnoteRef/>
      </w:r>
      <w:r>
        <w:rPr>
          <w:rtl/>
        </w:rPr>
        <w:t xml:space="preserve"> </w:t>
      </w:r>
      <w:r>
        <w:rPr>
          <w:lang w:val="en-US"/>
        </w:rPr>
        <w:t xml:space="preserve">On the question of his historicity see Pines, </w:t>
      </w:r>
      <w:r>
        <w:rPr>
          <w:i/>
          <w:iCs/>
          <w:lang w:val="en-US"/>
        </w:rPr>
        <w:t>ibid</w:t>
      </w:r>
      <w:r>
        <w:rPr>
          <w:lang w:val="en-US"/>
        </w:rPr>
        <w:t>.</w:t>
      </w:r>
    </w:p>
  </w:footnote>
  <w:footnote w:id="332">
    <w:p w14:paraId="29BD019A" w14:textId="77777777" w:rsidR="00865CD2" w:rsidRPr="009A4CB8" w:rsidRDefault="00865CD2" w:rsidP="00A607DA">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So according to Muntner, </w:t>
      </w:r>
      <w:r w:rsidRPr="005E436F">
        <w:rPr>
          <w:lang w:val="en-US"/>
        </w:rPr>
        <w:t xml:space="preserve"> 33-7.</w:t>
      </w:r>
    </w:p>
  </w:footnote>
  <w:footnote w:id="333">
    <w:p w14:paraId="52F32C70" w14:textId="77777777" w:rsidR="00865CD2" w:rsidRPr="00740E45"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Gen 48:5. </w:t>
      </w:r>
      <w:r w:rsidRPr="005E436F">
        <w:rPr>
          <w:rFonts w:cs="Times New Roman"/>
          <w:rtl/>
          <w:lang w:val="en-US"/>
        </w:rPr>
        <w:t>אפרים</w:t>
      </w:r>
      <w:r w:rsidRPr="005E436F">
        <w:rPr>
          <w:rFonts w:cs="Times New Roman"/>
          <w:lang w:val="en-US"/>
        </w:rPr>
        <w:t xml:space="preserve"> was Joseph’s son and one of the tribes of Israel.</w:t>
      </w:r>
    </w:p>
  </w:footnote>
  <w:footnote w:id="334">
    <w:p w14:paraId="55FCA711" w14:textId="77777777" w:rsidR="00865CD2" w:rsidRPr="00740E45"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In </w:t>
      </w:r>
      <w:r w:rsidRPr="005E436F">
        <w:rPr>
          <w:rFonts w:cs="Times New Roman"/>
          <w:i/>
          <w:iCs/>
          <w:lang w:val="en-US"/>
        </w:rPr>
        <w:t>bBM</w:t>
      </w:r>
      <w:r w:rsidRPr="005E436F">
        <w:rPr>
          <w:rFonts w:cs="Times New Roman"/>
          <w:lang w:val="en-US"/>
        </w:rPr>
        <w:t xml:space="preserve"> 119a he is designated </w:t>
      </w:r>
      <w:r w:rsidRPr="005E436F">
        <w:rPr>
          <w:rFonts w:cs="Times New Roman"/>
          <w:rtl/>
          <w:lang w:val="en-US"/>
        </w:rPr>
        <w:t>אפרים ספרא</w:t>
      </w:r>
      <w:r w:rsidRPr="005E436F">
        <w:rPr>
          <w:rFonts w:cs="Times New Roman"/>
          <w:lang w:val="en-US"/>
        </w:rPr>
        <w:t>.</w:t>
      </w:r>
      <w:r>
        <w:rPr>
          <w:rFonts w:cs="Times New Roman"/>
          <w:lang w:val="en-US"/>
        </w:rPr>
        <w:t xml:space="preserve"> For this title see Introduction 3.2.1.4.</w:t>
      </w:r>
    </w:p>
  </w:footnote>
  <w:footnote w:id="335">
    <w:p w14:paraId="58A223F8" w14:textId="77777777" w:rsidR="00865CD2" w:rsidRPr="005C724F" w:rsidRDefault="00865CD2" w:rsidP="00003808">
      <w:pPr>
        <w:pStyle w:val="FootnoteText"/>
        <w:bidi w:val="0"/>
        <w:spacing w:line="240" w:lineRule="auto"/>
        <w:rPr>
          <w:lang w:val="en-US"/>
        </w:rPr>
      </w:pPr>
      <w:r>
        <w:rPr>
          <w:rStyle w:val="FootnoteReference"/>
        </w:rPr>
        <w:footnoteRef/>
      </w:r>
      <w:r>
        <w:rPr>
          <w:rtl/>
        </w:rPr>
        <w:t xml:space="preserve"> </w:t>
      </w:r>
      <w:r>
        <w:rPr>
          <w:lang w:val="en-US"/>
        </w:rPr>
        <w:t>Was a student of Rabbi Levi (6), who was a contemporary of Rabbi Yohanan (1), see Intr</w:t>
      </w:r>
      <w:r>
        <w:rPr>
          <w:lang w:val="en-US"/>
        </w:rPr>
        <w:t>o</w:t>
      </w:r>
      <w:r>
        <w:rPr>
          <w:lang w:val="en-US"/>
        </w:rPr>
        <w:t>duction 7.4.1.</w:t>
      </w:r>
    </w:p>
  </w:footnote>
  <w:footnote w:id="336">
    <w:p w14:paraId="5F4AD767" w14:textId="77777777" w:rsidR="00865CD2" w:rsidRPr="00ED48FD" w:rsidRDefault="00865CD2" w:rsidP="008C6D5A">
      <w:pPr>
        <w:pStyle w:val="FootnoteText"/>
        <w:bidi w:val="0"/>
        <w:spacing w:line="240" w:lineRule="auto"/>
        <w:rPr>
          <w:lang w:val="en-US"/>
        </w:rPr>
      </w:pPr>
      <w:r>
        <w:rPr>
          <w:rStyle w:val="FootnoteReference"/>
        </w:rPr>
        <w:footnoteRef/>
      </w:r>
      <w:r>
        <w:rPr>
          <w:rtl/>
        </w:rPr>
        <w:t xml:space="preserve"> </w:t>
      </w:r>
      <w:r>
        <w:rPr>
          <w:lang w:val="en-US"/>
        </w:rPr>
        <w:t xml:space="preserve">Both forms, as well as Epraim, are found in ms versions of </w:t>
      </w:r>
      <w:r w:rsidRPr="00656C53">
        <w:rPr>
          <w:i/>
          <w:iCs/>
          <w:lang w:val="en-US"/>
        </w:rPr>
        <w:t>Est Rab</w:t>
      </w:r>
      <w:r>
        <w:rPr>
          <w:lang w:val="en-US"/>
        </w:rPr>
        <w:t xml:space="preserve">, see </w:t>
      </w:r>
      <w:hyperlink r:id="rId1" w:history="1">
        <w:r w:rsidRPr="004C4095">
          <w:rPr>
            <w:rStyle w:val="Hyperlink"/>
            <w:color w:val="000000"/>
            <w:u w:val="none"/>
            <w:lang w:val="en-US"/>
          </w:rPr>
          <w:t>http://www.schechter.ac.il/pdf/</w:t>
        </w:r>
        <w:r w:rsidRPr="004C4095">
          <w:rPr>
            <w:rStyle w:val="Hyperlink"/>
            <w:rFonts w:cs="Times New Roman"/>
            <w:color w:val="000000"/>
            <w:u w:val="none"/>
            <w:rtl/>
            <w:lang w:val="en-US"/>
          </w:rPr>
          <w:t>ה</w:t>
        </w:r>
        <w:r w:rsidRPr="004C4095">
          <w:rPr>
            <w:rStyle w:val="Hyperlink"/>
            <w:color w:val="000000"/>
            <w:u w:val="none"/>
            <w:lang w:val="en-US"/>
          </w:rPr>
          <w:t>.pdf</w:t>
        </w:r>
      </w:hyperlink>
      <w:r w:rsidRPr="004C4095">
        <w:rPr>
          <w:color w:val="000000"/>
          <w:lang w:val="en-US"/>
        </w:rPr>
        <w:t>. The name is unstable because the person was o</w:t>
      </w:r>
      <w:r w:rsidRPr="004C4095">
        <w:rPr>
          <w:color w:val="000000"/>
          <w:lang w:val="en-US"/>
        </w:rPr>
        <w:t>b</w:t>
      </w:r>
      <w:r w:rsidRPr="004C4095">
        <w:rPr>
          <w:color w:val="000000"/>
          <w:lang w:val="en-US"/>
        </w:rPr>
        <w:t>viously unknown</w:t>
      </w:r>
      <w:r>
        <w:rPr>
          <w:lang w:val="en-US"/>
        </w:rPr>
        <w:t xml:space="preserve"> to the scribes, see vol. 4, Introduction 5.2.1.1.2.1.1, pp. 23-4. </w:t>
      </w:r>
      <w:r w:rsidRPr="00A32C18">
        <w:rPr>
          <w:rFonts w:cs="Times New Roman"/>
          <w:rtl/>
          <w:lang w:val="en-US"/>
        </w:rPr>
        <w:t>אבירם</w:t>
      </w:r>
      <w:r>
        <w:rPr>
          <w:lang w:val="en-US"/>
        </w:rPr>
        <w:t xml:space="preserve"> is also a biblical name, see Num 16:1. </w:t>
      </w:r>
    </w:p>
  </w:footnote>
  <w:footnote w:id="337">
    <w:p w14:paraId="5536835A" w14:textId="77777777" w:rsidR="00865CD2" w:rsidRPr="00ED48FD" w:rsidRDefault="00865CD2" w:rsidP="00656C53">
      <w:pPr>
        <w:pStyle w:val="FootnoteText"/>
        <w:bidi w:val="0"/>
        <w:spacing w:line="240" w:lineRule="auto"/>
        <w:rPr>
          <w:lang w:val="en-US"/>
        </w:rPr>
      </w:pPr>
      <w:r>
        <w:rPr>
          <w:rStyle w:val="FootnoteReference"/>
        </w:rPr>
        <w:footnoteRef/>
      </w:r>
      <w:r>
        <w:rPr>
          <w:rtl/>
        </w:rPr>
        <w:t xml:space="preserve"> </w:t>
      </w:r>
      <w:r>
        <w:rPr>
          <w:lang w:val="en-US"/>
        </w:rPr>
        <w:t xml:space="preserve">All three forms are found in ms versions of </w:t>
      </w:r>
      <w:r>
        <w:rPr>
          <w:i/>
          <w:iCs/>
          <w:lang w:val="en-US"/>
        </w:rPr>
        <w:t xml:space="preserve">Midrash Shmuel </w:t>
      </w:r>
      <w:r>
        <w:rPr>
          <w:lang w:val="en-US"/>
        </w:rPr>
        <w:t xml:space="preserve">13:6, which is the only other source in which he is mentioned, see previous note. </w:t>
      </w:r>
    </w:p>
  </w:footnote>
  <w:footnote w:id="338">
    <w:p w14:paraId="2759F3FB" w14:textId="77777777" w:rsidR="00865CD2" w:rsidRPr="00B32F2E" w:rsidRDefault="00865CD2" w:rsidP="001F0E6F">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339">
    <w:p w14:paraId="40F1A752" w14:textId="77777777" w:rsidR="00865CD2" w:rsidRPr="00674D84" w:rsidRDefault="00865CD2" w:rsidP="00812A7E">
      <w:pPr>
        <w:pStyle w:val="FootnoteText"/>
        <w:bidi w:val="0"/>
        <w:spacing w:line="240" w:lineRule="auto"/>
        <w:rPr>
          <w:lang w:val="en-US"/>
        </w:rPr>
      </w:pPr>
      <w:r>
        <w:rPr>
          <w:rStyle w:val="FootnoteReference"/>
        </w:rPr>
        <w:footnoteRef/>
      </w:r>
      <w:r>
        <w:t xml:space="preserve"> </w:t>
      </w:r>
      <w:r>
        <w:rPr>
          <w:lang w:val="en-US"/>
        </w:rPr>
        <w:t xml:space="preserve">For this form as being an abbreviation of the biblical name Ephraim, see vol. 1, Introduction 2.1.3, pp. 19-20. </w:t>
      </w:r>
    </w:p>
  </w:footnote>
  <w:footnote w:id="340">
    <w:p w14:paraId="11ACC50A" w14:textId="77777777" w:rsidR="00865CD2" w:rsidRPr="009A4CB8" w:rsidRDefault="00865CD2" w:rsidP="00E0780B">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w:t>
      </w:r>
      <w:r>
        <w:rPr>
          <w:lang w:val="en-US"/>
        </w:rPr>
        <w:t>–</w:t>
      </w:r>
      <w:r w:rsidRPr="005E436F">
        <w:rPr>
          <w:lang w:val="en-US"/>
        </w:rPr>
        <w:t xml:space="preserve">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Pr>
          <w:lang w:val="en-US"/>
        </w:rPr>
        <w:t xml:space="preserve"> (in </w:t>
      </w:r>
      <w:smartTag w:uri="urn:schemas-microsoft-com:office:smarttags" w:element="place">
        <w:smartTag w:uri="urn:schemas-microsoft-com:office:smarttags" w:element="country-region">
          <w:r>
            <w:rPr>
              <w:lang w:val="en-US"/>
            </w:rPr>
            <w:t>Lebanon</w:t>
          </w:r>
        </w:smartTag>
      </w:smartTag>
      <w:r>
        <w:rPr>
          <w:lang w:val="en-US"/>
        </w:rPr>
        <w:t>)</w:t>
      </w:r>
      <w:r w:rsidRPr="005E436F">
        <w:rPr>
          <w:lang w:val="en-US"/>
        </w:rPr>
        <w:t>.</w:t>
      </w:r>
      <w:r>
        <w:rPr>
          <w:lang w:val="en-US"/>
        </w:rPr>
        <w:t xml:space="preserve"> </w:t>
      </w:r>
      <w:r>
        <w:rPr>
          <w:rFonts w:cs="Times New Roman"/>
          <w:lang w:val="en-US"/>
        </w:rPr>
        <w:t>On such designations see vol. 1, Introduction 3.2.6, p. 34.</w:t>
      </w:r>
    </w:p>
  </w:footnote>
  <w:footnote w:id="341">
    <w:p w14:paraId="2C0FD8B7" w14:textId="77777777" w:rsidR="00865CD2" w:rsidRPr="00D165A2" w:rsidRDefault="00865CD2" w:rsidP="00D165A2">
      <w:pPr>
        <w:pStyle w:val="FootnoteText"/>
        <w:bidi w:val="0"/>
        <w:spacing w:line="240" w:lineRule="auto"/>
        <w:rPr>
          <w:rFonts w:hint="cs"/>
          <w:lang w:val="en-US"/>
        </w:rPr>
      </w:pPr>
      <w:r>
        <w:rPr>
          <w:rStyle w:val="FootnoteReference"/>
        </w:rPr>
        <w:footnoteRef/>
      </w:r>
      <w:r>
        <w:t xml:space="preserve"> </w:t>
      </w:r>
      <w:r>
        <w:rPr>
          <w:lang w:val="en-US"/>
        </w:rPr>
        <w:t>On this sort of kern form see vol. 1, Introduction 2.6.2, p. 29.</w:t>
      </w:r>
    </w:p>
  </w:footnote>
  <w:footnote w:id="342">
    <w:p w14:paraId="76F9B447" w14:textId="77777777" w:rsidR="00865CD2" w:rsidRPr="0061681F" w:rsidRDefault="00865CD2" w:rsidP="005B7A48">
      <w:pPr>
        <w:pStyle w:val="FootnoteText"/>
        <w:bidi w:val="0"/>
        <w:spacing w:line="240" w:lineRule="auto"/>
        <w:rPr>
          <w:lang w:val="en-US"/>
        </w:rPr>
      </w:pPr>
      <w:r>
        <w:rPr>
          <w:rStyle w:val="FootnoteReference"/>
        </w:rPr>
        <w:footnoteRef/>
      </w:r>
      <w:r>
        <w:rPr>
          <w:rtl/>
        </w:rPr>
        <w:t xml:space="preserve"> </w:t>
      </w:r>
      <w:r w:rsidRPr="0061681F">
        <w:rPr>
          <w:lang w:val="en-US"/>
        </w:rPr>
        <w:t>The inscription is in Greek</w:t>
      </w:r>
      <w:r>
        <w:rPr>
          <w:lang w:val="en-US"/>
        </w:rPr>
        <w:t>,</w:t>
      </w:r>
      <w:r w:rsidRPr="0061681F">
        <w:rPr>
          <w:lang w:val="en-US"/>
        </w:rPr>
        <w:t xml:space="preserve"> in Samaritan script</w:t>
      </w:r>
      <w:r>
        <w:rPr>
          <w:lang w:val="en-US"/>
        </w:rPr>
        <w:t>, see Introduction 6.1.3</w:t>
      </w:r>
      <w:r w:rsidRPr="0061681F">
        <w:rPr>
          <w:lang w:val="en-US"/>
        </w:rPr>
        <w:t>.</w:t>
      </w:r>
    </w:p>
  </w:footnote>
  <w:footnote w:id="343">
    <w:p w14:paraId="6485F2CA"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44">
    <w:p w14:paraId="01C017E9" w14:textId="77777777" w:rsidR="00865CD2" w:rsidRDefault="00865CD2" w:rsidP="00C66424">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 xml:space="preserve">Biblical, e.g. Gen 30:13. </w:t>
      </w:r>
      <w:r w:rsidRPr="005E436F">
        <w:rPr>
          <w:rFonts w:cs="Times New Roman"/>
          <w:rtl/>
          <w:lang w:val="en-US"/>
        </w:rPr>
        <w:t>אשר</w:t>
      </w:r>
      <w:r w:rsidRPr="005E436F">
        <w:rPr>
          <w:rFonts w:cs="Times New Roman"/>
          <w:lang w:val="en-US"/>
        </w:rPr>
        <w:t xml:space="preserve"> was one of the twelve </w:t>
      </w:r>
      <w:r>
        <w:rPr>
          <w:rFonts w:cs="Times New Roman"/>
          <w:lang w:val="en-US"/>
        </w:rPr>
        <w:t>sons</w:t>
      </w:r>
      <w:r w:rsidRPr="005E436F">
        <w:rPr>
          <w:rFonts w:cs="Times New Roman"/>
          <w:lang w:val="en-US"/>
        </w:rPr>
        <w:t xml:space="preserve"> of </w:t>
      </w:r>
      <w:r>
        <w:rPr>
          <w:rFonts w:cs="Times New Roman"/>
          <w:lang w:val="en-US"/>
        </w:rPr>
        <w:t>Jacob</w:t>
      </w:r>
      <w:r w:rsidRPr="005E436F">
        <w:rPr>
          <w:rFonts w:cs="Times New Roman"/>
          <w:lang w:val="en-US"/>
        </w:rPr>
        <w:t>.</w:t>
      </w:r>
    </w:p>
  </w:footnote>
  <w:footnote w:id="345">
    <w:p w14:paraId="41620808" w14:textId="77777777" w:rsidR="00865CD2" w:rsidRPr="003F474C" w:rsidRDefault="00865CD2" w:rsidP="003F474C">
      <w:pPr>
        <w:pStyle w:val="FootnoteText"/>
        <w:bidi w:val="0"/>
        <w:spacing w:line="240" w:lineRule="auto"/>
        <w:rPr>
          <w:lang w:val="en-US"/>
        </w:rPr>
      </w:pPr>
      <w:r>
        <w:rPr>
          <w:rStyle w:val="FootnoteReference"/>
        </w:rPr>
        <w:footnoteRef/>
      </w:r>
      <w:r>
        <w:t xml:space="preserve"> </w:t>
      </w:r>
      <w:r>
        <w:rPr>
          <w:lang w:val="en-US"/>
        </w:rPr>
        <w:t>In the Bashan (</w:t>
      </w:r>
      <w:smartTag w:uri="urn:schemas-microsoft-com:office:smarttags" w:element="place">
        <w:r>
          <w:rPr>
            <w:lang w:val="en-US"/>
          </w:rPr>
          <w:t>Transjordan</w:t>
        </w:r>
      </w:smartTag>
      <w:r>
        <w:rPr>
          <w:lang w:val="en-US"/>
        </w:rPr>
        <w:t xml:space="preserve"> south of the Golan).</w:t>
      </w:r>
    </w:p>
  </w:footnote>
  <w:footnote w:id="346">
    <w:p w14:paraId="68DAF233"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47">
    <w:p w14:paraId="328A7076" w14:textId="77777777" w:rsidR="00865CD2" w:rsidRPr="009C4265" w:rsidRDefault="00865CD2" w:rsidP="009C4265">
      <w:pPr>
        <w:pStyle w:val="FootnoteText"/>
        <w:bidi w:val="0"/>
        <w:spacing w:line="240" w:lineRule="auto"/>
        <w:rPr>
          <w:lang w:val="en-US"/>
        </w:rPr>
      </w:pPr>
      <w:r>
        <w:rPr>
          <w:rStyle w:val="FootnoteReference"/>
        </w:rPr>
        <w:footnoteRef/>
      </w:r>
      <w:r>
        <w:rPr>
          <w:rtl/>
        </w:rPr>
        <w:t xml:space="preserve"> </w:t>
      </w:r>
      <w:r>
        <w:rPr>
          <w:lang w:val="en-US"/>
        </w:rPr>
        <w:t xml:space="preserve">On the additional </w:t>
      </w:r>
      <w:r w:rsidRPr="007172BC">
        <w:rPr>
          <w:rFonts w:cs="Times New Roman"/>
          <w:rtl/>
          <w:lang w:val="en-US"/>
        </w:rPr>
        <w:t>ו</w:t>
      </w:r>
      <w:r>
        <w:rPr>
          <w:rFonts w:hint="cs"/>
          <w:lang w:val="en-US"/>
        </w:rPr>
        <w:t xml:space="preserve"> as representing </w:t>
      </w:r>
      <w:r>
        <w:rPr>
          <w:lang w:val="en-US"/>
        </w:rPr>
        <w:t xml:space="preserve">a </w:t>
      </w:r>
      <w:r>
        <w:rPr>
          <w:rFonts w:hint="cs"/>
          <w:lang w:val="en-US"/>
        </w:rPr>
        <w:t>dialect variant see vol</w:t>
      </w:r>
      <w:r>
        <w:rPr>
          <w:lang w:val="en-US"/>
        </w:rPr>
        <w:t>. 4, Introdu</w:t>
      </w:r>
      <w:r>
        <w:rPr>
          <w:lang w:val="en-US"/>
        </w:rPr>
        <w:t>c</w:t>
      </w:r>
      <w:r>
        <w:rPr>
          <w:lang w:val="en-US"/>
        </w:rPr>
        <w:t>tion 2.3.5, pp. 12-3.</w:t>
      </w:r>
    </w:p>
  </w:footnote>
  <w:footnote w:id="348">
    <w:p w14:paraId="040921DB" w14:textId="77777777" w:rsidR="00865CD2" w:rsidRPr="001F5E9E" w:rsidRDefault="00865CD2" w:rsidP="00C40927">
      <w:pPr>
        <w:pStyle w:val="FootnoteText"/>
        <w:bidi w:val="0"/>
        <w:spacing w:line="240" w:lineRule="auto"/>
        <w:rPr>
          <w:lang w:val="en-US"/>
        </w:rPr>
      </w:pPr>
      <w:r w:rsidRPr="00C65B3F">
        <w:rPr>
          <w:rStyle w:val="FootnoteReference"/>
        </w:rPr>
        <w:footnoteRef/>
      </w:r>
      <w:r w:rsidRPr="00C65B3F">
        <w:rPr>
          <w:rtl/>
        </w:rPr>
        <w:t xml:space="preserve"> </w:t>
      </w:r>
      <w:r>
        <w:t>South</w:t>
      </w:r>
      <w:r w:rsidRPr="00C65B3F">
        <w:rPr>
          <w:b/>
          <w:bCs/>
        </w:rPr>
        <w:t>-</w:t>
      </w:r>
      <w:r w:rsidRPr="00C65B3F">
        <w:t>west of Safed</w:t>
      </w:r>
      <w:r>
        <w:t>.</w:t>
      </w:r>
    </w:p>
  </w:footnote>
  <w:footnote w:id="349">
    <w:p w14:paraId="6D6490DE" w14:textId="77777777" w:rsidR="00865CD2" w:rsidRPr="000E4347" w:rsidRDefault="00865CD2" w:rsidP="0061681F">
      <w:pPr>
        <w:pStyle w:val="FootnoteText"/>
        <w:bidi w:val="0"/>
        <w:spacing w:line="240" w:lineRule="auto"/>
        <w:rPr>
          <w:lang w:val="en-US"/>
        </w:rPr>
      </w:pPr>
      <w:r>
        <w:rPr>
          <w:rStyle w:val="FootnoteReference"/>
        </w:rPr>
        <w:footnoteRef/>
      </w:r>
      <w:r>
        <w:t xml:space="preserve"> </w:t>
      </w:r>
      <w:r w:rsidRPr="000E4347">
        <w:rPr>
          <w:lang w:val="en-US"/>
        </w:rPr>
        <w:t>Ben Zvi maintain</w:t>
      </w:r>
      <w:r>
        <w:rPr>
          <w:lang w:val="en-US"/>
        </w:rPr>
        <w:t>ed</w:t>
      </w:r>
      <w:r w:rsidRPr="000E4347">
        <w:rPr>
          <w:lang w:val="en-US"/>
        </w:rPr>
        <w:t xml:space="preserve"> that it is not possible</w:t>
      </w:r>
      <w:r>
        <w:rPr>
          <w:lang w:val="en-US"/>
        </w:rPr>
        <w:t>,</w:t>
      </w:r>
      <w:r w:rsidRPr="000E4347">
        <w:rPr>
          <w:lang w:val="en-US"/>
        </w:rPr>
        <w:t xml:space="preserve"> according to the shape of</w:t>
      </w:r>
      <w:r>
        <w:rPr>
          <w:lang w:val="en-US"/>
        </w:rPr>
        <w:t xml:space="preserve"> t</w:t>
      </w:r>
      <w:r w:rsidRPr="000E4347">
        <w:rPr>
          <w:lang w:val="en-US"/>
        </w:rPr>
        <w:t xml:space="preserve">he </w:t>
      </w:r>
      <w:r>
        <w:rPr>
          <w:lang w:val="en-US"/>
        </w:rPr>
        <w:t>letters, to date the inscri</w:t>
      </w:r>
      <w:r>
        <w:rPr>
          <w:lang w:val="en-US"/>
        </w:rPr>
        <w:t>p</w:t>
      </w:r>
      <w:r>
        <w:rPr>
          <w:lang w:val="en-US"/>
        </w:rPr>
        <w:t>tions</w:t>
      </w:r>
      <w:r w:rsidRPr="000E4347">
        <w:rPr>
          <w:lang w:val="en-US"/>
        </w:rPr>
        <w:t xml:space="preserve"> but he connect</w:t>
      </w:r>
      <w:r>
        <w:rPr>
          <w:lang w:val="en-US"/>
        </w:rPr>
        <w:t>ed</w:t>
      </w:r>
      <w:r w:rsidRPr="000E4347">
        <w:rPr>
          <w:lang w:val="en-US"/>
        </w:rPr>
        <w:t xml:space="preserve"> the</w:t>
      </w:r>
      <w:r>
        <w:rPr>
          <w:lang w:val="en-US"/>
        </w:rPr>
        <w:t xml:space="preserve">m with reports of medieval pilgrims about their visit to the </w:t>
      </w:r>
      <w:smartTag w:uri="urn:schemas-microsoft-com:office:smarttags" w:element="place">
        <w:smartTag w:uri="urn:schemas-microsoft-com:office:smarttags" w:element="PlaceType">
          <w:r>
            <w:rPr>
              <w:lang w:val="en-US"/>
            </w:rPr>
            <w:t>cave</w:t>
          </w:r>
        </w:smartTag>
        <w:r>
          <w:rPr>
            <w:lang w:val="en-US"/>
          </w:rPr>
          <w:t xml:space="preserve"> of </w:t>
        </w:r>
        <w:smartTag w:uri="urn:schemas-microsoft-com:office:smarttags" w:element="PlaceName">
          <w:r>
            <w:rPr>
              <w:lang w:val="en-US"/>
            </w:rPr>
            <w:t>Rabbi Tanḥum</w:t>
          </w:r>
        </w:smartTag>
      </w:smartTag>
      <w:r>
        <w:rPr>
          <w:lang w:val="en-US"/>
        </w:rPr>
        <w:t xml:space="preserve"> of Parod, and thus concluded that the inscriptions too are medieval. On this sort of problem see Intr</w:t>
      </w:r>
      <w:r>
        <w:rPr>
          <w:lang w:val="en-US"/>
        </w:rPr>
        <w:t>o</w:t>
      </w:r>
      <w:r>
        <w:rPr>
          <w:lang w:val="en-US"/>
        </w:rPr>
        <w:t>duction 6.</w:t>
      </w:r>
      <w:r>
        <w:rPr>
          <w:u w:color="FFFF00"/>
          <w:lang w:val="en-US"/>
        </w:rPr>
        <w:t>4</w:t>
      </w:r>
      <w:r>
        <w:rPr>
          <w:lang w:val="en-US"/>
        </w:rPr>
        <w:t>.</w:t>
      </w:r>
    </w:p>
  </w:footnote>
  <w:footnote w:id="350">
    <w:p w14:paraId="46168B56" w14:textId="77777777" w:rsidR="00865CD2" w:rsidRPr="005F539E" w:rsidRDefault="00865CD2" w:rsidP="00937A8C">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r>
        <w:t xml:space="preserve"> However, see previous note.</w:t>
      </w:r>
    </w:p>
  </w:footnote>
  <w:footnote w:id="351">
    <w:p w14:paraId="69EC314A" w14:textId="77777777" w:rsidR="00865CD2" w:rsidRPr="00393C2F"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inscription is in Greek, but the report is in Hebrew.</w:t>
      </w:r>
    </w:p>
  </w:footnote>
  <w:footnote w:id="352">
    <w:p w14:paraId="252BD5ED" w14:textId="77777777" w:rsidR="00865CD2" w:rsidRPr="00F218B3" w:rsidRDefault="00865CD2" w:rsidP="000A69EF">
      <w:pPr>
        <w:pStyle w:val="FootnoteText"/>
        <w:bidi w:val="0"/>
        <w:spacing w:line="240" w:lineRule="auto"/>
        <w:rPr>
          <w:lang w:val="en-US"/>
        </w:rPr>
      </w:pPr>
      <w:r>
        <w:rPr>
          <w:rStyle w:val="FootnoteReference"/>
        </w:rPr>
        <w:footnoteRef/>
      </w:r>
      <w:r>
        <w:rPr>
          <w:rtl/>
        </w:rPr>
        <w:t xml:space="preserve"> </w:t>
      </w:r>
      <w:r>
        <w:t>This</w:t>
      </w:r>
      <w:r>
        <w:rPr>
          <w:rFonts w:hint="cs"/>
          <w:rtl/>
        </w:rPr>
        <w:t xml:space="preserve"> </w:t>
      </w:r>
      <w:r>
        <w:t>is a synagogue inscription, see vol. 3, Introduction 6.4.1, p. 36.</w:t>
      </w:r>
    </w:p>
  </w:footnote>
  <w:footnote w:id="353">
    <w:p w14:paraId="1DBAAA1C"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54">
    <w:p w14:paraId="1D1CB2D0" w14:textId="77777777" w:rsidR="00865CD2" w:rsidRPr="009A4CB8" w:rsidRDefault="00865CD2" w:rsidP="00E11AB5">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Biblical, e.g. Ezra 8:11. The name is probably Aramaic, since it is only documented in post-exilic</w:t>
      </w:r>
      <w:r w:rsidRPr="005E436F">
        <w:rPr>
          <w:lang w:val="en-US"/>
        </w:rPr>
        <w:t xml:space="preserve"> books of the Bible (Ezra, Neh). See also Lipi</w:t>
      </w:r>
      <w:r w:rsidRPr="005E436F">
        <w:rPr>
          <w:rFonts w:cs="Times New Roman"/>
          <w:lang w:val="en-US"/>
        </w:rPr>
        <w:t>ń</w:t>
      </w:r>
      <w:r w:rsidRPr="005E436F">
        <w:rPr>
          <w:lang w:val="en-US"/>
        </w:rPr>
        <w:t xml:space="preserve">ski, </w:t>
      </w:r>
      <w:r w:rsidRPr="005E436F">
        <w:rPr>
          <w:i/>
          <w:iCs/>
          <w:lang w:val="en-US"/>
        </w:rPr>
        <w:t>Studies</w:t>
      </w:r>
      <w:r w:rsidRPr="005E436F">
        <w:rPr>
          <w:lang w:val="en-US"/>
        </w:rPr>
        <w:t xml:space="preserve"> 1, 111. </w:t>
      </w:r>
    </w:p>
  </w:footnote>
  <w:footnote w:id="355">
    <w:p w14:paraId="7104A9B4" w14:textId="77777777" w:rsidR="00865CD2" w:rsidRPr="001C44AA" w:rsidRDefault="00865CD2" w:rsidP="008A6A1B">
      <w:pPr>
        <w:pStyle w:val="FootnoteText"/>
        <w:bidi w:val="0"/>
        <w:spacing w:line="240" w:lineRule="auto"/>
        <w:rPr>
          <w:rFonts w:cs="Times New Roman"/>
          <w:rtl/>
          <w:lang w:val="en-US"/>
        </w:rPr>
      </w:pPr>
      <w:r w:rsidRPr="001C44AA">
        <w:rPr>
          <w:rStyle w:val="FootnoteReference"/>
          <w:rFonts w:cs="Times New Roman"/>
          <w:rtl/>
        </w:rPr>
        <w:footnoteRef/>
      </w:r>
      <w:r w:rsidRPr="001C44AA">
        <w:rPr>
          <w:rFonts w:cs="Times New Roman"/>
          <w:lang w:val="en-US" w:eastAsia="en-GB"/>
        </w:rPr>
        <w:t xml:space="preserve"> </w:t>
      </w:r>
      <w:r>
        <w:rPr>
          <w:rFonts w:cs="Times New Roman"/>
          <w:lang w:val="en-US" w:eastAsia="en-GB"/>
        </w:rPr>
        <w:t xml:space="preserve">In the Samaritan script, see Introduction 2.5.1. </w:t>
      </w:r>
      <w:r w:rsidRPr="001C44AA">
        <w:rPr>
          <w:rFonts w:cs="Times New Roman"/>
          <w:lang w:val="en-US" w:eastAsia="en-GB"/>
        </w:rPr>
        <w:t xml:space="preserve">On this form see vol. 1, Babi (3) B/M, p. 80. </w:t>
      </w:r>
    </w:p>
  </w:footnote>
  <w:footnote w:id="356">
    <w:p w14:paraId="5AEF5DEB" w14:textId="77777777" w:rsidR="00865CD2" w:rsidRPr="0061681F" w:rsidRDefault="00865CD2" w:rsidP="0061681F">
      <w:pPr>
        <w:pStyle w:val="FootnoteText"/>
        <w:bidi w:val="0"/>
        <w:spacing w:line="240" w:lineRule="auto"/>
        <w:rPr>
          <w:lang w:val="de-DE"/>
        </w:rPr>
      </w:pPr>
      <w:r>
        <w:rPr>
          <w:rStyle w:val="FootnoteReference"/>
        </w:rPr>
        <w:footnoteRef/>
      </w:r>
      <w:r>
        <w:t xml:space="preserve"> </w:t>
      </w:r>
      <w:r>
        <w:rPr>
          <w:lang w:val="de-DE"/>
        </w:rPr>
        <w:t xml:space="preserve">In Aramaic – </w:t>
      </w:r>
      <w:r w:rsidRPr="005C5C9A">
        <w:rPr>
          <w:rFonts w:cs="Times New Roman"/>
          <w:rtl/>
          <w:lang w:val="de-DE"/>
        </w:rPr>
        <w:t>רבא</w:t>
      </w:r>
      <w:r>
        <w:rPr>
          <w:lang w:val="de-DE"/>
        </w:rPr>
        <w:t xml:space="preserve">. On this title see Introduction 3.1.3.1. </w:t>
      </w:r>
    </w:p>
  </w:footnote>
  <w:footnote w:id="357">
    <w:p w14:paraId="2BF2E035" w14:textId="77777777" w:rsidR="00865CD2" w:rsidRPr="00F02724" w:rsidRDefault="00865CD2" w:rsidP="006D579E">
      <w:pPr>
        <w:pStyle w:val="FootnoteText"/>
        <w:bidi w:val="0"/>
        <w:spacing w:line="240" w:lineRule="auto"/>
        <w:rPr>
          <w:lang w:val="en-US"/>
        </w:rPr>
      </w:pPr>
      <w:r>
        <w:rPr>
          <w:rStyle w:val="FootnoteReference"/>
        </w:rPr>
        <w:footnoteRef/>
      </w:r>
      <w:r>
        <w:rPr>
          <w:lang w:val="en-US"/>
        </w:rPr>
        <w:t xml:space="preserve"> He is the great leader of the Samaritans, see Introduction 7.2.3</w:t>
      </w:r>
      <w:r w:rsidRPr="00F02724">
        <w:rPr>
          <w:lang w:val="en-US"/>
        </w:rPr>
        <w:t>.</w:t>
      </w:r>
      <w:r w:rsidRPr="007803EC">
        <w:rPr>
          <w:rFonts w:cs="Times New Roman"/>
          <w:lang w:val="en-US"/>
        </w:rPr>
        <w:t>.</w:t>
      </w:r>
    </w:p>
  </w:footnote>
  <w:footnote w:id="358">
    <w:p w14:paraId="1F9010F2" w14:textId="77777777" w:rsidR="00865CD2" w:rsidRPr="008A7827" w:rsidRDefault="00865CD2" w:rsidP="008A6A1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Pr>
          <w:rFonts w:cs="Times New Roman" w:hint="cs"/>
          <w:lang w:val="en-US"/>
        </w:rPr>
        <w:t>T</w:t>
      </w:r>
      <w:r w:rsidRPr="008A6A1B">
        <w:rPr>
          <w:rFonts w:cs="Times New Roman"/>
          <w:lang w:val="en-US"/>
        </w:rPr>
        <w:t>hese are his dates</w:t>
      </w:r>
      <w:r w:rsidRPr="005E436F">
        <w:rPr>
          <w:rFonts w:cs="Times New Roman"/>
          <w:lang w:val="en-US"/>
        </w:rPr>
        <w:t xml:space="preserve"> according to Co</w:t>
      </w:r>
      <w:r w:rsidRPr="005E436F">
        <w:rPr>
          <w:rFonts w:cs="Times New Roman"/>
          <w:lang w:val="en-US"/>
        </w:rPr>
        <w:t>w</w:t>
      </w:r>
      <w:r w:rsidRPr="005E436F">
        <w:rPr>
          <w:rFonts w:cs="Times New Roman"/>
          <w:lang w:val="en-US"/>
        </w:rPr>
        <w:t xml:space="preserve">ley, </w:t>
      </w:r>
      <w:r w:rsidRPr="005E436F">
        <w:rPr>
          <w:rFonts w:cs="Times New Roman"/>
          <w:i/>
          <w:iCs/>
          <w:lang w:val="en-US"/>
        </w:rPr>
        <w:t>The Samaritan Liturgy</w:t>
      </w:r>
      <w:r w:rsidRPr="005E436F">
        <w:rPr>
          <w:rFonts w:cs="Times New Roman"/>
          <w:lang w:val="en-US"/>
        </w:rPr>
        <w:t>, xxi</w:t>
      </w:r>
      <w:r>
        <w:rPr>
          <w:rFonts w:cs="Times New Roman"/>
          <w:lang w:val="en-US"/>
        </w:rPr>
        <w:t>, and see also Introduction 7.2.3</w:t>
      </w:r>
      <w:r w:rsidRPr="005E436F">
        <w:rPr>
          <w:rFonts w:cs="Times New Roman"/>
          <w:lang w:val="en-US"/>
        </w:rPr>
        <w:t>.</w:t>
      </w:r>
    </w:p>
  </w:footnote>
  <w:footnote w:id="359">
    <w:p w14:paraId="74E6D686" w14:textId="77777777" w:rsidR="00865CD2" w:rsidRDefault="00865CD2" w:rsidP="003F7A75">
      <w:pPr>
        <w:pStyle w:val="FootnoteText"/>
        <w:bidi w:val="0"/>
        <w:spacing w:line="240" w:lineRule="auto"/>
        <w:rPr>
          <w:lang w:val="de-DE"/>
        </w:rPr>
      </w:pPr>
      <w:r w:rsidRPr="001700EA">
        <w:rPr>
          <w:rStyle w:val="FootnoteReference"/>
        </w:rPr>
        <w:footnoteRef/>
      </w:r>
      <w:r w:rsidRPr="001700EA">
        <w:rPr>
          <w:rtl/>
        </w:rPr>
        <w:t xml:space="preserve"> </w:t>
      </w:r>
      <w:r w:rsidRPr="001700EA">
        <w:rPr>
          <w:lang w:val="de-DE"/>
        </w:rPr>
        <w:t xml:space="preserve">So e.g. in </w:t>
      </w:r>
      <w:r w:rsidRPr="001700EA">
        <w:rPr>
          <w:i/>
          <w:iCs/>
          <w:lang w:val="de-DE"/>
        </w:rPr>
        <w:t xml:space="preserve">Gen Rab </w:t>
      </w:r>
      <w:r w:rsidRPr="001700EA">
        <w:rPr>
          <w:lang w:val="de-DE"/>
        </w:rPr>
        <w:t>20</w:t>
      </w:r>
      <w:r>
        <w:rPr>
          <w:lang w:val="de-DE"/>
        </w:rPr>
        <w:t>:16</w:t>
      </w:r>
      <w:r w:rsidRPr="001700EA">
        <w:rPr>
          <w:lang w:val="de-DE"/>
        </w:rPr>
        <w:t>.</w:t>
      </w:r>
      <w:r>
        <w:rPr>
          <w:lang w:val="de-DE"/>
        </w:rPr>
        <w:t xml:space="preserve"> </w:t>
      </w:r>
      <w:r w:rsidRPr="003F7A75">
        <w:rPr>
          <w:lang w:val="de-DE"/>
        </w:rPr>
        <w:t xml:space="preserve">On the additional </w:t>
      </w:r>
      <w:r>
        <w:rPr>
          <w:rFonts w:cs="Times New Roman" w:hint="cs"/>
          <w:rtl/>
          <w:lang w:val="en-US"/>
        </w:rPr>
        <w:t>י</w:t>
      </w:r>
      <w:r w:rsidRPr="003F7A75">
        <w:rPr>
          <w:rFonts w:hint="cs"/>
          <w:lang w:val="de-DE"/>
        </w:rPr>
        <w:t xml:space="preserve"> </w:t>
      </w:r>
      <w:r w:rsidRPr="003F7A75">
        <w:rPr>
          <w:lang w:val="de-DE"/>
        </w:rPr>
        <w:t>a</w:t>
      </w:r>
      <w:r>
        <w:rPr>
          <w:lang w:val="de-DE"/>
        </w:rPr>
        <w:t>s a</w:t>
      </w:r>
      <w:r w:rsidRPr="003F7A75">
        <w:rPr>
          <w:rFonts w:hint="cs"/>
          <w:lang w:val="de-DE"/>
        </w:rPr>
        <w:t xml:space="preserve"> dialect </w:t>
      </w:r>
      <w:r w:rsidRPr="003F7A75">
        <w:rPr>
          <w:lang w:val="de-DE"/>
        </w:rPr>
        <w:t xml:space="preserve">variant </w:t>
      </w:r>
      <w:r w:rsidRPr="003F7A75">
        <w:rPr>
          <w:rFonts w:hint="cs"/>
          <w:lang w:val="de-DE"/>
        </w:rPr>
        <w:t>see vol</w:t>
      </w:r>
      <w:r>
        <w:rPr>
          <w:lang w:val="de-DE"/>
        </w:rPr>
        <w:t>.</w:t>
      </w:r>
      <w:r w:rsidRPr="003F7A75">
        <w:rPr>
          <w:lang w:val="de-DE"/>
        </w:rPr>
        <w:t xml:space="preserve"> 4, Intr</w:t>
      </w:r>
      <w:r w:rsidRPr="003F7A75">
        <w:rPr>
          <w:lang w:val="de-DE"/>
        </w:rPr>
        <w:t>o</w:t>
      </w:r>
      <w:r w:rsidRPr="003F7A75">
        <w:rPr>
          <w:lang w:val="de-DE"/>
        </w:rPr>
        <w:t>duction 2.3.5.</w:t>
      </w:r>
      <w:r>
        <w:rPr>
          <w:lang w:val="de-DE"/>
        </w:rPr>
        <w:t>2, p</w:t>
      </w:r>
      <w:r w:rsidRPr="003F7A75">
        <w:rPr>
          <w:lang w:val="de-DE"/>
        </w:rPr>
        <w:t xml:space="preserve">. </w:t>
      </w:r>
      <w:r>
        <w:rPr>
          <w:lang w:val="de-DE"/>
        </w:rPr>
        <w:t>13.</w:t>
      </w:r>
    </w:p>
  </w:footnote>
  <w:footnote w:id="360">
    <w:p w14:paraId="56C0BEE0" w14:textId="77777777" w:rsidR="00865CD2" w:rsidRPr="001F0E6F" w:rsidRDefault="00865CD2" w:rsidP="001F0E6F">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361">
    <w:p w14:paraId="3B677C4E" w14:textId="77777777" w:rsidR="00865CD2" w:rsidRPr="00E11AB5" w:rsidRDefault="00865CD2" w:rsidP="003F7A75">
      <w:pPr>
        <w:pStyle w:val="FootnoteText"/>
        <w:bidi w:val="0"/>
        <w:spacing w:line="240" w:lineRule="auto"/>
        <w:rPr>
          <w:lang w:val="de-DE"/>
        </w:rPr>
      </w:pPr>
      <w:r w:rsidRPr="003F7A75">
        <w:rPr>
          <w:rStyle w:val="FootnoteReference"/>
        </w:rPr>
        <w:footnoteRef/>
      </w:r>
      <w:r w:rsidRPr="003F7A75">
        <w:rPr>
          <w:rtl/>
        </w:rPr>
        <w:t xml:space="preserve"> </w:t>
      </w:r>
      <w:r w:rsidRPr="003F7A75">
        <w:rPr>
          <w:lang w:val="de-DE"/>
        </w:rPr>
        <w:t xml:space="preserve">On the additional </w:t>
      </w:r>
      <w:r>
        <w:rPr>
          <w:rFonts w:cs="Times New Roman" w:hint="cs"/>
          <w:rtl/>
          <w:lang w:val="en-US"/>
        </w:rPr>
        <w:t>י</w:t>
      </w:r>
      <w:r w:rsidRPr="003F7A75">
        <w:rPr>
          <w:rFonts w:hint="cs"/>
          <w:lang w:val="de-DE"/>
        </w:rPr>
        <w:t xml:space="preserve"> </w:t>
      </w:r>
      <w:r w:rsidRPr="003F7A75">
        <w:rPr>
          <w:lang w:val="de-DE"/>
        </w:rPr>
        <w:t>a</w:t>
      </w:r>
      <w:r>
        <w:rPr>
          <w:lang w:val="de-DE"/>
        </w:rPr>
        <w:t>s a</w:t>
      </w:r>
      <w:r w:rsidRPr="003F7A75">
        <w:rPr>
          <w:rFonts w:hint="cs"/>
          <w:lang w:val="de-DE"/>
        </w:rPr>
        <w:t xml:space="preserve"> dialect </w:t>
      </w:r>
      <w:r w:rsidRPr="003F7A75">
        <w:rPr>
          <w:lang w:val="de-DE"/>
        </w:rPr>
        <w:t xml:space="preserve">variant </w:t>
      </w:r>
      <w:r w:rsidRPr="003F7A75">
        <w:rPr>
          <w:rFonts w:hint="cs"/>
          <w:lang w:val="de-DE"/>
        </w:rPr>
        <w:t>see vol</w:t>
      </w:r>
      <w:r>
        <w:rPr>
          <w:lang w:val="de-DE"/>
        </w:rPr>
        <w:t>.</w:t>
      </w:r>
      <w:r w:rsidRPr="003F7A75">
        <w:rPr>
          <w:lang w:val="de-DE"/>
        </w:rPr>
        <w:t xml:space="preserve"> 4, Intr</w:t>
      </w:r>
      <w:r w:rsidRPr="003F7A75">
        <w:rPr>
          <w:lang w:val="de-DE"/>
        </w:rPr>
        <w:t>o</w:t>
      </w:r>
      <w:r w:rsidRPr="003F7A75">
        <w:rPr>
          <w:lang w:val="de-DE"/>
        </w:rPr>
        <w:t>duction 2.3.5.</w:t>
      </w:r>
      <w:r>
        <w:rPr>
          <w:lang w:val="de-DE"/>
        </w:rPr>
        <w:t>2</w:t>
      </w:r>
      <w:r w:rsidRPr="003F7A75">
        <w:rPr>
          <w:lang w:val="de-DE"/>
        </w:rPr>
        <w:t xml:space="preserve">, pp. </w:t>
      </w:r>
      <w:r>
        <w:rPr>
          <w:lang w:val="de-DE"/>
        </w:rPr>
        <w:t>13</w:t>
      </w:r>
      <w:r w:rsidRPr="00E11AB5">
        <w:rPr>
          <w:lang w:val="de-DE"/>
        </w:rPr>
        <w:t>. On the suffix see vol. 1, Introduction 2.4.3.1, p. 27.</w:t>
      </w:r>
    </w:p>
  </w:footnote>
  <w:footnote w:id="362">
    <w:p w14:paraId="0C188984" w14:textId="77777777" w:rsidR="00865CD2" w:rsidRPr="00910002" w:rsidRDefault="00865CD2" w:rsidP="00A3070E">
      <w:pPr>
        <w:pStyle w:val="FootnoteText"/>
        <w:bidi w:val="0"/>
        <w:spacing w:line="240" w:lineRule="auto"/>
        <w:rPr>
          <w:lang w:val="en-US"/>
        </w:rPr>
      </w:pPr>
      <w:r>
        <w:rPr>
          <w:rStyle w:val="FootnoteReference"/>
        </w:rPr>
        <w:footnoteRef/>
      </w:r>
      <w:r>
        <w:rPr>
          <w:rtl/>
        </w:rPr>
        <w:t xml:space="preserve"> </w:t>
      </w:r>
      <w:r>
        <w:rPr>
          <w:lang w:val="en-US"/>
        </w:rPr>
        <w:t>His son transmits in the name of Samuel (15), who was contemporary of Rabbi Abbahu (1), who was a co</w:t>
      </w:r>
      <w:r>
        <w:rPr>
          <w:lang w:val="en-US"/>
        </w:rPr>
        <w:t>n</w:t>
      </w:r>
      <w:r>
        <w:rPr>
          <w:lang w:val="en-US"/>
        </w:rPr>
        <w:t>temporary of Rabbi Yohanan (1), see Introduction 7.4.1.</w:t>
      </w:r>
    </w:p>
  </w:footnote>
  <w:footnote w:id="363">
    <w:p w14:paraId="246043E1" w14:textId="77777777" w:rsidR="00865CD2" w:rsidRPr="00910002" w:rsidRDefault="00865CD2" w:rsidP="00FC5C73">
      <w:pPr>
        <w:pStyle w:val="FootnoteText"/>
        <w:bidi w:val="0"/>
        <w:spacing w:line="240" w:lineRule="auto"/>
        <w:rPr>
          <w:lang w:val="en-US"/>
        </w:rPr>
      </w:pPr>
      <w:r>
        <w:rPr>
          <w:rStyle w:val="FootnoteReference"/>
        </w:rPr>
        <w:footnoteRef/>
      </w:r>
      <w:r>
        <w:rPr>
          <w:rtl/>
        </w:rPr>
        <w:t xml:space="preserve"> </w:t>
      </w:r>
      <w:r w:rsidRPr="00910002">
        <w:rPr>
          <w:lang w:val="en-US"/>
        </w:rPr>
        <w:t xml:space="preserve">On this form see vol. 4, Bebai (1) B/M, p. </w:t>
      </w:r>
      <w:r w:rsidRPr="00910002">
        <w:rPr>
          <w:u w:color="FFFF00"/>
          <w:lang w:val="en-US"/>
        </w:rPr>
        <w:t>63</w:t>
      </w:r>
      <w:r w:rsidRPr="00910002">
        <w:rPr>
          <w:lang w:val="en-US"/>
        </w:rPr>
        <w:t>.</w:t>
      </w:r>
    </w:p>
  </w:footnote>
  <w:footnote w:id="364">
    <w:p w14:paraId="1C18C7B0" w14:textId="77777777" w:rsidR="00865CD2" w:rsidRPr="00910002" w:rsidRDefault="00865CD2" w:rsidP="00CB003E">
      <w:pPr>
        <w:pStyle w:val="FootnoteText"/>
        <w:bidi w:val="0"/>
        <w:spacing w:line="240" w:lineRule="auto"/>
        <w:rPr>
          <w:lang w:val="en-US"/>
        </w:rPr>
      </w:pPr>
      <w:r>
        <w:rPr>
          <w:rStyle w:val="FootnoteReference"/>
        </w:rPr>
        <w:footnoteRef/>
      </w:r>
      <w:r>
        <w:rPr>
          <w:rtl/>
        </w:rPr>
        <w:t xml:space="preserve"> </w:t>
      </w:r>
      <w:r>
        <w:rPr>
          <w:lang w:val="en-US"/>
        </w:rPr>
        <w:t>Transmits in the name of Rav (Abba [70] S/H/M, in vol. 4, p. 311), see Intr</w:t>
      </w:r>
      <w:r>
        <w:rPr>
          <w:lang w:val="en-US"/>
        </w:rPr>
        <w:t>o</w:t>
      </w:r>
      <w:r>
        <w:rPr>
          <w:lang w:val="en-US"/>
        </w:rPr>
        <w:t xml:space="preserve">duction 7.4.5. </w:t>
      </w:r>
    </w:p>
  </w:footnote>
  <w:footnote w:id="365">
    <w:p w14:paraId="7DB16035" w14:textId="77777777" w:rsidR="00865CD2" w:rsidRPr="0075763D" w:rsidRDefault="00865CD2" w:rsidP="00FC5C73">
      <w:pPr>
        <w:pStyle w:val="FootnoteText"/>
        <w:bidi w:val="0"/>
        <w:spacing w:line="240" w:lineRule="auto"/>
        <w:rPr>
          <w:lang w:val="en-US"/>
        </w:rPr>
      </w:pPr>
      <w:r>
        <w:rPr>
          <w:rStyle w:val="FootnoteReference"/>
        </w:rPr>
        <w:footnoteRef/>
      </w:r>
      <w:r>
        <w:rPr>
          <w:rtl/>
        </w:rPr>
        <w:t xml:space="preserve"> </w:t>
      </w:r>
      <w:r w:rsidRPr="0075763D">
        <w:rPr>
          <w:lang w:val="en-US"/>
        </w:rPr>
        <w:t>See above, n.</w:t>
      </w:r>
      <w:r>
        <w:rPr>
          <w:lang w:val="en-US"/>
        </w:rPr>
        <w:t xml:space="preserve"> 4</w:t>
      </w:r>
      <w:r w:rsidRPr="0075763D">
        <w:rPr>
          <w:lang w:val="en-US"/>
        </w:rPr>
        <w:t>.</w:t>
      </w:r>
    </w:p>
  </w:footnote>
  <w:footnote w:id="366">
    <w:p w14:paraId="18C4D714" w14:textId="77777777" w:rsidR="00865CD2" w:rsidRPr="0075763D" w:rsidRDefault="00865CD2" w:rsidP="0075763D">
      <w:pPr>
        <w:pStyle w:val="FootnoteText"/>
        <w:bidi w:val="0"/>
        <w:spacing w:line="240" w:lineRule="auto"/>
        <w:rPr>
          <w:lang w:val="en-US"/>
        </w:rPr>
      </w:pPr>
      <w:r>
        <w:rPr>
          <w:rStyle w:val="FootnoteReference"/>
        </w:rPr>
        <w:footnoteRef/>
      </w:r>
      <w:r>
        <w:rPr>
          <w:rtl/>
        </w:rPr>
        <w:t xml:space="preserve"> </w:t>
      </w:r>
      <w:r>
        <w:rPr>
          <w:lang w:val="en-US"/>
        </w:rPr>
        <w:t>He is Rabbi Ami (1)’s son, see Introduction 7.4.1.</w:t>
      </w:r>
    </w:p>
  </w:footnote>
  <w:footnote w:id="367">
    <w:p w14:paraId="527BDDA0" w14:textId="77777777" w:rsidR="00865CD2" w:rsidRPr="003F4E35" w:rsidRDefault="00865CD2" w:rsidP="00CB003E">
      <w:pPr>
        <w:pStyle w:val="FootnoteText"/>
        <w:bidi w:val="0"/>
        <w:spacing w:line="240" w:lineRule="auto"/>
        <w:rPr>
          <w:lang w:val="en-US"/>
        </w:rPr>
      </w:pPr>
      <w:r w:rsidRPr="003F7A75">
        <w:rPr>
          <w:rStyle w:val="FootnoteReference"/>
        </w:rPr>
        <w:footnoteRef/>
      </w:r>
      <w:r w:rsidRPr="003F7A75">
        <w:rPr>
          <w:rtl/>
        </w:rPr>
        <w:t xml:space="preserve"> </w:t>
      </w:r>
      <w:r w:rsidRPr="00445069">
        <w:rPr>
          <w:lang w:val="en-US"/>
        </w:rPr>
        <w:t xml:space="preserve">All versions found in mss to </w:t>
      </w:r>
      <w:r w:rsidRPr="00445069">
        <w:rPr>
          <w:i/>
          <w:iCs/>
          <w:lang w:val="en-US"/>
        </w:rPr>
        <w:t xml:space="preserve">Lev Rab </w:t>
      </w:r>
      <w:r w:rsidRPr="00445069">
        <w:rPr>
          <w:lang w:val="en-US"/>
        </w:rPr>
        <w:t>4:3</w:t>
      </w:r>
      <w:r w:rsidRPr="00445069">
        <w:rPr>
          <w:rFonts w:cs="Times New Roman"/>
          <w:lang w:val="en-US"/>
        </w:rPr>
        <w:t xml:space="preserve">, see Margulies, </w:t>
      </w:r>
      <w:r w:rsidRPr="00445069">
        <w:rPr>
          <w:rFonts w:cs="Times New Roman"/>
          <w:i/>
          <w:iCs/>
          <w:lang w:val="en-US"/>
        </w:rPr>
        <w:t>Wayyikra Rabbah</w:t>
      </w:r>
      <w:r w:rsidRPr="00445069">
        <w:rPr>
          <w:rFonts w:cs="Times New Roman"/>
          <w:lang w:val="en-US"/>
        </w:rPr>
        <w:t>, 84</w:t>
      </w:r>
      <w:r>
        <w:rPr>
          <w:rFonts w:cs="Times New Roman"/>
          <w:lang w:val="en-US"/>
        </w:rPr>
        <w:t xml:space="preserve">. </w:t>
      </w:r>
      <w:r>
        <w:rPr>
          <w:lang w:val="en-US"/>
        </w:rPr>
        <w:t>This person was obviously not well known, and his name was not stable so that the scribes of the mss were not sure how to write it, see vol. 4, Introduction 5.2.1.1.2.1.1, pp. 23-4. and see above, n. 6</w:t>
      </w:r>
      <w:r w:rsidRPr="003F4E35">
        <w:rPr>
          <w:lang w:val="en-US"/>
        </w:rPr>
        <w:t>.</w:t>
      </w:r>
    </w:p>
  </w:footnote>
  <w:footnote w:id="368">
    <w:p w14:paraId="74F22846" w14:textId="77777777" w:rsidR="00865CD2" w:rsidRPr="00282446" w:rsidRDefault="00865CD2" w:rsidP="003F4E35">
      <w:pPr>
        <w:pStyle w:val="FootnoteText"/>
        <w:bidi w:val="0"/>
        <w:spacing w:line="240" w:lineRule="auto"/>
        <w:rPr>
          <w:rFonts w:cs="Times New Roman"/>
          <w:lang w:val="en-US"/>
        </w:rPr>
      </w:pPr>
      <w:r>
        <w:rPr>
          <w:rStyle w:val="FootnoteReference"/>
        </w:rPr>
        <w:footnoteRef/>
      </w:r>
      <w:r>
        <w:rPr>
          <w:rtl/>
        </w:rPr>
        <w:t xml:space="preserve"> </w:t>
      </w:r>
      <w:r w:rsidRPr="003F4E35">
        <w:rPr>
          <w:lang w:val="en-US"/>
        </w:rPr>
        <w:t xml:space="preserve">So in most mss to </w:t>
      </w:r>
      <w:r w:rsidRPr="003F4E35">
        <w:rPr>
          <w:i/>
          <w:iCs/>
          <w:lang w:val="en-US"/>
        </w:rPr>
        <w:t xml:space="preserve">Lev Rab </w:t>
      </w:r>
      <w:r w:rsidRPr="003F4E35">
        <w:rPr>
          <w:lang w:val="en-US"/>
        </w:rPr>
        <w:t>3:3, 4:3 and 29:9</w:t>
      </w:r>
      <w:r>
        <w:rPr>
          <w:lang w:val="en-US"/>
        </w:rPr>
        <w:t xml:space="preserve">, </w:t>
      </w:r>
      <w:r>
        <w:rPr>
          <w:rFonts w:cs="Times New Roman"/>
          <w:lang w:val="en-US"/>
        </w:rPr>
        <w:t>and see previous note</w:t>
      </w:r>
      <w:r w:rsidRPr="003F4E35">
        <w:rPr>
          <w:lang w:val="en-US"/>
        </w:rPr>
        <w:t xml:space="preserve">. </w:t>
      </w:r>
      <w:r w:rsidRPr="003F7A75">
        <w:rPr>
          <w:lang w:val="de-DE"/>
        </w:rPr>
        <w:t xml:space="preserve">Another mss </w:t>
      </w:r>
      <w:r w:rsidRPr="005E436F">
        <w:rPr>
          <w:lang w:val="en-US"/>
        </w:rPr>
        <w:t xml:space="preserve">to 29:9 has </w:t>
      </w:r>
      <w:r w:rsidRPr="005E436F">
        <w:rPr>
          <w:rFonts w:cs="Times New Roman" w:hint="eastAsia"/>
          <w:rtl/>
          <w:lang w:val="en-US"/>
        </w:rPr>
        <w:t>בבי</w:t>
      </w:r>
      <w:r w:rsidRPr="005E436F">
        <w:rPr>
          <w:rFonts w:cs="Times New Roman"/>
          <w:lang w:val="en-US"/>
        </w:rPr>
        <w:t xml:space="preserve">, see Margulies, </w:t>
      </w:r>
      <w:r w:rsidRPr="005E436F">
        <w:rPr>
          <w:rFonts w:cs="Times New Roman"/>
          <w:i/>
          <w:iCs/>
          <w:lang w:val="en-US"/>
        </w:rPr>
        <w:t>Wayyikra Rabbah</w:t>
      </w:r>
      <w:r w:rsidRPr="005E436F">
        <w:rPr>
          <w:rFonts w:cs="Times New Roman"/>
          <w:lang w:val="en-US"/>
        </w:rPr>
        <w:t>, 682.</w:t>
      </w:r>
      <w:r>
        <w:rPr>
          <w:rFonts w:cs="Times New Roman"/>
          <w:lang w:val="en-US"/>
        </w:rPr>
        <w:t xml:space="preserve"> For this form see above, n. 4.</w:t>
      </w:r>
    </w:p>
  </w:footnote>
  <w:footnote w:id="369">
    <w:p w14:paraId="09000DE1" w14:textId="77777777" w:rsidR="00865CD2" w:rsidRDefault="00865CD2" w:rsidP="00445069">
      <w:pPr>
        <w:pStyle w:val="FootnoteText"/>
        <w:bidi w:val="0"/>
        <w:spacing w:line="240" w:lineRule="auto"/>
        <w:rPr>
          <w:rFonts w:cs="Times New Roman"/>
          <w:lang w:val="en-US"/>
        </w:rPr>
      </w:pPr>
      <w:r>
        <w:rPr>
          <w:rStyle w:val="FootnoteReference"/>
        </w:rPr>
        <w:footnoteRef/>
      </w:r>
      <w:r>
        <w:rPr>
          <w:rtl/>
        </w:rPr>
        <w:t xml:space="preserve"> </w:t>
      </w:r>
      <w:r>
        <w:rPr>
          <w:lang w:val="en-US"/>
        </w:rPr>
        <w:t>Both</w:t>
      </w:r>
      <w:r w:rsidRPr="00445069">
        <w:rPr>
          <w:lang w:val="en-US"/>
        </w:rPr>
        <w:t xml:space="preserve"> versions </w:t>
      </w:r>
      <w:r>
        <w:rPr>
          <w:lang w:val="en-US"/>
        </w:rPr>
        <w:t xml:space="preserve">are </w:t>
      </w:r>
      <w:r w:rsidRPr="00445069">
        <w:rPr>
          <w:lang w:val="en-US"/>
        </w:rPr>
        <w:t xml:space="preserve">found in mss to </w:t>
      </w:r>
      <w:r w:rsidRPr="00445069">
        <w:rPr>
          <w:i/>
          <w:iCs/>
          <w:lang w:val="en-US"/>
        </w:rPr>
        <w:t xml:space="preserve">Lev Rab </w:t>
      </w:r>
      <w:r w:rsidRPr="00445069">
        <w:rPr>
          <w:lang w:val="en-US"/>
        </w:rPr>
        <w:t>4:3</w:t>
      </w:r>
      <w:r w:rsidRPr="00445069">
        <w:rPr>
          <w:rFonts w:cs="Times New Roman"/>
          <w:lang w:val="en-US"/>
        </w:rPr>
        <w:t xml:space="preserve">, see Margulies, </w:t>
      </w:r>
      <w:r w:rsidRPr="00445069">
        <w:rPr>
          <w:rFonts w:cs="Times New Roman"/>
          <w:i/>
          <w:iCs/>
          <w:lang w:val="en-US"/>
        </w:rPr>
        <w:t>Wayyikra Rabbah</w:t>
      </w:r>
      <w:r w:rsidRPr="00445069">
        <w:rPr>
          <w:rFonts w:cs="Times New Roman"/>
          <w:lang w:val="en-US"/>
        </w:rPr>
        <w:t xml:space="preserve">, 84, </w:t>
      </w:r>
      <w:r>
        <w:rPr>
          <w:rFonts w:cs="Times New Roman"/>
          <w:lang w:val="en-US"/>
        </w:rPr>
        <w:t xml:space="preserve">and </w:t>
      </w:r>
      <w:r w:rsidRPr="00445069">
        <w:rPr>
          <w:rFonts w:cs="Times New Roman"/>
          <w:lang w:val="en-US"/>
        </w:rPr>
        <w:t>see above, n.</w:t>
      </w:r>
      <w:r>
        <w:rPr>
          <w:rFonts w:cs="Times New Roman"/>
          <w:lang w:val="en-US"/>
        </w:rPr>
        <w:t xml:space="preserve"> 14</w:t>
      </w:r>
      <w:r w:rsidRPr="00445069">
        <w:rPr>
          <w:rFonts w:cs="Times New Roman"/>
          <w:lang w:val="en-US"/>
        </w:rPr>
        <w:t xml:space="preserve">. </w:t>
      </w:r>
      <w:r w:rsidRPr="002E1F77">
        <w:rPr>
          <w:rFonts w:cs="Times New Roman"/>
          <w:lang w:val="en-US"/>
        </w:rPr>
        <w:t xml:space="preserve">The forms </w:t>
      </w:r>
      <w:r>
        <w:rPr>
          <w:rFonts w:cs="Times New Roman" w:hint="cs"/>
          <w:rtl/>
          <w:lang w:val="en-US"/>
        </w:rPr>
        <w:t>רבינא</w:t>
      </w:r>
      <w:r w:rsidRPr="002E1F77">
        <w:rPr>
          <w:rFonts w:cs="Times New Roman"/>
          <w:lang w:val="en-US"/>
        </w:rPr>
        <w:t xml:space="preserve"> and </w:t>
      </w:r>
      <w:r>
        <w:rPr>
          <w:rFonts w:cs="Times New Roman" w:hint="cs"/>
          <w:rtl/>
          <w:lang w:val="en-US"/>
        </w:rPr>
        <w:t>פפא</w:t>
      </w:r>
      <w:r w:rsidRPr="002E1F77">
        <w:rPr>
          <w:rFonts w:cs="Times New Roman"/>
          <w:lang w:val="en-US"/>
        </w:rPr>
        <w:t xml:space="preserve"> are scribal “corrections,” see vol. 4, Introduction </w:t>
      </w:r>
      <w:r w:rsidRPr="002E1F77">
        <w:rPr>
          <w:rFonts w:cs="Times New Roman"/>
          <w:u w:color="FFFF00"/>
          <w:lang w:val="en-US"/>
        </w:rPr>
        <w:t>2.7.2, p. 18</w:t>
      </w:r>
      <w:r w:rsidRPr="002E1F77">
        <w:rPr>
          <w:rFonts w:cs="Times New Roman"/>
          <w:lang w:val="en-US"/>
        </w:rPr>
        <w:t xml:space="preserve">. For the form </w:t>
      </w:r>
      <w:r>
        <w:rPr>
          <w:rFonts w:cs="Times New Roman" w:hint="cs"/>
          <w:rtl/>
          <w:lang w:val="en-US"/>
        </w:rPr>
        <w:t>רבינא</w:t>
      </w:r>
      <w:r w:rsidRPr="002E1F77">
        <w:rPr>
          <w:rFonts w:cs="Times New Roman"/>
          <w:lang w:val="en-US"/>
        </w:rPr>
        <w:t xml:space="preserve"> see vol. 4, under Abbin (5) S-H/M, p. </w:t>
      </w:r>
      <w:r w:rsidRPr="002E1F77">
        <w:rPr>
          <w:rFonts w:cs="Times New Roman"/>
          <w:u w:color="FFFF00"/>
          <w:lang w:val="en-US"/>
        </w:rPr>
        <w:t>322</w:t>
      </w:r>
      <w:r w:rsidRPr="002E1F77">
        <w:rPr>
          <w:rFonts w:cs="Times New Roman"/>
          <w:lang w:val="en-US"/>
        </w:rPr>
        <w:t xml:space="preserve">. </w:t>
      </w:r>
      <w:r w:rsidRPr="00445069">
        <w:rPr>
          <w:rFonts w:cs="Times New Roman"/>
          <w:lang w:val="de-DE"/>
        </w:rPr>
        <w:t xml:space="preserve">For the form </w:t>
      </w:r>
      <w:r>
        <w:rPr>
          <w:rFonts w:cs="Times New Roman" w:hint="cs"/>
          <w:rtl/>
          <w:lang w:val="en-US"/>
        </w:rPr>
        <w:t>פפא</w:t>
      </w:r>
      <w:r w:rsidRPr="00445069">
        <w:rPr>
          <w:rFonts w:cs="Times New Roman"/>
          <w:lang w:val="de-DE"/>
        </w:rPr>
        <w:t xml:space="preserve"> see vol. 4, under </w:t>
      </w:r>
      <w:r w:rsidRPr="00CE5062">
        <w:rPr>
          <w:rFonts w:ascii="Times Beyrut Roman" w:hAnsi="Times Beyrut Roman"/>
          <w:lang w:val="fr-FR"/>
        </w:rPr>
        <w:t>PÁpÁ/PÁpai</w:t>
      </w:r>
      <w:r w:rsidRPr="00445069">
        <w:rPr>
          <w:rFonts w:cs="Times New Roman"/>
          <w:lang w:val="de-DE"/>
        </w:rPr>
        <w:t xml:space="preserve"> I/M, </w:t>
      </w:r>
      <w:r>
        <w:rPr>
          <w:rFonts w:cs="Times New Roman"/>
          <w:lang w:val="en-US"/>
        </w:rPr>
        <w:t xml:space="preserve">p. </w:t>
      </w:r>
      <w:r>
        <w:rPr>
          <w:rFonts w:cs="Times New Roman"/>
          <w:u w:color="FFFF00"/>
          <w:lang w:val="en-US"/>
        </w:rPr>
        <w:t>322</w:t>
      </w:r>
      <w:r>
        <w:rPr>
          <w:rFonts w:cs="Times New Roman"/>
          <w:lang w:val="en-US"/>
        </w:rPr>
        <w:t xml:space="preserve">. </w:t>
      </w:r>
    </w:p>
  </w:footnote>
  <w:footnote w:id="370">
    <w:p w14:paraId="62211B5F" w14:textId="77777777" w:rsidR="00865CD2" w:rsidRDefault="00865CD2">
      <w:pPr>
        <w:pStyle w:val="FootnoteText"/>
        <w:bidi w:val="0"/>
        <w:spacing w:line="240" w:lineRule="auto"/>
        <w:rPr>
          <w:lang w:val="en-US"/>
        </w:rPr>
      </w:pPr>
      <w:r>
        <w:rPr>
          <w:rStyle w:val="FootnoteReference"/>
        </w:rPr>
        <w:footnoteRef/>
      </w:r>
      <w:r>
        <w:rPr>
          <w:rtl/>
        </w:rPr>
        <w:t xml:space="preserve"> </w:t>
      </w:r>
      <w:r>
        <w:rPr>
          <w:lang w:val="en-US"/>
        </w:rPr>
        <w:t xml:space="preserve">Hyman, </w:t>
      </w:r>
      <w:r w:rsidRPr="005E436F">
        <w:rPr>
          <w:rFonts w:cs="Times New Roman"/>
          <w:i/>
          <w:iCs/>
        </w:rPr>
        <w:t>Toldoth</w:t>
      </w:r>
      <w:r w:rsidRPr="005E436F">
        <w:rPr>
          <w:rFonts w:cs="Times New Roman"/>
        </w:rPr>
        <w:t xml:space="preserve">, 264 and 266 differentiates this </w:t>
      </w:r>
      <w:r w:rsidRPr="005E436F">
        <w:rPr>
          <w:rFonts w:cs="Times New Roman" w:hint="eastAsia"/>
          <w:rtl/>
        </w:rPr>
        <w:t>ביבי</w:t>
      </w:r>
      <w:r w:rsidRPr="005E436F">
        <w:rPr>
          <w:rFonts w:cs="Times New Roman"/>
          <w:rtl/>
        </w:rPr>
        <w:t xml:space="preserve"> </w:t>
      </w:r>
      <w:r w:rsidRPr="005E436F">
        <w:rPr>
          <w:rFonts w:cs="Times New Roman" w:hint="eastAsia"/>
          <w:rtl/>
        </w:rPr>
        <w:t>בר</w:t>
      </w:r>
      <w:r w:rsidRPr="005E436F">
        <w:rPr>
          <w:rFonts w:cs="Times New Roman"/>
          <w:rtl/>
        </w:rPr>
        <w:t xml:space="preserve"> </w:t>
      </w:r>
      <w:r w:rsidRPr="005E436F">
        <w:rPr>
          <w:rFonts w:cs="Times New Roman" w:hint="eastAsia"/>
          <w:rtl/>
        </w:rPr>
        <w:t>אבינא</w:t>
      </w:r>
      <w:r w:rsidRPr="005E436F">
        <w:rPr>
          <w:rFonts w:cs="Times New Roman"/>
          <w:lang w:val="en-US"/>
        </w:rPr>
        <w:t xml:space="preserve"> and </w:t>
      </w:r>
      <w:r w:rsidRPr="005E436F">
        <w:rPr>
          <w:rFonts w:cs="Times New Roman" w:hint="eastAsia"/>
          <w:rtl/>
          <w:lang w:val="en-US"/>
        </w:rPr>
        <w:t>ביבי</w:t>
      </w:r>
      <w:r w:rsidRPr="005E436F">
        <w:rPr>
          <w:rFonts w:cs="Times New Roman"/>
          <w:rtl/>
          <w:lang w:val="en-US"/>
        </w:rPr>
        <w:t xml:space="preserve"> </w:t>
      </w:r>
      <w:r w:rsidRPr="005E436F">
        <w:rPr>
          <w:rFonts w:cs="Times New Roman" w:hint="eastAsia"/>
          <w:rtl/>
          <w:lang w:val="en-US"/>
        </w:rPr>
        <w:t>בר</w:t>
      </w:r>
      <w:r w:rsidRPr="005E436F">
        <w:rPr>
          <w:rFonts w:cs="Times New Roman"/>
          <w:rtl/>
          <w:lang w:val="en-US"/>
        </w:rPr>
        <w:t xml:space="preserve"> </w:t>
      </w:r>
      <w:r w:rsidRPr="005E436F">
        <w:rPr>
          <w:rFonts w:cs="Times New Roman" w:hint="eastAsia"/>
          <w:rtl/>
          <w:lang w:val="en-US"/>
        </w:rPr>
        <w:t>אבא</w:t>
      </w:r>
      <w:r w:rsidRPr="005E436F">
        <w:rPr>
          <w:rFonts w:cs="Times New Roman"/>
        </w:rPr>
        <w:t xml:space="preserve"> but the mss tradition in </w:t>
      </w:r>
      <w:r w:rsidRPr="005E436F">
        <w:rPr>
          <w:rFonts w:cs="Times New Roman"/>
          <w:i/>
          <w:iCs/>
        </w:rPr>
        <w:t>Lev Rab</w:t>
      </w:r>
      <w:r w:rsidRPr="005E436F">
        <w:rPr>
          <w:rFonts w:cs="Times New Roman"/>
        </w:rPr>
        <w:t xml:space="preserve"> 3:3 makes it clear that they are the same, see </w:t>
      </w:r>
      <w:r>
        <w:t>Margulies</w:t>
      </w:r>
      <w:r w:rsidRPr="005E436F">
        <w:rPr>
          <w:rFonts w:cs="Times New Roman"/>
        </w:rPr>
        <w:t xml:space="preserve">, </w:t>
      </w:r>
      <w:r w:rsidRPr="005E436F">
        <w:rPr>
          <w:rFonts w:cs="Times New Roman"/>
          <w:i/>
          <w:iCs/>
        </w:rPr>
        <w:t>Wiyyikra Rabbah</w:t>
      </w:r>
      <w:r w:rsidRPr="005E436F">
        <w:rPr>
          <w:rFonts w:cs="Times New Roman"/>
        </w:rPr>
        <w:t>, 61.</w:t>
      </w:r>
      <w:r>
        <w:rPr>
          <w:lang w:val="en-US"/>
        </w:rPr>
        <w:t xml:space="preserve"> Perhaps also mentioned in </w:t>
      </w:r>
      <w:r>
        <w:rPr>
          <w:i/>
          <w:iCs/>
          <w:lang w:val="en-US"/>
        </w:rPr>
        <w:t>yTaan</w:t>
      </w:r>
      <w:r>
        <w:rPr>
          <w:lang w:val="en-US"/>
        </w:rPr>
        <w:t xml:space="preserve"> 2:4, 65d, as </w:t>
      </w:r>
      <w:r w:rsidRPr="005E436F">
        <w:rPr>
          <w:rFonts w:cs="Times New Roman"/>
          <w:rtl/>
          <w:lang w:val="en-US"/>
        </w:rPr>
        <w:t>ביבי אבא</w:t>
      </w:r>
      <w:r>
        <w:rPr>
          <w:lang w:val="en-US"/>
        </w:rPr>
        <w:t>.</w:t>
      </w:r>
    </w:p>
  </w:footnote>
  <w:footnote w:id="371">
    <w:p w14:paraId="2B23F2EA" w14:textId="77777777" w:rsidR="00865CD2" w:rsidRPr="0075763D" w:rsidRDefault="00865CD2" w:rsidP="0075763D">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Rabbi Yohanan (1), see Introduction 7.4.1. </w:t>
      </w:r>
    </w:p>
  </w:footnote>
  <w:footnote w:id="372">
    <w:p w14:paraId="1D2AC7F6" w14:textId="77777777" w:rsidR="00865CD2" w:rsidRPr="00E072CE" w:rsidRDefault="00865CD2" w:rsidP="0035434F">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prefix see vol. 1, Introduction 2.1.1.2.1, p. 18. The form </w:t>
      </w:r>
      <w:r w:rsidRPr="00E072CE">
        <w:rPr>
          <w:rFonts w:ascii="Graeca" w:hAnsi="Graeca"/>
        </w:rPr>
        <w:t></w:t>
      </w:r>
      <w:r w:rsidRPr="00E072CE">
        <w:rPr>
          <w:rFonts w:ascii="Graeca" w:hAnsi="Graeca"/>
        </w:rPr>
        <w:t></w:t>
      </w:r>
      <w:r w:rsidRPr="00E072CE">
        <w:rPr>
          <w:rFonts w:ascii="Graeca" w:hAnsi="Graeca"/>
        </w:rPr>
        <w:t></w:t>
      </w:r>
      <w:r w:rsidRPr="00E072CE">
        <w:rPr>
          <w:rFonts w:ascii="Graeca" w:hAnsi="Graeca"/>
        </w:rPr>
        <w:t></w:t>
      </w:r>
      <w:r>
        <w:rPr>
          <w:rFonts w:cs="Times New Roman"/>
        </w:rPr>
        <w:t xml:space="preserve"> is recorded in vol. 1, under Babi (1) B.M, p. 80. On the alternative suffix see vol. 1, Introduction 2.4.1.4, p. 24.</w:t>
      </w:r>
    </w:p>
  </w:footnote>
  <w:footnote w:id="373">
    <w:p w14:paraId="0D45F0C0" w14:textId="77777777" w:rsidR="00865CD2" w:rsidRPr="002B78E5" w:rsidRDefault="00865CD2" w:rsidP="00402EA0">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Nahum (8) son of Simon (48) is described as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which could be translated as “of the Ba</w:t>
      </w:r>
      <w:r>
        <w:rPr>
          <w:rFonts w:cs="Times New Roman"/>
          <w:lang w:val="en-US"/>
        </w:rPr>
        <w:t>r</w:t>
      </w:r>
      <w:r>
        <w:rPr>
          <w:rFonts w:cs="Times New Roman"/>
          <w:lang w:val="en-US"/>
        </w:rPr>
        <w:t>babis.” This may have been a family name, see vol. 1, Introduction 6.1.2, p. 49.</w:t>
      </w:r>
    </w:p>
  </w:footnote>
  <w:footnote w:id="374">
    <w:p w14:paraId="4F31BB0F" w14:textId="77777777" w:rsidR="00865CD2" w:rsidRPr="009A4CB8" w:rsidRDefault="00865CD2" w:rsidP="001700EA">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lang w:val="en-US"/>
        </w:rPr>
        <w:t>For this form see vol. 1, Babi (1) B/M, p. 80.</w:t>
      </w:r>
    </w:p>
  </w:footnote>
  <w:footnote w:id="375">
    <w:p w14:paraId="41E208F6" w14:textId="77777777" w:rsidR="00865CD2" w:rsidRDefault="00865CD2">
      <w:pPr>
        <w:pStyle w:val="FootnoteText"/>
        <w:bidi w:val="0"/>
        <w:spacing w:line="240" w:lineRule="auto"/>
      </w:pPr>
      <w:r w:rsidRPr="009A4CB8">
        <w:rPr>
          <w:rStyle w:val="FootnoteReference"/>
        </w:rPr>
        <w:footnoteRef/>
      </w:r>
      <w:r w:rsidRPr="009A4CB8">
        <w:rPr>
          <w:rtl/>
        </w:rPr>
        <w:t xml:space="preserve"> </w:t>
      </w:r>
      <w:r w:rsidRPr="005E436F">
        <w:t>Perhaps to be identified with B</w:t>
      </w:r>
      <w:r>
        <w:t>e</w:t>
      </w:r>
      <w:r w:rsidRPr="005E436F">
        <w:t>b</w:t>
      </w:r>
      <w:r>
        <w:t>ai (1).</w:t>
      </w:r>
    </w:p>
  </w:footnote>
  <w:footnote w:id="376">
    <w:p w14:paraId="177EAF65" w14:textId="77777777" w:rsidR="00865CD2" w:rsidRPr="008F1E6C" w:rsidRDefault="00865CD2" w:rsidP="008F1E6C">
      <w:pPr>
        <w:pStyle w:val="FootnoteText"/>
        <w:bidi w:val="0"/>
        <w:spacing w:line="240" w:lineRule="auto"/>
        <w:rPr>
          <w:lang w:val="en-US"/>
        </w:rPr>
      </w:pPr>
      <w:r>
        <w:rPr>
          <w:rStyle w:val="FootnoteReference"/>
        </w:rPr>
        <w:footnoteRef/>
      </w:r>
      <w:r>
        <w:rPr>
          <w:rtl/>
        </w:rPr>
        <w:t xml:space="preserve"> </w:t>
      </w:r>
      <w:r w:rsidRPr="004C59A2">
        <w:rPr>
          <w:lang w:val="en-US"/>
        </w:rPr>
        <w:t>Ancient site and fo</w:t>
      </w:r>
      <w:r>
        <w:rPr>
          <w:lang w:val="en-US"/>
        </w:rPr>
        <w:t>r</w:t>
      </w:r>
      <w:r w:rsidRPr="004C59A2">
        <w:rPr>
          <w:lang w:val="en-US"/>
        </w:rPr>
        <w:t>tress 15 kilometres north of Tel Aviv.</w:t>
      </w:r>
    </w:p>
  </w:footnote>
  <w:footnote w:id="377">
    <w:p w14:paraId="721B69FD" w14:textId="77777777" w:rsidR="00865CD2" w:rsidRPr="005C5C9A" w:rsidRDefault="00865CD2" w:rsidP="00232745">
      <w:pPr>
        <w:pStyle w:val="FootnoteText"/>
        <w:bidi w:val="0"/>
        <w:spacing w:line="240" w:lineRule="auto"/>
        <w:rPr>
          <w:rFonts w:cs="Times New Roman"/>
          <w:lang w:val="en-US"/>
        </w:rPr>
      </w:pPr>
      <w:r>
        <w:rPr>
          <w:rStyle w:val="FootnoteReference"/>
        </w:rPr>
        <w:footnoteRef/>
      </w:r>
      <w:r>
        <w:t xml:space="preserve"> </w:t>
      </w:r>
      <w:r w:rsidRPr="005C5C9A">
        <w:rPr>
          <w:lang w:val="en-US"/>
        </w:rPr>
        <w:t xml:space="preserve">The inscription includes the formula </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cs="Times New Roman"/>
          <w:lang w:val="en-US"/>
        </w:rPr>
        <w:t xml:space="preserve"> (</w:t>
      </w:r>
      <w:r w:rsidRPr="005C5C9A">
        <w:rPr>
          <w:rFonts w:cs="Times New Roman"/>
          <w:lang w:val="en-US"/>
        </w:rPr>
        <w:t>the one God who lives)</w:t>
      </w:r>
      <w:r>
        <w:rPr>
          <w:rFonts w:cs="Times New Roman"/>
          <w:lang w:val="en-US"/>
        </w:rPr>
        <w:t xml:space="preserve">. This formula is often associated with Samaritans in </w:t>
      </w:r>
      <w:smartTag w:uri="urn:schemas-microsoft-com:office:smarttags" w:element="place">
        <w:smartTag w:uri="urn:schemas-microsoft-com:office:smarttags" w:element="City">
          <w:r>
            <w:rPr>
              <w:rFonts w:cs="Times New Roman"/>
              <w:lang w:val="en-US"/>
            </w:rPr>
            <w:t>Palestine</w:t>
          </w:r>
        </w:smartTag>
      </w:smartTag>
      <w:r>
        <w:rPr>
          <w:rFonts w:cs="Times New Roman"/>
          <w:lang w:val="en-US"/>
        </w:rPr>
        <w:t>, but see Introduction 6.1</w:t>
      </w:r>
      <w:r>
        <w:rPr>
          <w:rFonts w:cs="Times New Roman"/>
          <w:u w:color="FFFF00"/>
          <w:lang w:val="en-US"/>
        </w:rPr>
        <w:t>.6</w:t>
      </w:r>
      <w:r>
        <w:rPr>
          <w:rFonts w:cs="Times New Roman"/>
          <w:lang w:val="en-US"/>
        </w:rPr>
        <w:t xml:space="preserve">. </w:t>
      </w:r>
    </w:p>
  </w:footnote>
  <w:footnote w:id="378">
    <w:p w14:paraId="20BE06DF" w14:textId="77777777" w:rsidR="00865CD2" w:rsidRPr="005F539E" w:rsidRDefault="00865CD2" w:rsidP="00CB003E">
      <w:pPr>
        <w:pStyle w:val="FootnoteText"/>
        <w:bidi w:val="0"/>
        <w:spacing w:line="240" w:lineRule="auto"/>
      </w:pPr>
      <w:r w:rsidRPr="005F539E">
        <w:rPr>
          <w:rStyle w:val="FootnoteReference"/>
        </w:rPr>
        <w:footnoteRef/>
      </w:r>
      <w:r w:rsidRPr="005F539E">
        <w:t xml:space="preserve"> </w:t>
      </w:r>
      <w:r>
        <w:rPr>
          <w:lang w:val="en-US"/>
        </w:rPr>
        <w:t>See above, n. 25</w:t>
      </w:r>
      <w:r w:rsidRPr="005F539E">
        <w:t>.</w:t>
      </w:r>
    </w:p>
  </w:footnote>
  <w:footnote w:id="379">
    <w:p w14:paraId="351A6B82" w14:textId="77777777" w:rsidR="00865CD2" w:rsidRPr="00AD506A" w:rsidRDefault="00865CD2" w:rsidP="00AD506A">
      <w:pPr>
        <w:pStyle w:val="FootnoteText"/>
        <w:bidi w:val="0"/>
        <w:spacing w:line="240" w:lineRule="auto"/>
        <w:rPr>
          <w:rFonts w:cs="Times New Roman"/>
          <w:lang w:val="en-US"/>
        </w:rPr>
      </w:pPr>
      <w:r>
        <w:rPr>
          <w:rStyle w:val="FootnoteReference"/>
        </w:rPr>
        <w:footnoteRef/>
      </w:r>
      <w:r>
        <w:rPr>
          <w:rtl/>
        </w:rPr>
        <w:t xml:space="preserve"> </w:t>
      </w:r>
      <w:r>
        <w:rPr>
          <w:rFonts w:cs="Times New Roman"/>
          <w:lang w:val="en-US"/>
        </w:rPr>
        <w:t>For this form see vol. 1, Babi (1) B/M, p. 80.</w:t>
      </w:r>
      <w:r>
        <w:rPr>
          <w:lang w:val="en-US"/>
        </w:rPr>
        <w:t xml:space="preserve"> On the interchange of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as a scribal error, or as reflection of another dialect see vol. 4, Introduction 2.7, pp. 17-8.</w:t>
      </w:r>
    </w:p>
  </w:footnote>
  <w:footnote w:id="380">
    <w:p w14:paraId="519B338A" w14:textId="77777777" w:rsidR="00865CD2" w:rsidRPr="009A4CB8" w:rsidRDefault="00865CD2" w:rsidP="00232745">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w:t>
      </w:r>
      <w:r>
        <w:rPr>
          <w:rFonts w:cs="Times New Roman"/>
          <w:lang w:val="en-US"/>
        </w:rPr>
        <w:t>On t</w:t>
      </w:r>
      <w:r w:rsidRPr="005E436F">
        <w:rPr>
          <w:rFonts w:cs="Times New Roman"/>
          <w:lang w:val="en-US"/>
        </w:rPr>
        <w:t xml:space="preserve">hese seats </w:t>
      </w:r>
      <w:r>
        <w:rPr>
          <w:lang w:val="en-US"/>
        </w:rPr>
        <w:t xml:space="preserve">see Introduction </w:t>
      </w:r>
      <w:r>
        <w:t>6.1.5.2.</w:t>
      </w:r>
    </w:p>
  </w:footnote>
  <w:footnote w:id="381">
    <w:p w14:paraId="4A1522C1"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82">
    <w:p w14:paraId="27E315FD" w14:textId="77777777" w:rsidR="00865CD2" w:rsidRPr="009C4265" w:rsidRDefault="00865CD2" w:rsidP="00CB003E">
      <w:pPr>
        <w:pStyle w:val="FootnoteText"/>
        <w:bidi w:val="0"/>
        <w:spacing w:line="240" w:lineRule="auto"/>
        <w:rPr>
          <w:rtl/>
          <w:lang w:val="en-US"/>
        </w:rPr>
      </w:pPr>
      <w:r>
        <w:rPr>
          <w:rStyle w:val="FootnoteReference"/>
        </w:rPr>
        <w:footnoteRef/>
      </w:r>
      <w:r>
        <w:rPr>
          <w:rtl/>
        </w:rPr>
        <w:t xml:space="preserve"> </w:t>
      </w:r>
      <w:r>
        <w:rPr>
          <w:lang w:val="en-US"/>
        </w:rPr>
        <w:t xml:space="preserve">On the additional </w:t>
      </w:r>
      <w:r>
        <w:rPr>
          <w:rFonts w:cs="Times New Roman" w:hint="cs"/>
          <w:rtl/>
          <w:lang w:val="en-US"/>
        </w:rPr>
        <w:t>א</w:t>
      </w:r>
      <w:r>
        <w:rPr>
          <w:rFonts w:hint="cs"/>
          <w:lang w:val="en-US"/>
        </w:rPr>
        <w:t xml:space="preserve"> as representing </w:t>
      </w:r>
      <w:r>
        <w:rPr>
          <w:lang w:val="en-US"/>
        </w:rPr>
        <w:t xml:space="preserve">a </w:t>
      </w:r>
      <w:r>
        <w:rPr>
          <w:rFonts w:hint="cs"/>
          <w:lang w:val="en-US"/>
        </w:rPr>
        <w:t>dialect variant see vol</w:t>
      </w:r>
      <w:r>
        <w:rPr>
          <w:lang w:val="en-US"/>
        </w:rPr>
        <w:t xml:space="preserve">. 4, Introduction 2.3.5.3, pp. 13. On the interchange of the </w:t>
      </w:r>
      <w:r>
        <w:rPr>
          <w:rFonts w:cs="Times New Roman" w:hint="cs"/>
          <w:rtl/>
          <w:lang w:val="en-US"/>
        </w:rPr>
        <w:t>י</w:t>
      </w:r>
      <w:r>
        <w:rPr>
          <w:rFonts w:cs="Times New Roman"/>
          <w:lang w:val="en-US"/>
        </w:rPr>
        <w:t xml:space="preserve"> </w:t>
      </w:r>
      <w:r>
        <w:rPr>
          <w:rFonts w:hint="cs"/>
          <w:lang w:val="en-US"/>
        </w:rPr>
        <w:t xml:space="preserve">and </w:t>
      </w:r>
      <w:r>
        <w:rPr>
          <w:rFonts w:cs="Times New Roman" w:hint="cs"/>
          <w:rtl/>
          <w:lang w:val="en-US"/>
        </w:rPr>
        <w:t>ה</w:t>
      </w:r>
      <w:r>
        <w:rPr>
          <w:rFonts w:cs="Times New Roman"/>
          <w:lang w:val="en-US"/>
        </w:rPr>
        <w:t xml:space="preserve"> </w:t>
      </w:r>
      <w:r>
        <w:rPr>
          <w:rFonts w:hint="cs"/>
          <w:lang w:val="en-US"/>
        </w:rPr>
        <w:t>suffix see vol. 4, Introduction</w:t>
      </w:r>
      <w:r>
        <w:rPr>
          <w:lang w:val="en-US"/>
        </w:rPr>
        <w:t xml:space="preserve"> 2.3.3.4, p. 11, and vol. 1, Introduction 2.4.2.3, p. 25.</w:t>
      </w:r>
    </w:p>
  </w:footnote>
  <w:footnote w:id="383">
    <w:p w14:paraId="4DCF5683" w14:textId="77777777" w:rsidR="00865CD2" w:rsidRPr="00E30F50" w:rsidRDefault="00865CD2" w:rsidP="00E30F50">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to the year 398 to the Destruction of the </w:t>
      </w:r>
      <w:smartTag w:uri="urn:schemas-microsoft-com:office:smarttags" w:element="City">
        <w:r>
          <w:rPr>
            <w:lang w:val="en-US"/>
          </w:rPr>
          <w:t>Temple</w:t>
        </w:r>
      </w:smartTag>
      <w:r>
        <w:rPr>
          <w:lang w:val="en-US"/>
        </w:rPr>
        <w:t>, see Introdution 7.5.2.1.</w:t>
      </w:r>
    </w:p>
  </w:footnote>
  <w:footnote w:id="384">
    <w:p w14:paraId="2636C3FF" w14:textId="77777777" w:rsidR="00865CD2" w:rsidRPr="00AD506A" w:rsidRDefault="00865CD2" w:rsidP="00AD506A">
      <w:pPr>
        <w:pStyle w:val="FootnoteText"/>
        <w:bidi w:val="0"/>
        <w:spacing w:line="240" w:lineRule="auto"/>
        <w:rPr>
          <w:rFonts w:cs="Times New Roman"/>
          <w:lang w:val="en-US"/>
        </w:rPr>
      </w:pPr>
      <w:r>
        <w:rPr>
          <w:rStyle w:val="FootnoteReference"/>
        </w:rPr>
        <w:footnoteRef/>
      </w:r>
      <w:r>
        <w:rPr>
          <w:rtl/>
        </w:rPr>
        <w:t xml:space="preserve"> </w:t>
      </w:r>
      <w:r>
        <w:rPr>
          <w:rFonts w:cs="Times New Roman"/>
          <w:lang w:val="en-US"/>
        </w:rPr>
        <w:t>For this form see vol. 1, Babi (1) B/M, p. 80.</w:t>
      </w:r>
      <w:r>
        <w:rPr>
          <w:lang w:val="en-US"/>
        </w:rPr>
        <w:t xml:space="preserve"> For the suffix see vol. 1, Introduction 2.4.3, p. 27.</w:t>
      </w:r>
    </w:p>
  </w:footnote>
  <w:footnote w:id="385">
    <w:p w14:paraId="1E09D066" w14:textId="77777777" w:rsidR="00865CD2" w:rsidRPr="009A4CB8" w:rsidRDefault="00865CD2" w:rsidP="00E0780B">
      <w:pPr>
        <w:pStyle w:val="FootnoteText"/>
        <w:bidi w:val="0"/>
        <w:spacing w:line="240" w:lineRule="auto"/>
        <w:rPr>
          <w:rtl/>
          <w:lang w:eastAsia="en-GB"/>
        </w:rPr>
      </w:pPr>
      <w:r w:rsidRPr="005E436F">
        <w:rPr>
          <w:rStyle w:val="FootnoteReference"/>
          <w:rFonts w:cs="Times New Roman"/>
          <w:rtl/>
        </w:rPr>
        <w:footnoteRef/>
      </w:r>
      <w:r w:rsidRPr="005E436F">
        <w:rPr>
          <w:rFonts w:cs="Times New Roman"/>
          <w:lang w:eastAsia="en-GB"/>
        </w:rPr>
        <w:t xml:space="preserve"> I</w:t>
      </w:r>
      <w:r w:rsidRPr="009A4CB8">
        <w:rPr>
          <w:lang w:eastAsia="en-GB"/>
        </w:rPr>
        <w:t xml:space="preserve">n Greek – </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lang w:eastAsia="en-GB"/>
        </w:rPr>
        <w:t>.</w:t>
      </w:r>
    </w:p>
  </w:footnote>
  <w:footnote w:id="386">
    <w:p w14:paraId="798CACD2" w14:textId="77777777" w:rsidR="00865CD2" w:rsidRPr="000C425B" w:rsidRDefault="00865CD2" w:rsidP="00E9768A">
      <w:pPr>
        <w:pStyle w:val="FootnoteText"/>
        <w:bidi w:val="0"/>
        <w:spacing w:line="240" w:lineRule="auto"/>
        <w:rPr>
          <w:lang w:val="en-US"/>
        </w:rPr>
      </w:pPr>
      <w:r>
        <w:rPr>
          <w:rStyle w:val="FootnoteReference"/>
        </w:rPr>
        <w:footnoteRef/>
      </w:r>
      <w:r>
        <w:rPr>
          <w:rtl/>
        </w:rPr>
        <w:t xml:space="preserve"> </w:t>
      </w:r>
      <w:r>
        <w:rPr>
          <w:lang w:val="en-US"/>
        </w:rPr>
        <w:t xml:space="preserve">The early editors of the Jewish inscriptions from </w:t>
      </w:r>
      <w:smartTag w:uri="urn:schemas-microsoft-com:office:smarttags" w:element="place">
        <w:smartTag w:uri="urn:schemas-microsoft-com:office:smarttags" w:element="City">
          <w:r>
            <w:rPr>
              <w:lang w:val="en-US"/>
            </w:rPr>
            <w:t>Jaffa</w:t>
          </w:r>
        </w:smartTag>
      </w:smartTag>
      <w:r>
        <w:rPr>
          <w:lang w:val="en-US"/>
        </w:rPr>
        <w:t xml:space="preserve"> suggested this date for them. If the date is correct for the other </w:t>
      </w:r>
      <w:smartTag w:uri="urn:schemas-microsoft-com:office:smarttags" w:element="place">
        <w:smartTag w:uri="urn:schemas-microsoft-com:office:smarttags" w:element="City">
          <w:r>
            <w:rPr>
              <w:lang w:val="en-US"/>
            </w:rPr>
            <w:t>Jaffa</w:t>
          </w:r>
        </w:smartTag>
      </w:smartTag>
      <w:r>
        <w:rPr>
          <w:lang w:val="en-US"/>
        </w:rPr>
        <w:t xml:space="preserve"> inscriptions, see Introduction </w:t>
      </w:r>
      <w:r w:rsidRPr="00B95278">
        <w:rPr>
          <w:lang w:val="en-US"/>
        </w:rPr>
        <w:t>5.2.2.1</w:t>
      </w:r>
      <w:r>
        <w:rPr>
          <w:lang w:val="en-US"/>
        </w:rPr>
        <w:t>, it is correct for this one as well.</w:t>
      </w:r>
    </w:p>
  </w:footnote>
  <w:footnote w:id="387">
    <w:p w14:paraId="24CEF757" w14:textId="77777777" w:rsidR="00865CD2" w:rsidRPr="00EF7895"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1 Chr 11:22. </w:t>
      </w:r>
      <w:r w:rsidRPr="005E436F">
        <w:rPr>
          <w:rFonts w:cs="Times New Roman"/>
          <w:rtl/>
          <w:lang w:val="en-US"/>
        </w:rPr>
        <w:t>בניה</w:t>
      </w:r>
      <w:r w:rsidRPr="005E436F">
        <w:rPr>
          <w:rFonts w:cs="Times New Roman"/>
          <w:lang w:val="en-US"/>
        </w:rPr>
        <w:t xml:space="preserve"> is one of King David’s generals. </w:t>
      </w:r>
    </w:p>
  </w:footnote>
  <w:footnote w:id="388">
    <w:p w14:paraId="32F3929B" w14:textId="77777777" w:rsidR="00865CD2" w:rsidRPr="00185535" w:rsidRDefault="00865CD2" w:rsidP="00A0126A">
      <w:pPr>
        <w:pStyle w:val="FootnoteText"/>
        <w:bidi w:val="0"/>
        <w:spacing w:line="240" w:lineRule="auto"/>
        <w:rPr>
          <w:rtl/>
          <w:lang w:val="en-US"/>
        </w:rPr>
      </w:pPr>
      <w:r>
        <w:rPr>
          <w:rStyle w:val="FootnoteReference"/>
        </w:rPr>
        <w:footnoteRef/>
      </w:r>
      <w:r>
        <w:rPr>
          <w:rtl/>
        </w:rPr>
        <w:t xml:space="preserve">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389">
    <w:p w14:paraId="454C2185" w14:textId="77777777" w:rsidR="00865CD2" w:rsidRPr="00BE175A" w:rsidRDefault="00865CD2" w:rsidP="00BE175A">
      <w:pPr>
        <w:pStyle w:val="FootnoteText"/>
        <w:bidi w:val="0"/>
        <w:spacing w:line="240" w:lineRule="auto"/>
        <w:rPr>
          <w:lang w:val="en-US"/>
        </w:rPr>
      </w:pPr>
      <w:r>
        <w:rPr>
          <w:rStyle w:val="FootnoteReference"/>
        </w:rPr>
        <w:footnoteRef/>
      </w:r>
      <w:r>
        <w:rPr>
          <w:rtl/>
        </w:rPr>
        <w:t xml:space="preserve"> </w:t>
      </w:r>
      <w:r>
        <w:rPr>
          <w:lang w:val="en-US"/>
        </w:rPr>
        <w:t>Rabbi Yohanan (1) transmits in his name, see Introduction 7.4.1.</w:t>
      </w:r>
    </w:p>
  </w:footnote>
  <w:footnote w:id="390">
    <w:p w14:paraId="14AEC3A9" w14:textId="77777777" w:rsidR="00865CD2" w:rsidRPr="00470312" w:rsidRDefault="00865CD2" w:rsidP="00470312">
      <w:pPr>
        <w:pStyle w:val="FootnoteText"/>
        <w:bidi w:val="0"/>
        <w:spacing w:line="240" w:lineRule="auto"/>
        <w:rPr>
          <w:lang w:val="en-US"/>
        </w:rPr>
      </w:pPr>
      <w:r>
        <w:rPr>
          <w:rStyle w:val="FootnoteReference"/>
        </w:rPr>
        <w:footnoteRef/>
      </w:r>
      <w:r>
        <w:rPr>
          <w:rtl/>
        </w:rPr>
        <w:t xml:space="preserve"> </w:t>
      </w:r>
      <w:r>
        <w:rPr>
          <w:lang w:val="en-US"/>
        </w:rPr>
        <w:t>For this form see vol. 1, under Benaiah (6) B/M, p. 81.</w:t>
      </w:r>
    </w:p>
  </w:footnote>
  <w:footnote w:id="391">
    <w:p w14:paraId="0F94E3CB" w14:textId="77777777" w:rsidR="00865CD2" w:rsidRPr="00BE175A" w:rsidRDefault="00865CD2" w:rsidP="00AD0CE2">
      <w:pPr>
        <w:pStyle w:val="FootnoteText"/>
        <w:bidi w:val="0"/>
        <w:spacing w:line="240" w:lineRule="auto"/>
        <w:rPr>
          <w:lang w:val="en-US"/>
        </w:rPr>
      </w:pPr>
      <w:r>
        <w:rPr>
          <w:rStyle w:val="FootnoteReference"/>
        </w:rPr>
        <w:footnoteRef/>
      </w:r>
      <w:r>
        <w:rPr>
          <w:rtl/>
        </w:rPr>
        <w:t xml:space="preserve"> </w:t>
      </w:r>
      <w:r>
        <w:rPr>
          <w:lang w:val="en-US"/>
        </w:rPr>
        <w:t>His son was a contemporary of Rabbi Ami (1). See Introduction 7.4.1.</w:t>
      </w:r>
    </w:p>
  </w:footnote>
  <w:footnote w:id="392">
    <w:p w14:paraId="5DF39B77" w14:textId="77777777" w:rsidR="00865CD2" w:rsidRDefault="00865CD2">
      <w:pPr>
        <w:pStyle w:val="FootnoteText"/>
        <w:bidi w:val="0"/>
        <w:spacing w:line="240" w:lineRule="auto"/>
        <w:rPr>
          <w:lang w:val="en-US"/>
        </w:rPr>
      </w:pPr>
      <w:r>
        <w:rPr>
          <w:rStyle w:val="FootnoteReference"/>
        </w:rPr>
        <w:footnoteRef/>
      </w:r>
      <w:r>
        <w:t xml:space="preserve"> </w:t>
      </w:r>
      <w:r>
        <w:rPr>
          <w:lang w:val="en-US"/>
        </w:rPr>
        <w:t xml:space="preserve">Perhaps – </w:t>
      </w:r>
      <w:r w:rsidRPr="005E436F">
        <w:rPr>
          <w:rFonts w:cs="Times New Roman" w:hint="eastAsia"/>
          <w:rtl/>
          <w:lang w:val="en-US"/>
        </w:rPr>
        <w:t>הכ</w:t>
      </w:r>
      <w:r w:rsidRPr="005E436F">
        <w:rPr>
          <w:rFonts w:cs="Times New Roman"/>
          <w:rtl/>
          <w:lang w:val="en-US"/>
        </w:rPr>
        <w:t>[</w:t>
      </w:r>
      <w:r w:rsidRPr="005E436F">
        <w:rPr>
          <w:rFonts w:cs="Times New Roman" w:hint="eastAsia"/>
          <w:rtl/>
          <w:lang w:val="en-US"/>
        </w:rPr>
        <w:t>הן</w:t>
      </w:r>
      <w:r w:rsidRPr="005E436F">
        <w:rPr>
          <w:rFonts w:cs="Times New Roman"/>
          <w:rtl/>
          <w:lang w:val="en-US"/>
        </w:rPr>
        <w:t>]</w:t>
      </w:r>
      <w:r>
        <w:rPr>
          <w:lang w:val="en-US"/>
        </w:rPr>
        <w:t xml:space="preserve">. </w:t>
      </w:r>
      <w:r>
        <w:rPr>
          <w:rFonts w:cs="Times New Roman"/>
          <w:lang w:val="en-US"/>
        </w:rPr>
        <w:t>On such designations see vol. 1, Introduction 3.2.5, pp. 33-4.</w:t>
      </w:r>
    </w:p>
  </w:footnote>
  <w:footnote w:id="393">
    <w:p w14:paraId="65A01153"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6.4.1</w:t>
      </w:r>
      <w:r w:rsidRPr="009A4CB8">
        <w:t>.</w:t>
      </w:r>
    </w:p>
  </w:footnote>
  <w:footnote w:id="394">
    <w:p w14:paraId="48C588F9"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395">
    <w:p w14:paraId="5D24A0E8" w14:textId="77777777" w:rsidR="00865CD2" w:rsidRPr="00EF7895" w:rsidRDefault="00865CD2" w:rsidP="00812A7E">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re</w:t>
      </w:r>
      <w:r>
        <w:rPr>
          <w:rFonts w:cs="Times New Roman"/>
          <w:lang w:val="en-US"/>
        </w:rPr>
        <w:t>a</w:t>
      </w:r>
      <w:r w:rsidRPr="005E436F">
        <w:rPr>
          <w:rFonts w:cs="Times New Roman"/>
          <w:lang w:val="en-US"/>
        </w:rPr>
        <w:t>ding is the editor’s. The interpretation is mine.</w:t>
      </w:r>
      <w:r>
        <w:rPr>
          <w:rFonts w:cs="Times New Roman"/>
          <w:lang w:val="en-US"/>
        </w:rPr>
        <w:t xml:space="preserve"> </w:t>
      </w:r>
      <w:r>
        <w:rPr>
          <w:lang w:val="en-US"/>
        </w:rPr>
        <w:t>For abbreviations of biblical names see vol. 3, Introduction 2.2.1.1.6, p. 12.</w:t>
      </w:r>
    </w:p>
  </w:footnote>
  <w:footnote w:id="396">
    <w:p w14:paraId="613DC610" w14:textId="77777777" w:rsidR="00865CD2" w:rsidRPr="00E8118E" w:rsidRDefault="00865CD2" w:rsidP="009A3D8B">
      <w:pPr>
        <w:pStyle w:val="FootnoteText"/>
        <w:bidi w:val="0"/>
        <w:spacing w:line="240" w:lineRule="auto"/>
        <w:rPr>
          <w:lang w:val="en-US"/>
        </w:rPr>
      </w:pPr>
      <w:r>
        <w:rPr>
          <w:rStyle w:val="FootnoteReference"/>
        </w:rPr>
        <w:footnoteRef/>
      </w:r>
      <w:r>
        <w:rPr>
          <w:rtl/>
        </w:rPr>
        <w:t xml:space="preserve"> </w:t>
      </w:r>
      <w:r>
        <w:rPr>
          <w:lang w:val="en-US"/>
        </w:rPr>
        <w:t>Jewishness suggested based on names mentioned in the inscription, but see vol. 3, Introduction 6.6.7, p. 52. The location was not particularly inhabited by Jews, see Introduction 6.2.1.2.</w:t>
      </w:r>
    </w:p>
  </w:footnote>
  <w:footnote w:id="397">
    <w:p w14:paraId="19E42F3A" w14:textId="77777777" w:rsidR="00865CD2" w:rsidRPr="002316F5" w:rsidRDefault="00865CD2" w:rsidP="00B61867">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w:t>
      </w:r>
      <w:r>
        <w:rPr>
          <w:lang w:val="en-US"/>
        </w:rPr>
        <w:t>o</w:t>
      </w:r>
      <w:r>
        <w:rPr>
          <w:lang w:val="en-US"/>
        </w:rPr>
        <w:t>duction 7.5.5.</w:t>
      </w:r>
    </w:p>
  </w:footnote>
  <w:footnote w:id="398">
    <w:p w14:paraId="61F48E9F" w14:textId="77777777" w:rsidR="00865CD2" w:rsidRPr="009A4CB8" w:rsidRDefault="00865CD2" w:rsidP="00F54A6C">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Gen 35:18. </w:t>
      </w:r>
      <w:r w:rsidRPr="005E436F">
        <w:rPr>
          <w:rFonts w:cs="Times New Roman"/>
          <w:rtl/>
          <w:lang w:val="en-US"/>
        </w:rPr>
        <w:t>בנימין</w:t>
      </w:r>
      <w:r w:rsidRPr="005E436F">
        <w:rPr>
          <w:rFonts w:cs="Times New Roman"/>
          <w:lang w:val="en-US"/>
        </w:rPr>
        <w:t xml:space="preserve"> is Jacob’s youngest son and one of the tribes of Israel</w:t>
      </w:r>
      <w:r>
        <w:rPr>
          <w:rFonts w:cs="Times New Roman"/>
          <w:lang w:val="en-US"/>
        </w:rPr>
        <w:t>.</w:t>
      </w:r>
      <w:r w:rsidRPr="005E436F">
        <w:rPr>
          <w:lang w:val="en-US"/>
        </w:rPr>
        <w:t xml:space="preserve"> </w:t>
      </w:r>
    </w:p>
  </w:footnote>
  <w:footnote w:id="399">
    <w:p w14:paraId="7E105FB2" w14:textId="77777777" w:rsidR="00865CD2" w:rsidRPr="009A4CB8" w:rsidRDefault="00865CD2" w:rsidP="000410DE">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lang w:val="en-US"/>
        </w:rPr>
        <w:t>On this form see vol 1, Benjamin (1)</w:t>
      </w:r>
      <w:r>
        <w:rPr>
          <w:lang w:val="en-US"/>
        </w:rPr>
        <w:t xml:space="preserve"> B/M</w:t>
      </w:r>
      <w:r>
        <w:rPr>
          <w:rFonts w:cs="Times New Roman"/>
          <w:lang w:val="en-US"/>
        </w:rPr>
        <w:t>, p. 82</w:t>
      </w:r>
      <w:r w:rsidRPr="005E436F">
        <w:rPr>
          <w:lang w:val="en-US"/>
        </w:rPr>
        <w:t>.</w:t>
      </w:r>
    </w:p>
  </w:footnote>
  <w:footnote w:id="400">
    <w:p w14:paraId="55342C1E" w14:textId="77777777" w:rsidR="00865CD2" w:rsidRPr="00DF69A0" w:rsidRDefault="00865CD2" w:rsidP="00DF69A0">
      <w:pPr>
        <w:pStyle w:val="FootnoteText"/>
        <w:bidi w:val="0"/>
        <w:spacing w:line="240" w:lineRule="auto"/>
        <w:rPr>
          <w:rFonts w:cs="Times New Roman"/>
          <w:lang w:val="en-US"/>
        </w:rPr>
      </w:pPr>
      <w:r>
        <w:rPr>
          <w:rStyle w:val="FootnoteReference"/>
        </w:rPr>
        <w:footnoteRef/>
      </w:r>
      <w:r>
        <w:rPr>
          <w:rtl/>
        </w:rPr>
        <w:t xml:space="preserve"> </w:t>
      </w:r>
      <w:r w:rsidRPr="00DF69A0">
        <w:rPr>
          <w:lang w:val="en-US"/>
        </w:rPr>
        <w:t xml:space="preserve">Described in the text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sidRPr="00DF69A0">
        <w:rPr>
          <w:rFonts w:cs="Times New Roman"/>
          <w:lang w:val="en-US"/>
        </w:rPr>
        <w:t>(in Tiberias).</w:t>
      </w:r>
      <w:r>
        <w:rPr>
          <w:rFonts w:cs="Times New Roman"/>
          <w:lang w:val="en-US"/>
        </w:rPr>
        <w:t xml:space="preserve"> On such designations see vol. 1, Introduction 3.2.6, p. 34.</w:t>
      </w:r>
    </w:p>
  </w:footnote>
  <w:footnote w:id="401">
    <w:p w14:paraId="4D8D6FDC" w14:textId="77777777" w:rsidR="00865CD2" w:rsidRPr="00DF69A0" w:rsidRDefault="00865CD2" w:rsidP="00DF69A0">
      <w:pPr>
        <w:pStyle w:val="FootnoteText"/>
        <w:bidi w:val="0"/>
        <w:spacing w:line="240" w:lineRule="auto"/>
        <w:rPr>
          <w:rFonts w:cs="Times New Roman"/>
          <w:lang w:val="en-US"/>
        </w:rPr>
      </w:pPr>
      <w:r w:rsidRPr="00A143F9">
        <w:rPr>
          <w:rStyle w:val="FootnoteReference"/>
        </w:rPr>
        <w:footnoteRef/>
      </w:r>
      <w:r w:rsidRPr="00A143F9">
        <w:rPr>
          <w:rtl/>
        </w:rPr>
        <w:t xml:space="preserve"> </w:t>
      </w:r>
      <w:r w:rsidRPr="00A143F9">
        <w:rPr>
          <w:lang w:val="en-US"/>
        </w:rPr>
        <w:t xml:space="preserve">First he is described as of the </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Pr>
          <w:rFonts w:cs="Times New Roman"/>
          <w:lang w:val="en-US"/>
        </w:rPr>
        <w:t xml:space="preserve"> (the Christians)</w:t>
      </w:r>
      <w:r w:rsidRPr="00A143F9">
        <w:rPr>
          <w:rFonts w:cs="Times New Roman"/>
          <w:lang w:val="en-US"/>
        </w:rPr>
        <w:t xml:space="preserve">. Then we are informed that </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Pr>
          <w:rFonts w:cs="Times New Roman"/>
          <w:lang w:val="en-US"/>
        </w:rPr>
        <w:t xml:space="preserve"> (for he had been Jewish).</w:t>
      </w:r>
    </w:p>
  </w:footnote>
  <w:footnote w:id="402">
    <w:p w14:paraId="46093984" w14:textId="77777777" w:rsidR="00865CD2" w:rsidRPr="009A3D8B" w:rsidRDefault="00865CD2" w:rsidP="009A3D8B">
      <w:pPr>
        <w:pStyle w:val="FootnoteText"/>
        <w:bidi w:val="0"/>
        <w:spacing w:line="240" w:lineRule="auto"/>
        <w:rPr>
          <w:lang w:val="en-US"/>
        </w:rPr>
      </w:pPr>
      <w:r>
        <w:rPr>
          <w:rStyle w:val="FootnoteReference"/>
        </w:rPr>
        <w:footnoteRef/>
      </w:r>
      <w:r>
        <w:rPr>
          <w:rtl/>
        </w:rPr>
        <w:t xml:space="preserve"> </w:t>
      </w:r>
      <w:r>
        <w:rPr>
          <w:lang w:val="en-US"/>
        </w:rPr>
        <w:t xml:space="preserve">Served as host to the Emperor Heraclius when he came to </w:t>
      </w:r>
      <w:smartTag w:uri="urn:schemas-microsoft-com:office:smarttags" w:element="place">
        <w:smartTag w:uri="urn:schemas-microsoft-com:office:smarttags" w:element="City">
          <w:r>
            <w:rPr>
              <w:lang w:val="en-US"/>
            </w:rPr>
            <w:t>Palestine</w:t>
          </w:r>
        </w:smartTag>
      </w:smartTag>
      <w:r>
        <w:rPr>
          <w:lang w:val="en-US"/>
        </w:rPr>
        <w:t xml:space="preserve"> in this year, see Introduction 7.1.</w:t>
      </w:r>
    </w:p>
  </w:footnote>
  <w:footnote w:id="403">
    <w:p w14:paraId="6AF05AB0" w14:textId="77777777" w:rsidR="00865CD2" w:rsidRPr="00E63BCE" w:rsidRDefault="00865CD2" w:rsidP="00275D23">
      <w:pPr>
        <w:pStyle w:val="FootnoteText"/>
        <w:bidi w:val="0"/>
        <w:spacing w:line="240" w:lineRule="auto"/>
        <w:rPr>
          <w:rFonts w:cs="Times New Roman"/>
          <w:lang w:val="en-US"/>
        </w:rPr>
      </w:pPr>
      <w:r w:rsidRPr="00E63BCE">
        <w:rPr>
          <w:rStyle w:val="FootnoteReference"/>
          <w:rFonts w:cs="Times New Roman"/>
        </w:rPr>
        <w:footnoteRef/>
      </w:r>
      <w:r w:rsidRPr="00E63BCE">
        <w:rPr>
          <w:rFonts w:cs="Times New Roman"/>
          <w:rtl/>
        </w:rPr>
        <w:t xml:space="preserve"> </w:t>
      </w:r>
      <w:r w:rsidRPr="00E63BCE">
        <w:rPr>
          <w:rFonts w:cs="Times New Roman"/>
          <w:lang w:val="en-US"/>
        </w:rPr>
        <w:t xml:space="preserve">In Arabic, see Introduction </w:t>
      </w:r>
      <w:r>
        <w:rPr>
          <w:rFonts w:cs="Times New Roman"/>
          <w:lang w:val="en-US"/>
        </w:rPr>
        <w:t>2.</w:t>
      </w:r>
      <w:r>
        <w:rPr>
          <w:rFonts w:cs="Times New Roman"/>
          <w:u w:color="FFFF00"/>
          <w:lang w:val="en-US"/>
        </w:rPr>
        <w:t>5.2</w:t>
      </w:r>
      <w:r w:rsidRPr="00E63BCE">
        <w:rPr>
          <w:rFonts w:cs="Times New Roman"/>
          <w:lang w:val="en-US"/>
        </w:rPr>
        <w:t xml:space="preserve">. In Hebrew this would be </w:t>
      </w:r>
      <w:r w:rsidRPr="00E63BCE">
        <w:rPr>
          <w:rFonts w:cs="Times New Roman"/>
          <w:rtl/>
          <w:lang w:val="en-US"/>
        </w:rPr>
        <w:t>בנימין</w:t>
      </w:r>
      <w:r w:rsidRPr="00E63BCE">
        <w:rPr>
          <w:rFonts w:cs="Times New Roman"/>
          <w:lang w:val="en-US"/>
        </w:rPr>
        <w:t>.</w:t>
      </w:r>
    </w:p>
  </w:footnote>
  <w:footnote w:id="404">
    <w:p w14:paraId="21D3F4B2" w14:textId="77777777" w:rsidR="00865CD2" w:rsidRPr="00EF7895" w:rsidRDefault="00865CD2" w:rsidP="00E0780B">
      <w:pPr>
        <w:pStyle w:val="FootnoteText"/>
        <w:bidi w:val="0"/>
        <w:spacing w:line="240" w:lineRule="auto"/>
        <w:rPr>
          <w:rFonts w:cs="Times New Roman"/>
          <w:rtl/>
        </w:rPr>
      </w:pPr>
      <w:r w:rsidRPr="005E436F">
        <w:rPr>
          <w:rStyle w:val="FootnoteReference"/>
        </w:rPr>
        <w:footnoteRef/>
      </w:r>
      <w:r>
        <w:t xml:space="preserve"> </w:t>
      </w:r>
      <w:r w:rsidRPr="005E436F">
        <w:t>In Arabic</w:t>
      </w:r>
      <w:r>
        <w:t xml:space="preserve"> – </w:t>
      </w:r>
      <w:r>
        <w:rPr>
          <w:rFonts w:cs="Times New Roman"/>
          <w:rtl/>
          <w:lang w:bidi="ar-SA"/>
        </w:rPr>
        <w:t>رايس</w:t>
      </w:r>
      <w:r>
        <w:rPr>
          <w:rFonts w:cs="Times New Roman" w:hint="cs"/>
          <w:rtl/>
        </w:rPr>
        <w:t xml:space="preserve"> </w:t>
      </w:r>
      <w:r>
        <w:rPr>
          <w:rFonts w:cs="Times New Roman"/>
          <w:rtl/>
          <w:lang w:bidi="ar-SA"/>
        </w:rPr>
        <w:t>اليهود</w:t>
      </w:r>
      <w:r>
        <w:rPr>
          <w:lang w:val="en-US"/>
        </w:rPr>
        <w:t>.</w:t>
      </w:r>
    </w:p>
  </w:footnote>
  <w:footnote w:id="405">
    <w:p w14:paraId="5B5F13B9" w14:textId="77777777" w:rsidR="00865CD2" w:rsidRPr="008A6A1B" w:rsidRDefault="00865CD2" w:rsidP="008A6A1B">
      <w:pPr>
        <w:pStyle w:val="FootnoteText"/>
        <w:bidi w:val="0"/>
        <w:spacing w:line="240" w:lineRule="auto"/>
        <w:rPr>
          <w:lang w:val="en-US"/>
        </w:rPr>
      </w:pPr>
      <w:r>
        <w:rPr>
          <w:rStyle w:val="FootnoteReference"/>
        </w:rPr>
        <w:footnoteRef/>
      </w:r>
      <w:r>
        <w:rPr>
          <w:rtl/>
        </w:rPr>
        <w:t xml:space="preserve"> </w:t>
      </w:r>
      <w:r>
        <w:rPr>
          <w:lang w:val="en-US"/>
        </w:rPr>
        <w:t>This is a pseudepigraphic letter. All mentioned in it are fictitious.</w:t>
      </w:r>
    </w:p>
  </w:footnote>
  <w:footnote w:id="406">
    <w:p w14:paraId="69848FD9" w14:textId="77777777" w:rsidR="00865CD2" w:rsidRPr="00CB5188" w:rsidRDefault="00865CD2" w:rsidP="00F54A6C">
      <w:pPr>
        <w:pStyle w:val="FootnoteText"/>
        <w:bidi w:val="0"/>
        <w:spacing w:line="240" w:lineRule="auto"/>
      </w:pPr>
      <w:r w:rsidRPr="005E436F">
        <w:rPr>
          <w:rStyle w:val="FootnoteReference"/>
        </w:rPr>
        <w:footnoteRef/>
      </w:r>
      <w:r>
        <w:t xml:space="preserve"> This fictitious letter (see previous note)</w:t>
      </w:r>
      <w:r w:rsidRPr="005E436F">
        <w:t xml:space="preserve"> is dated.</w:t>
      </w:r>
    </w:p>
  </w:footnote>
  <w:footnote w:id="407">
    <w:p w14:paraId="1D8F6A66" w14:textId="77777777" w:rsidR="00865CD2" w:rsidRPr="00E63BCE" w:rsidRDefault="00865CD2" w:rsidP="001C69FA">
      <w:pPr>
        <w:pStyle w:val="FootnoteText"/>
        <w:bidi w:val="0"/>
        <w:spacing w:line="240" w:lineRule="auto"/>
        <w:rPr>
          <w:rFonts w:cs="Times New Roman"/>
          <w:lang w:val="en-US"/>
        </w:rPr>
      </w:pPr>
      <w:r>
        <w:rPr>
          <w:rStyle w:val="FootnoteReference"/>
        </w:rPr>
        <w:footnoteRef/>
      </w:r>
      <w:r>
        <w:t xml:space="preserve"> </w:t>
      </w:r>
      <w:r>
        <w:rPr>
          <w:lang w:val="en-US"/>
        </w:rPr>
        <w:t xml:space="preserve">In Coptic, see vol. 1, Introduction </w:t>
      </w:r>
      <w:r>
        <w:rPr>
          <w:u w:color="FFFF00"/>
          <w:lang w:val="en-US"/>
        </w:rPr>
        <w:t>2.8.4, p. 30</w:t>
      </w:r>
      <w:r>
        <w:rPr>
          <w:lang w:val="en-US"/>
        </w:rPr>
        <w:t xml:space="preserve">. In Greek this would be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implying the Hebrew </w:t>
      </w:r>
      <w:r>
        <w:rPr>
          <w:rFonts w:cs="Times New Roman" w:hint="cs"/>
          <w:rtl/>
          <w:lang w:val="en-US"/>
        </w:rPr>
        <w:t>ימין</w:t>
      </w:r>
      <w:r>
        <w:rPr>
          <w:rFonts w:cs="Times New Roman"/>
          <w:lang w:val="en-US"/>
        </w:rPr>
        <w:t xml:space="preserve">. </w:t>
      </w:r>
      <w:r>
        <w:rPr>
          <w:lang w:val="en-US"/>
        </w:rPr>
        <w:t>On this sort of kern form see vol. 1, Introduction 2.6.2, p. 29.</w:t>
      </w:r>
    </w:p>
  </w:footnote>
  <w:footnote w:id="408">
    <w:p w14:paraId="21F19A7B" w14:textId="77777777" w:rsidR="00865CD2" w:rsidRPr="000810DE" w:rsidRDefault="00865CD2" w:rsidP="00E0780B">
      <w:pPr>
        <w:pStyle w:val="FootnoteText"/>
        <w:bidi w:val="0"/>
        <w:spacing w:line="240" w:lineRule="auto"/>
        <w:rPr>
          <w:rFonts w:cs="Times New Roman"/>
          <w:lang w:val="en-US"/>
        </w:rPr>
      </w:pPr>
      <w:r>
        <w:rPr>
          <w:rStyle w:val="FootnoteReference"/>
        </w:rPr>
        <w:footnoteRef/>
      </w:r>
      <w:r>
        <w:t xml:space="preserve"> </w:t>
      </w:r>
      <w:r>
        <w:rPr>
          <w:lang w:val="en-US"/>
        </w:rPr>
        <w:t xml:space="preserve">In Coptic – </w:t>
      </w:r>
      <w:r>
        <w:rPr>
          <w:rFonts w:ascii="Coptic" w:hAnsi="Coptic"/>
          <w:lang w:val="en-US"/>
        </w:rPr>
        <w:t>paryhereus</w:t>
      </w:r>
      <w:r>
        <w:rPr>
          <w:rFonts w:cs="Times New Roman"/>
          <w:lang w:val="en-US"/>
        </w:rPr>
        <w:t>. On such designations see vol. 1, Introduction 3.2.5, pp. 33-4.</w:t>
      </w:r>
    </w:p>
  </w:footnote>
  <w:footnote w:id="409">
    <w:p w14:paraId="4CC028D7" w14:textId="77777777" w:rsidR="00865CD2" w:rsidRPr="000810DE" w:rsidRDefault="00865CD2" w:rsidP="00E0780B">
      <w:pPr>
        <w:pStyle w:val="FootnoteText"/>
        <w:bidi w:val="0"/>
        <w:spacing w:line="240" w:lineRule="auto"/>
        <w:rPr>
          <w:lang w:val="en-US"/>
        </w:rPr>
      </w:pPr>
      <w:r>
        <w:rPr>
          <w:rStyle w:val="FootnoteReference"/>
        </w:rPr>
        <w:footnoteRef/>
      </w:r>
      <w:r>
        <w:t xml:space="preserve"> </w:t>
      </w:r>
      <w:r>
        <w:rPr>
          <w:lang w:val="en-US"/>
        </w:rPr>
        <w:t xml:space="preserve">In the days of </w:t>
      </w:r>
      <w:smartTag w:uri="urn:schemas-microsoft-com:office:smarttags" w:element="place">
        <w:smartTag w:uri="urn:schemas-microsoft-com:office:smarttags" w:element="City">
          <w:r>
            <w:rPr>
              <w:lang w:val="en-US"/>
            </w:rPr>
            <w:t>Constantine</w:t>
          </w:r>
        </w:smartTag>
      </w:smartTag>
      <w:r>
        <w:rPr>
          <w:lang w:val="en-US"/>
        </w:rPr>
        <w:t>. These are his dates, see Introduction 7.1.</w:t>
      </w:r>
    </w:p>
  </w:footnote>
  <w:footnote w:id="410">
    <w:p w14:paraId="02EB96E0" w14:textId="77777777" w:rsidR="00865CD2" w:rsidRPr="00737D8D" w:rsidRDefault="00865CD2" w:rsidP="00737D8D">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411">
    <w:p w14:paraId="2307CFE4" w14:textId="77777777" w:rsidR="00865CD2" w:rsidRPr="00275D23" w:rsidRDefault="00865CD2" w:rsidP="00275D23">
      <w:pPr>
        <w:pStyle w:val="FootnoteText"/>
        <w:bidi w:val="0"/>
        <w:spacing w:line="240" w:lineRule="auto"/>
        <w:rPr>
          <w:lang w:val="en-US"/>
        </w:rPr>
      </w:pPr>
      <w:r>
        <w:rPr>
          <w:rStyle w:val="FootnoteReference"/>
        </w:rPr>
        <w:footnoteRef/>
      </w:r>
      <w:r>
        <w:rPr>
          <w:rtl/>
        </w:rPr>
        <w:t xml:space="preserve"> </w:t>
      </w:r>
      <w:r>
        <w:rPr>
          <w:lang w:val="en-US"/>
        </w:rPr>
        <w:t xml:space="preserve">On this form see vol. 4, Benjamin (1) B/M, p. </w:t>
      </w:r>
      <w:r>
        <w:rPr>
          <w:u w:color="FFFF00"/>
          <w:lang w:val="en-US"/>
        </w:rPr>
        <w:t>65</w:t>
      </w:r>
      <w:r>
        <w:rPr>
          <w:lang w:val="en-US"/>
        </w:rPr>
        <w:t>.</w:t>
      </w:r>
    </w:p>
  </w:footnote>
  <w:footnote w:id="412">
    <w:p w14:paraId="7DBF205D" w14:textId="77777777" w:rsidR="00865CD2" w:rsidRPr="00737D8D" w:rsidRDefault="00865CD2" w:rsidP="00737D8D">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413">
    <w:p w14:paraId="28498C05" w14:textId="77777777" w:rsidR="00865CD2" w:rsidRPr="003B4573" w:rsidRDefault="00865CD2" w:rsidP="003B4573">
      <w:pPr>
        <w:pStyle w:val="FootnoteText"/>
        <w:bidi w:val="0"/>
        <w:spacing w:line="240" w:lineRule="auto"/>
        <w:rPr>
          <w:lang w:val="en-US"/>
        </w:rPr>
      </w:pPr>
      <w:r>
        <w:rPr>
          <w:rStyle w:val="FootnoteReference"/>
        </w:rPr>
        <w:footnoteRef/>
      </w:r>
      <w:r>
        <w:rPr>
          <w:rtl/>
        </w:rPr>
        <w:t xml:space="preserve"> </w:t>
      </w:r>
      <w:r>
        <w:rPr>
          <w:lang w:val="en-US"/>
        </w:rPr>
        <w:t>See above, n. 14.</w:t>
      </w:r>
    </w:p>
  </w:footnote>
  <w:footnote w:id="414">
    <w:p w14:paraId="288D5596" w14:textId="77777777" w:rsidR="00865CD2" w:rsidRPr="00737D8D" w:rsidRDefault="00865CD2" w:rsidP="009073CF">
      <w:pPr>
        <w:pStyle w:val="FootnoteText"/>
        <w:bidi w:val="0"/>
        <w:spacing w:line="240" w:lineRule="auto"/>
        <w:rPr>
          <w:lang w:val="en-US"/>
        </w:rPr>
      </w:pPr>
      <w:r>
        <w:rPr>
          <w:rStyle w:val="FootnoteReference"/>
        </w:rPr>
        <w:footnoteRef/>
      </w:r>
      <w:r>
        <w:rPr>
          <w:rtl/>
        </w:rPr>
        <w:t xml:space="preserve"> </w:t>
      </w:r>
      <w:r>
        <w:rPr>
          <w:lang w:val="en-US"/>
        </w:rPr>
        <w:t>His son was a contemporary of Rabbi Abbahu (1), who was a contemporary of Rabbi Yohanan (1), see I</w:t>
      </w:r>
      <w:r>
        <w:rPr>
          <w:lang w:val="en-US"/>
        </w:rPr>
        <w:t>n</w:t>
      </w:r>
      <w:r>
        <w:rPr>
          <w:lang w:val="en-US"/>
        </w:rPr>
        <w:t>troduction 7.4.1.</w:t>
      </w:r>
    </w:p>
  </w:footnote>
  <w:footnote w:id="415">
    <w:p w14:paraId="5119370E" w14:textId="77777777" w:rsidR="00865CD2" w:rsidRPr="003B4573" w:rsidRDefault="00865CD2" w:rsidP="003B4573">
      <w:pPr>
        <w:pStyle w:val="FootnoteText"/>
        <w:bidi w:val="0"/>
        <w:spacing w:line="240" w:lineRule="auto"/>
        <w:rPr>
          <w:lang w:val="en-US"/>
        </w:rPr>
      </w:pPr>
      <w:r>
        <w:rPr>
          <w:rStyle w:val="FootnoteReference"/>
        </w:rPr>
        <w:footnoteRef/>
      </w:r>
      <w:r>
        <w:rPr>
          <w:rtl/>
        </w:rPr>
        <w:t xml:space="preserve"> </w:t>
      </w:r>
      <w:r>
        <w:rPr>
          <w:lang w:val="en-US"/>
        </w:rPr>
        <w:t>See above, n. 14.</w:t>
      </w:r>
    </w:p>
  </w:footnote>
  <w:footnote w:id="416">
    <w:p w14:paraId="4F61EC93" w14:textId="77777777" w:rsidR="00865CD2" w:rsidRPr="00CF3A73" w:rsidRDefault="00865CD2" w:rsidP="00CF3A73">
      <w:pPr>
        <w:pStyle w:val="FootnoteText"/>
        <w:bidi w:val="0"/>
        <w:spacing w:line="240" w:lineRule="auto"/>
        <w:rPr>
          <w:lang w:val="en-US"/>
        </w:rPr>
      </w:pPr>
      <w:r>
        <w:rPr>
          <w:rStyle w:val="FootnoteReference"/>
        </w:rPr>
        <w:footnoteRef/>
      </w:r>
      <w:r>
        <w:rPr>
          <w:rtl/>
        </w:rPr>
        <w:t xml:space="preserve"> </w:t>
      </w:r>
      <w:r>
        <w:rPr>
          <w:lang w:val="en-US"/>
        </w:rPr>
        <w:t>Was a contemporary of Rabbi Hiyya (4), see Introduction 7.4.2.</w:t>
      </w:r>
    </w:p>
  </w:footnote>
  <w:footnote w:id="417">
    <w:p w14:paraId="7ABDB118" w14:textId="77777777" w:rsidR="00865CD2" w:rsidRPr="00185BEA" w:rsidRDefault="00865CD2" w:rsidP="007A23DC">
      <w:pPr>
        <w:pStyle w:val="FootnoteText"/>
        <w:bidi w:val="0"/>
        <w:spacing w:line="240" w:lineRule="auto"/>
        <w:jc w:val="both"/>
        <w:rPr>
          <w:rFonts w:cs="Times New Roman"/>
        </w:rPr>
      </w:pPr>
      <w:r w:rsidRPr="00185BEA">
        <w:rPr>
          <w:rStyle w:val="FootnoteReference"/>
          <w:rFonts w:cs="Times New Roman"/>
        </w:rPr>
        <w:footnoteRef/>
      </w:r>
      <w:r w:rsidRPr="00185BEA">
        <w:rPr>
          <w:rFonts w:cs="Times New Roman"/>
        </w:rPr>
        <w:t xml:space="preserve"> So also in PT, e.g. </w:t>
      </w:r>
      <w:r w:rsidRPr="00185BEA">
        <w:rPr>
          <w:rFonts w:cs="Times New Roman"/>
          <w:i/>
          <w:iCs/>
        </w:rPr>
        <w:t xml:space="preserve">yTer </w:t>
      </w:r>
      <w:r w:rsidRPr="00185BEA">
        <w:rPr>
          <w:rFonts w:cs="Times New Roman"/>
        </w:rPr>
        <w:t>9:1, 46c. For this form see above, n.</w:t>
      </w:r>
      <w:r>
        <w:rPr>
          <w:rFonts w:cs="Times New Roman"/>
        </w:rPr>
        <w:t xml:space="preserve"> 14</w:t>
      </w:r>
      <w:r w:rsidRPr="00185BEA">
        <w:rPr>
          <w:rFonts w:cs="Times New Roman"/>
        </w:rPr>
        <w:t xml:space="preserve">. </w:t>
      </w:r>
    </w:p>
  </w:footnote>
  <w:footnote w:id="418">
    <w:p w14:paraId="5A3FE2EC" w14:textId="77777777" w:rsidR="00865CD2" w:rsidRPr="0037107C" w:rsidRDefault="00865CD2" w:rsidP="00CF3A73">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r w:rsidRPr="00445069">
        <w:rPr>
          <w:lang w:val="en-US"/>
        </w:rPr>
        <w:t>.</w:t>
      </w:r>
    </w:p>
  </w:footnote>
  <w:footnote w:id="419">
    <w:p w14:paraId="5FF165A7" w14:textId="77777777" w:rsidR="00865CD2" w:rsidRPr="00F66402" w:rsidRDefault="00865CD2" w:rsidP="008C6D5A">
      <w:pPr>
        <w:pStyle w:val="FootnoteText"/>
        <w:bidi w:val="0"/>
        <w:spacing w:line="240" w:lineRule="auto"/>
        <w:jc w:val="both"/>
        <w:rPr>
          <w:rFonts w:ascii="Times Beyrut Roman" w:hAnsi="Times Beyrut Roman"/>
        </w:rPr>
      </w:pPr>
      <w:r w:rsidRPr="00B849A3">
        <w:rPr>
          <w:rStyle w:val="FootnoteReference"/>
          <w:rFonts w:cs="Times New Roman"/>
        </w:rPr>
        <w:footnoteRef/>
      </w:r>
      <w:r>
        <w:rPr>
          <w:rFonts w:cs="Times New Roman"/>
        </w:rPr>
        <w:t xml:space="preserve"> </w:t>
      </w:r>
      <w:r w:rsidRPr="00B849A3">
        <w:rPr>
          <w:rFonts w:cs="Times New Roman"/>
        </w:rPr>
        <w:t xml:space="preserve">So also in PT, e.g. </w:t>
      </w:r>
      <w:r w:rsidRPr="00B849A3">
        <w:rPr>
          <w:rFonts w:cs="Times New Roman"/>
          <w:i/>
          <w:iCs/>
        </w:rPr>
        <w:t xml:space="preserve">yPes </w:t>
      </w:r>
      <w:r w:rsidRPr="00B849A3">
        <w:rPr>
          <w:rFonts w:cs="Times New Roman"/>
        </w:rPr>
        <w:t xml:space="preserve">8:8, 36b. </w:t>
      </w:r>
      <w:r w:rsidRPr="00B849A3">
        <w:rPr>
          <w:rFonts w:cs="Times New Roman"/>
          <w:lang w:val="en-US"/>
        </w:rPr>
        <w:t>This person was obviously not well known, and his name was not</w:t>
      </w:r>
      <w:r>
        <w:rPr>
          <w:lang w:val="en-US"/>
        </w:rPr>
        <w:t xml:space="preserve"> stable so that the scribes of the mss were not sure how to write it, see vol. 4, Introduction 5.2.1.1.2.1.1, pp. 23-4. </w:t>
      </w:r>
      <w:r w:rsidRPr="00F66402">
        <w:rPr>
          <w:rFonts w:ascii="Times Beyrut Roman" w:hAnsi="Times Beyrut Roman"/>
        </w:rPr>
        <w:t>For this form see above, n.</w:t>
      </w:r>
      <w:r>
        <w:rPr>
          <w:rFonts w:ascii="Times Beyrut Roman" w:hAnsi="Times Beyrut Roman"/>
        </w:rPr>
        <w:t xml:space="preserve"> 14</w:t>
      </w:r>
      <w:r w:rsidRPr="00F66402">
        <w:rPr>
          <w:rFonts w:ascii="Times Beyrut Roman" w:hAnsi="Times Beyrut Roman"/>
        </w:rPr>
        <w:t xml:space="preserve">. </w:t>
      </w:r>
    </w:p>
  </w:footnote>
  <w:footnote w:id="420">
    <w:p w14:paraId="4AD5A36A" w14:textId="77777777" w:rsidR="00865CD2" w:rsidRPr="00B849A3" w:rsidRDefault="00865CD2" w:rsidP="002375DC">
      <w:pPr>
        <w:pStyle w:val="FootnoteText"/>
        <w:bidi w:val="0"/>
        <w:spacing w:line="240" w:lineRule="auto"/>
        <w:rPr>
          <w:lang w:val="en-US"/>
        </w:rPr>
      </w:pPr>
      <w:r>
        <w:rPr>
          <w:rStyle w:val="FootnoteReference"/>
        </w:rPr>
        <w:footnoteRef/>
      </w:r>
      <w:r>
        <w:rPr>
          <w:rtl/>
        </w:rPr>
        <w:t xml:space="preserve"> </w:t>
      </w:r>
      <w:r w:rsidRPr="00445069">
        <w:rPr>
          <w:lang w:val="en-US"/>
        </w:rPr>
        <w:t xml:space="preserve">So also in PT, e.g. in </w:t>
      </w:r>
      <w:r w:rsidRPr="00445069">
        <w:rPr>
          <w:i/>
          <w:iCs/>
          <w:lang w:val="en-US"/>
        </w:rPr>
        <w:t>ySot</w:t>
      </w:r>
      <w:r w:rsidRPr="00445069">
        <w:rPr>
          <w:lang w:val="en-US"/>
        </w:rPr>
        <w:t xml:space="preserve"> 6:4, 21a, see previous note.</w:t>
      </w:r>
      <w:r>
        <w:rPr>
          <w:lang w:val="en-US"/>
        </w:rPr>
        <w:t xml:space="preserve"> On this form see vol. 1, under Benjamin (4) B/M, p. 82. </w:t>
      </w:r>
      <w:r>
        <w:t xml:space="preserve">On the additional </w:t>
      </w:r>
      <w:r w:rsidRPr="00445069">
        <w:rPr>
          <w:rFonts w:cs="Times New Roman"/>
          <w:rtl/>
        </w:rPr>
        <w:t>י</w:t>
      </w:r>
      <w:r w:rsidRPr="00B849A3">
        <w:rPr>
          <w:lang w:val="en-US"/>
        </w:rPr>
        <w:t>s see vol. 4, Introduction 2.3.5.2, p. 13.</w:t>
      </w:r>
    </w:p>
  </w:footnote>
  <w:footnote w:id="421">
    <w:p w14:paraId="00EAFAFE" w14:textId="77777777" w:rsidR="00865CD2" w:rsidRPr="00B849A3" w:rsidRDefault="00865CD2" w:rsidP="00F66402">
      <w:pPr>
        <w:pStyle w:val="FootnoteText"/>
        <w:bidi w:val="0"/>
        <w:spacing w:line="240" w:lineRule="auto"/>
        <w:jc w:val="both"/>
        <w:rPr>
          <w:rFonts w:cs="Times New Roman"/>
        </w:rPr>
      </w:pPr>
      <w:r w:rsidRPr="00B849A3">
        <w:rPr>
          <w:rStyle w:val="FootnoteReference"/>
          <w:rFonts w:cs="Times New Roman"/>
        </w:rPr>
        <w:footnoteRef/>
      </w:r>
      <w:r w:rsidRPr="00B849A3">
        <w:rPr>
          <w:rFonts w:cs="Times New Roman"/>
        </w:rPr>
        <w:t xml:space="preserve"> So in BT</w:t>
      </w:r>
      <w:r>
        <w:rPr>
          <w:rFonts w:cs="Times New Roman"/>
        </w:rPr>
        <w:t>, see above, n. 22</w:t>
      </w:r>
      <w:r w:rsidRPr="00B849A3">
        <w:rPr>
          <w:rFonts w:cs="Times New Roman"/>
        </w:rPr>
        <w:t>. For this form see below, n.</w:t>
      </w:r>
      <w:r>
        <w:rPr>
          <w:rFonts w:cs="Times New Roman"/>
        </w:rPr>
        <w:t xml:space="preserve"> 27</w:t>
      </w:r>
      <w:r w:rsidRPr="00B849A3">
        <w:rPr>
          <w:rFonts w:cs="Times New Roman"/>
        </w:rPr>
        <w:t>.</w:t>
      </w:r>
    </w:p>
  </w:footnote>
  <w:footnote w:id="422">
    <w:p w14:paraId="51ABA1D0" w14:textId="77777777" w:rsidR="00865CD2" w:rsidRPr="00F66402" w:rsidRDefault="00865CD2" w:rsidP="00F66402">
      <w:pPr>
        <w:pStyle w:val="FootnoteText"/>
        <w:bidi w:val="0"/>
        <w:spacing w:line="240" w:lineRule="auto"/>
        <w:rPr>
          <w:lang w:val="en-US"/>
        </w:rPr>
      </w:pPr>
      <w:r>
        <w:rPr>
          <w:rStyle w:val="FootnoteReference"/>
        </w:rPr>
        <w:footnoteRef/>
      </w:r>
      <w:r>
        <w:t xml:space="preserve"> </w:t>
      </w:r>
      <w:r>
        <w:rPr>
          <w:lang w:val="en-US"/>
        </w:rPr>
        <w:t xml:space="preserve">Not the same as the previous, see Hyman, </w:t>
      </w:r>
      <w:r>
        <w:rPr>
          <w:i/>
          <w:iCs/>
          <w:lang w:val="en-US"/>
        </w:rPr>
        <w:t>Toldoth</w:t>
      </w:r>
      <w:r>
        <w:rPr>
          <w:lang w:val="en-US"/>
        </w:rPr>
        <w:t>, 282, 303.</w:t>
      </w:r>
    </w:p>
  </w:footnote>
  <w:footnote w:id="423">
    <w:p w14:paraId="406B839A" w14:textId="77777777" w:rsidR="00865CD2" w:rsidRPr="0037107C" w:rsidRDefault="00865CD2" w:rsidP="00CF3A73">
      <w:pPr>
        <w:pStyle w:val="FootnoteText"/>
        <w:bidi w:val="0"/>
        <w:spacing w:line="240" w:lineRule="auto"/>
        <w:rPr>
          <w:lang w:val="en-US"/>
        </w:rPr>
      </w:pPr>
      <w:r>
        <w:rPr>
          <w:rStyle w:val="FootnoteReference"/>
        </w:rPr>
        <w:footnoteRef/>
      </w:r>
      <w:r>
        <w:rPr>
          <w:rtl/>
        </w:rPr>
        <w:t xml:space="preserve"> </w:t>
      </w:r>
      <w:r>
        <w:rPr>
          <w:lang w:val="en-US"/>
        </w:rPr>
        <w:t>Was a student of Rav (in vol. 4, Abba [70] S-H/M, p. 311], who died in 247. On such dating see Introduction 7.4.5.</w:t>
      </w:r>
    </w:p>
  </w:footnote>
  <w:footnote w:id="424">
    <w:p w14:paraId="77A4847B" w14:textId="77777777" w:rsidR="00865CD2" w:rsidRPr="007C4904" w:rsidRDefault="00865CD2" w:rsidP="007C4904">
      <w:pPr>
        <w:pStyle w:val="FootnoteText"/>
        <w:bidi w:val="0"/>
        <w:spacing w:line="240" w:lineRule="auto"/>
        <w:rPr>
          <w:lang w:val="en-US"/>
        </w:rPr>
      </w:pPr>
      <w:r>
        <w:rPr>
          <w:rStyle w:val="FootnoteReference"/>
        </w:rPr>
        <w:footnoteRef/>
      </w:r>
      <w:r>
        <w:rPr>
          <w:rtl/>
        </w:rPr>
        <w:t xml:space="preserve"> </w:t>
      </w:r>
      <w:r>
        <w:rPr>
          <w:lang w:val="en-US"/>
        </w:rPr>
        <w:t xml:space="preserve">In vol. 4 I identified this form as a separate name (see under S-H/M, pp. 376-7), but because it is found only in BT (including this one), and because in Palestinian sources </w:t>
      </w:r>
      <w:r>
        <w:rPr>
          <w:rFonts w:cs="Times New Roman" w:hint="cs"/>
          <w:rtl/>
          <w:lang w:val="en-US"/>
        </w:rPr>
        <w:t>מנימין</w:t>
      </w:r>
      <w:r>
        <w:rPr>
          <w:lang w:val="en-US"/>
        </w:rPr>
        <w:t xml:space="preserve"> is often found as an altern</w:t>
      </w:r>
      <w:r>
        <w:rPr>
          <w:lang w:val="en-US"/>
        </w:rPr>
        <w:t>a</w:t>
      </w:r>
      <w:r>
        <w:rPr>
          <w:lang w:val="en-US"/>
        </w:rPr>
        <w:t xml:space="preserve">tive form to </w:t>
      </w:r>
      <w:r>
        <w:rPr>
          <w:rFonts w:cs="Times New Roman" w:hint="cs"/>
          <w:rtl/>
          <w:lang w:val="en-US"/>
        </w:rPr>
        <w:t>בנימין</w:t>
      </w:r>
      <w:r>
        <w:rPr>
          <w:lang w:val="en-US"/>
        </w:rPr>
        <w:t xml:space="preserve"> (see vol. 1, Benjamin [4], p. 82; vol. 3, Benjamin [1], p. 80; vol. 4, Benjamin [3, 4, 5], p, 65) and because in BT it is once found as an alternative reading to the name Benjamin (see vol. 4, under Benjamin [5] B/M, p. 65), I here assume that it is actually a variant of the same name.</w:t>
      </w:r>
    </w:p>
  </w:footnote>
  <w:footnote w:id="425">
    <w:p w14:paraId="7D7B6535" w14:textId="77777777" w:rsidR="00865CD2" w:rsidRPr="004F5C53" w:rsidRDefault="00865CD2" w:rsidP="004C24F7">
      <w:pPr>
        <w:pStyle w:val="FootnoteText"/>
        <w:bidi w:val="0"/>
        <w:spacing w:line="240" w:lineRule="auto"/>
        <w:rPr>
          <w:rFonts w:cs="Times New Roman"/>
          <w:lang w:val="en-US"/>
        </w:rPr>
      </w:pPr>
      <w:r>
        <w:rPr>
          <w:rStyle w:val="FootnoteReference"/>
        </w:rPr>
        <w:footnoteRef/>
      </w:r>
      <w:r>
        <w:t xml:space="preserve"> </w:t>
      </w:r>
      <w:r>
        <w:rPr>
          <w:lang w:val="en-US"/>
        </w:rPr>
        <w:t xml:space="preserve">Although he appears only here in BT, his son is consistently designated by the title </w:t>
      </w:r>
      <w:r>
        <w:rPr>
          <w:rFonts w:cs="Times New Roman" w:hint="cs"/>
          <w:rtl/>
          <w:lang w:val="en-US"/>
        </w:rPr>
        <w:t>רבי</w:t>
      </w:r>
      <w:r>
        <w:rPr>
          <w:rFonts w:cs="Times New Roman"/>
          <w:lang w:val="en-US"/>
        </w:rPr>
        <w:t xml:space="preserve">, see vol. 4, Introduction </w:t>
      </w:r>
      <w:r>
        <w:rPr>
          <w:rFonts w:cs="Times New Roman"/>
          <w:u w:color="FFFF00"/>
          <w:lang w:val="en-US"/>
        </w:rPr>
        <w:t>7.1, pp. 39-40</w:t>
      </w:r>
      <w:r>
        <w:rPr>
          <w:rFonts w:cs="Times New Roman"/>
          <w:lang w:val="en-US"/>
        </w:rPr>
        <w:t>, and transmits a tradition in Hebrew, see Introduction 5.1.3.2.5.</w:t>
      </w:r>
    </w:p>
  </w:footnote>
  <w:footnote w:id="426">
    <w:p w14:paraId="01E68C48" w14:textId="77777777" w:rsidR="00865CD2" w:rsidRPr="005C724F" w:rsidRDefault="00865CD2" w:rsidP="00CF3A73">
      <w:pPr>
        <w:pStyle w:val="FootnoteText"/>
        <w:bidi w:val="0"/>
        <w:spacing w:line="240" w:lineRule="auto"/>
        <w:rPr>
          <w:lang w:val="en-US"/>
        </w:rPr>
      </w:pPr>
      <w:r>
        <w:rPr>
          <w:rStyle w:val="FootnoteReference"/>
        </w:rPr>
        <w:footnoteRef/>
      </w:r>
      <w:r>
        <w:rPr>
          <w:rtl/>
        </w:rPr>
        <w:t xml:space="preserve"> </w:t>
      </w:r>
      <w:r w:rsidRPr="005C724F">
        <w:rPr>
          <w:lang w:val="en-US"/>
        </w:rPr>
        <w:t>Nah</w:t>
      </w:r>
      <w:r w:rsidRPr="005C724F">
        <w:rPr>
          <w:rFonts w:cs="Times New Roman"/>
          <w:lang w:val="en-US"/>
        </w:rPr>
        <w:t>̣</w:t>
      </w:r>
      <w:r w:rsidRPr="005C724F">
        <w:rPr>
          <w:lang w:val="en-US"/>
        </w:rPr>
        <w:t xml:space="preserve">mani (1) B/M in vol. 4, p. 112 transmits in his </w:t>
      </w:r>
      <w:r>
        <w:rPr>
          <w:lang w:val="en-US"/>
        </w:rPr>
        <w:t xml:space="preserve">son’s </w:t>
      </w:r>
      <w:r w:rsidRPr="005C724F">
        <w:rPr>
          <w:lang w:val="en-US"/>
        </w:rPr>
        <w:t>name. This is</w:t>
      </w:r>
      <w:r>
        <w:rPr>
          <w:lang w:val="en-US"/>
        </w:rPr>
        <w:t xml:space="preserve"> t</w:t>
      </w:r>
      <w:r w:rsidRPr="005C724F">
        <w:rPr>
          <w:lang w:val="en-US"/>
        </w:rPr>
        <w:t>he date of his death.</w:t>
      </w:r>
    </w:p>
  </w:footnote>
  <w:footnote w:id="427">
    <w:p w14:paraId="04A05A89" w14:textId="77777777" w:rsidR="00865CD2" w:rsidRPr="004C68BA" w:rsidRDefault="00865CD2" w:rsidP="00433B38">
      <w:pPr>
        <w:pStyle w:val="FootnoteText"/>
        <w:bidi w:val="0"/>
        <w:spacing w:line="240" w:lineRule="auto"/>
        <w:rPr>
          <w:lang w:val="en-US"/>
        </w:rPr>
      </w:pPr>
      <w:r>
        <w:rPr>
          <w:rStyle w:val="FootnoteReference"/>
        </w:rPr>
        <w:footnoteRef/>
      </w:r>
      <w:r>
        <w:rPr>
          <w:rtl/>
        </w:rPr>
        <w:t xml:space="preserve"> </w:t>
      </w:r>
      <w:r>
        <w:rPr>
          <w:lang w:val="en-US"/>
        </w:rPr>
        <w:t>His son w</w:t>
      </w:r>
      <w:r w:rsidRPr="004C68BA">
        <w:rPr>
          <w:lang w:val="en-US"/>
        </w:rPr>
        <w:t xml:space="preserve">as </w:t>
      </w:r>
      <w:r>
        <w:rPr>
          <w:lang w:val="en-US"/>
        </w:rPr>
        <w:t xml:space="preserve">a contemporary of Rabbi Aha (Ahi [1]), who was </w:t>
      </w:r>
      <w:r w:rsidRPr="004C68BA">
        <w:rPr>
          <w:lang w:val="en-US"/>
        </w:rPr>
        <w:t>associ</w:t>
      </w:r>
      <w:r>
        <w:rPr>
          <w:lang w:val="en-US"/>
        </w:rPr>
        <w:t>a</w:t>
      </w:r>
      <w:r w:rsidRPr="004C68BA">
        <w:rPr>
          <w:lang w:val="en-US"/>
        </w:rPr>
        <w:t>te</w:t>
      </w:r>
      <w:r>
        <w:rPr>
          <w:lang w:val="en-US"/>
        </w:rPr>
        <w:t>d with Rabbi Yohanan (1), see Intr</w:t>
      </w:r>
      <w:r>
        <w:rPr>
          <w:lang w:val="en-US"/>
        </w:rPr>
        <w:t>o</w:t>
      </w:r>
      <w:r>
        <w:rPr>
          <w:lang w:val="en-US"/>
        </w:rPr>
        <w:t>duction 7.4.1.</w:t>
      </w:r>
    </w:p>
  </w:footnote>
  <w:footnote w:id="428">
    <w:p w14:paraId="16BDEBFA" w14:textId="77777777" w:rsidR="00865CD2" w:rsidRPr="000E41E3" w:rsidRDefault="00865CD2" w:rsidP="002F193E">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 On this form see above, n. 2.</w:t>
      </w:r>
    </w:p>
  </w:footnote>
  <w:footnote w:id="429">
    <w:p w14:paraId="0F1294C1"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430">
    <w:p w14:paraId="56E16A85" w14:textId="77777777" w:rsidR="00865CD2" w:rsidRPr="00CB5188"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So </w:t>
      </w:r>
      <w:r>
        <w:rPr>
          <w:rFonts w:cs="Times New Roman"/>
          <w:lang w:val="en-US"/>
        </w:rPr>
        <w:t xml:space="preserve">is this name transliterated </w:t>
      </w:r>
      <w:r w:rsidRPr="005E436F">
        <w:rPr>
          <w:rFonts w:cs="Times New Roman"/>
          <w:lang w:val="en-US"/>
        </w:rPr>
        <w:t xml:space="preserve">in Josephus, see </w:t>
      </w:r>
      <w:smartTag w:uri="urn:schemas-microsoft-com:office:smarttags" w:element="place">
        <w:smartTag w:uri="urn:schemas-microsoft-com:office:smarttags" w:element="City">
          <w:r w:rsidRPr="005E436F">
            <w:rPr>
              <w:rFonts w:cs="Times New Roman"/>
              <w:lang w:val="en-US"/>
            </w:rPr>
            <w:t>Schalit</w:t>
          </w:r>
        </w:smartTag>
        <w:r w:rsidRPr="005E436F">
          <w:rPr>
            <w:rFonts w:cs="Times New Roman"/>
            <w:lang w:val="en-US"/>
          </w:rPr>
          <w:t xml:space="preserve">, </w:t>
        </w:r>
        <w:smartTag w:uri="urn:schemas-microsoft-com:office:smarttags" w:element="State">
          <w:r w:rsidRPr="005E436F">
            <w:rPr>
              <w:rFonts w:cs="Times New Roman"/>
              <w:i/>
              <w:iCs/>
              <w:lang w:val="en-US"/>
            </w:rPr>
            <w:t>NB</w:t>
          </w:r>
        </w:smartTag>
      </w:smartTag>
      <w:r w:rsidRPr="005E436F">
        <w:rPr>
          <w:rFonts w:cs="Times New Roman"/>
          <w:lang w:val="en-US"/>
        </w:rPr>
        <w:t>, 26.</w:t>
      </w:r>
    </w:p>
  </w:footnote>
  <w:footnote w:id="431">
    <w:p w14:paraId="20C04D91" w14:textId="77777777" w:rsidR="00865CD2" w:rsidRPr="0065148B" w:rsidRDefault="00865CD2" w:rsidP="0065148B">
      <w:pPr>
        <w:pStyle w:val="FootnoteText"/>
        <w:bidi w:val="0"/>
        <w:spacing w:line="240" w:lineRule="auto"/>
        <w:rPr>
          <w:rFonts w:cs="Times New Roman"/>
          <w:lang w:val="en-US"/>
        </w:rPr>
      </w:pPr>
      <w:r>
        <w:rPr>
          <w:rStyle w:val="FootnoteReference"/>
        </w:rPr>
        <w:footnoteRef/>
      </w:r>
      <w:r>
        <w:rPr>
          <w:rtl/>
        </w:rPr>
        <w:t xml:space="preserve"> </w:t>
      </w:r>
      <w:r>
        <w:rPr>
          <w:rFonts w:cs="Times New Roman"/>
          <w:lang w:val="en-US"/>
        </w:rPr>
        <w:t>On this form see vol 1, Benjamin (1), p. 82</w:t>
      </w:r>
      <w:r w:rsidRPr="005E436F">
        <w:rPr>
          <w:lang w:val="en-US"/>
        </w:rPr>
        <w:t>.</w:t>
      </w:r>
      <w:r>
        <w:rPr>
          <w:lang w:val="en-US"/>
        </w:rPr>
        <w:t xml:space="preserve"> The double </w:t>
      </w:r>
      <w:r>
        <w:rPr>
          <w:rFonts w:ascii="Graeca" w:hAnsi="Graeca"/>
          <w:lang w:val="en-US"/>
        </w:rPr>
        <w:t></w:t>
      </w:r>
      <w:r>
        <w:rPr>
          <w:rFonts w:cs="Times New Roman"/>
          <w:lang w:val="en-US"/>
        </w:rPr>
        <w:t xml:space="preserve"> is a standard Greek spelling variation, see vol. 3, Introduction 2.2.1.1.3, p. 11.</w:t>
      </w:r>
    </w:p>
  </w:footnote>
  <w:footnote w:id="432">
    <w:p w14:paraId="0C6C7C5C" w14:textId="77777777" w:rsidR="00865CD2" w:rsidRPr="0065148B" w:rsidRDefault="00865CD2" w:rsidP="0065148B">
      <w:pPr>
        <w:pStyle w:val="FootnoteText"/>
        <w:bidi w:val="0"/>
        <w:spacing w:line="240" w:lineRule="auto"/>
        <w:rPr>
          <w:lang w:val="en-US"/>
        </w:rPr>
      </w:pPr>
      <w:r>
        <w:rPr>
          <w:rStyle w:val="FootnoteReference"/>
        </w:rPr>
        <w:footnoteRef/>
      </w:r>
      <w:r>
        <w:t xml:space="preserve"> </w:t>
      </w:r>
      <w:r>
        <w:rPr>
          <w:lang w:val="en-US"/>
        </w:rPr>
        <w:t xml:space="preserve">This is probably a Greek transliteration of the Hebrew form </w:t>
      </w:r>
      <w:r w:rsidRPr="007C4904">
        <w:rPr>
          <w:rFonts w:cs="Times New Roman"/>
          <w:rtl/>
        </w:rPr>
        <w:t>מניומי</w:t>
      </w:r>
      <w:r>
        <w:rPr>
          <w:lang w:val="en-US"/>
        </w:rPr>
        <w:t>, see above, n. 27.</w:t>
      </w:r>
    </w:p>
  </w:footnote>
  <w:footnote w:id="433">
    <w:p w14:paraId="38EB903E" w14:textId="77777777" w:rsidR="00865CD2" w:rsidRPr="009C4265" w:rsidRDefault="00865CD2" w:rsidP="00FE1FC5">
      <w:pPr>
        <w:pStyle w:val="FootnoteText"/>
        <w:bidi w:val="0"/>
        <w:spacing w:line="240" w:lineRule="auto"/>
        <w:rPr>
          <w:lang w:val="en-US"/>
        </w:rPr>
      </w:pPr>
      <w:r>
        <w:rPr>
          <w:rStyle w:val="FootnoteReference"/>
        </w:rPr>
        <w:footnoteRef/>
      </w:r>
      <w:r>
        <w:rPr>
          <w:rtl/>
        </w:rPr>
        <w:t xml:space="preserve"> </w:t>
      </w:r>
      <w:r>
        <w:rPr>
          <w:lang w:val="en-US"/>
        </w:rPr>
        <w:t xml:space="preserve">On the additional </w:t>
      </w:r>
      <w:r>
        <w:rPr>
          <w:rFonts w:cs="Times New Roman" w:hint="cs"/>
          <w:rtl/>
          <w:lang w:val="en-US"/>
        </w:rPr>
        <w:t>י</w:t>
      </w:r>
      <w:r>
        <w:rPr>
          <w:rFonts w:hint="cs"/>
          <w:lang w:val="en-US"/>
        </w:rPr>
        <w:t xml:space="preserve"> as representing </w:t>
      </w:r>
      <w:r>
        <w:rPr>
          <w:lang w:val="en-US"/>
        </w:rPr>
        <w:t xml:space="preserve">a </w:t>
      </w:r>
      <w:r>
        <w:rPr>
          <w:rFonts w:hint="cs"/>
          <w:lang w:val="en-US"/>
        </w:rPr>
        <w:t>dialect variant see vol</w:t>
      </w:r>
      <w:r>
        <w:rPr>
          <w:lang w:val="en-US"/>
        </w:rPr>
        <w:t>. 4, Introdu</w:t>
      </w:r>
      <w:r>
        <w:rPr>
          <w:lang w:val="en-US"/>
        </w:rPr>
        <w:t>c</w:t>
      </w:r>
      <w:r>
        <w:rPr>
          <w:lang w:val="en-US"/>
        </w:rPr>
        <w:t>tion 2.3.5, pp. 12-3.</w:t>
      </w:r>
    </w:p>
  </w:footnote>
  <w:footnote w:id="434">
    <w:p w14:paraId="4009648E" w14:textId="77777777" w:rsidR="00865CD2" w:rsidRDefault="00865CD2" w:rsidP="002B3190">
      <w:pPr>
        <w:pStyle w:val="FootnoteText"/>
        <w:bidi w:val="0"/>
        <w:spacing w:line="240" w:lineRule="auto"/>
        <w:jc w:val="both"/>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פרנסה</w:t>
      </w:r>
      <w:r w:rsidRPr="005E436F">
        <w:rPr>
          <w:lang w:val="en-US"/>
        </w:rPr>
        <w:t>.</w:t>
      </w:r>
      <w:r>
        <w:rPr>
          <w:lang w:val="en-US"/>
        </w:rPr>
        <w:t xml:space="preserve"> </w:t>
      </w:r>
      <w:r>
        <w:rPr>
          <w:rFonts w:cs="Times New Roman"/>
          <w:lang w:val="en-US"/>
        </w:rPr>
        <w:t>On this title see Introduction 3.1.2.1.</w:t>
      </w:r>
    </w:p>
  </w:footnote>
  <w:footnote w:id="435">
    <w:p w14:paraId="436360BF" w14:textId="77777777" w:rsidR="00865CD2" w:rsidRPr="00E72AD0" w:rsidRDefault="00865CD2" w:rsidP="00FE2AC9">
      <w:pPr>
        <w:pStyle w:val="FootnoteText"/>
        <w:bidi w:val="0"/>
        <w:spacing w:line="240" w:lineRule="auto"/>
        <w:rPr>
          <w:lang w:val="en-US"/>
        </w:rPr>
      </w:pPr>
      <w:r w:rsidRPr="005666CB">
        <w:rPr>
          <w:rStyle w:val="FootnoteReference"/>
        </w:rPr>
        <w:footnoteRef/>
      </w:r>
      <w:r w:rsidRPr="005666CB">
        <w:rPr>
          <w:rtl/>
        </w:rPr>
        <w:t xml:space="preserve"> </w:t>
      </w:r>
      <w:r w:rsidRPr="005666CB">
        <w:rPr>
          <w:lang w:val="en-US"/>
        </w:rPr>
        <w:t xml:space="preserve">North of </w:t>
      </w:r>
      <w:smartTag w:uri="urn:schemas-microsoft-com:office:smarttags" w:element="place">
        <w:smartTag w:uri="urn:schemas-microsoft-com:office:smarttags" w:element="City">
          <w:r w:rsidRPr="005666CB">
            <w:rPr>
              <w:lang w:val="en-US"/>
            </w:rPr>
            <w:t>Jericho</w:t>
          </w:r>
        </w:smartTag>
      </w:smartTag>
      <w:r w:rsidRPr="005666CB">
        <w:rPr>
          <w:lang w:val="en-US"/>
        </w:rPr>
        <w:t>.</w:t>
      </w:r>
    </w:p>
  </w:footnote>
  <w:footnote w:id="436">
    <w:p w14:paraId="56834BF6" w14:textId="77777777" w:rsidR="00865CD2" w:rsidRPr="005F539E" w:rsidRDefault="00865CD2" w:rsidP="002F193E">
      <w:pPr>
        <w:pStyle w:val="FootnoteText"/>
        <w:bidi w:val="0"/>
        <w:spacing w:line="240" w:lineRule="auto"/>
      </w:pPr>
      <w:r w:rsidRPr="005F539E">
        <w:rPr>
          <w:rStyle w:val="FootnoteReference"/>
        </w:rPr>
        <w:footnoteRef/>
      </w:r>
      <w:r w:rsidRPr="005F539E">
        <w:t xml:space="preserve"> </w:t>
      </w:r>
      <w:r>
        <w:t>See above, n. 32</w:t>
      </w:r>
      <w:r w:rsidRPr="005F539E">
        <w:t>.</w:t>
      </w:r>
    </w:p>
  </w:footnote>
  <w:footnote w:id="437">
    <w:p w14:paraId="06060EA3" w14:textId="77777777" w:rsidR="00865CD2" w:rsidRPr="00470312" w:rsidRDefault="00865CD2" w:rsidP="00470312">
      <w:pPr>
        <w:pStyle w:val="FootnoteText"/>
        <w:bidi w:val="0"/>
        <w:spacing w:line="240" w:lineRule="auto"/>
        <w:rPr>
          <w:lang w:val="en-US"/>
        </w:rPr>
      </w:pPr>
      <w:r>
        <w:rPr>
          <w:rStyle w:val="FootnoteReference"/>
        </w:rPr>
        <w:footnoteRef/>
      </w:r>
      <w:r>
        <w:t xml:space="preserve"> </w:t>
      </w:r>
      <w:r>
        <w:rPr>
          <w:lang w:val="en-US"/>
        </w:rPr>
        <w:t>See above, n. 2.</w:t>
      </w:r>
    </w:p>
  </w:footnote>
  <w:footnote w:id="438">
    <w:p w14:paraId="316C36C4" w14:textId="77777777" w:rsidR="00865CD2" w:rsidRPr="005171F2" w:rsidRDefault="00865CD2" w:rsidP="00A15CB9">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w:t>
      </w:r>
      <w:r w:rsidRPr="005E436F">
        <w:rPr>
          <w:rFonts w:cs="Times New Roman"/>
          <w:lang w:val="en-US"/>
        </w:rPr>
        <w:t xml:space="preserve">see Introduction </w:t>
      </w:r>
      <w:r>
        <w:rPr>
          <w:rFonts w:cs="Times New Roman"/>
          <w:lang w:val="en-US"/>
        </w:rPr>
        <w:t>7.</w:t>
      </w:r>
      <w:r>
        <w:rPr>
          <w:rFonts w:cs="Times New Roman"/>
          <w:u w:color="FFFF00"/>
          <w:lang w:val="en-US"/>
        </w:rPr>
        <w:t>5.1</w:t>
      </w:r>
      <w:r w:rsidRPr="005E436F">
        <w:rPr>
          <w:rFonts w:cs="Times New Roman"/>
          <w:lang w:val="en-US"/>
        </w:rPr>
        <w:t>.</w:t>
      </w:r>
    </w:p>
  </w:footnote>
  <w:footnote w:id="439">
    <w:p w14:paraId="1F7DD5D8" w14:textId="77777777" w:rsidR="00865CD2" w:rsidRPr="0065148B" w:rsidRDefault="00865CD2" w:rsidP="002F193E">
      <w:pPr>
        <w:pStyle w:val="FootnoteText"/>
        <w:bidi w:val="0"/>
        <w:spacing w:line="240" w:lineRule="auto"/>
        <w:rPr>
          <w:rFonts w:cs="Times New Roman"/>
          <w:lang w:val="en-US"/>
        </w:rPr>
      </w:pPr>
      <w:r>
        <w:rPr>
          <w:rStyle w:val="FootnoteReference"/>
        </w:rPr>
        <w:footnoteRef/>
      </w:r>
      <w:r>
        <w:rPr>
          <w:rtl/>
        </w:rPr>
        <w:t xml:space="preserve"> </w:t>
      </w:r>
      <w:r>
        <w:t>See above, n. 34</w:t>
      </w:r>
      <w:r>
        <w:rPr>
          <w:rFonts w:cs="Times New Roman"/>
          <w:lang w:val="en-US"/>
        </w:rPr>
        <w:t>.</w:t>
      </w:r>
    </w:p>
  </w:footnote>
  <w:footnote w:id="440">
    <w:p w14:paraId="398194BD" w14:textId="77777777" w:rsidR="00865CD2" w:rsidRPr="005171F2" w:rsidRDefault="00865CD2" w:rsidP="002F193E">
      <w:pPr>
        <w:pStyle w:val="FootnoteText"/>
        <w:bidi w:val="0"/>
        <w:spacing w:line="240" w:lineRule="auto"/>
        <w:jc w:val="both"/>
        <w:rPr>
          <w:lang w:val="en-US"/>
        </w:rPr>
      </w:pPr>
      <w:r>
        <w:rPr>
          <w:rStyle w:val="FootnoteReference"/>
        </w:rPr>
        <w:footnoteRef/>
      </w:r>
      <w:r>
        <w:rPr>
          <w:rtl/>
        </w:rPr>
        <w:t xml:space="preserve"> </w:t>
      </w:r>
      <w:r>
        <w:t>See above, n. 41</w:t>
      </w:r>
      <w:r w:rsidRPr="005E436F">
        <w:rPr>
          <w:rFonts w:cs="Times New Roman"/>
          <w:lang w:val="en-US"/>
        </w:rPr>
        <w:t>.</w:t>
      </w:r>
    </w:p>
  </w:footnote>
  <w:footnote w:id="441">
    <w:p w14:paraId="3B33E543" w14:textId="77777777" w:rsidR="00865CD2" w:rsidRPr="00470312" w:rsidRDefault="00865CD2" w:rsidP="00470312">
      <w:pPr>
        <w:pStyle w:val="FootnoteText"/>
        <w:bidi w:val="0"/>
        <w:spacing w:line="240" w:lineRule="auto"/>
        <w:rPr>
          <w:lang w:val="en-US"/>
        </w:rPr>
      </w:pPr>
      <w:r>
        <w:rPr>
          <w:rStyle w:val="FootnoteReference"/>
        </w:rPr>
        <w:footnoteRef/>
      </w:r>
      <w:r>
        <w:t xml:space="preserve"> </w:t>
      </w:r>
      <w:r>
        <w:rPr>
          <w:lang w:val="en-US"/>
        </w:rPr>
        <w:t>See above, n. 2.</w:t>
      </w:r>
    </w:p>
  </w:footnote>
  <w:footnote w:id="442">
    <w:p w14:paraId="50EF0392" w14:textId="77777777" w:rsidR="00865CD2" w:rsidRPr="009A4CB8" w:rsidRDefault="00865CD2" w:rsidP="002B3190">
      <w:pPr>
        <w:pStyle w:val="FootnoteText"/>
        <w:bidi w:val="0"/>
        <w:spacing w:line="240" w:lineRule="auto"/>
        <w:jc w:val="both"/>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w:t>
      </w:r>
      <w:r>
        <w:rPr>
          <w:lang w:val="en-US"/>
        </w:rPr>
        <w:t>–</w:t>
      </w:r>
      <w:r w:rsidRPr="005E436F">
        <w:rPr>
          <w:lang w:val="en-US"/>
        </w:rPr>
        <w:t xml:space="preserve">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lang w:val="en-US"/>
        </w:rPr>
        <w:t>.</w:t>
      </w:r>
      <w:r>
        <w:rPr>
          <w:lang w:val="en-US"/>
        </w:rPr>
        <w:t xml:space="preserve"> On this title see vol. 3, under Yael (1) B/F, p. 179 and Intr</w:t>
      </w:r>
      <w:r>
        <w:rPr>
          <w:lang w:val="en-US"/>
        </w:rPr>
        <w:t>o</w:t>
      </w:r>
      <w:r>
        <w:rPr>
          <w:lang w:val="en-US"/>
        </w:rPr>
        <w:t xml:space="preserve">duction 3.1.3.4. </w:t>
      </w:r>
      <w:r>
        <w:rPr>
          <w:rFonts w:cs="Times New Roman"/>
          <w:lang w:val="en-US"/>
        </w:rPr>
        <w:t>On the geographical d</w:t>
      </w:r>
      <w:r>
        <w:rPr>
          <w:rFonts w:cs="Times New Roman"/>
          <w:lang w:val="en-US"/>
        </w:rPr>
        <w:t>e</w:t>
      </w:r>
      <w:r>
        <w:rPr>
          <w:rFonts w:cs="Times New Roman"/>
          <w:lang w:val="en-US"/>
        </w:rPr>
        <w:t>signation see vol. 1, Introduction 3.2.6, p. 34.</w:t>
      </w:r>
    </w:p>
  </w:footnote>
  <w:footnote w:id="443">
    <w:p w14:paraId="7C68D5C5" w14:textId="77777777" w:rsidR="00865CD2" w:rsidRPr="00CB5188" w:rsidRDefault="00865CD2" w:rsidP="004527E4">
      <w:pPr>
        <w:pStyle w:val="FootnoteText"/>
        <w:bidi w:val="0"/>
        <w:spacing w:line="240" w:lineRule="auto"/>
        <w:jc w:val="both"/>
        <w:rPr>
          <w:rFonts w:cs="Times New Roman"/>
          <w:rtl/>
          <w:lang w:val="en-US"/>
        </w:rPr>
      </w:pPr>
      <w:r w:rsidRPr="005E436F">
        <w:rPr>
          <w:rStyle w:val="FootnoteReference"/>
          <w:rFonts w:cs="Times New Roman"/>
          <w:rtl/>
        </w:rPr>
        <w:footnoteRef/>
      </w:r>
      <w:r w:rsidRPr="005E436F">
        <w:rPr>
          <w:rFonts w:cs="Times New Roman"/>
          <w:lang w:val="en-US"/>
        </w:rPr>
        <w:t xml:space="preserve"> Jewishness </w:t>
      </w:r>
      <w:r>
        <w:rPr>
          <w:rFonts w:cs="Times New Roman"/>
          <w:lang w:val="en-US"/>
        </w:rPr>
        <w:t>suggested based on</w:t>
      </w:r>
      <w:r w:rsidRPr="005E436F">
        <w:rPr>
          <w:rFonts w:cs="Times New Roman"/>
          <w:lang w:val="en-US"/>
        </w:rPr>
        <w:t xml:space="preserve"> name, and provenance – </w:t>
      </w:r>
      <w:smartTag w:uri="urn:schemas-microsoft-com:office:smarttags" w:element="place">
        <w:smartTag w:uri="urn:schemas-microsoft-com:office:smarttags" w:element="City">
          <w:r w:rsidRPr="005E436F">
            <w:rPr>
              <w:rFonts w:cs="Times New Roman"/>
              <w:lang w:val="en-US"/>
            </w:rPr>
            <w:t>Palestine</w:t>
          </w:r>
        </w:smartTag>
      </w:smartTag>
      <w:r w:rsidRPr="005E436F">
        <w:rPr>
          <w:rFonts w:cs="Times New Roman"/>
          <w:lang w:val="en-US"/>
        </w:rPr>
        <w:t xml:space="preserve"> – </w:t>
      </w:r>
      <w:r>
        <w:rPr>
          <w:rFonts w:cs="Times New Roman"/>
          <w:lang w:val="en-US"/>
        </w:rPr>
        <w:t xml:space="preserve">but </w:t>
      </w:r>
      <w:r w:rsidRPr="005E436F">
        <w:rPr>
          <w:rFonts w:cs="Times New Roman"/>
          <w:lang w:val="en-US"/>
        </w:rPr>
        <w:t xml:space="preserve">see </w:t>
      </w:r>
      <w:r>
        <w:rPr>
          <w:rFonts w:cs="Times New Roman"/>
          <w:lang w:val="en-US"/>
        </w:rPr>
        <w:t xml:space="preserve">but </w:t>
      </w:r>
      <w:r w:rsidRPr="005E436F">
        <w:rPr>
          <w:rFonts w:cs="Times New Roman"/>
          <w:lang w:val="en-US"/>
        </w:rPr>
        <w:t xml:space="preserve">see </w:t>
      </w:r>
      <w:r>
        <w:rPr>
          <w:rFonts w:cs="Times New Roman"/>
          <w:lang w:val="en-US"/>
        </w:rPr>
        <w:t xml:space="preserve">vol. 3, </w:t>
      </w:r>
      <w:r w:rsidRPr="005E436F">
        <w:rPr>
          <w:rFonts w:cs="Times New Roman"/>
          <w:lang w:val="en-US"/>
        </w:rPr>
        <w:t>Introdu</w:t>
      </w:r>
      <w:r w:rsidRPr="005E436F">
        <w:rPr>
          <w:rFonts w:cs="Times New Roman"/>
          <w:lang w:val="en-US"/>
        </w:rPr>
        <w:t>c</w:t>
      </w:r>
      <w:r w:rsidRPr="005E436F">
        <w:rPr>
          <w:rFonts w:cs="Times New Roman"/>
          <w:lang w:val="en-US"/>
        </w:rPr>
        <w:t xml:space="preserve">tion </w:t>
      </w:r>
      <w:r>
        <w:rPr>
          <w:rFonts w:cs="Times New Roman"/>
          <w:u w:color="FFFF00"/>
          <w:lang w:val="en-US"/>
        </w:rPr>
        <w:t>6.6.7, p. 52</w:t>
      </w:r>
      <w:r w:rsidRPr="005E436F">
        <w:rPr>
          <w:rFonts w:cs="Times New Roman"/>
          <w:lang w:val="en-US"/>
        </w:rPr>
        <w:t>.</w:t>
      </w:r>
    </w:p>
  </w:footnote>
  <w:footnote w:id="444">
    <w:p w14:paraId="5CDDEFAF" w14:textId="77777777" w:rsidR="00865CD2" w:rsidRPr="00470312" w:rsidRDefault="00865CD2" w:rsidP="00470312">
      <w:pPr>
        <w:pStyle w:val="FootnoteText"/>
        <w:bidi w:val="0"/>
        <w:spacing w:line="240" w:lineRule="auto"/>
        <w:rPr>
          <w:lang w:val="en-US"/>
        </w:rPr>
      </w:pPr>
      <w:r>
        <w:rPr>
          <w:rStyle w:val="FootnoteReference"/>
        </w:rPr>
        <w:footnoteRef/>
      </w:r>
      <w:r>
        <w:t xml:space="preserve"> </w:t>
      </w:r>
      <w:r>
        <w:rPr>
          <w:lang w:val="en-US"/>
        </w:rPr>
        <w:t>See above, n. 2.</w:t>
      </w:r>
    </w:p>
  </w:footnote>
  <w:footnote w:id="445">
    <w:p w14:paraId="4940F600" w14:textId="77777777" w:rsidR="00865CD2" w:rsidRPr="009A4CB8" w:rsidRDefault="00865CD2" w:rsidP="009A458D">
      <w:pPr>
        <w:pStyle w:val="FootnoteText"/>
        <w:bidi w:val="0"/>
        <w:spacing w:line="240" w:lineRule="auto"/>
        <w:jc w:val="both"/>
      </w:pPr>
      <w:r w:rsidRPr="009A4CB8">
        <w:rPr>
          <w:rStyle w:val="FootnoteReference"/>
        </w:rPr>
        <w:footnoteRef/>
      </w:r>
      <w:r w:rsidRPr="009A4CB8">
        <w:t xml:space="preserve"> Rey-Coquais, </w:t>
      </w:r>
      <w:r w:rsidRPr="009A4CB8">
        <w:rPr>
          <w:i/>
          <w:iCs/>
        </w:rPr>
        <w:t>Arch</w:t>
      </w:r>
      <w:r w:rsidRPr="009A4CB8">
        <w:rPr>
          <w:rFonts w:cs="Times New Roman"/>
          <w:i/>
          <w:iCs/>
        </w:rPr>
        <w:t>é</w:t>
      </w:r>
      <w:r w:rsidRPr="009A4CB8">
        <w:rPr>
          <w:i/>
          <w:iCs/>
        </w:rPr>
        <w:t>ologie au Levant</w:t>
      </w:r>
      <w:r w:rsidRPr="009A4CB8">
        <w:t xml:space="preserve">, 405, suggest identifying him with </w:t>
      </w:r>
      <w:r>
        <w:t>Benjamin (13)</w:t>
      </w:r>
      <w:r w:rsidRPr="009A4CB8">
        <w:t xml:space="preserve"> found in the cemetery at </w:t>
      </w:r>
      <w:smartTag w:uri="urn:schemas-microsoft-com:office:smarttags" w:element="place">
        <w:smartTag w:uri="urn:schemas-microsoft-com:office:smarttags" w:element="City">
          <w:r w:rsidRPr="009A4CB8">
            <w:t>Jaffa</w:t>
          </w:r>
        </w:smartTag>
      </w:smartTag>
      <w:r w:rsidRPr="009A4CB8">
        <w:t xml:space="preserve"> (</w:t>
      </w:r>
      <w:r w:rsidRPr="009A4CB8">
        <w:rPr>
          <w:i/>
          <w:iCs/>
        </w:rPr>
        <w:t xml:space="preserve">CIJ </w:t>
      </w:r>
      <w:r>
        <w:t>908)</w:t>
      </w:r>
      <w:r w:rsidRPr="009A4CB8">
        <w:t>.</w:t>
      </w:r>
      <w:r>
        <w:t xml:space="preserve"> This identification is likely but not definite.</w:t>
      </w:r>
    </w:p>
  </w:footnote>
  <w:footnote w:id="446">
    <w:p w14:paraId="5C2A2747" w14:textId="77777777" w:rsidR="00865CD2" w:rsidRPr="00150351" w:rsidRDefault="00865CD2" w:rsidP="00A15CB9">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Located south of </w:t>
      </w:r>
      <w:smartTag w:uri="urn:schemas-microsoft-com:office:smarttags" w:element="City">
        <w:r w:rsidRPr="005E436F">
          <w:rPr>
            <w:rFonts w:cs="Times New Roman"/>
            <w:lang w:val="en-US"/>
          </w:rPr>
          <w:t>Beirut</w:t>
        </w:r>
      </w:smartTag>
      <w:r w:rsidRPr="005E436F">
        <w:rPr>
          <w:rFonts w:cs="Times New Roman"/>
          <w:lang w:val="en-US"/>
        </w:rPr>
        <w:t xml:space="preserve"> and north of </w:t>
      </w:r>
      <w:smartTag w:uri="urn:schemas-microsoft-com:office:smarttags" w:element="place">
        <w:smartTag w:uri="urn:schemas-microsoft-com:office:smarttags" w:element="City">
          <w:r w:rsidRPr="005E436F">
            <w:rPr>
              <w:rFonts w:cs="Times New Roman"/>
              <w:lang w:val="en-US"/>
            </w:rPr>
            <w:t>Sidon</w:t>
          </w:r>
        </w:smartTag>
      </w:smartTag>
      <w:r w:rsidRPr="005E436F">
        <w:rPr>
          <w:rFonts w:cs="Times New Roman"/>
          <w:lang w:val="en-US"/>
        </w:rPr>
        <w:t>.</w:t>
      </w:r>
    </w:p>
  </w:footnote>
  <w:footnote w:id="447">
    <w:p w14:paraId="5831C15B" w14:textId="77777777" w:rsidR="00865CD2" w:rsidRPr="009A4CB8" w:rsidRDefault="00865CD2" w:rsidP="001E5651">
      <w:pPr>
        <w:pStyle w:val="FootnoteText"/>
        <w:bidi w:val="0"/>
        <w:spacing w:line="240" w:lineRule="auto"/>
      </w:pPr>
      <w:r w:rsidRPr="009A4CB8">
        <w:rPr>
          <w:rStyle w:val="FootnoteReference"/>
        </w:rPr>
        <w:footnoteRef/>
      </w:r>
      <w:r w:rsidRPr="009A4CB8">
        <w:t xml:space="preserve"> The inscription is a dedicatory inscription to a building. It includes biblical names, but is late and thus could be Christian</w:t>
      </w:r>
      <w:r>
        <w:t xml:space="preserve">, see vol. 3, Introduction </w:t>
      </w:r>
      <w:r>
        <w:rPr>
          <w:u w:color="FFFF00"/>
        </w:rPr>
        <w:t>6.6.7, p. 52</w:t>
      </w:r>
      <w:r w:rsidRPr="009A4CB8">
        <w:t xml:space="preserve">. </w:t>
      </w:r>
      <w:r>
        <w:t xml:space="preserve">L. </w:t>
      </w:r>
      <w:r w:rsidRPr="009A4CB8">
        <w:t xml:space="preserve">Roth Gerson, </w:t>
      </w:r>
      <w:r>
        <w:t xml:space="preserve">“A Greek Inscription at Khan Khalde,” </w:t>
      </w:r>
      <w:smartTag w:uri="urn:schemas-microsoft-com:office:smarttags" w:element="place">
        <w:smartTag w:uri="urn:schemas-microsoft-com:office:smarttags" w:element="City">
          <w:r w:rsidRPr="009A4CB8">
            <w:rPr>
              <w:i/>
              <w:iCs/>
            </w:rPr>
            <w:t>Zion</w:t>
          </w:r>
        </w:smartTag>
      </w:smartTag>
      <w:r w:rsidRPr="009A4CB8">
        <w:t xml:space="preserve"> 56 (1991) 193-200</w:t>
      </w:r>
      <w:r>
        <w:rPr>
          <w:u w:color="FFFF00"/>
        </w:rPr>
        <w:t xml:space="preserve"> (Hebrew) </w:t>
      </w:r>
      <w:r w:rsidRPr="009A4CB8">
        <w:t>identified it as a synagogue inscription. Her arg</w:t>
      </w:r>
      <w:r w:rsidRPr="009A4CB8">
        <w:t>u</w:t>
      </w:r>
      <w:r w:rsidRPr="009A4CB8">
        <w:t xml:space="preserve">ments, however, are not decisive. </w:t>
      </w:r>
      <w:r>
        <w:t>However the form</w:t>
      </w:r>
      <w:r w:rsidRPr="009A4CB8">
        <w:t xml:space="preserve"> </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t xml:space="preserve"> </w:t>
      </w:r>
      <w:r>
        <w:t>of the name of his brother i</w:t>
      </w:r>
      <w:r w:rsidRPr="009A4CB8">
        <w:t>s unique</w:t>
      </w:r>
      <w:r>
        <w:t>ly</w:t>
      </w:r>
      <w:r w:rsidRPr="009A4CB8">
        <w:t xml:space="preserve"> Je</w:t>
      </w:r>
      <w:r w:rsidRPr="009A4CB8">
        <w:t>w</w:t>
      </w:r>
      <w:r w:rsidRPr="009A4CB8">
        <w:t xml:space="preserve">ish, see </w:t>
      </w:r>
      <w:r>
        <w:rPr>
          <w:u w:color="FFFF00"/>
        </w:rPr>
        <w:t>Introduction 6.2.2.3</w:t>
      </w:r>
      <w:r w:rsidRPr="009A4CB8">
        <w:t>.</w:t>
      </w:r>
    </w:p>
  </w:footnote>
  <w:footnote w:id="448">
    <w:p w14:paraId="07D3B5DA" w14:textId="77777777" w:rsidR="00865CD2" w:rsidRPr="00150351"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inscription is dated</w:t>
      </w:r>
      <w:r>
        <w:rPr>
          <w:rFonts w:cs="Times New Roman"/>
          <w:lang w:val="en-US"/>
        </w:rPr>
        <w:t xml:space="preserve"> to the era of the city of </w:t>
      </w:r>
      <w:smartTag w:uri="urn:schemas-microsoft-com:office:smarttags" w:element="place">
        <w:smartTag w:uri="urn:schemas-microsoft-com:office:smarttags" w:element="City">
          <w:r>
            <w:rPr>
              <w:rFonts w:cs="Times New Roman"/>
              <w:lang w:val="en-US"/>
            </w:rPr>
            <w:t>Beirut</w:t>
          </w:r>
        </w:smartTag>
      </w:smartTag>
      <w:r>
        <w:rPr>
          <w:rFonts w:cs="Times New Roman"/>
          <w:lang w:val="en-US"/>
        </w:rPr>
        <w:t>, see Introduction 7.5.4.3</w:t>
      </w:r>
      <w:r w:rsidRPr="005E436F">
        <w:rPr>
          <w:rFonts w:cs="Times New Roman"/>
          <w:lang w:val="en-US"/>
        </w:rPr>
        <w:t>.</w:t>
      </w:r>
    </w:p>
  </w:footnote>
  <w:footnote w:id="449">
    <w:p w14:paraId="5FF40DFD" w14:textId="77777777" w:rsidR="00865CD2" w:rsidRPr="00470312" w:rsidRDefault="00865CD2" w:rsidP="00470312">
      <w:pPr>
        <w:pStyle w:val="FootnoteText"/>
        <w:bidi w:val="0"/>
        <w:spacing w:line="240" w:lineRule="auto"/>
        <w:rPr>
          <w:lang w:val="en-US"/>
        </w:rPr>
      </w:pPr>
      <w:r>
        <w:rPr>
          <w:rStyle w:val="FootnoteReference"/>
        </w:rPr>
        <w:footnoteRef/>
      </w:r>
      <w:r>
        <w:t xml:space="preserve"> </w:t>
      </w:r>
      <w:r>
        <w:rPr>
          <w:lang w:val="en-US"/>
        </w:rPr>
        <w:t>See above, n.2.</w:t>
      </w:r>
    </w:p>
  </w:footnote>
  <w:footnote w:id="450">
    <w:p w14:paraId="30C979AE" w14:textId="77777777" w:rsidR="00865CD2" w:rsidRPr="005F539E" w:rsidRDefault="00865CD2" w:rsidP="002F193E">
      <w:pPr>
        <w:pStyle w:val="FootnoteText"/>
        <w:bidi w:val="0"/>
        <w:spacing w:line="240" w:lineRule="auto"/>
      </w:pPr>
      <w:r w:rsidRPr="005F539E">
        <w:rPr>
          <w:rStyle w:val="FootnoteReference"/>
        </w:rPr>
        <w:footnoteRef/>
      </w:r>
      <w:r w:rsidRPr="005F539E">
        <w:t xml:space="preserve"> </w:t>
      </w:r>
      <w:r>
        <w:t>See above, n. 32</w:t>
      </w:r>
      <w:r w:rsidRPr="005F539E">
        <w:t>.</w:t>
      </w:r>
    </w:p>
  </w:footnote>
  <w:footnote w:id="451">
    <w:p w14:paraId="3C4DC8BA" w14:textId="77777777" w:rsidR="00865CD2" w:rsidRPr="009A4CB8" w:rsidRDefault="00865CD2" w:rsidP="00E0780B">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Biblical, e.g. Neh 7:52. The name is only documented in post-exilic books of the Bible (Ezra, Neh). It</w:t>
      </w:r>
      <w:r w:rsidRPr="005E436F">
        <w:rPr>
          <w:lang w:val="en-US"/>
        </w:rPr>
        <w:t xml:space="preserve"> is also documented on </w:t>
      </w:r>
      <w:smartTag w:uri="urn:schemas-microsoft-com:office:smarttags" w:element="place">
        <w:smartTag w:uri="urn:schemas-microsoft-com:office:smarttags" w:element="PlaceName">
          <w:r w:rsidRPr="005E436F">
            <w:rPr>
              <w:lang w:val="en-US"/>
            </w:rPr>
            <w:t>Hebrew</w:t>
          </w:r>
        </w:smartTag>
        <w:r w:rsidRPr="005E436F">
          <w:rPr>
            <w:lang w:val="en-US"/>
          </w:rPr>
          <w:t xml:space="preserve"> </w:t>
        </w:r>
        <w:smartTag w:uri="urn:schemas-microsoft-com:office:smarttags" w:element="PlaceName">
          <w:r w:rsidRPr="005E436F">
            <w:rPr>
              <w:lang w:val="en-US"/>
            </w:rPr>
            <w:t>First</w:t>
          </w:r>
        </w:smartTag>
        <w:r w:rsidRPr="005E436F">
          <w:rPr>
            <w:lang w:val="en-US"/>
          </w:rPr>
          <w:t xml:space="preserve"> </w:t>
        </w:r>
        <w:smartTag w:uri="urn:schemas-microsoft-com:office:smarttags" w:element="PlaceType">
          <w:r w:rsidRPr="005E436F">
            <w:rPr>
              <w:lang w:val="en-US"/>
            </w:rPr>
            <w:t>Temple</w:t>
          </w:r>
        </w:smartTag>
      </w:smartTag>
      <w:r w:rsidRPr="005E436F">
        <w:rPr>
          <w:lang w:val="en-US"/>
        </w:rPr>
        <w:t xml:space="preserve"> seals (</w:t>
      </w:r>
      <w:r w:rsidRPr="005E436F">
        <w:rPr>
          <w:i/>
          <w:iCs/>
          <w:lang w:val="en-US"/>
        </w:rPr>
        <w:t xml:space="preserve">CWSSS </w:t>
      </w:r>
      <w:r w:rsidRPr="005E436F">
        <w:rPr>
          <w:lang w:val="en-US"/>
        </w:rPr>
        <w:t xml:space="preserve">nos. 110, 424). </w:t>
      </w:r>
      <w:r w:rsidRPr="009A2F3A">
        <w:rPr>
          <w:rFonts w:cs="Times New Roman"/>
          <w:rtl/>
          <w:lang w:val="en-US"/>
        </w:rPr>
        <w:t>בסא</w:t>
      </w:r>
      <w:r w:rsidRPr="005E436F">
        <w:rPr>
          <w:lang w:val="en-US"/>
        </w:rPr>
        <w:t xml:space="preserve"> is recorded in Palmyra (Stark</w:t>
      </w:r>
      <w:r w:rsidRPr="009A4CB8">
        <w:rPr>
          <w:lang w:eastAsia="en-GB"/>
        </w:rPr>
        <w:t xml:space="preserve">, </w:t>
      </w:r>
      <w:r w:rsidRPr="009A4CB8">
        <w:rPr>
          <w:i/>
          <w:iCs/>
          <w:lang w:eastAsia="en-GB"/>
        </w:rPr>
        <w:t>PNPI</w:t>
      </w:r>
      <w:r w:rsidRPr="009A4CB8">
        <w:rPr>
          <w:lang w:eastAsia="en-GB"/>
        </w:rPr>
        <w:t>, 77).</w:t>
      </w:r>
    </w:p>
  </w:footnote>
  <w:footnote w:id="452">
    <w:p w14:paraId="0F1A4A1C" w14:textId="77777777" w:rsidR="00865CD2" w:rsidRPr="009A2F3A" w:rsidRDefault="00865CD2" w:rsidP="009A2F3A">
      <w:pPr>
        <w:pStyle w:val="FootnoteText"/>
        <w:bidi w:val="0"/>
        <w:spacing w:line="240" w:lineRule="auto"/>
        <w:rPr>
          <w:lang w:val="en-US"/>
        </w:rPr>
      </w:pPr>
      <w:r>
        <w:rPr>
          <w:rStyle w:val="FootnoteReference"/>
        </w:rPr>
        <w:footnoteRef/>
      </w:r>
      <w:r>
        <w:rPr>
          <w:rtl/>
        </w:rPr>
        <w:t xml:space="preserve"> </w:t>
      </w:r>
      <w:r>
        <w:rPr>
          <w:lang w:val="en-US"/>
        </w:rPr>
        <w:t>For this form see vol.1, under Besai (2) B/M, p. 84.</w:t>
      </w:r>
    </w:p>
  </w:footnote>
  <w:footnote w:id="453">
    <w:p w14:paraId="7E99D309"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Biblical, e.g. Ex</w:t>
      </w:r>
      <w:r>
        <w:rPr>
          <w:rFonts w:cs="Times New Roman"/>
          <w:lang w:val="en-US"/>
        </w:rPr>
        <w:t>od</w:t>
      </w:r>
      <w:r w:rsidRPr="005E436F">
        <w:rPr>
          <w:rFonts w:cs="Times New Roman"/>
          <w:lang w:val="en-US"/>
        </w:rPr>
        <w:t xml:space="preserve"> 31:2.</w:t>
      </w:r>
    </w:p>
  </w:footnote>
  <w:footnote w:id="454">
    <w:p w14:paraId="6E41E951" w14:textId="77777777" w:rsidR="00865CD2" w:rsidRDefault="00865CD2" w:rsidP="00EC381C">
      <w:pPr>
        <w:pStyle w:val="FootnoteText"/>
        <w:bidi w:val="0"/>
        <w:spacing w:line="240" w:lineRule="auto"/>
        <w:rPr>
          <w:lang w:val="en-US"/>
        </w:rPr>
      </w:pPr>
      <w:r>
        <w:rPr>
          <w:rStyle w:val="FootnoteReference"/>
        </w:rPr>
        <w:footnoteRef/>
      </w:r>
      <w:r>
        <w:rPr>
          <w:rtl/>
        </w:rPr>
        <w:t xml:space="preserve"> </w:t>
      </w:r>
      <w:r w:rsidRPr="005E436F">
        <w:rPr>
          <w:lang w:val="en-US"/>
        </w:rPr>
        <w:t>So in the Lerner edition.</w:t>
      </w:r>
      <w:r>
        <w:rPr>
          <w:lang w:val="en-US"/>
        </w:rPr>
        <w:t xml:space="preserve"> Either this is the name intended in which name </w:t>
      </w:r>
      <w:r w:rsidRPr="00EC381C">
        <w:rPr>
          <w:rFonts w:cs="Times New Roman"/>
          <w:rtl/>
        </w:rPr>
        <w:t>בצלאל</w:t>
      </w:r>
      <w:r>
        <w:rPr>
          <w:lang w:val="en-US"/>
        </w:rPr>
        <w:t xml:space="preserve"> is a scribal “corre</w:t>
      </w:r>
      <w:r>
        <w:rPr>
          <w:lang w:val="en-US"/>
        </w:rPr>
        <w:t>c</w:t>
      </w:r>
      <w:r>
        <w:rPr>
          <w:lang w:val="en-US"/>
        </w:rPr>
        <w:t xml:space="preserve">tion,” see vol. 4, Introduction 2.7.2, p. 18, or </w:t>
      </w:r>
      <w:r w:rsidRPr="00EC381C">
        <w:rPr>
          <w:rFonts w:cs="Times New Roman"/>
          <w:rtl/>
        </w:rPr>
        <w:t>ב</w:t>
      </w:r>
      <w:r>
        <w:rPr>
          <w:rFonts w:cs="Times New Roman" w:hint="cs"/>
          <w:rtl/>
        </w:rPr>
        <w:t>ו</w:t>
      </w:r>
      <w:r>
        <w:rPr>
          <w:rFonts w:cs="Times New Roman"/>
          <w:rtl/>
        </w:rPr>
        <w:t>צלא</w:t>
      </w:r>
      <w:r>
        <w:rPr>
          <w:lang w:val="en-US"/>
        </w:rPr>
        <w:t xml:space="preserve"> is a scribal error.</w:t>
      </w:r>
    </w:p>
  </w:footnote>
  <w:footnote w:id="455">
    <w:p w14:paraId="71A0BBBD" w14:textId="77777777" w:rsidR="00865CD2" w:rsidRPr="00B32F2E" w:rsidRDefault="00865CD2" w:rsidP="00202EC4">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456">
    <w:p w14:paraId="3E4F307B" w14:textId="77777777" w:rsidR="00865CD2" w:rsidRPr="00CB5188"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Jer 32:12. </w:t>
      </w:r>
      <w:r w:rsidRPr="005E436F">
        <w:rPr>
          <w:rFonts w:cs="Times New Roman"/>
          <w:rtl/>
          <w:lang w:val="en-US"/>
        </w:rPr>
        <w:t>ברוך</w:t>
      </w:r>
      <w:r w:rsidRPr="005E436F">
        <w:rPr>
          <w:rFonts w:cs="Times New Roman"/>
          <w:lang w:val="en-US"/>
        </w:rPr>
        <w:t xml:space="preserve"> was Jeremiah’s scribe.</w:t>
      </w:r>
    </w:p>
  </w:footnote>
  <w:footnote w:id="457">
    <w:p w14:paraId="7F03AB08" w14:textId="77777777" w:rsidR="00865CD2" w:rsidRPr="0082040E" w:rsidRDefault="00865CD2" w:rsidP="008C7469">
      <w:pPr>
        <w:pStyle w:val="FootnoteText"/>
        <w:bidi w:val="0"/>
        <w:spacing w:line="240" w:lineRule="auto"/>
        <w:rPr>
          <w:lang w:val="en-US"/>
        </w:rPr>
      </w:pPr>
      <w:r>
        <w:rPr>
          <w:rStyle w:val="FootnoteReference"/>
        </w:rPr>
        <w:footnoteRef/>
      </w:r>
      <w:r>
        <w:rPr>
          <w:rtl/>
        </w:rPr>
        <w:t xml:space="preserve"> </w:t>
      </w:r>
      <w:r>
        <w:rPr>
          <w:lang w:val="en-US"/>
        </w:rPr>
        <w:t>These names are given as examples for signatures on a document, and probably do not represent real people.</w:t>
      </w:r>
    </w:p>
  </w:footnote>
  <w:footnote w:id="458">
    <w:p w14:paraId="4AC555A1" w14:textId="77777777" w:rsidR="00865CD2" w:rsidRPr="00D20B3C" w:rsidRDefault="00865CD2" w:rsidP="00D20B3C">
      <w:pPr>
        <w:pStyle w:val="FootnoteText"/>
        <w:bidi w:val="0"/>
        <w:spacing w:line="240" w:lineRule="auto"/>
        <w:rPr>
          <w:lang w:val="en-US"/>
        </w:rPr>
      </w:pPr>
      <w:r>
        <w:rPr>
          <w:rStyle w:val="FootnoteReference"/>
        </w:rPr>
        <w:footnoteRef/>
      </w:r>
      <w:r>
        <w:rPr>
          <w:rtl/>
        </w:rPr>
        <w:t xml:space="preserve"> </w:t>
      </w:r>
      <w:r>
        <w:rPr>
          <w:lang w:val="en-US"/>
        </w:rPr>
        <w:t>His son is mentioned as giving his signature to a document mentioned by Jeremiah (2), who was a contemporary of Rabbi Yohanan (1), see Introduction 7.4.1.</w:t>
      </w:r>
    </w:p>
  </w:footnote>
  <w:footnote w:id="459">
    <w:p w14:paraId="0F72E7EB" w14:textId="77777777" w:rsidR="00865CD2" w:rsidRPr="00B519F8" w:rsidRDefault="00865CD2" w:rsidP="003865BD">
      <w:pPr>
        <w:pStyle w:val="FootnoteText"/>
        <w:bidi w:val="0"/>
        <w:spacing w:line="240" w:lineRule="auto"/>
        <w:rPr>
          <w:lang w:val="en-US"/>
        </w:rPr>
      </w:pPr>
      <w:r w:rsidRPr="003865BD">
        <w:rPr>
          <w:rStyle w:val="FootnoteReference"/>
        </w:rPr>
        <w:footnoteRef/>
      </w:r>
      <w:r>
        <w:rPr>
          <w:lang w:val="en-US"/>
        </w:rPr>
        <w:t xml:space="preserve"> </w:t>
      </w:r>
      <w:r w:rsidRPr="003865BD">
        <w:rPr>
          <w:rFonts w:hint="cs"/>
          <w:lang w:val="en-US"/>
        </w:rPr>
        <w:t>I</w:t>
      </w:r>
      <w:r>
        <w:rPr>
          <w:lang w:val="en-US"/>
        </w:rPr>
        <w:t xml:space="preserve">n </w:t>
      </w:r>
      <w:smartTag w:uri="urn:schemas-microsoft-com:office:smarttags" w:element="place">
        <w:r>
          <w:rPr>
            <w:lang w:val="en-US"/>
          </w:rPr>
          <w:t>Transjordan</w:t>
        </w:r>
      </w:smartTag>
      <w:r w:rsidRPr="003865BD">
        <w:rPr>
          <w:lang w:val="en-US"/>
        </w:rPr>
        <w:t>.</w:t>
      </w:r>
    </w:p>
  </w:footnote>
  <w:footnote w:id="460">
    <w:p w14:paraId="4637E176" w14:textId="77777777" w:rsidR="00865CD2" w:rsidRPr="004519CF" w:rsidRDefault="00865CD2" w:rsidP="00FD67D2">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For the form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 xml:space="preserve"> see vol. 1, under Baruch (1) B/M, p. 84. This form looks like a Greek transli</w:t>
      </w:r>
      <w:r>
        <w:rPr>
          <w:rFonts w:cs="Times New Roman"/>
        </w:rPr>
        <w:t>t</w:t>
      </w:r>
      <w:r>
        <w:rPr>
          <w:rFonts w:cs="Times New Roman"/>
        </w:rPr>
        <w:t>eration of the form</w:t>
      </w:r>
      <w:r>
        <w:rPr>
          <w:rFonts w:cs="Times New Roman"/>
          <w:lang w:val="en-US"/>
        </w:rPr>
        <w:t xml:space="preserve"> </w:t>
      </w:r>
      <w:r>
        <w:rPr>
          <w:rFonts w:cs="Times New Roman" w:hint="cs"/>
          <w:rtl/>
          <w:lang w:val="en-US"/>
        </w:rPr>
        <w:t>ברוכי</w:t>
      </w:r>
      <w:r>
        <w:rPr>
          <w:rFonts w:cs="Times New Roman"/>
          <w:lang w:val="en-US"/>
        </w:rPr>
        <w:t>. For such forms see vol. 3, Introduction 2.2.1.1.2, p. 11. For this name see vol. 4, under Barachiah (2) B/M, pp. 66-7.</w:t>
      </w:r>
    </w:p>
  </w:footnote>
  <w:footnote w:id="461">
    <w:p w14:paraId="68D14375"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Biblical, e.g. Zach 1:1.</w:t>
      </w:r>
    </w:p>
  </w:footnote>
  <w:footnote w:id="462">
    <w:p w14:paraId="3F15C64E" w14:textId="77777777" w:rsidR="00865CD2" w:rsidRPr="00D20B3C" w:rsidRDefault="00865CD2" w:rsidP="00D20B3C">
      <w:pPr>
        <w:pStyle w:val="FootnoteText"/>
        <w:bidi w:val="0"/>
        <w:spacing w:line="240" w:lineRule="auto"/>
        <w:rPr>
          <w:lang w:val="en-US"/>
        </w:rPr>
      </w:pPr>
      <w:r>
        <w:rPr>
          <w:rStyle w:val="FootnoteReference"/>
        </w:rPr>
        <w:footnoteRef/>
      </w:r>
      <w:r>
        <w:rPr>
          <w:rtl/>
        </w:rPr>
        <w:t xml:space="preserve"> </w:t>
      </w:r>
      <w:r>
        <w:rPr>
          <w:lang w:val="en-US"/>
        </w:rPr>
        <w:t>Transmits in the name of Hiyya (4), see Introduction 7.4.2.</w:t>
      </w:r>
    </w:p>
  </w:footnote>
  <w:footnote w:id="463">
    <w:p w14:paraId="41658044" w14:textId="77777777" w:rsidR="00865CD2" w:rsidRDefault="00865CD2" w:rsidP="00EC381C">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Munich Ms and in the Vilna print to </w:t>
      </w:r>
      <w:r w:rsidRPr="005E436F">
        <w:rPr>
          <w:i/>
          <w:iCs/>
          <w:lang w:val="en-US"/>
        </w:rPr>
        <w:t>bSot</w:t>
      </w:r>
      <w:r w:rsidRPr="005E436F">
        <w:rPr>
          <w:lang w:val="en-US"/>
        </w:rPr>
        <w:t xml:space="preserve"> 49a and in the </w:t>
      </w:r>
      <w:smartTag w:uri="urn:schemas-microsoft-com:office:smarttags" w:element="City">
        <w:r w:rsidRPr="005E436F">
          <w:rPr>
            <w:lang w:val="en-US"/>
          </w:rPr>
          <w:t>Jerusalem</w:t>
        </w:r>
      </w:smartTag>
      <w:r w:rsidRPr="005E436F">
        <w:rPr>
          <w:lang w:val="en-US"/>
        </w:rPr>
        <w:t xml:space="preserve"> – Yad Harav Herzog 1 Ms. to </w:t>
      </w:r>
      <w:r w:rsidRPr="005E436F">
        <w:rPr>
          <w:i/>
          <w:iCs/>
          <w:lang w:val="en-US"/>
        </w:rPr>
        <w:t>bSan</w:t>
      </w:r>
      <w:r w:rsidRPr="005E436F">
        <w:rPr>
          <w:lang w:val="en-US"/>
        </w:rPr>
        <w:t xml:space="preserve"> 94b.</w:t>
      </w:r>
      <w:r>
        <w:rPr>
          <w:lang w:val="en-US"/>
        </w:rPr>
        <w:t xml:space="preserve"> On the additional </w:t>
      </w:r>
      <w:r w:rsidRPr="00295F42">
        <w:rPr>
          <w:rFonts w:cs="Times New Roman"/>
          <w:rtl/>
          <w:lang w:val="en-US"/>
        </w:rPr>
        <w:t>י</w:t>
      </w:r>
      <w:r>
        <w:rPr>
          <w:lang w:val="en-US"/>
        </w:rPr>
        <w:t xml:space="preserve"> see under Hezekiah (6) B/M in vol. 1, pp. 95, and 96, n. 17.</w:t>
      </w:r>
    </w:p>
  </w:footnote>
  <w:footnote w:id="464">
    <w:p w14:paraId="6DF69A0D" w14:textId="77777777" w:rsidR="00865CD2" w:rsidRPr="00927310" w:rsidRDefault="00865CD2" w:rsidP="00DE659C">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Although he appears only in BT (here and in </w:t>
      </w:r>
      <w:r w:rsidRPr="005E436F">
        <w:rPr>
          <w:i/>
          <w:iCs/>
          <w:lang w:val="en-US"/>
        </w:rPr>
        <w:t xml:space="preserve">bSot </w:t>
      </w:r>
      <w:r w:rsidRPr="005E436F">
        <w:rPr>
          <w:lang w:val="en-US"/>
        </w:rPr>
        <w:t>49</w:t>
      </w:r>
      <w:r>
        <w:rPr>
          <w:lang w:val="en-US"/>
        </w:rPr>
        <w:t xml:space="preserve"> </w:t>
      </w:r>
      <w:r w:rsidRPr="005E436F">
        <w:rPr>
          <w:lang w:val="en-US"/>
        </w:rPr>
        <w:t xml:space="preserve">and in </w:t>
      </w:r>
      <w:r w:rsidRPr="005E436F">
        <w:rPr>
          <w:i/>
          <w:iCs/>
          <w:lang w:val="en-US"/>
        </w:rPr>
        <w:t>bSan</w:t>
      </w:r>
      <w:r w:rsidRPr="005E436F">
        <w:rPr>
          <w:lang w:val="en-US"/>
        </w:rPr>
        <w:t xml:space="preserve"> 94b), his son is designated </w:t>
      </w:r>
      <w:r w:rsidRPr="005E436F">
        <w:rPr>
          <w:rFonts w:cs="Times New Roman" w:hint="eastAsia"/>
          <w:rtl/>
          <w:lang w:val="en-US"/>
        </w:rPr>
        <w:t>רבי</w:t>
      </w:r>
      <w:r w:rsidRPr="005E436F">
        <w:rPr>
          <w:rFonts w:cs="Times New Roman"/>
          <w:lang w:val="en-US"/>
        </w:rPr>
        <w:t xml:space="preserve">, see Introduction </w:t>
      </w:r>
      <w:r>
        <w:t>5.1.3.2.2</w:t>
      </w:r>
      <w:r w:rsidRPr="005E436F">
        <w:rPr>
          <w:rFonts w:cs="Times New Roman"/>
          <w:lang w:val="en-US"/>
        </w:rPr>
        <w:t xml:space="preserve">, and transmits haggadic traditions, in Hebrew, see Introduction </w:t>
      </w:r>
      <w:r>
        <w:t>5.1.3.2.</w:t>
      </w:r>
      <w:r>
        <w:rPr>
          <w:rFonts w:cs="Times New Roman"/>
          <w:u w:color="FFFF00"/>
        </w:rPr>
        <w:t>5-6</w:t>
      </w:r>
      <w:r w:rsidRPr="005E436F">
        <w:rPr>
          <w:rFonts w:cs="Times New Roman"/>
          <w:lang w:val="en-US"/>
        </w:rPr>
        <w:t>.</w:t>
      </w:r>
    </w:p>
  </w:footnote>
  <w:footnote w:id="465">
    <w:p w14:paraId="2880CD66" w14:textId="77777777" w:rsidR="00865CD2" w:rsidRPr="00B32F2E" w:rsidRDefault="00865CD2" w:rsidP="0003726A">
      <w:pPr>
        <w:pStyle w:val="FootnoteText"/>
        <w:bidi w:val="0"/>
        <w:spacing w:line="240" w:lineRule="auto"/>
        <w:rPr>
          <w:lang w:val="en-US"/>
        </w:rPr>
      </w:pPr>
      <w:r>
        <w:rPr>
          <w:rStyle w:val="FootnoteReference"/>
        </w:rPr>
        <w:footnoteRef/>
      </w:r>
      <w:r>
        <w:rPr>
          <w:rtl/>
        </w:rPr>
        <w:t xml:space="preserve"> </w:t>
      </w:r>
      <w:r w:rsidRPr="00B32F2E">
        <w:rPr>
          <w:lang w:val="en-US"/>
        </w:rPr>
        <w:t xml:space="preserve">Mentioned </w:t>
      </w:r>
      <w:r>
        <w:rPr>
          <w:lang w:val="en-US"/>
        </w:rPr>
        <w:t>with no chronological context</w:t>
      </w:r>
      <w:r w:rsidRPr="00B32F2E">
        <w:rPr>
          <w:lang w:val="en-US"/>
        </w:rPr>
        <w:t xml:space="preserve">, see Introduction </w:t>
      </w:r>
      <w:r>
        <w:rPr>
          <w:lang w:val="en-US"/>
        </w:rPr>
        <w:t>7.4.4</w:t>
      </w:r>
      <w:r w:rsidRPr="00B32F2E">
        <w:rPr>
          <w:lang w:val="en-US"/>
        </w:rPr>
        <w:t>.</w:t>
      </w:r>
    </w:p>
  </w:footnote>
  <w:footnote w:id="466">
    <w:p w14:paraId="70549273" w14:textId="77777777" w:rsidR="00865CD2" w:rsidRPr="006830DC" w:rsidRDefault="00865CD2" w:rsidP="00344164">
      <w:pPr>
        <w:pStyle w:val="FootnoteText"/>
        <w:bidi w:val="0"/>
        <w:spacing w:line="240" w:lineRule="auto"/>
        <w:rPr>
          <w:rFonts w:cs="Times New Roman"/>
          <w:lang w:val="en-US"/>
        </w:rPr>
      </w:pPr>
      <w:r w:rsidRPr="006830DC">
        <w:rPr>
          <w:rStyle w:val="FootnoteReference"/>
          <w:rFonts w:cs="Times New Roman"/>
        </w:rPr>
        <w:footnoteRef/>
      </w:r>
      <w:r>
        <w:rPr>
          <w:rFonts w:cs="Times New Roman"/>
        </w:rPr>
        <w:t xml:space="preserve"> </w:t>
      </w:r>
      <w:r w:rsidRPr="006830DC">
        <w:rPr>
          <w:rFonts w:cs="Times New Roman"/>
          <w:lang w:val="en-US"/>
        </w:rPr>
        <w:t xml:space="preserve">In Aramaic – </w:t>
      </w:r>
      <w:r w:rsidRPr="006830DC">
        <w:rPr>
          <w:rFonts w:cs="Times New Roman"/>
          <w:rtl/>
        </w:rPr>
        <w:t>בוצריי</w:t>
      </w:r>
      <w:r>
        <w:rPr>
          <w:rFonts w:cs="Times New Roman" w:hint="cs"/>
          <w:rtl/>
        </w:rPr>
        <w:t>ה</w:t>
      </w:r>
      <w:r>
        <w:rPr>
          <w:rFonts w:cs="Times New Roman"/>
        </w:rPr>
        <w:t xml:space="preserve">, see Reeg, </w:t>
      </w:r>
      <w:r>
        <w:rPr>
          <w:rFonts w:cs="Times New Roman"/>
          <w:i/>
          <w:iCs/>
        </w:rPr>
        <w:t>Ortsnamen</w:t>
      </w:r>
      <w:r>
        <w:rPr>
          <w:rFonts w:cs="Times New Roman"/>
        </w:rPr>
        <w:t>, 77-8</w:t>
      </w:r>
      <w:r w:rsidRPr="006830DC">
        <w:rPr>
          <w:rFonts w:cs="Times New Roman"/>
        </w:rPr>
        <w:t>.</w:t>
      </w:r>
      <w:r>
        <w:rPr>
          <w:rFonts w:cs="Times New Roman"/>
        </w:rPr>
        <w:t xml:space="preserve"> So only in </w:t>
      </w:r>
      <w:r w:rsidRPr="00344164">
        <w:rPr>
          <w:rFonts w:cs="Times New Roman"/>
          <w:i/>
          <w:iCs/>
        </w:rPr>
        <w:t>Exod</w:t>
      </w:r>
      <w:r>
        <w:rPr>
          <w:rFonts w:cs="Times New Roman"/>
          <w:i/>
          <w:iCs/>
        </w:rPr>
        <w:t xml:space="preserve"> Rab </w:t>
      </w:r>
      <w:r w:rsidRPr="00344164">
        <w:rPr>
          <w:rFonts w:cs="Times New Roman"/>
        </w:rPr>
        <w:t>10:1</w:t>
      </w:r>
      <w:r>
        <w:rPr>
          <w:rFonts w:cs="Times New Roman"/>
        </w:rPr>
        <w:t xml:space="preserve">. In </w:t>
      </w:r>
      <w:r w:rsidRPr="00344164">
        <w:rPr>
          <w:rFonts w:cs="Times New Roman"/>
          <w:i/>
          <w:iCs/>
        </w:rPr>
        <w:t>Gen Rab</w:t>
      </w:r>
      <w:r>
        <w:rPr>
          <w:rFonts w:cs="Times New Roman"/>
        </w:rPr>
        <w:t xml:space="preserve"> without place de</w:t>
      </w:r>
      <w:r>
        <w:rPr>
          <w:rFonts w:cs="Times New Roman"/>
        </w:rPr>
        <w:t>s</w:t>
      </w:r>
      <w:r>
        <w:rPr>
          <w:rFonts w:cs="Times New Roman"/>
        </w:rPr>
        <w:t>ignation. On Bostra see Introduction 3.2.1.</w:t>
      </w:r>
    </w:p>
  </w:footnote>
  <w:footnote w:id="467">
    <w:p w14:paraId="77834228" w14:textId="77777777" w:rsidR="00865CD2" w:rsidRPr="00D20B3C" w:rsidRDefault="00865CD2" w:rsidP="00505AB4">
      <w:pPr>
        <w:pStyle w:val="FootnoteText"/>
        <w:bidi w:val="0"/>
        <w:spacing w:line="240" w:lineRule="auto"/>
        <w:rPr>
          <w:lang w:val="en-US"/>
        </w:rPr>
      </w:pPr>
      <w:r>
        <w:rPr>
          <w:rStyle w:val="FootnoteReference"/>
        </w:rPr>
        <w:footnoteRef/>
      </w:r>
      <w:r>
        <w:rPr>
          <w:rtl/>
        </w:rPr>
        <w:t xml:space="preserve"> </w:t>
      </w:r>
      <w:r>
        <w:rPr>
          <w:lang w:val="en-US"/>
        </w:rPr>
        <w:t>His son transmits in the name of Jeremiah (2), who was a contemporary of Rabbi Yohanan (1), see I</w:t>
      </w:r>
      <w:r>
        <w:rPr>
          <w:lang w:val="en-US"/>
        </w:rPr>
        <w:t>n</w:t>
      </w:r>
      <w:r>
        <w:rPr>
          <w:lang w:val="en-US"/>
        </w:rPr>
        <w:t>troduction 7.4.1.</w:t>
      </w:r>
    </w:p>
  </w:footnote>
  <w:footnote w:id="468">
    <w:p w14:paraId="018DE675" w14:textId="77777777" w:rsidR="00865CD2" w:rsidRDefault="00865CD2" w:rsidP="002B3190">
      <w:pPr>
        <w:pStyle w:val="FootnoteText"/>
        <w:bidi w:val="0"/>
        <w:spacing w:line="240" w:lineRule="auto"/>
        <w:rPr>
          <w:lang w:val="en-US"/>
        </w:rPr>
      </w:pPr>
      <w:r w:rsidRPr="006830DC">
        <w:rPr>
          <w:rStyle w:val="FootnoteReference"/>
          <w:rFonts w:cs="Times New Roman"/>
        </w:rPr>
        <w:footnoteRef/>
      </w:r>
      <w:r>
        <w:rPr>
          <w:rFonts w:cs="Times New Roman"/>
        </w:rPr>
        <w:t xml:space="preserve"> </w:t>
      </w:r>
      <w:r w:rsidRPr="006830DC">
        <w:rPr>
          <w:rFonts w:cs="Times New Roman"/>
          <w:lang w:val="en-US"/>
        </w:rPr>
        <w:t>In</w:t>
      </w:r>
      <w:r w:rsidRPr="005E436F">
        <w:rPr>
          <w:lang w:val="en-US"/>
        </w:rPr>
        <w:t xml:space="preserve"> Aramaic – </w:t>
      </w:r>
      <w:r w:rsidRPr="005E436F">
        <w:rPr>
          <w:rFonts w:cs="Times New Roman"/>
          <w:rtl/>
        </w:rPr>
        <w:t>סבא</w:t>
      </w:r>
      <w:r w:rsidRPr="005E436F">
        <w:rPr>
          <w:lang w:val="en-US"/>
        </w:rPr>
        <w:t>.</w:t>
      </w:r>
      <w:r>
        <w:rPr>
          <w:lang w:val="en-US"/>
        </w:rPr>
        <w:t xml:space="preserve"> </w:t>
      </w:r>
      <w:r>
        <w:rPr>
          <w:rFonts w:cs="Times New Roman"/>
          <w:lang w:val="en-US"/>
        </w:rPr>
        <w:t>On this title see vol. 1, Introduction 3.2.3, p. 33.</w:t>
      </w:r>
    </w:p>
  </w:footnote>
  <w:footnote w:id="469">
    <w:p w14:paraId="3BCEB59A" w14:textId="77777777" w:rsidR="00865CD2" w:rsidRPr="006129F2" w:rsidRDefault="00865CD2" w:rsidP="006129F2">
      <w:pPr>
        <w:pStyle w:val="FootnoteText"/>
        <w:bidi w:val="0"/>
        <w:spacing w:line="240" w:lineRule="auto"/>
        <w:rPr>
          <w:lang w:val="en-US"/>
        </w:rPr>
      </w:pPr>
      <w:r>
        <w:rPr>
          <w:rStyle w:val="FootnoteReference"/>
        </w:rPr>
        <w:footnoteRef/>
      </w:r>
      <w:r>
        <w:rPr>
          <w:rtl/>
        </w:rPr>
        <w:t xml:space="preserve"> </w:t>
      </w:r>
      <w:r>
        <w:rPr>
          <w:lang w:val="en-US"/>
        </w:rPr>
        <w:t xml:space="preserve">Abbin (6), who was a contemporary of Rabbi Yonah (2)’s son, transmits in his name, see Introduction 7.4.3. </w:t>
      </w:r>
    </w:p>
  </w:footnote>
  <w:footnote w:id="470">
    <w:p w14:paraId="0419970A" w14:textId="77777777" w:rsidR="00865CD2" w:rsidRDefault="00865CD2" w:rsidP="002B3190">
      <w:pPr>
        <w:pStyle w:val="FootnoteText"/>
        <w:bidi w:val="0"/>
        <w:spacing w:line="240" w:lineRule="auto"/>
      </w:pPr>
      <w:r w:rsidRPr="009A4CB8">
        <w:rPr>
          <w:rStyle w:val="FootnoteReference"/>
        </w:rPr>
        <w:footnoteRef/>
      </w:r>
      <w:r>
        <w:t xml:space="preserve"> </w:t>
      </w:r>
      <w:r w:rsidRPr="005E436F">
        <w:t xml:space="preserve">In Hebrew </w:t>
      </w:r>
      <w:r w:rsidRPr="009A4CB8">
        <w:rPr>
          <w:lang w:val="en-US"/>
        </w:rPr>
        <w:t>–</w:t>
      </w:r>
      <w:r w:rsidRPr="005E436F">
        <w:t xml:space="preserve"> </w:t>
      </w:r>
      <w:r w:rsidRPr="005E436F">
        <w:rPr>
          <w:rFonts w:cs="Times New Roman"/>
          <w:rtl/>
        </w:rPr>
        <w:t>הכהן ברבי</w:t>
      </w:r>
      <w:r w:rsidRPr="009A4CB8">
        <w:t>.</w:t>
      </w:r>
      <w:r>
        <w:t xml:space="preserve"> On the first title see vol. 1, Introduction 3.2.5, pp. 33-4. On the second title see Intr</w:t>
      </w:r>
      <w:r>
        <w:t>o</w:t>
      </w:r>
      <w:r>
        <w:t>duction 3.1.1.</w:t>
      </w:r>
    </w:p>
  </w:footnote>
  <w:footnote w:id="471">
    <w:p w14:paraId="64C3FB26" w14:textId="77777777" w:rsidR="00865CD2" w:rsidRPr="005C724F" w:rsidRDefault="00865CD2" w:rsidP="006129F2">
      <w:pPr>
        <w:pStyle w:val="FootnoteText"/>
        <w:bidi w:val="0"/>
        <w:spacing w:line="240" w:lineRule="auto"/>
        <w:rPr>
          <w:lang w:val="en-US"/>
        </w:rPr>
      </w:pPr>
      <w:r>
        <w:rPr>
          <w:rStyle w:val="FootnoteReference"/>
        </w:rPr>
        <w:footnoteRef/>
      </w:r>
      <w:r>
        <w:rPr>
          <w:rtl/>
        </w:rPr>
        <w:t xml:space="preserve"> </w:t>
      </w:r>
      <w:r>
        <w:rPr>
          <w:lang w:val="en-US"/>
        </w:rPr>
        <w:t>Transmits in the name of Rabbi Levi (6), who was a contemporary of Rabbi Yohanan (1), see Intr</w:t>
      </w:r>
      <w:r>
        <w:rPr>
          <w:lang w:val="en-US"/>
        </w:rPr>
        <w:t>o</w:t>
      </w:r>
      <w:r>
        <w:rPr>
          <w:lang w:val="en-US"/>
        </w:rPr>
        <w:t>duction 7.4.1.</w:t>
      </w:r>
    </w:p>
  </w:footnote>
  <w:footnote w:id="472">
    <w:p w14:paraId="4D86DA90" w14:textId="77777777" w:rsidR="00865CD2" w:rsidRPr="00344164" w:rsidRDefault="00865CD2" w:rsidP="00344164">
      <w:pPr>
        <w:pStyle w:val="FootnoteText"/>
        <w:bidi w:val="0"/>
        <w:spacing w:line="240" w:lineRule="auto"/>
        <w:rPr>
          <w:lang w:val="en-US"/>
        </w:rPr>
      </w:pPr>
      <w:r>
        <w:rPr>
          <w:rStyle w:val="FootnoteReference"/>
        </w:rPr>
        <w:footnoteRef/>
      </w:r>
      <w:r>
        <w:t xml:space="preserve"> </w:t>
      </w:r>
      <w:r>
        <w:rPr>
          <w:lang w:val="en-US"/>
        </w:rPr>
        <w:t xml:space="preserve">So in </w:t>
      </w:r>
      <w:r w:rsidRPr="005E436F">
        <w:rPr>
          <w:rFonts w:cs="Times New Roman"/>
          <w:lang w:val="en-US"/>
        </w:rPr>
        <w:t xml:space="preserve">the parallel </w:t>
      </w:r>
      <w:r>
        <w:rPr>
          <w:rFonts w:cs="Times New Roman"/>
          <w:lang w:val="en-US"/>
        </w:rPr>
        <w:t>Tanḥum</w:t>
      </w:r>
      <w:r w:rsidRPr="005E436F">
        <w:rPr>
          <w:rFonts w:cs="Times New Roman"/>
          <w:lang w:val="en-US"/>
        </w:rPr>
        <w:t>a (</w:t>
      </w:r>
      <w:smartTag w:uri="urn:schemas-microsoft-com:office:smarttags" w:element="place">
        <w:smartTag w:uri="urn:schemas-microsoft-com:office:smarttags" w:element="City">
          <w:r w:rsidRPr="005E436F">
            <w:rPr>
              <w:rFonts w:cs="Times New Roman"/>
              <w:lang w:val="en-US"/>
            </w:rPr>
            <w:t>Warsaw</w:t>
          </w:r>
        </w:smartTag>
      </w:smartTag>
      <w:r w:rsidRPr="005E436F">
        <w:rPr>
          <w:rFonts w:cs="Times New Roman"/>
          <w:lang w:val="en-US"/>
        </w:rPr>
        <w:t xml:space="preserve"> edition)</w:t>
      </w:r>
      <w:r>
        <w:rPr>
          <w:rFonts w:cs="Times New Roman"/>
          <w:lang w:val="en-US"/>
        </w:rPr>
        <w:t>. On this name see below under Zachariah B/M. This may be a scribal “correction,” see vol. 4, Introduction 2.7.2, p. 18.</w:t>
      </w:r>
    </w:p>
  </w:footnote>
  <w:footnote w:id="473">
    <w:p w14:paraId="497BA685" w14:textId="77777777" w:rsidR="00865CD2" w:rsidRPr="00B32F2E" w:rsidRDefault="00865CD2" w:rsidP="00E754E7">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474">
    <w:p w14:paraId="27B01ED9" w14:textId="77777777" w:rsidR="00865CD2" w:rsidRPr="004A42CA" w:rsidRDefault="00865CD2" w:rsidP="002F193E">
      <w:pPr>
        <w:pStyle w:val="FootnoteText"/>
        <w:bidi w:val="0"/>
        <w:spacing w:line="240" w:lineRule="auto"/>
        <w:rPr>
          <w:rFonts w:cs="Times New Roman"/>
        </w:rPr>
      </w:pPr>
      <w:r>
        <w:rPr>
          <w:rStyle w:val="FootnoteReference"/>
        </w:rPr>
        <w:footnoteRef/>
      </w:r>
      <w:r>
        <w:rPr>
          <w:rFonts w:cs="Times New Roman"/>
          <w:lang w:val="en-US"/>
        </w:rPr>
        <w:t xml:space="preserve"> See Introduction </w:t>
      </w:r>
      <w:r>
        <w:t>5.1.4.2</w:t>
      </w:r>
      <w:r>
        <w:rPr>
          <w:rFonts w:cs="Times New Roman"/>
        </w:rPr>
        <w:t>.</w:t>
      </w:r>
    </w:p>
  </w:footnote>
  <w:footnote w:id="475">
    <w:p w14:paraId="2A9C3F34" w14:textId="77777777" w:rsidR="00865CD2" w:rsidRPr="009A4CB8" w:rsidRDefault="00865CD2" w:rsidP="002F193E">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So according to Muntner, </w:t>
      </w:r>
      <w:r>
        <w:rPr>
          <w:rFonts w:cs="Times New Roman"/>
          <w:i/>
          <w:iCs/>
          <w:lang w:val="en-US"/>
        </w:rPr>
        <w:t>Assaph</w:t>
      </w:r>
      <w:r>
        <w:rPr>
          <w:rFonts w:cs="Times New Roman"/>
          <w:lang w:val="en-US"/>
        </w:rPr>
        <w:t>,</w:t>
      </w:r>
      <w:r>
        <w:rPr>
          <w:rFonts w:cs="Times New Roman"/>
          <w:i/>
          <w:iCs/>
          <w:lang w:val="en-US"/>
        </w:rPr>
        <w:t xml:space="preserve"> </w:t>
      </w:r>
      <w:r w:rsidRPr="005E436F">
        <w:rPr>
          <w:lang w:val="en-US"/>
        </w:rPr>
        <w:t>33-7.</w:t>
      </w:r>
    </w:p>
  </w:footnote>
  <w:footnote w:id="476">
    <w:p w14:paraId="47317599" w14:textId="77777777" w:rsidR="00865CD2" w:rsidRPr="00A87EF7" w:rsidRDefault="00865CD2" w:rsidP="00A87EF7">
      <w:pPr>
        <w:pStyle w:val="FootnoteText"/>
        <w:bidi w:val="0"/>
        <w:spacing w:line="240" w:lineRule="auto"/>
        <w:rPr>
          <w:rFonts w:cs="Times New Roman"/>
          <w:lang w:val="en-US"/>
        </w:rPr>
      </w:pPr>
      <w:r>
        <w:rPr>
          <w:rStyle w:val="FootnoteReference"/>
        </w:rPr>
        <w:footnoteRef/>
      </w:r>
      <w:r>
        <w:t xml:space="preserve"> </w:t>
      </w:r>
      <w:r>
        <w:rPr>
          <w:lang w:val="en-US"/>
        </w:rPr>
        <w:t xml:space="preserve">For this form see vol. 3, under Barachiah (1) B/M, p. 81. The fall of the </w:t>
      </w:r>
      <w:r>
        <w:rPr>
          <w:rFonts w:ascii="Graeca" w:hAnsi="Graeca"/>
          <w:lang w:val="en-US"/>
        </w:rPr>
        <w:t></w:t>
      </w:r>
      <w:r>
        <w:rPr>
          <w:rFonts w:cs="Times New Roman"/>
          <w:lang w:val="en-US"/>
        </w:rPr>
        <w:t xml:space="preserve"> is probably a scribal error, see vol. 3, Introduction 2.8.2, p. 20.</w:t>
      </w:r>
    </w:p>
  </w:footnote>
  <w:footnote w:id="477">
    <w:p w14:paraId="4F7941E7" w14:textId="77777777" w:rsidR="00865CD2" w:rsidRPr="00836173" w:rsidRDefault="00865CD2" w:rsidP="00A31867">
      <w:pPr>
        <w:pStyle w:val="FootnoteText"/>
        <w:bidi w:val="0"/>
        <w:spacing w:line="240" w:lineRule="auto"/>
        <w:rPr>
          <w:lang w:val="en-US"/>
        </w:rPr>
      </w:pPr>
      <w:r>
        <w:rPr>
          <w:rStyle w:val="FootnoteReference"/>
        </w:rPr>
        <w:footnoteRef/>
      </w:r>
      <w:r>
        <w:rPr>
          <w:rtl/>
        </w:rPr>
        <w:t xml:space="preserve"> </w:t>
      </w:r>
      <w:r w:rsidRPr="00836173">
        <w:rPr>
          <w:lang w:val="en-US"/>
        </w:rPr>
        <w:t xml:space="preserve">The </w:t>
      </w:r>
      <w:r>
        <w:rPr>
          <w:lang w:val="en-US"/>
        </w:rPr>
        <w:t>amulet</w:t>
      </w:r>
      <w:r w:rsidRPr="00836173">
        <w:rPr>
          <w:lang w:val="en-US"/>
        </w:rPr>
        <w:t xml:space="preserve"> comes from the region of </w:t>
      </w:r>
      <w:smartTag w:uri="urn:schemas-microsoft-com:office:smarttags" w:element="place">
        <w:smartTag w:uri="urn:schemas-microsoft-com:office:smarttags" w:element="City">
          <w:r w:rsidRPr="00836173">
            <w:rPr>
              <w:lang w:val="en-US"/>
            </w:rPr>
            <w:t>Samaria</w:t>
          </w:r>
        </w:smartTag>
      </w:smartTag>
      <w:r w:rsidRPr="00836173">
        <w:rPr>
          <w:lang w:val="en-US"/>
        </w:rPr>
        <w:t xml:space="preserve"> and displays no Christian signs, </w:t>
      </w:r>
      <w:r>
        <w:rPr>
          <w:lang w:val="en-US"/>
        </w:rPr>
        <w:t xml:space="preserve">but </w:t>
      </w:r>
      <w:r w:rsidRPr="00836173">
        <w:rPr>
          <w:lang w:val="en-US"/>
        </w:rPr>
        <w:t>see Introdu</w:t>
      </w:r>
      <w:r w:rsidRPr="00836173">
        <w:rPr>
          <w:lang w:val="en-US"/>
        </w:rPr>
        <w:t>c</w:t>
      </w:r>
      <w:r w:rsidRPr="00836173">
        <w:rPr>
          <w:lang w:val="en-US"/>
        </w:rPr>
        <w:t xml:space="preserve">tion </w:t>
      </w:r>
      <w:r>
        <w:t>6.1.5</w:t>
      </w:r>
      <w:r w:rsidRPr="00836173">
        <w:rPr>
          <w:lang w:val="en-US"/>
        </w:rPr>
        <w:t>.</w:t>
      </w:r>
    </w:p>
  </w:footnote>
  <w:footnote w:id="478">
    <w:p w14:paraId="79E21428" w14:textId="77777777" w:rsidR="00865CD2" w:rsidRPr="004E261B" w:rsidRDefault="00865CD2" w:rsidP="004E261B">
      <w:pPr>
        <w:pStyle w:val="FootnoteText"/>
        <w:bidi w:val="0"/>
        <w:spacing w:line="240" w:lineRule="auto"/>
        <w:rPr>
          <w:lang w:val="en-US"/>
        </w:rPr>
      </w:pPr>
      <w:r>
        <w:rPr>
          <w:rStyle w:val="FootnoteReference"/>
        </w:rPr>
        <w:footnoteRef/>
      </w:r>
      <w:r>
        <w:rPr>
          <w:rtl/>
        </w:rPr>
        <w:t xml:space="preserve"> </w:t>
      </w:r>
      <w:r>
        <w:rPr>
          <w:lang w:val="en-US"/>
        </w:rPr>
        <w:t>The amulet is dated according to the Byzantine indictions, see Introduction 7.5.4.2.</w:t>
      </w:r>
    </w:p>
  </w:footnote>
  <w:footnote w:id="479">
    <w:p w14:paraId="712C292E" w14:textId="77777777" w:rsidR="00871B4B" w:rsidRPr="00A87EF7" w:rsidRDefault="00871B4B" w:rsidP="00871B4B">
      <w:pPr>
        <w:pStyle w:val="FootnoteText"/>
        <w:bidi w:val="0"/>
        <w:spacing w:line="240" w:lineRule="auto"/>
        <w:rPr>
          <w:rFonts w:cs="Times New Roman"/>
          <w:lang w:val="en-US"/>
        </w:rPr>
      </w:pPr>
      <w:r>
        <w:rPr>
          <w:rStyle w:val="FootnoteReference"/>
        </w:rPr>
        <w:footnoteRef/>
      </w:r>
      <w:r>
        <w:t xml:space="preserve"> </w:t>
      </w:r>
      <w:r>
        <w:rPr>
          <w:lang w:val="en-US"/>
        </w:rPr>
        <w:t>See above, n. 16</w:t>
      </w:r>
      <w:r>
        <w:rPr>
          <w:rFonts w:cs="Times New Roman"/>
          <w:lang w:val="en-US"/>
        </w:rPr>
        <w:t>.</w:t>
      </w:r>
    </w:p>
  </w:footnote>
  <w:footnote w:id="480">
    <w:p w14:paraId="4634C438" w14:textId="77777777" w:rsidR="00871B4B" w:rsidRPr="00062B21" w:rsidRDefault="00871B4B" w:rsidP="00871B4B">
      <w:pPr>
        <w:pStyle w:val="FootnoteText"/>
        <w:bidi w:val="0"/>
        <w:spacing w:line="240" w:lineRule="auto"/>
        <w:rPr>
          <w:lang w:val="en-US"/>
        </w:rPr>
      </w:pPr>
      <w:r>
        <w:rPr>
          <w:rStyle w:val="FootnoteReference"/>
        </w:rPr>
        <w:footnoteRef/>
      </w:r>
      <w:r>
        <w:rPr>
          <w:rtl/>
        </w:rPr>
        <w:t xml:space="preserve"> </w:t>
      </w:r>
      <w:r>
        <w:rPr>
          <w:lang w:val="en-US"/>
        </w:rPr>
        <w:t>One person mentioned in this epitaph has a biblical name and the other a Semitic one, but in the period in which it was co</w:t>
      </w:r>
      <w:r>
        <w:rPr>
          <w:lang w:val="en-US"/>
        </w:rPr>
        <w:t>m</w:t>
      </w:r>
      <w:r>
        <w:rPr>
          <w:lang w:val="en-US"/>
        </w:rPr>
        <w:t xml:space="preserve">posed these could have been Christian names, see </w:t>
      </w:r>
      <w:r>
        <w:t xml:space="preserve">vol. 3, Introduction </w:t>
      </w:r>
      <w:r>
        <w:rPr>
          <w:u w:color="FFFF00"/>
        </w:rPr>
        <w:t>6.6.7, p. 52</w:t>
      </w:r>
      <w:r>
        <w:rPr>
          <w:lang w:val="en-US"/>
        </w:rPr>
        <w:t>.</w:t>
      </w:r>
    </w:p>
  </w:footnote>
  <w:footnote w:id="481">
    <w:p w14:paraId="71587195" w14:textId="77777777" w:rsidR="00871B4B" w:rsidRPr="005F539E" w:rsidRDefault="00871B4B" w:rsidP="00871B4B">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482">
    <w:p w14:paraId="690A47C7"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 xml:space="preserve">Biblical, e.g. Judg 4:8. </w:t>
      </w:r>
      <w:r w:rsidRPr="005E436F">
        <w:rPr>
          <w:rFonts w:cs="Times New Roman"/>
          <w:rtl/>
          <w:lang w:val="en-US"/>
        </w:rPr>
        <w:t>ברק</w:t>
      </w:r>
      <w:r w:rsidRPr="005E436F">
        <w:rPr>
          <w:rFonts w:cs="Times New Roman"/>
          <w:lang w:val="en-US"/>
        </w:rPr>
        <w:t xml:space="preserve"> was the Prophetess Deborah’s partner.</w:t>
      </w:r>
    </w:p>
  </w:footnote>
  <w:footnote w:id="483">
    <w:p w14:paraId="4A7097CD" w14:textId="77777777" w:rsidR="00865CD2" w:rsidRPr="00C378A2" w:rsidRDefault="00865CD2" w:rsidP="00446803">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484">
    <w:p w14:paraId="5C7C6CA3" w14:textId="77777777" w:rsidR="00865CD2" w:rsidRPr="00F02724" w:rsidRDefault="00865CD2" w:rsidP="00A31867">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485">
    <w:p w14:paraId="2C6088E6" w14:textId="77777777" w:rsidR="00865CD2" w:rsidRDefault="00865CD2">
      <w:pPr>
        <w:pStyle w:val="FootnoteText"/>
        <w:bidi w:val="0"/>
        <w:spacing w:line="240" w:lineRule="auto"/>
      </w:pPr>
      <w:r w:rsidRPr="009A4CB8">
        <w:rPr>
          <w:rStyle w:val="FootnoteReference"/>
        </w:rPr>
        <w:footnoteRef/>
      </w:r>
      <w:r>
        <w:t xml:space="preserve"> </w:t>
      </w:r>
      <w:r w:rsidRPr="009A4CB8">
        <w:t>Th</w:t>
      </w:r>
      <w:r>
        <w:t>ese are</w:t>
      </w:r>
      <w:r w:rsidRPr="009A4CB8">
        <w:t xml:space="preserve"> the date</w:t>
      </w:r>
      <w:r>
        <w:t>s</w:t>
      </w:r>
      <w:r w:rsidRPr="009A4CB8">
        <w:t xml:space="preserve"> of </w:t>
      </w:r>
      <w:r>
        <w:t>Baba Rabba (Bebai [1]), see Introduction 7.</w:t>
      </w:r>
      <w:r>
        <w:rPr>
          <w:u w:color="FFFF00"/>
        </w:rPr>
        <w:t>2.3</w:t>
      </w:r>
      <w:r w:rsidRPr="009A4CB8">
        <w:t>. He is his contemporary.</w:t>
      </w:r>
    </w:p>
  </w:footnote>
  <w:footnote w:id="486">
    <w:p w14:paraId="0E70B7AC"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Biblical, e.g. Dan 18:6. </w:t>
      </w:r>
      <w:r w:rsidRPr="00616BA5">
        <w:rPr>
          <w:rFonts w:cs="Times New Roman"/>
          <w:rtl/>
          <w:lang w:val="en-US"/>
        </w:rPr>
        <w:t>גבריאל</w:t>
      </w:r>
      <w:r w:rsidRPr="005E436F">
        <w:rPr>
          <w:lang w:val="en-US"/>
        </w:rPr>
        <w:t xml:space="preserve"> is the name of an archangel.</w:t>
      </w:r>
    </w:p>
  </w:footnote>
  <w:footnote w:id="487">
    <w:p w14:paraId="15430C57"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 xml:space="preserve">tion 2.1, p. 11. </w:t>
      </w:r>
      <w:r>
        <w:t>So is the name recorded in LXX, see H &amp; R Suppl. 42.</w:t>
      </w:r>
    </w:p>
  </w:footnote>
  <w:footnote w:id="488">
    <w:p w14:paraId="483D2AB0" w14:textId="77777777" w:rsidR="00865CD2" w:rsidRPr="0061363C" w:rsidRDefault="00865CD2" w:rsidP="0061363C">
      <w:pPr>
        <w:pStyle w:val="FootnoteText"/>
        <w:bidi w:val="0"/>
        <w:spacing w:line="240" w:lineRule="auto"/>
        <w:rPr>
          <w:lang w:val="en-US"/>
        </w:rPr>
      </w:pPr>
      <w:r>
        <w:rPr>
          <w:rStyle w:val="FootnoteReference"/>
        </w:rPr>
        <w:footnoteRef/>
      </w:r>
      <w:r>
        <w:rPr>
          <w:rtl/>
        </w:rPr>
        <w:t xml:space="preserve"> </w:t>
      </w:r>
      <w:r>
        <w:rPr>
          <w:lang w:val="en-US"/>
        </w:rPr>
        <w:t>Lehmann &amp; Holum wrote about this inscription: “Because the names are biblical and he was able to restore a building dedication, Lifschitz assigned the donation ‘sans doute’ to a synagogue. But the names are found among Christians too.” I think that this study actually shows that they are found much more among Christians than among Jews.</w:t>
      </w:r>
    </w:p>
  </w:footnote>
  <w:footnote w:id="489">
    <w:p w14:paraId="6D9B8DE8"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490">
    <w:p w14:paraId="039FF3AC" w14:textId="77777777" w:rsidR="00865CD2" w:rsidRDefault="00865CD2">
      <w:pPr>
        <w:pStyle w:val="FootnoteText"/>
        <w:bidi w:val="0"/>
        <w:spacing w:line="240" w:lineRule="auto"/>
        <w:rPr>
          <w:lang w:val="en-US"/>
        </w:rPr>
      </w:pPr>
      <w:r w:rsidRPr="005E436F">
        <w:rPr>
          <w:rStyle w:val="FootnoteReference"/>
        </w:rPr>
        <w:footnoteRef/>
      </w:r>
      <w:r w:rsidRPr="005E436F">
        <w:rPr>
          <w:rtl/>
        </w:rPr>
        <w:t xml:space="preserve"> </w:t>
      </w:r>
      <w:r w:rsidRPr="005E436F">
        <w:rPr>
          <w:rFonts w:cs="Times New Roman"/>
          <w:lang w:val="en-US"/>
        </w:rPr>
        <w:t xml:space="preserve">Biblical, e.g. Jer 40:5. </w:t>
      </w:r>
      <w:r w:rsidRPr="005E436F">
        <w:rPr>
          <w:rFonts w:cs="Times New Roman"/>
          <w:rtl/>
          <w:lang w:val="en-US"/>
        </w:rPr>
        <w:t>גדליה</w:t>
      </w:r>
      <w:r w:rsidRPr="005E436F">
        <w:rPr>
          <w:rFonts w:cs="Times New Roman"/>
          <w:lang w:val="en-US"/>
        </w:rPr>
        <w:t xml:space="preserve"> was the Judaean prefect nominated by the Babylonians after destru</w:t>
      </w:r>
      <w:r w:rsidRPr="005E436F">
        <w:rPr>
          <w:rFonts w:cs="Times New Roman"/>
          <w:lang w:val="en-US"/>
        </w:rPr>
        <w:t>c</w:t>
      </w:r>
      <w:r w:rsidRPr="005E436F">
        <w:rPr>
          <w:rFonts w:cs="Times New Roman"/>
          <w:lang w:val="en-US"/>
        </w:rPr>
        <w:t>tion of the First Temple.</w:t>
      </w:r>
    </w:p>
  </w:footnote>
  <w:footnote w:id="491">
    <w:p w14:paraId="2A53C0A9" w14:textId="77777777" w:rsidR="00865CD2" w:rsidRDefault="00865CD2" w:rsidP="00FC639B">
      <w:pPr>
        <w:pStyle w:val="FootnoteText"/>
        <w:bidi w:val="0"/>
        <w:spacing w:line="240" w:lineRule="auto"/>
        <w:rPr>
          <w:lang w:val="en-US"/>
        </w:rPr>
      </w:pPr>
      <w:r w:rsidRPr="005E436F">
        <w:rPr>
          <w:rStyle w:val="FootnoteReference"/>
        </w:rPr>
        <w:footnoteRef/>
      </w:r>
      <w:r w:rsidRPr="005E436F">
        <w:rPr>
          <w:rtl/>
        </w:rPr>
        <w:t xml:space="preserve"> </w:t>
      </w:r>
      <w:r w:rsidRPr="005E436F">
        <w:rPr>
          <w:lang w:val="en-US"/>
        </w:rPr>
        <w:t xml:space="preserve">So in the parallel </w:t>
      </w:r>
      <w:r>
        <w:rPr>
          <w:i/>
          <w:iCs/>
          <w:lang w:val="en-US"/>
        </w:rPr>
        <w:t>Tanḥum</w:t>
      </w:r>
      <w:r w:rsidRPr="005E436F">
        <w:rPr>
          <w:i/>
          <w:iCs/>
          <w:lang w:val="en-US"/>
        </w:rPr>
        <w:t xml:space="preserve">a </w:t>
      </w:r>
      <w:r w:rsidRPr="005E436F">
        <w:rPr>
          <w:lang w:val="en-US"/>
        </w:rPr>
        <w:t>(</w:t>
      </w:r>
      <w:smartTag w:uri="urn:schemas-microsoft-com:office:smarttags" w:element="place">
        <w:smartTag w:uri="urn:schemas-microsoft-com:office:smarttags" w:element="City">
          <w:r w:rsidRPr="005E436F">
            <w:rPr>
              <w:lang w:val="en-US"/>
            </w:rPr>
            <w:t>Warsaw</w:t>
          </w:r>
        </w:smartTag>
      </w:smartTag>
      <w:r w:rsidRPr="005E436F">
        <w:rPr>
          <w:lang w:val="en-US"/>
        </w:rPr>
        <w:t xml:space="preserve"> edition) </w:t>
      </w:r>
      <w:r w:rsidRPr="005E436F">
        <w:rPr>
          <w:i/>
          <w:iCs/>
          <w:lang w:val="en-US"/>
        </w:rPr>
        <w:t>bahar</w:t>
      </w:r>
      <w:r w:rsidRPr="005E436F">
        <w:rPr>
          <w:lang w:val="en-US"/>
        </w:rPr>
        <w:t xml:space="preserve"> 1.</w:t>
      </w:r>
      <w:r>
        <w:rPr>
          <w:rFonts w:hint="cs"/>
          <w:rtl/>
          <w:lang w:val="en-US"/>
        </w:rPr>
        <w:t xml:space="preserve"> </w:t>
      </w:r>
      <w:r>
        <w:rPr>
          <w:rFonts w:hint="cs"/>
          <w:lang w:val="en-US"/>
        </w:rPr>
        <w:t>O</w:t>
      </w:r>
      <w:r>
        <w:rPr>
          <w:lang w:val="en-US"/>
        </w:rPr>
        <w:t>n this name see under S-H/M.</w:t>
      </w:r>
    </w:p>
  </w:footnote>
  <w:footnote w:id="492">
    <w:p w14:paraId="6A12EF8E" w14:textId="77777777" w:rsidR="00865CD2" w:rsidRPr="004C68BA" w:rsidRDefault="00865CD2" w:rsidP="00272355">
      <w:pPr>
        <w:pStyle w:val="FootnoteText"/>
        <w:bidi w:val="0"/>
        <w:spacing w:line="240" w:lineRule="auto"/>
        <w:rPr>
          <w:lang w:val="en-US"/>
        </w:rPr>
      </w:pPr>
      <w:r>
        <w:rPr>
          <w:rStyle w:val="FootnoteReference"/>
        </w:rPr>
        <w:footnoteRef/>
      </w:r>
      <w:r>
        <w:rPr>
          <w:rtl/>
        </w:rPr>
        <w:t xml:space="preserve"> </w:t>
      </w:r>
      <w:r>
        <w:rPr>
          <w:lang w:val="en-US"/>
        </w:rPr>
        <w:t>Mentioned in a Palestinian-amoraic source, but in association with no chronological context, see I</w:t>
      </w:r>
      <w:r>
        <w:rPr>
          <w:lang w:val="en-US"/>
        </w:rPr>
        <w:t>n</w:t>
      </w:r>
      <w:r>
        <w:rPr>
          <w:lang w:val="en-US"/>
        </w:rPr>
        <w:t>troduction 7.4.4.</w:t>
      </w:r>
    </w:p>
  </w:footnote>
  <w:footnote w:id="493">
    <w:p w14:paraId="737D0475" w14:textId="77777777" w:rsidR="00865CD2" w:rsidRDefault="00865CD2">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494">
    <w:p w14:paraId="1E20EF99" w14:textId="77777777" w:rsidR="00865CD2" w:rsidRPr="001C69FA" w:rsidRDefault="00865CD2" w:rsidP="001C69FA">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495">
    <w:p w14:paraId="7094740E" w14:textId="77777777" w:rsidR="00865CD2" w:rsidRPr="00E741F6" w:rsidRDefault="00865CD2" w:rsidP="00C30E29">
      <w:pPr>
        <w:pStyle w:val="FootnoteText"/>
        <w:bidi w:val="0"/>
        <w:spacing w:line="240" w:lineRule="auto"/>
        <w:rPr>
          <w:lang w:val="en-US"/>
        </w:rPr>
      </w:pPr>
      <w:r>
        <w:rPr>
          <w:rStyle w:val="FootnoteReference"/>
        </w:rPr>
        <w:footnoteRef/>
      </w:r>
      <w:r>
        <w:rPr>
          <w:rtl/>
        </w:rPr>
        <w:t xml:space="preserve"> </w:t>
      </w:r>
      <w:r>
        <w:t xml:space="preserve">Biblical, e.g. 1 Sam 17:4. </w:t>
      </w:r>
      <w:r w:rsidRPr="00E741F6">
        <w:rPr>
          <w:rFonts w:cs="Times New Roman"/>
          <w:rtl/>
        </w:rPr>
        <w:t>גלית</w:t>
      </w:r>
      <w:r>
        <w:rPr>
          <w:lang w:val="en-US"/>
        </w:rPr>
        <w:t xml:space="preserve"> was the name of the Philistine giant David overcame in battle.</w:t>
      </w:r>
    </w:p>
  </w:footnote>
  <w:footnote w:id="496">
    <w:p w14:paraId="0A353520" w14:textId="77777777" w:rsidR="00865CD2" w:rsidRPr="00B849A3" w:rsidRDefault="00865CD2" w:rsidP="002E1F77">
      <w:pPr>
        <w:pStyle w:val="FootnoteText"/>
        <w:bidi w:val="0"/>
        <w:spacing w:line="240" w:lineRule="auto"/>
        <w:rPr>
          <w:lang w:val="en-US"/>
        </w:rPr>
      </w:pPr>
      <w:r>
        <w:rPr>
          <w:rStyle w:val="FootnoteReference"/>
        </w:rPr>
        <w:footnoteRef/>
      </w:r>
      <w:r>
        <w:rPr>
          <w:rtl/>
        </w:rPr>
        <w:t xml:space="preserve"> </w:t>
      </w:r>
      <w:r>
        <w:t xml:space="preserve">All these versions appear in various mss, see Theodor-Albeck, </w:t>
      </w:r>
      <w:r>
        <w:rPr>
          <w:i/>
          <w:iCs/>
        </w:rPr>
        <w:t>Bereschit Rabba</w:t>
      </w:r>
      <w:r>
        <w:t>, 144.</w:t>
      </w:r>
      <w:r>
        <w:rPr>
          <w:lang w:val="en-US"/>
        </w:rPr>
        <w:t xml:space="preserve"> </w:t>
      </w:r>
      <w:r w:rsidRPr="00B849A3">
        <w:rPr>
          <w:rFonts w:cs="Times New Roman"/>
          <w:lang w:val="en-US"/>
        </w:rPr>
        <w:t>This pe</w:t>
      </w:r>
      <w:r w:rsidRPr="00B849A3">
        <w:rPr>
          <w:rFonts w:cs="Times New Roman"/>
          <w:lang w:val="en-US"/>
        </w:rPr>
        <w:t>r</w:t>
      </w:r>
      <w:r w:rsidRPr="00B849A3">
        <w:rPr>
          <w:rFonts w:cs="Times New Roman"/>
          <w:lang w:val="en-US"/>
        </w:rPr>
        <w:t>son was obviously not well known, and his name was not</w:t>
      </w:r>
      <w:r>
        <w:rPr>
          <w:lang w:val="en-US"/>
        </w:rPr>
        <w:t xml:space="preserve"> stable so that the scribes of the mss were not sure how to write it, see vol. 4, Introduction 5.2.1.1.2.1.1, pp. 23-4.</w:t>
      </w:r>
    </w:p>
  </w:footnote>
  <w:footnote w:id="497">
    <w:p w14:paraId="3643BFCD" w14:textId="77777777" w:rsidR="00865CD2" w:rsidRDefault="00865CD2">
      <w:pPr>
        <w:pStyle w:val="FootnoteText"/>
        <w:bidi w:val="0"/>
        <w:spacing w:line="240" w:lineRule="auto"/>
        <w:rPr>
          <w:rtl/>
        </w:rPr>
      </w:pPr>
      <w:r>
        <w:rPr>
          <w:rStyle w:val="FootnoteReference"/>
        </w:rPr>
        <w:footnoteRef/>
      </w:r>
      <w:r>
        <w:rPr>
          <w:rtl/>
        </w:rPr>
        <w:t xml:space="preserve"> </w:t>
      </w:r>
      <w:r>
        <w:t>So in the printed text, see previous note. This is obviously a scribal “correction,” see vol. 4, Introdu</w:t>
      </w:r>
      <w:r>
        <w:t>c</w:t>
      </w:r>
      <w:r>
        <w:t xml:space="preserve">tion </w:t>
      </w:r>
      <w:r>
        <w:rPr>
          <w:u w:color="FFFF00"/>
        </w:rPr>
        <w:t>2.7.2, p. 18</w:t>
      </w:r>
      <w:r>
        <w:t>. For this name see under Ami S-H/M.</w:t>
      </w:r>
    </w:p>
  </w:footnote>
  <w:footnote w:id="498">
    <w:p w14:paraId="6021F7A2" w14:textId="77777777" w:rsidR="00865CD2" w:rsidRPr="00520F29" w:rsidRDefault="00865CD2" w:rsidP="00185BEA">
      <w:pPr>
        <w:pStyle w:val="FootnoteText"/>
        <w:bidi w:val="0"/>
        <w:spacing w:line="240" w:lineRule="auto"/>
        <w:rPr>
          <w:rFonts w:hint="cs"/>
          <w:rtl/>
          <w:lang w:val="en-US"/>
        </w:rPr>
      </w:pPr>
      <w:r>
        <w:rPr>
          <w:rStyle w:val="FootnoteReference"/>
        </w:rPr>
        <w:footnoteRef/>
      </w:r>
      <w:r>
        <w:t xml:space="preserve"> </w:t>
      </w:r>
      <w:r>
        <w:rPr>
          <w:lang w:val="en-US"/>
        </w:rPr>
        <w:t>Even if this is the said biblical name, it is very unlikely that it was used as a proper name, and see vol. 1, under Goliath (1) B/M, p. 84. On such nicknames see vol. 1, I</w:t>
      </w:r>
      <w:r>
        <w:rPr>
          <w:lang w:val="en-US"/>
        </w:rPr>
        <w:t>n</w:t>
      </w:r>
      <w:r>
        <w:rPr>
          <w:lang w:val="en-US"/>
        </w:rPr>
        <w:t xml:space="preserve">troduction </w:t>
      </w:r>
      <w:r>
        <w:rPr>
          <w:u w:color="FFFF00"/>
          <w:lang w:val="en-US"/>
        </w:rPr>
        <w:t>6.1.1, p. 46</w:t>
      </w:r>
      <w:r>
        <w:rPr>
          <w:lang w:val="en-US"/>
        </w:rPr>
        <w:t>.</w:t>
      </w:r>
    </w:p>
  </w:footnote>
  <w:footnote w:id="499">
    <w:p w14:paraId="1225EBBA" w14:textId="77777777" w:rsidR="00865CD2" w:rsidRPr="005C724F" w:rsidRDefault="00865CD2" w:rsidP="007F4780">
      <w:pPr>
        <w:pStyle w:val="FootnoteText"/>
        <w:bidi w:val="0"/>
        <w:spacing w:line="240" w:lineRule="auto"/>
        <w:rPr>
          <w:lang w:val="en-US"/>
        </w:rPr>
      </w:pPr>
      <w:r>
        <w:rPr>
          <w:rStyle w:val="FootnoteReference"/>
        </w:rPr>
        <w:footnoteRef/>
      </w:r>
      <w:r>
        <w:rPr>
          <w:rtl/>
        </w:rPr>
        <w:t xml:space="preserve"> </w:t>
      </w:r>
      <w:r>
        <w:rPr>
          <w:lang w:val="en-US"/>
        </w:rPr>
        <w:t xml:space="preserve">His son transmits in the name of Joshua </w:t>
      </w:r>
      <w:r w:rsidRPr="001D2A18">
        <w:rPr>
          <w:lang w:val="en-US"/>
        </w:rPr>
        <w:t>(</w:t>
      </w:r>
      <w:r>
        <w:rPr>
          <w:lang w:val="en-US"/>
        </w:rPr>
        <w:t>4</w:t>
      </w:r>
      <w:r w:rsidRPr="001D2A18">
        <w:rPr>
          <w:lang w:val="en-US"/>
        </w:rPr>
        <w:t>),</w:t>
      </w:r>
      <w:r>
        <w:rPr>
          <w:lang w:val="en-US"/>
        </w:rPr>
        <w:t xml:space="preserve"> who was a student of Rabbi Levi (6), who was a conte</w:t>
      </w:r>
      <w:r>
        <w:rPr>
          <w:lang w:val="en-US"/>
        </w:rPr>
        <w:t>m</w:t>
      </w:r>
      <w:r>
        <w:rPr>
          <w:lang w:val="en-US"/>
        </w:rPr>
        <w:t>porary of Rabbi Yohanan (1), see I</w:t>
      </w:r>
      <w:r>
        <w:rPr>
          <w:lang w:val="en-US"/>
        </w:rPr>
        <w:t>n</w:t>
      </w:r>
      <w:r>
        <w:rPr>
          <w:lang w:val="en-US"/>
        </w:rPr>
        <w:t>troduction 7.4.1.</w:t>
      </w:r>
    </w:p>
  </w:footnote>
  <w:footnote w:id="500">
    <w:p w14:paraId="53D10B4C" w14:textId="77777777" w:rsidR="00865CD2" w:rsidRPr="00BD2112" w:rsidRDefault="00865CD2">
      <w:pPr>
        <w:pStyle w:val="FootnoteText"/>
        <w:bidi w:val="0"/>
        <w:spacing w:line="240" w:lineRule="auto"/>
        <w:rPr>
          <w:rFonts w:cs="Times New Roman"/>
          <w:rtl/>
          <w:lang w:val="en-US"/>
        </w:rPr>
      </w:pPr>
      <w:r w:rsidRPr="00BD2112">
        <w:rPr>
          <w:rStyle w:val="FootnoteReference"/>
          <w:rFonts w:cs="Times New Roman"/>
          <w:rtl/>
        </w:rPr>
        <w:footnoteRef/>
      </w:r>
      <w:r w:rsidRPr="00BD2112">
        <w:rPr>
          <w:rFonts w:cs="Times New Roman"/>
          <w:lang w:val="en-US"/>
        </w:rPr>
        <w:t xml:space="preserve"> Biblical, e.g. Num 1:10. </w:t>
      </w:r>
    </w:p>
  </w:footnote>
  <w:footnote w:id="501">
    <w:p w14:paraId="15AB3C74" w14:textId="77777777" w:rsidR="00865CD2" w:rsidRPr="00AC5D68" w:rsidRDefault="00865CD2" w:rsidP="00AC5D68">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This is an exact transliteration into Latin from the Greek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see vol. 3, Introduction 2.3.2.2, p. 14. On this form in Greek see vol 1, under Gamaliel (1) B/M, p. 85.</w:t>
      </w:r>
    </w:p>
  </w:footnote>
  <w:footnote w:id="502">
    <w:p w14:paraId="653AD972" w14:textId="77777777" w:rsidR="00865CD2" w:rsidRPr="009C4498" w:rsidRDefault="00865CD2" w:rsidP="00CF5BBC">
      <w:pPr>
        <w:pStyle w:val="FootnoteText"/>
        <w:bidi w:val="0"/>
        <w:spacing w:line="240" w:lineRule="auto"/>
        <w:rPr>
          <w:lang w:val="en-US"/>
        </w:rPr>
      </w:pPr>
      <w:r>
        <w:rPr>
          <w:rStyle w:val="FootnoteReference"/>
        </w:rPr>
        <w:footnoteRef/>
      </w:r>
      <w:r>
        <w:rPr>
          <w:rtl/>
        </w:rPr>
        <w:t xml:space="preserve"> </w:t>
      </w:r>
      <w:r>
        <w:t xml:space="preserve">Linder, </w:t>
      </w:r>
      <w:r>
        <w:rPr>
          <w:i/>
          <w:iCs/>
        </w:rPr>
        <w:t>JRIL</w:t>
      </w:r>
      <w:r>
        <w:t>, no. 41</w:t>
      </w:r>
      <w:r>
        <w:rPr>
          <w:lang w:val="en-US"/>
        </w:rPr>
        <w:t xml:space="preserve"> is the document which removes this family from the status it held as p</w:t>
      </w:r>
      <w:r>
        <w:rPr>
          <w:lang w:val="en-US"/>
        </w:rPr>
        <w:t>a</w:t>
      </w:r>
      <w:r>
        <w:rPr>
          <w:lang w:val="en-US"/>
        </w:rPr>
        <w:t xml:space="preserve">triarchs for the Jewish people for many generations, but the office he holds is designated in this document </w:t>
      </w:r>
      <w:r>
        <w:rPr>
          <w:i/>
          <w:iCs/>
          <w:lang w:val="en-US"/>
        </w:rPr>
        <w:t>pra</w:t>
      </w:r>
      <w:r>
        <w:rPr>
          <w:i/>
          <w:iCs/>
          <w:lang w:val="en-US"/>
        </w:rPr>
        <w:t>e</w:t>
      </w:r>
      <w:r>
        <w:rPr>
          <w:i/>
          <w:iCs/>
          <w:lang w:val="en-US"/>
        </w:rPr>
        <w:t>fecturam</w:t>
      </w:r>
      <w:r>
        <w:rPr>
          <w:lang w:val="en-US"/>
        </w:rPr>
        <w:t xml:space="preserve">. </w:t>
      </w:r>
      <w:r w:rsidRPr="00911F4C">
        <w:t xml:space="preserve">Marcellus, </w:t>
      </w:r>
      <w:r w:rsidRPr="00911F4C">
        <w:rPr>
          <w:i/>
          <w:iCs/>
        </w:rPr>
        <w:t>De Medicamentis</w:t>
      </w:r>
      <w:r w:rsidRPr="00911F4C">
        <w:t xml:space="preserve"> 23</w:t>
      </w:r>
      <w:r>
        <w:rPr>
          <w:b/>
          <w:bCs/>
        </w:rPr>
        <w:t xml:space="preserve">, </w:t>
      </w:r>
      <w:r w:rsidRPr="00911F4C">
        <w:t>77</w:t>
      </w:r>
      <w:r>
        <w:t xml:space="preserve"> designates him </w:t>
      </w:r>
      <w:r>
        <w:rPr>
          <w:i/>
          <w:iCs/>
        </w:rPr>
        <w:t>patriarcha</w:t>
      </w:r>
      <w:r>
        <w:t>. On this title see Intr</w:t>
      </w:r>
      <w:r>
        <w:t>o</w:t>
      </w:r>
      <w:r>
        <w:t>duction 3.1.3.5.1.</w:t>
      </w:r>
    </w:p>
  </w:footnote>
  <w:footnote w:id="503">
    <w:p w14:paraId="1DB4EA2B" w14:textId="77777777" w:rsidR="00865CD2" w:rsidRPr="009A4CB8" w:rsidRDefault="00865CD2" w:rsidP="00E0780B">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According</w:t>
      </w:r>
      <w:r w:rsidRPr="005E436F">
        <w:rPr>
          <w:lang w:val="en-US"/>
        </w:rPr>
        <w:t xml:space="preserve"> to M. Jacobs, </w:t>
      </w:r>
      <w:r w:rsidRPr="005E436F">
        <w:rPr>
          <w:i/>
          <w:iCs/>
          <w:lang w:val="en-US"/>
        </w:rPr>
        <w:t>Die Institution des j</w:t>
      </w:r>
      <w:r w:rsidRPr="005E436F">
        <w:rPr>
          <w:rFonts w:cs="Times New Roman"/>
          <w:i/>
          <w:iCs/>
          <w:lang w:val="en-US"/>
        </w:rPr>
        <w:t>ü</w:t>
      </w:r>
      <w:r w:rsidRPr="005E436F">
        <w:rPr>
          <w:i/>
          <w:iCs/>
          <w:lang w:val="en-US"/>
        </w:rPr>
        <w:t>dischen Patriarchen</w:t>
      </w:r>
      <w:r w:rsidRPr="005E436F">
        <w:rPr>
          <w:lang w:val="en-US"/>
        </w:rPr>
        <w:t xml:space="preserve"> (T</w:t>
      </w:r>
      <w:r w:rsidRPr="005E436F">
        <w:rPr>
          <w:rFonts w:cs="Times New Roman"/>
          <w:lang w:val="en-US"/>
        </w:rPr>
        <w:t>ü</w:t>
      </w:r>
      <w:r w:rsidRPr="005E436F">
        <w:rPr>
          <w:lang w:val="en-US"/>
        </w:rPr>
        <w:t>bingen 1995) 331-2 this person could be identical with this or the next one.</w:t>
      </w:r>
    </w:p>
  </w:footnote>
  <w:footnote w:id="504">
    <w:p w14:paraId="408841D9" w14:textId="77777777" w:rsidR="00865CD2" w:rsidRPr="005F6F6A" w:rsidRDefault="00865CD2" w:rsidP="00695E41">
      <w:pPr>
        <w:pStyle w:val="FootnoteText"/>
        <w:bidi w:val="0"/>
        <w:spacing w:line="240" w:lineRule="auto"/>
        <w:rPr>
          <w:lang w:val="en-US"/>
        </w:rPr>
      </w:pPr>
      <w:r>
        <w:rPr>
          <w:rStyle w:val="FootnoteReference"/>
        </w:rPr>
        <w:footnoteRef/>
      </w:r>
      <w:r>
        <w:t xml:space="preserve"> </w:t>
      </w:r>
      <w:r>
        <w:rPr>
          <w:lang w:val="en-US"/>
        </w:rPr>
        <w:t xml:space="preserve">This is the year the document was issued. According to Graetz, he should be dated to 400-25, see Jacobs, </w:t>
      </w:r>
      <w:r>
        <w:rPr>
          <w:i/>
          <w:iCs/>
          <w:lang w:val="en-US"/>
        </w:rPr>
        <w:t xml:space="preserve">Die Institution des </w:t>
      </w:r>
      <w:r w:rsidRPr="00D7057A">
        <w:rPr>
          <w:rFonts w:cs="Times New Roman"/>
          <w:i/>
          <w:iCs/>
          <w:lang w:val="en-US"/>
        </w:rPr>
        <w:t>jüdi</w:t>
      </w:r>
      <w:r w:rsidRPr="00D7057A">
        <w:rPr>
          <w:rFonts w:cs="Times New Roman"/>
          <w:i/>
          <w:iCs/>
          <w:lang w:val="en-US"/>
        </w:rPr>
        <w:t>s</w:t>
      </w:r>
      <w:r w:rsidRPr="00D7057A">
        <w:rPr>
          <w:rFonts w:cs="Times New Roman"/>
          <w:i/>
          <w:iCs/>
          <w:lang w:val="en-US"/>
        </w:rPr>
        <w:t xml:space="preserve">chen </w:t>
      </w:r>
      <w:r>
        <w:rPr>
          <w:rFonts w:cs="Times New Roman"/>
          <w:i/>
          <w:iCs/>
          <w:lang w:val="en-US"/>
        </w:rPr>
        <w:t>Patriarchen</w:t>
      </w:r>
      <w:r>
        <w:rPr>
          <w:rFonts w:cs="Times New Roman"/>
          <w:lang w:val="en-US"/>
        </w:rPr>
        <w:t xml:space="preserve">, 206 and Introduction </w:t>
      </w:r>
      <w:r>
        <w:t>7.4.6</w:t>
      </w:r>
      <w:r>
        <w:rPr>
          <w:rFonts w:cs="Times New Roman"/>
          <w:lang w:val="en-US"/>
        </w:rPr>
        <w:t>.</w:t>
      </w:r>
    </w:p>
  </w:footnote>
  <w:footnote w:id="505">
    <w:p w14:paraId="4652ED96" w14:textId="77777777" w:rsidR="00865CD2" w:rsidRPr="00AC5D68" w:rsidRDefault="00865CD2" w:rsidP="00423717">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This is an exact transliteration into Latin from the Greek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short from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see vol. 3, Introdu</w:t>
      </w:r>
      <w:r>
        <w:rPr>
          <w:rFonts w:cs="Times New Roman"/>
          <w:lang w:val="en-US"/>
        </w:rPr>
        <w:t>c</w:t>
      </w:r>
      <w:r>
        <w:rPr>
          <w:rFonts w:cs="Times New Roman"/>
          <w:lang w:val="en-US"/>
        </w:rPr>
        <w:t>tion 2.3.2.2, p. 14. It is the Greek spelling of this name in LXX, see H. &amp; R. Suppl. 45.</w:t>
      </w:r>
    </w:p>
  </w:footnote>
  <w:footnote w:id="506">
    <w:p w14:paraId="76715F77" w14:textId="77777777" w:rsidR="00865CD2" w:rsidRPr="00AC5D68" w:rsidRDefault="00865CD2" w:rsidP="00AC5D68">
      <w:pPr>
        <w:pStyle w:val="FootnoteText"/>
        <w:bidi w:val="0"/>
        <w:spacing w:line="240" w:lineRule="auto"/>
        <w:rPr>
          <w:lang w:val="en-US"/>
        </w:rPr>
      </w:pPr>
      <w:r>
        <w:rPr>
          <w:rStyle w:val="FootnoteReference"/>
        </w:rPr>
        <w:footnoteRef/>
      </w:r>
      <w:r>
        <w:t xml:space="preserve"> </w:t>
      </w:r>
      <w:r>
        <w:rPr>
          <w:lang w:val="en-US"/>
        </w:rPr>
        <w:t>This is a variant reading, see previous note. The additional h fits the transliteration of the name in the Vulgate in Num 1:10, which is also the product of Jerome. Which is the correction of which is hard to decide here.</w:t>
      </w:r>
    </w:p>
  </w:footnote>
  <w:footnote w:id="507">
    <w:p w14:paraId="76685F79" w14:textId="77777777" w:rsidR="00865CD2" w:rsidRPr="009C4498" w:rsidRDefault="00865CD2" w:rsidP="00CF5BBC">
      <w:pPr>
        <w:pStyle w:val="FootnoteText"/>
        <w:bidi w:val="0"/>
        <w:spacing w:line="240" w:lineRule="auto"/>
        <w:rPr>
          <w:rFonts w:hint="cs"/>
          <w:rtl/>
          <w:lang w:val="en-US"/>
        </w:rPr>
      </w:pPr>
      <w:r>
        <w:rPr>
          <w:rStyle w:val="FootnoteReference"/>
        </w:rPr>
        <w:footnoteRef/>
      </w:r>
      <w:r>
        <w:rPr>
          <w:rtl/>
        </w:rPr>
        <w:t xml:space="preserve"> </w:t>
      </w:r>
      <w:r>
        <w:rPr>
          <w:lang w:val="en-US"/>
        </w:rPr>
        <w:t xml:space="preserve">In Latin - </w:t>
      </w:r>
      <w:r w:rsidRPr="00317763">
        <w:rPr>
          <w:i/>
          <w:iCs/>
          <w:lang w:val="en-US"/>
        </w:rPr>
        <w:t>patriarcha</w:t>
      </w:r>
      <w:r>
        <w:rPr>
          <w:lang w:val="en-US"/>
        </w:rPr>
        <w:t xml:space="preserve">. </w:t>
      </w:r>
      <w:r>
        <w:t>On this title see Introduction 3.1.3.5.1.</w:t>
      </w:r>
    </w:p>
  </w:footnote>
  <w:footnote w:id="508">
    <w:p w14:paraId="1D239FEB" w14:textId="77777777" w:rsidR="00865CD2" w:rsidRPr="00AC5D68" w:rsidRDefault="00865CD2" w:rsidP="00AC5D68">
      <w:pPr>
        <w:pStyle w:val="FootnoteText"/>
        <w:bidi w:val="0"/>
        <w:spacing w:line="240" w:lineRule="auto"/>
        <w:rPr>
          <w:lang w:val="en-US"/>
        </w:rPr>
      </w:pPr>
      <w:r>
        <w:rPr>
          <w:rStyle w:val="FootnoteReference"/>
        </w:rPr>
        <w:footnoteRef/>
      </w:r>
      <w:r>
        <w:rPr>
          <w:rtl/>
        </w:rPr>
        <w:t xml:space="preserve"> </w:t>
      </w:r>
      <w:r>
        <w:rPr>
          <w:lang w:val="en-US"/>
        </w:rPr>
        <w:t xml:space="preserve">This is the year to which this letter of Jerome is dated. According to Graetz, he should be dated to 365-85, see Jacobs, </w:t>
      </w:r>
      <w:r>
        <w:rPr>
          <w:i/>
          <w:iCs/>
          <w:lang w:val="en-US"/>
        </w:rPr>
        <w:t xml:space="preserve">Die Institution des </w:t>
      </w:r>
      <w:r w:rsidRPr="00D7057A">
        <w:rPr>
          <w:rFonts w:cs="Times New Roman"/>
          <w:i/>
          <w:iCs/>
          <w:lang w:val="en-US"/>
        </w:rPr>
        <w:t>jüdi</w:t>
      </w:r>
      <w:r w:rsidRPr="00D7057A">
        <w:rPr>
          <w:rFonts w:cs="Times New Roman"/>
          <w:i/>
          <w:iCs/>
          <w:lang w:val="en-US"/>
        </w:rPr>
        <w:t>s</w:t>
      </w:r>
      <w:r w:rsidRPr="00D7057A">
        <w:rPr>
          <w:rFonts w:cs="Times New Roman"/>
          <w:i/>
          <w:iCs/>
          <w:lang w:val="en-US"/>
        </w:rPr>
        <w:t xml:space="preserve">chen </w:t>
      </w:r>
      <w:r>
        <w:rPr>
          <w:rFonts w:cs="Times New Roman"/>
          <w:i/>
          <w:iCs/>
          <w:lang w:val="en-US"/>
        </w:rPr>
        <w:t>Patriarchen</w:t>
      </w:r>
      <w:r>
        <w:rPr>
          <w:rFonts w:cs="Times New Roman"/>
          <w:lang w:val="en-US"/>
        </w:rPr>
        <w:t xml:space="preserve">, 206 and Introduction </w:t>
      </w:r>
      <w:r>
        <w:t>7.4.6</w:t>
      </w:r>
      <w:r>
        <w:rPr>
          <w:rFonts w:cs="Times New Roman"/>
          <w:lang w:val="en-US"/>
        </w:rPr>
        <w:t>.</w:t>
      </w:r>
    </w:p>
  </w:footnote>
  <w:footnote w:id="509">
    <w:p w14:paraId="7ABAB0B1" w14:textId="77777777" w:rsidR="00865CD2" w:rsidRPr="004C6829" w:rsidRDefault="00865CD2" w:rsidP="00AD3DC7">
      <w:pPr>
        <w:pStyle w:val="FootnoteText"/>
        <w:bidi w:val="0"/>
        <w:spacing w:line="240" w:lineRule="auto"/>
        <w:rPr>
          <w:lang w:val="en-US"/>
        </w:rPr>
      </w:pPr>
      <w:r>
        <w:rPr>
          <w:rStyle w:val="FootnoteReference"/>
        </w:rPr>
        <w:footnoteRef/>
      </w:r>
      <w:r w:rsidRPr="004C6829">
        <w:rPr>
          <w:lang w:val="en-US"/>
        </w:rPr>
        <w:t xml:space="preserve"> </w:t>
      </w:r>
      <w:r>
        <w:rPr>
          <w:lang w:val="en-US"/>
        </w:rPr>
        <w:t>Was a contemporary of Abba (8), who was a contemporary of Samuel (3),</w:t>
      </w:r>
      <w:r w:rsidRPr="004C6829">
        <w:rPr>
          <w:lang w:val="en-US"/>
        </w:rPr>
        <w:t xml:space="preserve"> see Introduction </w:t>
      </w:r>
      <w:r>
        <w:rPr>
          <w:lang w:val="en-US"/>
        </w:rPr>
        <w:t>7.4.2</w:t>
      </w:r>
      <w:r w:rsidRPr="004C6829">
        <w:rPr>
          <w:lang w:val="en-US"/>
        </w:rPr>
        <w:t>.</w:t>
      </w:r>
    </w:p>
  </w:footnote>
  <w:footnote w:id="510">
    <w:p w14:paraId="67196A96" w14:textId="77777777" w:rsidR="00865CD2" w:rsidRPr="001C69FA" w:rsidRDefault="00865CD2" w:rsidP="001C69FA">
      <w:pPr>
        <w:pStyle w:val="FootnoteText"/>
        <w:bidi w:val="0"/>
        <w:spacing w:line="240" w:lineRule="auto"/>
        <w:rPr>
          <w:lang w:val="en-US"/>
        </w:rPr>
      </w:pPr>
      <w:r>
        <w:rPr>
          <w:rStyle w:val="FootnoteReference"/>
        </w:rPr>
        <w:footnoteRef/>
      </w:r>
      <w:r>
        <w:rPr>
          <w:rtl/>
        </w:rPr>
        <w:t xml:space="preserve"> </w:t>
      </w:r>
      <w:r>
        <w:rPr>
          <w:lang w:val="en-US"/>
        </w:rPr>
        <w:t>Meaning after Rabban Gamaliel the 1</w:t>
      </w:r>
      <w:r w:rsidRPr="001C69FA">
        <w:rPr>
          <w:vertAlign w:val="superscript"/>
          <w:lang w:val="en-US"/>
        </w:rPr>
        <w:t>st</w:t>
      </w:r>
      <w:r>
        <w:rPr>
          <w:lang w:val="en-US"/>
        </w:rPr>
        <w:t xml:space="preserve"> (of the New Testament, see vol. 1, under Gamaliel [1] B/M, p. 85) and Gamaliel the 2</w:t>
      </w:r>
      <w:r w:rsidRPr="001C69FA">
        <w:rPr>
          <w:vertAlign w:val="superscript"/>
          <w:lang w:val="en-US"/>
        </w:rPr>
        <w:t>nd</w:t>
      </w:r>
      <w:r>
        <w:rPr>
          <w:lang w:val="en-US"/>
        </w:rPr>
        <w:t xml:space="preserve"> (of Yavneh, see vol. 1, under Gamaliel [4] B/M, p. 85). This one is </w:t>
      </w:r>
      <w:smartTag w:uri="urn:schemas-microsoft-com:office:smarttags" w:element="country-region">
        <w:r>
          <w:rPr>
            <w:lang w:val="en-US"/>
          </w:rPr>
          <w:t>Judah</w:t>
        </w:r>
      </w:smartTag>
      <w:r>
        <w:rPr>
          <w:lang w:val="en-US"/>
        </w:rPr>
        <w:t xml:space="preserve"> the Patriarch’s son, see vol. 1, under </w:t>
      </w:r>
      <w:smartTag w:uri="urn:schemas-microsoft-com:office:smarttags" w:element="country-region">
        <w:r>
          <w:rPr>
            <w:lang w:val="en-US"/>
          </w:rPr>
          <w:t>Judah</w:t>
        </w:r>
      </w:smartTag>
      <w:r>
        <w:rPr>
          <w:lang w:val="en-US"/>
        </w:rPr>
        <w:t xml:space="preserve"> (36) B/M, p. 113. On this family see Introduction 3.1.3.5.1.</w:t>
      </w:r>
    </w:p>
  </w:footnote>
  <w:footnote w:id="511">
    <w:p w14:paraId="551AF919" w14:textId="77777777" w:rsidR="00865CD2" w:rsidRPr="00D7057A" w:rsidRDefault="00865CD2" w:rsidP="00695E41">
      <w:pPr>
        <w:pStyle w:val="FootnoteText"/>
        <w:bidi w:val="0"/>
        <w:spacing w:line="240" w:lineRule="auto"/>
        <w:rPr>
          <w:lang w:val="en-US"/>
        </w:rPr>
      </w:pPr>
      <w:r>
        <w:rPr>
          <w:rStyle w:val="FootnoteReference"/>
        </w:rPr>
        <w:footnoteRef/>
      </w:r>
      <w:r>
        <w:rPr>
          <w:rtl/>
        </w:rPr>
        <w:t xml:space="preserve"> </w:t>
      </w:r>
      <w:r>
        <w:rPr>
          <w:lang w:val="en-US"/>
        </w:rPr>
        <w:t xml:space="preserve">According to Graetz, see Jacobs, </w:t>
      </w:r>
      <w:r>
        <w:rPr>
          <w:i/>
          <w:iCs/>
          <w:lang w:val="en-US"/>
        </w:rPr>
        <w:t xml:space="preserve">Die Institution des </w:t>
      </w:r>
      <w:r w:rsidRPr="00D7057A">
        <w:rPr>
          <w:rFonts w:cs="Times New Roman"/>
          <w:i/>
          <w:iCs/>
          <w:lang w:val="en-US"/>
        </w:rPr>
        <w:t xml:space="preserve">jüdischen </w:t>
      </w:r>
      <w:r>
        <w:rPr>
          <w:rFonts w:cs="Times New Roman"/>
          <w:i/>
          <w:iCs/>
          <w:lang w:val="en-US"/>
        </w:rPr>
        <w:t>Patriarchen</w:t>
      </w:r>
      <w:r>
        <w:rPr>
          <w:rFonts w:cs="Times New Roman"/>
          <w:lang w:val="en-US"/>
        </w:rPr>
        <w:t xml:space="preserve">, 205 and Introduction </w:t>
      </w:r>
      <w:r>
        <w:t>7.4.6</w:t>
      </w:r>
      <w:r>
        <w:rPr>
          <w:rFonts w:cs="Times New Roman"/>
          <w:lang w:val="en-US"/>
        </w:rPr>
        <w:t>.</w:t>
      </w:r>
    </w:p>
  </w:footnote>
  <w:footnote w:id="512">
    <w:p w14:paraId="06D3108C"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643CC9">
        <w:rPr>
          <w:rFonts w:cs="Times New Roman"/>
          <w:rtl/>
        </w:rPr>
        <w:t>זוגא</w:t>
      </w:r>
      <w:r w:rsidRPr="005E436F">
        <w:rPr>
          <w:rFonts w:cs="Times New Roman"/>
          <w:lang w:val="en-US"/>
        </w:rPr>
        <w:t>.</w:t>
      </w:r>
    </w:p>
  </w:footnote>
  <w:footnote w:id="513">
    <w:p w14:paraId="6A2E83E1" w14:textId="77777777" w:rsidR="00865CD2" w:rsidRPr="004C68BA" w:rsidRDefault="00865CD2" w:rsidP="001D6923">
      <w:pPr>
        <w:pStyle w:val="FootnoteText"/>
        <w:bidi w:val="0"/>
        <w:spacing w:line="240" w:lineRule="auto"/>
        <w:rPr>
          <w:lang w:val="en-US"/>
        </w:rPr>
      </w:pPr>
      <w:r>
        <w:rPr>
          <w:rStyle w:val="FootnoteReference"/>
        </w:rPr>
        <w:footnoteRef/>
      </w:r>
      <w:r>
        <w:rPr>
          <w:rtl/>
        </w:rPr>
        <w:t xml:space="preserve"> </w:t>
      </w:r>
      <w:r w:rsidRPr="004C68BA">
        <w:rPr>
          <w:lang w:val="en-US"/>
        </w:rPr>
        <w:t xml:space="preserve">Was </w:t>
      </w:r>
      <w:r>
        <w:rPr>
          <w:lang w:val="en-US"/>
        </w:rPr>
        <w:t>a late contemporary of Rabbi Yohanan (1), see Introduction 7.4.1.</w:t>
      </w:r>
    </w:p>
  </w:footnote>
  <w:footnote w:id="514">
    <w:p w14:paraId="15863159" w14:textId="77777777" w:rsidR="00865CD2" w:rsidRPr="004F4BD1" w:rsidRDefault="00865CD2" w:rsidP="00E741F6">
      <w:pPr>
        <w:pStyle w:val="FootnoteText"/>
        <w:bidi w:val="0"/>
        <w:spacing w:line="240" w:lineRule="auto"/>
        <w:rPr>
          <w:lang w:val="en-US"/>
        </w:rPr>
      </w:pPr>
      <w:r>
        <w:rPr>
          <w:rStyle w:val="FootnoteReference"/>
        </w:rPr>
        <w:footnoteRef/>
      </w:r>
      <w:r>
        <w:rPr>
          <w:rtl/>
        </w:rPr>
        <w:t xml:space="preserve"> </w:t>
      </w:r>
      <w:r>
        <w:rPr>
          <w:lang w:val="en-US"/>
        </w:rPr>
        <w:t xml:space="preserve">For the form </w:t>
      </w:r>
      <w:r w:rsidRPr="00645590">
        <w:rPr>
          <w:rFonts w:cs="Times New Roman"/>
          <w:rtl/>
          <w:lang w:val="en-US"/>
        </w:rPr>
        <w:t>גמליל</w:t>
      </w:r>
      <w:r>
        <w:rPr>
          <w:lang w:val="en-US"/>
        </w:rPr>
        <w:t xml:space="preserve">, see vol. 4, under Gamaliel (1) B/M, p. </w:t>
      </w:r>
      <w:r>
        <w:rPr>
          <w:u w:color="FFFF00"/>
          <w:lang w:val="en-US"/>
        </w:rPr>
        <w:t>67</w:t>
      </w:r>
      <w:r>
        <w:rPr>
          <w:lang w:val="en-US"/>
        </w:rPr>
        <w:t xml:space="preserve">. For the double </w:t>
      </w:r>
      <w:r w:rsidRPr="004F4BD1">
        <w:rPr>
          <w:rFonts w:cs="Times New Roman"/>
          <w:rtl/>
          <w:lang w:val="en-US"/>
        </w:rPr>
        <w:t>י</w:t>
      </w:r>
      <w:r w:rsidRPr="004F4BD1">
        <w:rPr>
          <w:lang w:val="en-US"/>
        </w:rPr>
        <w:t xml:space="preserve"> as a consonant see vol. </w:t>
      </w:r>
      <w:r>
        <w:rPr>
          <w:lang w:val="en-US"/>
        </w:rPr>
        <w:t>4, Introduction 2.3.4.3, p. 12.</w:t>
      </w:r>
    </w:p>
  </w:footnote>
  <w:footnote w:id="515">
    <w:p w14:paraId="581FD84E" w14:textId="77777777" w:rsidR="00865CD2" w:rsidRDefault="00865CD2" w:rsidP="00CF5BBC">
      <w:pPr>
        <w:pStyle w:val="FootnoteText"/>
        <w:bidi w:val="0"/>
        <w:spacing w:line="240" w:lineRule="auto"/>
        <w:rPr>
          <w:lang w:val="en-US"/>
        </w:rPr>
      </w:pPr>
      <w:r w:rsidRPr="00645590">
        <w:rPr>
          <w:rStyle w:val="FootnoteReference"/>
        </w:rPr>
        <w:footnoteRef/>
      </w:r>
      <w:r>
        <w:t xml:space="preserve"> </w:t>
      </w:r>
      <w:r w:rsidRPr="00645590">
        <w:rPr>
          <w:lang w:val="en-US"/>
        </w:rPr>
        <w:t xml:space="preserve">In Aramaic – </w:t>
      </w:r>
      <w:r w:rsidRPr="00645590">
        <w:rPr>
          <w:rFonts w:cs="Times New Roman"/>
          <w:rtl/>
        </w:rPr>
        <w:t>דקונתיה</w:t>
      </w:r>
      <w:r w:rsidRPr="00645590">
        <w:rPr>
          <w:lang w:val="en-US"/>
        </w:rPr>
        <w:t xml:space="preserve">, see Reeg, </w:t>
      </w:r>
      <w:r w:rsidRPr="00645590">
        <w:rPr>
          <w:i/>
          <w:iCs/>
          <w:lang w:val="en-US"/>
        </w:rPr>
        <w:t>Ortsn</w:t>
      </w:r>
      <w:r>
        <w:rPr>
          <w:i/>
          <w:iCs/>
          <w:lang w:val="en-US"/>
        </w:rPr>
        <w:t>a</w:t>
      </w:r>
      <w:r w:rsidRPr="00645590">
        <w:rPr>
          <w:i/>
          <w:iCs/>
          <w:lang w:val="en-US"/>
        </w:rPr>
        <w:t>men</w:t>
      </w:r>
      <w:r w:rsidRPr="00645590">
        <w:rPr>
          <w:lang w:val="en-US"/>
        </w:rPr>
        <w:t>, 558-9.</w:t>
      </w:r>
      <w:r>
        <w:rPr>
          <w:lang w:val="en-US"/>
        </w:rPr>
        <w:t xml:space="preserve"> </w:t>
      </w:r>
      <w:r>
        <w:rPr>
          <w:rFonts w:cs="Times New Roman"/>
          <w:lang w:val="en-US"/>
        </w:rPr>
        <w:t>On such designations see vol. 1, Introduction 3.2.6, p. 34.</w:t>
      </w:r>
    </w:p>
  </w:footnote>
  <w:footnote w:id="516">
    <w:p w14:paraId="58BA1249" w14:textId="77777777" w:rsidR="00865CD2" w:rsidRPr="00533088" w:rsidRDefault="00865CD2" w:rsidP="00533088">
      <w:pPr>
        <w:pStyle w:val="FootnoteText"/>
        <w:bidi w:val="0"/>
        <w:spacing w:line="240" w:lineRule="auto"/>
        <w:rPr>
          <w:lang w:val="en-US"/>
        </w:rPr>
      </w:pPr>
      <w:r>
        <w:rPr>
          <w:rStyle w:val="FootnoteReference"/>
        </w:rPr>
        <w:footnoteRef/>
      </w:r>
      <w:r>
        <w:rPr>
          <w:rtl/>
        </w:rPr>
        <w:t xml:space="preserve"> </w:t>
      </w:r>
      <w:r>
        <w:rPr>
          <w:lang w:val="en-US"/>
        </w:rPr>
        <w:t>Was a contemporary of Simon (3), who was a student of the last tannaim, see Introduction 7.4.1.</w:t>
      </w:r>
    </w:p>
  </w:footnote>
  <w:footnote w:id="517">
    <w:p w14:paraId="755C4E36" w14:textId="77777777" w:rsidR="00865CD2" w:rsidRPr="00AC04EA" w:rsidRDefault="00865CD2" w:rsidP="00AC04EA">
      <w:pPr>
        <w:pStyle w:val="FootnoteText"/>
        <w:bidi w:val="0"/>
        <w:spacing w:line="240" w:lineRule="auto"/>
        <w:rPr>
          <w:lang w:val="en-US"/>
        </w:rPr>
      </w:pPr>
      <w:r>
        <w:rPr>
          <w:rStyle w:val="FootnoteReference"/>
        </w:rPr>
        <w:footnoteRef/>
      </w:r>
      <w:r>
        <w:rPr>
          <w:rtl/>
        </w:rPr>
        <w:t xml:space="preserve"> </w:t>
      </w:r>
      <w:r>
        <w:rPr>
          <w:lang w:val="en-US"/>
        </w:rPr>
        <w:t>Was a contemporary of Rabbi Mana (2), who was Yonah (2)’s son, see Introduction 7.4.3.</w:t>
      </w:r>
    </w:p>
  </w:footnote>
  <w:footnote w:id="518">
    <w:p w14:paraId="713169B2" w14:textId="77777777" w:rsidR="00865CD2" w:rsidRPr="002E1F77" w:rsidRDefault="00865CD2" w:rsidP="002E1F77">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So in </w:t>
      </w:r>
      <w:r>
        <w:rPr>
          <w:i/>
          <w:iCs/>
          <w:lang w:val="en-US"/>
        </w:rPr>
        <w:t xml:space="preserve">BS </w:t>
      </w:r>
      <w:r>
        <w:rPr>
          <w:lang w:val="en-US"/>
        </w:rPr>
        <w:t xml:space="preserve">2:174. 3:9 has </w:t>
      </w:r>
      <w:r w:rsidRPr="001E244C">
        <w:rPr>
          <w:rFonts w:cs="Times New Roman"/>
          <w:rtl/>
          <w:lang w:val="en-US"/>
        </w:rPr>
        <w:t>גמליאל</w:t>
      </w:r>
      <w:r>
        <w:rPr>
          <w:lang w:val="en-US"/>
        </w:rPr>
        <w:t xml:space="preserve">. For the form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2E1F77">
        <w:rPr>
          <w:rFonts w:ascii="Graeca" w:hAnsi="Graeca" w:cs="Graeca"/>
        </w:rPr>
        <w:t></w:t>
      </w:r>
      <w:r>
        <w:rPr>
          <w:rFonts w:ascii="Graeca" w:hAnsi="Graeca" w:cs="Graeca"/>
        </w:rPr>
        <w:t></w:t>
      </w:r>
      <w:r>
        <w:rPr>
          <w:rFonts w:ascii="Graeca" w:hAnsi="Graeca" w:cs="Graeca"/>
        </w:rPr>
        <w:t></w:t>
      </w:r>
      <w:r>
        <w:rPr>
          <w:rFonts w:cs="Times New Roman"/>
        </w:rPr>
        <w:t xml:space="preserve"> see vol. 1, under Gamaliel (1)</w:t>
      </w:r>
      <w:r>
        <w:rPr>
          <w:lang w:val="en-US"/>
        </w:rPr>
        <w:t xml:space="preserve"> B/M</w:t>
      </w:r>
      <w:r>
        <w:rPr>
          <w:rFonts w:cs="Times New Roman"/>
        </w:rPr>
        <w:t>, p. 85. On the fall of the Greek suffix see vol.3, Introduction 2.2.1.1.1, p. 11.</w:t>
      </w:r>
    </w:p>
  </w:footnote>
  <w:footnote w:id="519">
    <w:p w14:paraId="0FB0CA14"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Hebrew – </w:t>
      </w:r>
      <w:r w:rsidRPr="005E436F">
        <w:rPr>
          <w:rFonts w:cs="Times New Roman"/>
          <w:rtl/>
          <w:lang w:val="en-US"/>
        </w:rPr>
        <w:t>רבי</w:t>
      </w:r>
      <w:r w:rsidRPr="005E436F">
        <w:rPr>
          <w:rFonts w:cs="Times New Roman"/>
          <w:lang w:val="en-US"/>
        </w:rPr>
        <w:t>.</w:t>
      </w:r>
      <w:r>
        <w:rPr>
          <w:rFonts w:cs="Times New Roman"/>
          <w:lang w:val="en-US"/>
        </w:rPr>
        <w:t xml:space="preserve"> On this title see vol. 3, Introduction 6.4.1.2.2.5.4, p. 41.</w:t>
      </w:r>
    </w:p>
  </w:footnote>
  <w:footnote w:id="520">
    <w:p w14:paraId="0C4510D9" w14:textId="77777777" w:rsidR="00865CD2" w:rsidRPr="005171F2" w:rsidRDefault="00865CD2" w:rsidP="000C0B4B">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w:t>
      </w:r>
      <w:r w:rsidRPr="005E436F">
        <w:rPr>
          <w:rFonts w:cs="Times New Roman"/>
          <w:lang w:val="en-US"/>
        </w:rPr>
        <w:t xml:space="preserve">see Introduction </w:t>
      </w:r>
      <w:r>
        <w:rPr>
          <w:rFonts w:cs="Times New Roman"/>
          <w:lang w:val="en-US"/>
        </w:rPr>
        <w:t>7.</w:t>
      </w:r>
      <w:r>
        <w:rPr>
          <w:rFonts w:cs="Times New Roman"/>
          <w:u w:color="FFFF00"/>
          <w:lang w:val="en-US"/>
        </w:rPr>
        <w:t>5.1</w:t>
      </w:r>
      <w:r w:rsidRPr="005E436F">
        <w:rPr>
          <w:rFonts w:cs="Times New Roman"/>
          <w:lang w:val="en-US"/>
        </w:rPr>
        <w:t>.</w:t>
      </w:r>
    </w:p>
  </w:footnote>
  <w:footnote w:id="521">
    <w:p w14:paraId="50A4156B" w14:textId="77777777" w:rsidR="00865CD2" w:rsidRPr="005171F2" w:rsidRDefault="00865CD2" w:rsidP="00423717">
      <w:pPr>
        <w:pStyle w:val="FootnoteText"/>
        <w:bidi w:val="0"/>
        <w:spacing w:line="240" w:lineRule="auto"/>
        <w:jc w:val="both"/>
        <w:rPr>
          <w:lang w:val="en-US"/>
        </w:rPr>
      </w:pPr>
      <w:r>
        <w:rPr>
          <w:rStyle w:val="FootnoteReference"/>
        </w:rPr>
        <w:footnoteRef/>
      </w:r>
      <w:r>
        <w:rPr>
          <w:rtl/>
        </w:rPr>
        <w:t xml:space="preserve"> </w:t>
      </w:r>
      <w:r>
        <w:rPr>
          <w:rFonts w:cs="Times New Roman"/>
        </w:rPr>
        <w:t>See previous note</w:t>
      </w:r>
      <w:r w:rsidRPr="005E436F">
        <w:rPr>
          <w:rFonts w:cs="Times New Roman"/>
          <w:lang w:val="en-US"/>
        </w:rPr>
        <w:t>.</w:t>
      </w:r>
    </w:p>
  </w:footnote>
  <w:footnote w:id="522">
    <w:p w14:paraId="41D699BD" w14:textId="77777777" w:rsidR="00865CD2" w:rsidRPr="005171F2" w:rsidRDefault="00865CD2" w:rsidP="00423717">
      <w:pPr>
        <w:pStyle w:val="FootnoteText"/>
        <w:bidi w:val="0"/>
        <w:spacing w:line="240" w:lineRule="auto"/>
        <w:jc w:val="both"/>
        <w:rPr>
          <w:lang w:val="en-US"/>
        </w:rPr>
      </w:pPr>
      <w:r>
        <w:rPr>
          <w:rStyle w:val="FootnoteReference"/>
        </w:rPr>
        <w:footnoteRef/>
      </w:r>
      <w:r>
        <w:rPr>
          <w:rtl/>
        </w:rPr>
        <w:t xml:space="preserve"> </w:t>
      </w:r>
      <w:r>
        <w:rPr>
          <w:rFonts w:cs="Times New Roman"/>
        </w:rPr>
        <w:t>See above, n. 2</w:t>
      </w:r>
      <w:r>
        <w:rPr>
          <w:rFonts w:cs="Times New Roman"/>
          <w:u w:color="FFFF00"/>
          <w:lang w:val="en-US"/>
        </w:rPr>
        <w:t>1</w:t>
      </w:r>
      <w:r w:rsidRPr="005E436F">
        <w:rPr>
          <w:rFonts w:cs="Times New Roman"/>
          <w:lang w:val="en-US"/>
        </w:rPr>
        <w:t>.</w:t>
      </w:r>
    </w:p>
  </w:footnote>
  <w:footnote w:id="523">
    <w:p w14:paraId="60D4C8C4"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Biblical, e.g. Ex</w:t>
      </w:r>
      <w:r>
        <w:rPr>
          <w:rFonts w:cs="Times New Roman"/>
          <w:lang w:val="en-US"/>
        </w:rPr>
        <w:t>od</w:t>
      </w:r>
      <w:r w:rsidRPr="005E436F">
        <w:rPr>
          <w:rFonts w:cs="Times New Roman"/>
          <w:lang w:val="en-US"/>
        </w:rPr>
        <w:t xml:space="preserve"> 2:22. </w:t>
      </w:r>
      <w:r w:rsidRPr="005E436F">
        <w:rPr>
          <w:rFonts w:cs="Times New Roman"/>
          <w:rtl/>
          <w:lang w:val="en-US"/>
        </w:rPr>
        <w:t>גרשום</w:t>
      </w:r>
      <w:r w:rsidRPr="005E436F">
        <w:rPr>
          <w:rFonts w:cs="Times New Roman"/>
          <w:lang w:val="en-US"/>
        </w:rPr>
        <w:t xml:space="preserve"> was one of Moses’ sons.</w:t>
      </w:r>
    </w:p>
  </w:footnote>
  <w:footnote w:id="524">
    <w:p w14:paraId="5E26F0A0" w14:textId="77777777" w:rsidR="00865CD2" w:rsidRPr="002A6DBB" w:rsidRDefault="00865CD2" w:rsidP="002A6DBB">
      <w:pPr>
        <w:pStyle w:val="FootnoteText"/>
        <w:bidi w:val="0"/>
        <w:spacing w:line="240" w:lineRule="auto"/>
        <w:rPr>
          <w:rtl/>
          <w:lang w:val="en-US"/>
        </w:rPr>
      </w:pPr>
      <w:r>
        <w:rPr>
          <w:rStyle w:val="FootnoteReference"/>
        </w:rPr>
        <w:footnoteRef/>
      </w:r>
      <w:r>
        <w:t xml:space="preserve"> </w:t>
      </w:r>
      <w:r>
        <w:rPr>
          <w:lang w:val="en-US"/>
        </w:rPr>
        <w:t xml:space="preserve">On the interchange of </w:t>
      </w:r>
      <w:r>
        <w:rPr>
          <w:rFonts w:cs="Times New Roman" w:hint="cs"/>
          <w:rtl/>
          <w:lang w:val="en-US"/>
        </w:rPr>
        <w:t>מ</w:t>
      </w:r>
      <w:r>
        <w:rPr>
          <w:rFonts w:cs="Times New Roman"/>
          <w:lang w:val="en-US"/>
        </w:rPr>
        <w:t xml:space="preserve"> </w:t>
      </w:r>
      <w:r>
        <w:rPr>
          <w:rFonts w:hint="cs"/>
          <w:lang w:val="en-US"/>
        </w:rPr>
        <w:t xml:space="preserve">and </w:t>
      </w:r>
      <w:r>
        <w:rPr>
          <w:rFonts w:cs="Times New Roman" w:hint="cs"/>
          <w:rtl/>
          <w:lang w:val="en-US"/>
        </w:rPr>
        <w:t>נ</w:t>
      </w:r>
      <w:r>
        <w:rPr>
          <w:rFonts w:cs="Times New Roman"/>
          <w:lang w:val="en-US"/>
        </w:rPr>
        <w:t xml:space="preserve"> </w:t>
      </w:r>
      <w:r>
        <w:rPr>
          <w:rFonts w:hint="cs"/>
          <w:lang w:val="en-US"/>
        </w:rPr>
        <w:t xml:space="preserve">see vol. </w:t>
      </w:r>
      <w:r>
        <w:rPr>
          <w:lang w:val="en-US"/>
        </w:rPr>
        <w:t>1, Introduction 2.5.3, p. 29.</w:t>
      </w:r>
    </w:p>
  </w:footnote>
  <w:footnote w:id="525">
    <w:p w14:paraId="16EA19C5" w14:textId="77777777" w:rsidR="00865CD2" w:rsidRDefault="00865CD2" w:rsidP="002D7952">
      <w:pPr>
        <w:pStyle w:val="FootnoteText"/>
        <w:bidi w:val="0"/>
        <w:spacing w:line="240" w:lineRule="auto"/>
        <w:rPr>
          <w:rtl/>
          <w:lang w:val="en-US"/>
        </w:rPr>
      </w:pPr>
      <w:r>
        <w:rPr>
          <w:rStyle w:val="FootnoteReference"/>
        </w:rPr>
        <w:footnoteRef/>
      </w:r>
      <w:r>
        <w:t xml:space="preserve"> </w:t>
      </w:r>
      <w:r>
        <w:rPr>
          <w:lang w:val="en-US"/>
        </w:rPr>
        <w:t xml:space="preserve">On this chain of tradition see Introduction </w:t>
      </w:r>
      <w:r>
        <w:t>5.1.3.1.1.</w:t>
      </w:r>
    </w:p>
  </w:footnote>
  <w:footnote w:id="526">
    <w:p w14:paraId="2DEB66C5" w14:textId="77777777" w:rsidR="00865CD2" w:rsidRPr="004132D5" w:rsidRDefault="00865CD2" w:rsidP="00656372">
      <w:pPr>
        <w:pStyle w:val="FootnoteText"/>
        <w:bidi w:val="0"/>
        <w:spacing w:line="240" w:lineRule="auto"/>
        <w:rPr>
          <w:lang w:val="en-US"/>
        </w:rPr>
      </w:pPr>
      <w:r>
        <w:rPr>
          <w:rStyle w:val="FootnoteReference"/>
        </w:rPr>
        <w:footnoteRef/>
      </w:r>
      <w:r>
        <w:rPr>
          <w:rtl/>
        </w:rPr>
        <w:t xml:space="preserve"> </w:t>
      </w:r>
      <w:r>
        <w:rPr>
          <w:lang w:val="en-US"/>
        </w:rPr>
        <w:t>Appears in PT with no chronological context, see Introduction 7.4.4, and previous note.</w:t>
      </w:r>
    </w:p>
  </w:footnote>
  <w:footnote w:id="527">
    <w:p w14:paraId="3AD262FE" w14:textId="77777777" w:rsidR="00865CD2" w:rsidRPr="004C68BA" w:rsidRDefault="00865CD2" w:rsidP="00C4291F">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Rabbi Ahi (1), who was </w:t>
      </w:r>
      <w:r w:rsidRPr="004C68BA">
        <w:rPr>
          <w:lang w:val="en-US"/>
        </w:rPr>
        <w:t>associ</w:t>
      </w:r>
      <w:r>
        <w:rPr>
          <w:lang w:val="en-US"/>
        </w:rPr>
        <w:t>a</w:t>
      </w:r>
      <w:r w:rsidRPr="004C68BA">
        <w:rPr>
          <w:lang w:val="en-US"/>
        </w:rPr>
        <w:t>te</w:t>
      </w:r>
      <w:r>
        <w:rPr>
          <w:lang w:val="en-US"/>
        </w:rPr>
        <w:t>d with Rabbi Yohanan (1), see Introdu</w:t>
      </w:r>
      <w:r>
        <w:rPr>
          <w:lang w:val="en-US"/>
        </w:rPr>
        <w:t>c</w:t>
      </w:r>
      <w:r>
        <w:rPr>
          <w:lang w:val="en-US"/>
        </w:rPr>
        <w:t>tion 7.4.1.</w:t>
      </w:r>
    </w:p>
  </w:footnote>
  <w:footnote w:id="528">
    <w:p w14:paraId="342C726E" w14:textId="77777777" w:rsidR="00865CD2" w:rsidRPr="009A4CB8" w:rsidRDefault="00865CD2" w:rsidP="001362CA">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1 Sam 16:13. </w:t>
      </w:r>
      <w:r w:rsidRPr="005E436F">
        <w:rPr>
          <w:rFonts w:cs="Times New Roman"/>
          <w:rtl/>
          <w:lang w:val="en-US"/>
        </w:rPr>
        <w:t>דוד</w:t>
      </w:r>
      <w:r w:rsidRPr="005E436F">
        <w:rPr>
          <w:rFonts w:cs="Times New Roman"/>
          <w:lang w:val="en-US"/>
        </w:rPr>
        <w:t xml:space="preserve"> was the name of the famous king of Israel. </w:t>
      </w:r>
    </w:p>
  </w:footnote>
  <w:footnote w:id="529">
    <w:p w14:paraId="282EBCBB" w14:textId="77777777" w:rsidR="00865CD2" w:rsidRPr="00645590" w:rsidRDefault="00865CD2" w:rsidP="00645590">
      <w:pPr>
        <w:pStyle w:val="FootnoteText"/>
        <w:bidi w:val="0"/>
        <w:spacing w:line="240" w:lineRule="auto"/>
        <w:rPr>
          <w:lang w:val="en-US"/>
        </w:rPr>
      </w:pPr>
      <w:r>
        <w:rPr>
          <w:rStyle w:val="FootnoteReference"/>
        </w:rPr>
        <w:footnoteRef/>
      </w:r>
      <w:r>
        <w:rPr>
          <w:rtl/>
        </w:rPr>
        <w:t xml:space="preserve"> </w:t>
      </w:r>
      <w:r>
        <w:rPr>
          <w:lang w:val="en-US"/>
        </w:rPr>
        <w:t>For this form see vol. 3, under David (2) B/M, p. 82.</w:t>
      </w:r>
    </w:p>
  </w:footnote>
  <w:footnote w:id="530">
    <w:p w14:paraId="240B1273" w14:textId="77777777" w:rsidR="00865CD2" w:rsidRPr="002B189E" w:rsidRDefault="00865CD2" w:rsidP="00272355">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Introdu</w:t>
      </w:r>
      <w:r>
        <w:rPr>
          <w:lang w:val="en-US"/>
        </w:rPr>
        <w:t>c</w:t>
      </w:r>
      <w:r>
        <w:rPr>
          <w:lang w:val="en-US"/>
        </w:rPr>
        <w:t>tion 7.4.1.</w:t>
      </w:r>
    </w:p>
  </w:footnote>
  <w:footnote w:id="531">
    <w:p w14:paraId="57CF8850" w14:textId="77777777" w:rsidR="00865CD2" w:rsidRPr="00190C6B" w:rsidRDefault="00865CD2" w:rsidP="00657448">
      <w:pPr>
        <w:pStyle w:val="FootnoteText"/>
        <w:bidi w:val="0"/>
        <w:spacing w:line="240" w:lineRule="auto"/>
        <w:rPr>
          <w:lang w:val="en-US"/>
        </w:rPr>
      </w:pPr>
      <w:r>
        <w:rPr>
          <w:rStyle w:val="FootnoteReference"/>
        </w:rPr>
        <w:footnoteRef/>
      </w:r>
      <w:r>
        <w:rPr>
          <w:rtl/>
        </w:rPr>
        <w:t xml:space="preserve"> </w:t>
      </w:r>
      <w:r>
        <w:rPr>
          <w:lang w:val="en-US"/>
        </w:rPr>
        <w:t xml:space="preserve">The biblical form of this name in LXX is </w:t>
      </w:r>
      <w:r w:rsidRPr="00657448">
        <w:rPr>
          <w:rFonts w:ascii="Graeca" w:hAnsi="Graeca"/>
        </w:rPr>
        <w:t></w:t>
      </w:r>
      <w:r w:rsidRPr="00657448">
        <w:rPr>
          <w:rFonts w:ascii="Graeca" w:hAnsi="Graeca"/>
        </w:rPr>
        <w:t></w:t>
      </w:r>
      <w:r w:rsidRPr="00657448">
        <w:rPr>
          <w:rFonts w:ascii="Graeca" w:hAnsi="Graeca"/>
        </w:rPr>
        <w:t></w:t>
      </w:r>
      <w:r w:rsidRPr="00657448">
        <w:rPr>
          <w:rFonts w:ascii="Graeca" w:hAnsi="Graeca"/>
        </w:rPr>
        <w:t></w:t>
      </w:r>
      <w:r w:rsidRPr="00657448">
        <w:rPr>
          <w:rFonts w:ascii="Graeca" w:hAnsi="Graeca"/>
        </w:rPr>
        <w:t></w:t>
      </w:r>
      <w:r w:rsidRPr="00657448">
        <w:rPr>
          <w:rFonts w:ascii="Graeca" w:hAnsi="Graeca"/>
        </w:rPr>
        <w:t></w:t>
      </w:r>
      <w:r w:rsidRPr="00657448">
        <w:rPr>
          <w:lang w:val="en-US"/>
        </w:rPr>
        <w:t>.</w:t>
      </w:r>
      <w:r>
        <w:rPr>
          <w:lang w:val="en-US"/>
        </w:rPr>
        <w:t xml:space="preserve"> On the Greek suffix see vol. 3, Introduction 2.2.1.1.6, p. 12.</w:t>
      </w:r>
    </w:p>
  </w:footnote>
  <w:footnote w:id="532">
    <w:p w14:paraId="4FAD4A4A" w14:textId="77777777" w:rsidR="00865CD2" w:rsidRPr="005F42C8" w:rsidRDefault="00865CD2" w:rsidP="005F42C8">
      <w:pPr>
        <w:pStyle w:val="FootnoteText"/>
        <w:bidi w:val="0"/>
        <w:spacing w:line="240" w:lineRule="auto"/>
        <w:rPr>
          <w:lang w:val="en-US"/>
        </w:rPr>
      </w:pPr>
      <w:r w:rsidRPr="00645590">
        <w:rPr>
          <w:rStyle w:val="FootnoteReference"/>
        </w:rPr>
        <w:footnoteRef/>
      </w:r>
      <w:r w:rsidRPr="00645590">
        <w:rPr>
          <w:rtl/>
        </w:rPr>
        <w:t xml:space="preserve"> </w:t>
      </w:r>
      <w:r>
        <w:rPr>
          <w:lang w:val="en-US"/>
        </w:rPr>
        <w:t>Located on the northern shore of</w:t>
      </w:r>
      <w:r w:rsidRPr="00645590">
        <w:rPr>
          <w:lang w:val="en-US"/>
        </w:rPr>
        <w:t xml:space="preserve"> the </w:t>
      </w:r>
      <w:smartTag w:uri="urn:schemas-microsoft-com:office:smarttags" w:element="place">
        <w:r w:rsidRPr="00645590">
          <w:rPr>
            <w:lang w:val="en-US"/>
          </w:rPr>
          <w:t>Sea of Galilee</w:t>
        </w:r>
      </w:smartTag>
      <w:r w:rsidRPr="00645590">
        <w:rPr>
          <w:lang w:val="en-US"/>
        </w:rPr>
        <w:t>.</w:t>
      </w:r>
    </w:p>
  </w:footnote>
  <w:footnote w:id="533">
    <w:p w14:paraId="4607E1EF"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534">
    <w:p w14:paraId="37735AA0" w14:textId="77777777" w:rsidR="00865CD2" w:rsidRPr="00645590" w:rsidRDefault="00865CD2" w:rsidP="00656372">
      <w:pPr>
        <w:pStyle w:val="FootnoteText"/>
        <w:bidi w:val="0"/>
        <w:spacing w:line="240" w:lineRule="auto"/>
        <w:rPr>
          <w:lang w:val="en-US"/>
        </w:rPr>
      </w:pPr>
      <w:r>
        <w:rPr>
          <w:rStyle w:val="FootnoteReference"/>
        </w:rPr>
        <w:footnoteRef/>
      </w:r>
      <w:r>
        <w:rPr>
          <w:rtl/>
        </w:rPr>
        <w:t xml:space="preserve"> </w:t>
      </w:r>
      <w:r>
        <w:rPr>
          <w:rFonts w:cs="Times New Roman"/>
        </w:rPr>
        <w:t xml:space="preserve">See above, n. </w:t>
      </w:r>
      <w:r>
        <w:rPr>
          <w:lang w:val="en-US"/>
        </w:rPr>
        <w:t>2.</w:t>
      </w:r>
    </w:p>
  </w:footnote>
  <w:footnote w:id="535">
    <w:p w14:paraId="5F688CEE" w14:textId="77777777" w:rsidR="00865CD2" w:rsidRDefault="00865CD2">
      <w:pPr>
        <w:pStyle w:val="FootnoteText"/>
        <w:bidi w:val="0"/>
        <w:spacing w:line="240" w:lineRule="auto"/>
        <w:rPr>
          <w:rtl/>
        </w:rPr>
      </w:pPr>
      <w:r w:rsidRPr="009A4CB8">
        <w:rPr>
          <w:rStyle w:val="FootnoteReference"/>
        </w:rPr>
        <w:footnoteRef/>
      </w:r>
      <w:r w:rsidRPr="009A4CB8">
        <w:rPr>
          <w:rtl/>
        </w:rP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536">
    <w:p w14:paraId="48F37A60" w14:textId="77777777" w:rsidR="00865CD2" w:rsidRPr="001C69FA" w:rsidRDefault="00865CD2" w:rsidP="001C69FA">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537">
    <w:p w14:paraId="3FAA8EA4" w14:textId="77777777" w:rsidR="00865CD2" w:rsidRPr="00276848" w:rsidRDefault="00865CD2" w:rsidP="009A7E7B">
      <w:pPr>
        <w:pStyle w:val="FootnoteText"/>
        <w:bidi w:val="0"/>
        <w:spacing w:line="240" w:lineRule="auto"/>
        <w:rPr>
          <w:rFonts w:cs="Times New Roman"/>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priestly course, </w:t>
      </w:r>
      <w:r w:rsidRPr="005E436F">
        <w:rPr>
          <w:rFonts w:cs="Times New Roman"/>
          <w:lang w:eastAsia="en-GB"/>
        </w:rPr>
        <w:t>1 Chr 24:18.</w:t>
      </w:r>
      <w:r w:rsidRPr="005E436F">
        <w:rPr>
          <w:rFonts w:cs="Times New Roman"/>
          <w:lang w:val="en-US"/>
        </w:rPr>
        <w:t xml:space="preserve"> </w:t>
      </w:r>
    </w:p>
  </w:footnote>
  <w:footnote w:id="538">
    <w:p w14:paraId="0D2EF449" w14:textId="77777777" w:rsidR="00865CD2" w:rsidRPr="00D97339" w:rsidRDefault="00865CD2" w:rsidP="00CF5BBC">
      <w:pPr>
        <w:pStyle w:val="FootnoteText"/>
        <w:bidi w:val="0"/>
        <w:spacing w:line="240" w:lineRule="auto"/>
        <w:rPr>
          <w:lang w:val="en-US"/>
        </w:rPr>
      </w:pPr>
      <w:r>
        <w:rPr>
          <w:rStyle w:val="FootnoteReference"/>
        </w:rPr>
        <w:footnoteRef/>
      </w:r>
      <w:r>
        <w:rPr>
          <w:rtl/>
        </w:rPr>
        <w:t xml:space="preserve"> </w:t>
      </w:r>
      <w:r>
        <w:rPr>
          <w:lang w:val="en-US"/>
        </w:rPr>
        <w:t xml:space="preserve">In the text – </w:t>
      </w:r>
      <w:r w:rsidRPr="00D97339">
        <w:rPr>
          <w:rFonts w:cs="Times New Roman"/>
          <w:rtl/>
          <w:lang w:val="en-US"/>
        </w:rPr>
        <w:t>בר דליה</w:t>
      </w:r>
      <w:r>
        <w:rPr>
          <w:lang w:val="en-US"/>
        </w:rPr>
        <w:t>.</w:t>
      </w:r>
    </w:p>
  </w:footnote>
  <w:footnote w:id="539">
    <w:p w14:paraId="5D5E4BAA" w14:textId="77777777" w:rsidR="00865CD2" w:rsidRPr="00520F29" w:rsidRDefault="00865CD2" w:rsidP="00656372">
      <w:pPr>
        <w:pStyle w:val="FootnoteText"/>
        <w:bidi w:val="0"/>
        <w:spacing w:line="240" w:lineRule="auto"/>
        <w:rPr>
          <w:rFonts w:hint="cs"/>
          <w:rtl/>
          <w:lang w:val="en-US"/>
        </w:rPr>
      </w:pPr>
      <w:r>
        <w:rPr>
          <w:rStyle w:val="FootnoteReference"/>
        </w:rPr>
        <w:footnoteRef/>
      </w:r>
      <w:r>
        <w:t xml:space="preserve"> </w:t>
      </w:r>
      <w:r>
        <w:rPr>
          <w:lang w:val="en-US"/>
        </w:rPr>
        <w:t xml:space="preserve">On such nicknames see vol. 1, Introduction </w:t>
      </w:r>
      <w:r>
        <w:rPr>
          <w:u w:color="FFFF00"/>
          <w:lang w:val="en-US"/>
        </w:rPr>
        <w:t>6.1.1, p. 46</w:t>
      </w:r>
      <w:r>
        <w:rPr>
          <w:lang w:val="en-US"/>
        </w:rPr>
        <w:t>. On such family names see vol. 4, Introdu</w:t>
      </w:r>
      <w:r>
        <w:rPr>
          <w:lang w:val="en-US"/>
        </w:rPr>
        <w:t>c</w:t>
      </w:r>
      <w:r>
        <w:rPr>
          <w:lang w:val="en-US"/>
        </w:rPr>
        <w:t>tion 6.10.1, p. 39. However, in this case a tradition is cited in his name in a way that may indicate that this is the name of a ra</w:t>
      </w:r>
      <w:r>
        <w:rPr>
          <w:lang w:val="en-US"/>
        </w:rPr>
        <w:t>b</w:t>
      </w:r>
      <w:r>
        <w:rPr>
          <w:lang w:val="en-US"/>
        </w:rPr>
        <w:t>binic school, see vol. 4, Introduction 6.10.1, p. 39.</w:t>
      </w:r>
    </w:p>
  </w:footnote>
  <w:footnote w:id="540">
    <w:p w14:paraId="0589ACFA" w14:textId="77777777" w:rsidR="00865CD2" w:rsidRPr="00C4291F" w:rsidRDefault="00865CD2" w:rsidP="00C4291F">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541">
    <w:p w14:paraId="0DBD9BBC" w14:textId="77777777" w:rsidR="00865CD2" w:rsidRPr="00276848"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Dan 1:7. </w:t>
      </w:r>
      <w:r w:rsidRPr="005E436F">
        <w:rPr>
          <w:rFonts w:cs="Times New Roman"/>
          <w:rtl/>
          <w:lang w:val="en-US"/>
        </w:rPr>
        <w:t>דניאל</w:t>
      </w:r>
      <w:r w:rsidRPr="005E436F">
        <w:rPr>
          <w:rFonts w:cs="Times New Roman"/>
          <w:lang w:val="en-US"/>
        </w:rPr>
        <w:t xml:space="preserve"> is the biblical figure who gave his name to the </w:t>
      </w:r>
      <w:r>
        <w:rPr>
          <w:rFonts w:cs="Times New Roman"/>
          <w:lang w:val="en-US"/>
        </w:rPr>
        <w:t>B</w:t>
      </w:r>
      <w:r w:rsidRPr="005E436F">
        <w:rPr>
          <w:rFonts w:cs="Times New Roman"/>
          <w:lang w:val="en-US"/>
        </w:rPr>
        <w:t>ook of Daniel.</w:t>
      </w:r>
    </w:p>
  </w:footnote>
  <w:footnote w:id="542">
    <w:p w14:paraId="3E0C3584"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rPr>
        <w:t>חייטה</w:t>
      </w:r>
      <w:r>
        <w:t>. On such designations see Introduction 3.1.3.3.</w:t>
      </w:r>
    </w:p>
  </w:footnote>
  <w:footnote w:id="543">
    <w:p w14:paraId="756DE7F6" w14:textId="77777777" w:rsidR="00865CD2" w:rsidRPr="004C68BA" w:rsidRDefault="00865CD2" w:rsidP="00272355">
      <w:pPr>
        <w:pStyle w:val="FootnoteText"/>
        <w:bidi w:val="0"/>
        <w:spacing w:line="240" w:lineRule="auto"/>
        <w:rPr>
          <w:lang w:val="en-US"/>
        </w:rPr>
      </w:pPr>
      <w:r>
        <w:rPr>
          <w:rStyle w:val="FootnoteReference"/>
        </w:rPr>
        <w:footnoteRef/>
      </w:r>
      <w:r>
        <w:rPr>
          <w:rtl/>
        </w:rPr>
        <w:t xml:space="preserve"> </w:t>
      </w:r>
      <w:r>
        <w:rPr>
          <w:lang w:val="en-US"/>
        </w:rPr>
        <w:t>Mentioned in Palestinian-amoraic source, but in association with no one, see Introduction 7.4.4.</w:t>
      </w:r>
    </w:p>
  </w:footnote>
  <w:footnote w:id="544">
    <w:p w14:paraId="1468AE7F" w14:textId="77777777" w:rsidR="00865CD2" w:rsidRPr="009A4CB8" w:rsidRDefault="00865CD2" w:rsidP="00D97339">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lang w:val="en-US"/>
        </w:rPr>
        <w:t>For this form see vol. 3, under Daniel (4) B/M, p. 83.</w:t>
      </w:r>
    </w:p>
  </w:footnote>
  <w:footnote w:id="545">
    <w:p w14:paraId="0EFB07CB" w14:textId="77777777" w:rsidR="00865CD2" w:rsidRPr="00D97339" w:rsidRDefault="00865CD2" w:rsidP="00D97339">
      <w:pPr>
        <w:pStyle w:val="FootnoteText"/>
        <w:bidi w:val="0"/>
        <w:spacing w:line="240" w:lineRule="auto"/>
        <w:rPr>
          <w:lang w:val="en-US"/>
        </w:rPr>
      </w:pPr>
      <w:r>
        <w:rPr>
          <w:rStyle w:val="FootnoteReference"/>
        </w:rPr>
        <w:footnoteRef/>
      </w:r>
      <w:r>
        <w:rPr>
          <w:rtl/>
        </w:rPr>
        <w:t xml:space="preserve"> </w:t>
      </w:r>
      <w:r>
        <w:rPr>
          <w:rFonts w:cs="Times New Roman"/>
          <w:lang w:val="en-US"/>
        </w:rPr>
        <w:t>For this form see vol. 3, under Daniel (1) B/M, p. 83.</w:t>
      </w:r>
    </w:p>
  </w:footnote>
  <w:footnote w:id="546">
    <w:p w14:paraId="4F66BF6D" w14:textId="77777777" w:rsidR="00865CD2" w:rsidRPr="009A4CB8" w:rsidRDefault="00865CD2" w:rsidP="00956792">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lang w:val="en-US"/>
        </w:rPr>
        <w:t>.</w:t>
      </w:r>
      <w:r>
        <w:rPr>
          <w:lang w:val="en-US"/>
        </w:rPr>
        <w:t xml:space="preserve"> </w:t>
      </w:r>
      <w:r>
        <w:rPr>
          <w:lang w:val="fr-FR"/>
        </w:rPr>
        <w:t>On such designtions see vol. 1, Introduction 3.2.6, p. 34.</w:t>
      </w:r>
    </w:p>
  </w:footnote>
  <w:footnote w:id="547">
    <w:p w14:paraId="33CA99C8" w14:textId="77777777" w:rsidR="00865CD2" w:rsidRPr="005171F2" w:rsidRDefault="00865CD2" w:rsidP="000C0B4B">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w:t>
      </w:r>
      <w:r w:rsidRPr="005E436F">
        <w:rPr>
          <w:rFonts w:cs="Times New Roman"/>
          <w:lang w:val="en-US"/>
        </w:rPr>
        <w:t xml:space="preserve">see Introduction </w:t>
      </w:r>
      <w:r>
        <w:rPr>
          <w:rFonts w:cs="Times New Roman"/>
          <w:lang w:val="en-US"/>
        </w:rPr>
        <w:t>7.</w:t>
      </w:r>
      <w:r>
        <w:rPr>
          <w:rFonts w:cs="Times New Roman"/>
          <w:u w:color="FFFF00"/>
          <w:lang w:val="en-US"/>
        </w:rPr>
        <w:t>5.1</w:t>
      </w:r>
      <w:r w:rsidRPr="005E436F">
        <w:rPr>
          <w:rFonts w:cs="Times New Roman"/>
          <w:lang w:val="en-US"/>
        </w:rPr>
        <w:t>.</w:t>
      </w:r>
    </w:p>
  </w:footnote>
  <w:footnote w:id="548">
    <w:p w14:paraId="7E7A57AF" w14:textId="77777777" w:rsidR="00865CD2" w:rsidRPr="00D97339" w:rsidRDefault="00865CD2" w:rsidP="00656372">
      <w:pPr>
        <w:pStyle w:val="FootnoteText"/>
        <w:bidi w:val="0"/>
        <w:spacing w:line="240" w:lineRule="auto"/>
        <w:rPr>
          <w:lang w:val="en-US"/>
        </w:rPr>
      </w:pPr>
      <w:r>
        <w:rPr>
          <w:rStyle w:val="FootnoteReference"/>
        </w:rPr>
        <w:footnoteRef/>
      </w:r>
      <w:r>
        <w:rPr>
          <w:rtl/>
        </w:rPr>
        <w:t xml:space="preserve"> </w:t>
      </w:r>
      <w:r>
        <w:rPr>
          <w:rFonts w:cs="Times New Roman"/>
        </w:rPr>
        <w:t>See above, n. 5</w:t>
      </w:r>
      <w:r>
        <w:rPr>
          <w:rFonts w:cs="Times New Roman"/>
          <w:lang w:val="en-US"/>
        </w:rPr>
        <w:t>.</w:t>
      </w:r>
    </w:p>
  </w:footnote>
  <w:footnote w:id="549">
    <w:p w14:paraId="3682C019" w14:textId="77777777" w:rsidR="00865CD2" w:rsidRDefault="00865CD2" w:rsidP="002D267B">
      <w:pPr>
        <w:pStyle w:val="FootnoteText"/>
        <w:bidi w:val="0"/>
        <w:spacing w:line="240" w:lineRule="auto"/>
      </w:pPr>
      <w:r>
        <w:rPr>
          <w:rStyle w:val="FootnoteReference"/>
        </w:rPr>
        <w:footnoteRef/>
      </w:r>
      <w:r>
        <w:rPr>
          <w:rtl/>
        </w:rPr>
        <w:t xml:space="preserve"> </w:t>
      </w:r>
      <w:r>
        <w:t xml:space="preserve">The inscription is accompanied by a cross, obviously implying Christianity. However, Di Segni, </w:t>
      </w:r>
      <w:r>
        <w:rPr>
          <w:i/>
          <w:iCs/>
        </w:rPr>
        <w:t>ibi</w:t>
      </w:r>
      <w:r w:rsidRPr="00602541">
        <w:rPr>
          <w:i/>
          <w:iCs/>
        </w:rPr>
        <w:t>d</w:t>
      </w:r>
      <w:r w:rsidRPr="00602541">
        <w:t>.,</w:t>
      </w:r>
      <w:r>
        <w:t xml:space="preserve"> suggests, because of his sons’ names, that the father may have been a Jew or Samaritan, who co</w:t>
      </w:r>
      <w:r>
        <w:t>n</w:t>
      </w:r>
      <w:r>
        <w:t>verted to keep his job, but see vol. 3, Introdu</w:t>
      </w:r>
      <w:r>
        <w:t>c</w:t>
      </w:r>
      <w:r>
        <w:t xml:space="preserve">tion </w:t>
      </w:r>
      <w:r>
        <w:rPr>
          <w:u w:color="FFFF00"/>
        </w:rPr>
        <w:t>6.6.7, p. 52</w:t>
      </w:r>
      <w:r>
        <w:t>.</w:t>
      </w:r>
    </w:p>
  </w:footnote>
  <w:footnote w:id="550">
    <w:p w14:paraId="51104BBC" w14:textId="77777777" w:rsidR="00865CD2" w:rsidRPr="009A5808" w:rsidRDefault="00865CD2" w:rsidP="00591B4A">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according to the era of </w:t>
      </w:r>
      <w:smartTag w:uri="urn:schemas-microsoft-com:office:smarttags" w:element="place">
        <w:smartTag w:uri="urn:schemas-microsoft-com:office:smarttags" w:element="City">
          <w:r>
            <w:rPr>
              <w:lang w:val="en-US"/>
            </w:rPr>
            <w:t>Gadara</w:t>
          </w:r>
        </w:smartTag>
      </w:smartTag>
      <w:r>
        <w:rPr>
          <w:lang w:val="en-US"/>
        </w:rPr>
        <w:t>, see Introduction 7.5.4.3.</w:t>
      </w:r>
    </w:p>
  </w:footnote>
  <w:footnote w:id="551">
    <w:p w14:paraId="79363E2A"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552">
    <w:p w14:paraId="30FBCD6A" w14:textId="77777777" w:rsidR="00865CD2" w:rsidRDefault="00865CD2">
      <w:pPr>
        <w:pStyle w:val="FootnoteText"/>
        <w:bidi w:val="0"/>
        <w:spacing w:line="240" w:lineRule="auto"/>
      </w:pPr>
      <w:r w:rsidRPr="009A4CB8">
        <w:rPr>
          <w:rStyle w:val="FootnoteReference"/>
        </w:rPr>
        <w:footnoteRef/>
      </w:r>
      <w:r w:rsidRPr="009A4CB8">
        <w:t xml:space="preserve"> Biblical, e.g. Jer 42:1.</w:t>
      </w:r>
    </w:p>
  </w:footnote>
  <w:footnote w:id="553">
    <w:p w14:paraId="47043499" w14:textId="77777777" w:rsidR="00865CD2" w:rsidRPr="00FE499D" w:rsidRDefault="00865CD2" w:rsidP="00505AB4">
      <w:pPr>
        <w:pStyle w:val="FootnoteText"/>
        <w:bidi w:val="0"/>
        <w:spacing w:line="240" w:lineRule="auto"/>
        <w:rPr>
          <w:lang w:val="en-US"/>
        </w:rPr>
      </w:pPr>
      <w:r>
        <w:rPr>
          <w:rStyle w:val="FootnoteReference"/>
        </w:rPr>
        <w:footnoteRef/>
      </w:r>
      <w:r>
        <w:rPr>
          <w:rtl/>
        </w:rPr>
        <w:t xml:space="preserve"> </w:t>
      </w:r>
      <w:r>
        <w:rPr>
          <w:lang w:val="en-US"/>
        </w:rPr>
        <w:t xml:space="preserve">This person is only mentioned once (here) in the form </w:t>
      </w:r>
      <w:r w:rsidRPr="00080A7C">
        <w:rPr>
          <w:rFonts w:cs="Times New Roman"/>
          <w:rtl/>
          <w:lang w:val="en-US"/>
        </w:rPr>
        <w:t>ר' אלעזר ב"ר הושעיה</w:t>
      </w:r>
      <w:r>
        <w:rPr>
          <w:lang w:val="en-US"/>
        </w:rPr>
        <w:t xml:space="preserve">. Elsewhere in PT we find the formula </w:t>
      </w:r>
      <w:r w:rsidRPr="00080A7C">
        <w:rPr>
          <w:rFonts w:cs="Times New Roman"/>
          <w:rtl/>
          <w:lang w:val="en-US"/>
        </w:rPr>
        <w:t>ר' אלעזר</w:t>
      </w:r>
      <w:r>
        <w:rPr>
          <w:rFonts w:cs="Times New Roman"/>
          <w:rtl/>
          <w:lang w:val="en-US"/>
        </w:rPr>
        <w:t xml:space="preserve"> ב</w:t>
      </w:r>
      <w:r>
        <w:rPr>
          <w:rFonts w:cs="Times New Roman" w:hint="cs"/>
          <w:rtl/>
          <w:lang w:val="en-US"/>
        </w:rPr>
        <w:t xml:space="preserve">שם </w:t>
      </w:r>
      <w:r w:rsidRPr="00080A7C">
        <w:rPr>
          <w:rFonts w:cs="Times New Roman"/>
          <w:rtl/>
          <w:lang w:val="en-US"/>
        </w:rPr>
        <w:t>ר</w:t>
      </w:r>
      <w:r>
        <w:rPr>
          <w:rFonts w:cs="Times New Roman" w:hint="cs"/>
          <w:rtl/>
          <w:lang w:val="en-US"/>
        </w:rPr>
        <w:t>'</w:t>
      </w:r>
      <w:r w:rsidRPr="00080A7C">
        <w:rPr>
          <w:rFonts w:cs="Times New Roman"/>
          <w:rtl/>
          <w:lang w:val="en-US"/>
        </w:rPr>
        <w:t xml:space="preserve"> הושעיה</w:t>
      </w:r>
      <w:r>
        <w:rPr>
          <w:lang w:val="en-US"/>
        </w:rPr>
        <w:t xml:space="preserve"> (Rabbi Eleazar in the name of Rabbi Hoshaiah). Also Hyman does not record him. Yet in all the mss (</w:t>
      </w:r>
      <w:smartTag w:uri="urn:schemas-microsoft-com:office:smarttags" w:element="City">
        <w:r>
          <w:rPr>
            <w:lang w:val="en-US"/>
          </w:rPr>
          <w:t>Leiden</w:t>
        </w:r>
      </w:smartTag>
      <w:r>
        <w:rPr>
          <w:lang w:val="en-US"/>
        </w:rPr>
        <w:t xml:space="preserve">, </w:t>
      </w:r>
      <w:smartTag w:uri="urn:schemas-microsoft-com:office:smarttags" w:element="country-region">
        <w:r>
          <w:rPr>
            <w:lang w:val="en-US"/>
          </w:rPr>
          <w:t>Vatican</w:t>
        </w:r>
      </w:smartTag>
      <w:r>
        <w:rPr>
          <w:lang w:val="en-US"/>
        </w:rPr>
        <w:t xml:space="preserve">, </w:t>
      </w:r>
      <w:smartTag w:uri="urn:schemas-microsoft-com:office:smarttags" w:element="City">
        <w:r>
          <w:rPr>
            <w:lang w:val="en-US"/>
          </w:rPr>
          <w:t>Paris</w:t>
        </w:r>
      </w:smartTag>
      <w:r>
        <w:rPr>
          <w:lang w:val="en-US"/>
        </w:rPr>
        <w:t xml:space="preserve">, </w:t>
      </w:r>
      <w:smartTag w:uri="urn:schemas-microsoft-com:office:smarttags" w:element="City">
        <w:r>
          <w:rPr>
            <w:lang w:val="en-US"/>
          </w:rPr>
          <w:t>London</w:t>
        </w:r>
      </w:smartTag>
      <w:r>
        <w:rPr>
          <w:lang w:val="en-US"/>
        </w:rPr>
        <w:t xml:space="preserve">) and in the </w:t>
      </w:r>
      <w:smartTag w:uri="urn:schemas-microsoft-com:office:smarttags" w:element="place">
        <w:smartTag w:uri="urn:schemas-microsoft-com:office:smarttags" w:element="City">
          <w:r>
            <w:rPr>
              <w:lang w:val="en-US"/>
            </w:rPr>
            <w:t>Venice</w:t>
          </w:r>
        </w:smartTag>
      </w:smartTag>
      <w:r>
        <w:rPr>
          <w:lang w:val="en-US"/>
        </w:rPr>
        <w:t xml:space="preserve"> print here the first form is recorded. Only in the margins of the Leiden Ms is the text emended. I think this form is the </w:t>
      </w:r>
      <w:r w:rsidRPr="00FE499D">
        <w:rPr>
          <w:i/>
          <w:iCs/>
          <w:lang w:val="en-US"/>
        </w:rPr>
        <w:t>lect</w:t>
      </w:r>
      <w:r>
        <w:rPr>
          <w:i/>
          <w:iCs/>
          <w:lang w:val="en-US"/>
        </w:rPr>
        <w:t>io difficilior</w:t>
      </w:r>
      <w:r w:rsidRPr="00656372">
        <w:rPr>
          <w:lang w:val="en-US"/>
        </w:rPr>
        <w:t>,</w:t>
      </w:r>
      <w:r>
        <w:rPr>
          <w:i/>
          <w:iCs/>
          <w:lang w:val="en-US"/>
        </w:rPr>
        <w:t xml:space="preserve"> </w:t>
      </w:r>
      <w:r>
        <w:rPr>
          <w:lang w:val="en-US"/>
        </w:rPr>
        <w:t>but doubt li</w:t>
      </w:r>
      <w:r>
        <w:rPr>
          <w:lang w:val="en-US"/>
        </w:rPr>
        <w:t>n</w:t>
      </w:r>
      <w:r>
        <w:rPr>
          <w:lang w:val="en-US"/>
        </w:rPr>
        <w:t>gers.</w:t>
      </w:r>
    </w:p>
  </w:footnote>
  <w:footnote w:id="554">
    <w:p w14:paraId="0762AA4D" w14:textId="77777777" w:rsidR="00865CD2" w:rsidRPr="00B32F2E" w:rsidRDefault="00865CD2" w:rsidP="002A1C18">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555">
    <w:p w14:paraId="6F2C01D8" w14:textId="77777777" w:rsidR="00865CD2" w:rsidRPr="00DF1E16" w:rsidRDefault="00865CD2" w:rsidP="00DF1E16">
      <w:pPr>
        <w:pStyle w:val="FootnoteText"/>
        <w:bidi w:val="0"/>
        <w:spacing w:line="240" w:lineRule="auto"/>
        <w:rPr>
          <w:lang w:val="en-US"/>
        </w:rPr>
      </w:pPr>
      <w:r>
        <w:rPr>
          <w:rStyle w:val="FootnoteReference"/>
        </w:rPr>
        <w:footnoteRef/>
      </w:r>
      <w:r>
        <w:rPr>
          <w:rtl/>
        </w:rPr>
        <w:t xml:space="preserve"> </w:t>
      </w:r>
      <w:r>
        <w:rPr>
          <w:lang w:val="en-US"/>
        </w:rPr>
        <w:t xml:space="preserve">So he is designated in BT, e.g. </w:t>
      </w:r>
      <w:r>
        <w:rPr>
          <w:i/>
          <w:iCs/>
          <w:lang w:val="en-US"/>
        </w:rPr>
        <w:t>bEruv</w:t>
      </w:r>
      <w:r>
        <w:rPr>
          <w:lang w:val="en-US"/>
        </w:rPr>
        <w:t xml:space="preserve"> 53a. On this title see Introduction 3.1.1.</w:t>
      </w:r>
    </w:p>
  </w:footnote>
  <w:footnote w:id="556">
    <w:p w14:paraId="064FAC51" w14:textId="77777777" w:rsidR="00865CD2" w:rsidRPr="00EF7272" w:rsidRDefault="00865CD2" w:rsidP="00272355">
      <w:pPr>
        <w:pStyle w:val="FootnoteText"/>
        <w:bidi w:val="0"/>
        <w:spacing w:line="240" w:lineRule="auto"/>
        <w:rPr>
          <w:lang w:val="en-US"/>
        </w:rPr>
      </w:pPr>
      <w:r>
        <w:rPr>
          <w:rStyle w:val="FootnoteReference"/>
        </w:rPr>
        <w:footnoteRef/>
      </w:r>
      <w:r>
        <w:rPr>
          <w:rtl/>
        </w:rPr>
        <w:t xml:space="preserve"> </w:t>
      </w:r>
      <w:r>
        <w:rPr>
          <w:lang w:val="en-US"/>
        </w:rPr>
        <w:t>Was of the earliest amoraim, see Introduction 7.4.1.</w:t>
      </w:r>
    </w:p>
  </w:footnote>
  <w:footnote w:id="557">
    <w:p w14:paraId="399241D2" w14:textId="77777777" w:rsidR="00865CD2" w:rsidRPr="00A4328C" w:rsidRDefault="00865CD2" w:rsidP="00A4328C">
      <w:pPr>
        <w:pStyle w:val="FootnoteText"/>
        <w:bidi w:val="0"/>
        <w:spacing w:line="240" w:lineRule="auto"/>
        <w:rPr>
          <w:lang w:val="en-US"/>
        </w:rPr>
      </w:pPr>
      <w:r>
        <w:rPr>
          <w:rStyle w:val="FootnoteReference"/>
        </w:rPr>
        <w:footnoteRef/>
      </w:r>
      <w:r>
        <w:rPr>
          <w:rtl/>
        </w:rPr>
        <w:t xml:space="preserve"> </w:t>
      </w:r>
      <w:r>
        <w:rPr>
          <w:lang w:val="en-US"/>
        </w:rPr>
        <w:t>His father was a contemporary of Rabbi Yosi (Joseph [7]), see Introduction 7.4.3.</w:t>
      </w:r>
    </w:p>
  </w:footnote>
  <w:footnote w:id="558">
    <w:p w14:paraId="3AF3D714" w14:textId="77777777" w:rsidR="00865CD2" w:rsidRPr="00A4328C" w:rsidRDefault="00865CD2" w:rsidP="00A4328C">
      <w:pPr>
        <w:pStyle w:val="FootnoteText"/>
        <w:bidi w:val="0"/>
        <w:spacing w:line="240" w:lineRule="auto"/>
        <w:rPr>
          <w:lang w:val="en-US"/>
        </w:rPr>
      </w:pPr>
      <w:r>
        <w:rPr>
          <w:rStyle w:val="FootnoteReference"/>
        </w:rPr>
        <w:footnoteRef/>
      </w:r>
      <w:r>
        <w:rPr>
          <w:rtl/>
        </w:rPr>
        <w:t xml:space="preserve"> </w:t>
      </w:r>
      <w:r>
        <w:rPr>
          <w:lang w:val="en-US"/>
        </w:rPr>
        <w:t>His son was a student of Rabbi Yohanan (1), see Introduction 7.4.1.</w:t>
      </w:r>
    </w:p>
  </w:footnote>
  <w:footnote w:id="559">
    <w:p w14:paraId="378EE02D" w14:textId="77777777" w:rsidR="00865CD2" w:rsidRPr="004F4BD1" w:rsidRDefault="00865CD2" w:rsidP="004F4BD1">
      <w:pPr>
        <w:pStyle w:val="FootnoteText"/>
        <w:bidi w:val="0"/>
        <w:spacing w:line="240" w:lineRule="auto"/>
        <w:rPr>
          <w:rFonts w:cs="Times New Roman"/>
          <w:u w:color="FFFF00"/>
          <w:lang w:val="en-US"/>
        </w:rPr>
      </w:pPr>
      <w:r>
        <w:rPr>
          <w:rStyle w:val="FootnoteReference"/>
        </w:rPr>
        <w:footnoteRef/>
      </w:r>
      <w:r>
        <w:rPr>
          <w:rtl/>
        </w:rPr>
        <w:t xml:space="preserve"> </w:t>
      </w:r>
      <w:r>
        <w:rPr>
          <w:rFonts w:cs="Times New Roman"/>
          <w:lang w:val="en-US"/>
        </w:rPr>
        <w:t xml:space="preserve">For this form see vol. 4, under Hoshaiah (2) B/M, p. </w:t>
      </w:r>
      <w:r>
        <w:rPr>
          <w:rFonts w:cs="Times New Roman"/>
          <w:u w:color="FFFF00"/>
          <w:lang w:val="en-US"/>
        </w:rPr>
        <w:t>68</w:t>
      </w:r>
      <w:r>
        <w:rPr>
          <w:rFonts w:cs="Times New Roman"/>
          <w:lang w:val="en-US"/>
        </w:rPr>
        <w:t>.</w:t>
      </w:r>
    </w:p>
  </w:footnote>
  <w:footnote w:id="560">
    <w:p w14:paraId="7F3AE3E1" w14:textId="77777777" w:rsidR="00865CD2" w:rsidRPr="00847157" w:rsidRDefault="00865CD2" w:rsidP="00A00DCA">
      <w:pPr>
        <w:pStyle w:val="FootnoteText"/>
        <w:bidi w:val="0"/>
        <w:spacing w:line="240" w:lineRule="auto"/>
        <w:rPr>
          <w:lang w:val="en-US"/>
        </w:rPr>
      </w:pPr>
      <w:r>
        <w:rPr>
          <w:rStyle w:val="FootnoteReference"/>
        </w:rPr>
        <w:footnoteRef/>
      </w:r>
      <w:r>
        <w:rPr>
          <w:rtl/>
        </w:rPr>
        <w:t xml:space="preserve"> </w:t>
      </w:r>
      <w:r>
        <w:rPr>
          <w:lang w:val="en-US"/>
        </w:rPr>
        <w:t>Was a contemporary</w:t>
      </w:r>
      <w:r w:rsidRPr="00847157">
        <w:rPr>
          <w:lang w:val="en-US"/>
        </w:rPr>
        <w:t xml:space="preserve"> of </w:t>
      </w:r>
      <w:smartTag w:uri="urn:schemas-microsoft-com:office:smarttags" w:element="country-region">
        <w:r w:rsidRPr="00847157">
          <w:rPr>
            <w:lang w:val="en-US"/>
          </w:rPr>
          <w:t>Judah</w:t>
        </w:r>
      </w:smartTag>
      <w:r w:rsidRPr="00847157">
        <w:rPr>
          <w:lang w:val="en-US"/>
        </w:rPr>
        <w:t xml:space="preserve"> (</w:t>
      </w:r>
      <w:r>
        <w:rPr>
          <w:lang w:val="en-US"/>
        </w:rPr>
        <w:t>10</w:t>
      </w:r>
      <w:r w:rsidRPr="00847157">
        <w:rPr>
          <w:lang w:val="en-US"/>
        </w:rPr>
        <w:t>) the Patriarch, who was a con</w:t>
      </w:r>
      <w:r>
        <w:rPr>
          <w:lang w:val="en-US"/>
        </w:rPr>
        <w:t>temporary of Rabbi Y</w:t>
      </w:r>
      <w:r w:rsidRPr="00847157">
        <w:rPr>
          <w:lang w:val="en-US"/>
        </w:rPr>
        <w:t>ohanan</w:t>
      </w:r>
      <w:r>
        <w:rPr>
          <w:lang w:val="en-US"/>
        </w:rPr>
        <w:t xml:space="preserve"> (1), see Introduction 7.4.1.</w:t>
      </w:r>
    </w:p>
  </w:footnote>
  <w:footnote w:id="561">
    <w:p w14:paraId="11451E29" w14:textId="77777777" w:rsidR="00865CD2" w:rsidRDefault="00865CD2" w:rsidP="0065637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London</w:t>
          </w:r>
        </w:smartTag>
      </w:smartTag>
      <w:r w:rsidRPr="005E436F">
        <w:rPr>
          <w:lang w:val="en-US"/>
        </w:rPr>
        <w:t xml:space="preserve"> – BL Harl. 5508 (400), the </w:t>
      </w:r>
      <w:smartTag w:uri="urn:schemas-microsoft-com:office:smarttags" w:element="place">
        <w:smartTag w:uri="urn:schemas-microsoft-com:office:smarttags" w:element="City">
          <w:r w:rsidRPr="005E436F">
            <w:rPr>
              <w:lang w:val="en-US"/>
            </w:rPr>
            <w:t>Oxford</w:t>
          </w:r>
        </w:smartTag>
      </w:smartTag>
      <w:r w:rsidRPr="005E436F">
        <w:rPr>
          <w:lang w:val="en-US"/>
        </w:rPr>
        <w:t xml:space="preserve"> Opp. Add. Fol. 23 and in the </w:t>
      </w:r>
      <w:smartTag w:uri="urn:schemas-microsoft-com:office:smarttags" w:element="place">
        <w:smartTag w:uri="urn:schemas-microsoft-com:office:smarttags" w:element="City">
          <w:r w:rsidRPr="005E436F">
            <w:rPr>
              <w:lang w:val="en-US"/>
            </w:rPr>
            <w:t>Munich</w:t>
          </w:r>
        </w:smartTag>
      </w:smartTag>
      <w:r w:rsidRPr="005E436F">
        <w:rPr>
          <w:lang w:val="en-US"/>
        </w:rPr>
        <w:t xml:space="preserve"> 140 Mss.</w:t>
      </w:r>
      <w:r>
        <w:rPr>
          <w:lang w:val="en-US"/>
        </w:rPr>
        <w:t xml:space="preserve"> </w:t>
      </w:r>
      <w:r w:rsidRPr="00B849A3">
        <w:rPr>
          <w:rFonts w:cs="Times New Roman"/>
          <w:lang w:val="en-US"/>
        </w:rPr>
        <w:t>This person was obviously not well known, and his name was not</w:t>
      </w:r>
      <w:r>
        <w:rPr>
          <w:lang w:val="en-US"/>
        </w:rPr>
        <w:t xml:space="preserve"> stable so that scribes of the mss were not sure how to write it, see vol. 4, Introduction 5.2.1.1.2.1.1, pp. 23-4. For this form see above, n. 8.</w:t>
      </w:r>
    </w:p>
  </w:footnote>
  <w:footnote w:id="562">
    <w:p w14:paraId="23A2C245"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So in the Goettingen 3, the Cambridge T-S F2 (2) 73 and the Munich 95 Mss</w:t>
      </w:r>
      <w:r>
        <w:rPr>
          <w:lang w:val="en-US"/>
        </w:rPr>
        <w:t xml:space="preserve">, see previous note. On the replacement of the </w:t>
      </w:r>
      <w:r>
        <w:rPr>
          <w:rFonts w:cs="Times New Roman" w:hint="cs"/>
          <w:rtl/>
          <w:lang w:val="en-US"/>
        </w:rPr>
        <w:t>ה</w:t>
      </w:r>
      <w:r>
        <w:rPr>
          <w:rFonts w:cs="Times New Roman"/>
          <w:lang w:val="en-US"/>
        </w:rPr>
        <w:t xml:space="preserve"> </w:t>
      </w:r>
      <w:r>
        <w:rPr>
          <w:lang w:val="en-US"/>
        </w:rPr>
        <w:t xml:space="preserve">suffix with </w:t>
      </w:r>
      <w:r>
        <w:rPr>
          <w:rFonts w:cs="Times New Roman"/>
          <w:rtl/>
          <w:lang w:val="en-US"/>
        </w:rPr>
        <w:t>א</w:t>
      </w:r>
      <w:r>
        <w:rPr>
          <w:rFonts w:cs="Times New Roman"/>
          <w:lang w:val="en-US"/>
        </w:rPr>
        <w:t xml:space="preserve"> </w:t>
      </w:r>
      <w:r>
        <w:rPr>
          <w:lang w:val="en-US"/>
        </w:rPr>
        <w:t>see vol. 1, I</w:t>
      </w:r>
      <w:r>
        <w:rPr>
          <w:lang w:val="en-US"/>
        </w:rPr>
        <w:t>n</w:t>
      </w:r>
      <w:r>
        <w:rPr>
          <w:lang w:val="en-US"/>
        </w:rPr>
        <w:t>troduction 2.4.2.7, p. 26.</w:t>
      </w:r>
    </w:p>
  </w:footnote>
  <w:footnote w:id="563">
    <w:p w14:paraId="36038D76" w14:textId="77777777" w:rsidR="00865CD2" w:rsidRDefault="00865CD2" w:rsidP="0065637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ountry-region">
          <w:r w:rsidRPr="005E436F">
            <w:rPr>
              <w:lang w:val="en-US"/>
            </w:rPr>
            <w:t>Vatican</w:t>
          </w:r>
        </w:smartTag>
      </w:smartTag>
      <w:r w:rsidRPr="005E436F">
        <w:rPr>
          <w:lang w:val="en-US"/>
        </w:rPr>
        <w:t xml:space="preserve"> 487 Ms</w:t>
      </w:r>
      <w:r>
        <w:rPr>
          <w:lang w:val="en-US"/>
        </w:rPr>
        <w:t>, see above, n. 10</w:t>
      </w:r>
      <w:r w:rsidRPr="005E436F">
        <w:rPr>
          <w:lang w:val="en-US"/>
        </w:rPr>
        <w:t>.</w:t>
      </w:r>
      <w:r>
        <w:rPr>
          <w:lang w:val="en-US"/>
        </w:rPr>
        <w:t xml:space="preserve"> On the replacement of the </w:t>
      </w:r>
      <w:r>
        <w:rPr>
          <w:rFonts w:cs="Times New Roman" w:hint="cs"/>
          <w:rtl/>
          <w:lang w:val="en-US"/>
        </w:rPr>
        <w:t xml:space="preserve"> ה</w:t>
      </w:r>
      <w:r>
        <w:rPr>
          <w:lang w:val="en-US"/>
        </w:rPr>
        <w:t xml:space="preserve">suffix with </w:t>
      </w:r>
      <w:r>
        <w:rPr>
          <w:rFonts w:cs="Times New Roman"/>
          <w:rtl/>
          <w:lang w:val="en-US"/>
        </w:rPr>
        <w:t>א</w:t>
      </w:r>
      <w:r>
        <w:rPr>
          <w:rFonts w:cs="Times New Roman"/>
          <w:lang w:val="en-US"/>
        </w:rPr>
        <w:t xml:space="preserve"> </w:t>
      </w:r>
      <w:r>
        <w:rPr>
          <w:lang w:val="en-US"/>
        </w:rPr>
        <w:t>see vol. 1, I</w:t>
      </w:r>
      <w:r>
        <w:rPr>
          <w:lang w:val="en-US"/>
        </w:rPr>
        <w:t>n</w:t>
      </w:r>
      <w:r>
        <w:rPr>
          <w:lang w:val="en-US"/>
        </w:rPr>
        <w:t xml:space="preserve">troduction 2.4.2.7, p. 26. On the additional </w:t>
      </w:r>
      <w:r w:rsidRPr="00295F42">
        <w:rPr>
          <w:rFonts w:cs="Times New Roman"/>
          <w:rtl/>
          <w:lang w:val="en-US"/>
        </w:rPr>
        <w:t>י</w:t>
      </w:r>
      <w:r>
        <w:rPr>
          <w:lang w:val="en-US"/>
        </w:rPr>
        <w:t xml:space="preserve"> see under Hezekiah (6) B/M in vol. 1, pp. 95, and 96, n. 17.</w:t>
      </w:r>
    </w:p>
  </w:footnote>
  <w:footnote w:id="564">
    <w:p w14:paraId="4156AAC7" w14:textId="77777777" w:rsidR="00865CD2" w:rsidRPr="00E85A3D" w:rsidRDefault="00865CD2" w:rsidP="00E85A3D">
      <w:pPr>
        <w:pStyle w:val="FootnoteText"/>
        <w:bidi w:val="0"/>
        <w:spacing w:line="240" w:lineRule="auto"/>
        <w:rPr>
          <w:lang w:val="en-US"/>
        </w:rPr>
      </w:pPr>
      <w:r>
        <w:rPr>
          <w:rStyle w:val="FootnoteReference"/>
        </w:rPr>
        <w:footnoteRef/>
      </w:r>
      <w:r>
        <w:rPr>
          <w:rtl/>
        </w:rPr>
        <w:t xml:space="preserve"> </w:t>
      </w:r>
      <w:r>
        <w:rPr>
          <w:lang w:val="en-US"/>
        </w:rPr>
        <w:t>Although mentioned only here in BT, he reacts to the words of Palestinian sages (see Introduction 5.3.2.3) and in Hebrew, see Introduction 5.1.3.2.5.</w:t>
      </w:r>
    </w:p>
  </w:footnote>
  <w:footnote w:id="565">
    <w:p w14:paraId="34E27600" w14:textId="77777777" w:rsidR="00865CD2" w:rsidRPr="00A4328C" w:rsidRDefault="00865CD2" w:rsidP="00A4328C">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566">
    <w:p w14:paraId="6ED5B271" w14:textId="77777777" w:rsidR="00865CD2" w:rsidRPr="004F4BD1" w:rsidRDefault="00865CD2" w:rsidP="00A770E1">
      <w:pPr>
        <w:pStyle w:val="FootnoteText"/>
        <w:bidi w:val="0"/>
        <w:spacing w:line="240" w:lineRule="auto"/>
        <w:rPr>
          <w:rFonts w:cs="Times New Roman"/>
          <w:u w:color="FFFF00"/>
          <w:lang w:val="en-US"/>
        </w:rPr>
      </w:pPr>
      <w:r>
        <w:rPr>
          <w:rStyle w:val="FootnoteReference"/>
        </w:rPr>
        <w:footnoteRef/>
      </w:r>
      <w:r>
        <w:rPr>
          <w:rtl/>
        </w:rPr>
        <w:t xml:space="preserve"> </w:t>
      </w:r>
      <w:r>
        <w:rPr>
          <w:rFonts w:hint="cs"/>
        </w:rPr>
        <w:t>S</w:t>
      </w:r>
      <w:r>
        <w:rPr>
          <w:lang w:val="en-US"/>
        </w:rPr>
        <w:t xml:space="preserve">o in </w:t>
      </w:r>
      <w:r w:rsidRPr="00A770E1">
        <w:rPr>
          <w:i/>
          <w:iCs/>
          <w:lang w:val="en-US"/>
        </w:rPr>
        <w:t>bSan</w:t>
      </w:r>
      <w:r>
        <w:rPr>
          <w:lang w:val="en-US"/>
        </w:rPr>
        <w:t xml:space="preserve"> 25a. </w:t>
      </w:r>
      <w:r>
        <w:rPr>
          <w:rFonts w:cs="Times New Roman"/>
          <w:lang w:val="en-US"/>
        </w:rPr>
        <w:t xml:space="preserve">For this form see vol. 4, under Hoshaiah (2) B/M, p. </w:t>
      </w:r>
      <w:r>
        <w:rPr>
          <w:rFonts w:cs="Times New Roman"/>
          <w:u w:color="FFFF00"/>
          <w:lang w:val="en-US"/>
        </w:rPr>
        <w:t>68</w:t>
      </w:r>
      <w:r>
        <w:rPr>
          <w:rFonts w:cs="Times New Roman"/>
          <w:lang w:val="en-US"/>
        </w:rPr>
        <w:t>.</w:t>
      </w:r>
    </w:p>
  </w:footnote>
  <w:footnote w:id="567">
    <w:p w14:paraId="172B8E17" w14:textId="77777777" w:rsidR="00865CD2" w:rsidRPr="004C68BA" w:rsidRDefault="00865CD2" w:rsidP="00656372">
      <w:pPr>
        <w:pStyle w:val="FootnoteText"/>
        <w:bidi w:val="0"/>
        <w:spacing w:line="240" w:lineRule="auto"/>
        <w:rPr>
          <w:lang w:val="en-US"/>
        </w:rPr>
      </w:pPr>
      <w:r>
        <w:rPr>
          <w:rStyle w:val="FootnoteReference"/>
        </w:rPr>
        <w:footnoteRef/>
      </w:r>
      <w:r>
        <w:rPr>
          <w:rtl/>
        </w:rPr>
        <w:t xml:space="preserve"> </w:t>
      </w:r>
      <w:r>
        <w:rPr>
          <w:rFonts w:cs="Times New Roman"/>
        </w:rPr>
        <w:t>See above, n. 3</w:t>
      </w:r>
      <w:r>
        <w:rPr>
          <w:lang w:val="en-US"/>
        </w:rPr>
        <w:t>.</w:t>
      </w:r>
    </w:p>
  </w:footnote>
  <w:footnote w:id="568">
    <w:p w14:paraId="7CF6D7B3"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תרגימניה</w:t>
      </w:r>
      <w:r w:rsidRPr="005E436F">
        <w:rPr>
          <w:rFonts w:cs="Times New Roman"/>
          <w:lang w:val="en-US"/>
        </w:rPr>
        <w:t>.</w:t>
      </w:r>
      <w:r>
        <w:rPr>
          <w:rFonts w:cs="Times New Roman"/>
          <w:lang w:val="en-US"/>
        </w:rPr>
        <w:t xml:space="preserve"> On this title see Introduction 3.1.2.3.</w:t>
      </w:r>
    </w:p>
  </w:footnote>
  <w:footnote w:id="569">
    <w:p w14:paraId="24BDFBF2" w14:textId="77777777" w:rsidR="00865CD2" w:rsidRPr="004245C4" w:rsidRDefault="00865CD2" w:rsidP="00656372">
      <w:pPr>
        <w:pStyle w:val="FootnoteText"/>
        <w:bidi w:val="0"/>
        <w:spacing w:line="240" w:lineRule="auto"/>
        <w:rPr>
          <w:lang w:val="en-US"/>
        </w:rPr>
      </w:pPr>
      <w:r>
        <w:rPr>
          <w:rStyle w:val="FootnoteReference"/>
        </w:rPr>
        <w:footnoteRef/>
      </w:r>
      <w:r>
        <w:rPr>
          <w:rtl/>
        </w:rPr>
        <w:t xml:space="preserve"> </w:t>
      </w:r>
      <w:r>
        <w:rPr>
          <w:lang w:val="en-US"/>
        </w:rPr>
        <w:t>Tanh</w:t>
      </w:r>
      <w:r>
        <w:rPr>
          <w:rFonts w:cs="Times New Roman"/>
          <w:lang w:val="en-US"/>
        </w:rPr>
        <w:t>̣</w:t>
      </w:r>
      <w:r>
        <w:rPr>
          <w:lang w:val="en-US"/>
        </w:rPr>
        <w:t>um (3), who transmits in the name of Rabbi Yohanan (1), also transmits in his name, see Intr</w:t>
      </w:r>
      <w:r>
        <w:rPr>
          <w:lang w:val="en-US"/>
        </w:rPr>
        <w:t>o</w:t>
      </w:r>
      <w:r>
        <w:rPr>
          <w:lang w:val="en-US"/>
        </w:rPr>
        <w:t>duction 7.4.1.</w:t>
      </w:r>
    </w:p>
  </w:footnote>
  <w:footnote w:id="570">
    <w:p w14:paraId="27772797" w14:textId="77777777" w:rsidR="00865CD2" w:rsidRPr="004245C4" w:rsidRDefault="00865CD2" w:rsidP="004245C4">
      <w:pPr>
        <w:pStyle w:val="FootnoteText"/>
        <w:bidi w:val="0"/>
        <w:spacing w:line="240" w:lineRule="auto"/>
        <w:rPr>
          <w:lang w:val="en-US"/>
        </w:rPr>
      </w:pPr>
      <w:r>
        <w:rPr>
          <w:rStyle w:val="FootnoteReference"/>
        </w:rPr>
        <w:footnoteRef/>
      </w:r>
      <w:r>
        <w:rPr>
          <w:rtl/>
        </w:rPr>
        <w:t xml:space="preserve"> </w:t>
      </w:r>
      <w:r>
        <w:rPr>
          <w:lang w:val="en-US"/>
        </w:rPr>
        <w:t xml:space="preserve">Hyman, </w:t>
      </w:r>
      <w:r>
        <w:rPr>
          <w:i/>
          <w:iCs/>
          <w:lang w:val="en-US"/>
        </w:rPr>
        <w:t>Toldoth</w:t>
      </w:r>
      <w:r>
        <w:rPr>
          <w:lang w:val="en-US"/>
        </w:rPr>
        <w:t xml:space="preserve">, 118 identifies him with Samuel (14), but if that were so, the designation of his father, “of </w:t>
      </w:r>
      <w:smartTag w:uri="urn:schemas-microsoft-com:office:smarttags" w:element="place">
        <w:r>
          <w:rPr>
            <w:lang w:val="en-US"/>
          </w:rPr>
          <w:t>Ca</w:t>
        </w:r>
        <w:r>
          <w:rPr>
            <w:lang w:val="en-US"/>
          </w:rPr>
          <w:t>e</w:t>
        </w:r>
        <w:r>
          <w:rPr>
            <w:lang w:val="en-US"/>
          </w:rPr>
          <w:t>sarea</w:t>
        </w:r>
      </w:smartTag>
      <w:r>
        <w:rPr>
          <w:lang w:val="en-US"/>
        </w:rPr>
        <w:t>,” would be superflouos.</w:t>
      </w:r>
    </w:p>
  </w:footnote>
  <w:footnote w:id="571">
    <w:p w14:paraId="213699EF" w14:textId="77777777" w:rsidR="00865CD2" w:rsidRPr="004C68BA" w:rsidRDefault="00865CD2" w:rsidP="00656372">
      <w:pPr>
        <w:pStyle w:val="FootnoteText"/>
        <w:bidi w:val="0"/>
        <w:spacing w:line="240" w:lineRule="auto"/>
        <w:rPr>
          <w:lang w:val="en-US"/>
        </w:rPr>
      </w:pPr>
      <w:r>
        <w:rPr>
          <w:rStyle w:val="FootnoteReference"/>
        </w:rPr>
        <w:footnoteRef/>
      </w:r>
      <w:r>
        <w:rPr>
          <w:rtl/>
        </w:rPr>
        <w:t xml:space="preserve"> </w:t>
      </w:r>
      <w:r>
        <w:rPr>
          <w:rFonts w:cs="Times New Roman"/>
        </w:rPr>
        <w:t>See above, n. 3</w:t>
      </w:r>
      <w:r>
        <w:rPr>
          <w:lang w:val="en-US"/>
        </w:rPr>
        <w:t>.</w:t>
      </w:r>
    </w:p>
  </w:footnote>
  <w:footnote w:id="572">
    <w:p w14:paraId="46BC23A4" w14:textId="77777777" w:rsidR="00865CD2" w:rsidRPr="00C11B11" w:rsidRDefault="00865CD2" w:rsidP="00AB7559">
      <w:pPr>
        <w:pStyle w:val="FootnoteText"/>
        <w:bidi w:val="0"/>
        <w:spacing w:line="240" w:lineRule="auto"/>
        <w:rPr>
          <w:lang w:val="en-US"/>
        </w:rPr>
      </w:pPr>
      <w:r w:rsidRPr="009A7E7B">
        <w:rPr>
          <w:rStyle w:val="FootnoteReference"/>
          <w:rFonts w:cs="Times New Roman"/>
        </w:rPr>
        <w:footnoteRef/>
      </w:r>
      <w:r w:rsidRPr="009A7E7B">
        <w:rPr>
          <w:rFonts w:cs="Times New Roman"/>
          <w:rtl/>
        </w:rPr>
        <w:t xml:space="preserve"> </w:t>
      </w:r>
      <w:r w:rsidRPr="009A7E7B">
        <w:rPr>
          <w:rFonts w:cs="Times New Roman"/>
          <w:lang w:val="en-US"/>
        </w:rPr>
        <w:t>This could be this name with a letter reversal (see vol. 3, Introduction 2.8.3,</w:t>
      </w:r>
      <w:r>
        <w:rPr>
          <w:lang w:val="en-US"/>
        </w:rPr>
        <w:t xml:space="preserve"> p. 20). However, </w:t>
      </w:r>
      <w:r w:rsidRPr="00AB7559">
        <w:rPr>
          <w:lang w:val="en-US"/>
        </w:rPr>
        <w:t>Naveh</w:t>
      </w:r>
      <w:r>
        <w:rPr>
          <w:lang w:val="en-US"/>
        </w:rPr>
        <w:t xml:space="preserve">, </w:t>
      </w:r>
      <w:r>
        <w:rPr>
          <w:i/>
          <w:iCs/>
          <w:lang w:val="en-US"/>
        </w:rPr>
        <w:t>OSM</w:t>
      </w:r>
      <w:r>
        <w:rPr>
          <w:lang w:val="en-US"/>
        </w:rPr>
        <w:t>, 124</w:t>
      </w:r>
      <w:r w:rsidRPr="00AB7559">
        <w:rPr>
          <w:lang w:val="en-US"/>
        </w:rPr>
        <w:t xml:space="preserve"> does not think this is a name</w:t>
      </w:r>
      <w:r>
        <w:rPr>
          <w:lang w:val="en-US"/>
        </w:rPr>
        <w:t>, but part of a prayer, with the word “save us</w:t>
      </w:r>
      <w:r w:rsidRPr="00AB7559">
        <w:rPr>
          <w:lang w:val="en-US"/>
        </w:rPr>
        <w:t>.</w:t>
      </w:r>
      <w:r>
        <w:rPr>
          <w:lang w:val="en-US"/>
        </w:rPr>
        <w:t>”</w:t>
      </w:r>
    </w:p>
  </w:footnote>
  <w:footnote w:id="573">
    <w:p w14:paraId="3AB01ECC" w14:textId="77777777" w:rsidR="00865CD2" w:rsidRPr="002165C1" w:rsidRDefault="00865CD2" w:rsidP="006369B3">
      <w:pPr>
        <w:pStyle w:val="FootnoteText"/>
        <w:bidi w:val="0"/>
        <w:spacing w:line="240" w:lineRule="auto"/>
        <w:rPr>
          <w:lang w:val="en-US"/>
        </w:rPr>
      </w:pPr>
      <w:r w:rsidRPr="006369B3">
        <w:rPr>
          <w:rStyle w:val="FootnoteReference"/>
        </w:rPr>
        <w:footnoteRef/>
      </w:r>
      <w:r w:rsidRPr="006369B3">
        <w:rPr>
          <w:rtl/>
        </w:rPr>
        <w:t xml:space="preserve"> </w:t>
      </w:r>
      <w:r w:rsidRPr="006369B3">
        <w:t>Village in s</w:t>
      </w:r>
      <w:r>
        <w:t xml:space="preserve">outhern </w:t>
      </w:r>
      <w:smartTag w:uri="urn:schemas-microsoft-com:office:smarttags" w:element="place">
        <w:smartTag w:uri="urn:schemas-microsoft-com:office:smarttags" w:element="PlaceType">
          <w:r>
            <w:t>Mount</w:t>
          </w:r>
        </w:smartTag>
        <w:r>
          <w:t xml:space="preserve"> </w:t>
        </w:r>
        <w:smartTag w:uri="urn:schemas-microsoft-com:office:smarttags" w:element="PlaceName">
          <w:r>
            <w:t>Hebron</w:t>
          </w:r>
        </w:smartTag>
      </w:smartTag>
      <w:r w:rsidRPr="006369B3">
        <w:t>.</w:t>
      </w:r>
    </w:p>
  </w:footnote>
  <w:footnote w:id="574">
    <w:p w14:paraId="119A583F"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575">
    <w:p w14:paraId="69381E15" w14:textId="77777777" w:rsidR="00865CD2" w:rsidRPr="007F108E" w:rsidRDefault="00865CD2" w:rsidP="000F75F3">
      <w:pPr>
        <w:pStyle w:val="FootnoteText"/>
        <w:bidi w:val="0"/>
        <w:spacing w:line="240" w:lineRule="auto"/>
        <w:rPr>
          <w:lang w:val="en-US"/>
        </w:rPr>
      </w:pPr>
      <w:r>
        <w:rPr>
          <w:rStyle w:val="FootnoteReference"/>
        </w:rPr>
        <w:footnoteRef/>
      </w:r>
      <w:r>
        <w:t xml:space="preserve"> The reading is mine. The editors had other suggestions. For this form see vol. 1, under Joseph (16) B/M, p. 150. There it is the alternative reading of the name and obviously this is the name intended, Joseph being a scribal “correction,” see vol. 4, Introduction 2.7.2, p. 18.</w:t>
      </w:r>
    </w:p>
  </w:footnote>
  <w:footnote w:id="576">
    <w:p w14:paraId="28E70A7C" w14:textId="77777777" w:rsidR="00865CD2" w:rsidRPr="000C74F2" w:rsidRDefault="00865CD2" w:rsidP="00CA6FE9">
      <w:pPr>
        <w:pStyle w:val="FootnoteText"/>
        <w:bidi w:val="0"/>
        <w:spacing w:line="240" w:lineRule="auto"/>
        <w:rPr>
          <w:lang w:val="en-US"/>
        </w:rPr>
      </w:pPr>
      <w:r>
        <w:rPr>
          <w:rStyle w:val="FootnoteReference"/>
        </w:rPr>
        <w:footnoteRef/>
      </w:r>
      <w:r>
        <w:t xml:space="preserve"> </w:t>
      </w:r>
      <w:r>
        <w:rPr>
          <w:lang w:val="en-US"/>
        </w:rPr>
        <w:t>In the Golan.</w:t>
      </w:r>
    </w:p>
  </w:footnote>
  <w:footnote w:id="577">
    <w:p w14:paraId="4289FE61"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578">
    <w:p w14:paraId="42F0A615" w14:textId="77777777" w:rsidR="00865CD2" w:rsidRDefault="00865CD2" w:rsidP="00086E92">
      <w:pPr>
        <w:pStyle w:val="FootnoteText"/>
        <w:bidi w:val="0"/>
        <w:spacing w:line="240" w:lineRule="auto"/>
        <w:rPr>
          <w:lang w:val="en-US"/>
        </w:rPr>
      </w:pPr>
      <w:r>
        <w:rPr>
          <w:rStyle w:val="FootnoteReference"/>
        </w:rPr>
        <w:footnoteRef/>
      </w:r>
      <w:r>
        <w:t xml:space="preserve"> </w:t>
      </w:r>
      <w:r w:rsidRPr="005E436F">
        <w:rPr>
          <w:lang w:val="en-US"/>
        </w:rPr>
        <w:t xml:space="preserve">In Aramaic </w:t>
      </w:r>
      <w:r>
        <w:rPr>
          <w:lang w:val="en-US"/>
        </w:rPr>
        <w:t>–</w:t>
      </w:r>
      <w:r w:rsidRPr="005E436F">
        <w:rPr>
          <w:lang w:val="en-US"/>
        </w:rPr>
        <w:t xml:space="preserve"> </w:t>
      </w:r>
      <w:r w:rsidRPr="005E436F">
        <w:rPr>
          <w:rFonts w:cs="Times New Roman" w:hint="eastAsia"/>
          <w:rtl/>
        </w:rPr>
        <w:t>מן</w:t>
      </w:r>
      <w:r w:rsidRPr="005E436F">
        <w:rPr>
          <w:rFonts w:cs="Times New Roman"/>
          <w:rtl/>
        </w:rPr>
        <w:t xml:space="preserve"> </w:t>
      </w:r>
      <w:r w:rsidRPr="005E436F">
        <w:rPr>
          <w:rFonts w:cs="Times New Roman" w:hint="eastAsia"/>
          <w:rtl/>
        </w:rPr>
        <w:t>טיבריה</w:t>
      </w:r>
      <w:r>
        <w:rPr>
          <w:rFonts w:cs="Times New Roman"/>
        </w:rPr>
        <w:t xml:space="preserve">. </w:t>
      </w:r>
      <w:r>
        <w:rPr>
          <w:rFonts w:cs="Times New Roman"/>
          <w:lang w:val="en-US"/>
        </w:rPr>
        <w:t>On such designations see vol. 1, Introduction 3.2.6, p. 34.</w:t>
      </w:r>
    </w:p>
  </w:footnote>
  <w:footnote w:id="579">
    <w:p w14:paraId="25203B1D" w14:textId="77777777" w:rsidR="00865CD2" w:rsidRPr="009A4CB8" w:rsidRDefault="00865CD2" w:rsidP="00E0780B">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Judg 12:13. </w:t>
      </w:r>
      <w:r w:rsidRPr="005E436F">
        <w:rPr>
          <w:rFonts w:cs="Times New Roman"/>
          <w:lang w:eastAsia="en-GB"/>
        </w:rPr>
        <w:t>In the case of Hillel, the relative popularity of the name in the latter</w:t>
      </w:r>
      <w:r w:rsidRPr="009A4CB8">
        <w:rPr>
          <w:lang w:eastAsia="en-GB"/>
        </w:rPr>
        <w:t xml:space="preserve"> doc</w:t>
      </w:r>
      <w:r w:rsidRPr="009A4CB8">
        <w:rPr>
          <w:lang w:eastAsia="en-GB"/>
        </w:rPr>
        <w:t>u</w:t>
      </w:r>
      <w:r w:rsidRPr="009A4CB8">
        <w:rPr>
          <w:lang w:eastAsia="en-GB"/>
        </w:rPr>
        <w:t xml:space="preserve">ments found in this list may be the result of the popularity of Hillel the Elder and his activities in </w:t>
      </w:r>
      <w:smartTag w:uri="urn:schemas-microsoft-com:office:smarttags" w:element="place">
        <w:smartTag w:uri="urn:schemas-microsoft-com:office:smarttags" w:element="City">
          <w:r w:rsidRPr="009A4CB8">
            <w:rPr>
              <w:lang w:eastAsia="en-GB"/>
            </w:rPr>
            <w:t>Pale</w:t>
          </w:r>
          <w:r w:rsidRPr="009A4CB8">
            <w:rPr>
              <w:lang w:eastAsia="en-GB"/>
            </w:rPr>
            <w:t>s</w:t>
          </w:r>
          <w:r w:rsidRPr="009A4CB8">
            <w:rPr>
              <w:lang w:eastAsia="en-GB"/>
            </w:rPr>
            <w:t>tine</w:t>
          </w:r>
        </w:smartTag>
      </w:smartTag>
      <w:r>
        <w:rPr>
          <w:lang w:eastAsia="en-GB"/>
        </w:rPr>
        <w:t>.</w:t>
      </w:r>
    </w:p>
  </w:footnote>
  <w:footnote w:id="580">
    <w:p w14:paraId="608885F3" w14:textId="77777777" w:rsidR="00865CD2" w:rsidRPr="008F795A" w:rsidRDefault="00865CD2" w:rsidP="006369B3">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Pr>
          <w:rFonts w:cs="Times New Roman"/>
          <w:lang w:val="en-US"/>
        </w:rPr>
        <w:t>On this form see vol. 3, under Hillel (2)</w:t>
      </w:r>
      <w:r>
        <w:rPr>
          <w:lang w:val="en-US"/>
        </w:rPr>
        <w:t xml:space="preserve"> B/M</w:t>
      </w:r>
      <w:r>
        <w:rPr>
          <w:rFonts w:cs="Times New Roman"/>
          <w:lang w:val="en-US"/>
        </w:rPr>
        <w:t>, p. 84.</w:t>
      </w:r>
    </w:p>
  </w:footnote>
  <w:footnote w:id="581">
    <w:p w14:paraId="7087A0E1" w14:textId="77777777" w:rsidR="00865CD2" w:rsidRPr="00AB7559" w:rsidRDefault="00865CD2" w:rsidP="00EF196C">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this text he is described as being nominated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(to the patriarchate). </w:t>
      </w:r>
      <w:r>
        <w:t>On this title see Introduction 3.1.3.5.1.</w:t>
      </w:r>
    </w:p>
  </w:footnote>
  <w:footnote w:id="582">
    <w:p w14:paraId="1E33BD45" w14:textId="77777777" w:rsidR="00865CD2" w:rsidRPr="00D17D62" w:rsidRDefault="00865CD2" w:rsidP="00D17D62">
      <w:pPr>
        <w:pStyle w:val="FootnoteText"/>
        <w:bidi w:val="0"/>
        <w:spacing w:line="240" w:lineRule="auto"/>
        <w:rPr>
          <w:rFonts w:cs="Times New Roman"/>
          <w:lang w:val="en-US"/>
        </w:rPr>
      </w:pPr>
      <w:r>
        <w:rPr>
          <w:rStyle w:val="FootnoteReference"/>
        </w:rPr>
        <w:footnoteRef/>
      </w:r>
      <w:r>
        <w:t xml:space="preserve"> </w:t>
      </w:r>
      <w:r>
        <w:rPr>
          <w:lang w:val="en-US"/>
        </w:rPr>
        <w:t xml:space="preserve">Epiphanius informs us that on his deathbed he summoned the bishop and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(the patriarch was granted baptism and the holy myst</w:t>
      </w:r>
      <w:r>
        <w:rPr>
          <w:rFonts w:cs="Times New Roman"/>
          <w:lang w:val="en-US"/>
        </w:rPr>
        <w:t>e</w:t>
      </w:r>
      <w:r>
        <w:rPr>
          <w:rFonts w:cs="Times New Roman"/>
          <w:lang w:val="en-US"/>
        </w:rPr>
        <w:t>ries).</w:t>
      </w:r>
    </w:p>
  </w:footnote>
  <w:footnote w:id="583">
    <w:p w14:paraId="41F0B856" w14:textId="77777777" w:rsidR="00865CD2" w:rsidRPr="00AC5D68" w:rsidRDefault="00865CD2" w:rsidP="00542590">
      <w:pPr>
        <w:pStyle w:val="FootnoteText"/>
        <w:bidi w:val="0"/>
        <w:spacing w:line="240" w:lineRule="auto"/>
        <w:rPr>
          <w:lang w:val="en-US"/>
        </w:rPr>
      </w:pPr>
      <w:r>
        <w:rPr>
          <w:rStyle w:val="FootnoteReference"/>
        </w:rPr>
        <w:footnoteRef/>
      </w:r>
      <w:r>
        <w:rPr>
          <w:rtl/>
        </w:rPr>
        <w:t xml:space="preserve"> </w:t>
      </w:r>
      <w:r>
        <w:rPr>
          <w:lang w:val="en-US"/>
        </w:rPr>
        <w:t xml:space="preserve">Was a contemporary of the Emperor Constantine. These are his dates. According to Graetz, he should be dated to 320-65, see Jacobs, </w:t>
      </w:r>
      <w:r>
        <w:rPr>
          <w:i/>
          <w:iCs/>
          <w:lang w:val="en-US"/>
        </w:rPr>
        <w:t xml:space="preserve">Die Institution des </w:t>
      </w:r>
      <w:r w:rsidRPr="00D7057A">
        <w:rPr>
          <w:rFonts w:cs="Times New Roman"/>
          <w:i/>
          <w:iCs/>
          <w:lang w:val="en-US"/>
        </w:rPr>
        <w:t>jüdi</w:t>
      </w:r>
      <w:r w:rsidRPr="00D7057A">
        <w:rPr>
          <w:rFonts w:cs="Times New Roman"/>
          <w:i/>
          <w:iCs/>
          <w:lang w:val="en-US"/>
        </w:rPr>
        <w:t>s</w:t>
      </w:r>
      <w:r w:rsidRPr="00D7057A">
        <w:rPr>
          <w:rFonts w:cs="Times New Roman"/>
          <w:i/>
          <w:iCs/>
          <w:lang w:val="en-US"/>
        </w:rPr>
        <w:t xml:space="preserve">chen </w:t>
      </w:r>
      <w:r>
        <w:rPr>
          <w:rFonts w:cs="Times New Roman"/>
          <w:i/>
          <w:iCs/>
          <w:lang w:val="en-US"/>
        </w:rPr>
        <w:t>Patriarchen</w:t>
      </w:r>
      <w:r>
        <w:rPr>
          <w:rFonts w:cs="Times New Roman"/>
          <w:lang w:val="en-US"/>
        </w:rPr>
        <w:t xml:space="preserve">, 205 and Introduction </w:t>
      </w:r>
      <w:r>
        <w:t>7.4.6</w:t>
      </w:r>
      <w:r>
        <w:rPr>
          <w:rFonts w:cs="Times New Roman"/>
          <w:lang w:val="en-US"/>
        </w:rPr>
        <w:t>.</w:t>
      </w:r>
    </w:p>
  </w:footnote>
  <w:footnote w:id="584">
    <w:p w14:paraId="4ADCA4E4" w14:textId="77777777" w:rsidR="00865CD2" w:rsidRPr="004D18AD" w:rsidRDefault="00865CD2" w:rsidP="004D18AD">
      <w:pPr>
        <w:pStyle w:val="FootnoteText"/>
        <w:bidi w:val="0"/>
        <w:spacing w:line="240" w:lineRule="auto"/>
        <w:rPr>
          <w:lang w:val="en-US"/>
        </w:rPr>
      </w:pPr>
      <w:r>
        <w:rPr>
          <w:rStyle w:val="FootnoteReference"/>
        </w:rPr>
        <w:footnoteRef/>
      </w:r>
      <w:r>
        <w:rPr>
          <w:rtl/>
        </w:rPr>
        <w:t xml:space="preserve"> </w:t>
      </w:r>
      <w:r>
        <w:rPr>
          <w:lang w:val="en-US"/>
        </w:rPr>
        <w:t>His father/in/law was a contemporary of Rabbi Yosi (Joseph [7]), see Introduction 7.4.3.</w:t>
      </w:r>
    </w:p>
  </w:footnote>
  <w:footnote w:id="585">
    <w:p w14:paraId="0DAE9D04" w14:textId="77777777" w:rsidR="00865CD2" w:rsidRPr="004132D5" w:rsidRDefault="00865CD2" w:rsidP="00272355">
      <w:pPr>
        <w:pStyle w:val="FootnoteText"/>
        <w:bidi w:val="0"/>
        <w:spacing w:line="240" w:lineRule="auto"/>
        <w:rPr>
          <w:lang w:val="en-US"/>
        </w:rPr>
      </w:pPr>
      <w:r>
        <w:rPr>
          <w:rStyle w:val="FootnoteReference"/>
        </w:rPr>
        <w:footnoteRef/>
      </w:r>
      <w:r>
        <w:rPr>
          <w:rtl/>
        </w:rPr>
        <w:t xml:space="preserve"> </w:t>
      </w:r>
      <w:r>
        <w:t>Was a contemporary of Rabbi Ami (1), see Introduction 7.4.1.</w:t>
      </w:r>
    </w:p>
  </w:footnote>
  <w:footnote w:id="586">
    <w:p w14:paraId="7ECA624A" w14:textId="77777777" w:rsidR="00865CD2" w:rsidRPr="00FE1FC5" w:rsidRDefault="00865CD2">
      <w:pPr>
        <w:pStyle w:val="FootnoteText"/>
        <w:bidi w:val="0"/>
        <w:spacing w:line="240" w:lineRule="auto"/>
        <w:rPr>
          <w:lang w:val="en-US"/>
        </w:rPr>
      </w:pPr>
      <w:r w:rsidRPr="009A4CB8">
        <w:rPr>
          <w:rStyle w:val="FootnoteReference"/>
        </w:rPr>
        <w:footnoteRef/>
      </w:r>
      <w:r w:rsidRPr="009A4CB8">
        <w:rPr>
          <w:rtl/>
        </w:rPr>
        <w:t xml:space="preserve"> </w:t>
      </w:r>
      <w:r w:rsidRPr="00086E92">
        <w:rPr>
          <w:lang w:val="en-US"/>
        </w:rPr>
        <w:t xml:space="preserve">In Aramaic – </w:t>
      </w:r>
      <w:r w:rsidRPr="005E436F">
        <w:rPr>
          <w:rFonts w:cs="Times New Roman"/>
          <w:rtl/>
        </w:rPr>
        <w:t>דכיפרא</w:t>
      </w:r>
      <w:r>
        <w:rPr>
          <w:rFonts w:cs="Times New Roman"/>
        </w:rPr>
        <w:t xml:space="preserve">, see Reeg, </w:t>
      </w:r>
      <w:r>
        <w:rPr>
          <w:rFonts w:cs="Times New Roman"/>
          <w:i/>
          <w:iCs/>
        </w:rPr>
        <w:t>Ortsnamen</w:t>
      </w:r>
      <w:r>
        <w:rPr>
          <w:rFonts w:cs="Times New Roman"/>
        </w:rPr>
        <w:t>, 376-7</w:t>
      </w:r>
      <w:r w:rsidRPr="009A4CB8">
        <w:t>.</w:t>
      </w:r>
      <w:r>
        <w:t xml:space="preserve"> </w:t>
      </w:r>
      <w:r>
        <w:rPr>
          <w:rFonts w:cs="Times New Roman"/>
          <w:lang w:val="en-US"/>
        </w:rPr>
        <w:t>On such designations see vol. 1, Introduction 3.2.6, p. 34.</w:t>
      </w:r>
    </w:p>
  </w:footnote>
  <w:footnote w:id="587">
    <w:p w14:paraId="3529A7CC" w14:textId="77777777" w:rsidR="00865CD2" w:rsidRPr="004D18AD" w:rsidRDefault="00865CD2" w:rsidP="004D18AD">
      <w:pPr>
        <w:pStyle w:val="FootnoteText"/>
        <w:bidi w:val="0"/>
        <w:spacing w:line="240" w:lineRule="auto"/>
        <w:rPr>
          <w:lang w:val="en-US"/>
        </w:rPr>
      </w:pPr>
      <w:r>
        <w:rPr>
          <w:rStyle w:val="FootnoteReference"/>
        </w:rPr>
        <w:footnoteRef/>
      </w:r>
      <w:r>
        <w:rPr>
          <w:rtl/>
        </w:rPr>
        <w:t xml:space="preserve"> </w:t>
      </w:r>
      <w:r>
        <w:rPr>
          <w:lang w:val="en-US"/>
        </w:rPr>
        <w:t>Was a contemporary of Mana (2), who was Yonah (2)’s son, see Introduction 7.4.3.</w:t>
      </w:r>
    </w:p>
  </w:footnote>
  <w:footnote w:id="588">
    <w:p w14:paraId="1A16FAC7" w14:textId="77777777" w:rsidR="00865CD2" w:rsidRPr="009A4CB8" w:rsidRDefault="00865CD2" w:rsidP="006369B3">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lang w:val="en-US"/>
        </w:rPr>
        <w:t>For this form see vol. 1, under Hillel (2)</w:t>
      </w:r>
      <w:r>
        <w:rPr>
          <w:lang w:val="en-US"/>
        </w:rPr>
        <w:t xml:space="preserve"> B/M</w:t>
      </w:r>
      <w:r>
        <w:rPr>
          <w:rFonts w:cs="Times New Roman"/>
          <w:lang w:val="en-US"/>
        </w:rPr>
        <w:t>, p. 88.</w:t>
      </w:r>
    </w:p>
  </w:footnote>
  <w:footnote w:id="589">
    <w:p w14:paraId="7E9F6A92" w14:textId="77777777" w:rsidR="00865CD2" w:rsidRPr="004C68BA" w:rsidRDefault="00865CD2" w:rsidP="00FF2E50">
      <w:pPr>
        <w:pStyle w:val="FootnoteText"/>
        <w:bidi w:val="0"/>
        <w:spacing w:line="240" w:lineRule="auto"/>
        <w:rPr>
          <w:lang w:val="en-US"/>
        </w:rPr>
      </w:pPr>
      <w:r>
        <w:rPr>
          <w:rStyle w:val="FootnoteReference"/>
        </w:rPr>
        <w:footnoteRef/>
      </w:r>
      <w:r>
        <w:rPr>
          <w:rtl/>
        </w:rPr>
        <w:t xml:space="preserve"> </w:t>
      </w:r>
      <w:r w:rsidRPr="004C68BA">
        <w:rPr>
          <w:lang w:val="en-US"/>
        </w:rPr>
        <w:t xml:space="preserve">Was </w:t>
      </w:r>
      <w:r>
        <w:rPr>
          <w:lang w:val="en-US"/>
        </w:rPr>
        <w:t>a late contemporary of Rabbi Yohanan (1), see Introduction 7.4.1.</w:t>
      </w:r>
    </w:p>
  </w:footnote>
  <w:footnote w:id="590">
    <w:p w14:paraId="44C871C7" w14:textId="77777777" w:rsidR="00865CD2" w:rsidRPr="00F2706C" w:rsidRDefault="00865CD2" w:rsidP="00F2706C">
      <w:pPr>
        <w:pStyle w:val="FootnoteText"/>
        <w:bidi w:val="0"/>
        <w:spacing w:line="240" w:lineRule="auto"/>
        <w:rPr>
          <w:rFonts w:hint="cs"/>
          <w:lang w:val="en-US"/>
        </w:rPr>
      </w:pPr>
      <w:r>
        <w:rPr>
          <w:rStyle w:val="FootnoteReference"/>
        </w:rPr>
        <w:footnoteRef/>
      </w:r>
      <w:r>
        <w:rPr>
          <w:rtl/>
        </w:rPr>
        <w:t xml:space="preserve"> </w:t>
      </w:r>
      <w:r>
        <w:rPr>
          <w:lang w:val="en-US"/>
        </w:rPr>
        <w:t>His son was a contemporary of Rabbi Yonah (2) and Rabbi Yosi (Joseph [7]), see Introduction 7.4.3.</w:t>
      </w:r>
    </w:p>
  </w:footnote>
  <w:footnote w:id="591">
    <w:p w14:paraId="58C1BA2E" w14:textId="77777777" w:rsidR="00865CD2" w:rsidRPr="009A4CB8" w:rsidRDefault="00865CD2" w:rsidP="00656372">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rPr>
        <w:t>See above, n. 10</w:t>
      </w:r>
      <w:r>
        <w:rPr>
          <w:rFonts w:cs="Times New Roman"/>
          <w:lang w:val="en-US"/>
        </w:rPr>
        <w:t>.</w:t>
      </w:r>
    </w:p>
  </w:footnote>
  <w:footnote w:id="592">
    <w:p w14:paraId="1B105D37" w14:textId="77777777" w:rsidR="00865CD2" w:rsidRPr="00F2706C" w:rsidRDefault="00865CD2" w:rsidP="00F2706C">
      <w:pPr>
        <w:pStyle w:val="FootnoteText"/>
        <w:bidi w:val="0"/>
        <w:spacing w:line="240" w:lineRule="auto"/>
        <w:rPr>
          <w:lang w:val="en-US"/>
        </w:rPr>
      </w:pPr>
      <w:r>
        <w:rPr>
          <w:rStyle w:val="FootnoteReference"/>
        </w:rPr>
        <w:footnoteRef/>
      </w:r>
      <w:r>
        <w:rPr>
          <w:rtl/>
        </w:rPr>
        <w:t xml:space="preserve"> </w:t>
      </w:r>
      <w:r>
        <w:rPr>
          <w:lang w:val="en-US"/>
        </w:rPr>
        <w:t xml:space="preserve"> On his father see Introduction 7.4.2.</w:t>
      </w:r>
    </w:p>
  </w:footnote>
  <w:footnote w:id="593">
    <w:p w14:paraId="5DD4CD09" w14:textId="77777777" w:rsidR="00865CD2" w:rsidRPr="005171F2" w:rsidRDefault="00865CD2" w:rsidP="000C0B4B">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w:t>
      </w:r>
      <w:r w:rsidRPr="005E436F">
        <w:rPr>
          <w:rFonts w:cs="Times New Roman"/>
          <w:lang w:val="en-US"/>
        </w:rPr>
        <w:t xml:space="preserve">see Introduction </w:t>
      </w:r>
      <w:r>
        <w:rPr>
          <w:rFonts w:cs="Times New Roman"/>
          <w:lang w:val="en-US"/>
        </w:rPr>
        <w:t>7.</w:t>
      </w:r>
      <w:r>
        <w:rPr>
          <w:rFonts w:cs="Times New Roman"/>
          <w:u w:color="FFFF00"/>
          <w:lang w:val="en-US"/>
        </w:rPr>
        <w:t>5.1</w:t>
      </w:r>
      <w:r w:rsidRPr="005E436F">
        <w:rPr>
          <w:rFonts w:cs="Times New Roman"/>
          <w:lang w:val="en-US"/>
        </w:rPr>
        <w:t>.</w:t>
      </w:r>
    </w:p>
  </w:footnote>
  <w:footnote w:id="594">
    <w:p w14:paraId="47CACC1A" w14:textId="77777777" w:rsidR="00865CD2" w:rsidRPr="00887359" w:rsidRDefault="00865CD2" w:rsidP="00887359">
      <w:pPr>
        <w:pStyle w:val="FootnoteText"/>
        <w:bidi w:val="0"/>
        <w:spacing w:line="240" w:lineRule="auto"/>
        <w:rPr>
          <w:lang w:val="en-US"/>
        </w:rPr>
      </w:pPr>
      <w:r>
        <w:rPr>
          <w:rStyle w:val="FootnoteReference"/>
        </w:rPr>
        <w:footnoteRef/>
      </w:r>
      <w:r>
        <w:t xml:space="preserve"> </w:t>
      </w:r>
      <w:r>
        <w:rPr>
          <w:lang w:val="en-US"/>
        </w:rPr>
        <w:t>See above, n. 10. The letter reversal is probably a scribal error, see vol 3, Introduction 2.8.3, p. 20.</w:t>
      </w:r>
    </w:p>
  </w:footnote>
  <w:footnote w:id="595">
    <w:p w14:paraId="4A04E89F" w14:textId="77777777" w:rsidR="00865CD2" w:rsidRPr="005171F2" w:rsidRDefault="00865CD2" w:rsidP="00E66CE4">
      <w:pPr>
        <w:pStyle w:val="FootnoteText"/>
        <w:bidi w:val="0"/>
        <w:spacing w:line="240" w:lineRule="auto"/>
        <w:jc w:val="both"/>
        <w:rPr>
          <w:lang w:val="en-US"/>
        </w:rPr>
      </w:pPr>
      <w:r>
        <w:rPr>
          <w:rStyle w:val="FootnoteReference"/>
        </w:rPr>
        <w:footnoteRef/>
      </w:r>
      <w:r>
        <w:rPr>
          <w:rtl/>
        </w:rPr>
        <w:t xml:space="preserve"> </w:t>
      </w:r>
      <w:r>
        <w:rPr>
          <w:rFonts w:cs="Times New Roman"/>
        </w:rPr>
        <w:t>See above, n. 15</w:t>
      </w:r>
      <w:r w:rsidRPr="005E436F">
        <w:rPr>
          <w:rFonts w:cs="Times New Roman"/>
          <w:lang w:val="en-US"/>
        </w:rPr>
        <w:t>.</w:t>
      </w:r>
    </w:p>
  </w:footnote>
  <w:footnote w:id="596">
    <w:p w14:paraId="395CFA2C" w14:textId="77777777" w:rsidR="00865CD2" w:rsidRPr="009A4CB8" w:rsidRDefault="00865CD2" w:rsidP="00E66CE4">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rPr>
        <w:t>See above, n. 10</w:t>
      </w:r>
      <w:r>
        <w:rPr>
          <w:rFonts w:cs="Times New Roman"/>
          <w:lang w:val="en-US"/>
        </w:rPr>
        <w:t>.</w:t>
      </w:r>
    </w:p>
  </w:footnote>
  <w:footnote w:id="597">
    <w:p w14:paraId="3EF63EBB" w14:textId="77777777" w:rsidR="00865CD2" w:rsidRPr="00FE2AC9" w:rsidRDefault="00865CD2" w:rsidP="00FE2AC9">
      <w:pPr>
        <w:pStyle w:val="FootnoteText"/>
        <w:bidi w:val="0"/>
        <w:spacing w:line="240" w:lineRule="auto"/>
        <w:rPr>
          <w:lang w:val="en-US"/>
        </w:rPr>
      </w:pPr>
      <w:r>
        <w:rPr>
          <w:rStyle w:val="FootnoteReference"/>
        </w:rPr>
        <w:footnoteRef/>
      </w:r>
      <w:r>
        <w:t xml:space="preserve"> </w:t>
      </w:r>
      <w:r>
        <w:rPr>
          <w:lang w:val="en-US"/>
        </w:rPr>
        <w:t>In Sinai.</w:t>
      </w:r>
    </w:p>
  </w:footnote>
  <w:footnote w:id="598">
    <w:p w14:paraId="07D1501F" w14:textId="77777777" w:rsidR="00865CD2" w:rsidRPr="009A4CB8" w:rsidRDefault="00865CD2" w:rsidP="00ED1778">
      <w:pPr>
        <w:pStyle w:val="FootnoteText"/>
        <w:bidi w:val="0"/>
        <w:spacing w:line="240" w:lineRule="auto"/>
        <w:rPr>
          <w:lang w:val="en-US"/>
        </w:rPr>
      </w:pPr>
      <w:r w:rsidRPr="009A4CB8">
        <w:rPr>
          <w:rStyle w:val="FootnoteReference"/>
        </w:rPr>
        <w:footnoteRef/>
      </w:r>
      <w:r w:rsidRPr="009A4CB8">
        <w:t xml:space="preserve"> </w:t>
      </w:r>
      <w:r>
        <w:t>Despite the fact that the inscription was found in Sinai, t</w:t>
      </w:r>
      <w:r w:rsidRPr="009A4CB8">
        <w:t xml:space="preserve">he name is biblical and the inscription is in Hebrew characters, </w:t>
      </w:r>
      <w:r>
        <w:t xml:space="preserve">indicating Jewishness </w:t>
      </w:r>
      <w:r w:rsidRPr="009A4CB8">
        <w:t xml:space="preserve">see </w:t>
      </w:r>
      <w:r>
        <w:t xml:space="preserve">vol. 3, </w:t>
      </w:r>
      <w:r w:rsidRPr="009A4CB8">
        <w:t>I</w:t>
      </w:r>
      <w:r w:rsidRPr="009A4CB8">
        <w:t>n</w:t>
      </w:r>
      <w:r w:rsidRPr="009A4CB8">
        <w:t xml:space="preserve">troduction </w:t>
      </w:r>
      <w:r>
        <w:rPr>
          <w:u w:color="FFFF00"/>
        </w:rPr>
        <w:t>6.2, p. 33 and 6.6, pp. 60-1</w:t>
      </w:r>
      <w:r w:rsidRPr="009A4CB8">
        <w:t>.</w:t>
      </w:r>
    </w:p>
  </w:footnote>
  <w:footnote w:id="599">
    <w:p w14:paraId="03FB73FB" w14:textId="77777777" w:rsidR="00865CD2" w:rsidRPr="005F539E" w:rsidRDefault="00865CD2" w:rsidP="00AD0FE4">
      <w:pPr>
        <w:pStyle w:val="FootnoteText"/>
        <w:bidi w:val="0"/>
        <w:spacing w:line="240" w:lineRule="auto"/>
        <w:jc w:val="both"/>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600">
    <w:p w14:paraId="609D18EE" w14:textId="77777777" w:rsidR="00865CD2" w:rsidRPr="008251E1" w:rsidRDefault="00865CD2" w:rsidP="00E66CE4">
      <w:pPr>
        <w:pStyle w:val="FootnoteText"/>
        <w:bidi w:val="0"/>
        <w:spacing w:line="240" w:lineRule="auto"/>
        <w:rPr>
          <w:rtl/>
        </w:rPr>
      </w:pPr>
      <w:r w:rsidRPr="008251E1">
        <w:rPr>
          <w:rStyle w:val="FootnoteReference"/>
          <w:rFonts w:cs="Times New Roman"/>
          <w:rtl/>
        </w:rPr>
        <w:footnoteRef/>
      </w:r>
      <w:r w:rsidRPr="008251E1">
        <w:rPr>
          <w:rFonts w:cs="Times New Roman"/>
          <w:lang w:eastAsia="en-GB"/>
        </w:rPr>
        <w:t xml:space="preserve"> </w:t>
      </w:r>
      <w:r w:rsidRPr="008251E1">
        <w:rPr>
          <w:rFonts w:cs="Times New Roman"/>
        </w:rPr>
        <w:t xml:space="preserve">Biblical, </w:t>
      </w:r>
      <w:r>
        <w:rPr>
          <w:rFonts w:cs="Times New Roman"/>
        </w:rPr>
        <w:t>Josh 7:1</w:t>
      </w:r>
      <w:r w:rsidRPr="008251E1">
        <w:rPr>
          <w:rFonts w:cs="Times New Roman"/>
        </w:rPr>
        <w:t>. During the Greco-Roman period forms of this name became popular among</w:t>
      </w:r>
      <w:r w:rsidRPr="008251E1">
        <w:t xml:space="preserve"> other Semitic peoples and it was not specifically identified with the Jews. Various forms of the name are recorded in </w:t>
      </w:r>
      <w:smartTag w:uri="urn:schemas-microsoft-com:office:smarttags" w:element="place">
        <w:smartTag w:uri="urn:schemas-microsoft-com:office:smarttags" w:element="City">
          <w:r w:rsidRPr="008251E1">
            <w:t>Palmyra</w:t>
          </w:r>
        </w:smartTag>
      </w:smartTag>
      <w:r w:rsidRPr="008251E1">
        <w:t>, see Stark</w:t>
      </w:r>
      <w:r w:rsidRPr="008251E1">
        <w:rPr>
          <w:lang w:eastAsia="en-GB"/>
        </w:rPr>
        <w:t xml:space="preserve">, </w:t>
      </w:r>
      <w:r w:rsidRPr="008251E1">
        <w:rPr>
          <w:i/>
          <w:iCs/>
          <w:lang w:eastAsia="en-GB"/>
        </w:rPr>
        <w:t>PNPI</w:t>
      </w:r>
      <w:r w:rsidRPr="008251E1">
        <w:rPr>
          <w:lang w:eastAsia="en-GB"/>
        </w:rPr>
        <w:t>,</w:t>
      </w:r>
      <w:r w:rsidRPr="008251E1">
        <w:t xml:space="preserve"> 85-6; and in Idumea, see </w:t>
      </w:r>
      <w:r w:rsidRPr="008251E1">
        <w:rPr>
          <w:i/>
          <w:iCs/>
        </w:rPr>
        <w:t>AOFCI</w:t>
      </w:r>
      <w:r w:rsidRPr="008251E1">
        <w:t xml:space="preserve">, 99. </w:t>
      </w:r>
    </w:p>
  </w:footnote>
  <w:footnote w:id="601">
    <w:p w14:paraId="05D25DDF" w14:textId="77777777" w:rsidR="00865CD2" w:rsidRPr="00D165A2" w:rsidRDefault="00865CD2" w:rsidP="00D165A2">
      <w:pPr>
        <w:pStyle w:val="FootnoteText"/>
        <w:bidi w:val="0"/>
        <w:spacing w:line="240" w:lineRule="auto"/>
        <w:rPr>
          <w:lang w:val="en-US"/>
        </w:rPr>
      </w:pPr>
      <w:r>
        <w:rPr>
          <w:rStyle w:val="FootnoteReference"/>
        </w:rPr>
        <w:footnoteRef/>
      </w:r>
      <w:r>
        <w:t xml:space="preserve"> In the Samaritan script, see Introduction 2.5.1. </w:t>
      </w:r>
      <w:r>
        <w:rPr>
          <w:lang w:val="en-US"/>
        </w:rPr>
        <w:t>On this sort of kern form see vol. 1, Introduction 2.6.2, p. 29.</w:t>
      </w:r>
    </w:p>
  </w:footnote>
  <w:footnote w:id="602">
    <w:p w14:paraId="7267EDB4" w14:textId="77777777" w:rsidR="00865CD2" w:rsidRPr="00F02724" w:rsidRDefault="00865CD2" w:rsidP="00A31867">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603">
    <w:p w14:paraId="18170D5A" w14:textId="77777777" w:rsidR="00865CD2" w:rsidRDefault="00865CD2" w:rsidP="00272355">
      <w:pPr>
        <w:pStyle w:val="FootnoteText"/>
        <w:bidi w:val="0"/>
        <w:spacing w:line="240" w:lineRule="auto"/>
      </w:pPr>
      <w:r w:rsidRPr="009A4CB8">
        <w:rPr>
          <w:rStyle w:val="FootnoteReference"/>
        </w:rPr>
        <w:footnoteRef/>
      </w:r>
      <w:r>
        <w:t xml:space="preserve"> </w:t>
      </w:r>
      <w:r w:rsidRPr="009A4CB8">
        <w:t>Th</w:t>
      </w:r>
      <w:r>
        <w:t>ese are</w:t>
      </w:r>
      <w:r w:rsidRPr="009A4CB8">
        <w:t xml:space="preserve"> the date</w:t>
      </w:r>
      <w:r>
        <w:t>s</w:t>
      </w:r>
      <w:r w:rsidRPr="009A4CB8">
        <w:t xml:space="preserve"> of </w:t>
      </w:r>
      <w:r>
        <w:t>Baba Rabba (Bebai [1]), see Introduction 7.</w:t>
      </w:r>
      <w:r>
        <w:rPr>
          <w:u w:color="FFFF00"/>
        </w:rPr>
        <w:t>2.3</w:t>
      </w:r>
      <w:r w:rsidRPr="009A4CB8">
        <w:t xml:space="preserve">. He </w:t>
      </w:r>
      <w:r>
        <w:t>was</w:t>
      </w:r>
      <w:r w:rsidRPr="009A4CB8">
        <w:t xml:space="preserve"> his contemporary.</w:t>
      </w:r>
    </w:p>
  </w:footnote>
  <w:footnote w:id="604">
    <w:p w14:paraId="4767EC05" w14:textId="77777777" w:rsidR="00865CD2" w:rsidRPr="00F22B7A" w:rsidRDefault="00865CD2" w:rsidP="00F22B7A">
      <w:pPr>
        <w:pStyle w:val="FootnoteText"/>
        <w:bidi w:val="0"/>
        <w:spacing w:line="240" w:lineRule="auto"/>
        <w:rPr>
          <w:lang w:val="en-US"/>
        </w:rPr>
      </w:pPr>
      <w:r>
        <w:rPr>
          <w:rStyle w:val="FootnoteReference"/>
        </w:rPr>
        <w:footnoteRef/>
      </w:r>
      <w:r>
        <w:rPr>
          <w:rtl/>
        </w:rPr>
        <w:t xml:space="preserve"> </w:t>
      </w:r>
      <w:r>
        <w:rPr>
          <w:lang w:val="en-US"/>
        </w:rPr>
        <w:t>His son was a student of Rabbi Abbahu (1), who was a contemporary of Rabbi Yohanan (1), see I</w:t>
      </w:r>
      <w:r>
        <w:rPr>
          <w:lang w:val="en-US"/>
        </w:rPr>
        <w:t>n</w:t>
      </w:r>
      <w:r>
        <w:rPr>
          <w:lang w:val="en-US"/>
        </w:rPr>
        <w:t>troduction 7.4.1.</w:t>
      </w:r>
    </w:p>
  </w:footnote>
  <w:footnote w:id="605">
    <w:p w14:paraId="78D649BD" w14:textId="77777777" w:rsidR="00865CD2" w:rsidRPr="00424EE8" w:rsidRDefault="00865CD2" w:rsidP="00424EE8">
      <w:pPr>
        <w:pStyle w:val="FootnoteText"/>
        <w:bidi w:val="0"/>
        <w:spacing w:line="240" w:lineRule="auto"/>
        <w:rPr>
          <w:lang w:val="en-US"/>
        </w:rPr>
      </w:pPr>
      <w:r>
        <w:rPr>
          <w:rStyle w:val="FootnoteReference"/>
        </w:rPr>
        <w:footnoteRef/>
      </w:r>
      <w:r>
        <w:rPr>
          <w:rtl/>
        </w:rPr>
        <w:t xml:space="preserve"> </w:t>
      </w:r>
      <w:r w:rsidRPr="005E436F">
        <w:rPr>
          <w:lang w:val="en-US"/>
        </w:rPr>
        <w:t xml:space="preserve">So in </w:t>
      </w:r>
      <w:r w:rsidRPr="005E436F">
        <w:rPr>
          <w:i/>
          <w:iCs/>
          <w:lang w:val="en-US"/>
        </w:rPr>
        <w:t xml:space="preserve">yBer </w:t>
      </w:r>
      <w:r w:rsidRPr="005E436F">
        <w:rPr>
          <w:lang w:val="en-US"/>
        </w:rPr>
        <w:t>1:5, 3d.</w:t>
      </w:r>
      <w:r>
        <w:rPr>
          <w:lang w:val="en-US"/>
        </w:rPr>
        <w:t xml:space="preserve"> In </w:t>
      </w:r>
      <w:r w:rsidRPr="009A4CB8">
        <w:rPr>
          <w:i/>
          <w:iCs/>
          <w:lang w:val="de-DE"/>
        </w:rPr>
        <w:t>yShebi</w:t>
      </w:r>
      <w:r w:rsidRPr="009A4CB8">
        <w:rPr>
          <w:lang w:val="de-DE"/>
        </w:rPr>
        <w:t xml:space="preserve"> 1:5, 33b</w:t>
      </w:r>
      <w:r>
        <w:rPr>
          <w:lang w:val="de-DE"/>
        </w:rPr>
        <w:t xml:space="preserve"> </w:t>
      </w:r>
      <w:r w:rsidRPr="00424EE8">
        <w:rPr>
          <w:rFonts w:cs="Times New Roman"/>
          <w:rtl/>
          <w:lang w:val="de-DE"/>
        </w:rPr>
        <w:t>זבדי</w:t>
      </w:r>
      <w:r w:rsidRPr="009A4CB8">
        <w:rPr>
          <w:lang w:val="de-DE"/>
        </w:rPr>
        <w:t>.</w:t>
      </w:r>
      <w:r>
        <w:rPr>
          <w:lang w:val="en-US"/>
        </w:rPr>
        <w:t xml:space="preserve"> For the form </w:t>
      </w:r>
      <w:r w:rsidRPr="00B4629C">
        <w:rPr>
          <w:rFonts w:cs="Times New Roman"/>
          <w:rtl/>
          <w:lang w:val="en-US"/>
        </w:rPr>
        <w:t>זבדא</w:t>
      </w:r>
      <w:r>
        <w:rPr>
          <w:lang w:val="en-US"/>
        </w:rPr>
        <w:t xml:space="preserve"> see vol. 4, under Zebediah (8) B/M, p. </w:t>
      </w:r>
      <w:r>
        <w:rPr>
          <w:u w:color="FFFF00"/>
          <w:lang w:val="en-US"/>
        </w:rPr>
        <w:t>69</w:t>
      </w:r>
      <w:r>
        <w:rPr>
          <w:lang w:val="en-US"/>
        </w:rPr>
        <w:t>.</w:t>
      </w:r>
    </w:p>
  </w:footnote>
  <w:footnote w:id="606">
    <w:p w14:paraId="4FD7D444" w14:textId="77777777" w:rsidR="00865CD2" w:rsidRPr="00817234" w:rsidRDefault="00865CD2" w:rsidP="00110511">
      <w:pPr>
        <w:pStyle w:val="FootnoteText"/>
        <w:bidi w:val="0"/>
        <w:spacing w:line="240" w:lineRule="auto"/>
        <w:rPr>
          <w:lang w:val="en-US"/>
        </w:rPr>
      </w:pPr>
      <w:r>
        <w:rPr>
          <w:rStyle w:val="FootnoteReference"/>
        </w:rPr>
        <w:footnoteRef/>
      </w:r>
      <w:r>
        <w:rPr>
          <w:rtl/>
        </w:rPr>
        <w:t xml:space="preserve"> </w:t>
      </w:r>
      <w:r>
        <w:rPr>
          <w:lang w:val="en-US"/>
        </w:rPr>
        <w:t>His son was a contemporary of Hiyya (4), see Introduction 7.4.2.</w:t>
      </w:r>
    </w:p>
  </w:footnote>
  <w:footnote w:id="607">
    <w:p w14:paraId="25F7113E" w14:textId="77777777" w:rsidR="00865CD2" w:rsidRPr="00B4629C" w:rsidRDefault="00865CD2" w:rsidP="00F02681">
      <w:pPr>
        <w:pStyle w:val="FootnoteText"/>
        <w:bidi w:val="0"/>
        <w:spacing w:line="240" w:lineRule="auto"/>
        <w:rPr>
          <w:lang w:val="en-US"/>
        </w:rPr>
      </w:pPr>
      <w:r>
        <w:rPr>
          <w:rStyle w:val="FootnoteReference"/>
        </w:rPr>
        <w:footnoteRef/>
      </w:r>
      <w:r>
        <w:rPr>
          <w:rtl/>
        </w:rPr>
        <w:t xml:space="preserve"> </w:t>
      </w:r>
      <w:r w:rsidRPr="00110511">
        <w:rPr>
          <w:lang w:val="en-US"/>
        </w:rPr>
        <w:t xml:space="preserve">Usual form </w:t>
      </w:r>
      <w:r w:rsidRPr="00424EE8">
        <w:rPr>
          <w:rFonts w:cs="Times New Roman"/>
          <w:rtl/>
          <w:lang w:val="de-DE"/>
        </w:rPr>
        <w:t>זבדי</w:t>
      </w:r>
      <w:r>
        <w:rPr>
          <w:lang w:val="en-US"/>
        </w:rPr>
        <w:t xml:space="preserve"> </w:t>
      </w:r>
      <w:r w:rsidRPr="00110511">
        <w:rPr>
          <w:lang w:val="en-US"/>
        </w:rPr>
        <w:t xml:space="preserve">but so in </w:t>
      </w:r>
      <w:r w:rsidRPr="00110511">
        <w:rPr>
          <w:i/>
          <w:iCs/>
          <w:lang w:val="en-US"/>
        </w:rPr>
        <w:t xml:space="preserve">yBer </w:t>
      </w:r>
      <w:r w:rsidRPr="00110511">
        <w:rPr>
          <w:lang w:val="en-US"/>
        </w:rPr>
        <w:t>2:8, 5c.</w:t>
      </w:r>
      <w:r>
        <w:rPr>
          <w:lang w:val="en-US"/>
        </w:rPr>
        <w:t xml:space="preserve"> </w:t>
      </w:r>
      <w:r w:rsidRPr="00B849A3">
        <w:rPr>
          <w:rFonts w:cs="Times New Roman"/>
          <w:lang w:val="en-US"/>
        </w:rPr>
        <w:t>This person was obviously not well known, and his name was not</w:t>
      </w:r>
      <w:r>
        <w:rPr>
          <w:lang w:val="en-US"/>
        </w:rPr>
        <w:t xml:space="preserve"> stable so that the scribes of the mss were not sure how to write it. This could be a letter-reversal scribal error, see vol. 3, Introdu</w:t>
      </w:r>
      <w:r>
        <w:rPr>
          <w:lang w:val="en-US"/>
        </w:rPr>
        <w:t>c</w:t>
      </w:r>
      <w:r>
        <w:rPr>
          <w:lang w:val="en-US"/>
        </w:rPr>
        <w:t xml:space="preserve">tion </w:t>
      </w:r>
      <w:r>
        <w:rPr>
          <w:u w:color="FFFF00"/>
          <w:lang w:val="en-US"/>
        </w:rPr>
        <w:t>2.8.3, p. 20</w:t>
      </w:r>
      <w:r>
        <w:rPr>
          <w:lang w:val="en-US"/>
        </w:rPr>
        <w:t xml:space="preserve">, but for this form see vol. 4, under Zebediah (1) B/M, p. </w:t>
      </w:r>
      <w:r>
        <w:rPr>
          <w:u w:color="FFFF00"/>
          <w:lang w:val="en-US"/>
        </w:rPr>
        <w:t>69</w:t>
      </w:r>
      <w:r>
        <w:rPr>
          <w:lang w:val="en-US"/>
        </w:rPr>
        <w:t>.</w:t>
      </w:r>
    </w:p>
  </w:footnote>
  <w:footnote w:id="608">
    <w:p w14:paraId="125D3784" w14:textId="77777777" w:rsidR="00865CD2" w:rsidRDefault="00865CD2" w:rsidP="00424EE8">
      <w:pPr>
        <w:pStyle w:val="FootnoteText"/>
        <w:bidi w:val="0"/>
        <w:spacing w:line="240" w:lineRule="auto"/>
        <w:rPr>
          <w:lang w:val="en-US"/>
        </w:rPr>
      </w:pPr>
      <w:r>
        <w:rPr>
          <w:rStyle w:val="FootnoteReference"/>
        </w:rPr>
        <w:footnoteRef/>
      </w:r>
      <w:r>
        <w:rPr>
          <w:rtl/>
        </w:rPr>
        <w:t xml:space="preserve"> </w:t>
      </w:r>
      <w:r w:rsidRPr="005E436F">
        <w:rPr>
          <w:lang w:val="en-US"/>
        </w:rPr>
        <w:t xml:space="preserve">So in </w:t>
      </w:r>
      <w:r w:rsidRPr="005E436F">
        <w:rPr>
          <w:i/>
          <w:iCs/>
          <w:lang w:val="en-US"/>
        </w:rPr>
        <w:t xml:space="preserve">yShab </w:t>
      </w:r>
      <w:r w:rsidRPr="005E436F">
        <w:rPr>
          <w:lang w:val="en-US"/>
        </w:rPr>
        <w:t>7:1, 9a</w:t>
      </w:r>
      <w:r>
        <w:rPr>
          <w:lang w:val="en-US"/>
        </w:rPr>
        <w:t>, see previous note</w:t>
      </w:r>
      <w:r w:rsidRPr="005E436F">
        <w:rPr>
          <w:lang w:val="en-US"/>
        </w:rPr>
        <w:t>.</w:t>
      </w:r>
      <w:r>
        <w:rPr>
          <w:lang w:val="en-US"/>
        </w:rPr>
        <w:t xml:space="preserve"> For this form see above, n. 6.</w:t>
      </w:r>
    </w:p>
  </w:footnote>
  <w:footnote w:id="609">
    <w:p w14:paraId="1D277B14" w14:textId="77777777" w:rsidR="00865CD2" w:rsidRPr="00F22B7A" w:rsidRDefault="00865CD2" w:rsidP="00F22B7A">
      <w:pPr>
        <w:pStyle w:val="FootnoteText"/>
        <w:bidi w:val="0"/>
        <w:spacing w:line="240" w:lineRule="auto"/>
        <w:rPr>
          <w:lang w:val="en-US"/>
        </w:rPr>
      </w:pPr>
      <w:r>
        <w:rPr>
          <w:rStyle w:val="FootnoteReference"/>
        </w:rPr>
        <w:footnoteRef/>
      </w:r>
      <w:r>
        <w:rPr>
          <w:rtl/>
        </w:rPr>
        <w:t xml:space="preserve"> </w:t>
      </w:r>
      <w:r>
        <w:rPr>
          <w:lang w:val="en-US"/>
        </w:rPr>
        <w:t>His son was a contemporary of Samuel (3), see Introduction 7.4.2.</w:t>
      </w:r>
    </w:p>
  </w:footnote>
  <w:footnote w:id="610">
    <w:p w14:paraId="0EA9639E" w14:textId="77777777" w:rsidR="00865CD2" w:rsidRPr="00F22B7A" w:rsidRDefault="00865CD2" w:rsidP="00F22B7A">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611">
    <w:p w14:paraId="135F6477" w14:textId="77777777" w:rsidR="00865CD2" w:rsidRPr="00D165A2" w:rsidRDefault="00865CD2" w:rsidP="00020457">
      <w:pPr>
        <w:pStyle w:val="FootnoteText"/>
        <w:bidi w:val="0"/>
        <w:spacing w:line="240" w:lineRule="auto"/>
        <w:rPr>
          <w:lang w:val="en-US"/>
        </w:rPr>
      </w:pPr>
      <w:r>
        <w:rPr>
          <w:rStyle w:val="FootnoteReference"/>
        </w:rPr>
        <w:footnoteRef/>
      </w:r>
      <w:r>
        <w:t xml:space="preserve"> </w:t>
      </w:r>
      <w:r>
        <w:rPr>
          <w:lang w:val="en-US"/>
        </w:rPr>
        <w:t>See above, n. 2.</w:t>
      </w:r>
    </w:p>
  </w:footnote>
  <w:footnote w:id="612">
    <w:p w14:paraId="4D9DE852" w14:textId="77777777" w:rsidR="00865CD2" w:rsidRPr="0037590F" w:rsidRDefault="00865CD2" w:rsidP="00C30E29">
      <w:pPr>
        <w:pStyle w:val="FootnoteText"/>
        <w:bidi w:val="0"/>
        <w:spacing w:line="240" w:lineRule="auto"/>
        <w:rPr>
          <w:rFonts w:hint="cs"/>
          <w:lang w:val="en-US"/>
        </w:rPr>
      </w:pPr>
      <w:r>
        <w:rPr>
          <w:rStyle w:val="FootnoteReference"/>
        </w:rPr>
        <w:footnoteRef/>
      </w:r>
      <w:r>
        <w:rPr>
          <w:rtl/>
        </w:rPr>
        <w:t xml:space="preserve"> </w:t>
      </w:r>
      <w:r>
        <w:rPr>
          <w:lang w:val="en-US"/>
        </w:rPr>
        <w:t>His son transmits in the name of Rabbi Asi (Joseph [29]), who was Rabbi Ami (1)’s companion, see I</w:t>
      </w:r>
      <w:r>
        <w:rPr>
          <w:lang w:val="en-US"/>
        </w:rPr>
        <w:t>n</w:t>
      </w:r>
      <w:r>
        <w:rPr>
          <w:lang w:val="en-US"/>
        </w:rPr>
        <w:t>troduction 7.4.1.</w:t>
      </w:r>
    </w:p>
  </w:footnote>
  <w:footnote w:id="613">
    <w:p w14:paraId="3DE66961" w14:textId="77777777" w:rsidR="00865CD2" w:rsidRPr="009A4CB8" w:rsidRDefault="00865CD2" w:rsidP="0008003F">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Biblical, 1 Chr 8:17. During the Greco-Roman period forms of this name became popular among</w:t>
      </w:r>
      <w:r w:rsidRPr="005E436F">
        <w:rPr>
          <w:lang w:val="en-US"/>
        </w:rPr>
        <w:t xml:space="preserve"> other Semitic peoples and it was not specifically identified with the Jews.</w:t>
      </w:r>
    </w:p>
  </w:footnote>
  <w:footnote w:id="614">
    <w:p w14:paraId="4B65950A" w14:textId="77777777" w:rsidR="00865CD2" w:rsidRPr="00485885" w:rsidRDefault="00865CD2" w:rsidP="00485885">
      <w:pPr>
        <w:pStyle w:val="FootnoteText"/>
        <w:bidi w:val="0"/>
        <w:spacing w:line="240" w:lineRule="auto"/>
        <w:rPr>
          <w:lang w:val="en-US"/>
        </w:rPr>
      </w:pPr>
      <w:r>
        <w:rPr>
          <w:rStyle w:val="FootnoteReference"/>
        </w:rPr>
        <w:footnoteRef/>
      </w:r>
      <w:r>
        <w:rPr>
          <w:rtl/>
        </w:rPr>
        <w:t xml:space="preserve"> </w:t>
      </w:r>
      <w:r w:rsidRPr="00485885">
        <w:rPr>
          <w:lang w:val="en-US"/>
        </w:rPr>
        <w:t xml:space="preserve">So in the </w:t>
      </w:r>
      <w:r>
        <w:rPr>
          <w:lang w:val="en-US"/>
        </w:rPr>
        <w:t xml:space="preserve">Vatican, </w:t>
      </w:r>
      <w:r w:rsidRPr="00485885">
        <w:rPr>
          <w:lang w:val="en-US"/>
        </w:rPr>
        <w:t xml:space="preserve">Paris and London Mss of </w:t>
      </w:r>
      <w:r>
        <w:rPr>
          <w:i/>
          <w:iCs/>
          <w:lang w:val="en-US"/>
        </w:rPr>
        <w:t>yBer</w:t>
      </w:r>
      <w:r>
        <w:rPr>
          <w:lang w:val="en-US"/>
        </w:rPr>
        <w:t xml:space="preserve"> 1:5, 3b as well as the Vatican and London Mss to </w:t>
      </w:r>
      <w:r>
        <w:rPr>
          <w:i/>
          <w:iCs/>
          <w:lang w:val="en-US"/>
        </w:rPr>
        <w:t>yBer</w:t>
      </w:r>
      <w:r>
        <w:rPr>
          <w:lang w:val="en-US"/>
        </w:rPr>
        <w:t xml:space="preserve"> 6:5, 6c. On this name see below. This may be a scribal “correction,” see vol. 4, Introduction 2.7.2, p. 18.</w:t>
      </w:r>
    </w:p>
  </w:footnote>
  <w:footnote w:id="615">
    <w:p w14:paraId="13138291" w14:textId="77777777" w:rsidR="00865CD2" w:rsidRPr="0037590F" w:rsidRDefault="00865CD2" w:rsidP="0037590F">
      <w:pPr>
        <w:pStyle w:val="FootnoteText"/>
        <w:bidi w:val="0"/>
        <w:spacing w:line="240" w:lineRule="auto"/>
        <w:jc w:val="both"/>
        <w:rPr>
          <w:lang w:val="en-US"/>
        </w:rPr>
      </w:pPr>
      <w:r>
        <w:rPr>
          <w:rStyle w:val="FootnoteReference"/>
        </w:rPr>
        <w:footnoteRef/>
      </w:r>
      <w:r>
        <w:rPr>
          <w:rtl/>
        </w:rPr>
        <w:t xml:space="preserve"> </w:t>
      </w:r>
      <w:r>
        <w:rPr>
          <w:lang w:val="en-US"/>
        </w:rPr>
        <w:t xml:space="preserve">Was a contemporary of Rabbi Yonah (2), see Introduction 7.4.3. </w:t>
      </w:r>
    </w:p>
  </w:footnote>
  <w:footnote w:id="616">
    <w:p w14:paraId="6E84B7A9" w14:textId="77777777" w:rsidR="00865CD2" w:rsidRPr="00B4629C" w:rsidRDefault="00865CD2" w:rsidP="00B4629C">
      <w:pPr>
        <w:pStyle w:val="FootnoteText"/>
        <w:bidi w:val="0"/>
        <w:spacing w:line="240" w:lineRule="auto"/>
        <w:rPr>
          <w:lang w:val="en-US"/>
        </w:rPr>
      </w:pPr>
      <w:r>
        <w:rPr>
          <w:rStyle w:val="FootnoteReference"/>
        </w:rPr>
        <w:footnoteRef/>
      </w:r>
      <w:r>
        <w:rPr>
          <w:rtl/>
        </w:rPr>
        <w:t xml:space="preserve"> </w:t>
      </w:r>
      <w:r>
        <w:rPr>
          <w:lang w:val="en-US"/>
        </w:rPr>
        <w:t xml:space="preserve">For this form see vol. 4, under Zebediah (4) B/M, pp. </w:t>
      </w:r>
      <w:r>
        <w:rPr>
          <w:u w:color="FFFF00"/>
          <w:lang w:val="en-US"/>
        </w:rPr>
        <w:t>69</w:t>
      </w:r>
      <w:r>
        <w:rPr>
          <w:lang w:val="en-US"/>
        </w:rPr>
        <w:t>.</w:t>
      </w:r>
    </w:p>
  </w:footnote>
  <w:footnote w:id="617">
    <w:p w14:paraId="7486B711" w14:textId="77777777" w:rsidR="00865CD2" w:rsidRPr="0037590F" w:rsidRDefault="00865CD2" w:rsidP="00E85A3D">
      <w:pPr>
        <w:pStyle w:val="FootnoteText"/>
        <w:bidi w:val="0"/>
        <w:spacing w:line="240" w:lineRule="auto"/>
        <w:jc w:val="both"/>
        <w:rPr>
          <w:lang w:val="en-US"/>
        </w:rPr>
      </w:pPr>
      <w:r>
        <w:rPr>
          <w:rStyle w:val="FootnoteReference"/>
        </w:rPr>
        <w:footnoteRef/>
      </w:r>
      <w:r>
        <w:rPr>
          <w:rtl/>
        </w:rPr>
        <w:t xml:space="preserve"> </w:t>
      </w:r>
      <w:r>
        <w:rPr>
          <w:lang w:val="en-US"/>
        </w:rPr>
        <w:t xml:space="preserve">See above, n. 3. </w:t>
      </w:r>
    </w:p>
  </w:footnote>
  <w:footnote w:id="618">
    <w:p w14:paraId="6F29FDEF" w14:textId="77777777" w:rsidR="00865CD2" w:rsidRPr="00B4629C" w:rsidRDefault="00865CD2" w:rsidP="00E85A3D">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619">
    <w:p w14:paraId="38FFB648" w14:textId="77777777" w:rsidR="00865CD2" w:rsidRPr="00995676" w:rsidRDefault="00865CD2" w:rsidP="00995676">
      <w:pPr>
        <w:pStyle w:val="FootnoteText"/>
        <w:bidi w:val="0"/>
        <w:spacing w:line="240" w:lineRule="auto"/>
        <w:rPr>
          <w:lang w:val="en-US"/>
        </w:rPr>
      </w:pPr>
      <w:r>
        <w:rPr>
          <w:rStyle w:val="FootnoteReference"/>
        </w:rPr>
        <w:footnoteRef/>
      </w:r>
      <w:r>
        <w:rPr>
          <w:rtl/>
        </w:rPr>
        <w:t xml:space="preserve"> </w:t>
      </w:r>
      <w:r>
        <w:rPr>
          <w:lang w:val="en-US"/>
        </w:rPr>
        <w:t>Samuel (3) transmits in his son’s name, see Introduction 7.4.2.</w:t>
      </w:r>
    </w:p>
  </w:footnote>
  <w:footnote w:id="620">
    <w:p w14:paraId="4500B6C2" w14:textId="77777777" w:rsidR="00865CD2" w:rsidRPr="00424EE8" w:rsidRDefault="00865CD2" w:rsidP="00B4629C">
      <w:pPr>
        <w:pStyle w:val="FootnoteText"/>
        <w:bidi w:val="0"/>
        <w:spacing w:line="240" w:lineRule="auto"/>
        <w:rPr>
          <w:lang w:val="en-US"/>
        </w:rPr>
      </w:pPr>
      <w:r>
        <w:rPr>
          <w:rStyle w:val="FootnoteReference"/>
        </w:rPr>
        <w:footnoteRef/>
      </w:r>
      <w:r>
        <w:rPr>
          <w:rtl/>
        </w:rPr>
        <w:t xml:space="preserve"> </w:t>
      </w:r>
      <w:r>
        <w:rPr>
          <w:lang w:val="en-US"/>
        </w:rPr>
        <w:t xml:space="preserve">For this form see vol. 4, under Zebediah (8) B/M, p. </w:t>
      </w:r>
      <w:r>
        <w:rPr>
          <w:u w:color="FFFF00"/>
          <w:lang w:val="en-US"/>
        </w:rPr>
        <w:t>69</w:t>
      </w:r>
      <w:r>
        <w:rPr>
          <w:lang w:val="en-US"/>
        </w:rPr>
        <w:t>.</w:t>
      </w:r>
    </w:p>
  </w:footnote>
  <w:footnote w:id="621">
    <w:p w14:paraId="476FF8B5" w14:textId="77777777" w:rsidR="00865CD2" w:rsidRPr="00B32F2E" w:rsidRDefault="00865CD2" w:rsidP="00757F56">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622">
    <w:p w14:paraId="2DA5157E" w14:textId="77777777" w:rsidR="00865CD2" w:rsidRPr="00B4629C" w:rsidRDefault="00865CD2" w:rsidP="00E85A3D">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623">
    <w:p w14:paraId="31363F2B" w14:textId="77777777" w:rsidR="00865CD2" w:rsidRPr="00D35D32" w:rsidRDefault="00865CD2" w:rsidP="002D267B">
      <w:pPr>
        <w:pStyle w:val="FootnoteText"/>
        <w:bidi w:val="0"/>
        <w:spacing w:line="240" w:lineRule="auto"/>
        <w:rPr>
          <w:lang w:val="en-US"/>
        </w:rPr>
      </w:pPr>
      <w:r>
        <w:rPr>
          <w:rStyle w:val="FootnoteReference"/>
        </w:rPr>
        <w:footnoteRef/>
      </w:r>
      <w:r>
        <w:rPr>
          <w:rtl/>
        </w:rPr>
        <w:t xml:space="preserve"> </w:t>
      </w:r>
      <w:r>
        <w:rPr>
          <w:color w:val="000000"/>
        </w:rPr>
        <w:t>On this chain of trad</w:t>
      </w:r>
      <w:r>
        <w:rPr>
          <w:color w:val="000000"/>
        </w:rPr>
        <w:t>i</w:t>
      </w:r>
      <w:r>
        <w:rPr>
          <w:color w:val="000000"/>
        </w:rPr>
        <w:t xml:space="preserve">tion see Introduction </w:t>
      </w:r>
      <w:r>
        <w:t>5.1.3.1.1</w:t>
      </w:r>
      <w:r>
        <w:rPr>
          <w:color w:val="000000"/>
        </w:rPr>
        <w:t>.</w:t>
      </w:r>
    </w:p>
  </w:footnote>
  <w:footnote w:id="624">
    <w:p w14:paraId="09221789" w14:textId="77777777" w:rsidR="00865CD2" w:rsidRPr="00B32F2E" w:rsidRDefault="00865CD2" w:rsidP="0003726A">
      <w:pPr>
        <w:pStyle w:val="FootnoteText"/>
        <w:bidi w:val="0"/>
        <w:spacing w:line="240" w:lineRule="auto"/>
        <w:rPr>
          <w:lang w:val="en-US"/>
        </w:rPr>
      </w:pPr>
      <w:r>
        <w:rPr>
          <w:rStyle w:val="FootnoteReference"/>
        </w:rPr>
        <w:footnoteRef/>
      </w:r>
      <w:r>
        <w:rPr>
          <w:rtl/>
        </w:rPr>
        <w:t xml:space="preserve"> </w:t>
      </w:r>
      <w:r w:rsidRPr="00B32F2E">
        <w:rPr>
          <w:lang w:val="en-US"/>
        </w:rPr>
        <w:t xml:space="preserve">Mentioned </w:t>
      </w:r>
      <w:r>
        <w:rPr>
          <w:lang w:val="en-US"/>
        </w:rPr>
        <w:t>with no chronological context</w:t>
      </w:r>
      <w:r w:rsidRPr="00B32F2E">
        <w:rPr>
          <w:lang w:val="en-US"/>
        </w:rPr>
        <w:t xml:space="preserve">, see Introduction </w:t>
      </w:r>
      <w:r>
        <w:rPr>
          <w:lang w:val="en-US"/>
        </w:rPr>
        <w:t>7.4.4</w:t>
      </w:r>
      <w:r w:rsidRPr="00B32F2E">
        <w:rPr>
          <w:lang w:val="en-US"/>
        </w:rPr>
        <w:t>.</w:t>
      </w:r>
    </w:p>
  </w:footnote>
  <w:footnote w:id="625">
    <w:p w14:paraId="7BED9E1C" w14:textId="77777777" w:rsidR="00865CD2" w:rsidRDefault="00865CD2" w:rsidP="008C6D5A">
      <w:pPr>
        <w:pStyle w:val="FootnoteText"/>
        <w:bidi w:val="0"/>
        <w:spacing w:line="240" w:lineRule="auto"/>
        <w:rPr>
          <w:lang w:val="en-US"/>
        </w:rPr>
      </w:pPr>
      <w:r>
        <w:rPr>
          <w:rStyle w:val="FootnoteReference"/>
        </w:rPr>
        <w:footnoteRef/>
      </w:r>
      <w:r>
        <w:rPr>
          <w:rFonts w:hint="cs"/>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London</w:t>
          </w:r>
        </w:smartTag>
      </w:smartTag>
      <w:r w:rsidRPr="005E436F">
        <w:rPr>
          <w:lang w:val="en-US"/>
        </w:rPr>
        <w:t xml:space="preserve"> – BL Harl. 5508 (400) Ms</w:t>
      </w:r>
      <w:r>
        <w:rPr>
          <w:lang w:val="en-US"/>
        </w:rPr>
        <w:t xml:space="preserve">. </w:t>
      </w:r>
      <w:r w:rsidRPr="00B849A3">
        <w:rPr>
          <w:rFonts w:cs="Times New Roman"/>
          <w:lang w:val="en-US"/>
        </w:rPr>
        <w:t>This person was obviously not well known, and his name was not</w:t>
      </w:r>
      <w:r>
        <w:rPr>
          <w:lang w:val="en-US"/>
        </w:rPr>
        <w:t xml:space="preserve"> stable so that the scribes of the mss were not sure how to write it, see vol. 4, Introduction 5.2.1.1.2.1.1, pp. 23-4. For this form see u</w:t>
      </w:r>
      <w:r>
        <w:rPr>
          <w:lang w:val="en-US"/>
        </w:rPr>
        <w:t>n</w:t>
      </w:r>
      <w:r>
        <w:rPr>
          <w:lang w:val="en-US"/>
        </w:rPr>
        <w:t>der Gurya S-H/M.</w:t>
      </w:r>
    </w:p>
  </w:footnote>
  <w:footnote w:id="626">
    <w:p w14:paraId="65D792FA" w14:textId="77777777" w:rsidR="00865CD2" w:rsidRDefault="00865CD2" w:rsidP="00E85A3D">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Vilna and </w:t>
      </w:r>
      <w:smartTag w:uri="urn:schemas-microsoft-com:office:smarttags" w:element="place">
        <w:smartTag w:uri="urn:schemas-microsoft-com:office:smarttags" w:element="City">
          <w:r w:rsidRPr="005E436F">
            <w:rPr>
              <w:lang w:val="en-US"/>
            </w:rPr>
            <w:t>Pesaro</w:t>
          </w:r>
        </w:smartTag>
      </w:smartTag>
      <w:r w:rsidRPr="005E436F">
        <w:rPr>
          <w:lang w:val="en-US"/>
        </w:rPr>
        <w:t xml:space="preserve"> prints and in the Goettingen 3 Ms</w:t>
      </w:r>
      <w:r>
        <w:rPr>
          <w:lang w:val="en-US"/>
        </w:rPr>
        <w:t>, see previous note</w:t>
      </w:r>
      <w:r w:rsidRPr="005E436F">
        <w:rPr>
          <w:lang w:val="en-US"/>
        </w:rPr>
        <w:t>.</w:t>
      </w:r>
      <w:r>
        <w:rPr>
          <w:lang w:val="en-US"/>
        </w:rPr>
        <w:t xml:space="preserve"> For this form see above, n. 8.</w:t>
      </w:r>
    </w:p>
  </w:footnote>
  <w:footnote w:id="627">
    <w:p w14:paraId="1A2E75F0" w14:textId="77777777" w:rsidR="00865CD2" w:rsidRDefault="00865CD2" w:rsidP="009B55CB">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Vatican 487 and in the </w:t>
      </w:r>
      <w:smartTag w:uri="urn:schemas-microsoft-com:office:smarttags" w:element="place">
        <w:smartTag w:uri="urn:schemas-microsoft-com:office:smarttags" w:element="City">
          <w:r w:rsidRPr="005E436F">
            <w:rPr>
              <w:lang w:val="en-US"/>
            </w:rPr>
            <w:t>Oxford</w:t>
          </w:r>
        </w:smartTag>
      </w:smartTag>
      <w:r w:rsidRPr="005E436F">
        <w:rPr>
          <w:lang w:val="en-US"/>
        </w:rPr>
        <w:t xml:space="preserve"> Opp. Add. fol. 23 Mss</w:t>
      </w:r>
      <w:r>
        <w:rPr>
          <w:lang w:val="en-US"/>
        </w:rPr>
        <w:t>, see above, n. 13</w:t>
      </w:r>
      <w:r w:rsidRPr="005E436F">
        <w:rPr>
          <w:lang w:val="en-US"/>
        </w:rPr>
        <w:t xml:space="preserve">. </w:t>
      </w:r>
      <w:r>
        <w:rPr>
          <w:lang w:val="en-US"/>
        </w:rPr>
        <w:t xml:space="preserve">For the name </w:t>
      </w:r>
      <w:r w:rsidRPr="003A0135">
        <w:rPr>
          <w:rFonts w:cs="Times New Roman"/>
          <w:rtl/>
          <w:lang w:val="en-US"/>
        </w:rPr>
        <w:t>זיגור</w:t>
      </w:r>
      <w:r>
        <w:rPr>
          <w:lang w:val="en-US"/>
        </w:rPr>
        <w:t xml:space="preserve"> see vol. 4, u</w:t>
      </w:r>
      <w:r>
        <w:rPr>
          <w:lang w:val="en-US"/>
        </w:rPr>
        <w:t>n</w:t>
      </w:r>
      <w:r>
        <w:rPr>
          <w:lang w:val="en-US"/>
        </w:rPr>
        <w:t xml:space="preserve">der Zighru (1) I/M, p. </w:t>
      </w:r>
      <w:r>
        <w:rPr>
          <w:u w:color="FFFF00"/>
          <w:lang w:val="en-US"/>
        </w:rPr>
        <w:t>206</w:t>
      </w:r>
      <w:r>
        <w:rPr>
          <w:lang w:val="en-US"/>
        </w:rPr>
        <w:t>.</w:t>
      </w:r>
    </w:p>
  </w:footnote>
  <w:footnote w:id="628">
    <w:p w14:paraId="036F27FF" w14:textId="77777777" w:rsidR="00865CD2" w:rsidRDefault="00865CD2" w:rsidP="00E85A3D">
      <w:pPr>
        <w:pStyle w:val="FootnoteText"/>
        <w:bidi w:val="0"/>
        <w:spacing w:line="240" w:lineRule="auto"/>
        <w:rPr>
          <w:lang w:val="en-US"/>
        </w:rPr>
      </w:pPr>
      <w:r>
        <w:rPr>
          <w:rStyle w:val="FootnoteReference"/>
        </w:rPr>
        <w:footnoteRef/>
      </w:r>
      <w:r>
        <w:rPr>
          <w:lang w:val="en-US"/>
        </w:rPr>
        <w:t xml:space="preserve"> </w:t>
      </w:r>
      <w:r w:rsidRPr="005E436F">
        <w:rPr>
          <w:lang w:val="en-US"/>
        </w:rPr>
        <w:t>So in the Cambridge T-S F2 (2) 73 Ms</w:t>
      </w:r>
      <w:r>
        <w:rPr>
          <w:lang w:val="en-US"/>
        </w:rPr>
        <w:t>, see above, n. 13</w:t>
      </w:r>
      <w:r w:rsidRPr="005E436F">
        <w:rPr>
          <w:lang w:val="en-US"/>
        </w:rPr>
        <w:t>.</w:t>
      </w:r>
      <w:r>
        <w:rPr>
          <w:lang w:val="en-US"/>
        </w:rPr>
        <w:t xml:space="preserve"> For the name </w:t>
      </w:r>
      <w:r w:rsidRPr="003A0135">
        <w:rPr>
          <w:rFonts w:cs="Times New Roman"/>
          <w:rtl/>
          <w:lang w:val="en-US"/>
        </w:rPr>
        <w:t>זיגור</w:t>
      </w:r>
      <w:r>
        <w:rPr>
          <w:lang w:val="en-US"/>
        </w:rPr>
        <w:t xml:space="preserve"> see previous note.</w:t>
      </w:r>
    </w:p>
  </w:footnote>
  <w:footnote w:id="629">
    <w:p w14:paraId="5A5E10C4" w14:textId="77777777" w:rsidR="00865CD2" w:rsidRDefault="00865CD2" w:rsidP="00E85A3D">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Munich</w:t>
          </w:r>
        </w:smartTag>
      </w:smartTag>
      <w:r w:rsidRPr="005E436F">
        <w:rPr>
          <w:lang w:val="en-US"/>
        </w:rPr>
        <w:t xml:space="preserve"> 140 Ms</w:t>
      </w:r>
      <w:r>
        <w:rPr>
          <w:lang w:val="en-US"/>
        </w:rPr>
        <w:t>, see above, n. 13 and n. 8</w:t>
      </w:r>
      <w:r w:rsidRPr="005E436F">
        <w:rPr>
          <w:lang w:val="en-US"/>
        </w:rPr>
        <w:t>.</w:t>
      </w:r>
      <w:r>
        <w:rPr>
          <w:lang w:val="en-US"/>
        </w:rPr>
        <w:t xml:space="preserve"> </w:t>
      </w:r>
    </w:p>
  </w:footnote>
  <w:footnote w:id="630">
    <w:p w14:paraId="65B612B5" w14:textId="77777777" w:rsidR="00865CD2" w:rsidRDefault="00865CD2" w:rsidP="009B55CB">
      <w:pPr>
        <w:pStyle w:val="FootnoteText"/>
        <w:bidi w:val="0"/>
        <w:spacing w:line="240" w:lineRule="auto"/>
        <w:rPr>
          <w:rtl/>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ountry-region">
          <w:r w:rsidRPr="005E436F">
            <w:rPr>
              <w:lang w:val="en-US"/>
            </w:rPr>
            <w:t>Vatican</w:t>
          </w:r>
        </w:smartTag>
      </w:smartTag>
      <w:r w:rsidRPr="005E436F">
        <w:rPr>
          <w:lang w:val="en-US"/>
        </w:rPr>
        <w:t xml:space="preserve"> 134 Ms</w:t>
      </w:r>
      <w:r>
        <w:rPr>
          <w:lang w:val="en-US"/>
        </w:rPr>
        <w:t>, see above n. 13</w:t>
      </w:r>
      <w:r w:rsidRPr="005E436F">
        <w:rPr>
          <w:lang w:val="en-US"/>
        </w:rPr>
        <w:t>.</w:t>
      </w:r>
      <w:r>
        <w:rPr>
          <w:lang w:val="en-US"/>
        </w:rPr>
        <w:t xml:space="preserve"> The fall of the </w:t>
      </w:r>
      <w:r>
        <w:rPr>
          <w:rFonts w:cs="Times New Roman" w:hint="cs"/>
          <w:rtl/>
          <w:lang w:val="en-US"/>
        </w:rPr>
        <w:t>ב</w:t>
      </w:r>
      <w:r>
        <w:rPr>
          <w:rFonts w:cs="Times New Roman"/>
          <w:lang w:val="en-US"/>
        </w:rPr>
        <w:t xml:space="preserve"> </w:t>
      </w:r>
      <w:r>
        <w:rPr>
          <w:rFonts w:hint="cs"/>
          <w:lang w:val="en-US"/>
        </w:rPr>
        <w:t>is probably a scribal error, see vol. 3, Intr</w:t>
      </w:r>
      <w:r>
        <w:rPr>
          <w:rFonts w:hint="cs"/>
          <w:lang w:val="en-US"/>
        </w:rPr>
        <w:t>o</w:t>
      </w:r>
      <w:r>
        <w:rPr>
          <w:rFonts w:hint="cs"/>
          <w:lang w:val="en-US"/>
        </w:rPr>
        <w:t>duction 2.8.2, p. 20.</w:t>
      </w:r>
    </w:p>
  </w:footnote>
  <w:footnote w:id="631">
    <w:p w14:paraId="14F88BFD" w14:textId="77777777" w:rsidR="00865CD2" w:rsidRDefault="00865CD2" w:rsidP="00F02681">
      <w:pPr>
        <w:pStyle w:val="FootnoteText"/>
        <w:bidi w:val="0"/>
        <w:spacing w:line="240" w:lineRule="auto"/>
        <w:rPr>
          <w:lang w:val="en-US"/>
        </w:rPr>
      </w:pPr>
      <w:r>
        <w:rPr>
          <w:rStyle w:val="FootnoteReference"/>
        </w:rPr>
        <w:footnoteRef/>
      </w:r>
      <w:r>
        <w:rPr>
          <w:rtl/>
        </w:rPr>
        <w:t xml:space="preserve"> </w:t>
      </w:r>
      <w:r w:rsidRPr="005E436F">
        <w:rPr>
          <w:lang w:val="en-US"/>
        </w:rPr>
        <w:t>S</w:t>
      </w:r>
      <w:r>
        <w:rPr>
          <w:lang w:val="en-US"/>
        </w:rPr>
        <w:t>o</w:t>
      </w:r>
      <w:r w:rsidRPr="005E436F">
        <w:rPr>
          <w:lang w:val="en-US"/>
        </w:rPr>
        <w:t xml:space="preserve"> in the Munich 95 Ms</w:t>
      </w:r>
      <w:r>
        <w:rPr>
          <w:lang w:val="en-US"/>
        </w:rPr>
        <w:t>, see above, n 13</w:t>
      </w:r>
      <w:r w:rsidRPr="005E436F">
        <w:rPr>
          <w:lang w:val="en-US"/>
        </w:rPr>
        <w:t>.</w:t>
      </w:r>
      <w:r>
        <w:rPr>
          <w:lang w:val="en-US"/>
        </w:rPr>
        <w:t xml:space="preserve"> For this form see vol. 4, under Ze‘ira (3) S-H/M, p. </w:t>
      </w:r>
      <w:r>
        <w:rPr>
          <w:u w:color="FFFF00"/>
          <w:lang w:val="en-US"/>
        </w:rPr>
        <w:t>356</w:t>
      </w:r>
      <w:r>
        <w:rPr>
          <w:lang w:val="en-US"/>
        </w:rPr>
        <w:t>.</w:t>
      </w:r>
    </w:p>
  </w:footnote>
  <w:footnote w:id="632">
    <w:p w14:paraId="1E1F2169" w14:textId="77777777" w:rsidR="00865CD2" w:rsidRPr="00E85A3D" w:rsidRDefault="00865CD2" w:rsidP="00E85A3D">
      <w:pPr>
        <w:pStyle w:val="FootnoteText"/>
        <w:bidi w:val="0"/>
        <w:spacing w:line="240" w:lineRule="auto"/>
        <w:rPr>
          <w:lang w:val="en-US"/>
        </w:rPr>
      </w:pPr>
      <w:r>
        <w:rPr>
          <w:rStyle w:val="FootnoteReference"/>
        </w:rPr>
        <w:footnoteRef/>
      </w:r>
      <w:r>
        <w:rPr>
          <w:rtl/>
        </w:rPr>
        <w:t xml:space="preserve"> </w:t>
      </w:r>
      <w:r>
        <w:rPr>
          <w:lang w:val="en-US"/>
        </w:rPr>
        <w:t>Although his son is mentioned only here in BT, he reacts to the words of Palestinian sages (see I</w:t>
      </w:r>
      <w:r>
        <w:rPr>
          <w:lang w:val="en-US"/>
        </w:rPr>
        <w:t>n</w:t>
      </w:r>
      <w:r>
        <w:rPr>
          <w:lang w:val="en-US"/>
        </w:rPr>
        <w:t>troduction 5.3.2.3) and in Hebrew, see Introduction 5.1.3.2.5.</w:t>
      </w:r>
    </w:p>
  </w:footnote>
  <w:footnote w:id="633">
    <w:p w14:paraId="2B516AF9" w14:textId="77777777" w:rsidR="00865CD2" w:rsidRPr="00A4328C" w:rsidRDefault="00865CD2" w:rsidP="00281C7A">
      <w:pPr>
        <w:pStyle w:val="FootnoteText"/>
        <w:bidi w:val="0"/>
        <w:spacing w:line="240" w:lineRule="auto"/>
        <w:rPr>
          <w:lang w:val="en-US"/>
        </w:rPr>
      </w:pPr>
      <w:r>
        <w:rPr>
          <w:rStyle w:val="FootnoteReference"/>
        </w:rPr>
        <w:footnoteRef/>
      </w:r>
      <w:r>
        <w:rPr>
          <w:rtl/>
        </w:rPr>
        <w:t xml:space="preserve"> </w:t>
      </w:r>
      <w:r>
        <w:rPr>
          <w:lang w:val="en-US"/>
        </w:rPr>
        <w:t>His son was a contemporary of the last tannaim, see Introduction 7.4.1.</w:t>
      </w:r>
    </w:p>
  </w:footnote>
  <w:footnote w:id="634">
    <w:p w14:paraId="6D81A447" w14:textId="77777777" w:rsidR="00865CD2" w:rsidRPr="00424EE8" w:rsidRDefault="00865CD2" w:rsidP="00E85A3D">
      <w:pPr>
        <w:pStyle w:val="FootnoteText"/>
        <w:bidi w:val="0"/>
        <w:spacing w:line="240" w:lineRule="auto"/>
        <w:rPr>
          <w:lang w:val="en-US"/>
        </w:rPr>
      </w:pPr>
      <w:r>
        <w:rPr>
          <w:rStyle w:val="FootnoteReference"/>
        </w:rPr>
        <w:footnoteRef/>
      </w:r>
      <w:r>
        <w:rPr>
          <w:rtl/>
        </w:rPr>
        <w:t xml:space="preserve"> </w:t>
      </w:r>
      <w:r>
        <w:rPr>
          <w:lang w:val="en-US"/>
        </w:rPr>
        <w:t>See above, n. 8.</w:t>
      </w:r>
    </w:p>
  </w:footnote>
  <w:footnote w:id="635">
    <w:p w14:paraId="21881F1F" w14:textId="77777777" w:rsidR="00865CD2" w:rsidRPr="00641F07" w:rsidRDefault="00865CD2" w:rsidP="004A42CA">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See Introduction </w:t>
      </w:r>
      <w:r>
        <w:t>5.1.4.2.</w:t>
      </w:r>
    </w:p>
  </w:footnote>
  <w:footnote w:id="636">
    <w:p w14:paraId="7E1EAE51" w14:textId="77777777" w:rsidR="00865CD2" w:rsidRPr="009A4CB8" w:rsidRDefault="00865CD2" w:rsidP="002F193E">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So according to Muntner, </w:t>
      </w:r>
      <w:r w:rsidRPr="005E436F">
        <w:rPr>
          <w:rFonts w:cs="Times New Roman"/>
          <w:i/>
          <w:iCs/>
          <w:lang w:val="en-US"/>
        </w:rPr>
        <w:t>Assaph</w:t>
      </w:r>
      <w:r>
        <w:rPr>
          <w:rFonts w:cs="Times New Roman"/>
          <w:lang w:val="en-US"/>
        </w:rPr>
        <w:t>,</w:t>
      </w:r>
      <w:r w:rsidRPr="005E436F">
        <w:rPr>
          <w:rFonts w:cs="Times New Roman"/>
          <w:i/>
          <w:iCs/>
          <w:lang w:val="en-US"/>
        </w:rPr>
        <w:t xml:space="preserve"> </w:t>
      </w:r>
      <w:r w:rsidRPr="005E436F">
        <w:rPr>
          <w:lang w:val="en-US"/>
        </w:rPr>
        <w:t>33-7.</w:t>
      </w:r>
    </w:p>
  </w:footnote>
  <w:footnote w:id="637">
    <w:p w14:paraId="7A125342" w14:textId="77777777" w:rsidR="00865CD2" w:rsidRPr="00887359" w:rsidRDefault="00865CD2" w:rsidP="00887359">
      <w:pPr>
        <w:pStyle w:val="FootnoteText"/>
        <w:bidi w:val="0"/>
        <w:spacing w:line="240" w:lineRule="auto"/>
        <w:rPr>
          <w:rtl/>
          <w:lang w:val="en-US"/>
        </w:rPr>
      </w:pPr>
      <w:r>
        <w:rPr>
          <w:rStyle w:val="FootnoteReference"/>
        </w:rPr>
        <w:footnoteRef/>
      </w:r>
      <w:r>
        <w:rPr>
          <w:rtl/>
        </w:rPr>
        <w:t xml:space="preserve"> </w:t>
      </w:r>
      <w:r>
        <w:rPr>
          <w:lang w:val="en-US"/>
        </w:rPr>
        <w:t xml:space="preserve">See above, n. 4. On the interchange of the </w:t>
      </w:r>
      <w:r>
        <w:rPr>
          <w:rFonts w:cs="Times New Roman" w:hint="cs"/>
          <w:rtl/>
          <w:lang w:val="en-US"/>
        </w:rPr>
        <w:t>א</w:t>
      </w:r>
      <w:r>
        <w:rPr>
          <w:lang w:val="en-US"/>
        </w:rPr>
        <w:t xml:space="preserve"> and </w:t>
      </w:r>
      <w:r>
        <w:rPr>
          <w:rFonts w:cs="Times New Roman" w:hint="cs"/>
          <w:rtl/>
          <w:lang w:val="en-US"/>
        </w:rPr>
        <w:t>ה</w:t>
      </w:r>
      <w:r>
        <w:rPr>
          <w:lang w:val="en-US"/>
        </w:rPr>
        <w:t xml:space="preserve"> suffix see vol. 1, Introduction 2.4.2.3, p. 25.</w:t>
      </w:r>
    </w:p>
  </w:footnote>
  <w:footnote w:id="638">
    <w:p w14:paraId="2C10F24E" w14:textId="77777777" w:rsidR="00865CD2" w:rsidRPr="0035434F" w:rsidRDefault="00865CD2" w:rsidP="00887359">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prefix see vol. 1, Introduction 2.1.1.2.1, p. 18. On the variant spellings of this name in Greek and Latin see vol. 3, under Zebadiah (4) B/M, n. 6, p. 85</w:t>
      </w:r>
    </w:p>
  </w:footnote>
  <w:footnote w:id="639">
    <w:p w14:paraId="212C6065" w14:textId="77777777" w:rsidR="00865CD2" w:rsidRPr="005171F2" w:rsidRDefault="00865CD2" w:rsidP="000C0B4B">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w:t>
      </w:r>
      <w:r w:rsidRPr="005E436F">
        <w:rPr>
          <w:rFonts w:cs="Times New Roman"/>
          <w:lang w:val="en-US"/>
        </w:rPr>
        <w:t xml:space="preserve">see Introduction </w:t>
      </w:r>
      <w:r>
        <w:rPr>
          <w:rFonts w:cs="Times New Roman"/>
          <w:lang w:val="en-US"/>
        </w:rPr>
        <w:t>7.</w:t>
      </w:r>
      <w:r>
        <w:rPr>
          <w:rFonts w:cs="Times New Roman"/>
          <w:u w:color="FFFF00"/>
          <w:lang w:val="en-US"/>
        </w:rPr>
        <w:t>5.1</w:t>
      </w:r>
      <w:r w:rsidRPr="005E436F">
        <w:rPr>
          <w:rFonts w:cs="Times New Roman"/>
          <w:lang w:val="en-US"/>
        </w:rPr>
        <w:t>.</w:t>
      </w:r>
    </w:p>
  </w:footnote>
  <w:footnote w:id="640">
    <w:p w14:paraId="3E7AD629" w14:textId="77777777" w:rsidR="00865CD2" w:rsidRPr="00C052EC" w:rsidRDefault="00865CD2" w:rsidP="00C052EC">
      <w:pPr>
        <w:pStyle w:val="FootnoteText"/>
        <w:bidi w:val="0"/>
        <w:spacing w:line="240" w:lineRule="auto"/>
        <w:rPr>
          <w:lang w:val="en-US"/>
        </w:rPr>
      </w:pPr>
      <w:r>
        <w:rPr>
          <w:rStyle w:val="FootnoteReference"/>
        </w:rPr>
        <w:footnoteRef/>
      </w:r>
      <w:r>
        <w:t xml:space="preserve"> </w:t>
      </w:r>
      <w:r>
        <w:rPr>
          <w:lang w:val="en-US"/>
        </w:rPr>
        <w:t>See above, n. 26. For an exact transliteration of this form into Latin see vol. 3, under Zebadiah (8), p. 85.</w:t>
      </w:r>
    </w:p>
  </w:footnote>
  <w:footnote w:id="641">
    <w:p w14:paraId="0976CA13" w14:textId="77777777" w:rsidR="00865CD2" w:rsidRDefault="00865CD2">
      <w:pPr>
        <w:pStyle w:val="FootnoteText"/>
        <w:bidi w:val="0"/>
        <w:spacing w:line="240" w:lineRule="auto"/>
      </w:pPr>
      <w:r>
        <w:rPr>
          <w:rStyle w:val="FootnoteReference"/>
        </w:rPr>
        <w:footnoteRef/>
      </w:r>
      <w:r>
        <w:rPr>
          <w:rtl/>
        </w:rPr>
        <w:t xml:space="preserve"> </w:t>
      </w:r>
      <w:r w:rsidRPr="005E436F">
        <w:rPr>
          <w:color w:val="000000"/>
        </w:rPr>
        <w:t xml:space="preserve">The inscription is neither specifically Christian, nor undoubtedly pagan. Since the </w:t>
      </w:r>
      <w:r>
        <w:rPr>
          <w:color w:val="000000"/>
        </w:rPr>
        <w:t>Z</w:t>
      </w:r>
      <w:r w:rsidRPr="005E436F">
        <w:rPr>
          <w:color w:val="000000"/>
        </w:rPr>
        <w:t>oar cemetery i</w:t>
      </w:r>
      <w:r w:rsidRPr="005E436F">
        <w:rPr>
          <w:color w:val="000000"/>
        </w:rPr>
        <w:t>n</w:t>
      </w:r>
      <w:r w:rsidRPr="005E436F">
        <w:rPr>
          <w:color w:val="000000"/>
        </w:rPr>
        <w:t xml:space="preserve">cludes Jewish tombstones, this one could also be Jewish, see Introduction </w:t>
      </w:r>
      <w:r>
        <w:t>6.2.1.1</w:t>
      </w:r>
      <w:r w:rsidRPr="005E436F">
        <w:rPr>
          <w:color w:val="000000"/>
        </w:rPr>
        <w:t>.</w:t>
      </w:r>
    </w:p>
  </w:footnote>
  <w:footnote w:id="642">
    <w:p w14:paraId="2D32F2F3" w14:textId="77777777" w:rsidR="00865CD2" w:rsidRPr="002F6202" w:rsidRDefault="00865CD2" w:rsidP="00F9738A">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and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xml:space="preserve">, </w:t>
      </w:r>
      <w:r w:rsidRPr="002F6202">
        <w:rPr>
          <w:lang w:val="en-US"/>
        </w:rPr>
        <w:t>see I</w:t>
      </w:r>
      <w:r w:rsidRPr="002F6202">
        <w:rPr>
          <w:lang w:val="en-US"/>
        </w:rPr>
        <w:t>n</w:t>
      </w:r>
      <w:r w:rsidRPr="002F6202">
        <w:rPr>
          <w:lang w:val="en-US"/>
        </w:rPr>
        <w:t xml:space="preserve">troduction </w:t>
      </w:r>
      <w:r>
        <w:rPr>
          <w:lang w:val="en-US"/>
        </w:rPr>
        <w:t>7.5.2.2</w:t>
      </w:r>
      <w:r w:rsidRPr="002F6202">
        <w:rPr>
          <w:lang w:val="en-US"/>
        </w:rPr>
        <w:t>.</w:t>
      </w:r>
    </w:p>
  </w:footnote>
  <w:footnote w:id="643">
    <w:p w14:paraId="169F2906" w14:textId="77777777" w:rsidR="00865CD2" w:rsidRPr="00887359" w:rsidRDefault="00865CD2" w:rsidP="00F00186">
      <w:pPr>
        <w:pStyle w:val="FootnoteText"/>
        <w:bidi w:val="0"/>
        <w:spacing w:line="240" w:lineRule="auto"/>
        <w:rPr>
          <w:rtl/>
          <w:lang w:val="en-US"/>
        </w:rPr>
      </w:pPr>
      <w:r>
        <w:rPr>
          <w:rStyle w:val="FootnoteReference"/>
        </w:rPr>
        <w:footnoteRef/>
      </w:r>
      <w:r>
        <w:rPr>
          <w:rtl/>
        </w:rPr>
        <w:t xml:space="preserve"> </w:t>
      </w:r>
      <w:r>
        <w:rPr>
          <w:lang w:val="en-US"/>
        </w:rPr>
        <w:t xml:space="preserve">See above, n. 25. </w:t>
      </w:r>
    </w:p>
  </w:footnote>
  <w:footnote w:id="644">
    <w:p w14:paraId="72F58F5D" w14:textId="77777777" w:rsidR="00865CD2" w:rsidRPr="00B742E1" w:rsidRDefault="00865CD2" w:rsidP="00B742E1">
      <w:pPr>
        <w:pStyle w:val="FootnoteText"/>
        <w:bidi w:val="0"/>
        <w:spacing w:line="240" w:lineRule="auto"/>
        <w:rPr>
          <w:rFonts w:hint="cs"/>
          <w:rtl/>
          <w:lang w:val="en-US"/>
        </w:rPr>
      </w:pPr>
      <w:r>
        <w:rPr>
          <w:rStyle w:val="FootnoteReference"/>
        </w:rPr>
        <w:footnoteRef/>
      </w:r>
      <w:r>
        <w:rPr>
          <w:rtl/>
        </w:rPr>
        <w:t xml:space="preserve"> </w:t>
      </w:r>
      <w:r>
        <w:rPr>
          <w:lang w:val="en-US"/>
        </w:rPr>
        <w:t>South of Tiberias.</w:t>
      </w:r>
    </w:p>
  </w:footnote>
  <w:footnote w:id="645">
    <w:p w14:paraId="5189C7DD" w14:textId="77777777" w:rsidR="00865CD2" w:rsidRPr="005F539E" w:rsidRDefault="00865CD2" w:rsidP="00F9738A">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646">
    <w:p w14:paraId="2DC54479" w14:textId="77777777" w:rsidR="00865CD2" w:rsidRPr="00FF493C" w:rsidRDefault="00865CD2" w:rsidP="00FF493C">
      <w:pPr>
        <w:pStyle w:val="FootnoteText"/>
        <w:bidi w:val="0"/>
        <w:spacing w:line="240" w:lineRule="auto"/>
        <w:rPr>
          <w:lang w:val="en-US"/>
        </w:rPr>
      </w:pPr>
      <w:r>
        <w:rPr>
          <w:rStyle w:val="FootnoteReference"/>
        </w:rPr>
        <w:footnoteRef/>
      </w:r>
      <w:r>
        <w:rPr>
          <w:rtl/>
        </w:rPr>
        <w:t xml:space="preserve"> </w:t>
      </w:r>
      <w:r>
        <w:rPr>
          <w:lang w:val="en-US"/>
        </w:rPr>
        <w:t xml:space="preserve">Biblical, 1 Chr 2:33. </w:t>
      </w:r>
    </w:p>
  </w:footnote>
  <w:footnote w:id="647">
    <w:p w14:paraId="03E0B1F9" w14:textId="77777777" w:rsidR="00865CD2" w:rsidRPr="00887359" w:rsidRDefault="00865CD2" w:rsidP="00FF493C">
      <w:pPr>
        <w:pStyle w:val="FootnoteText"/>
        <w:bidi w:val="0"/>
        <w:spacing w:line="240" w:lineRule="auto"/>
        <w:rPr>
          <w:rtl/>
          <w:lang w:val="en-US"/>
        </w:rPr>
      </w:pPr>
      <w:r>
        <w:rPr>
          <w:rStyle w:val="FootnoteReference"/>
        </w:rPr>
        <w:footnoteRef/>
      </w:r>
      <w:r>
        <w:rPr>
          <w:rtl/>
        </w:rPr>
        <w:t xml:space="preserve"> </w:t>
      </w:r>
      <w:r>
        <w:rPr>
          <w:lang w:val="en-US"/>
        </w:rPr>
        <w:t xml:space="preserve">This form is recorded in Palmayra, see Stark, </w:t>
      </w:r>
      <w:r>
        <w:rPr>
          <w:i/>
          <w:iCs/>
          <w:lang w:val="en-US"/>
        </w:rPr>
        <w:t>PNPI</w:t>
      </w:r>
      <w:r>
        <w:rPr>
          <w:lang w:val="en-US"/>
        </w:rPr>
        <w:t>, 86. The vowel ordering is probably a reflaction of the dialect, see vol. 4, Introduction 2.3.5, pp. 12-3.</w:t>
      </w:r>
    </w:p>
  </w:footnote>
  <w:footnote w:id="648">
    <w:p w14:paraId="5E185307" w14:textId="77777777" w:rsidR="00865CD2" w:rsidRPr="00B742E1" w:rsidRDefault="00865CD2" w:rsidP="00FF493C">
      <w:pPr>
        <w:pStyle w:val="FootnoteText"/>
        <w:bidi w:val="0"/>
        <w:spacing w:line="240" w:lineRule="auto"/>
        <w:rPr>
          <w:rFonts w:hint="cs"/>
          <w:rtl/>
          <w:lang w:val="en-US"/>
        </w:rPr>
      </w:pPr>
      <w:r>
        <w:rPr>
          <w:rStyle w:val="FootnoteReference"/>
        </w:rPr>
        <w:footnoteRef/>
      </w:r>
      <w:r>
        <w:rPr>
          <w:rtl/>
        </w:rPr>
        <w:t xml:space="preserve"> </w:t>
      </w:r>
      <w:r>
        <w:rPr>
          <w:lang w:val="en-US"/>
        </w:rPr>
        <w:t>South of Tiberias.</w:t>
      </w:r>
    </w:p>
  </w:footnote>
  <w:footnote w:id="649">
    <w:p w14:paraId="66362EDF" w14:textId="77777777" w:rsidR="00865CD2" w:rsidRPr="005F539E" w:rsidRDefault="00865CD2" w:rsidP="00FF493C">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650">
    <w:p w14:paraId="47B12077" w14:textId="77777777" w:rsidR="00865CD2" w:rsidRPr="00EA4919"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Zech 1:1. </w:t>
      </w:r>
      <w:r w:rsidRPr="005E436F">
        <w:rPr>
          <w:rFonts w:cs="Times New Roman"/>
          <w:rtl/>
          <w:lang w:val="en-US"/>
        </w:rPr>
        <w:t>זכריה</w:t>
      </w:r>
      <w:r w:rsidRPr="005E436F">
        <w:rPr>
          <w:rFonts w:cs="Times New Roman"/>
          <w:lang w:val="en-US"/>
        </w:rPr>
        <w:t xml:space="preserve"> is the prophet who gave the name to the biblical book.</w:t>
      </w:r>
    </w:p>
  </w:footnote>
  <w:footnote w:id="651">
    <w:p w14:paraId="71374DF1" w14:textId="77777777" w:rsidR="00865CD2" w:rsidRPr="009B2EE1" w:rsidRDefault="00865CD2" w:rsidP="009B2EE1">
      <w:pPr>
        <w:pStyle w:val="FootnoteText"/>
        <w:bidi w:val="0"/>
        <w:spacing w:line="240" w:lineRule="auto"/>
        <w:rPr>
          <w:lang w:val="en-US"/>
        </w:rPr>
      </w:pPr>
      <w:r>
        <w:rPr>
          <w:rStyle w:val="FootnoteReference"/>
        </w:rPr>
        <w:footnoteRef/>
      </w:r>
      <w:r>
        <w:rPr>
          <w:rtl/>
        </w:rPr>
        <w:t xml:space="preserve"> </w:t>
      </w:r>
      <w:r>
        <w:rPr>
          <w:lang w:val="en-US"/>
        </w:rPr>
        <w:t>For this form see vol. 1, under Zachariah (18) B/M, p. 91.</w:t>
      </w:r>
    </w:p>
  </w:footnote>
  <w:footnote w:id="652">
    <w:p w14:paraId="71B61926" w14:textId="77777777" w:rsidR="00865CD2" w:rsidRPr="00185535" w:rsidRDefault="00865CD2" w:rsidP="00DE4F1E">
      <w:pPr>
        <w:pStyle w:val="FootnoteText"/>
        <w:bidi w:val="0"/>
        <w:spacing w:line="240" w:lineRule="auto"/>
        <w:rPr>
          <w:lang w:val="en-US"/>
        </w:rPr>
      </w:pPr>
      <w:r>
        <w:rPr>
          <w:rStyle w:val="FootnoteReference"/>
        </w:rPr>
        <w:footnoteRef/>
      </w:r>
      <w:r>
        <w:rPr>
          <w:rtl/>
        </w:rPr>
        <w:t xml:space="preserve"> </w:t>
      </w:r>
      <w:r>
        <w:t xml:space="preserve">In the Bible the form </w:t>
      </w:r>
      <w:r w:rsidRPr="00DE4F1E">
        <w:rPr>
          <w:rFonts w:cs="Times New Roman"/>
          <w:rtl/>
        </w:rPr>
        <w:t>זכי</w:t>
      </w:r>
      <w:r>
        <w:rPr>
          <w:lang w:val="en-US"/>
        </w:rPr>
        <w:t xml:space="preserve"> is recorded, see Ezra 2:9.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w:t>
      </w:r>
      <w:r w:rsidRPr="00A0126A">
        <w:rPr>
          <w:lang w:val="en-US"/>
        </w:rPr>
        <w:t>c</w:t>
      </w:r>
      <w:r w:rsidRPr="00A0126A">
        <w:rPr>
          <w:lang w:val="en-US"/>
        </w:rPr>
        <w:t>tion 2.3.4.3</w:t>
      </w:r>
      <w:r>
        <w:rPr>
          <w:lang w:val="en-US"/>
        </w:rPr>
        <w:t xml:space="preserve">, p. </w:t>
      </w:r>
      <w:r>
        <w:rPr>
          <w:u w:color="FFFF00"/>
          <w:lang w:val="en-US"/>
        </w:rPr>
        <w:t>12</w:t>
      </w:r>
      <w:r>
        <w:rPr>
          <w:lang w:val="en-US"/>
        </w:rPr>
        <w:t>.</w:t>
      </w:r>
    </w:p>
  </w:footnote>
  <w:footnote w:id="653">
    <w:p w14:paraId="71EFB7B8" w14:textId="77777777" w:rsidR="00865CD2" w:rsidRPr="00EA4919"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Hyman, 401 claims he was Babylonian, but his reference is incorrect, and in all other references he is</w:t>
      </w:r>
      <w:r w:rsidRPr="009A4CB8">
        <w:rPr>
          <w:lang w:val="en-US"/>
        </w:rPr>
        <w:t xml:space="preserve"> </w:t>
      </w:r>
      <w:r w:rsidRPr="005E436F">
        <w:rPr>
          <w:rFonts w:cs="Times New Roman"/>
          <w:lang w:val="en-US"/>
        </w:rPr>
        <w:t xml:space="preserve">associated with Palestinian rabbis, and is designated </w:t>
      </w:r>
      <w:r w:rsidRPr="005E436F">
        <w:rPr>
          <w:rFonts w:cs="Times New Roman"/>
          <w:rtl/>
          <w:lang w:val="en-US"/>
        </w:rPr>
        <w:t>רבי</w:t>
      </w:r>
      <w:r w:rsidRPr="005E436F">
        <w:rPr>
          <w:rFonts w:cs="Times New Roman"/>
          <w:lang w:val="en-US"/>
        </w:rPr>
        <w:t xml:space="preserve">, see </w:t>
      </w:r>
      <w:r>
        <w:rPr>
          <w:rFonts w:cs="Times New Roman"/>
          <w:lang w:val="en-US"/>
        </w:rPr>
        <w:t xml:space="preserve">vol. 4, </w:t>
      </w:r>
      <w:r w:rsidRPr="005E436F">
        <w:rPr>
          <w:rFonts w:cs="Times New Roman"/>
          <w:lang w:val="en-US"/>
        </w:rPr>
        <w:t xml:space="preserve">Introduction </w:t>
      </w:r>
      <w:r>
        <w:rPr>
          <w:rFonts w:cs="Times New Roman"/>
          <w:u w:color="FFFF00"/>
          <w:lang w:val="en-US"/>
        </w:rPr>
        <w:t>7.1, pp.39-40</w:t>
      </w:r>
      <w:r w:rsidRPr="005E436F">
        <w:rPr>
          <w:rFonts w:cs="Times New Roman"/>
          <w:lang w:val="en-US"/>
        </w:rPr>
        <w:t>.</w:t>
      </w:r>
    </w:p>
  </w:footnote>
  <w:footnote w:id="654">
    <w:p w14:paraId="146803DC" w14:textId="77777777" w:rsidR="00865CD2" w:rsidRPr="00281C7A" w:rsidRDefault="00865CD2" w:rsidP="00281C7A">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655">
    <w:p w14:paraId="7568C5B1" w14:textId="77777777" w:rsidR="00865CD2" w:rsidRPr="007D7133" w:rsidRDefault="00865CD2" w:rsidP="007D7133">
      <w:pPr>
        <w:pStyle w:val="FootnoteText"/>
        <w:bidi w:val="0"/>
        <w:spacing w:line="240" w:lineRule="auto"/>
        <w:rPr>
          <w:lang w:val="en-US"/>
        </w:rPr>
      </w:pPr>
      <w:r>
        <w:rPr>
          <w:rStyle w:val="FootnoteReference"/>
        </w:rPr>
        <w:footnoteRef/>
      </w:r>
      <w:r>
        <w:rPr>
          <w:rtl/>
        </w:rPr>
        <w:t xml:space="preserve"> </w:t>
      </w:r>
      <w:r>
        <w:rPr>
          <w:lang w:val="en-US"/>
        </w:rPr>
        <w:t>Was a student of Rabbi Ami (1), see Introduction 7.4.1.</w:t>
      </w:r>
    </w:p>
  </w:footnote>
  <w:footnote w:id="656">
    <w:p w14:paraId="4F750F09" w14:textId="77777777" w:rsidR="00865CD2" w:rsidRPr="007D7133" w:rsidRDefault="00865CD2" w:rsidP="007D7133">
      <w:pPr>
        <w:pStyle w:val="FootnoteText"/>
        <w:bidi w:val="0"/>
        <w:spacing w:line="240" w:lineRule="auto"/>
        <w:rPr>
          <w:lang w:val="en-US"/>
        </w:rPr>
      </w:pPr>
      <w:r>
        <w:rPr>
          <w:rStyle w:val="FootnoteReference"/>
        </w:rPr>
        <w:footnoteRef/>
      </w:r>
      <w:r>
        <w:rPr>
          <w:rtl/>
        </w:rPr>
        <w:t xml:space="preserve"> </w:t>
      </w:r>
      <w:r>
        <w:rPr>
          <w:lang w:val="en-US"/>
        </w:rPr>
        <w:t>Rabbi Yonah (2) transmits in his son’s name, see Introduction 7.4.1.</w:t>
      </w:r>
    </w:p>
  </w:footnote>
  <w:footnote w:id="657">
    <w:p w14:paraId="58CEB04C" w14:textId="77777777" w:rsidR="00865CD2" w:rsidRPr="00185535" w:rsidRDefault="00865CD2" w:rsidP="00F00186">
      <w:pPr>
        <w:pStyle w:val="FootnoteText"/>
        <w:bidi w:val="0"/>
        <w:spacing w:line="240" w:lineRule="auto"/>
        <w:rPr>
          <w:lang w:val="en-US"/>
        </w:rPr>
      </w:pPr>
      <w:r>
        <w:rPr>
          <w:rStyle w:val="FootnoteReference"/>
        </w:rPr>
        <w:footnoteRef/>
      </w:r>
      <w:r>
        <w:rPr>
          <w:rtl/>
        </w:rPr>
        <w:t xml:space="preserve"> </w:t>
      </w:r>
      <w:r>
        <w:rPr>
          <w:lang w:val="en-US"/>
        </w:rPr>
        <w:t>See above, n. 3.</w:t>
      </w:r>
    </w:p>
  </w:footnote>
  <w:footnote w:id="658">
    <w:p w14:paraId="0C4E4042"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טבחא</w:t>
      </w:r>
      <w:r w:rsidRPr="005E436F">
        <w:rPr>
          <w:rFonts w:cs="Times New Roman"/>
          <w:lang w:val="en-US"/>
        </w:rPr>
        <w:t>.</w:t>
      </w:r>
      <w:r>
        <w:rPr>
          <w:rFonts w:cs="Times New Roman"/>
          <w:lang w:val="en-US"/>
        </w:rPr>
        <w:t xml:space="preserve"> </w:t>
      </w:r>
      <w:r>
        <w:t>On such designations see Introduction 3.1.3.3.</w:t>
      </w:r>
    </w:p>
  </w:footnote>
  <w:footnote w:id="659">
    <w:p w14:paraId="3103E5FD" w14:textId="77777777" w:rsidR="00865CD2" w:rsidRPr="008973AC" w:rsidRDefault="00865CD2" w:rsidP="008973AC">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660">
    <w:p w14:paraId="7D9AF5B8" w14:textId="77777777" w:rsidR="00865CD2" w:rsidRPr="00185535" w:rsidRDefault="00865CD2" w:rsidP="00F00186">
      <w:pPr>
        <w:pStyle w:val="FootnoteText"/>
        <w:bidi w:val="0"/>
        <w:spacing w:line="240" w:lineRule="auto"/>
        <w:rPr>
          <w:lang w:val="en-US"/>
        </w:rPr>
      </w:pPr>
      <w:r>
        <w:rPr>
          <w:rStyle w:val="FootnoteReference"/>
        </w:rPr>
        <w:footnoteRef/>
      </w:r>
      <w:r>
        <w:rPr>
          <w:rtl/>
        </w:rPr>
        <w:t xml:space="preserve"> </w:t>
      </w:r>
      <w:r>
        <w:rPr>
          <w:lang w:val="en-US"/>
        </w:rPr>
        <w:t>See above, n. 3.</w:t>
      </w:r>
    </w:p>
  </w:footnote>
  <w:footnote w:id="661">
    <w:p w14:paraId="3CD199BE" w14:textId="77777777" w:rsidR="00865CD2" w:rsidRDefault="00865CD2">
      <w:pPr>
        <w:pStyle w:val="FootnoteText"/>
        <w:bidi w:val="0"/>
        <w:spacing w:line="240" w:lineRule="auto"/>
        <w:rPr>
          <w:lang w:val="en-US"/>
        </w:rPr>
      </w:pPr>
      <w:r w:rsidRPr="00CF22D5">
        <w:rPr>
          <w:rStyle w:val="FootnoteReference"/>
        </w:rPr>
        <w:footnoteRef/>
      </w:r>
      <w:r w:rsidRPr="00CF22D5">
        <w:rPr>
          <w:rtl/>
        </w:rPr>
        <w:t xml:space="preserve"> </w:t>
      </w:r>
      <w:r w:rsidRPr="00CF22D5">
        <w:rPr>
          <w:lang w:val="en-US"/>
        </w:rPr>
        <w:t xml:space="preserve">In Aramaic – </w:t>
      </w:r>
      <w:r w:rsidRPr="00CF22D5">
        <w:rPr>
          <w:rFonts w:cs="Times New Roman"/>
          <w:rtl/>
        </w:rPr>
        <w:t>דכבול</w:t>
      </w:r>
      <w:r w:rsidRPr="00CF22D5">
        <w:rPr>
          <w:rFonts w:cs="Times New Roman"/>
        </w:rPr>
        <w:t xml:space="preserve">, see Reeg, </w:t>
      </w:r>
      <w:r w:rsidRPr="00CF22D5">
        <w:rPr>
          <w:rFonts w:cs="Times New Roman"/>
          <w:i/>
          <w:iCs/>
        </w:rPr>
        <w:t>Ortsnamen</w:t>
      </w:r>
      <w:r w:rsidRPr="00CF22D5">
        <w:rPr>
          <w:rFonts w:cs="Times New Roman"/>
        </w:rPr>
        <w:t>, 325-6.</w:t>
      </w:r>
      <w:r>
        <w:rPr>
          <w:rFonts w:cs="Times New Roman"/>
        </w:rPr>
        <w:t xml:space="preserve"> </w:t>
      </w:r>
      <w:r>
        <w:rPr>
          <w:rFonts w:cs="Times New Roman"/>
          <w:lang w:val="en-US"/>
        </w:rPr>
        <w:t>On such designations see vol. 1, Introduction 3.2.6, p. 34.</w:t>
      </w:r>
    </w:p>
  </w:footnote>
  <w:footnote w:id="662">
    <w:p w14:paraId="5003D847" w14:textId="77777777" w:rsidR="00865CD2" w:rsidRPr="00741588" w:rsidRDefault="00865CD2" w:rsidP="00881C61">
      <w:pPr>
        <w:pStyle w:val="FootnoteText"/>
        <w:bidi w:val="0"/>
        <w:spacing w:line="240" w:lineRule="auto"/>
        <w:rPr>
          <w:lang w:val="en-US"/>
        </w:rPr>
      </w:pPr>
      <w:r>
        <w:rPr>
          <w:rStyle w:val="FootnoteReference"/>
        </w:rPr>
        <w:footnoteRef/>
      </w:r>
      <w:r>
        <w:t xml:space="preserve"> Was a contemporary of Hananiah (2), who transmits in the name of Samuel </w:t>
      </w:r>
      <w:r>
        <w:rPr>
          <w:lang w:val="en-US"/>
        </w:rPr>
        <w:t>(12) who was</w:t>
      </w:r>
      <w:r w:rsidRPr="00B32F2E">
        <w:rPr>
          <w:lang w:val="en-US"/>
        </w:rPr>
        <w:t xml:space="preserve"> a </w:t>
      </w:r>
      <w:r>
        <w:rPr>
          <w:lang w:val="en-US"/>
        </w:rPr>
        <w:t>student</w:t>
      </w:r>
      <w:r w:rsidRPr="00B32F2E">
        <w:rPr>
          <w:lang w:val="en-US"/>
        </w:rPr>
        <w:t xml:space="preserve"> of </w:t>
      </w:r>
      <w:r>
        <w:rPr>
          <w:lang w:val="en-US"/>
        </w:rPr>
        <w:t>Ra</w:t>
      </w:r>
      <w:r>
        <w:rPr>
          <w:lang w:val="en-US"/>
        </w:rPr>
        <w:t>b</w:t>
      </w:r>
      <w:r>
        <w:rPr>
          <w:lang w:val="en-US"/>
        </w:rPr>
        <w:t xml:space="preserve">bi Abbahu (1), who was Rabbi Yohanan (1)’s contemporary, </w:t>
      </w:r>
      <w:r w:rsidRPr="00741588">
        <w:rPr>
          <w:lang w:val="en-US"/>
        </w:rPr>
        <w:t xml:space="preserve">see Introduction </w:t>
      </w:r>
      <w:r>
        <w:rPr>
          <w:lang w:val="en-US"/>
        </w:rPr>
        <w:t>7.4.1</w:t>
      </w:r>
      <w:r w:rsidRPr="00741588">
        <w:rPr>
          <w:lang w:val="en-US"/>
        </w:rPr>
        <w:t>.</w:t>
      </w:r>
    </w:p>
  </w:footnote>
  <w:footnote w:id="663">
    <w:p w14:paraId="3E8CF5DB" w14:textId="77777777" w:rsidR="00865CD2" w:rsidRPr="00447237" w:rsidRDefault="00865CD2" w:rsidP="00447237">
      <w:pPr>
        <w:pStyle w:val="FootnoteText"/>
        <w:bidi w:val="0"/>
        <w:spacing w:line="240" w:lineRule="auto"/>
        <w:rPr>
          <w:lang w:val="en-US"/>
        </w:rPr>
      </w:pPr>
      <w:r>
        <w:rPr>
          <w:rStyle w:val="FootnoteReference"/>
        </w:rPr>
        <w:footnoteRef/>
      </w:r>
      <w:r>
        <w:rPr>
          <w:rtl/>
        </w:rPr>
        <w:t xml:space="preserve"> </w:t>
      </w:r>
      <w:r>
        <w:rPr>
          <w:lang w:val="en-US"/>
        </w:rPr>
        <w:t xml:space="preserve">Was a student of Rabbi Ami (1), see Introduction 7.4.1. </w:t>
      </w:r>
    </w:p>
  </w:footnote>
  <w:footnote w:id="664">
    <w:p w14:paraId="40C0B923" w14:textId="77777777" w:rsidR="00865CD2" w:rsidRPr="004C68BA" w:rsidRDefault="00865CD2" w:rsidP="00272355">
      <w:pPr>
        <w:pStyle w:val="FootnoteText"/>
        <w:bidi w:val="0"/>
        <w:spacing w:line="240" w:lineRule="auto"/>
        <w:rPr>
          <w:lang w:val="en-US"/>
        </w:rPr>
      </w:pPr>
      <w:r>
        <w:rPr>
          <w:rStyle w:val="FootnoteReference"/>
        </w:rPr>
        <w:footnoteRef/>
      </w:r>
      <w:r>
        <w:rPr>
          <w:rtl/>
        </w:rPr>
        <w:t xml:space="preserve"> </w:t>
      </w:r>
      <w:r>
        <w:rPr>
          <w:lang w:val="en-US"/>
        </w:rPr>
        <w:t>Mentioned in in a Palestinian source, but in association with no chronological context, see Introdu</w:t>
      </w:r>
      <w:r>
        <w:rPr>
          <w:lang w:val="en-US"/>
        </w:rPr>
        <w:t>c</w:t>
      </w:r>
      <w:r>
        <w:rPr>
          <w:lang w:val="en-US"/>
        </w:rPr>
        <w:t>tion 7.4.4.</w:t>
      </w:r>
    </w:p>
  </w:footnote>
  <w:footnote w:id="665">
    <w:p w14:paraId="3C8B40BE"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under Zach</w:t>
      </w:r>
      <w:r>
        <w:rPr>
          <w:lang w:val="en-US"/>
        </w:rPr>
        <w:t>a</w:t>
      </w:r>
      <w:r>
        <w:rPr>
          <w:lang w:val="en-US"/>
        </w:rPr>
        <w:t>riah (5) B/M, in vol. 1, p. 90.</w:t>
      </w:r>
    </w:p>
  </w:footnote>
  <w:footnote w:id="666">
    <w:p w14:paraId="453F885F" w14:textId="77777777" w:rsidR="00865CD2" w:rsidRPr="00536778" w:rsidRDefault="00865CD2" w:rsidP="00536778">
      <w:pPr>
        <w:pStyle w:val="FootnoteText"/>
        <w:bidi w:val="0"/>
        <w:spacing w:line="240" w:lineRule="auto"/>
        <w:rPr>
          <w:lang w:val="en-US"/>
        </w:rPr>
      </w:pPr>
      <w:r>
        <w:rPr>
          <w:rStyle w:val="FootnoteReference"/>
        </w:rPr>
        <w:footnoteRef/>
      </w:r>
      <w:r>
        <w:rPr>
          <w:rtl/>
        </w:rPr>
        <w:t xml:space="preserve"> </w:t>
      </w:r>
      <w:r>
        <w:rPr>
          <w:rFonts w:cs="Times New Roman"/>
          <w:lang w:val="en-US"/>
        </w:rPr>
        <w:t xml:space="preserve">The form </w:t>
      </w:r>
      <w:r w:rsidRPr="00C052EC">
        <w:rPr>
          <w:rFonts w:ascii="Graeca" w:hAnsi="Graeca" w:cs="Graeca"/>
        </w:rPr>
        <w:t></w:t>
      </w:r>
      <w:r w:rsidRPr="00C052EC">
        <w:rPr>
          <w:rFonts w:ascii="Graeca" w:hAnsi="Graeca" w:cs="Graeca"/>
        </w:rPr>
        <w:t></w:t>
      </w:r>
      <w:r w:rsidRPr="00C052EC">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 xml:space="preserve"> is recorded in vol. 1, under Zachariah (29), p. 91.</w:t>
      </w:r>
      <w:r>
        <w:t xml:space="preserve"> This is the same name with a strange declension. </w:t>
      </w:r>
      <w:r>
        <w:rPr>
          <w:lang w:val="en-US"/>
        </w:rPr>
        <w:t>For de</w:t>
      </w:r>
      <w:r>
        <w:rPr>
          <w:lang w:val="en-US"/>
        </w:rPr>
        <w:t>c</w:t>
      </w:r>
      <w:r>
        <w:rPr>
          <w:lang w:val="en-US"/>
        </w:rPr>
        <w:t>lensions that are clearly scribal errors see vol. 3, Introduction 2.8.5, p. 21.</w:t>
      </w:r>
    </w:p>
  </w:footnote>
  <w:footnote w:id="667">
    <w:p w14:paraId="315F8C10" w14:textId="77777777" w:rsidR="00865CD2" w:rsidRPr="00536778" w:rsidRDefault="00865CD2" w:rsidP="00F00186">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The form </w:t>
      </w:r>
      <w:r>
        <w:rPr>
          <w:rFonts w:ascii="Graeca" w:hAnsi="Graeca" w:cs="Graeca"/>
        </w:rPr>
        <w:t></w:t>
      </w:r>
      <w:r>
        <w:rPr>
          <w:rFonts w:ascii="Graeca" w:hAnsi="Graeca" w:cs="Graeca"/>
        </w:rPr>
        <w:t></w:t>
      </w:r>
      <w:r>
        <w:rPr>
          <w:rFonts w:ascii="Graeca" w:hAnsi="Graeca" w:cs="Graeca"/>
        </w:rPr>
        <w:t></w:t>
      </w:r>
      <w:r>
        <w:rPr>
          <w:rFonts w:ascii="Graeca" w:hAnsi="Graeca" w:cs="Graeca"/>
        </w:rPr>
        <w:t></w:t>
      </w:r>
      <w:r w:rsidRPr="00C052EC">
        <w:rPr>
          <w:rFonts w:ascii="Graeca" w:hAnsi="Graeca" w:cs="Graeca"/>
        </w:rPr>
        <w:t></w:t>
      </w:r>
      <w:r w:rsidRPr="00C052EC">
        <w:rPr>
          <w:rFonts w:ascii="Graeca" w:hAnsi="Graeca" w:cs="Graeca"/>
        </w:rPr>
        <w:t></w:t>
      </w:r>
      <w:r>
        <w:rPr>
          <w:rFonts w:cs="Times New Roman"/>
        </w:rPr>
        <w:t xml:space="preserve"> is recorded in vol. 3, under Zachariah (3), p. 86.</w:t>
      </w:r>
      <w:r>
        <w:rPr>
          <w:rFonts w:cs="Times New Roman"/>
          <w:lang w:val="en-US"/>
        </w:rPr>
        <w:t xml:space="preserve"> The form </w:t>
      </w:r>
      <w:r w:rsidRPr="00C052EC">
        <w:rPr>
          <w:rFonts w:ascii="Graeca" w:hAnsi="Graeca" w:cs="Graeca"/>
        </w:rPr>
        <w:t></w:t>
      </w:r>
      <w:r w:rsidRPr="00C052EC">
        <w:rPr>
          <w:rFonts w:ascii="Graeca" w:hAnsi="Graeca" w:cs="Graeca"/>
        </w:rPr>
        <w:t></w:t>
      </w:r>
      <w:r w:rsidRPr="00C052EC">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 xml:space="preserve"> is recorded in vol. 1, under Zachariah (29), p. 91. This is obviously a combination of the two.</w:t>
      </w:r>
    </w:p>
  </w:footnote>
  <w:footnote w:id="668">
    <w:p w14:paraId="398D1CB4"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 On this form see vol. 1, under Zachariah (1) B/M, p. 90.</w:t>
      </w:r>
    </w:p>
  </w:footnote>
  <w:footnote w:id="669">
    <w:p w14:paraId="7592E587" w14:textId="77777777" w:rsidR="00865CD2" w:rsidRDefault="00865CD2" w:rsidP="00553235">
      <w:pPr>
        <w:pStyle w:val="FootnoteText"/>
        <w:bidi w:val="0"/>
        <w:spacing w:line="240" w:lineRule="auto"/>
      </w:pPr>
      <w:r>
        <w:rPr>
          <w:rStyle w:val="FootnoteReference"/>
        </w:rPr>
        <w:footnoteRef/>
      </w:r>
      <w:r>
        <w:rPr>
          <w:rtl/>
        </w:rPr>
        <w:t xml:space="preserve"> </w:t>
      </w:r>
      <w:r>
        <w:t xml:space="preserve">Jewishness suggested by Di Segni, based on name, but see vol. 3, Introduction </w:t>
      </w:r>
      <w:r>
        <w:rPr>
          <w:u w:color="FFFF00"/>
        </w:rPr>
        <w:t>6.6.7, p. 52</w:t>
      </w:r>
      <w:r>
        <w:t xml:space="preserve">. </w:t>
      </w:r>
    </w:p>
  </w:footnote>
  <w:footnote w:id="670">
    <w:p w14:paraId="1F7C5877" w14:textId="77777777" w:rsidR="00865CD2" w:rsidRPr="00F22361" w:rsidRDefault="00865CD2" w:rsidP="00F00186">
      <w:pPr>
        <w:pStyle w:val="FootnoteText"/>
        <w:bidi w:val="0"/>
        <w:spacing w:line="240" w:lineRule="auto"/>
        <w:rPr>
          <w:lang w:val="en-US"/>
        </w:rPr>
      </w:pPr>
      <w:r>
        <w:rPr>
          <w:rStyle w:val="FootnoteReference"/>
        </w:rPr>
        <w:footnoteRef/>
      </w:r>
      <w:r>
        <w:t xml:space="preserve"> </w:t>
      </w:r>
      <w:r>
        <w:rPr>
          <w:lang w:val="en-US"/>
        </w:rPr>
        <w:t xml:space="preserve">For this form see vol. 1, under Zachariah (1) B/M, p. 90. This is probably the same form </w:t>
      </w:r>
      <w:r>
        <w:rPr>
          <w:rFonts w:cs="Times New Roman"/>
        </w:rPr>
        <w:t xml:space="preserve">without the Greek suffix, </w:t>
      </w:r>
      <w:r w:rsidRPr="002326DC">
        <w:rPr>
          <w:rFonts w:cs="Times New Roman"/>
        </w:rPr>
        <w:t>see vol. 1, Introduction 2.1.</w:t>
      </w:r>
      <w:r>
        <w:rPr>
          <w:rFonts w:cs="Times New Roman"/>
        </w:rPr>
        <w:t xml:space="preserve">1, pp. 17-8. The fall of the </w:t>
      </w:r>
      <w:r>
        <w:rPr>
          <w:rFonts w:ascii="Graeca" w:hAnsi="Graeca" w:cs="Times New Roman"/>
        </w:rPr>
        <w:t></w:t>
      </w:r>
      <w:r>
        <w:rPr>
          <w:rFonts w:cs="Times New Roman"/>
        </w:rPr>
        <w:t xml:space="preserve"> may be a “correction” resul</w:t>
      </w:r>
      <w:r>
        <w:rPr>
          <w:rFonts w:cs="Times New Roman"/>
        </w:rPr>
        <w:t>t</w:t>
      </w:r>
      <w:r>
        <w:rPr>
          <w:rFonts w:cs="Times New Roman"/>
        </w:rPr>
        <w:t>ing from the way the name was pronounced.</w:t>
      </w:r>
      <w:r>
        <w:rPr>
          <w:lang w:val="en-US"/>
        </w:rPr>
        <w:t xml:space="preserve"> </w:t>
      </w:r>
    </w:p>
  </w:footnote>
  <w:footnote w:id="671">
    <w:p w14:paraId="005AA0C8" w14:textId="77777777" w:rsidR="00865CD2" w:rsidRPr="00796EF8" w:rsidRDefault="00865CD2" w:rsidP="00796EF8">
      <w:pPr>
        <w:pStyle w:val="FootnoteText"/>
        <w:bidi w:val="0"/>
        <w:spacing w:line="240" w:lineRule="auto"/>
        <w:rPr>
          <w:lang w:val="en-US"/>
        </w:rPr>
      </w:pPr>
      <w:r>
        <w:rPr>
          <w:rStyle w:val="FootnoteReference"/>
        </w:rPr>
        <w:footnoteRef/>
      </w:r>
      <w:r>
        <w:rPr>
          <w:rtl/>
        </w:rPr>
        <w:t xml:space="preserve"> </w:t>
      </w:r>
      <w:r>
        <w:rPr>
          <w:lang w:val="en-US"/>
        </w:rPr>
        <w:t>North east of Sichem-Nablus.</w:t>
      </w:r>
    </w:p>
  </w:footnote>
  <w:footnote w:id="672">
    <w:p w14:paraId="2FD6BA13" w14:textId="77777777" w:rsidR="00865CD2" w:rsidRPr="00485885" w:rsidRDefault="00865CD2" w:rsidP="00485885">
      <w:pPr>
        <w:pStyle w:val="FootnoteText"/>
        <w:bidi w:val="0"/>
        <w:spacing w:line="240" w:lineRule="auto"/>
        <w:rPr>
          <w:lang w:val="en-US"/>
        </w:rPr>
      </w:pPr>
      <w:r>
        <w:rPr>
          <w:rStyle w:val="FootnoteReference"/>
        </w:rPr>
        <w:footnoteRef/>
      </w:r>
      <w:r>
        <w:rPr>
          <w:rtl/>
        </w:rPr>
        <w:t xml:space="preserve"> </w:t>
      </w:r>
      <w:r>
        <w:rPr>
          <w:lang w:val="en-US"/>
        </w:rPr>
        <w:t>The inscription was found on a sarcophagus in a region that is predominantly Samaritan. On such sarcophagi see Introduction 6.1.5.1.</w:t>
      </w:r>
    </w:p>
  </w:footnote>
  <w:footnote w:id="673">
    <w:p w14:paraId="5BAD4531"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674">
    <w:p w14:paraId="21444C4F" w14:textId="77777777" w:rsidR="00865CD2" w:rsidRPr="00EA4919" w:rsidRDefault="00865CD2" w:rsidP="00F00186">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In Greek, </w:t>
      </w:r>
      <w:r>
        <w:rPr>
          <w:rFonts w:cs="Times New Roman"/>
          <w:lang w:val="en-US"/>
        </w:rPr>
        <w:t>but the publication only provides the Hebrew transcription, and Intr</w:t>
      </w:r>
      <w:r>
        <w:rPr>
          <w:rFonts w:cs="Times New Roman"/>
          <w:lang w:val="en-US"/>
        </w:rPr>
        <w:t>o</w:t>
      </w:r>
      <w:r>
        <w:rPr>
          <w:rFonts w:cs="Times New Roman"/>
          <w:lang w:val="en-US"/>
        </w:rPr>
        <w:t>duction 2.4</w:t>
      </w:r>
      <w:r w:rsidRPr="005E436F">
        <w:rPr>
          <w:rFonts w:cs="Times New Roman"/>
          <w:lang w:val="en-US"/>
        </w:rPr>
        <w:t>.</w:t>
      </w:r>
    </w:p>
  </w:footnote>
  <w:footnote w:id="675">
    <w:p w14:paraId="54302E91" w14:textId="77777777" w:rsidR="00865CD2" w:rsidRPr="00FE2AC9" w:rsidRDefault="00865CD2" w:rsidP="00FE2AC9">
      <w:pPr>
        <w:pStyle w:val="FootnoteText"/>
        <w:bidi w:val="0"/>
        <w:spacing w:line="240" w:lineRule="auto"/>
        <w:rPr>
          <w:lang w:val="en-US"/>
        </w:rPr>
      </w:pPr>
      <w:r>
        <w:rPr>
          <w:rStyle w:val="FootnoteReference"/>
        </w:rPr>
        <w:footnoteRef/>
      </w:r>
      <w:r>
        <w:t xml:space="preserve"> </w:t>
      </w:r>
      <w:r>
        <w:rPr>
          <w:lang w:val="en-US"/>
        </w:rPr>
        <w:t xml:space="preserve">West of </w:t>
      </w:r>
      <w:smartTag w:uri="urn:schemas-microsoft-com:office:smarttags" w:element="place">
        <w:smartTag w:uri="urn:schemas-microsoft-com:office:smarttags" w:element="City">
          <w:r>
            <w:rPr>
              <w:lang w:val="en-US"/>
            </w:rPr>
            <w:t>Hebron</w:t>
          </w:r>
        </w:smartTag>
      </w:smartTag>
      <w:r>
        <w:rPr>
          <w:lang w:val="en-US"/>
        </w:rPr>
        <w:t>.</w:t>
      </w:r>
    </w:p>
  </w:footnote>
  <w:footnote w:id="676">
    <w:p w14:paraId="57774F89" w14:textId="77777777" w:rsidR="00865CD2" w:rsidRPr="00587A44" w:rsidRDefault="00865CD2" w:rsidP="00F218B3">
      <w:pPr>
        <w:pStyle w:val="FootnoteText"/>
        <w:bidi w:val="0"/>
        <w:spacing w:line="240" w:lineRule="auto"/>
        <w:rPr>
          <w:lang w:val="en-US"/>
        </w:rPr>
      </w:pPr>
      <w:r>
        <w:rPr>
          <w:rStyle w:val="FootnoteReference"/>
        </w:rPr>
        <w:footnoteRef/>
      </w:r>
      <w:r>
        <w:rPr>
          <w:rtl/>
        </w:rPr>
        <w:t xml:space="preserve"> </w:t>
      </w:r>
      <w:r>
        <w:rPr>
          <w:lang w:val="en-US"/>
        </w:rPr>
        <w:t>The inscription is accompanied by a menorah, see vol. 3, Introduction 6.3.1, p 35.</w:t>
      </w:r>
    </w:p>
  </w:footnote>
  <w:footnote w:id="677">
    <w:p w14:paraId="173312F7" w14:textId="77777777" w:rsidR="00865CD2" w:rsidRPr="009B2EE1" w:rsidRDefault="00865CD2" w:rsidP="00F00186">
      <w:pPr>
        <w:pStyle w:val="FootnoteText"/>
        <w:bidi w:val="0"/>
        <w:spacing w:line="240" w:lineRule="auto"/>
        <w:rPr>
          <w:lang w:val="en-US"/>
        </w:rPr>
      </w:pPr>
      <w:r>
        <w:rPr>
          <w:rStyle w:val="FootnoteReference"/>
        </w:rPr>
        <w:footnoteRef/>
      </w:r>
      <w:r>
        <w:rPr>
          <w:rtl/>
        </w:rPr>
        <w:t xml:space="preserve"> </w:t>
      </w:r>
      <w:r>
        <w:rPr>
          <w:lang w:val="en-US"/>
        </w:rPr>
        <w:t>See above, n. 11.</w:t>
      </w:r>
    </w:p>
  </w:footnote>
  <w:footnote w:id="678">
    <w:p w14:paraId="1D6B3931" w14:textId="77777777" w:rsidR="00865CD2" w:rsidRPr="00485885" w:rsidRDefault="00865CD2" w:rsidP="00F00186">
      <w:pPr>
        <w:pStyle w:val="FootnoteText"/>
        <w:bidi w:val="0"/>
        <w:spacing w:line="240" w:lineRule="auto"/>
        <w:rPr>
          <w:lang w:val="en-US"/>
        </w:rPr>
      </w:pPr>
      <w:r>
        <w:rPr>
          <w:rStyle w:val="FootnoteReference"/>
        </w:rPr>
        <w:footnoteRef/>
      </w:r>
      <w:r>
        <w:rPr>
          <w:rtl/>
        </w:rPr>
        <w:t xml:space="preserve"> </w:t>
      </w:r>
      <w:r>
        <w:rPr>
          <w:lang w:val="en-US"/>
        </w:rPr>
        <w:t xml:space="preserve">The seal is located in the </w:t>
      </w:r>
      <w:smartTag w:uri="urn:schemas-microsoft-com:office:smarttags" w:element="PlaceName">
        <w:r>
          <w:rPr>
            <w:lang w:val="en-US"/>
          </w:rPr>
          <w:t>Franciscan</w:t>
        </w:r>
      </w:smartTag>
      <w:r>
        <w:rPr>
          <w:lang w:val="en-US"/>
        </w:rPr>
        <w:t xml:space="preserve"> </w:t>
      </w:r>
      <w:smartTag w:uri="urn:schemas-microsoft-com:office:smarttags" w:element="PlaceType">
        <w:r>
          <w:rPr>
            <w:lang w:val="en-US"/>
          </w:rPr>
          <w:t>Museum</w:t>
        </w:r>
      </w:smartTag>
      <w:r>
        <w:rPr>
          <w:lang w:val="en-US"/>
        </w:rPr>
        <w:t xml:space="preserve"> in </w:t>
      </w:r>
      <w:smartTag w:uri="urn:schemas-microsoft-com:office:smarttags" w:element="City">
        <w:r>
          <w:rPr>
            <w:lang w:val="en-US"/>
          </w:rPr>
          <w:t>Jerusalem</w:t>
        </w:r>
      </w:smartTag>
      <w:r>
        <w:rPr>
          <w:lang w:val="en-US"/>
        </w:rPr>
        <w:t xml:space="preserve">. There is no information about where it was found, or in which archaeological context. If late, it could be Christian, see </w:t>
      </w:r>
      <w:r>
        <w:t>vol. 3, Intr</w:t>
      </w:r>
      <w:r>
        <w:t>o</w:t>
      </w:r>
      <w:r>
        <w:t xml:space="preserve">duction </w:t>
      </w:r>
      <w:r>
        <w:rPr>
          <w:u w:color="FFFF00"/>
        </w:rPr>
        <w:t>6.6.7, p. 52</w:t>
      </w:r>
      <w:r>
        <w:rPr>
          <w:lang w:val="en-US"/>
        </w:rPr>
        <w:t>, and it could also be a fake, see vol. 4, Introduction 6.10.2, p. 39.</w:t>
      </w:r>
    </w:p>
  </w:footnote>
  <w:footnote w:id="679">
    <w:p w14:paraId="357DCDC4"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680">
    <w:p w14:paraId="364B9E30" w14:textId="77777777" w:rsidR="00865CD2" w:rsidRPr="00EA4919" w:rsidRDefault="00865CD2" w:rsidP="007512C8">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Hagai 1:12. </w:t>
      </w:r>
      <w:r w:rsidRPr="005E436F">
        <w:rPr>
          <w:rFonts w:cs="Times New Roman"/>
          <w:rtl/>
          <w:lang w:val="en-US"/>
        </w:rPr>
        <w:t>חגי</w:t>
      </w:r>
      <w:r w:rsidRPr="005E436F">
        <w:rPr>
          <w:rFonts w:cs="Times New Roman"/>
          <w:lang w:val="en-US"/>
        </w:rPr>
        <w:t xml:space="preserve"> was the post-exilic prophet who gave the name to a biblical book. </w:t>
      </w:r>
    </w:p>
  </w:footnote>
  <w:footnote w:id="681">
    <w:p w14:paraId="0E0063F1" w14:textId="77777777" w:rsidR="00865CD2" w:rsidRDefault="00865CD2">
      <w:pPr>
        <w:autoSpaceDE w:val="0"/>
        <w:autoSpaceDN w:val="0"/>
        <w:bidi w:val="0"/>
        <w:adjustRightInd w:val="0"/>
        <w:rPr>
          <w:rFonts w:cs="Times New Roman"/>
        </w:rPr>
      </w:pPr>
      <w:r w:rsidRPr="005E436F">
        <w:rPr>
          <w:rStyle w:val="FootnoteReference"/>
          <w:rFonts w:cs="Times New Roman"/>
        </w:rPr>
        <w:footnoteRef/>
      </w:r>
      <w:r w:rsidRPr="005E436F">
        <w:rPr>
          <w:rFonts w:cs="Times New Roman"/>
          <w:rtl/>
        </w:rPr>
        <w:t xml:space="preserve"> </w:t>
      </w:r>
      <w:r w:rsidRPr="005E436F">
        <w:rPr>
          <w:rFonts w:cs="Times New Roman"/>
        </w:rPr>
        <w:t xml:space="preserve">In Aramaic </w:t>
      </w:r>
      <w:r>
        <w:rPr>
          <w:rFonts w:cs="Times New Roman"/>
        </w:rPr>
        <w:t>–</w:t>
      </w:r>
      <w:r w:rsidRPr="005E436F">
        <w:rPr>
          <w:rFonts w:cs="Times New Roman"/>
        </w:rPr>
        <w:t xml:space="preserve"> </w:t>
      </w:r>
      <w:r w:rsidRPr="005E436F">
        <w:rPr>
          <w:rFonts w:cs="Times New Roman"/>
          <w:rtl/>
        </w:rPr>
        <w:t xml:space="preserve">שושביניה דר' שמו' קפודקיא </w:t>
      </w:r>
      <w:r w:rsidRPr="005E436F">
        <w:rPr>
          <w:rFonts w:cs="Times New Roman"/>
        </w:rPr>
        <w:t>.</w:t>
      </w:r>
      <w:r>
        <w:rPr>
          <w:rFonts w:cs="Times New Roman"/>
        </w:rPr>
        <w:t xml:space="preserve"> This is Samuel (1) B/M in vol. 3, p. 161, but since he was a Ra</w:t>
      </w:r>
      <w:r>
        <w:rPr>
          <w:rFonts w:cs="Times New Roman"/>
        </w:rPr>
        <w:t>b</w:t>
      </w:r>
      <w:r>
        <w:rPr>
          <w:rFonts w:cs="Times New Roman"/>
        </w:rPr>
        <w:t xml:space="preserve">bi in </w:t>
      </w:r>
      <w:smartTag w:uri="urn:schemas-microsoft-com:office:smarttags" w:element="place">
        <w:smartTag w:uri="urn:schemas-microsoft-com:office:smarttags" w:element="City">
          <w:r>
            <w:rPr>
              <w:rFonts w:cs="Times New Roman"/>
            </w:rPr>
            <w:t>Palestine</w:t>
          </w:r>
        </w:smartTag>
      </w:smartTag>
      <w:r>
        <w:rPr>
          <w:rFonts w:cs="Times New Roman"/>
        </w:rPr>
        <w:t>, so was his attendant. On such titles see Introduction 3.1.3.5.</w:t>
      </w:r>
    </w:p>
  </w:footnote>
  <w:footnote w:id="682">
    <w:p w14:paraId="4006D97C" w14:textId="77777777" w:rsidR="00865CD2" w:rsidRPr="00623D58" w:rsidRDefault="00865CD2" w:rsidP="00623D58">
      <w:pPr>
        <w:pStyle w:val="FootnoteText"/>
        <w:bidi w:val="0"/>
        <w:spacing w:line="240" w:lineRule="auto"/>
        <w:rPr>
          <w:lang w:val="en-US"/>
        </w:rPr>
      </w:pPr>
      <w:r>
        <w:rPr>
          <w:rStyle w:val="FootnoteReference"/>
        </w:rPr>
        <w:footnoteRef/>
      </w:r>
      <w:r>
        <w:rPr>
          <w:rtl/>
        </w:rPr>
        <w:t xml:space="preserve"> </w:t>
      </w:r>
      <w:r>
        <w:rPr>
          <w:lang w:val="en-US"/>
        </w:rPr>
        <w:t>Rabbi Yonah (2) transmits in the name of his master, see Introduction 7.4.3.</w:t>
      </w:r>
    </w:p>
  </w:footnote>
  <w:footnote w:id="683">
    <w:p w14:paraId="61D24815" w14:textId="77777777" w:rsidR="00865CD2" w:rsidRPr="00623D58" w:rsidRDefault="00865CD2" w:rsidP="00623D58">
      <w:pPr>
        <w:pStyle w:val="FootnoteText"/>
        <w:bidi w:val="0"/>
        <w:spacing w:line="240" w:lineRule="auto"/>
        <w:rPr>
          <w:lang w:val="en-US"/>
        </w:rPr>
      </w:pPr>
      <w:r>
        <w:rPr>
          <w:rStyle w:val="FootnoteReference"/>
        </w:rPr>
        <w:footnoteRef/>
      </w:r>
      <w:r>
        <w:rPr>
          <w:rtl/>
        </w:rPr>
        <w:t xml:space="preserve"> </w:t>
      </w:r>
      <w:r>
        <w:rPr>
          <w:lang w:val="en-US"/>
        </w:rPr>
        <w:t xml:space="preserve">Was a student of Rabbi Yosi (Joseph [7]), see Introduction 7.4.3. </w:t>
      </w:r>
    </w:p>
  </w:footnote>
  <w:footnote w:id="684">
    <w:p w14:paraId="5B2425E5" w14:textId="77777777" w:rsidR="00865CD2" w:rsidRPr="00185535" w:rsidRDefault="00865CD2" w:rsidP="00DE4F1E">
      <w:pPr>
        <w:pStyle w:val="FootnoteText"/>
        <w:bidi w:val="0"/>
        <w:spacing w:line="240" w:lineRule="auto"/>
        <w:rPr>
          <w:rtl/>
          <w:lang w:val="en-US"/>
        </w:rPr>
      </w:pPr>
      <w:r>
        <w:rPr>
          <w:rStyle w:val="FootnoteReference"/>
        </w:rPr>
        <w:footnoteRef/>
      </w:r>
      <w:r>
        <w:rPr>
          <w:rtl/>
        </w:rPr>
        <w:t xml:space="preserve">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685">
    <w:p w14:paraId="14CE9AFC" w14:textId="77777777" w:rsidR="00865CD2" w:rsidRPr="002D4DA8" w:rsidRDefault="00865CD2" w:rsidP="002A1C18">
      <w:pPr>
        <w:pStyle w:val="FootnoteText"/>
        <w:bidi w:val="0"/>
        <w:spacing w:line="240" w:lineRule="auto"/>
        <w:rPr>
          <w:lang w:val="en-US"/>
        </w:rPr>
      </w:pPr>
      <w:r>
        <w:rPr>
          <w:rStyle w:val="FootnoteReference"/>
        </w:rPr>
        <w:footnoteRef/>
      </w:r>
      <w:r>
        <w:rPr>
          <w:rtl/>
        </w:rPr>
        <w:t xml:space="preserve"> </w:t>
      </w:r>
      <w:r>
        <w:rPr>
          <w:lang w:val="en-US"/>
        </w:rPr>
        <w:t>His son was a contemporary of Rabbi Yonah (2)’s son, see Introduction 7.4.3.</w:t>
      </w:r>
    </w:p>
  </w:footnote>
  <w:footnote w:id="686">
    <w:p w14:paraId="551C7263" w14:textId="77777777" w:rsidR="00865CD2" w:rsidRPr="00A1110E" w:rsidRDefault="00865CD2" w:rsidP="008C295C">
      <w:pPr>
        <w:pStyle w:val="FootnoteText"/>
        <w:bidi w:val="0"/>
        <w:spacing w:line="240" w:lineRule="auto"/>
        <w:rPr>
          <w:lang w:val="en-US"/>
        </w:rPr>
      </w:pPr>
      <w:r>
        <w:rPr>
          <w:rStyle w:val="FootnoteReference"/>
        </w:rPr>
        <w:footnoteRef/>
      </w:r>
      <w:r>
        <w:rPr>
          <w:rtl/>
        </w:rPr>
        <w:t xml:space="preserve"> </w:t>
      </w:r>
      <w:r>
        <w:rPr>
          <w:lang w:val="en-US"/>
        </w:rPr>
        <w:t>His son transmits in the name of Isaac (5), who was a contemporary of Rav Hisda (in vol. 4, Hesediah [1] B/M, p. 79) who died in 309, see I</w:t>
      </w:r>
      <w:r>
        <w:rPr>
          <w:lang w:val="en-US"/>
        </w:rPr>
        <w:t>n</w:t>
      </w:r>
      <w:r>
        <w:rPr>
          <w:lang w:val="en-US"/>
        </w:rPr>
        <w:t xml:space="preserve">troduction 7.4.5. </w:t>
      </w:r>
    </w:p>
  </w:footnote>
  <w:footnote w:id="687">
    <w:p w14:paraId="3F5D2CB0" w14:textId="77777777" w:rsidR="00865CD2" w:rsidRPr="00FB6F24" w:rsidRDefault="00865CD2" w:rsidP="00015D6C">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LXX this name is transliterated as </w:t>
      </w:r>
      <w:r>
        <w:rPr>
          <w:rFonts w:ascii="Graeca" w:hAnsi="Graeca"/>
        </w:rPr>
        <w:t></w:t>
      </w:r>
      <w:r>
        <w:rPr>
          <w:rFonts w:ascii="Graeca" w:hAnsi="Graeca"/>
        </w:rPr>
        <w:t></w:t>
      </w:r>
      <w:r w:rsidRPr="00015D6C">
        <w:rPr>
          <w:rFonts w:ascii="Graeca" w:hAnsi="Graeca"/>
        </w:rPr>
        <w:t></w:t>
      </w:r>
      <w:r w:rsidRPr="00015D6C">
        <w:rPr>
          <w:rFonts w:ascii="Graeca" w:hAnsi="Graeca"/>
        </w:rPr>
        <w:t></w:t>
      </w:r>
      <w:r w:rsidRPr="00015D6C">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see H. &amp; R. Suppl. 5. This a variation on the form.</w:t>
      </w:r>
    </w:p>
  </w:footnote>
  <w:footnote w:id="688">
    <w:p w14:paraId="748824EA" w14:textId="77777777" w:rsidR="00865CD2" w:rsidRPr="00AD119C" w:rsidRDefault="00865CD2" w:rsidP="001853B7">
      <w:pPr>
        <w:pStyle w:val="FootnoteText"/>
        <w:bidi w:val="0"/>
        <w:spacing w:line="240" w:lineRule="auto"/>
      </w:pPr>
      <w:r>
        <w:rPr>
          <w:rStyle w:val="FootnoteReference"/>
        </w:rPr>
        <w:footnoteRef/>
      </w:r>
      <w:r>
        <w:t xml:space="preserve"> The inscription is neither specifically Christian</w:t>
      </w:r>
      <w:r w:rsidRPr="00AD119C">
        <w:t xml:space="preserve">, </w:t>
      </w:r>
      <w:r>
        <w:t>nor undoubtedly pagan. Since the Zoar cemetery includes Jewish tombstones, this one could also be Jewish, see Introduction 6.2.1.1.</w:t>
      </w:r>
    </w:p>
  </w:footnote>
  <w:footnote w:id="689">
    <w:p w14:paraId="25FD2211" w14:textId="77777777" w:rsidR="00865CD2" w:rsidRPr="00D62BCB" w:rsidRDefault="00865CD2" w:rsidP="001853B7">
      <w:pPr>
        <w:pStyle w:val="FootnoteText"/>
        <w:bidi w:val="0"/>
        <w:spacing w:line="240" w:lineRule="auto"/>
        <w:rPr>
          <w:rFonts w:hint="cs"/>
          <w:rtl/>
          <w:lang w:val="en-US"/>
        </w:rPr>
      </w:pPr>
      <w:r>
        <w:rPr>
          <w:rStyle w:val="FootnoteReference"/>
        </w:rPr>
        <w:footnoteRef/>
      </w:r>
      <w:r>
        <w:t xml:space="preserve"> </w:t>
      </w:r>
      <w:r>
        <w:rPr>
          <w:lang w:val="en-US"/>
        </w:rPr>
        <w:t>The inscription is dated</w:t>
      </w:r>
      <w:r w:rsidRPr="00D85340">
        <w:rPr>
          <w:lang w:val="en-US"/>
        </w:rPr>
        <w:t xml:space="preserve"> </w:t>
      </w:r>
      <w:r>
        <w:rPr>
          <w:lang w:val="en-US"/>
        </w:rPr>
        <w:t xml:space="preserve">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xml:space="preserve">, see Introduction 7.5.2.2. </w:t>
      </w:r>
    </w:p>
  </w:footnote>
  <w:footnote w:id="690">
    <w:p w14:paraId="7B109FCB" w14:textId="77777777" w:rsidR="00865CD2" w:rsidRPr="00EA4919" w:rsidRDefault="00865CD2" w:rsidP="007512C8">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2 Kgs 18:1. </w:t>
      </w:r>
      <w:r w:rsidRPr="005E436F">
        <w:rPr>
          <w:rFonts w:cs="Times New Roman"/>
          <w:rtl/>
          <w:lang w:val="en-US"/>
        </w:rPr>
        <w:t>חזקיה</w:t>
      </w:r>
      <w:r w:rsidRPr="005E436F">
        <w:rPr>
          <w:rFonts w:cs="Times New Roman"/>
          <w:lang w:val="en-US"/>
        </w:rPr>
        <w:t xml:space="preserve"> was king of Judah. </w:t>
      </w:r>
    </w:p>
  </w:footnote>
  <w:footnote w:id="691">
    <w:p w14:paraId="47CF22BC" w14:textId="77777777" w:rsidR="00865CD2" w:rsidRPr="00D20B3C" w:rsidRDefault="00865CD2" w:rsidP="008C295C">
      <w:pPr>
        <w:pStyle w:val="FootnoteText"/>
        <w:bidi w:val="0"/>
        <w:spacing w:line="240" w:lineRule="auto"/>
        <w:rPr>
          <w:lang w:val="en-US"/>
        </w:rPr>
      </w:pPr>
      <w:r>
        <w:rPr>
          <w:rStyle w:val="FootnoteReference"/>
        </w:rPr>
        <w:footnoteRef/>
      </w:r>
      <w:r>
        <w:rPr>
          <w:rtl/>
        </w:rPr>
        <w:t xml:space="preserve"> </w:t>
      </w:r>
      <w:r>
        <w:rPr>
          <w:lang w:val="en-US"/>
        </w:rPr>
        <w:t>Was a student of Rabbi Jeremiah (2), who was a contemporary of Rabbi Yohanan (1), see Introdu</w:t>
      </w:r>
      <w:r>
        <w:rPr>
          <w:lang w:val="en-US"/>
        </w:rPr>
        <w:t>c</w:t>
      </w:r>
      <w:r>
        <w:rPr>
          <w:lang w:val="en-US"/>
        </w:rPr>
        <w:t>tion 7.4.1.</w:t>
      </w:r>
    </w:p>
  </w:footnote>
  <w:footnote w:id="692">
    <w:p w14:paraId="70746707" w14:textId="77777777" w:rsidR="00865CD2" w:rsidRPr="001E1CC9" w:rsidRDefault="00865CD2">
      <w:pPr>
        <w:pStyle w:val="FootnoteText"/>
        <w:bidi w:val="0"/>
        <w:spacing w:line="240" w:lineRule="auto"/>
        <w:rPr>
          <w:lang w:val="en-US"/>
        </w:rPr>
      </w:pPr>
      <w:r w:rsidRPr="00CF22D5">
        <w:rPr>
          <w:rStyle w:val="FootnoteReference"/>
        </w:rPr>
        <w:footnoteRef/>
      </w:r>
      <w:r w:rsidRPr="00CF22D5">
        <w:rPr>
          <w:rtl/>
        </w:rPr>
        <w:t xml:space="preserve"> </w:t>
      </w:r>
      <w:r w:rsidRPr="00CF22D5">
        <w:rPr>
          <w:lang w:val="en-US"/>
        </w:rPr>
        <w:t xml:space="preserve">In Aramaic – </w:t>
      </w:r>
      <w:r w:rsidRPr="00CF22D5">
        <w:rPr>
          <w:rFonts w:cs="Times New Roman"/>
          <w:rtl/>
        </w:rPr>
        <w:t>עכייה</w:t>
      </w:r>
      <w:r w:rsidRPr="00CF22D5">
        <w:t xml:space="preserve">, see Reeg, </w:t>
      </w:r>
      <w:r w:rsidRPr="00CF22D5">
        <w:rPr>
          <w:i/>
          <w:iCs/>
        </w:rPr>
        <w:t>Ortsnamen</w:t>
      </w:r>
      <w:r w:rsidRPr="00CF22D5">
        <w:t>, 488-92.</w:t>
      </w:r>
      <w:r>
        <w:t xml:space="preserve"> </w:t>
      </w:r>
      <w:r>
        <w:rPr>
          <w:rFonts w:cs="Times New Roman"/>
          <w:lang w:val="en-US"/>
        </w:rPr>
        <w:t>On such designations see vol. 1, Introduction 3.2.6, p. 34.</w:t>
      </w:r>
    </w:p>
  </w:footnote>
  <w:footnote w:id="693">
    <w:p w14:paraId="3CA1647D" w14:textId="77777777" w:rsidR="00865CD2" w:rsidRPr="004C68BA" w:rsidRDefault="00865CD2" w:rsidP="00EC1765">
      <w:pPr>
        <w:pStyle w:val="FootnoteText"/>
        <w:bidi w:val="0"/>
        <w:spacing w:line="240" w:lineRule="auto"/>
        <w:rPr>
          <w:lang w:val="en-US"/>
        </w:rPr>
      </w:pPr>
      <w:r>
        <w:rPr>
          <w:rStyle w:val="FootnoteReference"/>
        </w:rPr>
        <w:footnoteRef/>
      </w:r>
      <w:r>
        <w:rPr>
          <w:rtl/>
        </w:rPr>
        <w:t xml:space="preserve"> </w:t>
      </w:r>
      <w:r>
        <w:rPr>
          <w:lang w:val="en-US"/>
        </w:rPr>
        <w:t>Mentioned in a Palestinian source with no chronological context, see Introduction 7.4.4.</w:t>
      </w:r>
    </w:p>
  </w:footnote>
  <w:footnote w:id="694">
    <w:p w14:paraId="1698ED73" w14:textId="77777777" w:rsidR="00865CD2" w:rsidRPr="004C68BA" w:rsidRDefault="00865CD2" w:rsidP="00EC1765">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695">
    <w:p w14:paraId="03DA06AF" w14:textId="77777777" w:rsidR="00865CD2" w:rsidRDefault="00865CD2">
      <w:pPr>
        <w:pStyle w:val="FootnoteText"/>
        <w:bidi w:val="0"/>
        <w:spacing w:line="240" w:lineRule="auto"/>
        <w:rPr>
          <w:lang w:val="en-US"/>
        </w:rPr>
      </w:pPr>
      <w:r w:rsidRPr="00CF22D5">
        <w:rPr>
          <w:rStyle w:val="FootnoteReference"/>
        </w:rPr>
        <w:footnoteRef/>
      </w:r>
      <w:r w:rsidRPr="00CF22D5">
        <w:rPr>
          <w:rtl/>
        </w:rPr>
        <w:t xml:space="preserve"> </w:t>
      </w:r>
      <w:r w:rsidRPr="00CF22D5">
        <w:t xml:space="preserve">In Hebrew – </w:t>
      </w:r>
      <w:r w:rsidRPr="00CF22D5">
        <w:rPr>
          <w:rFonts w:cs="Times New Roman"/>
          <w:rtl/>
        </w:rPr>
        <w:t>חוקוק</w:t>
      </w:r>
      <w:r w:rsidRPr="00CF22D5">
        <w:t xml:space="preserve">, see Reeg, </w:t>
      </w:r>
      <w:r w:rsidRPr="00CF22D5">
        <w:rPr>
          <w:i/>
          <w:iCs/>
        </w:rPr>
        <w:t>Ortsnamen</w:t>
      </w:r>
      <w:r w:rsidRPr="00CF22D5">
        <w:t xml:space="preserve">, </w:t>
      </w:r>
      <w:r>
        <w:t>248-9</w:t>
      </w:r>
      <w:r w:rsidRPr="00CF22D5">
        <w:t>.</w:t>
      </w:r>
      <w:r>
        <w:t xml:space="preserve"> </w:t>
      </w:r>
      <w:r>
        <w:rPr>
          <w:rFonts w:cs="Times New Roman"/>
          <w:lang w:val="en-US"/>
        </w:rPr>
        <w:t>On such designations see vol. 1, Introduction 3.2.6, p. 34.</w:t>
      </w:r>
    </w:p>
  </w:footnote>
  <w:footnote w:id="696">
    <w:p w14:paraId="5E3F1A00" w14:textId="77777777" w:rsidR="00865CD2" w:rsidRPr="00EA7474" w:rsidRDefault="00865CD2" w:rsidP="00EA7474">
      <w:pPr>
        <w:pStyle w:val="FootnoteText"/>
        <w:bidi w:val="0"/>
        <w:spacing w:line="240" w:lineRule="auto"/>
        <w:rPr>
          <w:lang w:val="en-US"/>
        </w:rPr>
      </w:pPr>
      <w:r>
        <w:rPr>
          <w:rStyle w:val="FootnoteReference"/>
        </w:rPr>
        <w:footnoteRef/>
      </w:r>
      <w:r>
        <w:rPr>
          <w:rtl/>
        </w:rPr>
        <w:t xml:space="preserve"> </w:t>
      </w:r>
      <w:r>
        <w:rPr>
          <w:lang w:val="en-US"/>
        </w:rPr>
        <w:t xml:space="preserve">Was a contemporary of Phineas (4), who was a contemporary of Rabbi Yonah (2), see Introduction 7.4.3. </w:t>
      </w:r>
    </w:p>
  </w:footnote>
  <w:footnote w:id="697">
    <w:p w14:paraId="35D55535" w14:textId="77777777" w:rsidR="00865CD2" w:rsidRDefault="00865CD2" w:rsidP="00882887">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he apears only in BT, and only in this tradition, his father is a well known Palestinian rabbi, mentioned often in PT, see Introduction </w:t>
      </w:r>
      <w:r>
        <w:t>5.1.3.2</w:t>
      </w:r>
      <w:r>
        <w:rPr>
          <w:u w:color="FFFF00"/>
        </w:rPr>
        <w:t>.3</w:t>
      </w:r>
      <w:r>
        <w:rPr>
          <w:lang w:val="en-US"/>
        </w:rPr>
        <w:t>.</w:t>
      </w:r>
    </w:p>
  </w:footnote>
  <w:footnote w:id="698">
    <w:p w14:paraId="5432989C" w14:textId="77777777" w:rsidR="00865CD2" w:rsidRPr="00EA7474" w:rsidRDefault="00865CD2" w:rsidP="00EA7474">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699">
    <w:p w14:paraId="34158804" w14:textId="77777777" w:rsidR="00865CD2" w:rsidRDefault="00865CD2" w:rsidP="00882887">
      <w:pPr>
        <w:pStyle w:val="FootnoteText"/>
        <w:bidi w:val="0"/>
        <w:spacing w:line="240" w:lineRule="auto"/>
        <w:rPr>
          <w:rtl/>
          <w:lang w:val="en-US"/>
        </w:rPr>
      </w:pPr>
      <w:r>
        <w:rPr>
          <w:rStyle w:val="FootnoteReference"/>
        </w:rPr>
        <w:footnoteRef/>
      </w:r>
      <w:r>
        <w:rPr>
          <w:rtl/>
        </w:rPr>
        <w:t xml:space="preserve"> </w:t>
      </w:r>
      <w:r w:rsidRPr="005E436F">
        <w:rPr>
          <w:lang w:val="en-US"/>
        </w:rPr>
        <w:t>Although he appears only in BT here, he is associated with well known Palestinian rabbis (Abbahu [</w:t>
      </w:r>
      <w:r>
        <w:rPr>
          <w:lang w:val="en-US"/>
        </w:rPr>
        <w:t>1</w:t>
      </w:r>
      <w:r w:rsidRPr="005E436F">
        <w:rPr>
          <w:lang w:val="en-US"/>
        </w:rPr>
        <w:t>] and Simon [</w:t>
      </w:r>
      <w:r>
        <w:rPr>
          <w:lang w:val="en-US"/>
        </w:rPr>
        <w:t>2</w:t>
      </w:r>
      <w:r w:rsidRPr="005E436F">
        <w:rPr>
          <w:lang w:val="en-US"/>
        </w:rPr>
        <w:t xml:space="preserve">] i.e Resh Laqish) and see Introduction </w:t>
      </w:r>
      <w:r>
        <w:t>5.1.3.2</w:t>
      </w:r>
      <w:r>
        <w:rPr>
          <w:u w:color="FFFF00"/>
        </w:rPr>
        <w:t>.3</w:t>
      </w:r>
      <w:r w:rsidRPr="005E436F">
        <w:rPr>
          <w:lang w:val="en-US"/>
        </w:rPr>
        <w:t>.</w:t>
      </w:r>
    </w:p>
  </w:footnote>
  <w:footnote w:id="700">
    <w:p w14:paraId="390FD825" w14:textId="77777777" w:rsidR="00865CD2" w:rsidRPr="00E57F11" w:rsidRDefault="00865CD2" w:rsidP="00272355">
      <w:pPr>
        <w:pStyle w:val="FootnoteText"/>
        <w:bidi w:val="0"/>
        <w:spacing w:line="240" w:lineRule="auto"/>
        <w:rPr>
          <w:lang w:val="en-US"/>
        </w:rPr>
      </w:pPr>
      <w:r>
        <w:rPr>
          <w:rStyle w:val="FootnoteReference"/>
        </w:rPr>
        <w:footnoteRef/>
      </w:r>
      <w:r>
        <w:t xml:space="preserve"> </w:t>
      </w:r>
      <w:r>
        <w:rPr>
          <w:lang w:val="en-US"/>
        </w:rPr>
        <w:t>W</w:t>
      </w:r>
      <w:r w:rsidRPr="00E57F11">
        <w:rPr>
          <w:lang w:val="en-US"/>
        </w:rPr>
        <w:t>as a contemporary of Rabbi Abbahu</w:t>
      </w:r>
      <w:r>
        <w:rPr>
          <w:lang w:val="en-US"/>
        </w:rPr>
        <w:t xml:space="preserve"> (1)</w:t>
      </w:r>
      <w:r w:rsidRPr="00E57F11">
        <w:rPr>
          <w:lang w:val="en-US"/>
        </w:rPr>
        <w:t xml:space="preserve">, </w:t>
      </w:r>
      <w:r>
        <w:rPr>
          <w:lang w:val="en-US"/>
        </w:rPr>
        <w:t xml:space="preserve">who was a contemporary of Rabbi Yohanan (1), </w:t>
      </w:r>
      <w:r w:rsidRPr="00E57F11">
        <w:rPr>
          <w:lang w:val="en-US"/>
        </w:rPr>
        <w:t>see I</w:t>
      </w:r>
      <w:r w:rsidRPr="00E57F11">
        <w:rPr>
          <w:lang w:val="en-US"/>
        </w:rPr>
        <w:t>n</w:t>
      </w:r>
      <w:r w:rsidRPr="00E57F11">
        <w:rPr>
          <w:lang w:val="en-US"/>
        </w:rPr>
        <w:t xml:space="preserve">troduction </w:t>
      </w:r>
      <w:r>
        <w:rPr>
          <w:lang w:val="en-US"/>
        </w:rPr>
        <w:t>7.4.1</w:t>
      </w:r>
      <w:r w:rsidRPr="00E57F11">
        <w:rPr>
          <w:lang w:val="en-US"/>
        </w:rPr>
        <w:t>.</w:t>
      </w:r>
    </w:p>
  </w:footnote>
  <w:footnote w:id="701">
    <w:p w14:paraId="2FE3E35A"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תרגמנא</w:t>
      </w:r>
      <w:r w:rsidRPr="005E436F">
        <w:rPr>
          <w:lang w:val="en-US"/>
        </w:rPr>
        <w:t xml:space="preserve">. Hyman, </w:t>
      </w:r>
      <w:r w:rsidRPr="005E436F">
        <w:rPr>
          <w:i/>
          <w:iCs/>
          <w:lang w:val="en-US"/>
        </w:rPr>
        <w:t>ibid</w:t>
      </w:r>
      <w:r w:rsidRPr="005E436F">
        <w:rPr>
          <w:lang w:val="en-US"/>
        </w:rPr>
        <w:t xml:space="preserve">., thinks this refers to Hezekiah King of </w:t>
      </w:r>
      <w:smartTag w:uri="urn:schemas-microsoft-com:office:smarttags" w:element="country-region">
        <w:r w:rsidRPr="005E436F">
          <w:rPr>
            <w:lang w:val="en-US"/>
          </w:rPr>
          <w:t>Judah</w:t>
        </w:r>
      </w:smartTag>
      <w:r w:rsidRPr="005E436F">
        <w:rPr>
          <w:lang w:val="en-US"/>
        </w:rPr>
        <w:t>, but he is not co</w:t>
      </w:r>
      <w:r w:rsidRPr="005E436F">
        <w:rPr>
          <w:lang w:val="en-US"/>
        </w:rPr>
        <w:t>m</w:t>
      </w:r>
      <w:r w:rsidRPr="005E436F">
        <w:rPr>
          <w:lang w:val="en-US"/>
        </w:rPr>
        <w:t>pletely convincing.</w:t>
      </w:r>
      <w:r>
        <w:rPr>
          <w:lang w:val="en-US"/>
        </w:rPr>
        <w:t xml:space="preserve"> On this title see Introduction 3.1.2.3.</w:t>
      </w:r>
    </w:p>
  </w:footnote>
  <w:footnote w:id="702">
    <w:p w14:paraId="5495BA5A" w14:textId="77777777" w:rsidR="00865CD2" w:rsidRPr="004C68BA" w:rsidRDefault="00865CD2" w:rsidP="00EC1765">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703">
    <w:p w14:paraId="0F1AF38D" w14:textId="77777777" w:rsidR="00865CD2" w:rsidRPr="00B46A41" w:rsidRDefault="00865CD2" w:rsidP="001D10B4">
      <w:pPr>
        <w:pStyle w:val="FootnoteText"/>
        <w:bidi w:val="0"/>
        <w:spacing w:line="240" w:lineRule="auto"/>
        <w:rPr>
          <w:lang w:val="en-US"/>
        </w:rPr>
      </w:pPr>
      <w:r w:rsidRPr="001D10B4">
        <w:rPr>
          <w:rStyle w:val="FootnoteReference"/>
        </w:rPr>
        <w:footnoteRef/>
      </w:r>
      <w:r w:rsidRPr="001D10B4">
        <w:rPr>
          <w:rtl/>
        </w:rPr>
        <w:t xml:space="preserve"> </w:t>
      </w:r>
      <w:r>
        <w:rPr>
          <w:lang w:val="en-US"/>
        </w:rPr>
        <w:t>I</w:t>
      </w:r>
      <w:r w:rsidRPr="001D10B4">
        <w:rPr>
          <w:lang w:val="en-US"/>
        </w:rPr>
        <w:t xml:space="preserve">n </w:t>
      </w:r>
      <w:smartTag w:uri="urn:schemas-microsoft-com:office:smarttags" w:element="place">
        <w:r>
          <w:rPr>
            <w:lang w:val="en-US"/>
          </w:rPr>
          <w:t>Transj</w:t>
        </w:r>
        <w:r w:rsidRPr="001D10B4">
          <w:rPr>
            <w:lang w:val="en-US"/>
          </w:rPr>
          <w:t>ordan</w:t>
        </w:r>
      </w:smartTag>
      <w:r w:rsidRPr="001D10B4">
        <w:rPr>
          <w:lang w:val="en-US"/>
        </w:rPr>
        <w:t>.</w:t>
      </w:r>
    </w:p>
  </w:footnote>
  <w:footnote w:id="704">
    <w:p w14:paraId="17FE2E6F" w14:textId="77777777" w:rsidR="00865CD2" w:rsidRPr="007C0EEB" w:rsidRDefault="00865CD2" w:rsidP="00EC1765">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form see vol. 1, under Hezekiah (1) B/M, p. 95. This is probably the same form </w:t>
      </w:r>
      <w:r>
        <w:rPr>
          <w:rFonts w:cs="Times New Roman"/>
        </w:rPr>
        <w:t xml:space="preserve">without the Greek suffix, </w:t>
      </w:r>
      <w:r w:rsidRPr="002326DC">
        <w:rPr>
          <w:rFonts w:cs="Times New Roman"/>
        </w:rPr>
        <w:t>see vol. 1, Introduction 2.1.</w:t>
      </w:r>
      <w:r>
        <w:rPr>
          <w:rFonts w:cs="Times New Roman"/>
        </w:rPr>
        <w:t xml:space="preserve">1, pp. 17-8. For the replacement of </w:t>
      </w:r>
      <w:r>
        <w:rPr>
          <w:rFonts w:ascii="Graeca" w:hAnsi="Graeca" w:cs="Times New Roman"/>
        </w:rPr>
        <w:t></w:t>
      </w:r>
      <w:r>
        <w:rPr>
          <w:rFonts w:cs="Times New Roman"/>
        </w:rPr>
        <w:t xml:space="preserve"> with </w:t>
      </w:r>
      <w:r>
        <w:rPr>
          <w:rFonts w:ascii="Graeca" w:hAnsi="Graeca" w:cs="Times New Roman"/>
        </w:rPr>
        <w:t></w:t>
      </w:r>
      <w:r>
        <w:rPr>
          <w:rFonts w:cs="Times New Roman"/>
        </w:rPr>
        <w:t xml:space="preserve"> and </w:t>
      </w:r>
      <w:r>
        <w:rPr>
          <w:rFonts w:ascii="Graeca" w:hAnsi="Graeca" w:cs="Times New Roman"/>
        </w:rPr>
        <w:t></w:t>
      </w:r>
      <w:r>
        <w:rPr>
          <w:rFonts w:ascii="Graeca" w:hAnsi="Graeca" w:cs="Times New Roman"/>
        </w:rPr>
        <w:t></w:t>
      </w:r>
      <w:r>
        <w:rPr>
          <w:rFonts w:cs="Times New Roman"/>
        </w:rPr>
        <w:t xml:space="preserve"> as part of the ph</w:t>
      </w:r>
      <w:r>
        <w:rPr>
          <w:rFonts w:cs="Times New Roman"/>
        </w:rPr>
        <w:t>e</w:t>
      </w:r>
      <w:r>
        <w:rPr>
          <w:rFonts w:cs="Times New Roman"/>
        </w:rPr>
        <w:t>nomenon of iotacism see vol. 1, Introduction 2.3.2, p. 21.</w:t>
      </w:r>
    </w:p>
  </w:footnote>
  <w:footnote w:id="705">
    <w:p w14:paraId="0D48135F" w14:textId="77777777" w:rsidR="00865CD2" w:rsidRPr="00A04372" w:rsidRDefault="00865CD2" w:rsidP="00A04372">
      <w:pPr>
        <w:pStyle w:val="FootnoteText"/>
        <w:bidi w:val="0"/>
        <w:spacing w:line="240" w:lineRule="auto"/>
        <w:rPr>
          <w:lang w:val="en-US"/>
        </w:rPr>
      </w:pPr>
      <w:r>
        <w:rPr>
          <w:rStyle w:val="FootnoteReference"/>
        </w:rPr>
        <w:footnoteRef/>
      </w:r>
      <w:r>
        <w:rPr>
          <w:rtl/>
        </w:rPr>
        <w:t xml:space="preserve"> </w:t>
      </w:r>
      <w:r>
        <w:rPr>
          <w:lang w:val="en-US"/>
        </w:rPr>
        <w:t xml:space="preserve">For this form see vol. 1, under Ezekiah (25) B/M, p. 96. </w:t>
      </w:r>
    </w:p>
  </w:footnote>
  <w:footnote w:id="706">
    <w:p w14:paraId="211BDC16" w14:textId="77777777" w:rsidR="00865CD2" w:rsidRPr="001D10B4" w:rsidRDefault="00865CD2" w:rsidP="00604AA9">
      <w:pPr>
        <w:pStyle w:val="FootnoteText"/>
        <w:bidi w:val="0"/>
        <w:spacing w:line="240" w:lineRule="auto"/>
        <w:rPr>
          <w:lang w:val="en-US"/>
        </w:rPr>
      </w:pPr>
      <w:r>
        <w:rPr>
          <w:rStyle w:val="FootnoteReference"/>
        </w:rPr>
        <w:footnoteRef/>
      </w:r>
      <w:r>
        <w:t xml:space="preserve"> In the Judaean desert, west of the </w:t>
      </w:r>
      <w:smartTag w:uri="urn:schemas-microsoft-com:office:smarttags" w:element="place">
        <w:r>
          <w:t>Dead Sea</w:t>
        </w:r>
      </w:smartTag>
      <w:r>
        <w:t>.</w:t>
      </w:r>
    </w:p>
  </w:footnote>
  <w:footnote w:id="707">
    <w:p w14:paraId="44D6F0CA"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708">
    <w:p w14:paraId="04E04316" w14:textId="77777777" w:rsidR="00865CD2" w:rsidRPr="007C0EEB" w:rsidRDefault="00865CD2" w:rsidP="00F22361">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form see vol. 1, under Hezekiah (1) B/M, p. 95. This is probably this form </w:t>
      </w:r>
      <w:r>
        <w:rPr>
          <w:rFonts w:cs="Times New Roman"/>
        </w:rPr>
        <w:t xml:space="preserve">without the Greek suffix, </w:t>
      </w:r>
      <w:r w:rsidRPr="002326DC">
        <w:rPr>
          <w:rFonts w:cs="Times New Roman"/>
        </w:rPr>
        <w:t>see vol. 1, Introduction 2.1.</w:t>
      </w:r>
      <w:r>
        <w:rPr>
          <w:rFonts w:cs="Times New Roman"/>
        </w:rPr>
        <w:t xml:space="preserve">1, pp. 17-8. For the replacement of </w:t>
      </w:r>
      <w:r>
        <w:rPr>
          <w:rFonts w:ascii="Graeca" w:hAnsi="Graeca" w:cs="Times New Roman"/>
        </w:rPr>
        <w:t></w:t>
      </w:r>
      <w:r>
        <w:rPr>
          <w:rFonts w:cs="Times New Roman"/>
        </w:rPr>
        <w:t xml:space="preserve"> with </w:t>
      </w:r>
      <w:r>
        <w:rPr>
          <w:rFonts w:ascii="Graeca" w:hAnsi="Graeca" w:cs="Times New Roman"/>
        </w:rPr>
        <w:t></w:t>
      </w:r>
      <w:r>
        <w:rPr>
          <w:rFonts w:cs="Times New Roman"/>
        </w:rPr>
        <w:t xml:space="preserve"> as part of the phenom</w:t>
      </w:r>
      <w:r>
        <w:rPr>
          <w:rFonts w:cs="Times New Roman"/>
        </w:rPr>
        <w:t>e</w:t>
      </w:r>
      <w:r>
        <w:rPr>
          <w:rFonts w:cs="Times New Roman"/>
        </w:rPr>
        <w:t>non of iotacism see vol. 1, Introduction 2.3.2, p. 21.</w:t>
      </w:r>
    </w:p>
  </w:footnote>
  <w:footnote w:id="709">
    <w:p w14:paraId="2A7A6455" w14:textId="77777777" w:rsidR="00865CD2" w:rsidRPr="00062B21" w:rsidRDefault="00865CD2" w:rsidP="00553235">
      <w:pPr>
        <w:pStyle w:val="FootnoteText"/>
        <w:bidi w:val="0"/>
        <w:spacing w:line="240" w:lineRule="auto"/>
        <w:rPr>
          <w:lang w:val="en-US"/>
        </w:rPr>
      </w:pPr>
      <w:r>
        <w:rPr>
          <w:rStyle w:val="FootnoteReference"/>
        </w:rPr>
        <w:footnoteRef/>
      </w:r>
      <w:r>
        <w:rPr>
          <w:rtl/>
        </w:rPr>
        <w:t xml:space="preserve"> </w:t>
      </w:r>
      <w:r>
        <w:rPr>
          <w:lang w:val="en-US"/>
        </w:rPr>
        <w:t>Both persons mentioned in this epitaph have biblical names, but in the period in which it was co</w:t>
      </w:r>
      <w:r>
        <w:rPr>
          <w:lang w:val="en-US"/>
        </w:rPr>
        <w:t>m</w:t>
      </w:r>
      <w:r>
        <w:rPr>
          <w:lang w:val="en-US"/>
        </w:rPr>
        <w:t xml:space="preserve">posed these could have been Christian names, see </w:t>
      </w:r>
      <w:r>
        <w:t xml:space="preserve">vol. 3, Introduction </w:t>
      </w:r>
      <w:r>
        <w:rPr>
          <w:u w:color="FFFF00"/>
        </w:rPr>
        <w:t>6.6.7, p. 52</w:t>
      </w:r>
      <w:r>
        <w:rPr>
          <w:lang w:val="en-US"/>
        </w:rPr>
        <w:t>.</w:t>
      </w:r>
    </w:p>
  </w:footnote>
  <w:footnote w:id="710">
    <w:p w14:paraId="3467D357" w14:textId="77777777" w:rsidR="00865CD2" w:rsidRPr="005F539E" w:rsidRDefault="00865CD2" w:rsidP="00EC1765">
      <w:pPr>
        <w:pStyle w:val="FootnoteText"/>
        <w:bidi w:val="0"/>
        <w:spacing w:line="240" w:lineRule="auto"/>
      </w:pPr>
      <w:r w:rsidRPr="005F539E">
        <w:rPr>
          <w:rStyle w:val="FootnoteReference"/>
        </w:rPr>
        <w:footnoteRef/>
      </w:r>
      <w:r w:rsidRPr="005F539E">
        <w:t xml:space="preserve"> </w:t>
      </w:r>
      <w:r>
        <w:rPr>
          <w:lang w:val="en-US"/>
        </w:rPr>
        <w:t>See above, n. 18</w:t>
      </w:r>
      <w:r w:rsidRPr="005F539E">
        <w:t>.</w:t>
      </w:r>
    </w:p>
  </w:footnote>
  <w:footnote w:id="711">
    <w:p w14:paraId="0E238EDE" w14:textId="77777777" w:rsidR="00865CD2" w:rsidRPr="00604AA9" w:rsidRDefault="00865CD2" w:rsidP="002736FC">
      <w:pPr>
        <w:pStyle w:val="FootnoteText"/>
        <w:bidi w:val="0"/>
        <w:spacing w:line="240" w:lineRule="auto"/>
        <w:rPr>
          <w:lang w:val="en-US"/>
        </w:rPr>
      </w:pPr>
      <w:r>
        <w:rPr>
          <w:rStyle w:val="FootnoteReference"/>
        </w:rPr>
        <w:footnoteRef/>
      </w:r>
      <w:r>
        <w:rPr>
          <w:rtl/>
        </w:rPr>
        <w:t xml:space="preserve"> </w:t>
      </w:r>
      <w:r>
        <w:rPr>
          <w:lang w:val="en-US"/>
        </w:rPr>
        <w:t xml:space="preserve">A kibbutz in Upper </w:t>
      </w:r>
      <w:smartTag w:uri="urn:schemas-microsoft-com:office:smarttags" w:element="place">
        <w:r>
          <w:rPr>
            <w:lang w:val="en-US"/>
          </w:rPr>
          <w:t>Galilee</w:t>
        </w:r>
      </w:smartTag>
      <w:r>
        <w:rPr>
          <w:lang w:val="en-US"/>
        </w:rPr>
        <w:t>.</w:t>
      </w:r>
    </w:p>
  </w:footnote>
  <w:footnote w:id="712">
    <w:p w14:paraId="052CA176" w14:textId="77777777" w:rsidR="00865CD2" w:rsidRPr="007C0EEB" w:rsidRDefault="00865CD2" w:rsidP="00EC1765">
      <w:pPr>
        <w:pStyle w:val="FootnoteText"/>
        <w:bidi w:val="0"/>
        <w:spacing w:line="240" w:lineRule="auto"/>
        <w:rPr>
          <w:rFonts w:cs="Times New Roman"/>
          <w:lang w:val="en-US"/>
        </w:rPr>
      </w:pPr>
      <w:r>
        <w:rPr>
          <w:rStyle w:val="FootnoteReference"/>
        </w:rPr>
        <w:footnoteRef/>
      </w:r>
      <w:r>
        <w:rPr>
          <w:rtl/>
        </w:rPr>
        <w:t xml:space="preserve"> </w:t>
      </w:r>
      <w:r>
        <w:rPr>
          <w:lang w:val="en-US"/>
        </w:rPr>
        <w:t>See above, n. 19</w:t>
      </w:r>
      <w:r>
        <w:rPr>
          <w:rFonts w:cs="Times New Roman"/>
        </w:rPr>
        <w:t>.</w:t>
      </w:r>
    </w:p>
  </w:footnote>
  <w:footnote w:id="713">
    <w:p w14:paraId="1C3AD1EF" w14:textId="77777777" w:rsidR="00865CD2" w:rsidRPr="009A4CB8" w:rsidRDefault="00865CD2" w:rsidP="00E0780B">
      <w:pPr>
        <w:pStyle w:val="FootnoteText"/>
        <w:bidi w:val="0"/>
        <w:spacing w:line="240" w:lineRule="auto"/>
        <w:rPr>
          <w:rtl/>
          <w:lang w:eastAsia="en-GB"/>
        </w:rPr>
      </w:pPr>
      <w:r w:rsidRPr="005E436F">
        <w:rPr>
          <w:rStyle w:val="FootnoteReference"/>
          <w:rFonts w:cs="Times New Roman"/>
          <w:rtl/>
        </w:rPr>
        <w:footnoteRef/>
      </w:r>
      <w:r w:rsidRPr="005E436F">
        <w:rPr>
          <w:rFonts w:cs="Times New Roman"/>
          <w:lang w:eastAsia="en-GB"/>
        </w:rPr>
        <w:t xml:space="preserve"> In</w:t>
      </w:r>
      <w:r w:rsidRPr="009A4CB8">
        <w:rPr>
          <w:lang w:eastAsia="en-GB"/>
        </w:rPr>
        <w:t xml:space="preserve"> Greek – </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lang w:eastAsia="en-GB"/>
        </w:rPr>
        <w:t>.</w:t>
      </w:r>
    </w:p>
  </w:footnote>
  <w:footnote w:id="714">
    <w:p w14:paraId="17947BCB" w14:textId="77777777" w:rsidR="00865CD2" w:rsidRPr="000C425B" w:rsidRDefault="00865CD2" w:rsidP="00E9768A">
      <w:pPr>
        <w:pStyle w:val="FootnoteText"/>
        <w:bidi w:val="0"/>
        <w:spacing w:line="240" w:lineRule="auto"/>
        <w:rPr>
          <w:lang w:val="en-US"/>
        </w:rPr>
      </w:pPr>
      <w:r>
        <w:rPr>
          <w:rStyle w:val="FootnoteReference"/>
        </w:rPr>
        <w:footnoteRef/>
      </w:r>
      <w:r>
        <w:rPr>
          <w:rtl/>
        </w:rPr>
        <w:t xml:space="preserve"> </w:t>
      </w:r>
      <w:r>
        <w:rPr>
          <w:lang w:val="en-US"/>
        </w:rPr>
        <w:t xml:space="preserve">The early editors of the Jewish inscriptions from </w:t>
      </w:r>
      <w:smartTag w:uri="urn:schemas-microsoft-com:office:smarttags" w:element="place">
        <w:smartTag w:uri="urn:schemas-microsoft-com:office:smarttags" w:element="City">
          <w:r>
            <w:rPr>
              <w:lang w:val="en-US"/>
            </w:rPr>
            <w:t>Jaffa</w:t>
          </w:r>
        </w:smartTag>
      </w:smartTag>
      <w:r>
        <w:rPr>
          <w:lang w:val="en-US"/>
        </w:rPr>
        <w:t xml:space="preserve"> suggested this date for them, see Introduction </w:t>
      </w:r>
      <w:r w:rsidRPr="00B95278">
        <w:rPr>
          <w:lang w:val="en-US"/>
        </w:rPr>
        <w:t>5.2.2.1.</w:t>
      </w:r>
      <w:r>
        <w:rPr>
          <w:lang w:val="en-US"/>
        </w:rPr>
        <w:t xml:space="preserve"> If the date is correct for the other </w:t>
      </w:r>
      <w:smartTag w:uri="urn:schemas-microsoft-com:office:smarttags" w:element="place">
        <w:smartTag w:uri="urn:schemas-microsoft-com:office:smarttags" w:element="City">
          <w:r>
            <w:rPr>
              <w:lang w:val="en-US"/>
            </w:rPr>
            <w:t>Jaffa</w:t>
          </w:r>
        </w:smartTag>
      </w:smartTag>
      <w:r>
        <w:rPr>
          <w:lang w:val="en-US"/>
        </w:rPr>
        <w:t xml:space="preserve"> inscriptions, it is correct for this one as well.</w:t>
      </w:r>
    </w:p>
  </w:footnote>
  <w:footnote w:id="715">
    <w:p w14:paraId="365DD68A" w14:textId="77777777" w:rsidR="00865CD2" w:rsidRDefault="00865CD2">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Biblical, e.g. N</w:t>
      </w:r>
      <w:r>
        <w:rPr>
          <w:rFonts w:cs="Times New Roman"/>
          <w:lang w:val="en-US"/>
        </w:rPr>
        <w:t xml:space="preserve">eh 1:1. </w:t>
      </w:r>
      <w:r w:rsidRPr="00776B04">
        <w:rPr>
          <w:rFonts w:cs="Times New Roman"/>
          <w:rtl/>
        </w:rPr>
        <w:t>חכליה</w:t>
      </w:r>
      <w:r w:rsidRPr="005E436F">
        <w:rPr>
          <w:rFonts w:cs="Times New Roman"/>
          <w:lang w:val="en-US"/>
        </w:rPr>
        <w:t xml:space="preserve"> </w:t>
      </w:r>
      <w:r>
        <w:rPr>
          <w:rFonts w:cs="Times New Roman"/>
          <w:lang w:val="en-US"/>
        </w:rPr>
        <w:t>was Nehemiah’s father</w:t>
      </w:r>
      <w:r w:rsidRPr="005E436F">
        <w:rPr>
          <w:rFonts w:cs="Times New Roman"/>
          <w:lang w:val="en-US"/>
        </w:rPr>
        <w:t>.</w:t>
      </w:r>
    </w:p>
  </w:footnote>
  <w:footnote w:id="716">
    <w:p w14:paraId="48FC4406"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w:t>
      </w:r>
      <w:r>
        <w:t>amulet</w:t>
      </w:r>
      <w:r w:rsidRPr="005F539E">
        <w:t xml:space="preserve"> is not dated. Late antique date presumed</w:t>
      </w:r>
      <w:r>
        <w:t>,</w:t>
      </w:r>
      <w:r w:rsidRPr="00876C71">
        <w:t xml:space="preserve"> </w:t>
      </w:r>
      <w:r>
        <w:t>see vol. 3, Introduction 8.3</w:t>
      </w:r>
      <w:r w:rsidRPr="005F539E">
        <w:t>.</w:t>
      </w:r>
    </w:p>
  </w:footnote>
  <w:footnote w:id="717">
    <w:p w14:paraId="10CA767F" w14:textId="77777777" w:rsidR="00865CD2" w:rsidRPr="00EA4919"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2 Kgs 18:37. </w:t>
      </w:r>
    </w:p>
  </w:footnote>
  <w:footnote w:id="718">
    <w:p w14:paraId="42309138" w14:textId="77777777" w:rsidR="00865CD2" w:rsidRPr="00533088" w:rsidRDefault="00865CD2" w:rsidP="00AA6B7E">
      <w:pPr>
        <w:pStyle w:val="FootnoteText"/>
        <w:bidi w:val="0"/>
        <w:spacing w:line="240" w:lineRule="auto"/>
        <w:rPr>
          <w:lang w:val="en-US"/>
        </w:rPr>
      </w:pPr>
      <w:r>
        <w:rPr>
          <w:rStyle w:val="FootnoteReference"/>
        </w:rPr>
        <w:footnoteRef/>
      </w:r>
      <w:r>
        <w:rPr>
          <w:rtl/>
        </w:rPr>
        <w:t xml:space="preserve"> </w:t>
      </w:r>
      <w:r>
        <w:rPr>
          <w:lang w:val="en-US"/>
        </w:rPr>
        <w:t>Was a student of Simon (3), who was a student of the last tannaim, see Introduction 7.4.1.</w:t>
      </w:r>
    </w:p>
  </w:footnote>
  <w:footnote w:id="719">
    <w:p w14:paraId="5C3FFC31" w14:textId="77777777" w:rsidR="00865CD2" w:rsidRPr="004959AA" w:rsidRDefault="00865CD2" w:rsidP="006E78A0">
      <w:pPr>
        <w:pStyle w:val="FootnoteText"/>
        <w:bidi w:val="0"/>
        <w:spacing w:line="240" w:lineRule="auto"/>
        <w:rPr>
          <w:lang w:val="en-US"/>
        </w:rPr>
      </w:pPr>
      <w:r>
        <w:rPr>
          <w:rStyle w:val="FootnoteReference"/>
        </w:rPr>
        <w:footnoteRef/>
      </w:r>
      <w:r>
        <w:rPr>
          <w:rtl/>
        </w:rPr>
        <w:t xml:space="preserve"> </w:t>
      </w:r>
      <w:r>
        <w:t xml:space="preserve">Was a contemporary of Gidol (3), who transmits in the name of </w:t>
      </w:r>
      <w:r>
        <w:rPr>
          <w:lang w:val="en-US"/>
        </w:rPr>
        <w:t>Joseph (28), who was of Rabbi Ami (1)’s companion, see I</w:t>
      </w:r>
      <w:r>
        <w:rPr>
          <w:lang w:val="en-US"/>
        </w:rPr>
        <w:t>n</w:t>
      </w:r>
      <w:r>
        <w:rPr>
          <w:lang w:val="en-US"/>
        </w:rPr>
        <w:t>troduction 7.4.1.</w:t>
      </w:r>
    </w:p>
  </w:footnote>
  <w:footnote w:id="720">
    <w:p w14:paraId="1DBABE64"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Biblical, e.g. Num 34:23.</w:t>
      </w:r>
    </w:p>
  </w:footnote>
  <w:footnote w:id="721">
    <w:p w14:paraId="2026CCF5" w14:textId="77777777" w:rsidR="00865CD2" w:rsidRPr="00101C95" w:rsidRDefault="00865CD2" w:rsidP="00AD0D13">
      <w:pPr>
        <w:pStyle w:val="FootnoteText"/>
        <w:bidi w:val="0"/>
        <w:spacing w:line="240" w:lineRule="auto"/>
        <w:rPr>
          <w:lang w:val="en-US"/>
        </w:rPr>
      </w:pPr>
      <w:r>
        <w:rPr>
          <w:rStyle w:val="FootnoteReference"/>
        </w:rPr>
        <w:footnoteRef/>
      </w:r>
      <w:r>
        <w:rPr>
          <w:rtl/>
        </w:rP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This would be a straightfo</w:t>
      </w:r>
      <w:r>
        <w:rPr>
          <w:lang w:val="en-US"/>
        </w:rPr>
        <w:t>r</w:t>
      </w:r>
      <w:r>
        <w:rPr>
          <w:lang w:val="en-US"/>
        </w:rPr>
        <w:t>ward transliteration of Haniel, see vol. 3, Introduction 2.2.1, p. 11.</w:t>
      </w:r>
    </w:p>
  </w:footnote>
  <w:footnote w:id="722">
    <w:p w14:paraId="0B91A98D" w14:textId="77777777" w:rsidR="00865CD2" w:rsidRPr="00A87311" w:rsidRDefault="00865CD2" w:rsidP="00A87311">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On these details see vol. 3, Introduction 3.1, p. 21.</w:t>
      </w:r>
    </w:p>
  </w:footnote>
  <w:footnote w:id="723">
    <w:p w14:paraId="6E2231D4" w14:textId="77777777" w:rsidR="00865CD2" w:rsidRPr="00A87311" w:rsidRDefault="00865CD2" w:rsidP="00A87311">
      <w:pPr>
        <w:pStyle w:val="FootnoteText"/>
        <w:bidi w:val="0"/>
        <w:spacing w:line="240" w:lineRule="auto"/>
        <w:rPr>
          <w:lang w:val="en-US"/>
        </w:rPr>
      </w:pPr>
      <w:r>
        <w:rPr>
          <w:rStyle w:val="FootnoteReference"/>
        </w:rPr>
        <w:footnoteRef/>
      </w:r>
      <w:r>
        <w:rPr>
          <w:rtl/>
        </w:rPr>
        <w:t xml:space="preserve"> </w:t>
      </w:r>
      <w:r>
        <w:rPr>
          <w:lang w:val="en-US"/>
        </w:rPr>
        <w:t>In the Golan.</w:t>
      </w:r>
    </w:p>
  </w:footnote>
  <w:footnote w:id="724">
    <w:p w14:paraId="30DE8748" w14:textId="77777777" w:rsidR="00865CD2" w:rsidRPr="00A87311" w:rsidRDefault="00865CD2" w:rsidP="00A87311">
      <w:pPr>
        <w:pStyle w:val="FootnoteText"/>
        <w:bidi w:val="0"/>
        <w:spacing w:line="240" w:lineRule="auto"/>
        <w:rPr>
          <w:lang w:val="en-US"/>
        </w:rPr>
      </w:pPr>
      <w:r>
        <w:rPr>
          <w:rStyle w:val="FootnoteReference"/>
        </w:rPr>
        <w:footnoteRef/>
      </w:r>
      <w:r>
        <w:rPr>
          <w:rtl/>
        </w:rPr>
        <w:t xml:space="preserve"> </w:t>
      </w:r>
      <w:r>
        <w:rPr>
          <w:lang w:val="en-US"/>
        </w:rPr>
        <w:t>Since the name is reconstructed and not quite clear, and since the area was populated by Jews, p</w:t>
      </w:r>
      <w:r>
        <w:rPr>
          <w:lang w:val="en-US"/>
        </w:rPr>
        <w:t>a</w:t>
      </w:r>
      <w:r>
        <w:rPr>
          <w:lang w:val="en-US"/>
        </w:rPr>
        <w:t>gans and Christians, there is no way to specifically identify this epitaph as Jewish, see Introduction 6.2.1.3.</w:t>
      </w:r>
    </w:p>
  </w:footnote>
  <w:footnote w:id="725">
    <w:p w14:paraId="63F892F8"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726">
    <w:p w14:paraId="522B2EAD"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w:t>
      </w:r>
    </w:p>
  </w:footnote>
  <w:footnote w:id="727">
    <w:p w14:paraId="5DAA82FB" w14:textId="77777777" w:rsidR="00865CD2" w:rsidRPr="002F6202" w:rsidRDefault="00865CD2" w:rsidP="007F5D1C">
      <w:pPr>
        <w:pStyle w:val="FootnoteText"/>
        <w:bidi w:val="0"/>
        <w:spacing w:line="240" w:lineRule="auto"/>
        <w:rPr>
          <w:lang w:val="en-US"/>
        </w:rPr>
      </w:pPr>
      <w:r>
        <w:rPr>
          <w:rStyle w:val="FootnoteReference"/>
        </w:rPr>
        <w:footnoteRef/>
      </w:r>
      <w:r>
        <w:rPr>
          <w:rtl/>
        </w:rPr>
        <w:t xml:space="preserve"> </w:t>
      </w:r>
      <w:r>
        <w:rPr>
          <w:lang w:val="en-US"/>
        </w:rPr>
        <w:t>The inscription is dated to 449</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see I</w:t>
      </w:r>
      <w:r w:rsidRPr="002F6202">
        <w:rPr>
          <w:lang w:val="en-US"/>
        </w:rPr>
        <w:t>n</w:t>
      </w:r>
      <w:r w:rsidRPr="002F6202">
        <w:rPr>
          <w:lang w:val="en-US"/>
        </w:rPr>
        <w:t xml:space="preserve">troduction </w:t>
      </w:r>
      <w:r>
        <w:rPr>
          <w:lang w:val="en-US"/>
        </w:rPr>
        <w:t>7.5.2.1</w:t>
      </w:r>
      <w:r w:rsidRPr="002F6202">
        <w:rPr>
          <w:lang w:val="en-US"/>
        </w:rPr>
        <w:t>.</w:t>
      </w:r>
    </w:p>
  </w:footnote>
  <w:footnote w:id="728">
    <w:p w14:paraId="716FB2BE" w14:textId="77777777" w:rsidR="00865CD2" w:rsidRPr="00A723CF" w:rsidRDefault="00865CD2" w:rsidP="00536778">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Jer 35:4. This name has such an independent standing that one often loses sight of the fact that it is probably an abbreviation of </w:t>
      </w:r>
      <w:r w:rsidRPr="005E436F">
        <w:rPr>
          <w:rFonts w:cs="Times New Roman"/>
          <w:rtl/>
          <w:lang w:val="en-US"/>
        </w:rPr>
        <w:t>חנניה</w:t>
      </w:r>
      <w:r w:rsidRPr="005E436F">
        <w:rPr>
          <w:rFonts w:cs="Times New Roman"/>
          <w:lang w:val="en-US"/>
        </w:rPr>
        <w:t>. Because this distinction is already biblical, I have not listed the two names under a single heading here.</w:t>
      </w:r>
    </w:p>
  </w:footnote>
  <w:footnote w:id="729">
    <w:p w14:paraId="652921E0" w14:textId="77777777" w:rsidR="00865CD2" w:rsidRPr="00A34CB6" w:rsidRDefault="00865CD2" w:rsidP="006E78A0">
      <w:pPr>
        <w:pStyle w:val="FootnoteText"/>
        <w:bidi w:val="0"/>
        <w:spacing w:line="240" w:lineRule="auto"/>
        <w:rPr>
          <w:lang w:val="en-US"/>
        </w:rPr>
      </w:pPr>
      <w:r>
        <w:rPr>
          <w:rStyle w:val="FootnoteReference"/>
        </w:rPr>
        <w:footnoteRef/>
      </w:r>
      <w:r>
        <w:rPr>
          <w:rtl/>
        </w:rPr>
        <w:t xml:space="preserve"> </w:t>
      </w:r>
      <w:r>
        <w:rPr>
          <w:lang w:val="en-US"/>
        </w:rPr>
        <w:t>Was a student of Rav (Abba [70] S-H/M, in vol. 4, p. 311), who died in 247, see Introduction 7.4.5.</w:t>
      </w:r>
    </w:p>
  </w:footnote>
  <w:footnote w:id="730">
    <w:p w14:paraId="76057C24" w14:textId="77777777" w:rsidR="00865CD2" w:rsidRPr="0053756D" w:rsidRDefault="00865CD2" w:rsidP="006E78A0">
      <w:pPr>
        <w:pStyle w:val="FootnoteText"/>
        <w:bidi w:val="0"/>
        <w:spacing w:line="240" w:lineRule="auto"/>
        <w:rPr>
          <w:lang w:val="en-US"/>
        </w:rPr>
      </w:pPr>
      <w:r>
        <w:rPr>
          <w:rStyle w:val="FootnoteReference"/>
        </w:rPr>
        <w:footnoteRef/>
      </w:r>
      <w:r>
        <w:rPr>
          <w:rtl/>
        </w:rPr>
        <w:t xml:space="preserve"> </w:t>
      </w:r>
      <w:r>
        <w:rPr>
          <w:lang w:val="en-US"/>
        </w:rPr>
        <w:t>His son was a student of Rav, see previous note.</w:t>
      </w:r>
    </w:p>
  </w:footnote>
  <w:footnote w:id="731">
    <w:p w14:paraId="4B787540" w14:textId="77777777" w:rsidR="00865CD2" w:rsidRPr="00306F44" w:rsidRDefault="00865CD2" w:rsidP="00E71AA7">
      <w:pPr>
        <w:pStyle w:val="FootnoteText"/>
        <w:bidi w:val="0"/>
        <w:spacing w:line="240" w:lineRule="auto"/>
        <w:rPr>
          <w:lang w:val="en-US"/>
        </w:rPr>
      </w:pPr>
      <w:r>
        <w:rPr>
          <w:rStyle w:val="FootnoteReference"/>
        </w:rPr>
        <w:footnoteRef/>
      </w:r>
      <w:r>
        <w:rPr>
          <w:rtl/>
        </w:rPr>
        <w:t xml:space="preserve"> </w:t>
      </w:r>
      <w:r>
        <w:rPr>
          <w:lang w:val="en-US"/>
        </w:rPr>
        <w:t>His son was a contemporary of Rabbi Yosi (Joseph [7]), see Introduction 7.4.3.</w:t>
      </w:r>
    </w:p>
  </w:footnote>
  <w:footnote w:id="732">
    <w:p w14:paraId="673701F9" w14:textId="77777777" w:rsidR="00865CD2" w:rsidRPr="004C68BA" w:rsidRDefault="00865CD2" w:rsidP="006E78A0">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33">
    <w:p w14:paraId="4453929C" w14:textId="77777777" w:rsidR="00865CD2" w:rsidRPr="00776B04" w:rsidRDefault="00865CD2" w:rsidP="00776B04">
      <w:pPr>
        <w:pStyle w:val="FootnoteText"/>
        <w:bidi w:val="0"/>
        <w:spacing w:line="240" w:lineRule="auto"/>
        <w:rPr>
          <w:lang w:val="en-US"/>
        </w:rPr>
      </w:pPr>
      <w:r>
        <w:rPr>
          <w:rStyle w:val="FootnoteReference"/>
        </w:rPr>
        <w:footnoteRef/>
      </w:r>
      <w:r>
        <w:rPr>
          <w:rtl/>
        </w:rPr>
        <w:t xml:space="preserve"> </w:t>
      </w:r>
      <w:r>
        <w:rPr>
          <w:lang w:val="en-US"/>
        </w:rPr>
        <w:t>For this form see vol. 1, under Hanan (9) B/M, p. 99.</w:t>
      </w:r>
    </w:p>
  </w:footnote>
  <w:footnote w:id="734">
    <w:p w14:paraId="552C4CC1" w14:textId="77777777" w:rsidR="00865CD2" w:rsidRPr="004C68BA" w:rsidRDefault="00865CD2" w:rsidP="00272355">
      <w:pPr>
        <w:pStyle w:val="FootnoteText"/>
        <w:bidi w:val="0"/>
        <w:spacing w:line="240" w:lineRule="auto"/>
        <w:rPr>
          <w:lang w:val="en-US"/>
        </w:rPr>
      </w:pPr>
      <w:r>
        <w:rPr>
          <w:rStyle w:val="FootnoteReference"/>
        </w:rPr>
        <w:footnoteRef/>
      </w:r>
      <w:r>
        <w:rPr>
          <w:rtl/>
        </w:rPr>
        <w:t xml:space="preserve"> </w:t>
      </w:r>
      <w:r>
        <w:rPr>
          <w:lang w:val="en-US"/>
        </w:rPr>
        <w:t>Mentioned in a Palestinian source with no chronological context, see Introduction 7.4.4.</w:t>
      </w:r>
    </w:p>
  </w:footnote>
  <w:footnote w:id="735">
    <w:p w14:paraId="1F89590A" w14:textId="77777777" w:rsidR="00865CD2" w:rsidRPr="00D20B3C" w:rsidRDefault="00865CD2" w:rsidP="00306F44">
      <w:pPr>
        <w:pStyle w:val="FootnoteText"/>
        <w:bidi w:val="0"/>
        <w:spacing w:line="240" w:lineRule="auto"/>
        <w:rPr>
          <w:lang w:val="en-US"/>
        </w:rPr>
      </w:pPr>
      <w:r>
        <w:rPr>
          <w:rStyle w:val="FootnoteReference"/>
        </w:rPr>
        <w:footnoteRef/>
      </w:r>
      <w:r>
        <w:rPr>
          <w:rtl/>
        </w:rPr>
        <w:t xml:space="preserve"> </w:t>
      </w:r>
      <w:r>
        <w:rPr>
          <w:lang w:val="en-US"/>
        </w:rPr>
        <w:t>His son transmits in the name of Barachiah (1), who transmits in the name of Hiyya (4), see Introdu</w:t>
      </w:r>
      <w:r>
        <w:rPr>
          <w:lang w:val="en-US"/>
        </w:rPr>
        <w:t>c</w:t>
      </w:r>
      <w:r>
        <w:rPr>
          <w:lang w:val="en-US"/>
        </w:rPr>
        <w:t>tion 7.4.2.</w:t>
      </w:r>
    </w:p>
  </w:footnote>
  <w:footnote w:id="736">
    <w:p w14:paraId="73298EB3"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So in most mss and prints</w:t>
      </w:r>
      <w:r>
        <w:rPr>
          <w:lang w:val="en-US"/>
        </w:rPr>
        <w:t>, see above, n. 6</w:t>
      </w:r>
      <w:r w:rsidRPr="005E436F">
        <w:rPr>
          <w:lang w:val="en-US"/>
        </w:rPr>
        <w:t>.</w:t>
      </w:r>
    </w:p>
  </w:footnote>
  <w:footnote w:id="737">
    <w:p w14:paraId="1C546077" w14:textId="77777777" w:rsidR="00865CD2" w:rsidRDefault="00865CD2" w:rsidP="00317763">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lang w:val="en-US"/>
        </w:rPr>
        <w:t>חתניה דבי נשיאה</w:t>
      </w:r>
      <w:r w:rsidRPr="005E436F">
        <w:rPr>
          <w:rFonts w:cs="Times New Roman"/>
          <w:lang w:val="en-US"/>
        </w:rPr>
        <w:t>.</w:t>
      </w:r>
      <w:r>
        <w:rPr>
          <w:rFonts w:cs="Times New Roman"/>
          <w:lang w:val="en-US"/>
        </w:rPr>
        <w:t xml:space="preserve"> </w:t>
      </w:r>
      <w:r>
        <w:t>On this family see Introduction 3.1.3.5.1.</w:t>
      </w:r>
    </w:p>
  </w:footnote>
  <w:footnote w:id="738">
    <w:p w14:paraId="6C057D62" w14:textId="77777777" w:rsidR="00865CD2" w:rsidRDefault="00865CD2" w:rsidP="00882887">
      <w:pPr>
        <w:pStyle w:val="FootnoteText"/>
        <w:bidi w:val="0"/>
        <w:spacing w:line="240" w:lineRule="auto"/>
        <w:rPr>
          <w:lang w:val="en-US"/>
        </w:rPr>
      </w:pPr>
      <w:r>
        <w:rPr>
          <w:rStyle w:val="FootnoteReference"/>
        </w:rPr>
        <w:footnoteRef/>
      </w:r>
      <w:r>
        <w:rPr>
          <w:rtl/>
        </w:rPr>
        <w:t xml:space="preserve"> </w:t>
      </w:r>
      <w:r w:rsidRPr="005E436F">
        <w:rPr>
          <w:lang w:val="en-US"/>
        </w:rPr>
        <w:t>Although mentioned only in BT, he is associated with the Palestinian Patriarchal House, see Intr</w:t>
      </w:r>
      <w:r w:rsidRPr="005E436F">
        <w:rPr>
          <w:lang w:val="en-US"/>
        </w:rPr>
        <w:t>o</w:t>
      </w:r>
      <w:r w:rsidRPr="005E436F">
        <w:rPr>
          <w:lang w:val="en-US"/>
        </w:rPr>
        <w:t xml:space="preserve">duction </w:t>
      </w:r>
      <w:r>
        <w:t>5.1.3.2</w:t>
      </w:r>
      <w:r>
        <w:rPr>
          <w:u w:color="FFFF00"/>
        </w:rPr>
        <w:t>.3</w:t>
      </w:r>
      <w:r w:rsidRPr="005E436F">
        <w:rPr>
          <w:lang w:val="en-US"/>
        </w:rPr>
        <w:t>.</w:t>
      </w:r>
    </w:p>
  </w:footnote>
  <w:footnote w:id="739">
    <w:p w14:paraId="29A815BC" w14:textId="77777777" w:rsidR="00865CD2" w:rsidRPr="001B5BE9" w:rsidRDefault="00865CD2" w:rsidP="001B5BE9">
      <w:pPr>
        <w:pStyle w:val="FootnoteText"/>
        <w:bidi w:val="0"/>
        <w:spacing w:line="240" w:lineRule="auto"/>
        <w:rPr>
          <w:lang w:val="en-US"/>
        </w:rPr>
      </w:pPr>
      <w:r>
        <w:rPr>
          <w:rStyle w:val="FootnoteReference"/>
        </w:rPr>
        <w:footnoteRef/>
      </w:r>
      <w:r>
        <w:rPr>
          <w:rtl/>
        </w:rPr>
        <w:t xml:space="preserve"> </w:t>
      </w:r>
      <w:r>
        <w:rPr>
          <w:lang w:val="en-US"/>
        </w:rPr>
        <w:t>Mentioned in no chronological context, see Introduction 7.4.4.</w:t>
      </w:r>
    </w:p>
  </w:footnote>
  <w:footnote w:id="740">
    <w:p w14:paraId="30568DF6" w14:textId="77777777" w:rsidR="00865CD2" w:rsidRPr="009D507E" w:rsidRDefault="00865CD2" w:rsidP="006E78A0">
      <w:pPr>
        <w:pStyle w:val="FootnoteText"/>
        <w:bidi w:val="0"/>
        <w:spacing w:line="240" w:lineRule="auto"/>
        <w:rPr>
          <w:rtl/>
          <w:lang w:val="en-US"/>
        </w:rPr>
      </w:pPr>
      <w:r>
        <w:rPr>
          <w:rStyle w:val="FootnoteReference"/>
        </w:rPr>
        <w:footnoteRef/>
      </w:r>
      <w:r>
        <w:rPr>
          <w:rtl/>
        </w:rPr>
        <w:t xml:space="preserve"> </w:t>
      </w:r>
      <w:r>
        <w:rPr>
          <w:lang w:val="en-US"/>
        </w:rPr>
        <w:t>See above, n. 11</w:t>
      </w:r>
      <w:r w:rsidRPr="005E436F">
        <w:rPr>
          <w:lang w:val="en-US"/>
        </w:rPr>
        <w:t>.</w:t>
      </w:r>
    </w:p>
  </w:footnote>
  <w:footnote w:id="741">
    <w:p w14:paraId="0390E6D8" w14:textId="77777777" w:rsidR="00865CD2" w:rsidRPr="001B5BE9" w:rsidRDefault="00865CD2" w:rsidP="006E78A0">
      <w:pPr>
        <w:pStyle w:val="FootnoteText"/>
        <w:bidi w:val="0"/>
        <w:spacing w:line="240" w:lineRule="auto"/>
        <w:rPr>
          <w:lang w:val="en-US"/>
        </w:rPr>
      </w:pPr>
      <w:r>
        <w:rPr>
          <w:rStyle w:val="FootnoteReference"/>
        </w:rPr>
        <w:footnoteRef/>
      </w:r>
      <w:r>
        <w:rPr>
          <w:rtl/>
        </w:rPr>
        <w:t xml:space="preserve"> </w:t>
      </w:r>
      <w:r>
        <w:rPr>
          <w:lang w:val="en-US"/>
        </w:rPr>
        <w:t>See above, n. 12.</w:t>
      </w:r>
    </w:p>
  </w:footnote>
  <w:footnote w:id="742">
    <w:p w14:paraId="68F4A317" w14:textId="77777777" w:rsidR="00865CD2" w:rsidRPr="00CF22D5" w:rsidRDefault="00865CD2">
      <w:pPr>
        <w:pStyle w:val="FootnoteText"/>
        <w:bidi w:val="0"/>
        <w:spacing w:line="240" w:lineRule="auto"/>
        <w:rPr>
          <w:rFonts w:cs="Times New Roman"/>
          <w:i/>
          <w:iCs/>
          <w:lang w:val="en-US"/>
        </w:rPr>
      </w:pPr>
      <w:r>
        <w:rPr>
          <w:rStyle w:val="FootnoteReference"/>
        </w:rPr>
        <w:footnoteRef/>
      </w:r>
      <w:r>
        <w:rPr>
          <w:rtl/>
        </w:rPr>
        <w:t xml:space="preserve"> </w:t>
      </w:r>
      <w:r w:rsidRPr="005E436F">
        <w:rPr>
          <w:lang w:val="en-US"/>
        </w:rPr>
        <w:t xml:space="preserve">In Aramaic – </w:t>
      </w:r>
      <w:r w:rsidRPr="005E436F">
        <w:rPr>
          <w:rFonts w:cs="Times New Roman"/>
          <w:rtl/>
        </w:rPr>
        <w:t>דציפורין</w:t>
      </w:r>
      <w:r>
        <w:rPr>
          <w:rFonts w:cs="Times New Roman"/>
        </w:rPr>
        <w:t>, see Reeg,</w:t>
      </w:r>
      <w:r>
        <w:rPr>
          <w:rFonts w:cs="Times New Roman"/>
          <w:i/>
          <w:iCs/>
        </w:rPr>
        <w:t xml:space="preserve"> Ortsnamen</w:t>
      </w:r>
      <w:r>
        <w:rPr>
          <w:rFonts w:cs="Times New Roman"/>
        </w:rPr>
        <w:t xml:space="preserve">, 537-43. </w:t>
      </w:r>
      <w:r>
        <w:rPr>
          <w:rFonts w:cs="Times New Roman"/>
          <w:lang w:val="en-US"/>
        </w:rPr>
        <w:t>On such designations see vol. 1, Introduction 3.2.6, p. 34.</w:t>
      </w:r>
    </w:p>
  </w:footnote>
  <w:footnote w:id="743">
    <w:p w14:paraId="0C219328" w14:textId="77777777" w:rsidR="00865CD2" w:rsidRPr="001B5BE9" w:rsidRDefault="00865CD2" w:rsidP="001B5BE9">
      <w:pPr>
        <w:pStyle w:val="FootnoteText"/>
        <w:bidi w:val="0"/>
        <w:spacing w:line="240" w:lineRule="auto"/>
        <w:rPr>
          <w:lang w:val="en-US"/>
        </w:rPr>
      </w:pPr>
      <w:r>
        <w:rPr>
          <w:rStyle w:val="FootnoteReference"/>
        </w:rPr>
        <w:footnoteRef/>
      </w:r>
      <w:r>
        <w:rPr>
          <w:rtl/>
        </w:rPr>
        <w:t xml:space="preserve"> </w:t>
      </w:r>
      <w:r>
        <w:rPr>
          <w:lang w:val="en-US"/>
        </w:rPr>
        <w:t>Transmits in the name of Samuel (3), see Introduction 4.7.2.</w:t>
      </w:r>
    </w:p>
  </w:footnote>
  <w:footnote w:id="744">
    <w:p w14:paraId="7F172B49" w14:textId="77777777" w:rsidR="00865CD2" w:rsidRPr="004C68BA" w:rsidRDefault="00865CD2" w:rsidP="006E78A0">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45">
    <w:p w14:paraId="36E493D8" w14:textId="77777777" w:rsidR="00865CD2" w:rsidRPr="006830DC" w:rsidRDefault="00865CD2" w:rsidP="00D42E1D">
      <w:pPr>
        <w:pStyle w:val="FootnoteText"/>
        <w:bidi w:val="0"/>
        <w:spacing w:line="240" w:lineRule="auto"/>
        <w:rPr>
          <w:rFonts w:cs="Times New Roman"/>
          <w:lang w:val="en-US"/>
        </w:rPr>
      </w:pPr>
      <w:r w:rsidRPr="006830DC">
        <w:rPr>
          <w:rStyle w:val="FootnoteReference"/>
          <w:rFonts w:cs="Times New Roman"/>
        </w:rPr>
        <w:footnoteRef/>
      </w:r>
      <w:r>
        <w:rPr>
          <w:rFonts w:cs="Times New Roman"/>
        </w:rPr>
        <w:t xml:space="preserve"> </w:t>
      </w:r>
      <w:r w:rsidRPr="006830DC">
        <w:rPr>
          <w:rFonts w:cs="Times New Roman"/>
          <w:lang w:val="en-US"/>
        </w:rPr>
        <w:t xml:space="preserve">In Aramaic – </w:t>
      </w:r>
      <w:r w:rsidRPr="006830DC">
        <w:rPr>
          <w:rFonts w:cs="Times New Roman"/>
          <w:rtl/>
        </w:rPr>
        <w:t>בוצריי</w:t>
      </w:r>
      <w:r>
        <w:rPr>
          <w:rFonts w:cs="Times New Roman" w:hint="cs"/>
          <w:rtl/>
        </w:rPr>
        <w:t>ה</w:t>
      </w:r>
      <w:r>
        <w:rPr>
          <w:rFonts w:cs="Times New Roman"/>
        </w:rPr>
        <w:t xml:space="preserve">, see Reeg, </w:t>
      </w:r>
      <w:r>
        <w:rPr>
          <w:rFonts w:cs="Times New Roman"/>
          <w:i/>
          <w:iCs/>
        </w:rPr>
        <w:t>Ortsnamen</w:t>
      </w:r>
      <w:r>
        <w:rPr>
          <w:rFonts w:cs="Times New Roman"/>
        </w:rPr>
        <w:t>, 77-8</w:t>
      </w:r>
      <w:r w:rsidRPr="006830DC">
        <w:rPr>
          <w:rFonts w:cs="Times New Roman"/>
        </w:rPr>
        <w:t>.</w:t>
      </w:r>
      <w:r>
        <w:rPr>
          <w:rFonts w:cs="Times New Roman"/>
        </w:rPr>
        <w:t xml:space="preserve"> So only in </w:t>
      </w:r>
      <w:r w:rsidRPr="00344164">
        <w:rPr>
          <w:rFonts w:cs="Times New Roman"/>
          <w:i/>
          <w:iCs/>
        </w:rPr>
        <w:t>Exod</w:t>
      </w:r>
      <w:r>
        <w:rPr>
          <w:rFonts w:cs="Times New Roman"/>
          <w:i/>
          <w:iCs/>
        </w:rPr>
        <w:t xml:space="preserve"> Rab </w:t>
      </w:r>
      <w:r w:rsidRPr="00344164">
        <w:rPr>
          <w:rFonts w:cs="Times New Roman"/>
        </w:rPr>
        <w:t>10:1</w:t>
      </w:r>
      <w:r>
        <w:rPr>
          <w:rFonts w:cs="Times New Roman"/>
        </w:rPr>
        <w:t xml:space="preserve">. In </w:t>
      </w:r>
      <w:r w:rsidRPr="00344164">
        <w:rPr>
          <w:rFonts w:cs="Times New Roman"/>
          <w:i/>
          <w:iCs/>
        </w:rPr>
        <w:t>Gen Rab</w:t>
      </w:r>
      <w:r>
        <w:rPr>
          <w:rFonts w:cs="Times New Roman"/>
        </w:rPr>
        <w:t xml:space="preserve"> without place de</w:t>
      </w:r>
      <w:r>
        <w:rPr>
          <w:rFonts w:cs="Times New Roman"/>
        </w:rPr>
        <w:t>s</w:t>
      </w:r>
      <w:r>
        <w:rPr>
          <w:rFonts w:cs="Times New Roman"/>
        </w:rPr>
        <w:t>ignation. On Bostra see Introduction 3.2.1.</w:t>
      </w:r>
    </w:p>
  </w:footnote>
  <w:footnote w:id="746">
    <w:p w14:paraId="7A0896EA" w14:textId="77777777" w:rsidR="00865CD2" w:rsidRPr="00D20B3C" w:rsidRDefault="00865CD2" w:rsidP="00505AB4">
      <w:pPr>
        <w:pStyle w:val="FootnoteText"/>
        <w:bidi w:val="0"/>
        <w:spacing w:line="240" w:lineRule="auto"/>
        <w:rPr>
          <w:lang w:val="en-US"/>
        </w:rPr>
      </w:pPr>
      <w:r>
        <w:rPr>
          <w:rStyle w:val="FootnoteReference"/>
        </w:rPr>
        <w:footnoteRef/>
      </w:r>
      <w:r>
        <w:rPr>
          <w:rtl/>
        </w:rPr>
        <w:t xml:space="preserve"> </w:t>
      </w:r>
      <w:r>
        <w:rPr>
          <w:lang w:val="en-US"/>
        </w:rPr>
        <w:t>Transmits in the name of Jeremiah (2), who was a contemporary of Rabbi Yohanan (1), see Introdu</w:t>
      </w:r>
      <w:r>
        <w:rPr>
          <w:lang w:val="en-US"/>
        </w:rPr>
        <w:t>c</w:t>
      </w:r>
      <w:r>
        <w:rPr>
          <w:lang w:val="en-US"/>
        </w:rPr>
        <w:t>tion 7.4.1.</w:t>
      </w:r>
    </w:p>
  </w:footnote>
  <w:footnote w:id="747">
    <w:p w14:paraId="369279DB" w14:textId="77777777" w:rsidR="00865CD2" w:rsidRPr="00101C95" w:rsidRDefault="00865CD2" w:rsidP="000E41E3">
      <w:pPr>
        <w:pStyle w:val="FootnoteText"/>
        <w:bidi w:val="0"/>
        <w:spacing w:line="240" w:lineRule="auto"/>
        <w:rPr>
          <w:lang w:val="en-US"/>
        </w:rPr>
      </w:pPr>
      <w:r>
        <w:rPr>
          <w:rStyle w:val="FootnoteReference"/>
        </w:rPr>
        <w:footnoteRef/>
      </w:r>
      <w:r>
        <w:rPr>
          <w:rtl/>
        </w:rP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748">
    <w:p w14:paraId="2C59A14C" w14:textId="77777777" w:rsidR="00865CD2" w:rsidRPr="008535E7" w:rsidRDefault="00865CD2" w:rsidP="0064101F">
      <w:pPr>
        <w:pStyle w:val="FootnoteText"/>
        <w:bidi w:val="0"/>
        <w:spacing w:line="240" w:lineRule="auto"/>
        <w:rPr>
          <w:lang w:val="en-US"/>
        </w:rPr>
      </w:pPr>
      <w:r w:rsidRPr="00C66424">
        <w:rPr>
          <w:rStyle w:val="FootnoteReference"/>
        </w:rPr>
        <w:footnoteRef/>
      </w:r>
      <w:r w:rsidRPr="00C66424">
        <w:rPr>
          <w:rtl/>
        </w:rPr>
        <w:t xml:space="preserve"> </w:t>
      </w:r>
      <w:r>
        <w:t xml:space="preserve">In the </w:t>
      </w:r>
      <w:r w:rsidRPr="00C66424">
        <w:t xml:space="preserve">Golan, north east of the </w:t>
      </w:r>
      <w:smartTag w:uri="urn:schemas-microsoft-com:office:smarttags" w:element="place">
        <w:r w:rsidRPr="00C66424">
          <w:t>Sea of Galilee</w:t>
        </w:r>
      </w:smartTag>
      <w:r w:rsidRPr="00C66424">
        <w:t>.</w:t>
      </w:r>
      <w:r>
        <w:t xml:space="preserve"> </w:t>
      </w:r>
    </w:p>
  </w:footnote>
  <w:footnote w:id="749">
    <w:p w14:paraId="058DB92E"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750">
    <w:p w14:paraId="2905C1A6" w14:textId="77777777" w:rsidR="00865CD2" w:rsidRPr="00075E65" w:rsidRDefault="00865CD2" w:rsidP="009873F9">
      <w:pPr>
        <w:pStyle w:val="FootnoteText"/>
        <w:bidi w:val="0"/>
        <w:spacing w:line="240" w:lineRule="auto"/>
        <w:rPr>
          <w:lang w:val="en-US"/>
        </w:rPr>
      </w:pPr>
      <w:r>
        <w:rPr>
          <w:rStyle w:val="FootnoteReference"/>
        </w:rPr>
        <w:footnoteRef/>
      </w:r>
      <w:r>
        <w:rPr>
          <w:rtl/>
        </w:rPr>
        <w:t xml:space="preserve"> </w:t>
      </w:r>
      <w:r>
        <w:rPr>
          <w:lang w:val="en-US"/>
        </w:rPr>
        <w:t xml:space="preserve">For the form </w:t>
      </w:r>
      <w:r w:rsidRPr="0052029A">
        <w:rPr>
          <w:rFonts w:ascii="Graeca" w:hAnsi="Graeca"/>
        </w:rPr>
        <w:t></w:t>
      </w:r>
      <w:r w:rsidRPr="0052029A">
        <w:rPr>
          <w:rFonts w:ascii="Graeca" w:hAnsi="Graeca"/>
        </w:rPr>
        <w:t></w:t>
      </w:r>
      <w:r>
        <w:rPr>
          <w:rFonts w:ascii="Graeca" w:hAnsi="Graeca"/>
        </w:rPr>
        <w:t></w:t>
      </w:r>
      <w:r w:rsidRPr="0052029A">
        <w:rPr>
          <w:rFonts w:ascii="Graeca" w:hAnsi="Graeca"/>
        </w:rPr>
        <w:t></w:t>
      </w:r>
      <w:r w:rsidRPr="0052029A">
        <w:rPr>
          <w:rFonts w:ascii="Graeca" w:hAnsi="Graeca"/>
        </w:rPr>
        <w:t></w:t>
      </w:r>
      <w:r w:rsidRPr="0052029A">
        <w:rPr>
          <w:rFonts w:ascii="Graeca" w:hAnsi="Graeca"/>
        </w:rPr>
        <w:t></w:t>
      </w:r>
      <w:r w:rsidRPr="0052029A">
        <w:rPr>
          <w:rFonts w:ascii="Graeca" w:hAnsi="Graeca"/>
        </w:rPr>
        <w:t></w:t>
      </w:r>
      <w:r>
        <w:rPr>
          <w:lang w:val="en-US"/>
        </w:rPr>
        <w:t xml:space="preserve"> see vol. 1, under Hanan (38) B/M, p. 100. </w:t>
      </w:r>
    </w:p>
  </w:footnote>
  <w:footnote w:id="751">
    <w:p w14:paraId="5CE2D006" w14:textId="77777777" w:rsidR="00865CD2" w:rsidRPr="00236485" w:rsidRDefault="00865CD2" w:rsidP="00EA56FA">
      <w:pPr>
        <w:pStyle w:val="FootnoteText"/>
        <w:bidi w:val="0"/>
        <w:spacing w:line="240" w:lineRule="auto"/>
        <w:rPr>
          <w:lang w:val="en-US"/>
        </w:rPr>
      </w:pPr>
      <w:r>
        <w:rPr>
          <w:rStyle w:val="FootnoteReference"/>
        </w:rPr>
        <w:footnoteRef/>
      </w:r>
      <w:r>
        <w:rPr>
          <w:rtl/>
        </w:rPr>
        <w:t xml:space="preserve"> </w:t>
      </w:r>
      <w:r>
        <w:rPr>
          <w:lang w:val="en-US"/>
        </w:rPr>
        <w:t xml:space="preserve">For the problems of the Jewishness of persons recorded in this location see Introduction </w:t>
      </w:r>
      <w:r w:rsidRPr="006D05C3">
        <w:t>6.2.1.7</w:t>
      </w:r>
      <w:r>
        <w:rPr>
          <w:lang w:val="en-US"/>
        </w:rPr>
        <w:t>.</w:t>
      </w:r>
    </w:p>
  </w:footnote>
  <w:footnote w:id="752">
    <w:p w14:paraId="04536467" w14:textId="77777777" w:rsidR="00865CD2" w:rsidRPr="00236485" w:rsidRDefault="00865CD2" w:rsidP="0052029A">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3.2.</w:t>
      </w:r>
    </w:p>
  </w:footnote>
  <w:footnote w:id="753">
    <w:p w14:paraId="0E3F7E51" w14:textId="77777777" w:rsidR="00865CD2" w:rsidRPr="00A723CF" w:rsidRDefault="00865CD2" w:rsidP="00973871">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Biblical, e.g. Jer 28:1.</w:t>
      </w:r>
      <w:r>
        <w:rPr>
          <w:rFonts w:cs="Times New Roman"/>
          <w:lang w:val="en-US"/>
        </w:rPr>
        <w:t xml:space="preserve"> </w:t>
      </w:r>
    </w:p>
  </w:footnote>
  <w:footnote w:id="754">
    <w:p w14:paraId="34DD9410" w14:textId="77777777" w:rsidR="00865CD2" w:rsidRPr="00084300" w:rsidRDefault="00865CD2" w:rsidP="00521216">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prefix see vol. 1, Introduction 2.1.1.2.1, p. 18. The name in Greek would look as </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cs="Times New Roman"/>
          <w:lang w:val="en-US"/>
        </w:rPr>
        <w:t>. On this form see vol. 3, under Hananiah (7) B/M, p. 92.</w:t>
      </w:r>
    </w:p>
  </w:footnote>
  <w:footnote w:id="755">
    <w:p w14:paraId="3385EADA" w14:textId="77777777" w:rsidR="00865CD2" w:rsidRPr="004C25F3" w:rsidRDefault="00865CD2" w:rsidP="00022B86">
      <w:pPr>
        <w:pStyle w:val="FootnoteText"/>
        <w:bidi w:val="0"/>
        <w:spacing w:line="240" w:lineRule="auto"/>
        <w:rPr>
          <w:lang w:val="en-US"/>
        </w:rPr>
      </w:pPr>
      <w:r>
        <w:rPr>
          <w:rStyle w:val="FootnoteReference"/>
        </w:rPr>
        <w:footnoteRef/>
      </w:r>
      <w:r>
        <w:rPr>
          <w:rtl/>
        </w:rPr>
        <w:t xml:space="preserve"> </w:t>
      </w:r>
      <w:r>
        <w:rPr>
          <w:lang w:val="en-US"/>
        </w:rPr>
        <w:t>Jerome writes in this letter to Pammachius and Oceanus that he took lessons from this person late at night because Baranina was afraid of what the Jews would do to him if they knew he was imparting their knowledge to Christians.</w:t>
      </w:r>
    </w:p>
  </w:footnote>
  <w:footnote w:id="756">
    <w:p w14:paraId="338F7A26" w14:textId="77777777" w:rsidR="00865CD2" w:rsidRPr="00152F20" w:rsidRDefault="00865CD2" w:rsidP="00152F20">
      <w:pPr>
        <w:pStyle w:val="FootnoteText"/>
        <w:bidi w:val="0"/>
        <w:spacing w:line="240" w:lineRule="auto"/>
        <w:rPr>
          <w:lang w:val="en-US"/>
        </w:rPr>
      </w:pPr>
      <w:r>
        <w:rPr>
          <w:rStyle w:val="FootnoteReference"/>
        </w:rPr>
        <w:footnoteRef/>
      </w:r>
      <w:r>
        <w:rPr>
          <w:rtl/>
        </w:rPr>
        <w:t xml:space="preserve"> </w:t>
      </w:r>
      <w:r>
        <w:rPr>
          <w:lang w:val="en-US"/>
        </w:rPr>
        <w:t xml:space="preserve">Was Jerome’s teacher during his years in </w:t>
      </w:r>
      <w:smartTag w:uri="urn:schemas-microsoft-com:office:smarttags" w:element="place">
        <w:smartTag w:uri="urn:schemas-microsoft-com:office:smarttags" w:element="City">
          <w:r>
            <w:rPr>
              <w:lang w:val="en-US"/>
            </w:rPr>
            <w:t>Bethlehem</w:t>
          </w:r>
        </w:smartTag>
      </w:smartTag>
      <w:r>
        <w:rPr>
          <w:lang w:val="en-US"/>
        </w:rPr>
        <w:t>. These are the dates of his sojourn there.</w:t>
      </w:r>
    </w:p>
  </w:footnote>
  <w:footnote w:id="757">
    <w:p w14:paraId="224DCC30" w14:textId="77777777" w:rsidR="00865CD2" w:rsidRPr="0038779C" w:rsidRDefault="00865CD2" w:rsidP="0038779C">
      <w:pPr>
        <w:pStyle w:val="FootnoteText"/>
        <w:bidi w:val="0"/>
        <w:spacing w:line="240" w:lineRule="auto"/>
        <w:rPr>
          <w:lang w:val="en-US"/>
        </w:rPr>
      </w:pPr>
      <w:r>
        <w:rPr>
          <w:rStyle w:val="FootnoteReference"/>
        </w:rPr>
        <w:footnoteRef/>
      </w:r>
      <w:r>
        <w:rPr>
          <w:rtl/>
        </w:rPr>
        <w:t xml:space="preserve"> </w:t>
      </w:r>
      <w:r>
        <w:rPr>
          <w:lang w:val="en-US"/>
        </w:rPr>
        <w:t>On this form see vol. 1, under Hananiah (24) B/M, p. 103.</w:t>
      </w:r>
    </w:p>
  </w:footnote>
  <w:footnote w:id="758">
    <w:p w14:paraId="1D9F12C0" w14:textId="77777777" w:rsidR="00865CD2" w:rsidRPr="00741588" w:rsidRDefault="00865CD2" w:rsidP="002F5619">
      <w:pPr>
        <w:pStyle w:val="FootnoteText"/>
        <w:bidi w:val="0"/>
        <w:spacing w:line="240" w:lineRule="auto"/>
        <w:rPr>
          <w:lang w:val="en-US"/>
        </w:rPr>
      </w:pPr>
      <w:r>
        <w:rPr>
          <w:rStyle w:val="FootnoteReference"/>
        </w:rPr>
        <w:footnoteRef/>
      </w:r>
      <w:r>
        <w:t xml:space="preserve"> Transmits a tradition in the name of Samuel </w:t>
      </w:r>
      <w:r>
        <w:rPr>
          <w:lang w:val="en-US"/>
        </w:rPr>
        <w:t>(12) who was</w:t>
      </w:r>
      <w:r w:rsidRPr="00B32F2E">
        <w:rPr>
          <w:lang w:val="en-US"/>
        </w:rPr>
        <w:t xml:space="preserve"> a </w:t>
      </w:r>
      <w:r>
        <w:rPr>
          <w:lang w:val="en-US"/>
        </w:rPr>
        <w:t>student</w:t>
      </w:r>
      <w:r w:rsidRPr="00B32F2E">
        <w:rPr>
          <w:lang w:val="en-US"/>
        </w:rPr>
        <w:t xml:space="preserve"> of </w:t>
      </w:r>
      <w:r>
        <w:rPr>
          <w:lang w:val="en-US"/>
        </w:rPr>
        <w:t xml:space="preserve">Rabbi Abbahu (1), who was Rabbi Yohanan (1)’s contemporary, </w:t>
      </w:r>
      <w:r w:rsidRPr="00741588">
        <w:rPr>
          <w:lang w:val="en-US"/>
        </w:rPr>
        <w:t xml:space="preserve">see Introduction </w:t>
      </w:r>
      <w:r>
        <w:rPr>
          <w:lang w:val="en-US"/>
        </w:rPr>
        <w:t>7.4.1</w:t>
      </w:r>
      <w:r w:rsidRPr="00741588">
        <w:rPr>
          <w:lang w:val="en-US"/>
        </w:rPr>
        <w:t>.</w:t>
      </w:r>
    </w:p>
  </w:footnote>
  <w:footnote w:id="759">
    <w:p w14:paraId="7A9F03E6" w14:textId="77777777" w:rsidR="00865CD2" w:rsidRPr="00945529" w:rsidRDefault="00865CD2" w:rsidP="002B765C">
      <w:pPr>
        <w:pStyle w:val="FootnoteText"/>
        <w:bidi w:val="0"/>
        <w:spacing w:line="240" w:lineRule="auto"/>
        <w:rPr>
          <w:lang w:val="en-US"/>
        </w:rPr>
      </w:pPr>
      <w:r>
        <w:rPr>
          <w:rStyle w:val="FootnoteReference"/>
        </w:rPr>
        <w:footnoteRef/>
      </w:r>
      <w:r>
        <w:rPr>
          <w:rtl/>
        </w:rPr>
        <w:t xml:space="preserve"> </w:t>
      </w:r>
      <w:r>
        <w:rPr>
          <w:lang w:val="en-US"/>
        </w:rPr>
        <w:t>Tanh</w:t>
      </w:r>
      <w:r>
        <w:rPr>
          <w:rFonts w:cs="Times New Roman"/>
          <w:lang w:val="en-US"/>
        </w:rPr>
        <w:t>̣</w:t>
      </w:r>
      <w:r>
        <w:rPr>
          <w:lang w:val="en-US"/>
        </w:rPr>
        <w:t>um (3), who transmits in the name of Rabbi Yohanan (1), also transmits in his name, see Intr</w:t>
      </w:r>
      <w:r>
        <w:rPr>
          <w:lang w:val="en-US"/>
        </w:rPr>
        <w:t>o</w:t>
      </w:r>
      <w:r>
        <w:rPr>
          <w:lang w:val="en-US"/>
        </w:rPr>
        <w:t>duction 7.4.1.</w:t>
      </w:r>
    </w:p>
  </w:footnote>
  <w:footnote w:id="760">
    <w:p w14:paraId="41657894" w14:textId="77777777" w:rsidR="00865CD2" w:rsidRPr="0038779C"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61">
    <w:p w14:paraId="6CCFA080" w14:textId="77777777" w:rsidR="00865CD2" w:rsidRPr="00997697" w:rsidRDefault="00865CD2" w:rsidP="00060479">
      <w:pPr>
        <w:pStyle w:val="FootnoteText"/>
        <w:bidi w:val="0"/>
        <w:spacing w:line="240" w:lineRule="auto"/>
        <w:rPr>
          <w:lang w:val="en-US"/>
        </w:rPr>
      </w:pPr>
      <w:r>
        <w:rPr>
          <w:rStyle w:val="FootnoteReference"/>
        </w:rPr>
        <w:footnoteRef/>
      </w:r>
      <w:r>
        <w:rPr>
          <w:rtl/>
        </w:rPr>
        <w:t xml:space="preserve"> </w:t>
      </w:r>
      <w:r>
        <w:rPr>
          <w:lang w:val="en-US"/>
        </w:rPr>
        <w:t>His son was a student of the Hiyya (4), see Introduction 7.4.2.</w:t>
      </w:r>
    </w:p>
  </w:footnote>
  <w:footnote w:id="762">
    <w:p w14:paraId="744D4D6D" w14:textId="77777777" w:rsidR="00865CD2" w:rsidRPr="0038779C"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63">
    <w:p w14:paraId="54A04369" w14:textId="77777777" w:rsidR="00865CD2" w:rsidRPr="00593090" w:rsidRDefault="00865CD2" w:rsidP="00D942B3">
      <w:pPr>
        <w:pStyle w:val="FootnoteText"/>
        <w:bidi w:val="0"/>
        <w:spacing w:line="240" w:lineRule="auto"/>
        <w:rPr>
          <w:lang w:val="en-US"/>
        </w:rPr>
      </w:pPr>
      <w:r>
        <w:rPr>
          <w:rStyle w:val="FootnoteReference"/>
        </w:rPr>
        <w:footnoteRef/>
      </w:r>
      <w:r>
        <w:t xml:space="preserve"> </w:t>
      </w:r>
      <w:r w:rsidRPr="00593090">
        <w:rPr>
          <w:lang w:val="en-US"/>
        </w:rPr>
        <w:t xml:space="preserve">Was a student of </w:t>
      </w:r>
      <w:r>
        <w:rPr>
          <w:lang w:val="en-US"/>
        </w:rPr>
        <w:t>Rabbi Yohanan (1), see Introduction 7.4.1.</w:t>
      </w:r>
    </w:p>
  </w:footnote>
  <w:footnote w:id="764">
    <w:p w14:paraId="2346F3E1" w14:textId="77777777" w:rsidR="00865CD2" w:rsidRPr="0038779C"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65">
    <w:p w14:paraId="7406C551" w14:textId="77777777" w:rsidR="00865CD2" w:rsidRPr="00997697" w:rsidRDefault="00865CD2" w:rsidP="00505EFB">
      <w:pPr>
        <w:pStyle w:val="FootnoteText"/>
        <w:bidi w:val="0"/>
        <w:spacing w:line="240" w:lineRule="auto"/>
        <w:rPr>
          <w:lang w:val="en-US"/>
        </w:rPr>
      </w:pPr>
      <w:r>
        <w:rPr>
          <w:rStyle w:val="FootnoteReference"/>
        </w:rPr>
        <w:footnoteRef/>
      </w:r>
      <w:r>
        <w:rPr>
          <w:rtl/>
        </w:rPr>
        <w:t xml:space="preserve"> </w:t>
      </w:r>
      <w:r>
        <w:rPr>
          <w:lang w:val="en-US"/>
        </w:rPr>
        <w:t>His son was a contemporary of the last tannaim, see Introduction 7.4.1.</w:t>
      </w:r>
    </w:p>
  </w:footnote>
  <w:footnote w:id="766">
    <w:p w14:paraId="42CCB8AD" w14:textId="77777777" w:rsidR="00865CD2" w:rsidRPr="0038779C"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67">
    <w:p w14:paraId="42D58F40" w14:textId="77777777" w:rsidR="00865CD2" w:rsidRPr="002043E3" w:rsidRDefault="00865CD2" w:rsidP="00ED1F40">
      <w:pPr>
        <w:pStyle w:val="FootnoteText"/>
        <w:bidi w:val="0"/>
        <w:spacing w:line="240" w:lineRule="auto"/>
        <w:rPr>
          <w:lang w:val="en-US"/>
        </w:rPr>
      </w:pPr>
      <w:r>
        <w:rPr>
          <w:rStyle w:val="FootnoteReference"/>
        </w:rPr>
        <w:footnoteRef/>
      </w:r>
      <w:r>
        <w:rPr>
          <w:rtl/>
        </w:rPr>
        <w:t xml:space="preserve"> </w:t>
      </w:r>
      <w:r>
        <w:rPr>
          <w:lang w:val="en-US"/>
        </w:rPr>
        <w:t>His son w</w:t>
      </w:r>
      <w:r w:rsidRPr="002043E3">
        <w:rPr>
          <w:lang w:val="en-US"/>
        </w:rPr>
        <w:t>as a student of Joseph (</w:t>
      </w:r>
      <w:r>
        <w:rPr>
          <w:lang w:val="en-US"/>
        </w:rPr>
        <w:t>7</w:t>
      </w:r>
      <w:r w:rsidRPr="002043E3">
        <w:rPr>
          <w:lang w:val="en-US"/>
        </w:rPr>
        <w:t>)</w:t>
      </w:r>
      <w:r>
        <w:rPr>
          <w:lang w:val="en-US"/>
        </w:rPr>
        <w:t>, see Introduction 7.4.3.</w:t>
      </w:r>
    </w:p>
  </w:footnote>
  <w:footnote w:id="768">
    <w:p w14:paraId="15E57241" w14:textId="77777777" w:rsidR="00865CD2" w:rsidRPr="000E3DBA" w:rsidRDefault="00865CD2" w:rsidP="00473040">
      <w:pPr>
        <w:pStyle w:val="FootnoteText"/>
        <w:bidi w:val="0"/>
        <w:spacing w:line="240" w:lineRule="auto"/>
        <w:rPr>
          <w:lang w:val="en-US"/>
        </w:rPr>
      </w:pPr>
      <w:r>
        <w:rPr>
          <w:rStyle w:val="FootnoteReference"/>
        </w:rPr>
        <w:footnoteRef/>
      </w:r>
      <w:r>
        <w:rPr>
          <w:rtl/>
        </w:rPr>
        <w:t xml:space="preserve"> </w:t>
      </w:r>
      <w:r>
        <w:rPr>
          <w:lang w:val="en-US"/>
        </w:rPr>
        <w:t>His father was a contemporary of Rabbi Yohanan (1), see Introduction 7.4.1.</w:t>
      </w:r>
    </w:p>
  </w:footnote>
  <w:footnote w:id="769">
    <w:p w14:paraId="1E5CDF96" w14:textId="77777777" w:rsidR="00865CD2" w:rsidRPr="004C68BA" w:rsidRDefault="00865CD2" w:rsidP="00997697">
      <w:pPr>
        <w:pStyle w:val="FootnoteText"/>
        <w:bidi w:val="0"/>
        <w:spacing w:line="240" w:lineRule="auto"/>
        <w:rPr>
          <w:lang w:val="en-US"/>
        </w:rPr>
      </w:pPr>
      <w:r>
        <w:rPr>
          <w:rStyle w:val="FootnoteReference"/>
        </w:rPr>
        <w:footnoteRef/>
      </w:r>
      <w:r>
        <w:rPr>
          <w:rtl/>
        </w:rPr>
        <w:t xml:space="preserve"> </w:t>
      </w:r>
      <w:r>
        <w:rPr>
          <w:lang w:val="en-US"/>
        </w:rPr>
        <w:t>Mentioned in in a Palestinian source with no chronological context, see Introduction 7.4.4.</w:t>
      </w:r>
    </w:p>
  </w:footnote>
  <w:footnote w:id="770">
    <w:p w14:paraId="6BFA4B44" w14:textId="77777777" w:rsidR="00865CD2" w:rsidRPr="0038779C" w:rsidRDefault="00865CD2" w:rsidP="00A82DE5">
      <w:pPr>
        <w:pStyle w:val="FootnoteText"/>
        <w:bidi w:val="0"/>
        <w:spacing w:line="240" w:lineRule="auto"/>
        <w:rPr>
          <w:lang w:val="en-US"/>
        </w:rPr>
      </w:pPr>
      <w:r>
        <w:rPr>
          <w:rStyle w:val="FootnoteReference"/>
        </w:rPr>
        <w:footnoteRef/>
      </w:r>
      <w:r>
        <w:rPr>
          <w:rtl/>
        </w:rPr>
        <w:t xml:space="preserve"> </w:t>
      </w:r>
      <w:r>
        <w:rPr>
          <w:lang w:val="en-US"/>
        </w:rPr>
        <w:t>On this form see vol. 3, under Hananiah (2) B/M, p. 91.</w:t>
      </w:r>
    </w:p>
  </w:footnote>
  <w:footnote w:id="771">
    <w:p w14:paraId="7C265E5E" w14:textId="77777777" w:rsidR="00865CD2" w:rsidRPr="006730BA" w:rsidRDefault="00865CD2" w:rsidP="00102597">
      <w:pPr>
        <w:pStyle w:val="FootnoteText"/>
        <w:bidi w:val="0"/>
        <w:spacing w:line="240" w:lineRule="auto"/>
      </w:pPr>
      <w:r>
        <w:rPr>
          <w:rStyle w:val="FootnoteReference"/>
        </w:rPr>
        <w:footnoteRef/>
      </w:r>
      <w:r>
        <w:rPr>
          <w:rtl/>
        </w:rPr>
        <w:t xml:space="preserve"> </w:t>
      </w:r>
      <w:r>
        <w:rPr>
          <w:lang w:val="en-US"/>
        </w:rPr>
        <w:t xml:space="preserve">He is mentioned in </w:t>
      </w:r>
      <w:r>
        <w:rPr>
          <w:i/>
          <w:iCs/>
        </w:rPr>
        <w:t xml:space="preserve">yTer </w:t>
      </w:r>
      <w:r>
        <w:t>8:4, 46b in association with Queen Zenobia who reigned between 267-74, see Introduction 7.4.1.</w:t>
      </w:r>
    </w:p>
  </w:footnote>
  <w:footnote w:id="772">
    <w:p w14:paraId="66FF474A" w14:textId="77777777" w:rsidR="00865CD2" w:rsidRPr="0038779C" w:rsidRDefault="00865CD2" w:rsidP="0038779C">
      <w:pPr>
        <w:pStyle w:val="FootnoteText"/>
        <w:bidi w:val="0"/>
        <w:spacing w:line="240" w:lineRule="auto"/>
        <w:rPr>
          <w:lang w:val="en-US"/>
        </w:rPr>
      </w:pPr>
      <w:r>
        <w:rPr>
          <w:rStyle w:val="FootnoteReference"/>
        </w:rPr>
        <w:footnoteRef/>
      </w:r>
      <w:r>
        <w:rPr>
          <w:rtl/>
        </w:rPr>
        <w:t xml:space="preserve"> </w:t>
      </w:r>
      <w:r>
        <w:rPr>
          <w:lang w:val="en-US"/>
        </w:rPr>
        <w:t>On this form see vol. 1, under Hananiah (68) B/M, p. 105.</w:t>
      </w:r>
    </w:p>
  </w:footnote>
  <w:footnote w:id="773">
    <w:p w14:paraId="6A5EC78F" w14:textId="77777777" w:rsidR="00865CD2" w:rsidRPr="00997697" w:rsidRDefault="00865CD2" w:rsidP="00997697">
      <w:pPr>
        <w:pStyle w:val="FootnoteText"/>
        <w:bidi w:val="0"/>
        <w:spacing w:line="240" w:lineRule="auto"/>
        <w:rPr>
          <w:lang w:val="en-US"/>
        </w:rPr>
      </w:pPr>
      <w:r>
        <w:rPr>
          <w:rStyle w:val="FootnoteReference"/>
        </w:rPr>
        <w:footnoteRef/>
      </w:r>
      <w:r>
        <w:rPr>
          <w:rtl/>
        </w:rPr>
        <w:t xml:space="preserve"> </w:t>
      </w:r>
      <w:r>
        <w:rPr>
          <w:lang w:val="en-US"/>
        </w:rPr>
        <w:t>His son was a student of Rabbi Yohanan (1), see Introduction 7.4.1.</w:t>
      </w:r>
    </w:p>
  </w:footnote>
  <w:footnote w:id="774">
    <w:p w14:paraId="511AA572" w14:textId="77777777" w:rsidR="00865CD2" w:rsidRPr="0038779C"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18.</w:t>
      </w:r>
    </w:p>
  </w:footnote>
  <w:footnote w:id="775">
    <w:p w14:paraId="0649E0DB" w14:textId="77777777" w:rsidR="00865CD2" w:rsidRPr="002B189E" w:rsidRDefault="00865CD2" w:rsidP="00434CE3">
      <w:pPr>
        <w:pStyle w:val="FootnoteText"/>
        <w:bidi w:val="0"/>
        <w:spacing w:line="240" w:lineRule="auto"/>
        <w:rPr>
          <w:lang w:val="en-US"/>
        </w:rPr>
      </w:pPr>
      <w:r>
        <w:rPr>
          <w:rStyle w:val="FootnoteReference"/>
        </w:rPr>
        <w:footnoteRef/>
      </w:r>
      <w:r>
        <w:rPr>
          <w:rtl/>
        </w:rPr>
        <w:t xml:space="preserve"> </w:t>
      </w:r>
      <w:r>
        <w:rPr>
          <w:lang w:val="en-US"/>
        </w:rPr>
        <w:t>Was a contemporary of Samuel (9), who was a contemporary of Ze‘ira (4), who was a contemp</w:t>
      </w:r>
      <w:r>
        <w:rPr>
          <w:lang w:val="en-US"/>
        </w:rPr>
        <w:t>o</w:t>
      </w:r>
      <w:r>
        <w:rPr>
          <w:lang w:val="en-US"/>
        </w:rPr>
        <w:t>rary of Rabbi Yohanan (1), see I</w:t>
      </w:r>
      <w:r>
        <w:rPr>
          <w:lang w:val="en-US"/>
        </w:rPr>
        <w:t>n</w:t>
      </w:r>
      <w:r>
        <w:rPr>
          <w:lang w:val="en-US"/>
        </w:rPr>
        <w:t>troduction 7.4.1.</w:t>
      </w:r>
    </w:p>
  </w:footnote>
  <w:footnote w:id="776">
    <w:p w14:paraId="5B43EE40" w14:textId="77777777" w:rsidR="00865CD2" w:rsidRPr="0038779C"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77">
    <w:p w14:paraId="5817EC08" w14:textId="77777777" w:rsidR="00865CD2" w:rsidRPr="00434CE3"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17.</w:t>
      </w:r>
    </w:p>
  </w:footnote>
  <w:footnote w:id="778">
    <w:p w14:paraId="28C6E67E" w14:textId="77777777" w:rsidR="00865CD2" w:rsidRDefault="00865CD2">
      <w:pPr>
        <w:pStyle w:val="FootnoteText"/>
        <w:bidi w:val="0"/>
        <w:spacing w:line="240" w:lineRule="auto"/>
        <w:rPr>
          <w:lang w:val="en-US"/>
        </w:rPr>
      </w:pPr>
      <w:r w:rsidRPr="009A4CB8">
        <w:rPr>
          <w:rStyle w:val="FootnoteReference"/>
        </w:rPr>
        <w:footnoteRef/>
      </w:r>
      <w:r w:rsidRPr="009A4CB8">
        <w:rPr>
          <w:rtl/>
        </w:rPr>
        <w:t xml:space="preserve"> </w:t>
      </w:r>
      <w:r w:rsidRPr="00956792">
        <w:rPr>
          <w:lang w:val="en-US"/>
        </w:rPr>
        <w:t xml:space="preserve">In Aramaic </w:t>
      </w:r>
      <w:r w:rsidRPr="009A4CB8">
        <w:rPr>
          <w:lang w:val="en-US"/>
        </w:rPr>
        <w:t>–</w:t>
      </w:r>
      <w:r w:rsidRPr="00956792">
        <w:rPr>
          <w:lang w:val="en-US"/>
        </w:rPr>
        <w:t xml:space="preserve"> </w:t>
      </w:r>
      <w:r w:rsidRPr="005E436F">
        <w:rPr>
          <w:rFonts w:cs="Times New Roman"/>
          <w:rtl/>
        </w:rPr>
        <w:t>ענתוניה</w:t>
      </w:r>
      <w:r>
        <w:t xml:space="preserve">, see Reeg, </w:t>
      </w:r>
      <w:r>
        <w:rPr>
          <w:i/>
          <w:iCs/>
        </w:rPr>
        <w:t>Ortsnamen</w:t>
      </w:r>
      <w:r>
        <w:t>, 483-4</w:t>
      </w:r>
      <w:r w:rsidRPr="009A4CB8">
        <w:t>.</w:t>
      </w:r>
      <w:r>
        <w:t xml:space="preserve"> </w:t>
      </w:r>
      <w:r>
        <w:rPr>
          <w:rFonts w:cs="Times New Roman"/>
          <w:lang w:val="en-US"/>
        </w:rPr>
        <w:t>On such designations see vol. 1, Introduction 3.2.6, p. 34.</w:t>
      </w:r>
    </w:p>
  </w:footnote>
  <w:footnote w:id="779">
    <w:p w14:paraId="718545B7" w14:textId="77777777" w:rsidR="00865CD2" w:rsidRPr="00434CE3" w:rsidRDefault="00865CD2" w:rsidP="00272355">
      <w:pPr>
        <w:pStyle w:val="FootnoteText"/>
        <w:bidi w:val="0"/>
        <w:spacing w:line="240" w:lineRule="auto"/>
        <w:rPr>
          <w:lang w:val="en-US"/>
        </w:rPr>
      </w:pPr>
      <w:r>
        <w:rPr>
          <w:rStyle w:val="FootnoteReference"/>
        </w:rPr>
        <w:footnoteRef/>
      </w:r>
      <w:r>
        <w:rPr>
          <w:rtl/>
        </w:rPr>
        <w:t xml:space="preserve"> </w:t>
      </w:r>
      <w:r>
        <w:rPr>
          <w:lang w:val="en-US"/>
        </w:rPr>
        <w:t>Was a contemporary of Rabbi Yonah (2) and Rabbi Yosi (Joseph [7]), see Introduction 7.4.3.</w:t>
      </w:r>
    </w:p>
  </w:footnote>
  <w:footnote w:id="780">
    <w:p w14:paraId="20D0646F" w14:textId="77777777" w:rsidR="00865CD2" w:rsidRPr="00F2706C" w:rsidRDefault="00865CD2" w:rsidP="00272355">
      <w:pPr>
        <w:pStyle w:val="FootnoteText"/>
        <w:bidi w:val="0"/>
        <w:spacing w:line="240" w:lineRule="auto"/>
        <w:rPr>
          <w:rFonts w:hint="cs"/>
          <w:lang w:val="en-US"/>
        </w:rPr>
      </w:pPr>
      <w:r>
        <w:rPr>
          <w:rStyle w:val="FootnoteReference"/>
        </w:rPr>
        <w:footnoteRef/>
      </w:r>
      <w:r>
        <w:rPr>
          <w:rtl/>
        </w:rPr>
        <w:t xml:space="preserve"> </w:t>
      </w:r>
      <w:r>
        <w:rPr>
          <w:lang w:val="en-US"/>
        </w:rPr>
        <w:t>See previous note.</w:t>
      </w:r>
    </w:p>
  </w:footnote>
  <w:footnote w:id="781">
    <w:p w14:paraId="75A9BFFA"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דציפורין</w:t>
      </w:r>
      <w:r>
        <w:rPr>
          <w:rFonts w:cs="Times New Roman"/>
        </w:rPr>
        <w:t xml:space="preserve">, </w:t>
      </w:r>
      <w:r>
        <w:t xml:space="preserve">see Reeg, </w:t>
      </w:r>
      <w:r>
        <w:rPr>
          <w:i/>
          <w:iCs/>
        </w:rPr>
        <w:t>Ortsnamen</w:t>
      </w:r>
      <w:r>
        <w:t>, 437-43</w:t>
      </w:r>
      <w:r w:rsidRPr="005E436F">
        <w:rPr>
          <w:rFonts w:cs="Times New Roman"/>
          <w:lang w:val="en-US"/>
        </w:rPr>
        <w:t>.</w:t>
      </w:r>
      <w:r>
        <w:rPr>
          <w:rFonts w:cs="Times New Roman"/>
          <w:lang w:val="en-US"/>
        </w:rPr>
        <w:t xml:space="preserve"> On such designations see vol. 1, Introduction 3.2.6, p. 34.</w:t>
      </w:r>
    </w:p>
  </w:footnote>
  <w:footnote w:id="782">
    <w:p w14:paraId="0C36C8DE" w14:textId="77777777" w:rsidR="00865CD2" w:rsidRPr="00EC727E" w:rsidRDefault="00865CD2" w:rsidP="00EC727E">
      <w:pPr>
        <w:pStyle w:val="FootnoteText"/>
        <w:bidi w:val="0"/>
        <w:spacing w:line="240" w:lineRule="auto"/>
        <w:rPr>
          <w:lang w:val="en-US"/>
        </w:rPr>
      </w:pPr>
      <w:r>
        <w:rPr>
          <w:rStyle w:val="FootnoteReference"/>
        </w:rPr>
        <w:footnoteRef/>
      </w:r>
      <w:r>
        <w:rPr>
          <w:rtl/>
        </w:rPr>
        <w:t xml:space="preserve"> </w:t>
      </w:r>
      <w:r>
        <w:rPr>
          <w:lang w:val="en-US"/>
        </w:rPr>
        <w:t>Was a contemporary of Mana (2), Yonah (2)’s son, see Introduction 7.4.3.</w:t>
      </w:r>
    </w:p>
  </w:footnote>
  <w:footnote w:id="783">
    <w:p w14:paraId="2CC4A79E"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20.</w:t>
      </w:r>
    </w:p>
  </w:footnote>
  <w:footnote w:id="784">
    <w:p w14:paraId="0F5F305E" w14:textId="77777777" w:rsidR="00865CD2" w:rsidRPr="00434CE3"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17.</w:t>
      </w:r>
    </w:p>
  </w:footnote>
  <w:footnote w:id="785">
    <w:p w14:paraId="51CF4310" w14:textId="77777777" w:rsidR="00865CD2" w:rsidRPr="00564A21" w:rsidRDefault="00865CD2">
      <w:pPr>
        <w:pStyle w:val="FootnoteText"/>
        <w:bidi w:val="0"/>
        <w:spacing w:line="240" w:lineRule="auto"/>
        <w:rPr>
          <w:lang w:val="en-US"/>
        </w:rPr>
      </w:pPr>
      <w:r w:rsidRPr="009A4CB8">
        <w:rPr>
          <w:rStyle w:val="FootnoteReference"/>
        </w:rPr>
        <w:footnoteRef/>
      </w:r>
      <w:r w:rsidRPr="009A4CB8">
        <w:rPr>
          <w:rtl/>
        </w:rPr>
        <w:t xml:space="preserve"> </w:t>
      </w:r>
      <w:r w:rsidRPr="00564A21">
        <w:rPr>
          <w:lang w:val="en-US"/>
        </w:rPr>
        <w:t xml:space="preserve">In Aramaic </w:t>
      </w:r>
      <w:r w:rsidRPr="009A4CB8">
        <w:rPr>
          <w:lang w:val="en-US"/>
        </w:rPr>
        <w:t xml:space="preserve">– </w:t>
      </w:r>
      <w:r w:rsidRPr="005E436F">
        <w:rPr>
          <w:rFonts w:cs="Times New Roman"/>
          <w:rtl/>
        </w:rPr>
        <w:t>חברהון דרבנן</w:t>
      </w:r>
      <w:r w:rsidRPr="009A4CB8">
        <w:t>.</w:t>
      </w:r>
      <w:r>
        <w:t xml:space="preserve"> On this title see vol. 4, Introduction 3.2, p. 20.</w:t>
      </w:r>
    </w:p>
  </w:footnote>
  <w:footnote w:id="786">
    <w:p w14:paraId="174CB081" w14:textId="77777777" w:rsidR="00865CD2" w:rsidRPr="002B189E" w:rsidRDefault="00865CD2" w:rsidP="00832653">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w:t>
      </w:r>
      <w:r>
        <w:rPr>
          <w:lang w:val="en-US"/>
        </w:rPr>
        <w:t>o</w:t>
      </w:r>
      <w:r>
        <w:rPr>
          <w:lang w:val="en-US"/>
        </w:rPr>
        <w:t>duction 7.4.1.</w:t>
      </w:r>
    </w:p>
  </w:footnote>
  <w:footnote w:id="787">
    <w:p w14:paraId="741C09B8"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20.</w:t>
      </w:r>
    </w:p>
  </w:footnote>
  <w:footnote w:id="788">
    <w:p w14:paraId="72ADD545" w14:textId="77777777" w:rsidR="00865CD2" w:rsidRDefault="00865CD2" w:rsidP="00144D3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144D32">
        <w:rPr>
          <w:rFonts w:cs="Times New Roman"/>
          <w:rtl/>
        </w:rPr>
        <w:t>תירתא</w:t>
      </w:r>
      <w:r>
        <w:rPr>
          <w:rFonts w:cs="Times New Roman"/>
        </w:rPr>
        <w:t>, see</w:t>
      </w:r>
      <w:r w:rsidRPr="005E436F">
        <w:rPr>
          <w:rFonts w:cs="Times New Roman"/>
          <w:lang w:val="en-US"/>
        </w:rPr>
        <w:t xml:space="preserve"> Reeg, </w:t>
      </w:r>
      <w:r w:rsidRPr="005E436F">
        <w:rPr>
          <w:rFonts w:cs="Times New Roman"/>
          <w:i/>
          <w:iCs/>
          <w:lang w:val="en-US"/>
        </w:rPr>
        <w:t>Ortsnamen</w:t>
      </w:r>
      <w:r>
        <w:rPr>
          <w:rFonts w:cs="Times New Roman"/>
          <w:i/>
          <w:iCs/>
          <w:lang w:val="en-US"/>
        </w:rPr>
        <w:t xml:space="preserve"> </w:t>
      </w:r>
      <w:r>
        <w:rPr>
          <w:rFonts w:cs="Times New Roman"/>
          <w:lang w:val="en-US"/>
        </w:rPr>
        <w:t>624-5. On such designations see vol. 1, Introduction 3.2.6, p. 34.</w:t>
      </w:r>
    </w:p>
  </w:footnote>
  <w:footnote w:id="789">
    <w:p w14:paraId="11DBBAF8" w14:textId="77777777" w:rsidR="00865CD2" w:rsidRPr="00434CE3"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17.</w:t>
      </w:r>
    </w:p>
  </w:footnote>
  <w:footnote w:id="790">
    <w:p w14:paraId="35A07C29" w14:textId="77777777" w:rsidR="00865CD2" w:rsidRPr="00832653" w:rsidRDefault="00865CD2" w:rsidP="00832653">
      <w:pPr>
        <w:pStyle w:val="FootnoteText"/>
        <w:bidi w:val="0"/>
        <w:spacing w:line="240" w:lineRule="auto"/>
        <w:rPr>
          <w:lang w:val="en-US"/>
        </w:rPr>
      </w:pPr>
      <w:r>
        <w:rPr>
          <w:rStyle w:val="FootnoteReference"/>
        </w:rPr>
        <w:footnoteRef/>
      </w:r>
      <w:r>
        <w:rPr>
          <w:rtl/>
        </w:rPr>
        <w:t xml:space="preserve"> </w:t>
      </w:r>
      <w:r>
        <w:rPr>
          <w:lang w:val="en-US"/>
        </w:rPr>
        <w:t>Was a contemporary of H</w:t>
      </w:r>
      <w:r>
        <w:rPr>
          <w:rFonts w:cs="Times New Roman"/>
          <w:lang w:val="en-US"/>
        </w:rPr>
        <w:t>̣</w:t>
      </w:r>
      <w:r>
        <w:rPr>
          <w:lang w:val="en-US"/>
        </w:rPr>
        <w:t>iyya (6), who was a student of Ami (1), see Introudction 7.4.1.</w:t>
      </w:r>
    </w:p>
  </w:footnote>
  <w:footnote w:id="791">
    <w:p w14:paraId="68C7EFFB" w14:textId="77777777" w:rsidR="00865CD2" w:rsidRPr="009A4CB8" w:rsidRDefault="00865CD2" w:rsidP="005E1EB7">
      <w:pPr>
        <w:pStyle w:val="FootnoteText"/>
        <w:bidi w:val="0"/>
        <w:spacing w:line="240" w:lineRule="auto"/>
        <w:rPr>
          <w:i/>
          <w:iCs/>
          <w:rtl/>
          <w:lang w:val="en-US"/>
        </w:rPr>
      </w:pPr>
      <w:r w:rsidRPr="00F9360A">
        <w:rPr>
          <w:rStyle w:val="FootnoteReference"/>
          <w:rFonts w:cs="Times New Roman"/>
          <w:rtl/>
        </w:rPr>
        <w:footnoteRef/>
      </w:r>
      <w:r w:rsidRPr="00F9360A">
        <w:rPr>
          <w:rFonts w:cs="Times New Roman"/>
          <w:lang w:val="en-US"/>
        </w:rPr>
        <w:t xml:space="preserve"> </w:t>
      </w:r>
      <w:r>
        <w:rPr>
          <w:rFonts w:cs="Times New Roman"/>
          <w:lang w:val="en-US"/>
        </w:rPr>
        <w:t>A</w:t>
      </w:r>
      <w:r w:rsidRPr="00F9360A">
        <w:rPr>
          <w:rFonts w:cs="Times New Roman"/>
          <w:lang w:val="en-US"/>
        </w:rPr>
        <w:t xml:space="preserve">ppears to be a tanna here, but in </w:t>
      </w:r>
      <w:r>
        <w:rPr>
          <w:rFonts w:cs="Times New Roman"/>
          <w:i/>
          <w:iCs/>
          <w:lang w:val="en-US"/>
        </w:rPr>
        <w:t>yDem</w:t>
      </w:r>
      <w:r w:rsidRPr="00F9360A">
        <w:rPr>
          <w:rFonts w:cs="Times New Roman"/>
          <w:lang w:val="en-US"/>
        </w:rPr>
        <w:t xml:space="preserve"> 2:1, 22d it is obvious that he is a contemporary of Ra</w:t>
      </w:r>
      <w:r w:rsidRPr="00F9360A">
        <w:rPr>
          <w:rFonts w:cs="Times New Roman"/>
          <w:lang w:val="en-US"/>
        </w:rPr>
        <w:t>b</w:t>
      </w:r>
      <w:r>
        <w:rPr>
          <w:lang w:val="en-US"/>
        </w:rPr>
        <w:t>bi Yohanan (1</w:t>
      </w:r>
      <w:r w:rsidRPr="005E436F">
        <w:rPr>
          <w:lang w:val="en-US"/>
        </w:rPr>
        <w:t>).</w:t>
      </w:r>
    </w:p>
  </w:footnote>
  <w:footnote w:id="792">
    <w:p w14:paraId="594E6E23" w14:textId="77777777" w:rsidR="00865CD2" w:rsidRPr="00EF7272" w:rsidRDefault="00865CD2" w:rsidP="00832653">
      <w:pPr>
        <w:pStyle w:val="FootnoteText"/>
        <w:bidi w:val="0"/>
        <w:spacing w:line="240" w:lineRule="auto"/>
        <w:rPr>
          <w:lang w:val="en-US"/>
        </w:rPr>
      </w:pPr>
      <w:r>
        <w:rPr>
          <w:rStyle w:val="FootnoteReference"/>
        </w:rPr>
        <w:footnoteRef/>
      </w:r>
      <w:r>
        <w:rPr>
          <w:rtl/>
        </w:rPr>
        <w:t xml:space="preserve"> </w:t>
      </w:r>
      <w:r>
        <w:rPr>
          <w:lang w:val="en-US"/>
        </w:rPr>
        <w:t>His uncle was of the was of the earliest amoraim, see Introduction 7.4.1.</w:t>
      </w:r>
    </w:p>
  </w:footnote>
  <w:footnote w:id="793">
    <w:p w14:paraId="30E41B85" w14:textId="77777777" w:rsidR="00865CD2" w:rsidRPr="00BF2BAC" w:rsidRDefault="00865CD2" w:rsidP="00895F9F">
      <w:pPr>
        <w:pStyle w:val="FootnoteText"/>
        <w:bidi w:val="0"/>
        <w:spacing w:line="240" w:lineRule="auto"/>
        <w:rPr>
          <w:lang w:val="en-US"/>
        </w:rPr>
      </w:pPr>
      <w:r>
        <w:rPr>
          <w:rStyle w:val="FootnoteReference"/>
        </w:rPr>
        <w:footnoteRef/>
      </w:r>
      <w:r>
        <w:rPr>
          <w:rtl/>
        </w:rPr>
        <w:t xml:space="preserve"> </w:t>
      </w:r>
      <w:r>
        <w:rPr>
          <w:lang w:val="en-US"/>
        </w:rPr>
        <w:t>Could be identified with Hananiah (19) B/M, in vol. 1, p. 103, but since the combination is so rare, and the names so common, this is unlikely.</w:t>
      </w:r>
    </w:p>
  </w:footnote>
  <w:footnote w:id="794">
    <w:p w14:paraId="3A0078E3" w14:textId="77777777" w:rsidR="00865CD2" w:rsidRPr="00B32F2E"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20</w:t>
      </w:r>
      <w:r w:rsidRPr="00B32F2E">
        <w:rPr>
          <w:lang w:val="en-US"/>
        </w:rPr>
        <w:t>.</w:t>
      </w:r>
    </w:p>
  </w:footnote>
  <w:footnote w:id="795">
    <w:p w14:paraId="3F2A5F73" w14:textId="77777777" w:rsidR="00865CD2" w:rsidRPr="00623D58" w:rsidRDefault="00865CD2" w:rsidP="00833094">
      <w:pPr>
        <w:pStyle w:val="FootnoteText"/>
        <w:bidi w:val="0"/>
        <w:spacing w:line="240" w:lineRule="auto"/>
        <w:rPr>
          <w:lang w:val="en-US"/>
        </w:rPr>
      </w:pPr>
      <w:r>
        <w:rPr>
          <w:rStyle w:val="FootnoteReference"/>
        </w:rPr>
        <w:footnoteRef/>
      </w:r>
      <w:r>
        <w:rPr>
          <w:rtl/>
        </w:rPr>
        <w:t xml:space="preserve"> </w:t>
      </w:r>
      <w:r>
        <w:rPr>
          <w:lang w:val="en-US"/>
        </w:rPr>
        <w:t>His son was a contemporary of Hagai (2), who was a student of Rabbi Yosi (Joseph [7]), see Intr</w:t>
      </w:r>
      <w:r>
        <w:rPr>
          <w:lang w:val="en-US"/>
        </w:rPr>
        <w:t>o</w:t>
      </w:r>
      <w:r>
        <w:rPr>
          <w:lang w:val="en-US"/>
        </w:rPr>
        <w:t xml:space="preserve">duction 7.4.3. </w:t>
      </w:r>
    </w:p>
  </w:footnote>
  <w:footnote w:id="796">
    <w:p w14:paraId="579CA773" w14:textId="77777777" w:rsidR="00865CD2" w:rsidRPr="00A34CB6" w:rsidRDefault="00865CD2" w:rsidP="00E2403B">
      <w:pPr>
        <w:pStyle w:val="FootnoteText"/>
        <w:bidi w:val="0"/>
        <w:spacing w:line="240" w:lineRule="auto"/>
        <w:rPr>
          <w:lang w:val="en-US"/>
        </w:rPr>
      </w:pPr>
      <w:r>
        <w:rPr>
          <w:rStyle w:val="FootnoteReference"/>
        </w:rPr>
        <w:footnoteRef/>
      </w:r>
      <w:r>
        <w:rPr>
          <w:rtl/>
        </w:rPr>
        <w:t xml:space="preserve"> </w:t>
      </w:r>
      <w:r>
        <w:rPr>
          <w:lang w:val="en-US"/>
        </w:rPr>
        <w:t>Was a student of Rav (Abba [70] S-H/M, in vol. 4, p. 311), who died in 247, see introduction 7.4.5.</w:t>
      </w:r>
    </w:p>
  </w:footnote>
  <w:footnote w:id="797">
    <w:p w14:paraId="2FD0DD77"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18.</w:t>
      </w:r>
    </w:p>
  </w:footnote>
  <w:footnote w:id="798">
    <w:p w14:paraId="7ACCED47" w14:textId="77777777" w:rsidR="00865CD2" w:rsidRPr="00737D8D" w:rsidRDefault="00865CD2" w:rsidP="006C5C95">
      <w:pPr>
        <w:pStyle w:val="FootnoteText"/>
        <w:bidi w:val="0"/>
        <w:spacing w:line="240" w:lineRule="auto"/>
        <w:rPr>
          <w:lang w:val="en-US"/>
        </w:rPr>
      </w:pPr>
      <w:r>
        <w:rPr>
          <w:rStyle w:val="FootnoteReference"/>
        </w:rPr>
        <w:footnoteRef/>
      </w:r>
      <w:r>
        <w:rPr>
          <w:rtl/>
        </w:rPr>
        <w:t xml:space="preserve"> </w:t>
      </w:r>
      <w:r>
        <w:rPr>
          <w:lang w:val="en-US"/>
        </w:rPr>
        <w:t>His son was an early contemporary of Rabbi Yohanan (1), see I</w:t>
      </w:r>
      <w:r>
        <w:rPr>
          <w:lang w:val="en-US"/>
        </w:rPr>
        <w:t>n</w:t>
      </w:r>
      <w:r>
        <w:rPr>
          <w:lang w:val="en-US"/>
        </w:rPr>
        <w:t>troduction 7.4.1.</w:t>
      </w:r>
    </w:p>
  </w:footnote>
  <w:footnote w:id="799">
    <w:p w14:paraId="22B7AED6"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800">
    <w:p w14:paraId="7BBB0CE6" w14:textId="77777777" w:rsidR="00865CD2" w:rsidRPr="00E2403B" w:rsidRDefault="00865CD2" w:rsidP="00E2403B">
      <w:pPr>
        <w:pStyle w:val="FootnoteText"/>
        <w:bidi w:val="0"/>
        <w:spacing w:line="240" w:lineRule="auto"/>
        <w:rPr>
          <w:lang w:val="en-US"/>
        </w:rPr>
      </w:pPr>
      <w:r>
        <w:rPr>
          <w:rStyle w:val="FootnoteReference"/>
        </w:rPr>
        <w:footnoteRef/>
      </w:r>
      <w:r>
        <w:rPr>
          <w:rtl/>
        </w:rPr>
        <w:t xml:space="preserve"> </w:t>
      </w:r>
      <w:r>
        <w:rPr>
          <w:lang w:val="en-US"/>
        </w:rPr>
        <w:t>Was a contemporary of Rabbi Mana (1), who was a contemporary of Rabbi Yohanan (1), see Intr</w:t>
      </w:r>
      <w:r>
        <w:rPr>
          <w:lang w:val="en-US"/>
        </w:rPr>
        <w:t>o</w:t>
      </w:r>
      <w:r>
        <w:rPr>
          <w:lang w:val="en-US"/>
        </w:rPr>
        <w:t>duction 7.4.1.</w:t>
      </w:r>
    </w:p>
  </w:footnote>
  <w:footnote w:id="801">
    <w:p w14:paraId="51EAC67E"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18.</w:t>
      </w:r>
    </w:p>
  </w:footnote>
  <w:footnote w:id="802">
    <w:p w14:paraId="36CDC231" w14:textId="77777777" w:rsidR="00865CD2" w:rsidRPr="00B32F2E"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17</w:t>
      </w:r>
      <w:r w:rsidRPr="00B32F2E">
        <w:rPr>
          <w:lang w:val="en-US"/>
        </w:rPr>
        <w:t>.</w:t>
      </w:r>
    </w:p>
  </w:footnote>
  <w:footnote w:id="803">
    <w:p w14:paraId="0E9F934B"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18.</w:t>
      </w:r>
    </w:p>
  </w:footnote>
  <w:footnote w:id="804">
    <w:p w14:paraId="1AE24E49" w14:textId="77777777" w:rsidR="00865CD2" w:rsidRPr="002B189E" w:rsidRDefault="00865CD2" w:rsidP="00E2403B">
      <w:pPr>
        <w:pStyle w:val="FootnoteText"/>
        <w:bidi w:val="0"/>
        <w:spacing w:line="240" w:lineRule="auto"/>
        <w:rPr>
          <w:lang w:val="en-US"/>
        </w:rPr>
      </w:pPr>
      <w:r>
        <w:rPr>
          <w:rStyle w:val="FootnoteReference"/>
        </w:rPr>
        <w:footnoteRef/>
      </w:r>
      <w:r>
        <w:rPr>
          <w:rtl/>
        </w:rPr>
        <w:t xml:space="preserve"> </w:t>
      </w:r>
      <w:r>
        <w:rPr>
          <w:lang w:val="en-US"/>
        </w:rPr>
        <w:t>Ze‘ira (4), who was a contemporary of Rabbi Yohanan (1), transmits in his son’s name, see Introdu</w:t>
      </w:r>
      <w:r>
        <w:rPr>
          <w:lang w:val="en-US"/>
        </w:rPr>
        <w:t>c</w:t>
      </w:r>
      <w:r>
        <w:rPr>
          <w:lang w:val="en-US"/>
        </w:rPr>
        <w:t>tion 7.4.1.</w:t>
      </w:r>
    </w:p>
  </w:footnote>
  <w:footnote w:id="805">
    <w:p w14:paraId="76E1F62C" w14:textId="77777777" w:rsidR="00865CD2" w:rsidRPr="00741588" w:rsidRDefault="00865CD2" w:rsidP="00022B86">
      <w:pPr>
        <w:pStyle w:val="FootnoteText"/>
        <w:bidi w:val="0"/>
        <w:spacing w:line="240" w:lineRule="auto"/>
        <w:rPr>
          <w:lang w:val="en-US"/>
        </w:rPr>
      </w:pPr>
      <w:r>
        <w:rPr>
          <w:rStyle w:val="FootnoteReference"/>
        </w:rPr>
        <w:footnoteRef/>
      </w:r>
      <w:r>
        <w:t xml:space="preserve"> </w:t>
      </w:r>
      <w:r>
        <w:rPr>
          <w:lang w:val="en-US"/>
        </w:rPr>
        <w:t>W</w:t>
      </w:r>
      <w:r w:rsidRPr="00B32F2E">
        <w:rPr>
          <w:lang w:val="en-US"/>
        </w:rPr>
        <w:t xml:space="preserve">as a contemporary of </w:t>
      </w:r>
      <w:r>
        <w:rPr>
          <w:lang w:val="en-US"/>
        </w:rPr>
        <w:t xml:space="preserve">Rabbi Yohanan (1), </w:t>
      </w:r>
      <w:r w:rsidRPr="00741588">
        <w:rPr>
          <w:lang w:val="en-US"/>
        </w:rPr>
        <w:t xml:space="preserve">see Introduction </w:t>
      </w:r>
      <w:r>
        <w:rPr>
          <w:lang w:val="en-US"/>
        </w:rPr>
        <w:t>7.4.1</w:t>
      </w:r>
      <w:r w:rsidRPr="00741588">
        <w:rPr>
          <w:lang w:val="en-US"/>
        </w:rPr>
        <w:t>.</w:t>
      </w:r>
    </w:p>
  </w:footnote>
  <w:footnote w:id="806">
    <w:p w14:paraId="55ADE3E7"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20.</w:t>
      </w:r>
    </w:p>
  </w:footnote>
  <w:footnote w:id="807">
    <w:p w14:paraId="0B0D00BE" w14:textId="77777777" w:rsidR="00865CD2" w:rsidRPr="00E2403B" w:rsidRDefault="00865CD2" w:rsidP="001A1E0C">
      <w:pPr>
        <w:pStyle w:val="FootnoteText"/>
        <w:bidi w:val="0"/>
        <w:spacing w:line="240" w:lineRule="auto"/>
        <w:rPr>
          <w:lang w:val="en-US"/>
        </w:rPr>
      </w:pPr>
      <w:r>
        <w:rPr>
          <w:rStyle w:val="FootnoteReference"/>
        </w:rPr>
        <w:footnoteRef/>
      </w:r>
      <w:r>
        <w:rPr>
          <w:rtl/>
        </w:rPr>
        <w:t xml:space="preserve"> </w:t>
      </w:r>
      <w:r>
        <w:rPr>
          <w:lang w:val="en-US"/>
        </w:rPr>
        <w:t>His brother was a contemporary of Rabbi Yohanan (1), see Intr</w:t>
      </w:r>
      <w:r>
        <w:rPr>
          <w:lang w:val="en-US"/>
        </w:rPr>
        <w:t>o</w:t>
      </w:r>
      <w:r>
        <w:rPr>
          <w:lang w:val="en-US"/>
        </w:rPr>
        <w:t>duction 7.4.1.</w:t>
      </w:r>
    </w:p>
  </w:footnote>
  <w:footnote w:id="808">
    <w:p w14:paraId="0CE23B1D"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20.</w:t>
      </w:r>
    </w:p>
  </w:footnote>
  <w:footnote w:id="809">
    <w:p w14:paraId="5E0282F4" w14:textId="77777777" w:rsidR="00865CD2" w:rsidRPr="001A1E0C" w:rsidRDefault="00865CD2" w:rsidP="001A1E0C">
      <w:pPr>
        <w:pStyle w:val="FootnoteText"/>
        <w:bidi w:val="0"/>
        <w:spacing w:line="240" w:lineRule="auto"/>
        <w:rPr>
          <w:lang w:val="en-US"/>
        </w:rPr>
      </w:pPr>
      <w:r>
        <w:rPr>
          <w:rStyle w:val="FootnoteReference"/>
        </w:rPr>
        <w:footnoteRef/>
      </w:r>
      <w:r>
        <w:rPr>
          <w:rtl/>
        </w:rPr>
        <w:t xml:space="preserve"> </w:t>
      </w:r>
      <w:r>
        <w:rPr>
          <w:lang w:val="en-US"/>
        </w:rPr>
        <w:t>Was a contemporary of H</w:t>
      </w:r>
      <w:r>
        <w:rPr>
          <w:rFonts w:cs="Times New Roman"/>
          <w:lang w:val="en-US"/>
        </w:rPr>
        <w:t>̣</w:t>
      </w:r>
      <w:r>
        <w:rPr>
          <w:lang w:val="en-US"/>
        </w:rPr>
        <w:t>iyya (4), see Introduction 7.4.2.</w:t>
      </w:r>
    </w:p>
  </w:footnote>
  <w:footnote w:id="810">
    <w:p w14:paraId="2166A60E" w14:textId="77777777" w:rsidR="00865CD2" w:rsidRDefault="00865CD2" w:rsidP="00CF22D5">
      <w:pPr>
        <w:pStyle w:val="FootnoteText"/>
        <w:bidi w:val="0"/>
        <w:spacing w:line="240" w:lineRule="auto"/>
        <w:rPr>
          <w:lang w:val="en-US"/>
        </w:rPr>
      </w:pPr>
      <w:r w:rsidRPr="009A4CB8">
        <w:rPr>
          <w:rStyle w:val="FootnoteReference"/>
        </w:rPr>
        <w:footnoteRef/>
      </w:r>
      <w:r>
        <w:t xml:space="preserve"> </w:t>
      </w:r>
      <w:r w:rsidRPr="009A4CB8">
        <w:t xml:space="preserve">In Aramaic – </w:t>
      </w:r>
      <w:r w:rsidRPr="00D00DF4">
        <w:rPr>
          <w:rFonts w:cs="Times New Roman"/>
          <w:rtl/>
        </w:rPr>
        <w:t>קרתיסיה</w:t>
      </w:r>
      <w:r>
        <w:t xml:space="preserve">. I do not know where this place is. Reeg, </w:t>
      </w:r>
      <w:r>
        <w:rPr>
          <w:i/>
          <w:iCs/>
        </w:rPr>
        <w:t>Ortsnamen</w:t>
      </w:r>
      <w:r>
        <w:t>, does not mention it</w:t>
      </w:r>
      <w:r w:rsidRPr="009A4CB8">
        <w:t>.</w:t>
      </w:r>
    </w:p>
  </w:footnote>
  <w:footnote w:id="811">
    <w:p w14:paraId="79FD31A3" w14:textId="77777777" w:rsidR="00865CD2" w:rsidRPr="001A1E0C" w:rsidRDefault="00865CD2" w:rsidP="001A1E0C">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812">
    <w:p w14:paraId="01663028"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18.</w:t>
      </w:r>
    </w:p>
  </w:footnote>
  <w:footnote w:id="813">
    <w:p w14:paraId="48521E69" w14:textId="77777777" w:rsidR="00865CD2" w:rsidRPr="00B32F2E"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17</w:t>
      </w:r>
      <w:r w:rsidRPr="00B32F2E">
        <w:rPr>
          <w:lang w:val="en-US"/>
        </w:rPr>
        <w:t>.</w:t>
      </w:r>
    </w:p>
  </w:footnote>
  <w:footnote w:id="814">
    <w:p w14:paraId="11657E9C" w14:textId="77777777" w:rsidR="00865CD2" w:rsidRPr="0053756D" w:rsidRDefault="00865CD2" w:rsidP="007F4780">
      <w:pPr>
        <w:pStyle w:val="FootnoteText"/>
        <w:bidi w:val="0"/>
        <w:spacing w:line="240" w:lineRule="auto"/>
        <w:rPr>
          <w:lang w:val="en-US"/>
        </w:rPr>
      </w:pPr>
      <w:r>
        <w:rPr>
          <w:rStyle w:val="FootnoteReference"/>
        </w:rPr>
        <w:footnoteRef/>
      </w:r>
      <w:r>
        <w:rPr>
          <w:rtl/>
        </w:rPr>
        <w:t xml:space="preserve"> </w:t>
      </w:r>
      <w:r>
        <w:rPr>
          <w:lang w:val="en-US"/>
        </w:rPr>
        <w:t>Was a contemporary of Rav (Abba [70] B/M, in vol. 4, p. 311), who died in 247, see Introduction 7.4.5.</w:t>
      </w:r>
    </w:p>
  </w:footnote>
  <w:footnote w:id="815">
    <w:p w14:paraId="7DB6EB27" w14:textId="77777777" w:rsidR="00865CD2" w:rsidRPr="0038779C" w:rsidRDefault="00865CD2" w:rsidP="00CA66F8">
      <w:pPr>
        <w:pStyle w:val="FootnoteText"/>
        <w:bidi w:val="0"/>
        <w:spacing w:line="240" w:lineRule="auto"/>
        <w:rPr>
          <w:lang w:val="en-US"/>
        </w:rPr>
      </w:pPr>
      <w:r>
        <w:rPr>
          <w:rStyle w:val="FootnoteReference"/>
        </w:rPr>
        <w:footnoteRef/>
      </w:r>
      <w:r>
        <w:rPr>
          <w:rtl/>
        </w:rPr>
        <w:t xml:space="preserve"> </w:t>
      </w:r>
      <w:r>
        <w:rPr>
          <w:lang w:val="en-US"/>
        </w:rPr>
        <w:t>See above, n. 20.</w:t>
      </w:r>
    </w:p>
  </w:footnote>
  <w:footnote w:id="816">
    <w:p w14:paraId="6D68381E" w14:textId="77777777" w:rsidR="00865CD2" w:rsidRPr="00FB6F24" w:rsidRDefault="00865CD2" w:rsidP="00FB6F24">
      <w:pPr>
        <w:pStyle w:val="FootnoteText"/>
        <w:bidi w:val="0"/>
        <w:spacing w:line="240" w:lineRule="auto"/>
        <w:rPr>
          <w:lang w:val="en-US"/>
        </w:rPr>
      </w:pPr>
      <w:r>
        <w:rPr>
          <w:rStyle w:val="FootnoteReference"/>
        </w:rPr>
        <w:footnoteRef/>
      </w:r>
      <w:r>
        <w:t xml:space="preserve"> </w:t>
      </w:r>
      <w:r>
        <w:rPr>
          <w:lang w:val="en-US"/>
        </w:rPr>
        <w:t xml:space="preserve">In Aramaic – </w:t>
      </w:r>
      <w:r w:rsidRPr="00FB6F24">
        <w:rPr>
          <w:rFonts w:cs="Times New Roman"/>
          <w:rtl/>
          <w:lang w:val="en-US"/>
        </w:rPr>
        <w:t>כתובה</w:t>
      </w:r>
      <w:r>
        <w:rPr>
          <w:lang w:val="en-US"/>
        </w:rPr>
        <w:t>. On this designation see Introduction 3.1.2.4.</w:t>
      </w:r>
    </w:p>
  </w:footnote>
  <w:footnote w:id="817">
    <w:p w14:paraId="523DC7F7" w14:textId="77777777" w:rsidR="00865CD2" w:rsidRPr="004C68BA" w:rsidRDefault="00865CD2" w:rsidP="007F4780">
      <w:pPr>
        <w:pStyle w:val="FootnoteText"/>
        <w:bidi w:val="0"/>
        <w:spacing w:line="240" w:lineRule="auto"/>
        <w:rPr>
          <w:lang w:val="en-US"/>
        </w:rPr>
      </w:pPr>
      <w:r>
        <w:rPr>
          <w:rStyle w:val="FootnoteReference"/>
        </w:rPr>
        <w:footnoteRef/>
      </w:r>
      <w:r>
        <w:rPr>
          <w:rtl/>
        </w:rPr>
        <w:t xml:space="preserve"> </w:t>
      </w:r>
      <w:r>
        <w:rPr>
          <w:lang w:val="en-US"/>
        </w:rPr>
        <w:t>Transmits in the name of Ah</w:t>
      </w:r>
      <w:r>
        <w:rPr>
          <w:rFonts w:cs="Times New Roman"/>
          <w:lang w:val="en-US"/>
        </w:rPr>
        <w:t>̣</w:t>
      </w:r>
      <w:r>
        <w:rPr>
          <w:lang w:val="en-US"/>
        </w:rPr>
        <w:t>i (1), who w</w:t>
      </w:r>
      <w:r w:rsidRPr="004C68BA">
        <w:rPr>
          <w:lang w:val="en-US"/>
        </w:rPr>
        <w:t>as associ</w:t>
      </w:r>
      <w:r>
        <w:rPr>
          <w:lang w:val="en-US"/>
        </w:rPr>
        <w:t>a</w:t>
      </w:r>
      <w:r w:rsidRPr="004C68BA">
        <w:rPr>
          <w:lang w:val="en-US"/>
        </w:rPr>
        <w:t>te</w:t>
      </w:r>
      <w:r>
        <w:rPr>
          <w:lang w:val="en-US"/>
        </w:rPr>
        <w:t>d with Rabbi Yohanan (1), see Introduction 7.4.1.</w:t>
      </w:r>
    </w:p>
  </w:footnote>
  <w:footnote w:id="818">
    <w:p w14:paraId="272D2C51" w14:textId="77777777" w:rsidR="00865CD2" w:rsidRPr="0038779C" w:rsidRDefault="00865CD2" w:rsidP="00CA66F8">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819">
    <w:p w14:paraId="0B09F440" w14:textId="77777777" w:rsidR="00865CD2" w:rsidRPr="00BC3C1B" w:rsidRDefault="00865CD2" w:rsidP="00117B6F">
      <w:pPr>
        <w:pStyle w:val="FootnoteText"/>
        <w:bidi w:val="0"/>
        <w:spacing w:line="240" w:lineRule="auto"/>
        <w:rPr>
          <w:rFonts w:cs="Times New Roman"/>
          <w:lang w:val="en-US"/>
        </w:rPr>
      </w:pPr>
      <w:r w:rsidRPr="00117B6F">
        <w:rPr>
          <w:rStyle w:val="FootnoteReference"/>
          <w:rFonts w:cs="Times New Roman"/>
        </w:rPr>
        <w:footnoteRef/>
      </w:r>
      <w:r w:rsidRPr="00117B6F">
        <w:rPr>
          <w:rFonts w:cs="Times New Roman"/>
          <w:rtl/>
        </w:rPr>
        <w:t xml:space="preserve"> </w:t>
      </w:r>
      <w:r w:rsidRPr="00117B6F">
        <w:rPr>
          <w:rFonts w:cs="Times New Roman"/>
          <w:lang w:val="en-US"/>
        </w:rPr>
        <w:t xml:space="preserve">In Hebrew – </w:t>
      </w:r>
      <w:r w:rsidRPr="00117B6F">
        <w:rPr>
          <w:rFonts w:cs="Times New Roman"/>
          <w:rtl/>
          <w:lang w:val="en-US"/>
        </w:rPr>
        <w:t>קרא</w:t>
      </w:r>
      <w:r w:rsidRPr="00BC3C1B">
        <w:rPr>
          <w:rFonts w:cs="Times New Roman"/>
          <w:lang w:val="en-US"/>
        </w:rPr>
        <w:t>, perhaps refering to his proficiency in the Bible</w:t>
      </w:r>
      <w:r>
        <w:rPr>
          <w:rFonts w:cs="Times New Roman"/>
          <w:lang w:val="en-US"/>
        </w:rPr>
        <w:t xml:space="preserve"> (</w:t>
      </w:r>
      <w:r>
        <w:rPr>
          <w:rFonts w:cs="Times New Roman" w:hint="cs"/>
          <w:rtl/>
          <w:lang w:val="en-US"/>
        </w:rPr>
        <w:t>מקרא</w:t>
      </w:r>
      <w:r>
        <w:rPr>
          <w:rFonts w:cs="Times New Roman"/>
          <w:lang w:val="en-US"/>
        </w:rPr>
        <w:t>), see Introduction 3.1.2.2.</w:t>
      </w:r>
    </w:p>
  </w:footnote>
  <w:footnote w:id="820">
    <w:p w14:paraId="17EBE00B" w14:textId="77777777" w:rsidR="00865CD2" w:rsidRDefault="00865CD2" w:rsidP="00882887">
      <w:pPr>
        <w:pStyle w:val="FootnoteText"/>
        <w:bidi w:val="0"/>
        <w:spacing w:line="240" w:lineRule="auto"/>
        <w:rPr>
          <w:lang w:val="en-US"/>
        </w:rPr>
      </w:pPr>
      <w:r>
        <w:rPr>
          <w:rStyle w:val="FootnoteReference"/>
        </w:rPr>
        <w:footnoteRef/>
      </w:r>
      <w:r>
        <w:t xml:space="preserve"> </w:t>
      </w:r>
      <w:r w:rsidRPr="005E436F">
        <w:rPr>
          <w:lang w:val="en-US"/>
        </w:rPr>
        <w:t xml:space="preserve">Although he appears only in BT (and often: </w:t>
      </w:r>
      <w:r w:rsidRPr="005E436F">
        <w:rPr>
          <w:i/>
          <w:iCs/>
          <w:lang w:val="en-US"/>
        </w:rPr>
        <w:t xml:space="preserve">bBer </w:t>
      </w:r>
      <w:r w:rsidRPr="005E436F">
        <w:rPr>
          <w:lang w:val="en-US"/>
        </w:rPr>
        <w:t xml:space="preserve">30b; </w:t>
      </w:r>
      <w:r w:rsidRPr="005E436F">
        <w:rPr>
          <w:i/>
          <w:iCs/>
          <w:lang w:val="en-US"/>
        </w:rPr>
        <w:t>bMeg</w:t>
      </w:r>
      <w:r w:rsidRPr="005E436F">
        <w:rPr>
          <w:lang w:val="en-US"/>
        </w:rPr>
        <w:t xml:space="preserve"> 22a; </w:t>
      </w:r>
      <w:r w:rsidRPr="005E436F">
        <w:rPr>
          <w:i/>
          <w:iCs/>
          <w:lang w:val="en-US"/>
        </w:rPr>
        <w:t>bYev</w:t>
      </w:r>
      <w:r w:rsidRPr="005E436F">
        <w:rPr>
          <w:lang w:val="en-US"/>
        </w:rPr>
        <w:t xml:space="preserve"> 40a; </w:t>
      </w:r>
      <w:r w:rsidRPr="005E436F">
        <w:rPr>
          <w:i/>
          <w:iCs/>
          <w:lang w:val="en-US"/>
        </w:rPr>
        <w:t xml:space="preserve">bKet </w:t>
      </w:r>
      <w:r w:rsidRPr="005E436F">
        <w:rPr>
          <w:lang w:val="en-US"/>
        </w:rPr>
        <w:t xml:space="preserve">56a), he is always associated with Palestinian rabbis, see Introduction </w:t>
      </w:r>
      <w:r>
        <w:t>5.1.3.2</w:t>
      </w:r>
      <w:r>
        <w:rPr>
          <w:u w:color="FFFF00"/>
        </w:rPr>
        <w:t>.3</w:t>
      </w:r>
      <w:r w:rsidRPr="005E436F">
        <w:rPr>
          <w:lang w:val="en-US"/>
        </w:rPr>
        <w:t xml:space="preserve">. </w:t>
      </w:r>
    </w:p>
  </w:footnote>
  <w:footnote w:id="821">
    <w:p w14:paraId="4EFEC097" w14:textId="77777777" w:rsidR="00865CD2" w:rsidRPr="007F4780" w:rsidRDefault="00865CD2" w:rsidP="007F4780">
      <w:pPr>
        <w:pStyle w:val="FootnoteText"/>
        <w:bidi w:val="0"/>
        <w:spacing w:line="240" w:lineRule="auto"/>
        <w:rPr>
          <w:lang w:val="en-US"/>
        </w:rPr>
      </w:pPr>
      <w:r>
        <w:rPr>
          <w:rStyle w:val="FootnoteReference"/>
        </w:rPr>
        <w:footnoteRef/>
      </w:r>
      <w:r>
        <w:rPr>
          <w:rtl/>
        </w:rPr>
        <w:t xml:space="preserve"> </w:t>
      </w:r>
      <w:r>
        <w:rPr>
          <w:lang w:val="en-US"/>
        </w:rPr>
        <w:t>Was a student of the last tannaim, see Introduction 7.4.1.</w:t>
      </w:r>
    </w:p>
  </w:footnote>
  <w:footnote w:id="822">
    <w:p w14:paraId="1E2F3C58" w14:textId="77777777" w:rsidR="00865CD2" w:rsidRPr="0038779C" w:rsidRDefault="00865CD2" w:rsidP="00A82DE5">
      <w:pPr>
        <w:pStyle w:val="FootnoteText"/>
        <w:bidi w:val="0"/>
        <w:spacing w:line="240" w:lineRule="auto"/>
        <w:rPr>
          <w:lang w:val="en-US"/>
        </w:rPr>
      </w:pPr>
      <w:r>
        <w:rPr>
          <w:rStyle w:val="FootnoteReference"/>
        </w:rPr>
        <w:footnoteRef/>
      </w:r>
      <w:r>
        <w:rPr>
          <w:rtl/>
        </w:rPr>
        <w:t xml:space="preserve"> </w:t>
      </w:r>
      <w:r>
        <w:rPr>
          <w:lang w:val="en-US"/>
        </w:rPr>
        <w:t>On this form see vol. 1, under Hananiah (68) B/M, p. 105.</w:t>
      </w:r>
    </w:p>
  </w:footnote>
  <w:footnote w:id="823">
    <w:p w14:paraId="152ACD7E" w14:textId="77777777" w:rsidR="00865CD2" w:rsidRPr="005C724F" w:rsidRDefault="00865CD2" w:rsidP="007F4780">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Joshua </w:t>
      </w:r>
      <w:r w:rsidRPr="001D2A18">
        <w:rPr>
          <w:lang w:val="en-US"/>
        </w:rPr>
        <w:t>(</w:t>
      </w:r>
      <w:r>
        <w:rPr>
          <w:lang w:val="en-US"/>
        </w:rPr>
        <w:t>4</w:t>
      </w:r>
      <w:r w:rsidRPr="001D2A18">
        <w:rPr>
          <w:lang w:val="en-US"/>
        </w:rPr>
        <w:t>),</w:t>
      </w:r>
      <w:r>
        <w:rPr>
          <w:lang w:val="en-US"/>
        </w:rPr>
        <w:t xml:space="preserve"> who was a student of Rabbi Levi (6), who was a contemporary of Rabbi Yohanan (1), see I</w:t>
      </w:r>
      <w:r>
        <w:rPr>
          <w:lang w:val="en-US"/>
        </w:rPr>
        <w:t>n</w:t>
      </w:r>
      <w:r>
        <w:rPr>
          <w:lang w:val="en-US"/>
        </w:rPr>
        <w:t>troduction 7.4.1.</w:t>
      </w:r>
    </w:p>
  </w:footnote>
  <w:footnote w:id="824">
    <w:p w14:paraId="261A263A" w14:textId="77777777" w:rsidR="00865CD2" w:rsidRPr="0038779C" w:rsidRDefault="00865CD2" w:rsidP="00A82DE5">
      <w:pPr>
        <w:pStyle w:val="FootnoteText"/>
        <w:bidi w:val="0"/>
        <w:spacing w:line="240" w:lineRule="auto"/>
        <w:rPr>
          <w:lang w:val="en-US"/>
        </w:rPr>
      </w:pPr>
      <w:r>
        <w:rPr>
          <w:rStyle w:val="FootnoteReference"/>
        </w:rPr>
        <w:footnoteRef/>
      </w:r>
      <w:r>
        <w:rPr>
          <w:rtl/>
        </w:rPr>
        <w:t xml:space="preserve"> </w:t>
      </w:r>
      <w:r>
        <w:rPr>
          <w:lang w:val="en-US"/>
        </w:rPr>
        <w:t>On this form see vol. 1, under Hananiah (52) B/M, p. 104.</w:t>
      </w:r>
    </w:p>
  </w:footnote>
  <w:footnote w:id="825">
    <w:p w14:paraId="54395589" w14:textId="77777777" w:rsidR="00865CD2" w:rsidRPr="004132D5" w:rsidRDefault="00865CD2" w:rsidP="00CA66F8">
      <w:pPr>
        <w:pStyle w:val="FootnoteText"/>
        <w:bidi w:val="0"/>
        <w:spacing w:line="240" w:lineRule="auto"/>
        <w:rPr>
          <w:lang w:val="en-US"/>
        </w:rPr>
      </w:pPr>
      <w:r>
        <w:rPr>
          <w:rStyle w:val="FootnoteReference"/>
        </w:rPr>
        <w:footnoteRef/>
      </w:r>
      <w:r>
        <w:rPr>
          <w:rtl/>
        </w:rPr>
        <w:t xml:space="preserve"> </w:t>
      </w:r>
      <w:r>
        <w:rPr>
          <w:lang w:val="en-US"/>
        </w:rPr>
        <w:t>See above, n. 17.</w:t>
      </w:r>
    </w:p>
  </w:footnote>
  <w:footnote w:id="826">
    <w:p w14:paraId="36935A23" w14:textId="77777777" w:rsidR="00865CD2" w:rsidRPr="00BF12FA" w:rsidRDefault="00865CD2" w:rsidP="00CA66F8">
      <w:pPr>
        <w:pStyle w:val="FootnoteText"/>
        <w:bidi w:val="0"/>
        <w:spacing w:line="240" w:lineRule="auto"/>
        <w:rPr>
          <w:lang w:val="en-US"/>
        </w:rPr>
      </w:pPr>
      <w:r>
        <w:rPr>
          <w:rStyle w:val="FootnoteReference"/>
        </w:rPr>
        <w:footnoteRef/>
      </w:r>
      <w:r>
        <w:rPr>
          <w:rtl/>
        </w:rPr>
        <w:t xml:space="preserve"> </w:t>
      </w:r>
      <w:r>
        <w:rPr>
          <w:lang w:val="en-US"/>
        </w:rPr>
        <w:t>Was a student of Rabbi Asi (Joseph [28]) who was Rabbi Ami (1)’s companion, see Introdu</w:t>
      </w:r>
      <w:r>
        <w:rPr>
          <w:lang w:val="en-US"/>
        </w:rPr>
        <w:t>c</w:t>
      </w:r>
      <w:r>
        <w:rPr>
          <w:lang w:val="en-US"/>
        </w:rPr>
        <w:t>tion 7.4.1.</w:t>
      </w:r>
    </w:p>
  </w:footnote>
  <w:footnote w:id="827">
    <w:p w14:paraId="4DF5C3BC" w14:textId="77777777" w:rsidR="00865CD2" w:rsidRPr="004132D5"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17.</w:t>
      </w:r>
    </w:p>
  </w:footnote>
  <w:footnote w:id="828">
    <w:p w14:paraId="6862E706" w14:textId="77777777" w:rsidR="00865CD2" w:rsidRPr="00A37E5F" w:rsidRDefault="00865CD2" w:rsidP="00A37E5F">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829">
    <w:p w14:paraId="3545C851" w14:textId="77777777" w:rsidR="00865CD2" w:rsidRPr="0038779C"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20.</w:t>
      </w:r>
    </w:p>
  </w:footnote>
  <w:footnote w:id="830">
    <w:p w14:paraId="51229DEC" w14:textId="77777777" w:rsidR="00865CD2" w:rsidRPr="00952860" w:rsidRDefault="00865CD2" w:rsidP="00BC3C1B">
      <w:pPr>
        <w:pStyle w:val="FootnoteText"/>
        <w:bidi w:val="0"/>
        <w:spacing w:line="240" w:lineRule="auto"/>
        <w:rPr>
          <w:lang w:val="en-US"/>
        </w:rPr>
      </w:pPr>
      <w:r>
        <w:rPr>
          <w:rStyle w:val="FootnoteReference"/>
        </w:rPr>
        <w:footnoteRef/>
      </w:r>
      <w:r>
        <w:rPr>
          <w:rtl/>
        </w:rPr>
        <w:t xml:space="preserve"> </w:t>
      </w:r>
      <w:r>
        <w:t>On the date of this synagogue see Introduction 7.5.3.</w:t>
      </w:r>
    </w:p>
  </w:footnote>
  <w:footnote w:id="831">
    <w:p w14:paraId="3811400D" w14:textId="77777777" w:rsidR="00865CD2" w:rsidRPr="007D3360" w:rsidRDefault="00865CD2" w:rsidP="007D3360">
      <w:pPr>
        <w:pStyle w:val="FootnoteText"/>
        <w:bidi w:val="0"/>
        <w:spacing w:line="240" w:lineRule="auto"/>
        <w:rPr>
          <w:lang w:val="en-US"/>
        </w:rPr>
      </w:pPr>
      <w:r>
        <w:rPr>
          <w:rStyle w:val="FootnoteReference"/>
        </w:rPr>
        <w:footnoteRef/>
      </w:r>
      <w:r>
        <w:rPr>
          <w:rtl/>
        </w:rPr>
        <w:t xml:space="preserve"> </w:t>
      </w:r>
      <w:r>
        <w:rPr>
          <w:lang w:val="en-US"/>
        </w:rPr>
        <w:t>On this form see vol. 1, under Hananiah (1) B/M, p. 103.</w:t>
      </w:r>
    </w:p>
  </w:footnote>
  <w:footnote w:id="832">
    <w:p w14:paraId="08D2F9FC"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833">
    <w:p w14:paraId="20CCE20F" w14:textId="77777777" w:rsidR="00865CD2" w:rsidRPr="007D3360" w:rsidRDefault="00865CD2" w:rsidP="00617B8B">
      <w:pPr>
        <w:pStyle w:val="FootnoteText"/>
        <w:bidi w:val="0"/>
        <w:spacing w:line="240" w:lineRule="auto"/>
        <w:rPr>
          <w:lang w:val="en-US"/>
        </w:rPr>
      </w:pPr>
      <w:r>
        <w:rPr>
          <w:rStyle w:val="FootnoteReference"/>
        </w:rPr>
        <w:footnoteRef/>
      </w:r>
      <w:r>
        <w:rPr>
          <w:rtl/>
        </w:rPr>
        <w:t xml:space="preserve"> </w:t>
      </w:r>
      <w:r>
        <w:rPr>
          <w:lang w:val="en-US"/>
        </w:rPr>
        <w:t xml:space="preserve">So in </w:t>
      </w:r>
      <w:r>
        <w:rPr>
          <w:u w:color="FFFF00"/>
          <w:lang w:val="en-US"/>
        </w:rPr>
        <w:t>Beth Alpha</w:t>
      </w:r>
      <w:r>
        <w:rPr>
          <w:lang w:val="en-US"/>
        </w:rPr>
        <w:t>. On this form see vol. 1, under Hananiah (50) B/M, p. 104.</w:t>
      </w:r>
    </w:p>
  </w:footnote>
  <w:footnote w:id="834">
    <w:p w14:paraId="6F09250D" w14:textId="77777777" w:rsidR="00865CD2" w:rsidRPr="007D3360" w:rsidRDefault="00865CD2" w:rsidP="00617B8B">
      <w:pPr>
        <w:pStyle w:val="FootnoteText"/>
        <w:bidi w:val="0"/>
        <w:spacing w:line="240" w:lineRule="auto"/>
        <w:rPr>
          <w:lang w:val="en-US"/>
        </w:rPr>
      </w:pPr>
      <w:r>
        <w:rPr>
          <w:rStyle w:val="FootnoteReference"/>
        </w:rPr>
        <w:footnoteRef/>
      </w:r>
      <w:r>
        <w:rPr>
          <w:rtl/>
        </w:rPr>
        <w:t xml:space="preserve"> </w:t>
      </w:r>
      <w:r>
        <w:rPr>
          <w:lang w:val="en-US"/>
        </w:rPr>
        <w:t xml:space="preserve">So in </w:t>
      </w:r>
      <w:r>
        <w:rPr>
          <w:u w:color="FFFF00"/>
          <w:lang w:val="en-US"/>
        </w:rPr>
        <w:t>Beth She’an</w:t>
      </w:r>
      <w:r>
        <w:rPr>
          <w:lang w:val="en-US"/>
        </w:rPr>
        <w:t>. On this form see vol. 3, under Hananiah (7) B/M, p. 92.</w:t>
      </w:r>
    </w:p>
  </w:footnote>
  <w:footnote w:id="835">
    <w:p w14:paraId="4CDF4820" w14:textId="77777777" w:rsidR="00865CD2" w:rsidRPr="004437BA" w:rsidRDefault="00865CD2" w:rsidP="00F54D79">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both synagogues where they worked their handywork is comemorated. In Beit She’an with the word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(the work of their hands) and in Beit Alpha </w:t>
      </w:r>
      <w:r>
        <w:rPr>
          <w:lang w:val="en-US"/>
        </w:rPr>
        <w:t xml:space="preserve">with the words: </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(The artists who executed this work).</w:t>
      </w:r>
    </w:p>
  </w:footnote>
  <w:footnote w:id="836">
    <w:p w14:paraId="2CDEDCC0" w14:textId="77777777" w:rsidR="00865CD2" w:rsidRPr="0064101F" w:rsidRDefault="00865CD2" w:rsidP="0064101F">
      <w:pPr>
        <w:pStyle w:val="FootnoteText"/>
        <w:bidi w:val="0"/>
        <w:spacing w:line="240" w:lineRule="auto"/>
        <w:rPr>
          <w:lang w:val="en-US"/>
        </w:rPr>
      </w:pPr>
      <w:r>
        <w:rPr>
          <w:rStyle w:val="FootnoteReference"/>
        </w:rPr>
        <w:footnoteRef/>
      </w:r>
      <w:r>
        <w:t xml:space="preserve"> In the Beth She’an Valley.</w:t>
      </w:r>
      <w:r>
        <w:rPr>
          <w:rtl/>
        </w:rPr>
        <w:t xml:space="preserve"> </w:t>
      </w:r>
    </w:p>
  </w:footnote>
  <w:footnote w:id="837">
    <w:p w14:paraId="7CC78584"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81.</w:t>
      </w:r>
    </w:p>
  </w:footnote>
  <w:footnote w:id="838">
    <w:p w14:paraId="0D5A1C02" w14:textId="77777777" w:rsidR="00865CD2" w:rsidRPr="005171F2" w:rsidRDefault="00865CD2" w:rsidP="00253304">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w:t>
      </w:r>
      <w:r w:rsidRPr="005E436F">
        <w:rPr>
          <w:rFonts w:cs="Times New Roman"/>
          <w:lang w:val="en-US"/>
        </w:rPr>
        <w:t xml:space="preserve">see Introduction </w:t>
      </w:r>
      <w:r>
        <w:rPr>
          <w:rFonts w:cs="Times New Roman"/>
          <w:lang w:val="en-US"/>
        </w:rPr>
        <w:t>7.</w:t>
      </w:r>
      <w:r>
        <w:rPr>
          <w:rFonts w:cs="Times New Roman"/>
          <w:u w:color="FFFF00"/>
          <w:lang w:val="en-US"/>
        </w:rPr>
        <w:t>5.1</w:t>
      </w:r>
      <w:r w:rsidRPr="005E436F">
        <w:rPr>
          <w:rFonts w:cs="Times New Roman"/>
          <w:lang w:val="en-US"/>
        </w:rPr>
        <w:t>.</w:t>
      </w:r>
    </w:p>
  </w:footnote>
  <w:footnote w:id="839">
    <w:p w14:paraId="54F1205D" w14:textId="77777777" w:rsidR="00865CD2" w:rsidRPr="007D3360" w:rsidRDefault="00865CD2" w:rsidP="007D3360">
      <w:pPr>
        <w:pStyle w:val="FootnoteText"/>
        <w:bidi w:val="0"/>
        <w:spacing w:line="240" w:lineRule="auto"/>
        <w:rPr>
          <w:lang w:val="en-US"/>
        </w:rPr>
      </w:pPr>
      <w:r>
        <w:rPr>
          <w:rStyle w:val="FootnoteReference"/>
        </w:rPr>
        <w:footnoteRef/>
      </w:r>
      <w:r>
        <w:rPr>
          <w:rtl/>
        </w:rPr>
        <w:t xml:space="preserve"> </w:t>
      </w:r>
      <w:r>
        <w:rPr>
          <w:lang w:val="en-US"/>
        </w:rPr>
        <w:t>On this form see vol. 1, under Hananiah (72) B/M, p. 105.</w:t>
      </w:r>
    </w:p>
  </w:footnote>
  <w:footnote w:id="840">
    <w:p w14:paraId="41736CFF" w14:textId="77777777" w:rsidR="00865CD2" w:rsidRPr="005171F2" w:rsidRDefault="00865CD2" w:rsidP="008E6D96">
      <w:pPr>
        <w:pStyle w:val="FootnoteText"/>
        <w:bidi w:val="0"/>
        <w:spacing w:line="240" w:lineRule="auto"/>
        <w:jc w:val="both"/>
        <w:rPr>
          <w:lang w:val="en-US"/>
        </w:rPr>
      </w:pPr>
      <w:r>
        <w:rPr>
          <w:rStyle w:val="FootnoteReference"/>
        </w:rPr>
        <w:footnoteRef/>
      </w:r>
      <w:r>
        <w:rPr>
          <w:rtl/>
        </w:rPr>
        <w:t xml:space="preserve"> </w:t>
      </w:r>
      <w:r>
        <w:rPr>
          <w:lang w:val="en-US"/>
        </w:rPr>
        <w:t>See above, n. 86</w:t>
      </w:r>
      <w:r w:rsidRPr="005E436F">
        <w:rPr>
          <w:rFonts w:cs="Times New Roman"/>
          <w:lang w:val="en-US"/>
        </w:rPr>
        <w:t>.</w:t>
      </w:r>
    </w:p>
  </w:footnote>
  <w:footnote w:id="841">
    <w:p w14:paraId="04294AFB" w14:textId="77777777" w:rsidR="00865CD2" w:rsidRPr="00101C95" w:rsidRDefault="00865CD2" w:rsidP="008E6D96">
      <w:pPr>
        <w:pStyle w:val="FootnoteText"/>
        <w:bidi w:val="0"/>
        <w:spacing w:line="240" w:lineRule="auto"/>
        <w:rPr>
          <w:lang w:val="en-US"/>
        </w:rPr>
      </w:pPr>
      <w:r>
        <w:rPr>
          <w:rStyle w:val="FootnoteReference"/>
        </w:rPr>
        <w:footnoteRef/>
      </w:r>
      <w:r>
        <w:rPr>
          <w:rtl/>
        </w:rP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this form see above, n. 5. On the interchange of </w:t>
      </w:r>
      <w:r w:rsidRPr="00091A9F">
        <w:rPr>
          <w:rFonts w:cs="Times New Roman"/>
          <w:rtl/>
          <w:lang w:val="en-US"/>
        </w:rPr>
        <w:t>א</w:t>
      </w:r>
      <w:r>
        <w:rPr>
          <w:lang w:val="en-US"/>
        </w:rPr>
        <w:t xml:space="preserve"> and </w:t>
      </w:r>
      <w:r>
        <w:rPr>
          <w:rFonts w:cs="Times New Roman"/>
          <w:rtl/>
          <w:lang w:val="en-US"/>
        </w:rPr>
        <w:t>ה</w:t>
      </w:r>
      <w:r>
        <w:rPr>
          <w:rFonts w:cs="Times New Roman"/>
          <w:lang w:val="en-US"/>
        </w:rPr>
        <w:t xml:space="preserve"> </w:t>
      </w:r>
      <w:r>
        <w:rPr>
          <w:lang w:val="en-US"/>
        </w:rPr>
        <w:t>suffix see vol. 1, Introduction 2.4.2.3, p. 25.</w:t>
      </w:r>
    </w:p>
  </w:footnote>
  <w:footnote w:id="842">
    <w:p w14:paraId="3F2E3894" w14:textId="77777777" w:rsidR="00865CD2" w:rsidRPr="00354DA7" w:rsidRDefault="00865CD2" w:rsidP="00274C29">
      <w:pPr>
        <w:pStyle w:val="FootnoteText"/>
        <w:bidi w:val="0"/>
        <w:spacing w:line="240" w:lineRule="auto"/>
        <w:rPr>
          <w:lang w:val="en-US"/>
        </w:rPr>
      </w:pPr>
      <w:r>
        <w:rPr>
          <w:rStyle w:val="FootnoteReference"/>
        </w:rPr>
        <w:footnoteRef/>
      </w:r>
      <w:r>
        <w:t xml:space="preserve"> </w:t>
      </w:r>
      <w:r w:rsidRPr="00354DA7">
        <w:rPr>
          <w:lang w:val="en-US"/>
        </w:rPr>
        <w:t>In the Golan.</w:t>
      </w:r>
    </w:p>
  </w:footnote>
  <w:footnote w:id="843">
    <w:p w14:paraId="6B3D64D9"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844">
    <w:p w14:paraId="2D52C5EE" w14:textId="77777777" w:rsidR="00865CD2" w:rsidRPr="0038779C"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845">
    <w:p w14:paraId="5B8000EB" w14:textId="77777777" w:rsidR="00865CD2" w:rsidRPr="00352824" w:rsidRDefault="00865CD2" w:rsidP="00963891">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Upper Galilee</w:t>
        </w:r>
      </w:smartTag>
      <w:r>
        <w:rPr>
          <w:lang w:val="en-US"/>
        </w:rPr>
        <w:t>.</w:t>
      </w:r>
    </w:p>
  </w:footnote>
  <w:footnote w:id="846">
    <w:p w14:paraId="58B01FD2" w14:textId="77777777" w:rsidR="00865CD2" w:rsidRPr="00456445" w:rsidRDefault="00865CD2" w:rsidP="00F2472D">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to the year 494 to the Destruction of the </w:t>
      </w:r>
      <w:smartTag w:uri="urn:schemas-microsoft-com:office:smarttags" w:element="City">
        <w:r>
          <w:rPr>
            <w:lang w:val="en-US"/>
          </w:rPr>
          <w:t>Temple</w:t>
        </w:r>
      </w:smartTag>
      <w:r>
        <w:rPr>
          <w:lang w:val="en-US"/>
        </w:rPr>
        <w:t>, see Introdution 7.5.4.3.</w:t>
      </w:r>
    </w:p>
  </w:footnote>
  <w:footnote w:id="847">
    <w:p w14:paraId="77C19D11" w14:textId="77777777" w:rsidR="00865CD2" w:rsidRPr="000E41E3" w:rsidRDefault="00865CD2" w:rsidP="00C31ED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vol. 3, under Hananiah (6) B/M, p. 92.</w:t>
      </w:r>
    </w:p>
  </w:footnote>
  <w:footnote w:id="848">
    <w:p w14:paraId="59B396F3" w14:textId="77777777" w:rsidR="00865CD2" w:rsidRPr="0064101F" w:rsidRDefault="00865CD2" w:rsidP="008E6D96">
      <w:pPr>
        <w:pStyle w:val="FootnoteText"/>
        <w:bidi w:val="0"/>
        <w:spacing w:line="240" w:lineRule="auto"/>
        <w:rPr>
          <w:lang w:val="en-US"/>
        </w:rPr>
      </w:pPr>
      <w:r>
        <w:rPr>
          <w:rStyle w:val="FootnoteReference"/>
        </w:rPr>
        <w:footnoteRef/>
      </w:r>
      <w:r>
        <w:t xml:space="preserve"> </w:t>
      </w:r>
      <w:r>
        <w:rPr>
          <w:lang w:val="en-US"/>
        </w:rPr>
        <w:t>See above, n. 90</w:t>
      </w:r>
      <w:r>
        <w:t>.</w:t>
      </w:r>
      <w:r>
        <w:rPr>
          <w:rtl/>
        </w:rPr>
        <w:t xml:space="preserve"> </w:t>
      </w:r>
    </w:p>
  </w:footnote>
  <w:footnote w:id="849">
    <w:p w14:paraId="59B2D931" w14:textId="77777777" w:rsidR="00865CD2" w:rsidRPr="004F7278" w:rsidRDefault="00865CD2" w:rsidP="004F7278">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6.6.2, p. 51. Note that the area were the inscription was found was not uniquely Jewish.</w:t>
      </w:r>
    </w:p>
  </w:footnote>
  <w:footnote w:id="850">
    <w:p w14:paraId="3D4322BD" w14:textId="77777777" w:rsidR="00865CD2" w:rsidRPr="005F539E" w:rsidRDefault="00865CD2" w:rsidP="008E6D96">
      <w:pPr>
        <w:pStyle w:val="FootnoteText"/>
        <w:bidi w:val="0"/>
        <w:spacing w:line="240" w:lineRule="auto"/>
      </w:pPr>
      <w:r w:rsidRPr="005F539E">
        <w:rPr>
          <w:rStyle w:val="FootnoteReference"/>
        </w:rPr>
        <w:footnoteRef/>
      </w:r>
      <w:r w:rsidRPr="005F539E">
        <w:t xml:space="preserve"> </w:t>
      </w:r>
      <w:r>
        <w:rPr>
          <w:lang w:val="en-US"/>
        </w:rPr>
        <w:t>See above, n. 91</w:t>
      </w:r>
      <w:r w:rsidRPr="005F539E">
        <w:t>.</w:t>
      </w:r>
    </w:p>
  </w:footnote>
  <w:footnote w:id="851">
    <w:p w14:paraId="539882C0"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81.</w:t>
      </w:r>
    </w:p>
  </w:footnote>
  <w:footnote w:id="852">
    <w:p w14:paraId="1CDCF4A4" w14:textId="77777777" w:rsidR="00865CD2" w:rsidRPr="00137031" w:rsidRDefault="00865CD2" w:rsidP="00137031">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On these details see vol. 3, Introduction 3.1, p. 21.</w:t>
      </w:r>
    </w:p>
  </w:footnote>
  <w:footnote w:id="853">
    <w:p w14:paraId="63A1F8D7" w14:textId="77777777" w:rsidR="00865CD2" w:rsidRPr="0064101F" w:rsidRDefault="00865CD2" w:rsidP="008E6D96">
      <w:pPr>
        <w:pStyle w:val="FootnoteText"/>
        <w:bidi w:val="0"/>
        <w:spacing w:line="240" w:lineRule="auto"/>
        <w:rPr>
          <w:lang w:val="en-US"/>
        </w:rPr>
      </w:pPr>
      <w:r>
        <w:rPr>
          <w:rStyle w:val="FootnoteReference"/>
        </w:rPr>
        <w:footnoteRef/>
      </w:r>
      <w:r>
        <w:t xml:space="preserve"> </w:t>
      </w:r>
      <w:r>
        <w:rPr>
          <w:lang w:val="en-US"/>
        </w:rPr>
        <w:t>See above, n. 90</w:t>
      </w:r>
      <w:r>
        <w:t>.</w:t>
      </w:r>
      <w:r>
        <w:rPr>
          <w:rtl/>
        </w:rPr>
        <w:t xml:space="preserve"> </w:t>
      </w:r>
    </w:p>
  </w:footnote>
  <w:footnote w:id="854">
    <w:p w14:paraId="57D431F6" w14:textId="77777777" w:rsidR="00865CD2" w:rsidRPr="004F7278"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97.</w:t>
      </w:r>
    </w:p>
  </w:footnote>
  <w:footnote w:id="855">
    <w:p w14:paraId="028D8CC1" w14:textId="77777777" w:rsidR="00865CD2" w:rsidRPr="005F539E" w:rsidRDefault="00865CD2" w:rsidP="008E6D96">
      <w:pPr>
        <w:pStyle w:val="FootnoteText"/>
        <w:bidi w:val="0"/>
        <w:spacing w:line="240" w:lineRule="auto"/>
      </w:pPr>
      <w:r w:rsidRPr="005F539E">
        <w:rPr>
          <w:rStyle w:val="FootnoteReference"/>
        </w:rPr>
        <w:footnoteRef/>
      </w:r>
      <w:r w:rsidRPr="005F539E">
        <w:t xml:space="preserve"> </w:t>
      </w:r>
      <w:r>
        <w:rPr>
          <w:lang w:val="en-US"/>
        </w:rPr>
        <w:t>See above, n. 91</w:t>
      </w:r>
      <w:r w:rsidRPr="005F539E">
        <w:t>.</w:t>
      </w:r>
    </w:p>
  </w:footnote>
  <w:footnote w:id="856">
    <w:p w14:paraId="0B5D6830" w14:textId="77777777" w:rsidR="00865CD2" w:rsidRPr="003F0913" w:rsidRDefault="00865CD2" w:rsidP="003F0913">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form see vol. 1, under Hananiah (50) B/M, p. 104.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ascii="Graeca" w:hAnsi="Graeca" w:cs="Times New Roman"/>
          <w:lang w:val="en-US"/>
        </w:rPr>
        <w:t></w:t>
      </w:r>
      <w:r>
        <w:rPr>
          <w:rFonts w:cs="Times New Roman"/>
          <w:lang w:val="en-US"/>
        </w:rPr>
        <w:t xml:space="preserve"> is another form of iotacism (see vol. 1, Introduction 2.3.2, p. 21), not recorded elsewhere.</w:t>
      </w:r>
    </w:p>
  </w:footnote>
  <w:footnote w:id="857">
    <w:p w14:paraId="1972A307" w14:textId="77777777" w:rsidR="00865CD2" w:rsidRPr="002230DD" w:rsidRDefault="00865CD2" w:rsidP="00B72F01">
      <w:pPr>
        <w:pStyle w:val="FootnoteText"/>
        <w:bidi w:val="0"/>
        <w:spacing w:line="240" w:lineRule="auto"/>
        <w:rPr>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cs="Times New Roman"/>
          <w:lang w:val="en-US"/>
        </w:rPr>
        <w:t>On these details see vol. 3, Introduction 3.1, p. 21.</w:t>
      </w:r>
    </w:p>
  </w:footnote>
  <w:footnote w:id="858">
    <w:p w14:paraId="5DE506BE" w14:textId="77777777" w:rsidR="00865CD2" w:rsidRPr="0064101F" w:rsidRDefault="00865CD2" w:rsidP="008E6D96">
      <w:pPr>
        <w:pStyle w:val="FootnoteText"/>
        <w:bidi w:val="0"/>
        <w:spacing w:line="240" w:lineRule="auto"/>
        <w:rPr>
          <w:lang w:val="en-US"/>
        </w:rPr>
      </w:pPr>
      <w:r>
        <w:rPr>
          <w:rStyle w:val="FootnoteReference"/>
        </w:rPr>
        <w:footnoteRef/>
      </w:r>
      <w:r>
        <w:t xml:space="preserve"> </w:t>
      </w:r>
      <w:r>
        <w:rPr>
          <w:lang w:val="en-US"/>
        </w:rPr>
        <w:t>See above, n. 90</w:t>
      </w:r>
      <w:r>
        <w:t>.</w:t>
      </w:r>
      <w:r>
        <w:rPr>
          <w:rtl/>
        </w:rPr>
        <w:t xml:space="preserve"> </w:t>
      </w:r>
    </w:p>
  </w:footnote>
  <w:footnote w:id="859">
    <w:p w14:paraId="3640955B" w14:textId="77777777" w:rsidR="00865CD2" w:rsidRPr="004F7278"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97.</w:t>
      </w:r>
    </w:p>
  </w:footnote>
  <w:footnote w:id="860">
    <w:p w14:paraId="66AE9C9F" w14:textId="77777777" w:rsidR="00865CD2" w:rsidRPr="005F539E" w:rsidRDefault="00865CD2" w:rsidP="008E6D96">
      <w:pPr>
        <w:pStyle w:val="FootnoteText"/>
        <w:bidi w:val="0"/>
        <w:spacing w:line="240" w:lineRule="auto"/>
      </w:pPr>
      <w:r w:rsidRPr="005F539E">
        <w:rPr>
          <w:rStyle w:val="FootnoteReference"/>
        </w:rPr>
        <w:footnoteRef/>
      </w:r>
      <w:r w:rsidRPr="005F539E">
        <w:t xml:space="preserve"> </w:t>
      </w:r>
      <w:r>
        <w:rPr>
          <w:lang w:val="en-US"/>
        </w:rPr>
        <w:t>See above, n. 91</w:t>
      </w:r>
      <w:r w:rsidRPr="005F539E">
        <w:t>.</w:t>
      </w:r>
    </w:p>
  </w:footnote>
  <w:footnote w:id="861">
    <w:p w14:paraId="53BB746D" w14:textId="77777777" w:rsidR="00865CD2" w:rsidRPr="000E41E3" w:rsidRDefault="00865CD2" w:rsidP="000E41E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vol. 3, under Ha</w:t>
      </w:r>
      <w:r>
        <w:rPr>
          <w:lang w:val="en-US"/>
        </w:rPr>
        <w:t>n</w:t>
      </w:r>
      <w:r>
        <w:rPr>
          <w:lang w:val="en-US"/>
        </w:rPr>
        <w:t>aniah (5), p. 91.</w:t>
      </w:r>
    </w:p>
  </w:footnote>
  <w:footnote w:id="862">
    <w:p w14:paraId="596E4C51" w14:textId="77777777" w:rsidR="00865CD2" w:rsidRPr="00E8118E"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97.</w:t>
      </w:r>
    </w:p>
  </w:footnote>
  <w:footnote w:id="863">
    <w:p w14:paraId="7772ADA4" w14:textId="77777777" w:rsidR="00865CD2" w:rsidRPr="005F539E" w:rsidRDefault="00865CD2" w:rsidP="008E6D96">
      <w:pPr>
        <w:pStyle w:val="FootnoteText"/>
        <w:bidi w:val="0"/>
        <w:spacing w:line="240" w:lineRule="auto"/>
      </w:pPr>
      <w:r w:rsidRPr="005F539E">
        <w:rPr>
          <w:rStyle w:val="FootnoteReference"/>
        </w:rPr>
        <w:footnoteRef/>
      </w:r>
      <w:r w:rsidRPr="005F539E">
        <w:t xml:space="preserve"> </w:t>
      </w:r>
      <w:r>
        <w:rPr>
          <w:lang w:val="en-US"/>
        </w:rPr>
        <w:t>See above, n. 91</w:t>
      </w:r>
      <w:r w:rsidRPr="005F539E">
        <w:t>.</w:t>
      </w:r>
    </w:p>
  </w:footnote>
  <w:footnote w:id="864">
    <w:p w14:paraId="057C7434" w14:textId="77777777" w:rsidR="00865CD2" w:rsidRPr="007D3360" w:rsidRDefault="00865CD2" w:rsidP="00617B8B">
      <w:pPr>
        <w:pStyle w:val="FootnoteText"/>
        <w:bidi w:val="0"/>
        <w:spacing w:line="240" w:lineRule="auto"/>
        <w:rPr>
          <w:lang w:val="en-US"/>
        </w:rPr>
      </w:pPr>
      <w:r>
        <w:rPr>
          <w:rStyle w:val="FootnoteReference"/>
        </w:rPr>
        <w:footnoteRef/>
      </w:r>
      <w:r>
        <w:rPr>
          <w:rtl/>
        </w:rPr>
        <w:t xml:space="preserve"> </w:t>
      </w:r>
      <w:r>
        <w:rPr>
          <w:lang w:val="en-US"/>
        </w:rPr>
        <w:t>On this form see vol. 3, under Hananiah (11) B/M, p. 92. This could be an example of a Greek tran</w:t>
      </w:r>
      <w:r>
        <w:rPr>
          <w:lang w:val="en-US"/>
        </w:rPr>
        <w:t>s</w:t>
      </w:r>
      <w:r>
        <w:rPr>
          <w:lang w:val="en-US"/>
        </w:rPr>
        <w:t>literation, transliterated back into Jewish characters, see Introduction 2.2.</w:t>
      </w:r>
    </w:p>
  </w:footnote>
  <w:footnote w:id="865">
    <w:p w14:paraId="128299AE"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w:t>
      </w:r>
      <w:r>
        <w:rPr>
          <w:lang w:val="en-US"/>
        </w:rPr>
        <w:t>o</w:t>
      </w:r>
      <w:r>
        <w:rPr>
          <w:lang w:val="en-US"/>
        </w:rPr>
        <w:t>duction 7.5.4.2.</w:t>
      </w:r>
    </w:p>
  </w:footnote>
  <w:footnote w:id="866">
    <w:p w14:paraId="374E50D3"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81.</w:t>
      </w:r>
    </w:p>
  </w:footnote>
  <w:footnote w:id="867">
    <w:p w14:paraId="527F735C" w14:textId="77777777" w:rsidR="00865CD2" w:rsidRPr="009519B7" w:rsidRDefault="00865CD2" w:rsidP="008E6D96">
      <w:pPr>
        <w:pStyle w:val="FootnoteText"/>
        <w:bidi w:val="0"/>
        <w:spacing w:line="240" w:lineRule="auto"/>
        <w:rPr>
          <w:rFonts w:cs="Times New Roman"/>
        </w:rPr>
      </w:pPr>
      <w:r w:rsidRPr="009519B7">
        <w:rPr>
          <w:rStyle w:val="FootnoteReference"/>
          <w:rFonts w:cs="Times New Roman"/>
        </w:rPr>
        <w:footnoteRef/>
      </w:r>
      <w:r w:rsidRPr="005E436F">
        <w:rPr>
          <w:rFonts w:cs="Times New Roman"/>
          <w:rtl/>
        </w:rPr>
        <w:t xml:space="preserve"> </w:t>
      </w:r>
      <w:r>
        <w:rPr>
          <w:lang w:val="en-US"/>
        </w:rPr>
        <w:t>See above, n. 97</w:t>
      </w:r>
      <w:r w:rsidRPr="005E436F">
        <w:rPr>
          <w:rFonts w:cs="Times New Roman"/>
        </w:rPr>
        <w:t xml:space="preserve">. </w:t>
      </w:r>
    </w:p>
  </w:footnote>
  <w:footnote w:id="868">
    <w:p w14:paraId="7E797FE9" w14:textId="77777777" w:rsidR="00865CD2" w:rsidRPr="007F5D1C" w:rsidRDefault="00865CD2" w:rsidP="00F2472D">
      <w:pPr>
        <w:pStyle w:val="FootnoteText"/>
        <w:bidi w:val="0"/>
        <w:spacing w:line="240" w:lineRule="auto"/>
        <w:rPr>
          <w:rFonts w:cs="Times New Roman"/>
        </w:rPr>
      </w:pPr>
      <w:r w:rsidRPr="00F2472D">
        <w:rPr>
          <w:rStyle w:val="FootnoteReference"/>
          <w:rFonts w:cs="Times New Roman"/>
        </w:rPr>
        <w:footnoteRef/>
      </w:r>
      <w:r w:rsidRPr="00F2472D">
        <w:rPr>
          <w:rFonts w:cs="Times New Roman"/>
          <w:rtl/>
        </w:rPr>
        <w:t xml:space="preserve"> </w:t>
      </w:r>
      <w:r w:rsidRPr="00F2472D">
        <w:rPr>
          <w:rFonts w:cs="Times New Roman"/>
          <w:lang w:val="en-US"/>
        </w:rPr>
        <w:t xml:space="preserve">In Aramaic – </w:t>
      </w:r>
      <w:r w:rsidRPr="00F2472D">
        <w:rPr>
          <w:rFonts w:cs="Times New Roman"/>
          <w:rtl/>
          <w:lang w:val="en-US"/>
        </w:rPr>
        <w:t>[כה]נה</w:t>
      </w:r>
      <w:r w:rsidRPr="007F5D1C">
        <w:rPr>
          <w:rFonts w:cs="Times New Roman"/>
        </w:rPr>
        <w:t>.</w:t>
      </w:r>
      <w:r>
        <w:rPr>
          <w:rFonts w:cs="Times New Roman"/>
        </w:rPr>
        <w:t xml:space="preserve"> On this designation see vol. 1, Introduction 3.2.5, pp. 33-4.</w:t>
      </w:r>
    </w:p>
  </w:footnote>
  <w:footnote w:id="869">
    <w:p w14:paraId="162D18A4" w14:textId="77777777" w:rsidR="00865CD2" w:rsidRPr="002F6202" w:rsidRDefault="00865CD2" w:rsidP="007F5D1C">
      <w:pPr>
        <w:pStyle w:val="FootnoteText"/>
        <w:bidi w:val="0"/>
        <w:spacing w:line="240" w:lineRule="auto"/>
        <w:rPr>
          <w:lang w:val="en-US"/>
        </w:rPr>
      </w:pPr>
      <w:r>
        <w:rPr>
          <w:rStyle w:val="FootnoteReference"/>
        </w:rPr>
        <w:footnoteRef/>
      </w:r>
      <w:r>
        <w:rPr>
          <w:rtl/>
        </w:rPr>
        <w:t xml:space="preserve"> </w:t>
      </w:r>
      <w:r>
        <w:rPr>
          <w:lang w:val="en-US"/>
        </w:rPr>
        <w:t>The inscription is dated to 374</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see I</w:t>
      </w:r>
      <w:r w:rsidRPr="002F6202">
        <w:rPr>
          <w:lang w:val="en-US"/>
        </w:rPr>
        <w:t>n</w:t>
      </w:r>
      <w:r w:rsidRPr="002F6202">
        <w:rPr>
          <w:lang w:val="en-US"/>
        </w:rPr>
        <w:t xml:space="preserve">troduction </w:t>
      </w:r>
      <w:r>
        <w:rPr>
          <w:lang w:val="en-US"/>
        </w:rPr>
        <w:t>7.5.2.1</w:t>
      </w:r>
      <w:r w:rsidRPr="002F6202">
        <w:rPr>
          <w:lang w:val="en-US"/>
        </w:rPr>
        <w:t>.</w:t>
      </w:r>
    </w:p>
  </w:footnote>
  <w:footnote w:id="870">
    <w:p w14:paraId="5B16FCF4" w14:textId="77777777" w:rsidR="00865CD2" w:rsidRPr="009E48D3" w:rsidRDefault="00865CD2" w:rsidP="008F35B6">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871">
    <w:p w14:paraId="1BF31162"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w:t>
      </w:r>
      <w:r>
        <w:rPr>
          <w:lang w:val="en-US"/>
        </w:rPr>
        <w:t>n</w:t>
      </w:r>
      <w:r>
        <w:rPr>
          <w:lang w:val="en-US"/>
        </w:rPr>
        <w:t>scription and kindly allowed me to make use of her readings. Not all the names she read can be seen in the photograph.</w:t>
      </w:r>
    </w:p>
  </w:footnote>
  <w:footnote w:id="872">
    <w:p w14:paraId="56EE8FED" w14:textId="77777777" w:rsidR="00865CD2" w:rsidRDefault="00865CD2" w:rsidP="00783B08">
      <w:pPr>
        <w:pStyle w:val="FootnoteText"/>
        <w:bidi w:val="0"/>
        <w:spacing w:line="240" w:lineRule="auto"/>
        <w:rPr>
          <w:lang w:val="en-US"/>
        </w:rPr>
      </w:pPr>
      <w:r>
        <w:rPr>
          <w:rStyle w:val="FootnoteReference"/>
        </w:rPr>
        <w:footnoteRef/>
      </w:r>
      <w:r>
        <w:rPr>
          <w:rtl/>
        </w:rPr>
        <w:t xml:space="preserve"> </w:t>
      </w:r>
      <w:r w:rsidRPr="008251E1">
        <w:rPr>
          <w:rFonts w:cs="Times New Roman"/>
        </w:rPr>
        <w:t>Biblical, e.g. Zech</w:t>
      </w:r>
      <w:r w:rsidRPr="008251E1">
        <w:t xml:space="preserve"> 6:10. </w:t>
      </w:r>
    </w:p>
  </w:footnote>
  <w:footnote w:id="873">
    <w:p w14:paraId="19146133" w14:textId="77777777" w:rsidR="00865CD2" w:rsidRPr="007D3360" w:rsidRDefault="00865CD2" w:rsidP="00B50EF0">
      <w:pPr>
        <w:pStyle w:val="FootnoteText"/>
        <w:bidi w:val="0"/>
        <w:spacing w:line="240" w:lineRule="auto"/>
        <w:rPr>
          <w:lang w:val="en-US"/>
        </w:rPr>
      </w:pPr>
      <w:r>
        <w:rPr>
          <w:rStyle w:val="FootnoteReference"/>
        </w:rPr>
        <w:footnoteRef/>
      </w:r>
      <w:r>
        <w:rPr>
          <w:rtl/>
        </w:rPr>
        <w:t xml:space="preserve"> </w:t>
      </w:r>
      <w:r>
        <w:rPr>
          <w:lang w:val="en-US"/>
        </w:rPr>
        <w:t>On this form see vol. 1, under Tobiah (9) B/M, p. 110.</w:t>
      </w:r>
    </w:p>
  </w:footnote>
  <w:footnote w:id="874">
    <w:p w14:paraId="3DE19CCC" w14:textId="77777777" w:rsidR="00865CD2" w:rsidRPr="00A37E5F" w:rsidRDefault="00865CD2" w:rsidP="00062227">
      <w:pPr>
        <w:pStyle w:val="FootnoteText"/>
        <w:bidi w:val="0"/>
        <w:spacing w:line="240" w:lineRule="auto"/>
        <w:rPr>
          <w:lang w:val="en-US"/>
        </w:rPr>
      </w:pPr>
      <w:r>
        <w:rPr>
          <w:rStyle w:val="FootnoteReference"/>
        </w:rPr>
        <w:footnoteRef/>
      </w:r>
      <w:r>
        <w:rPr>
          <w:rtl/>
        </w:rPr>
        <w:t xml:space="preserve"> </w:t>
      </w:r>
      <w:r>
        <w:rPr>
          <w:lang w:val="en-US"/>
        </w:rPr>
        <w:t>His son was a student of Rabbi Yohanan (1), see Introduction 7.4.1.</w:t>
      </w:r>
    </w:p>
  </w:footnote>
  <w:footnote w:id="875">
    <w:p w14:paraId="13490B97" w14:textId="77777777" w:rsidR="00865CD2" w:rsidRPr="007D3360" w:rsidRDefault="00865CD2" w:rsidP="00783B08">
      <w:pPr>
        <w:pStyle w:val="FootnoteText"/>
        <w:bidi w:val="0"/>
        <w:spacing w:line="240" w:lineRule="auto"/>
        <w:rPr>
          <w:lang w:val="en-US"/>
        </w:rPr>
      </w:pPr>
      <w:r>
        <w:rPr>
          <w:rStyle w:val="FootnoteReference"/>
        </w:rPr>
        <w:footnoteRef/>
      </w:r>
      <w:r>
        <w:rPr>
          <w:rtl/>
        </w:rPr>
        <w:t xml:space="preserve"> </w:t>
      </w:r>
      <w:r>
        <w:rPr>
          <w:lang w:val="en-US"/>
        </w:rPr>
        <w:t>On this form see vol. 1, under Tobiah (4) B/M, p. 110.</w:t>
      </w:r>
    </w:p>
  </w:footnote>
  <w:footnote w:id="876">
    <w:p w14:paraId="744E4C49" w14:textId="77777777" w:rsidR="00865CD2" w:rsidRPr="008F0253" w:rsidRDefault="00865CD2" w:rsidP="009F02BA">
      <w:pPr>
        <w:pStyle w:val="FootnoteText"/>
        <w:bidi w:val="0"/>
        <w:spacing w:line="240" w:lineRule="auto"/>
        <w:rPr>
          <w:lang w:val="en-US"/>
        </w:rPr>
      </w:pPr>
      <w:r>
        <w:rPr>
          <w:rStyle w:val="FootnoteReference"/>
        </w:rPr>
        <w:footnoteRef/>
      </w:r>
      <w:r>
        <w:rPr>
          <w:rtl/>
        </w:rPr>
        <w:t xml:space="preserve"> </w:t>
      </w:r>
      <w:r>
        <w:rPr>
          <w:lang w:val="en-US"/>
        </w:rPr>
        <w:t>Was a student of Rabbi Josiah (1), who was a contemporary Rabbi Eleazar (22), who was a conte</w:t>
      </w:r>
      <w:r>
        <w:rPr>
          <w:lang w:val="en-US"/>
        </w:rPr>
        <w:t>m</w:t>
      </w:r>
      <w:r>
        <w:rPr>
          <w:lang w:val="en-US"/>
        </w:rPr>
        <w:t>porary of Rabbi Ami (1), see I</w:t>
      </w:r>
      <w:r>
        <w:rPr>
          <w:lang w:val="en-US"/>
        </w:rPr>
        <w:t>n</w:t>
      </w:r>
      <w:r>
        <w:rPr>
          <w:lang w:val="en-US"/>
        </w:rPr>
        <w:t>troduction 7.4.1.</w:t>
      </w:r>
    </w:p>
  </w:footnote>
  <w:footnote w:id="877">
    <w:p w14:paraId="7AD181B4"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2.</w:t>
      </w:r>
    </w:p>
  </w:footnote>
  <w:footnote w:id="878">
    <w:p w14:paraId="5269D9E4" w14:textId="77777777" w:rsidR="00865CD2" w:rsidRPr="00344EFC" w:rsidRDefault="00865CD2" w:rsidP="004E5D09">
      <w:pPr>
        <w:pStyle w:val="FootnoteText"/>
        <w:bidi w:val="0"/>
        <w:spacing w:line="240" w:lineRule="auto"/>
        <w:rPr>
          <w:lang w:val="en-US"/>
        </w:rPr>
      </w:pPr>
      <w:r>
        <w:rPr>
          <w:rStyle w:val="FootnoteReference"/>
        </w:rPr>
        <w:footnoteRef/>
      </w:r>
      <w:r>
        <w:rPr>
          <w:rtl/>
        </w:rPr>
        <w:t xml:space="preserve"> </w:t>
      </w:r>
      <w:r>
        <w:rPr>
          <w:lang w:val="en-US"/>
        </w:rPr>
        <w:t>His son was a contemporary of Rabbi Abbahu, who was a contemporary of Rabbi Yohanan (1), see I</w:t>
      </w:r>
      <w:r>
        <w:rPr>
          <w:lang w:val="en-US"/>
        </w:rPr>
        <w:t>n</w:t>
      </w:r>
      <w:r>
        <w:rPr>
          <w:lang w:val="en-US"/>
        </w:rPr>
        <w:t>troduction 7.4.1.</w:t>
      </w:r>
    </w:p>
  </w:footnote>
  <w:footnote w:id="879">
    <w:p w14:paraId="41D8D147"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2.</w:t>
      </w:r>
    </w:p>
  </w:footnote>
  <w:footnote w:id="880">
    <w:p w14:paraId="35E15547" w14:textId="77777777" w:rsidR="00865CD2" w:rsidRPr="004959AA" w:rsidRDefault="00865CD2" w:rsidP="008E6D96">
      <w:pPr>
        <w:pStyle w:val="FootnoteText"/>
        <w:bidi w:val="0"/>
        <w:spacing w:line="240" w:lineRule="auto"/>
        <w:rPr>
          <w:lang w:val="en-US"/>
        </w:rPr>
      </w:pPr>
      <w:r>
        <w:rPr>
          <w:rStyle w:val="FootnoteReference"/>
        </w:rPr>
        <w:footnoteRef/>
      </w:r>
      <w:r>
        <w:rPr>
          <w:rtl/>
        </w:rPr>
        <w:t xml:space="preserve"> </w:t>
      </w:r>
      <w:r>
        <w:t xml:space="preserve">His son was a contemporary of Gidol (3), who transmits in the name of </w:t>
      </w:r>
      <w:r>
        <w:rPr>
          <w:lang w:val="en-US"/>
        </w:rPr>
        <w:t>Joseph (28), Rabbi Ami (1)’s companion, see I</w:t>
      </w:r>
      <w:r>
        <w:rPr>
          <w:lang w:val="en-US"/>
        </w:rPr>
        <w:t>n</w:t>
      </w:r>
      <w:r>
        <w:rPr>
          <w:lang w:val="en-US"/>
        </w:rPr>
        <w:t>troduction 7.4.1.</w:t>
      </w:r>
    </w:p>
  </w:footnote>
  <w:footnote w:id="881">
    <w:p w14:paraId="20915F62"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2.</w:t>
      </w:r>
    </w:p>
  </w:footnote>
  <w:footnote w:id="882">
    <w:p w14:paraId="0404FD3C" w14:textId="77777777" w:rsidR="00865CD2" w:rsidRPr="009F02BA" w:rsidRDefault="00865CD2" w:rsidP="009F02BA">
      <w:pPr>
        <w:pStyle w:val="FootnoteText"/>
        <w:bidi w:val="0"/>
        <w:spacing w:line="240" w:lineRule="auto"/>
        <w:rPr>
          <w:lang w:val="en-US"/>
        </w:rPr>
      </w:pPr>
      <w:r>
        <w:rPr>
          <w:rStyle w:val="FootnoteReference"/>
        </w:rPr>
        <w:footnoteRef/>
      </w:r>
      <w:r>
        <w:rPr>
          <w:rtl/>
        </w:rPr>
        <w:t xml:space="preserve"> </w:t>
      </w:r>
      <w:r>
        <w:rPr>
          <w:lang w:val="en-US"/>
        </w:rPr>
        <w:t>Transmits in the name of Rabbi Abbahu (1), who was a contemporary of Rabbi Yohanan, see Intr</w:t>
      </w:r>
      <w:r>
        <w:rPr>
          <w:lang w:val="en-US"/>
        </w:rPr>
        <w:t>o</w:t>
      </w:r>
      <w:r>
        <w:rPr>
          <w:lang w:val="en-US"/>
        </w:rPr>
        <w:t>duction 7.4.1.</w:t>
      </w:r>
    </w:p>
  </w:footnote>
  <w:footnote w:id="883">
    <w:p w14:paraId="4E7396FA" w14:textId="77777777" w:rsidR="00865CD2" w:rsidRPr="00815778" w:rsidRDefault="00865CD2" w:rsidP="008E6D96">
      <w:pPr>
        <w:pStyle w:val="FootnoteText"/>
        <w:bidi w:val="0"/>
        <w:spacing w:line="240" w:lineRule="auto"/>
        <w:rPr>
          <w:rFonts w:cs="Times New Roman"/>
          <w:lang w:val="en-US"/>
        </w:rPr>
      </w:pPr>
      <w:r w:rsidRPr="005E436F">
        <w:rPr>
          <w:rStyle w:val="FootnoteReference"/>
          <w:rFonts w:cs="Times New Roman"/>
          <w:rtl/>
        </w:rPr>
        <w:footnoteRef/>
      </w:r>
      <w:r w:rsidRPr="005E436F">
        <w:rPr>
          <w:rFonts w:cs="Times New Roman"/>
          <w:lang w:val="en-US"/>
        </w:rPr>
        <w:t xml:space="preserve"> This figure could be a literary invention, since the text runs: </w:t>
      </w:r>
      <w:r w:rsidRPr="005E436F">
        <w:rPr>
          <w:rFonts w:cs="Times New Roman"/>
          <w:b/>
          <w:bCs/>
          <w:rtl/>
          <w:lang w:val="en-US"/>
        </w:rPr>
        <w:t>ר' טוביה בר' יצחק</w:t>
      </w:r>
      <w:r w:rsidRPr="005E436F">
        <w:rPr>
          <w:rFonts w:cs="Times New Roman"/>
          <w:rtl/>
          <w:lang w:val="en-US"/>
        </w:rPr>
        <w:t xml:space="preserve"> אמר: שני אהלים רות המואביה ונעמה העמונית. דכוותה </w:t>
      </w:r>
      <w:r>
        <w:rPr>
          <w:rFonts w:cs="Times New Roman" w:hint="cs"/>
          <w:rtl/>
          <w:lang w:val="en-US"/>
        </w:rPr>
        <w:t>"</w:t>
      </w:r>
      <w:r w:rsidRPr="005E436F">
        <w:rPr>
          <w:rFonts w:cs="Times New Roman"/>
          <w:rtl/>
          <w:lang w:val="en-US"/>
        </w:rPr>
        <w:t>קום קח את אשתך ואת שתי בנותיך הנמצאות</w:t>
      </w:r>
      <w:r>
        <w:rPr>
          <w:rFonts w:cs="Times New Roman" w:hint="cs"/>
          <w:rtl/>
          <w:lang w:val="en-US"/>
        </w:rPr>
        <w:t>"</w:t>
      </w:r>
      <w:r w:rsidRPr="005E436F">
        <w:rPr>
          <w:rFonts w:cs="Times New Roman"/>
          <w:rtl/>
          <w:lang w:val="en-US"/>
        </w:rPr>
        <w:t xml:space="preserve"> (בראשי</w:t>
      </w:r>
      <w:r>
        <w:rPr>
          <w:rFonts w:cs="Times New Roman" w:hint="cs"/>
          <w:rtl/>
          <w:lang w:val="en-US"/>
        </w:rPr>
        <w:t>ת</w:t>
      </w:r>
      <w:r w:rsidRPr="005E436F">
        <w:rPr>
          <w:rFonts w:cs="Times New Roman"/>
          <w:rtl/>
          <w:lang w:val="en-US"/>
        </w:rPr>
        <w:t xml:space="preserve"> יט טו). </w:t>
      </w:r>
      <w:r w:rsidRPr="005E436F">
        <w:rPr>
          <w:rFonts w:cs="Times New Roman"/>
          <w:b/>
          <w:bCs/>
          <w:rtl/>
          <w:lang w:val="en-US"/>
        </w:rPr>
        <w:t>ר' טוביה</w:t>
      </w:r>
      <w:r w:rsidRPr="005E436F">
        <w:rPr>
          <w:rFonts w:cs="Times New Roman"/>
          <w:rtl/>
          <w:lang w:val="en-US"/>
        </w:rPr>
        <w:t xml:space="preserve"> אמר: שתי מציאות רות ונעמה. אמר </w:t>
      </w:r>
      <w:r w:rsidRPr="005E436F">
        <w:rPr>
          <w:rFonts w:cs="Times New Roman"/>
          <w:b/>
          <w:bCs/>
          <w:rtl/>
          <w:lang w:val="en-US"/>
        </w:rPr>
        <w:t>ר' יצחק</w:t>
      </w:r>
      <w:r w:rsidRPr="005E436F">
        <w:rPr>
          <w:rFonts w:cs="Times New Roman"/>
          <w:rtl/>
          <w:lang w:val="en-US"/>
        </w:rPr>
        <w:t xml:space="preserve">: </w:t>
      </w:r>
      <w:r>
        <w:rPr>
          <w:rFonts w:cs="Times New Roman" w:hint="cs"/>
          <w:rtl/>
          <w:lang w:val="en-US"/>
        </w:rPr>
        <w:t>"</w:t>
      </w:r>
      <w:r w:rsidRPr="005E436F">
        <w:rPr>
          <w:rFonts w:cs="Times New Roman"/>
          <w:rtl/>
          <w:lang w:val="en-US"/>
        </w:rPr>
        <w:t>מצאתי דוד עבד</w:t>
      </w:r>
      <w:r>
        <w:rPr>
          <w:rFonts w:cs="Times New Roman" w:hint="cs"/>
          <w:rtl/>
          <w:lang w:val="en-US"/>
        </w:rPr>
        <w:t>י"</w:t>
      </w:r>
      <w:r w:rsidRPr="005E436F">
        <w:rPr>
          <w:rFonts w:cs="Times New Roman"/>
          <w:rtl/>
          <w:lang w:val="en-US"/>
        </w:rPr>
        <w:t xml:space="preserve"> (תהלים פט כא). איכו מצאתיו? בסדום</w:t>
      </w:r>
      <w:r w:rsidRPr="005E436F">
        <w:rPr>
          <w:rFonts w:cs="Times New Roman"/>
          <w:lang w:val="en-US"/>
        </w:rPr>
        <w:t>.</w:t>
      </w:r>
      <w:r>
        <w:rPr>
          <w:rFonts w:cs="Times New Roman"/>
          <w:lang w:val="en-US"/>
        </w:rPr>
        <w:t xml:space="preserve"> “</w:t>
      </w:r>
      <w:r w:rsidRPr="00117B6F">
        <w:rPr>
          <w:rFonts w:cs="Times New Roman"/>
          <w:b/>
          <w:bCs/>
          <w:lang w:val="en-US"/>
        </w:rPr>
        <w:t>Rabbi Tobiah son of Ra</w:t>
      </w:r>
      <w:r w:rsidRPr="00117B6F">
        <w:rPr>
          <w:rFonts w:cs="Times New Roman"/>
          <w:b/>
          <w:bCs/>
          <w:lang w:val="en-US"/>
        </w:rPr>
        <w:t>b</w:t>
      </w:r>
      <w:r w:rsidRPr="00117B6F">
        <w:rPr>
          <w:rFonts w:cs="Times New Roman"/>
          <w:b/>
          <w:bCs/>
          <w:lang w:val="en-US"/>
        </w:rPr>
        <w:t>bi Isaac</w:t>
      </w:r>
      <w:r>
        <w:rPr>
          <w:rFonts w:cs="Times New Roman"/>
          <w:lang w:val="en-US"/>
        </w:rPr>
        <w:t xml:space="preserve"> said: Two tents – Ruth the Moabite and Naama the Amonite. And likewise: “Arise and take your two daughters found here” (Gen 19:15). </w:t>
      </w:r>
      <w:r w:rsidRPr="00117B6F">
        <w:rPr>
          <w:rFonts w:cs="Times New Roman"/>
          <w:b/>
          <w:bCs/>
          <w:lang w:val="en-US"/>
        </w:rPr>
        <w:t>Rabbi Tobiah</w:t>
      </w:r>
      <w:r>
        <w:rPr>
          <w:rFonts w:cs="Times New Roman"/>
          <w:lang w:val="en-US"/>
        </w:rPr>
        <w:t xml:space="preserve"> said: Two found – Ruth and Naama. </w:t>
      </w:r>
      <w:r w:rsidRPr="00BD73C0">
        <w:rPr>
          <w:rFonts w:cs="Times New Roman"/>
          <w:b/>
          <w:bCs/>
          <w:lang w:val="en-US"/>
        </w:rPr>
        <w:t>Rabbi Isaac</w:t>
      </w:r>
      <w:r>
        <w:rPr>
          <w:rFonts w:cs="Times New Roman"/>
          <w:lang w:val="en-US"/>
        </w:rPr>
        <w:t xml:space="preserve"> said: “I have found my slave David” (Ps 89:21). Where have I found him? In </w:t>
      </w:r>
      <w:smartTag w:uri="urn:schemas-microsoft-com:office:smarttags" w:element="place">
        <w:smartTag w:uri="urn:schemas-microsoft-com:office:smarttags" w:element="City">
          <w:r>
            <w:rPr>
              <w:rFonts w:cs="Times New Roman"/>
              <w:lang w:val="en-US"/>
            </w:rPr>
            <w:t>Sodom</w:t>
          </w:r>
        </w:smartTag>
      </w:smartTag>
      <w:r>
        <w:rPr>
          <w:rFonts w:cs="Times New Roman"/>
          <w:lang w:val="en-US"/>
        </w:rPr>
        <w:t>.</w:t>
      </w:r>
      <w:r>
        <w:rPr>
          <w:rFonts w:cs="Times New Roman"/>
          <w:u w:color="FFFF00"/>
          <w:lang w:val="en-US"/>
        </w:rPr>
        <w:t>” Since in the the introductory passage there are two names mentioned as father and son, and further down two rabbis by these same two names are mentioned, perhaps there really was no such sage with a combined name, and this is mer</w:t>
      </w:r>
      <w:r>
        <w:rPr>
          <w:rFonts w:cs="Times New Roman"/>
          <w:u w:color="FFFF00"/>
          <w:lang w:val="en-US"/>
        </w:rPr>
        <w:t>e</w:t>
      </w:r>
      <w:r>
        <w:rPr>
          <w:rFonts w:cs="Times New Roman"/>
          <w:u w:color="FFFF00"/>
          <w:lang w:val="en-US"/>
        </w:rPr>
        <w:t>ly a literary combination.</w:t>
      </w:r>
    </w:p>
  </w:footnote>
  <w:footnote w:id="884">
    <w:p w14:paraId="4373C6CB" w14:textId="77777777" w:rsidR="00865CD2" w:rsidRPr="004132D5" w:rsidRDefault="00865CD2" w:rsidP="009F02BA">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885">
    <w:p w14:paraId="4B9E28A5" w14:textId="77777777" w:rsidR="00865CD2" w:rsidRPr="00AA4C3B" w:rsidRDefault="00865CD2" w:rsidP="00AA4C3B">
      <w:pPr>
        <w:pStyle w:val="FootnoteText"/>
        <w:bidi w:val="0"/>
        <w:spacing w:line="240" w:lineRule="auto"/>
        <w:rPr>
          <w:lang w:val="en-US"/>
        </w:rPr>
      </w:pPr>
      <w:r>
        <w:rPr>
          <w:rStyle w:val="FootnoteReference"/>
        </w:rPr>
        <w:footnoteRef/>
      </w:r>
      <w:r>
        <w:rPr>
          <w:rtl/>
        </w:rPr>
        <w:t xml:space="preserve"> </w:t>
      </w:r>
      <w:r>
        <w:rPr>
          <w:lang w:val="en-US"/>
        </w:rPr>
        <w:t>In vol. 3, under Tobiah (1) B/M, p. 94 I explained the absence of a standard transliteration for this name.</w:t>
      </w:r>
    </w:p>
  </w:footnote>
  <w:footnote w:id="886">
    <w:p w14:paraId="0D8A260D" w14:textId="77777777" w:rsidR="00865CD2" w:rsidRPr="00DF33A1" w:rsidRDefault="00865CD2" w:rsidP="00DF33A1">
      <w:pPr>
        <w:pStyle w:val="FootnoteText"/>
        <w:bidi w:val="0"/>
        <w:spacing w:line="240" w:lineRule="auto"/>
        <w:rPr>
          <w:lang w:val="en-US"/>
        </w:rPr>
      </w:pPr>
      <w:r>
        <w:rPr>
          <w:rStyle w:val="FootnoteReference"/>
        </w:rPr>
        <w:footnoteRef/>
      </w:r>
      <w:r>
        <w:rPr>
          <w:rtl/>
        </w:rPr>
        <w:t xml:space="preserve"> </w:t>
      </w:r>
      <w:r>
        <w:rPr>
          <w:lang w:val="en-US"/>
        </w:rPr>
        <w:t>The name of this woman appears at the end of the inscription, just after its initiator had praised ma</w:t>
      </w:r>
      <w:r>
        <w:rPr>
          <w:lang w:val="en-US"/>
        </w:rPr>
        <w:t>r</w:t>
      </w:r>
      <w:r>
        <w:rPr>
          <w:lang w:val="en-US"/>
        </w:rPr>
        <w:t>riage. The editor assumed this means she was his wife.</w:t>
      </w:r>
    </w:p>
  </w:footnote>
  <w:footnote w:id="887">
    <w:p w14:paraId="07E2679D" w14:textId="77777777" w:rsidR="00865CD2" w:rsidRPr="00A7470A" w:rsidRDefault="00865CD2" w:rsidP="00814425">
      <w:pPr>
        <w:pStyle w:val="FootnoteText"/>
        <w:bidi w:val="0"/>
        <w:spacing w:line="240" w:lineRule="auto"/>
        <w:rPr>
          <w:lang w:val="en-US"/>
        </w:rPr>
      </w:pPr>
      <w:r>
        <w:rPr>
          <w:rStyle w:val="FootnoteReference"/>
        </w:rPr>
        <w:footnoteRef/>
      </w:r>
      <w:r>
        <w:rPr>
          <w:rtl/>
        </w:rPr>
        <w:t xml:space="preserve"> </w:t>
      </w:r>
      <w:r>
        <w:rPr>
          <w:rFonts w:cs="Times New Roman"/>
          <w:lang w:val="en-US"/>
        </w:rPr>
        <w:t>I</w:t>
      </w:r>
      <w:r w:rsidRPr="005E436F">
        <w:rPr>
          <w:rFonts w:cs="Times New Roman"/>
          <w:lang w:val="en-US"/>
        </w:rPr>
        <w:t xml:space="preserve">n </w:t>
      </w:r>
      <w:smartTag w:uri="urn:schemas-microsoft-com:office:smarttags" w:element="place">
        <w:r>
          <w:rPr>
            <w:rFonts w:cs="Times New Roman"/>
            <w:lang w:val="en-US"/>
          </w:rPr>
          <w:t>Transjordan</w:t>
        </w:r>
      </w:smartTag>
      <w:r w:rsidRPr="005E436F">
        <w:rPr>
          <w:rFonts w:cs="Times New Roman"/>
          <w:lang w:val="en-US"/>
        </w:rPr>
        <w:t>.</w:t>
      </w:r>
    </w:p>
  </w:footnote>
  <w:footnote w:id="888">
    <w:p w14:paraId="13ADAFEE" w14:textId="77777777" w:rsidR="00865CD2" w:rsidRPr="009A4CB8" w:rsidRDefault="00865CD2" w:rsidP="00553235">
      <w:pPr>
        <w:pStyle w:val="FootnoteText"/>
        <w:bidi w:val="0"/>
        <w:spacing w:line="240" w:lineRule="auto"/>
        <w:rPr>
          <w:lang w:val="en-US"/>
        </w:rPr>
      </w:pPr>
      <w:r w:rsidRPr="009A4CB8">
        <w:rPr>
          <w:rStyle w:val="FootnoteReference"/>
        </w:rPr>
        <w:footnoteRef/>
      </w:r>
      <w:r w:rsidRPr="009A4CB8">
        <w:t xml:space="preserve"> Jewishness suggested, based on name, but see </w:t>
      </w:r>
      <w:r>
        <w:t xml:space="preserve">vol. 3, Introduction </w:t>
      </w:r>
      <w:r>
        <w:rPr>
          <w:u w:color="FFFF00"/>
        </w:rPr>
        <w:t>6.6.7, p. 52</w:t>
      </w:r>
      <w:r w:rsidRPr="009A4CB8">
        <w:t>.</w:t>
      </w:r>
    </w:p>
  </w:footnote>
  <w:footnote w:id="889">
    <w:p w14:paraId="0942F24A"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890">
    <w:p w14:paraId="6855B688" w14:textId="77777777" w:rsidR="00865CD2" w:rsidRPr="00AA4C3B" w:rsidRDefault="00865CD2" w:rsidP="00814425">
      <w:pPr>
        <w:pStyle w:val="FootnoteText"/>
        <w:bidi w:val="0"/>
        <w:spacing w:line="240" w:lineRule="auto"/>
        <w:rPr>
          <w:rFonts w:cs="Times New Roman"/>
          <w:lang w:val="en-US"/>
        </w:rPr>
      </w:pPr>
      <w:r>
        <w:rPr>
          <w:rStyle w:val="FootnoteReference"/>
        </w:rPr>
        <w:footnoteRef/>
      </w:r>
      <w:r w:rsidRPr="00814425">
        <w:rPr>
          <w:lang w:val="en-US"/>
        </w:rPr>
        <w:t xml:space="preserve"> </w:t>
      </w:r>
      <w:r>
        <w:rPr>
          <w:lang w:val="en-US"/>
        </w:rPr>
        <w:t xml:space="preserve">See above, n. 14. This form is reminiscent of the apocryphal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p>
  </w:footnote>
  <w:footnote w:id="891">
    <w:p w14:paraId="3B485B58" w14:textId="77777777" w:rsidR="00865CD2" w:rsidRPr="00FC2E3A" w:rsidRDefault="00865CD2" w:rsidP="00A56484">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cs="Times New Roman"/>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cs="Times New Roman"/>
          <w:lang w:val="en-US"/>
        </w:rPr>
        <w:t>.</w:t>
      </w:r>
      <w:r>
        <w:rPr>
          <w:rFonts w:ascii="Graeca" w:hAnsi="Graeca"/>
          <w:lang w:val="en-US"/>
        </w:rPr>
        <w:t></w:t>
      </w:r>
      <w:r>
        <w:rPr>
          <w:rFonts w:cs="Times New Roman"/>
          <w:lang w:val="en-US"/>
        </w:rPr>
        <w:t>On these details see vol. 3, Introduction 3.1, p. 21.</w:t>
      </w:r>
    </w:p>
  </w:footnote>
  <w:footnote w:id="892">
    <w:p w14:paraId="61E513F0" w14:textId="77777777" w:rsidR="00865CD2" w:rsidRPr="00414C64" w:rsidRDefault="00865CD2" w:rsidP="00814425">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sidRPr="00814425">
        <w:rPr>
          <w:lang w:val="en-US"/>
        </w:rPr>
        <w:t xml:space="preserve"> </w:t>
      </w:r>
      <w:r>
        <w:rPr>
          <w:lang w:val="en-US"/>
        </w:rPr>
        <w:t>See above, n. 16</w:t>
      </w:r>
      <w:r w:rsidRPr="005E436F">
        <w:rPr>
          <w:rFonts w:cs="Times New Roman"/>
          <w:lang w:val="en-US"/>
        </w:rPr>
        <w:t>.</w:t>
      </w:r>
    </w:p>
  </w:footnote>
  <w:footnote w:id="893">
    <w:p w14:paraId="2C3AB747" w14:textId="77777777" w:rsidR="00865CD2" w:rsidRPr="009A4CB8" w:rsidRDefault="00865CD2" w:rsidP="00814425">
      <w:pPr>
        <w:pStyle w:val="FootnoteText"/>
        <w:bidi w:val="0"/>
        <w:spacing w:line="240" w:lineRule="auto"/>
        <w:rPr>
          <w:lang w:val="en-US"/>
        </w:rPr>
      </w:pPr>
      <w:r w:rsidRPr="009A4CB8">
        <w:rPr>
          <w:rStyle w:val="FootnoteReference"/>
        </w:rPr>
        <w:footnoteRef/>
      </w:r>
      <w:r w:rsidRPr="009A4CB8">
        <w:t xml:space="preserve"> </w:t>
      </w:r>
      <w:r>
        <w:rPr>
          <w:lang w:val="en-US"/>
        </w:rPr>
        <w:t>See above, n. 17</w:t>
      </w:r>
      <w:r>
        <w:rPr>
          <w:u w:color="FFFF00"/>
        </w:rPr>
        <w:t>.</w:t>
      </w:r>
    </w:p>
  </w:footnote>
  <w:footnote w:id="894">
    <w:p w14:paraId="6395F782" w14:textId="77777777" w:rsidR="00865CD2" w:rsidRPr="005F539E" w:rsidRDefault="00865CD2" w:rsidP="00814425">
      <w:pPr>
        <w:pStyle w:val="FootnoteText"/>
        <w:bidi w:val="0"/>
        <w:spacing w:line="240" w:lineRule="auto"/>
      </w:pPr>
      <w:r w:rsidRPr="005F539E">
        <w:rPr>
          <w:rStyle w:val="FootnoteReference"/>
        </w:rPr>
        <w:footnoteRef/>
      </w:r>
      <w:r w:rsidRPr="00814425">
        <w:rPr>
          <w:lang w:val="en-US"/>
        </w:rPr>
        <w:t xml:space="preserve"> </w:t>
      </w:r>
      <w:r>
        <w:rPr>
          <w:lang w:val="en-US"/>
        </w:rPr>
        <w:t>See above, n. 18</w:t>
      </w:r>
      <w:r w:rsidRPr="005F539E">
        <w:t>.</w:t>
      </w:r>
    </w:p>
  </w:footnote>
  <w:footnote w:id="895">
    <w:p w14:paraId="0B451278" w14:textId="77777777" w:rsidR="00865CD2" w:rsidRPr="00414C64" w:rsidRDefault="00865CD2" w:rsidP="007512C8">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Num 32:41. </w:t>
      </w:r>
    </w:p>
  </w:footnote>
  <w:footnote w:id="896">
    <w:p w14:paraId="73E229B5" w14:textId="77777777" w:rsidR="00865CD2" w:rsidRPr="003474E5" w:rsidRDefault="00865CD2" w:rsidP="003474E5">
      <w:pPr>
        <w:pStyle w:val="FootnoteText"/>
        <w:bidi w:val="0"/>
        <w:spacing w:line="240" w:lineRule="auto"/>
        <w:rPr>
          <w:lang w:val="en-US"/>
        </w:rPr>
      </w:pPr>
      <w:r>
        <w:rPr>
          <w:rStyle w:val="FootnoteReference"/>
        </w:rPr>
        <w:footnoteRef/>
      </w:r>
      <w:r>
        <w:rPr>
          <w:rtl/>
        </w:rPr>
        <w:t xml:space="preserve"> </w:t>
      </w:r>
      <w:r>
        <w:rPr>
          <w:lang w:val="en-US"/>
        </w:rPr>
        <w:t>This is the only tradition where this sage is mentioned and he transmits a tradition in the name of Phineas (9) son of Yair (3) in vol. 1, p. 206. Because the name is rare, perhaps this is the same Yair.</w:t>
      </w:r>
    </w:p>
  </w:footnote>
  <w:footnote w:id="897">
    <w:p w14:paraId="4666F3B9" w14:textId="77777777" w:rsidR="00865CD2" w:rsidRPr="004132D5" w:rsidRDefault="00865CD2" w:rsidP="003474E5">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898">
    <w:p w14:paraId="76A0DA7E" w14:textId="77777777" w:rsidR="00865CD2" w:rsidRPr="009A4CB8" w:rsidRDefault="00865CD2" w:rsidP="00E0780B">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Zech 6:10. The longer form – </w:t>
      </w:r>
      <w:r w:rsidRPr="005E436F">
        <w:rPr>
          <w:rFonts w:cs="Times New Roman"/>
          <w:rtl/>
          <w:lang w:val="en-US"/>
        </w:rPr>
        <w:t>יאשיהו</w:t>
      </w:r>
      <w:r w:rsidRPr="005E436F">
        <w:rPr>
          <w:rFonts w:cs="Times New Roman"/>
          <w:lang w:val="en-US"/>
        </w:rPr>
        <w:t xml:space="preserve"> – is the name of a king of </w:t>
      </w:r>
      <w:smartTag w:uri="urn:schemas-microsoft-com:office:smarttags" w:element="country-region">
        <w:r w:rsidRPr="005E436F">
          <w:rPr>
            <w:rFonts w:cs="Times New Roman"/>
            <w:lang w:val="en-US"/>
          </w:rPr>
          <w:t>Judah</w:t>
        </w:r>
      </w:smartTag>
      <w:r w:rsidRPr="005E436F">
        <w:rPr>
          <w:rFonts w:cs="Times New Roman"/>
          <w:lang w:val="en-US"/>
        </w:rPr>
        <w:t xml:space="preserve"> (2 Kgs 21:26). </w:t>
      </w:r>
    </w:p>
  </w:footnote>
  <w:footnote w:id="899">
    <w:p w14:paraId="13EB0F42" w14:textId="77777777" w:rsidR="00865CD2" w:rsidRPr="008F0253" w:rsidRDefault="00865CD2" w:rsidP="00A37E5F">
      <w:pPr>
        <w:pStyle w:val="FootnoteText"/>
        <w:bidi w:val="0"/>
        <w:spacing w:line="240" w:lineRule="auto"/>
        <w:rPr>
          <w:lang w:val="en-US"/>
        </w:rPr>
      </w:pPr>
      <w:r>
        <w:rPr>
          <w:rStyle w:val="FootnoteReference"/>
        </w:rPr>
        <w:footnoteRef/>
      </w:r>
      <w:r>
        <w:rPr>
          <w:rtl/>
        </w:rPr>
        <w:t xml:space="preserve"> </w:t>
      </w:r>
      <w:r>
        <w:rPr>
          <w:lang w:val="en-US"/>
        </w:rPr>
        <w:t>Was a contemporary Rabbi Eleazar (22), who was a contemporary of Rabbi Ami (1), see Introduction 7.4.1.</w:t>
      </w:r>
    </w:p>
  </w:footnote>
  <w:footnote w:id="900">
    <w:p w14:paraId="3BB517A4" w14:textId="77777777" w:rsidR="00865CD2" w:rsidRPr="003474E5" w:rsidRDefault="00865CD2" w:rsidP="003474E5">
      <w:pPr>
        <w:pStyle w:val="FootnoteText"/>
        <w:bidi w:val="0"/>
        <w:spacing w:line="240" w:lineRule="auto"/>
        <w:rPr>
          <w:lang w:val="en-US"/>
        </w:rPr>
      </w:pPr>
      <w:r>
        <w:rPr>
          <w:rStyle w:val="FootnoteReference"/>
        </w:rPr>
        <w:footnoteRef/>
      </w:r>
      <w:r>
        <w:rPr>
          <w:rtl/>
        </w:rPr>
        <w:t xml:space="preserve"> </w:t>
      </w:r>
      <w:r>
        <w:rPr>
          <w:lang w:val="en-US"/>
        </w:rPr>
        <w:t>Seems to have been a contemporary of Rabbi Ami (1), see Introduction 7.4.1.</w:t>
      </w:r>
    </w:p>
  </w:footnote>
  <w:footnote w:id="901">
    <w:p w14:paraId="2D58BF0D" w14:textId="77777777" w:rsidR="00865CD2" w:rsidRDefault="00865CD2" w:rsidP="007C5FB7">
      <w:pPr>
        <w:pStyle w:val="FootnoteText"/>
        <w:bidi w:val="0"/>
        <w:spacing w:line="240" w:lineRule="auto"/>
        <w:rPr>
          <w:lang w:val="en-US"/>
        </w:rPr>
      </w:pPr>
      <w:r w:rsidRPr="00CF22D5">
        <w:rPr>
          <w:rStyle w:val="FootnoteReference"/>
        </w:rPr>
        <w:footnoteRef/>
      </w:r>
      <w:r>
        <w:t xml:space="preserve"> </w:t>
      </w:r>
      <w:r w:rsidRPr="00CF22D5">
        <w:rPr>
          <w:lang w:val="en-US"/>
        </w:rPr>
        <w:t xml:space="preserve">In Armaic – </w:t>
      </w:r>
      <w:r w:rsidRPr="00CF22D5">
        <w:rPr>
          <w:rFonts w:cs="Times New Roman"/>
          <w:rtl/>
        </w:rPr>
        <w:t>דמן אושא</w:t>
      </w:r>
      <w:r w:rsidRPr="00CF22D5">
        <w:rPr>
          <w:rFonts w:cs="Times New Roman"/>
          <w:lang w:val="en-US"/>
        </w:rPr>
        <w:t xml:space="preserve">, see Reeg, </w:t>
      </w:r>
      <w:r w:rsidRPr="00CF22D5">
        <w:rPr>
          <w:rFonts w:cs="Times New Roman"/>
          <w:i/>
          <w:iCs/>
          <w:lang w:val="en-US"/>
        </w:rPr>
        <w:t>Ortsnamen</w:t>
      </w:r>
      <w:r w:rsidRPr="00CF22D5">
        <w:rPr>
          <w:rFonts w:cs="Times New Roman"/>
          <w:lang w:val="en-US"/>
        </w:rPr>
        <w:t>, 35-6.</w:t>
      </w:r>
      <w:r>
        <w:rPr>
          <w:rFonts w:cs="Times New Roman"/>
          <w:lang w:val="en-US"/>
        </w:rPr>
        <w:t xml:space="preserve"> On such designations see vol. 1, Introduction 3.2.6, p. 34.</w:t>
      </w:r>
    </w:p>
  </w:footnote>
  <w:footnote w:id="902">
    <w:p w14:paraId="40A632B5" w14:textId="77777777" w:rsidR="00865CD2" w:rsidRDefault="00865CD2" w:rsidP="00882887">
      <w:pPr>
        <w:pStyle w:val="FootnoteText"/>
        <w:bidi w:val="0"/>
        <w:spacing w:line="240" w:lineRule="auto"/>
        <w:rPr>
          <w:lang w:val="en-US"/>
        </w:rPr>
      </w:pPr>
      <w:r>
        <w:rPr>
          <w:rStyle w:val="FootnoteReference"/>
        </w:rPr>
        <w:footnoteRef/>
      </w:r>
      <w:r>
        <w:rPr>
          <w:rtl/>
        </w:rPr>
        <w:t xml:space="preserve"> </w:t>
      </w:r>
      <w:r w:rsidRPr="005E436F">
        <w:rPr>
          <w:lang w:val="en-US"/>
        </w:rPr>
        <w:t>Although mentioned only in BT, his provenance (Usha) indicates a Palestinian origin, see Inrodu</w:t>
      </w:r>
      <w:r w:rsidRPr="005E436F">
        <w:rPr>
          <w:lang w:val="en-US"/>
        </w:rPr>
        <w:t>c</w:t>
      </w:r>
      <w:r w:rsidRPr="005E436F">
        <w:rPr>
          <w:lang w:val="en-US"/>
        </w:rPr>
        <w:t xml:space="preserve">tion </w:t>
      </w:r>
      <w:r>
        <w:t>5.1.3.2.1</w:t>
      </w:r>
      <w:r w:rsidRPr="005E436F">
        <w:rPr>
          <w:lang w:val="en-US"/>
        </w:rPr>
        <w:t>.</w:t>
      </w:r>
    </w:p>
  </w:footnote>
  <w:footnote w:id="903">
    <w:p w14:paraId="42F4338E" w14:textId="77777777" w:rsidR="00865CD2" w:rsidRPr="004132D5" w:rsidRDefault="00865CD2" w:rsidP="009C5643">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904">
    <w:p w14:paraId="2D6A9458" w14:textId="77777777" w:rsidR="00865CD2" w:rsidRPr="00572EF2" w:rsidRDefault="00865CD2" w:rsidP="00814425">
      <w:pPr>
        <w:pStyle w:val="FootnoteText"/>
        <w:bidi w:val="0"/>
        <w:spacing w:line="240" w:lineRule="auto"/>
        <w:rPr>
          <w:lang w:val="en-US"/>
        </w:rPr>
      </w:pPr>
      <w:r w:rsidRPr="00B5165F">
        <w:rPr>
          <w:rStyle w:val="FootnoteReference"/>
          <w:rFonts w:cs="Times New Roman"/>
        </w:rPr>
        <w:footnoteRef/>
      </w:r>
      <w:r>
        <w:rPr>
          <w:rFonts w:cs="Times New Roman"/>
        </w:rPr>
        <w:t xml:space="preserve"> </w:t>
      </w:r>
      <w:r w:rsidRPr="00B5165F">
        <w:rPr>
          <w:rFonts w:cs="Times New Roman"/>
          <w:lang w:val="en-US"/>
        </w:rPr>
        <w:t xml:space="preserve">The interchange of the </w:t>
      </w:r>
      <w:r w:rsidRPr="00B5165F">
        <w:rPr>
          <w:rFonts w:cs="Times New Roman"/>
          <w:rtl/>
          <w:lang w:val="en-US"/>
        </w:rPr>
        <w:t>א</w:t>
      </w:r>
      <w:r w:rsidRPr="00B5165F">
        <w:rPr>
          <w:rFonts w:cs="Times New Roman"/>
          <w:lang w:val="en-US"/>
        </w:rPr>
        <w:t xml:space="preserve"> with a </w:t>
      </w:r>
      <w:r>
        <w:rPr>
          <w:rFonts w:cs="Times New Roman" w:hint="cs"/>
          <w:rtl/>
          <w:lang w:val="en-US"/>
        </w:rPr>
        <w:t>ו</w:t>
      </w:r>
      <w:r w:rsidRPr="00B5165F">
        <w:rPr>
          <w:rFonts w:cs="Times New Roman"/>
          <w:lang w:val="en-US"/>
        </w:rPr>
        <w:t xml:space="preserve"> is probably an indication of the decline of the laryngeals, see vol. 1,</w:t>
      </w:r>
      <w:r>
        <w:rPr>
          <w:lang w:val="en-US"/>
        </w:rPr>
        <w:t xml:space="preserve"> Intoduction 2.5.1, p. 28.</w:t>
      </w:r>
    </w:p>
  </w:footnote>
  <w:footnote w:id="905">
    <w:p w14:paraId="6CC9D1ED" w14:textId="77777777" w:rsidR="00865CD2" w:rsidRPr="00184980" w:rsidRDefault="00865CD2" w:rsidP="00184980">
      <w:pPr>
        <w:pStyle w:val="FootnoteText"/>
        <w:bidi w:val="0"/>
        <w:spacing w:line="240" w:lineRule="auto"/>
        <w:rPr>
          <w:lang w:val="en-US"/>
        </w:rPr>
      </w:pPr>
      <w:r>
        <w:rPr>
          <w:rStyle w:val="FootnoteReference"/>
        </w:rPr>
        <w:footnoteRef/>
      </w:r>
      <w:r>
        <w:t xml:space="preserve"> </w:t>
      </w:r>
      <w:r>
        <w:rPr>
          <w:lang w:val="en-US"/>
        </w:rPr>
        <w:t xml:space="preserve">In the </w:t>
      </w:r>
      <w:smartTag w:uri="urn:schemas-microsoft-com:office:smarttags" w:element="place">
        <w:smartTag w:uri="urn:schemas-microsoft-com:office:smarttags" w:element="City">
          <w:r>
            <w:rPr>
              <w:lang w:val="en-US"/>
            </w:rPr>
            <w:t>Carmel</w:t>
          </w:r>
        </w:smartTag>
      </w:smartTag>
      <w:r>
        <w:rPr>
          <w:lang w:val="en-US"/>
        </w:rPr>
        <w:t>.</w:t>
      </w:r>
    </w:p>
  </w:footnote>
  <w:footnote w:id="906">
    <w:p w14:paraId="158768C3" w14:textId="77777777" w:rsidR="00865CD2" w:rsidRPr="005F539E" w:rsidRDefault="00865CD2" w:rsidP="00D06387">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907">
    <w:p w14:paraId="06CAB777" w14:textId="77777777" w:rsidR="00865CD2" w:rsidRPr="00414C64" w:rsidRDefault="00865CD2" w:rsidP="007C5FB7">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Neh 10:22. </w:t>
      </w:r>
    </w:p>
  </w:footnote>
  <w:footnote w:id="908">
    <w:p w14:paraId="29ED13AB" w14:textId="77777777" w:rsidR="00865CD2" w:rsidRPr="00900413" w:rsidRDefault="00865CD2" w:rsidP="00900413">
      <w:pPr>
        <w:pStyle w:val="FootnoteText"/>
        <w:bidi w:val="0"/>
        <w:spacing w:line="240" w:lineRule="auto"/>
        <w:rPr>
          <w:rFonts w:cs="Times New Roman"/>
          <w:lang w:val="en-US"/>
        </w:rPr>
      </w:pPr>
      <w:r>
        <w:rPr>
          <w:rStyle w:val="FootnoteReference"/>
        </w:rPr>
        <w:footnoteRef/>
      </w:r>
      <w:r>
        <w:t xml:space="preserve"> So in both epitaphs. </w:t>
      </w:r>
      <w:r>
        <w:rPr>
          <w:lang w:val="en-US"/>
        </w:rPr>
        <w:t xml:space="preserve">The form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A4132C">
        <w:rPr>
          <w:rFonts w:ascii="Graeca" w:hAnsi="Graeca" w:cs="Graeca"/>
        </w:rPr>
        <w:t></w:t>
      </w:r>
      <w:r>
        <w:rPr>
          <w:rFonts w:cs="Times New Roman"/>
        </w:rPr>
        <w:t xml:space="preserve"> is recorded in vol. 1, under Yadua (1) B/M, p. 112. </w:t>
      </w:r>
      <w:r>
        <w:rPr>
          <w:lang w:val="en-US"/>
        </w:rPr>
        <w:t xml:space="preserve">The form </w:t>
      </w:r>
      <w:r w:rsidRPr="00693016">
        <w:rPr>
          <w:rFonts w:ascii="Graeca" w:hAnsi="Graeca"/>
        </w:rPr>
        <w:t></w:t>
      </w:r>
      <w:r w:rsidRPr="00693016">
        <w:rPr>
          <w:rFonts w:ascii="Graeca" w:hAnsi="Graeca"/>
        </w:rPr>
        <w:t></w:t>
      </w:r>
      <w:r w:rsidRPr="00693016">
        <w:rPr>
          <w:rFonts w:ascii="Graeca" w:hAnsi="Graeca"/>
        </w:rPr>
        <w:t></w:t>
      </w:r>
      <w:r w:rsidRPr="00693016">
        <w:rPr>
          <w:rFonts w:ascii="Graeca" w:hAnsi="Graeca"/>
        </w:rPr>
        <w:t></w:t>
      </w:r>
      <w:r>
        <w:rPr>
          <w:rFonts w:cs="Times New Roman"/>
        </w:rPr>
        <w:t xml:space="preserve"> is r</w:t>
      </w:r>
      <w:r>
        <w:rPr>
          <w:rFonts w:cs="Times New Roman"/>
        </w:rPr>
        <w:t>e</w:t>
      </w:r>
      <w:r>
        <w:rPr>
          <w:rFonts w:cs="Times New Roman"/>
        </w:rPr>
        <w:t>corded in vol. 4, under Yadua (3) B/M, p. 81.</w:t>
      </w:r>
      <w:r>
        <w:rPr>
          <w:rFonts w:cs="Times New Roman"/>
          <w:lang w:val="en-US"/>
        </w:rPr>
        <w:t xml:space="preserve"> On the suffix see vol. 3, Introduction 2.2.1.1.7, p. 12.</w:t>
      </w:r>
    </w:p>
  </w:footnote>
  <w:footnote w:id="909">
    <w:p w14:paraId="07184CE2" w14:textId="77777777" w:rsidR="00865CD2" w:rsidRPr="00F40307" w:rsidRDefault="00865CD2" w:rsidP="007C5FB7">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910">
    <w:p w14:paraId="4A4A31B3" w14:textId="77777777" w:rsidR="00865CD2" w:rsidRPr="009A4CB8" w:rsidRDefault="00865CD2" w:rsidP="002F4579">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Gen 29:35. </w:t>
      </w:r>
      <w:r w:rsidRPr="005E436F">
        <w:rPr>
          <w:rFonts w:cs="Times New Roman"/>
          <w:rtl/>
          <w:lang w:val="en-US"/>
        </w:rPr>
        <w:t>יהודה</w:t>
      </w:r>
      <w:r w:rsidRPr="005E436F">
        <w:rPr>
          <w:rFonts w:cs="Times New Roman"/>
          <w:lang w:val="en-US"/>
        </w:rPr>
        <w:t xml:space="preserve"> was one of Jacob’s sons, and a tribe of Israel. </w:t>
      </w:r>
      <w:r w:rsidRPr="009A4CB8">
        <w:rPr>
          <w:lang w:eastAsia="en-GB"/>
        </w:rPr>
        <w:t>This is a Hasmonean name</w:t>
      </w:r>
      <w:r>
        <w:rPr>
          <w:lang w:eastAsia="en-GB"/>
        </w:rPr>
        <w:t>, see Introduction 1.1.1.2</w:t>
      </w:r>
      <w:r w:rsidRPr="009A4CB8">
        <w:rPr>
          <w:lang w:eastAsia="en-GB"/>
        </w:rPr>
        <w:t xml:space="preserve">. </w:t>
      </w:r>
      <w:r>
        <w:rPr>
          <w:lang w:val="en-US"/>
        </w:rPr>
        <w:t>Further on this name see Introduction 6.2.2.</w:t>
      </w:r>
    </w:p>
  </w:footnote>
  <w:footnote w:id="911">
    <w:p w14:paraId="1B617154" w14:textId="77777777" w:rsidR="00865CD2" w:rsidRPr="007D3360" w:rsidRDefault="00865CD2" w:rsidP="007C5FB7">
      <w:pPr>
        <w:pStyle w:val="FootnoteText"/>
        <w:bidi w:val="0"/>
        <w:spacing w:line="240" w:lineRule="auto"/>
        <w:rPr>
          <w:lang w:val="en-US"/>
        </w:rPr>
      </w:pPr>
      <w:r>
        <w:rPr>
          <w:rStyle w:val="FootnoteReference"/>
        </w:rPr>
        <w:footnoteRef/>
      </w:r>
      <w:r>
        <w:rPr>
          <w:rtl/>
        </w:rPr>
        <w:t xml:space="preserve"> </w:t>
      </w:r>
      <w:r>
        <w:rPr>
          <w:lang w:val="en-US"/>
        </w:rPr>
        <w:t xml:space="preserve">On this form see vol. 3, under </w:t>
      </w:r>
      <w:smartTag w:uri="urn:schemas-microsoft-com:office:smarttags" w:element="country-region">
        <w:r>
          <w:rPr>
            <w:lang w:val="en-US"/>
          </w:rPr>
          <w:t>Judah</w:t>
        </w:r>
      </w:smartTag>
      <w:r>
        <w:rPr>
          <w:lang w:val="en-US"/>
        </w:rPr>
        <w:t xml:space="preserve"> (22) B/M, p. 96.</w:t>
      </w:r>
    </w:p>
  </w:footnote>
  <w:footnote w:id="912">
    <w:p w14:paraId="04455A11" w14:textId="77777777" w:rsidR="00865CD2" w:rsidRPr="009A4CB8" w:rsidRDefault="00865CD2" w:rsidP="00814425">
      <w:pPr>
        <w:pStyle w:val="FootnoteText"/>
        <w:bidi w:val="0"/>
        <w:spacing w:line="240" w:lineRule="auto"/>
      </w:pPr>
      <w:r w:rsidRPr="009A4CB8">
        <w:rPr>
          <w:rStyle w:val="FootnoteReference"/>
        </w:rPr>
        <w:footnoteRef/>
      </w:r>
      <w:r w:rsidRPr="009A4CB8">
        <w:t xml:space="preserve"> Jewishness suggested based on name, see </w:t>
      </w:r>
      <w:r>
        <w:t xml:space="preserve">vol. 3, </w:t>
      </w:r>
      <w:r w:rsidRPr="009A4CB8">
        <w:t xml:space="preserve">Introduction </w:t>
      </w:r>
      <w:r>
        <w:rPr>
          <w:u w:color="FFFF00"/>
        </w:rPr>
        <w:t>6.6, pp. 50-1</w:t>
      </w:r>
      <w:r w:rsidRPr="009A4CB8">
        <w:t xml:space="preserve">. It has been suggested that </w:t>
      </w:r>
      <w:r>
        <w:t>the</w:t>
      </w:r>
      <w:r w:rsidRPr="009A4CB8">
        <w:t xml:space="preserve"> Judah, to whom this rescript was issued, was the patriarch</w:t>
      </w:r>
      <w:r>
        <w:t>,</w:t>
      </w:r>
      <w:r w:rsidRPr="009A4CB8">
        <w:t xml:space="preserve"> Judah III, but this is by no means ce</w:t>
      </w:r>
      <w:r w:rsidRPr="009A4CB8">
        <w:t>r</w:t>
      </w:r>
      <w:r w:rsidRPr="009A4CB8">
        <w:t>tain.</w:t>
      </w:r>
    </w:p>
  </w:footnote>
  <w:footnote w:id="913">
    <w:p w14:paraId="739CFAA4" w14:textId="77777777" w:rsidR="00865CD2" w:rsidRPr="00AC5D68" w:rsidRDefault="00865CD2" w:rsidP="002627B7">
      <w:pPr>
        <w:pStyle w:val="FootnoteText"/>
        <w:bidi w:val="0"/>
        <w:spacing w:line="240" w:lineRule="auto"/>
        <w:rPr>
          <w:lang w:val="en-US"/>
        </w:rPr>
      </w:pPr>
      <w:r>
        <w:rPr>
          <w:rStyle w:val="FootnoteReference"/>
        </w:rPr>
        <w:footnoteRef/>
      </w:r>
      <w:r>
        <w:rPr>
          <w:rtl/>
        </w:rPr>
        <w:t xml:space="preserve"> </w:t>
      </w:r>
      <w:r>
        <w:rPr>
          <w:lang w:val="en-US"/>
        </w:rPr>
        <w:t>This is a rescript of the Emperor Diocletian, issued in this year, see Introduction 7.1.</w:t>
      </w:r>
    </w:p>
  </w:footnote>
  <w:footnote w:id="914">
    <w:p w14:paraId="684855D2" w14:textId="77777777" w:rsidR="00865CD2" w:rsidRPr="007D3360" w:rsidRDefault="00865CD2" w:rsidP="00A851CD">
      <w:pPr>
        <w:pStyle w:val="FootnoteText"/>
        <w:bidi w:val="0"/>
        <w:spacing w:line="240" w:lineRule="auto"/>
        <w:rPr>
          <w:lang w:val="en-US"/>
        </w:rPr>
      </w:pPr>
      <w:r>
        <w:rPr>
          <w:rStyle w:val="FootnoteReference"/>
        </w:rPr>
        <w:footnoteRef/>
      </w:r>
      <w:r>
        <w:rPr>
          <w:rtl/>
        </w:rPr>
        <w:t xml:space="preserve"> </w:t>
      </w:r>
      <w:r>
        <w:rPr>
          <w:lang w:val="en-US"/>
        </w:rPr>
        <w:t xml:space="preserve">On this form see vol. 1, under </w:t>
      </w:r>
      <w:smartTag w:uri="urn:schemas-microsoft-com:office:smarttags" w:element="country-region">
        <w:r>
          <w:rPr>
            <w:lang w:val="en-US"/>
          </w:rPr>
          <w:t>Judah</w:t>
        </w:r>
      </w:smartTag>
      <w:r>
        <w:rPr>
          <w:lang w:val="en-US"/>
        </w:rPr>
        <w:t xml:space="preserve"> (1) B/M, p. 112.</w:t>
      </w:r>
    </w:p>
  </w:footnote>
  <w:footnote w:id="915">
    <w:p w14:paraId="3A113706" w14:textId="77777777" w:rsidR="00865CD2" w:rsidRPr="00AC5D68"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Epiphanius, who lived in these years, see Introduction 7.1.</w:t>
      </w:r>
    </w:p>
  </w:footnote>
  <w:footnote w:id="916">
    <w:p w14:paraId="4178C3EF" w14:textId="77777777" w:rsidR="00865CD2" w:rsidRPr="00E63BCE" w:rsidRDefault="00865CD2">
      <w:pPr>
        <w:pStyle w:val="FootnoteText"/>
        <w:bidi w:val="0"/>
        <w:spacing w:line="240" w:lineRule="auto"/>
        <w:rPr>
          <w:lang w:val="en-US"/>
        </w:rPr>
      </w:pPr>
      <w:r>
        <w:rPr>
          <w:rStyle w:val="FootnoteReference"/>
        </w:rPr>
        <w:footnoteRef/>
      </w:r>
      <w:r>
        <w:rPr>
          <w:rtl/>
        </w:rPr>
        <w:t xml:space="preserve"> </w:t>
      </w:r>
      <w:r>
        <w:t xml:space="preserve">In the Hebrew version – </w:t>
      </w:r>
      <w:r w:rsidRPr="007F2A93">
        <w:rPr>
          <w:rFonts w:cs="Times New Roman"/>
          <w:rtl/>
        </w:rPr>
        <w:t>יהודה</w:t>
      </w:r>
      <w:r>
        <w:t xml:space="preserve">. So in Arabic, in </w:t>
      </w:r>
      <w:smartTag w:uri="urn:schemas-microsoft-com:office:smarttags" w:element="place">
        <w:r w:rsidRPr="00FC3D20">
          <w:rPr>
            <w:i/>
            <w:iCs/>
          </w:rPr>
          <w:t>PO</w:t>
        </w:r>
      </w:smartTag>
      <w:r>
        <w:t xml:space="preserve"> iv/3, 270, see Introduction 2.5.2. In Hebrew this would be </w:t>
      </w:r>
      <w:r w:rsidRPr="00E63BCE">
        <w:rPr>
          <w:rFonts w:cs="Times New Roman"/>
          <w:rtl/>
        </w:rPr>
        <w:t>יהודא</w:t>
      </w:r>
      <w:r>
        <w:rPr>
          <w:lang w:val="en-US"/>
        </w:rPr>
        <w:t xml:space="preserve">. On the replacement of the </w:t>
      </w:r>
      <w:r>
        <w:rPr>
          <w:rFonts w:cs="Times New Roman" w:hint="cs"/>
          <w:rtl/>
          <w:lang w:val="en-US"/>
        </w:rPr>
        <w:t>ה</w:t>
      </w:r>
      <w:r>
        <w:rPr>
          <w:rFonts w:cs="Times New Roman"/>
          <w:lang w:val="en-US"/>
        </w:rPr>
        <w:t xml:space="preserve"> </w:t>
      </w:r>
      <w:r>
        <w:rPr>
          <w:lang w:val="en-US"/>
        </w:rPr>
        <w:t xml:space="preserve">suffix with </w:t>
      </w:r>
      <w:r>
        <w:rPr>
          <w:rFonts w:cs="Times New Roman"/>
          <w:rtl/>
          <w:lang w:val="en-US"/>
        </w:rPr>
        <w:t>א</w:t>
      </w:r>
      <w:r>
        <w:rPr>
          <w:rFonts w:cs="Times New Roman"/>
          <w:lang w:val="en-US"/>
        </w:rPr>
        <w:t xml:space="preserve"> </w:t>
      </w:r>
      <w:r>
        <w:rPr>
          <w:lang w:val="en-US"/>
        </w:rPr>
        <w:t>see vol. 1, I</w:t>
      </w:r>
      <w:r>
        <w:rPr>
          <w:lang w:val="en-US"/>
        </w:rPr>
        <w:t>n</w:t>
      </w:r>
      <w:r>
        <w:rPr>
          <w:lang w:val="en-US"/>
        </w:rPr>
        <w:t xml:space="preserve">troduction 2.4.2.7, p. 26. </w:t>
      </w:r>
    </w:p>
  </w:footnote>
  <w:footnote w:id="917">
    <w:p w14:paraId="51019119" w14:textId="77777777" w:rsidR="00865CD2" w:rsidRDefault="00865CD2" w:rsidP="00814425">
      <w:pPr>
        <w:pStyle w:val="FootnoteText"/>
        <w:bidi w:val="0"/>
        <w:spacing w:line="240" w:lineRule="auto"/>
        <w:rPr>
          <w:rtl/>
        </w:rPr>
      </w:pPr>
      <w:r>
        <w:rPr>
          <w:rStyle w:val="FootnoteReference"/>
        </w:rPr>
        <w:footnoteRef/>
      </w:r>
      <w:r>
        <w:rPr>
          <w:rtl/>
        </w:rPr>
        <w:t xml:space="preserve"> </w:t>
      </w:r>
      <w:r>
        <w:t xml:space="preserve">So in Syriac, in Guidi, </w:t>
      </w:r>
      <w:r>
        <w:rPr>
          <w:i/>
          <w:iCs/>
        </w:rPr>
        <w:t>ROC</w:t>
      </w:r>
      <w:r>
        <w:t>1/9 (1904) 87, see vol. 4, Introduction 2.</w:t>
      </w:r>
      <w:r>
        <w:rPr>
          <w:u w:color="FFFF00"/>
        </w:rPr>
        <w:t>8.1, pp. 18-9</w:t>
      </w:r>
      <w:r>
        <w:t xml:space="preserve">. In Hebrew this would be </w:t>
      </w:r>
      <w:r w:rsidRPr="00E63BCE">
        <w:rPr>
          <w:rFonts w:cs="Times New Roman"/>
          <w:rtl/>
        </w:rPr>
        <w:t>יהודא</w:t>
      </w:r>
      <w:r>
        <w:rPr>
          <w:lang w:val="en-US"/>
        </w:rPr>
        <w:t xml:space="preserve"> and see previous note.</w:t>
      </w:r>
    </w:p>
  </w:footnote>
  <w:footnote w:id="918">
    <w:p w14:paraId="44284DCA" w14:textId="77777777" w:rsidR="00865CD2" w:rsidRDefault="00865CD2" w:rsidP="00814425">
      <w:pPr>
        <w:pStyle w:val="FootnoteText"/>
        <w:bidi w:val="0"/>
        <w:spacing w:line="240" w:lineRule="auto"/>
        <w:rPr>
          <w:rtl/>
        </w:rPr>
      </w:pPr>
      <w:r>
        <w:rPr>
          <w:rStyle w:val="FootnoteReference"/>
        </w:rPr>
        <w:footnoteRef/>
      </w:r>
      <w:r>
        <w:t xml:space="preserve"> So in Latin, in Gregory</w:t>
      </w:r>
      <w:r w:rsidRPr="00CA55F8">
        <w:t xml:space="preserve"> of Tour, </w:t>
      </w:r>
      <w:r w:rsidRPr="00CA55F8">
        <w:rPr>
          <w:i/>
          <w:iCs/>
        </w:rPr>
        <w:t>PL</w:t>
      </w:r>
      <w:r w:rsidRPr="00CA55F8">
        <w:t xml:space="preserve"> 71, </w:t>
      </w:r>
      <w:r>
        <w:t>179. On this form see above, n. 2.</w:t>
      </w:r>
    </w:p>
  </w:footnote>
  <w:footnote w:id="919">
    <w:p w14:paraId="593D12D3" w14:textId="77777777" w:rsidR="00865CD2" w:rsidRPr="008A3900" w:rsidRDefault="00865CD2" w:rsidP="00814425">
      <w:pPr>
        <w:pStyle w:val="FootnoteText"/>
        <w:bidi w:val="0"/>
        <w:spacing w:line="240" w:lineRule="auto"/>
        <w:rPr>
          <w:rFonts w:cs="Times New Roman"/>
          <w:lang w:val="en-US"/>
        </w:rPr>
      </w:pPr>
      <w:r>
        <w:rPr>
          <w:rStyle w:val="FootnoteReference"/>
        </w:rPr>
        <w:footnoteRef/>
      </w:r>
      <w:r>
        <w:t xml:space="preserve"> </w:t>
      </w:r>
      <w:r>
        <w:rPr>
          <w:lang w:val="en-US"/>
        </w:rPr>
        <w:t xml:space="preserve">So in Coptic, in </w:t>
      </w:r>
      <w:r w:rsidRPr="00900413">
        <w:t xml:space="preserve">Pseudo-Cyril of Jerusalem, </w:t>
      </w:r>
      <w:r w:rsidRPr="00900413">
        <w:rPr>
          <w:i/>
          <w:iCs/>
        </w:rPr>
        <w:t>The Cross</w:t>
      </w:r>
      <w:r w:rsidRPr="00900413">
        <w:t>, 30b II</w:t>
      </w:r>
      <w:r>
        <w:t xml:space="preserve">, see vol. 1, Introduction </w:t>
      </w:r>
      <w:r>
        <w:rPr>
          <w:u w:color="FFFF00"/>
        </w:rPr>
        <w:t>2.8.4, p. 31</w:t>
      </w:r>
      <w:r>
        <w:rPr>
          <w:lang w:val="en-US"/>
        </w:rPr>
        <w:t xml:space="preserve">. In Greek it would read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On this form see above, n. 5. </w:t>
      </w:r>
    </w:p>
  </w:footnote>
  <w:footnote w:id="920">
    <w:p w14:paraId="17081DB1" w14:textId="77777777" w:rsidR="00865CD2" w:rsidRPr="00CF218F" w:rsidRDefault="00865CD2" w:rsidP="00CF218F">
      <w:pPr>
        <w:pStyle w:val="FootnoteText"/>
        <w:bidi w:val="0"/>
        <w:spacing w:line="240" w:lineRule="auto"/>
        <w:rPr>
          <w:lang w:val="en-US"/>
        </w:rPr>
      </w:pPr>
      <w:r>
        <w:rPr>
          <w:rStyle w:val="FootnoteReference"/>
        </w:rPr>
        <w:footnoteRef/>
      </w:r>
      <w:r>
        <w:rPr>
          <w:rtl/>
        </w:rPr>
        <w:t xml:space="preserve"> </w:t>
      </w:r>
      <w:r>
        <w:rPr>
          <w:lang w:val="en-US"/>
        </w:rPr>
        <w:t xml:space="preserve">This is a well known Christian legend, retold in many versions and many languages, relating how Queen Helena discovered the true cross in </w:t>
      </w:r>
      <w:smartTag w:uri="urn:schemas-microsoft-com:office:smarttags" w:element="City">
        <w:r>
          <w:rPr>
            <w:lang w:val="en-US"/>
          </w:rPr>
          <w:t>Jerusalem</w:t>
        </w:r>
      </w:smartTag>
      <w:r>
        <w:rPr>
          <w:lang w:val="en-US"/>
        </w:rPr>
        <w:t xml:space="preserve"> with the help of </w:t>
      </w:r>
      <w:smartTag w:uri="urn:schemas-microsoft-com:office:smarttags" w:element="country-region">
        <w:r>
          <w:rPr>
            <w:lang w:val="en-US"/>
          </w:rPr>
          <w:t>Judah</w:t>
        </w:r>
      </w:smartTag>
      <w:r>
        <w:rPr>
          <w:lang w:val="en-US"/>
        </w:rPr>
        <w:t xml:space="preserve"> the Jew.</w:t>
      </w:r>
    </w:p>
  </w:footnote>
  <w:footnote w:id="921">
    <w:p w14:paraId="2D67DE80" w14:textId="77777777" w:rsidR="00865CD2" w:rsidRDefault="00865CD2">
      <w:pPr>
        <w:pStyle w:val="FootnoteText"/>
        <w:bidi w:val="0"/>
        <w:spacing w:line="240" w:lineRule="auto"/>
        <w:rPr>
          <w:lang w:val="en-US"/>
        </w:rPr>
      </w:pPr>
      <w:r>
        <w:rPr>
          <w:rStyle w:val="FootnoteReference"/>
        </w:rPr>
        <w:footnoteRef/>
      </w:r>
      <w:r>
        <w:t xml:space="preserve"> </w:t>
      </w:r>
      <w:r>
        <w:rPr>
          <w:lang w:eastAsia="en-GB"/>
        </w:rPr>
        <w:t xml:space="preserve">The text describes him as </w:t>
      </w:r>
      <w:r>
        <w:rPr>
          <w:rFonts w:cs="Estrangelo Edessa" w:hint="cs"/>
          <w:rtl/>
          <w:lang w:eastAsia="en-GB" w:bidi="syr-SY"/>
        </w:rPr>
        <w:t>ܝܗܘܕܝܐ</w:t>
      </w:r>
      <w:r>
        <w:rPr>
          <w:lang w:eastAsia="en-GB"/>
        </w:rPr>
        <w:t xml:space="preserve"> (in Syriac – Jew) or Hebreo (in Latin – Hebrew). Then it d</w:t>
      </w:r>
      <w:r>
        <w:rPr>
          <w:lang w:eastAsia="en-GB"/>
        </w:rPr>
        <w:t>e</w:t>
      </w:r>
      <w:r>
        <w:rPr>
          <w:lang w:eastAsia="en-GB"/>
        </w:rPr>
        <w:t>scribes his conversion, elevation to the bishophood and subsequent martyrdon at the hands of Julian the apo</w:t>
      </w:r>
      <w:r>
        <w:rPr>
          <w:lang w:eastAsia="en-GB"/>
        </w:rPr>
        <w:t>s</w:t>
      </w:r>
      <w:r>
        <w:rPr>
          <w:lang w:eastAsia="en-GB"/>
        </w:rPr>
        <w:t>tate.</w:t>
      </w:r>
    </w:p>
  </w:footnote>
  <w:footnote w:id="922">
    <w:p w14:paraId="04CFAE1E" w14:textId="77777777" w:rsidR="00865CD2" w:rsidRPr="001172C6" w:rsidRDefault="00865CD2" w:rsidP="001172C6">
      <w:pPr>
        <w:pStyle w:val="FootnoteText"/>
        <w:bidi w:val="0"/>
        <w:spacing w:line="240" w:lineRule="auto"/>
        <w:rPr>
          <w:lang w:val="en-US"/>
        </w:rPr>
      </w:pPr>
      <w:r>
        <w:rPr>
          <w:rStyle w:val="FootnoteReference"/>
        </w:rPr>
        <w:footnoteRef/>
      </w:r>
      <w:r>
        <w:rPr>
          <w:rtl/>
        </w:rPr>
        <w:t xml:space="preserve"> </w:t>
      </w:r>
      <w:r>
        <w:rPr>
          <w:lang w:val="en-US"/>
        </w:rPr>
        <w:t>See above, n. 11.</w:t>
      </w:r>
    </w:p>
  </w:footnote>
  <w:footnote w:id="923">
    <w:p w14:paraId="2E5771AB" w14:textId="77777777" w:rsidR="00865CD2" w:rsidRPr="0061363C" w:rsidRDefault="00865CD2" w:rsidP="00643CC9">
      <w:pPr>
        <w:pStyle w:val="FootnoteText"/>
        <w:bidi w:val="0"/>
        <w:spacing w:line="240" w:lineRule="auto"/>
        <w:rPr>
          <w:rFonts w:hint="cs"/>
          <w:lang w:val="en-US"/>
        </w:rPr>
      </w:pPr>
      <w:r>
        <w:rPr>
          <w:rStyle w:val="FootnoteReference"/>
        </w:rPr>
        <w:footnoteRef/>
      </w:r>
      <w:r>
        <w:rPr>
          <w:rtl/>
        </w:rPr>
        <w:t xml:space="preserve"> </w:t>
      </w:r>
      <w:r>
        <w:rPr>
          <w:lang w:val="en-US"/>
        </w:rPr>
        <w:t xml:space="preserve">These are the years of </w:t>
      </w:r>
      <w:smartTag w:uri="urn:schemas-microsoft-com:office:smarttags" w:element="City">
        <w:r>
          <w:rPr>
            <w:lang w:val="en-US"/>
          </w:rPr>
          <w:t>Helena</w:t>
        </w:r>
      </w:smartTag>
      <w:r>
        <w:rPr>
          <w:lang w:val="en-US"/>
        </w:rPr>
        <w:t xml:space="preserve">’s visit to </w:t>
      </w:r>
      <w:smartTag w:uri="urn:schemas-microsoft-com:office:smarttags" w:element="City">
        <w:r>
          <w:rPr>
            <w:lang w:val="en-US"/>
          </w:rPr>
          <w:t>Jerusalem</w:t>
        </w:r>
      </w:smartTag>
      <w:r>
        <w:rPr>
          <w:lang w:val="en-US"/>
        </w:rPr>
        <w:t>, see Introduction 7.1.</w:t>
      </w:r>
    </w:p>
  </w:footnote>
  <w:footnote w:id="924">
    <w:p w14:paraId="6BB06C82" w14:textId="77777777" w:rsidR="00865CD2" w:rsidRPr="001B0053" w:rsidRDefault="00865CD2" w:rsidP="00957206">
      <w:pPr>
        <w:pStyle w:val="FootnoteText"/>
        <w:bidi w:val="0"/>
        <w:spacing w:line="240" w:lineRule="auto"/>
        <w:rPr>
          <w:lang w:val="en-US"/>
        </w:rPr>
      </w:pPr>
      <w:r>
        <w:rPr>
          <w:rStyle w:val="FootnoteReference"/>
        </w:rPr>
        <w:footnoteRef/>
      </w:r>
      <w:r>
        <w:t xml:space="preserve"> </w:t>
      </w:r>
      <w:r>
        <w:rPr>
          <w:lang w:val="en-US"/>
        </w:rPr>
        <w:t>In Samaritan script, see Introduction 2.</w:t>
      </w:r>
      <w:r>
        <w:rPr>
          <w:u w:color="FFFF00"/>
          <w:lang w:val="en-US"/>
        </w:rPr>
        <w:t>5.1</w:t>
      </w:r>
      <w:r>
        <w:rPr>
          <w:lang w:val="en-US"/>
        </w:rPr>
        <w:t xml:space="preserve">. </w:t>
      </w:r>
    </w:p>
  </w:footnote>
  <w:footnote w:id="925">
    <w:p w14:paraId="6A3FAAB0" w14:textId="77777777" w:rsidR="00865CD2" w:rsidRPr="007803EC" w:rsidRDefault="00865CD2" w:rsidP="00D17B2F">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5.1.2.2</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r>
        <w:rPr>
          <w:rFonts w:cs="Times New Roman"/>
          <w:lang w:val="en-US"/>
        </w:rPr>
        <w:t xml:space="preserve"> Note the use of the name </w:t>
      </w:r>
      <w:smartTag w:uri="urn:schemas-microsoft-com:office:smarttags" w:element="country-region">
        <w:r>
          <w:rPr>
            <w:rFonts w:cs="Times New Roman"/>
            <w:lang w:val="en-US"/>
          </w:rPr>
          <w:t>Judah</w:t>
        </w:r>
      </w:smartTag>
      <w:r>
        <w:rPr>
          <w:rFonts w:cs="Times New Roman"/>
          <w:lang w:val="en-US"/>
        </w:rPr>
        <w:t xml:space="preserve"> by Samaritans, and see Introduction 1.1.1.2.1.</w:t>
      </w:r>
    </w:p>
  </w:footnote>
  <w:footnote w:id="926">
    <w:p w14:paraId="27841EB2" w14:textId="77777777" w:rsidR="00865CD2" w:rsidRPr="00B86910" w:rsidRDefault="00865CD2" w:rsidP="00B86910">
      <w:pPr>
        <w:pStyle w:val="FootnoteText"/>
        <w:bidi w:val="0"/>
        <w:spacing w:line="240" w:lineRule="auto"/>
        <w:rPr>
          <w:lang w:val="en-US"/>
        </w:rPr>
      </w:pPr>
      <w:r>
        <w:rPr>
          <w:rStyle w:val="FootnoteReference"/>
        </w:rPr>
        <w:footnoteRef/>
      </w:r>
      <w:r>
        <w:rPr>
          <w:rtl/>
        </w:rPr>
        <w:t xml:space="preserve"> </w:t>
      </w:r>
      <w:r>
        <w:t>Calculated according to key dates in the Samaritan chronicles, see Introduction 7.2.2.</w:t>
      </w:r>
    </w:p>
  </w:footnote>
  <w:footnote w:id="927">
    <w:p w14:paraId="129A56B4" w14:textId="77777777" w:rsidR="00865CD2" w:rsidRDefault="00865CD2">
      <w:pPr>
        <w:pStyle w:val="FootnoteText"/>
        <w:bidi w:val="0"/>
        <w:spacing w:line="240" w:lineRule="auto"/>
        <w:rPr>
          <w:lang w:val="en-US"/>
        </w:rPr>
      </w:pPr>
      <w:r>
        <w:rPr>
          <w:rStyle w:val="FootnoteReference"/>
        </w:rPr>
        <w:footnoteRef/>
      </w:r>
      <w:r>
        <w:rPr>
          <w:rtl/>
        </w:rPr>
        <w:t xml:space="preserve"> </w:t>
      </w:r>
      <w:r>
        <w:rPr>
          <w:lang w:val="en-US"/>
        </w:rPr>
        <w:t xml:space="preserve">In BT, e.g. </w:t>
      </w:r>
      <w:r w:rsidRPr="002548B7">
        <w:rPr>
          <w:i/>
          <w:iCs/>
        </w:rPr>
        <w:t xml:space="preserve">bBer </w:t>
      </w:r>
      <w:r w:rsidRPr="002548B7">
        <w:t>9b</w:t>
      </w:r>
      <w:r>
        <w:t xml:space="preserve">, he is always designated </w:t>
      </w:r>
      <w:r w:rsidRPr="005E436F">
        <w:rPr>
          <w:rFonts w:cs="Times New Roman" w:hint="eastAsia"/>
          <w:rtl/>
        </w:rPr>
        <w:t>יהודה</w:t>
      </w:r>
      <w:r w:rsidRPr="005E436F">
        <w:rPr>
          <w:rFonts w:cs="Times New Roman"/>
          <w:rtl/>
        </w:rPr>
        <w:t xml:space="preserve"> </w:t>
      </w:r>
      <w:r w:rsidRPr="005E436F">
        <w:rPr>
          <w:rFonts w:cs="Times New Roman" w:hint="eastAsia"/>
          <w:rtl/>
        </w:rPr>
        <w:t>בן</w:t>
      </w:r>
      <w:r w:rsidRPr="005E436F">
        <w:rPr>
          <w:rFonts w:cs="Times New Roman"/>
          <w:rtl/>
        </w:rPr>
        <w:t xml:space="preserve"> </w:t>
      </w:r>
      <w:r w:rsidRPr="005E436F">
        <w:rPr>
          <w:rFonts w:cs="Times New Roman" w:hint="eastAsia"/>
          <w:rtl/>
        </w:rPr>
        <w:t>שמעון</w:t>
      </w:r>
      <w:r w:rsidRPr="005E436F">
        <w:rPr>
          <w:rFonts w:cs="Times New Roman"/>
          <w:rtl/>
        </w:rPr>
        <w:t xml:space="preserve"> </w:t>
      </w:r>
      <w:r w:rsidRPr="005E436F">
        <w:rPr>
          <w:rFonts w:cs="Times New Roman" w:hint="eastAsia"/>
          <w:rtl/>
        </w:rPr>
        <w:t>בן</w:t>
      </w:r>
      <w:r w:rsidRPr="005E436F">
        <w:rPr>
          <w:rFonts w:cs="Times New Roman"/>
          <w:rtl/>
        </w:rPr>
        <w:t xml:space="preserve"> </w:t>
      </w:r>
      <w:r w:rsidRPr="005E436F">
        <w:rPr>
          <w:rFonts w:cs="Times New Roman" w:hint="eastAsia"/>
          <w:rtl/>
        </w:rPr>
        <w:t>פזי</w:t>
      </w:r>
      <w:r>
        <w:rPr>
          <w:rFonts w:cs="Times New Roman"/>
          <w:lang w:val="en-US"/>
        </w:rPr>
        <w:t>.</w:t>
      </w:r>
    </w:p>
  </w:footnote>
  <w:footnote w:id="928">
    <w:p w14:paraId="45FCE82B" w14:textId="77777777" w:rsidR="00865CD2" w:rsidRPr="00741588" w:rsidRDefault="00865CD2" w:rsidP="00814425">
      <w:pPr>
        <w:pStyle w:val="FootnoteText"/>
        <w:bidi w:val="0"/>
        <w:spacing w:line="240" w:lineRule="auto"/>
        <w:rPr>
          <w:lang w:val="en-US"/>
        </w:rPr>
      </w:pPr>
      <w:r>
        <w:rPr>
          <w:rStyle w:val="FootnoteReference"/>
        </w:rPr>
        <w:footnoteRef/>
      </w:r>
      <w:r>
        <w:t xml:space="preserve"> </w:t>
      </w:r>
      <w:r>
        <w:rPr>
          <w:lang w:val="en-US"/>
        </w:rPr>
        <w:t>W</w:t>
      </w:r>
      <w:r w:rsidRPr="00B32F2E">
        <w:rPr>
          <w:lang w:val="en-US"/>
        </w:rPr>
        <w:t xml:space="preserve">as a contemporary of </w:t>
      </w:r>
      <w:r>
        <w:rPr>
          <w:lang w:val="en-US"/>
        </w:rPr>
        <w:t xml:space="preserve">Rabbi Yohanan (1), </w:t>
      </w:r>
      <w:r w:rsidRPr="00741588">
        <w:rPr>
          <w:lang w:val="en-US"/>
        </w:rPr>
        <w:t xml:space="preserve">see Introduction </w:t>
      </w:r>
      <w:r>
        <w:rPr>
          <w:lang w:val="en-US"/>
        </w:rPr>
        <w:t>7.4.1</w:t>
      </w:r>
      <w:r w:rsidRPr="00741588">
        <w:rPr>
          <w:lang w:val="en-US"/>
        </w:rPr>
        <w:t>.</w:t>
      </w:r>
    </w:p>
  </w:footnote>
  <w:footnote w:id="929">
    <w:p w14:paraId="12639CFB" w14:textId="77777777" w:rsidR="00865CD2" w:rsidRPr="004132D5" w:rsidRDefault="00865CD2" w:rsidP="009C5643">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930">
    <w:p w14:paraId="1289F71E" w14:textId="77777777" w:rsidR="00865CD2" w:rsidRPr="00995676" w:rsidRDefault="00865CD2" w:rsidP="009C5643">
      <w:pPr>
        <w:pStyle w:val="FootnoteText"/>
        <w:bidi w:val="0"/>
        <w:spacing w:line="240" w:lineRule="auto"/>
        <w:rPr>
          <w:lang w:val="en-US"/>
        </w:rPr>
      </w:pPr>
      <w:r>
        <w:rPr>
          <w:rStyle w:val="FootnoteReference"/>
        </w:rPr>
        <w:footnoteRef/>
      </w:r>
      <w:r>
        <w:rPr>
          <w:rtl/>
        </w:rPr>
        <w:t xml:space="preserve"> </w:t>
      </w:r>
      <w:r>
        <w:rPr>
          <w:lang w:val="en-US"/>
        </w:rPr>
        <w:t>Samuel (3) transmits in his name, see Introduction 7.4.2.</w:t>
      </w:r>
    </w:p>
  </w:footnote>
  <w:footnote w:id="931">
    <w:p w14:paraId="51D9FAA3" w14:textId="77777777" w:rsidR="00865CD2" w:rsidRPr="007D3360" w:rsidRDefault="00865CD2" w:rsidP="001B0053">
      <w:pPr>
        <w:pStyle w:val="FootnoteText"/>
        <w:bidi w:val="0"/>
        <w:spacing w:line="240" w:lineRule="auto"/>
        <w:rPr>
          <w:lang w:val="en-US"/>
        </w:rPr>
      </w:pPr>
      <w:r>
        <w:rPr>
          <w:rStyle w:val="FootnoteReference"/>
        </w:rPr>
        <w:footnoteRef/>
      </w:r>
      <w:r>
        <w:rPr>
          <w:rtl/>
        </w:rPr>
        <w:t xml:space="preserve"> </w:t>
      </w:r>
      <w:r>
        <w:rPr>
          <w:lang w:val="en-US"/>
        </w:rPr>
        <w:t xml:space="preserve">On this form see vol. 1, under </w:t>
      </w:r>
      <w:smartTag w:uri="urn:schemas-microsoft-com:office:smarttags" w:element="country-region">
        <w:r>
          <w:rPr>
            <w:lang w:val="en-US"/>
          </w:rPr>
          <w:t>Judah</w:t>
        </w:r>
      </w:smartTag>
      <w:r>
        <w:rPr>
          <w:lang w:val="en-US"/>
        </w:rPr>
        <w:t xml:space="preserve"> (48) B/M, p. 114.</w:t>
      </w:r>
    </w:p>
  </w:footnote>
  <w:footnote w:id="932">
    <w:p w14:paraId="327116A8" w14:textId="77777777" w:rsidR="00865CD2" w:rsidRPr="009C5643" w:rsidRDefault="00865CD2" w:rsidP="009C5643">
      <w:pPr>
        <w:pStyle w:val="FootnoteText"/>
        <w:bidi w:val="0"/>
        <w:spacing w:line="240" w:lineRule="auto"/>
        <w:rPr>
          <w:lang w:val="en-US"/>
        </w:rPr>
      </w:pPr>
      <w:r>
        <w:rPr>
          <w:rStyle w:val="FootnoteReference"/>
        </w:rPr>
        <w:footnoteRef/>
      </w:r>
      <w:r>
        <w:rPr>
          <w:rtl/>
        </w:rPr>
        <w:t xml:space="preserve"> </w:t>
      </w:r>
      <w:r>
        <w:rPr>
          <w:lang w:val="en-US"/>
        </w:rPr>
        <w:t>Transmits in the name of Samuel (3), see Introduction 7.4.2.</w:t>
      </w:r>
    </w:p>
  </w:footnote>
  <w:footnote w:id="933">
    <w:p w14:paraId="377F03E6"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34">
    <w:p w14:paraId="1EC5525E" w14:textId="77777777" w:rsidR="00865CD2" w:rsidRPr="00D20B3C" w:rsidRDefault="00865CD2" w:rsidP="00A831A2">
      <w:pPr>
        <w:pStyle w:val="FootnoteText"/>
        <w:bidi w:val="0"/>
        <w:spacing w:line="240" w:lineRule="auto"/>
        <w:rPr>
          <w:lang w:val="en-US"/>
        </w:rPr>
      </w:pPr>
      <w:r>
        <w:rPr>
          <w:rStyle w:val="FootnoteReference"/>
        </w:rPr>
        <w:footnoteRef/>
      </w:r>
      <w:r>
        <w:t xml:space="preserve"> His father t</w:t>
      </w:r>
      <w:r>
        <w:rPr>
          <w:lang w:val="en-US"/>
        </w:rPr>
        <w:t>ransmits in the name of Rabbi Yohanan (1), see Introduction 7.4.1.</w:t>
      </w:r>
    </w:p>
  </w:footnote>
  <w:footnote w:id="935">
    <w:p w14:paraId="12F5A263"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36">
    <w:p w14:paraId="74637951"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rPr>
        <w:t>נשיאה</w:t>
      </w:r>
      <w:r>
        <w:rPr>
          <w:rFonts w:cs="Times New Roman"/>
        </w:rPr>
        <w:t xml:space="preserve">. </w:t>
      </w:r>
      <w:r>
        <w:t>On this title see Introduction 3.1.3.5.1.</w:t>
      </w:r>
    </w:p>
  </w:footnote>
  <w:footnote w:id="937">
    <w:p w14:paraId="273211F6" w14:textId="77777777" w:rsidR="00865CD2" w:rsidRPr="00D7057A" w:rsidRDefault="00865CD2" w:rsidP="00695E41">
      <w:pPr>
        <w:pStyle w:val="FootnoteText"/>
        <w:bidi w:val="0"/>
        <w:spacing w:line="240" w:lineRule="auto"/>
        <w:rPr>
          <w:lang w:val="en-US"/>
        </w:rPr>
      </w:pPr>
      <w:r>
        <w:rPr>
          <w:rStyle w:val="FootnoteReference"/>
        </w:rPr>
        <w:footnoteRef/>
      </w:r>
      <w:r>
        <w:rPr>
          <w:rtl/>
        </w:rPr>
        <w:t xml:space="preserve"> </w:t>
      </w:r>
      <w:r>
        <w:rPr>
          <w:lang w:val="en-US"/>
        </w:rPr>
        <w:t xml:space="preserve">According to Graetz, see Jacobs, </w:t>
      </w:r>
      <w:r>
        <w:rPr>
          <w:i/>
          <w:iCs/>
          <w:lang w:val="en-US"/>
        </w:rPr>
        <w:t xml:space="preserve">Die Institution des </w:t>
      </w:r>
      <w:r w:rsidRPr="00D7057A">
        <w:rPr>
          <w:rFonts w:cs="Times New Roman"/>
          <w:i/>
          <w:iCs/>
          <w:lang w:val="en-US"/>
        </w:rPr>
        <w:t xml:space="preserve">jüdischen </w:t>
      </w:r>
      <w:r>
        <w:rPr>
          <w:rFonts w:cs="Times New Roman"/>
          <w:i/>
          <w:iCs/>
          <w:lang w:val="en-US"/>
        </w:rPr>
        <w:t>Patriarchen</w:t>
      </w:r>
      <w:r>
        <w:rPr>
          <w:rFonts w:cs="Times New Roman"/>
          <w:lang w:val="en-US"/>
        </w:rPr>
        <w:t xml:space="preserve">, 205 and Introduction </w:t>
      </w:r>
      <w:r>
        <w:t>7.4.6</w:t>
      </w:r>
      <w:r>
        <w:rPr>
          <w:rFonts w:cs="Times New Roman"/>
          <w:lang w:val="en-US"/>
        </w:rPr>
        <w:t>.</w:t>
      </w:r>
    </w:p>
  </w:footnote>
  <w:footnote w:id="938">
    <w:p w14:paraId="46E7D5D2" w14:textId="77777777" w:rsidR="00865CD2" w:rsidRPr="007D3360" w:rsidRDefault="00865CD2" w:rsidP="00024805">
      <w:pPr>
        <w:pStyle w:val="FootnoteText"/>
        <w:bidi w:val="0"/>
        <w:spacing w:line="240" w:lineRule="auto"/>
        <w:rPr>
          <w:lang w:val="en-US"/>
        </w:rPr>
      </w:pPr>
      <w:r>
        <w:rPr>
          <w:rStyle w:val="FootnoteReference"/>
        </w:rPr>
        <w:footnoteRef/>
      </w:r>
      <w:r>
        <w:rPr>
          <w:rtl/>
        </w:rPr>
        <w:t xml:space="preserve"> </w:t>
      </w:r>
      <w:r>
        <w:rPr>
          <w:lang w:val="en-US"/>
        </w:rPr>
        <w:t xml:space="preserve">So here. Elsewhere </w:t>
      </w:r>
      <w:r w:rsidRPr="00024805">
        <w:rPr>
          <w:rFonts w:cs="Times New Roman"/>
          <w:rtl/>
          <w:lang w:val="en-US"/>
        </w:rPr>
        <w:t>יהודה</w:t>
      </w:r>
      <w:r>
        <w:rPr>
          <w:lang w:val="en-US"/>
        </w:rPr>
        <w:t xml:space="preserve">. On this form see vol. 4, under </w:t>
      </w:r>
      <w:smartTag w:uri="urn:schemas-microsoft-com:office:smarttags" w:element="country-region">
        <w:r>
          <w:rPr>
            <w:lang w:val="en-US"/>
          </w:rPr>
          <w:t>Judah</w:t>
        </w:r>
      </w:smartTag>
      <w:r>
        <w:rPr>
          <w:lang w:val="en-US"/>
        </w:rPr>
        <w:t xml:space="preserve"> (2) B/M, p. </w:t>
      </w:r>
      <w:r>
        <w:rPr>
          <w:u w:color="FFFF00"/>
          <w:lang w:val="en-US"/>
        </w:rPr>
        <w:t>82</w:t>
      </w:r>
      <w:r>
        <w:rPr>
          <w:lang w:val="en-US"/>
        </w:rPr>
        <w:t>.</w:t>
      </w:r>
    </w:p>
  </w:footnote>
  <w:footnote w:id="939">
    <w:p w14:paraId="4702AFC2" w14:textId="77777777" w:rsidR="00865CD2" w:rsidRPr="004C68BA" w:rsidRDefault="00865CD2" w:rsidP="009D284C">
      <w:pPr>
        <w:pStyle w:val="FootnoteText"/>
        <w:bidi w:val="0"/>
        <w:spacing w:line="240" w:lineRule="auto"/>
        <w:rPr>
          <w:lang w:val="en-US"/>
        </w:rPr>
      </w:pPr>
      <w:r>
        <w:rPr>
          <w:rStyle w:val="FootnoteReference"/>
        </w:rPr>
        <w:footnoteRef/>
      </w:r>
      <w:r>
        <w:rPr>
          <w:rtl/>
        </w:rPr>
        <w:t xml:space="preserve"> </w:t>
      </w:r>
      <w:r w:rsidRPr="004C68BA">
        <w:rPr>
          <w:lang w:val="en-US"/>
        </w:rPr>
        <w:t xml:space="preserve">Was </w:t>
      </w:r>
      <w:r>
        <w:rPr>
          <w:lang w:val="en-US"/>
        </w:rPr>
        <w:t xml:space="preserve">a student of Ahi (1), who was </w:t>
      </w:r>
      <w:r w:rsidRPr="004C68BA">
        <w:rPr>
          <w:lang w:val="en-US"/>
        </w:rPr>
        <w:t>associ</w:t>
      </w:r>
      <w:r>
        <w:rPr>
          <w:lang w:val="en-US"/>
        </w:rPr>
        <w:t>a</w:t>
      </w:r>
      <w:r w:rsidRPr="004C68BA">
        <w:rPr>
          <w:lang w:val="en-US"/>
        </w:rPr>
        <w:t>te</w:t>
      </w:r>
      <w:r>
        <w:rPr>
          <w:lang w:val="en-US"/>
        </w:rPr>
        <w:t>d with Rabbi Yohanan (1), see Introduction 7.4.1.</w:t>
      </w:r>
    </w:p>
  </w:footnote>
  <w:footnote w:id="940">
    <w:p w14:paraId="4D1D707B"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41">
    <w:p w14:paraId="7D70F1B3" w14:textId="77777777" w:rsidR="00865CD2" w:rsidRDefault="00865CD2">
      <w:pPr>
        <w:pStyle w:val="FootnoteText"/>
        <w:bidi w:val="0"/>
        <w:spacing w:line="240" w:lineRule="auto"/>
        <w:rPr>
          <w:lang w:val="en-US"/>
        </w:rPr>
      </w:pPr>
      <w:r>
        <w:rPr>
          <w:rStyle w:val="FootnoteReference"/>
        </w:rPr>
        <w:footnoteRef/>
      </w:r>
      <w:r>
        <w:t xml:space="preserve"> </w:t>
      </w:r>
      <w:r>
        <w:rPr>
          <w:lang w:val="en-US"/>
        </w:rPr>
        <w:t xml:space="preserve">In Aramaic – </w:t>
      </w:r>
      <w:r w:rsidRPr="005E436F">
        <w:rPr>
          <w:rFonts w:cs="Times New Roman"/>
          <w:rtl/>
        </w:rPr>
        <w:t>ענתירדיה</w:t>
      </w:r>
      <w:r w:rsidRPr="005E436F">
        <w:rPr>
          <w:rFonts w:cs="Times New Roman"/>
        </w:rPr>
        <w:t xml:space="preserve">, see Reeg, </w:t>
      </w:r>
      <w:r w:rsidRPr="005E436F">
        <w:rPr>
          <w:rFonts w:cs="Times New Roman"/>
          <w:i/>
          <w:iCs/>
        </w:rPr>
        <w:t>Ortsnamen</w:t>
      </w:r>
      <w:r w:rsidRPr="005E436F">
        <w:rPr>
          <w:rFonts w:cs="Times New Roman"/>
        </w:rPr>
        <w:t>, 482-3.</w:t>
      </w:r>
      <w:r>
        <w:rPr>
          <w:rFonts w:cs="Times New Roman"/>
        </w:rPr>
        <w:t xml:space="preserve"> </w:t>
      </w:r>
      <w:r>
        <w:rPr>
          <w:rFonts w:cs="Times New Roman"/>
          <w:lang w:val="en-US"/>
        </w:rPr>
        <w:t>On such designations see vol. 1, Introduction 3.2.6, p. 34.</w:t>
      </w:r>
    </w:p>
  </w:footnote>
  <w:footnote w:id="942">
    <w:p w14:paraId="70F56A1E" w14:textId="77777777" w:rsidR="00865CD2" w:rsidRPr="009C5643" w:rsidRDefault="00865CD2" w:rsidP="009C5643">
      <w:pPr>
        <w:pStyle w:val="FootnoteText"/>
        <w:bidi w:val="0"/>
        <w:spacing w:line="240" w:lineRule="auto"/>
        <w:rPr>
          <w:lang w:val="en-US"/>
        </w:rPr>
      </w:pPr>
      <w:r>
        <w:rPr>
          <w:rStyle w:val="FootnoteReference"/>
        </w:rPr>
        <w:footnoteRef/>
      </w:r>
      <w:r>
        <w:rPr>
          <w:rtl/>
        </w:rPr>
        <w:t xml:space="preserve"> </w:t>
      </w:r>
      <w:r>
        <w:rPr>
          <w:lang w:val="en-US"/>
        </w:rPr>
        <w:t>Supports Rabbi Yohanan (1) in a debate, see Introduction 7.4.1.</w:t>
      </w:r>
    </w:p>
  </w:footnote>
  <w:footnote w:id="943">
    <w:p w14:paraId="11F4F81D"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44">
    <w:p w14:paraId="7DDF23B5" w14:textId="77777777" w:rsidR="00865CD2" w:rsidRPr="009A4CB8" w:rsidRDefault="00865CD2" w:rsidP="00820B82">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A. Marmorstein, “About the Inscription of Judah ben Ishmael,” </w:t>
      </w:r>
      <w:r w:rsidRPr="005E436F">
        <w:rPr>
          <w:rFonts w:cs="Times New Roman"/>
          <w:i/>
          <w:iCs/>
          <w:lang w:val="en-US"/>
        </w:rPr>
        <w:t>PEFQS</w:t>
      </w:r>
      <w:r w:rsidRPr="005E436F">
        <w:rPr>
          <w:rFonts w:cs="Times New Roman"/>
          <w:lang w:val="en-US"/>
        </w:rPr>
        <w:t xml:space="preserve"> 59 (1927) 101-2 suggests</w:t>
      </w:r>
      <w:r w:rsidRPr="005E436F">
        <w:rPr>
          <w:lang w:val="en-US"/>
        </w:rPr>
        <w:t xml:space="preserve"> identifying him with </w:t>
      </w:r>
      <w:smartTag w:uri="urn:schemas-microsoft-com:office:smarttags" w:element="country-region">
        <w:r>
          <w:rPr>
            <w:lang w:val="en-US"/>
          </w:rPr>
          <w:t>Judah</w:t>
        </w:r>
      </w:smartTag>
      <w:r>
        <w:rPr>
          <w:lang w:val="en-US"/>
        </w:rPr>
        <w:t xml:space="preserve"> (69). On such identifications, however, see vol. 1, Introduction 3.3, pp. 34-6</w:t>
      </w:r>
      <w:r w:rsidRPr="005E436F">
        <w:rPr>
          <w:lang w:val="en-US"/>
        </w:rPr>
        <w:t>.</w:t>
      </w:r>
    </w:p>
  </w:footnote>
  <w:footnote w:id="945">
    <w:p w14:paraId="7469D947" w14:textId="77777777" w:rsidR="00865CD2" w:rsidRPr="004132D5"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p>
  </w:footnote>
  <w:footnote w:id="946">
    <w:p w14:paraId="1BC162D2"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47">
    <w:p w14:paraId="64F8C6A9" w14:textId="77777777" w:rsidR="00865CD2" w:rsidRPr="00BA669A" w:rsidRDefault="00865CD2" w:rsidP="00BA669A">
      <w:pPr>
        <w:pStyle w:val="FootnoteText"/>
        <w:bidi w:val="0"/>
        <w:spacing w:line="240" w:lineRule="auto"/>
        <w:rPr>
          <w:lang w:val="en-US"/>
        </w:rPr>
      </w:pPr>
      <w:r>
        <w:rPr>
          <w:rStyle w:val="FootnoteReference"/>
        </w:rPr>
        <w:footnoteRef/>
      </w:r>
      <w:r>
        <w:rPr>
          <w:rtl/>
        </w:rPr>
        <w:t xml:space="preserve"> </w:t>
      </w:r>
      <w:r>
        <w:rPr>
          <w:lang w:val="en-US"/>
        </w:rPr>
        <w:t>His son transmits in the name of H</w:t>
      </w:r>
      <w:r>
        <w:rPr>
          <w:rFonts w:cs="Times New Roman"/>
          <w:lang w:val="en-US"/>
        </w:rPr>
        <w:t>̣</w:t>
      </w:r>
      <w:r>
        <w:rPr>
          <w:lang w:val="en-US"/>
        </w:rPr>
        <w:t>iyya (4), see Introduction 7.4.2.</w:t>
      </w:r>
    </w:p>
  </w:footnote>
  <w:footnote w:id="948">
    <w:p w14:paraId="36EA4053" w14:textId="77777777" w:rsidR="00865CD2" w:rsidRPr="006A51F8" w:rsidRDefault="00865CD2" w:rsidP="006A51F8">
      <w:pPr>
        <w:pStyle w:val="FootnoteText"/>
        <w:bidi w:val="0"/>
        <w:spacing w:line="240" w:lineRule="auto"/>
        <w:rPr>
          <w:lang w:val="en-US"/>
        </w:rPr>
      </w:pPr>
      <w:r>
        <w:rPr>
          <w:rStyle w:val="FootnoteReference"/>
        </w:rPr>
        <w:footnoteRef/>
      </w:r>
      <w:r>
        <w:rPr>
          <w:rtl/>
        </w:rPr>
        <w:t xml:space="preserve"> </w:t>
      </w:r>
      <w:r>
        <w:rPr>
          <w:lang w:val="en-US"/>
        </w:rPr>
        <w:t>His father was a student of Rabbi Yohanan (1), see Introduction 7.4.1.</w:t>
      </w:r>
    </w:p>
  </w:footnote>
  <w:footnote w:id="949">
    <w:p w14:paraId="53B27E74"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50">
    <w:p w14:paraId="01A9FADE" w14:textId="77777777" w:rsidR="00865CD2" w:rsidRPr="006A51F8" w:rsidRDefault="00865CD2" w:rsidP="006A51F8">
      <w:pPr>
        <w:pStyle w:val="FootnoteText"/>
        <w:bidi w:val="0"/>
        <w:spacing w:line="240" w:lineRule="auto"/>
        <w:rPr>
          <w:lang w:val="en-US"/>
        </w:rPr>
      </w:pPr>
      <w:r>
        <w:rPr>
          <w:rStyle w:val="FootnoteReference"/>
        </w:rPr>
        <w:footnoteRef/>
      </w:r>
      <w:r>
        <w:rPr>
          <w:rtl/>
        </w:rPr>
        <w:t xml:space="preserve"> </w:t>
      </w:r>
      <w:r>
        <w:rPr>
          <w:lang w:val="en-US"/>
        </w:rPr>
        <w:t>Was a student of Joseph (7), see Introduction 7.4.3.</w:t>
      </w:r>
    </w:p>
  </w:footnote>
  <w:footnote w:id="951">
    <w:p w14:paraId="7109B824"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52">
    <w:p w14:paraId="1CEA1E57"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rPr>
        <w:t>מגדליא</w:t>
      </w:r>
      <w:r w:rsidRPr="005E436F">
        <w:rPr>
          <w:lang w:val="en-US"/>
        </w:rPr>
        <w:t xml:space="preserve">, see Reeg, </w:t>
      </w:r>
      <w:r w:rsidRPr="005E436F">
        <w:rPr>
          <w:i/>
          <w:iCs/>
          <w:lang w:val="en-US"/>
        </w:rPr>
        <w:t>Ortsnamen</w:t>
      </w:r>
      <w:r w:rsidRPr="005E436F">
        <w:rPr>
          <w:lang w:val="en-US"/>
        </w:rPr>
        <w:t>, 696-7.</w:t>
      </w:r>
      <w:r>
        <w:rPr>
          <w:lang w:val="en-US"/>
        </w:rPr>
        <w:t xml:space="preserve"> </w:t>
      </w:r>
      <w:r>
        <w:rPr>
          <w:rFonts w:cs="Times New Roman"/>
          <w:lang w:val="en-US"/>
        </w:rPr>
        <w:t>On such designations see vol. 1, Introduction 3.2.6, p. 34.</w:t>
      </w:r>
    </w:p>
  </w:footnote>
  <w:footnote w:id="953">
    <w:p w14:paraId="5C9AA5C7" w14:textId="77777777" w:rsidR="00865CD2" w:rsidRPr="004132D5"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p>
  </w:footnote>
  <w:footnote w:id="954">
    <w:p w14:paraId="33D6A9A5"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55">
    <w:p w14:paraId="4D36FD6D" w14:textId="77777777" w:rsidR="00865CD2" w:rsidRPr="006A590C" w:rsidRDefault="00865CD2" w:rsidP="006A590C">
      <w:pPr>
        <w:pStyle w:val="FootnoteText"/>
        <w:bidi w:val="0"/>
        <w:spacing w:line="240" w:lineRule="auto"/>
        <w:rPr>
          <w:lang w:val="en-US"/>
        </w:rPr>
      </w:pPr>
      <w:r>
        <w:rPr>
          <w:rStyle w:val="FootnoteReference"/>
        </w:rPr>
        <w:footnoteRef/>
      </w:r>
      <w:r>
        <w:rPr>
          <w:rtl/>
        </w:rPr>
        <w:t xml:space="preserve"> </w:t>
      </w:r>
      <w:r>
        <w:rPr>
          <w:lang w:val="en-US"/>
        </w:rPr>
        <w:t xml:space="preserve">Was a contemporary of Rabbi Yonah (2), see Introduction 7.4.3. </w:t>
      </w:r>
    </w:p>
  </w:footnote>
  <w:footnote w:id="956">
    <w:p w14:paraId="51A51A4F"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57">
    <w:p w14:paraId="45EF2F20" w14:textId="77777777" w:rsidR="00865CD2" w:rsidRPr="004A5F3E" w:rsidRDefault="00865CD2" w:rsidP="004A0C8D">
      <w:pPr>
        <w:pStyle w:val="FootnoteText"/>
        <w:bidi w:val="0"/>
        <w:spacing w:line="240" w:lineRule="auto"/>
        <w:rPr>
          <w:lang w:val="en-US"/>
        </w:rPr>
      </w:pPr>
      <w:r>
        <w:rPr>
          <w:rStyle w:val="FootnoteReference"/>
        </w:rPr>
        <w:footnoteRef/>
      </w:r>
      <w:r>
        <w:t xml:space="preserve"> </w:t>
      </w:r>
      <w:r w:rsidRPr="00157D14">
        <w:rPr>
          <w:lang w:val="en-US"/>
        </w:rPr>
        <w:t xml:space="preserve">Probably not identical with </w:t>
      </w:r>
      <w:smartTag w:uri="urn:schemas-microsoft-com:office:smarttags" w:element="country-region">
        <w:r>
          <w:rPr>
            <w:lang w:val="en-US"/>
          </w:rPr>
          <w:t>Judah</w:t>
        </w:r>
      </w:smartTag>
      <w:r>
        <w:rPr>
          <w:lang w:val="en-US"/>
        </w:rPr>
        <w:t xml:space="preserve"> (63</w:t>
      </w:r>
      <w:r w:rsidRPr="00157D14">
        <w:rPr>
          <w:lang w:val="en-US"/>
        </w:rPr>
        <w:t xml:space="preserve">) </w:t>
      </w:r>
      <w:r>
        <w:rPr>
          <w:lang w:val="en-US"/>
        </w:rPr>
        <w:t xml:space="preserve">B/M </w:t>
      </w:r>
      <w:r w:rsidRPr="00157D14">
        <w:rPr>
          <w:lang w:val="en-US"/>
        </w:rPr>
        <w:t>of vol. 1</w:t>
      </w:r>
      <w:r>
        <w:rPr>
          <w:lang w:val="en-US"/>
        </w:rPr>
        <w:t xml:space="preserve"> (p. 114) because he transmits a tradition in the name of Rabbi Simon bar Yohai (Simon [51] son of Yohanan [32] vol. 1, p. 220) who is later. In vo</w:t>
      </w:r>
      <w:r>
        <w:rPr>
          <w:lang w:val="en-US"/>
        </w:rPr>
        <w:t>l</w:t>
      </w:r>
      <w:r>
        <w:rPr>
          <w:lang w:val="en-US"/>
        </w:rPr>
        <w:t xml:space="preserve">ume 1, I probably gave the wrong reference. It should have been </w:t>
      </w:r>
      <w:r>
        <w:rPr>
          <w:i/>
          <w:iCs/>
          <w:lang w:val="en-US"/>
        </w:rPr>
        <w:t xml:space="preserve">bPes </w:t>
      </w:r>
      <w:r>
        <w:rPr>
          <w:lang w:val="en-US"/>
        </w:rPr>
        <w:t>70b.</w:t>
      </w:r>
    </w:p>
  </w:footnote>
  <w:footnote w:id="958">
    <w:p w14:paraId="03EFC415"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p>
  </w:footnote>
  <w:footnote w:id="959">
    <w:p w14:paraId="20420ADC"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60">
    <w:p w14:paraId="20A75A5D" w14:textId="77777777" w:rsidR="00865CD2" w:rsidRPr="000C493E" w:rsidRDefault="00865CD2" w:rsidP="000C493E">
      <w:pPr>
        <w:pStyle w:val="FootnoteText"/>
        <w:bidi w:val="0"/>
        <w:spacing w:line="240" w:lineRule="auto"/>
        <w:rPr>
          <w:lang w:val="en-US"/>
        </w:rPr>
      </w:pPr>
      <w:r>
        <w:rPr>
          <w:rStyle w:val="FootnoteReference"/>
        </w:rPr>
        <w:footnoteRef/>
      </w:r>
      <w:r>
        <w:rPr>
          <w:rtl/>
        </w:rPr>
        <w:t xml:space="preserve"> </w:t>
      </w:r>
      <w:r>
        <w:rPr>
          <w:lang w:val="en-US"/>
        </w:rPr>
        <w:t>For his son</w:t>
      </w:r>
      <w:r w:rsidRPr="00292BC4">
        <w:t>’</w:t>
      </w:r>
      <w:r>
        <w:rPr>
          <w:lang w:val="en-US"/>
        </w:rPr>
        <w:t>s date see Introduction 7.4.1.</w:t>
      </w:r>
    </w:p>
  </w:footnote>
  <w:footnote w:id="961">
    <w:p w14:paraId="4F425D5A"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62">
    <w:p w14:paraId="40042F0B" w14:textId="77777777" w:rsidR="00865CD2" w:rsidRPr="000C493E" w:rsidRDefault="00865CD2" w:rsidP="000C493E">
      <w:pPr>
        <w:pStyle w:val="FootnoteText"/>
        <w:bidi w:val="0"/>
        <w:spacing w:line="240" w:lineRule="auto"/>
        <w:rPr>
          <w:lang w:val="en-US"/>
        </w:rPr>
      </w:pPr>
      <w:r>
        <w:rPr>
          <w:rStyle w:val="FootnoteReference"/>
        </w:rPr>
        <w:footnoteRef/>
      </w:r>
      <w:r>
        <w:rPr>
          <w:rtl/>
        </w:rPr>
        <w:t xml:space="preserve"> </w:t>
      </w:r>
      <w:r>
        <w:rPr>
          <w:lang w:val="en-US"/>
        </w:rPr>
        <w:t>Was a contemporary H</w:t>
      </w:r>
      <w:r>
        <w:rPr>
          <w:rFonts w:cs="Times New Roman"/>
          <w:lang w:val="en-US"/>
        </w:rPr>
        <w:t>̣</w:t>
      </w:r>
      <w:r>
        <w:rPr>
          <w:lang w:val="en-US"/>
        </w:rPr>
        <w:t>iyya (4), see Introduction 7.4.2.</w:t>
      </w:r>
    </w:p>
  </w:footnote>
  <w:footnote w:id="963">
    <w:p w14:paraId="7B8DA1AB" w14:textId="77777777" w:rsidR="00865CD2" w:rsidRPr="006730BA" w:rsidRDefault="00865CD2" w:rsidP="000C493E">
      <w:pPr>
        <w:pStyle w:val="FootnoteText"/>
        <w:bidi w:val="0"/>
        <w:spacing w:line="240" w:lineRule="auto"/>
      </w:pPr>
      <w:r>
        <w:rPr>
          <w:rStyle w:val="FootnoteReference"/>
        </w:rPr>
        <w:footnoteRef/>
      </w:r>
      <w:r>
        <w:rPr>
          <w:rtl/>
        </w:rPr>
        <w:t xml:space="preserve"> </w:t>
      </w:r>
      <w:r>
        <w:rPr>
          <w:lang w:val="en-US"/>
        </w:rPr>
        <w:t xml:space="preserve">His father is mentioned in </w:t>
      </w:r>
      <w:r>
        <w:rPr>
          <w:i/>
          <w:iCs/>
        </w:rPr>
        <w:t xml:space="preserve">yTer </w:t>
      </w:r>
      <w:r>
        <w:t>8:4, 46b in association with Queen Zenobia, who reigned between 267-74, see Introduction 7.4.1.</w:t>
      </w:r>
    </w:p>
  </w:footnote>
  <w:footnote w:id="964">
    <w:p w14:paraId="038013D0" w14:textId="77777777" w:rsidR="00865CD2" w:rsidRPr="00572EF2" w:rsidRDefault="00865CD2" w:rsidP="00E954DB">
      <w:pPr>
        <w:pStyle w:val="FootnoteText"/>
        <w:bidi w:val="0"/>
        <w:spacing w:line="240" w:lineRule="auto"/>
        <w:rPr>
          <w:lang w:val="en-US"/>
        </w:rPr>
      </w:pPr>
      <w:r w:rsidRPr="009A4CB8">
        <w:rPr>
          <w:rStyle w:val="FootnoteReference"/>
        </w:rPr>
        <w:footnoteRef/>
      </w:r>
      <w:r w:rsidRPr="009A4CB8">
        <w:rPr>
          <w:rtl/>
        </w:rPr>
        <w:t xml:space="preserve"> </w:t>
      </w:r>
      <w:r w:rsidRPr="009A4CB8">
        <w:t xml:space="preserve">So in </w:t>
      </w:r>
      <w:r w:rsidRPr="009A4CB8">
        <w:rPr>
          <w:i/>
          <w:iCs/>
        </w:rPr>
        <w:t>yTer</w:t>
      </w:r>
      <w:r w:rsidRPr="009A4CB8">
        <w:t xml:space="preserve"> 8:5, 45c.</w:t>
      </w:r>
      <w:r w:rsidRPr="00572EF2">
        <w:rPr>
          <w:lang w:val="en-US"/>
        </w:rPr>
        <w:t xml:space="preserve"> </w:t>
      </w:r>
      <w:r>
        <w:rPr>
          <w:lang w:val="en-US"/>
        </w:rPr>
        <w:t>This pe</w:t>
      </w:r>
      <w:r>
        <w:rPr>
          <w:lang w:val="en-US"/>
        </w:rPr>
        <w:t>r</w:t>
      </w:r>
      <w:r>
        <w:rPr>
          <w:lang w:val="en-US"/>
        </w:rPr>
        <w:t xml:space="preserve">son was obviously not well known, and his name was not stable so that the scribes of the mss were not sure how to write it. On this form see above, n. 22. For the additional </w:t>
      </w:r>
      <w:r w:rsidRPr="00572EF2">
        <w:rPr>
          <w:rFonts w:cs="Times New Roman"/>
          <w:rtl/>
          <w:lang w:val="en-US"/>
        </w:rPr>
        <w:t>י</w:t>
      </w:r>
      <w:r>
        <w:rPr>
          <w:lang w:val="en-US"/>
        </w:rPr>
        <w:t xml:space="preserve"> suffix see vol. 4, Introduction 2.3.3.1, p. 11.</w:t>
      </w:r>
    </w:p>
  </w:footnote>
  <w:footnote w:id="965">
    <w:p w14:paraId="6384BB3F" w14:textId="77777777" w:rsidR="00865CD2" w:rsidRDefault="00865CD2" w:rsidP="00E954DB">
      <w:pPr>
        <w:pStyle w:val="FootnoteText"/>
        <w:bidi w:val="0"/>
        <w:spacing w:line="240" w:lineRule="auto"/>
      </w:pPr>
      <w:r w:rsidRPr="009A4CB8">
        <w:rPr>
          <w:rStyle w:val="FootnoteReference"/>
        </w:rPr>
        <w:footnoteRef/>
      </w:r>
      <w:r w:rsidRPr="009A4CB8">
        <w:rPr>
          <w:rtl/>
        </w:rPr>
        <w:t xml:space="preserve"> </w:t>
      </w:r>
      <w:r w:rsidRPr="009A4CB8">
        <w:t xml:space="preserve">So in the parallel in </w:t>
      </w:r>
      <w:r w:rsidRPr="009A4CB8">
        <w:rPr>
          <w:i/>
          <w:iCs/>
        </w:rPr>
        <w:t>yAZ</w:t>
      </w:r>
      <w:r w:rsidRPr="009A4CB8">
        <w:t xml:space="preserve"> 2:3, 41a</w:t>
      </w:r>
      <w:r>
        <w:t>, see previous note</w:t>
      </w:r>
      <w:r>
        <w:rPr>
          <w:lang w:val="en-US"/>
        </w:rPr>
        <w:t xml:space="preserve">. For the additional </w:t>
      </w:r>
      <w:r>
        <w:rPr>
          <w:rFonts w:cs="Times New Roman" w:hint="cs"/>
          <w:rtl/>
          <w:lang w:val="en-US"/>
        </w:rPr>
        <w:t>ה</w:t>
      </w:r>
      <w:r>
        <w:rPr>
          <w:lang w:val="en-US"/>
        </w:rPr>
        <w:t xml:space="preserve"> suffix see vol. 4, Introdu</w:t>
      </w:r>
      <w:r>
        <w:rPr>
          <w:lang w:val="en-US"/>
        </w:rPr>
        <w:t>c</w:t>
      </w:r>
      <w:r>
        <w:rPr>
          <w:lang w:val="en-US"/>
        </w:rPr>
        <w:t xml:space="preserve">tion 2.3.3.2, p. 11. The examples there refer to an </w:t>
      </w:r>
      <w:r w:rsidRPr="003A0135">
        <w:rPr>
          <w:rFonts w:cs="Times New Roman"/>
          <w:rtl/>
          <w:lang w:val="en-US"/>
        </w:rPr>
        <w:t>א</w:t>
      </w:r>
      <w:r>
        <w:rPr>
          <w:lang w:val="en-US"/>
        </w:rPr>
        <w:t xml:space="preserve"> suffix, but in </w:t>
      </w:r>
      <w:smartTag w:uri="urn:schemas-microsoft-com:office:smarttags" w:element="place">
        <w:smartTag w:uri="urn:schemas-microsoft-com:office:smarttags" w:element="City">
          <w:r>
            <w:rPr>
              <w:lang w:val="en-US"/>
            </w:rPr>
            <w:t>Palestine</w:t>
          </w:r>
        </w:smartTag>
      </w:smartTag>
      <w:r>
        <w:rPr>
          <w:lang w:val="en-US"/>
        </w:rPr>
        <w:t xml:space="preserve"> </w:t>
      </w:r>
      <w:r w:rsidRPr="0000103C">
        <w:rPr>
          <w:rFonts w:cs="Times New Roman"/>
          <w:rtl/>
          <w:lang w:val="en-US"/>
        </w:rPr>
        <w:t>א</w:t>
      </w:r>
      <w:r>
        <w:rPr>
          <w:lang w:val="en-US"/>
        </w:rPr>
        <w:t xml:space="preserve"> and </w:t>
      </w:r>
      <w:r w:rsidRPr="0000103C">
        <w:rPr>
          <w:rFonts w:cs="Times New Roman"/>
          <w:rtl/>
          <w:lang w:val="en-US"/>
        </w:rPr>
        <w:t>ה</w:t>
      </w:r>
      <w:r>
        <w:rPr>
          <w:lang w:val="en-US"/>
        </w:rPr>
        <w:t xml:space="preserve"> suffixes are often interchangeable, see vol. 1, Introduction 2.4.2.3, p. 25. </w:t>
      </w:r>
    </w:p>
  </w:footnote>
  <w:footnote w:id="966">
    <w:p w14:paraId="761051ED" w14:textId="77777777" w:rsidR="00865CD2" w:rsidRPr="003261C4" w:rsidRDefault="00865CD2" w:rsidP="00500B63">
      <w:pPr>
        <w:pStyle w:val="FootnoteText"/>
        <w:bidi w:val="0"/>
        <w:spacing w:line="240" w:lineRule="auto"/>
      </w:pPr>
      <w:r w:rsidRPr="009A4CB8">
        <w:rPr>
          <w:rStyle w:val="FootnoteReference"/>
        </w:rPr>
        <w:footnoteRef/>
      </w:r>
      <w:r w:rsidRPr="009A4CB8">
        <w:rPr>
          <w:rtl/>
        </w:rPr>
        <w:t xml:space="preserve"> </w:t>
      </w:r>
      <w:r>
        <w:t>I</w:t>
      </w:r>
      <w:r w:rsidRPr="009A4CB8">
        <w:t xml:space="preserve">n </w:t>
      </w:r>
      <w:r>
        <w:t xml:space="preserve">the text in </w:t>
      </w:r>
      <w:r w:rsidRPr="009A4CB8">
        <w:t xml:space="preserve">Aramaic – </w:t>
      </w:r>
      <w:r w:rsidRPr="009A4CB8">
        <w:rPr>
          <w:rFonts w:cs="Times New Roman" w:hint="cs"/>
          <w:rtl/>
        </w:rPr>
        <w:t>בר יודני</w:t>
      </w:r>
      <w:r w:rsidRPr="009A4CB8">
        <w:rPr>
          <w:rFonts w:hint="cs"/>
        </w:rPr>
        <w:t>.</w:t>
      </w:r>
    </w:p>
  </w:footnote>
  <w:footnote w:id="967">
    <w:p w14:paraId="6B23DC78"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p>
  </w:footnote>
  <w:footnote w:id="968">
    <w:p w14:paraId="59CDCCAC" w14:textId="77777777" w:rsidR="00865CD2" w:rsidRPr="00BE175A" w:rsidRDefault="00865CD2" w:rsidP="003261C4">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969">
    <w:p w14:paraId="4731BDAC"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70">
    <w:p w14:paraId="5A464B7F" w14:textId="77777777" w:rsidR="00865CD2" w:rsidRPr="00997697" w:rsidRDefault="00865CD2" w:rsidP="007F57F4">
      <w:pPr>
        <w:pStyle w:val="FootnoteText"/>
        <w:bidi w:val="0"/>
        <w:spacing w:line="240" w:lineRule="auto"/>
        <w:rPr>
          <w:lang w:val="en-US"/>
        </w:rPr>
      </w:pPr>
      <w:r>
        <w:rPr>
          <w:rStyle w:val="FootnoteReference"/>
        </w:rPr>
        <w:footnoteRef/>
      </w:r>
      <w:r>
        <w:rPr>
          <w:rtl/>
        </w:rPr>
        <w:t xml:space="preserve"> </w:t>
      </w:r>
      <w:r>
        <w:rPr>
          <w:lang w:val="en-US"/>
        </w:rPr>
        <w:t>Was a relative of Joseph (13), who was a student of Rabbi Yohanan (1), see Introduction 7.4.1.</w:t>
      </w:r>
    </w:p>
  </w:footnote>
  <w:footnote w:id="971">
    <w:p w14:paraId="55CB2313"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72">
    <w:p w14:paraId="6D0D64DE" w14:textId="77777777" w:rsidR="00865CD2" w:rsidRPr="00515085" w:rsidRDefault="00865CD2" w:rsidP="007F57F4">
      <w:pPr>
        <w:pStyle w:val="FootnoteText"/>
        <w:bidi w:val="0"/>
        <w:spacing w:line="240" w:lineRule="auto"/>
        <w:rPr>
          <w:lang w:val="en-US"/>
        </w:rPr>
      </w:pPr>
      <w:r>
        <w:rPr>
          <w:rStyle w:val="FootnoteReference"/>
        </w:rPr>
        <w:footnoteRef/>
      </w:r>
      <w:r>
        <w:rPr>
          <w:rtl/>
        </w:rPr>
        <w:t xml:space="preserve"> </w:t>
      </w:r>
      <w:r>
        <w:rPr>
          <w:lang w:val="en-US"/>
        </w:rPr>
        <w:t xml:space="preserve">Was a contemporary of Jacob (12), who transmits in the name of Samuel (3), see Introduction 7.4.2. </w:t>
      </w:r>
    </w:p>
  </w:footnote>
  <w:footnote w:id="973">
    <w:p w14:paraId="35E3981A"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74">
    <w:p w14:paraId="774EF63B"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975">
    <w:p w14:paraId="2B493F01"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76">
    <w:p w14:paraId="3402CFB9" w14:textId="77777777" w:rsidR="00865CD2" w:rsidRPr="00D20B3C" w:rsidRDefault="00865CD2" w:rsidP="008B4D14">
      <w:pPr>
        <w:pStyle w:val="FootnoteText"/>
        <w:bidi w:val="0"/>
        <w:spacing w:line="240" w:lineRule="auto"/>
        <w:rPr>
          <w:lang w:val="en-US"/>
        </w:rPr>
      </w:pPr>
      <w:r>
        <w:rPr>
          <w:rStyle w:val="FootnoteReference"/>
        </w:rPr>
        <w:footnoteRef/>
      </w:r>
      <w:r>
        <w:rPr>
          <w:rtl/>
        </w:rPr>
        <w:t xml:space="preserve"> </w:t>
      </w:r>
      <w:r>
        <w:rPr>
          <w:lang w:val="en-US"/>
        </w:rPr>
        <w:t>Transmits in the name of Barachiah (1), who Transmits in the name of Hiyya (4), see Intr</w:t>
      </w:r>
      <w:r>
        <w:rPr>
          <w:lang w:val="en-US"/>
        </w:rPr>
        <w:t>o</w:t>
      </w:r>
      <w:r>
        <w:rPr>
          <w:lang w:val="en-US"/>
        </w:rPr>
        <w:t>duction 7.4.2.</w:t>
      </w:r>
    </w:p>
  </w:footnote>
  <w:footnote w:id="977">
    <w:p w14:paraId="6AE7B52F" w14:textId="77777777" w:rsidR="00865CD2" w:rsidRPr="008B4D14" w:rsidRDefault="00865CD2" w:rsidP="008B4D14">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978">
    <w:p w14:paraId="561EC921"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79">
    <w:p w14:paraId="7616D6F8"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980">
    <w:p w14:paraId="6541DC15"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81">
    <w:p w14:paraId="2AA4F25D" w14:textId="77777777" w:rsidR="00865CD2" w:rsidRPr="00C8217E" w:rsidRDefault="00865CD2">
      <w:pPr>
        <w:pStyle w:val="FootnoteText"/>
        <w:bidi w:val="0"/>
        <w:spacing w:line="240" w:lineRule="auto"/>
        <w:rPr>
          <w:lang w:val="en-US"/>
        </w:rPr>
      </w:pPr>
      <w:r>
        <w:rPr>
          <w:rStyle w:val="FootnoteReference"/>
        </w:rPr>
        <w:footnoteRef/>
      </w:r>
      <w:r>
        <w:rPr>
          <w:rtl/>
        </w:rPr>
        <w:t xml:space="preserve"> </w:t>
      </w:r>
      <w:r w:rsidRPr="00C8217E">
        <w:rPr>
          <w:lang w:val="en-US"/>
        </w:rPr>
        <w:t xml:space="preserve">In Aramaic – </w:t>
      </w:r>
      <w:r w:rsidRPr="005E436F">
        <w:rPr>
          <w:rFonts w:cs="Times New Roman"/>
          <w:rtl/>
        </w:rPr>
        <w:t>דכפר אימי</w:t>
      </w:r>
      <w:r w:rsidRPr="00C8217E">
        <w:rPr>
          <w:rFonts w:cs="Times New Roman"/>
          <w:lang w:val="en-US"/>
        </w:rPr>
        <w:t xml:space="preserve">, see Reeg, </w:t>
      </w:r>
      <w:r w:rsidRPr="00C8217E">
        <w:rPr>
          <w:rFonts w:cs="Times New Roman"/>
          <w:i/>
          <w:iCs/>
          <w:lang w:val="en-US"/>
        </w:rPr>
        <w:t>Ortsnamen</w:t>
      </w:r>
      <w:r w:rsidRPr="00C8217E">
        <w:rPr>
          <w:rFonts w:cs="Times New Roman"/>
          <w:lang w:val="en-US"/>
        </w:rPr>
        <w:t>, 335-6.</w:t>
      </w:r>
      <w:r>
        <w:rPr>
          <w:rFonts w:cs="Times New Roman"/>
          <w:lang w:val="en-US"/>
        </w:rPr>
        <w:t xml:space="preserve"> On such designations see vol. 1, Introduction 3.2.6, p. 34.</w:t>
      </w:r>
    </w:p>
  </w:footnote>
  <w:footnote w:id="982">
    <w:p w14:paraId="14F2A05F"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983">
    <w:p w14:paraId="3AFF1409" w14:textId="77777777" w:rsidR="00865CD2" w:rsidRPr="00A34CB6" w:rsidRDefault="00865CD2" w:rsidP="00430789">
      <w:pPr>
        <w:pStyle w:val="FootnoteText"/>
        <w:bidi w:val="0"/>
        <w:spacing w:line="240" w:lineRule="auto"/>
        <w:rPr>
          <w:lang w:val="en-US"/>
        </w:rPr>
      </w:pPr>
      <w:r>
        <w:rPr>
          <w:rStyle w:val="FootnoteReference"/>
        </w:rPr>
        <w:footnoteRef/>
      </w:r>
      <w:r>
        <w:rPr>
          <w:rtl/>
        </w:rPr>
        <w:t xml:space="preserve"> </w:t>
      </w:r>
      <w:r>
        <w:rPr>
          <w:lang w:val="en-US"/>
        </w:rPr>
        <w:t>His son transmits in the name of Rav (Abba [70] S-H/M, in vol. 4, p. 311), who died in 247. On such dating see I</w:t>
      </w:r>
      <w:r>
        <w:rPr>
          <w:lang w:val="en-US"/>
        </w:rPr>
        <w:t>n</w:t>
      </w:r>
      <w:r>
        <w:rPr>
          <w:lang w:val="en-US"/>
        </w:rPr>
        <w:t>troduction 7.4.5.</w:t>
      </w:r>
    </w:p>
  </w:footnote>
  <w:footnote w:id="984">
    <w:p w14:paraId="66B06799"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29.</w:t>
      </w:r>
    </w:p>
  </w:footnote>
  <w:footnote w:id="985">
    <w:p w14:paraId="1883399E" w14:textId="77777777" w:rsidR="00865CD2" w:rsidRPr="00F01708" w:rsidRDefault="00865CD2" w:rsidP="00F01708">
      <w:pPr>
        <w:pStyle w:val="FootnoteText"/>
        <w:bidi w:val="0"/>
        <w:spacing w:line="240" w:lineRule="auto"/>
        <w:rPr>
          <w:lang w:val="en-US"/>
        </w:rPr>
      </w:pPr>
      <w:r>
        <w:rPr>
          <w:rStyle w:val="FootnoteReference"/>
        </w:rPr>
        <w:footnoteRef/>
      </w:r>
      <w:r>
        <w:rPr>
          <w:rtl/>
        </w:rPr>
        <w:t xml:space="preserve"> </w:t>
      </w:r>
      <w:r>
        <w:rPr>
          <w:lang w:val="en-US"/>
        </w:rPr>
        <w:t>Transmits in the name of Samuel (3), see Introduction 7.4.2.</w:t>
      </w:r>
    </w:p>
  </w:footnote>
  <w:footnote w:id="986">
    <w:p w14:paraId="7D461E7D" w14:textId="77777777" w:rsidR="00865CD2" w:rsidRPr="00F01708" w:rsidRDefault="00865CD2" w:rsidP="00E954DB">
      <w:pPr>
        <w:pStyle w:val="FootnoteText"/>
        <w:bidi w:val="0"/>
        <w:spacing w:line="240" w:lineRule="auto"/>
        <w:rPr>
          <w:lang w:val="en-US"/>
        </w:rPr>
      </w:pPr>
      <w:r>
        <w:rPr>
          <w:rStyle w:val="FootnoteReference"/>
        </w:rPr>
        <w:footnoteRef/>
      </w:r>
      <w:r>
        <w:rPr>
          <w:rtl/>
        </w:rPr>
        <w:t xml:space="preserve"> </w:t>
      </w:r>
      <w:r>
        <w:rPr>
          <w:lang w:val="en-US"/>
        </w:rPr>
        <w:t>Was a translator in Resh Laqish (Simon [2])’s academy, who was Rabbi Yohanan (1)’s co</w:t>
      </w:r>
      <w:r>
        <w:rPr>
          <w:lang w:val="en-US"/>
        </w:rPr>
        <w:t>m</w:t>
      </w:r>
      <w:r>
        <w:rPr>
          <w:lang w:val="en-US"/>
        </w:rPr>
        <w:t>panion, see Introduction 7.4.1.</w:t>
      </w:r>
    </w:p>
  </w:footnote>
  <w:footnote w:id="987">
    <w:p w14:paraId="060C952E"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88">
    <w:p w14:paraId="2BC3AB40" w14:textId="77777777" w:rsidR="00865CD2" w:rsidRPr="00C8217E" w:rsidRDefault="00865CD2">
      <w:pPr>
        <w:pStyle w:val="FootnoteText"/>
        <w:bidi w:val="0"/>
        <w:spacing w:line="240" w:lineRule="auto"/>
        <w:rPr>
          <w:lang w:val="en-US"/>
        </w:rPr>
      </w:pPr>
      <w:r w:rsidRPr="009A4CB8">
        <w:rPr>
          <w:rStyle w:val="FootnoteReference"/>
        </w:rPr>
        <w:footnoteRef/>
      </w:r>
      <w:r w:rsidRPr="009A4CB8">
        <w:rPr>
          <w:rtl/>
        </w:rPr>
        <w:t xml:space="preserve"> </w:t>
      </w:r>
      <w:r w:rsidRPr="00C8217E">
        <w:rPr>
          <w:lang w:val="en-US"/>
        </w:rPr>
        <w:t>In Aramaic –</w:t>
      </w:r>
      <w:r>
        <w:rPr>
          <w:lang w:val="en-US"/>
        </w:rPr>
        <w:t xml:space="preserve"> </w:t>
      </w:r>
      <w:r w:rsidRPr="005E436F">
        <w:rPr>
          <w:rFonts w:cs="Times New Roman"/>
          <w:rtl/>
        </w:rPr>
        <w:t>דברדלייה</w:t>
      </w:r>
      <w:r w:rsidRPr="00C8217E">
        <w:rPr>
          <w:lang w:val="en-US"/>
        </w:rPr>
        <w:t xml:space="preserve">, see Reeg, </w:t>
      </w:r>
      <w:r w:rsidRPr="00C8217E">
        <w:rPr>
          <w:i/>
          <w:iCs/>
          <w:lang w:val="en-US"/>
        </w:rPr>
        <w:t>Ortsnamen</w:t>
      </w:r>
      <w:r w:rsidRPr="00C8217E">
        <w:rPr>
          <w:lang w:val="en-US"/>
        </w:rPr>
        <w:t>, 149-50.</w:t>
      </w:r>
      <w:r>
        <w:rPr>
          <w:lang w:val="en-US"/>
        </w:rPr>
        <w:t xml:space="preserve"> </w:t>
      </w:r>
      <w:r>
        <w:rPr>
          <w:rFonts w:cs="Times New Roman"/>
          <w:lang w:val="en-US"/>
        </w:rPr>
        <w:t>On such designations see vol. 1, Introduction 3.2.6, p. 34.</w:t>
      </w:r>
    </w:p>
  </w:footnote>
  <w:footnote w:id="989">
    <w:p w14:paraId="0C8D902B" w14:textId="77777777" w:rsidR="00865CD2" w:rsidRPr="006F7945" w:rsidRDefault="00865CD2" w:rsidP="00E954DB">
      <w:pPr>
        <w:pStyle w:val="FootnoteText"/>
        <w:bidi w:val="0"/>
        <w:spacing w:line="240" w:lineRule="auto"/>
        <w:rPr>
          <w:lang w:val="en-US"/>
        </w:rPr>
      </w:pPr>
      <w:r>
        <w:rPr>
          <w:rStyle w:val="FootnoteReference"/>
        </w:rPr>
        <w:footnoteRef/>
      </w:r>
      <w:r>
        <w:rPr>
          <w:rtl/>
        </w:rPr>
        <w:t xml:space="preserve"> </w:t>
      </w:r>
      <w:r>
        <w:rPr>
          <w:lang w:val="en-US"/>
        </w:rPr>
        <w:t>Transmits traditions in the name of tannaim, see Introduction 7.4.1.</w:t>
      </w:r>
    </w:p>
  </w:footnote>
  <w:footnote w:id="990">
    <w:p w14:paraId="2DE073E6"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91">
    <w:p w14:paraId="16CB13D3" w14:textId="77777777" w:rsidR="00865CD2" w:rsidRPr="00C8217E" w:rsidRDefault="00865CD2">
      <w:pPr>
        <w:pStyle w:val="FootnoteText"/>
        <w:bidi w:val="0"/>
        <w:spacing w:line="240" w:lineRule="auto"/>
        <w:rPr>
          <w:lang w:val="en-US"/>
        </w:rPr>
      </w:pPr>
      <w:r w:rsidRPr="009A4CB8">
        <w:rPr>
          <w:rStyle w:val="FootnoteReference"/>
        </w:rPr>
        <w:footnoteRef/>
      </w:r>
      <w:r w:rsidRPr="009A4CB8">
        <w:rPr>
          <w:rtl/>
        </w:rPr>
        <w:t xml:space="preserve"> </w:t>
      </w:r>
      <w:r w:rsidRPr="00C8217E">
        <w:rPr>
          <w:lang w:val="en-US"/>
        </w:rPr>
        <w:t>In Aramaic –</w:t>
      </w:r>
      <w:r>
        <w:rPr>
          <w:lang w:val="en-US"/>
        </w:rPr>
        <w:t xml:space="preserve"> </w:t>
      </w:r>
      <w:r w:rsidRPr="005E436F">
        <w:rPr>
          <w:rFonts w:cs="Times New Roman"/>
          <w:rtl/>
        </w:rPr>
        <w:t>דכפר תחומין</w:t>
      </w:r>
      <w:r w:rsidRPr="00C8217E">
        <w:rPr>
          <w:lang w:val="en-US"/>
        </w:rPr>
        <w:t xml:space="preserve">, see Reeg, </w:t>
      </w:r>
      <w:r w:rsidRPr="00C8217E">
        <w:rPr>
          <w:i/>
          <w:iCs/>
          <w:lang w:val="en-US"/>
        </w:rPr>
        <w:t>Ortsnamen</w:t>
      </w:r>
      <w:r w:rsidRPr="00C8217E">
        <w:rPr>
          <w:lang w:val="en-US"/>
        </w:rPr>
        <w:t>, 374-5.</w:t>
      </w:r>
      <w:r>
        <w:rPr>
          <w:lang w:val="en-US"/>
        </w:rPr>
        <w:t xml:space="preserve"> </w:t>
      </w:r>
      <w:r>
        <w:rPr>
          <w:rFonts w:cs="Times New Roman"/>
          <w:lang w:val="en-US"/>
        </w:rPr>
        <w:t>On such designations see vol. 1, Introduction 3.2.6, p. 34.</w:t>
      </w:r>
    </w:p>
  </w:footnote>
  <w:footnote w:id="992">
    <w:p w14:paraId="07C45442"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993">
    <w:p w14:paraId="11E109D9"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94">
    <w:p w14:paraId="01438135" w14:textId="77777777" w:rsidR="00865CD2" w:rsidRPr="00F01708"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Samuel (3), see Introduction 7.4.2.</w:t>
      </w:r>
    </w:p>
  </w:footnote>
  <w:footnote w:id="995">
    <w:p w14:paraId="15C08AA6" w14:textId="77777777" w:rsidR="00865CD2" w:rsidRPr="007D3360" w:rsidRDefault="00865CD2" w:rsidP="00542AC1">
      <w:pPr>
        <w:pStyle w:val="FootnoteText"/>
        <w:bidi w:val="0"/>
        <w:spacing w:line="240" w:lineRule="auto"/>
        <w:rPr>
          <w:lang w:val="en-US"/>
        </w:rPr>
      </w:pPr>
      <w:r>
        <w:rPr>
          <w:rStyle w:val="FootnoteReference"/>
        </w:rPr>
        <w:footnoteRef/>
      </w:r>
      <w:r>
        <w:rPr>
          <w:rtl/>
        </w:rPr>
        <w:t xml:space="preserve"> </w:t>
      </w:r>
      <w:r>
        <w:rPr>
          <w:lang w:val="en-US"/>
        </w:rPr>
        <w:t xml:space="preserve">On this form see vol. 1, under </w:t>
      </w:r>
      <w:smartTag w:uri="urn:schemas-microsoft-com:office:smarttags" w:element="country-region">
        <w:r>
          <w:rPr>
            <w:lang w:val="en-US"/>
          </w:rPr>
          <w:t>Judah</w:t>
        </w:r>
      </w:smartTag>
      <w:r>
        <w:rPr>
          <w:lang w:val="en-US"/>
        </w:rPr>
        <w:t xml:space="preserve"> (48) B/M, p. 114.</w:t>
      </w:r>
    </w:p>
  </w:footnote>
  <w:footnote w:id="996">
    <w:p w14:paraId="1693C538"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Hebrew – </w:t>
      </w:r>
      <w:r w:rsidRPr="005E436F">
        <w:rPr>
          <w:rFonts w:cs="Times New Roman"/>
          <w:rtl/>
        </w:rPr>
        <w:t>גזורי</w:t>
      </w:r>
      <w:r w:rsidRPr="005E436F">
        <w:rPr>
          <w:rFonts w:cs="Times New Roman"/>
        </w:rPr>
        <w:t xml:space="preserve">, see Reeg, </w:t>
      </w:r>
      <w:r w:rsidRPr="005E436F">
        <w:rPr>
          <w:rFonts w:cs="Times New Roman"/>
          <w:i/>
          <w:iCs/>
        </w:rPr>
        <w:t>Ortsnamen</w:t>
      </w:r>
      <w:r w:rsidRPr="005E436F">
        <w:rPr>
          <w:rFonts w:cs="Times New Roman"/>
        </w:rPr>
        <w:t xml:space="preserve">, </w:t>
      </w:r>
      <w:r>
        <w:rPr>
          <w:rFonts w:cs="Times New Roman"/>
        </w:rPr>
        <w:t>176-7</w:t>
      </w:r>
      <w:r w:rsidRPr="005E436F">
        <w:rPr>
          <w:rFonts w:cs="Times New Roman"/>
        </w:rPr>
        <w:t>.</w:t>
      </w:r>
      <w:r>
        <w:rPr>
          <w:rFonts w:cs="Times New Roman"/>
        </w:rPr>
        <w:t xml:space="preserve"> </w:t>
      </w:r>
      <w:r>
        <w:rPr>
          <w:rFonts w:cs="Times New Roman"/>
          <w:lang w:val="en-US"/>
        </w:rPr>
        <w:t>On such designations see vol. 1, Introduction 3.2.6, p. 34.</w:t>
      </w:r>
    </w:p>
  </w:footnote>
  <w:footnote w:id="997">
    <w:p w14:paraId="3E01BC30" w14:textId="77777777" w:rsidR="00865CD2" w:rsidRPr="004C68BA" w:rsidRDefault="00865CD2" w:rsidP="00543ACB">
      <w:pPr>
        <w:pStyle w:val="FootnoteText"/>
        <w:bidi w:val="0"/>
        <w:spacing w:line="240" w:lineRule="auto"/>
        <w:rPr>
          <w:lang w:val="en-US"/>
        </w:rPr>
      </w:pPr>
      <w:r>
        <w:rPr>
          <w:rStyle w:val="FootnoteReference"/>
        </w:rPr>
        <w:footnoteRef/>
      </w:r>
      <w:r>
        <w:rPr>
          <w:rtl/>
        </w:rPr>
        <w:t xml:space="preserve"> </w:t>
      </w:r>
      <w:r>
        <w:rPr>
          <w:lang w:val="en-US"/>
        </w:rPr>
        <w:t>Transmits in the name of Ah</w:t>
      </w:r>
      <w:r>
        <w:rPr>
          <w:rFonts w:cs="Times New Roman"/>
          <w:lang w:val="en-US"/>
        </w:rPr>
        <w:t>̣</w:t>
      </w:r>
      <w:r>
        <w:rPr>
          <w:lang w:val="en-US"/>
        </w:rPr>
        <w:t>i (1), who w</w:t>
      </w:r>
      <w:r w:rsidRPr="004C68BA">
        <w:rPr>
          <w:lang w:val="en-US"/>
        </w:rPr>
        <w:t>as associ</w:t>
      </w:r>
      <w:r>
        <w:rPr>
          <w:lang w:val="en-US"/>
        </w:rPr>
        <w:t>a</w:t>
      </w:r>
      <w:r w:rsidRPr="004C68BA">
        <w:rPr>
          <w:lang w:val="en-US"/>
        </w:rPr>
        <w:t>te</w:t>
      </w:r>
      <w:r>
        <w:rPr>
          <w:lang w:val="en-US"/>
        </w:rPr>
        <w:t>d with Rabbi Yohanan (1), see Introduction 7.4.1.</w:t>
      </w:r>
    </w:p>
  </w:footnote>
  <w:footnote w:id="998">
    <w:p w14:paraId="639D6087" w14:textId="77777777" w:rsidR="00865CD2" w:rsidRPr="00823718" w:rsidRDefault="00865CD2" w:rsidP="00022B86">
      <w:pPr>
        <w:pStyle w:val="FootnoteText"/>
        <w:bidi w:val="0"/>
        <w:spacing w:line="240" w:lineRule="auto"/>
      </w:pPr>
      <w:r>
        <w:rPr>
          <w:rStyle w:val="FootnoteReference"/>
        </w:rPr>
        <w:footnoteRef/>
      </w:r>
      <w:r>
        <w:t xml:space="preserve"> Was a contemporary of Rabbi Yonah (2) and Rabbi Yosi (Joseph [7]), see Introduction 7.4.3.</w:t>
      </w:r>
      <w:r>
        <w:rPr>
          <w:rtl/>
        </w:rPr>
        <w:t xml:space="preserve"> </w:t>
      </w:r>
    </w:p>
  </w:footnote>
  <w:footnote w:id="999">
    <w:p w14:paraId="278D1088" w14:textId="77777777" w:rsidR="00865CD2" w:rsidRPr="00F25D41" w:rsidRDefault="00865CD2" w:rsidP="00F25D41">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1000">
    <w:p w14:paraId="69C0040D"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1001">
    <w:p w14:paraId="06684DFA"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02">
    <w:p w14:paraId="6A842ED5" w14:textId="77777777" w:rsidR="00865CD2" w:rsidRPr="00F25D41" w:rsidRDefault="00865CD2" w:rsidP="00F25D41">
      <w:pPr>
        <w:pStyle w:val="FootnoteText"/>
        <w:bidi w:val="0"/>
        <w:spacing w:line="240" w:lineRule="auto"/>
        <w:rPr>
          <w:lang w:val="en-US"/>
        </w:rPr>
      </w:pPr>
      <w:r>
        <w:rPr>
          <w:rStyle w:val="FootnoteReference"/>
        </w:rPr>
        <w:footnoteRef/>
      </w:r>
      <w:r>
        <w:rPr>
          <w:rtl/>
        </w:rPr>
        <w:t xml:space="preserve"> </w:t>
      </w:r>
      <w:r>
        <w:rPr>
          <w:lang w:val="en-US"/>
        </w:rPr>
        <w:t>Was a contemporary of Joseph (7), see Introduction 7.4.3.</w:t>
      </w:r>
    </w:p>
  </w:footnote>
  <w:footnote w:id="1003">
    <w:p w14:paraId="6C05985D" w14:textId="77777777" w:rsidR="00865CD2" w:rsidRPr="007D3360" w:rsidRDefault="00865CD2" w:rsidP="00A26A34">
      <w:pPr>
        <w:pStyle w:val="FootnoteText"/>
        <w:bidi w:val="0"/>
        <w:spacing w:line="240" w:lineRule="auto"/>
        <w:rPr>
          <w:lang w:val="en-US"/>
        </w:rPr>
      </w:pPr>
      <w:r>
        <w:rPr>
          <w:rStyle w:val="FootnoteReference"/>
        </w:rPr>
        <w:footnoteRef/>
      </w:r>
      <w:r>
        <w:rPr>
          <w:rtl/>
        </w:rPr>
        <w:t xml:space="preserve"> </w:t>
      </w:r>
      <w:r>
        <w:rPr>
          <w:lang w:val="en-US"/>
        </w:rPr>
        <w:t xml:space="preserve">On this form see vol. 4, under </w:t>
      </w:r>
      <w:smartTag w:uri="urn:schemas-microsoft-com:office:smarttags" w:element="country-region">
        <w:r>
          <w:rPr>
            <w:lang w:val="en-US"/>
          </w:rPr>
          <w:t>Judah</w:t>
        </w:r>
      </w:smartTag>
      <w:r>
        <w:rPr>
          <w:lang w:val="en-US"/>
        </w:rPr>
        <w:t xml:space="preserve"> (12) B/M, p. </w:t>
      </w:r>
      <w:r>
        <w:rPr>
          <w:u w:color="FFFF00"/>
          <w:lang w:val="en-US"/>
        </w:rPr>
        <w:t>82</w:t>
      </w:r>
      <w:r>
        <w:rPr>
          <w:lang w:val="en-US"/>
        </w:rPr>
        <w:t>.</w:t>
      </w:r>
    </w:p>
  </w:footnote>
  <w:footnote w:id="1004">
    <w:p w14:paraId="2DB312B6"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1005">
    <w:p w14:paraId="49E18B63"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06">
    <w:p w14:paraId="6CAD2270"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נשיאה</w:t>
      </w:r>
      <w:r w:rsidRPr="005E436F">
        <w:rPr>
          <w:rFonts w:cs="Times New Roman"/>
          <w:lang w:val="en-US"/>
        </w:rPr>
        <w:t>.</w:t>
      </w:r>
      <w:r>
        <w:rPr>
          <w:rFonts w:cs="Times New Roman"/>
          <w:lang w:val="en-US"/>
        </w:rPr>
        <w:t xml:space="preserve"> </w:t>
      </w:r>
      <w:r>
        <w:t>On this title see Introduction 3.1.3.5.1.</w:t>
      </w:r>
    </w:p>
  </w:footnote>
  <w:footnote w:id="1007">
    <w:p w14:paraId="490F1BD9" w14:textId="77777777" w:rsidR="00865CD2" w:rsidRPr="00D7057A" w:rsidRDefault="00865CD2" w:rsidP="00D7057A">
      <w:pPr>
        <w:pStyle w:val="FootnoteText"/>
        <w:bidi w:val="0"/>
        <w:spacing w:line="240" w:lineRule="auto"/>
        <w:rPr>
          <w:lang w:val="en-US"/>
        </w:rPr>
      </w:pPr>
      <w:r>
        <w:rPr>
          <w:rStyle w:val="FootnoteReference"/>
        </w:rPr>
        <w:footnoteRef/>
      </w:r>
      <w:r>
        <w:rPr>
          <w:rtl/>
        </w:rPr>
        <w:t xml:space="preserve"> </w:t>
      </w:r>
      <w:r>
        <w:rPr>
          <w:lang w:val="en-US"/>
        </w:rPr>
        <w:t xml:space="preserve">According to Graetz, see Jacobs, </w:t>
      </w:r>
      <w:r>
        <w:rPr>
          <w:i/>
          <w:iCs/>
          <w:lang w:val="en-US"/>
        </w:rPr>
        <w:t xml:space="preserve">Die Institution des </w:t>
      </w:r>
      <w:r w:rsidRPr="00D7057A">
        <w:rPr>
          <w:rFonts w:cs="Times New Roman"/>
          <w:i/>
          <w:iCs/>
          <w:lang w:val="en-US"/>
        </w:rPr>
        <w:t xml:space="preserve">jüdischen </w:t>
      </w:r>
      <w:r>
        <w:rPr>
          <w:rFonts w:cs="Times New Roman"/>
          <w:i/>
          <w:iCs/>
          <w:lang w:val="en-US"/>
        </w:rPr>
        <w:t>Patriarchen</w:t>
      </w:r>
      <w:r>
        <w:rPr>
          <w:rFonts w:cs="Times New Roman"/>
          <w:lang w:val="en-US"/>
        </w:rPr>
        <w:t xml:space="preserve">, 205 and Introduction </w:t>
      </w:r>
      <w:r>
        <w:t>7.4.6</w:t>
      </w:r>
      <w:r>
        <w:rPr>
          <w:rFonts w:cs="Times New Roman"/>
          <w:lang w:val="en-US"/>
        </w:rPr>
        <w:t>.</w:t>
      </w:r>
    </w:p>
  </w:footnote>
  <w:footnote w:id="1008">
    <w:p w14:paraId="63AC22BB" w14:textId="77777777" w:rsidR="00865CD2" w:rsidRPr="00515085" w:rsidRDefault="00865CD2" w:rsidP="00993DFB">
      <w:pPr>
        <w:pStyle w:val="FootnoteText"/>
        <w:bidi w:val="0"/>
        <w:spacing w:line="240" w:lineRule="auto"/>
        <w:rPr>
          <w:lang w:val="en-US"/>
        </w:rPr>
      </w:pPr>
      <w:r>
        <w:rPr>
          <w:rStyle w:val="FootnoteReference"/>
        </w:rPr>
        <w:footnoteRef/>
      </w:r>
      <w:r>
        <w:rPr>
          <w:rtl/>
        </w:rPr>
        <w:t xml:space="preserve"> </w:t>
      </w:r>
      <w:r w:rsidRPr="00F96418">
        <w:rPr>
          <w:lang w:val="en-US"/>
        </w:rPr>
        <w:t>His father</w:t>
      </w:r>
      <w:r>
        <w:rPr>
          <w:lang w:val="en-US"/>
        </w:rPr>
        <w:t xml:space="preserve"> was a contemporary of Rabbi Yohanan (1), see Introduction 7.4.1.</w:t>
      </w:r>
    </w:p>
  </w:footnote>
  <w:footnote w:id="1009">
    <w:p w14:paraId="5DBD4409"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10">
    <w:p w14:paraId="40E800E2" w14:textId="77777777" w:rsidR="00865CD2" w:rsidRPr="00FA5712" w:rsidRDefault="00865CD2" w:rsidP="00022B86">
      <w:pPr>
        <w:pStyle w:val="FootnoteText"/>
        <w:bidi w:val="0"/>
        <w:spacing w:line="240" w:lineRule="auto"/>
        <w:rPr>
          <w:lang w:val="en-US"/>
        </w:rPr>
      </w:pPr>
      <w:r>
        <w:rPr>
          <w:rStyle w:val="FootnoteReference"/>
        </w:rPr>
        <w:footnoteRef/>
      </w:r>
      <w:r>
        <w:rPr>
          <w:rtl/>
        </w:rPr>
        <w:t xml:space="preserve"> </w:t>
      </w:r>
      <w:r>
        <w:rPr>
          <w:lang w:val="en-US"/>
        </w:rPr>
        <w:t>In vol. 1, Simon (52) B/M, p. 220.</w:t>
      </w:r>
    </w:p>
  </w:footnote>
  <w:footnote w:id="1011">
    <w:p w14:paraId="1F76C25C" w14:textId="77777777" w:rsidR="00865CD2" w:rsidRPr="00B91430" w:rsidRDefault="00865CD2" w:rsidP="00B91430">
      <w:pPr>
        <w:pStyle w:val="FootnoteText"/>
        <w:bidi w:val="0"/>
        <w:spacing w:line="240" w:lineRule="auto"/>
        <w:rPr>
          <w:lang w:val="en-US"/>
        </w:rPr>
      </w:pPr>
      <w:r>
        <w:rPr>
          <w:rStyle w:val="FootnoteReference"/>
        </w:rPr>
        <w:footnoteRef/>
      </w:r>
      <w:r>
        <w:rPr>
          <w:rtl/>
        </w:rPr>
        <w:t xml:space="preserve"> </w:t>
      </w:r>
      <w:r>
        <w:rPr>
          <w:lang w:val="en-US"/>
        </w:rPr>
        <w:t>He is the son of a tanna, see Introduction 7.4.1.</w:t>
      </w:r>
    </w:p>
  </w:footnote>
  <w:footnote w:id="1012">
    <w:p w14:paraId="2A0AF83F" w14:textId="77777777" w:rsidR="00865CD2" w:rsidRPr="007B5FE4" w:rsidRDefault="00865CD2" w:rsidP="007B5FE4">
      <w:pPr>
        <w:autoSpaceDE w:val="0"/>
        <w:autoSpaceDN w:val="0"/>
        <w:bidi w:val="0"/>
        <w:adjustRightInd w:val="0"/>
        <w:rPr>
          <w:rFonts w:cs="Times New Roman"/>
          <w:b/>
          <w:bCs/>
          <w:lang w:val="de-DE"/>
        </w:rPr>
      </w:pPr>
      <w:r w:rsidRPr="007B5FE4">
        <w:rPr>
          <w:rStyle w:val="FootnoteReference"/>
          <w:rFonts w:cs="Times New Roman"/>
        </w:rPr>
        <w:footnoteRef/>
      </w:r>
      <w:r w:rsidRPr="005E436F">
        <w:rPr>
          <w:rFonts w:cs="Times New Roman"/>
        </w:rPr>
        <w:t xml:space="preserve"> In the text </w:t>
      </w:r>
      <w:r w:rsidRPr="005E436F">
        <w:rPr>
          <w:rFonts w:cs="Times New Roman"/>
          <w:rtl/>
        </w:rPr>
        <w:t xml:space="preserve">ר' יהודה ור' שמעון תלמידיו של ר' יוחנן </w:t>
      </w:r>
      <w:r w:rsidRPr="005E436F">
        <w:rPr>
          <w:rFonts w:cs="Times New Roman"/>
        </w:rPr>
        <w:t>.</w:t>
      </w:r>
    </w:p>
  </w:footnote>
  <w:footnote w:id="1013">
    <w:p w14:paraId="01E264E7" w14:textId="77777777" w:rsidR="00865CD2" w:rsidRPr="00292BC4" w:rsidRDefault="00865CD2" w:rsidP="00784D2D">
      <w:pPr>
        <w:pStyle w:val="FootnoteText"/>
        <w:bidi w:val="0"/>
        <w:spacing w:line="240" w:lineRule="auto"/>
        <w:rPr>
          <w:lang w:val="de-DE"/>
        </w:rPr>
      </w:pPr>
      <w:r>
        <w:rPr>
          <w:rStyle w:val="FootnoteReference"/>
        </w:rPr>
        <w:footnoteRef/>
      </w:r>
      <w:r>
        <w:rPr>
          <w:rtl/>
        </w:rPr>
        <w:t xml:space="preserve"> </w:t>
      </w:r>
      <w:r w:rsidRPr="00292BC4">
        <w:rPr>
          <w:lang w:val="de-DE"/>
        </w:rPr>
        <w:t xml:space="preserve">Although mentioned only her in BT, he is designated </w:t>
      </w:r>
      <w:r w:rsidRPr="007B5FE4">
        <w:rPr>
          <w:rFonts w:cs="Times New Roman"/>
          <w:rtl/>
          <w:lang w:val="en-US"/>
        </w:rPr>
        <w:t>רבי</w:t>
      </w:r>
      <w:r w:rsidRPr="00292BC4">
        <w:rPr>
          <w:lang w:val="de-DE"/>
        </w:rPr>
        <w:t xml:space="preserve">, </w:t>
      </w:r>
      <w:r>
        <w:rPr>
          <w:lang w:val="de-DE"/>
        </w:rPr>
        <w:t xml:space="preserve">see Introduction </w:t>
      </w:r>
      <w:r w:rsidRPr="00784D2D">
        <w:rPr>
          <w:lang w:val="de-DE"/>
        </w:rPr>
        <w:t>5.1.3.2</w:t>
      </w:r>
      <w:r>
        <w:rPr>
          <w:lang w:val="de-DE"/>
        </w:rPr>
        <w:t xml:space="preserve">.2, </w:t>
      </w:r>
      <w:r w:rsidRPr="00292BC4">
        <w:rPr>
          <w:lang w:val="de-DE"/>
        </w:rPr>
        <w:t>and transmits tr</w:t>
      </w:r>
      <w:r w:rsidRPr="00292BC4">
        <w:rPr>
          <w:lang w:val="de-DE"/>
        </w:rPr>
        <w:t>a</w:t>
      </w:r>
      <w:r w:rsidRPr="00292BC4">
        <w:rPr>
          <w:lang w:val="de-DE"/>
        </w:rPr>
        <w:t>dition in the name of the Palestinian Rabbi Yohanan (</w:t>
      </w:r>
      <w:r>
        <w:rPr>
          <w:lang w:val="de-DE"/>
        </w:rPr>
        <w:t>1</w:t>
      </w:r>
      <w:r w:rsidRPr="00292BC4">
        <w:rPr>
          <w:lang w:val="de-DE"/>
        </w:rPr>
        <w:t xml:space="preserve">), see Introduction </w:t>
      </w:r>
      <w:r w:rsidRPr="00882887">
        <w:rPr>
          <w:lang w:val="de-DE"/>
        </w:rPr>
        <w:t>5.1.3.2</w:t>
      </w:r>
      <w:r>
        <w:rPr>
          <w:u w:color="FFFF00"/>
          <w:lang w:val="de-DE"/>
        </w:rPr>
        <w:t>.3</w:t>
      </w:r>
      <w:r w:rsidRPr="00292BC4">
        <w:rPr>
          <w:lang w:val="de-DE"/>
        </w:rPr>
        <w:t>.</w:t>
      </w:r>
    </w:p>
  </w:footnote>
  <w:footnote w:id="1014">
    <w:p w14:paraId="6545A77D" w14:textId="77777777" w:rsidR="00865CD2" w:rsidRPr="007B5FE4" w:rsidRDefault="00865CD2" w:rsidP="006337A1">
      <w:pPr>
        <w:pStyle w:val="FootnoteText"/>
        <w:bidi w:val="0"/>
        <w:spacing w:line="240" w:lineRule="auto"/>
        <w:rPr>
          <w:rtl/>
          <w:lang w:val="en-US"/>
        </w:rPr>
      </w:pPr>
      <w:r>
        <w:rPr>
          <w:rStyle w:val="FootnoteReference"/>
        </w:rPr>
        <w:footnoteRef/>
      </w:r>
      <w:r>
        <w:rPr>
          <w:rtl/>
        </w:rPr>
        <w:t xml:space="preserve"> </w:t>
      </w:r>
      <w:r w:rsidRPr="005E436F">
        <w:rPr>
          <w:lang w:val="en-US"/>
        </w:rPr>
        <w:t>The tex</w:t>
      </w:r>
      <w:r>
        <w:rPr>
          <w:lang w:val="en-US"/>
        </w:rPr>
        <w:t>t tells of Abdimi (1</w:t>
      </w:r>
      <w:r w:rsidRPr="005E436F">
        <w:rPr>
          <w:lang w:val="en-US"/>
        </w:rPr>
        <w:t xml:space="preserve">) (S-H/M - vol. 4, </w:t>
      </w:r>
      <w:r>
        <w:rPr>
          <w:u w:color="FFFF00"/>
          <w:lang w:val="en-US"/>
        </w:rPr>
        <w:t>p. 318</w:t>
      </w:r>
      <w:r w:rsidRPr="005E436F">
        <w:rPr>
          <w:lang w:val="en-US"/>
        </w:rPr>
        <w:t xml:space="preserve">) coming to </w:t>
      </w:r>
      <w:smartTag w:uri="urn:schemas-microsoft-com:office:smarttags" w:element="place">
        <w:r w:rsidRPr="005E436F">
          <w:rPr>
            <w:lang w:val="en-US"/>
          </w:rPr>
          <w:t>Babylonia</w:t>
        </w:r>
      </w:smartTag>
      <w:r w:rsidRPr="005E436F">
        <w:rPr>
          <w:lang w:val="en-US"/>
        </w:rPr>
        <w:t xml:space="preserve"> and transmitting a trad</w:t>
      </w:r>
      <w:r w:rsidRPr="005E436F">
        <w:rPr>
          <w:lang w:val="en-US"/>
        </w:rPr>
        <w:t>i</w:t>
      </w:r>
      <w:r w:rsidRPr="005E436F">
        <w:rPr>
          <w:lang w:val="en-US"/>
        </w:rPr>
        <w:t xml:space="preserve">tion in </w:t>
      </w:r>
      <w:r>
        <w:rPr>
          <w:lang w:val="en-US"/>
        </w:rPr>
        <w:t>his</w:t>
      </w:r>
      <w:r w:rsidRPr="005E436F">
        <w:rPr>
          <w:lang w:val="en-US"/>
        </w:rPr>
        <w:t xml:space="preserve"> name</w:t>
      </w:r>
      <w:r>
        <w:rPr>
          <w:lang w:val="en-US"/>
        </w:rPr>
        <w:t xml:space="preserve"> and in the name of Simon (32)</w:t>
      </w:r>
      <w:r w:rsidRPr="005E436F">
        <w:rPr>
          <w:lang w:val="en-US"/>
        </w:rPr>
        <w:t xml:space="preserve">. Usually </w:t>
      </w:r>
      <w:r w:rsidRPr="007B5FE4">
        <w:rPr>
          <w:rFonts w:cs="Times New Roman"/>
          <w:rtl/>
        </w:rPr>
        <w:t>ר' יהודה ור' שמעון</w:t>
      </w:r>
      <w:r w:rsidRPr="005E436F">
        <w:rPr>
          <w:lang w:val="en-US"/>
        </w:rPr>
        <w:t xml:space="preserve"> are the famous Judah (30) B/M vol.1, p. 113 and S</w:t>
      </w:r>
      <w:r w:rsidRPr="005E436F">
        <w:rPr>
          <w:lang w:val="en-US"/>
        </w:rPr>
        <w:t>i</w:t>
      </w:r>
      <w:r w:rsidRPr="005E436F">
        <w:rPr>
          <w:lang w:val="en-US"/>
        </w:rPr>
        <w:t>mon (51) B/M vol. 1, p. 220, but they cannot be students of Yohanan (</w:t>
      </w:r>
      <w:r>
        <w:rPr>
          <w:lang w:val="en-US"/>
        </w:rPr>
        <w:t>1</w:t>
      </w:r>
      <w:r w:rsidRPr="005E436F">
        <w:rPr>
          <w:lang w:val="en-US"/>
        </w:rPr>
        <w:t>). Thus I assume these are ot</w:t>
      </w:r>
      <w:r w:rsidRPr="005E436F">
        <w:rPr>
          <w:lang w:val="en-US"/>
        </w:rPr>
        <w:t>h</w:t>
      </w:r>
      <w:r w:rsidRPr="005E436F">
        <w:rPr>
          <w:lang w:val="en-US"/>
        </w:rPr>
        <w:t xml:space="preserve">erwise unknown students, from </w:t>
      </w:r>
      <w:smartTag w:uri="urn:schemas-microsoft-com:office:smarttags" w:element="place">
        <w:smartTag w:uri="urn:schemas-microsoft-com:office:smarttags" w:element="City">
          <w:r w:rsidRPr="005E436F">
            <w:rPr>
              <w:lang w:val="en-US"/>
            </w:rPr>
            <w:t>Palestine</w:t>
          </w:r>
        </w:smartTag>
      </w:smartTag>
      <w:r w:rsidRPr="005E436F">
        <w:rPr>
          <w:lang w:val="en-US"/>
        </w:rPr>
        <w:t xml:space="preserve"> of course, although it cannot be ruled out that they are a lit</w:t>
      </w:r>
      <w:r w:rsidRPr="005E436F">
        <w:rPr>
          <w:lang w:val="en-US"/>
        </w:rPr>
        <w:t>e</w:t>
      </w:r>
      <w:r w:rsidRPr="005E436F">
        <w:rPr>
          <w:lang w:val="en-US"/>
        </w:rPr>
        <w:t>rary invention of an early sage.</w:t>
      </w:r>
    </w:p>
  </w:footnote>
  <w:footnote w:id="1015">
    <w:p w14:paraId="3C3761BF" w14:textId="77777777" w:rsidR="00865CD2" w:rsidRPr="00B91430" w:rsidRDefault="00865CD2" w:rsidP="00022B86">
      <w:pPr>
        <w:pStyle w:val="FootnoteText"/>
        <w:bidi w:val="0"/>
        <w:spacing w:line="240" w:lineRule="auto"/>
        <w:rPr>
          <w:lang w:val="en-US"/>
        </w:rPr>
      </w:pPr>
      <w:r>
        <w:rPr>
          <w:rStyle w:val="FootnoteReference"/>
        </w:rPr>
        <w:footnoteRef/>
      </w:r>
      <w:r>
        <w:rPr>
          <w:rtl/>
        </w:rPr>
        <w:t xml:space="preserve"> </w:t>
      </w:r>
      <w:r>
        <w:rPr>
          <w:lang w:val="en-US"/>
        </w:rPr>
        <w:t>Was the student of Rabbi Yohanan (1), see Introduction 7.4.1.</w:t>
      </w:r>
    </w:p>
  </w:footnote>
  <w:footnote w:id="1016">
    <w:p w14:paraId="33ADA61E" w14:textId="77777777" w:rsidR="00865CD2" w:rsidRDefault="00865CD2" w:rsidP="00784D2D">
      <w:pPr>
        <w:pStyle w:val="FootnoteText"/>
        <w:bidi w:val="0"/>
        <w:spacing w:line="240" w:lineRule="auto"/>
        <w:rPr>
          <w:rtl/>
          <w:lang w:val="en-US"/>
        </w:rPr>
      </w:pPr>
      <w:r>
        <w:rPr>
          <w:rStyle w:val="FootnoteReference"/>
        </w:rPr>
        <w:footnoteRef/>
      </w:r>
      <w:r>
        <w:rPr>
          <w:rtl/>
        </w:rPr>
        <w:t xml:space="preserve"> </w:t>
      </w:r>
      <w:r w:rsidRPr="005E436F">
        <w:rPr>
          <w:lang w:val="en-US"/>
        </w:rPr>
        <w:t xml:space="preserve">Although mentioned only in BT, he makes his appearance clearly in Palestinian contexts, and see also Hyman, </w:t>
      </w:r>
      <w:r w:rsidRPr="005E436F">
        <w:rPr>
          <w:i/>
          <w:iCs/>
          <w:lang w:val="en-US"/>
        </w:rPr>
        <w:t>Toldoth</w:t>
      </w:r>
      <w:r w:rsidRPr="005E436F">
        <w:rPr>
          <w:lang w:val="en-US"/>
        </w:rPr>
        <w:t xml:space="preserve">, 570, and Introduction </w:t>
      </w:r>
      <w:r>
        <w:t>5.1.3.2</w:t>
      </w:r>
      <w:r>
        <w:rPr>
          <w:u w:color="FFFF00"/>
          <w:lang w:val="en-US"/>
        </w:rPr>
        <w:t>.3</w:t>
      </w:r>
      <w:r w:rsidRPr="005E436F">
        <w:rPr>
          <w:lang w:val="en-US"/>
        </w:rPr>
        <w:t>.</w:t>
      </w:r>
    </w:p>
  </w:footnote>
  <w:footnote w:id="1017">
    <w:p w14:paraId="27CA9C8D" w14:textId="77777777" w:rsidR="00865CD2" w:rsidRPr="00B91430" w:rsidRDefault="00865CD2" w:rsidP="00B91430">
      <w:pPr>
        <w:pStyle w:val="FootnoteText"/>
        <w:bidi w:val="0"/>
        <w:spacing w:line="240" w:lineRule="auto"/>
        <w:rPr>
          <w:lang w:val="en-US"/>
        </w:rPr>
      </w:pPr>
      <w:r>
        <w:rPr>
          <w:rStyle w:val="FootnoteReference"/>
        </w:rPr>
        <w:footnoteRef/>
      </w:r>
      <w:r>
        <w:rPr>
          <w:rtl/>
        </w:rPr>
        <w:t xml:space="preserve"> </w:t>
      </w:r>
      <w:r>
        <w:rPr>
          <w:lang w:val="en-US"/>
        </w:rPr>
        <w:t>Was a student of Rabbi Asi (Joseph [28]), who was Rabbi Ami (1)’s companion, see Introduction 7.4.1.</w:t>
      </w:r>
    </w:p>
  </w:footnote>
  <w:footnote w:id="1018">
    <w:p w14:paraId="22E483EC" w14:textId="77777777" w:rsidR="00865CD2" w:rsidRPr="00D049B3" w:rsidRDefault="00865CD2" w:rsidP="006B5AEE">
      <w:pPr>
        <w:pStyle w:val="FootnoteText"/>
        <w:bidi w:val="0"/>
        <w:spacing w:line="240" w:lineRule="auto"/>
        <w:rPr>
          <w:lang w:val="en-US"/>
        </w:rPr>
      </w:pPr>
      <w:r>
        <w:rPr>
          <w:rStyle w:val="FootnoteReference"/>
        </w:rPr>
        <w:footnoteRef/>
      </w:r>
      <w:r>
        <w:rPr>
          <w:rtl/>
        </w:rPr>
        <w:t xml:space="preserve"> </w:t>
      </w:r>
      <w:r>
        <w:rPr>
          <w:lang w:val="en-US"/>
        </w:rPr>
        <w:t xml:space="preserve">Although mentioned only here in BT, and although he bears the title </w:t>
      </w:r>
      <w:r w:rsidRPr="0018624D">
        <w:rPr>
          <w:rFonts w:cs="Times New Roman"/>
          <w:rtl/>
          <w:lang w:val="en-US"/>
        </w:rPr>
        <w:t>רב</w:t>
      </w:r>
      <w:r>
        <w:rPr>
          <w:lang w:val="en-US"/>
        </w:rPr>
        <w:t xml:space="preserve"> (see vol. 4, Introduction 6.6.1, p. 36), he is found only in association with a Palestinian rabbi (Nathan [4], son of Hoshaiah [4]), see Introduction 5.1.3.2.3.. </w:t>
      </w:r>
    </w:p>
  </w:footnote>
  <w:footnote w:id="1019">
    <w:p w14:paraId="33A5BF24" w14:textId="77777777" w:rsidR="00865CD2" w:rsidRPr="00A06146"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Nathan (4) (see previous note), who was a student of Rabbi Yohanan (1), see Introduction 7.4.1.</w:t>
      </w:r>
    </w:p>
  </w:footnote>
  <w:footnote w:id="1020">
    <w:p w14:paraId="78A289B6" w14:textId="77777777" w:rsidR="00865CD2" w:rsidRPr="00D20B3C" w:rsidRDefault="00865CD2" w:rsidP="00022B86">
      <w:pPr>
        <w:pStyle w:val="FootnoteText"/>
        <w:bidi w:val="0"/>
        <w:spacing w:line="240" w:lineRule="auto"/>
        <w:rPr>
          <w:lang w:val="en-US"/>
        </w:rPr>
      </w:pPr>
      <w:r>
        <w:rPr>
          <w:rStyle w:val="FootnoteReference"/>
        </w:rPr>
        <w:footnoteRef/>
      </w:r>
      <w:r>
        <w:t xml:space="preserve"> T</w:t>
      </w:r>
      <w:r>
        <w:rPr>
          <w:lang w:val="en-US"/>
        </w:rPr>
        <w:t>ransmits in the name of Rabbi Yohanan (1), see Introduction 7.4.1.</w:t>
      </w:r>
    </w:p>
  </w:footnote>
  <w:footnote w:id="1021">
    <w:p w14:paraId="0E8A0FD2" w14:textId="77777777" w:rsidR="00865CD2" w:rsidRPr="008230A3" w:rsidRDefault="00865CD2" w:rsidP="006337A1">
      <w:pPr>
        <w:pStyle w:val="FootnoteText"/>
        <w:bidi w:val="0"/>
        <w:spacing w:line="240" w:lineRule="auto"/>
        <w:rPr>
          <w:rFonts w:cs="Times New Roman"/>
          <w:rtl/>
          <w:lang w:val="en-US"/>
        </w:rPr>
      </w:pPr>
      <w:r w:rsidRPr="008230A3">
        <w:rPr>
          <w:rStyle w:val="FootnoteReference"/>
          <w:rFonts w:cs="Times New Roman"/>
          <w:rtl/>
        </w:rPr>
        <w:footnoteRef/>
      </w:r>
      <w:r w:rsidRPr="005E436F">
        <w:rPr>
          <w:rFonts w:cs="Times New Roman"/>
        </w:rPr>
        <w:t xml:space="preserve"> This is the only tradition in which he is mentioned, </w:t>
      </w:r>
      <w:r>
        <w:rPr>
          <w:rFonts w:cs="Times New Roman"/>
        </w:rPr>
        <w:t>but</w:t>
      </w:r>
      <w:r w:rsidRPr="005E436F">
        <w:rPr>
          <w:rFonts w:cs="Times New Roman"/>
        </w:rPr>
        <w:t xml:space="preserve"> his son is designated with the Palestinian title </w:t>
      </w:r>
      <w:r w:rsidRPr="005E436F">
        <w:rPr>
          <w:rFonts w:cs="Times New Roman"/>
          <w:rtl/>
        </w:rPr>
        <w:t>רבי</w:t>
      </w:r>
      <w:r>
        <w:rPr>
          <w:rFonts w:cs="Times New Roman"/>
        </w:rPr>
        <w:t xml:space="preserve">, see Introduction </w:t>
      </w:r>
      <w:r>
        <w:t>5.1.3.2.2</w:t>
      </w:r>
      <w:r w:rsidRPr="005E436F">
        <w:rPr>
          <w:rFonts w:cs="Times New Roman"/>
          <w:lang w:val="en-US"/>
        </w:rPr>
        <w:t xml:space="preserve"> and </w:t>
      </w:r>
      <w:r>
        <w:rPr>
          <w:rFonts w:cs="Times New Roman"/>
          <w:lang w:val="en-US"/>
        </w:rPr>
        <w:t xml:space="preserve">he </w:t>
      </w:r>
      <w:r w:rsidRPr="005E436F">
        <w:rPr>
          <w:rFonts w:cs="Times New Roman"/>
          <w:lang w:val="en-US"/>
        </w:rPr>
        <w:t xml:space="preserve">is mentioned as a </w:t>
      </w:r>
      <w:r w:rsidRPr="005E436F">
        <w:rPr>
          <w:rFonts w:cs="Times New Roman"/>
          <w:rtl/>
          <w:lang w:val="en-US"/>
        </w:rPr>
        <w:t>דרשן</w:t>
      </w:r>
      <w:r w:rsidRPr="005E436F">
        <w:rPr>
          <w:rFonts w:cs="Times New Roman"/>
          <w:lang w:val="en-US"/>
        </w:rPr>
        <w:t xml:space="preserve"> (see Introduction </w:t>
      </w:r>
      <w:r>
        <w:t>5.1.3.2.6</w:t>
      </w:r>
      <w:r w:rsidRPr="005E436F">
        <w:rPr>
          <w:rFonts w:cs="Times New Roman"/>
          <w:lang w:val="en-US"/>
        </w:rPr>
        <w:t xml:space="preserve">). </w:t>
      </w:r>
      <w:r>
        <w:rPr>
          <w:rFonts w:cs="Times New Roman"/>
          <w:lang w:val="en-US"/>
        </w:rPr>
        <w:t>Also t</w:t>
      </w:r>
      <w:r w:rsidRPr="005E436F">
        <w:rPr>
          <w:rFonts w:cs="Times New Roman"/>
          <w:lang w:val="en-US"/>
        </w:rPr>
        <w:t>he tradition is in Hebrew</w:t>
      </w:r>
      <w:r>
        <w:rPr>
          <w:lang w:val="en-US"/>
        </w:rPr>
        <w:t>, and see Intr</w:t>
      </w:r>
      <w:r>
        <w:rPr>
          <w:lang w:val="en-US"/>
        </w:rPr>
        <w:t>o</w:t>
      </w:r>
      <w:r>
        <w:rPr>
          <w:lang w:val="en-US"/>
        </w:rPr>
        <w:t xml:space="preserve">duction </w:t>
      </w:r>
      <w:r>
        <w:t>5.1.3.2</w:t>
      </w:r>
      <w:r>
        <w:rPr>
          <w:u w:color="FFFF00"/>
          <w:lang w:val="en-US"/>
        </w:rPr>
        <w:t>.5</w:t>
      </w:r>
      <w:r w:rsidRPr="005E436F">
        <w:rPr>
          <w:rFonts w:cs="Times New Roman"/>
          <w:lang w:val="en-US"/>
        </w:rPr>
        <w:t>.</w:t>
      </w:r>
    </w:p>
  </w:footnote>
  <w:footnote w:id="1022">
    <w:p w14:paraId="618D92C6" w14:textId="77777777" w:rsidR="00865CD2" w:rsidRPr="00B32F2E" w:rsidRDefault="00865CD2" w:rsidP="005F7414">
      <w:pPr>
        <w:pStyle w:val="FootnoteText"/>
        <w:bidi w:val="0"/>
        <w:spacing w:line="240" w:lineRule="auto"/>
        <w:rPr>
          <w:lang w:val="en-US"/>
        </w:rPr>
      </w:pPr>
      <w:r>
        <w:rPr>
          <w:rStyle w:val="FootnoteReference"/>
        </w:rPr>
        <w:footnoteRef/>
      </w:r>
      <w:r>
        <w:rPr>
          <w:rtl/>
        </w:rPr>
        <w:t xml:space="preserve"> </w:t>
      </w:r>
      <w:r w:rsidRPr="00B32F2E">
        <w:rPr>
          <w:lang w:val="en-US"/>
        </w:rPr>
        <w:t xml:space="preserve">Mentioned </w:t>
      </w:r>
      <w:r>
        <w:rPr>
          <w:lang w:val="en-US"/>
        </w:rPr>
        <w:t>with no chronological context</w:t>
      </w:r>
      <w:r w:rsidRPr="00B32F2E">
        <w:rPr>
          <w:lang w:val="en-US"/>
        </w:rPr>
        <w:t xml:space="preserve">, see Introduction </w:t>
      </w:r>
      <w:r>
        <w:rPr>
          <w:lang w:val="en-US"/>
        </w:rPr>
        <w:t>7.4.4</w:t>
      </w:r>
      <w:r w:rsidRPr="00B32F2E">
        <w:rPr>
          <w:lang w:val="en-US"/>
        </w:rPr>
        <w:t>.</w:t>
      </w:r>
    </w:p>
  </w:footnote>
  <w:footnote w:id="1023">
    <w:p w14:paraId="0F44AB92" w14:textId="77777777" w:rsidR="00865CD2" w:rsidRDefault="00865CD2" w:rsidP="00784D2D">
      <w:pPr>
        <w:pStyle w:val="FootnoteText"/>
        <w:bidi w:val="0"/>
        <w:spacing w:line="240" w:lineRule="auto"/>
        <w:rPr>
          <w:rtl/>
          <w:lang w:val="en-US"/>
        </w:rPr>
      </w:pPr>
      <w:r>
        <w:rPr>
          <w:rStyle w:val="FootnoteReference"/>
        </w:rPr>
        <w:footnoteRef/>
      </w:r>
      <w:r>
        <w:t xml:space="preserve"> </w:t>
      </w:r>
      <w:r w:rsidRPr="005E436F">
        <w:rPr>
          <w:lang w:val="en-US"/>
        </w:rPr>
        <w:t xml:space="preserve">In the Vilna print of BT he is only mentioned in this tradition. In the mss he is also mentioned in </w:t>
      </w:r>
      <w:r w:rsidRPr="005E436F">
        <w:rPr>
          <w:i/>
          <w:iCs/>
          <w:lang w:val="en-US"/>
        </w:rPr>
        <w:t>bSuk</w:t>
      </w:r>
      <w:r w:rsidRPr="005E436F">
        <w:rPr>
          <w:lang w:val="en-US"/>
        </w:rPr>
        <w:t xml:space="preserve"> 52a, but there is some confusion whether an independent person is intended or the tanna Rabbi </w:t>
      </w:r>
      <w:smartTag w:uri="urn:schemas-microsoft-com:office:smarttags" w:element="country-region">
        <w:r w:rsidRPr="005E436F">
          <w:rPr>
            <w:lang w:val="en-US"/>
          </w:rPr>
          <w:t>Judah</w:t>
        </w:r>
      </w:smartTag>
      <w:r w:rsidRPr="005E436F">
        <w:rPr>
          <w:lang w:val="en-US"/>
        </w:rPr>
        <w:t xml:space="preserve"> (vol. 1, </w:t>
      </w:r>
      <w:smartTag w:uri="urn:schemas-microsoft-com:office:smarttags" w:element="country-region">
        <w:r w:rsidRPr="005E436F">
          <w:rPr>
            <w:lang w:val="en-US"/>
          </w:rPr>
          <w:t>Judah</w:t>
        </w:r>
      </w:smartTag>
      <w:r w:rsidRPr="005E436F">
        <w:rPr>
          <w:lang w:val="en-US"/>
        </w:rPr>
        <w:t xml:space="preserve"> [30] B/M,</w:t>
      </w:r>
      <w:r>
        <w:rPr>
          <w:lang w:val="en-US"/>
        </w:rPr>
        <w:t xml:space="preserve"> </w:t>
      </w:r>
      <w:r w:rsidRPr="005E436F">
        <w:rPr>
          <w:lang w:val="en-US"/>
        </w:rPr>
        <w:t>p. 113) when he expounded in the west (</w:t>
      </w:r>
      <w:r w:rsidRPr="005E436F">
        <w:rPr>
          <w:rFonts w:cs="Times New Roman" w:hint="eastAsia"/>
          <w:rtl/>
          <w:lang w:val="en-US"/>
        </w:rPr>
        <w:t>במערבא</w:t>
      </w:r>
      <w:r w:rsidRPr="005E436F">
        <w:rPr>
          <w:lang w:val="en-US"/>
        </w:rPr>
        <w:t>). The two traditions together, and his exegetical role (in Hebrew), makes it likely that he was Palestinian, see Introdu</w:t>
      </w:r>
      <w:r w:rsidRPr="005E436F">
        <w:rPr>
          <w:lang w:val="en-US"/>
        </w:rPr>
        <w:t>c</w:t>
      </w:r>
      <w:r w:rsidRPr="005E436F">
        <w:rPr>
          <w:lang w:val="en-US"/>
        </w:rPr>
        <w:t xml:space="preserve">tion </w:t>
      </w:r>
      <w:r>
        <w:t>5.1.3.2</w:t>
      </w:r>
      <w:r>
        <w:rPr>
          <w:u w:color="FFFF00"/>
        </w:rPr>
        <w:t>.5</w:t>
      </w:r>
      <w:r w:rsidRPr="005E436F">
        <w:rPr>
          <w:lang w:val="en-US"/>
        </w:rPr>
        <w:t>.</w:t>
      </w:r>
    </w:p>
  </w:footnote>
  <w:footnote w:id="1024">
    <w:p w14:paraId="5876BA42" w14:textId="77777777" w:rsidR="00865CD2" w:rsidRPr="00B32F2E"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113</w:t>
      </w:r>
      <w:r w:rsidRPr="00B32F2E">
        <w:rPr>
          <w:lang w:val="en-US"/>
        </w:rPr>
        <w:t>.</w:t>
      </w:r>
    </w:p>
  </w:footnote>
  <w:footnote w:id="1025">
    <w:p w14:paraId="5DD454FC" w14:textId="77777777" w:rsidR="00865CD2" w:rsidRDefault="00865CD2">
      <w:pPr>
        <w:pStyle w:val="FootnoteText"/>
        <w:bidi w:val="0"/>
        <w:spacing w:line="240" w:lineRule="auto"/>
        <w:rPr>
          <w:rtl/>
          <w:lang w:val="en-US"/>
        </w:rPr>
      </w:pPr>
      <w:r>
        <w:rPr>
          <w:rStyle w:val="FootnoteReference"/>
        </w:rPr>
        <w:footnoteRef/>
      </w:r>
      <w:r>
        <w:t xml:space="preserve"> </w:t>
      </w:r>
      <w:r w:rsidRPr="005E436F">
        <w:rPr>
          <w:lang w:val="en-US"/>
        </w:rPr>
        <w:t xml:space="preserve">See Theodor-Albeck, </w:t>
      </w:r>
      <w:r w:rsidRPr="005E436F">
        <w:rPr>
          <w:i/>
          <w:iCs/>
          <w:lang w:val="en-US"/>
        </w:rPr>
        <w:t>Bereschit Rabba</w:t>
      </w:r>
      <w:r w:rsidRPr="005E436F">
        <w:rPr>
          <w:lang w:val="en-US"/>
        </w:rPr>
        <w:t>, 565, in the critical apparatus.</w:t>
      </w:r>
    </w:p>
  </w:footnote>
  <w:footnote w:id="1026">
    <w:p w14:paraId="35CD2DAD" w14:textId="77777777" w:rsidR="00865CD2" w:rsidRPr="00B32F2E"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1027">
    <w:p w14:paraId="1B5E0F6E" w14:textId="77777777" w:rsidR="00865CD2" w:rsidRPr="00FA5712" w:rsidRDefault="00865CD2" w:rsidP="00022B86">
      <w:pPr>
        <w:pStyle w:val="FootnoteText"/>
        <w:bidi w:val="0"/>
        <w:spacing w:line="240" w:lineRule="auto"/>
        <w:rPr>
          <w:lang w:val="en-US"/>
        </w:rPr>
      </w:pPr>
      <w:r>
        <w:rPr>
          <w:rStyle w:val="FootnoteReference"/>
        </w:rPr>
        <w:footnoteRef/>
      </w:r>
      <w:r>
        <w:rPr>
          <w:rtl/>
        </w:rPr>
        <w:t xml:space="preserve"> </w:t>
      </w:r>
      <w:r>
        <w:rPr>
          <w:lang w:val="en-US"/>
        </w:rPr>
        <w:t>In vol. 1, Qapara (1) S-H/M, p. 409.</w:t>
      </w:r>
    </w:p>
  </w:footnote>
  <w:footnote w:id="1028">
    <w:p w14:paraId="0282B0AD" w14:textId="77777777" w:rsidR="00865CD2" w:rsidRPr="00B91430" w:rsidRDefault="00865CD2" w:rsidP="00B91430">
      <w:pPr>
        <w:pStyle w:val="FootnoteText"/>
        <w:bidi w:val="0"/>
        <w:spacing w:line="240" w:lineRule="auto"/>
        <w:rPr>
          <w:lang w:val="en-US"/>
        </w:rPr>
      </w:pPr>
      <w:r>
        <w:rPr>
          <w:rStyle w:val="FootnoteReference"/>
        </w:rPr>
        <w:footnoteRef/>
      </w:r>
      <w:r>
        <w:rPr>
          <w:rtl/>
        </w:rPr>
        <w:t xml:space="preserve"> </w:t>
      </w:r>
      <w:r w:rsidRPr="00B91430">
        <w:rPr>
          <w:lang w:val="en-US"/>
        </w:rPr>
        <w:t>Was associated with the last tannaim, see Introduction 7.4.1.</w:t>
      </w:r>
    </w:p>
  </w:footnote>
  <w:footnote w:id="1029">
    <w:p w14:paraId="6AC09BC9"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sidRPr="006337A1">
        <w:rPr>
          <w:lang w:val="en-US"/>
        </w:rPr>
        <w:t xml:space="preserve"> </w:t>
      </w:r>
      <w:r>
        <w:rPr>
          <w:lang w:val="en-US"/>
        </w:rPr>
        <w:t>See above, no. 22.</w:t>
      </w:r>
    </w:p>
  </w:footnote>
  <w:footnote w:id="1030">
    <w:p w14:paraId="7A255E09" w14:textId="77777777" w:rsidR="00865CD2" w:rsidRPr="00B32F2E"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1031">
    <w:p w14:paraId="06958552"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Throughout Bekkum’s book his name appears in this orthography in the acrostic sequence of the third part of each poem.</w:t>
      </w:r>
      <w:r>
        <w:rPr>
          <w:lang w:val="en-US"/>
        </w:rPr>
        <w:t xml:space="preserve"> On this form see vol. 1, under </w:t>
      </w:r>
      <w:smartTag w:uri="urn:schemas-microsoft-com:office:smarttags" w:element="country-region">
        <w:r>
          <w:rPr>
            <w:lang w:val="en-US"/>
          </w:rPr>
          <w:t>Judah</w:t>
        </w:r>
      </w:smartTag>
      <w:r>
        <w:rPr>
          <w:lang w:val="en-US"/>
        </w:rPr>
        <w:t xml:space="preserve"> (160) B/M, p. 117.</w:t>
      </w:r>
    </w:p>
  </w:footnote>
  <w:footnote w:id="1032">
    <w:p w14:paraId="31284C9E"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We know this poet from the achrostica of his poems in which his name appears. And see Introdu</w:t>
      </w:r>
      <w:r>
        <w:rPr>
          <w:lang w:val="en-US"/>
        </w:rPr>
        <w:t>c</w:t>
      </w:r>
      <w:r>
        <w:rPr>
          <w:lang w:val="en-US"/>
        </w:rPr>
        <w:t>tion 3.1.3.7.</w:t>
      </w:r>
    </w:p>
  </w:footnote>
  <w:footnote w:id="1033">
    <w:p w14:paraId="72101B38"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w:t>
      </w:r>
      <w:r>
        <w:rPr>
          <w:lang w:val="en-US"/>
        </w:rPr>
        <w:t>o</w:t>
      </w:r>
      <w:r>
        <w:rPr>
          <w:lang w:val="en-US"/>
        </w:rPr>
        <w:t>duction 7.5.5.</w:t>
      </w:r>
    </w:p>
  </w:footnote>
  <w:footnote w:id="1034">
    <w:p w14:paraId="6EF11AAB" w14:textId="77777777" w:rsidR="00865CD2" w:rsidRPr="00044E5A" w:rsidRDefault="00865CD2" w:rsidP="00022B86">
      <w:pPr>
        <w:pStyle w:val="FootnoteText"/>
        <w:bidi w:val="0"/>
        <w:spacing w:line="240" w:lineRule="auto"/>
        <w:rPr>
          <w:lang w:val="en-US"/>
        </w:rPr>
      </w:pPr>
      <w:r>
        <w:rPr>
          <w:rStyle w:val="FootnoteReference"/>
        </w:rPr>
        <w:footnoteRef/>
      </w:r>
      <w:r>
        <w:rPr>
          <w:rtl/>
        </w:rPr>
        <w:t xml:space="preserve"> </w:t>
      </w:r>
      <w:r>
        <w:rPr>
          <w:lang w:val="en-US"/>
        </w:rPr>
        <w:t>Cited as an authority on a medical substance in the Book of Assaph the Physician, see Intr</w:t>
      </w:r>
      <w:r>
        <w:rPr>
          <w:lang w:val="en-US"/>
        </w:rPr>
        <w:t>o</w:t>
      </w:r>
      <w:r>
        <w:rPr>
          <w:lang w:val="en-US"/>
        </w:rPr>
        <w:t xml:space="preserve">duction </w:t>
      </w:r>
      <w:r>
        <w:t>5.1.4.2</w:t>
      </w:r>
      <w:r>
        <w:rPr>
          <w:lang w:val="en-US"/>
        </w:rPr>
        <w:t>.</w:t>
      </w:r>
    </w:p>
  </w:footnote>
  <w:footnote w:id="1035">
    <w:p w14:paraId="3298FE8B" w14:textId="77777777" w:rsidR="00865CD2" w:rsidRPr="003021C5" w:rsidRDefault="00865CD2" w:rsidP="00EF13AC">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3021C5">
        <w:rPr>
          <w:rFonts w:cs="Times New Roman"/>
          <w:rtl/>
          <w:lang w:val="en-US"/>
        </w:rPr>
        <w:t>הירחוני</w:t>
      </w:r>
      <w:r>
        <w:rPr>
          <w:lang w:val="en-US"/>
        </w:rPr>
        <w:t>.</w:t>
      </w:r>
    </w:p>
  </w:footnote>
  <w:footnote w:id="1036">
    <w:p w14:paraId="3269EE0B" w14:textId="77777777" w:rsidR="00865CD2" w:rsidRPr="009B322F" w:rsidRDefault="00865CD2" w:rsidP="006E1755">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So according to </w:t>
      </w:r>
      <w:r w:rsidRPr="005E436F">
        <w:rPr>
          <w:rFonts w:cs="Times New Roman"/>
          <w:lang w:eastAsia="en-GB"/>
        </w:rPr>
        <w:t xml:space="preserve">Muntner, </w:t>
      </w:r>
      <w:r w:rsidRPr="005E436F">
        <w:rPr>
          <w:rFonts w:cs="Times New Roman"/>
          <w:i/>
          <w:iCs/>
          <w:lang w:eastAsia="en-GB"/>
        </w:rPr>
        <w:t>Assaph</w:t>
      </w:r>
      <w:r>
        <w:rPr>
          <w:rFonts w:cs="Times New Roman"/>
          <w:lang w:eastAsia="en-GB"/>
        </w:rPr>
        <w:t>,</w:t>
      </w:r>
      <w:r w:rsidRPr="005E436F">
        <w:rPr>
          <w:rFonts w:cs="Times New Roman"/>
          <w:lang w:val="en-US"/>
        </w:rPr>
        <w:t xml:space="preserve"> 33-7.</w:t>
      </w:r>
    </w:p>
  </w:footnote>
  <w:footnote w:id="1037">
    <w:p w14:paraId="24DDE3C8" w14:textId="77777777" w:rsidR="00865CD2" w:rsidRPr="00AA1CDB" w:rsidRDefault="00865CD2" w:rsidP="006337A1">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reading is according to</w:t>
      </w:r>
      <w:r>
        <w:rPr>
          <w:rFonts w:cs="Times New Roman"/>
          <w:lang w:val="en-US"/>
        </w:rPr>
        <w:t xml:space="preserve"> the ammendation of</w:t>
      </w:r>
      <w:r w:rsidRPr="005E436F">
        <w:rPr>
          <w:rFonts w:cs="Times New Roman"/>
          <w:lang w:val="en-US"/>
        </w:rPr>
        <w:t xml:space="preserve"> </w:t>
      </w:r>
      <w:r w:rsidRPr="005E436F">
        <w:rPr>
          <w:rFonts w:cs="Times New Roman"/>
          <w:i/>
          <w:iCs/>
          <w:lang w:val="en-US"/>
        </w:rPr>
        <w:t>JIWE</w:t>
      </w:r>
      <w:r w:rsidRPr="005E436F">
        <w:rPr>
          <w:rFonts w:cs="Times New Roman"/>
          <w:lang w:val="en-US"/>
        </w:rPr>
        <w:t xml:space="preserve"> 1, 15</w:t>
      </w:r>
      <w:r>
        <w:rPr>
          <w:rFonts w:cs="Times New Roman"/>
          <w:lang w:val="en-US"/>
        </w:rPr>
        <w:t>, see vol. 3, Introduction 2.1, p. 11</w:t>
      </w:r>
      <w:r w:rsidRPr="005E436F">
        <w:rPr>
          <w:rFonts w:cs="Times New Roman"/>
          <w:lang w:val="en-US"/>
        </w:rPr>
        <w:t xml:space="preserve">. </w:t>
      </w:r>
      <w:r w:rsidRPr="005E436F">
        <w:rPr>
          <w:rFonts w:cs="Times New Roman"/>
          <w:i/>
          <w:iCs/>
          <w:lang w:val="en-US"/>
        </w:rPr>
        <w:t xml:space="preserve">CIJ </w:t>
      </w:r>
      <w:r w:rsidRPr="005E436F">
        <w:rPr>
          <w:rFonts w:cs="Times New Roman"/>
          <w:lang w:val="en-US"/>
        </w:rPr>
        <w:t>had only a fragment of the inscription b</w:t>
      </w:r>
      <w:r w:rsidRPr="005E436F">
        <w:rPr>
          <w:rFonts w:cs="Times New Roman"/>
          <w:lang w:val="en-US"/>
        </w:rPr>
        <w:t>e</w:t>
      </w:r>
      <w:r w:rsidRPr="005E436F">
        <w:rPr>
          <w:rFonts w:cs="Times New Roman"/>
          <w:lang w:val="en-US"/>
        </w:rPr>
        <w:t>fore it.</w:t>
      </w:r>
      <w:r>
        <w:rPr>
          <w:rFonts w:cs="Times New Roman"/>
          <w:lang w:val="en-US"/>
        </w:rPr>
        <w:t xml:space="preserve"> On this form see above, n. 2.</w:t>
      </w:r>
    </w:p>
  </w:footnote>
  <w:footnote w:id="1038">
    <w:p w14:paraId="6F782394" w14:textId="77777777" w:rsidR="00865CD2" w:rsidRPr="00480F6D" w:rsidRDefault="00865CD2" w:rsidP="00A66E45">
      <w:pPr>
        <w:pStyle w:val="FootnoteText"/>
        <w:bidi w:val="0"/>
        <w:spacing w:line="240" w:lineRule="auto"/>
        <w:rPr>
          <w:rFonts w:cs="Times New Roman"/>
          <w:rtl/>
          <w:lang w:val="en-US"/>
        </w:rPr>
      </w:pPr>
      <w:r w:rsidRPr="00480F6D">
        <w:rPr>
          <w:rStyle w:val="FootnoteReference"/>
          <w:rFonts w:cs="Times New Roman"/>
          <w:rtl/>
        </w:rPr>
        <w:footnoteRef/>
      </w:r>
      <w:r w:rsidRPr="005E436F">
        <w:rPr>
          <w:rFonts w:cs="Times New Roman"/>
          <w:lang w:val="en-US"/>
        </w:rPr>
        <w:t xml:space="preserve"> In Latin – Scythop.</w:t>
      </w:r>
      <w:r>
        <w:rPr>
          <w:rFonts w:cs="Times New Roman"/>
          <w:lang w:val="en-US"/>
        </w:rPr>
        <w:t xml:space="preserve"> On such designations see vol. 1, Introduction 3.2.6, p. 34.</w:t>
      </w:r>
    </w:p>
  </w:footnote>
  <w:footnote w:id="1039">
    <w:p w14:paraId="6EF9E03F" w14:textId="77777777" w:rsidR="00865CD2" w:rsidRPr="007B67AA" w:rsidRDefault="00865CD2" w:rsidP="00A834FA">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Considered Jewish because of his provenance from Scythop</w:t>
      </w:r>
      <w:r>
        <w:rPr>
          <w:rFonts w:cs="Times New Roman"/>
          <w:lang w:val="en-US"/>
        </w:rPr>
        <w:t>o</w:t>
      </w:r>
      <w:r w:rsidRPr="005E436F">
        <w:rPr>
          <w:rFonts w:cs="Times New Roman"/>
          <w:lang w:val="en-US"/>
        </w:rPr>
        <w:t xml:space="preserve">lis, see </w:t>
      </w:r>
      <w:r>
        <w:rPr>
          <w:rFonts w:cs="Times New Roman"/>
          <w:lang w:val="en-US"/>
        </w:rPr>
        <w:t xml:space="preserve">vol. 3, </w:t>
      </w:r>
      <w:r w:rsidRPr="005E436F">
        <w:rPr>
          <w:rFonts w:cs="Times New Roman"/>
          <w:lang w:val="en-US"/>
        </w:rPr>
        <w:t xml:space="preserve">Introduction </w:t>
      </w:r>
      <w:r>
        <w:rPr>
          <w:rFonts w:cs="Times New Roman"/>
          <w:u w:color="FFFF00"/>
          <w:lang w:val="en-US"/>
        </w:rPr>
        <w:t>6.8, p. 54</w:t>
      </w:r>
      <w:r w:rsidRPr="005E436F">
        <w:rPr>
          <w:rFonts w:cs="Times New Roman"/>
          <w:lang w:val="en-US"/>
        </w:rPr>
        <w:t>; and his name,</w:t>
      </w:r>
      <w:r w:rsidRPr="005E436F">
        <w:rPr>
          <w:lang w:val="en-US"/>
        </w:rPr>
        <w:t xml:space="preserve"> see </w:t>
      </w:r>
      <w:r>
        <w:rPr>
          <w:lang w:val="en-US"/>
        </w:rPr>
        <w:t xml:space="preserve">vol. 3, </w:t>
      </w:r>
      <w:r w:rsidRPr="005E436F">
        <w:rPr>
          <w:lang w:val="en-US"/>
        </w:rPr>
        <w:t xml:space="preserve">Introduction </w:t>
      </w:r>
      <w:r>
        <w:rPr>
          <w:u w:color="FFFF00"/>
          <w:lang w:val="en-US"/>
        </w:rPr>
        <w:t>6.6.8, pp. 52-3</w:t>
      </w:r>
      <w:r w:rsidRPr="005E436F">
        <w:rPr>
          <w:lang w:val="en-US"/>
        </w:rPr>
        <w:t>.</w:t>
      </w:r>
    </w:p>
  </w:footnote>
  <w:footnote w:id="1040">
    <w:p w14:paraId="031CB7EB"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41">
    <w:p w14:paraId="7FC85C8D" w14:textId="77777777" w:rsidR="00865CD2" w:rsidRPr="003F474C" w:rsidRDefault="00865CD2" w:rsidP="009B437D">
      <w:pPr>
        <w:pStyle w:val="FootnoteText"/>
        <w:bidi w:val="0"/>
        <w:spacing w:line="240" w:lineRule="auto"/>
        <w:rPr>
          <w:lang w:val="en-US"/>
        </w:rPr>
      </w:pPr>
      <w:r>
        <w:rPr>
          <w:rStyle w:val="FootnoteReference"/>
        </w:rPr>
        <w:footnoteRef/>
      </w:r>
      <w:r>
        <w:t xml:space="preserve"> </w:t>
      </w:r>
      <w:r>
        <w:rPr>
          <w:lang w:val="en-US"/>
        </w:rPr>
        <w:t>In the Bashan (</w:t>
      </w:r>
      <w:smartTag w:uri="urn:schemas-microsoft-com:office:smarttags" w:element="place">
        <w:r>
          <w:rPr>
            <w:lang w:val="en-US"/>
          </w:rPr>
          <w:t>Transjordan</w:t>
        </w:r>
      </w:smartTag>
      <w:r>
        <w:rPr>
          <w:lang w:val="en-US"/>
        </w:rPr>
        <w:t xml:space="preserve"> south of the Golan).</w:t>
      </w:r>
    </w:p>
  </w:footnote>
  <w:footnote w:id="1042">
    <w:p w14:paraId="4493978B"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חזאנה</w:t>
      </w:r>
      <w:r>
        <w:rPr>
          <w:rFonts w:cs="Times New Roman"/>
        </w:rPr>
        <w:t xml:space="preserve">. On this title see Introduction </w:t>
      </w:r>
      <w:r>
        <w:t>3.1.2.2.</w:t>
      </w:r>
    </w:p>
  </w:footnote>
  <w:footnote w:id="1043">
    <w:p w14:paraId="6D2985E3" w14:textId="77777777" w:rsidR="00865CD2" w:rsidRPr="000C74F2" w:rsidRDefault="00865CD2" w:rsidP="000C74F2">
      <w:pPr>
        <w:pStyle w:val="FootnoteText"/>
        <w:bidi w:val="0"/>
        <w:spacing w:line="240" w:lineRule="auto"/>
        <w:rPr>
          <w:lang w:val="en-US"/>
        </w:rPr>
      </w:pPr>
      <w:r>
        <w:rPr>
          <w:rStyle w:val="FootnoteReference"/>
        </w:rPr>
        <w:footnoteRef/>
      </w:r>
      <w:r>
        <w:t xml:space="preserve"> </w:t>
      </w:r>
      <w:r>
        <w:rPr>
          <w:lang w:val="en-US"/>
        </w:rPr>
        <w:t>In the Golan.</w:t>
      </w:r>
    </w:p>
  </w:footnote>
  <w:footnote w:id="1044">
    <w:p w14:paraId="6D023FDC"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45">
    <w:p w14:paraId="0A58D86E" w14:textId="77777777" w:rsidR="00865CD2" w:rsidRPr="00647A9A" w:rsidRDefault="00865CD2" w:rsidP="00C02B32">
      <w:pPr>
        <w:pStyle w:val="FootnoteText"/>
        <w:bidi w:val="0"/>
        <w:spacing w:line="240" w:lineRule="auto"/>
        <w:rPr>
          <w:rFonts w:cs="Times New Roman"/>
          <w:lang w:val="en-US"/>
        </w:rPr>
      </w:pPr>
      <w:r w:rsidRPr="000C74F2">
        <w:rPr>
          <w:rStyle w:val="FootnoteReference"/>
          <w:rFonts w:cs="Times New Roman"/>
        </w:rPr>
        <w:footnoteRef/>
      </w:r>
      <w:r w:rsidRPr="000C74F2">
        <w:rPr>
          <w:rFonts w:cs="Times New Roman"/>
        </w:rPr>
        <w:t xml:space="preserve"> In Aramaic – </w:t>
      </w:r>
      <w:r w:rsidRPr="000C74F2">
        <w:rPr>
          <w:rFonts w:cs="Times New Roman"/>
          <w:rtl/>
        </w:rPr>
        <w:t>ארדה מן חימאוס</w:t>
      </w:r>
      <w:r w:rsidRPr="000C74F2">
        <w:rPr>
          <w:rFonts w:cs="Times New Roman"/>
          <w:lang w:val="en-US"/>
        </w:rPr>
        <w:t xml:space="preserve">. Naveh, </w:t>
      </w:r>
      <w:r w:rsidRPr="000C74F2">
        <w:rPr>
          <w:rFonts w:cs="Times New Roman"/>
          <w:i/>
          <w:iCs/>
          <w:lang w:val="en-US"/>
        </w:rPr>
        <w:t>OSM</w:t>
      </w:r>
      <w:r w:rsidRPr="000C74F2">
        <w:rPr>
          <w:rFonts w:cs="Times New Roman"/>
          <w:lang w:val="en-US"/>
        </w:rPr>
        <w:t xml:space="preserve">, 57 interprets </w:t>
      </w:r>
      <w:r w:rsidRPr="000C74F2">
        <w:rPr>
          <w:rFonts w:cs="Times New Roman"/>
          <w:rtl/>
          <w:lang w:val="en-US"/>
        </w:rPr>
        <w:t>ארדה</w:t>
      </w:r>
      <w:r w:rsidRPr="00647A9A">
        <w:rPr>
          <w:rFonts w:cs="Times New Roman"/>
          <w:lang w:val="en-US"/>
        </w:rPr>
        <w:t xml:space="preserve"> as short for </w:t>
      </w:r>
      <w:r w:rsidRPr="000C74F2">
        <w:rPr>
          <w:rFonts w:cs="Times New Roman"/>
          <w:rtl/>
          <w:lang w:val="de-DE"/>
        </w:rPr>
        <w:t>ארדיכל</w:t>
      </w:r>
      <w:r w:rsidRPr="00647A9A">
        <w:rPr>
          <w:rFonts w:cs="Times New Roman"/>
          <w:lang w:val="en-US"/>
        </w:rPr>
        <w:t>.</w:t>
      </w:r>
      <w:r>
        <w:rPr>
          <w:rFonts w:cs="Times New Roman"/>
          <w:lang w:val="en-US"/>
        </w:rPr>
        <w:t xml:space="preserve"> On the geograp</w:t>
      </w:r>
      <w:r>
        <w:rPr>
          <w:rFonts w:cs="Times New Roman"/>
          <w:lang w:val="en-US"/>
        </w:rPr>
        <w:t>h</w:t>
      </w:r>
      <w:r>
        <w:rPr>
          <w:rFonts w:cs="Times New Roman"/>
          <w:lang w:val="en-US"/>
        </w:rPr>
        <w:t xml:space="preserve">ical designation see vol. 1, Introduction 3.2.6, p. 34. On the profession </w:t>
      </w:r>
      <w:r>
        <w:t>see Introdu</w:t>
      </w:r>
      <w:r>
        <w:t>c</w:t>
      </w:r>
      <w:r>
        <w:t>tion 3.1.3.3.</w:t>
      </w:r>
    </w:p>
  </w:footnote>
  <w:footnote w:id="1046">
    <w:p w14:paraId="0D73B108" w14:textId="77777777" w:rsidR="00865CD2" w:rsidRPr="00952860" w:rsidRDefault="00865CD2" w:rsidP="00BC3C1B">
      <w:pPr>
        <w:pStyle w:val="FootnoteText"/>
        <w:bidi w:val="0"/>
        <w:spacing w:line="240" w:lineRule="auto"/>
        <w:rPr>
          <w:lang w:val="en-US"/>
        </w:rPr>
      </w:pPr>
      <w:r>
        <w:rPr>
          <w:rStyle w:val="FootnoteReference"/>
        </w:rPr>
        <w:footnoteRef/>
      </w:r>
      <w:r>
        <w:rPr>
          <w:rtl/>
        </w:rPr>
        <w:t xml:space="preserve"> </w:t>
      </w:r>
      <w:r>
        <w:t>On the dating of this synagogue see Introduction 7.5.3.</w:t>
      </w:r>
    </w:p>
  </w:footnote>
  <w:footnote w:id="1047">
    <w:p w14:paraId="2A5B34CF" w14:textId="77777777" w:rsidR="00865CD2" w:rsidRPr="007D3360" w:rsidRDefault="00865CD2" w:rsidP="00A26A34">
      <w:pPr>
        <w:pStyle w:val="FootnoteText"/>
        <w:bidi w:val="0"/>
        <w:spacing w:line="240" w:lineRule="auto"/>
        <w:rPr>
          <w:lang w:val="en-US"/>
        </w:rPr>
      </w:pPr>
      <w:r>
        <w:rPr>
          <w:rStyle w:val="FootnoteReference"/>
        </w:rPr>
        <w:footnoteRef/>
      </w:r>
      <w:r>
        <w:rPr>
          <w:rtl/>
        </w:rPr>
        <w:t xml:space="preserve"> </w:t>
      </w:r>
      <w:r>
        <w:rPr>
          <w:lang w:val="en-US"/>
        </w:rPr>
        <w:t xml:space="preserve">On this form see vol. 1, under </w:t>
      </w:r>
      <w:smartTag w:uri="urn:schemas-microsoft-com:office:smarttags" w:element="country-region">
        <w:r>
          <w:rPr>
            <w:lang w:val="en-US"/>
          </w:rPr>
          <w:t>Judah</w:t>
        </w:r>
      </w:smartTag>
      <w:r>
        <w:rPr>
          <w:lang w:val="en-US"/>
        </w:rPr>
        <w:t xml:space="preserve"> (106) B/M, p. 116.</w:t>
      </w:r>
    </w:p>
  </w:footnote>
  <w:footnote w:id="1048">
    <w:p w14:paraId="0805A5D2" w14:textId="77777777" w:rsidR="00865CD2" w:rsidRPr="00B46A41" w:rsidRDefault="00865CD2" w:rsidP="006337A1">
      <w:pPr>
        <w:pStyle w:val="FootnoteText"/>
        <w:bidi w:val="0"/>
        <w:spacing w:line="240" w:lineRule="auto"/>
        <w:rPr>
          <w:lang w:val="en-US"/>
        </w:rPr>
      </w:pPr>
      <w:r w:rsidRPr="004D72BB">
        <w:rPr>
          <w:rStyle w:val="FootnoteReference"/>
        </w:rPr>
        <w:footnoteRef/>
      </w:r>
      <w:r w:rsidRPr="004D72BB">
        <w:rPr>
          <w:rtl/>
        </w:rPr>
        <w:t xml:space="preserve"> </w:t>
      </w:r>
      <w:r>
        <w:rPr>
          <w:lang w:val="en-US"/>
        </w:rPr>
        <w:t>I</w:t>
      </w:r>
      <w:r w:rsidRPr="004D72BB">
        <w:rPr>
          <w:lang w:val="en-US"/>
        </w:rPr>
        <w:t>n north</w:t>
      </w:r>
      <w:r>
        <w:rPr>
          <w:lang w:val="en-US"/>
        </w:rPr>
        <w:t>-</w:t>
      </w:r>
      <w:r w:rsidRPr="004D72BB">
        <w:rPr>
          <w:lang w:val="en-US"/>
        </w:rPr>
        <w:t xml:space="preserve">west </w:t>
      </w:r>
      <w:smartTag w:uri="urn:schemas-microsoft-com:office:smarttags" w:element="place">
        <w:r>
          <w:rPr>
            <w:lang w:val="en-US"/>
          </w:rPr>
          <w:t>Transj</w:t>
        </w:r>
        <w:r w:rsidRPr="004D72BB">
          <w:rPr>
            <w:lang w:val="en-US"/>
          </w:rPr>
          <w:t>ordan</w:t>
        </w:r>
      </w:smartTag>
      <w:r w:rsidRPr="004D72BB">
        <w:rPr>
          <w:lang w:val="en-US"/>
        </w:rPr>
        <w:t>.</w:t>
      </w:r>
    </w:p>
  </w:footnote>
  <w:footnote w:id="1049">
    <w:p w14:paraId="5BB71ABE"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50">
    <w:p w14:paraId="1A89C05F" w14:textId="77777777" w:rsidR="00865CD2" w:rsidRPr="007D3360" w:rsidRDefault="00865CD2" w:rsidP="0078694A">
      <w:pPr>
        <w:pStyle w:val="FootnoteText"/>
        <w:bidi w:val="0"/>
        <w:spacing w:line="240" w:lineRule="auto"/>
        <w:rPr>
          <w:lang w:val="en-US"/>
        </w:rPr>
      </w:pPr>
      <w:r>
        <w:rPr>
          <w:rStyle w:val="FootnoteReference"/>
        </w:rPr>
        <w:footnoteRef/>
      </w:r>
      <w:r>
        <w:rPr>
          <w:lang w:val="en-US"/>
        </w:rPr>
        <w:t>The inscription is bilingual. So in the</w:t>
      </w:r>
      <w:r>
        <w:rPr>
          <w:rtl/>
        </w:rPr>
        <w:t xml:space="preserve"> </w:t>
      </w:r>
      <w:r>
        <w:rPr>
          <w:lang w:val="en-US"/>
        </w:rPr>
        <w:t xml:space="preserve">Greek. On this form see vol. 1, under </w:t>
      </w:r>
      <w:smartTag w:uri="urn:schemas-microsoft-com:office:smarttags" w:element="country-region">
        <w:r>
          <w:rPr>
            <w:lang w:val="en-US"/>
          </w:rPr>
          <w:t>Judah</w:t>
        </w:r>
      </w:smartTag>
      <w:r>
        <w:rPr>
          <w:lang w:val="en-US"/>
        </w:rPr>
        <w:t xml:space="preserve"> (82) B/M, p. 115.</w:t>
      </w:r>
    </w:p>
  </w:footnote>
  <w:footnote w:id="1051">
    <w:p w14:paraId="31A5ABB8"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The inscription is bilingual. So in the Hebrew. On this form see above, n. 22.</w:t>
      </w:r>
    </w:p>
  </w:footnote>
  <w:footnote w:id="1052">
    <w:p w14:paraId="3BB975F4"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141.</w:t>
      </w:r>
    </w:p>
  </w:footnote>
  <w:footnote w:id="1053">
    <w:p w14:paraId="54EEEFC0"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054">
    <w:p w14:paraId="6D7077FB"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055">
    <w:p w14:paraId="0EB7D338"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56">
    <w:p w14:paraId="3D2EC8B6" w14:textId="77777777" w:rsidR="00865CD2" w:rsidRPr="00184980" w:rsidRDefault="00865CD2" w:rsidP="002736FC">
      <w:pPr>
        <w:pStyle w:val="FootnoteText"/>
        <w:bidi w:val="0"/>
        <w:spacing w:line="240" w:lineRule="auto"/>
        <w:rPr>
          <w:lang w:val="en-US"/>
        </w:rPr>
      </w:pPr>
      <w:r>
        <w:rPr>
          <w:rStyle w:val="FootnoteReference"/>
        </w:rPr>
        <w:footnoteRef/>
      </w:r>
      <w:r>
        <w:t xml:space="preserve"> </w:t>
      </w:r>
      <w:r>
        <w:rPr>
          <w:lang w:val="en-US"/>
        </w:rPr>
        <w:t xml:space="preserve">In Upper </w:t>
      </w:r>
      <w:smartTag w:uri="urn:schemas-microsoft-com:office:smarttags" w:element="place">
        <w:r>
          <w:rPr>
            <w:lang w:val="en-US"/>
          </w:rPr>
          <w:t>Galilee</w:t>
        </w:r>
      </w:smartTag>
      <w:r>
        <w:rPr>
          <w:lang w:val="en-US"/>
        </w:rPr>
        <w:t>.</w:t>
      </w:r>
    </w:p>
  </w:footnote>
  <w:footnote w:id="1057">
    <w:p w14:paraId="46D6BEE4"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058">
    <w:p w14:paraId="37660353"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59">
    <w:p w14:paraId="5F9A6077" w14:textId="77777777" w:rsidR="00865CD2" w:rsidRPr="009A4CB8" w:rsidRDefault="00865CD2" w:rsidP="00BE72D6">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A. Marmorstein, “About the Inscription of Judah ben Ishmael,” </w:t>
      </w:r>
      <w:r w:rsidRPr="005E436F">
        <w:rPr>
          <w:rFonts w:cs="Times New Roman"/>
          <w:i/>
          <w:iCs/>
          <w:lang w:val="en-US"/>
        </w:rPr>
        <w:t>PEFQS</w:t>
      </w:r>
      <w:r w:rsidRPr="005E436F">
        <w:rPr>
          <w:rFonts w:cs="Times New Roman"/>
          <w:lang w:val="en-US"/>
        </w:rPr>
        <w:t xml:space="preserve"> 59 (1927) 101-2 suggests</w:t>
      </w:r>
      <w:r w:rsidRPr="005E436F">
        <w:rPr>
          <w:lang w:val="en-US"/>
        </w:rPr>
        <w:t xml:space="preserve"> identifying him with </w:t>
      </w:r>
      <w:smartTag w:uri="urn:schemas-microsoft-com:office:smarttags" w:element="country-region">
        <w:r>
          <w:rPr>
            <w:lang w:val="en-US"/>
          </w:rPr>
          <w:t>Judah</w:t>
        </w:r>
      </w:smartTag>
      <w:r>
        <w:rPr>
          <w:lang w:val="en-US"/>
        </w:rPr>
        <w:t xml:space="preserve"> (13). See above, no. 35</w:t>
      </w:r>
      <w:r w:rsidRPr="005E436F">
        <w:rPr>
          <w:lang w:val="en-US"/>
        </w:rPr>
        <w:t>.</w:t>
      </w:r>
    </w:p>
  </w:footnote>
  <w:footnote w:id="1060">
    <w:p w14:paraId="4073A2DA" w14:textId="77777777" w:rsidR="00865CD2" w:rsidRPr="00184980" w:rsidRDefault="00865CD2" w:rsidP="00184980">
      <w:pPr>
        <w:pStyle w:val="FootnoteText"/>
        <w:bidi w:val="0"/>
        <w:spacing w:line="240" w:lineRule="auto"/>
        <w:rPr>
          <w:lang w:val="en-US"/>
        </w:rPr>
      </w:pPr>
      <w:r>
        <w:rPr>
          <w:rStyle w:val="FootnoteReference"/>
        </w:rPr>
        <w:footnoteRef/>
      </w:r>
      <w:r>
        <w:t xml:space="preserve"> </w:t>
      </w:r>
      <w:r>
        <w:rPr>
          <w:lang w:val="en-US"/>
        </w:rPr>
        <w:t xml:space="preserve">North of the </w:t>
      </w:r>
      <w:smartTag w:uri="urn:schemas-microsoft-com:office:smarttags" w:element="place">
        <w:r>
          <w:rPr>
            <w:lang w:val="en-US"/>
          </w:rPr>
          <w:t>Sea of Galilee</w:t>
        </w:r>
      </w:smartTag>
      <w:r>
        <w:rPr>
          <w:lang w:val="en-US"/>
        </w:rPr>
        <w:t>.</w:t>
      </w:r>
    </w:p>
  </w:footnote>
  <w:footnote w:id="1061">
    <w:p w14:paraId="2F3B5512"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062">
    <w:p w14:paraId="123B5F25"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63">
    <w:p w14:paraId="0ABDCC7C"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064">
    <w:p w14:paraId="2E5A73CF"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65">
    <w:p w14:paraId="5F199FF8"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066">
    <w:p w14:paraId="751AC9C7" w14:textId="77777777" w:rsidR="00865CD2" w:rsidRPr="007D3360" w:rsidRDefault="00865CD2" w:rsidP="0078694A">
      <w:pPr>
        <w:pStyle w:val="FootnoteText"/>
        <w:bidi w:val="0"/>
        <w:spacing w:line="240" w:lineRule="auto"/>
        <w:rPr>
          <w:lang w:val="en-US"/>
        </w:rPr>
      </w:pPr>
      <w:r>
        <w:rPr>
          <w:rStyle w:val="FootnoteReference"/>
        </w:rPr>
        <w:footnoteRef/>
      </w:r>
      <w:r>
        <w:rPr>
          <w:rtl/>
        </w:rPr>
        <w:t xml:space="preserve"> </w:t>
      </w:r>
      <w:r>
        <w:rPr>
          <w:lang w:val="en-US"/>
        </w:rPr>
        <w:t xml:space="preserve">On this form see vol. 3, under </w:t>
      </w:r>
      <w:smartTag w:uri="urn:schemas-microsoft-com:office:smarttags" w:element="country-region">
        <w:r>
          <w:rPr>
            <w:lang w:val="en-US"/>
          </w:rPr>
          <w:t>Judah</w:t>
        </w:r>
      </w:smartTag>
      <w:r>
        <w:rPr>
          <w:lang w:val="en-US"/>
        </w:rPr>
        <w:t xml:space="preserve"> (47) B/M, p. 97.</w:t>
      </w:r>
    </w:p>
  </w:footnote>
  <w:footnote w:id="1067">
    <w:p w14:paraId="1FBBCB95" w14:textId="77777777" w:rsidR="00865CD2" w:rsidRPr="009A4CB8" w:rsidRDefault="00865CD2" w:rsidP="002A402E">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w:t>
      </w:r>
      <w:r w:rsidRPr="005E436F">
        <w:rPr>
          <w:lang w:val="en-US"/>
        </w:rPr>
        <w:t xml:space="preserve">n Greek -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lang w:val="en-US"/>
        </w:rPr>
        <w:t>.</w:t>
      </w:r>
      <w:r>
        <w:rPr>
          <w:lang w:val="en-US"/>
        </w:rPr>
        <w:t xml:space="preserve"> On this title see vol. 3, Introduction 6.4.1.2.2.5.1, p. 40.</w:t>
      </w:r>
    </w:p>
  </w:footnote>
  <w:footnote w:id="1068">
    <w:p w14:paraId="027DE960" w14:textId="77777777" w:rsidR="00865CD2" w:rsidRPr="00DD79F1" w:rsidRDefault="00865CD2" w:rsidP="00336FC3">
      <w:pPr>
        <w:pStyle w:val="FootnoteText"/>
        <w:bidi w:val="0"/>
        <w:spacing w:line="240" w:lineRule="auto"/>
        <w:rPr>
          <w:lang w:val="en-US"/>
        </w:rPr>
      </w:pPr>
      <w:r w:rsidRPr="00A90D8F">
        <w:rPr>
          <w:rStyle w:val="FootnoteReference"/>
        </w:rPr>
        <w:footnoteRef/>
      </w:r>
      <w:r w:rsidRPr="00A90D8F">
        <w:rPr>
          <w:rtl/>
        </w:rPr>
        <w:t xml:space="preserve"> </w:t>
      </w:r>
      <w:r w:rsidRPr="00A90D8F">
        <w:t xml:space="preserve">Now Jifna, north of </w:t>
      </w:r>
      <w:r>
        <w:rPr>
          <w:lang w:val="en-US"/>
        </w:rPr>
        <w:t>Ramallah</w:t>
      </w:r>
      <w:r w:rsidRPr="00A90D8F">
        <w:t>.</w:t>
      </w:r>
    </w:p>
  </w:footnote>
  <w:footnote w:id="1069">
    <w:p w14:paraId="336EBDF9"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070">
    <w:p w14:paraId="3A7AD8D8" w14:textId="77777777" w:rsidR="00865CD2" w:rsidRPr="007D3360" w:rsidRDefault="00865CD2" w:rsidP="00EC0EA3">
      <w:pPr>
        <w:pStyle w:val="FootnoteText"/>
        <w:bidi w:val="0"/>
        <w:spacing w:line="240" w:lineRule="auto"/>
        <w:rPr>
          <w:lang w:val="en-US"/>
        </w:rPr>
      </w:pPr>
      <w:r>
        <w:rPr>
          <w:rStyle w:val="FootnoteReference"/>
        </w:rPr>
        <w:footnoteRef/>
      </w:r>
      <w:r>
        <w:rPr>
          <w:rtl/>
        </w:rPr>
        <w:t xml:space="preserve"> </w:t>
      </w:r>
      <w:r>
        <w:rPr>
          <w:lang w:val="en-US"/>
        </w:rPr>
        <w:t xml:space="preserve">On this form see vol. 1, under </w:t>
      </w:r>
      <w:smartTag w:uri="urn:schemas-microsoft-com:office:smarttags" w:element="country-region">
        <w:r>
          <w:rPr>
            <w:lang w:val="en-US"/>
          </w:rPr>
          <w:t>Judah</w:t>
        </w:r>
      </w:smartTag>
      <w:r>
        <w:rPr>
          <w:lang w:val="en-US"/>
        </w:rPr>
        <w:t xml:space="preserve"> (98) B/M, p. 115.</w:t>
      </w:r>
    </w:p>
  </w:footnote>
  <w:footnote w:id="1071">
    <w:p w14:paraId="15DDA9B8" w14:textId="77777777" w:rsidR="00865CD2" w:rsidRPr="002F6202" w:rsidRDefault="00865CD2" w:rsidP="007F5D1C">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xml:space="preserve">, </w:t>
      </w:r>
      <w:r w:rsidRPr="002F6202">
        <w:rPr>
          <w:lang w:val="en-US"/>
        </w:rPr>
        <w:t>see I</w:t>
      </w:r>
      <w:r w:rsidRPr="002F6202">
        <w:rPr>
          <w:lang w:val="en-US"/>
        </w:rPr>
        <w:t>n</w:t>
      </w:r>
      <w:r w:rsidRPr="002F6202">
        <w:rPr>
          <w:lang w:val="en-US"/>
        </w:rPr>
        <w:t xml:space="preserve">troduction </w:t>
      </w:r>
      <w:r>
        <w:rPr>
          <w:lang w:val="en-US"/>
        </w:rPr>
        <w:t>7.5.2.2</w:t>
      </w:r>
      <w:r w:rsidRPr="002F6202">
        <w:rPr>
          <w:lang w:val="en-US"/>
        </w:rPr>
        <w:t>.</w:t>
      </w:r>
    </w:p>
  </w:footnote>
  <w:footnote w:id="1072">
    <w:p w14:paraId="73C4A3C0" w14:textId="77777777" w:rsidR="00865CD2" w:rsidRDefault="00865CD2">
      <w:pPr>
        <w:pStyle w:val="FootnoteText"/>
        <w:bidi w:val="0"/>
        <w:spacing w:line="240" w:lineRule="auto"/>
        <w:rPr>
          <w:rFonts w:cs="Times New Roman"/>
          <w:lang w:val="en-US"/>
        </w:rPr>
      </w:pPr>
      <w:r>
        <w:rPr>
          <w:rStyle w:val="FootnoteReference"/>
        </w:rPr>
        <w:footnoteRef/>
      </w:r>
      <w:r>
        <w:rPr>
          <w:rtl/>
        </w:rPr>
        <w:t xml:space="preserve"> </w:t>
      </w:r>
      <w:r w:rsidRPr="005E436F">
        <w:rPr>
          <w:lang w:val="en-US"/>
        </w:rPr>
        <w:t xml:space="preserve">In the inscription – </w:t>
      </w:r>
      <w:r w:rsidRPr="005E436F">
        <w:rPr>
          <w:rFonts w:cs="Times New Roman" w:hint="eastAsia"/>
          <w:rtl/>
          <w:lang w:val="en-US"/>
        </w:rPr>
        <w:t>רבי</w:t>
      </w:r>
      <w:r w:rsidRPr="005E436F">
        <w:rPr>
          <w:rFonts w:cs="Times New Roman"/>
          <w:lang w:val="en-US"/>
        </w:rPr>
        <w:t>.</w:t>
      </w:r>
      <w:r>
        <w:rPr>
          <w:rFonts w:cs="Times New Roman"/>
          <w:lang w:val="en-US"/>
        </w:rPr>
        <w:t xml:space="preserve"> On this title see vol. 3, Introduction 6.4.1.2.2.5.4, p. 41.</w:t>
      </w:r>
    </w:p>
  </w:footnote>
  <w:footnote w:id="1073">
    <w:p w14:paraId="59CAE786"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074">
    <w:p w14:paraId="5820D360"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t xml:space="preserve">So both in </w:t>
      </w:r>
      <w:r>
        <w:rPr>
          <w:i/>
          <w:iCs/>
        </w:rPr>
        <w:t xml:space="preserve">BS </w:t>
      </w:r>
      <w:r w:rsidRPr="008F792C">
        <w:t>2:29</w:t>
      </w:r>
      <w:r>
        <w:t xml:space="preserve"> and in</w:t>
      </w:r>
      <w:r w:rsidRPr="008F792C">
        <w:t xml:space="preserve"> 2:33</w:t>
      </w:r>
      <w:r>
        <w:t xml:space="preserve">; </w:t>
      </w:r>
      <w:r>
        <w:rPr>
          <w:i/>
          <w:iCs/>
        </w:rPr>
        <w:t xml:space="preserve">BS </w:t>
      </w:r>
      <w:r w:rsidRPr="008F792C">
        <w:t>1:36</w:t>
      </w:r>
      <w:r>
        <w:t xml:space="preserve"> has </w:t>
      </w:r>
      <w:r w:rsidRPr="00D62DDC">
        <w:rPr>
          <w:rFonts w:cs="Times New Roman"/>
          <w:rtl/>
        </w:rPr>
        <w:t>יהודה</w:t>
      </w:r>
      <w:r>
        <w:rPr>
          <w:lang w:val="en-US"/>
        </w:rPr>
        <w:t>. On this form see above, n. 5.</w:t>
      </w:r>
    </w:p>
  </w:footnote>
  <w:footnote w:id="1075">
    <w:p w14:paraId="7E59DF97" w14:textId="77777777" w:rsidR="00865CD2" w:rsidRPr="005954ED" w:rsidRDefault="00865CD2" w:rsidP="005954ED">
      <w:pPr>
        <w:pStyle w:val="FootnoteText"/>
        <w:bidi w:val="0"/>
        <w:spacing w:line="240" w:lineRule="auto"/>
        <w:rPr>
          <w:rFonts w:cs="Times New Roman"/>
          <w:lang w:val="en-US"/>
        </w:rPr>
      </w:pPr>
      <w:r>
        <w:rPr>
          <w:rStyle w:val="FootnoteReference"/>
        </w:rPr>
        <w:footnoteRef/>
      </w:r>
      <w:r>
        <w:rPr>
          <w:rtl/>
        </w:rPr>
        <w:t xml:space="preserve"> </w:t>
      </w:r>
      <w:r w:rsidRPr="005E436F">
        <w:rPr>
          <w:lang w:val="en-US"/>
        </w:rPr>
        <w:t xml:space="preserve">In Hebrew – </w:t>
      </w:r>
      <w:r w:rsidRPr="005E436F">
        <w:rPr>
          <w:rFonts w:cs="Times New Roman" w:hint="eastAsia"/>
          <w:rtl/>
          <w:lang w:val="en-US"/>
        </w:rPr>
        <w:t>הקטן</w:t>
      </w:r>
      <w:r w:rsidRPr="005E436F">
        <w:rPr>
          <w:rFonts w:cs="Times New Roman"/>
          <w:lang w:val="en-US"/>
        </w:rPr>
        <w:t>.</w:t>
      </w:r>
      <w:r>
        <w:rPr>
          <w:rFonts w:cs="Times New Roman"/>
          <w:lang w:val="en-US"/>
        </w:rPr>
        <w:t xml:space="preserve"> On this title see vol. 1, Introduction 3.2.4, p. 33.</w:t>
      </w:r>
    </w:p>
  </w:footnote>
  <w:footnote w:id="1076">
    <w:p w14:paraId="58E39C44" w14:textId="77777777" w:rsidR="00865CD2" w:rsidRPr="00E0780B" w:rsidRDefault="00865CD2" w:rsidP="00EC0EA3">
      <w:pPr>
        <w:pStyle w:val="FootnoteText"/>
        <w:bidi w:val="0"/>
        <w:spacing w:line="240" w:lineRule="auto"/>
        <w:jc w:val="both"/>
        <w:rPr>
          <w:rFonts w:hint="cs"/>
          <w:lang w:val="en-US"/>
        </w:rPr>
      </w:pPr>
      <w:r>
        <w:rPr>
          <w:rStyle w:val="FootnoteReference"/>
        </w:rPr>
        <w:footnoteRef/>
      </w:r>
      <w:r>
        <w:rPr>
          <w:rFonts w:cs="Times New Roman"/>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r>
        <w:rPr>
          <w:rtl/>
        </w:rPr>
        <w:t xml:space="preserve"> </w:t>
      </w:r>
    </w:p>
  </w:footnote>
  <w:footnote w:id="1077">
    <w:p w14:paraId="2EEEB2A6" w14:textId="77777777" w:rsidR="00865CD2" w:rsidRDefault="00865CD2" w:rsidP="00D62DDC">
      <w:pPr>
        <w:pStyle w:val="FootnoteText"/>
        <w:bidi w:val="0"/>
        <w:spacing w:line="240" w:lineRule="auto"/>
      </w:pPr>
      <w:r w:rsidRPr="009A4CB8">
        <w:rPr>
          <w:rStyle w:val="FootnoteReference"/>
        </w:rPr>
        <w:footnoteRef/>
      </w:r>
      <w:r w:rsidRPr="009A4CB8">
        <w:t xml:space="preserve"> </w:t>
      </w:r>
      <w:r>
        <w:t xml:space="preserve">So in </w:t>
      </w:r>
      <w:r w:rsidRPr="008F792C">
        <w:rPr>
          <w:i/>
          <w:iCs/>
        </w:rPr>
        <w:t xml:space="preserve">BS </w:t>
      </w:r>
      <w:r w:rsidRPr="008F792C">
        <w:t>1:79</w:t>
      </w:r>
      <w:r w:rsidRPr="005E436F">
        <w:t xml:space="preserve"> in Hebrew. The reading is suggested by the editor, see </w:t>
      </w:r>
      <w:r>
        <w:t xml:space="preserve">vol. 3, </w:t>
      </w:r>
      <w:r w:rsidRPr="005E436F">
        <w:t>Intr</w:t>
      </w:r>
      <w:r w:rsidRPr="005E436F">
        <w:t>o</w:t>
      </w:r>
      <w:r w:rsidRPr="005E436F">
        <w:t xml:space="preserve">duction </w:t>
      </w:r>
      <w:r>
        <w:rPr>
          <w:u w:color="FFFF00"/>
        </w:rPr>
        <w:t>2.1</w:t>
      </w:r>
      <w:r w:rsidRPr="005E436F">
        <w:t>.</w:t>
      </w:r>
      <w:r w:rsidRPr="009A4CB8">
        <w:rPr>
          <w:rtl/>
        </w:rPr>
        <w:t xml:space="preserve"> </w:t>
      </w:r>
    </w:p>
  </w:footnote>
  <w:footnote w:id="1078">
    <w:p w14:paraId="16484AE5" w14:textId="77777777" w:rsidR="00865CD2" w:rsidRDefault="00865CD2" w:rsidP="00BE72D6">
      <w:pPr>
        <w:pStyle w:val="FootnoteText"/>
        <w:bidi w:val="0"/>
        <w:spacing w:line="240" w:lineRule="auto"/>
      </w:pPr>
      <w:r w:rsidRPr="009A4CB8">
        <w:rPr>
          <w:rStyle w:val="FootnoteReference"/>
        </w:rPr>
        <w:footnoteRef/>
      </w:r>
      <w:r>
        <w:t xml:space="preserve"> So in </w:t>
      </w:r>
      <w:r w:rsidRPr="008F792C">
        <w:t>2:63</w:t>
      </w:r>
      <w:r>
        <w:t xml:space="preserve"> in</w:t>
      </w:r>
      <w:r w:rsidRPr="005E436F">
        <w:t xml:space="preserve"> Greek.</w:t>
      </w:r>
      <w:r>
        <w:t xml:space="preserve"> On this form see above, n. 5.</w:t>
      </w:r>
    </w:p>
  </w:footnote>
  <w:footnote w:id="1079">
    <w:p w14:paraId="6E6DFCB2" w14:textId="77777777" w:rsidR="00865CD2" w:rsidRDefault="00865CD2" w:rsidP="00317763">
      <w:pPr>
        <w:pStyle w:val="FootnoteText"/>
        <w:bidi w:val="0"/>
        <w:spacing w:line="240" w:lineRule="auto"/>
      </w:pPr>
      <w:r w:rsidRPr="009A4CB8">
        <w:rPr>
          <w:rStyle w:val="FootnoteReference"/>
        </w:rPr>
        <w:footnoteRef/>
      </w:r>
      <w:r w:rsidRPr="009A4CB8">
        <w:rPr>
          <w:rtl/>
        </w:rPr>
        <w:t xml:space="preserve"> </w:t>
      </w:r>
      <w:r w:rsidRPr="009108F5">
        <w:t xml:space="preserve">In Hebrew </w:t>
      </w:r>
      <w:r w:rsidRPr="009A4CB8">
        <w:rPr>
          <w:lang w:val="en-US"/>
        </w:rPr>
        <w:t xml:space="preserve">– </w:t>
      </w:r>
      <w:r w:rsidRPr="009D3B51">
        <w:rPr>
          <w:rFonts w:cs="Times New Roman"/>
          <w:rtl/>
        </w:rPr>
        <w:t>הטוב</w:t>
      </w:r>
      <w:r w:rsidRPr="009A4CB8">
        <w:t>.</w:t>
      </w:r>
      <w:r>
        <w:t xml:space="preserve"> On such titles see Introduction 3.1.3.7.2.</w:t>
      </w:r>
    </w:p>
  </w:footnote>
  <w:footnote w:id="1080">
    <w:p w14:paraId="0C8419C6" w14:textId="77777777" w:rsidR="00865CD2" w:rsidRPr="00E0780B" w:rsidRDefault="00865CD2" w:rsidP="00BE72D6">
      <w:pPr>
        <w:pStyle w:val="FootnoteText"/>
        <w:bidi w:val="0"/>
        <w:spacing w:line="240" w:lineRule="auto"/>
        <w:jc w:val="both"/>
        <w:rPr>
          <w:rFonts w:hint="cs"/>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81">
    <w:p w14:paraId="42DD83FE"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t xml:space="preserve">So in </w:t>
      </w:r>
      <w:r>
        <w:rPr>
          <w:i/>
          <w:iCs/>
        </w:rPr>
        <w:t xml:space="preserve">BS </w:t>
      </w:r>
      <w:r>
        <w:t xml:space="preserve">2:64. In </w:t>
      </w:r>
      <w:r w:rsidRPr="008F792C">
        <w:rPr>
          <w:i/>
          <w:iCs/>
        </w:rPr>
        <w:t xml:space="preserve">BS </w:t>
      </w:r>
      <w:r w:rsidRPr="008F792C">
        <w:t>1:84</w:t>
      </w:r>
      <w:r>
        <w:t xml:space="preserve"> </w:t>
      </w:r>
      <w:r>
        <w:rPr>
          <w:rFonts w:cs="Times New Roman" w:hint="cs"/>
          <w:rtl/>
        </w:rPr>
        <w:t>יהודה</w:t>
      </w:r>
      <w:r>
        <w:rPr>
          <w:rFonts w:hint="cs"/>
        </w:rPr>
        <w:t xml:space="preserve">. </w:t>
      </w:r>
      <w:r>
        <w:rPr>
          <w:lang w:val="en-US"/>
        </w:rPr>
        <w:t>On this form see above, n. 5.</w:t>
      </w:r>
    </w:p>
  </w:footnote>
  <w:footnote w:id="1082">
    <w:p w14:paraId="471D708E" w14:textId="77777777" w:rsidR="00865CD2" w:rsidRPr="00E0780B" w:rsidRDefault="00865CD2" w:rsidP="00BE72D6">
      <w:pPr>
        <w:pStyle w:val="FootnoteText"/>
        <w:bidi w:val="0"/>
        <w:spacing w:line="240" w:lineRule="auto"/>
        <w:jc w:val="both"/>
        <w:rPr>
          <w:rFonts w:hint="cs"/>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83">
    <w:p w14:paraId="4F73C3CA"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t xml:space="preserve">So in </w:t>
      </w:r>
      <w:r w:rsidRPr="008F792C">
        <w:rPr>
          <w:i/>
          <w:iCs/>
        </w:rPr>
        <w:t xml:space="preserve">BS </w:t>
      </w:r>
      <w:r w:rsidRPr="008F792C">
        <w:t>1:98</w:t>
      </w:r>
      <w:r>
        <w:rPr>
          <w:lang w:val="en-US"/>
        </w:rPr>
        <w:t xml:space="preserve"> in Hebrew. On this form see above, no. 22.</w:t>
      </w:r>
    </w:p>
  </w:footnote>
  <w:footnote w:id="1084">
    <w:p w14:paraId="272AEBCF"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t xml:space="preserve">So in </w:t>
      </w:r>
      <w:r w:rsidRPr="008F792C">
        <w:rPr>
          <w:i/>
          <w:iCs/>
        </w:rPr>
        <w:t>BS</w:t>
      </w:r>
      <w:r>
        <w:rPr>
          <w:i/>
          <w:iCs/>
        </w:rPr>
        <w:t xml:space="preserve"> </w:t>
      </w:r>
      <w:r w:rsidRPr="008F792C">
        <w:t>2:69</w:t>
      </w:r>
      <w:r>
        <w:rPr>
          <w:lang w:val="en-US"/>
        </w:rPr>
        <w:t xml:space="preserve"> in Greek. On this form see above, no. 5.</w:t>
      </w:r>
    </w:p>
  </w:footnote>
  <w:footnote w:id="1085">
    <w:p w14:paraId="34A52C5B" w14:textId="77777777" w:rsidR="00865CD2" w:rsidRPr="00E0780B" w:rsidRDefault="00865CD2" w:rsidP="00BE72D6">
      <w:pPr>
        <w:pStyle w:val="FootnoteText"/>
        <w:bidi w:val="0"/>
        <w:spacing w:line="240" w:lineRule="auto"/>
        <w:jc w:val="both"/>
        <w:rPr>
          <w:rFonts w:hint="cs"/>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86">
    <w:p w14:paraId="3FA375D3"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087">
    <w:p w14:paraId="7CEC0687" w14:textId="77777777" w:rsidR="00865CD2" w:rsidRPr="00E0780B" w:rsidRDefault="00865CD2" w:rsidP="00BE72D6">
      <w:pPr>
        <w:pStyle w:val="FootnoteText"/>
        <w:bidi w:val="0"/>
        <w:spacing w:line="240" w:lineRule="auto"/>
        <w:jc w:val="both"/>
        <w:rPr>
          <w:rFonts w:hint="cs"/>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88">
    <w:p w14:paraId="05C351F2"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089">
    <w:p w14:paraId="312B6FC8" w14:textId="77777777" w:rsidR="00865CD2" w:rsidRPr="00E0780B" w:rsidRDefault="00865CD2" w:rsidP="00BE72D6">
      <w:pPr>
        <w:pStyle w:val="FootnoteText"/>
        <w:bidi w:val="0"/>
        <w:spacing w:line="240" w:lineRule="auto"/>
        <w:jc w:val="both"/>
        <w:rPr>
          <w:rFonts w:hint="cs"/>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90">
    <w:p w14:paraId="6A6C0E57" w14:textId="77777777" w:rsidR="00865CD2" w:rsidRPr="007D3360" w:rsidRDefault="00865CD2" w:rsidP="0078694A">
      <w:pPr>
        <w:pStyle w:val="FootnoteText"/>
        <w:bidi w:val="0"/>
        <w:spacing w:line="240" w:lineRule="auto"/>
        <w:rPr>
          <w:lang w:val="en-US"/>
        </w:rPr>
      </w:pPr>
      <w:r>
        <w:rPr>
          <w:rStyle w:val="FootnoteReference"/>
        </w:rPr>
        <w:footnoteRef/>
      </w:r>
      <w:r>
        <w:rPr>
          <w:rtl/>
        </w:rPr>
        <w:t xml:space="preserve"> </w:t>
      </w:r>
      <w:r>
        <w:rPr>
          <w:lang w:val="en-US"/>
        </w:rPr>
        <w:t xml:space="preserve">On this form see vol. 3, under </w:t>
      </w:r>
      <w:smartTag w:uri="urn:schemas-microsoft-com:office:smarttags" w:element="country-region">
        <w:r>
          <w:rPr>
            <w:lang w:val="en-US"/>
          </w:rPr>
          <w:t>Judah</w:t>
        </w:r>
      </w:smartTag>
      <w:r>
        <w:rPr>
          <w:lang w:val="en-US"/>
        </w:rPr>
        <w:t xml:space="preserve"> (61) B/M, p. 97.</w:t>
      </w:r>
    </w:p>
  </w:footnote>
  <w:footnote w:id="1091">
    <w:p w14:paraId="4E6F12C5" w14:textId="77777777" w:rsidR="00865CD2" w:rsidRPr="002925D5" w:rsidRDefault="00865CD2" w:rsidP="002925D5">
      <w:pPr>
        <w:pStyle w:val="FootnoteText"/>
        <w:bidi w:val="0"/>
        <w:spacing w:line="240" w:lineRule="auto"/>
        <w:rPr>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lang w:val="en-US"/>
        </w:rPr>
        <w:t>. On this sort of designation see vol. 1, Introduction 3.2.5, pp. 33-4.</w:t>
      </w:r>
    </w:p>
  </w:footnote>
  <w:footnote w:id="1092">
    <w:p w14:paraId="162FF060" w14:textId="77777777" w:rsidR="00865CD2" w:rsidRPr="00E0780B" w:rsidRDefault="00865CD2" w:rsidP="00BE72D6">
      <w:pPr>
        <w:pStyle w:val="FootnoteText"/>
        <w:bidi w:val="0"/>
        <w:spacing w:line="240" w:lineRule="auto"/>
        <w:jc w:val="both"/>
        <w:rPr>
          <w:rFonts w:hint="cs"/>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93">
    <w:p w14:paraId="4825606D"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141.</w:t>
      </w:r>
    </w:p>
  </w:footnote>
  <w:footnote w:id="1094">
    <w:p w14:paraId="5CF10F5C" w14:textId="77777777" w:rsidR="00865CD2" w:rsidRPr="002925D5" w:rsidRDefault="00865CD2" w:rsidP="009B6A6C">
      <w:pPr>
        <w:pStyle w:val="FootnoteText"/>
        <w:bidi w:val="0"/>
        <w:spacing w:line="240" w:lineRule="auto"/>
        <w:rPr>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lang w:val="en-US"/>
        </w:rPr>
        <w:t xml:space="preserve">. This is the interpretation and translation of the editors. </w:t>
      </w:r>
      <w:r>
        <w:t>On such design</w:t>
      </w:r>
      <w:r>
        <w:t>a</w:t>
      </w:r>
      <w:r>
        <w:t>tions see Introduction 3.1.3.3.</w:t>
      </w:r>
    </w:p>
  </w:footnote>
  <w:footnote w:id="1095">
    <w:p w14:paraId="26E72D7E" w14:textId="77777777" w:rsidR="00865CD2" w:rsidRPr="00E0780B" w:rsidRDefault="00865CD2" w:rsidP="00BE72D6">
      <w:pPr>
        <w:pStyle w:val="FootnoteText"/>
        <w:bidi w:val="0"/>
        <w:spacing w:line="240" w:lineRule="auto"/>
        <w:jc w:val="both"/>
        <w:rPr>
          <w:rFonts w:hint="cs"/>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96">
    <w:p w14:paraId="0DC8F1ED"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141.</w:t>
      </w:r>
    </w:p>
  </w:footnote>
  <w:footnote w:id="1097">
    <w:p w14:paraId="70F5B895" w14:textId="77777777" w:rsidR="00865CD2" w:rsidRPr="00E0780B" w:rsidRDefault="00865CD2" w:rsidP="00BE72D6">
      <w:pPr>
        <w:pStyle w:val="FootnoteText"/>
        <w:bidi w:val="0"/>
        <w:spacing w:line="240" w:lineRule="auto"/>
        <w:jc w:val="both"/>
        <w:rPr>
          <w:rFonts w:hint="cs"/>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98">
    <w:p w14:paraId="1DB721C5"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141.</w:t>
      </w:r>
    </w:p>
  </w:footnote>
  <w:footnote w:id="1099">
    <w:p w14:paraId="15973CF0" w14:textId="77777777" w:rsidR="00865CD2" w:rsidRPr="00E0780B" w:rsidRDefault="00865CD2" w:rsidP="00BE72D6">
      <w:pPr>
        <w:pStyle w:val="FootnoteText"/>
        <w:bidi w:val="0"/>
        <w:spacing w:line="240" w:lineRule="auto"/>
        <w:jc w:val="both"/>
        <w:rPr>
          <w:rFonts w:hint="cs"/>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100">
    <w:p w14:paraId="660989C5"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157.</w:t>
      </w:r>
    </w:p>
  </w:footnote>
  <w:footnote w:id="1101">
    <w:p w14:paraId="16F72874" w14:textId="77777777" w:rsidR="00865CD2" w:rsidRPr="00E0780B" w:rsidRDefault="00865CD2" w:rsidP="00BE72D6">
      <w:pPr>
        <w:pStyle w:val="FootnoteText"/>
        <w:bidi w:val="0"/>
        <w:spacing w:line="240" w:lineRule="auto"/>
        <w:jc w:val="both"/>
        <w:rPr>
          <w:rFonts w:hint="cs"/>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102">
    <w:p w14:paraId="22D7B479"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03">
    <w:p w14:paraId="483340A0" w14:textId="77777777" w:rsidR="00865CD2" w:rsidRPr="00E0780B" w:rsidRDefault="00865CD2" w:rsidP="00BE72D6">
      <w:pPr>
        <w:pStyle w:val="FootnoteText"/>
        <w:bidi w:val="0"/>
        <w:spacing w:line="240" w:lineRule="auto"/>
        <w:jc w:val="both"/>
        <w:rPr>
          <w:rFonts w:hint="cs"/>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104">
    <w:p w14:paraId="71431C94" w14:textId="77777777" w:rsidR="00865CD2" w:rsidRPr="00E0780B" w:rsidRDefault="00865CD2" w:rsidP="00BE72D6">
      <w:pPr>
        <w:pStyle w:val="FootnoteText"/>
        <w:bidi w:val="0"/>
        <w:spacing w:line="240" w:lineRule="auto"/>
        <w:jc w:val="both"/>
        <w:rPr>
          <w:rFonts w:hint="cs"/>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105">
    <w:p w14:paraId="36AC4D88"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106">
    <w:p w14:paraId="0B272650" w14:textId="77777777" w:rsidR="00865CD2" w:rsidRPr="00E0780B" w:rsidRDefault="00865CD2" w:rsidP="00BE72D6">
      <w:pPr>
        <w:pStyle w:val="FootnoteText"/>
        <w:bidi w:val="0"/>
        <w:spacing w:line="240" w:lineRule="auto"/>
        <w:jc w:val="both"/>
        <w:rPr>
          <w:rFonts w:hint="cs"/>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107">
    <w:p w14:paraId="77F57E9C" w14:textId="77777777" w:rsidR="00865CD2" w:rsidRPr="00E0780B" w:rsidRDefault="00865CD2" w:rsidP="00BE72D6">
      <w:pPr>
        <w:pStyle w:val="FootnoteText"/>
        <w:bidi w:val="0"/>
        <w:spacing w:line="240" w:lineRule="auto"/>
        <w:jc w:val="both"/>
        <w:rPr>
          <w:rFonts w:hint="cs"/>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108">
    <w:p w14:paraId="200725AD"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29.</w:t>
      </w:r>
    </w:p>
  </w:footnote>
  <w:footnote w:id="1109">
    <w:p w14:paraId="4D3D3331" w14:textId="77777777" w:rsidR="00865CD2" w:rsidRPr="002165C1" w:rsidRDefault="00865CD2" w:rsidP="00BE72D6">
      <w:pPr>
        <w:pStyle w:val="FootnoteText"/>
        <w:bidi w:val="0"/>
        <w:spacing w:line="240" w:lineRule="auto"/>
        <w:rPr>
          <w:lang w:val="en-US"/>
        </w:rPr>
      </w:pPr>
      <w:r>
        <w:rPr>
          <w:rStyle w:val="FootnoteReference"/>
        </w:rPr>
        <w:footnoteRef/>
      </w:r>
      <w:r>
        <w:t xml:space="preserve"> </w:t>
      </w:r>
      <w:r>
        <w:rPr>
          <w:lang w:val="en-US"/>
        </w:rPr>
        <w:t>See above, no. 134</w:t>
      </w:r>
      <w:r w:rsidRPr="002165C1">
        <w:rPr>
          <w:lang w:val="en-US"/>
        </w:rPr>
        <w:t>.</w:t>
      </w:r>
    </w:p>
  </w:footnote>
  <w:footnote w:id="1110">
    <w:p w14:paraId="3FE1B45F"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11">
    <w:p w14:paraId="50D1649F"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12">
    <w:p w14:paraId="0C0E05E0" w14:textId="77777777" w:rsidR="00865CD2" w:rsidRPr="00352824"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147.</w:t>
      </w:r>
    </w:p>
  </w:footnote>
  <w:footnote w:id="1113">
    <w:p w14:paraId="11041B40" w14:textId="77777777" w:rsidR="00865CD2" w:rsidRPr="00456445" w:rsidRDefault="00865CD2" w:rsidP="009B6A6C">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to the year 494 to the Destruction of the </w:t>
      </w:r>
      <w:smartTag w:uri="urn:schemas-microsoft-com:office:smarttags" w:element="City">
        <w:r>
          <w:rPr>
            <w:lang w:val="en-US"/>
          </w:rPr>
          <w:t>Temple</w:t>
        </w:r>
      </w:smartTag>
      <w:r>
        <w:rPr>
          <w:lang w:val="en-US"/>
        </w:rPr>
        <w:t>, see Introduction 7.5.4.3.</w:t>
      </w:r>
    </w:p>
  </w:footnote>
  <w:footnote w:id="1114">
    <w:p w14:paraId="6596148E"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15">
    <w:p w14:paraId="499F6F2A" w14:textId="77777777" w:rsidR="00865CD2" w:rsidRPr="003F474C" w:rsidRDefault="00865CD2" w:rsidP="00BE72D6">
      <w:pPr>
        <w:pStyle w:val="FootnoteText"/>
        <w:bidi w:val="0"/>
        <w:spacing w:line="240" w:lineRule="auto"/>
        <w:rPr>
          <w:lang w:val="en-US"/>
        </w:rPr>
      </w:pPr>
      <w:r>
        <w:rPr>
          <w:rStyle w:val="FootnoteReference"/>
        </w:rPr>
        <w:footnoteRef/>
      </w:r>
      <w:r>
        <w:t xml:space="preserve"> </w:t>
      </w:r>
      <w:r>
        <w:rPr>
          <w:lang w:val="en-US"/>
        </w:rPr>
        <w:t>See above, no. 132.</w:t>
      </w:r>
    </w:p>
  </w:footnote>
  <w:footnote w:id="1116">
    <w:p w14:paraId="04788776"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17">
    <w:p w14:paraId="1EF16E3F"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18">
    <w:p w14:paraId="2F1F1917" w14:textId="77777777" w:rsidR="00865CD2" w:rsidRPr="009B6A6C" w:rsidRDefault="00865CD2" w:rsidP="009B6A6C">
      <w:pPr>
        <w:pStyle w:val="FootnoteText"/>
        <w:bidi w:val="0"/>
        <w:spacing w:line="240" w:lineRule="auto"/>
        <w:rPr>
          <w:lang w:val="en-US"/>
        </w:rPr>
      </w:pPr>
      <w:r>
        <w:rPr>
          <w:rStyle w:val="FootnoteReference"/>
        </w:rPr>
        <w:footnoteRef/>
      </w:r>
      <w:r>
        <w:t xml:space="preserve"> </w:t>
      </w:r>
      <w:r>
        <w:rPr>
          <w:lang w:val="en-US"/>
        </w:rPr>
        <w:t xml:space="preserve">In Lower </w:t>
      </w:r>
      <w:smartTag w:uri="urn:schemas-microsoft-com:office:smarttags" w:element="place">
        <w:r>
          <w:rPr>
            <w:lang w:val="en-US"/>
          </w:rPr>
          <w:t>Galilee</w:t>
        </w:r>
      </w:smartTag>
      <w:r>
        <w:rPr>
          <w:lang w:val="en-US"/>
        </w:rPr>
        <w:t>.</w:t>
      </w:r>
    </w:p>
  </w:footnote>
  <w:footnote w:id="1119">
    <w:p w14:paraId="571255A8"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20">
    <w:p w14:paraId="756CE0C0" w14:textId="77777777" w:rsidR="00865CD2" w:rsidRPr="009B6A6C" w:rsidRDefault="00865CD2" w:rsidP="009B6A6C">
      <w:pPr>
        <w:pStyle w:val="FootnoteText"/>
        <w:bidi w:val="0"/>
        <w:spacing w:line="240" w:lineRule="auto"/>
        <w:rPr>
          <w:lang w:val="en-US"/>
        </w:rPr>
      </w:pPr>
      <w:r>
        <w:rPr>
          <w:rStyle w:val="FootnoteReference"/>
        </w:rPr>
        <w:footnoteRef/>
      </w:r>
      <w:r>
        <w:rPr>
          <w:rtl/>
        </w:rPr>
        <w:t xml:space="preserve"> </w:t>
      </w:r>
      <w:r>
        <w:rPr>
          <w:lang w:val="en-US"/>
        </w:rPr>
        <w:t xml:space="preserve">In the north-western </w:t>
      </w:r>
      <w:smartTag w:uri="urn:schemas-microsoft-com:office:smarttags" w:element="place">
        <w:r>
          <w:rPr>
            <w:lang w:val="en-US"/>
          </w:rPr>
          <w:t>Negev</w:t>
        </w:r>
      </w:smartTag>
      <w:r>
        <w:rPr>
          <w:lang w:val="en-US"/>
        </w:rPr>
        <w:t>.</w:t>
      </w:r>
    </w:p>
  </w:footnote>
  <w:footnote w:id="1121">
    <w:p w14:paraId="6CF713F8"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22">
    <w:p w14:paraId="5DC5F26D"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23">
    <w:p w14:paraId="0DF217A4" w14:textId="77777777" w:rsidR="00865CD2" w:rsidRPr="002165C1" w:rsidRDefault="00865CD2" w:rsidP="00336FC3">
      <w:pPr>
        <w:pStyle w:val="FootnoteText"/>
        <w:bidi w:val="0"/>
        <w:spacing w:line="240" w:lineRule="auto"/>
        <w:rPr>
          <w:lang w:val="en-US"/>
        </w:rPr>
      </w:pPr>
      <w:r w:rsidRPr="00D64AC2">
        <w:rPr>
          <w:rStyle w:val="FootnoteReference"/>
        </w:rPr>
        <w:footnoteRef/>
      </w:r>
      <w:r w:rsidRPr="00D64AC2">
        <w:rPr>
          <w:rtl/>
        </w:rPr>
        <w:t xml:space="preserve"> </w:t>
      </w:r>
      <w:r w:rsidRPr="00D64AC2">
        <w:t xml:space="preserve">In southern </w:t>
      </w:r>
      <w:smartTag w:uri="urn:schemas-microsoft-com:office:smarttags" w:element="place">
        <w:smartTag w:uri="urn:schemas-microsoft-com:office:smarttags" w:element="PlaceType">
          <w:r w:rsidRPr="00D64AC2">
            <w:t>Mount</w:t>
          </w:r>
        </w:smartTag>
        <w:r w:rsidRPr="00D64AC2">
          <w:t xml:space="preserve"> </w:t>
        </w:r>
        <w:smartTag w:uri="urn:schemas-microsoft-com:office:smarttags" w:element="PlaceName">
          <w:r w:rsidRPr="00D64AC2">
            <w:t>Hebron</w:t>
          </w:r>
        </w:smartTag>
      </w:smartTag>
      <w:r w:rsidRPr="00D64AC2">
        <w:t>.</w:t>
      </w:r>
    </w:p>
  </w:footnote>
  <w:footnote w:id="1124">
    <w:p w14:paraId="1B81B277"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25">
    <w:p w14:paraId="59A8486F"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26">
    <w:p w14:paraId="27EFB5EC" w14:textId="77777777" w:rsidR="00865CD2" w:rsidRPr="009108F5" w:rsidRDefault="00865CD2" w:rsidP="00BF4AC8">
      <w:pPr>
        <w:pStyle w:val="FootnoteText"/>
        <w:bidi w:val="0"/>
        <w:spacing w:line="240" w:lineRule="auto"/>
      </w:pPr>
      <w:r>
        <w:rPr>
          <w:rStyle w:val="FootnoteReference"/>
        </w:rPr>
        <w:footnoteRef/>
      </w:r>
      <w:r>
        <w:rPr>
          <w:rtl/>
        </w:rPr>
        <w:t xml:space="preserve"> </w:t>
      </w:r>
      <w:r w:rsidRPr="009108F5">
        <w:t xml:space="preserve">In Hebrew </w:t>
      </w:r>
      <w:r w:rsidRPr="009A4CB8">
        <w:rPr>
          <w:lang w:val="en-US"/>
        </w:rPr>
        <w:t>–</w:t>
      </w:r>
      <w:r>
        <w:rPr>
          <w:lang w:val="en-US"/>
        </w:rPr>
        <w:t xml:space="preserve"> </w:t>
      </w:r>
      <w:r w:rsidRPr="009D3B51">
        <w:rPr>
          <w:rFonts w:cs="Times New Roman"/>
          <w:rtl/>
        </w:rPr>
        <w:t>הלוי</w:t>
      </w:r>
      <w:r>
        <w:t>. On this title see vol. 3, Introduction 6.4.1.2.2.5.4, p. 42.</w:t>
      </w:r>
    </w:p>
  </w:footnote>
  <w:footnote w:id="1127">
    <w:p w14:paraId="3222F248" w14:textId="77777777" w:rsidR="00865CD2" w:rsidRPr="002165C1" w:rsidRDefault="00865CD2" w:rsidP="00BE72D6">
      <w:pPr>
        <w:pStyle w:val="FootnoteText"/>
        <w:bidi w:val="0"/>
        <w:spacing w:line="240" w:lineRule="auto"/>
        <w:rPr>
          <w:lang w:val="en-US"/>
        </w:rPr>
      </w:pPr>
      <w:r w:rsidRPr="00D64AC2">
        <w:rPr>
          <w:rStyle w:val="FootnoteReference"/>
        </w:rPr>
        <w:footnoteRef/>
      </w:r>
      <w:r w:rsidRPr="00D64AC2">
        <w:rPr>
          <w:rtl/>
        </w:rPr>
        <w:t xml:space="preserve"> </w:t>
      </w:r>
      <w:r>
        <w:rPr>
          <w:lang w:val="en-US"/>
        </w:rPr>
        <w:t>See above, no. 214</w:t>
      </w:r>
      <w:r w:rsidRPr="00D64AC2">
        <w:t>.</w:t>
      </w:r>
    </w:p>
  </w:footnote>
  <w:footnote w:id="1128">
    <w:p w14:paraId="01B57BF1"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29">
    <w:p w14:paraId="2A60807A" w14:textId="77777777" w:rsidR="00865CD2" w:rsidRPr="00B9545D" w:rsidRDefault="00865CD2" w:rsidP="00BE72D6">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form see above, n. 5. On the interchange of </w:t>
      </w:r>
      <w:r>
        <w:rPr>
          <w:rFonts w:ascii="Graeca" w:hAnsi="Graeca"/>
          <w:lang w:val="en-US"/>
        </w:rPr>
        <w:t></w:t>
      </w:r>
      <w:r>
        <w:rPr>
          <w:rFonts w:cs="Times New Roman"/>
          <w:lang w:val="en-US"/>
        </w:rPr>
        <w:t xml:space="preserve">with </w:t>
      </w:r>
      <w:r>
        <w:rPr>
          <w:rFonts w:ascii="Graeca" w:hAnsi="Graeca" w:cs="Times New Roman"/>
          <w:lang w:val="en-US"/>
        </w:rPr>
        <w:t></w:t>
      </w:r>
      <w:r>
        <w:rPr>
          <w:rFonts w:cs="Times New Roman"/>
          <w:lang w:val="en-US"/>
        </w:rPr>
        <w:t xml:space="preserve"> as part of the iotacism phenomenon see vol. 1, Introduction 2.3.2, p. 21.</w:t>
      </w:r>
    </w:p>
  </w:footnote>
  <w:footnote w:id="1130">
    <w:p w14:paraId="532D9D71" w14:textId="77777777" w:rsidR="00865CD2" w:rsidRPr="00C8217E" w:rsidRDefault="00865CD2" w:rsidP="00BE72D6">
      <w:pPr>
        <w:pStyle w:val="FootnoteText"/>
        <w:bidi w:val="0"/>
        <w:spacing w:line="240" w:lineRule="auto"/>
        <w:rPr>
          <w:lang w:val="en-US"/>
        </w:rPr>
      </w:pPr>
      <w:r w:rsidRPr="00D64AC2">
        <w:rPr>
          <w:rStyle w:val="FootnoteReference"/>
        </w:rPr>
        <w:footnoteRef/>
      </w:r>
      <w:r w:rsidRPr="00D64AC2">
        <w:rPr>
          <w:rtl/>
        </w:rPr>
        <w:t xml:space="preserve"> </w:t>
      </w:r>
      <w:r>
        <w:rPr>
          <w:lang w:val="en-US"/>
        </w:rPr>
        <w:t>O</w:t>
      </w:r>
      <w:r w:rsidRPr="00D64AC2">
        <w:rPr>
          <w:lang w:val="en-US"/>
        </w:rPr>
        <w:t xml:space="preserve">n the northern shore of the </w:t>
      </w:r>
      <w:smartTag w:uri="urn:schemas-microsoft-com:office:smarttags" w:element="place">
        <w:r w:rsidRPr="00D64AC2">
          <w:rPr>
            <w:lang w:val="en-US"/>
          </w:rPr>
          <w:t>Sea of Galilee</w:t>
        </w:r>
      </w:smartTag>
      <w:r w:rsidRPr="00D64AC2">
        <w:rPr>
          <w:lang w:val="en-US"/>
        </w:rPr>
        <w:t>.</w:t>
      </w:r>
    </w:p>
  </w:footnote>
  <w:footnote w:id="1131">
    <w:p w14:paraId="17FDCFB8"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32">
    <w:p w14:paraId="7F168D3F" w14:textId="77777777" w:rsidR="00865CD2" w:rsidRPr="000E41E3" w:rsidRDefault="00865CD2" w:rsidP="00320B9E">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this form see above, n. 161..</w:t>
      </w:r>
    </w:p>
  </w:footnote>
  <w:footnote w:id="1133">
    <w:p w14:paraId="1F35AE10" w14:textId="77777777" w:rsidR="00865CD2" w:rsidRPr="00C8217E" w:rsidRDefault="00865CD2" w:rsidP="00320B9E">
      <w:pPr>
        <w:pStyle w:val="FootnoteText"/>
        <w:bidi w:val="0"/>
        <w:spacing w:line="240" w:lineRule="auto"/>
        <w:rPr>
          <w:lang w:val="en-US"/>
        </w:rPr>
      </w:pPr>
      <w:r w:rsidRPr="00D64AC2">
        <w:rPr>
          <w:rStyle w:val="FootnoteReference"/>
        </w:rPr>
        <w:footnoteRef/>
      </w:r>
      <w:r w:rsidRPr="00D64AC2">
        <w:rPr>
          <w:rtl/>
        </w:rPr>
        <w:t xml:space="preserve"> </w:t>
      </w:r>
      <w:r>
        <w:rPr>
          <w:lang w:val="en-US"/>
        </w:rPr>
        <w:t>See above, no. 221</w:t>
      </w:r>
      <w:r w:rsidRPr="00D64AC2">
        <w:rPr>
          <w:lang w:val="en-US"/>
        </w:rPr>
        <w:t>.</w:t>
      </w:r>
    </w:p>
  </w:footnote>
  <w:footnote w:id="1134">
    <w:p w14:paraId="69635F2C" w14:textId="77777777" w:rsidR="00865CD2" w:rsidRPr="005F539E" w:rsidRDefault="00865CD2" w:rsidP="00320B9E">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35">
    <w:p w14:paraId="24470024" w14:textId="77777777" w:rsidR="00865CD2" w:rsidRPr="007D3360" w:rsidRDefault="00865CD2" w:rsidP="00320B9E">
      <w:pPr>
        <w:pStyle w:val="FootnoteText"/>
        <w:bidi w:val="0"/>
        <w:spacing w:line="240" w:lineRule="auto"/>
        <w:rPr>
          <w:lang w:val="en-US"/>
        </w:rPr>
      </w:pPr>
      <w:r>
        <w:rPr>
          <w:rStyle w:val="FootnoteReference"/>
        </w:rPr>
        <w:footnoteRef/>
      </w:r>
      <w:r>
        <w:rPr>
          <w:rtl/>
        </w:rPr>
        <w:t xml:space="preserve"> </w:t>
      </w:r>
      <w:r>
        <w:rPr>
          <w:lang w:val="en-US"/>
        </w:rPr>
        <w:t>See above, no. 141.</w:t>
      </w:r>
    </w:p>
  </w:footnote>
  <w:footnote w:id="1136">
    <w:p w14:paraId="52DD20CC" w14:textId="77777777" w:rsidR="00865CD2" w:rsidRPr="00A045AD" w:rsidRDefault="00865CD2" w:rsidP="00EE5CD9">
      <w:pPr>
        <w:pStyle w:val="FootnoteText"/>
        <w:bidi w:val="0"/>
        <w:spacing w:line="240" w:lineRule="auto"/>
        <w:rPr>
          <w:rFonts w:ascii="Graeca" w:hAnsi="Graeca" w:cs="Times New Roman"/>
          <w:lang w:val="en-US"/>
        </w:rPr>
      </w:pPr>
      <w:r>
        <w:rPr>
          <w:rStyle w:val="FootnoteReference"/>
        </w:rPr>
        <w:footnoteRef/>
      </w:r>
      <w:r>
        <w:rPr>
          <w:rtl/>
        </w:rPr>
        <w:t xml:space="preserve"> </w:t>
      </w:r>
      <w:r w:rsidRPr="009108F5">
        <w:t xml:space="preserve">In Greek </w:t>
      </w:r>
      <w:r w:rsidRPr="009A4CB8">
        <w:rPr>
          <w:lang w:val="en-US"/>
        </w:rPr>
        <w:t>–</w:t>
      </w:r>
      <w:r>
        <w:rPr>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cs="Times New Roman"/>
          <w:lang w:val="en-US"/>
        </w:rPr>
        <w:t>). On this title see vol. 3, Introduction 6.4.1.2.2.5.3, p. 41.</w:t>
      </w:r>
    </w:p>
  </w:footnote>
  <w:footnote w:id="1137">
    <w:p w14:paraId="08400309" w14:textId="77777777" w:rsidR="00865CD2" w:rsidRPr="00336FC3" w:rsidRDefault="00865CD2" w:rsidP="00336FC3">
      <w:pPr>
        <w:pStyle w:val="FootnoteText"/>
        <w:bidi w:val="0"/>
        <w:spacing w:line="240" w:lineRule="auto"/>
        <w:rPr>
          <w:lang w:val="en-US"/>
        </w:rPr>
      </w:pPr>
      <w:r>
        <w:rPr>
          <w:rStyle w:val="FootnoteReference"/>
        </w:rPr>
        <w:footnoteRef/>
      </w:r>
      <w:r>
        <w:rPr>
          <w:rtl/>
        </w:rPr>
        <w:t xml:space="preserve"> </w:t>
      </w:r>
      <w:r>
        <w:rPr>
          <w:lang w:val="en-US"/>
        </w:rPr>
        <w:t xml:space="preserve">South of the </w:t>
      </w:r>
      <w:smartTag w:uri="urn:schemas-microsoft-com:office:smarttags" w:element="place">
        <w:smartTag w:uri="urn:schemas-microsoft-com:office:smarttags" w:element="City">
          <w:r>
            <w:rPr>
              <w:lang w:val="en-US"/>
            </w:rPr>
            <w:t>Carmel</w:t>
          </w:r>
        </w:smartTag>
      </w:smartTag>
      <w:r>
        <w:rPr>
          <w:lang w:val="en-US"/>
        </w:rPr>
        <w:t>.</w:t>
      </w:r>
    </w:p>
  </w:footnote>
  <w:footnote w:id="1138">
    <w:p w14:paraId="1AC12A57" w14:textId="77777777" w:rsidR="00865CD2" w:rsidRPr="00AB5639" w:rsidRDefault="00865CD2" w:rsidP="00C23737">
      <w:pPr>
        <w:pStyle w:val="FootnoteText"/>
        <w:bidi w:val="0"/>
        <w:spacing w:line="240" w:lineRule="auto"/>
        <w:rPr>
          <w:lang w:val="en-US"/>
        </w:rPr>
      </w:pPr>
      <w:r>
        <w:rPr>
          <w:rStyle w:val="FootnoteReference"/>
        </w:rPr>
        <w:footnoteRef/>
      </w:r>
      <w:r>
        <w:rPr>
          <w:rtl/>
        </w:rPr>
        <w:t xml:space="preserve"> </w:t>
      </w:r>
      <w:r w:rsidRPr="00AB5639">
        <w:rPr>
          <w:lang w:val="en-US"/>
        </w:rPr>
        <w:t>The inscription is dated according to</w:t>
      </w:r>
      <w:r>
        <w:rPr>
          <w:lang w:val="en-US"/>
        </w:rPr>
        <w:t xml:space="preserve"> t</w:t>
      </w:r>
      <w:r w:rsidRPr="00AB5639">
        <w:rPr>
          <w:lang w:val="en-US"/>
        </w:rPr>
        <w:t>he era of one of</w:t>
      </w:r>
      <w:r>
        <w:rPr>
          <w:lang w:val="en-US"/>
        </w:rPr>
        <w:t xml:space="preserve"> t</w:t>
      </w:r>
      <w:r w:rsidRPr="00AB5639">
        <w:rPr>
          <w:lang w:val="en-US"/>
        </w:rPr>
        <w:t xml:space="preserve">he coastal cities of </w:t>
      </w:r>
      <w:smartTag w:uri="urn:schemas-microsoft-com:office:smarttags" w:element="place">
        <w:smartTag w:uri="urn:schemas-microsoft-com:office:smarttags" w:element="City">
          <w:r w:rsidRPr="00AB5639">
            <w:rPr>
              <w:lang w:val="en-US"/>
            </w:rPr>
            <w:t>Palestine</w:t>
          </w:r>
        </w:smartTag>
      </w:smartTag>
      <w:r>
        <w:rPr>
          <w:lang w:val="en-US"/>
        </w:rPr>
        <w:t>, see Introdu</w:t>
      </w:r>
      <w:r>
        <w:rPr>
          <w:lang w:val="en-US"/>
        </w:rPr>
        <w:t>c</w:t>
      </w:r>
      <w:r>
        <w:rPr>
          <w:lang w:val="en-US"/>
        </w:rPr>
        <w:t>tion 7.5.4.3</w:t>
      </w:r>
      <w:r w:rsidRPr="00AB5639">
        <w:rPr>
          <w:lang w:val="en-US"/>
        </w:rPr>
        <w:t>.</w:t>
      </w:r>
    </w:p>
  </w:footnote>
  <w:footnote w:id="1139">
    <w:p w14:paraId="7F821CAD" w14:textId="77777777" w:rsidR="00865CD2" w:rsidRPr="007D3360" w:rsidRDefault="00865CD2" w:rsidP="00320B9E">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40">
    <w:p w14:paraId="3D930738" w14:textId="77777777" w:rsidR="00865CD2" w:rsidRPr="002316F5" w:rsidRDefault="00865CD2" w:rsidP="00320B9E">
      <w:pPr>
        <w:pStyle w:val="FootnoteText"/>
        <w:bidi w:val="0"/>
        <w:spacing w:line="240" w:lineRule="auto"/>
        <w:rPr>
          <w:lang w:val="en-US"/>
        </w:rPr>
      </w:pPr>
      <w:r>
        <w:rPr>
          <w:rStyle w:val="FootnoteReference"/>
        </w:rPr>
        <w:footnoteRef/>
      </w:r>
      <w:r>
        <w:rPr>
          <w:rtl/>
        </w:rPr>
        <w:t xml:space="preserve"> </w:t>
      </w:r>
      <w:r>
        <w:rPr>
          <w:lang w:val="en-US"/>
        </w:rPr>
        <w:t>See above, no. 124.</w:t>
      </w:r>
    </w:p>
  </w:footnote>
  <w:footnote w:id="1141">
    <w:p w14:paraId="4C88B840"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42">
    <w:p w14:paraId="34113EFA" w14:textId="77777777" w:rsidR="00865CD2" w:rsidRPr="002316F5"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124.</w:t>
      </w:r>
    </w:p>
  </w:footnote>
  <w:footnote w:id="1143">
    <w:p w14:paraId="14A9BA7D"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44">
    <w:p w14:paraId="4E6413B1" w14:textId="77777777" w:rsidR="00865CD2" w:rsidRPr="002316F5"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124.</w:t>
      </w:r>
    </w:p>
  </w:footnote>
  <w:footnote w:id="1145">
    <w:p w14:paraId="705455AC"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146">
    <w:p w14:paraId="6E67A8A9" w14:textId="77777777" w:rsidR="00865CD2" w:rsidRPr="002316F5"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124.</w:t>
      </w:r>
    </w:p>
  </w:footnote>
  <w:footnote w:id="1147">
    <w:p w14:paraId="19BE3AEE" w14:textId="77777777" w:rsidR="00865CD2" w:rsidRPr="009A4CB8" w:rsidRDefault="00865CD2" w:rsidP="00333130">
      <w:pPr>
        <w:pStyle w:val="FootnoteText"/>
        <w:bidi w:val="0"/>
        <w:spacing w:line="240" w:lineRule="auto"/>
        <w:rPr>
          <w:lang w:val="en-US"/>
        </w:rPr>
      </w:pPr>
      <w:r w:rsidRPr="005E436F">
        <w:rPr>
          <w:rStyle w:val="FootnoteReference"/>
          <w:rFonts w:cs="Times New Roman"/>
          <w:rtl/>
        </w:rPr>
        <w:footnoteRef/>
      </w:r>
      <w:r w:rsidRPr="005E436F">
        <w:rPr>
          <w:rFonts w:cs="Times New Roman"/>
          <w:lang w:val="en-US"/>
        </w:rPr>
        <w:t xml:space="preserve"> The editor failed to read the inscription. If these letters are an ethnicon, th</w:t>
      </w:r>
      <w:r>
        <w:rPr>
          <w:rFonts w:cs="Times New Roman"/>
          <w:lang w:val="en-US"/>
        </w:rPr>
        <w:t>e</w:t>
      </w:r>
      <w:r w:rsidRPr="005E436F">
        <w:rPr>
          <w:rFonts w:cs="Times New Roman"/>
          <w:lang w:val="en-US"/>
        </w:rPr>
        <w:t>n one of the persons</w:t>
      </w:r>
      <w:r w:rsidRPr="005E436F">
        <w:rPr>
          <w:lang w:val="en-US"/>
        </w:rPr>
        <w:t xml:space="preserve"> me</w:t>
      </w:r>
      <w:r w:rsidRPr="005E436F">
        <w:rPr>
          <w:lang w:val="en-US"/>
        </w:rPr>
        <w:t>n</w:t>
      </w:r>
      <w:r w:rsidRPr="005E436F">
        <w:rPr>
          <w:lang w:val="en-US"/>
        </w:rPr>
        <w:t>tioned in this inscription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lang w:val="en-US"/>
        </w:rPr>
        <w:t xml:space="preserve">?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lang w:val="en-US"/>
        </w:rPr>
        <w:t xml:space="preserve">?) </w:t>
      </w:r>
      <w:r>
        <w:rPr>
          <w:lang w:val="en-US"/>
        </w:rPr>
        <w:t>is</w:t>
      </w:r>
      <w:r w:rsidRPr="005E436F">
        <w:rPr>
          <w:lang w:val="en-US"/>
        </w:rPr>
        <w:t xml:space="preserve"> Jewish. If not, this person is Jewish, because of the name, see </w:t>
      </w:r>
      <w:r>
        <w:rPr>
          <w:lang w:val="en-US"/>
        </w:rPr>
        <w:t xml:space="preserve">vol. 3, </w:t>
      </w:r>
      <w:r w:rsidRPr="005E436F">
        <w:rPr>
          <w:lang w:val="en-US"/>
        </w:rPr>
        <w:t xml:space="preserve">Introduction </w:t>
      </w:r>
      <w:r>
        <w:rPr>
          <w:u w:color="FFFF00"/>
          <w:lang w:val="en-US"/>
        </w:rPr>
        <w:t>6.6.8, p, 52</w:t>
      </w:r>
      <w:r w:rsidRPr="005E436F">
        <w:rPr>
          <w:lang w:val="en-US"/>
        </w:rPr>
        <w:t>.</w:t>
      </w:r>
      <w:r>
        <w:rPr>
          <w:lang w:val="en-US"/>
        </w:rPr>
        <w:t xml:space="preserve"> The form is perhaps recorded in the vocative case.</w:t>
      </w:r>
    </w:p>
  </w:footnote>
  <w:footnote w:id="1148">
    <w:p w14:paraId="31E786B7" w14:textId="77777777" w:rsidR="00865CD2" w:rsidRPr="005F539E" w:rsidRDefault="00865CD2" w:rsidP="003F29F1">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49">
    <w:p w14:paraId="1A27F48C"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50">
    <w:p w14:paraId="09DD5F14" w14:textId="77777777" w:rsidR="00865CD2" w:rsidRPr="00C8217E" w:rsidRDefault="00865CD2" w:rsidP="00EE5CD9">
      <w:pPr>
        <w:pStyle w:val="FootnoteText"/>
        <w:bidi w:val="0"/>
        <w:spacing w:line="240" w:lineRule="auto"/>
        <w:rPr>
          <w:lang w:val="en-US"/>
        </w:rPr>
      </w:pPr>
      <w:r>
        <w:rPr>
          <w:rStyle w:val="FootnoteReference"/>
        </w:rPr>
        <w:footnoteRef/>
      </w:r>
      <w:r>
        <w:rPr>
          <w:rtl/>
        </w:rPr>
        <w:t xml:space="preserve"> </w:t>
      </w:r>
      <w:r w:rsidRPr="00C8217E">
        <w:rPr>
          <w:lang w:val="en-US"/>
        </w:rPr>
        <w:t xml:space="preserve">In Hebrew </w:t>
      </w:r>
      <w:r w:rsidRPr="009A4CB8">
        <w:rPr>
          <w:lang w:val="en-US"/>
        </w:rPr>
        <w:t>–</w:t>
      </w:r>
      <w:r>
        <w:rPr>
          <w:lang w:val="en-US"/>
        </w:rPr>
        <w:t xml:space="preserve"> </w:t>
      </w:r>
      <w:r w:rsidRPr="00A045AD">
        <w:rPr>
          <w:rFonts w:cs="Times New Roman"/>
          <w:rtl/>
        </w:rPr>
        <w:t>הבשני</w:t>
      </w:r>
      <w:r>
        <w:t>. On such designations see vol. 1, Introduction 3.2.6, p. 34.</w:t>
      </w:r>
    </w:p>
  </w:footnote>
  <w:footnote w:id="1151">
    <w:p w14:paraId="0C9528EF" w14:textId="77777777" w:rsidR="00865CD2" w:rsidRPr="00AB5639" w:rsidRDefault="00865CD2" w:rsidP="00AB5639">
      <w:pPr>
        <w:pStyle w:val="FootnoteText"/>
        <w:bidi w:val="0"/>
        <w:spacing w:line="240" w:lineRule="auto"/>
        <w:rPr>
          <w:lang w:val="en-US"/>
        </w:rPr>
      </w:pPr>
      <w:r>
        <w:rPr>
          <w:rStyle w:val="FootnoteReference"/>
        </w:rPr>
        <w:footnoteRef/>
      </w:r>
      <w:r>
        <w:rPr>
          <w:rtl/>
        </w:rPr>
        <w:t xml:space="preserve"> </w:t>
      </w:r>
      <w:r w:rsidRPr="0018624D">
        <w:rPr>
          <w:lang w:val="en-US"/>
        </w:rPr>
        <w:t xml:space="preserve">Near </w:t>
      </w:r>
      <w:smartTag w:uri="urn:schemas-microsoft-com:office:smarttags" w:element="place">
        <w:smartTag w:uri="urn:schemas-microsoft-com:office:smarttags" w:element="City">
          <w:r w:rsidRPr="0018624D">
            <w:rPr>
              <w:lang w:val="en-US"/>
            </w:rPr>
            <w:t>Gaza</w:t>
          </w:r>
        </w:smartTag>
      </w:smartTag>
      <w:r w:rsidRPr="0018624D">
        <w:rPr>
          <w:lang w:val="en-US"/>
        </w:rPr>
        <w:t>.</w:t>
      </w:r>
    </w:p>
  </w:footnote>
  <w:footnote w:id="1152">
    <w:p w14:paraId="515001CF" w14:textId="77777777" w:rsidR="00865CD2" w:rsidRPr="005F539E" w:rsidRDefault="00865CD2" w:rsidP="003F29F1">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53">
    <w:p w14:paraId="056249C1"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54">
    <w:p w14:paraId="26B425A4"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sidRPr="002F6202">
        <w:rPr>
          <w:lang w:val="en-US"/>
        </w:rPr>
        <w:t xml:space="preserve">In the </w:t>
      </w:r>
      <w:smartTag w:uri="urn:schemas-microsoft-com:office:smarttags" w:element="place">
        <w:smartTag w:uri="urn:schemas-microsoft-com:office:smarttags" w:element="PlaceName">
          <w:r w:rsidRPr="002F6202">
            <w:rPr>
              <w:lang w:val="en-US"/>
            </w:rPr>
            <w:t>Upper</w:t>
          </w:r>
        </w:smartTag>
        <w:r w:rsidRPr="002F6202">
          <w:rPr>
            <w:lang w:val="en-US"/>
          </w:rPr>
          <w:t xml:space="preserve"> </w:t>
        </w:r>
        <w:smartTag w:uri="urn:schemas-microsoft-com:office:smarttags" w:element="PlaceName">
          <w:r w:rsidRPr="002F6202">
            <w:rPr>
              <w:lang w:val="en-US"/>
            </w:rPr>
            <w:t>Jordan</w:t>
          </w:r>
        </w:smartTag>
        <w:r w:rsidRPr="002F6202">
          <w:rPr>
            <w:lang w:val="en-US"/>
          </w:rPr>
          <w:t xml:space="preserve"> </w:t>
        </w:r>
        <w:smartTag w:uri="urn:schemas-microsoft-com:office:smarttags" w:element="PlaceName">
          <w:r w:rsidRPr="002F6202">
            <w:rPr>
              <w:lang w:val="en-US"/>
            </w:rPr>
            <w:t>Valley</w:t>
          </w:r>
        </w:smartTag>
      </w:smartTag>
      <w:r w:rsidRPr="002F6202">
        <w:rPr>
          <w:lang w:val="en-US"/>
        </w:rPr>
        <w:t>.</w:t>
      </w:r>
    </w:p>
  </w:footnote>
  <w:footnote w:id="1155">
    <w:p w14:paraId="6814C4B7"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29.</w:t>
      </w:r>
    </w:p>
  </w:footnote>
  <w:footnote w:id="1156">
    <w:p w14:paraId="7FCB8CE6" w14:textId="77777777" w:rsidR="00865CD2" w:rsidRDefault="00865CD2" w:rsidP="00197C59">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חזנה</w:t>
      </w:r>
      <w:r w:rsidRPr="005E436F">
        <w:rPr>
          <w:rFonts w:cs="Times New Roman"/>
          <w:lang w:val="en-US"/>
        </w:rPr>
        <w:t>.</w:t>
      </w:r>
      <w:r>
        <w:rPr>
          <w:rFonts w:cs="Times New Roman"/>
          <w:lang w:val="en-US"/>
        </w:rPr>
        <w:t xml:space="preserve"> On this title see Introduction 3.1.2.2.</w:t>
      </w:r>
    </w:p>
  </w:footnote>
  <w:footnote w:id="1157">
    <w:p w14:paraId="3EE94D63" w14:textId="77777777" w:rsidR="00865CD2" w:rsidRPr="004D10F7" w:rsidRDefault="00865CD2" w:rsidP="004D10F7">
      <w:pPr>
        <w:pStyle w:val="FootnoteText"/>
        <w:bidi w:val="0"/>
        <w:spacing w:line="240" w:lineRule="auto"/>
        <w:rPr>
          <w:lang w:val="en-US"/>
        </w:rPr>
      </w:pPr>
      <w:r>
        <w:rPr>
          <w:rStyle w:val="FootnoteReference"/>
        </w:rPr>
        <w:footnoteRef/>
      </w:r>
      <w:r>
        <w:rPr>
          <w:rtl/>
        </w:rPr>
        <w:t xml:space="preserve"> </w:t>
      </w:r>
      <w:r w:rsidRPr="004D10F7">
        <w:rPr>
          <w:lang w:val="en-US"/>
        </w:rPr>
        <w:t>The inscription is dated to 346 years after the destruction</w:t>
      </w:r>
      <w:r>
        <w:rPr>
          <w:lang w:val="en-US"/>
        </w:rPr>
        <w:t xml:space="preserve"> of the </w:t>
      </w:r>
      <w:smartTag w:uri="urn:schemas-microsoft-com:office:smarttags" w:element="City">
        <w:r>
          <w:rPr>
            <w:lang w:val="en-US"/>
          </w:rPr>
          <w:t>Temple</w:t>
        </w:r>
      </w:smartTag>
      <w:r w:rsidRPr="004D10F7">
        <w:rPr>
          <w:lang w:val="en-US"/>
        </w:rPr>
        <w:t xml:space="preserve">, see Introduction </w:t>
      </w:r>
      <w:r>
        <w:rPr>
          <w:lang w:val="en-US"/>
        </w:rPr>
        <w:t>7.5.4.3</w:t>
      </w:r>
      <w:r w:rsidRPr="004D10F7">
        <w:rPr>
          <w:lang w:val="en-US"/>
        </w:rPr>
        <w:t>.</w:t>
      </w:r>
    </w:p>
  </w:footnote>
  <w:footnote w:id="1158">
    <w:p w14:paraId="174AB64B"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159">
    <w:p w14:paraId="2840213B" w14:textId="77777777" w:rsidR="00865CD2" w:rsidRPr="00336FC3" w:rsidRDefault="00865CD2" w:rsidP="00336FC3">
      <w:pPr>
        <w:pStyle w:val="FootnoteText"/>
        <w:bidi w:val="0"/>
        <w:spacing w:line="240" w:lineRule="auto"/>
        <w:rPr>
          <w:lang w:val="en-US"/>
        </w:rPr>
      </w:pPr>
      <w:r>
        <w:rPr>
          <w:rStyle w:val="FootnoteReference"/>
        </w:rPr>
        <w:footnoteRef/>
      </w:r>
      <w:r>
        <w:rPr>
          <w:rtl/>
        </w:rPr>
        <w:t xml:space="preserve"> </w:t>
      </w:r>
      <w:r>
        <w:rPr>
          <w:lang w:val="en-US"/>
        </w:rPr>
        <w:t>East of Tel Aviv.</w:t>
      </w:r>
    </w:p>
  </w:footnote>
  <w:footnote w:id="1160">
    <w:p w14:paraId="3F47A0F0" w14:textId="77777777" w:rsidR="00865CD2" w:rsidRPr="005F539E" w:rsidRDefault="00865CD2" w:rsidP="003F29F1">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61">
    <w:p w14:paraId="39F5DC1F"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62">
    <w:p w14:paraId="280A6F4C" w14:textId="77777777" w:rsidR="00865CD2" w:rsidRPr="00197C59" w:rsidRDefault="00865CD2" w:rsidP="003F29F1">
      <w:pPr>
        <w:pStyle w:val="FootnoteText"/>
        <w:bidi w:val="0"/>
        <w:spacing w:line="240" w:lineRule="auto"/>
        <w:rPr>
          <w:lang w:val="en-US"/>
        </w:rPr>
      </w:pPr>
      <w:r>
        <w:rPr>
          <w:rStyle w:val="FootnoteReference"/>
        </w:rPr>
        <w:footnoteRef/>
      </w:r>
      <w:r>
        <w:t xml:space="preserve"> </w:t>
      </w:r>
      <w:r>
        <w:rPr>
          <w:lang w:val="en-US"/>
        </w:rPr>
        <w:t>See above, no. 134</w:t>
      </w:r>
      <w:r w:rsidRPr="00197C59">
        <w:rPr>
          <w:lang w:val="en-US"/>
        </w:rPr>
        <w:t>.</w:t>
      </w:r>
    </w:p>
  </w:footnote>
  <w:footnote w:id="1163">
    <w:p w14:paraId="335C8EE0" w14:textId="77777777" w:rsidR="00865CD2" w:rsidRPr="005F539E" w:rsidRDefault="00865CD2" w:rsidP="003F29F1">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64">
    <w:p w14:paraId="00E2002B"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65">
    <w:p w14:paraId="792D2E76" w14:textId="77777777" w:rsidR="00865CD2" w:rsidRPr="002F6202" w:rsidRDefault="00865CD2" w:rsidP="008D7147">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433</w:t>
      </w:r>
      <w:r w:rsidRPr="004D10F7">
        <w:rPr>
          <w:lang w:val="en-US"/>
        </w:rPr>
        <w:t xml:space="preserve"> 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166">
    <w:p w14:paraId="555C5197" w14:textId="77777777" w:rsidR="00865CD2" w:rsidRDefault="00865CD2" w:rsidP="00197C59">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hint="eastAsia"/>
          <w:rtl/>
        </w:rPr>
        <w:t>כהנא</w:t>
      </w:r>
      <w:r w:rsidRPr="005E436F">
        <w:rPr>
          <w:rFonts w:cs="Times New Roman"/>
          <w:lang w:val="en-US"/>
        </w:rPr>
        <w:t>.</w:t>
      </w:r>
      <w:r>
        <w:rPr>
          <w:rFonts w:cs="Times New Roman"/>
          <w:lang w:val="en-US"/>
        </w:rPr>
        <w:t xml:space="preserve"> On such designations see vol. 1, Introduction 3.2.5, pp. 33-4.</w:t>
      </w:r>
    </w:p>
  </w:footnote>
  <w:footnote w:id="1167">
    <w:p w14:paraId="51B2E273" w14:textId="77777777" w:rsidR="00865CD2" w:rsidRPr="002F6202" w:rsidRDefault="00865CD2" w:rsidP="008D7147">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390</w:t>
      </w:r>
      <w:r w:rsidRPr="004D10F7">
        <w:rPr>
          <w:lang w:val="en-US"/>
        </w:rPr>
        <w:t xml:space="preserve"> 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168">
    <w:p w14:paraId="56A63263"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69">
    <w:p w14:paraId="40E7ED49" w14:textId="77777777" w:rsidR="00865CD2" w:rsidRPr="004B3075" w:rsidRDefault="00865CD2" w:rsidP="004B3075">
      <w:pPr>
        <w:pStyle w:val="FootnoteText"/>
        <w:bidi w:val="0"/>
        <w:spacing w:line="240" w:lineRule="auto"/>
        <w:rPr>
          <w:lang w:val="en-US"/>
        </w:rPr>
      </w:pPr>
      <w:r>
        <w:rPr>
          <w:rStyle w:val="FootnoteReference"/>
        </w:rPr>
        <w:footnoteRef/>
      </w:r>
      <w:r>
        <w:rPr>
          <w:rtl/>
        </w:rPr>
        <w:t xml:space="preserve"> </w:t>
      </w:r>
      <w:r>
        <w:rPr>
          <w:lang w:val="en-US"/>
        </w:rPr>
        <w:t xml:space="preserve">South-west of </w:t>
      </w:r>
      <w:smartTag w:uri="urn:schemas-microsoft-com:office:smarttags" w:element="place">
        <w:smartTag w:uri="urn:schemas-microsoft-com:office:smarttags" w:element="City">
          <w:r>
            <w:rPr>
              <w:lang w:val="en-US"/>
            </w:rPr>
            <w:t>Hebron</w:t>
          </w:r>
        </w:smartTag>
      </w:smartTag>
      <w:r>
        <w:rPr>
          <w:lang w:val="en-US"/>
        </w:rPr>
        <w:t>.</w:t>
      </w:r>
    </w:p>
  </w:footnote>
  <w:footnote w:id="1170">
    <w:p w14:paraId="1C86E3E3" w14:textId="77777777" w:rsidR="00865CD2" w:rsidRPr="00476462" w:rsidRDefault="00865CD2" w:rsidP="00476462">
      <w:pPr>
        <w:pStyle w:val="FootnoteText"/>
        <w:bidi w:val="0"/>
        <w:spacing w:line="240" w:lineRule="auto"/>
        <w:rPr>
          <w:lang w:val="en-US"/>
        </w:rPr>
      </w:pPr>
      <w:r>
        <w:rPr>
          <w:rStyle w:val="FootnoteReference"/>
        </w:rPr>
        <w:footnoteRef/>
      </w:r>
      <w:r>
        <w:rPr>
          <w:rtl/>
        </w:rPr>
        <w:t xml:space="preserve"> </w:t>
      </w:r>
      <w:r>
        <w:rPr>
          <w:lang w:val="en-US"/>
        </w:rPr>
        <w:t xml:space="preserve">On this form see vol. 1, under </w:t>
      </w:r>
      <w:smartTag w:uri="urn:schemas-microsoft-com:office:smarttags" w:element="country-region">
        <w:r>
          <w:rPr>
            <w:lang w:val="en-US"/>
          </w:rPr>
          <w:t>Judah</w:t>
        </w:r>
      </w:smartTag>
      <w:r>
        <w:rPr>
          <w:lang w:val="en-US"/>
        </w:rPr>
        <w:t xml:space="preserve"> (77) B/M, p. 115. For the Greek suffix see vol. 1, Introdu</w:t>
      </w:r>
      <w:r>
        <w:rPr>
          <w:lang w:val="en-US"/>
        </w:rPr>
        <w:t>c</w:t>
      </w:r>
      <w:r>
        <w:rPr>
          <w:lang w:val="en-US"/>
        </w:rPr>
        <w:t>tion 2.1.1.1, p. 18.</w:t>
      </w:r>
    </w:p>
  </w:footnote>
  <w:footnote w:id="1171">
    <w:p w14:paraId="7DE1312F" w14:textId="77777777" w:rsidR="00865CD2" w:rsidRPr="00866914"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134.</w:t>
      </w:r>
    </w:p>
  </w:footnote>
  <w:footnote w:id="1172">
    <w:p w14:paraId="4328E158" w14:textId="77777777" w:rsidR="00865CD2" w:rsidRPr="00CA7CF2" w:rsidRDefault="00865CD2" w:rsidP="00CA7CF2">
      <w:pPr>
        <w:pStyle w:val="FootnoteText"/>
        <w:bidi w:val="0"/>
        <w:spacing w:line="240" w:lineRule="auto"/>
        <w:rPr>
          <w:lang w:val="en-US"/>
        </w:rPr>
      </w:pPr>
      <w:r>
        <w:rPr>
          <w:rStyle w:val="FootnoteReference"/>
        </w:rPr>
        <w:footnoteRef/>
      </w:r>
      <w:r>
        <w:t xml:space="preserve"> </w:t>
      </w:r>
      <w:r>
        <w:rPr>
          <w:lang w:val="en-US"/>
        </w:rPr>
        <w:t xml:space="preserve">For this form, written in the reverse, see vol. 1, under </w:t>
      </w:r>
      <w:smartTag w:uri="urn:schemas-microsoft-com:office:smarttags" w:element="country-region">
        <w:r>
          <w:rPr>
            <w:lang w:val="en-US"/>
          </w:rPr>
          <w:t>Judah</w:t>
        </w:r>
      </w:smartTag>
      <w:r>
        <w:rPr>
          <w:lang w:val="en-US"/>
        </w:rPr>
        <w:t xml:space="preserve"> (77) B/M, p. 115.</w:t>
      </w:r>
    </w:p>
  </w:footnote>
  <w:footnote w:id="1173">
    <w:p w14:paraId="1259BDD2" w14:textId="77777777" w:rsidR="00865CD2" w:rsidRPr="005F539E" w:rsidRDefault="00865CD2" w:rsidP="003F29F1">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74">
    <w:p w14:paraId="17D3D465"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75">
    <w:p w14:paraId="3487D586" w14:textId="77777777" w:rsidR="00865CD2" w:rsidRPr="00336FC3" w:rsidRDefault="00865CD2" w:rsidP="003F29F1">
      <w:pPr>
        <w:pStyle w:val="FootnoteText"/>
        <w:bidi w:val="0"/>
        <w:spacing w:line="240" w:lineRule="auto"/>
        <w:rPr>
          <w:lang w:val="en-US"/>
        </w:rPr>
      </w:pPr>
      <w:r>
        <w:rPr>
          <w:rStyle w:val="FootnoteReference"/>
        </w:rPr>
        <w:footnoteRef/>
      </w:r>
      <w:r>
        <w:t xml:space="preserve"> </w:t>
      </w:r>
      <w:r>
        <w:rPr>
          <w:lang w:val="en-US"/>
        </w:rPr>
        <w:t>See above, no. 147.</w:t>
      </w:r>
    </w:p>
  </w:footnote>
  <w:footnote w:id="1176">
    <w:p w14:paraId="5A173D4F" w14:textId="77777777" w:rsidR="00865CD2" w:rsidRPr="002316F5"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124.</w:t>
      </w:r>
    </w:p>
  </w:footnote>
  <w:footnote w:id="1177">
    <w:p w14:paraId="4897F26A" w14:textId="77777777" w:rsidR="00865CD2" w:rsidRPr="000E41E3" w:rsidRDefault="00865CD2" w:rsidP="003F29F1">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this form see above, n. 22/.</w:t>
      </w:r>
    </w:p>
  </w:footnote>
  <w:footnote w:id="1178">
    <w:p w14:paraId="083BA9DF" w14:textId="77777777" w:rsidR="00865CD2" w:rsidRPr="009E48D3" w:rsidRDefault="00865CD2" w:rsidP="00F21078">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1179">
    <w:p w14:paraId="73F08FEC" w14:textId="77777777" w:rsidR="00865CD2" w:rsidRPr="007E5E61" w:rsidRDefault="00865CD2" w:rsidP="005C1707">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w:t>
      </w:r>
      <w:r>
        <w:rPr>
          <w:lang w:val="en-US"/>
        </w:rPr>
        <w:t>n</w:t>
      </w:r>
      <w:r>
        <w:rPr>
          <w:lang w:val="en-US"/>
        </w:rPr>
        <w:t>scription and kindly allowed me to make use of her readings. Not all the names she read can be seen in the photograph.</w:t>
      </w:r>
    </w:p>
  </w:footnote>
  <w:footnote w:id="1180">
    <w:p w14:paraId="6ECE4E9D"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us, see vol. 3, Introduction 2.1, p. 11. On this form see above, n. 5.</w:t>
      </w:r>
    </w:p>
  </w:footnote>
  <w:footnote w:id="1181">
    <w:p w14:paraId="7BAABCDD" w14:textId="77777777" w:rsidR="00865CD2" w:rsidRPr="007C62ED" w:rsidRDefault="00865CD2" w:rsidP="007C62ED">
      <w:pPr>
        <w:pStyle w:val="FootnoteText"/>
        <w:bidi w:val="0"/>
        <w:spacing w:line="240" w:lineRule="auto"/>
        <w:rPr>
          <w:rFonts w:cs="Times New Roman"/>
          <w:lang w:val="en-US"/>
        </w:rPr>
      </w:pPr>
      <w:r>
        <w:rPr>
          <w:rStyle w:val="FootnoteReference"/>
        </w:rPr>
        <w:footnoteRef/>
      </w:r>
      <w:r>
        <w:rPr>
          <w:rtl/>
        </w:rPr>
        <w:t xml:space="preserve"> </w:t>
      </w:r>
      <w:r>
        <w:rPr>
          <w:rFonts w:cs="Times New Roman"/>
          <w:lang w:val="en-US"/>
        </w:rPr>
        <w:t xml:space="preserve">We assume that a man and a woman mentioned together on the same inscription in the </w:t>
      </w:r>
      <w:r>
        <w:rPr>
          <w:rFonts w:cs="Times New Roman"/>
          <w:lang w:val="en-US"/>
        </w:rPr>
        <w:t>E</w:t>
      </w:r>
      <w:r>
        <w:rPr>
          <w:rFonts w:cs="Times New Roman"/>
          <w:lang w:val="en-US"/>
        </w:rPr>
        <w:t>lijah’s Cave are man and wife, but in this case it is not even certain that the second person is a woman, since the end of the name is reconstructed, see under Claudia.</w:t>
      </w:r>
    </w:p>
  </w:footnote>
  <w:footnote w:id="1182">
    <w:p w14:paraId="601C76C6" w14:textId="77777777" w:rsidR="00865CD2" w:rsidRPr="00AA4DCD" w:rsidRDefault="00865CD2" w:rsidP="00AA4DCD">
      <w:pPr>
        <w:pStyle w:val="FootnoteText"/>
        <w:bidi w:val="0"/>
        <w:spacing w:line="240" w:lineRule="auto"/>
        <w:rPr>
          <w:lang w:val="en-US"/>
        </w:rPr>
      </w:pPr>
      <w:r>
        <w:rPr>
          <w:rStyle w:val="FootnoteReference"/>
        </w:rPr>
        <w:footnoteRef/>
      </w:r>
      <w:r>
        <w:rPr>
          <w:rtl/>
        </w:rPr>
        <w:t xml:space="preserve"> </w:t>
      </w:r>
      <w:r>
        <w:rPr>
          <w:lang w:val="en-US"/>
        </w:rPr>
        <w:t>Jewishness indicated by the Hebrew form of the name, see Introduction 6.2.2.</w:t>
      </w:r>
    </w:p>
  </w:footnote>
  <w:footnote w:id="1183">
    <w:p w14:paraId="3F0579F3" w14:textId="77777777" w:rsidR="00865CD2" w:rsidRPr="00236485" w:rsidRDefault="00865CD2" w:rsidP="00DE3683">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1184">
    <w:p w14:paraId="502427F5" w14:textId="77777777" w:rsidR="00865CD2" w:rsidRDefault="00865CD2" w:rsidP="004D5061">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Biblical, e.g. 2 Chr 17:18.</w:t>
      </w:r>
    </w:p>
  </w:footnote>
  <w:footnote w:id="1185">
    <w:p w14:paraId="161DC330" w14:textId="77777777" w:rsidR="00865CD2" w:rsidRPr="005D5A24" w:rsidRDefault="00865CD2" w:rsidP="00A32C18">
      <w:pPr>
        <w:pStyle w:val="FootnoteText"/>
        <w:bidi w:val="0"/>
        <w:spacing w:line="240" w:lineRule="auto"/>
        <w:rPr>
          <w:lang w:val="en-US"/>
        </w:rPr>
      </w:pPr>
      <w:r>
        <w:rPr>
          <w:rStyle w:val="FootnoteReference"/>
        </w:rPr>
        <w:footnoteRef/>
      </w:r>
      <w:r>
        <w:rPr>
          <w:rtl/>
        </w:rPr>
        <w:t xml:space="preserve"> </w:t>
      </w:r>
      <w:r>
        <w:rPr>
          <w:lang w:val="en-US"/>
        </w:rPr>
        <w:t>The fall of the</w:t>
      </w:r>
      <w:r w:rsidRPr="00DD1B44">
        <w:rPr>
          <w:lang w:val="en-US"/>
        </w:rPr>
        <w:t xml:space="preserve"> </w:t>
      </w:r>
      <w:r w:rsidRPr="00DD1B44">
        <w:rPr>
          <w:rFonts w:cs="Times New Roman"/>
          <w:rtl/>
          <w:lang w:val="de-DE"/>
        </w:rPr>
        <w:t>ו</w:t>
      </w:r>
      <w:r w:rsidRPr="00DD1B44">
        <w:rPr>
          <w:lang w:val="en-US"/>
        </w:rPr>
        <w:t xml:space="preserve"> is probably a scribal error, see vol.</w:t>
      </w:r>
      <w:r>
        <w:rPr>
          <w:lang w:val="en-US"/>
        </w:rPr>
        <w:t xml:space="preserve"> 3, Introduction 2.8.2, p. 20. </w:t>
      </w:r>
    </w:p>
  </w:footnote>
  <w:footnote w:id="1186">
    <w:p w14:paraId="0ED5D278" w14:textId="77777777" w:rsidR="00865CD2" w:rsidRPr="00B562ED" w:rsidRDefault="00865CD2" w:rsidP="00A32C18">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1187">
    <w:p w14:paraId="3BF80AC1" w14:textId="77777777" w:rsidR="00865CD2" w:rsidRPr="009A4CB8" w:rsidRDefault="00865CD2" w:rsidP="009F17F5">
      <w:pPr>
        <w:pStyle w:val="FootnoteText"/>
        <w:bidi w:val="0"/>
        <w:spacing w:line="240" w:lineRule="auto"/>
        <w:rPr>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Exod 17:9. </w:t>
      </w:r>
      <w:r w:rsidRPr="005E436F">
        <w:rPr>
          <w:rFonts w:cs="Times New Roman"/>
          <w:rtl/>
          <w:lang w:val="en-US"/>
        </w:rPr>
        <w:t>יהושע</w:t>
      </w:r>
      <w:r w:rsidRPr="005E436F">
        <w:rPr>
          <w:rFonts w:cs="Times New Roman"/>
          <w:lang w:val="en-US"/>
        </w:rPr>
        <w:t xml:space="preserve"> was the name of the general, Moses’ successor, who gave his name to</w:t>
      </w:r>
      <w:r w:rsidRPr="005E436F">
        <w:rPr>
          <w:lang w:val="en-US"/>
        </w:rPr>
        <w:t xml:space="preserve"> a </w:t>
      </w:r>
      <w:r>
        <w:rPr>
          <w:lang w:val="en-US"/>
        </w:rPr>
        <w:t>biblical book</w:t>
      </w:r>
      <w:r w:rsidRPr="005E436F">
        <w:rPr>
          <w:lang w:val="en-US"/>
        </w:rPr>
        <w:t xml:space="preserve">. </w:t>
      </w:r>
      <w:r>
        <w:rPr>
          <w:lang w:val="en-US"/>
        </w:rPr>
        <w:t>On the Jewishness of this name in a post-Chriatian era see Introduction 6.2.2.1.</w:t>
      </w:r>
    </w:p>
  </w:footnote>
  <w:footnote w:id="1188">
    <w:p w14:paraId="35C15AB1" w14:textId="77777777" w:rsidR="00865CD2" w:rsidRPr="004928C4" w:rsidRDefault="00865CD2" w:rsidP="000243D9">
      <w:pPr>
        <w:pStyle w:val="FootnoteText"/>
        <w:bidi w:val="0"/>
        <w:spacing w:line="240" w:lineRule="auto"/>
        <w:rPr>
          <w:rFonts w:cs="Times New Roman"/>
          <w:lang w:val="en-US"/>
        </w:rPr>
      </w:pPr>
      <w:r>
        <w:rPr>
          <w:rStyle w:val="FootnoteReference"/>
        </w:rPr>
        <w:footnoteRef/>
      </w:r>
      <w:r>
        <w:t xml:space="preserve"> </w:t>
      </w:r>
      <w:r>
        <w:rPr>
          <w:lang w:val="en-US"/>
        </w:rPr>
        <w:t xml:space="preserve">In Coptic, see vol. 1, Introduction 2.8.4, p. 31. In Greek this would read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In Hebrew this would perhaps read </w:t>
      </w:r>
      <w:r>
        <w:rPr>
          <w:rFonts w:cs="Times New Roman" w:hint="cs"/>
          <w:rtl/>
          <w:lang w:val="en-US"/>
        </w:rPr>
        <w:t>אבות ישוע</w:t>
      </w:r>
      <w:r>
        <w:rPr>
          <w:rFonts w:cs="Times New Roman"/>
          <w:lang w:val="en-US"/>
        </w:rPr>
        <w:t xml:space="preserve">, perhaps indicating a name such as the Arabic </w:t>
      </w:r>
      <w:r>
        <w:rPr>
          <w:rFonts w:cs="Times New Roman" w:hint="cs"/>
          <w:rtl/>
          <w:lang w:val="en-US"/>
        </w:rPr>
        <w:t>אבו ישוע</w:t>
      </w:r>
      <w:r>
        <w:rPr>
          <w:rFonts w:cs="Times New Roman"/>
          <w:lang w:val="en-US"/>
        </w:rPr>
        <w:t>, see vol. 4, Intr</w:t>
      </w:r>
      <w:r>
        <w:rPr>
          <w:rFonts w:cs="Times New Roman"/>
          <w:lang w:val="en-US"/>
        </w:rPr>
        <w:t>o</w:t>
      </w:r>
      <w:r>
        <w:rPr>
          <w:rFonts w:cs="Times New Roman"/>
          <w:lang w:val="en-US"/>
        </w:rPr>
        <w:t>duction 2.5.2, p. 15.</w:t>
      </w:r>
    </w:p>
  </w:footnote>
  <w:footnote w:id="1189">
    <w:p w14:paraId="55C10434" w14:textId="77777777" w:rsidR="00865CD2" w:rsidRPr="000810DE" w:rsidRDefault="00865CD2" w:rsidP="00B910B6">
      <w:pPr>
        <w:pStyle w:val="FootnoteText"/>
        <w:bidi w:val="0"/>
        <w:spacing w:line="240" w:lineRule="auto"/>
        <w:rPr>
          <w:rFonts w:cs="Times New Roman"/>
          <w:lang w:val="en-US"/>
        </w:rPr>
      </w:pPr>
      <w:r>
        <w:rPr>
          <w:rStyle w:val="FootnoteReference"/>
        </w:rPr>
        <w:footnoteRef/>
      </w:r>
      <w:r>
        <w:t xml:space="preserve"> </w:t>
      </w:r>
      <w:r>
        <w:rPr>
          <w:lang w:val="en-US"/>
        </w:rPr>
        <w:t xml:space="preserve">In Coptic – </w:t>
      </w:r>
      <w:r>
        <w:rPr>
          <w:rFonts w:ascii="Coptic" w:hAnsi="Coptic"/>
          <w:lang w:val="en-US"/>
        </w:rPr>
        <w:t>paryhereus</w:t>
      </w:r>
      <w:r>
        <w:rPr>
          <w:rFonts w:cs="Times New Roman"/>
          <w:lang w:val="en-US"/>
        </w:rPr>
        <w:t>. On such designations see vol. 1, Introduction 3.2.5, pp. 33-4.</w:t>
      </w:r>
    </w:p>
  </w:footnote>
  <w:footnote w:id="1190">
    <w:p w14:paraId="68CB18CD" w14:textId="77777777" w:rsidR="00865CD2" w:rsidRPr="000810DE" w:rsidRDefault="00865CD2" w:rsidP="00B910B6">
      <w:pPr>
        <w:pStyle w:val="FootnoteText"/>
        <w:bidi w:val="0"/>
        <w:spacing w:line="240" w:lineRule="auto"/>
        <w:rPr>
          <w:lang w:val="en-US"/>
        </w:rPr>
      </w:pPr>
      <w:r>
        <w:rPr>
          <w:rStyle w:val="FootnoteReference"/>
        </w:rPr>
        <w:footnoteRef/>
      </w:r>
      <w:r>
        <w:t xml:space="preserve"> </w:t>
      </w:r>
      <w:r>
        <w:rPr>
          <w:lang w:val="en-US"/>
        </w:rPr>
        <w:t xml:space="preserve">In the days of </w:t>
      </w:r>
      <w:smartTag w:uri="urn:schemas-microsoft-com:office:smarttags" w:element="place">
        <w:smartTag w:uri="urn:schemas-microsoft-com:office:smarttags" w:element="City">
          <w:r>
            <w:rPr>
              <w:lang w:val="en-US"/>
            </w:rPr>
            <w:t>Constantine</w:t>
          </w:r>
        </w:smartTag>
      </w:smartTag>
      <w:r>
        <w:rPr>
          <w:lang w:val="en-US"/>
        </w:rPr>
        <w:t>. These are his dates, see Introduction 7.1.</w:t>
      </w:r>
    </w:p>
  </w:footnote>
  <w:footnote w:id="1191">
    <w:p w14:paraId="52836F7A" w14:textId="77777777" w:rsidR="00865CD2" w:rsidRPr="008A3900" w:rsidRDefault="00865CD2" w:rsidP="008A3900">
      <w:pPr>
        <w:pStyle w:val="FootnoteText"/>
        <w:bidi w:val="0"/>
        <w:spacing w:line="240" w:lineRule="auto"/>
        <w:rPr>
          <w:rFonts w:cs="Times New Roman"/>
          <w:lang w:val="en-US"/>
        </w:rPr>
      </w:pPr>
      <w:r>
        <w:rPr>
          <w:rStyle w:val="FootnoteReference"/>
        </w:rPr>
        <w:footnoteRef/>
      </w:r>
      <w:r>
        <w:t xml:space="preserve"> </w:t>
      </w:r>
      <w:r>
        <w:rPr>
          <w:lang w:val="en-US"/>
        </w:rPr>
        <w:t xml:space="preserve">In Coptic, see vol. 1, Introduction 2.8.4, p. 31. In Greek this would read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On this form see vol. 1, under J</w:t>
      </w:r>
      <w:r>
        <w:rPr>
          <w:rFonts w:cs="Times New Roman"/>
          <w:lang w:val="en-US"/>
        </w:rPr>
        <w:t>o</w:t>
      </w:r>
      <w:r>
        <w:rPr>
          <w:rFonts w:cs="Times New Roman"/>
          <w:lang w:val="en-US"/>
        </w:rPr>
        <w:t>shua (48) B/M, p. 127.</w:t>
      </w:r>
    </w:p>
  </w:footnote>
  <w:footnote w:id="1192">
    <w:p w14:paraId="17587097" w14:textId="77777777" w:rsidR="00865CD2" w:rsidRPr="000810DE" w:rsidRDefault="00865CD2" w:rsidP="00713447">
      <w:pPr>
        <w:pStyle w:val="FootnoteText"/>
        <w:bidi w:val="0"/>
        <w:spacing w:line="240" w:lineRule="auto"/>
        <w:rPr>
          <w:rFonts w:cs="Times New Roman"/>
          <w:lang w:val="en-US"/>
        </w:rPr>
      </w:pPr>
      <w:r>
        <w:rPr>
          <w:rStyle w:val="FootnoteReference"/>
        </w:rPr>
        <w:footnoteRef/>
      </w:r>
      <w:r>
        <w:t xml:space="preserve"> </w:t>
      </w:r>
      <w:r>
        <w:rPr>
          <w:lang w:val="en-US"/>
        </w:rPr>
        <w:t xml:space="preserve">In Coptic – </w:t>
      </w:r>
      <w:r>
        <w:rPr>
          <w:rFonts w:ascii="Coptic" w:hAnsi="Coptic"/>
          <w:lang w:val="en-US"/>
        </w:rPr>
        <w:t>paryhereus</w:t>
      </w:r>
      <w:r>
        <w:rPr>
          <w:rFonts w:cs="Times New Roman"/>
          <w:lang w:val="en-US"/>
        </w:rPr>
        <w:t>. On such designations see vol. 1, Introduction 3.2.5, pp. 33-4.</w:t>
      </w:r>
    </w:p>
  </w:footnote>
  <w:footnote w:id="1193">
    <w:p w14:paraId="36E41F75" w14:textId="77777777" w:rsidR="00865CD2" w:rsidRPr="000810DE" w:rsidRDefault="00865CD2" w:rsidP="004F5C27">
      <w:pPr>
        <w:pStyle w:val="FootnoteText"/>
        <w:bidi w:val="0"/>
        <w:spacing w:line="240" w:lineRule="auto"/>
        <w:rPr>
          <w:lang w:val="en-US"/>
        </w:rPr>
      </w:pPr>
      <w:r>
        <w:rPr>
          <w:rStyle w:val="FootnoteReference"/>
        </w:rPr>
        <w:footnoteRef/>
      </w:r>
      <w:r>
        <w:t xml:space="preserve"> </w:t>
      </w:r>
      <w:r>
        <w:rPr>
          <w:lang w:val="en-US"/>
        </w:rPr>
        <w:t xml:space="preserve">In the days of </w:t>
      </w:r>
      <w:smartTag w:uri="urn:schemas-microsoft-com:office:smarttags" w:element="place">
        <w:smartTag w:uri="urn:schemas-microsoft-com:office:smarttags" w:element="City">
          <w:r>
            <w:rPr>
              <w:lang w:val="en-US"/>
            </w:rPr>
            <w:t>Constantine</w:t>
          </w:r>
        </w:smartTag>
      </w:smartTag>
      <w:r>
        <w:rPr>
          <w:lang w:val="en-US"/>
        </w:rPr>
        <w:t>. These are his dates, see Introduction 7.1.</w:t>
      </w:r>
    </w:p>
  </w:footnote>
  <w:footnote w:id="1194">
    <w:p w14:paraId="689793BC" w14:textId="77777777" w:rsidR="00865CD2" w:rsidRPr="00C378A2" w:rsidRDefault="00865CD2" w:rsidP="00446803">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1195">
    <w:p w14:paraId="1A0B7109" w14:textId="77777777" w:rsidR="00865CD2" w:rsidRPr="001B19D8" w:rsidRDefault="00865CD2" w:rsidP="00F7767E">
      <w:pPr>
        <w:pStyle w:val="FootnoteText"/>
        <w:bidi w:val="0"/>
        <w:spacing w:line="240" w:lineRule="auto"/>
        <w:rPr>
          <w:rFonts w:cs="Times New Roman"/>
          <w:lang w:val="en-US"/>
        </w:rPr>
      </w:pPr>
      <w:r>
        <w:rPr>
          <w:rStyle w:val="FootnoteReference"/>
        </w:rPr>
        <w:footnoteRef/>
      </w:r>
      <w:r>
        <w:rPr>
          <w:rtl/>
        </w:rPr>
        <w:t xml:space="preserve"> </w:t>
      </w:r>
      <w:r>
        <w:rPr>
          <w:lang w:val="en-US"/>
        </w:rPr>
        <w:t>On this list see Introduction 3.3.1</w:t>
      </w:r>
      <w:r w:rsidRPr="001B19D8">
        <w:rPr>
          <w:rFonts w:cs="Times New Roman"/>
          <w:lang w:val="en-US"/>
        </w:rPr>
        <w:t>.</w:t>
      </w:r>
    </w:p>
  </w:footnote>
  <w:footnote w:id="1196">
    <w:p w14:paraId="43FC22A9" w14:textId="77777777" w:rsidR="00865CD2" w:rsidRPr="00F02724" w:rsidRDefault="00865CD2" w:rsidP="00D17B2F">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1197">
    <w:p w14:paraId="3ACA96AB" w14:textId="77777777" w:rsidR="00865CD2" w:rsidRDefault="00865CD2" w:rsidP="001E6E45">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Introduction 7.2.3.</w:t>
      </w:r>
    </w:p>
  </w:footnote>
  <w:footnote w:id="1198">
    <w:p w14:paraId="0902FFD5" w14:textId="77777777" w:rsidR="00865CD2" w:rsidRDefault="00865CD2">
      <w:pPr>
        <w:pStyle w:val="FootnoteText"/>
        <w:bidi w:val="0"/>
        <w:spacing w:line="240" w:lineRule="auto"/>
        <w:rPr>
          <w:lang w:val="en-US"/>
        </w:rPr>
      </w:pPr>
      <w:r>
        <w:rPr>
          <w:rStyle w:val="FootnoteReference"/>
        </w:rPr>
        <w:footnoteRef/>
      </w:r>
      <w:r>
        <w:t xml:space="preserve"> </w:t>
      </w:r>
      <w:r>
        <w:rPr>
          <w:lang w:val="en-US"/>
        </w:rPr>
        <w:t xml:space="preserve">In Aramaic – </w:t>
      </w:r>
      <w:r w:rsidRPr="005E436F">
        <w:rPr>
          <w:rFonts w:cs="Times New Roman"/>
          <w:rtl/>
        </w:rPr>
        <w:t>דסכנין</w:t>
      </w:r>
      <w:r>
        <w:t xml:space="preserve">, see Reeg, </w:t>
      </w:r>
      <w:r>
        <w:rPr>
          <w:i/>
          <w:iCs/>
        </w:rPr>
        <w:t>Ortsnamen</w:t>
      </w:r>
      <w:r>
        <w:t xml:space="preserve">, 458-60. </w:t>
      </w:r>
      <w:r>
        <w:rPr>
          <w:rFonts w:cs="Times New Roman"/>
          <w:lang w:val="en-US"/>
        </w:rPr>
        <w:t>On such designations see vol. 1, Introduction 3.2.6, p. 34.</w:t>
      </w:r>
    </w:p>
  </w:footnote>
  <w:footnote w:id="1199">
    <w:p w14:paraId="531D3C75" w14:textId="77777777" w:rsidR="00865CD2" w:rsidRPr="005C724F"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student of Rabbi Levi (6), who was a contemporary of Rabbi Yohanan (1), see Intr</w:t>
      </w:r>
      <w:r>
        <w:rPr>
          <w:lang w:val="en-US"/>
        </w:rPr>
        <w:t>o</w:t>
      </w:r>
      <w:r>
        <w:rPr>
          <w:lang w:val="en-US"/>
        </w:rPr>
        <w:t>duction 7.4.1.</w:t>
      </w:r>
    </w:p>
  </w:footnote>
  <w:footnote w:id="1200">
    <w:p w14:paraId="23A5498B" w14:textId="77777777" w:rsidR="00865CD2" w:rsidRPr="00163363" w:rsidRDefault="00865CD2">
      <w:pPr>
        <w:pStyle w:val="FootnoteText"/>
        <w:bidi w:val="0"/>
        <w:spacing w:line="240" w:lineRule="auto"/>
        <w:rPr>
          <w:i/>
          <w:iCs/>
          <w:lang w:val="en-US"/>
        </w:rPr>
      </w:pPr>
      <w:r>
        <w:rPr>
          <w:rStyle w:val="FootnoteReference"/>
        </w:rPr>
        <w:footnoteRef/>
      </w:r>
      <w:r>
        <w:rPr>
          <w:rtl/>
        </w:rPr>
        <w:t xml:space="preserve"> </w:t>
      </w:r>
      <w:r w:rsidRPr="005E436F">
        <w:rPr>
          <w:lang w:val="en-US"/>
        </w:rPr>
        <w:t xml:space="preserve">In Aramaic – </w:t>
      </w:r>
      <w:r w:rsidRPr="005E436F">
        <w:rPr>
          <w:rFonts w:cs="Times New Roman"/>
          <w:rtl/>
        </w:rPr>
        <w:t>דרומיא</w:t>
      </w:r>
      <w:r>
        <w:rPr>
          <w:rFonts w:cs="Times New Roman"/>
        </w:rPr>
        <w:t xml:space="preserve">, see Reeg, </w:t>
      </w:r>
      <w:r>
        <w:rPr>
          <w:rFonts w:cs="Times New Roman"/>
          <w:i/>
          <w:iCs/>
        </w:rPr>
        <w:t>Ortsnamen</w:t>
      </w:r>
      <w:r>
        <w:rPr>
          <w:rFonts w:cs="Times New Roman"/>
          <w:lang w:val="en-US"/>
        </w:rPr>
        <w:t>, 212-4. On such designations see vol. 1, Introduction 3.2.6, p. 34.</w:t>
      </w:r>
    </w:p>
  </w:footnote>
  <w:footnote w:id="1201">
    <w:p w14:paraId="170328B3" w14:textId="77777777" w:rsidR="00865CD2" w:rsidRPr="001B2214" w:rsidRDefault="00865CD2" w:rsidP="001B2214">
      <w:pPr>
        <w:pStyle w:val="FootnoteText"/>
        <w:bidi w:val="0"/>
        <w:spacing w:line="240" w:lineRule="auto"/>
        <w:rPr>
          <w:lang w:val="en-US"/>
        </w:rPr>
      </w:pPr>
      <w:r>
        <w:rPr>
          <w:rStyle w:val="FootnoteReference"/>
        </w:rPr>
        <w:footnoteRef/>
      </w:r>
      <w:r>
        <w:rPr>
          <w:rtl/>
        </w:rPr>
        <w:t xml:space="preserve"> </w:t>
      </w:r>
      <w:r>
        <w:rPr>
          <w:lang w:val="en-US"/>
        </w:rPr>
        <w:t>Was a student of Rabbi Yonah (2) and Rabbi Yosi (Joseph [7]), see Introduction 7.4.3.</w:t>
      </w:r>
    </w:p>
  </w:footnote>
  <w:footnote w:id="1202">
    <w:p w14:paraId="6F3D0E47"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w:t>
      </w:r>
      <w:r>
        <w:rPr>
          <w:lang w:val="en-US"/>
        </w:rPr>
        <w:t>o</w:t>
      </w:r>
      <w:r>
        <w:rPr>
          <w:lang w:val="en-US"/>
        </w:rPr>
        <w:t>duction 7.4.1.</w:t>
      </w:r>
    </w:p>
  </w:footnote>
  <w:footnote w:id="1203">
    <w:p w14:paraId="14599CED" w14:textId="77777777" w:rsidR="00865CD2" w:rsidRPr="003F7A75" w:rsidRDefault="00865CD2" w:rsidP="005E00E4">
      <w:pPr>
        <w:pStyle w:val="FootnoteText"/>
        <w:bidi w:val="0"/>
        <w:spacing w:line="240" w:lineRule="auto"/>
        <w:rPr>
          <w:lang w:val="en-US"/>
        </w:rPr>
      </w:pPr>
      <w:r w:rsidRPr="003F7A75">
        <w:rPr>
          <w:rStyle w:val="FootnoteReference"/>
        </w:rPr>
        <w:footnoteRef/>
      </w:r>
      <w:r w:rsidRPr="003F7A75">
        <w:rPr>
          <w:rtl/>
        </w:rPr>
        <w:t xml:space="preserve"> </w:t>
      </w:r>
      <w:r>
        <w:rPr>
          <w:lang w:val="en-US"/>
        </w:rPr>
        <w:t xml:space="preserve">For the form </w:t>
      </w:r>
      <w:r w:rsidRPr="005E00E4">
        <w:rPr>
          <w:rFonts w:cs="Times New Roman"/>
          <w:rtl/>
          <w:lang w:val="en-US"/>
        </w:rPr>
        <w:t>ישוע</w:t>
      </w:r>
      <w:r>
        <w:rPr>
          <w:lang w:val="en-US"/>
        </w:rPr>
        <w:t xml:space="preserve">, see vol. 1, under Joshua (1) B/M, p. 126. </w:t>
      </w:r>
      <w:r w:rsidRPr="003F7A75">
        <w:rPr>
          <w:lang w:val="en-US"/>
        </w:rPr>
        <w:t xml:space="preserve">On the additional </w:t>
      </w:r>
      <w:r w:rsidRPr="003F7A75">
        <w:rPr>
          <w:rFonts w:cs="Times New Roman"/>
          <w:rtl/>
          <w:lang w:val="en-US"/>
        </w:rPr>
        <w:t>ו</w:t>
      </w:r>
      <w:r w:rsidRPr="003F7A75">
        <w:rPr>
          <w:rFonts w:hint="cs"/>
          <w:lang w:val="en-US"/>
        </w:rPr>
        <w:t xml:space="preserve"> </w:t>
      </w:r>
      <w:r w:rsidRPr="003F7A75">
        <w:rPr>
          <w:lang w:val="en-US"/>
        </w:rPr>
        <w:t>as a</w:t>
      </w:r>
      <w:r w:rsidRPr="003F7A75">
        <w:rPr>
          <w:rFonts w:hint="cs"/>
          <w:lang w:val="en-US"/>
        </w:rPr>
        <w:t xml:space="preserve"> dialect </w:t>
      </w:r>
      <w:r w:rsidRPr="003F7A75">
        <w:rPr>
          <w:lang w:val="en-US"/>
        </w:rPr>
        <w:t>v</w:t>
      </w:r>
      <w:r w:rsidRPr="003F7A75">
        <w:rPr>
          <w:lang w:val="en-US"/>
        </w:rPr>
        <w:t>a</w:t>
      </w:r>
      <w:r w:rsidRPr="003F7A75">
        <w:rPr>
          <w:lang w:val="en-US"/>
        </w:rPr>
        <w:t xml:space="preserve">riant </w:t>
      </w:r>
      <w:r w:rsidRPr="003F7A75">
        <w:rPr>
          <w:rFonts w:hint="cs"/>
          <w:lang w:val="en-US"/>
        </w:rPr>
        <w:t>see vol</w:t>
      </w:r>
      <w:r>
        <w:rPr>
          <w:lang w:val="en-US"/>
        </w:rPr>
        <w:t>.</w:t>
      </w:r>
      <w:r w:rsidRPr="003F7A75">
        <w:rPr>
          <w:lang w:val="en-US"/>
        </w:rPr>
        <w:t xml:space="preserve"> 4, I</w:t>
      </w:r>
      <w:r w:rsidRPr="003F7A75">
        <w:rPr>
          <w:lang w:val="en-US"/>
        </w:rPr>
        <w:t>n</w:t>
      </w:r>
      <w:r w:rsidRPr="003F7A75">
        <w:rPr>
          <w:lang w:val="en-US"/>
        </w:rPr>
        <w:t>troduction 2.3.5.</w:t>
      </w:r>
      <w:r>
        <w:rPr>
          <w:lang w:val="en-US"/>
        </w:rPr>
        <w:t>1, p</w:t>
      </w:r>
      <w:r w:rsidRPr="003F7A75">
        <w:rPr>
          <w:lang w:val="en-US"/>
        </w:rPr>
        <w:t xml:space="preserve">. </w:t>
      </w:r>
      <w:r>
        <w:rPr>
          <w:lang w:val="en-US"/>
        </w:rPr>
        <w:t>13.</w:t>
      </w:r>
    </w:p>
  </w:footnote>
  <w:footnote w:id="1204">
    <w:p w14:paraId="4CE5EF90"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sidRPr="00022B86">
        <w:rPr>
          <w:lang w:val="en-US"/>
        </w:rPr>
        <w:t xml:space="preserve"> </w:t>
      </w:r>
      <w:r>
        <w:rPr>
          <w:lang w:val="en-US"/>
        </w:rPr>
        <w:t>See above, n. 16.</w:t>
      </w:r>
    </w:p>
  </w:footnote>
  <w:footnote w:id="1205">
    <w:p w14:paraId="2C243B62" w14:textId="77777777" w:rsidR="00865CD2" w:rsidRPr="001276CF"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Annianus (1), who was a contemporary of Rabbi Yonah (2), see Intr</w:t>
      </w:r>
      <w:r>
        <w:rPr>
          <w:lang w:val="en-US"/>
        </w:rPr>
        <w:t>o</w:t>
      </w:r>
      <w:r>
        <w:rPr>
          <w:lang w:val="en-US"/>
        </w:rPr>
        <w:t>duction 7.4.3.</w:t>
      </w:r>
    </w:p>
  </w:footnote>
  <w:footnote w:id="1206">
    <w:p w14:paraId="0506F0CD" w14:textId="77777777" w:rsidR="00865CD2" w:rsidRPr="006A51F8" w:rsidRDefault="00865CD2" w:rsidP="00FE1E69">
      <w:pPr>
        <w:pStyle w:val="FootnoteText"/>
        <w:bidi w:val="0"/>
        <w:spacing w:line="240" w:lineRule="auto"/>
        <w:rPr>
          <w:lang w:val="en-US"/>
        </w:rPr>
      </w:pPr>
      <w:r>
        <w:rPr>
          <w:rStyle w:val="FootnoteReference"/>
        </w:rPr>
        <w:footnoteRef/>
      </w:r>
      <w:r>
        <w:rPr>
          <w:rtl/>
        </w:rPr>
        <w:t xml:space="preserve"> </w:t>
      </w:r>
      <w:r>
        <w:rPr>
          <w:lang w:val="en-US"/>
        </w:rPr>
        <w:t xml:space="preserve">Was a contemporary of </w:t>
      </w:r>
      <w:smartTag w:uri="urn:schemas-microsoft-com:office:smarttags" w:element="country-region">
        <w:r>
          <w:rPr>
            <w:lang w:val="en-US"/>
          </w:rPr>
          <w:t>Judah</w:t>
        </w:r>
      </w:smartTag>
      <w:r>
        <w:rPr>
          <w:lang w:val="en-US"/>
        </w:rPr>
        <w:t xml:space="preserve"> (15), whose father was a student of Rabbi Yohanan (1), see Introdu</w:t>
      </w:r>
      <w:r>
        <w:rPr>
          <w:lang w:val="en-US"/>
        </w:rPr>
        <w:t>c</w:t>
      </w:r>
      <w:r>
        <w:rPr>
          <w:lang w:val="en-US"/>
        </w:rPr>
        <w:t>tion 7.4.1.</w:t>
      </w:r>
    </w:p>
  </w:footnote>
  <w:footnote w:id="1207">
    <w:p w14:paraId="7650A5E9" w14:textId="77777777" w:rsidR="00865CD2" w:rsidRPr="00DD19EC" w:rsidRDefault="00865CD2" w:rsidP="004D5061">
      <w:pPr>
        <w:autoSpaceDE w:val="0"/>
        <w:autoSpaceDN w:val="0"/>
        <w:bidi w:val="0"/>
        <w:adjustRightInd w:val="0"/>
        <w:rPr>
          <w:rFonts w:cs="Times New Roman"/>
        </w:rPr>
      </w:pPr>
      <w:r w:rsidRPr="005E436F">
        <w:rPr>
          <w:rStyle w:val="FootnoteReference"/>
          <w:rFonts w:cs="Times New Roman"/>
          <w:rtl/>
        </w:rPr>
        <w:footnoteRef/>
      </w:r>
      <w:r>
        <w:rPr>
          <w:rFonts w:cs="Times New Roman"/>
        </w:rPr>
        <w:t xml:space="preserve"> The text is as follows: </w:t>
      </w:r>
      <w:r w:rsidRPr="003D1511">
        <w:rPr>
          <w:rFonts w:cs="Times New Roman"/>
          <w:color w:val="000000"/>
          <w:rtl/>
        </w:rPr>
        <w:t xml:space="preserve">רבי </w:t>
      </w:r>
      <w:r w:rsidRPr="003D1511">
        <w:rPr>
          <w:rFonts w:cs="Times New Roman"/>
          <w:b/>
          <w:bCs/>
          <w:color w:val="000000"/>
          <w:rtl/>
        </w:rPr>
        <w:t>יצחק בר נחמן</w:t>
      </w:r>
      <w:r w:rsidRPr="003D1511">
        <w:rPr>
          <w:rFonts w:cs="Times New Roman"/>
          <w:color w:val="000000"/>
          <w:rtl/>
        </w:rPr>
        <w:t xml:space="preserve"> סלק גבי רבי יהושע בן לוי בלילי צומא רבא</w:t>
      </w:r>
      <w:r>
        <w:rPr>
          <w:rFonts w:cs="Times New Roman" w:hint="cs"/>
          <w:color w:val="000000"/>
          <w:rtl/>
        </w:rPr>
        <w:t>.</w:t>
      </w:r>
      <w:r w:rsidRPr="003D1511">
        <w:rPr>
          <w:rFonts w:cs="Times New Roman"/>
          <w:color w:val="000000"/>
          <w:rtl/>
        </w:rPr>
        <w:t xml:space="preserve"> נפק לגביה לביש סולייסיה</w:t>
      </w:r>
      <w:r>
        <w:rPr>
          <w:rFonts w:cs="Times New Roman" w:hint="cs"/>
          <w:color w:val="000000"/>
          <w:rtl/>
        </w:rPr>
        <w:t>.</w:t>
      </w:r>
      <w:r w:rsidRPr="003D1511">
        <w:rPr>
          <w:rFonts w:cs="Times New Roman"/>
          <w:color w:val="000000"/>
          <w:rtl/>
        </w:rPr>
        <w:t xml:space="preserve"> אמר ליה</w:t>
      </w:r>
      <w:r>
        <w:rPr>
          <w:rFonts w:cs="Times New Roman" w:hint="cs"/>
          <w:color w:val="000000"/>
          <w:rtl/>
        </w:rPr>
        <w:t>:</w:t>
      </w:r>
      <w:r w:rsidRPr="003D1511">
        <w:rPr>
          <w:rFonts w:cs="Times New Roman"/>
          <w:color w:val="000000"/>
          <w:rtl/>
        </w:rPr>
        <w:t xml:space="preserve"> מהו הכין</w:t>
      </w:r>
      <w:r>
        <w:rPr>
          <w:rFonts w:cs="Times New Roman" w:hint="cs"/>
          <w:color w:val="000000"/>
          <w:rtl/>
        </w:rPr>
        <w:t>?</w:t>
      </w:r>
      <w:r w:rsidRPr="003D1511">
        <w:rPr>
          <w:rFonts w:cs="Times New Roman"/>
          <w:color w:val="000000"/>
          <w:rtl/>
        </w:rPr>
        <w:t xml:space="preserve"> אמר ליה</w:t>
      </w:r>
      <w:r>
        <w:rPr>
          <w:rFonts w:cs="Times New Roman" w:hint="cs"/>
          <w:color w:val="000000"/>
          <w:rtl/>
        </w:rPr>
        <w:t>:</w:t>
      </w:r>
      <w:r w:rsidRPr="003D1511">
        <w:rPr>
          <w:rFonts w:cs="Times New Roman"/>
          <w:color w:val="000000"/>
          <w:rtl/>
        </w:rPr>
        <w:t xml:space="preserve"> איסתניס אני</w:t>
      </w:r>
      <w:r>
        <w:rPr>
          <w:rFonts w:cs="Times New Roman" w:hint="cs"/>
          <w:color w:val="000000"/>
          <w:rtl/>
        </w:rPr>
        <w:t>.</w:t>
      </w:r>
      <w:r w:rsidRPr="003D1511">
        <w:rPr>
          <w:rFonts w:cs="Times New Roman"/>
          <w:color w:val="000000"/>
          <w:rtl/>
        </w:rPr>
        <w:t xml:space="preserve"> רבי </w:t>
      </w:r>
      <w:r w:rsidRPr="003D1511">
        <w:rPr>
          <w:rFonts w:cs="Times New Roman"/>
          <w:b/>
          <w:bCs/>
          <w:color w:val="000000"/>
          <w:rtl/>
        </w:rPr>
        <w:t>יהושע בר נחמן</w:t>
      </w:r>
      <w:r w:rsidRPr="003D1511">
        <w:rPr>
          <w:rFonts w:cs="Times New Roman"/>
          <w:color w:val="000000"/>
          <w:rtl/>
        </w:rPr>
        <w:t xml:space="preserve"> סלק גבי רבי יהושע בן לוי בלילי תעניתה</w:t>
      </w:r>
      <w:r>
        <w:rPr>
          <w:rFonts w:cs="Times New Roman" w:hint="cs"/>
          <w:color w:val="000000"/>
          <w:rtl/>
        </w:rPr>
        <w:t>.</w:t>
      </w:r>
      <w:r w:rsidRPr="003D1511">
        <w:rPr>
          <w:rFonts w:cs="Times New Roman"/>
          <w:color w:val="000000"/>
          <w:rtl/>
        </w:rPr>
        <w:t xml:space="preserve"> נפק לגביה לביש סולייסיה</w:t>
      </w:r>
      <w:r>
        <w:rPr>
          <w:rFonts w:cs="Times New Roman" w:hint="cs"/>
          <w:color w:val="000000"/>
          <w:rtl/>
        </w:rPr>
        <w:t>.</w:t>
      </w:r>
      <w:r w:rsidRPr="003D1511">
        <w:rPr>
          <w:rFonts w:cs="Times New Roman"/>
          <w:color w:val="000000"/>
          <w:rtl/>
        </w:rPr>
        <w:t xml:space="preserve"> אמר ליה</w:t>
      </w:r>
      <w:r>
        <w:rPr>
          <w:rFonts w:cs="Times New Roman" w:hint="cs"/>
          <w:color w:val="000000"/>
          <w:rtl/>
        </w:rPr>
        <w:t>:</w:t>
      </w:r>
      <w:r w:rsidRPr="003D1511">
        <w:rPr>
          <w:rFonts w:cs="Times New Roman"/>
          <w:color w:val="000000"/>
          <w:rtl/>
        </w:rPr>
        <w:t xml:space="preserve"> מהו הכין</w:t>
      </w:r>
      <w:r>
        <w:rPr>
          <w:rFonts w:cs="Times New Roman" w:hint="cs"/>
          <w:color w:val="000000"/>
          <w:rtl/>
        </w:rPr>
        <w:t>?</w:t>
      </w:r>
      <w:r w:rsidRPr="003D1511">
        <w:rPr>
          <w:rFonts w:cs="Times New Roman"/>
          <w:color w:val="000000"/>
          <w:rtl/>
        </w:rPr>
        <w:t xml:space="preserve"> אמר ליה איסתניס אני</w:t>
      </w:r>
      <w:r>
        <w:rPr>
          <w:rFonts w:cs="Times New Roman"/>
        </w:rPr>
        <w:t xml:space="preserve"> (</w:t>
      </w:r>
      <w:r w:rsidRPr="004D5061">
        <w:rPr>
          <w:rFonts w:cs="Times New Roman"/>
          <w:b/>
          <w:bCs/>
        </w:rPr>
        <w:t>Rabbi Isaac bar Nahman</w:t>
      </w:r>
      <w:r>
        <w:rPr>
          <w:rFonts w:cs="Times New Roman"/>
        </w:rPr>
        <w:t xml:space="preserve"> went to visit Rabbi Joshua ben Levi on the night of the Great Fast [i.e. Yom Kippur] He came to him dressed in a </w:t>
      </w:r>
      <w:r>
        <w:rPr>
          <w:rFonts w:cs="Times New Roman"/>
          <w:i/>
          <w:iCs/>
        </w:rPr>
        <w:t>suleysa</w:t>
      </w:r>
      <w:r>
        <w:rPr>
          <w:rFonts w:cs="Times New Roman"/>
        </w:rPr>
        <w:t xml:space="preserve"> [whatever that is]. [Joshua] asked him: What is this? He answered: I am sensitive. </w:t>
      </w:r>
      <w:r w:rsidRPr="004D5061">
        <w:rPr>
          <w:rFonts w:cs="Times New Roman"/>
          <w:b/>
          <w:bCs/>
        </w:rPr>
        <w:t>Rabbi Joshua bar Nahman</w:t>
      </w:r>
      <w:r>
        <w:rPr>
          <w:rFonts w:cs="Times New Roman"/>
        </w:rPr>
        <w:t xml:space="preserve"> went to visit Rabbi Joshua ben Levi on the night of fasting. He came to him dressed in a </w:t>
      </w:r>
      <w:r>
        <w:rPr>
          <w:rFonts w:cs="Times New Roman"/>
          <w:i/>
          <w:iCs/>
        </w:rPr>
        <w:t>suleysa</w:t>
      </w:r>
      <w:r>
        <w:rPr>
          <w:rFonts w:cs="Times New Roman"/>
        </w:rPr>
        <w:t xml:space="preserve"> [wha</w:t>
      </w:r>
      <w:r>
        <w:rPr>
          <w:rFonts w:cs="Times New Roman"/>
        </w:rPr>
        <w:t>t</w:t>
      </w:r>
      <w:r>
        <w:rPr>
          <w:rFonts w:cs="Times New Roman"/>
        </w:rPr>
        <w:t>ever that is]. [Joshua] asked him: What is this? He answered: I am sensitive).. Perhaps the second is simply a literary parallel and not a historical figure.</w:t>
      </w:r>
    </w:p>
  </w:footnote>
  <w:footnote w:id="1208">
    <w:p w14:paraId="0EF9D9C1" w14:textId="77777777" w:rsidR="00865CD2" w:rsidRPr="007E333F" w:rsidRDefault="00865CD2" w:rsidP="007E333F">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1209">
    <w:p w14:paraId="22236934" w14:textId="77777777" w:rsidR="00865CD2" w:rsidRPr="004132D5" w:rsidRDefault="00865CD2" w:rsidP="007E333F">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210">
    <w:p w14:paraId="4387AA2F" w14:textId="77777777" w:rsidR="00865CD2" w:rsidRPr="00185535" w:rsidRDefault="00865CD2" w:rsidP="00706A70">
      <w:pPr>
        <w:pStyle w:val="FootnoteText"/>
        <w:bidi w:val="0"/>
        <w:spacing w:line="240" w:lineRule="auto"/>
        <w:rPr>
          <w:rtl/>
          <w:lang w:val="en-US"/>
        </w:rPr>
      </w:pPr>
      <w:r>
        <w:rPr>
          <w:rStyle w:val="FootnoteReference"/>
        </w:rPr>
        <w:footnoteRef/>
      </w:r>
      <w:r>
        <w:rPr>
          <w:rtl/>
        </w:rPr>
        <w:t xml:space="preserve"> </w:t>
      </w:r>
      <w:r>
        <w:rPr>
          <w:lang w:val="en-US"/>
        </w:rPr>
        <w:t xml:space="preserve">For this form see vol. 1, under Joshua (1) B/M, p. 126.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w:t>
      </w:r>
      <w:r w:rsidRPr="00A0126A">
        <w:rPr>
          <w:lang w:val="en-US"/>
        </w:rPr>
        <w:t>n</w:t>
      </w:r>
      <w:r w:rsidRPr="00A0126A">
        <w:rPr>
          <w:lang w:val="en-US"/>
        </w:rPr>
        <w:t>troduction 2.3.4.3</w:t>
      </w:r>
      <w:r>
        <w:rPr>
          <w:lang w:val="en-US"/>
        </w:rPr>
        <w:t xml:space="preserve">, p. </w:t>
      </w:r>
      <w:r>
        <w:rPr>
          <w:u w:color="FFFF00"/>
          <w:lang w:val="en-US"/>
        </w:rPr>
        <w:t>12</w:t>
      </w:r>
      <w:r>
        <w:rPr>
          <w:lang w:val="en-US"/>
        </w:rPr>
        <w:t>.</w:t>
      </w:r>
    </w:p>
  </w:footnote>
  <w:footnote w:id="1211">
    <w:p w14:paraId="4698B30D" w14:textId="77777777" w:rsidR="00865CD2" w:rsidRPr="001C20F9" w:rsidRDefault="00865CD2" w:rsidP="00EF7FEA">
      <w:pPr>
        <w:pStyle w:val="FootnoteText"/>
        <w:bidi w:val="0"/>
        <w:spacing w:line="240" w:lineRule="auto"/>
        <w:rPr>
          <w:lang w:val="en-US"/>
        </w:rPr>
      </w:pPr>
      <w:r>
        <w:rPr>
          <w:rStyle w:val="FootnoteReference"/>
        </w:rPr>
        <w:footnoteRef/>
      </w:r>
      <w:r>
        <w:rPr>
          <w:rtl/>
        </w:rPr>
        <w:t xml:space="preserve"> </w:t>
      </w:r>
      <w:r w:rsidRPr="001C20F9">
        <w:rPr>
          <w:lang w:val="en-US"/>
        </w:rPr>
        <w:t>Was a contemporary of Rabbi A</w:t>
      </w:r>
      <w:r>
        <w:rPr>
          <w:lang w:val="en-US"/>
        </w:rPr>
        <w:t>b</w:t>
      </w:r>
      <w:r w:rsidRPr="001C20F9">
        <w:rPr>
          <w:lang w:val="en-US"/>
        </w:rPr>
        <w:t>bahu</w:t>
      </w:r>
      <w:r>
        <w:rPr>
          <w:lang w:val="en-US"/>
        </w:rPr>
        <w:t xml:space="preserve"> (1)</w:t>
      </w:r>
      <w:r w:rsidRPr="001C20F9">
        <w:rPr>
          <w:lang w:val="en-US"/>
        </w:rPr>
        <w:t xml:space="preserve">, </w:t>
      </w:r>
      <w:r>
        <w:rPr>
          <w:lang w:val="en-US"/>
        </w:rPr>
        <w:t xml:space="preserve">who was a contemporary of Rabbi Yohanan (1), </w:t>
      </w:r>
      <w:r w:rsidRPr="001C20F9">
        <w:rPr>
          <w:lang w:val="en-US"/>
        </w:rPr>
        <w:t>see I</w:t>
      </w:r>
      <w:r w:rsidRPr="001C20F9">
        <w:rPr>
          <w:lang w:val="en-US"/>
        </w:rPr>
        <w:t>n</w:t>
      </w:r>
      <w:r w:rsidRPr="001C20F9">
        <w:rPr>
          <w:lang w:val="en-US"/>
        </w:rPr>
        <w:t xml:space="preserve">troduction </w:t>
      </w:r>
      <w:r>
        <w:rPr>
          <w:lang w:val="en-US"/>
        </w:rPr>
        <w:t>7.4.1</w:t>
      </w:r>
      <w:r w:rsidRPr="001C20F9">
        <w:rPr>
          <w:lang w:val="en-US"/>
        </w:rPr>
        <w:t>.</w:t>
      </w:r>
    </w:p>
  </w:footnote>
  <w:footnote w:id="1212">
    <w:p w14:paraId="6B19DBBA" w14:textId="77777777" w:rsidR="00865CD2" w:rsidRPr="00185535" w:rsidRDefault="00865CD2" w:rsidP="00BE0974">
      <w:pPr>
        <w:pStyle w:val="FootnoteText"/>
        <w:bidi w:val="0"/>
        <w:spacing w:line="240" w:lineRule="auto"/>
        <w:rPr>
          <w:rtl/>
          <w:lang w:val="en-US"/>
        </w:rPr>
      </w:pPr>
      <w:r>
        <w:rPr>
          <w:rStyle w:val="FootnoteReference"/>
        </w:rPr>
        <w:footnoteRef/>
      </w:r>
      <w:r>
        <w:rPr>
          <w:rtl/>
        </w:rPr>
        <w:t xml:space="preserve"> </w:t>
      </w:r>
      <w:r>
        <w:rPr>
          <w:lang w:val="en-US"/>
        </w:rPr>
        <w:t>See above, n. 24.</w:t>
      </w:r>
    </w:p>
  </w:footnote>
  <w:footnote w:id="1213">
    <w:p w14:paraId="5A0F5EE3" w14:textId="77777777" w:rsidR="00865CD2" w:rsidRPr="004132D5" w:rsidRDefault="00865CD2" w:rsidP="00BE0974">
      <w:pPr>
        <w:pStyle w:val="FootnoteText"/>
        <w:bidi w:val="0"/>
        <w:spacing w:line="240" w:lineRule="auto"/>
        <w:rPr>
          <w:lang w:val="en-US"/>
        </w:rPr>
      </w:pPr>
      <w:r>
        <w:rPr>
          <w:rStyle w:val="FootnoteReference"/>
        </w:rPr>
        <w:footnoteRef/>
      </w:r>
      <w:r>
        <w:rPr>
          <w:rtl/>
        </w:rPr>
        <w:t xml:space="preserve"> </w:t>
      </w:r>
      <w:r>
        <w:rPr>
          <w:lang w:val="en-US"/>
        </w:rPr>
        <w:t>See above, n. 23.</w:t>
      </w:r>
    </w:p>
  </w:footnote>
  <w:footnote w:id="1214">
    <w:p w14:paraId="1AB80F19" w14:textId="77777777" w:rsidR="00865CD2" w:rsidRPr="00C25B62" w:rsidRDefault="00865CD2" w:rsidP="005A4E6B">
      <w:pPr>
        <w:pStyle w:val="FootnoteText"/>
        <w:bidi w:val="0"/>
        <w:spacing w:line="240" w:lineRule="auto"/>
        <w:rPr>
          <w:lang w:val="en-US"/>
        </w:rPr>
      </w:pPr>
      <w:r>
        <w:rPr>
          <w:rStyle w:val="FootnoteReference"/>
        </w:rPr>
        <w:footnoteRef/>
      </w:r>
      <w:r>
        <w:rPr>
          <w:rtl/>
        </w:rPr>
        <w:t xml:space="preserve"> </w:t>
      </w:r>
      <w:r w:rsidRPr="00C25B62">
        <w:rPr>
          <w:lang w:val="en-US"/>
        </w:rPr>
        <w:t xml:space="preserve">In </w:t>
      </w:r>
      <w:r w:rsidRPr="00592F16">
        <w:rPr>
          <w:rFonts w:cs="Times New Roman"/>
          <w:lang w:val="it-IT"/>
        </w:rPr>
        <w:t xml:space="preserve">Kosovsky, </w:t>
      </w:r>
      <w:r w:rsidRPr="00592F16">
        <w:rPr>
          <w:rFonts w:cs="Times New Roman"/>
          <w:i/>
          <w:iCs/>
          <w:lang w:val="it-IT"/>
        </w:rPr>
        <w:t>Yerushalmi</w:t>
      </w:r>
      <w:r w:rsidRPr="00C25B62">
        <w:rPr>
          <w:lang w:val="en-US"/>
        </w:rPr>
        <w:t>, 430-1</w:t>
      </w:r>
      <w:r>
        <w:rPr>
          <w:lang w:val="en-US"/>
        </w:rPr>
        <w:t xml:space="preserve"> on</w:t>
      </w:r>
      <w:r w:rsidRPr="00C25B62">
        <w:rPr>
          <w:lang w:val="en-US"/>
        </w:rPr>
        <w:t xml:space="preserve">e is </w:t>
      </w:r>
      <w:r>
        <w:rPr>
          <w:lang w:val="en-US"/>
        </w:rPr>
        <w:t>informed</w:t>
      </w:r>
      <w:r w:rsidRPr="00C25B62">
        <w:rPr>
          <w:lang w:val="en-US"/>
        </w:rPr>
        <w:t xml:space="preserve"> </w:t>
      </w:r>
      <w:r>
        <w:rPr>
          <w:lang w:val="en-US"/>
        </w:rPr>
        <w:t xml:space="preserve">that any Joseph son of Joshua refers to Joseph (34) son of Joshua ben Levi (vol. 1, Joshua [25], p. 126) but the text here does not imply this. Hyman, </w:t>
      </w:r>
      <w:r>
        <w:rPr>
          <w:i/>
          <w:iCs/>
          <w:lang w:val="en-US"/>
        </w:rPr>
        <w:t>Toldoth</w:t>
      </w:r>
      <w:r>
        <w:rPr>
          <w:lang w:val="en-US"/>
        </w:rPr>
        <w:t xml:space="preserve">, 728 identified him as a separate person, also mentioned in </w:t>
      </w:r>
      <w:r>
        <w:rPr>
          <w:i/>
          <w:iCs/>
          <w:lang w:val="en-US"/>
        </w:rPr>
        <w:t>bHul</w:t>
      </w:r>
      <w:r>
        <w:rPr>
          <w:lang w:val="en-US"/>
        </w:rPr>
        <w:t xml:space="preserve"> 56b and </w:t>
      </w:r>
      <w:r>
        <w:rPr>
          <w:i/>
          <w:iCs/>
          <w:lang w:val="en-US"/>
        </w:rPr>
        <w:t>bNid</w:t>
      </w:r>
      <w:r>
        <w:rPr>
          <w:lang w:val="en-US"/>
        </w:rPr>
        <w:t xml:space="preserve"> 24a, but b</w:t>
      </w:r>
      <w:r>
        <w:rPr>
          <w:lang w:val="en-US"/>
        </w:rPr>
        <w:t>e</w:t>
      </w:r>
      <w:r>
        <w:rPr>
          <w:lang w:val="en-US"/>
        </w:rPr>
        <w:t xml:space="preserve">cause he is cited by Rabbi Yohanan (1), he thinks he was a tanna, i.e. too early for this volume. Yet he is only recorded in amoraic literature. </w:t>
      </w:r>
    </w:p>
  </w:footnote>
  <w:footnote w:id="1215">
    <w:p w14:paraId="2227E363" w14:textId="77777777" w:rsidR="00865CD2" w:rsidRPr="007E333F" w:rsidRDefault="00865CD2" w:rsidP="007E333F">
      <w:pPr>
        <w:pStyle w:val="FootnoteText"/>
        <w:bidi w:val="0"/>
        <w:spacing w:line="240" w:lineRule="auto"/>
        <w:rPr>
          <w:lang w:val="en-US"/>
        </w:rPr>
      </w:pPr>
      <w:r>
        <w:rPr>
          <w:rStyle w:val="FootnoteReference"/>
        </w:rPr>
        <w:footnoteRef/>
      </w:r>
      <w:r>
        <w:rPr>
          <w:rtl/>
        </w:rPr>
        <w:t xml:space="preserve"> </w:t>
      </w:r>
      <w:r>
        <w:rPr>
          <w:lang w:val="en-US"/>
        </w:rPr>
        <w:t>Rabbi Yohanan (1), transmits in his son’s name, see Introduction 7.4.1.</w:t>
      </w:r>
    </w:p>
  </w:footnote>
  <w:footnote w:id="1216">
    <w:p w14:paraId="6F4B145E" w14:textId="77777777" w:rsidR="00865CD2" w:rsidRPr="00AA60E5" w:rsidRDefault="00865CD2" w:rsidP="00602D78">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he appears only in BT, he bears the title </w:t>
      </w:r>
      <w:r w:rsidRPr="005E436F">
        <w:rPr>
          <w:rFonts w:cs="Times New Roman"/>
          <w:rtl/>
          <w:lang w:val="en-US"/>
        </w:rPr>
        <w:t>רבי</w:t>
      </w:r>
      <w:r w:rsidRPr="005E436F">
        <w:rPr>
          <w:lang w:val="en-US"/>
        </w:rPr>
        <w:t xml:space="preserve">, see </w:t>
      </w:r>
      <w:r>
        <w:rPr>
          <w:lang w:val="en-US"/>
        </w:rPr>
        <w:t xml:space="preserve">vol. 4, </w:t>
      </w:r>
      <w:r w:rsidRPr="005E436F">
        <w:rPr>
          <w:lang w:val="en-US"/>
        </w:rPr>
        <w:t xml:space="preserve">Introduction </w:t>
      </w:r>
      <w:r>
        <w:rPr>
          <w:u w:color="FFFF00"/>
          <w:lang w:val="en-US"/>
        </w:rPr>
        <w:t>7.1, pp. 39-40</w:t>
      </w:r>
      <w:r w:rsidRPr="005E436F">
        <w:rPr>
          <w:lang w:val="en-US"/>
        </w:rPr>
        <w:t xml:space="preserve">, and Hyman, </w:t>
      </w:r>
      <w:r w:rsidRPr="005E436F">
        <w:rPr>
          <w:i/>
          <w:iCs/>
          <w:lang w:val="en-US"/>
        </w:rPr>
        <w:t>To</w:t>
      </w:r>
      <w:r w:rsidRPr="005E436F">
        <w:rPr>
          <w:i/>
          <w:iCs/>
          <w:lang w:val="en-US"/>
        </w:rPr>
        <w:t>l</w:t>
      </w:r>
      <w:r w:rsidRPr="005E436F">
        <w:rPr>
          <w:i/>
          <w:iCs/>
          <w:lang w:val="en-US"/>
        </w:rPr>
        <w:t>doth</w:t>
      </w:r>
      <w:r>
        <w:rPr>
          <w:lang w:val="en-US"/>
        </w:rPr>
        <w:t>, 620</w:t>
      </w:r>
      <w:r w:rsidRPr="005E436F">
        <w:rPr>
          <w:lang w:val="en-US"/>
        </w:rPr>
        <w:t>.</w:t>
      </w:r>
    </w:p>
  </w:footnote>
  <w:footnote w:id="1217">
    <w:p w14:paraId="2E595E53" w14:textId="77777777" w:rsidR="00865CD2" w:rsidRPr="009D2DBE" w:rsidRDefault="00865CD2" w:rsidP="00A65199">
      <w:pPr>
        <w:pStyle w:val="FootnoteText"/>
        <w:bidi w:val="0"/>
        <w:spacing w:line="240" w:lineRule="auto"/>
        <w:rPr>
          <w:lang w:val="en-US"/>
        </w:rPr>
      </w:pPr>
      <w:r>
        <w:rPr>
          <w:rStyle w:val="FootnoteReference"/>
        </w:rPr>
        <w:footnoteRef/>
      </w:r>
      <w:r>
        <w:rPr>
          <w:rtl/>
        </w:rPr>
        <w:t xml:space="preserve"> </w:t>
      </w:r>
      <w:r>
        <w:rPr>
          <w:lang w:val="en-US"/>
        </w:rPr>
        <w:t>Was a contemporary of Ulla (1), who was a student of Rabbi Yohanan (1), see Introduction 7.4.1.</w:t>
      </w:r>
    </w:p>
  </w:footnote>
  <w:footnote w:id="1218">
    <w:p w14:paraId="35845984" w14:textId="77777777" w:rsidR="00865CD2" w:rsidRPr="005C3A73" w:rsidRDefault="00865CD2" w:rsidP="00022B86">
      <w:pPr>
        <w:pStyle w:val="FootnoteText"/>
        <w:bidi w:val="0"/>
        <w:spacing w:line="240" w:lineRule="auto"/>
        <w:rPr>
          <w:lang w:val="en-US"/>
        </w:rPr>
      </w:pPr>
      <w:r>
        <w:rPr>
          <w:rStyle w:val="FootnoteReference"/>
        </w:rPr>
        <w:footnoteRef/>
      </w:r>
      <w:r>
        <w:t xml:space="preserve"> </w:t>
      </w:r>
      <w:r>
        <w:rPr>
          <w:lang w:val="en-US"/>
        </w:rPr>
        <w:t>C</w:t>
      </w:r>
      <w:r w:rsidRPr="005C3A73">
        <w:rPr>
          <w:lang w:val="en-US"/>
        </w:rPr>
        <w:t xml:space="preserve">ites late tannaim and early amoraim, see </w:t>
      </w:r>
      <w:r>
        <w:rPr>
          <w:lang w:val="en-US"/>
        </w:rPr>
        <w:t xml:space="preserve">vol. 1, </w:t>
      </w:r>
      <w:r w:rsidRPr="005C3A73">
        <w:rPr>
          <w:lang w:val="en-US"/>
        </w:rPr>
        <w:t xml:space="preserve">Introduction </w:t>
      </w:r>
      <w:r>
        <w:rPr>
          <w:lang w:val="en-US"/>
        </w:rPr>
        <w:t>7.5.1.4, p. 52</w:t>
      </w:r>
      <w:r w:rsidRPr="005C3A73">
        <w:rPr>
          <w:lang w:val="en-US"/>
        </w:rPr>
        <w:t>.</w:t>
      </w:r>
    </w:p>
  </w:footnote>
  <w:footnote w:id="1219">
    <w:p w14:paraId="316ADBBF" w14:textId="77777777" w:rsidR="00865CD2" w:rsidRPr="00215E98" w:rsidRDefault="00865CD2" w:rsidP="00A65199">
      <w:pPr>
        <w:pStyle w:val="FootnoteText"/>
        <w:bidi w:val="0"/>
        <w:spacing w:line="240" w:lineRule="auto"/>
        <w:rPr>
          <w:lang w:val="en-US"/>
        </w:rPr>
      </w:pPr>
      <w:r>
        <w:rPr>
          <w:rStyle w:val="FootnoteReference"/>
        </w:rPr>
        <w:footnoteRef/>
      </w:r>
      <w:r>
        <w:rPr>
          <w:rtl/>
        </w:rPr>
        <w:t xml:space="preserve"> </w:t>
      </w:r>
      <w:r>
        <w:rPr>
          <w:lang w:val="en-US"/>
        </w:rPr>
        <w:t>Rav Huna (1) S-H/M, in vol. 4, p. 347, who died in 297 transmits in his name, see Introduction 7.4.5.</w:t>
      </w:r>
    </w:p>
  </w:footnote>
  <w:footnote w:id="1220">
    <w:p w14:paraId="6B7CEA1A" w14:textId="77777777" w:rsidR="00865CD2" w:rsidRPr="00E5202D" w:rsidRDefault="00865CD2" w:rsidP="00A65199">
      <w:pPr>
        <w:pStyle w:val="FootnoteText"/>
        <w:bidi w:val="0"/>
        <w:spacing w:line="240" w:lineRule="auto"/>
        <w:rPr>
          <w:lang w:val="en-US"/>
        </w:rPr>
      </w:pPr>
      <w:r>
        <w:rPr>
          <w:rStyle w:val="FootnoteReference"/>
        </w:rPr>
        <w:footnoteRef/>
      </w:r>
      <w:r>
        <w:rPr>
          <w:rtl/>
        </w:rPr>
        <w:t xml:space="preserve"> </w:t>
      </w:r>
      <w:r>
        <w:rPr>
          <w:lang w:val="en-US"/>
        </w:rPr>
        <w:t>He is mentioned by Isaac (4), who transmitted traditions in the name of late tannaim, see Intr</w:t>
      </w:r>
      <w:r>
        <w:rPr>
          <w:lang w:val="en-US"/>
        </w:rPr>
        <w:t>o</w:t>
      </w:r>
      <w:r>
        <w:rPr>
          <w:lang w:val="en-US"/>
        </w:rPr>
        <w:t>duction 7.4.1.</w:t>
      </w:r>
    </w:p>
  </w:footnote>
  <w:footnote w:id="1221">
    <w:p w14:paraId="322DDEBB" w14:textId="77777777" w:rsidR="00865CD2" w:rsidRPr="00B32F2E" w:rsidRDefault="00865CD2" w:rsidP="00C05C5A">
      <w:pPr>
        <w:pStyle w:val="FootnoteText"/>
        <w:bidi w:val="0"/>
        <w:spacing w:line="240" w:lineRule="auto"/>
        <w:rPr>
          <w:lang w:val="en-US"/>
        </w:rPr>
      </w:pPr>
      <w:r>
        <w:rPr>
          <w:rStyle w:val="FootnoteReference"/>
        </w:rPr>
        <w:footnoteRef/>
      </w:r>
      <w:r>
        <w:rPr>
          <w:rtl/>
        </w:rPr>
        <w:t xml:space="preserve"> </w:t>
      </w:r>
      <w:r>
        <w:rPr>
          <w:lang w:val="en-US"/>
        </w:rPr>
        <w:t>See above, n. 23</w:t>
      </w:r>
      <w:r w:rsidRPr="00B32F2E">
        <w:rPr>
          <w:lang w:val="en-US"/>
        </w:rPr>
        <w:t>.</w:t>
      </w:r>
    </w:p>
  </w:footnote>
  <w:footnote w:id="1222">
    <w:p w14:paraId="24C68C5E" w14:textId="77777777" w:rsidR="00865CD2" w:rsidRPr="007B67AA" w:rsidRDefault="00865CD2" w:rsidP="008F12AA">
      <w:pPr>
        <w:pStyle w:val="FootnoteText"/>
        <w:bidi w:val="0"/>
        <w:spacing w:line="240" w:lineRule="auto"/>
        <w:rPr>
          <w:lang w:val="en-US"/>
        </w:rPr>
      </w:pPr>
      <w:r w:rsidRPr="009A4CB8">
        <w:rPr>
          <w:rStyle w:val="FootnoteReference"/>
        </w:rPr>
        <w:footnoteRef/>
      </w:r>
      <w:r w:rsidRPr="009A4CB8">
        <w:rPr>
          <w:rtl/>
        </w:rPr>
        <w:t xml:space="preserve"> </w:t>
      </w:r>
      <w:r w:rsidRPr="005E436F">
        <w:t xml:space="preserve">In </w:t>
      </w:r>
      <w:r>
        <w:t>Hebrew</w:t>
      </w:r>
      <w:r w:rsidRPr="005E436F">
        <w:t xml:space="preserve"> </w:t>
      </w:r>
      <w:r w:rsidRPr="009A4CB8">
        <w:rPr>
          <w:lang w:val="en-US"/>
        </w:rPr>
        <w:t xml:space="preserve">– </w:t>
      </w:r>
      <w:r w:rsidRPr="005E436F">
        <w:rPr>
          <w:rFonts w:cs="Times New Roman"/>
          <w:rtl/>
        </w:rPr>
        <w:t>כהן</w:t>
      </w:r>
      <w:r>
        <w:rPr>
          <w:rFonts w:cs="Times New Roman"/>
          <w:rtl/>
        </w:rPr>
        <w:t xml:space="preserve"> </w:t>
      </w:r>
      <w:r w:rsidRPr="005E436F">
        <w:rPr>
          <w:rFonts w:cs="Times New Roman"/>
          <w:rtl/>
        </w:rPr>
        <w:t>מארבל</w:t>
      </w:r>
      <w:r>
        <w:t xml:space="preserve">, see Reeg, </w:t>
      </w:r>
      <w:r>
        <w:rPr>
          <w:i/>
          <w:iCs/>
        </w:rPr>
        <w:t>Ortsnamen</w:t>
      </w:r>
      <w:r>
        <w:t>, 56-7</w:t>
      </w:r>
      <w:r w:rsidRPr="009A4CB8">
        <w:t>.</w:t>
      </w:r>
      <w:r>
        <w:t xml:space="preserve"> </w:t>
      </w:r>
      <w:r>
        <w:rPr>
          <w:rFonts w:cs="Times New Roman"/>
          <w:lang w:val="en-US"/>
        </w:rPr>
        <w:t>On such designations see vol. 1, Introduction 3.2.5-6, pp. 33-4.</w:t>
      </w:r>
    </w:p>
  </w:footnote>
  <w:footnote w:id="1223">
    <w:p w14:paraId="7003C338" w14:textId="77777777" w:rsidR="00865CD2" w:rsidRPr="00FF1D95" w:rsidRDefault="00865CD2" w:rsidP="00FF1D95">
      <w:pPr>
        <w:pStyle w:val="FootnoteText"/>
        <w:bidi w:val="0"/>
        <w:spacing w:line="240" w:lineRule="auto"/>
        <w:rPr>
          <w:lang w:val="en-US"/>
        </w:rPr>
      </w:pPr>
      <w:r>
        <w:rPr>
          <w:rStyle w:val="FootnoteReference"/>
        </w:rPr>
        <w:footnoteRef/>
      </w:r>
      <w:r>
        <w:t xml:space="preserve"> </w:t>
      </w:r>
      <w:r>
        <w:rPr>
          <w:lang w:val="en-US"/>
        </w:rPr>
        <w:t xml:space="preserve">In this chronicle, just before he is mentioned, we are informed that 166 years after the destruction of the </w:t>
      </w:r>
      <w:smartTag w:uri="urn:schemas-microsoft-com:office:smarttags" w:element="City">
        <w:r>
          <w:rPr>
            <w:lang w:val="en-US"/>
          </w:rPr>
          <w:t>Temple</w:t>
        </w:r>
      </w:smartTag>
      <w:r>
        <w:rPr>
          <w:lang w:val="en-US"/>
        </w:rPr>
        <w:t xml:space="preserve"> there was a war between </w:t>
      </w:r>
      <w:smartTag w:uri="urn:schemas-microsoft-com:office:smarttags" w:element="City">
        <w:r>
          <w:rPr>
            <w:lang w:val="en-US"/>
          </w:rPr>
          <w:t>Rome</w:t>
        </w:r>
      </w:smartTag>
      <w:r>
        <w:rPr>
          <w:lang w:val="en-US"/>
        </w:rPr>
        <w:t xml:space="preserve"> and the Persians. He was therefore supposed to have lived shortly thereafter.</w:t>
      </w:r>
    </w:p>
  </w:footnote>
  <w:footnote w:id="1224">
    <w:p w14:paraId="5B6529B6" w14:textId="77777777" w:rsidR="00865CD2" w:rsidRPr="00FD3703" w:rsidRDefault="00865CD2" w:rsidP="00730F8C">
      <w:pPr>
        <w:pStyle w:val="FootnoteText"/>
        <w:bidi w:val="0"/>
        <w:spacing w:line="240" w:lineRule="auto"/>
        <w:rPr>
          <w:rtl/>
          <w:lang w:val="en-US"/>
        </w:rPr>
      </w:pPr>
      <w:r>
        <w:rPr>
          <w:rStyle w:val="FootnoteReference"/>
        </w:rPr>
        <w:footnoteRef/>
      </w:r>
      <w:r>
        <w:t xml:space="preserve"> </w:t>
      </w:r>
      <w:r w:rsidRPr="005E436F">
        <w:rPr>
          <w:lang w:val="en-US"/>
        </w:rPr>
        <w:t>In this composition Se‘adya Gaon explains the work of poets</w:t>
      </w:r>
      <w:r>
        <w:rPr>
          <w:lang w:val="en-US"/>
        </w:rPr>
        <w:t xml:space="preserve"> (</w:t>
      </w:r>
      <w:r>
        <w:rPr>
          <w:rFonts w:cs="Times New Roman" w:hint="cs"/>
          <w:rtl/>
          <w:lang w:val="en-US"/>
        </w:rPr>
        <w:t>אלשערא</w:t>
      </w:r>
      <w:r>
        <w:rPr>
          <w:rFonts w:cs="Times New Roman"/>
          <w:lang w:val="en-US"/>
        </w:rPr>
        <w:t xml:space="preserve"> in Judeo-Arabic</w:t>
      </w:r>
      <w:r>
        <w:rPr>
          <w:lang w:val="en-US"/>
        </w:rPr>
        <w:t>), and lists this one among them, see Introduction 3.1.3.6.</w:t>
      </w:r>
    </w:p>
  </w:footnote>
  <w:footnote w:id="1225">
    <w:p w14:paraId="52FE1A63" w14:textId="77777777" w:rsidR="00865CD2" w:rsidRPr="00393C2F" w:rsidRDefault="00865CD2" w:rsidP="004B0AD0">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Zulay, </w:t>
      </w:r>
      <w:r w:rsidRPr="005E436F">
        <w:rPr>
          <w:rFonts w:cs="Times New Roman"/>
          <w:i/>
          <w:iCs/>
          <w:lang w:val="en-US"/>
        </w:rPr>
        <w:t>Eretz Israel</w:t>
      </w:r>
      <w:r w:rsidRPr="005E436F">
        <w:rPr>
          <w:rFonts w:cs="Times New Roman"/>
          <w:lang w:val="en-US"/>
        </w:rPr>
        <w:t>, 165</w:t>
      </w:r>
      <w:r>
        <w:rPr>
          <w:rFonts w:cs="Times New Roman"/>
          <w:lang w:val="en-US"/>
        </w:rPr>
        <w:t xml:space="preserve"> dates him to the Byzantine period, see Introduction 7.5.5.</w:t>
      </w:r>
    </w:p>
  </w:footnote>
  <w:footnote w:id="1226">
    <w:p w14:paraId="794717AF" w14:textId="77777777" w:rsidR="00865CD2" w:rsidRPr="009E5B15" w:rsidRDefault="00865CD2" w:rsidP="005E00E4">
      <w:pPr>
        <w:pStyle w:val="FootnoteText"/>
        <w:bidi w:val="0"/>
        <w:spacing w:line="240" w:lineRule="auto"/>
        <w:rPr>
          <w:rFonts w:cs="Times New Roman"/>
          <w:lang w:val="de-DE"/>
        </w:rPr>
      </w:pPr>
      <w:r w:rsidRPr="009E5B15">
        <w:rPr>
          <w:rStyle w:val="FootnoteReference"/>
          <w:rFonts w:cs="Times New Roman"/>
        </w:rPr>
        <w:footnoteRef/>
      </w:r>
      <w:r w:rsidRPr="009E5B15">
        <w:rPr>
          <w:rFonts w:cs="Times New Roman"/>
          <w:rtl/>
        </w:rPr>
        <w:t xml:space="preserve"> </w:t>
      </w:r>
      <w:r w:rsidRPr="009E5B15">
        <w:rPr>
          <w:rFonts w:cs="Times New Roman"/>
          <w:lang w:val="en-US"/>
        </w:rPr>
        <w:t xml:space="preserve">On the additional </w:t>
      </w:r>
      <w:r w:rsidRPr="009E5B15">
        <w:rPr>
          <w:rFonts w:cs="Times New Roman"/>
          <w:rtl/>
          <w:lang w:val="en-US"/>
        </w:rPr>
        <w:t>ו</w:t>
      </w:r>
      <w:r w:rsidRPr="009E5B15">
        <w:rPr>
          <w:rFonts w:cs="Times New Roman"/>
          <w:lang w:val="en-US"/>
        </w:rPr>
        <w:t xml:space="preserve"> as a dialect variant see vol</w:t>
      </w:r>
      <w:r>
        <w:rPr>
          <w:rFonts w:cs="Times New Roman"/>
          <w:lang w:val="en-US"/>
        </w:rPr>
        <w:t>.</w:t>
      </w:r>
      <w:r w:rsidRPr="009E5B15">
        <w:rPr>
          <w:rFonts w:cs="Times New Roman"/>
          <w:lang w:val="en-US"/>
        </w:rPr>
        <w:t xml:space="preserve"> 4, Intr</w:t>
      </w:r>
      <w:r w:rsidRPr="009E5B15">
        <w:rPr>
          <w:rFonts w:cs="Times New Roman"/>
          <w:lang w:val="en-US"/>
        </w:rPr>
        <w:t>o</w:t>
      </w:r>
      <w:r w:rsidRPr="009E5B15">
        <w:rPr>
          <w:rFonts w:cs="Times New Roman"/>
          <w:lang w:val="en-US"/>
        </w:rPr>
        <w:t>duction 2.3.5.</w:t>
      </w:r>
      <w:r w:rsidRPr="009E5B15">
        <w:rPr>
          <w:rFonts w:cs="Times New Roman"/>
          <w:rtl/>
          <w:lang w:val="en-US"/>
        </w:rPr>
        <w:t>1</w:t>
      </w:r>
      <w:r w:rsidRPr="009E5B15">
        <w:rPr>
          <w:rFonts w:cs="Times New Roman"/>
          <w:lang w:val="en-US"/>
        </w:rPr>
        <w:t xml:space="preserve">, pp. </w:t>
      </w:r>
      <w:r>
        <w:rPr>
          <w:rFonts w:cs="Times New Roman"/>
          <w:lang w:val="de-DE"/>
        </w:rPr>
        <w:t>13.</w:t>
      </w:r>
    </w:p>
  </w:footnote>
  <w:footnote w:id="1227">
    <w:p w14:paraId="37649EF8" w14:textId="77777777" w:rsidR="00865CD2" w:rsidRPr="009E5B15" w:rsidRDefault="00865CD2" w:rsidP="00C05C5A">
      <w:pPr>
        <w:pStyle w:val="FootnoteText"/>
        <w:bidi w:val="0"/>
        <w:spacing w:line="240" w:lineRule="auto"/>
        <w:rPr>
          <w:rFonts w:cs="Times New Roman"/>
          <w:lang w:val="de-DE"/>
        </w:rPr>
      </w:pPr>
      <w:r w:rsidRPr="009E5B15">
        <w:rPr>
          <w:rStyle w:val="FootnoteReference"/>
          <w:rFonts w:cs="Times New Roman"/>
        </w:rPr>
        <w:footnoteRef/>
      </w:r>
      <w:r w:rsidRPr="009E5B15">
        <w:rPr>
          <w:rFonts w:cs="Times New Roman"/>
          <w:rtl/>
        </w:rPr>
        <w:t xml:space="preserve"> </w:t>
      </w:r>
      <w:r>
        <w:rPr>
          <w:rFonts w:cs="Times New Roman"/>
          <w:lang w:val="de-DE"/>
        </w:rPr>
        <w:t>See prvious note</w:t>
      </w:r>
      <w:r w:rsidRPr="009E5B15">
        <w:rPr>
          <w:rFonts w:cs="Times New Roman"/>
          <w:lang w:val="de-DE"/>
        </w:rPr>
        <w:t>.</w:t>
      </w:r>
    </w:p>
  </w:footnote>
  <w:footnote w:id="1228">
    <w:p w14:paraId="2A335674"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229">
    <w:p w14:paraId="0E886920" w14:textId="77777777" w:rsidR="00865CD2" w:rsidRPr="009E5B15" w:rsidRDefault="00865CD2" w:rsidP="009E5B15">
      <w:pPr>
        <w:pStyle w:val="FootnoteText"/>
        <w:bidi w:val="0"/>
        <w:spacing w:line="240" w:lineRule="auto"/>
        <w:rPr>
          <w:lang w:val="en-US"/>
        </w:rPr>
      </w:pPr>
      <w:r w:rsidRPr="003F7A75">
        <w:rPr>
          <w:rStyle w:val="FootnoteReference"/>
        </w:rPr>
        <w:footnoteRef/>
      </w:r>
      <w:r w:rsidRPr="003F7A75">
        <w:rPr>
          <w:rtl/>
        </w:rPr>
        <w:t xml:space="preserve"> </w:t>
      </w:r>
      <w:r w:rsidRPr="009E5B15">
        <w:rPr>
          <w:lang w:val="en-US"/>
        </w:rPr>
        <w:t>The letter replacement is probably a scribal error, see vol. 3, Introduction 2.</w:t>
      </w:r>
      <w:r>
        <w:rPr>
          <w:lang w:val="en-US"/>
        </w:rPr>
        <w:t>8.3, p. 20.</w:t>
      </w:r>
      <w:r w:rsidRPr="009E5B15">
        <w:rPr>
          <w:lang w:val="en-US"/>
        </w:rPr>
        <w:t xml:space="preserve"> </w:t>
      </w:r>
    </w:p>
  </w:footnote>
  <w:footnote w:id="1230">
    <w:p w14:paraId="2235A0F5" w14:textId="77777777" w:rsidR="00865CD2" w:rsidRPr="00674117" w:rsidRDefault="00865CD2" w:rsidP="00834FB0">
      <w:pPr>
        <w:pStyle w:val="FootnoteText"/>
        <w:bidi w:val="0"/>
        <w:spacing w:line="240" w:lineRule="auto"/>
        <w:jc w:val="both"/>
        <w:rPr>
          <w:lang w:val="en-US"/>
        </w:rPr>
      </w:pPr>
      <w:r>
        <w:rPr>
          <w:rStyle w:val="FootnoteReference"/>
        </w:rPr>
        <w:footnoteRef/>
      </w:r>
      <w:r>
        <w:rPr>
          <w:rtl/>
        </w:rPr>
        <w:t xml:space="preserve"> </w:t>
      </w:r>
      <w:r w:rsidRPr="00674117">
        <w:rPr>
          <w:rFonts w:cs="Times New Roman"/>
          <w:lang w:val="en-US"/>
        </w:rPr>
        <w:t>This is the year in which Beth She‘arim was destroyed, see Introduction 7.</w:t>
      </w:r>
      <w:r>
        <w:rPr>
          <w:rFonts w:cs="Times New Roman"/>
          <w:u w:color="FFFF00"/>
          <w:lang w:val="en-US"/>
        </w:rPr>
        <w:t>5.1</w:t>
      </w:r>
      <w:r w:rsidRPr="00674117">
        <w:rPr>
          <w:rFonts w:cs="Times New Roman"/>
          <w:lang w:val="en-US"/>
        </w:rPr>
        <w:t>.</w:t>
      </w:r>
    </w:p>
  </w:footnote>
  <w:footnote w:id="1231">
    <w:p w14:paraId="7E6C908C" w14:textId="77777777" w:rsidR="00865CD2" w:rsidRPr="009E5B15" w:rsidRDefault="00865CD2" w:rsidP="00C05C5A">
      <w:pPr>
        <w:pStyle w:val="FootnoteText"/>
        <w:bidi w:val="0"/>
        <w:spacing w:line="240" w:lineRule="auto"/>
        <w:rPr>
          <w:lang w:val="en-US"/>
        </w:rPr>
      </w:pPr>
      <w:r>
        <w:rPr>
          <w:rStyle w:val="FootnoteReference"/>
        </w:rPr>
        <w:footnoteRef/>
      </w:r>
      <w:r>
        <w:t xml:space="preserve"> </w:t>
      </w:r>
      <w:r>
        <w:rPr>
          <w:rFonts w:hint="cs"/>
          <w:lang w:val="en-US"/>
        </w:rPr>
        <w:t>S</w:t>
      </w:r>
      <w:r>
        <w:rPr>
          <w:lang w:val="en-US"/>
        </w:rPr>
        <w:t xml:space="preserve">o in </w:t>
      </w:r>
      <w:r>
        <w:rPr>
          <w:i/>
          <w:iCs/>
          <w:lang w:val="en-US"/>
        </w:rPr>
        <w:t xml:space="preserve">BS </w:t>
      </w:r>
      <w:r w:rsidRPr="003A2C04">
        <w:rPr>
          <w:lang w:val="en-US"/>
        </w:rPr>
        <w:t xml:space="preserve">3:23. </w:t>
      </w:r>
      <w:r>
        <w:rPr>
          <w:lang w:val="en-US"/>
        </w:rPr>
        <w:t>For this form see above, n. 17</w:t>
      </w:r>
      <w:r w:rsidRPr="0024335C">
        <w:rPr>
          <w:lang w:val="en-US"/>
        </w:rPr>
        <w:t>.</w:t>
      </w:r>
    </w:p>
  </w:footnote>
  <w:footnote w:id="1232">
    <w:p w14:paraId="25F237E2" w14:textId="77777777" w:rsidR="00865CD2" w:rsidRPr="009E5B15" w:rsidRDefault="00865CD2" w:rsidP="00C05C5A">
      <w:pPr>
        <w:pStyle w:val="FootnoteText"/>
        <w:bidi w:val="0"/>
        <w:spacing w:line="240" w:lineRule="auto"/>
        <w:rPr>
          <w:lang w:val="en-US"/>
        </w:rPr>
      </w:pPr>
      <w:r>
        <w:rPr>
          <w:rStyle w:val="FootnoteReference"/>
        </w:rPr>
        <w:footnoteRef/>
      </w:r>
      <w:r>
        <w:t xml:space="preserve"> </w:t>
      </w:r>
      <w:r>
        <w:rPr>
          <w:rFonts w:hint="cs"/>
          <w:lang w:val="en-US"/>
        </w:rPr>
        <w:t>S</w:t>
      </w:r>
      <w:r>
        <w:rPr>
          <w:lang w:val="en-US"/>
        </w:rPr>
        <w:t xml:space="preserve">o in </w:t>
      </w:r>
      <w:r>
        <w:rPr>
          <w:i/>
          <w:iCs/>
          <w:lang w:val="en-US"/>
        </w:rPr>
        <w:t xml:space="preserve">BS </w:t>
      </w:r>
      <w:r>
        <w:rPr>
          <w:lang w:val="en-US"/>
        </w:rPr>
        <w:t>3:24 and 3:25, see above, n. 40</w:t>
      </w:r>
      <w:r w:rsidRPr="0024335C">
        <w:rPr>
          <w:lang w:val="en-US"/>
        </w:rPr>
        <w:t>.</w:t>
      </w:r>
    </w:p>
  </w:footnote>
  <w:footnote w:id="1233">
    <w:p w14:paraId="585697AA" w14:textId="77777777" w:rsidR="00865CD2" w:rsidRDefault="00865CD2" w:rsidP="0024335C">
      <w:pPr>
        <w:pStyle w:val="FootnoteText"/>
        <w:bidi w:val="0"/>
        <w:spacing w:line="240" w:lineRule="auto"/>
        <w:rPr>
          <w:lang w:val="en-US"/>
        </w:rPr>
      </w:pPr>
      <w:r>
        <w:rPr>
          <w:rStyle w:val="FootnoteReference"/>
        </w:rPr>
        <w:footnoteRef/>
      </w:r>
      <w:r>
        <w:t xml:space="preserve"> </w:t>
      </w:r>
      <w:r>
        <w:rPr>
          <w:lang w:val="en-US"/>
        </w:rPr>
        <w:t>It has been suggested by the editors that he is identical with Joshua (25</w:t>
      </w:r>
      <w:r w:rsidRPr="005E436F">
        <w:rPr>
          <w:lang w:val="en-US"/>
        </w:rPr>
        <w:t>)</w:t>
      </w:r>
      <w:r>
        <w:rPr>
          <w:lang w:val="en-US"/>
        </w:rPr>
        <w:t xml:space="preserve"> B/M in vol. 1, p. 126. Ho</w:t>
      </w:r>
      <w:r>
        <w:rPr>
          <w:lang w:val="en-US"/>
        </w:rPr>
        <w:t>w</w:t>
      </w:r>
      <w:r>
        <w:rPr>
          <w:lang w:val="en-US"/>
        </w:rPr>
        <w:t xml:space="preserve">ever on such identifications </w:t>
      </w:r>
      <w:r w:rsidRPr="005E436F">
        <w:rPr>
          <w:lang w:val="en-US"/>
        </w:rPr>
        <w:t xml:space="preserve">see </w:t>
      </w:r>
      <w:r>
        <w:rPr>
          <w:u w:color="FFFF00"/>
          <w:lang w:val="en-US"/>
        </w:rPr>
        <w:t>vol. 1, Introduction 3.3, pp. 35-6</w:t>
      </w:r>
      <w:r w:rsidRPr="005E436F">
        <w:rPr>
          <w:lang w:val="en-US"/>
        </w:rPr>
        <w:t>.</w:t>
      </w:r>
    </w:p>
  </w:footnote>
  <w:footnote w:id="1234">
    <w:p w14:paraId="0D05484D" w14:textId="77777777" w:rsidR="00865CD2" w:rsidRPr="00674117" w:rsidRDefault="00865CD2" w:rsidP="00C05C5A">
      <w:pPr>
        <w:pStyle w:val="FootnoteText"/>
        <w:bidi w:val="0"/>
        <w:spacing w:line="240" w:lineRule="auto"/>
        <w:jc w:val="both"/>
        <w:rPr>
          <w:lang w:val="en-US"/>
        </w:rPr>
      </w:pPr>
      <w:r>
        <w:rPr>
          <w:rStyle w:val="FootnoteReference"/>
        </w:rPr>
        <w:footnoteRef/>
      </w:r>
      <w:r>
        <w:rPr>
          <w:rtl/>
        </w:rPr>
        <w:t xml:space="preserve"> </w:t>
      </w:r>
      <w:r>
        <w:rPr>
          <w:lang w:val="en-US"/>
        </w:rPr>
        <w:t>See above, n. 44</w:t>
      </w:r>
      <w:r w:rsidRPr="00674117">
        <w:rPr>
          <w:rFonts w:cs="Times New Roman"/>
          <w:lang w:val="en-US"/>
        </w:rPr>
        <w:t>.</w:t>
      </w:r>
    </w:p>
  </w:footnote>
  <w:footnote w:id="1235">
    <w:p w14:paraId="1EB368E6" w14:textId="77777777" w:rsidR="00865CD2" w:rsidRPr="000E41E3" w:rsidRDefault="00865CD2" w:rsidP="000E41E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vol. 1, under Joshua (1) B/M, p. 126.</w:t>
      </w:r>
    </w:p>
  </w:footnote>
  <w:footnote w:id="1236">
    <w:p w14:paraId="63CBF880" w14:textId="77777777" w:rsidR="00865CD2" w:rsidRPr="002A48DC" w:rsidRDefault="00865CD2" w:rsidP="00F5026D">
      <w:pPr>
        <w:pStyle w:val="FootnoteText"/>
        <w:bidi w:val="0"/>
        <w:spacing w:line="240" w:lineRule="auto"/>
        <w:rPr>
          <w:lang w:val="en-US"/>
        </w:rPr>
      </w:pPr>
      <w:r>
        <w:rPr>
          <w:rStyle w:val="FootnoteReference"/>
        </w:rPr>
        <w:footnoteRef/>
      </w:r>
      <w:r>
        <w:rPr>
          <w:rtl/>
        </w:rPr>
        <w:t xml:space="preserve"> </w:t>
      </w:r>
      <w:r>
        <w:rPr>
          <w:lang w:val="en-US"/>
        </w:rPr>
        <w:t xml:space="preserve">East of </w:t>
      </w:r>
      <w:smartTag w:uri="urn:schemas-microsoft-com:office:smarttags" w:element="place">
        <w:smartTag w:uri="urn:schemas-microsoft-com:office:smarttags" w:element="City">
          <w:r>
            <w:rPr>
              <w:lang w:val="en-US"/>
            </w:rPr>
            <w:t>Nazareth</w:t>
          </w:r>
        </w:smartTag>
      </w:smartTag>
      <w:r>
        <w:rPr>
          <w:lang w:val="en-US"/>
        </w:rPr>
        <w:t>.</w:t>
      </w:r>
    </w:p>
  </w:footnote>
  <w:footnote w:id="1237">
    <w:p w14:paraId="23092224" w14:textId="77777777" w:rsidR="00865CD2" w:rsidRPr="005F539E" w:rsidRDefault="00865CD2" w:rsidP="00C05C5A">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1238">
    <w:p w14:paraId="306F782D" w14:textId="77777777" w:rsidR="00865CD2" w:rsidRPr="002D1A59" w:rsidRDefault="00865CD2" w:rsidP="002D1A59">
      <w:pPr>
        <w:pStyle w:val="FootnoteText"/>
        <w:bidi w:val="0"/>
        <w:spacing w:line="240" w:lineRule="auto"/>
        <w:rPr>
          <w:lang w:val="en-US"/>
        </w:rPr>
      </w:pPr>
      <w:r>
        <w:rPr>
          <w:rStyle w:val="FootnoteReference"/>
        </w:rPr>
        <w:footnoteRef/>
      </w:r>
      <w:r>
        <w:rPr>
          <w:rtl/>
        </w:rPr>
        <w:t xml:space="preserve"> </w:t>
      </w:r>
      <w:r>
        <w:rPr>
          <w:lang w:val="en-US"/>
        </w:rPr>
        <w:t xml:space="preserve">This is a form of the name Joshua recorded for Jesus on an incantation bowl, see </w:t>
      </w:r>
      <w:r>
        <w:t xml:space="preserve">Levene, </w:t>
      </w:r>
      <w:r>
        <w:rPr>
          <w:i/>
          <w:iCs/>
        </w:rPr>
        <w:t>JSQ</w:t>
      </w:r>
      <w:r>
        <w:t xml:space="preserve"> 6 (1999) 287</w:t>
      </w:r>
      <w:r>
        <w:rPr>
          <w:lang w:val="en-US"/>
        </w:rPr>
        <w:t xml:space="preserve">. Although the authors of this bowl may not have identified the two (see Introduction 2.2) it seems to have been a Semitic variant of this name. </w:t>
      </w:r>
      <w:r w:rsidRPr="008230A3">
        <w:rPr>
          <w:rFonts w:cs="Times New Roman"/>
        </w:rPr>
        <w:t xml:space="preserve">The name </w:t>
      </w:r>
      <w:r w:rsidRPr="008230A3">
        <w:rPr>
          <w:rFonts w:cs="Times New Roman"/>
          <w:rtl/>
        </w:rPr>
        <w:t>אישו</w:t>
      </w:r>
      <w:r w:rsidRPr="008230A3">
        <w:rPr>
          <w:rFonts w:cs="Times New Roman"/>
        </w:rPr>
        <w:t xml:space="preserve"> is recorded for Nabateans,</w:t>
      </w:r>
      <w:r>
        <w:t xml:space="preserve"> see </w:t>
      </w:r>
      <w:smartTag w:uri="urn:schemas-microsoft-com:office:smarttags" w:element="place">
        <w:r>
          <w:t>Ne</w:t>
        </w:r>
        <w:r>
          <w:t>g</w:t>
        </w:r>
        <w:r>
          <w:t>ev</w:t>
        </w:r>
      </w:smartTag>
      <w:r>
        <w:t xml:space="preserve">, </w:t>
      </w:r>
      <w:r>
        <w:rPr>
          <w:i/>
          <w:iCs/>
        </w:rPr>
        <w:t>Qedem</w:t>
      </w:r>
      <w:r>
        <w:t xml:space="preserve"> 32, no. 75 and the form ’</w:t>
      </w:r>
      <w:r>
        <w:rPr>
          <w:rFonts w:cs="Times New Roman"/>
          <w:lang w:val="en-US"/>
        </w:rPr>
        <w:t>Š</w:t>
      </w:r>
      <w:r>
        <w:t xml:space="preserve">W is recorded for Arabs (Harding, </w:t>
      </w:r>
      <w:r>
        <w:rPr>
          <w:i/>
          <w:iCs/>
          <w:lang w:eastAsia="en-GB"/>
        </w:rPr>
        <w:t>ICPIANI</w:t>
      </w:r>
      <w:r>
        <w:rPr>
          <w:lang w:eastAsia="en-GB"/>
        </w:rPr>
        <w:t>, 50).</w:t>
      </w:r>
    </w:p>
  </w:footnote>
  <w:footnote w:id="1239">
    <w:p w14:paraId="3F62198F" w14:textId="77777777" w:rsidR="00865CD2" w:rsidRPr="009B6A6C" w:rsidRDefault="00865CD2" w:rsidP="002D1A59">
      <w:pPr>
        <w:pStyle w:val="FootnoteText"/>
        <w:bidi w:val="0"/>
        <w:spacing w:line="240" w:lineRule="auto"/>
        <w:rPr>
          <w:lang w:val="en-US"/>
        </w:rPr>
      </w:pPr>
      <w:r>
        <w:rPr>
          <w:rStyle w:val="FootnoteReference"/>
        </w:rPr>
        <w:footnoteRef/>
      </w:r>
      <w:r>
        <w:rPr>
          <w:rtl/>
        </w:rPr>
        <w:t xml:space="preserve"> </w:t>
      </w:r>
      <w:r>
        <w:rPr>
          <w:lang w:val="en-US"/>
        </w:rPr>
        <w:t xml:space="preserve">In the north-western </w:t>
      </w:r>
      <w:smartTag w:uri="urn:schemas-microsoft-com:office:smarttags" w:element="place">
        <w:r>
          <w:rPr>
            <w:lang w:val="en-US"/>
          </w:rPr>
          <w:t>Negev</w:t>
        </w:r>
      </w:smartTag>
      <w:r>
        <w:rPr>
          <w:lang w:val="en-US"/>
        </w:rPr>
        <w:t>.</w:t>
      </w:r>
    </w:p>
  </w:footnote>
  <w:footnote w:id="1240">
    <w:p w14:paraId="317B5A2B" w14:textId="77777777" w:rsidR="00865CD2" w:rsidRPr="005F539E" w:rsidRDefault="00865CD2" w:rsidP="00C05C5A">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1241">
    <w:p w14:paraId="643EE794" w14:textId="77777777" w:rsidR="00865CD2" w:rsidRPr="009E5B15" w:rsidRDefault="00865CD2" w:rsidP="00C05C5A">
      <w:pPr>
        <w:pStyle w:val="FootnoteText"/>
        <w:bidi w:val="0"/>
        <w:spacing w:line="240" w:lineRule="auto"/>
        <w:rPr>
          <w:lang w:val="en-US"/>
        </w:rPr>
      </w:pPr>
      <w:r>
        <w:rPr>
          <w:rStyle w:val="FootnoteReference"/>
        </w:rPr>
        <w:footnoteRef/>
      </w:r>
      <w:r>
        <w:rPr>
          <w:rtl/>
        </w:rPr>
        <w:t xml:space="preserve"> </w:t>
      </w:r>
      <w:r>
        <w:rPr>
          <w:lang w:val="en-US"/>
        </w:rPr>
        <w:t xml:space="preserve">So in </w:t>
      </w:r>
      <w:r>
        <w:rPr>
          <w:i/>
          <w:iCs/>
          <w:lang w:val="en-US"/>
        </w:rPr>
        <w:t xml:space="preserve">OSM </w:t>
      </w:r>
      <w:r>
        <w:rPr>
          <w:lang w:val="en-US"/>
        </w:rPr>
        <w:t>78. For this form see above, n. 55</w:t>
      </w:r>
      <w:r w:rsidRPr="002A48DC">
        <w:rPr>
          <w:lang w:val="en-US"/>
        </w:rPr>
        <w:t>.</w:t>
      </w:r>
    </w:p>
  </w:footnote>
  <w:footnote w:id="1242">
    <w:p w14:paraId="5C470F4D" w14:textId="77777777" w:rsidR="00865CD2" w:rsidRPr="007D3360" w:rsidRDefault="00865CD2" w:rsidP="00C05C5A">
      <w:pPr>
        <w:pStyle w:val="FootnoteText"/>
        <w:bidi w:val="0"/>
        <w:spacing w:line="240" w:lineRule="auto"/>
        <w:rPr>
          <w:lang w:val="en-US"/>
        </w:rPr>
      </w:pPr>
      <w:r>
        <w:rPr>
          <w:rStyle w:val="FootnoteReference"/>
        </w:rPr>
        <w:footnoteRef/>
      </w:r>
      <w:r>
        <w:rPr>
          <w:rtl/>
        </w:rPr>
        <w:t xml:space="preserve"> </w:t>
      </w:r>
      <w:r>
        <w:t xml:space="preserve">So in </w:t>
      </w:r>
      <w:r>
        <w:rPr>
          <w:i/>
          <w:iCs/>
          <w:lang w:val="en-US"/>
        </w:rPr>
        <w:t xml:space="preserve">OSM </w:t>
      </w:r>
      <w:r>
        <w:rPr>
          <w:lang w:val="en-US"/>
        </w:rPr>
        <w:t>77. On this form see above, n. 49.</w:t>
      </w:r>
    </w:p>
  </w:footnote>
  <w:footnote w:id="1243">
    <w:p w14:paraId="2D22E473" w14:textId="77777777" w:rsidR="00865CD2" w:rsidRPr="00922A36" w:rsidRDefault="00865CD2" w:rsidP="00E7664C">
      <w:pPr>
        <w:pStyle w:val="FootnoteText"/>
        <w:bidi w:val="0"/>
        <w:spacing w:line="240" w:lineRule="auto"/>
        <w:rPr>
          <w:lang w:val="en-US"/>
        </w:rPr>
      </w:pPr>
      <w:r w:rsidRPr="00922A36">
        <w:rPr>
          <w:rStyle w:val="FootnoteReference"/>
        </w:rPr>
        <w:footnoteRef/>
      </w:r>
      <w:r w:rsidRPr="00922A36">
        <w:rPr>
          <w:rtl/>
        </w:rPr>
        <w:t xml:space="preserve"> </w:t>
      </w:r>
      <w:r w:rsidRPr="00922A36">
        <w:rPr>
          <w:lang w:val="en-US"/>
        </w:rPr>
        <w:t xml:space="preserve">In Hebrew – </w:t>
      </w:r>
      <w:r w:rsidRPr="00922A36">
        <w:rPr>
          <w:rFonts w:cs="Times New Roman"/>
          <w:rtl/>
        </w:rPr>
        <w:t>העד</w:t>
      </w:r>
      <w:r w:rsidRPr="00922A36">
        <w:t>.</w:t>
      </w:r>
    </w:p>
  </w:footnote>
  <w:footnote w:id="1244">
    <w:p w14:paraId="2EA2E3B3" w14:textId="77777777" w:rsidR="00865CD2" w:rsidRPr="00922A36" w:rsidRDefault="00865CD2" w:rsidP="00922A36">
      <w:pPr>
        <w:pStyle w:val="FootnoteText"/>
        <w:bidi w:val="0"/>
        <w:spacing w:line="240" w:lineRule="auto"/>
        <w:rPr>
          <w:lang w:val="en-US"/>
        </w:rPr>
      </w:pPr>
      <w:r w:rsidRPr="00922A36">
        <w:rPr>
          <w:rStyle w:val="FootnoteReference"/>
        </w:rPr>
        <w:footnoteRef/>
      </w:r>
      <w:r w:rsidRPr="00922A36">
        <w:rPr>
          <w:rtl/>
        </w:rPr>
        <w:t xml:space="preserve"> </w:t>
      </w:r>
      <w:r w:rsidRPr="00922A36">
        <w:t>In southern</w:t>
      </w:r>
      <w:r>
        <w:t xml:space="preserve"> </w:t>
      </w:r>
      <w:smartTag w:uri="urn:schemas-microsoft-com:office:smarttags" w:element="place">
        <w:smartTag w:uri="urn:schemas-microsoft-com:office:smarttags" w:element="PlaceType">
          <w:r>
            <w:t>Mount</w:t>
          </w:r>
        </w:smartTag>
        <w:r>
          <w:t xml:space="preserve"> </w:t>
        </w:r>
        <w:smartTag w:uri="urn:schemas-microsoft-com:office:smarttags" w:element="PlaceName">
          <w:r>
            <w:t>Hebron</w:t>
          </w:r>
        </w:smartTag>
      </w:smartTag>
      <w:r w:rsidRPr="00922A36">
        <w:t>.</w:t>
      </w:r>
    </w:p>
  </w:footnote>
  <w:footnote w:id="1245">
    <w:p w14:paraId="3A060E4A" w14:textId="77777777" w:rsidR="00865CD2" w:rsidRPr="005F539E" w:rsidRDefault="00865CD2" w:rsidP="00C05C5A">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1246">
    <w:p w14:paraId="155EF292" w14:textId="77777777" w:rsidR="00865CD2" w:rsidRPr="009E1EA8" w:rsidRDefault="00865CD2" w:rsidP="009E1EA8">
      <w:pPr>
        <w:pStyle w:val="FootnoteText"/>
        <w:bidi w:val="0"/>
        <w:spacing w:line="240" w:lineRule="auto"/>
        <w:rPr>
          <w:lang w:val="en-US"/>
        </w:rPr>
      </w:pPr>
      <w:r>
        <w:rPr>
          <w:rStyle w:val="FootnoteReference"/>
        </w:rPr>
        <w:footnoteRef/>
      </w:r>
      <w:r>
        <w:rPr>
          <w:rtl/>
        </w:rPr>
        <w:t xml:space="preserve"> </w:t>
      </w:r>
      <w:r>
        <w:rPr>
          <w:rFonts w:cs="Times New Roman"/>
          <w:lang w:val="en-US"/>
        </w:rPr>
        <w:t xml:space="preserve">On the form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see vol. 1, under Joshua (1) B/M, p. 126.</w:t>
      </w:r>
      <w:r>
        <w:rPr>
          <w:lang w:val="en-US"/>
        </w:rPr>
        <w:t xml:space="preserve"> The fall of the </w:t>
      </w:r>
      <w:r>
        <w:rPr>
          <w:rFonts w:ascii="Graeca" w:hAnsi="Graeca"/>
          <w:lang w:val="en-US"/>
        </w:rPr>
        <w:t></w:t>
      </w:r>
      <w:r>
        <w:rPr>
          <w:lang w:val="en-US"/>
        </w:rPr>
        <w:t xml:space="preserve"> as well as the unus</w:t>
      </w:r>
      <w:r>
        <w:rPr>
          <w:lang w:val="en-US"/>
        </w:rPr>
        <w:t>u</w:t>
      </w:r>
      <w:r>
        <w:rPr>
          <w:lang w:val="en-US"/>
        </w:rPr>
        <w:t>al suffix are obviously a scri</w:t>
      </w:r>
      <w:r>
        <w:rPr>
          <w:lang w:val="en-US"/>
        </w:rPr>
        <w:t>b</w:t>
      </w:r>
      <w:r>
        <w:rPr>
          <w:lang w:val="en-US"/>
        </w:rPr>
        <w:t xml:space="preserve">al errors, see vol. 3, Introduction 2.8.2, p. 20, and 2.8.5, p. 21. </w:t>
      </w:r>
    </w:p>
  </w:footnote>
  <w:footnote w:id="1247">
    <w:p w14:paraId="768C7BAA" w14:textId="77777777" w:rsidR="00865CD2" w:rsidRPr="002A48DC" w:rsidRDefault="00865CD2" w:rsidP="008D7147">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according to the era of </w:t>
      </w:r>
      <w:smartTag w:uri="urn:schemas-microsoft-com:office:smarttags" w:element="place">
        <w:smartTag w:uri="urn:schemas-microsoft-com:office:smarttags" w:element="City">
          <w:r>
            <w:rPr>
              <w:lang w:val="en-US"/>
            </w:rPr>
            <w:t>Gaza</w:t>
          </w:r>
        </w:smartTag>
      </w:smartTag>
      <w:r>
        <w:rPr>
          <w:lang w:val="en-US"/>
        </w:rPr>
        <w:t>, see Introduction 7.5.4.3.</w:t>
      </w:r>
    </w:p>
  </w:footnote>
  <w:footnote w:id="1248">
    <w:p w14:paraId="0671248B" w14:textId="77777777" w:rsidR="00865CD2" w:rsidRPr="00922A36" w:rsidRDefault="00865CD2" w:rsidP="00834FB0">
      <w:pPr>
        <w:pStyle w:val="FootnoteText"/>
        <w:bidi w:val="0"/>
        <w:spacing w:line="240" w:lineRule="auto"/>
        <w:rPr>
          <w:lang w:val="en-US"/>
        </w:rPr>
      </w:pPr>
      <w:r w:rsidRPr="00922A36">
        <w:rPr>
          <w:rStyle w:val="FootnoteReference"/>
        </w:rPr>
        <w:footnoteRef/>
      </w:r>
      <w:r w:rsidRPr="00922A36">
        <w:rPr>
          <w:rtl/>
        </w:rPr>
        <w:t xml:space="preserve"> </w:t>
      </w:r>
      <w:r w:rsidRPr="00922A36">
        <w:rPr>
          <w:lang w:val="en-US"/>
        </w:rPr>
        <w:t>On this form see vol. 1, under Joshua (1</w:t>
      </w:r>
      <w:r>
        <w:rPr>
          <w:lang w:val="en-US"/>
        </w:rPr>
        <w:t>) B/M, p. 126</w:t>
      </w:r>
      <w:r w:rsidRPr="00922A36">
        <w:rPr>
          <w:lang w:val="en-US"/>
        </w:rPr>
        <w:t>.</w:t>
      </w:r>
    </w:p>
  </w:footnote>
  <w:footnote w:id="1249">
    <w:p w14:paraId="3D939EAB" w14:textId="77777777" w:rsidR="00865CD2" w:rsidRPr="00B23E8C" w:rsidRDefault="00865CD2" w:rsidP="00A56484">
      <w:pPr>
        <w:pStyle w:val="FootnoteText"/>
        <w:bidi w:val="0"/>
        <w:spacing w:line="240" w:lineRule="auto"/>
        <w:rPr>
          <w:rFonts w:cs="Times New Roman"/>
          <w:lang w:val="en-US"/>
        </w:rPr>
      </w:pPr>
      <w:r w:rsidRPr="00922A36">
        <w:rPr>
          <w:rStyle w:val="FootnoteReference"/>
        </w:rPr>
        <w:footnoteRef/>
      </w:r>
      <w:r w:rsidRPr="00922A36">
        <w:rPr>
          <w:rtl/>
        </w:rPr>
        <w:t xml:space="preserve"> </w:t>
      </w:r>
      <w:r w:rsidRPr="00922A36">
        <w:rPr>
          <w:lang w:val="en-US"/>
        </w:rPr>
        <w:t xml:space="preserve">In Greek – </w:t>
      </w:r>
      <w:r w:rsidRPr="00922A36">
        <w:rPr>
          <w:rFonts w:ascii="Graeca" w:hAnsi="Graeca"/>
          <w:lang w:val="en-US"/>
        </w:rPr>
        <w:t></w:t>
      </w:r>
      <w:r w:rsidRPr="00922A36">
        <w:rPr>
          <w:rFonts w:ascii="Graeca" w:hAnsi="Graeca"/>
          <w:lang w:val="en-US"/>
        </w:rPr>
        <w:t></w:t>
      </w:r>
      <w:r w:rsidRPr="00922A36">
        <w:rPr>
          <w:rFonts w:ascii="Graeca" w:hAnsi="Graeca"/>
          <w:lang w:val="en-US"/>
        </w:rPr>
        <w:t></w:t>
      </w:r>
      <w:r w:rsidRPr="00922A36">
        <w:rPr>
          <w:rFonts w:ascii="Graeca" w:hAnsi="Graeca"/>
          <w:lang w:val="en-US"/>
        </w:rPr>
        <w:t></w:t>
      </w:r>
      <w:r w:rsidRPr="00922A36">
        <w:rPr>
          <w:rFonts w:ascii="Graeca" w:hAnsi="Graeca"/>
          <w:lang w:val="en-US"/>
        </w:rPr>
        <w:t></w:t>
      </w:r>
      <w:r w:rsidRPr="00922A36">
        <w:rPr>
          <w:rFonts w:ascii="Graeca" w:hAnsi="Graeca"/>
          <w:lang w:val="en-US"/>
        </w:rPr>
        <w:t></w:t>
      </w:r>
      <w:r w:rsidRPr="00922A36">
        <w:rPr>
          <w:rFonts w:ascii="Graeca" w:hAnsi="Graeca"/>
          <w:lang w:val="en-US"/>
        </w:rPr>
        <w:t></w:t>
      </w:r>
      <w:r w:rsidRPr="00922A36">
        <w:rPr>
          <w:rFonts w:ascii="Graeca" w:hAnsi="Graeca"/>
          <w:lang w:val="en-US"/>
        </w:rPr>
        <w:t></w:t>
      </w:r>
      <w:r>
        <w:rPr>
          <w:rFonts w:cs="Times New Roman"/>
          <w:lang w:val="en-US"/>
        </w:rPr>
        <w:t xml:space="preserve"> </w:t>
      </w:r>
      <w:r>
        <w:rPr>
          <w:rFonts w:ascii="Graeca" w:hAnsi="Graeca"/>
          <w:lang w:val="en-US"/>
        </w:rPr>
        <w:t></w:t>
      </w:r>
      <w:r>
        <w:rPr>
          <w:rFonts w:cs="Times New Roman"/>
          <w:lang w:val="en-US"/>
        </w:rPr>
        <w:t>. On these details see vol. 3, Introduction 3.1, p. 21.</w:t>
      </w:r>
    </w:p>
  </w:footnote>
  <w:footnote w:id="1250">
    <w:p w14:paraId="633AEC79" w14:textId="77777777" w:rsidR="00865CD2" w:rsidRPr="000C74F2" w:rsidRDefault="00865CD2" w:rsidP="000C74F2">
      <w:pPr>
        <w:pStyle w:val="FootnoteText"/>
        <w:bidi w:val="0"/>
        <w:spacing w:line="240" w:lineRule="auto"/>
        <w:rPr>
          <w:lang w:val="en-US"/>
        </w:rPr>
      </w:pPr>
      <w:r>
        <w:rPr>
          <w:rStyle w:val="FootnoteReference"/>
        </w:rPr>
        <w:footnoteRef/>
      </w:r>
      <w:r>
        <w:t xml:space="preserve"> </w:t>
      </w:r>
      <w:r>
        <w:rPr>
          <w:lang w:val="en-US"/>
        </w:rPr>
        <w:t>In the Golan.</w:t>
      </w:r>
    </w:p>
  </w:footnote>
  <w:footnote w:id="1251">
    <w:p w14:paraId="668EBC71" w14:textId="77777777" w:rsidR="00865CD2" w:rsidRPr="004F7278" w:rsidRDefault="00865CD2" w:rsidP="00674117">
      <w:pPr>
        <w:pStyle w:val="FootnoteText"/>
        <w:bidi w:val="0"/>
        <w:spacing w:line="240" w:lineRule="auto"/>
        <w:rPr>
          <w:lang w:val="en-US"/>
        </w:rPr>
      </w:pPr>
      <w:r>
        <w:rPr>
          <w:rStyle w:val="FootnoteReference"/>
        </w:rPr>
        <w:footnoteRef/>
      </w:r>
      <w:r>
        <w:rPr>
          <w:rtl/>
        </w:rPr>
        <w:t xml:space="preserve"> </w:t>
      </w:r>
      <w:r>
        <w:rPr>
          <w:lang w:val="en-US"/>
        </w:rPr>
        <w:t>Even though the area were the inscription was found was not uniquely Jewish (see Introduction 6.2.1.3), this biblical name was not adopted by Christians, since they refrained from using the name of Jesus pr</w:t>
      </w:r>
      <w:r>
        <w:rPr>
          <w:lang w:val="en-US"/>
        </w:rPr>
        <w:t>o</w:t>
      </w:r>
      <w:r>
        <w:rPr>
          <w:lang w:val="en-US"/>
        </w:rPr>
        <w:t xml:space="preserve">phanely, see Introduction 6.2.2. </w:t>
      </w:r>
    </w:p>
  </w:footnote>
  <w:footnote w:id="1252">
    <w:p w14:paraId="0CE016C4" w14:textId="77777777" w:rsidR="00865CD2" w:rsidRPr="005F539E" w:rsidRDefault="00865CD2" w:rsidP="003018E8">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1253">
    <w:p w14:paraId="0BD61D45" w14:textId="77777777" w:rsidR="00865CD2" w:rsidRPr="00856A8D" w:rsidRDefault="00865CD2" w:rsidP="001362CA">
      <w:pPr>
        <w:pStyle w:val="FootnoteText"/>
        <w:bidi w:val="0"/>
        <w:spacing w:line="240" w:lineRule="auto"/>
        <w:rPr>
          <w:rFonts w:cs="Times New Roman"/>
          <w:lang w:val="en-US"/>
        </w:rPr>
      </w:pPr>
      <w:r>
        <w:rPr>
          <w:rStyle w:val="FootnoteReference"/>
        </w:rPr>
        <w:footnoteRef/>
      </w:r>
      <w:r>
        <w:rPr>
          <w:rtl/>
        </w:rPr>
        <w:t xml:space="preserve"> </w:t>
      </w:r>
      <w:r>
        <w:t xml:space="preserve">On the interchange of </w:t>
      </w:r>
      <w:r>
        <w:rPr>
          <w:rFonts w:ascii="Graeca" w:hAnsi="Graeca"/>
        </w:rPr>
        <w:t></w:t>
      </w:r>
      <w:r>
        <w:rPr>
          <w:rFonts w:cs="Times New Roman"/>
        </w:rPr>
        <w:t xml:space="preserve"> with </w:t>
      </w:r>
      <w:r>
        <w:rPr>
          <w:rFonts w:ascii="Graeca" w:hAnsi="Graeca" w:cs="Times New Roman"/>
        </w:rPr>
        <w:t></w:t>
      </w:r>
      <w:r>
        <w:rPr>
          <w:rFonts w:cs="Times New Roman"/>
        </w:rPr>
        <w:t xml:space="preserve"> in Greek orthography see vol. 1, Introduction 2.3.3.2, p. 22.</w:t>
      </w:r>
      <w:r>
        <w:rPr>
          <w:rFonts w:cs="Times New Roman"/>
          <w:lang w:val="en-US"/>
        </w:rPr>
        <w:t xml:space="preserve"> On the unusual declension see vol. 3, Introduction 2.8.5, p. 21.</w:t>
      </w:r>
    </w:p>
  </w:footnote>
  <w:footnote w:id="1254">
    <w:p w14:paraId="302D9F28" w14:textId="77777777" w:rsidR="00865CD2" w:rsidRDefault="00865CD2" w:rsidP="00674117">
      <w:pPr>
        <w:pStyle w:val="FootnoteText"/>
        <w:bidi w:val="0"/>
        <w:spacing w:line="240" w:lineRule="auto"/>
      </w:pPr>
      <w:r>
        <w:rPr>
          <w:rStyle w:val="FootnoteReference"/>
        </w:rPr>
        <w:footnoteRef/>
      </w:r>
      <w:r>
        <w:t xml:space="preserve"> The inscription is accompanied by a cross, obviously signifying Christianity. Di Segni, </w:t>
      </w:r>
      <w:r>
        <w:rPr>
          <w:i/>
          <w:iCs/>
        </w:rPr>
        <w:t>ibi</w:t>
      </w:r>
      <w:r w:rsidRPr="00602541">
        <w:rPr>
          <w:i/>
          <w:iCs/>
        </w:rPr>
        <w:t>d</w:t>
      </w:r>
      <w:r w:rsidRPr="00602541">
        <w:t>.,</w:t>
      </w:r>
      <w:r>
        <w:t xml:space="preserve"> su</w:t>
      </w:r>
      <w:r>
        <w:t>g</w:t>
      </w:r>
      <w:r>
        <w:t>gests,</w:t>
      </w:r>
      <w:r w:rsidRPr="00674117">
        <w:t xml:space="preserve"> </w:t>
      </w:r>
      <w:r>
        <w:t>based on his sons’ names, that their f</w:t>
      </w:r>
      <w:r>
        <w:t>a</w:t>
      </w:r>
      <w:r>
        <w:t>ther may have been a Jew or Samaritan, who converted to keep his job, but see vol. 3, Intr</w:t>
      </w:r>
      <w:r>
        <w:t>o</w:t>
      </w:r>
      <w:r>
        <w:t xml:space="preserve">duction </w:t>
      </w:r>
      <w:r>
        <w:rPr>
          <w:u w:color="FFFF00"/>
        </w:rPr>
        <w:t>6.6.7, p. 52</w:t>
      </w:r>
      <w:r>
        <w:t>.</w:t>
      </w:r>
    </w:p>
  </w:footnote>
  <w:footnote w:id="1255">
    <w:p w14:paraId="613F991F" w14:textId="77777777" w:rsidR="00865CD2" w:rsidRPr="009A5808" w:rsidRDefault="00865CD2" w:rsidP="00591B4A">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according to the era of </w:t>
      </w:r>
      <w:smartTag w:uri="urn:schemas-microsoft-com:office:smarttags" w:element="place">
        <w:smartTag w:uri="urn:schemas-microsoft-com:office:smarttags" w:element="City">
          <w:r>
            <w:rPr>
              <w:lang w:val="en-US"/>
            </w:rPr>
            <w:t>Gadara</w:t>
          </w:r>
        </w:smartTag>
      </w:smartTag>
      <w:r>
        <w:rPr>
          <w:lang w:val="en-US"/>
        </w:rPr>
        <w:t>, see Introduction 7.5.4.3.</w:t>
      </w:r>
    </w:p>
  </w:footnote>
  <w:footnote w:id="1256">
    <w:p w14:paraId="5FE22110" w14:textId="77777777" w:rsidR="00865CD2" w:rsidRPr="009E1EA8" w:rsidRDefault="00865CD2" w:rsidP="003018E8">
      <w:pPr>
        <w:pStyle w:val="FootnoteText"/>
        <w:bidi w:val="0"/>
        <w:spacing w:line="240" w:lineRule="auto"/>
        <w:rPr>
          <w:rFonts w:cs="Times New Roman"/>
        </w:rPr>
      </w:pPr>
      <w:r w:rsidRPr="009E1EA8">
        <w:rPr>
          <w:rStyle w:val="FootnoteReference"/>
          <w:rFonts w:cs="Times New Roman"/>
        </w:rPr>
        <w:footnoteRef/>
      </w:r>
      <w:r w:rsidRPr="009E1EA8">
        <w:rPr>
          <w:rFonts w:cs="Times New Roman"/>
          <w:rtl/>
        </w:rPr>
        <w:t xml:space="preserve"> </w:t>
      </w:r>
      <w:r>
        <w:rPr>
          <w:lang w:val="en-US"/>
        </w:rPr>
        <w:t>See above, n. 40</w:t>
      </w:r>
      <w:r>
        <w:rPr>
          <w:rFonts w:cs="Times New Roman"/>
          <w:lang w:val="en-US"/>
        </w:rPr>
        <w:t>.</w:t>
      </w:r>
    </w:p>
  </w:footnote>
  <w:footnote w:id="1257">
    <w:p w14:paraId="011B44BF" w14:textId="77777777" w:rsidR="00865CD2" w:rsidRPr="005F539E" w:rsidRDefault="00865CD2" w:rsidP="003018E8">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1258">
    <w:p w14:paraId="0E291660" w14:textId="77777777" w:rsidR="00865CD2" w:rsidRPr="007D3360" w:rsidRDefault="00865CD2" w:rsidP="003018E8">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259">
    <w:p w14:paraId="594C2330" w14:textId="77777777" w:rsidR="00865CD2" w:rsidRPr="002F6202" w:rsidRDefault="00865CD2" w:rsidP="00A35FC7">
      <w:pPr>
        <w:pStyle w:val="FootnoteText"/>
        <w:bidi w:val="0"/>
        <w:spacing w:line="240" w:lineRule="auto"/>
        <w:rPr>
          <w:lang w:val="en-US"/>
        </w:rPr>
      </w:pPr>
      <w:r>
        <w:rPr>
          <w:rStyle w:val="FootnoteReference"/>
        </w:rPr>
        <w:footnoteRef/>
      </w:r>
      <w:r>
        <w:rPr>
          <w:rtl/>
        </w:rPr>
        <w:t xml:space="preserve"> </w:t>
      </w:r>
      <w:r w:rsidRPr="004D10F7">
        <w:rPr>
          <w:lang w:val="en-US"/>
        </w:rPr>
        <w:t>The inscription is d</w:t>
      </w:r>
      <w:r>
        <w:rPr>
          <w:lang w:val="en-US"/>
        </w:rPr>
        <w:t>ated to 305</w:t>
      </w:r>
      <w:r w:rsidRPr="004D10F7">
        <w:rPr>
          <w:lang w:val="en-US"/>
        </w:rPr>
        <w:t xml:space="preserve"> 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260">
    <w:p w14:paraId="58EEC443" w14:textId="77777777" w:rsidR="00865CD2" w:rsidRPr="00EA32A0" w:rsidRDefault="00865CD2" w:rsidP="00EA32A0">
      <w:pPr>
        <w:pStyle w:val="FootnoteText"/>
        <w:bidi w:val="0"/>
        <w:spacing w:line="240" w:lineRule="auto"/>
        <w:rPr>
          <w:lang w:val="en-US"/>
        </w:rPr>
      </w:pPr>
      <w:r>
        <w:rPr>
          <w:rStyle w:val="FootnoteReference"/>
        </w:rPr>
        <w:footnoteRef/>
      </w:r>
      <w:r>
        <w:rPr>
          <w:rtl/>
        </w:rPr>
        <w:t xml:space="preserve"> </w:t>
      </w:r>
      <w:r>
        <w:rPr>
          <w:lang w:val="en-US"/>
        </w:rPr>
        <w:t xml:space="preserve">In Aramaic – </w:t>
      </w:r>
      <w:r w:rsidRPr="00EC6045">
        <w:rPr>
          <w:rFonts w:cs="Times New Roman"/>
          <w:rtl/>
          <w:lang w:val="en-US"/>
        </w:rPr>
        <w:t>רבי</w:t>
      </w:r>
      <w:r>
        <w:rPr>
          <w:lang w:val="en-US"/>
        </w:rPr>
        <w:t>. Not identical with Joshua (25). Perhaps identical with Joshua (25) B/M, in vol. 1, p. 126, but see above, n. 47.</w:t>
      </w:r>
    </w:p>
  </w:footnote>
  <w:footnote w:id="1261">
    <w:p w14:paraId="5AEC1C00" w14:textId="77777777" w:rsidR="00865CD2" w:rsidRPr="000E41E3" w:rsidRDefault="00865CD2" w:rsidP="003018E8">
      <w:pPr>
        <w:pStyle w:val="FootnoteText"/>
        <w:bidi w:val="0"/>
        <w:spacing w:line="240" w:lineRule="auto"/>
        <w:rPr>
          <w:lang w:val="en-US"/>
        </w:rPr>
      </w:pPr>
      <w:r>
        <w:rPr>
          <w:rStyle w:val="FootnoteReference"/>
        </w:rPr>
        <w:footnoteRef/>
      </w:r>
      <w:r>
        <w:t xml:space="preserve"> </w:t>
      </w:r>
      <w:r>
        <w:rPr>
          <w:lang w:val="en-US"/>
        </w:rPr>
        <w:t xml:space="preserve">For this form see vol. 1, under Joshua (48) B/M, p. 127. </w:t>
      </w:r>
    </w:p>
  </w:footnote>
  <w:footnote w:id="1262">
    <w:p w14:paraId="2EFB07CA" w14:textId="77777777" w:rsidR="00865CD2" w:rsidRPr="00E92C2C" w:rsidRDefault="00865CD2" w:rsidP="00B92F5C">
      <w:pPr>
        <w:pStyle w:val="FootnoteText"/>
        <w:bidi w:val="0"/>
        <w:spacing w:line="240" w:lineRule="auto"/>
        <w:rPr>
          <w:rFonts w:cs="Times New Roman"/>
          <w:lang w:val="en-US"/>
        </w:rPr>
      </w:pPr>
      <w:r>
        <w:rPr>
          <w:rStyle w:val="FootnoteReference"/>
        </w:rPr>
        <w:footnoteRef/>
      </w:r>
      <w:r>
        <w:rPr>
          <w:rtl/>
        </w:rPr>
        <w:t xml:space="preserve"> </w:t>
      </w:r>
      <w:r>
        <w:rPr>
          <w:lang w:val="en-US"/>
        </w:rPr>
        <w:t>Jewishness indicated by son’s name see Introduction 6.2.2</w:t>
      </w:r>
      <w:r>
        <w:rPr>
          <w:rFonts w:cs="Times New Roman"/>
          <w:lang w:val="en-US"/>
        </w:rPr>
        <w:t>.</w:t>
      </w:r>
    </w:p>
  </w:footnote>
  <w:footnote w:id="1263">
    <w:p w14:paraId="6F66976A" w14:textId="77777777" w:rsidR="00865CD2" w:rsidRPr="005F539E" w:rsidRDefault="00865CD2" w:rsidP="003018E8">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1264">
    <w:p w14:paraId="4DCB9ED7" w14:textId="77777777" w:rsidR="00865CD2" w:rsidRPr="00FC4A4B" w:rsidRDefault="00865CD2" w:rsidP="00CE14CF">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Biblical, e.g. Jer 40:16. This is a Hasmonean name, see Introduction </w:t>
      </w:r>
      <w:r>
        <w:rPr>
          <w:rFonts w:cs="Times New Roman"/>
          <w:lang w:eastAsia="en-GB"/>
        </w:rPr>
        <w:t>1.</w:t>
      </w:r>
      <w:r>
        <w:rPr>
          <w:rFonts w:cs="Times New Roman"/>
          <w:u w:color="FFFF00"/>
          <w:lang w:eastAsia="en-GB"/>
        </w:rPr>
        <w:t>1.1.2</w:t>
      </w:r>
      <w:r w:rsidRPr="005E436F">
        <w:rPr>
          <w:rFonts w:cs="Times New Roman"/>
          <w:lang w:eastAsia="en-GB"/>
        </w:rPr>
        <w:t>.</w:t>
      </w:r>
      <w:r>
        <w:rPr>
          <w:rFonts w:cs="Times New Roman"/>
          <w:lang w:val="en-US"/>
        </w:rPr>
        <w:t xml:space="preserve"> Further on this name and its use by Jews see Introduction 6.2.2.2.</w:t>
      </w:r>
    </w:p>
  </w:footnote>
  <w:footnote w:id="1265">
    <w:p w14:paraId="17997626" w14:textId="77777777" w:rsidR="00865CD2" w:rsidRPr="000044FF" w:rsidRDefault="00865CD2" w:rsidP="000044FF">
      <w:pPr>
        <w:pStyle w:val="FootnoteText"/>
        <w:bidi w:val="0"/>
        <w:spacing w:line="240" w:lineRule="auto"/>
        <w:rPr>
          <w:lang w:val="en-US"/>
        </w:rPr>
      </w:pPr>
      <w:r>
        <w:rPr>
          <w:rStyle w:val="FootnoteReference"/>
        </w:rPr>
        <w:footnoteRef/>
      </w:r>
      <w:r>
        <w:rPr>
          <w:rtl/>
        </w:rPr>
        <w:t xml:space="preserve"> </w:t>
      </w:r>
      <w:r>
        <w:rPr>
          <w:lang w:val="en-US"/>
        </w:rPr>
        <w:t>See Introduction 7.4.1.</w:t>
      </w:r>
    </w:p>
  </w:footnote>
  <w:footnote w:id="1266">
    <w:p w14:paraId="755653B0" w14:textId="77777777" w:rsidR="00865CD2" w:rsidRDefault="00865CD2">
      <w:pPr>
        <w:pStyle w:val="FootnoteText"/>
        <w:bidi w:val="0"/>
        <w:spacing w:line="240" w:lineRule="auto"/>
      </w:pPr>
      <w:r w:rsidRPr="005E436F">
        <w:rPr>
          <w:rStyle w:val="FootnoteReference"/>
        </w:rPr>
        <w:footnoteRef/>
      </w:r>
      <w:r w:rsidRPr="005E436F">
        <w:rPr>
          <w:rtl/>
        </w:rPr>
        <w:t xml:space="preserve"> </w:t>
      </w:r>
      <w:r w:rsidRPr="00366817">
        <w:rPr>
          <w:lang w:val="en-US"/>
        </w:rPr>
        <w:t xml:space="preserve">In Aramaic </w:t>
      </w:r>
      <w:r w:rsidRPr="005E436F">
        <w:rPr>
          <w:lang w:val="en-US"/>
        </w:rPr>
        <w:t>–</w:t>
      </w:r>
      <w:r w:rsidRPr="005E436F">
        <w:t xml:space="preserve"> </w:t>
      </w:r>
      <w:r w:rsidRPr="00616BA5">
        <w:rPr>
          <w:rFonts w:cs="Times New Roman"/>
          <w:rtl/>
        </w:rPr>
        <w:t>ענתנייתא</w:t>
      </w:r>
      <w:r w:rsidRPr="005E436F">
        <w:t xml:space="preserve">, see Reeg, </w:t>
      </w:r>
      <w:r w:rsidRPr="005E436F">
        <w:rPr>
          <w:i/>
          <w:iCs/>
        </w:rPr>
        <w:t>Ortsnamen</w:t>
      </w:r>
      <w:r w:rsidRPr="005E436F">
        <w:t>, 483-4.</w:t>
      </w:r>
      <w:r>
        <w:t xml:space="preserve"> </w:t>
      </w:r>
      <w:r>
        <w:rPr>
          <w:rFonts w:cs="Times New Roman"/>
          <w:lang w:val="en-US"/>
        </w:rPr>
        <w:t>On such designations see vol. 1, Introduction 3.2.6, p. 34.</w:t>
      </w:r>
    </w:p>
  </w:footnote>
  <w:footnote w:id="1267">
    <w:p w14:paraId="0BD57682" w14:textId="77777777" w:rsidR="00865CD2" w:rsidRPr="004132D5" w:rsidRDefault="00865CD2" w:rsidP="000044FF">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268">
    <w:p w14:paraId="17301E8A" w14:textId="77777777" w:rsidR="00865CD2" w:rsidRDefault="00865CD2">
      <w:pPr>
        <w:pStyle w:val="FootnoteText"/>
        <w:bidi w:val="0"/>
        <w:spacing w:line="240" w:lineRule="auto"/>
      </w:pPr>
      <w:r w:rsidRPr="005E436F">
        <w:rPr>
          <w:rStyle w:val="FootnoteReference"/>
        </w:rPr>
        <w:footnoteRef/>
      </w:r>
      <w:r w:rsidRPr="005E436F">
        <w:rPr>
          <w:rtl/>
        </w:rPr>
        <w:t xml:space="preserve"> </w:t>
      </w:r>
      <w:r w:rsidRPr="005E436F">
        <w:t xml:space="preserve">In Aramaic </w:t>
      </w:r>
      <w:r w:rsidRPr="005E436F">
        <w:rPr>
          <w:lang w:val="en-US"/>
        </w:rPr>
        <w:t xml:space="preserve">– </w:t>
      </w:r>
      <w:r w:rsidRPr="00616BA5">
        <w:rPr>
          <w:rFonts w:cs="Times New Roman"/>
          <w:rtl/>
        </w:rPr>
        <w:t>דקרציין</w:t>
      </w:r>
      <w:r w:rsidRPr="005E436F">
        <w:t xml:space="preserve">, see Reeg, </w:t>
      </w:r>
      <w:r w:rsidRPr="005E436F">
        <w:rPr>
          <w:i/>
          <w:iCs/>
        </w:rPr>
        <w:t>Ortsnamen</w:t>
      </w:r>
      <w:r w:rsidRPr="005E436F">
        <w:t>, 576-7.</w:t>
      </w:r>
      <w:r>
        <w:t xml:space="preserve"> </w:t>
      </w:r>
      <w:r>
        <w:rPr>
          <w:rFonts w:cs="Times New Roman"/>
          <w:lang w:val="en-US"/>
        </w:rPr>
        <w:t>On such designations see vol. 1, Introduction 3.2.6, p. 34.</w:t>
      </w:r>
    </w:p>
  </w:footnote>
  <w:footnote w:id="1269">
    <w:p w14:paraId="2C104849" w14:textId="77777777" w:rsidR="00865CD2" w:rsidRPr="000044FF" w:rsidRDefault="00865CD2" w:rsidP="000044FF">
      <w:pPr>
        <w:pStyle w:val="FootnoteText"/>
        <w:bidi w:val="0"/>
        <w:spacing w:line="240" w:lineRule="auto"/>
        <w:rPr>
          <w:lang w:val="en-US"/>
        </w:rPr>
      </w:pPr>
      <w:r>
        <w:rPr>
          <w:rStyle w:val="FootnoteReference"/>
        </w:rPr>
        <w:footnoteRef/>
      </w:r>
      <w:r>
        <w:rPr>
          <w:rtl/>
        </w:rPr>
        <w:t xml:space="preserve"> </w:t>
      </w:r>
      <w:r>
        <w:rPr>
          <w:lang w:val="en-US"/>
        </w:rPr>
        <w:t>Was a contemporary of Nahum (2), whose father was a tanna, see Introduction 7.4.1.</w:t>
      </w:r>
    </w:p>
  </w:footnote>
  <w:footnote w:id="1270">
    <w:p w14:paraId="07B1DC2F" w14:textId="77777777" w:rsidR="00865CD2" w:rsidRPr="00E2403B" w:rsidRDefault="00865CD2" w:rsidP="003D5C29">
      <w:pPr>
        <w:pStyle w:val="FootnoteText"/>
        <w:bidi w:val="0"/>
        <w:spacing w:line="240" w:lineRule="auto"/>
        <w:rPr>
          <w:lang w:val="en-US"/>
        </w:rPr>
      </w:pPr>
      <w:r>
        <w:rPr>
          <w:rStyle w:val="FootnoteReference"/>
        </w:rPr>
        <w:footnoteRef/>
      </w:r>
      <w:r>
        <w:rPr>
          <w:rtl/>
        </w:rPr>
        <w:t xml:space="preserve"> </w:t>
      </w:r>
      <w:r>
        <w:rPr>
          <w:lang w:val="en-US"/>
        </w:rPr>
        <w:t>Was a contemporary of Mana (1), who was a contemporary of Rabbi Yohanan (1), see Introduction 7.4.1.</w:t>
      </w:r>
    </w:p>
  </w:footnote>
  <w:footnote w:id="1271">
    <w:p w14:paraId="4D58AB60" w14:textId="77777777" w:rsidR="00865CD2" w:rsidRPr="00BE4D35" w:rsidRDefault="00865CD2" w:rsidP="00BE4D35">
      <w:pPr>
        <w:autoSpaceDE w:val="0"/>
        <w:autoSpaceDN w:val="0"/>
        <w:bidi w:val="0"/>
        <w:adjustRightInd w:val="0"/>
        <w:rPr>
          <w:rFonts w:cs="Times New Roman"/>
          <w:color w:val="000000"/>
        </w:rPr>
      </w:pPr>
      <w:r w:rsidRPr="00BE4D35">
        <w:rPr>
          <w:rStyle w:val="FootnoteReference"/>
          <w:rFonts w:cs="Times New Roman"/>
        </w:rPr>
        <w:footnoteRef/>
      </w:r>
      <w:r w:rsidRPr="00BE4D35">
        <w:rPr>
          <w:rFonts w:cs="Times New Roman"/>
          <w:rtl/>
        </w:rPr>
        <w:t xml:space="preserve"> </w:t>
      </w:r>
      <w:r w:rsidRPr="00BE4D35">
        <w:rPr>
          <w:rFonts w:cs="Times New Roman"/>
        </w:rPr>
        <w:t xml:space="preserve">In Aramaic – </w:t>
      </w:r>
      <w:r w:rsidRPr="00BE4D35">
        <w:rPr>
          <w:rFonts w:cs="Times New Roman"/>
          <w:color w:val="00FFFF"/>
          <w:rtl/>
        </w:rPr>
        <w:t xml:space="preserve"> </w:t>
      </w:r>
      <w:r w:rsidRPr="00BE4D35">
        <w:rPr>
          <w:rFonts w:cs="Times New Roman"/>
          <w:color w:val="000000"/>
          <w:rtl/>
        </w:rPr>
        <w:t>בולווטיה דציפורין הוה להון צומות והוה תמן חד מיתקרי יוחנן</w:t>
      </w:r>
      <w:r>
        <w:rPr>
          <w:rFonts w:cs="Times New Roman"/>
          <w:color w:val="000000"/>
        </w:rPr>
        <w:t>(the council of Sepphoris declared fasts and there was on there called Yohanan).</w:t>
      </w:r>
    </w:p>
  </w:footnote>
  <w:footnote w:id="1272">
    <w:p w14:paraId="5DB35378" w14:textId="77777777" w:rsidR="00865CD2" w:rsidRPr="00E07774" w:rsidRDefault="00865CD2" w:rsidP="00E07774">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1273">
    <w:p w14:paraId="43961B61" w14:textId="77777777" w:rsidR="00865CD2" w:rsidRPr="004132D5" w:rsidRDefault="00865CD2" w:rsidP="00E52E98">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1274">
    <w:p w14:paraId="70A52A95" w14:textId="77777777" w:rsidR="00865CD2" w:rsidRPr="005561EA" w:rsidRDefault="00865CD2" w:rsidP="0093540C">
      <w:pPr>
        <w:pStyle w:val="FootnoteText"/>
        <w:bidi w:val="0"/>
        <w:spacing w:line="240" w:lineRule="auto"/>
        <w:rPr>
          <w:lang w:val="en-US"/>
        </w:rPr>
      </w:pPr>
      <w:r>
        <w:rPr>
          <w:rStyle w:val="FootnoteReference"/>
        </w:rPr>
        <w:footnoteRef/>
      </w:r>
      <w:r>
        <w:rPr>
          <w:rtl/>
        </w:rPr>
        <w:t xml:space="preserve"> </w:t>
      </w:r>
      <w:r>
        <w:rPr>
          <w:lang w:val="en-US"/>
        </w:rPr>
        <w:t xml:space="preserve">So in </w:t>
      </w:r>
      <w:r>
        <w:rPr>
          <w:i/>
          <w:iCs/>
          <w:lang w:val="en-US"/>
        </w:rPr>
        <w:t>yMeg</w:t>
      </w:r>
      <w:r>
        <w:rPr>
          <w:lang w:val="en-US"/>
        </w:rPr>
        <w:t xml:space="preserve"> 3:8, 74b. This may be considered a scribal “correction,” see vol. 4, Introduction 2.7.2, p. 18. It may however actually be the name of this person, in which case </w:t>
      </w:r>
      <w:r w:rsidRPr="005561EA">
        <w:rPr>
          <w:rFonts w:cs="Times New Roman"/>
          <w:rtl/>
          <w:lang w:val="en-US"/>
        </w:rPr>
        <w:t>יוחנן</w:t>
      </w:r>
      <w:r w:rsidRPr="005561EA">
        <w:rPr>
          <w:lang w:val="en-US"/>
        </w:rPr>
        <w:t xml:space="preserve"> is the scribal </w:t>
      </w:r>
      <w:r>
        <w:rPr>
          <w:lang w:val="en-US"/>
        </w:rPr>
        <w:t>“co</w:t>
      </w:r>
      <w:r>
        <w:rPr>
          <w:lang w:val="en-US"/>
        </w:rPr>
        <w:t>r</w:t>
      </w:r>
      <w:r>
        <w:rPr>
          <w:lang w:val="en-US"/>
        </w:rPr>
        <w:t>rection.”</w:t>
      </w:r>
    </w:p>
  </w:footnote>
  <w:footnote w:id="1275">
    <w:p w14:paraId="0B5F87E0" w14:textId="77777777" w:rsidR="00865CD2" w:rsidRDefault="00865CD2">
      <w:pPr>
        <w:pStyle w:val="FootnoteText"/>
        <w:bidi w:val="0"/>
        <w:spacing w:line="240" w:lineRule="auto"/>
        <w:rPr>
          <w:lang w:val="en-US"/>
        </w:rPr>
      </w:pPr>
      <w:r w:rsidRPr="009A4CB8">
        <w:rPr>
          <w:rStyle w:val="FootnoteReference"/>
        </w:rPr>
        <w:footnoteRef/>
      </w:r>
      <w:r w:rsidRPr="009A4CB8">
        <w:rPr>
          <w:rtl/>
        </w:rPr>
        <w:t xml:space="preserve"> </w:t>
      </w:r>
      <w:r w:rsidRPr="009A4CB8">
        <w:t xml:space="preserve">In Aramaic </w:t>
      </w:r>
      <w:r w:rsidRPr="009A4CB8">
        <w:rPr>
          <w:lang w:val="en-US"/>
        </w:rPr>
        <w:t xml:space="preserve">– </w:t>
      </w:r>
      <w:r w:rsidRPr="005E436F">
        <w:rPr>
          <w:rFonts w:cs="Times New Roman"/>
          <w:rtl/>
        </w:rPr>
        <w:t>ספרה דגופתא</w:t>
      </w:r>
      <w:r>
        <w:t xml:space="preserve">, see Reeg, </w:t>
      </w:r>
      <w:r>
        <w:rPr>
          <w:i/>
          <w:iCs/>
        </w:rPr>
        <w:t>Ortsnamen</w:t>
      </w:r>
      <w:r>
        <w:t>, 171-2</w:t>
      </w:r>
      <w:r w:rsidRPr="009A4CB8">
        <w:t>.</w:t>
      </w:r>
      <w:r>
        <w:t xml:space="preserve"> </w:t>
      </w:r>
      <w:r>
        <w:rPr>
          <w:rFonts w:cs="Times New Roman"/>
          <w:lang w:val="en-US"/>
        </w:rPr>
        <w:t>On such designations see vol. 1, Introduction 3.2.6, p. 34. On the title see Introduction 3.1.2.4.</w:t>
      </w:r>
    </w:p>
  </w:footnote>
  <w:footnote w:id="1276">
    <w:p w14:paraId="6AEC45A8" w14:textId="77777777" w:rsidR="00865CD2" w:rsidRPr="004132D5" w:rsidRDefault="00865CD2" w:rsidP="00E52E98">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1277">
    <w:p w14:paraId="05394176" w14:textId="77777777" w:rsidR="00865CD2" w:rsidRPr="001075B4" w:rsidRDefault="00865CD2" w:rsidP="001075B4">
      <w:pPr>
        <w:pStyle w:val="FootnoteText"/>
        <w:bidi w:val="0"/>
        <w:spacing w:line="240" w:lineRule="auto"/>
        <w:rPr>
          <w:lang w:val="en-US"/>
        </w:rPr>
      </w:pPr>
      <w:r>
        <w:rPr>
          <w:rStyle w:val="FootnoteReference"/>
        </w:rPr>
        <w:footnoteRef/>
      </w:r>
      <w:r>
        <w:rPr>
          <w:rtl/>
        </w:rPr>
        <w:t xml:space="preserve"> </w:t>
      </w:r>
      <w:r>
        <w:rPr>
          <w:lang w:val="en-US"/>
        </w:rPr>
        <w:t>Was a contemporary of Joseph (7), see Introduction 7.4.3.</w:t>
      </w:r>
    </w:p>
  </w:footnote>
  <w:footnote w:id="1278">
    <w:p w14:paraId="0090F010" w14:textId="77777777" w:rsidR="00865CD2" w:rsidRPr="009E1EA8" w:rsidRDefault="00865CD2" w:rsidP="009E1EA8">
      <w:pPr>
        <w:pStyle w:val="FootnoteText"/>
        <w:bidi w:val="0"/>
        <w:spacing w:line="240" w:lineRule="auto"/>
        <w:rPr>
          <w:lang w:val="en-US"/>
        </w:rPr>
      </w:pPr>
      <w:r>
        <w:rPr>
          <w:rStyle w:val="FootnoteReference"/>
        </w:rPr>
        <w:footnoteRef/>
      </w:r>
      <w:r>
        <w:t xml:space="preserve"> </w:t>
      </w:r>
      <w:r>
        <w:rPr>
          <w:lang w:val="en-US"/>
        </w:rPr>
        <w:t>The letter reversal in this version is obviously a scribal error, see vol. 3, Introduction 2.8.5, p. 21.</w:t>
      </w:r>
    </w:p>
  </w:footnote>
  <w:footnote w:id="1279">
    <w:p w14:paraId="53563F06" w14:textId="77777777" w:rsidR="00865CD2" w:rsidRPr="004132D5" w:rsidRDefault="00865CD2" w:rsidP="00E52E98">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1280">
    <w:p w14:paraId="2EBC9F46" w14:textId="77777777" w:rsidR="00865CD2" w:rsidRPr="004050A2" w:rsidRDefault="00865CD2" w:rsidP="004050A2">
      <w:pPr>
        <w:pStyle w:val="FootnoteText"/>
        <w:bidi w:val="0"/>
        <w:spacing w:line="240" w:lineRule="auto"/>
        <w:rPr>
          <w:lang w:val="en-US"/>
        </w:rPr>
      </w:pPr>
      <w:r>
        <w:rPr>
          <w:rStyle w:val="FootnoteReference"/>
        </w:rPr>
        <w:footnoteRef/>
      </w:r>
      <w:r>
        <w:rPr>
          <w:rtl/>
        </w:rPr>
        <w:t xml:space="preserve"> </w:t>
      </w:r>
      <w:r>
        <w:rPr>
          <w:lang w:val="en-US"/>
        </w:rPr>
        <w:t>His son witnessed an inscription of Diocletian in Tyr, see Introduction 7.4.2.</w:t>
      </w:r>
    </w:p>
  </w:footnote>
  <w:footnote w:id="1281">
    <w:p w14:paraId="15371A6C" w14:textId="77777777" w:rsidR="00865CD2" w:rsidRDefault="00865CD2" w:rsidP="00882887">
      <w:pPr>
        <w:pStyle w:val="FootnoteText"/>
        <w:bidi w:val="0"/>
        <w:spacing w:line="240" w:lineRule="auto"/>
        <w:rPr>
          <w:lang w:val="en-US"/>
        </w:rPr>
      </w:pPr>
      <w:r w:rsidRPr="005E436F">
        <w:rPr>
          <w:rStyle w:val="FootnoteReference"/>
        </w:rPr>
        <w:footnoteRef/>
      </w:r>
      <w:r>
        <w:t xml:space="preserve"> </w:t>
      </w:r>
      <w:r w:rsidRPr="005E436F">
        <w:rPr>
          <w:lang w:val="en-US"/>
        </w:rPr>
        <w:t xml:space="preserve">Although he appears only here in BT, he is designated </w:t>
      </w:r>
      <w:r w:rsidRPr="005E436F">
        <w:rPr>
          <w:rFonts w:cs="Times New Roman"/>
          <w:rtl/>
          <w:lang w:val="en-US"/>
        </w:rPr>
        <w:t>רבי</w:t>
      </w:r>
      <w:r>
        <w:rPr>
          <w:rFonts w:cs="Times New Roman"/>
          <w:lang w:val="en-US"/>
        </w:rPr>
        <w:t xml:space="preserve">, see Introduction </w:t>
      </w:r>
      <w:r>
        <w:t>5.1.3.2.2,</w:t>
      </w:r>
      <w:r w:rsidRPr="005E436F">
        <w:rPr>
          <w:lang w:val="en-US"/>
        </w:rPr>
        <w:t xml:space="preserve"> and is me</w:t>
      </w:r>
      <w:r w:rsidRPr="005E436F">
        <w:rPr>
          <w:lang w:val="en-US"/>
        </w:rPr>
        <w:t>n</w:t>
      </w:r>
      <w:r w:rsidRPr="005E436F">
        <w:rPr>
          <w:lang w:val="en-US"/>
        </w:rPr>
        <w:t xml:space="preserve">tioned in a halakhic anecdote which is then commented upon by a Palestinian rabbi, see Introduction </w:t>
      </w:r>
      <w:r>
        <w:t>5.1.3.2</w:t>
      </w:r>
      <w:r>
        <w:rPr>
          <w:u w:color="FFFF00"/>
        </w:rPr>
        <w:t>.3</w:t>
      </w:r>
      <w:r w:rsidRPr="005E436F">
        <w:rPr>
          <w:lang w:val="en-US"/>
        </w:rPr>
        <w:t>.</w:t>
      </w:r>
    </w:p>
  </w:footnote>
  <w:footnote w:id="1282">
    <w:p w14:paraId="7DFD5A7A" w14:textId="77777777" w:rsidR="00865CD2" w:rsidRPr="00DC1C8C" w:rsidRDefault="00865CD2" w:rsidP="00DC1C8C">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1283">
    <w:p w14:paraId="7B84F1D4" w14:textId="77777777" w:rsidR="00865CD2" w:rsidRPr="007D3360" w:rsidRDefault="00865CD2" w:rsidP="00373E69">
      <w:pPr>
        <w:pStyle w:val="FootnoteText"/>
        <w:bidi w:val="0"/>
        <w:spacing w:line="240" w:lineRule="auto"/>
        <w:rPr>
          <w:lang w:val="en-US"/>
        </w:rPr>
      </w:pPr>
      <w:r>
        <w:rPr>
          <w:rStyle w:val="FootnoteReference"/>
        </w:rPr>
        <w:footnoteRef/>
      </w:r>
      <w:r>
        <w:rPr>
          <w:rtl/>
        </w:rPr>
        <w:t xml:space="preserve"> </w:t>
      </w:r>
      <w:r>
        <w:rPr>
          <w:lang w:val="en-US"/>
        </w:rPr>
        <w:t>On this form see vol. 1, under Yohanan (32) B/M, p. 135.</w:t>
      </w:r>
    </w:p>
  </w:footnote>
  <w:footnote w:id="1284">
    <w:p w14:paraId="363E476E" w14:textId="77777777" w:rsidR="00865CD2" w:rsidRPr="006A51F8" w:rsidRDefault="00865CD2" w:rsidP="00313E43">
      <w:pPr>
        <w:pStyle w:val="FootnoteText"/>
        <w:bidi w:val="0"/>
        <w:spacing w:line="240" w:lineRule="auto"/>
        <w:rPr>
          <w:lang w:val="en-US"/>
        </w:rPr>
      </w:pPr>
      <w:r>
        <w:rPr>
          <w:rStyle w:val="FootnoteReference"/>
        </w:rPr>
        <w:footnoteRef/>
      </w:r>
      <w:r>
        <w:rPr>
          <w:rtl/>
        </w:rPr>
        <w:t xml:space="preserve"> </w:t>
      </w:r>
      <w:r>
        <w:rPr>
          <w:lang w:val="en-US"/>
        </w:rPr>
        <w:t>His son was a contemporary of Jonathan (9), a contemporary of Simon (3), who was a student of Rabbi Yohanan (1), see I</w:t>
      </w:r>
      <w:r>
        <w:rPr>
          <w:lang w:val="en-US"/>
        </w:rPr>
        <w:t>n</w:t>
      </w:r>
      <w:r>
        <w:rPr>
          <w:lang w:val="en-US"/>
        </w:rPr>
        <w:t>troduction 7.4.1.</w:t>
      </w:r>
    </w:p>
  </w:footnote>
  <w:footnote w:id="1285">
    <w:p w14:paraId="0E4712B8" w14:textId="77777777" w:rsidR="00865CD2" w:rsidRDefault="00865CD2">
      <w:pPr>
        <w:pStyle w:val="FootnoteText"/>
        <w:bidi w:val="0"/>
        <w:spacing w:line="240" w:lineRule="auto"/>
        <w:rPr>
          <w:lang w:val="en-US"/>
        </w:rPr>
      </w:pPr>
      <w:r w:rsidRPr="005E436F">
        <w:rPr>
          <w:rStyle w:val="FootnoteReference"/>
        </w:rPr>
        <w:footnoteRef/>
      </w:r>
      <w:r w:rsidRPr="005E436F">
        <w:rPr>
          <w:rtl/>
        </w:rPr>
        <w:t xml:space="preserve"> </w:t>
      </w:r>
      <w:r w:rsidRPr="005E436F">
        <w:rPr>
          <w:lang w:val="en-US"/>
        </w:rPr>
        <w:t xml:space="preserve">So in BT. </w:t>
      </w:r>
      <w:r>
        <w:rPr>
          <w:lang w:val="en-US"/>
        </w:rPr>
        <w:t>On this name see under H</w:t>
      </w:r>
      <w:r>
        <w:rPr>
          <w:rFonts w:cs="Times New Roman"/>
          <w:lang w:val="en-US"/>
        </w:rPr>
        <w:t>̣</w:t>
      </w:r>
      <w:r>
        <w:rPr>
          <w:lang w:val="en-US"/>
        </w:rPr>
        <w:t>ana S-H/M.</w:t>
      </w:r>
    </w:p>
  </w:footnote>
  <w:footnote w:id="1286">
    <w:p w14:paraId="57A5C275" w14:textId="77777777" w:rsidR="00865CD2" w:rsidRPr="005C724F" w:rsidRDefault="00865CD2" w:rsidP="004050A2">
      <w:pPr>
        <w:pStyle w:val="FootnoteText"/>
        <w:bidi w:val="0"/>
        <w:spacing w:line="240" w:lineRule="auto"/>
        <w:rPr>
          <w:lang w:val="en-US"/>
        </w:rPr>
      </w:pPr>
      <w:r>
        <w:rPr>
          <w:rStyle w:val="FootnoteReference"/>
        </w:rPr>
        <w:footnoteRef/>
      </w:r>
      <w:r>
        <w:rPr>
          <w:rtl/>
        </w:rPr>
        <w:t xml:space="preserve"> </w:t>
      </w:r>
      <w:r>
        <w:rPr>
          <w:lang w:val="en-US"/>
        </w:rPr>
        <w:t>Rabbi Levi (6), who was a contemporary of Rabbi Yohanan (1), transmits in his name, see Introdu</w:t>
      </w:r>
      <w:r>
        <w:rPr>
          <w:lang w:val="en-US"/>
        </w:rPr>
        <w:t>c</w:t>
      </w:r>
      <w:r>
        <w:rPr>
          <w:lang w:val="en-US"/>
        </w:rPr>
        <w:t>tion 7.4.1.</w:t>
      </w:r>
    </w:p>
  </w:footnote>
  <w:footnote w:id="1287">
    <w:p w14:paraId="0D21E364" w14:textId="77777777" w:rsidR="00865CD2" w:rsidRDefault="00865CD2">
      <w:pPr>
        <w:pStyle w:val="FootnoteText"/>
        <w:bidi w:val="0"/>
        <w:spacing w:line="240" w:lineRule="auto"/>
        <w:rPr>
          <w:lang w:val="en-US"/>
        </w:rPr>
      </w:pPr>
      <w:r w:rsidRPr="005E436F">
        <w:rPr>
          <w:rStyle w:val="FootnoteReference"/>
        </w:rPr>
        <w:footnoteRef/>
      </w:r>
      <w:r w:rsidRPr="005E436F">
        <w:rPr>
          <w:rtl/>
        </w:rPr>
        <w:t xml:space="preserve"> </w:t>
      </w:r>
      <w:r w:rsidRPr="005E436F">
        <w:rPr>
          <w:lang w:val="en-US"/>
        </w:rPr>
        <w:t xml:space="preserve">In Hebrew – </w:t>
      </w:r>
      <w:r w:rsidRPr="005E436F">
        <w:rPr>
          <w:rFonts w:cs="Times New Roman"/>
          <w:rtl/>
        </w:rPr>
        <w:t>איש ציתור</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536-7</w:t>
      </w:r>
      <w:r w:rsidRPr="005E436F">
        <w:rPr>
          <w:rFonts w:cs="Times New Roman"/>
          <w:lang w:val="en-US"/>
        </w:rPr>
        <w:t>.</w:t>
      </w:r>
      <w:r>
        <w:rPr>
          <w:rFonts w:cs="Times New Roman"/>
          <w:lang w:val="en-US"/>
        </w:rPr>
        <w:t xml:space="preserve"> On such designations see vol. 1, Introduction 3.2.6, p. 34.</w:t>
      </w:r>
    </w:p>
  </w:footnote>
  <w:footnote w:id="1288">
    <w:p w14:paraId="681D217B" w14:textId="77777777" w:rsidR="00865CD2" w:rsidRPr="004132D5" w:rsidRDefault="00865CD2" w:rsidP="00E52E98">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1289">
    <w:p w14:paraId="409A67B1" w14:textId="77777777" w:rsidR="00865CD2" w:rsidRPr="003723D0" w:rsidRDefault="00865CD2" w:rsidP="007B67AA">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Hebrew – </w:t>
      </w:r>
      <w:r w:rsidRPr="005E436F">
        <w:rPr>
          <w:rFonts w:cs="Times New Roman" w:hint="eastAsia"/>
          <w:rtl/>
          <w:lang w:val="en-US"/>
        </w:rPr>
        <w:t>הרופא</w:t>
      </w:r>
      <w:r w:rsidRPr="005E436F">
        <w:rPr>
          <w:rFonts w:cs="Times New Roman"/>
          <w:lang w:val="en-US"/>
        </w:rPr>
        <w:t>.</w:t>
      </w:r>
      <w:r>
        <w:rPr>
          <w:rFonts w:cs="Times New Roman"/>
          <w:lang w:val="en-US"/>
        </w:rPr>
        <w:t xml:space="preserve"> On this Jewish medical literature see Introduction </w:t>
      </w:r>
      <w:r>
        <w:t>5.1.4.2</w:t>
      </w:r>
      <w:r>
        <w:rPr>
          <w:rFonts w:cs="Times New Roman"/>
          <w:lang w:val="en-US"/>
        </w:rPr>
        <w:t xml:space="preserve">. </w:t>
      </w:r>
    </w:p>
  </w:footnote>
  <w:footnote w:id="1290">
    <w:p w14:paraId="7E88BC60" w14:textId="77777777" w:rsidR="00865CD2" w:rsidRPr="003021C5" w:rsidRDefault="00865CD2" w:rsidP="00EF13AC">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3021C5">
        <w:rPr>
          <w:rFonts w:cs="Times New Roman"/>
          <w:rtl/>
          <w:lang w:val="en-US"/>
        </w:rPr>
        <w:t>הירחוני</w:t>
      </w:r>
      <w:r>
        <w:rPr>
          <w:lang w:val="en-US"/>
        </w:rPr>
        <w:t xml:space="preserve">, according to Muntner, </w:t>
      </w:r>
      <w:r>
        <w:rPr>
          <w:i/>
          <w:iCs/>
          <w:lang w:val="en-US"/>
        </w:rPr>
        <w:t>Assaph</w:t>
      </w:r>
      <w:r>
        <w:rPr>
          <w:lang w:val="en-US"/>
        </w:rPr>
        <w:t>, 163.</w:t>
      </w:r>
    </w:p>
  </w:footnote>
  <w:footnote w:id="1291">
    <w:p w14:paraId="5EAFAF3A" w14:textId="77777777" w:rsidR="00865CD2" w:rsidRPr="0061363C" w:rsidRDefault="00865CD2" w:rsidP="00044E5A">
      <w:pPr>
        <w:pStyle w:val="FootnoteText"/>
        <w:bidi w:val="0"/>
        <w:spacing w:line="240" w:lineRule="auto"/>
        <w:rPr>
          <w:lang w:val="en-US"/>
        </w:rPr>
      </w:pPr>
      <w:r>
        <w:rPr>
          <w:rStyle w:val="FootnoteReference"/>
        </w:rPr>
        <w:footnoteRef/>
      </w:r>
      <w:r>
        <w:rPr>
          <w:rtl/>
        </w:rPr>
        <w:t xml:space="preserve"> </w:t>
      </w:r>
      <w:r>
        <w:rPr>
          <w:lang w:val="en-US"/>
        </w:rPr>
        <w:t xml:space="preserve">On the question of his historicity see Pines, </w:t>
      </w:r>
      <w:r>
        <w:rPr>
          <w:i/>
          <w:iCs/>
          <w:lang w:val="en-US"/>
        </w:rPr>
        <w:t>ibid</w:t>
      </w:r>
      <w:r>
        <w:rPr>
          <w:lang w:val="en-US"/>
        </w:rPr>
        <w:t>.</w:t>
      </w:r>
    </w:p>
  </w:footnote>
  <w:footnote w:id="1292">
    <w:p w14:paraId="14E223C2" w14:textId="77777777" w:rsidR="00865CD2" w:rsidRPr="009A4CB8" w:rsidRDefault="00865CD2" w:rsidP="002F193E">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So according to Muntner, </w:t>
      </w:r>
      <w:r>
        <w:rPr>
          <w:rFonts w:cs="Times New Roman"/>
          <w:i/>
          <w:iCs/>
          <w:lang w:val="en-US"/>
        </w:rPr>
        <w:t>Assaph</w:t>
      </w:r>
      <w:r>
        <w:rPr>
          <w:rFonts w:cs="Times New Roman"/>
          <w:lang w:val="en-US"/>
        </w:rPr>
        <w:t>,</w:t>
      </w:r>
      <w:r>
        <w:rPr>
          <w:rFonts w:cs="Times New Roman"/>
          <w:i/>
          <w:iCs/>
          <w:lang w:val="en-US"/>
        </w:rPr>
        <w:t xml:space="preserve"> </w:t>
      </w:r>
      <w:r w:rsidRPr="005E436F">
        <w:rPr>
          <w:lang w:val="en-US"/>
        </w:rPr>
        <w:t>33-7.</w:t>
      </w:r>
    </w:p>
  </w:footnote>
  <w:footnote w:id="1293">
    <w:p w14:paraId="42827B3B" w14:textId="77777777" w:rsidR="00865CD2" w:rsidRPr="00336FC3" w:rsidRDefault="00865CD2" w:rsidP="00336FC3">
      <w:pPr>
        <w:pStyle w:val="FootnoteText"/>
        <w:bidi w:val="0"/>
        <w:spacing w:line="240" w:lineRule="auto"/>
        <w:rPr>
          <w:lang w:val="en-US"/>
        </w:rPr>
      </w:pPr>
      <w:r>
        <w:rPr>
          <w:rStyle w:val="FootnoteReference"/>
        </w:rPr>
        <w:footnoteRef/>
      </w:r>
      <w:r>
        <w:t xml:space="preserve"> </w:t>
      </w:r>
      <w:r>
        <w:rPr>
          <w:lang w:val="en-US"/>
        </w:rPr>
        <w:t xml:space="preserve">On the northern shore of the </w:t>
      </w:r>
      <w:smartTag w:uri="urn:schemas-microsoft-com:office:smarttags" w:element="place">
        <w:r>
          <w:rPr>
            <w:lang w:val="en-US"/>
          </w:rPr>
          <w:t>Sea of Galilee</w:t>
        </w:r>
      </w:smartTag>
      <w:r>
        <w:rPr>
          <w:lang w:val="en-US"/>
        </w:rPr>
        <w:t>.</w:t>
      </w:r>
    </w:p>
  </w:footnote>
  <w:footnote w:id="1294">
    <w:p w14:paraId="22BE514A"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1295">
    <w:p w14:paraId="7A4148F7"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296">
    <w:p w14:paraId="359917B4" w14:textId="77777777" w:rsidR="00865CD2" w:rsidRPr="00674117" w:rsidRDefault="00865CD2" w:rsidP="00CF5E41">
      <w:pPr>
        <w:pStyle w:val="FootnoteText"/>
        <w:bidi w:val="0"/>
        <w:spacing w:line="240" w:lineRule="auto"/>
        <w:jc w:val="both"/>
        <w:rPr>
          <w:lang w:val="en-US"/>
        </w:rPr>
      </w:pPr>
      <w:r>
        <w:rPr>
          <w:rStyle w:val="FootnoteReference"/>
        </w:rPr>
        <w:footnoteRef/>
      </w:r>
      <w:r>
        <w:rPr>
          <w:rtl/>
        </w:rPr>
        <w:t xml:space="preserve"> </w:t>
      </w:r>
      <w:r w:rsidRPr="00674117">
        <w:rPr>
          <w:rFonts w:cs="Times New Roman"/>
          <w:lang w:val="en-US"/>
        </w:rPr>
        <w:t>This is the year in which Beth She‘arim was destroyed, see Introduction 7.</w:t>
      </w:r>
      <w:r>
        <w:rPr>
          <w:rFonts w:cs="Times New Roman"/>
          <w:u w:color="FFFF00"/>
          <w:lang w:val="en-US"/>
        </w:rPr>
        <w:t>5.1</w:t>
      </w:r>
      <w:r w:rsidRPr="00674117">
        <w:rPr>
          <w:rFonts w:cs="Times New Roman"/>
          <w:lang w:val="en-US"/>
        </w:rPr>
        <w:t>.</w:t>
      </w:r>
    </w:p>
  </w:footnote>
  <w:footnote w:id="1297">
    <w:p w14:paraId="4D2F247D" w14:textId="77777777" w:rsidR="00865CD2" w:rsidRDefault="00865CD2">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Hebrew – </w:t>
      </w:r>
      <w:r w:rsidRPr="005E436F">
        <w:rPr>
          <w:rFonts w:cs="Times New Roman" w:hint="eastAsia"/>
          <w:rtl/>
          <w:lang w:val="en-US"/>
        </w:rPr>
        <w:t>הכהן</w:t>
      </w:r>
      <w:r w:rsidRPr="005E436F">
        <w:rPr>
          <w:rFonts w:cs="Times New Roman"/>
          <w:lang w:val="en-US"/>
        </w:rPr>
        <w:t>.</w:t>
      </w:r>
      <w:r>
        <w:rPr>
          <w:rFonts w:cs="Times New Roman"/>
          <w:lang w:val="en-US"/>
        </w:rPr>
        <w:t xml:space="preserve"> On such designations see vol. 1, Introduction 3.2.6, pp. 33-4.</w:t>
      </w:r>
    </w:p>
  </w:footnote>
  <w:footnote w:id="1298">
    <w:p w14:paraId="2497AFEB" w14:textId="77777777" w:rsidR="00865CD2" w:rsidRPr="002165C1" w:rsidRDefault="00865CD2" w:rsidP="00E66693">
      <w:pPr>
        <w:pStyle w:val="FootnoteText"/>
        <w:bidi w:val="0"/>
        <w:spacing w:line="240" w:lineRule="auto"/>
        <w:rPr>
          <w:lang w:val="en-US"/>
        </w:rPr>
      </w:pPr>
      <w:r w:rsidRPr="00E66693">
        <w:rPr>
          <w:rStyle w:val="FootnoteReference"/>
        </w:rPr>
        <w:footnoteRef/>
      </w:r>
      <w:r w:rsidRPr="00E66693">
        <w:rPr>
          <w:rtl/>
        </w:rPr>
        <w:t xml:space="preserve"> </w:t>
      </w:r>
      <w:r w:rsidRPr="00E66693">
        <w:t>In southern</w:t>
      </w:r>
      <w:r>
        <w:t xml:space="preserve"> </w:t>
      </w:r>
      <w:smartTag w:uri="urn:schemas-microsoft-com:office:smarttags" w:element="place">
        <w:smartTag w:uri="urn:schemas-microsoft-com:office:smarttags" w:element="PlaceType">
          <w:r>
            <w:t>Mount</w:t>
          </w:r>
        </w:smartTag>
        <w:r>
          <w:t xml:space="preserve"> </w:t>
        </w:r>
        <w:smartTag w:uri="urn:schemas-microsoft-com:office:smarttags" w:element="PlaceName">
          <w:r>
            <w:t>Hebron</w:t>
          </w:r>
        </w:smartTag>
      </w:smartTag>
      <w:r w:rsidRPr="00E66693">
        <w:t>.</w:t>
      </w:r>
    </w:p>
  </w:footnote>
  <w:footnote w:id="1299">
    <w:p w14:paraId="6A44A269"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300">
    <w:p w14:paraId="66178064" w14:textId="77777777" w:rsidR="00865CD2" w:rsidRPr="009E172F" w:rsidRDefault="00865CD2" w:rsidP="009E172F">
      <w:pPr>
        <w:pStyle w:val="FootnoteText"/>
        <w:bidi w:val="0"/>
        <w:spacing w:line="240" w:lineRule="auto"/>
        <w:rPr>
          <w:rFonts w:cs="Times New Roman"/>
          <w:lang w:val="en-US"/>
        </w:rPr>
      </w:pPr>
      <w:r>
        <w:rPr>
          <w:rStyle w:val="FootnoteReference"/>
        </w:rPr>
        <w:footnoteRef/>
      </w:r>
      <w:r>
        <w:t xml:space="preserve"> </w:t>
      </w:r>
      <w:r>
        <w:rPr>
          <w:lang w:val="en-US"/>
        </w:rPr>
        <w:t xml:space="preserve">For this form see vol. 1, under Yohanan (88) B/M, p. 137. For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3, Introduction 2.3.3.3, p. 15.</w:t>
      </w:r>
    </w:p>
  </w:footnote>
  <w:footnote w:id="1301">
    <w:p w14:paraId="2EA56BE6" w14:textId="77777777" w:rsidR="00865CD2" w:rsidRDefault="00865CD2">
      <w:pPr>
        <w:pStyle w:val="FootnoteText"/>
        <w:bidi w:val="0"/>
        <w:spacing w:line="240" w:lineRule="auto"/>
        <w:rPr>
          <w:rFonts w:ascii="Graeca" w:hAnsi="Graeca"/>
          <w:lang w:val="en-US"/>
        </w:rPr>
      </w:pPr>
      <w:r w:rsidRPr="009A4CB8">
        <w:rPr>
          <w:rStyle w:val="FootnoteReference"/>
        </w:rPr>
        <w:footnoteRef/>
      </w:r>
      <w:r w:rsidRPr="009A4CB8">
        <w:t xml:space="preserve"> In Greek </w:t>
      </w:r>
      <w:r>
        <w:t>–</w:t>
      </w:r>
      <w:r w:rsidRPr="009A4CB8">
        <w:t xml:space="preserve"> </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Pr>
          <w:rFonts w:ascii="Graeca" w:hAnsi="Graeca"/>
          <w:lang w:val="en-US"/>
        </w:rPr>
        <w:t></w:t>
      </w:r>
      <w:r>
        <w:rPr>
          <w:rFonts w:cs="Times New Roman"/>
          <w:lang w:val="en-US"/>
        </w:rPr>
        <w:t>On such designations see vol. 1, Introduction 3.2.6, p. 34.</w:t>
      </w:r>
    </w:p>
  </w:footnote>
  <w:footnote w:id="1302">
    <w:p w14:paraId="1B291BCA" w14:textId="77777777" w:rsidR="00865CD2" w:rsidRPr="007B07D4" w:rsidRDefault="00865CD2" w:rsidP="0092348F">
      <w:pPr>
        <w:pStyle w:val="FootnoteText"/>
        <w:bidi w:val="0"/>
        <w:spacing w:line="240" w:lineRule="auto"/>
        <w:rPr>
          <w:lang w:val="en-US"/>
        </w:rPr>
      </w:pPr>
      <w:r>
        <w:rPr>
          <w:rStyle w:val="FootnoteReference"/>
        </w:rPr>
        <w:footnoteRef/>
      </w:r>
      <w:r>
        <w:rPr>
          <w:rtl/>
        </w:rPr>
        <w:t xml:space="preserve"> </w:t>
      </w:r>
      <w:r>
        <w:rPr>
          <w:lang w:val="en-US"/>
        </w:rPr>
        <w:t xml:space="preserve">Although he bears a Jewish name, this person resides in Rome, where the name Johannes became very popular with Christians, see </w:t>
      </w:r>
      <w:r>
        <w:t xml:space="preserve">vol. 3, Introduction </w:t>
      </w:r>
      <w:r>
        <w:rPr>
          <w:u w:color="FFFF00"/>
        </w:rPr>
        <w:t xml:space="preserve">6.6.7, p. 52, </w:t>
      </w:r>
      <w:r>
        <w:rPr>
          <w:lang w:val="en-US"/>
        </w:rPr>
        <w:t>and the inscription was found on the base of a human female statue, see vol. 4, Introduction 6.8.1.</w:t>
      </w:r>
    </w:p>
  </w:footnote>
  <w:footnote w:id="1303">
    <w:p w14:paraId="131BE7EE" w14:textId="77777777" w:rsidR="00865CD2" w:rsidRPr="000E41E3" w:rsidRDefault="00865CD2" w:rsidP="000E41E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vol. 1, under Yohanan (88) B/M, p. 137.</w:t>
      </w:r>
    </w:p>
  </w:footnote>
  <w:footnote w:id="1304">
    <w:p w14:paraId="309D5D3E" w14:textId="77777777" w:rsidR="00865CD2" w:rsidRPr="009E172F" w:rsidRDefault="00865CD2" w:rsidP="00553235">
      <w:pPr>
        <w:pStyle w:val="FootnoteText"/>
        <w:bidi w:val="0"/>
        <w:spacing w:line="240" w:lineRule="auto"/>
        <w:rPr>
          <w:rFonts w:hint="cs"/>
          <w:lang w:val="en-US"/>
        </w:rPr>
      </w:pPr>
      <w:r>
        <w:rPr>
          <w:rStyle w:val="FootnoteReference"/>
        </w:rPr>
        <w:footnoteRef/>
      </w:r>
      <w:r>
        <w:rPr>
          <w:rtl/>
        </w:rPr>
        <w:t xml:space="preserve"> </w:t>
      </w:r>
      <w:smartTag w:uri="urn:schemas-microsoft-com:office:smarttags" w:element="place">
        <w:r>
          <w:rPr>
            <w:lang w:val="en-US"/>
          </w:rPr>
          <w:t>Caesarea</w:t>
        </w:r>
      </w:smartTag>
      <w:r>
        <w:rPr>
          <w:lang w:val="en-US"/>
        </w:rPr>
        <w:t xml:space="preserve"> was a mixed city and this could be a Christian name, see </w:t>
      </w:r>
      <w:r>
        <w:t xml:space="preserve">vol. 3, Introduction </w:t>
      </w:r>
      <w:r>
        <w:rPr>
          <w:u w:color="FFFF00"/>
        </w:rPr>
        <w:t>6.6.7, p. 52</w:t>
      </w:r>
      <w:r>
        <w:rPr>
          <w:lang w:val="en-US"/>
        </w:rPr>
        <w:t>.</w:t>
      </w:r>
    </w:p>
  </w:footnote>
  <w:footnote w:id="1305">
    <w:p w14:paraId="200EEDD0"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06">
    <w:p w14:paraId="77C619AE" w14:textId="77777777" w:rsidR="00865CD2" w:rsidRPr="007D3360" w:rsidRDefault="00865CD2" w:rsidP="00553235">
      <w:pPr>
        <w:pStyle w:val="FootnoteText"/>
        <w:tabs>
          <w:tab w:val="left" w:pos="6450"/>
        </w:tabs>
        <w:bidi w:val="0"/>
        <w:spacing w:line="240" w:lineRule="auto"/>
        <w:rPr>
          <w:lang w:val="en-US"/>
        </w:rPr>
      </w:pPr>
      <w:r>
        <w:rPr>
          <w:rStyle w:val="FootnoteReference"/>
        </w:rPr>
        <w:footnoteRef/>
      </w:r>
      <w:r>
        <w:rPr>
          <w:rtl/>
        </w:rPr>
        <w:t xml:space="preserve"> </w:t>
      </w:r>
      <w:r>
        <w:rPr>
          <w:lang w:val="en-US"/>
        </w:rPr>
        <w:t>On this form see vol. 3, under Yohanan (17) B/M, p. 106.</w:t>
      </w:r>
      <w:r>
        <w:rPr>
          <w:lang w:val="en-US"/>
        </w:rPr>
        <w:tab/>
      </w:r>
    </w:p>
  </w:footnote>
  <w:footnote w:id="1307">
    <w:p w14:paraId="05D40F3E" w14:textId="77777777" w:rsidR="00865CD2" w:rsidRPr="009A4CB8" w:rsidRDefault="00865CD2" w:rsidP="0094074F">
      <w:pPr>
        <w:pStyle w:val="FootnoteText"/>
        <w:bidi w:val="0"/>
        <w:spacing w:line="240" w:lineRule="auto"/>
      </w:pPr>
      <w:r w:rsidRPr="009A4CB8">
        <w:rPr>
          <w:rStyle w:val="FootnoteReference"/>
        </w:rPr>
        <w:footnoteRef/>
      </w:r>
      <w:r w:rsidRPr="009A4CB8">
        <w:t xml:space="preserve"> In Greek </w:t>
      </w:r>
      <w:r>
        <w:t>–</w:t>
      </w:r>
      <w:r w:rsidRPr="009A4CB8">
        <w:t xml:space="preserve"> </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t xml:space="preserve"> (of the innkeepers).</w:t>
      </w:r>
      <w:r>
        <w:t xml:space="preserve"> On such designations see Introduction 3.1.3.3.</w:t>
      </w:r>
    </w:p>
  </w:footnote>
  <w:footnote w:id="1308">
    <w:p w14:paraId="335967B6" w14:textId="77777777" w:rsidR="00865CD2" w:rsidRPr="00952D03" w:rsidRDefault="00865CD2" w:rsidP="00952D03">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ountry-region">
          <w:r>
            <w:rPr>
              <w:lang w:val="en-US"/>
            </w:rPr>
            <w:t>Syria</w:t>
          </w:r>
        </w:smartTag>
      </w:smartTag>
      <w:r>
        <w:rPr>
          <w:lang w:val="en-US"/>
        </w:rPr>
        <w:t>.</w:t>
      </w:r>
    </w:p>
  </w:footnote>
  <w:footnote w:id="1309">
    <w:p w14:paraId="07EC6EB6" w14:textId="77777777" w:rsidR="00865CD2" w:rsidRPr="009A4CB8" w:rsidRDefault="00865CD2" w:rsidP="00337C13">
      <w:pPr>
        <w:pStyle w:val="FootnoteText"/>
        <w:bidi w:val="0"/>
        <w:spacing w:line="240" w:lineRule="auto"/>
      </w:pPr>
      <w:r w:rsidRPr="009A4CB8">
        <w:rPr>
          <w:rStyle w:val="FootnoteReference"/>
        </w:rPr>
        <w:footnoteRef/>
      </w:r>
      <w:r w:rsidRPr="009A4CB8">
        <w:t xml:space="preserve"> This is </w:t>
      </w:r>
      <w:r w:rsidRPr="00614282">
        <w:t>an inn</w:t>
      </w:r>
      <w:r w:rsidRPr="009A4CB8">
        <w:t xml:space="preserve"> inscription. It bears Hebrew names and a biblical quotation (1 Sam 16:4). Yet its tent</w:t>
      </w:r>
      <w:r w:rsidRPr="009A4CB8">
        <w:t>a</w:t>
      </w:r>
      <w:r w:rsidRPr="009A4CB8">
        <w:t>tive date (and the popularity of th</w:t>
      </w:r>
      <w:r>
        <w:t>is</w:t>
      </w:r>
      <w:r w:rsidRPr="009A4CB8">
        <w:t xml:space="preserve"> name among Christians</w:t>
      </w:r>
      <w:r>
        <w:t>, see vol. 3, Introduction 1.1.1.2, p. 4-5</w:t>
      </w:r>
      <w:r w:rsidRPr="009A4CB8">
        <w:t>) puts its Jewish character into question</w:t>
      </w:r>
      <w:r>
        <w:t xml:space="preserve">, see vol. 3, Introduction </w:t>
      </w:r>
      <w:r>
        <w:rPr>
          <w:u w:color="FFFF00"/>
        </w:rPr>
        <w:t>6.6.7, p. 52</w:t>
      </w:r>
      <w:r w:rsidRPr="009A4CB8">
        <w:t xml:space="preserve">. </w:t>
      </w:r>
      <w:r w:rsidRPr="009A4CB8">
        <w:rPr>
          <w:i/>
          <w:iCs/>
        </w:rPr>
        <w:t>IJO</w:t>
      </w:r>
      <w:r w:rsidRPr="009A4CB8">
        <w:t xml:space="preserve"> 3, App19 specif</w:t>
      </w:r>
      <w:r w:rsidRPr="009A4CB8">
        <w:t>i</w:t>
      </w:r>
      <w:r w:rsidRPr="009A4CB8">
        <w:t>cally denied the Jewishness of this i</w:t>
      </w:r>
      <w:r w:rsidRPr="009A4CB8">
        <w:t>n</w:t>
      </w:r>
      <w:r w:rsidRPr="009A4CB8">
        <w:t>scription.</w:t>
      </w:r>
    </w:p>
  </w:footnote>
  <w:footnote w:id="1310">
    <w:p w14:paraId="145FFB6F" w14:textId="77777777" w:rsidR="00865CD2" w:rsidRPr="00494EFC" w:rsidRDefault="00865CD2" w:rsidP="00955FBC">
      <w:pPr>
        <w:pStyle w:val="FootnoteText"/>
        <w:bidi w:val="0"/>
        <w:spacing w:line="240" w:lineRule="auto"/>
        <w:rPr>
          <w:rFonts w:cs="Times New Roman"/>
        </w:rPr>
      </w:pPr>
      <w:r>
        <w:rPr>
          <w:rStyle w:val="FootnoteReference"/>
        </w:rPr>
        <w:footnoteRef/>
      </w:r>
      <w:r>
        <w:t xml:space="preserve"> </w:t>
      </w:r>
      <w:r w:rsidRPr="00431728">
        <w:t xml:space="preserve">This </w:t>
      </w:r>
      <w:r>
        <w:t xml:space="preserve">is </w:t>
      </w:r>
      <w:r w:rsidRPr="00431728">
        <w:t xml:space="preserve">all that could be read from the publication. </w:t>
      </w:r>
      <w:r>
        <w:t xml:space="preserve">Perhaps another name is intended and maybe other names were found on this inscription. If this is the name intended the following observations can be made: On the interchange of </w:t>
      </w:r>
      <w:r>
        <w:rPr>
          <w:rFonts w:ascii="Graeca" w:hAnsi="Graeca"/>
        </w:rPr>
        <w:t></w:t>
      </w:r>
      <w:r>
        <w:rPr>
          <w:rFonts w:cs="Times New Roman"/>
        </w:rPr>
        <w:t xml:space="preserve"> and </w:t>
      </w:r>
      <w:r>
        <w:rPr>
          <w:rFonts w:ascii="Graeca" w:hAnsi="Graeca" w:cs="Times New Roman"/>
        </w:rPr>
        <w:t></w:t>
      </w:r>
      <w:r>
        <w:rPr>
          <w:rFonts w:cs="Times New Roman"/>
        </w:rPr>
        <w:t xml:space="preserve">, see vol. 1, Introduction 2.3.3.1, p. 22. On the form </w:t>
      </w:r>
      <w:r>
        <w:rPr>
          <w:rFonts w:ascii="Graeca" w:hAnsi="Graeca" w:cs="Miriam"/>
          <w:lang w:val="en-US"/>
        </w:rPr>
        <w:t></w:t>
      </w:r>
      <w:r>
        <w:rPr>
          <w:rFonts w:ascii="Graeca" w:hAnsi="Graeca" w:cs="Miriam"/>
          <w:lang w:val="en-US"/>
        </w:rPr>
        <w:t></w:t>
      </w:r>
      <w:r>
        <w:rPr>
          <w:rFonts w:ascii="Graeca" w:hAnsi="Graeca" w:cs="Miriam"/>
          <w:lang w:val="en-US"/>
        </w:rPr>
        <w:t></w:t>
      </w:r>
      <w:r>
        <w:rPr>
          <w:rFonts w:ascii="Graeca" w:hAnsi="Graeca" w:cs="Miriam"/>
          <w:lang w:val="en-US"/>
        </w:rPr>
        <w:t></w:t>
      </w:r>
      <w:r>
        <w:rPr>
          <w:rFonts w:ascii="Graeca" w:hAnsi="Graeca" w:cs="Miriam"/>
          <w:lang w:val="en-US"/>
        </w:rPr>
        <w:t></w:t>
      </w:r>
      <w:r>
        <w:rPr>
          <w:rFonts w:ascii="Graeca" w:hAnsi="Graeca" w:cs="Miriam"/>
          <w:lang w:val="en-US"/>
        </w:rPr>
        <w:t></w:t>
      </w:r>
      <w:r>
        <w:rPr>
          <w:rFonts w:ascii="Graeca" w:hAnsi="Graeca" w:cs="Miriam"/>
          <w:lang w:val="en-US"/>
        </w:rPr>
        <w:t></w:t>
      </w:r>
      <w:r>
        <w:rPr>
          <w:rFonts w:ascii="Graeca" w:hAnsi="Graeca" w:cs="Miriam"/>
          <w:lang w:val="en-US"/>
        </w:rPr>
        <w:t></w:t>
      </w:r>
      <w:r>
        <w:rPr>
          <w:rFonts w:cs="Times New Roman"/>
          <w:lang w:val="en-US"/>
        </w:rPr>
        <w:t xml:space="preserve">, see vol. 3, under Yohanan (23) B/M, p. 106. The additional </w:t>
      </w:r>
      <w:r>
        <w:rPr>
          <w:rFonts w:ascii="Graeca" w:hAnsi="Graeca" w:cs="Times New Roman"/>
          <w:lang w:val="en-US"/>
        </w:rPr>
        <w:t></w:t>
      </w:r>
      <w:r>
        <w:rPr>
          <w:rFonts w:cs="Times New Roman"/>
          <w:lang w:val="en-US"/>
        </w:rPr>
        <w:t xml:space="preserve"> is obviously a scribal error, see vol. 3, Intr</w:t>
      </w:r>
      <w:r>
        <w:rPr>
          <w:rFonts w:cs="Times New Roman"/>
          <w:lang w:val="en-US"/>
        </w:rPr>
        <w:t>o</w:t>
      </w:r>
      <w:r>
        <w:rPr>
          <w:rFonts w:cs="Times New Roman"/>
          <w:lang w:val="en-US"/>
        </w:rPr>
        <w:t>duction 2.8.1, p. 20. The declension is probably in the vocative.</w:t>
      </w:r>
    </w:p>
  </w:footnote>
  <w:footnote w:id="1311">
    <w:p w14:paraId="413D9775" w14:textId="77777777" w:rsidR="00865CD2" w:rsidRPr="009E172F" w:rsidRDefault="00865CD2" w:rsidP="009E172F">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ity">
          <w:r>
            <w:rPr>
              <w:lang w:val="en-US"/>
            </w:rPr>
            <w:t>Samaria</w:t>
          </w:r>
        </w:smartTag>
      </w:smartTag>
      <w:r>
        <w:rPr>
          <w:lang w:val="en-US"/>
        </w:rPr>
        <w:t>.</w:t>
      </w:r>
    </w:p>
  </w:footnote>
  <w:footnote w:id="1312">
    <w:p w14:paraId="72E83DF1" w14:textId="77777777" w:rsidR="00865CD2" w:rsidRPr="009E172F" w:rsidRDefault="00865CD2" w:rsidP="000B50A2">
      <w:pPr>
        <w:pStyle w:val="FootnoteText"/>
        <w:bidi w:val="0"/>
        <w:spacing w:line="240" w:lineRule="auto"/>
        <w:rPr>
          <w:rFonts w:hint="cs"/>
          <w:lang w:val="en-US"/>
        </w:rPr>
      </w:pPr>
      <w:r>
        <w:rPr>
          <w:rStyle w:val="FootnoteReference"/>
        </w:rPr>
        <w:footnoteRef/>
      </w:r>
      <w:r>
        <w:rPr>
          <w:rtl/>
        </w:rPr>
        <w:t xml:space="preserve"> </w:t>
      </w:r>
      <w:r>
        <w:rPr>
          <w:lang w:val="en-US"/>
        </w:rPr>
        <w:t xml:space="preserve">Suggested based on location, see Introduction 6.1.5, but this could be a Christian name, see </w:t>
      </w:r>
      <w:r>
        <w:t>vol. 3, Intr</w:t>
      </w:r>
      <w:r>
        <w:t>o</w:t>
      </w:r>
      <w:r>
        <w:t xml:space="preserve">duction </w:t>
      </w:r>
      <w:r>
        <w:rPr>
          <w:u w:color="FFFF00"/>
        </w:rPr>
        <w:t>6.6.7, p. 52</w:t>
      </w:r>
      <w:r>
        <w:rPr>
          <w:lang w:val="en-US"/>
        </w:rPr>
        <w:t>, or the reading could be wrong.</w:t>
      </w:r>
    </w:p>
  </w:footnote>
  <w:footnote w:id="1313">
    <w:p w14:paraId="529D299B"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14">
    <w:p w14:paraId="7251FE3D" w14:textId="77777777" w:rsidR="00865CD2" w:rsidRPr="007D3360" w:rsidRDefault="00865CD2" w:rsidP="00E66693">
      <w:pPr>
        <w:pStyle w:val="FootnoteText"/>
        <w:bidi w:val="0"/>
        <w:spacing w:line="240" w:lineRule="auto"/>
        <w:rPr>
          <w:lang w:val="en-US"/>
        </w:rPr>
      </w:pPr>
      <w:r>
        <w:rPr>
          <w:rStyle w:val="FootnoteReference"/>
        </w:rPr>
        <w:footnoteRef/>
      </w:r>
      <w:r>
        <w:rPr>
          <w:rtl/>
        </w:rPr>
        <w:t xml:space="preserve"> </w:t>
      </w:r>
      <w:r>
        <w:rPr>
          <w:lang w:val="en-US"/>
        </w:rPr>
        <w:t>On this form see vol. 1, under Yohanan (67) B/M, p. 136.</w:t>
      </w:r>
    </w:p>
  </w:footnote>
  <w:footnote w:id="1315">
    <w:p w14:paraId="4E936FAF" w14:textId="77777777" w:rsidR="00865CD2" w:rsidRPr="00327E44" w:rsidRDefault="00865CD2" w:rsidP="00441A5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cs="Times New Roman"/>
          <w:lang w:val="en-US"/>
        </w:rPr>
        <w:t>]. On these details see vol. 3, Introduction 3.1, p. 21.</w:t>
      </w:r>
    </w:p>
  </w:footnote>
  <w:footnote w:id="1316">
    <w:p w14:paraId="09305A6E" w14:textId="77777777" w:rsidR="00865CD2" w:rsidRPr="006B51DF" w:rsidRDefault="00865CD2" w:rsidP="00674117">
      <w:pPr>
        <w:pStyle w:val="FootnoteText"/>
        <w:bidi w:val="0"/>
        <w:spacing w:line="240" w:lineRule="auto"/>
        <w:rPr>
          <w:rFonts w:cs="Times New Roman"/>
        </w:rPr>
      </w:pPr>
      <w:r>
        <w:rPr>
          <w:rStyle w:val="FootnoteReference"/>
        </w:rPr>
        <w:footnoteRef/>
      </w:r>
      <w:r>
        <w:rPr>
          <w:rtl/>
        </w:rPr>
        <w:t xml:space="preserve"> </w:t>
      </w:r>
      <w:r w:rsidRPr="005E436F">
        <w:rPr>
          <w:rFonts w:cs="Times New Roman"/>
        </w:rPr>
        <w:t xml:space="preserve">The inscription mentions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sidRPr="005E436F">
        <w:rPr>
          <w:rFonts w:cs="Times New Roman"/>
        </w:rPr>
        <w:t xml:space="preserve"> (one God who rules all) but this is no </w:t>
      </w:r>
      <w:r w:rsidRPr="00E66693">
        <w:t xml:space="preserve">indication of Jewishness, especially not in Zoar, see Introduction </w:t>
      </w:r>
      <w:r>
        <w:t>6.</w:t>
      </w:r>
      <w:r>
        <w:rPr>
          <w:u w:color="FFFF00"/>
        </w:rPr>
        <w:t>1.6</w:t>
      </w:r>
      <w:r w:rsidRPr="00E66693">
        <w:t xml:space="preserve">. </w:t>
      </w:r>
      <w:r>
        <w:t>The inscription is neither sp</w:t>
      </w:r>
      <w:r>
        <w:t>e</w:t>
      </w:r>
      <w:r>
        <w:t>cifically Christian</w:t>
      </w:r>
      <w:r w:rsidRPr="00AD119C">
        <w:t xml:space="preserve">, </w:t>
      </w:r>
      <w:r>
        <w:t>nor undoubtedly pagan. Since the Zoar cemetery includes Jewish tombstones, this one could also be Jewish, see Introduction 6.2.1.1.</w:t>
      </w:r>
    </w:p>
  </w:footnote>
  <w:footnote w:id="1317">
    <w:p w14:paraId="1F09D6E0" w14:textId="77777777" w:rsidR="00865CD2" w:rsidRPr="00DC1D1B" w:rsidRDefault="00865CD2" w:rsidP="00932B85">
      <w:pPr>
        <w:pStyle w:val="FootnoteText"/>
        <w:bidi w:val="0"/>
        <w:spacing w:line="240" w:lineRule="auto"/>
        <w:rPr>
          <w:lang w:val="en-US"/>
        </w:rPr>
      </w:pPr>
      <w:r>
        <w:rPr>
          <w:rStyle w:val="FootnoteReference"/>
        </w:rPr>
        <w:footnoteRef/>
      </w:r>
      <w:r>
        <w:rPr>
          <w:rtl/>
        </w:rPr>
        <w:t xml:space="preserve"> </w:t>
      </w:r>
      <w:r>
        <w:rPr>
          <w:lang w:val="en-US"/>
        </w:rPr>
        <w:t>Because so many of the inscriptions from Zoar are dated, it is easy to date the others appro</w:t>
      </w:r>
      <w:r>
        <w:rPr>
          <w:lang w:val="en-US"/>
        </w:rPr>
        <w:t>x</w:t>
      </w:r>
      <w:r>
        <w:rPr>
          <w:lang w:val="en-US"/>
        </w:rPr>
        <w:t>imately, see Introduction 7.5.2.3.</w:t>
      </w:r>
    </w:p>
  </w:footnote>
  <w:footnote w:id="1318">
    <w:p w14:paraId="57850998" w14:textId="77777777" w:rsidR="00865CD2" w:rsidRPr="007D3360"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43.</w:t>
      </w:r>
    </w:p>
  </w:footnote>
  <w:footnote w:id="1319">
    <w:p w14:paraId="25CDEB3B" w14:textId="77777777" w:rsidR="00865CD2" w:rsidRPr="00744A49" w:rsidRDefault="00865CD2" w:rsidP="00553235">
      <w:pPr>
        <w:pStyle w:val="FootnoteText"/>
        <w:bidi w:val="0"/>
        <w:spacing w:line="240" w:lineRule="auto"/>
        <w:rPr>
          <w:lang w:val="en-US"/>
        </w:rPr>
      </w:pPr>
      <w:r>
        <w:rPr>
          <w:rStyle w:val="FootnoteReference"/>
        </w:rPr>
        <w:footnoteRef/>
      </w:r>
      <w:r>
        <w:rPr>
          <w:rtl/>
        </w:rPr>
        <w:t xml:space="preserve"> </w:t>
      </w:r>
      <w:r>
        <w:rPr>
          <w:lang w:val="en-US"/>
        </w:rPr>
        <w:t xml:space="preserve">The inscription was found in a location where Jews also resided, but the name may be Christian, see </w:t>
      </w:r>
      <w:r>
        <w:t xml:space="preserve">vol. 3, Introduction </w:t>
      </w:r>
      <w:r>
        <w:rPr>
          <w:u w:color="FFFF00"/>
        </w:rPr>
        <w:t>6.6.7, p. 52</w:t>
      </w:r>
      <w:r>
        <w:rPr>
          <w:lang w:val="en-US"/>
        </w:rPr>
        <w:t>.</w:t>
      </w:r>
    </w:p>
  </w:footnote>
  <w:footnote w:id="1320">
    <w:p w14:paraId="67C5F632"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21">
    <w:p w14:paraId="3082CC1C" w14:textId="77777777" w:rsidR="00865CD2" w:rsidRPr="00494EFC" w:rsidRDefault="00865CD2" w:rsidP="00494EFC">
      <w:pPr>
        <w:pStyle w:val="FootnoteText"/>
        <w:bidi w:val="0"/>
        <w:spacing w:line="240" w:lineRule="auto"/>
        <w:rPr>
          <w:rFonts w:cs="Times New Roman"/>
          <w:lang w:val="en-US"/>
        </w:rPr>
      </w:pPr>
      <w:r>
        <w:rPr>
          <w:rStyle w:val="FootnoteReference"/>
        </w:rPr>
        <w:footnoteRef/>
      </w:r>
      <w:r>
        <w:t xml:space="preserve"> </w:t>
      </w:r>
      <w:r>
        <w:rPr>
          <w:lang w:val="en-US"/>
        </w:rPr>
        <w:t xml:space="preserve">The form </w:t>
      </w:r>
      <w:r>
        <w:rPr>
          <w:rFonts w:ascii="Graeca" w:hAnsi="Graeca" w:cs="Miriam"/>
          <w:lang w:val="en-US"/>
        </w:rPr>
        <w:t></w:t>
      </w:r>
      <w:r>
        <w:rPr>
          <w:rFonts w:ascii="Graeca" w:hAnsi="Graeca" w:cs="Miriam"/>
          <w:lang w:val="en-US"/>
        </w:rPr>
        <w:t></w:t>
      </w:r>
      <w:r w:rsidRPr="00494EFC">
        <w:rPr>
          <w:rFonts w:ascii="Graeca" w:hAnsi="Graeca" w:cs="Miriam"/>
          <w:lang w:val="en-US"/>
        </w:rPr>
        <w:t></w:t>
      </w:r>
      <w:r w:rsidRPr="00494EFC">
        <w:rPr>
          <w:rFonts w:ascii="Graeca" w:hAnsi="Graeca" w:cs="Miriam"/>
          <w:lang w:val="en-US"/>
        </w:rPr>
        <w:t></w:t>
      </w:r>
      <w:r>
        <w:rPr>
          <w:rFonts w:ascii="Graeca" w:hAnsi="Graeca" w:cs="Miriam"/>
          <w:lang w:val="en-US"/>
        </w:rPr>
        <w:t></w:t>
      </w:r>
      <w:r>
        <w:rPr>
          <w:rFonts w:ascii="Graeca" w:hAnsi="Graeca" w:cs="Miriam"/>
          <w:lang w:val="en-US"/>
        </w:rPr>
        <w:t></w:t>
      </w:r>
      <w:r>
        <w:rPr>
          <w:rFonts w:cs="Times New Roman"/>
          <w:lang w:val="en-US"/>
        </w:rPr>
        <w:t xml:space="preserve"> is recorded in vol. 1, under Yohanan (129) B/M, p. 138. </w:t>
      </w:r>
      <w:r>
        <w:t xml:space="preserve">On the interchange of </w:t>
      </w:r>
      <w:r>
        <w:rPr>
          <w:rFonts w:ascii="Graeca" w:hAnsi="Graeca"/>
        </w:rPr>
        <w:t></w:t>
      </w:r>
      <w:r>
        <w:rPr>
          <w:rFonts w:cs="Times New Roman"/>
        </w:rPr>
        <w:t xml:space="preserve"> and </w:t>
      </w:r>
      <w:r>
        <w:rPr>
          <w:rFonts w:ascii="Graeca" w:hAnsi="Graeca" w:cs="Times New Roman"/>
        </w:rPr>
        <w:t></w:t>
      </w:r>
      <w:r>
        <w:rPr>
          <w:rFonts w:cs="Times New Roman"/>
        </w:rPr>
        <w:t>, see vol. 1, Introduction 2.3.3.1, p. 22.</w:t>
      </w:r>
      <w:r>
        <w:rPr>
          <w:rFonts w:cs="Times New Roman"/>
          <w:lang w:val="en-US"/>
        </w:rPr>
        <w:t xml:space="preserve"> On the hellenized suffix see vol. 3, Introduction 2.1.1.1, p. 11.</w:t>
      </w:r>
    </w:p>
  </w:footnote>
  <w:footnote w:id="1322">
    <w:p w14:paraId="24DD0FE3" w14:textId="77777777" w:rsidR="00865CD2" w:rsidRPr="00846223" w:rsidRDefault="00865CD2" w:rsidP="00366817">
      <w:pPr>
        <w:pStyle w:val="FootnoteText"/>
        <w:bidi w:val="0"/>
        <w:spacing w:line="240" w:lineRule="auto"/>
        <w:rPr>
          <w:rtl/>
          <w:lang w:val="en-US"/>
        </w:rPr>
      </w:pPr>
      <w:r>
        <w:rPr>
          <w:rStyle w:val="FootnoteReference"/>
        </w:rPr>
        <w:footnoteRef/>
      </w:r>
      <w:r>
        <w:t xml:space="preserve"> </w:t>
      </w:r>
      <w:r>
        <w:rPr>
          <w:lang w:val="en-US"/>
        </w:rPr>
        <w:t>Macarius could also be considered this Yohanan’s son, but the way the inscription is transcribed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lang w:val="en-US"/>
        </w:rPr>
        <w:t xml:space="preserve">) suggests that it should be translated for Cyrus, [son of] Megalus, son of Macarius Yohanan. The editor translated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lang w:val="en-US"/>
        </w:rPr>
        <w:t xml:space="preserve"> as “the blessed” (</w:t>
      </w:r>
      <w:r w:rsidRPr="001F2F60">
        <w:rPr>
          <w:rFonts w:cs="Times New Roman"/>
          <w:rtl/>
          <w:lang w:val="en-US"/>
        </w:rPr>
        <w:t>המאושר</w:t>
      </w:r>
      <w:r>
        <w:rPr>
          <w:lang w:val="en-US"/>
        </w:rPr>
        <w:t>), but such an interpretation is unnecessary.</w:t>
      </w:r>
    </w:p>
  </w:footnote>
  <w:footnote w:id="1323">
    <w:p w14:paraId="4FB73667" w14:textId="77777777" w:rsidR="00865CD2" w:rsidRPr="00C07484" w:rsidRDefault="00865CD2" w:rsidP="00C07484">
      <w:pPr>
        <w:pStyle w:val="FootnoteText"/>
        <w:bidi w:val="0"/>
        <w:spacing w:line="240" w:lineRule="auto"/>
        <w:rPr>
          <w:rFonts w:hint="cs"/>
          <w:lang w:val="en-US"/>
        </w:rPr>
      </w:pPr>
      <w:r>
        <w:rPr>
          <w:rStyle w:val="FootnoteReference"/>
        </w:rPr>
        <w:footnoteRef/>
      </w:r>
      <w:r>
        <w:rPr>
          <w:lang w:val="en-US"/>
        </w:rPr>
        <w:t xml:space="preserve"> South of Tel Aviv.</w:t>
      </w:r>
    </w:p>
  </w:footnote>
  <w:footnote w:id="1324">
    <w:p w14:paraId="42AEFD70" w14:textId="77777777" w:rsidR="00865CD2" w:rsidRPr="00A43E87" w:rsidRDefault="00865CD2" w:rsidP="00A43E87">
      <w:pPr>
        <w:pStyle w:val="FootnoteText"/>
        <w:bidi w:val="0"/>
        <w:spacing w:line="240" w:lineRule="auto"/>
        <w:rPr>
          <w:lang w:val="en-US"/>
        </w:rPr>
      </w:pPr>
      <w:r>
        <w:rPr>
          <w:rStyle w:val="FootnoteReference"/>
        </w:rPr>
        <w:footnoteRef/>
      </w:r>
      <w:r>
        <w:rPr>
          <w:rtl/>
        </w:rPr>
        <w:t xml:space="preserve"> </w:t>
      </w:r>
      <w:r>
        <w:rPr>
          <w:lang w:val="en-US"/>
        </w:rPr>
        <w:t>Jewishness indicated by the form of the name, which was not used by Christians, see Introduction 6.2.2.2.</w:t>
      </w:r>
    </w:p>
  </w:footnote>
  <w:footnote w:id="1325">
    <w:p w14:paraId="4E3D7A5E"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26">
    <w:p w14:paraId="278C4955"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The inscription is in Greek but this is the Hebrew transcription given in the publication</w:t>
      </w:r>
      <w:r>
        <w:rPr>
          <w:lang w:val="en-US"/>
        </w:rPr>
        <w:t>, see Introdu</w:t>
      </w:r>
      <w:r>
        <w:rPr>
          <w:lang w:val="en-US"/>
        </w:rPr>
        <w:t>c</w:t>
      </w:r>
      <w:r>
        <w:rPr>
          <w:lang w:val="en-US"/>
        </w:rPr>
        <w:t>tion 2.4</w:t>
      </w:r>
      <w:r w:rsidRPr="005E436F">
        <w:rPr>
          <w:lang w:val="en-US"/>
        </w:rPr>
        <w:t>.</w:t>
      </w:r>
    </w:p>
  </w:footnote>
  <w:footnote w:id="1327">
    <w:p w14:paraId="4BE60BE8" w14:textId="77777777" w:rsidR="00865CD2" w:rsidRPr="00336FC3" w:rsidRDefault="00865CD2" w:rsidP="00697572">
      <w:pPr>
        <w:pStyle w:val="FootnoteText"/>
        <w:bidi w:val="0"/>
        <w:spacing w:line="240" w:lineRule="auto"/>
        <w:rPr>
          <w:lang w:val="en-US"/>
        </w:rPr>
      </w:pPr>
      <w:r>
        <w:rPr>
          <w:rStyle w:val="FootnoteReference"/>
        </w:rPr>
        <w:footnoteRef/>
      </w:r>
      <w:r>
        <w:rPr>
          <w:rtl/>
        </w:rPr>
        <w:t xml:space="preserve"> </w:t>
      </w:r>
      <w:r>
        <w:rPr>
          <w:lang w:val="en-US"/>
        </w:rPr>
        <w:t xml:space="preserve">On the seashore, south of </w:t>
      </w:r>
      <w:smartTag w:uri="urn:schemas-microsoft-com:office:smarttags" w:element="place">
        <w:smartTag w:uri="urn:schemas-microsoft-com:office:smarttags" w:element="City">
          <w:r>
            <w:rPr>
              <w:lang w:val="en-US"/>
            </w:rPr>
            <w:t>Haifa</w:t>
          </w:r>
        </w:smartTag>
      </w:smartTag>
      <w:r>
        <w:rPr>
          <w:lang w:val="en-US"/>
        </w:rPr>
        <w:t>.</w:t>
      </w:r>
    </w:p>
  </w:footnote>
  <w:footnote w:id="1328">
    <w:p w14:paraId="5363AECD" w14:textId="77777777" w:rsidR="00865CD2" w:rsidRPr="009E172F" w:rsidRDefault="00865CD2" w:rsidP="00553235">
      <w:pPr>
        <w:pStyle w:val="FootnoteText"/>
        <w:bidi w:val="0"/>
        <w:spacing w:line="240" w:lineRule="auto"/>
        <w:rPr>
          <w:rFonts w:hint="cs"/>
          <w:lang w:val="en-US"/>
        </w:rPr>
      </w:pPr>
      <w:r>
        <w:rPr>
          <w:rStyle w:val="FootnoteReference"/>
        </w:rPr>
        <w:footnoteRef/>
      </w:r>
      <w:r>
        <w:rPr>
          <w:rtl/>
        </w:rPr>
        <w:t xml:space="preserve"> </w:t>
      </w:r>
      <w:r>
        <w:rPr>
          <w:lang w:val="en-US"/>
        </w:rPr>
        <w:t xml:space="preserve">This could be a Christian name, see </w:t>
      </w:r>
      <w:r>
        <w:t xml:space="preserve">vol. 3, Introduction </w:t>
      </w:r>
      <w:r>
        <w:rPr>
          <w:u w:color="FFFF00"/>
        </w:rPr>
        <w:t>6.6.7, p. 52</w:t>
      </w:r>
      <w:r>
        <w:rPr>
          <w:lang w:val="en-US"/>
        </w:rPr>
        <w:t>.</w:t>
      </w:r>
    </w:p>
  </w:footnote>
  <w:footnote w:id="1329">
    <w:p w14:paraId="3235E16A"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30">
    <w:p w14:paraId="58156B69" w14:textId="77777777" w:rsidR="00865CD2" w:rsidRPr="0081307D" w:rsidRDefault="00865CD2" w:rsidP="00E85747">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Inscription is in Greek, but the report is in Hebrew</w:t>
      </w:r>
      <w:r>
        <w:rPr>
          <w:rFonts w:cs="Times New Roman"/>
          <w:lang w:val="en-US"/>
        </w:rPr>
        <w:t>, see Introduction 2.4</w:t>
      </w:r>
      <w:r w:rsidRPr="005E436F">
        <w:rPr>
          <w:rFonts w:cs="Times New Roman"/>
          <w:lang w:val="en-US"/>
        </w:rPr>
        <w:t>.</w:t>
      </w:r>
    </w:p>
  </w:footnote>
  <w:footnote w:id="1331">
    <w:p w14:paraId="48C6750F" w14:textId="77777777" w:rsidR="00865CD2" w:rsidRPr="00C17A75" w:rsidRDefault="00865CD2" w:rsidP="00C17A75">
      <w:pPr>
        <w:pStyle w:val="FootnoteText"/>
        <w:bidi w:val="0"/>
        <w:spacing w:line="240" w:lineRule="auto"/>
        <w:rPr>
          <w:lang w:val="en-US"/>
        </w:rPr>
      </w:pPr>
      <w:r>
        <w:rPr>
          <w:rStyle w:val="FootnoteReference"/>
        </w:rPr>
        <w:footnoteRef/>
      </w:r>
      <w:r>
        <w:rPr>
          <w:rtl/>
        </w:rPr>
        <w:t xml:space="preserve"> </w:t>
      </w:r>
      <w:r>
        <w:rPr>
          <w:lang w:val="en-US"/>
        </w:rPr>
        <w:t xml:space="preserve">West of </w:t>
      </w:r>
      <w:smartTag w:uri="urn:schemas-microsoft-com:office:smarttags" w:element="place">
        <w:smartTag w:uri="urn:schemas-microsoft-com:office:smarttags" w:element="City">
          <w:r>
            <w:rPr>
              <w:lang w:val="en-US"/>
            </w:rPr>
            <w:t>Hebron</w:t>
          </w:r>
        </w:smartTag>
      </w:smartTag>
      <w:r>
        <w:rPr>
          <w:lang w:val="en-US"/>
        </w:rPr>
        <w:t>.</w:t>
      </w:r>
    </w:p>
  </w:footnote>
  <w:footnote w:id="1332">
    <w:p w14:paraId="00859918" w14:textId="77777777" w:rsidR="00865CD2" w:rsidRPr="004453AA" w:rsidRDefault="00865CD2" w:rsidP="004453AA">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6.6.7, p. 52.</w:t>
      </w:r>
    </w:p>
  </w:footnote>
  <w:footnote w:id="1333">
    <w:p w14:paraId="204EDCA0" w14:textId="77777777" w:rsidR="00865CD2" w:rsidRPr="005F539E" w:rsidRDefault="00865CD2" w:rsidP="00337C13">
      <w:pPr>
        <w:pStyle w:val="FootnoteText"/>
        <w:bidi w:val="0"/>
        <w:spacing w:line="240" w:lineRule="auto"/>
        <w:jc w:val="both"/>
      </w:pPr>
      <w:r w:rsidRPr="005F539E">
        <w:rPr>
          <w:rStyle w:val="FootnoteReference"/>
        </w:rPr>
        <w:footnoteRef/>
      </w:r>
      <w:r w:rsidRPr="005F539E">
        <w:t xml:space="preserve"> </w:t>
      </w:r>
      <w:r>
        <w:rPr>
          <w:lang w:val="en-US"/>
        </w:rPr>
        <w:t>See above, n. 36</w:t>
      </w:r>
      <w:r w:rsidRPr="005F539E">
        <w:t>.</w:t>
      </w:r>
    </w:p>
  </w:footnote>
  <w:footnote w:id="1334">
    <w:p w14:paraId="0C72B4BB" w14:textId="77777777" w:rsidR="00865CD2"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63</w:t>
      </w:r>
      <w:r w:rsidRPr="005E436F">
        <w:rPr>
          <w:lang w:val="en-US"/>
        </w:rPr>
        <w:t>.</w:t>
      </w:r>
    </w:p>
  </w:footnote>
  <w:footnote w:id="1335">
    <w:p w14:paraId="278C174E" w14:textId="77777777" w:rsidR="00865CD2" w:rsidRPr="00F218B3" w:rsidRDefault="00865CD2" w:rsidP="00F218B3">
      <w:pPr>
        <w:pStyle w:val="FootnoteText"/>
        <w:bidi w:val="0"/>
        <w:spacing w:line="240" w:lineRule="auto"/>
        <w:rPr>
          <w:lang w:val="en-US"/>
        </w:rPr>
      </w:pPr>
      <w:r>
        <w:rPr>
          <w:rStyle w:val="FootnoteReference"/>
        </w:rPr>
        <w:footnoteRef/>
      </w:r>
      <w:r>
        <w:rPr>
          <w:rtl/>
        </w:rPr>
        <w:t xml:space="preserve"> </w:t>
      </w:r>
      <w:r>
        <w:t>This is a synagogue inscription, see vol. 3, Introduction 6.4.1, p. 36.</w:t>
      </w:r>
    </w:p>
  </w:footnote>
  <w:footnote w:id="1336">
    <w:p w14:paraId="4466D15B"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37">
    <w:p w14:paraId="377A733A" w14:textId="77777777" w:rsidR="00865CD2" w:rsidRPr="000E41E3" w:rsidRDefault="00865CD2" w:rsidP="000E41E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1338">
    <w:p w14:paraId="6FA34E16" w14:textId="77777777" w:rsidR="00865CD2" w:rsidRPr="009E48D3" w:rsidRDefault="00865CD2" w:rsidP="008F35B6">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1339">
    <w:p w14:paraId="66F78FE9"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w:t>
      </w:r>
      <w:r>
        <w:rPr>
          <w:lang w:val="en-US"/>
        </w:rPr>
        <w:t>n</w:t>
      </w:r>
      <w:r>
        <w:rPr>
          <w:lang w:val="en-US"/>
        </w:rPr>
        <w:t>scription and kindly allowed me to make use of her readings. Not all the names she read can be seen in the photograph.</w:t>
      </w:r>
    </w:p>
  </w:footnote>
  <w:footnote w:id="1340">
    <w:p w14:paraId="4258C977" w14:textId="77777777" w:rsidR="00865CD2" w:rsidRPr="007D3360"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40.</w:t>
      </w:r>
    </w:p>
  </w:footnote>
  <w:footnote w:id="1341">
    <w:p w14:paraId="6335C2AE" w14:textId="77777777" w:rsidR="00865CD2" w:rsidRPr="009E172F" w:rsidRDefault="00865CD2" w:rsidP="00553235">
      <w:pPr>
        <w:pStyle w:val="FootnoteText"/>
        <w:bidi w:val="0"/>
        <w:spacing w:line="240" w:lineRule="auto"/>
        <w:rPr>
          <w:rFonts w:hint="cs"/>
          <w:lang w:val="en-US"/>
        </w:rPr>
      </w:pPr>
      <w:r>
        <w:rPr>
          <w:rStyle w:val="FootnoteReference"/>
        </w:rPr>
        <w:footnoteRef/>
      </w:r>
      <w:r>
        <w:rPr>
          <w:rtl/>
        </w:rPr>
        <w:t xml:space="preserve"> </w:t>
      </w:r>
      <w:r>
        <w:rPr>
          <w:lang w:val="en-US"/>
        </w:rPr>
        <w:t xml:space="preserve">The seal is located in </w:t>
      </w:r>
      <w:smartTag w:uri="urn:schemas-microsoft-com:office:smarttags" w:element="City">
        <w:r>
          <w:rPr>
            <w:lang w:val="en-US"/>
          </w:rPr>
          <w:t>Jerusalem</w:t>
        </w:r>
      </w:smartTag>
      <w:r>
        <w:rPr>
          <w:lang w:val="en-US"/>
        </w:rPr>
        <w:t xml:space="preserve"> but its provenance is unknown, and it could be a fake, see vol. 4, Introduction 6.10.2, p. 39. This could also be a Christian name, see </w:t>
      </w:r>
      <w:r>
        <w:t xml:space="preserve">vol. 3, Introduction </w:t>
      </w:r>
      <w:r>
        <w:rPr>
          <w:u w:color="FFFF00"/>
        </w:rPr>
        <w:t>6.6.7, p. 52</w:t>
      </w:r>
      <w:r>
        <w:rPr>
          <w:lang w:val="en-US"/>
        </w:rPr>
        <w:t>.</w:t>
      </w:r>
    </w:p>
  </w:footnote>
  <w:footnote w:id="1342">
    <w:p w14:paraId="207A6EFF"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w:t>
      </w:r>
      <w:r>
        <w:t>seal</w:t>
      </w:r>
      <w:r w:rsidRPr="005F539E">
        <w:t xml:space="preserve"> is not dated. Late antique date presumed</w:t>
      </w:r>
      <w:r>
        <w:t>,</w:t>
      </w:r>
      <w:r w:rsidRPr="00876C71">
        <w:t xml:space="preserve"> </w:t>
      </w:r>
      <w:r>
        <w:t>see vol. 3, Introduction 8.3</w:t>
      </w:r>
      <w:r w:rsidRPr="005F539E">
        <w:t>.</w:t>
      </w:r>
    </w:p>
  </w:footnote>
  <w:footnote w:id="1343">
    <w:p w14:paraId="1400E1B0" w14:textId="77777777" w:rsidR="00865CD2" w:rsidRPr="000E41E3" w:rsidRDefault="00865CD2" w:rsidP="00337C1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this form see above, n. 43. </w:t>
      </w:r>
    </w:p>
  </w:footnote>
  <w:footnote w:id="1344">
    <w:p w14:paraId="00DEE77F" w14:textId="77777777" w:rsidR="00865CD2" w:rsidRPr="004A530F" w:rsidRDefault="00865CD2" w:rsidP="004A530F">
      <w:pPr>
        <w:pStyle w:val="FootnoteText"/>
        <w:bidi w:val="0"/>
        <w:spacing w:line="240" w:lineRule="auto"/>
        <w:rPr>
          <w:lang w:val="en-US"/>
        </w:rPr>
      </w:pPr>
      <w:r>
        <w:rPr>
          <w:rStyle w:val="FootnoteReference"/>
        </w:rPr>
        <w:footnoteRef/>
      </w:r>
      <w:r>
        <w:rPr>
          <w:rtl/>
        </w:rPr>
        <w:t xml:space="preserve"> </w:t>
      </w:r>
      <w:r>
        <w:rPr>
          <w:lang w:val="en-US"/>
        </w:rPr>
        <w:t>The editor suggested that the persons mentioned on this lamp were Jewish because of their names, and because this type of lamp was idenitifed as being in use by Jews, but at this time, both are not dec</w:t>
      </w:r>
      <w:r>
        <w:rPr>
          <w:lang w:val="en-US"/>
        </w:rPr>
        <w:t>i</w:t>
      </w:r>
      <w:r>
        <w:rPr>
          <w:lang w:val="en-US"/>
        </w:rPr>
        <w:t>sive, see vol. 3, Introduction 6.6.7, p. 52.</w:t>
      </w:r>
    </w:p>
  </w:footnote>
  <w:footnote w:id="1345">
    <w:p w14:paraId="02639C5A"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46">
    <w:p w14:paraId="4271D86D" w14:textId="77777777" w:rsidR="00865CD2" w:rsidRPr="008A4DF5" w:rsidRDefault="00865CD2" w:rsidP="008A4DF5">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For the form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vol. 1, under Yohanan (129) B/M, p. 138. On the Greek suffix see vol. 3, 2.2.1.1.1, p. 11.</w:t>
      </w:r>
    </w:p>
  </w:footnote>
  <w:footnote w:id="1347">
    <w:p w14:paraId="2488A7A0" w14:textId="77777777" w:rsidR="00865CD2" w:rsidRPr="00AA4DCD" w:rsidRDefault="00865CD2" w:rsidP="00AA4DCD">
      <w:pPr>
        <w:pStyle w:val="FootnoteText"/>
        <w:bidi w:val="0"/>
        <w:spacing w:line="240" w:lineRule="auto"/>
        <w:rPr>
          <w:lang w:val="en-US"/>
        </w:rPr>
      </w:pPr>
      <w:r>
        <w:rPr>
          <w:rStyle w:val="FootnoteReference"/>
        </w:rPr>
        <w:footnoteRef/>
      </w:r>
      <w:r>
        <w:rPr>
          <w:rtl/>
        </w:rPr>
        <w:t xml:space="preserve"> </w:t>
      </w:r>
      <w:r>
        <w:rPr>
          <w:lang w:val="en-US"/>
        </w:rPr>
        <w:t>Jewishness indicated by the Hebrew form of the name, see Introduction 6.2.2.2.</w:t>
      </w:r>
    </w:p>
  </w:footnote>
  <w:footnote w:id="1348">
    <w:p w14:paraId="29935E12" w14:textId="77777777" w:rsidR="00865CD2" w:rsidRPr="00236485" w:rsidRDefault="00865CD2" w:rsidP="00236485">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1349">
    <w:p w14:paraId="158CB42E" w14:textId="77777777" w:rsidR="00865CD2" w:rsidRPr="0081307D" w:rsidRDefault="00865CD2" w:rsidP="00217F1D">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2 Kgs 14:25. </w:t>
      </w:r>
      <w:r w:rsidRPr="005E436F">
        <w:rPr>
          <w:rFonts w:cs="Times New Roman"/>
          <w:rtl/>
          <w:lang w:val="en-US"/>
        </w:rPr>
        <w:t>יונה</w:t>
      </w:r>
      <w:r w:rsidRPr="005E436F">
        <w:rPr>
          <w:rFonts w:cs="Times New Roman"/>
          <w:lang w:val="en-US"/>
        </w:rPr>
        <w:t xml:space="preserve"> was the prophet after whom a biblical book is called.</w:t>
      </w:r>
    </w:p>
  </w:footnote>
  <w:footnote w:id="1350">
    <w:p w14:paraId="51E901CE" w14:textId="77777777" w:rsidR="00865CD2" w:rsidRPr="007B0A41" w:rsidRDefault="00865CD2" w:rsidP="00337C13">
      <w:pPr>
        <w:pStyle w:val="FootnoteText"/>
        <w:bidi w:val="0"/>
        <w:spacing w:line="240" w:lineRule="auto"/>
        <w:rPr>
          <w:rFonts w:cs="Times New Roman"/>
          <w:lang w:val="en-US"/>
        </w:rPr>
      </w:pPr>
      <w:r w:rsidRPr="007B0A41">
        <w:rPr>
          <w:rStyle w:val="FootnoteReference"/>
          <w:rFonts w:cs="Times New Roman"/>
        </w:rPr>
        <w:footnoteRef/>
      </w:r>
      <w:r w:rsidRPr="007B0A41">
        <w:rPr>
          <w:rFonts w:cs="Times New Roman"/>
          <w:rtl/>
        </w:rPr>
        <w:t xml:space="preserve"> </w:t>
      </w:r>
      <w:r w:rsidRPr="007B0A41">
        <w:rPr>
          <w:rFonts w:cs="Times New Roman"/>
          <w:lang w:val="en-US"/>
        </w:rPr>
        <w:t xml:space="preserve">In Syriac, see </w:t>
      </w:r>
      <w:r>
        <w:rPr>
          <w:rFonts w:cs="Times New Roman"/>
          <w:lang w:val="en-US"/>
        </w:rPr>
        <w:t xml:space="preserve">vol. 4, </w:t>
      </w:r>
      <w:r w:rsidRPr="007B0A41">
        <w:rPr>
          <w:rFonts w:cs="Times New Roman"/>
          <w:lang w:val="en-US"/>
        </w:rPr>
        <w:t xml:space="preserve">Introduction </w:t>
      </w:r>
      <w:r>
        <w:rPr>
          <w:rFonts w:cs="Times New Roman"/>
          <w:lang w:val="en-US"/>
        </w:rPr>
        <w:t>2.</w:t>
      </w:r>
      <w:r>
        <w:rPr>
          <w:rFonts w:cs="Times New Roman"/>
          <w:u w:color="FFFF00"/>
          <w:lang w:val="en-US"/>
        </w:rPr>
        <w:t>8.1, pp. 18-9</w:t>
      </w:r>
      <w:r w:rsidRPr="007B0A41">
        <w:rPr>
          <w:rFonts w:cs="Times New Roman"/>
          <w:lang w:val="en-US"/>
        </w:rPr>
        <w:t xml:space="preserve">. In Hebrew this would read </w:t>
      </w:r>
      <w:r w:rsidRPr="007B0A41">
        <w:rPr>
          <w:rFonts w:cs="Times New Roman"/>
          <w:rtl/>
          <w:lang w:val="en-US"/>
        </w:rPr>
        <w:t>יונא</w:t>
      </w:r>
      <w:r w:rsidRPr="007B0A41">
        <w:rPr>
          <w:rFonts w:cs="Times New Roman"/>
          <w:lang w:val="en-US"/>
        </w:rPr>
        <w:t>.</w:t>
      </w:r>
      <w:r>
        <w:rPr>
          <w:rFonts w:cs="Times New Roman"/>
          <w:lang w:val="en-US"/>
        </w:rPr>
        <w:t xml:space="preserve"> </w:t>
      </w:r>
      <w:r>
        <w:rPr>
          <w:lang w:val="en-US"/>
        </w:rPr>
        <w:t xml:space="preserve">On the replacement of the </w:t>
      </w:r>
      <w:r>
        <w:rPr>
          <w:rFonts w:cs="Times New Roman" w:hint="cs"/>
          <w:rtl/>
          <w:lang w:val="en-US"/>
        </w:rPr>
        <w:t>ה</w:t>
      </w:r>
      <w:r>
        <w:rPr>
          <w:rFonts w:cs="Times New Roman"/>
          <w:lang w:val="en-US"/>
        </w:rPr>
        <w:t xml:space="preserve"> </w:t>
      </w:r>
      <w:r>
        <w:rPr>
          <w:lang w:val="en-US"/>
        </w:rPr>
        <w:t xml:space="preserve">suffix with </w:t>
      </w:r>
      <w:r>
        <w:rPr>
          <w:rFonts w:cs="Times New Roman"/>
          <w:rtl/>
          <w:lang w:val="en-US"/>
        </w:rPr>
        <w:t>א</w:t>
      </w:r>
      <w:r>
        <w:rPr>
          <w:lang w:val="en-US"/>
        </w:rPr>
        <w:t xml:space="preserve"> see vol. 1, I</w:t>
      </w:r>
      <w:r>
        <w:rPr>
          <w:lang w:val="en-US"/>
        </w:rPr>
        <w:t>n</w:t>
      </w:r>
      <w:r>
        <w:rPr>
          <w:lang w:val="en-US"/>
        </w:rPr>
        <w:t>troduction 2.4.2.7, p. 26.</w:t>
      </w:r>
    </w:p>
  </w:footnote>
  <w:footnote w:id="1351">
    <w:p w14:paraId="72F72568" w14:textId="77777777" w:rsidR="00865CD2" w:rsidRPr="009A4CB8" w:rsidRDefault="00865CD2" w:rsidP="00705130">
      <w:pPr>
        <w:pStyle w:val="FootnoteText"/>
        <w:bidi w:val="0"/>
        <w:spacing w:line="240" w:lineRule="auto"/>
      </w:pPr>
      <w:r w:rsidRPr="009A4CB8">
        <w:rPr>
          <w:rStyle w:val="FootnoteReference"/>
        </w:rPr>
        <w:footnoteRef/>
      </w:r>
      <w:r w:rsidRPr="009A4CB8">
        <w:rPr>
          <w:rtl/>
        </w:rPr>
        <w:t xml:space="preserve"> </w:t>
      </w:r>
      <w:r w:rsidRPr="009A4CB8">
        <w:t>The text speaks of the forced conversion of Jews</w:t>
      </w:r>
      <w:r>
        <w:rPr>
          <w:lang w:val="en-US"/>
        </w:rPr>
        <w:t xml:space="preserve"> (</w:t>
      </w:r>
      <w:r>
        <w:rPr>
          <w:rFonts w:cs="Estrangelo Edessa" w:hint="cs"/>
          <w:rtl/>
          <w:lang w:val="en-US" w:bidi="syr-SY"/>
        </w:rPr>
        <w:t>ܝܗܘܵܕܝܐ</w:t>
      </w:r>
      <w:r>
        <w:rPr>
          <w:lang w:val="en-US"/>
        </w:rPr>
        <w:t>)</w:t>
      </w:r>
      <w:r w:rsidRPr="009A4CB8">
        <w:t>. He is described as</w:t>
      </w:r>
      <w:r>
        <w:t xml:space="preserve"> </w:t>
      </w:r>
      <w:r>
        <w:rPr>
          <w:rFonts w:cs="Estrangelo Edessa" w:hint="cs"/>
          <w:rtl/>
          <w:lang w:bidi="syr-SY"/>
        </w:rPr>
        <w:t>ܚܕ</w:t>
      </w:r>
      <w:r>
        <w:rPr>
          <w:rFonts w:hint="cs"/>
          <w:rtl/>
        </w:rPr>
        <w:t xml:space="preserve"> </w:t>
      </w:r>
      <w:r>
        <w:rPr>
          <w:rFonts w:cs="Estrangelo Edessa" w:hint="cs"/>
          <w:rtl/>
          <w:lang w:bidi="syr-SY"/>
        </w:rPr>
        <w:t>ܡܢܗܘܢ ܡܢ ܪܝܵܫܐ ܕܒܗܘܢ</w:t>
      </w:r>
      <w:r>
        <w:t xml:space="preserve"> (</w:t>
      </w:r>
      <w:r w:rsidRPr="009A4CB8">
        <w:t>one of them</w:t>
      </w:r>
      <w:r>
        <w:t>, one of their leaders</w:t>
      </w:r>
      <w:r w:rsidRPr="009A4CB8">
        <w:t>) and is their spoke</w:t>
      </w:r>
      <w:r w:rsidRPr="009A4CB8">
        <w:t>s</w:t>
      </w:r>
      <w:r w:rsidRPr="009A4CB8">
        <w:t>man.</w:t>
      </w:r>
    </w:p>
  </w:footnote>
  <w:footnote w:id="1352">
    <w:p w14:paraId="0E63045D" w14:textId="77777777" w:rsidR="00865CD2" w:rsidRPr="009A4CB8" w:rsidRDefault="00865CD2" w:rsidP="00970D16">
      <w:pPr>
        <w:pStyle w:val="FootnoteText"/>
        <w:bidi w:val="0"/>
        <w:spacing w:line="240" w:lineRule="auto"/>
      </w:pPr>
      <w:r w:rsidRPr="009A4CB8">
        <w:rPr>
          <w:rStyle w:val="FootnoteReference"/>
        </w:rPr>
        <w:footnoteRef/>
      </w:r>
      <w:r w:rsidRPr="009A4CB8">
        <w:rPr>
          <w:rtl/>
        </w:rPr>
        <w:t xml:space="preserve"> </w:t>
      </w:r>
      <w:r>
        <w:t>See previous note, and Introduction 5.1.1</w:t>
      </w:r>
      <w:r w:rsidRPr="009A4CB8">
        <w:t>.</w:t>
      </w:r>
    </w:p>
  </w:footnote>
  <w:footnote w:id="1353">
    <w:p w14:paraId="07AB27C0" w14:textId="77777777" w:rsidR="00865CD2" w:rsidRPr="009A4CB8" w:rsidRDefault="00865CD2" w:rsidP="00337C13">
      <w:pPr>
        <w:pStyle w:val="FootnoteText"/>
        <w:bidi w:val="0"/>
        <w:spacing w:line="240" w:lineRule="auto"/>
        <w:rPr>
          <w:rtl/>
        </w:rPr>
      </w:pPr>
      <w:r w:rsidRPr="009A4CB8">
        <w:rPr>
          <w:rStyle w:val="FootnoteReference"/>
        </w:rPr>
        <w:footnoteRef/>
      </w:r>
      <w:r>
        <w:t xml:space="preserve"> </w:t>
      </w:r>
      <w:r w:rsidRPr="009A4CB8">
        <w:t xml:space="preserve">This is the date </w:t>
      </w:r>
      <w:r>
        <w:t>at</w:t>
      </w:r>
      <w:r w:rsidRPr="009A4CB8">
        <w:t xml:space="preserve"> which </w:t>
      </w:r>
      <w:r>
        <w:t xml:space="preserve">time </w:t>
      </w:r>
      <w:r w:rsidRPr="009A4CB8">
        <w:t>this information is inserted in the chr</w:t>
      </w:r>
      <w:r>
        <w:t>onicle (928 of the Seleucid era, see Introduction 7.5.4.1)</w:t>
      </w:r>
      <w:r w:rsidRPr="009A4CB8">
        <w:t>.</w:t>
      </w:r>
    </w:p>
  </w:footnote>
  <w:footnote w:id="1354">
    <w:p w14:paraId="4C209A8F" w14:textId="77777777" w:rsidR="00865CD2" w:rsidRPr="00102597" w:rsidRDefault="00865CD2" w:rsidP="00010014">
      <w:pPr>
        <w:pStyle w:val="FootnoteText"/>
        <w:bidi w:val="0"/>
        <w:spacing w:line="240" w:lineRule="auto"/>
        <w:rPr>
          <w:lang w:val="en-US"/>
        </w:rPr>
      </w:pPr>
      <w:r>
        <w:rPr>
          <w:rStyle w:val="FootnoteReference"/>
        </w:rPr>
        <w:footnoteRef/>
      </w:r>
      <w:r>
        <w:rPr>
          <w:rtl/>
        </w:rPr>
        <w:t xml:space="preserve"> </w:t>
      </w:r>
      <w:r>
        <w:rPr>
          <w:lang w:val="en-US"/>
        </w:rPr>
        <w:t xml:space="preserve"> Is associated with the general Ursicinus, who was active in </w:t>
      </w:r>
      <w:smartTag w:uri="urn:schemas-microsoft-com:office:smarttags" w:element="place">
        <w:smartTag w:uri="urn:schemas-microsoft-com:office:smarttags" w:element="City">
          <w:r>
            <w:rPr>
              <w:lang w:val="en-US"/>
            </w:rPr>
            <w:t>Palestine</w:t>
          </w:r>
        </w:smartTag>
      </w:smartTag>
      <w:r>
        <w:rPr>
          <w:lang w:val="en-US"/>
        </w:rPr>
        <w:t xml:space="preserve"> in the year 351-2 (</w:t>
      </w:r>
      <w:r>
        <w:rPr>
          <w:i/>
          <w:iCs/>
          <w:lang w:val="en-US"/>
        </w:rPr>
        <w:t xml:space="preserve">yBer </w:t>
      </w:r>
      <w:r>
        <w:rPr>
          <w:lang w:val="en-US"/>
        </w:rPr>
        <w:t>5:1, 9a), see Intr</w:t>
      </w:r>
      <w:r>
        <w:rPr>
          <w:lang w:val="en-US"/>
        </w:rPr>
        <w:t>o</w:t>
      </w:r>
      <w:r>
        <w:rPr>
          <w:lang w:val="en-US"/>
        </w:rPr>
        <w:t>duction 7.4.3.</w:t>
      </w:r>
    </w:p>
  </w:footnote>
  <w:footnote w:id="1355">
    <w:p w14:paraId="19D6476E" w14:textId="77777777" w:rsidR="00865CD2" w:rsidRPr="009A4CB8" w:rsidRDefault="00865CD2" w:rsidP="00144D32">
      <w:pPr>
        <w:pStyle w:val="FootnoteText"/>
        <w:bidi w:val="0"/>
        <w:spacing w:line="240" w:lineRule="auto"/>
        <w:rPr>
          <w:rtl/>
        </w:rPr>
      </w:pPr>
      <w:r w:rsidRPr="005E436F">
        <w:rPr>
          <w:rStyle w:val="FootnoteReference"/>
          <w:rFonts w:cs="Times New Roman"/>
          <w:rtl/>
        </w:rPr>
        <w:footnoteRef/>
      </w:r>
      <w:r w:rsidRPr="005E436F">
        <w:rPr>
          <w:rFonts w:cs="Times New Roman"/>
        </w:rPr>
        <w:t xml:space="preserve"> It may be assumed that </w:t>
      </w:r>
      <w:r w:rsidRPr="005E436F">
        <w:rPr>
          <w:rFonts w:cs="Times New Roman"/>
          <w:rtl/>
        </w:rPr>
        <w:t>יונה בן צרויה</w:t>
      </w:r>
      <w:r w:rsidRPr="005E436F">
        <w:rPr>
          <w:rFonts w:cs="Times New Roman"/>
        </w:rPr>
        <w:t xml:space="preserve"> mentioned in </w:t>
      </w:r>
      <w:r w:rsidRPr="005E436F">
        <w:rPr>
          <w:rFonts w:cs="Times New Roman"/>
          <w:i/>
          <w:iCs/>
        </w:rPr>
        <w:t>yShab</w:t>
      </w:r>
      <w:r w:rsidRPr="005E436F">
        <w:rPr>
          <w:rFonts w:cs="Times New Roman"/>
        </w:rPr>
        <w:t xml:space="preserve"> 5:1, 7b is the same, and see his name </w:t>
      </w:r>
      <w:r w:rsidRPr="005E436F">
        <w:rPr>
          <w:rFonts w:cs="Times New Roman"/>
          <w:rtl/>
        </w:rPr>
        <w:t>יונה</w:t>
      </w:r>
      <w:r w:rsidRPr="009A4CB8">
        <w:rPr>
          <w:rtl/>
        </w:rPr>
        <w:t xml:space="preserve"> </w:t>
      </w:r>
      <w:r w:rsidRPr="00616BA5">
        <w:rPr>
          <w:rFonts w:cs="Times New Roman"/>
          <w:rtl/>
        </w:rPr>
        <w:t>בצרויה</w:t>
      </w:r>
      <w:r w:rsidRPr="009A4CB8">
        <w:t xml:space="preserve"> in </w:t>
      </w:r>
      <w:r w:rsidRPr="009A4CB8">
        <w:rPr>
          <w:i/>
          <w:iCs/>
        </w:rPr>
        <w:t xml:space="preserve">Lev Rab </w:t>
      </w:r>
      <w:r w:rsidRPr="009A4CB8">
        <w:t>8:1</w:t>
      </w:r>
      <w:r>
        <w:rPr>
          <w:rFonts w:cs="Times New Roman"/>
        </w:rPr>
        <w:t xml:space="preserve">, and see Reeg, </w:t>
      </w:r>
      <w:r>
        <w:rPr>
          <w:rFonts w:cs="Times New Roman"/>
          <w:i/>
          <w:iCs/>
        </w:rPr>
        <w:t>Ortsnamen</w:t>
      </w:r>
      <w:r>
        <w:rPr>
          <w:rFonts w:cs="Times New Roman"/>
        </w:rPr>
        <w:t>, 77-8</w:t>
      </w:r>
      <w:r w:rsidRPr="009A4CB8">
        <w:t xml:space="preserve">. </w:t>
      </w:r>
      <w:r>
        <w:rPr>
          <w:lang w:val="en-US"/>
        </w:rPr>
        <w:t>On Bostra see Introduction 3.2.1.</w:t>
      </w:r>
    </w:p>
  </w:footnote>
  <w:footnote w:id="1356">
    <w:p w14:paraId="4C7EF484" w14:textId="77777777" w:rsidR="00865CD2" w:rsidRPr="004132D5" w:rsidRDefault="00865CD2" w:rsidP="00B21FEF">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357">
    <w:p w14:paraId="3D775694" w14:textId="77777777" w:rsidR="00865CD2" w:rsidRPr="00D2315C" w:rsidRDefault="00865CD2" w:rsidP="00144D32">
      <w:pPr>
        <w:pStyle w:val="FootnoteText"/>
        <w:bidi w:val="0"/>
        <w:spacing w:line="240" w:lineRule="auto"/>
        <w:rPr>
          <w:rFonts w:cs="Times New Roman"/>
          <w:lang w:val="en-US"/>
        </w:rPr>
      </w:pPr>
      <w:r w:rsidRPr="005E436F">
        <w:rPr>
          <w:rStyle w:val="FootnoteReference"/>
          <w:rFonts w:cs="Times New Roman"/>
          <w:rtl/>
        </w:rPr>
        <w:footnoteRef/>
      </w:r>
      <w:r w:rsidRPr="005E436F">
        <w:rPr>
          <w:rFonts w:cs="Times New Roman"/>
          <w:lang w:val="en-US"/>
        </w:rPr>
        <w:t xml:space="preserve"> In Hebrew – </w:t>
      </w:r>
      <w:r w:rsidRPr="005E436F">
        <w:rPr>
          <w:rFonts w:cs="Times New Roman"/>
          <w:rtl/>
        </w:rPr>
        <w:t>ממצוצרא</w:t>
      </w:r>
      <w:r w:rsidRPr="005E436F">
        <w:rPr>
          <w:rFonts w:cs="Times New Roman"/>
          <w:lang w:val="en-US"/>
        </w:rPr>
        <w:t xml:space="preserve">. </w:t>
      </w:r>
      <w:r>
        <w:rPr>
          <w:rFonts w:cs="Times New Roman"/>
          <w:lang w:val="en-US"/>
        </w:rPr>
        <w:t>T</w:t>
      </w:r>
      <w:r w:rsidRPr="005E436F">
        <w:rPr>
          <w:rFonts w:cs="Times New Roman"/>
          <w:lang w:val="en-US"/>
        </w:rPr>
        <w:t xml:space="preserve">his designation </w:t>
      </w:r>
      <w:r>
        <w:rPr>
          <w:rFonts w:cs="Times New Roman"/>
          <w:lang w:val="en-US"/>
        </w:rPr>
        <w:t xml:space="preserve">may </w:t>
      </w:r>
      <w:r w:rsidRPr="005E436F">
        <w:rPr>
          <w:rFonts w:cs="Times New Roman"/>
          <w:lang w:val="en-US"/>
        </w:rPr>
        <w:t xml:space="preserve">refer to the City of </w:t>
      </w:r>
      <w:smartTag w:uri="urn:schemas-microsoft-com:office:smarttags" w:element="place">
        <w:smartTag w:uri="urn:schemas-microsoft-com:office:smarttags" w:element="City">
          <w:r w:rsidRPr="005E436F">
            <w:rPr>
              <w:rFonts w:cs="Times New Roman"/>
              <w:lang w:val="en-US"/>
            </w:rPr>
            <w:t>Bostra</w:t>
          </w:r>
        </w:smartTag>
      </w:smartTag>
      <w:r>
        <w:rPr>
          <w:rFonts w:cs="Times New Roman"/>
        </w:rPr>
        <w:t xml:space="preserve">, see Reeg, </w:t>
      </w:r>
      <w:r>
        <w:rPr>
          <w:rFonts w:cs="Times New Roman"/>
          <w:i/>
          <w:iCs/>
        </w:rPr>
        <w:t>Ortsnamen</w:t>
      </w:r>
      <w:r>
        <w:rPr>
          <w:rFonts w:cs="Times New Roman"/>
        </w:rPr>
        <w:t>, 77-8</w:t>
      </w:r>
      <w:r>
        <w:rPr>
          <w:rFonts w:cs="Times New Roman"/>
          <w:lang w:val="en-US"/>
        </w:rPr>
        <w:t>. If it is Bostra, perhaps he is the same as the previous.</w:t>
      </w:r>
    </w:p>
  </w:footnote>
  <w:footnote w:id="1358">
    <w:p w14:paraId="26413173" w14:textId="77777777" w:rsidR="00865CD2" w:rsidRPr="004132D5"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9.</w:t>
      </w:r>
    </w:p>
  </w:footnote>
  <w:footnote w:id="1359">
    <w:p w14:paraId="2E12DFC5" w14:textId="77777777" w:rsidR="00865CD2" w:rsidRPr="009A325D" w:rsidRDefault="00865CD2" w:rsidP="009A325D">
      <w:pPr>
        <w:pStyle w:val="FootnoteText"/>
        <w:bidi w:val="0"/>
        <w:spacing w:line="240" w:lineRule="auto"/>
      </w:pPr>
      <w:r>
        <w:rPr>
          <w:rStyle w:val="FootnoteReference"/>
        </w:rPr>
        <w:footnoteRef/>
      </w:r>
      <w:r>
        <w:rPr>
          <w:rtl/>
        </w:rPr>
        <w:t xml:space="preserve"> </w:t>
      </w:r>
      <w:r>
        <w:rPr>
          <w:lang w:val="en-US"/>
        </w:rPr>
        <w:t xml:space="preserve">For the form </w:t>
      </w:r>
      <w:r>
        <w:rPr>
          <w:rFonts w:ascii="Graeca" w:hAnsi="Graeca" w:cs="Graeca"/>
        </w:rPr>
        <w:t></w:t>
      </w:r>
      <w:r>
        <w:rPr>
          <w:rFonts w:ascii="Graeca" w:hAnsi="Graeca" w:cs="Graeca"/>
        </w:rPr>
        <w:t></w:t>
      </w:r>
      <w:r>
        <w:rPr>
          <w:rFonts w:ascii="Graeca" w:hAnsi="Graeca" w:cs="Graeca"/>
        </w:rPr>
        <w:t></w:t>
      </w:r>
      <w:r>
        <w:rPr>
          <w:rFonts w:ascii="Graeca" w:hAnsi="Graeca" w:cs="Graeca"/>
        </w:rPr>
        <w:t></w:t>
      </w:r>
      <w:r w:rsidRPr="009A325D">
        <w:rPr>
          <w:rFonts w:ascii="Graeca" w:hAnsi="Graeca" w:cs="Graeca"/>
        </w:rPr>
        <w:t></w:t>
      </w:r>
      <w:r>
        <w:rPr>
          <w:rFonts w:ascii="Graeca" w:hAnsi="Graeca" w:cs="Graeca"/>
        </w:rPr>
        <w:t></w:t>
      </w:r>
      <w:r>
        <w:rPr>
          <w:rFonts w:ascii="Graeca" w:hAnsi="Graeca" w:cs="Graeca"/>
        </w:rPr>
        <w:t></w:t>
      </w:r>
      <w:r>
        <w:t xml:space="preserve"> see vol. 1, under Yonah (3) B/M, p. 143. On the </w:t>
      </w:r>
      <w:r w:rsidRPr="009A325D">
        <w:rPr>
          <w:rFonts w:ascii="Graeca" w:hAnsi="Graeca" w:cs="Graeca"/>
        </w:rPr>
        <w:t></w:t>
      </w:r>
      <w:r w:rsidRPr="009A325D">
        <w:rPr>
          <w:rFonts w:ascii="Graeca" w:hAnsi="Graeca" w:cs="Graeca"/>
        </w:rPr>
        <w:t></w:t>
      </w:r>
      <w:r w:rsidRPr="009A325D">
        <w:rPr>
          <w:rFonts w:ascii="Graeca" w:hAnsi="Graeca" w:cs="Graeca"/>
        </w:rPr>
        <w:t></w:t>
      </w:r>
      <w:r>
        <w:t xml:space="preserve"> suffix see vol. 3, Introdu</w:t>
      </w:r>
      <w:r>
        <w:t>c</w:t>
      </w:r>
      <w:r>
        <w:t>tion 2.2.1.1.2, p. 11.</w:t>
      </w:r>
    </w:p>
  </w:footnote>
  <w:footnote w:id="1360">
    <w:p w14:paraId="251F5DFD" w14:textId="77777777" w:rsidR="00865CD2" w:rsidRPr="00FE21A7" w:rsidRDefault="00865CD2" w:rsidP="00262A2F">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In Greek </w:t>
      </w:r>
      <w:r>
        <w:rPr>
          <w:rFonts w:cs="Times New Roman"/>
          <w:lang w:val="en-US"/>
        </w:rPr>
        <w:t>–</w:t>
      </w:r>
      <w:r w:rsidRPr="005E436F">
        <w:rPr>
          <w:rFonts w:cs="Times New Roman"/>
          <w:lang w:val="en-US"/>
        </w:rPr>
        <w:t xml:space="preserve"> </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194DE7">
        <w:rPr>
          <w:rFonts w:ascii="Graeca" w:hAnsi="Graeca" w:cs="Times New Roman"/>
          <w:lang w:val="en-US"/>
        </w:rPr>
        <w:t></w:t>
      </w:r>
      <w:r w:rsidRPr="00194DE7">
        <w:rPr>
          <w:rFonts w:ascii="Graeca" w:hAnsi="Graeca" w:cs="Times New Roman"/>
          <w:lang w:val="en-US"/>
        </w:rPr>
        <w:t></w:t>
      </w:r>
      <w:r>
        <w:rPr>
          <w:rFonts w:ascii="Graeca" w:hAnsi="Graeca" w:cs="Times New Roman"/>
          <w:lang w:val="en-US"/>
        </w:rPr>
        <w:t></w:t>
      </w:r>
      <w:r>
        <w:rPr>
          <w:rFonts w:cs="Times New Roman"/>
          <w:lang w:val="en-US"/>
        </w:rPr>
        <w:t>On such designations see vol. 1, Introduction 3.2.6, p. 34.</w:t>
      </w:r>
    </w:p>
  </w:footnote>
  <w:footnote w:id="1361">
    <w:p w14:paraId="3F656915" w14:textId="77777777" w:rsidR="00865CD2" w:rsidRDefault="00865CD2" w:rsidP="000569C8">
      <w:pPr>
        <w:pStyle w:val="FootnoteText"/>
        <w:bidi w:val="0"/>
        <w:spacing w:line="240" w:lineRule="auto"/>
        <w:rPr>
          <w:lang w:val="en-US"/>
        </w:rPr>
      </w:pPr>
      <w:r>
        <w:rPr>
          <w:rStyle w:val="FootnoteReference"/>
        </w:rPr>
        <w:footnoteRef/>
      </w:r>
      <w:r>
        <w:t xml:space="preserve"> The person is Jewish because the inscription was found in a Jewish catacomb, see vol. 3, Introdu</w:t>
      </w:r>
      <w:r>
        <w:t>c</w:t>
      </w:r>
      <w:r>
        <w:t>tion 6.5.3, pp. 46-7.</w:t>
      </w:r>
    </w:p>
  </w:footnote>
  <w:footnote w:id="1362">
    <w:p w14:paraId="307D30FB" w14:textId="77777777" w:rsidR="00865CD2" w:rsidRPr="00A66C70" w:rsidRDefault="00865CD2" w:rsidP="00A66C70">
      <w:pPr>
        <w:pStyle w:val="FootnoteText"/>
        <w:bidi w:val="0"/>
        <w:spacing w:line="240" w:lineRule="auto"/>
        <w:rPr>
          <w:lang w:val="en-US"/>
        </w:rPr>
      </w:pPr>
      <w:r>
        <w:rPr>
          <w:rStyle w:val="FootnoteReference"/>
        </w:rPr>
        <w:footnoteRef/>
      </w:r>
      <w:r>
        <w:rPr>
          <w:rtl/>
        </w:rPr>
        <w:t xml:space="preserve"> </w:t>
      </w:r>
      <w:r>
        <w:rPr>
          <w:lang w:val="en-US"/>
        </w:rPr>
        <w:t>This form is unknown from elsewhere, although its correctness is confirmed by its double appea</w:t>
      </w:r>
      <w:r>
        <w:rPr>
          <w:lang w:val="en-US"/>
        </w:rPr>
        <w:t>r</w:t>
      </w:r>
      <w:r>
        <w:rPr>
          <w:lang w:val="en-US"/>
        </w:rPr>
        <w:t>ance in the catacomb. I assume it is an abbreviated, kern form of this name, see vol. 1, Introduction 2.6.2, p. 29.</w:t>
      </w:r>
    </w:p>
  </w:footnote>
  <w:footnote w:id="1363">
    <w:p w14:paraId="4DCCEBAB" w14:textId="77777777" w:rsidR="00865CD2" w:rsidRPr="00674117" w:rsidRDefault="00865CD2" w:rsidP="00CF5E41">
      <w:pPr>
        <w:pStyle w:val="FootnoteText"/>
        <w:bidi w:val="0"/>
        <w:spacing w:line="240" w:lineRule="auto"/>
        <w:jc w:val="both"/>
        <w:rPr>
          <w:lang w:val="en-US"/>
        </w:rPr>
      </w:pPr>
      <w:r>
        <w:rPr>
          <w:rStyle w:val="FootnoteReference"/>
        </w:rPr>
        <w:footnoteRef/>
      </w:r>
      <w:r>
        <w:rPr>
          <w:rtl/>
        </w:rPr>
        <w:t xml:space="preserve"> </w:t>
      </w:r>
      <w:r w:rsidRPr="00674117">
        <w:rPr>
          <w:rFonts w:cs="Times New Roman"/>
          <w:lang w:val="en-US"/>
        </w:rPr>
        <w:t>This is the year in which Beth She‘arim was destroyed, see Introduction 7.</w:t>
      </w:r>
      <w:r>
        <w:rPr>
          <w:rFonts w:cs="Times New Roman"/>
          <w:u w:color="FFFF00"/>
          <w:lang w:val="en-US"/>
        </w:rPr>
        <w:t>5.1</w:t>
      </w:r>
      <w:r w:rsidRPr="00674117">
        <w:rPr>
          <w:rFonts w:cs="Times New Roman"/>
          <w:lang w:val="en-US"/>
        </w:rPr>
        <w:t>.</w:t>
      </w:r>
    </w:p>
  </w:footnote>
  <w:footnote w:id="1364">
    <w:p w14:paraId="4979DAD5" w14:textId="77777777" w:rsidR="00865CD2" w:rsidRPr="00ED0F4E" w:rsidRDefault="00865CD2" w:rsidP="00ED0F4E">
      <w:pPr>
        <w:pStyle w:val="FootnoteText"/>
        <w:bidi w:val="0"/>
        <w:spacing w:line="240" w:lineRule="auto"/>
        <w:rPr>
          <w:lang w:val="en-US"/>
        </w:rPr>
      </w:pPr>
      <w:r>
        <w:rPr>
          <w:rStyle w:val="FootnoteReference"/>
        </w:rPr>
        <w:footnoteRef/>
      </w:r>
      <w:r>
        <w:t xml:space="preserve"> </w:t>
      </w:r>
      <w:r>
        <w:rPr>
          <w:lang w:val="en-US"/>
        </w:rPr>
        <w:t>For this form see vol. 3, under Jonah (3) B/M, p. 108.</w:t>
      </w:r>
    </w:p>
  </w:footnote>
  <w:footnote w:id="1365">
    <w:p w14:paraId="62CD03CE" w14:textId="77777777" w:rsidR="00865CD2" w:rsidRPr="00674117" w:rsidRDefault="00865CD2" w:rsidP="00337C13">
      <w:pPr>
        <w:pStyle w:val="FootnoteText"/>
        <w:bidi w:val="0"/>
        <w:spacing w:line="240" w:lineRule="auto"/>
        <w:jc w:val="both"/>
        <w:rPr>
          <w:lang w:val="en-US"/>
        </w:rPr>
      </w:pPr>
      <w:r>
        <w:rPr>
          <w:rStyle w:val="FootnoteReference"/>
        </w:rPr>
        <w:footnoteRef/>
      </w:r>
      <w:r>
        <w:rPr>
          <w:rtl/>
        </w:rPr>
        <w:t xml:space="preserve"> </w:t>
      </w:r>
      <w:r>
        <w:rPr>
          <w:lang w:val="en-US"/>
        </w:rPr>
        <w:t>See above, n. 15</w:t>
      </w:r>
      <w:r w:rsidRPr="00674117">
        <w:rPr>
          <w:rFonts w:cs="Times New Roman"/>
          <w:lang w:val="en-US"/>
        </w:rPr>
        <w:t>.</w:t>
      </w:r>
    </w:p>
  </w:footnote>
  <w:footnote w:id="1366">
    <w:p w14:paraId="6E17DB49" w14:textId="77777777" w:rsidR="00865CD2" w:rsidRDefault="00865CD2">
      <w:pPr>
        <w:pStyle w:val="FootnoteText"/>
        <w:bidi w:val="0"/>
        <w:spacing w:line="240" w:lineRule="auto"/>
      </w:pPr>
      <w:r w:rsidRPr="005E436F">
        <w:rPr>
          <w:rStyle w:val="FootnoteReference"/>
          <w:rFonts w:cs="Times New Roman"/>
          <w:rtl/>
        </w:rPr>
        <w:footnoteRef/>
      </w:r>
      <w:r w:rsidRPr="005E436F">
        <w:rPr>
          <w:rFonts w:cs="Times New Roman"/>
        </w:rPr>
        <w:t xml:space="preserve"> This</w:t>
      </w:r>
      <w:r>
        <w:t xml:space="preserve"> is an alternative reading suggested by the editors. The main text has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 xml:space="preserve">. </w:t>
      </w:r>
      <w:r>
        <w:rPr>
          <w:lang w:val="en-US"/>
        </w:rPr>
        <w:t xml:space="preserve">On the form </w:t>
      </w:r>
      <w:r w:rsidRPr="00B9545D">
        <w:rPr>
          <w:rFonts w:ascii="Graeca" w:hAnsi="Graeca" w:cs="Graeca"/>
        </w:rPr>
        <w:t></w:t>
      </w:r>
      <w:r w:rsidRPr="00B9545D">
        <w:rPr>
          <w:rFonts w:ascii="Graeca" w:hAnsi="Graeca" w:cs="Graeca"/>
        </w:rPr>
        <w:t></w:t>
      </w:r>
      <w:r w:rsidRPr="00B9545D">
        <w:rPr>
          <w:rFonts w:ascii="Graeca" w:hAnsi="Graeca" w:cs="Graeca"/>
        </w:rPr>
        <w:t></w:t>
      </w:r>
      <w:r w:rsidRPr="00B9545D">
        <w:rPr>
          <w:rFonts w:ascii="Graeca" w:hAnsi="Graeca" w:cs="Graeca"/>
        </w:rPr>
        <w:t></w:t>
      </w:r>
      <w:r w:rsidRPr="00B9545D">
        <w:rPr>
          <w:rFonts w:ascii="Graeca" w:hAnsi="Graeca" w:cs="Graeca"/>
        </w:rPr>
        <w:t></w:t>
      </w:r>
      <w:r w:rsidRPr="00B9545D">
        <w:rPr>
          <w:rFonts w:ascii="Graeca" w:hAnsi="Graeca" w:cs="Graeca"/>
        </w:rPr>
        <w:t></w:t>
      </w:r>
      <w:r w:rsidRPr="00B9545D">
        <w:rPr>
          <w:rFonts w:ascii="Graeca" w:hAnsi="Graeca" w:cs="Graeca"/>
        </w:rPr>
        <w:t></w:t>
      </w:r>
      <w:r>
        <w:rPr>
          <w:lang w:val="en-US"/>
        </w:rPr>
        <w:t xml:space="preserve"> see vol. 1, under Yonah (3) B/M, p. 143. On the interchange of </w:t>
      </w:r>
      <w:r>
        <w:rPr>
          <w:rFonts w:ascii="Graeca" w:hAnsi="Graeca"/>
          <w:lang w:val="en-US"/>
        </w:rPr>
        <w:t></w:t>
      </w:r>
      <w:r>
        <w:rPr>
          <w:rFonts w:cs="Times New Roman"/>
          <w:lang w:val="en-US"/>
        </w:rPr>
        <w:t xml:space="preserve">with </w:t>
      </w:r>
      <w:r>
        <w:rPr>
          <w:rFonts w:ascii="Graeca" w:hAnsi="Graeca" w:cs="Times New Roman"/>
          <w:lang w:val="en-US"/>
        </w:rPr>
        <w:t></w:t>
      </w:r>
      <w:r>
        <w:rPr>
          <w:rFonts w:cs="Times New Roman"/>
          <w:lang w:val="en-US"/>
        </w:rPr>
        <w:t xml:space="preserve"> as part of the iotacism pheno</w:t>
      </w:r>
      <w:r>
        <w:rPr>
          <w:rFonts w:cs="Times New Roman"/>
          <w:lang w:val="en-US"/>
        </w:rPr>
        <w:t>m</w:t>
      </w:r>
      <w:r>
        <w:rPr>
          <w:rFonts w:cs="Times New Roman"/>
          <w:lang w:val="en-US"/>
        </w:rPr>
        <w:t>enon see vol. 1, I</w:t>
      </w:r>
      <w:r>
        <w:rPr>
          <w:rFonts w:cs="Times New Roman"/>
          <w:lang w:val="en-US"/>
        </w:rPr>
        <w:t>n</w:t>
      </w:r>
      <w:r>
        <w:rPr>
          <w:rFonts w:cs="Times New Roman"/>
          <w:lang w:val="en-US"/>
        </w:rPr>
        <w:t>troduction 2.3.2, p. 21.</w:t>
      </w:r>
    </w:p>
  </w:footnote>
  <w:footnote w:id="1367">
    <w:p w14:paraId="24447D7A" w14:textId="77777777" w:rsidR="00865CD2" w:rsidRDefault="00865CD2" w:rsidP="00A56484">
      <w:pPr>
        <w:pStyle w:val="FootnoteText"/>
        <w:bidi w:val="0"/>
        <w:spacing w:line="240" w:lineRule="auto"/>
      </w:pPr>
      <w:r>
        <w:rPr>
          <w:rStyle w:val="FootnoteReference"/>
        </w:rPr>
        <w:footnoteRef/>
      </w:r>
      <w:r>
        <w:rPr>
          <w:rtl/>
        </w:rPr>
        <w:t xml:space="preserve"> </w:t>
      </w:r>
      <w:r>
        <w:t xml:space="preserve">In Greek: </w:t>
      </w:r>
      <w:r>
        <w:rPr>
          <w:rFonts w:ascii="Graeca" w:hAnsi="Graeca"/>
        </w:rPr>
        <w:t></w:t>
      </w:r>
      <w:r>
        <w:rPr>
          <w:rFonts w:ascii="Graeca" w:hAnsi="Graeca"/>
        </w:rPr>
        <w:t></w:t>
      </w:r>
      <w:r>
        <w:rPr>
          <w:rFonts w:ascii="Graeca" w:hAnsi="Graeca"/>
        </w:rPr>
        <w:t></w:t>
      </w:r>
      <w:r>
        <w:rPr>
          <w:rFonts w:ascii="Graeca" w:hAnsi="Graeca"/>
        </w:rPr>
        <w:t></w:t>
      </w:r>
      <w:r w:rsidRPr="00292BC4">
        <w:rPr>
          <w:lang w:val="en-US"/>
        </w:rPr>
        <w:t>(</w:t>
      </w:r>
      <w:r>
        <w:rPr>
          <w:rFonts w:ascii="Graeca" w:hAnsi="Graeca"/>
          <w:lang w:val="de-DE"/>
        </w:rPr>
        <w:t></w:t>
      </w:r>
      <w:r>
        <w:rPr>
          <w:rFonts w:ascii="Graeca" w:hAnsi="Graeca"/>
          <w:lang w:val="de-DE"/>
        </w:rPr>
        <w:t></w:t>
      </w:r>
      <w:r>
        <w:rPr>
          <w:rFonts w:ascii="Graeca" w:hAnsi="Graeca"/>
          <w:lang w:val="de-DE"/>
        </w:rPr>
        <w:t></w:t>
      </w:r>
      <w:r w:rsidRPr="00292BC4">
        <w:rPr>
          <w:lang w:val="en-US"/>
        </w:rPr>
        <w:t xml:space="preserve">) </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cs="Times New Roman"/>
          <w:lang w:val="en-US"/>
        </w:rPr>
        <w:t>. On these details see vol. 3, Introduction 3.1, p. 21.</w:t>
      </w:r>
    </w:p>
  </w:footnote>
  <w:footnote w:id="1368">
    <w:p w14:paraId="728E71D5" w14:textId="77777777" w:rsidR="00865CD2" w:rsidRPr="000C74F2" w:rsidRDefault="00865CD2" w:rsidP="000C74F2">
      <w:pPr>
        <w:pStyle w:val="FootnoteText"/>
        <w:bidi w:val="0"/>
        <w:spacing w:line="240" w:lineRule="auto"/>
        <w:rPr>
          <w:lang w:val="en-US"/>
        </w:rPr>
      </w:pPr>
      <w:r>
        <w:rPr>
          <w:rStyle w:val="FootnoteReference"/>
        </w:rPr>
        <w:footnoteRef/>
      </w:r>
      <w:r>
        <w:t xml:space="preserve"> </w:t>
      </w:r>
      <w:r>
        <w:rPr>
          <w:lang w:val="en-US"/>
        </w:rPr>
        <w:t>In the Golan.</w:t>
      </w:r>
    </w:p>
  </w:footnote>
  <w:footnote w:id="1369">
    <w:p w14:paraId="5DB1E147" w14:textId="77777777" w:rsidR="00865CD2" w:rsidRPr="004F7278" w:rsidRDefault="00865CD2" w:rsidP="00A43E87">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6.6.2, p. 51. Note that the area were the inscription was found was not uniquely Jewish.</w:t>
      </w:r>
    </w:p>
  </w:footnote>
  <w:footnote w:id="1370">
    <w:p w14:paraId="0C1C4606"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371">
    <w:p w14:paraId="33B716DE" w14:textId="77777777" w:rsidR="00865CD2" w:rsidRDefault="00865CD2" w:rsidP="00337C13">
      <w:pPr>
        <w:pStyle w:val="FootnoteText"/>
        <w:bidi w:val="0"/>
        <w:spacing w:line="240" w:lineRule="auto"/>
      </w:pPr>
      <w:r w:rsidRPr="005E436F">
        <w:rPr>
          <w:rStyle w:val="FootnoteReference"/>
          <w:rFonts w:cs="Times New Roman"/>
          <w:rtl/>
        </w:rPr>
        <w:footnoteRef/>
      </w:r>
      <w:r w:rsidRPr="005E436F">
        <w:rPr>
          <w:rFonts w:cs="Times New Roman"/>
        </w:rPr>
        <w:t xml:space="preserve"> </w:t>
      </w:r>
      <w:r>
        <w:rPr>
          <w:lang w:val="en-US"/>
        </w:rPr>
        <w:t>See above, n. 8</w:t>
      </w:r>
      <w:r>
        <w:rPr>
          <w:rFonts w:cs="Times New Roman"/>
          <w:lang w:val="en-US"/>
        </w:rPr>
        <w:t>.</w:t>
      </w:r>
    </w:p>
  </w:footnote>
  <w:footnote w:id="1372">
    <w:p w14:paraId="11F50F74" w14:textId="77777777" w:rsidR="00865CD2" w:rsidRPr="00236485" w:rsidRDefault="00865CD2" w:rsidP="00E01119">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1373">
    <w:p w14:paraId="015E8F97" w14:textId="77777777" w:rsidR="00865CD2" w:rsidRPr="009A4CB8" w:rsidRDefault="00865CD2" w:rsidP="009A325D">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1 Sam 13:2. Jonathan was King Saul’s son. </w:t>
      </w:r>
      <w:r w:rsidRPr="005E436F">
        <w:rPr>
          <w:rFonts w:cs="Times New Roman"/>
          <w:lang w:eastAsia="en-GB"/>
        </w:rPr>
        <w:t>This is a Hasmonean</w:t>
      </w:r>
      <w:r w:rsidRPr="009A4CB8">
        <w:rPr>
          <w:lang w:eastAsia="en-GB"/>
        </w:rPr>
        <w:t xml:space="preserve"> name, see Introdu</w:t>
      </w:r>
      <w:r w:rsidRPr="009A4CB8">
        <w:rPr>
          <w:lang w:eastAsia="en-GB"/>
        </w:rPr>
        <w:t>c</w:t>
      </w:r>
      <w:r w:rsidRPr="009A4CB8">
        <w:rPr>
          <w:lang w:eastAsia="en-GB"/>
        </w:rPr>
        <w:t xml:space="preserve">tion </w:t>
      </w:r>
      <w:r>
        <w:rPr>
          <w:lang w:eastAsia="en-GB"/>
        </w:rPr>
        <w:t>1.</w:t>
      </w:r>
      <w:r>
        <w:rPr>
          <w:u w:color="FFFF00"/>
          <w:lang w:eastAsia="en-GB"/>
        </w:rPr>
        <w:t>1.1.2</w:t>
      </w:r>
      <w:r w:rsidRPr="009A4CB8">
        <w:rPr>
          <w:lang w:eastAsia="en-GB"/>
        </w:rPr>
        <w:t>.</w:t>
      </w:r>
    </w:p>
  </w:footnote>
  <w:footnote w:id="1374">
    <w:p w14:paraId="23B73B0C" w14:textId="77777777" w:rsidR="00865CD2" w:rsidRPr="00A77163" w:rsidRDefault="00865CD2" w:rsidP="00A77163">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1375">
    <w:p w14:paraId="4760EEC3" w14:textId="77777777" w:rsidR="00865CD2" w:rsidRPr="00ED0F4E" w:rsidRDefault="00865CD2" w:rsidP="00194DE7">
      <w:pPr>
        <w:pStyle w:val="FootnoteText"/>
        <w:bidi w:val="0"/>
        <w:spacing w:line="240" w:lineRule="auto"/>
        <w:rPr>
          <w:lang w:val="en-US"/>
        </w:rPr>
      </w:pPr>
      <w:r>
        <w:rPr>
          <w:rStyle w:val="FootnoteReference"/>
        </w:rPr>
        <w:footnoteRef/>
      </w:r>
      <w:r>
        <w:t xml:space="preserve"> </w:t>
      </w:r>
      <w:r>
        <w:rPr>
          <w:lang w:val="en-US"/>
        </w:rPr>
        <w:t>For this form see vol. 1, under Jonathan (14) B/M, p. 144.</w:t>
      </w:r>
    </w:p>
  </w:footnote>
  <w:footnote w:id="1376">
    <w:p w14:paraId="6CB4850B" w14:textId="77777777" w:rsidR="00865CD2" w:rsidRPr="00A77163" w:rsidRDefault="00865CD2" w:rsidP="00A77163">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1377">
    <w:p w14:paraId="6460E331" w14:textId="77777777" w:rsidR="00865CD2" w:rsidRPr="00A1110E" w:rsidRDefault="00865CD2" w:rsidP="002C36DC">
      <w:pPr>
        <w:pStyle w:val="FootnoteText"/>
        <w:bidi w:val="0"/>
        <w:spacing w:line="240" w:lineRule="auto"/>
        <w:rPr>
          <w:lang w:val="en-US"/>
        </w:rPr>
      </w:pPr>
      <w:r>
        <w:rPr>
          <w:rStyle w:val="FootnoteReference"/>
        </w:rPr>
        <w:footnoteRef/>
      </w:r>
      <w:r>
        <w:rPr>
          <w:rtl/>
        </w:rPr>
        <w:t xml:space="preserve"> </w:t>
      </w:r>
      <w:r>
        <w:rPr>
          <w:lang w:val="en-US"/>
        </w:rPr>
        <w:t>His father was a contemporary of Rav Hisda (in vol. 4, Hesediah [1] B/M, p. 79) who died in 309, see vol. 4, Intr</w:t>
      </w:r>
      <w:r>
        <w:rPr>
          <w:lang w:val="en-US"/>
        </w:rPr>
        <w:t>o</w:t>
      </w:r>
      <w:r>
        <w:rPr>
          <w:lang w:val="en-US"/>
        </w:rPr>
        <w:t xml:space="preserve">duction 8.2.1, pp. 40-1 and Introduction 7.4.5. </w:t>
      </w:r>
    </w:p>
  </w:footnote>
  <w:footnote w:id="1378">
    <w:p w14:paraId="73F8B3BA" w14:textId="77777777" w:rsidR="00865CD2" w:rsidRPr="004132D5" w:rsidRDefault="00865CD2" w:rsidP="00580016">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379">
    <w:p w14:paraId="2713DA1D" w14:textId="77777777" w:rsidR="00865CD2" w:rsidRPr="00580016" w:rsidRDefault="00865CD2" w:rsidP="00580016">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1380">
    <w:p w14:paraId="3FA3419C" w14:textId="77777777" w:rsidR="00865CD2" w:rsidRPr="004132D5"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6.</w:t>
      </w:r>
    </w:p>
  </w:footnote>
  <w:footnote w:id="1381">
    <w:p w14:paraId="7518C48D" w14:textId="77777777" w:rsidR="00865CD2" w:rsidRPr="00ED0F4E" w:rsidRDefault="00865CD2" w:rsidP="00337C13">
      <w:pPr>
        <w:pStyle w:val="FootnoteText"/>
        <w:bidi w:val="0"/>
        <w:spacing w:line="240" w:lineRule="auto"/>
        <w:rPr>
          <w:lang w:val="en-US"/>
        </w:rPr>
      </w:pPr>
      <w:r>
        <w:rPr>
          <w:rStyle w:val="FootnoteReference"/>
        </w:rPr>
        <w:footnoteRef/>
      </w:r>
      <w:r>
        <w:t xml:space="preserve"> </w:t>
      </w:r>
      <w:r>
        <w:rPr>
          <w:lang w:val="en-US"/>
        </w:rPr>
        <w:t>See above, n. 3.</w:t>
      </w:r>
    </w:p>
  </w:footnote>
  <w:footnote w:id="1382">
    <w:p w14:paraId="52394EFB"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זעירא</w:t>
      </w:r>
      <w:r w:rsidRPr="005E436F">
        <w:rPr>
          <w:rFonts w:cs="Times New Roman"/>
          <w:lang w:val="en-US"/>
        </w:rPr>
        <w:t>.</w:t>
      </w:r>
      <w:r w:rsidRPr="00D52B62">
        <w:rPr>
          <w:rFonts w:cs="Times New Roman"/>
          <w:lang w:val="en-US"/>
        </w:rPr>
        <w:t xml:space="preserve"> </w:t>
      </w:r>
      <w:r>
        <w:rPr>
          <w:rFonts w:cs="Times New Roman"/>
          <w:lang w:val="en-US"/>
        </w:rPr>
        <w:t>On such designations see vol. 1, Introduction 3.2.4, p. 33.</w:t>
      </w:r>
    </w:p>
  </w:footnote>
  <w:footnote w:id="1383">
    <w:p w14:paraId="7B97D377" w14:textId="77777777" w:rsidR="00865CD2" w:rsidRPr="00580016" w:rsidRDefault="00865CD2" w:rsidP="00580016">
      <w:pPr>
        <w:pStyle w:val="FootnoteText"/>
        <w:bidi w:val="0"/>
        <w:spacing w:line="240" w:lineRule="auto"/>
        <w:rPr>
          <w:lang w:val="en-US"/>
        </w:rPr>
      </w:pPr>
      <w:r>
        <w:rPr>
          <w:rStyle w:val="FootnoteReference"/>
        </w:rPr>
        <w:footnoteRef/>
      </w:r>
      <w:r>
        <w:rPr>
          <w:rtl/>
        </w:rPr>
        <w:t xml:space="preserve"> </w:t>
      </w:r>
      <w:r>
        <w:rPr>
          <w:lang w:val="en-US"/>
        </w:rPr>
        <w:t>Was a contemporary of Joseph (7), see Introduction 7.4.3.</w:t>
      </w:r>
    </w:p>
  </w:footnote>
  <w:footnote w:id="1384">
    <w:p w14:paraId="0A9865BC" w14:textId="77777777" w:rsidR="00865CD2" w:rsidRPr="00ED0F4E" w:rsidRDefault="00865CD2" w:rsidP="00337C13">
      <w:pPr>
        <w:pStyle w:val="FootnoteText"/>
        <w:bidi w:val="0"/>
        <w:spacing w:line="240" w:lineRule="auto"/>
        <w:rPr>
          <w:lang w:val="en-US"/>
        </w:rPr>
      </w:pPr>
      <w:r>
        <w:rPr>
          <w:rStyle w:val="FootnoteReference"/>
        </w:rPr>
        <w:footnoteRef/>
      </w:r>
      <w:r>
        <w:t xml:space="preserve"> </w:t>
      </w:r>
      <w:r>
        <w:rPr>
          <w:lang w:val="en-US"/>
        </w:rPr>
        <w:t>See above, n. 3.</w:t>
      </w:r>
    </w:p>
  </w:footnote>
  <w:footnote w:id="1385">
    <w:p w14:paraId="1383872F" w14:textId="77777777" w:rsidR="00865CD2" w:rsidRPr="006730BA" w:rsidRDefault="00865CD2" w:rsidP="00580016">
      <w:pPr>
        <w:pStyle w:val="FootnoteText"/>
        <w:bidi w:val="0"/>
        <w:spacing w:line="240" w:lineRule="auto"/>
      </w:pPr>
      <w:r>
        <w:rPr>
          <w:rStyle w:val="FootnoteReference"/>
        </w:rPr>
        <w:footnoteRef/>
      </w:r>
      <w:r>
        <w:rPr>
          <w:rtl/>
        </w:rPr>
        <w:t xml:space="preserve"> </w:t>
      </w:r>
      <w:r>
        <w:rPr>
          <w:lang w:val="en-US"/>
        </w:rPr>
        <w:t xml:space="preserve">His son-in-law is mentioned in </w:t>
      </w:r>
      <w:r>
        <w:rPr>
          <w:i/>
          <w:iCs/>
        </w:rPr>
        <w:t xml:space="preserve">yTer </w:t>
      </w:r>
      <w:r>
        <w:t>8:4, 46b in association with Queen Zenobia who reigned b</w:t>
      </w:r>
      <w:r>
        <w:t>e</w:t>
      </w:r>
      <w:r>
        <w:t>tween 267-74, see Introduction 7.4.1.</w:t>
      </w:r>
    </w:p>
  </w:footnote>
  <w:footnote w:id="1386">
    <w:p w14:paraId="37E5DE28"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דבית-גוברין</w:t>
      </w:r>
      <w:r w:rsidRPr="005E436F">
        <w:rPr>
          <w:lang w:val="en-US"/>
        </w:rPr>
        <w:t xml:space="preserve">, see Reeg, </w:t>
      </w:r>
      <w:r w:rsidRPr="005E436F">
        <w:rPr>
          <w:i/>
          <w:iCs/>
          <w:lang w:val="en-US"/>
        </w:rPr>
        <w:t>Ortsnamen</w:t>
      </w:r>
      <w:r w:rsidRPr="005E436F">
        <w:rPr>
          <w:lang w:val="en-US"/>
        </w:rPr>
        <w:t xml:space="preserve">, </w:t>
      </w:r>
      <w:r>
        <w:rPr>
          <w:lang w:val="en-US"/>
        </w:rPr>
        <w:t>95-6</w:t>
      </w:r>
      <w:r w:rsidRPr="005E436F">
        <w:rPr>
          <w:lang w:val="en-US"/>
        </w:rPr>
        <w:t>.</w:t>
      </w:r>
      <w:r>
        <w:rPr>
          <w:lang w:val="en-US"/>
        </w:rPr>
        <w:t xml:space="preserve"> </w:t>
      </w:r>
      <w:r>
        <w:rPr>
          <w:rFonts w:cs="Times New Roman"/>
          <w:lang w:val="en-US"/>
        </w:rPr>
        <w:t>On such designations see vol. 1, Introduction 3.2.6, p. 34.</w:t>
      </w:r>
    </w:p>
  </w:footnote>
  <w:footnote w:id="1387">
    <w:p w14:paraId="08887455" w14:textId="77777777" w:rsidR="00865CD2" w:rsidRPr="006A51F8" w:rsidRDefault="00865CD2" w:rsidP="00580016">
      <w:pPr>
        <w:pStyle w:val="FootnoteText"/>
        <w:bidi w:val="0"/>
        <w:spacing w:line="240" w:lineRule="auto"/>
        <w:rPr>
          <w:lang w:val="en-US"/>
        </w:rPr>
      </w:pPr>
      <w:r>
        <w:rPr>
          <w:rStyle w:val="FootnoteReference"/>
        </w:rPr>
        <w:footnoteRef/>
      </w:r>
      <w:r>
        <w:rPr>
          <w:rtl/>
        </w:rPr>
        <w:t xml:space="preserve"> </w:t>
      </w:r>
      <w:r>
        <w:rPr>
          <w:lang w:val="en-US"/>
        </w:rPr>
        <w:t>Was a contemporary of Simon (3), who was a student of Rabbi Yohanan (1), see I</w:t>
      </w:r>
      <w:r>
        <w:rPr>
          <w:lang w:val="en-US"/>
        </w:rPr>
        <w:t>n</w:t>
      </w:r>
      <w:r>
        <w:rPr>
          <w:lang w:val="en-US"/>
        </w:rPr>
        <w:t>troduction 7.4.1.</w:t>
      </w:r>
    </w:p>
  </w:footnote>
  <w:footnote w:id="1388">
    <w:p w14:paraId="75E3A583" w14:textId="77777777" w:rsidR="00865CD2" w:rsidRPr="00ED0F4E" w:rsidRDefault="00865CD2" w:rsidP="00337C13">
      <w:pPr>
        <w:pStyle w:val="FootnoteText"/>
        <w:bidi w:val="0"/>
        <w:spacing w:line="240" w:lineRule="auto"/>
        <w:rPr>
          <w:lang w:val="en-US"/>
        </w:rPr>
      </w:pPr>
      <w:r>
        <w:rPr>
          <w:rStyle w:val="FootnoteReference"/>
        </w:rPr>
        <w:footnoteRef/>
      </w:r>
      <w:r>
        <w:t xml:space="preserve"> </w:t>
      </w:r>
      <w:r>
        <w:rPr>
          <w:lang w:val="en-US"/>
        </w:rPr>
        <w:t>See above, n. 3.</w:t>
      </w:r>
    </w:p>
  </w:footnote>
  <w:footnote w:id="1389">
    <w:p w14:paraId="39517B1E" w14:textId="77777777" w:rsidR="00865CD2" w:rsidRPr="0082040E" w:rsidRDefault="00865CD2" w:rsidP="004E261B">
      <w:pPr>
        <w:pStyle w:val="FootnoteText"/>
        <w:bidi w:val="0"/>
        <w:spacing w:line="240" w:lineRule="auto"/>
        <w:rPr>
          <w:lang w:val="en-US"/>
        </w:rPr>
      </w:pPr>
      <w:r>
        <w:rPr>
          <w:rStyle w:val="FootnoteReference"/>
        </w:rPr>
        <w:footnoteRef/>
      </w:r>
      <w:r>
        <w:rPr>
          <w:rtl/>
        </w:rPr>
        <w:t xml:space="preserve"> </w:t>
      </w:r>
      <w:r>
        <w:rPr>
          <w:lang w:val="en-US"/>
        </w:rPr>
        <w:t>These names are given as examples for signitures on a document, and probably do not represent real people.</w:t>
      </w:r>
    </w:p>
  </w:footnote>
  <w:footnote w:id="1390">
    <w:p w14:paraId="05ECF05D" w14:textId="77777777" w:rsidR="00865CD2" w:rsidRPr="002B189E" w:rsidRDefault="00865CD2" w:rsidP="00473685">
      <w:pPr>
        <w:pStyle w:val="FootnoteText"/>
        <w:bidi w:val="0"/>
        <w:spacing w:line="240" w:lineRule="auto"/>
        <w:rPr>
          <w:lang w:val="en-US"/>
        </w:rPr>
      </w:pPr>
      <w:r>
        <w:rPr>
          <w:rStyle w:val="FootnoteReference"/>
        </w:rPr>
        <w:footnoteRef/>
      </w:r>
      <w:r>
        <w:rPr>
          <w:rtl/>
        </w:rPr>
        <w:t xml:space="preserve"> </w:t>
      </w:r>
      <w:r>
        <w:rPr>
          <w:lang w:val="en-US"/>
        </w:rPr>
        <w:t>His son was a contemporary of Ze‘ira (4), who was a contemporary of Rabbi Yohanan (1), see Intr</w:t>
      </w:r>
      <w:r>
        <w:rPr>
          <w:lang w:val="en-US"/>
        </w:rPr>
        <w:t>o</w:t>
      </w:r>
      <w:r>
        <w:rPr>
          <w:lang w:val="en-US"/>
        </w:rPr>
        <w:t>duction 7.4.1.</w:t>
      </w:r>
    </w:p>
  </w:footnote>
  <w:footnote w:id="1391">
    <w:p w14:paraId="6DCDD7AE" w14:textId="77777777" w:rsidR="00865CD2" w:rsidRPr="004132D5"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392">
    <w:p w14:paraId="0CD81B63" w14:textId="77777777" w:rsidR="00865CD2" w:rsidRPr="006C652B" w:rsidRDefault="00865CD2" w:rsidP="00BF2D42">
      <w:pPr>
        <w:pStyle w:val="FootnoteText"/>
        <w:bidi w:val="0"/>
        <w:spacing w:line="240" w:lineRule="auto"/>
        <w:rPr>
          <w:lang w:val="en-US"/>
        </w:rPr>
      </w:pPr>
      <w:r>
        <w:rPr>
          <w:rStyle w:val="FootnoteReference"/>
        </w:rPr>
        <w:footnoteRef/>
      </w:r>
      <w:r>
        <w:rPr>
          <w:rtl/>
        </w:rPr>
        <w:t xml:space="preserve"> </w:t>
      </w:r>
      <w:r>
        <w:rPr>
          <w:lang w:val="en-US"/>
        </w:rPr>
        <w:t>His son was a contemporary of Rav Huna (1) S-H/M, in vol. 4, p. 347, who died in 297, see Intr</w:t>
      </w:r>
      <w:r>
        <w:rPr>
          <w:lang w:val="en-US"/>
        </w:rPr>
        <w:t>o</w:t>
      </w:r>
      <w:r>
        <w:rPr>
          <w:lang w:val="en-US"/>
        </w:rPr>
        <w:t>duction 7.4.5.</w:t>
      </w:r>
    </w:p>
  </w:footnote>
  <w:footnote w:id="1393">
    <w:p w14:paraId="599F4B1A" w14:textId="77777777" w:rsidR="00865CD2" w:rsidRPr="00F86D79" w:rsidRDefault="00865CD2" w:rsidP="009A325D">
      <w:pPr>
        <w:pStyle w:val="FootnoteText"/>
        <w:bidi w:val="0"/>
        <w:spacing w:line="240" w:lineRule="auto"/>
        <w:rPr>
          <w:rFonts w:cs="Times New Roman"/>
          <w:lang w:val="en-US"/>
        </w:rPr>
      </w:pPr>
      <w:r w:rsidRPr="00F86D79">
        <w:rPr>
          <w:rStyle w:val="FootnoteReference"/>
          <w:rFonts w:cs="Times New Roman"/>
        </w:rPr>
        <w:footnoteRef/>
      </w:r>
      <w:r>
        <w:rPr>
          <w:rFonts w:cs="Times New Roman"/>
        </w:rPr>
        <w:t xml:space="preserve"> </w:t>
      </w:r>
      <w:r w:rsidRPr="00F86D79">
        <w:rPr>
          <w:rFonts w:cs="Times New Roman"/>
          <w:lang w:val="en-US"/>
        </w:rPr>
        <w:t xml:space="preserve">This is the form </w:t>
      </w:r>
      <w:r w:rsidRPr="00F86D79">
        <w:rPr>
          <w:rFonts w:cs="Times New Roman"/>
          <w:rtl/>
          <w:lang w:val="en-US"/>
        </w:rPr>
        <w:t>ר' ינאי</w:t>
      </w:r>
      <w:r w:rsidRPr="00F86D79">
        <w:rPr>
          <w:rFonts w:cs="Times New Roman"/>
          <w:lang w:val="en-US"/>
        </w:rPr>
        <w:t>, see vol. 4, under Jonathan (1) B/M, p. 87</w:t>
      </w:r>
    </w:p>
  </w:footnote>
  <w:footnote w:id="1394">
    <w:p w14:paraId="4F110FBE" w14:textId="77777777" w:rsidR="00865CD2" w:rsidRPr="00941B45" w:rsidRDefault="00865CD2" w:rsidP="00882887">
      <w:pPr>
        <w:pStyle w:val="FootnoteText"/>
        <w:bidi w:val="0"/>
        <w:spacing w:line="240" w:lineRule="auto"/>
        <w:rPr>
          <w:rFonts w:hint="cs"/>
          <w:rtl/>
          <w:lang w:val="en-US"/>
        </w:rPr>
      </w:pPr>
      <w:r>
        <w:rPr>
          <w:rStyle w:val="FootnoteReference"/>
        </w:rPr>
        <w:footnoteRef/>
      </w:r>
      <w:r>
        <w:t xml:space="preserve"> </w:t>
      </w:r>
      <w:r>
        <w:rPr>
          <w:lang w:val="en-US"/>
        </w:rPr>
        <w:t xml:space="preserve">Although mentioned only in BT and only here, he is mentioned as a relative of a Palestinian rabbi, and see Introduction </w:t>
      </w:r>
      <w:r>
        <w:t>5.1.3.2</w:t>
      </w:r>
      <w:r>
        <w:rPr>
          <w:u w:color="FFFF00"/>
        </w:rPr>
        <w:t>.3</w:t>
      </w:r>
      <w:r>
        <w:rPr>
          <w:lang w:val="en-US"/>
        </w:rPr>
        <w:t>.</w:t>
      </w:r>
    </w:p>
  </w:footnote>
  <w:footnote w:id="1395">
    <w:p w14:paraId="5C95CA0F" w14:textId="77777777" w:rsidR="00865CD2" w:rsidRPr="00A80ED4" w:rsidRDefault="00865CD2" w:rsidP="00A80ED4">
      <w:pPr>
        <w:pStyle w:val="FootnoteText"/>
        <w:bidi w:val="0"/>
        <w:spacing w:line="240" w:lineRule="auto"/>
        <w:rPr>
          <w:lang w:val="en-US"/>
        </w:rPr>
      </w:pPr>
      <w:r>
        <w:rPr>
          <w:rStyle w:val="FootnoteReference"/>
        </w:rPr>
        <w:footnoteRef/>
      </w:r>
      <w:r>
        <w:rPr>
          <w:rtl/>
        </w:rPr>
        <w:t xml:space="preserve"> </w:t>
      </w:r>
      <w:r>
        <w:rPr>
          <w:lang w:val="en-US"/>
        </w:rPr>
        <w:t>On his brother’s date see Introduction 7.4.2.</w:t>
      </w:r>
    </w:p>
  </w:footnote>
  <w:footnote w:id="1396">
    <w:p w14:paraId="797579B6" w14:textId="77777777" w:rsidR="00865CD2" w:rsidRPr="00ED0F4E" w:rsidRDefault="00865CD2" w:rsidP="00337C13">
      <w:pPr>
        <w:pStyle w:val="FootnoteText"/>
        <w:bidi w:val="0"/>
        <w:spacing w:line="240" w:lineRule="auto"/>
        <w:rPr>
          <w:lang w:val="en-US"/>
        </w:rPr>
      </w:pPr>
      <w:r>
        <w:rPr>
          <w:rStyle w:val="FootnoteReference"/>
        </w:rPr>
        <w:footnoteRef/>
      </w:r>
      <w:r>
        <w:t xml:space="preserve"> </w:t>
      </w:r>
      <w:r>
        <w:rPr>
          <w:lang w:val="en-US"/>
        </w:rPr>
        <w:t>See above, n. 3.</w:t>
      </w:r>
    </w:p>
  </w:footnote>
  <w:footnote w:id="1397">
    <w:p w14:paraId="2ACB3A46" w14:textId="77777777" w:rsidR="00865CD2" w:rsidRPr="0023426D" w:rsidRDefault="00865CD2" w:rsidP="00B82ACF">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Aramaic – </w:t>
      </w:r>
      <w:r w:rsidRPr="005E436F">
        <w:rPr>
          <w:rFonts w:cs="Times New Roman" w:hint="eastAsia"/>
          <w:rtl/>
          <w:lang w:val="en-US"/>
        </w:rPr>
        <w:t>סבא</w:t>
      </w:r>
      <w:r w:rsidRPr="005E436F">
        <w:rPr>
          <w:rFonts w:cs="Times New Roman"/>
          <w:lang w:val="en-US"/>
        </w:rPr>
        <w:t xml:space="preserve">, as in the </w:t>
      </w:r>
      <w:smartTag w:uri="urn:schemas-microsoft-com:office:smarttags" w:element="place">
        <w:smartTag w:uri="urn:schemas-microsoft-com:office:smarttags" w:element="City">
          <w:r w:rsidRPr="005E436F">
            <w:rPr>
              <w:rFonts w:cs="Times New Roman"/>
              <w:lang w:val="en-US"/>
            </w:rPr>
            <w:t>London</w:t>
          </w:r>
        </w:smartTag>
      </w:smartTag>
      <w:r w:rsidRPr="005E436F">
        <w:rPr>
          <w:rFonts w:cs="Times New Roman"/>
          <w:lang w:val="en-US"/>
        </w:rPr>
        <w:t xml:space="preserve"> – BL Harl. 5508 (400), the </w:t>
      </w:r>
      <w:smartTag w:uri="urn:schemas-microsoft-com:office:smarttags" w:element="place">
        <w:smartTag w:uri="urn:schemas-microsoft-com:office:smarttags" w:element="City">
          <w:r w:rsidRPr="005E436F">
            <w:rPr>
              <w:rFonts w:cs="Times New Roman"/>
              <w:lang w:val="en-US"/>
            </w:rPr>
            <w:t>Oxford</w:t>
          </w:r>
        </w:smartTag>
      </w:smartTag>
      <w:r w:rsidRPr="005E436F">
        <w:rPr>
          <w:rFonts w:cs="Times New Roman"/>
          <w:lang w:val="en-US"/>
        </w:rPr>
        <w:t xml:space="preserve"> Opp. Add. fol 32 and the </w:t>
      </w:r>
      <w:smartTag w:uri="urn:schemas-microsoft-com:office:smarttags" w:element="country-region">
        <w:r w:rsidRPr="005E436F">
          <w:rPr>
            <w:rFonts w:cs="Times New Roman"/>
            <w:lang w:val="en-US"/>
          </w:rPr>
          <w:t>Vatican</w:t>
        </w:r>
      </w:smartTag>
      <w:r w:rsidRPr="005E436F">
        <w:rPr>
          <w:rFonts w:cs="Times New Roman"/>
          <w:lang w:val="en-US"/>
        </w:rPr>
        <w:t xml:space="preserve"> 134 Mss or </w:t>
      </w:r>
      <w:r w:rsidRPr="005E436F">
        <w:rPr>
          <w:rFonts w:cs="Times New Roman" w:hint="eastAsia"/>
          <w:rtl/>
          <w:lang w:val="en-US"/>
        </w:rPr>
        <w:t>רבא</w:t>
      </w:r>
      <w:r w:rsidRPr="005E436F">
        <w:rPr>
          <w:rFonts w:cs="Times New Roman"/>
          <w:lang w:val="en-US"/>
        </w:rPr>
        <w:t xml:space="preserve"> as in the Goettingen 3, the Munich 95 and the </w:t>
      </w:r>
      <w:smartTag w:uri="urn:schemas-microsoft-com:office:smarttags" w:element="place">
        <w:smartTag w:uri="urn:schemas-microsoft-com:office:smarttags" w:element="State">
          <w:r w:rsidRPr="005E436F">
            <w:rPr>
              <w:rFonts w:cs="Times New Roman"/>
              <w:lang w:val="en-US"/>
            </w:rPr>
            <w:t xml:space="preserve">New </w:t>
          </w:r>
          <w:r>
            <w:rPr>
              <w:rFonts w:cs="Times New Roman"/>
              <w:lang w:val="en-US"/>
            </w:rPr>
            <w:t>York</w:t>
          </w:r>
        </w:smartTag>
      </w:smartTag>
      <w:r>
        <w:rPr>
          <w:rFonts w:cs="Times New Roman"/>
          <w:lang w:val="en-US"/>
        </w:rPr>
        <w:t xml:space="preserve"> – Columbia X 893 T 141 Mss, and on this tradition see also Introduction 3.1.3.1.1. </w:t>
      </w:r>
    </w:p>
  </w:footnote>
  <w:footnote w:id="1398">
    <w:p w14:paraId="51874C58" w14:textId="77777777" w:rsidR="00865CD2" w:rsidRDefault="00865CD2" w:rsidP="00F237DF">
      <w:pPr>
        <w:pStyle w:val="FootnoteText"/>
        <w:bidi w:val="0"/>
        <w:spacing w:line="240" w:lineRule="auto"/>
        <w:rPr>
          <w:rFonts w:cs="Times New Roman"/>
          <w:lang w:val="en-US"/>
        </w:rPr>
      </w:pPr>
      <w:r>
        <w:rPr>
          <w:rStyle w:val="FootnoteReference"/>
        </w:rPr>
        <w:footnoteRef/>
      </w:r>
      <w:r>
        <w:t xml:space="preserve"> </w:t>
      </w:r>
      <w:r>
        <w:rPr>
          <w:lang w:val="en-US"/>
        </w:rPr>
        <w:t xml:space="preserve">He </w:t>
      </w:r>
      <w:r w:rsidRPr="005E436F">
        <w:rPr>
          <w:lang w:val="en-US"/>
        </w:rPr>
        <w:t xml:space="preserve">appears only in BT, here and in </w:t>
      </w:r>
      <w:r w:rsidRPr="005E436F">
        <w:rPr>
          <w:i/>
          <w:iCs/>
          <w:lang w:val="en-US"/>
        </w:rPr>
        <w:t>bNed</w:t>
      </w:r>
      <w:r w:rsidRPr="005E436F">
        <w:rPr>
          <w:lang w:val="en-US"/>
        </w:rPr>
        <w:t xml:space="preserve"> 22a. In this tradition it is not clear wh</w:t>
      </w:r>
      <w:r>
        <w:rPr>
          <w:lang w:val="en-US"/>
        </w:rPr>
        <w:t>e</w:t>
      </w:r>
      <w:r w:rsidRPr="005E436F">
        <w:rPr>
          <w:lang w:val="en-US"/>
        </w:rPr>
        <w:t xml:space="preserve">ther he should not be identified with Jonathan (21) of vol. 1 (B/M, p. 145), here designated </w:t>
      </w:r>
      <w:r w:rsidRPr="005E436F">
        <w:rPr>
          <w:rFonts w:cs="Times New Roman"/>
          <w:rtl/>
          <w:lang w:val="en-US"/>
        </w:rPr>
        <w:t>ינאי רבא</w:t>
      </w:r>
      <w:r w:rsidRPr="005E436F">
        <w:rPr>
          <w:rFonts w:cs="Times New Roman"/>
          <w:lang w:val="en-US"/>
        </w:rPr>
        <w:t xml:space="preserve"> (Yannai the Great), but in </w:t>
      </w:r>
      <w:r w:rsidRPr="005E436F">
        <w:rPr>
          <w:rFonts w:cs="Times New Roman"/>
          <w:i/>
          <w:iCs/>
          <w:lang w:val="en-US"/>
        </w:rPr>
        <w:t>bNed</w:t>
      </w:r>
      <w:r w:rsidRPr="005E436F">
        <w:rPr>
          <w:rFonts w:cs="Times New Roman"/>
          <w:lang w:val="en-US"/>
        </w:rPr>
        <w:t xml:space="preserve"> 22a they are clearly differentiated, though both appear in the same Palestinian context, see Intr</w:t>
      </w:r>
      <w:r w:rsidRPr="005E436F">
        <w:rPr>
          <w:rFonts w:cs="Times New Roman"/>
          <w:lang w:val="en-US"/>
        </w:rPr>
        <w:t>o</w:t>
      </w:r>
      <w:r w:rsidRPr="005E436F">
        <w:rPr>
          <w:rFonts w:cs="Times New Roman"/>
          <w:lang w:val="en-US"/>
        </w:rPr>
        <w:t xml:space="preserve">duction </w:t>
      </w:r>
      <w:r>
        <w:t>5.1.3.2.3</w:t>
      </w:r>
      <w:r w:rsidRPr="005E436F">
        <w:rPr>
          <w:rFonts w:cs="Times New Roman"/>
          <w:lang w:val="en-US"/>
        </w:rPr>
        <w:t>.</w:t>
      </w:r>
      <w:r w:rsidRPr="005E436F">
        <w:rPr>
          <w:lang w:val="en-US"/>
        </w:rPr>
        <w:t xml:space="preserve"> </w:t>
      </w:r>
    </w:p>
  </w:footnote>
  <w:footnote w:id="1399">
    <w:p w14:paraId="4E88BFA8" w14:textId="77777777" w:rsidR="00865CD2" w:rsidRPr="004132D5" w:rsidRDefault="00865CD2" w:rsidP="00F9094C">
      <w:pPr>
        <w:pStyle w:val="FootnoteText"/>
        <w:bidi w:val="0"/>
        <w:spacing w:line="240" w:lineRule="auto"/>
        <w:rPr>
          <w:lang w:val="en-US"/>
        </w:rPr>
      </w:pPr>
      <w:r>
        <w:rPr>
          <w:rStyle w:val="FootnoteReference"/>
        </w:rPr>
        <w:footnoteRef/>
      </w:r>
      <w:r>
        <w:rPr>
          <w:rtl/>
        </w:rPr>
        <w:t xml:space="preserve"> </w:t>
      </w:r>
      <w:r>
        <w:rPr>
          <w:lang w:val="en-US"/>
        </w:rPr>
        <w:t>Appears in no chronological context, see Introduction 7.4.4.</w:t>
      </w:r>
    </w:p>
  </w:footnote>
  <w:footnote w:id="1400">
    <w:p w14:paraId="6F2D7B40" w14:textId="77777777" w:rsidR="00865CD2" w:rsidRPr="00ED0F4E" w:rsidRDefault="00865CD2" w:rsidP="00337C13">
      <w:pPr>
        <w:pStyle w:val="FootnoteText"/>
        <w:bidi w:val="0"/>
        <w:spacing w:line="240" w:lineRule="auto"/>
        <w:rPr>
          <w:lang w:val="en-US"/>
        </w:rPr>
      </w:pPr>
      <w:r>
        <w:rPr>
          <w:rStyle w:val="FootnoteReference"/>
        </w:rPr>
        <w:footnoteRef/>
      </w:r>
      <w:r>
        <w:t xml:space="preserve"> </w:t>
      </w:r>
      <w:r>
        <w:rPr>
          <w:lang w:val="en-US"/>
        </w:rPr>
        <w:t>See above, n. 3.</w:t>
      </w:r>
    </w:p>
  </w:footnote>
  <w:footnote w:id="1401">
    <w:p w14:paraId="3EDE43AE" w14:textId="77777777" w:rsidR="00865CD2" w:rsidRPr="00F237DF" w:rsidRDefault="00865CD2" w:rsidP="00F237DF">
      <w:pPr>
        <w:pStyle w:val="FootnoteText"/>
        <w:bidi w:val="0"/>
        <w:spacing w:line="240" w:lineRule="auto"/>
        <w:rPr>
          <w:lang w:val="en-US"/>
        </w:rPr>
      </w:pPr>
      <w:r>
        <w:rPr>
          <w:rStyle w:val="FootnoteReference"/>
        </w:rPr>
        <w:footnoteRef/>
      </w:r>
      <w:r>
        <w:rPr>
          <w:rtl/>
        </w:rPr>
        <w:t xml:space="preserve"> </w:t>
      </w:r>
      <w:r>
        <w:t>On the identification of this person see above, n. 26.</w:t>
      </w:r>
    </w:p>
  </w:footnote>
  <w:footnote w:id="1402">
    <w:p w14:paraId="6FD746BF" w14:textId="77777777" w:rsidR="00865CD2" w:rsidRPr="000A2DB5" w:rsidRDefault="00865CD2" w:rsidP="00CC6BB5">
      <w:pPr>
        <w:pStyle w:val="FootnoteText"/>
        <w:bidi w:val="0"/>
        <w:spacing w:line="240" w:lineRule="auto"/>
        <w:rPr>
          <w:lang w:val="en-US"/>
        </w:rPr>
      </w:pPr>
      <w:r>
        <w:rPr>
          <w:rStyle w:val="FootnoteReference"/>
        </w:rPr>
        <w:footnoteRef/>
      </w:r>
      <w:r>
        <w:rPr>
          <w:rtl/>
        </w:rPr>
        <w:t xml:space="preserve"> </w:t>
      </w:r>
      <w:r w:rsidRPr="005E436F">
        <w:rPr>
          <w:lang w:val="en-US"/>
        </w:rPr>
        <w:t>Appears only here in BT, but in a</w:t>
      </w:r>
      <w:r w:rsidRPr="005E436F">
        <w:rPr>
          <w:rFonts w:cs="Times New Roman"/>
          <w:lang w:val="en-US"/>
        </w:rPr>
        <w:t xml:space="preserve"> Palestinian context, see Introduction </w:t>
      </w:r>
      <w:r>
        <w:t>5.1.3.2</w:t>
      </w:r>
      <w:r>
        <w:rPr>
          <w:rFonts w:cs="Times New Roman"/>
          <w:u w:color="FFFF00"/>
        </w:rPr>
        <w:t>.3</w:t>
      </w:r>
      <w:r w:rsidRPr="005E436F">
        <w:rPr>
          <w:rFonts w:cs="Times New Roman"/>
          <w:lang w:val="en-US"/>
        </w:rPr>
        <w:t>.</w:t>
      </w:r>
      <w:r w:rsidRPr="005E436F">
        <w:rPr>
          <w:lang w:val="en-US"/>
        </w:rPr>
        <w:t xml:space="preserve"> </w:t>
      </w:r>
    </w:p>
  </w:footnote>
  <w:footnote w:id="1403">
    <w:p w14:paraId="30C1F3BD" w14:textId="77777777" w:rsidR="00865CD2" w:rsidRPr="004132D5"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27.</w:t>
      </w:r>
    </w:p>
  </w:footnote>
  <w:footnote w:id="1404">
    <w:p w14:paraId="1BB0784C" w14:textId="77777777" w:rsidR="00865CD2" w:rsidRPr="00ED0F4E" w:rsidRDefault="00865CD2" w:rsidP="00337C13">
      <w:pPr>
        <w:pStyle w:val="FootnoteText"/>
        <w:bidi w:val="0"/>
        <w:spacing w:line="240" w:lineRule="auto"/>
        <w:rPr>
          <w:lang w:val="en-US"/>
        </w:rPr>
      </w:pPr>
      <w:r>
        <w:rPr>
          <w:rStyle w:val="FootnoteReference"/>
        </w:rPr>
        <w:footnoteRef/>
      </w:r>
      <w:r>
        <w:t xml:space="preserve"> </w:t>
      </w:r>
      <w:r>
        <w:rPr>
          <w:lang w:val="en-US"/>
        </w:rPr>
        <w:t>See above, n. 3.</w:t>
      </w:r>
    </w:p>
  </w:footnote>
  <w:footnote w:id="1405">
    <w:p w14:paraId="5C03BEE5" w14:textId="77777777" w:rsidR="00865CD2" w:rsidRPr="004D0812" w:rsidRDefault="00865CD2" w:rsidP="00882887">
      <w:pPr>
        <w:pStyle w:val="FootnoteText"/>
        <w:bidi w:val="0"/>
        <w:spacing w:line="240" w:lineRule="auto"/>
        <w:rPr>
          <w:lang w:val="en-US"/>
        </w:rPr>
      </w:pPr>
      <w:r>
        <w:rPr>
          <w:rStyle w:val="FootnoteReference"/>
        </w:rPr>
        <w:footnoteRef/>
      </w:r>
      <w:r>
        <w:rPr>
          <w:rtl/>
        </w:rPr>
        <w:t xml:space="preserve"> </w:t>
      </w:r>
      <w:r w:rsidRPr="004D0812">
        <w:rPr>
          <w:lang w:val="en-US"/>
        </w:rPr>
        <w:t xml:space="preserve">Although only mentioned here in BT, he is described in this tradition as residing in </w:t>
      </w:r>
      <w:smartTag w:uri="urn:schemas-microsoft-com:office:smarttags" w:element="place">
        <w:smartTag w:uri="urn:schemas-microsoft-com:office:smarttags" w:element="City">
          <w:r w:rsidRPr="004D0812">
            <w:rPr>
              <w:lang w:val="en-US"/>
            </w:rPr>
            <w:t>Palestine</w:t>
          </w:r>
        </w:smartTag>
      </w:smartTag>
      <w:r w:rsidRPr="004D0812">
        <w:rPr>
          <w:lang w:val="en-US"/>
        </w:rPr>
        <w:t xml:space="preserve"> (</w:t>
      </w:r>
      <w:r>
        <w:rPr>
          <w:rFonts w:cs="Times New Roman" w:hint="cs"/>
          <w:rtl/>
          <w:lang w:val="en-US"/>
        </w:rPr>
        <w:t>התם</w:t>
      </w:r>
      <w:r w:rsidRPr="004D0812">
        <w:rPr>
          <w:rFonts w:cs="Times New Roman"/>
          <w:lang w:val="en-US"/>
        </w:rPr>
        <w:t xml:space="preserve"> - there</w:t>
      </w:r>
      <w:r w:rsidRPr="004D0812">
        <w:rPr>
          <w:lang w:val="en-US"/>
        </w:rPr>
        <w:t xml:space="preserve">) and is the son of a prominent Palestinian rabbi, see Introduction </w:t>
      </w:r>
      <w:r>
        <w:t>5.1.3.2</w:t>
      </w:r>
      <w:r>
        <w:rPr>
          <w:u w:color="FFFF00"/>
        </w:rPr>
        <w:t>.3</w:t>
      </w:r>
      <w:r w:rsidRPr="004D0812">
        <w:rPr>
          <w:lang w:val="en-US"/>
        </w:rPr>
        <w:t>.</w:t>
      </w:r>
    </w:p>
  </w:footnote>
  <w:footnote w:id="1406">
    <w:p w14:paraId="16BF3561" w14:textId="77777777" w:rsidR="00865CD2" w:rsidRPr="00EF454E" w:rsidRDefault="00865CD2" w:rsidP="00EF454E">
      <w:pPr>
        <w:pStyle w:val="FootnoteText"/>
        <w:bidi w:val="0"/>
        <w:spacing w:line="240" w:lineRule="auto"/>
        <w:rPr>
          <w:lang w:val="en-US"/>
        </w:rPr>
      </w:pPr>
      <w:r>
        <w:rPr>
          <w:rStyle w:val="FootnoteReference"/>
        </w:rPr>
        <w:footnoteRef/>
      </w:r>
      <w:r>
        <w:rPr>
          <w:rtl/>
        </w:rPr>
        <w:t xml:space="preserve"> </w:t>
      </w:r>
      <w:r>
        <w:rPr>
          <w:lang w:val="en-US"/>
        </w:rPr>
        <w:t>On his father’s dating see Introduction 7.4.1.</w:t>
      </w:r>
    </w:p>
  </w:footnote>
  <w:footnote w:id="1407">
    <w:p w14:paraId="406F8A14" w14:textId="77777777" w:rsidR="00865CD2" w:rsidRPr="00A1110E" w:rsidRDefault="00865CD2" w:rsidP="00EF454E">
      <w:pPr>
        <w:pStyle w:val="FootnoteText"/>
        <w:bidi w:val="0"/>
        <w:spacing w:line="240" w:lineRule="auto"/>
        <w:rPr>
          <w:lang w:val="en-US"/>
        </w:rPr>
      </w:pPr>
      <w:r>
        <w:rPr>
          <w:rStyle w:val="FootnoteReference"/>
        </w:rPr>
        <w:footnoteRef/>
      </w:r>
      <w:r>
        <w:rPr>
          <w:rtl/>
        </w:rPr>
        <w:t xml:space="preserve"> </w:t>
      </w:r>
      <w:r>
        <w:rPr>
          <w:lang w:val="en-US"/>
        </w:rPr>
        <w:t>Transmits in the name of Isaac (5), who was a contemporary of Rav Hisda (in vol. 4, Hes</w:t>
      </w:r>
      <w:r>
        <w:rPr>
          <w:lang w:val="en-US"/>
        </w:rPr>
        <w:t>e</w:t>
      </w:r>
      <w:r>
        <w:rPr>
          <w:lang w:val="en-US"/>
        </w:rPr>
        <w:t>diah [1] B/M, p. 79) who died in 309, see I</w:t>
      </w:r>
      <w:r>
        <w:rPr>
          <w:lang w:val="en-US"/>
        </w:rPr>
        <w:t>n</w:t>
      </w:r>
      <w:r>
        <w:rPr>
          <w:lang w:val="en-US"/>
        </w:rPr>
        <w:t xml:space="preserve">troduction 7.4.5. </w:t>
      </w:r>
    </w:p>
  </w:footnote>
  <w:footnote w:id="1408">
    <w:p w14:paraId="1210F1D1" w14:textId="77777777" w:rsidR="00865CD2" w:rsidRPr="00C05BC6" w:rsidRDefault="00865CD2" w:rsidP="00C05BC6">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C05BC6">
        <w:rPr>
          <w:rFonts w:cs="Times New Roman"/>
          <w:rtl/>
          <w:lang w:val="en-US"/>
        </w:rPr>
        <w:t>שר הבירה</w:t>
      </w:r>
      <w:r>
        <w:rPr>
          <w:lang w:val="en-US"/>
        </w:rPr>
        <w:t>. On a possible interpretation of this name see Introduction 3.1.3.3.1.</w:t>
      </w:r>
    </w:p>
  </w:footnote>
  <w:footnote w:id="1409">
    <w:p w14:paraId="2F199C85" w14:textId="77777777" w:rsidR="00865CD2" w:rsidRPr="00520DF1" w:rsidRDefault="00865CD2" w:rsidP="007D5A03">
      <w:pPr>
        <w:pStyle w:val="FootnoteText"/>
        <w:bidi w:val="0"/>
        <w:spacing w:line="240" w:lineRule="auto"/>
        <w:rPr>
          <w:lang w:val="en-US"/>
        </w:rPr>
      </w:pPr>
      <w:r>
        <w:rPr>
          <w:rStyle w:val="FootnoteReference"/>
        </w:rPr>
        <w:footnoteRef/>
      </w:r>
      <w:r>
        <w:rPr>
          <w:rtl/>
        </w:rPr>
        <w:t xml:space="preserve"> </w:t>
      </w:r>
      <w:r>
        <w:rPr>
          <w:lang w:val="en-US"/>
        </w:rPr>
        <w:t xml:space="preserve"> Samuel (3) transmits in his name, see Introduction 7.4.2.</w:t>
      </w:r>
    </w:p>
  </w:footnote>
  <w:footnote w:id="1410">
    <w:p w14:paraId="049659A3" w14:textId="77777777" w:rsidR="00865CD2" w:rsidRPr="00ED0F4E" w:rsidRDefault="00865CD2" w:rsidP="00773AB7">
      <w:pPr>
        <w:pStyle w:val="FootnoteText"/>
        <w:bidi w:val="0"/>
        <w:spacing w:line="240" w:lineRule="auto"/>
        <w:rPr>
          <w:lang w:val="en-US"/>
        </w:rPr>
      </w:pPr>
      <w:r>
        <w:rPr>
          <w:rStyle w:val="FootnoteReference"/>
        </w:rPr>
        <w:footnoteRef/>
      </w:r>
      <w:r>
        <w:t xml:space="preserve"> </w:t>
      </w:r>
      <w:r>
        <w:rPr>
          <w:lang w:val="en-US"/>
        </w:rPr>
        <w:t>See above, n. 3.</w:t>
      </w:r>
    </w:p>
  </w:footnote>
  <w:footnote w:id="1411">
    <w:p w14:paraId="16F961FD" w14:textId="77777777" w:rsidR="00865CD2" w:rsidRPr="004C68BA" w:rsidRDefault="00865CD2" w:rsidP="00773AB7">
      <w:pPr>
        <w:pStyle w:val="FootnoteText"/>
        <w:bidi w:val="0"/>
        <w:spacing w:line="240" w:lineRule="auto"/>
        <w:rPr>
          <w:lang w:val="en-US"/>
        </w:rPr>
      </w:pPr>
      <w:r>
        <w:rPr>
          <w:rStyle w:val="FootnoteReference"/>
        </w:rPr>
        <w:footnoteRef/>
      </w:r>
      <w:r>
        <w:rPr>
          <w:rtl/>
        </w:rPr>
        <w:t xml:space="preserve"> </w:t>
      </w:r>
      <w:r>
        <w:rPr>
          <w:lang w:val="en-US"/>
        </w:rPr>
        <w:t>See above, n. 6.</w:t>
      </w:r>
    </w:p>
  </w:footnote>
  <w:footnote w:id="1412">
    <w:p w14:paraId="7830DAFB" w14:textId="77777777" w:rsidR="00865CD2" w:rsidRPr="00ED0F4E" w:rsidRDefault="00865CD2" w:rsidP="00773AB7">
      <w:pPr>
        <w:pStyle w:val="FootnoteText"/>
        <w:bidi w:val="0"/>
        <w:spacing w:line="240" w:lineRule="auto"/>
        <w:rPr>
          <w:lang w:val="en-US"/>
        </w:rPr>
      </w:pPr>
      <w:r>
        <w:rPr>
          <w:rStyle w:val="FootnoteReference"/>
        </w:rPr>
        <w:footnoteRef/>
      </w:r>
      <w:r>
        <w:t xml:space="preserve"> </w:t>
      </w:r>
      <w:r>
        <w:rPr>
          <w:lang w:val="en-US"/>
        </w:rPr>
        <w:t>See above, n. 3.</w:t>
      </w:r>
    </w:p>
  </w:footnote>
  <w:footnote w:id="1413">
    <w:p w14:paraId="054DD89B" w14:textId="77777777" w:rsidR="00865CD2" w:rsidRPr="00A25A24" w:rsidRDefault="00865CD2" w:rsidP="00EF454E">
      <w:pPr>
        <w:pStyle w:val="FootnoteText"/>
        <w:bidi w:val="0"/>
        <w:spacing w:line="240" w:lineRule="auto"/>
        <w:rPr>
          <w:lang w:val="en-US"/>
        </w:rPr>
      </w:pPr>
      <w:r>
        <w:rPr>
          <w:rStyle w:val="FootnoteReference"/>
        </w:rPr>
        <w:footnoteRef/>
      </w:r>
      <w:r>
        <w:rPr>
          <w:rtl/>
        </w:rPr>
        <w:t xml:space="preserve"> </w:t>
      </w:r>
      <w:r>
        <w:rPr>
          <w:lang w:val="en-US"/>
        </w:rPr>
        <w:t>Was a contemporary of Abba (8), who was a contemporary of Yonah (2), see Introduction 7.4.3.</w:t>
      </w:r>
    </w:p>
  </w:footnote>
  <w:footnote w:id="1414">
    <w:p w14:paraId="167B6AE2" w14:textId="77777777" w:rsidR="00865CD2" w:rsidRPr="00ED0F4E" w:rsidRDefault="00865CD2" w:rsidP="00773AB7">
      <w:pPr>
        <w:pStyle w:val="FootnoteText"/>
        <w:bidi w:val="0"/>
        <w:spacing w:line="240" w:lineRule="auto"/>
        <w:rPr>
          <w:lang w:val="en-US"/>
        </w:rPr>
      </w:pPr>
      <w:r>
        <w:rPr>
          <w:rStyle w:val="FootnoteReference"/>
        </w:rPr>
        <w:footnoteRef/>
      </w:r>
      <w:r>
        <w:t xml:space="preserve"> </w:t>
      </w:r>
      <w:r>
        <w:rPr>
          <w:lang w:val="en-US"/>
        </w:rPr>
        <w:t xml:space="preserve">So in </w:t>
      </w:r>
      <w:r w:rsidRPr="00B5165F">
        <w:rPr>
          <w:i/>
          <w:iCs/>
          <w:lang w:val="en-US"/>
        </w:rPr>
        <w:t>Pes Rab</w:t>
      </w:r>
      <w:r>
        <w:rPr>
          <w:lang w:val="en-US"/>
        </w:rPr>
        <w:t>. This pe</w:t>
      </w:r>
      <w:r>
        <w:rPr>
          <w:lang w:val="en-US"/>
        </w:rPr>
        <w:t>r</w:t>
      </w:r>
      <w:r>
        <w:rPr>
          <w:lang w:val="en-US"/>
        </w:rPr>
        <w:t>son was obviously not well known, and his name was not stable so that the scribes of the mss were not sure how to write it. For this form see above, n. 3.</w:t>
      </w:r>
    </w:p>
  </w:footnote>
  <w:footnote w:id="1415">
    <w:p w14:paraId="17C018E6" w14:textId="77777777" w:rsidR="00865CD2" w:rsidRDefault="00865CD2" w:rsidP="009B4880">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parallel: </w:t>
      </w:r>
      <w:r w:rsidRPr="005E436F">
        <w:rPr>
          <w:i/>
          <w:iCs/>
          <w:lang w:val="en-US"/>
        </w:rPr>
        <w:t xml:space="preserve">Pes Rab </w:t>
      </w:r>
      <w:r w:rsidRPr="005E436F">
        <w:rPr>
          <w:lang w:val="en-US"/>
        </w:rPr>
        <w:t>21</w:t>
      </w:r>
      <w:r>
        <w:rPr>
          <w:lang w:val="en-US"/>
        </w:rPr>
        <w:t>, see previous note</w:t>
      </w:r>
      <w:r w:rsidRPr="005E436F">
        <w:rPr>
          <w:lang w:val="en-US"/>
        </w:rPr>
        <w:t>.</w:t>
      </w:r>
      <w:r>
        <w:rPr>
          <w:lang w:val="en-US"/>
        </w:rPr>
        <w:t xml:space="preserve"> For this form see vol. 1, under Zachariah (18) B/M, p. 91. This is probably a scribal error, or “corre</w:t>
      </w:r>
      <w:r>
        <w:rPr>
          <w:lang w:val="en-US"/>
        </w:rPr>
        <w:t>c</w:t>
      </w:r>
      <w:r>
        <w:rPr>
          <w:lang w:val="en-US"/>
        </w:rPr>
        <w:t>tion,” see vol. 4, Introduction 2.7.2, p. 18.</w:t>
      </w:r>
    </w:p>
  </w:footnote>
  <w:footnote w:id="1416">
    <w:p w14:paraId="3F87FD41"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דשאב</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596-7</w:t>
      </w:r>
      <w:r w:rsidRPr="005E436F">
        <w:rPr>
          <w:rFonts w:cs="Times New Roman"/>
          <w:lang w:val="en-US"/>
        </w:rPr>
        <w:t xml:space="preserve">. </w:t>
      </w:r>
      <w:r>
        <w:rPr>
          <w:rFonts w:cs="Times New Roman"/>
          <w:lang w:val="en-US"/>
        </w:rPr>
        <w:t>On such designations see vol. 1, Introduction 3.2.6, p. 34.</w:t>
      </w:r>
    </w:p>
  </w:footnote>
  <w:footnote w:id="1417">
    <w:p w14:paraId="5F0B8E50" w14:textId="77777777" w:rsidR="00865CD2" w:rsidRPr="00EF454E" w:rsidRDefault="00865CD2" w:rsidP="00EF454E">
      <w:pPr>
        <w:pStyle w:val="FootnoteText"/>
        <w:bidi w:val="0"/>
        <w:spacing w:line="240" w:lineRule="auto"/>
        <w:rPr>
          <w:lang w:val="en-US"/>
        </w:rPr>
      </w:pPr>
      <w:r>
        <w:rPr>
          <w:rStyle w:val="FootnoteReference"/>
        </w:rPr>
        <w:footnoteRef/>
      </w:r>
      <w:r>
        <w:rPr>
          <w:rtl/>
        </w:rPr>
        <w:t xml:space="preserve"> </w:t>
      </w:r>
      <w:r>
        <w:rPr>
          <w:lang w:val="en-US"/>
        </w:rPr>
        <w:t>Transmits in the name of Samuel (3), see Introduction 7.4.2.</w:t>
      </w:r>
    </w:p>
  </w:footnote>
  <w:footnote w:id="1418">
    <w:p w14:paraId="595F7BE3" w14:textId="77777777" w:rsidR="00865CD2" w:rsidRPr="00ED0F4E" w:rsidRDefault="00865CD2" w:rsidP="00773AB7">
      <w:pPr>
        <w:pStyle w:val="FootnoteText"/>
        <w:bidi w:val="0"/>
        <w:spacing w:line="240" w:lineRule="auto"/>
        <w:rPr>
          <w:lang w:val="en-US"/>
        </w:rPr>
      </w:pPr>
      <w:r>
        <w:rPr>
          <w:rStyle w:val="FootnoteReference"/>
        </w:rPr>
        <w:footnoteRef/>
      </w:r>
      <w:r>
        <w:t xml:space="preserve"> </w:t>
      </w:r>
      <w:r>
        <w:rPr>
          <w:lang w:val="en-US"/>
        </w:rPr>
        <w:t>See above, n. 3.</w:t>
      </w:r>
    </w:p>
  </w:footnote>
  <w:footnote w:id="1419">
    <w:p w14:paraId="3F2091BA" w14:textId="77777777" w:rsidR="00865CD2" w:rsidRPr="00FD3703" w:rsidRDefault="00865CD2" w:rsidP="00730F8C">
      <w:pPr>
        <w:pStyle w:val="FootnoteText"/>
        <w:bidi w:val="0"/>
        <w:spacing w:line="240" w:lineRule="auto"/>
        <w:rPr>
          <w:rtl/>
          <w:lang w:val="en-US"/>
        </w:rPr>
      </w:pPr>
      <w:r>
        <w:rPr>
          <w:rStyle w:val="FootnoteReference"/>
        </w:rPr>
        <w:footnoteRef/>
      </w:r>
      <w:r>
        <w:t xml:space="preserve"> </w:t>
      </w:r>
      <w:r w:rsidRPr="005E436F">
        <w:rPr>
          <w:lang w:val="en-US"/>
        </w:rPr>
        <w:t>In this composition Se‘adya Gaon explains the work of poets</w:t>
      </w:r>
      <w:r>
        <w:rPr>
          <w:lang w:val="en-US"/>
        </w:rPr>
        <w:t xml:space="preserve"> (</w:t>
      </w:r>
      <w:r>
        <w:rPr>
          <w:rFonts w:cs="Times New Roman" w:hint="cs"/>
          <w:rtl/>
          <w:lang w:val="en-US"/>
        </w:rPr>
        <w:t>אלשערא</w:t>
      </w:r>
      <w:r>
        <w:rPr>
          <w:rFonts w:cs="Times New Roman"/>
          <w:lang w:val="en-US"/>
        </w:rPr>
        <w:t xml:space="preserve"> in Judeo-Arabic</w:t>
      </w:r>
      <w:r>
        <w:rPr>
          <w:lang w:val="en-US"/>
        </w:rPr>
        <w:t>)</w:t>
      </w:r>
      <w:r w:rsidRPr="005E436F">
        <w:rPr>
          <w:lang w:val="en-US"/>
        </w:rPr>
        <w:t>, and lists this one among them.</w:t>
      </w:r>
      <w:r>
        <w:rPr>
          <w:lang w:val="en-US"/>
        </w:rPr>
        <w:t xml:space="preserve"> And see also Introduction 3.1.3.6.</w:t>
      </w:r>
    </w:p>
  </w:footnote>
  <w:footnote w:id="1420">
    <w:p w14:paraId="5F835360" w14:textId="77777777" w:rsidR="00865CD2" w:rsidRPr="00393C2F" w:rsidRDefault="00865CD2" w:rsidP="004B0AD0">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Zulay, </w:t>
      </w:r>
      <w:r w:rsidRPr="005E436F">
        <w:rPr>
          <w:rFonts w:cs="Times New Roman"/>
          <w:i/>
          <w:iCs/>
          <w:lang w:val="en-US"/>
        </w:rPr>
        <w:t>Eretz Israel</w:t>
      </w:r>
      <w:r w:rsidRPr="005E436F">
        <w:rPr>
          <w:rFonts w:cs="Times New Roman"/>
          <w:lang w:val="en-US"/>
        </w:rPr>
        <w:t>, 165</w:t>
      </w:r>
      <w:r>
        <w:rPr>
          <w:rFonts w:cs="Times New Roman"/>
          <w:lang w:val="en-US"/>
        </w:rPr>
        <w:t xml:space="preserve"> dates him to the Byzantine period, see Introduction 7.5.5.</w:t>
      </w:r>
    </w:p>
  </w:footnote>
  <w:footnote w:id="1421">
    <w:p w14:paraId="4C227CAA" w14:textId="77777777" w:rsidR="00865CD2" w:rsidRPr="00F86D79" w:rsidRDefault="00865CD2" w:rsidP="00CB0A77">
      <w:pPr>
        <w:pStyle w:val="FootnoteText"/>
        <w:bidi w:val="0"/>
        <w:spacing w:line="240" w:lineRule="auto"/>
        <w:rPr>
          <w:rFonts w:cs="Times New Roman"/>
          <w:lang w:val="en-US"/>
        </w:rPr>
      </w:pPr>
      <w:r>
        <w:rPr>
          <w:rStyle w:val="FootnoteReference"/>
        </w:rPr>
        <w:footnoteRef/>
      </w:r>
      <w:r>
        <w:t xml:space="preserve"> </w:t>
      </w:r>
      <w:r>
        <w:rPr>
          <w:lang w:val="en-US"/>
        </w:rPr>
        <w:t xml:space="preserve">For this form see vol. 3, under Jonathan (4) B/M, p. 109. On the interchange of the initial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see vol. 3, Introduction 2.2.1.1.4, p. 11.</w:t>
      </w:r>
    </w:p>
  </w:footnote>
  <w:footnote w:id="1422">
    <w:p w14:paraId="62156A16" w14:textId="77777777" w:rsidR="00865CD2" w:rsidRPr="00D81382" w:rsidRDefault="00865CD2" w:rsidP="00E8239B">
      <w:pPr>
        <w:pStyle w:val="FootnoteText"/>
        <w:bidi w:val="0"/>
        <w:spacing w:line="240" w:lineRule="auto"/>
        <w:rPr>
          <w:rtl/>
          <w:lang w:val="en-US"/>
        </w:rPr>
      </w:pPr>
      <w:r w:rsidRPr="00FC3248">
        <w:rPr>
          <w:rStyle w:val="FootnoteReference"/>
          <w:rFonts w:cs="Times New Roman"/>
          <w:rtl/>
        </w:rPr>
        <w:footnoteRef/>
      </w:r>
      <w:r w:rsidRPr="00FC3248">
        <w:rPr>
          <w:rFonts w:cs="Times New Roman"/>
          <w:lang w:val="en-US"/>
        </w:rPr>
        <w:t xml:space="preserve"> I</w:t>
      </w:r>
      <w:r w:rsidRPr="00FC3248">
        <w:rPr>
          <w:lang w:val="en-US"/>
        </w:rPr>
        <w:t xml:space="preserve">n Greek – </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lang w:val="en-US"/>
        </w:rPr>
        <w:t xml:space="preserve">. This is Beit Govrin, </w:t>
      </w:r>
      <w:r>
        <w:rPr>
          <w:lang w:val="en-US"/>
        </w:rPr>
        <w:t xml:space="preserve">situated west of </w:t>
      </w:r>
      <w:smartTag w:uri="urn:schemas-microsoft-com:office:smarttags" w:element="place">
        <w:smartTag w:uri="urn:schemas-microsoft-com:office:smarttags" w:element="City">
          <w:r>
            <w:rPr>
              <w:lang w:val="en-US"/>
            </w:rPr>
            <w:t>Hebron</w:t>
          </w:r>
        </w:smartTag>
      </w:smartTag>
      <w:r w:rsidRPr="00FC3248">
        <w:rPr>
          <w:lang w:val="en-US"/>
        </w:rPr>
        <w:t>.</w:t>
      </w:r>
      <w:r>
        <w:rPr>
          <w:lang w:val="en-US"/>
        </w:rPr>
        <w:t xml:space="preserve"> </w:t>
      </w:r>
      <w:r>
        <w:rPr>
          <w:rFonts w:cs="Times New Roman"/>
          <w:lang w:val="en-US"/>
        </w:rPr>
        <w:t>On such designations see vol. 1, Introduction 3.2.6, p. 34.</w:t>
      </w:r>
    </w:p>
  </w:footnote>
  <w:footnote w:id="1423">
    <w:p w14:paraId="6A93B025" w14:textId="77777777" w:rsidR="00865CD2" w:rsidRDefault="00865CD2" w:rsidP="004344EE">
      <w:pPr>
        <w:pStyle w:val="FootnoteText"/>
        <w:bidi w:val="0"/>
        <w:spacing w:line="240" w:lineRule="auto"/>
        <w:rPr>
          <w:lang w:val="en-US"/>
        </w:rPr>
      </w:pPr>
      <w:r>
        <w:rPr>
          <w:rStyle w:val="FootnoteReference"/>
        </w:rPr>
        <w:footnoteRef/>
      </w:r>
      <w:r>
        <w:t xml:space="preserve"> </w:t>
      </w:r>
      <w:r w:rsidRPr="005E436F">
        <w:rPr>
          <w:lang w:val="en-US"/>
        </w:rPr>
        <w:t xml:space="preserve">Jewishness indicated by name, and provenance, see </w:t>
      </w:r>
      <w:r>
        <w:rPr>
          <w:lang w:val="en-US"/>
        </w:rPr>
        <w:t xml:space="preserve">vol. 3, </w:t>
      </w:r>
      <w:r w:rsidRPr="005E436F">
        <w:rPr>
          <w:lang w:val="en-US"/>
        </w:rPr>
        <w:t xml:space="preserve">Introduction </w:t>
      </w:r>
      <w:r>
        <w:rPr>
          <w:u w:color="FFFF00"/>
          <w:lang w:val="en-US"/>
        </w:rPr>
        <w:t>6.6, pp. 50-1 and 6.8, p. 54</w:t>
      </w:r>
      <w:r w:rsidRPr="005E436F">
        <w:rPr>
          <w:lang w:val="en-US"/>
        </w:rPr>
        <w:t>.</w:t>
      </w:r>
    </w:p>
  </w:footnote>
  <w:footnote w:id="1424">
    <w:p w14:paraId="3ED979B2" w14:textId="77777777" w:rsidR="00865CD2" w:rsidRDefault="00865CD2" w:rsidP="00975B43">
      <w:pPr>
        <w:pStyle w:val="FootnoteText"/>
        <w:bidi w:val="0"/>
        <w:spacing w:line="240" w:lineRule="auto"/>
        <w:rPr>
          <w:rtl/>
          <w:lang w:val="en-US"/>
        </w:rPr>
      </w:pPr>
      <w:r w:rsidRPr="00773AB7">
        <w:rPr>
          <w:rStyle w:val="FootnoteReference"/>
          <w:rFonts w:cs="Times New Roman"/>
          <w:rtl/>
        </w:rPr>
        <w:footnoteRef/>
      </w:r>
      <w:r>
        <w:rPr>
          <w:lang w:val="en-US"/>
        </w:rPr>
        <w:t xml:space="preserve"> The papyrus is internally dated according to the local governer, see Introduction 7.1.</w:t>
      </w:r>
    </w:p>
  </w:footnote>
  <w:footnote w:id="1425">
    <w:p w14:paraId="381E7DFA" w14:textId="77777777" w:rsidR="00865CD2" w:rsidRPr="00ED0F4E" w:rsidRDefault="00865CD2" w:rsidP="00FE19EB">
      <w:pPr>
        <w:pStyle w:val="FootnoteText"/>
        <w:bidi w:val="0"/>
        <w:spacing w:line="240" w:lineRule="auto"/>
        <w:rPr>
          <w:lang w:val="en-US"/>
        </w:rPr>
      </w:pPr>
      <w:r>
        <w:rPr>
          <w:rStyle w:val="FootnoteReference"/>
        </w:rPr>
        <w:footnoteRef/>
      </w:r>
      <w:r>
        <w:t xml:space="preserve"> </w:t>
      </w:r>
      <w:r>
        <w:rPr>
          <w:lang w:val="en-US"/>
        </w:rPr>
        <w:t>For this form see vol. 3, under Jonathan (20) B/M, p. 109.</w:t>
      </w:r>
    </w:p>
  </w:footnote>
  <w:footnote w:id="1426">
    <w:p w14:paraId="04D3B145" w14:textId="77777777" w:rsidR="00865CD2" w:rsidRPr="00EA7F87" w:rsidRDefault="00865CD2" w:rsidP="00EA7F87">
      <w:pPr>
        <w:pStyle w:val="FootnoteText"/>
        <w:bidi w:val="0"/>
        <w:spacing w:line="240" w:lineRule="auto"/>
        <w:rPr>
          <w:rFonts w:cs="Times New Roman"/>
          <w:lang w:val="en-US"/>
        </w:rPr>
      </w:pPr>
      <w:r>
        <w:rPr>
          <w:rStyle w:val="FootnoteReference"/>
        </w:rPr>
        <w:footnoteRef/>
      </w:r>
      <w:r>
        <w:t xml:space="preserve"> </w:t>
      </w:r>
      <w:r>
        <w:rPr>
          <w:lang w:val="en-US"/>
        </w:rPr>
        <w:t xml:space="preserve">This name is completely corrupted. The use of </w:t>
      </w:r>
      <w:r w:rsidRPr="00EA7F87">
        <w:rPr>
          <w:rFonts w:ascii="Graeca" w:hAnsi="Graeca" w:cs="Graeca"/>
        </w:rPr>
        <w:t></w:t>
      </w:r>
      <w:r w:rsidRPr="00EA7F87">
        <w:rPr>
          <w:rFonts w:ascii="Graeca" w:hAnsi="Graeca" w:cs="Graeca"/>
        </w:rPr>
        <w:t></w:t>
      </w:r>
      <w:r>
        <w:rPr>
          <w:lang w:val="en-US"/>
        </w:rPr>
        <w:t xml:space="preserve"> to transliterate the Hebrew </w:t>
      </w:r>
      <w:r>
        <w:rPr>
          <w:rFonts w:hint="cs"/>
          <w:rtl/>
          <w:lang w:val="en-US"/>
        </w:rPr>
        <w:t>יו</w:t>
      </w:r>
      <w:r w:rsidRPr="00EA7F87">
        <w:rPr>
          <w:lang w:val="en-US"/>
        </w:rPr>
        <w:t xml:space="preserve"> is nowhere else re</w:t>
      </w:r>
      <w:r w:rsidRPr="00EA7F87">
        <w:rPr>
          <w:lang w:val="en-US"/>
        </w:rPr>
        <w:t>c</w:t>
      </w:r>
      <w:r w:rsidRPr="00EA7F87">
        <w:rPr>
          <w:lang w:val="en-US"/>
        </w:rPr>
        <w:t xml:space="preserve">orded and the Greek suffix </w:t>
      </w:r>
      <w:r>
        <w:rPr>
          <w:rFonts w:ascii="Graeca" w:hAnsi="Graeca" w:cs="Graeca"/>
        </w:rPr>
        <w:t></w:t>
      </w:r>
      <w:r w:rsidRPr="00EA7F87">
        <w:rPr>
          <w:rFonts w:ascii="Graeca" w:hAnsi="Graeca" w:cs="Graeca"/>
        </w:rPr>
        <w:t></w:t>
      </w:r>
      <w:r>
        <w:rPr>
          <w:rFonts w:cs="Times New Roman"/>
        </w:rPr>
        <w:t xml:space="preserve"> for this name is also otherwise undocumented, but this is obviouslz the name intended.</w:t>
      </w:r>
    </w:p>
  </w:footnote>
  <w:footnote w:id="1427">
    <w:p w14:paraId="4844688D" w14:textId="77777777" w:rsidR="00865CD2" w:rsidRPr="00DE2424" w:rsidRDefault="00865CD2" w:rsidP="00773AB7">
      <w:pPr>
        <w:pStyle w:val="FootnoteText"/>
        <w:bidi w:val="0"/>
        <w:spacing w:line="240" w:lineRule="auto"/>
        <w:rPr>
          <w:lang w:val="en-US"/>
        </w:rPr>
      </w:pPr>
      <w:r>
        <w:rPr>
          <w:rStyle w:val="FootnoteReference"/>
        </w:rPr>
        <w:footnoteRef/>
      </w:r>
      <w:r>
        <w:rPr>
          <w:rtl/>
        </w:rPr>
        <w:t xml:space="preserve"> </w:t>
      </w:r>
      <w:r>
        <w:rPr>
          <w:lang w:val="en-US"/>
        </w:rPr>
        <w:t xml:space="preserve">Although no parallel exists, this is a reasonable Greek transliteration of the Hebrew </w:t>
      </w:r>
      <w:r w:rsidRPr="00DE2424">
        <w:rPr>
          <w:rFonts w:cs="Times New Roman"/>
          <w:rtl/>
          <w:lang w:val="en-US"/>
        </w:rPr>
        <w:t>ינאי</w:t>
      </w:r>
      <w:r w:rsidRPr="00DE2424">
        <w:rPr>
          <w:lang w:val="en-US"/>
        </w:rPr>
        <w:t xml:space="preserve">. For this form see </w:t>
      </w:r>
      <w:r>
        <w:rPr>
          <w:lang w:val="en-US"/>
        </w:rPr>
        <w:t>above. n. 3.</w:t>
      </w:r>
    </w:p>
  </w:footnote>
  <w:footnote w:id="1428">
    <w:p w14:paraId="036BC3D1" w14:textId="77777777" w:rsidR="00865CD2" w:rsidRPr="00ED0F4E" w:rsidRDefault="00865CD2" w:rsidP="00FE19EB">
      <w:pPr>
        <w:pStyle w:val="FootnoteText"/>
        <w:bidi w:val="0"/>
        <w:spacing w:line="240" w:lineRule="auto"/>
        <w:rPr>
          <w:lang w:val="en-US"/>
        </w:rPr>
      </w:pPr>
      <w:r>
        <w:rPr>
          <w:rStyle w:val="FootnoteReference"/>
        </w:rPr>
        <w:footnoteRef/>
      </w:r>
      <w:r>
        <w:t xml:space="preserve"> </w:t>
      </w:r>
      <w:r>
        <w:rPr>
          <w:lang w:val="en-US"/>
        </w:rPr>
        <w:t>For this form see vol. 3, under Jonathan (22) B/M, p. 110.</w:t>
      </w:r>
    </w:p>
  </w:footnote>
  <w:footnote w:id="1429">
    <w:p w14:paraId="5843CD31" w14:textId="77777777" w:rsidR="00865CD2" w:rsidRPr="00674117" w:rsidRDefault="00865CD2" w:rsidP="00CF5E41">
      <w:pPr>
        <w:pStyle w:val="FootnoteText"/>
        <w:bidi w:val="0"/>
        <w:spacing w:line="240" w:lineRule="auto"/>
        <w:jc w:val="both"/>
        <w:rPr>
          <w:lang w:val="en-US"/>
        </w:rPr>
      </w:pPr>
      <w:r>
        <w:rPr>
          <w:rStyle w:val="FootnoteReference"/>
        </w:rPr>
        <w:footnoteRef/>
      </w:r>
      <w:r>
        <w:rPr>
          <w:rtl/>
        </w:rPr>
        <w:t xml:space="preserve"> </w:t>
      </w:r>
      <w:r w:rsidRPr="00674117">
        <w:rPr>
          <w:rFonts w:cs="Times New Roman"/>
          <w:lang w:val="en-US"/>
        </w:rPr>
        <w:t>This is the year in which Beth She‘arim was destroyed, see Introduction 7.</w:t>
      </w:r>
      <w:r>
        <w:rPr>
          <w:rFonts w:cs="Times New Roman"/>
          <w:u w:color="FFFF00"/>
          <w:lang w:val="en-US"/>
        </w:rPr>
        <w:t>5.1</w:t>
      </w:r>
      <w:r w:rsidRPr="00674117">
        <w:rPr>
          <w:rFonts w:cs="Times New Roman"/>
          <w:lang w:val="en-US"/>
        </w:rPr>
        <w:t>.</w:t>
      </w:r>
    </w:p>
  </w:footnote>
  <w:footnote w:id="1430">
    <w:p w14:paraId="3C23A758" w14:textId="77777777" w:rsidR="00865CD2" w:rsidRPr="0063385E" w:rsidRDefault="00865CD2" w:rsidP="0063385E">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63385E">
        <w:rPr>
          <w:rFonts w:cs="Times New Roman"/>
          <w:rtl/>
          <w:lang w:val="en-US"/>
        </w:rPr>
        <w:t>רבי</w:t>
      </w:r>
      <w:r>
        <w:rPr>
          <w:lang w:val="en-US"/>
        </w:rPr>
        <w:t xml:space="preserve">. </w:t>
      </w:r>
      <w:r>
        <w:t>On this title see vol. 3, Introduction 6.4.1.2.2.5.4, p. 41.</w:t>
      </w:r>
    </w:p>
  </w:footnote>
  <w:footnote w:id="1431">
    <w:p w14:paraId="3ED7ACF1" w14:textId="77777777" w:rsidR="00865CD2" w:rsidRPr="00674117" w:rsidRDefault="00865CD2" w:rsidP="00773AB7">
      <w:pPr>
        <w:pStyle w:val="FootnoteText"/>
        <w:bidi w:val="0"/>
        <w:spacing w:line="240" w:lineRule="auto"/>
        <w:jc w:val="both"/>
        <w:rPr>
          <w:lang w:val="en-US"/>
        </w:rPr>
      </w:pPr>
      <w:r>
        <w:rPr>
          <w:rStyle w:val="FootnoteReference"/>
        </w:rPr>
        <w:footnoteRef/>
      </w:r>
      <w:r>
        <w:rPr>
          <w:rtl/>
        </w:rPr>
        <w:t xml:space="preserve"> </w:t>
      </w:r>
      <w:r>
        <w:rPr>
          <w:lang w:val="en-US"/>
        </w:rPr>
        <w:t>See above, n. 57</w:t>
      </w:r>
      <w:r w:rsidRPr="00674117">
        <w:rPr>
          <w:rFonts w:cs="Times New Roman"/>
          <w:lang w:val="en-US"/>
        </w:rPr>
        <w:t>.</w:t>
      </w:r>
    </w:p>
  </w:footnote>
  <w:footnote w:id="1432">
    <w:p w14:paraId="73126873" w14:textId="77777777" w:rsidR="00865CD2" w:rsidRPr="00ED0F4E" w:rsidRDefault="00865CD2" w:rsidP="00773AB7">
      <w:pPr>
        <w:pStyle w:val="FootnoteText"/>
        <w:bidi w:val="0"/>
        <w:spacing w:line="240" w:lineRule="auto"/>
        <w:rPr>
          <w:lang w:val="en-US"/>
        </w:rPr>
      </w:pPr>
      <w:r>
        <w:rPr>
          <w:rStyle w:val="FootnoteReference"/>
        </w:rPr>
        <w:footnoteRef/>
      </w:r>
      <w:r>
        <w:t xml:space="preserve"> </w:t>
      </w:r>
      <w:r>
        <w:rPr>
          <w:lang w:val="en-US"/>
        </w:rPr>
        <w:t>See above, n. 53.</w:t>
      </w:r>
    </w:p>
  </w:footnote>
  <w:footnote w:id="1433">
    <w:p w14:paraId="243DE7E2" w14:textId="77777777" w:rsidR="00865CD2" w:rsidRPr="00ED0F4E" w:rsidRDefault="00865CD2" w:rsidP="00FE19EB">
      <w:pPr>
        <w:pStyle w:val="FootnoteText"/>
        <w:bidi w:val="0"/>
        <w:spacing w:line="240" w:lineRule="auto"/>
        <w:rPr>
          <w:lang w:val="en-US"/>
        </w:rPr>
      </w:pPr>
      <w:r>
        <w:rPr>
          <w:rStyle w:val="FootnoteReference"/>
        </w:rPr>
        <w:footnoteRef/>
      </w:r>
      <w:r>
        <w:t xml:space="preserve"> </w:t>
      </w:r>
      <w:r>
        <w:rPr>
          <w:lang w:val="en-US"/>
        </w:rPr>
        <w:t xml:space="preserve">For this form see vol. 1, under Jonathan (14) B/M, p. 144. </w:t>
      </w:r>
    </w:p>
  </w:footnote>
  <w:footnote w:id="1434">
    <w:p w14:paraId="75F5965A"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In Aramaic</w:t>
      </w:r>
      <w:r>
        <w:rPr>
          <w:lang w:val="en-US"/>
        </w:rPr>
        <w:t xml:space="preserve"> –</w:t>
      </w:r>
      <w:r w:rsidRPr="005E436F">
        <w:rPr>
          <w:lang w:val="en-US"/>
        </w:rPr>
        <w:t xml:space="preserve"> </w:t>
      </w:r>
      <w:r w:rsidRPr="005E436F">
        <w:rPr>
          <w:rFonts w:cs="Times New Roman"/>
          <w:rtl/>
        </w:rPr>
        <w:t>חזנה</w:t>
      </w:r>
      <w:r>
        <w:rPr>
          <w:rFonts w:cs="Times New Roman"/>
        </w:rPr>
        <w:t>. On this title see Introduction 3.1.2.2.</w:t>
      </w:r>
    </w:p>
  </w:footnote>
  <w:footnote w:id="1435">
    <w:p w14:paraId="6995DEF2" w14:textId="77777777" w:rsidR="00865CD2" w:rsidRPr="001D10B4" w:rsidRDefault="00865CD2" w:rsidP="00012A17">
      <w:pPr>
        <w:pStyle w:val="FootnoteText"/>
        <w:bidi w:val="0"/>
        <w:spacing w:line="240" w:lineRule="auto"/>
        <w:rPr>
          <w:lang w:val="en-US"/>
        </w:rPr>
      </w:pPr>
      <w:r>
        <w:rPr>
          <w:rStyle w:val="FootnoteReference"/>
        </w:rPr>
        <w:footnoteRef/>
      </w:r>
      <w:r>
        <w:t xml:space="preserve"> In the Judaean Desert, west of the </w:t>
      </w:r>
      <w:smartTag w:uri="urn:schemas-microsoft-com:office:smarttags" w:element="place">
        <w:r>
          <w:t>Dead Sea</w:t>
        </w:r>
      </w:smartTag>
      <w:r>
        <w:t>.</w:t>
      </w:r>
    </w:p>
  </w:footnote>
  <w:footnote w:id="1436">
    <w:p w14:paraId="3596EB9E"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437">
    <w:p w14:paraId="79D9CFFB" w14:textId="77777777" w:rsidR="00865CD2" w:rsidRPr="00952E32" w:rsidRDefault="00865CD2" w:rsidP="00952E32">
      <w:pPr>
        <w:pStyle w:val="FootnoteText"/>
        <w:bidi w:val="0"/>
        <w:spacing w:line="240" w:lineRule="auto"/>
        <w:rPr>
          <w:lang w:val="en-US"/>
        </w:rPr>
      </w:pPr>
      <w:r>
        <w:rPr>
          <w:rStyle w:val="FootnoteReference"/>
        </w:rPr>
        <w:footnoteRef/>
      </w:r>
      <w:r>
        <w:rPr>
          <w:rtl/>
        </w:rPr>
        <w:t xml:space="preserve"> </w:t>
      </w:r>
      <w:r>
        <w:rPr>
          <w:lang w:val="en-US"/>
        </w:rPr>
        <w:t>The owner of the amulet reports that he found it in a field near Nazerath.</w:t>
      </w:r>
    </w:p>
  </w:footnote>
  <w:footnote w:id="1438">
    <w:p w14:paraId="340CCA3E" w14:textId="77777777" w:rsidR="00865CD2" w:rsidRPr="000E41E3" w:rsidRDefault="00865CD2" w:rsidP="00B92F5C">
      <w:pPr>
        <w:pStyle w:val="FootnoteText"/>
        <w:bidi w:val="0"/>
        <w:spacing w:line="240" w:lineRule="auto"/>
        <w:rPr>
          <w:lang w:val="en-US"/>
        </w:rPr>
      </w:pPr>
      <w:r>
        <w:rPr>
          <w:rStyle w:val="FootnoteReference"/>
        </w:rPr>
        <w:footnoteRef/>
      </w:r>
      <w:r>
        <w:t xml:space="preserve"> </w:t>
      </w:r>
      <w:r>
        <w:rPr>
          <w:lang w:val="en-US"/>
        </w:rPr>
        <w:t xml:space="preserve">For this form see vol. 1, under Jonathan (14) B/M, p. 144. </w:t>
      </w:r>
    </w:p>
  </w:footnote>
  <w:footnote w:id="1439">
    <w:p w14:paraId="69B78250" w14:textId="77777777" w:rsidR="00865CD2" w:rsidRPr="00E92C2C" w:rsidRDefault="00865CD2" w:rsidP="00B92F5C">
      <w:pPr>
        <w:pStyle w:val="FootnoteText"/>
        <w:bidi w:val="0"/>
        <w:spacing w:line="240" w:lineRule="auto"/>
        <w:rPr>
          <w:rFonts w:cs="Times New Roman"/>
          <w:lang w:val="en-US"/>
        </w:rPr>
      </w:pPr>
      <w:r>
        <w:rPr>
          <w:rStyle w:val="FootnoteReference"/>
        </w:rPr>
        <w:footnoteRef/>
      </w:r>
      <w:r>
        <w:rPr>
          <w:rtl/>
        </w:rPr>
        <w:t xml:space="preserve"> </w:t>
      </w:r>
      <w:r>
        <w:rPr>
          <w:lang w:val="en-US"/>
        </w:rPr>
        <w:t>Jewishness indicated by son’s name see Introduction 6.2.2</w:t>
      </w:r>
      <w:r>
        <w:rPr>
          <w:rFonts w:cs="Times New Roman"/>
          <w:lang w:val="en-US"/>
        </w:rPr>
        <w:t>.</w:t>
      </w:r>
    </w:p>
  </w:footnote>
  <w:footnote w:id="1440">
    <w:p w14:paraId="400F3671" w14:textId="77777777" w:rsidR="00865CD2" w:rsidRPr="005F539E" w:rsidRDefault="00865CD2" w:rsidP="00773AB7">
      <w:pPr>
        <w:pStyle w:val="FootnoteText"/>
        <w:bidi w:val="0"/>
        <w:spacing w:line="240" w:lineRule="auto"/>
      </w:pPr>
      <w:r w:rsidRPr="005F539E">
        <w:rPr>
          <w:rStyle w:val="FootnoteReference"/>
        </w:rPr>
        <w:footnoteRef/>
      </w:r>
      <w:r w:rsidRPr="005F539E">
        <w:t xml:space="preserve"> </w:t>
      </w:r>
      <w:r>
        <w:rPr>
          <w:lang w:val="en-US"/>
        </w:rPr>
        <w:t>See above, n. 64</w:t>
      </w:r>
      <w:r w:rsidRPr="005F539E">
        <w:t>.</w:t>
      </w:r>
    </w:p>
  </w:footnote>
  <w:footnote w:id="1441">
    <w:p w14:paraId="22A85ECD" w14:textId="77777777" w:rsidR="00865CD2" w:rsidRPr="009A4CB8" w:rsidRDefault="00865CD2" w:rsidP="00F609A2">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Gen 30:24. </w:t>
      </w:r>
      <w:r w:rsidRPr="005E436F">
        <w:rPr>
          <w:rFonts w:cs="Times New Roman"/>
          <w:rtl/>
          <w:lang w:val="en-US"/>
        </w:rPr>
        <w:t>יוסף</w:t>
      </w:r>
      <w:r w:rsidRPr="005E436F">
        <w:rPr>
          <w:rFonts w:cs="Times New Roman"/>
          <w:lang w:val="en-US"/>
        </w:rPr>
        <w:t xml:space="preserve"> was a son of Jacob. </w:t>
      </w:r>
      <w:r w:rsidRPr="005E436F">
        <w:rPr>
          <w:lang w:val="en-US"/>
        </w:rPr>
        <w:t xml:space="preserve">On the suggestion that it was also a name of a Hasmonean brother, see </w:t>
      </w:r>
      <w:r>
        <w:rPr>
          <w:lang w:val="en-US"/>
        </w:rPr>
        <w:t>vol. 1, under Joseph B/M</w:t>
      </w:r>
      <w:r w:rsidRPr="005E436F">
        <w:rPr>
          <w:lang w:val="en-US"/>
        </w:rPr>
        <w:t>,</w:t>
      </w:r>
      <w:r>
        <w:rPr>
          <w:lang w:val="en-US"/>
        </w:rPr>
        <w:t xml:space="preserve"> p. 158, </w:t>
      </w:r>
      <w:r w:rsidRPr="005E436F">
        <w:rPr>
          <w:lang w:val="en-US"/>
        </w:rPr>
        <w:t>n. 20.</w:t>
      </w:r>
    </w:p>
  </w:footnote>
  <w:footnote w:id="1442">
    <w:p w14:paraId="30499878" w14:textId="77777777" w:rsidR="00865CD2" w:rsidRPr="00ED0F4E" w:rsidRDefault="00865CD2" w:rsidP="0089093A">
      <w:pPr>
        <w:pStyle w:val="FootnoteText"/>
        <w:bidi w:val="0"/>
        <w:spacing w:line="240" w:lineRule="auto"/>
        <w:rPr>
          <w:lang w:val="en-US"/>
        </w:rPr>
      </w:pPr>
      <w:r>
        <w:rPr>
          <w:rStyle w:val="FootnoteReference"/>
        </w:rPr>
        <w:footnoteRef/>
      </w:r>
      <w:r>
        <w:t xml:space="preserve"> </w:t>
      </w:r>
      <w:r>
        <w:rPr>
          <w:lang w:val="en-US"/>
        </w:rPr>
        <w:t>For this form see vol. 1, under Joseph (5) B/M, p. 150.</w:t>
      </w:r>
    </w:p>
  </w:footnote>
  <w:footnote w:id="1443">
    <w:p w14:paraId="126AFDB3" w14:textId="77777777" w:rsidR="00865CD2" w:rsidRPr="00F24E4E" w:rsidRDefault="00865CD2" w:rsidP="0060797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On this title see Introdution 3.1.3.4.</w:t>
      </w:r>
    </w:p>
  </w:footnote>
  <w:footnote w:id="1444">
    <w:p w14:paraId="2D938828" w14:textId="77777777" w:rsidR="00865CD2" w:rsidRPr="00187B6A" w:rsidRDefault="00865CD2" w:rsidP="00187B6A">
      <w:pPr>
        <w:pStyle w:val="FootnoteText"/>
        <w:bidi w:val="0"/>
        <w:spacing w:line="240" w:lineRule="auto"/>
        <w:rPr>
          <w:lang w:val="en-US"/>
        </w:rPr>
      </w:pPr>
      <w:r>
        <w:rPr>
          <w:rStyle w:val="FootnoteReference"/>
        </w:rPr>
        <w:footnoteRef/>
      </w:r>
      <w:r>
        <w:rPr>
          <w:rtl/>
        </w:rPr>
        <w:t xml:space="preserve"> </w:t>
      </w:r>
      <w:r w:rsidRPr="00187B6A">
        <w:rPr>
          <w:lang w:val="en-US"/>
        </w:rPr>
        <w:t>He is described in this text as saying that he has become a Christian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sidRPr="00187B6A">
        <w:rPr>
          <w:lang w:val="en-US"/>
        </w:rPr>
        <w:t>).</w:t>
      </w:r>
    </w:p>
  </w:footnote>
  <w:footnote w:id="1445">
    <w:p w14:paraId="0FDB2EFD" w14:textId="77777777" w:rsidR="00865CD2" w:rsidRPr="00DC0EB2" w:rsidRDefault="00865CD2" w:rsidP="00022B86">
      <w:pPr>
        <w:pStyle w:val="FootnoteText"/>
        <w:bidi w:val="0"/>
        <w:spacing w:line="240" w:lineRule="auto"/>
        <w:jc w:val="both"/>
        <w:rPr>
          <w:lang w:val="en-US"/>
        </w:rPr>
      </w:pPr>
      <w:r>
        <w:rPr>
          <w:rStyle w:val="FootnoteReference"/>
        </w:rPr>
        <w:footnoteRef/>
      </w:r>
      <w:r>
        <w:rPr>
          <w:rtl/>
        </w:rPr>
        <w:t xml:space="preserve"> </w:t>
      </w:r>
      <w:r>
        <w:rPr>
          <w:lang w:val="en-US"/>
        </w:rPr>
        <w:t xml:space="preserve">Was active in during the reign of </w:t>
      </w:r>
      <w:smartTag w:uri="urn:schemas-microsoft-com:office:smarttags" w:element="place">
        <w:smartTag w:uri="urn:schemas-microsoft-com:office:smarttags" w:element="City">
          <w:r>
            <w:rPr>
              <w:lang w:val="en-US"/>
            </w:rPr>
            <w:t>Constantine</w:t>
          </w:r>
        </w:smartTag>
      </w:smartTag>
      <w:r>
        <w:rPr>
          <w:lang w:val="en-US"/>
        </w:rPr>
        <w:t>. There are his dates, see Introduction 7.1.</w:t>
      </w:r>
    </w:p>
  </w:footnote>
  <w:footnote w:id="1446">
    <w:p w14:paraId="66A66C2F" w14:textId="77777777" w:rsidR="00865CD2" w:rsidRPr="00C378A2" w:rsidRDefault="00865CD2" w:rsidP="00015222">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1447">
    <w:p w14:paraId="199143D5" w14:textId="77777777" w:rsidR="00865CD2" w:rsidRPr="001B19D8" w:rsidRDefault="00865CD2" w:rsidP="001D4591">
      <w:pPr>
        <w:pStyle w:val="FootnoteText"/>
        <w:bidi w:val="0"/>
        <w:spacing w:line="240" w:lineRule="auto"/>
        <w:rPr>
          <w:rFonts w:cs="Times New Roman"/>
          <w:lang w:val="en-US"/>
        </w:rPr>
      </w:pPr>
      <w:r>
        <w:rPr>
          <w:rStyle w:val="FootnoteReference"/>
        </w:rPr>
        <w:footnoteRef/>
      </w:r>
      <w:r>
        <w:rPr>
          <w:rtl/>
        </w:rPr>
        <w:t xml:space="preserve"> </w:t>
      </w:r>
      <w:r>
        <w:rPr>
          <w:lang w:val="en-US"/>
        </w:rPr>
        <w:t>On this list see Introduction 3.3.1</w:t>
      </w:r>
      <w:r w:rsidRPr="001B19D8">
        <w:rPr>
          <w:rFonts w:cs="Times New Roman"/>
          <w:lang w:val="en-US"/>
        </w:rPr>
        <w:t>.</w:t>
      </w:r>
    </w:p>
  </w:footnote>
  <w:footnote w:id="1448">
    <w:p w14:paraId="74E40669" w14:textId="77777777" w:rsidR="00865CD2" w:rsidRPr="00F02724" w:rsidRDefault="00865CD2" w:rsidP="00D17B2F">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1449">
    <w:p w14:paraId="6AD6E7A6"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1450">
    <w:p w14:paraId="5181AEBC" w14:textId="77777777" w:rsidR="00865CD2" w:rsidRPr="00C378A2" w:rsidRDefault="00865CD2" w:rsidP="00773AB7">
      <w:pPr>
        <w:pStyle w:val="FootnoteText"/>
        <w:bidi w:val="0"/>
        <w:spacing w:line="240" w:lineRule="auto"/>
        <w:rPr>
          <w:lang w:val="en-US"/>
        </w:rPr>
      </w:pPr>
      <w:r>
        <w:rPr>
          <w:rStyle w:val="FootnoteReference"/>
        </w:rPr>
        <w:footnoteRef/>
      </w:r>
      <w:r>
        <w:rPr>
          <w:rtl/>
        </w:rPr>
        <w:t xml:space="preserve"> </w:t>
      </w:r>
      <w:r>
        <w:rPr>
          <w:lang w:val="en-US"/>
        </w:rPr>
        <w:t>See above, n. 6</w:t>
      </w:r>
      <w:r>
        <w:t>.</w:t>
      </w:r>
    </w:p>
  </w:footnote>
  <w:footnote w:id="1451">
    <w:p w14:paraId="77193DA2" w14:textId="77777777" w:rsidR="00865CD2" w:rsidRPr="00487CA0" w:rsidRDefault="00865CD2" w:rsidP="00773AB7">
      <w:pPr>
        <w:pStyle w:val="FootnoteText"/>
        <w:bidi w:val="0"/>
        <w:spacing w:line="240" w:lineRule="auto"/>
        <w:rPr>
          <w:rFonts w:hint="cs"/>
          <w:lang w:val="en-US"/>
        </w:rPr>
      </w:pPr>
      <w:r>
        <w:rPr>
          <w:rStyle w:val="FootnoteReference"/>
        </w:rPr>
        <w:footnoteRef/>
      </w:r>
      <w:r>
        <w:t xml:space="preserve"> In the text – </w:t>
      </w:r>
      <w:r w:rsidRPr="000E4347">
        <w:rPr>
          <w:rFonts w:cs="Times New Roman"/>
          <w:rtl/>
        </w:rPr>
        <w:t>צנינה</w:t>
      </w:r>
      <w:r>
        <w:rPr>
          <w:lang w:val="en-US"/>
        </w:rPr>
        <w:t xml:space="preserve">. Described in Hebrew as officiating as priest – </w:t>
      </w:r>
      <w:r w:rsidRPr="000E4347">
        <w:rPr>
          <w:rFonts w:cs="Times New Roman"/>
          <w:rtl/>
          <w:lang w:val="en-US"/>
        </w:rPr>
        <w:t>כהן</w:t>
      </w:r>
      <w:r>
        <w:rPr>
          <w:rFonts w:cs="Times New Roman"/>
          <w:lang w:val="en-US"/>
        </w:rPr>
        <w:t>, see Introduction 3.3.2.</w:t>
      </w:r>
    </w:p>
  </w:footnote>
  <w:footnote w:id="1452">
    <w:p w14:paraId="1E5E59CD" w14:textId="77777777" w:rsidR="00865CD2" w:rsidRPr="00F02724" w:rsidRDefault="00865CD2" w:rsidP="00773AB7">
      <w:pPr>
        <w:pStyle w:val="FootnoteText"/>
        <w:bidi w:val="0"/>
        <w:spacing w:line="240" w:lineRule="auto"/>
        <w:rPr>
          <w:lang w:val="en-US"/>
        </w:rPr>
      </w:pPr>
      <w:r>
        <w:rPr>
          <w:rStyle w:val="FootnoteReference"/>
        </w:rPr>
        <w:footnoteRef/>
      </w:r>
      <w:r>
        <w:rPr>
          <w:rtl/>
        </w:rPr>
        <w:t xml:space="preserve"> </w:t>
      </w:r>
      <w:r>
        <w:rPr>
          <w:lang w:val="en-US"/>
        </w:rPr>
        <w:t>See above, n. 8</w:t>
      </w:r>
      <w:r w:rsidRPr="007803EC">
        <w:rPr>
          <w:rFonts w:cs="Times New Roman"/>
          <w:lang w:val="en-US"/>
        </w:rPr>
        <w:t>.</w:t>
      </w:r>
    </w:p>
  </w:footnote>
  <w:footnote w:id="1453">
    <w:p w14:paraId="24A7E152" w14:textId="77777777" w:rsidR="00865CD2" w:rsidRDefault="00865CD2" w:rsidP="00773AB7">
      <w:pPr>
        <w:pStyle w:val="FootnoteText"/>
        <w:bidi w:val="0"/>
        <w:spacing w:line="240" w:lineRule="auto"/>
      </w:pPr>
      <w:r w:rsidRPr="009A4CB8">
        <w:rPr>
          <w:rStyle w:val="FootnoteReference"/>
        </w:rPr>
        <w:footnoteRef/>
      </w:r>
      <w:r w:rsidRPr="009A4CB8">
        <w:t xml:space="preserve"> </w:t>
      </w:r>
      <w:r>
        <w:rPr>
          <w:lang w:val="en-US"/>
        </w:rPr>
        <w:t>See above, n. 9</w:t>
      </w:r>
      <w:r>
        <w:t>.</w:t>
      </w:r>
    </w:p>
  </w:footnote>
  <w:footnote w:id="1454">
    <w:p w14:paraId="577BC414" w14:textId="77777777" w:rsidR="00865CD2" w:rsidRPr="00597A1D" w:rsidRDefault="00865CD2" w:rsidP="007C1C7B">
      <w:pPr>
        <w:pStyle w:val="FootnoteText"/>
        <w:bidi w:val="0"/>
        <w:spacing w:line="240" w:lineRule="auto"/>
        <w:rPr>
          <w:rFonts w:cs="Times New Roman"/>
          <w:lang w:val="en-US"/>
        </w:rPr>
      </w:pPr>
      <w:r w:rsidRPr="00597A1D">
        <w:rPr>
          <w:rStyle w:val="FootnoteReference"/>
          <w:rFonts w:cs="Times New Roman"/>
        </w:rPr>
        <w:footnoteRef/>
      </w:r>
      <w:r w:rsidRPr="00597A1D">
        <w:rPr>
          <w:rFonts w:cs="Times New Roman"/>
          <w:lang w:val="en-US"/>
        </w:rPr>
        <w:t xml:space="preserve"> In Arabic, see Introduction </w:t>
      </w:r>
      <w:r>
        <w:rPr>
          <w:rFonts w:cs="Times New Roman"/>
          <w:lang w:val="en-US"/>
        </w:rPr>
        <w:t>2.</w:t>
      </w:r>
      <w:r>
        <w:rPr>
          <w:rFonts w:cs="Times New Roman"/>
          <w:u w:color="FFFF00"/>
          <w:lang w:val="en-US"/>
        </w:rPr>
        <w:t>5.2</w:t>
      </w:r>
      <w:r w:rsidRPr="007C1C7B">
        <w:rPr>
          <w:rFonts w:cs="Times New Roman"/>
          <w:lang w:val="en-US"/>
        </w:rPr>
        <w:t>.</w:t>
      </w:r>
      <w:r w:rsidRPr="00597A1D">
        <w:rPr>
          <w:rFonts w:cs="Times New Roman"/>
          <w:lang w:val="en-US"/>
        </w:rPr>
        <w:t xml:space="preserve"> For this form see vol. 4, under Joseph (36)</w:t>
      </w:r>
      <w:r>
        <w:rPr>
          <w:lang w:val="en-US"/>
        </w:rPr>
        <w:t xml:space="preserve"> B/M</w:t>
      </w:r>
      <w:r w:rsidRPr="00597A1D">
        <w:rPr>
          <w:rFonts w:cs="Times New Roman"/>
          <w:lang w:val="en-US"/>
        </w:rPr>
        <w:t xml:space="preserve">, p. </w:t>
      </w:r>
      <w:r>
        <w:rPr>
          <w:rFonts w:cs="Times New Roman"/>
          <w:lang w:val="en-US"/>
        </w:rPr>
        <w:t>89</w:t>
      </w:r>
      <w:r w:rsidRPr="00597A1D">
        <w:rPr>
          <w:rFonts w:cs="Times New Roman"/>
          <w:lang w:val="en-US"/>
        </w:rPr>
        <w:t>.</w:t>
      </w:r>
    </w:p>
  </w:footnote>
  <w:footnote w:id="1455">
    <w:p w14:paraId="421E236F" w14:textId="77777777" w:rsidR="00865CD2" w:rsidRPr="007C1C7B" w:rsidRDefault="00865CD2" w:rsidP="007C1C7B">
      <w:pPr>
        <w:pStyle w:val="FootnoteText"/>
        <w:bidi w:val="0"/>
        <w:spacing w:line="240" w:lineRule="auto"/>
        <w:rPr>
          <w:lang w:val="en-US"/>
        </w:rPr>
      </w:pPr>
      <w:r>
        <w:rPr>
          <w:rStyle w:val="FootnoteReference"/>
        </w:rPr>
        <w:footnoteRef/>
      </w:r>
      <w:r>
        <w:t xml:space="preserve"> </w:t>
      </w:r>
      <w:r>
        <w:rPr>
          <w:lang w:val="en-US"/>
        </w:rPr>
        <w:t>See below, n. 17.</w:t>
      </w:r>
    </w:p>
  </w:footnote>
  <w:footnote w:id="1456">
    <w:p w14:paraId="19422FF2" w14:textId="77777777" w:rsidR="00865CD2" w:rsidRPr="007803EC" w:rsidRDefault="00865CD2" w:rsidP="00773AB7">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lang w:val="en-US"/>
        </w:rPr>
        <w:t>See above, n. 8</w:t>
      </w:r>
      <w:r w:rsidRPr="007803EC">
        <w:rPr>
          <w:rFonts w:cs="Times New Roman"/>
          <w:lang w:val="en-US"/>
        </w:rPr>
        <w:t>.</w:t>
      </w:r>
    </w:p>
  </w:footnote>
  <w:footnote w:id="1457">
    <w:p w14:paraId="1B36097E" w14:textId="77777777" w:rsidR="00865CD2" w:rsidRPr="0035171B" w:rsidRDefault="00865CD2" w:rsidP="007C1C7B">
      <w:pPr>
        <w:pStyle w:val="FootnoteText"/>
        <w:bidi w:val="0"/>
        <w:spacing w:line="240" w:lineRule="auto"/>
        <w:rPr>
          <w:rFonts w:cs="Times New Roman"/>
          <w:lang w:val="en-US"/>
        </w:rPr>
      </w:pPr>
      <w:r w:rsidRPr="0035171B">
        <w:rPr>
          <w:rStyle w:val="FootnoteReference"/>
          <w:rFonts w:cs="Times New Roman"/>
        </w:rPr>
        <w:footnoteRef/>
      </w:r>
      <w:r w:rsidRPr="0035171B">
        <w:rPr>
          <w:rFonts w:cs="Times New Roman"/>
          <w:lang w:val="en-US"/>
        </w:rPr>
        <w:t xml:space="preserve"> </w:t>
      </w:r>
      <w:r>
        <w:rPr>
          <w:rFonts w:cs="Times New Roman"/>
          <w:lang w:val="en-US"/>
        </w:rPr>
        <w:t xml:space="preserve">Described in the text as visiting Ardashir King of </w:t>
      </w:r>
      <w:smartTag w:uri="urn:schemas-microsoft-com:office:smarttags" w:element="place">
        <w:smartTag w:uri="urn:schemas-microsoft-com:office:smarttags" w:element="country-region">
          <w:r>
            <w:rPr>
              <w:rFonts w:cs="Times New Roman"/>
              <w:lang w:val="en-US"/>
            </w:rPr>
            <w:t>Persia</w:t>
          </w:r>
        </w:smartTag>
      </w:smartTag>
      <w:r>
        <w:rPr>
          <w:rFonts w:cs="Times New Roman"/>
          <w:lang w:val="en-US"/>
        </w:rPr>
        <w:t xml:space="preserve"> 545 years after Alexander. This would be sometime in the third century, and see Intoduction 3.2.2.</w:t>
      </w:r>
    </w:p>
  </w:footnote>
  <w:footnote w:id="1458">
    <w:p w14:paraId="0316F18E" w14:textId="77777777" w:rsidR="00865CD2" w:rsidRPr="00CA7724" w:rsidRDefault="00865CD2" w:rsidP="009438FC">
      <w:pPr>
        <w:pStyle w:val="FootnoteText"/>
        <w:bidi w:val="0"/>
        <w:spacing w:line="240" w:lineRule="auto"/>
        <w:rPr>
          <w:lang w:val="en-US"/>
        </w:rPr>
      </w:pPr>
      <w:r>
        <w:rPr>
          <w:rStyle w:val="FootnoteReference"/>
        </w:rPr>
        <w:footnoteRef/>
      </w:r>
      <w:r>
        <w:rPr>
          <w:rtl/>
        </w:rPr>
        <w:t xml:space="preserve"> </w:t>
      </w:r>
      <w:r>
        <w:rPr>
          <w:lang w:val="en-US"/>
        </w:rPr>
        <w:t>In Arabic, see Introduction 2.</w:t>
      </w:r>
      <w:r>
        <w:rPr>
          <w:u w:color="FFFF00"/>
          <w:lang w:val="en-US"/>
        </w:rPr>
        <w:t>5.2</w:t>
      </w:r>
      <w:r>
        <w:rPr>
          <w:lang w:val="en-US"/>
        </w:rPr>
        <w:t xml:space="preserve">. In Hebrew this would read </w:t>
      </w:r>
      <w:r w:rsidRPr="007B0A41">
        <w:rPr>
          <w:rFonts w:cs="Times New Roman"/>
          <w:rtl/>
          <w:lang w:val="en-US"/>
        </w:rPr>
        <w:t>יוס</w:t>
      </w:r>
      <w:r>
        <w:rPr>
          <w:rFonts w:cs="Times New Roman" w:hint="cs"/>
          <w:rtl/>
          <w:lang w:val="en-US"/>
        </w:rPr>
        <w:t>י</w:t>
      </w:r>
      <w:r>
        <w:rPr>
          <w:lang w:val="en-US"/>
        </w:rPr>
        <w:t>. This may be a scribal “correction,” see the next two forms of the name and vol. 4, Introduction 2.7.2, p. 18.</w:t>
      </w:r>
    </w:p>
  </w:footnote>
  <w:footnote w:id="1459">
    <w:p w14:paraId="223D92B4" w14:textId="77777777" w:rsidR="00865CD2" w:rsidRDefault="00865CD2">
      <w:pPr>
        <w:pStyle w:val="FootnoteText"/>
        <w:bidi w:val="0"/>
        <w:spacing w:line="240" w:lineRule="auto"/>
        <w:rPr>
          <w:lang w:val="en-US"/>
        </w:rPr>
      </w:pPr>
      <w:r>
        <w:rPr>
          <w:rStyle w:val="FootnoteReference"/>
        </w:rPr>
        <w:footnoteRef/>
      </w:r>
      <w:r>
        <w:rPr>
          <w:rtl/>
        </w:rPr>
        <w:t xml:space="preserve"> </w:t>
      </w:r>
      <w:r w:rsidRPr="009A4CB8">
        <w:rPr>
          <w:lang w:val="en-US"/>
        </w:rPr>
        <w:t xml:space="preserve">So in </w:t>
      </w:r>
      <w:r w:rsidRPr="009A4CB8">
        <w:rPr>
          <w:lang w:eastAsia="en-GB"/>
        </w:rPr>
        <w:t xml:space="preserve">Adler &amp; Séligsohn, </w:t>
      </w:r>
      <w:r w:rsidRPr="009A4CB8">
        <w:rPr>
          <w:i/>
          <w:iCs/>
          <w:lang w:eastAsia="en-GB"/>
        </w:rPr>
        <w:t>REJ</w:t>
      </w:r>
      <w:r w:rsidRPr="009A4CB8">
        <w:rPr>
          <w:lang w:eastAsia="en-GB"/>
        </w:rPr>
        <w:t xml:space="preserve"> 45 (1902) 90.</w:t>
      </w:r>
      <w:r>
        <w:rPr>
          <w:lang w:val="en-US"/>
        </w:rPr>
        <w:t xml:space="preserve"> I have no idea what this name is.</w:t>
      </w:r>
    </w:p>
  </w:footnote>
  <w:footnote w:id="1460">
    <w:p w14:paraId="2F31CD20" w14:textId="77777777" w:rsidR="00865CD2" w:rsidRDefault="00865CD2" w:rsidP="0084206A">
      <w:pPr>
        <w:pStyle w:val="FootnoteText"/>
        <w:bidi w:val="0"/>
        <w:spacing w:line="240" w:lineRule="auto"/>
        <w:rPr>
          <w:lang w:val="en-US"/>
        </w:rPr>
      </w:pPr>
      <w:r>
        <w:rPr>
          <w:rStyle w:val="FootnoteReference"/>
        </w:rPr>
        <w:footnoteRef/>
      </w:r>
      <w:r>
        <w:rPr>
          <w:rtl/>
        </w:rPr>
        <w:t xml:space="preserve"> </w:t>
      </w:r>
      <w:r w:rsidRPr="005E436F">
        <w:rPr>
          <w:lang w:val="en-US"/>
        </w:rPr>
        <w:t>So accordin</w:t>
      </w:r>
      <w:r>
        <w:rPr>
          <w:lang w:val="en-US"/>
        </w:rPr>
        <w:t>g</w:t>
      </w:r>
      <w:r w:rsidRPr="005E436F">
        <w:rPr>
          <w:lang w:val="en-US"/>
        </w:rPr>
        <w:t xml:space="preserve"> to Cohen, </w:t>
      </w:r>
      <w:r w:rsidRPr="009A4CB8">
        <w:rPr>
          <w:i/>
          <w:iCs/>
          <w:lang w:eastAsia="en-GB"/>
        </w:rPr>
        <w:t>Chronicle</w:t>
      </w:r>
      <w:r w:rsidRPr="009A4CB8">
        <w:rPr>
          <w:lang w:eastAsia="en-GB"/>
        </w:rPr>
        <w:t>, 15</w:t>
      </w:r>
      <w:r>
        <w:rPr>
          <w:lang w:eastAsia="en-GB"/>
        </w:rPr>
        <w:t>, see previous note</w:t>
      </w:r>
      <w:r>
        <w:rPr>
          <w:lang w:val="en-US"/>
        </w:rPr>
        <w:t>.</w:t>
      </w:r>
    </w:p>
  </w:footnote>
  <w:footnote w:id="1461">
    <w:p w14:paraId="249704EA" w14:textId="77777777" w:rsidR="00865CD2" w:rsidRPr="002D5978" w:rsidRDefault="00865CD2" w:rsidP="009438FC">
      <w:pPr>
        <w:pStyle w:val="FootnoteText"/>
        <w:bidi w:val="0"/>
        <w:spacing w:line="240" w:lineRule="auto"/>
        <w:rPr>
          <w:lang w:val="en-US"/>
        </w:rPr>
      </w:pPr>
      <w:r>
        <w:rPr>
          <w:rStyle w:val="FootnoteReference"/>
        </w:rPr>
        <w:footnoteRef/>
      </w:r>
      <w:r>
        <w:rPr>
          <w:rtl/>
        </w:rPr>
        <w:t xml:space="preserve"> </w:t>
      </w:r>
      <w:r>
        <w:rPr>
          <w:lang w:val="en-US"/>
        </w:rPr>
        <w:t xml:space="preserve">In Arabic – </w:t>
      </w:r>
      <w:r w:rsidRPr="009016B1">
        <w:rPr>
          <w:rFonts w:cs="Times New Roman"/>
          <w:rtl/>
          <w:lang w:val="en-US" w:bidi="ar-SA"/>
        </w:rPr>
        <w:t>الحكيم</w:t>
      </w:r>
      <w:r>
        <w:rPr>
          <w:lang w:val="en-US"/>
        </w:rPr>
        <w:t xml:space="preserve">. On this title see Introduction </w:t>
      </w:r>
      <w:r>
        <w:t>3.3.3.</w:t>
      </w:r>
    </w:p>
  </w:footnote>
  <w:footnote w:id="1462">
    <w:p w14:paraId="50A45900" w14:textId="77777777" w:rsidR="00865CD2" w:rsidRPr="007803EC" w:rsidRDefault="00865CD2" w:rsidP="0084206A">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lang w:val="en-US"/>
        </w:rPr>
        <w:t>See above, n. 8</w:t>
      </w:r>
      <w:r w:rsidRPr="007803EC">
        <w:rPr>
          <w:rFonts w:cs="Times New Roman"/>
          <w:lang w:val="en-US"/>
        </w:rPr>
        <w:t>.</w:t>
      </w:r>
    </w:p>
  </w:footnote>
  <w:footnote w:id="1463">
    <w:p w14:paraId="4BF74697" w14:textId="77777777" w:rsidR="00865CD2" w:rsidRDefault="00865CD2" w:rsidP="0084206A">
      <w:pPr>
        <w:pStyle w:val="FootnoteText"/>
        <w:bidi w:val="0"/>
        <w:spacing w:line="240" w:lineRule="auto"/>
      </w:pPr>
      <w:r w:rsidRPr="009A4CB8">
        <w:rPr>
          <w:rStyle w:val="FootnoteReference"/>
        </w:rPr>
        <w:footnoteRef/>
      </w:r>
      <w:r w:rsidRPr="009A4CB8">
        <w:t xml:space="preserve"> </w:t>
      </w:r>
      <w:r>
        <w:rPr>
          <w:lang w:val="en-US"/>
        </w:rPr>
        <w:t>See above, n. 9</w:t>
      </w:r>
      <w:r>
        <w:t>.</w:t>
      </w:r>
    </w:p>
  </w:footnote>
  <w:footnote w:id="1464">
    <w:p w14:paraId="685BF6C7" w14:textId="77777777" w:rsidR="00865CD2" w:rsidRPr="00ED0F4E" w:rsidRDefault="00865CD2" w:rsidP="0089093A">
      <w:pPr>
        <w:pStyle w:val="FootnoteText"/>
        <w:bidi w:val="0"/>
        <w:spacing w:line="240" w:lineRule="auto"/>
        <w:rPr>
          <w:lang w:val="en-US"/>
        </w:rPr>
      </w:pPr>
      <w:r>
        <w:rPr>
          <w:rStyle w:val="FootnoteReference"/>
        </w:rPr>
        <w:footnoteRef/>
      </w:r>
      <w:r>
        <w:t xml:space="preserve"> </w:t>
      </w:r>
      <w:r>
        <w:rPr>
          <w:lang w:val="en-US"/>
        </w:rPr>
        <w:t>For this form see vol. 1, under Joseph (36) B/M, p. 151. Further on this form in this volume see I</w:t>
      </w:r>
      <w:r>
        <w:rPr>
          <w:lang w:val="en-US"/>
        </w:rPr>
        <w:t>n</w:t>
      </w:r>
      <w:r>
        <w:rPr>
          <w:lang w:val="en-US"/>
        </w:rPr>
        <w:t>troduction 6.2.2.3.</w:t>
      </w:r>
    </w:p>
  </w:footnote>
  <w:footnote w:id="1465">
    <w:p w14:paraId="2B172E06" w14:textId="77777777" w:rsidR="00865CD2" w:rsidRPr="004B400A"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1466">
    <w:p w14:paraId="334D6E14"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67">
    <w:p w14:paraId="3C84BD33" w14:textId="77777777" w:rsidR="00865CD2" w:rsidRPr="007C02F1" w:rsidRDefault="00865CD2" w:rsidP="007C02F1">
      <w:pPr>
        <w:pStyle w:val="FootnoteText"/>
        <w:bidi w:val="0"/>
        <w:spacing w:line="240" w:lineRule="auto"/>
        <w:rPr>
          <w:lang w:val="en-US"/>
        </w:rPr>
      </w:pPr>
      <w:r>
        <w:rPr>
          <w:rStyle w:val="FootnoteReference"/>
        </w:rPr>
        <w:footnoteRef/>
      </w:r>
      <w:r>
        <w:rPr>
          <w:rtl/>
        </w:rPr>
        <w:t xml:space="preserve"> </w:t>
      </w:r>
      <w:r>
        <w:rPr>
          <w:lang w:val="en-US"/>
        </w:rPr>
        <w:t xml:space="preserve">So e.g. in </w:t>
      </w:r>
      <w:r w:rsidRPr="007C02F1">
        <w:rPr>
          <w:i/>
          <w:iCs/>
          <w:lang w:val="en-US"/>
        </w:rPr>
        <w:t>yBer</w:t>
      </w:r>
      <w:r>
        <w:rPr>
          <w:lang w:val="en-US"/>
        </w:rPr>
        <w:t xml:space="preserve"> 1:5, 3:3. For this form see vol. 4, under Joseph (40) B/M, p. </w:t>
      </w:r>
      <w:r>
        <w:rPr>
          <w:u w:color="FFFF00"/>
          <w:lang w:val="en-US"/>
        </w:rPr>
        <w:t>89</w:t>
      </w:r>
      <w:r>
        <w:rPr>
          <w:lang w:val="en-US"/>
        </w:rPr>
        <w:t>.</w:t>
      </w:r>
    </w:p>
  </w:footnote>
  <w:footnote w:id="1468">
    <w:p w14:paraId="4B5B0F64" w14:textId="77777777" w:rsidR="00865CD2" w:rsidRPr="00102597" w:rsidRDefault="00865CD2" w:rsidP="00010014">
      <w:pPr>
        <w:pStyle w:val="FootnoteText"/>
        <w:bidi w:val="0"/>
        <w:spacing w:line="240" w:lineRule="auto"/>
        <w:rPr>
          <w:lang w:val="en-US"/>
        </w:rPr>
      </w:pPr>
      <w:r>
        <w:rPr>
          <w:rStyle w:val="FootnoteReference"/>
        </w:rPr>
        <w:footnoteRef/>
      </w:r>
      <w:r>
        <w:rPr>
          <w:rtl/>
        </w:rPr>
        <w:t xml:space="preserve"> </w:t>
      </w:r>
      <w:r>
        <w:rPr>
          <w:lang w:val="en-US"/>
        </w:rPr>
        <w:t xml:space="preserve">Was associated with the general Ursicinus, who was active in </w:t>
      </w:r>
      <w:smartTag w:uri="urn:schemas-microsoft-com:office:smarttags" w:element="place">
        <w:smartTag w:uri="urn:schemas-microsoft-com:office:smarttags" w:element="City">
          <w:r>
            <w:rPr>
              <w:lang w:val="en-US"/>
            </w:rPr>
            <w:t>Palestine</w:t>
          </w:r>
        </w:smartTag>
      </w:smartTag>
      <w:r>
        <w:rPr>
          <w:lang w:val="en-US"/>
        </w:rPr>
        <w:t xml:space="preserve"> in the year 351-2 (</w:t>
      </w:r>
      <w:r>
        <w:rPr>
          <w:i/>
          <w:iCs/>
          <w:lang w:val="en-US"/>
        </w:rPr>
        <w:t xml:space="preserve">yBer </w:t>
      </w:r>
      <w:r>
        <w:rPr>
          <w:lang w:val="en-US"/>
        </w:rPr>
        <w:t>5:1, 9a), see Intr</w:t>
      </w:r>
      <w:r>
        <w:rPr>
          <w:lang w:val="en-US"/>
        </w:rPr>
        <w:t>o</w:t>
      </w:r>
      <w:r>
        <w:rPr>
          <w:lang w:val="en-US"/>
        </w:rPr>
        <w:t>duction 7.4.3.</w:t>
      </w:r>
    </w:p>
  </w:footnote>
  <w:footnote w:id="1469">
    <w:p w14:paraId="7F6A3C33"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70">
    <w:p w14:paraId="29947EAB"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גלילאה</w:t>
      </w:r>
      <w:r>
        <w:rPr>
          <w:rFonts w:cs="Times New Roman"/>
        </w:rPr>
        <w:t xml:space="preserve">. </w:t>
      </w:r>
      <w:r>
        <w:rPr>
          <w:rFonts w:cs="Times New Roman"/>
          <w:lang w:val="en-US"/>
        </w:rPr>
        <w:t>On such designations see vol. 1, Introduction 3.2.6, p. 34.</w:t>
      </w:r>
    </w:p>
  </w:footnote>
  <w:footnote w:id="1471">
    <w:p w14:paraId="40CC2FA0" w14:textId="77777777" w:rsidR="00865CD2" w:rsidRPr="00997697" w:rsidRDefault="00865CD2" w:rsidP="00CF410D">
      <w:pPr>
        <w:pStyle w:val="FootnoteText"/>
        <w:bidi w:val="0"/>
        <w:spacing w:line="240" w:lineRule="auto"/>
        <w:rPr>
          <w:lang w:val="en-US"/>
        </w:rPr>
      </w:pPr>
      <w:r>
        <w:rPr>
          <w:rStyle w:val="FootnoteReference"/>
        </w:rPr>
        <w:footnoteRef/>
      </w:r>
      <w:r>
        <w:rPr>
          <w:rtl/>
        </w:rPr>
        <w:t xml:space="preserve"> </w:t>
      </w:r>
      <w:r>
        <w:rPr>
          <w:lang w:val="en-US"/>
        </w:rPr>
        <w:t>Was a contemporary of Joseph (13), who was a student of Rabbi Yohanan (1), see Introduction 7.4.1.</w:t>
      </w:r>
    </w:p>
  </w:footnote>
  <w:footnote w:id="1472">
    <w:p w14:paraId="744BEE3B"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73">
    <w:p w14:paraId="1FFF36DC" w14:textId="77777777" w:rsidR="00865CD2" w:rsidRPr="00CF410D" w:rsidRDefault="00865CD2" w:rsidP="0084206A">
      <w:pPr>
        <w:pStyle w:val="FootnoteText"/>
        <w:bidi w:val="0"/>
        <w:spacing w:line="240" w:lineRule="auto"/>
        <w:rPr>
          <w:lang w:val="en-US"/>
        </w:rPr>
      </w:pPr>
      <w:r>
        <w:rPr>
          <w:rStyle w:val="FootnoteReference"/>
        </w:rPr>
        <w:footnoteRef/>
      </w:r>
      <w:r>
        <w:rPr>
          <w:rtl/>
        </w:rPr>
        <w:t xml:space="preserve"> </w:t>
      </w:r>
      <w:r>
        <w:rPr>
          <w:lang w:val="en-US"/>
        </w:rPr>
        <w:t>Was a contemporary of last tannaim, see Introduction 7.4.1.</w:t>
      </w:r>
    </w:p>
  </w:footnote>
  <w:footnote w:id="1474">
    <w:p w14:paraId="1CE85F47"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75">
    <w:p w14:paraId="199BF9F7" w14:textId="77777777" w:rsidR="00865CD2" w:rsidRPr="00CF410D" w:rsidRDefault="00865CD2" w:rsidP="00CF410D">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1476">
    <w:p w14:paraId="0FD14409"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77">
    <w:p w14:paraId="6A2BD5CC" w14:textId="77777777" w:rsidR="00865CD2" w:rsidRPr="00CF410D" w:rsidRDefault="00865CD2" w:rsidP="00CF410D">
      <w:pPr>
        <w:pStyle w:val="FootnoteText"/>
        <w:bidi w:val="0"/>
        <w:spacing w:line="240" w:lineRule="auto"/>
        <w:rPr>
          <w:lang w:val="en-US"/>
        </w:rPr>
      </w:pPr>
      <w:r>
        <w:rPr>
          <w:rStyle w:val="FootnoteReference"/>
        </w:rPr>
        <w:footnoteRef/>
      </w:r>
      <w:r>
        <w:rPr>
          <w:rtl/>
        </w:rPr>
        <w:t xml:space="preserve"> </w:t>
      </w:r>
      <w:r>
        <w:rPr>
          <w:lang w:val="en-US"/>
        </w:rPr>
        <w:t>His son transmits in the name of Rabbi Yohanan (1), see Introduction 7.4.1.</w:t>
      </w:r>
    </w:p>
  </w:footnote>
  <w:footnote w:id="1478">
    <w:p w14:paraId="2EB5ECB8"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79">
    <w:p w14:paraId="1447211E" w14:textId="77777777" w:rsidR="00865CD2" w:rsidRDefault="00865CD2" w:rsidP="00FC3248">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ציידוניא</w:t>
      </w:r>
      <w:r>
        <w:rPr>
          <w:rFonts w:cs="Times New Roman"/>
        </w:rPr>
        <w:t xml:space="preserve">, see Reeg, </w:t>
      </w:r>
      <w:r>
        <w:rPr>
          <w:rFonts w:cs="Times New Roman"/>
          <w:i/>
          <w:iCs/>
        </w:rPr>
        <w:t>Ortsnamen</w:t>
      </w:r>
      <w:r>
        <w:rPr>
          <w:rFonts w:cs="Times New Roman"/>
        </w:rPr>
        <w:t xml:space="preserve">, 533-5. </w:t>
      </w:r>
      <w:r>
        <w:rPr>
          <w:rFonts w:cs="Times New Roman"/>
          <w:lang w:val="en-US"/>
        </w:rPr>
        <w:t>On such designations see vol. 1, Introduction 3.2.6, p. 34.</w:t>
      </w:r>
    </w:p>
  </w:footnote>
  <w:footnote w:id="1480">
    <w:p w14:paraId="07CE4050" w14:textId="77777777" w:rsidR="00865CD2" w:rsidRPr="000C5725" w:rsidRDefault="00865CD2" w:rsidP="00423050">
      <w:pPr>
        <w:pStyle w:val="FootnoteText"/>
        <w:bidi w:val="0"/>
        <w:spacing w:line="240" w:lineRule="auto"/>
        <w:rPr>
          <w:lang w:val="en-US"/>
        </w:rPr>
      </w:pPr>
      <w:r>
        <w:rPr>
          <w:rStyle w:val="FootnoteReference"/>
        </w:rPr>
        <w:footnoteRef/>
      </w:r>
      <w:r>
        <w:rPr>
          <w:rtl/>
        </w:rPr>
        <w:t xml:space="preserve"> </w:t>
      </w:r>
      <w:r>
        <w:rPr>
          <w:lang w:val="en-US"/>
        </w:rPr>
        <w:t>Jewishness based on source in which he is mentioned, see vol. 3, Introduction 6.7, pp. 53-4.</w:t>
      </w:r>
    </w:p>
  </w:footnote>
  <w:footnote w:id="1481">
    <w:p w14:paraId="0E85EA53" w14:textId="77777777" w:rsidR="00865CD2" w:rsidRPr="00CF410D" w:rsidRDefault="00865CD2" w:rsidP="00CF410D">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1482">
    <w:p w14:paraId="427B1A8A"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83">
    <w:p w14:paraId="07B5F64E" w14:textId="77777777" w:rsidR="00865CD2" w:rsidRPr="00997697" w:rsidRDefault="00865CD2" w:rsidP="00CF410D">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1484">
    <w:p w14:paraId="6AB6BD77"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85">
    <w:p w14:paraId="7F8F61BB" w14:textId="77777777" w:rsidR="00865CD2" w:rsidRPr="00997697" w:rsidRDefault="00865CD2" w:rsidP="00CF410D">
      <w:pPr>
        <w:pStyle w:val="FootnoteText"/>
        <w:bidi w:val="0"/>
        <w:spacing w:line="240" w:lineRule="auto"/>
        <w:rPr>
          <w:lang w:val="en-US"/>
        </w:rPr>
      </w:pPr>
      <w:r>
        <w:rPr>
          <w:rStyle w:val="FootnoteReference"/>
        </w:rPr>
        <w:footnoteRef/>
      </w:r>
      <w:r>
        <w:rPr>
          <w:rtl/>
        </w:rPr>
        <w:t xml:space="preserve"> </w:t>
      </w:r>
      <w:r>
        <w:rPr>
          <w:lang w:val="en-US"/>
        </w:rPr>
        <w:t>Was a student of the last tannaim, see Introduction 7.4.1.</w:t>
      </w:r>
    </w:p>
  </w:footnote>
  <w:footnote w:id="1486">
    <w:p w14:paraId="3AA54B87"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87">
    <w:p w14:paraId="724F58F9" w14:textId="77777777" w:rsidR="00865CD2" w:rsidRPr="001E117F" w:rsidRDefault="00865CD2" w:rsidP="001E117F">
      <w:pPr>
        <w:pStyle w:val="FootnoteText"/>
        <w:bidi w:val="0"/>
        <w:spacing w:line="240" w:lineRule="auto"/>
        <w:rPr>
          <w:lang w:val="en-US"/>
        </w:rPr>
      </w:pPr>
      <w:r>
        <w:rPr>
          <w:rStyle w:val="FootnoteReference"/>
        </w:rPr>
        <w:footnoteRef/>
      </w:r>
      <w:r>
        <w:rPr>
          <w:rtl/>
        </w:rPr>
        <w:t xml:space="preserve"> </w:t>
      </w:r>
      <w:r>
        <w:rPr>
          <w:lang w:val="en-US"/>
        </w:rPr>
        <w:t>Transmits in the name of Samuel (1) S-H/M, in vol. 4, p. 125, who died in 253, see Introduction 7.4.5.</w:t>
      </w:r>
    </w:p>
  </w:footnote>
  <w:footnote w:id="1488">
    <w:p w14:paraId="69154DFA"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89">
    <w:p w14:paraId="715D6408" w14:textId="77777777" w:rsidR="00865CD2" w:rsidRPr="004132D5" w:rsidRDefault="00865CD2" w:rsidP="001E117F">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490">
    <w:p w14:paraId="26D37C8C"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91">
    <w:p w14:paraId="1A5DC13B" w14:textId="77777777" w:rsidR="00865CD2" w:rsidRPr="004132D5" w:rsidRDefault="00865CD2" w:rsidP="002C2DA4">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492">
    <w:p w14:paraId="19CABB05"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93">
    <w:p w14:paraId="11756657" w14:textId="77777777" w:rsidR="00865CD2" w:rsidRPr="002C2DA4" w:rsidRDefault="00865CD2" w:rsidP="002C2DA4">
      <w:pPr>
        <w:pStyle w:val="FootnoteText"/>
        <w:bidi w:val="0"/>
        <w:spacing w:line="240" w:lineRule="auto"/>
        <w:rPr>
          <w:lang w:val="en-US"/>
        </w:rPr>
      </w:pPr>
      <w:r>
        <w:rPr>
          <w:rStyle w:val="FootnoteReference"/>
        </w:rPr>
        <w:footnoteRef/>
      </w:r>
      <w:r>
        <w:rPr>
          <w:rtl/>
        </w:rPr>
        <w:t xml:space="preserve"> </w:t>
      </w:r>
      <w:r>
        <w:rPr>
          <w:lang w:val="en-US"/>
        </w:rPr>
        <w:t>Rabbi Yonah (2) transmits in his name, see Introduction 7.4.3.</w:t>
      </w:r>
    </w:p>
  </w:footnote>
  <w:footnote w:id="1494">
    <w:p w14:paraId="5FE3E1EF"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95">
    <w:p w14:paraId="445F6EDB" w14:textId="77777777" w:rsidR="00865CD2" w:rsidRDefault="00865CD2">
      <w:pPr>
        <w:pStyle w:val="FootnoteText"/>
        <w:bidi w:val="0"/>
        <w:spacing w:line="240" w:lineRule="auto"/>
        <w:rPr>
          <w:lang w:val="en-US"/>
        </w:rPr>
      </w:pPr>
      <w:r>
        <w:rPr>
          <w:rStyle w:val="FootnoteReference"/>
        </w:rPr>
        <w:footnoteRef/>
      </w:r>
      <w:r>
        <w:rPr>
          <w:rtl/>
        </w:rPr>
        <w:t xml:space="preserve"> </w:t>
      </w:r>
      <w:r w:rsidRPr="009108F5">
        <w:rPr>
          <w:lang w:val="en-US"/>
        </w:rPr>
        <w:t xml:space="preserve">In Aramaic – </w:t>
      </w:r>
      <w:r w:rsidRPr="005E436F">
        <w:rPr>
          <w:rFonts w:cs="Times New Roman"/>
          <w:rtl/>
        </w:rPr>
        <w:t>דכפר דן</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338-9</w:t>
      </w:r>
      <w:r w:rsidRPr="005E436F">
        <w:rPr>
          <w:rFonts w:cs="Times New Roman"/>
          <w:lang w:val="en-US"/>
        </w:rPr>
        <w:t>.</w:t>
      </w:r>
      <w:r>
        <w:rPr>
          <w:rFonts w:cs="Times New Roman"/>
          <w:lang w:val="en-US"/>
        </w:rPr>
        <w:t xml:space="preserve"> On such designations see vol. 1, Introduction 3.2.6, p. 34.</w:t>
      </w:r>
    </w:p>
  </w:footnote>
  <w:footnote w:id="1496">
    <w:p w14:paraId="1C2CAA04" w14:textId="77777777" w:rsidR="00865CD2" w:rsidRPr="004132D5"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497">
    <w:p w14:paraId="788328DA"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98">
    <w:p w14:paraId="5AC32562" w14:textId="77777777" w:rsidR="00865CD2" w:rsidRPr="004132D5"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499">
    <w:p w14:paraId="0B7E19EA"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500">
    <w:p w14:paraId="7FB4DC67" w14:textId="77777777" w:rsidR="00865CD2" w:rsidRPr="002C2DA4" w:rsidRDefault="00865CD2" w:rsidP="002C2DA4">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1501">
    <w:p w14:paraId="587856AD" w14:textId="77777777" w:rsidR="00865CD2" w:rsidRPr="00CC3B00" w:rsidRDefault="00865CD2" w:rsidP="00C458DE">
      <w:pPr>
        <w:pStyle w:val="FootnoteText"/>
        <w:bidi w:val="0"/>
        <w:spacing w:line="240" w:lineRule="auto"/>
        <w:rPr>
          <w:lang w:val="en-US"/>
        </w:rPr>
      </w:pPr>
      <w:r>
        <w:rPr>
          <w:rStyle w:val="FootnoteReference"/>
        </w:rPr>
        <w:footnoteRef/>
      </w:r>
      <w:r>
        <w:t xml:space="preserve"> </w:t>
      </w:r>
      <w:r>
        <w:rPr>
          <w:lang w:val="en-US"/>
        </w:rPr>
        <w:t xml:space="preserve">On the interchange of the letters </w:t>
      </w:r>
      <w:r w:rsidRPr="00CC3B00">
        <w:rPr>
          <w:rFonts w:cs="Times New Roman"/>
          <w:rtl/>
          <w:lang w:val="en-US"/>
        </w:rPr>
        <w:t>י</w:t>
      </w:r>
      <w:r>
        <w:rPr>
          <w:lang w:val="en-US"/>
        </w:rPr>
        <w:t xml:space="preserve"> and</w:t>
      </w:r>
      <w:r w:rsidRPr="00CC3B00">
        <w:rPr>
          <w:rFonts w:cs="Times New Roman"/>
          <w:lang w:val="en-US"/>
        </w:rPr>
        <w:t xml:space="preserve"> </w:t>
      </w:r>
      <w:r w:rsidRPr="00CC3B00">
        <w:rPr>
          <w:rFonts w:cs="Times New Roman"/>
          <w:rtl/>
          <w:lang w:val="en-US"/>
        </w:rPr>
        <w:t>ו</w:t>
      </w:r>
      <w:r w:rsidRPr="00CC3B00">
        <w:rPr>
          <w:rFonts w:cs="Times New Roman"/>
          <w:lang w:val="en-US"/>
        </w:rPr>
        <w:t xml:space="preserve"> </w:t>
      </w:r>
      <w:r>
        <w:rPr>
          <w:lang w:val="en-US"/>
        </w:rPr>
        <w:t>see vol. 4, Introduction 2.7.1, p. 18.</w:t>
      </w:r>
    </w:p>
  </w:footnote>
  <w:footnote w:id="1502">
    <w:p w14:paraId="1BA1FD0C" w14:textId="77777777" w:rsidR="00865CD2" w:rsidRPr="00DA7EB2" w:rsidRDefault="00865CD2" w:rsidP="00DA7EB2">
      <w:pPr>
        <w:pStyle w:val="FootnoteText"/>
        <w:bidi w:val="0"/>
        <w:spacing w:line="240" w:lineRule="auto"/>
        <w:jc w:val="both"/>
        <w:rPr>
          <w:lang w:val="en-US"/>
        </w:rPr>
      </w:pPr>
      <w:r>
        <w:rPr>
          <w:rStyle w:val="FootnoteReference"/>
        </w:rPr>
        <w:footnoteRef/>
      </w:r>
      <w:r>
        <w:rPr>
          <w:rtl/>
        </w:rPr>
        <w:t xml:space="preserve"> </w:t>
      </w:r>
      <w:r w:rsidRPr="009108F5">
        <w:rPr>
          <w:lang w:val="en-US"/>
        </w:rPr>
        <w:t xml:space="preserve">In Aramaic – </w:t>
      </w:r>
      <w:r w:rsidRPr="00DA7EB2">
        <w:rPr>
          <w:rFonts w:cs="Times New Roman"/>
          <w:rtl/>
        </w:rPr>
        <w:t>ערקי</w:t>
      </w:r>
      <w:r>
        <w:t xml:space="preserve">, from </w:t>
      </w:r>
      <w:r w:rsidRPr="00DA7EB2">
        <w:rPr>
          <w:rFonts w:cs="Times New Roman"/>
          <w:rtl/>
        </w:rPr>
        <w:t>ערק</w:t>
      </w:r>
      <w:r>
        <w:rPr>
          <w:lang w:val="en-US"/>
        </w:rPr>
        <w:t xml:space="preserve"> – to run away. It could also be a place name but no such place is recor</w:t>
      </w:r>
      <w:r>
        <w:rPr>
          <w:lang w:val="en-US"/>
        </w:rPr>
        <w:t>d</w:t>
      </w:r>
      <w:r>
        <w:rPr>
          <w:lang w:val="en-US"/>
        </w:rPr>
        <w:t xml:space="preserve">ed. </w:t>
      </w:r>
      <w:r>
        <w:rPr>
          <w:rFonts w:cs="Times New Roman"/>
        </w:rPr>
        <w:t>On these negative designations see Introduction 3.1.3.7.3.</w:t>
      </w:r>
    </w:p>
  </w:footnote>
  <w:footnote w:id="1503">
    <w:p w14:paraId="307572CD" w14:textId="77777777" w:rsidR="00865CD2" w:rsidRPr="004132D5"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04">
    <w:p w14:paraId="24C1FA37" w14:textId="77777777" w:rsidR="00865CD2" w:rsidRPr="00ED0F4E" w:rsidRDefault="00865CD2" w:rsidP="0089093A">
      <w:pPr>
        <w:pStyle w:val="FootnoteText"/>
        <w:bidi w:val="0"/>
        <w:spacing w:line="240" w:lineRule="auto"/>
        <w:rPr>
          <w:lang w:val="en-US"/>
        </w:rPr>
      </w:pPr>
      <w:r>
        <w:rPr>
          <w:rStyle w:val="FootnoteReference"/>
        </w:rPr>
        <w:footnoteRef/>
      </w:r>
      <w:r>
        <w:t xml:space="preserve"> </w:t>
      </w:r>
      <w:r>
        <w:rPr>
          <w:lang w:val="en-US"/>
        </w:rPr>
        <w:t>For this form see vol. 1, under Joseph (54) B/M, p. 151. Further on this form in this volume see I</w:t>
      </w:r>
      <w:r>
        <w:rPr>
          <w:lang w:val="en-US"/>
        </w:rPr>
        <w:t>n</w:t>
      </w:r>
      <w:r>
        <w:rPr>
          <w:lang w:val="en-US"/>
        </w:rPr>
        <w:t>troduction 6.2.2.3.</w:t>
      </w:r>
    </w:p>
  </w:footnote>
  <w:footnote w:id="1505">
    <w:p w14:paraId="40A8DE5B" w14:textId="77777777" w:rsidR="00865CD2" w:rsidRPr="004132D5"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06">
    <w:p w14:paraId="296722C0"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507">
    <w:p w14:paraId="74ACE37B" w14:textId="77777777" w:rsidR="00865CD2" w:rsidRPr="00C64DDE" w:rsidRDefault="00865CD2" w:rsidP="00C64DDE">
      <w:pPr>
        <w:pStyle w:val="FootnoteText"/>
        <w:bidi w:val="0"/>
        <w:spacing w:line="240" w:lineRule="auto"/>
        <w:rPr>
          <w:lang w:val="en-US"/>
        </w:rPr>
      </w:pPr>
      <w:r>
        <w:rPr>
          <w:rStyle w:val="FootnoteReference"/>
        </w:rPr>
        <w:footnoteRef/>
      </w:r>
      <w:r>
        <w:rPr>
          <w:rtl/>
        </w:rPr>
        <w:t xml:space="preserve"> </w:t>
      </w:r>
      <w:r>
        <w:rPr>
          <w:lang w:val="en-US"/>
        </w:rPr>
        <w:t>Rabbi Yohanan (1) transmits in his name, see Introduction 7.4.1.</w:t>
      </w:r>
    </w:p>
  </w:footnote>
  <w:footnote w:id="1508">
    <w:p w14:paraId="279FEDAE" w14:textId="77777777" w:rsidR="00865CD2" w:rsidRPr="00ED0F4E" w:rsidRDefault="00865CD2" w:rsidP="0089093A">
      <w:pPr>
        <w:pStyle w:val="FootnoteText"/>
        <w:bidi w:val="0"/>
        <w:spacing w:line="240" w:lineRule="auto"/>
        <w:rPr>
          <w:lang w:val="en-US"/>
        </w:rPr>
      </w:pPr>
      <w:r>
        <w:rPr>
          <w:rStyle w:val="FootnoteReference"/>
        </w:rPr>
        <w:footnoteRef/>
      </w:r>
      <w:r>
        <w:t xml:space="preserve"> </w:t>
      </w:r>
      <w:r>
        <w:rPr>
          <w:lang w:val="en-US"/>
        </w:rPr>
        <w:t>For this form see vol. 1, under Joseph (118) B/M, p. 154.</w:t>
      </w:r>
    </w:p>
  </w:footnote>
  <w:footnote w:id="1509">
    <w:p w14:paraId="3D6DF9C3" w14:textId="77777777" w:rsidR="00865CD2" w:rsidRDefault="00865CD2">
      <w:pPr>
        <w:pStyle w:val="FootnoteText"/>
        <w:bidi w:val="0"/>
        <w:spacing w:line="240" w:lineRule="auto"/>
        <w:rPr>
          <w:lang w:val="en-US"/>
        </w:rPr>
      </w:pPr>
      <w:r w:rsidRPr="009A4CB8">
        <w:rPr>
          <w:rStyle w:val="FootnoteReference"/>
        </w:rPr>
        <w:footnoteRef/>
      </w:r>
      <w:r w:rsidRPr="009A4CB8">
        <w:rPr>
          <w:rtl/>
        </w:rPr>
        <w:t xml:space="preserve"> </w:t>
      </w:r>
      <w:r w:rsidRPr="009108F5">
        <w:rPr>
          <w:lang w:val="en-US"/>
        </w:rPr>
        <w:t xml:space="preserve">In Aramaic – </w:t>
      </w:r>
      <w:r w:rsidRPr="005E436F">
        <w:rPr>
          <w:rFonts w:cs="Times New Roman"/>
          <w:rtl/>
        </w:rPr>
        <w:t>דכפר אגין</w:t>
      </w:r>
      <w:r w:rsidRPr="009108F5">
        <w:rPr>
          <w:lang w:val="en-US"/>
        </w:rPr>
        <w:t xml:space="preserve">, see Reeg, </w:t>
      </w:r>
      <w:r w:rsidRPr="009108F5">
        <w:rPr>
          <w:i/>
          <w:iCs/>
          <w:lang w:val="en-US"/>
        </w:rPr>
        <w:t>Ortsnamen</w:t>
      </w:r>
      <w:r w:rsidRPr="009108F5">
        <w:rPr>
          <w:lang w:val="en-US"/>
        </w:rPr>
        <w:t xml:space="preserve">, </w:t>
      </w:r>
      <w:r>
        <w:rPr>
          <w:lang w:val="en-US"/>
        </w:rPr>
        <w:t>333-4</w:t>
      </w:r>
      <w:r w:rsidRPr="009108F5">
        <w:rPr>
          <w:lang w:val="en-US"/>
        </w:rPr>
        <w:t>.</w:t>
      </w:r>
      <w:r>
        <w:rPr>
          <w:lang w:val="en-US"/>
        </w:rPr>
        <w:t xml:space="preserve"> </w:t>
      </w:r>
      <w:r>
        <w:rPr>
          <w:rFonts w:cs="Times New Roman"/>
          <w:lang w:val="en-US"/>
        </w:rPr>
        <w:t>On such designations see vol. 1, Introduction 3.2.6, p. 34.</w:t>
      </w:r>
    </w:p>
  </w:footnote>
  <w:footnote w:id="1510">
    <w:p w14:paraId="3F13879B" w14:textId="77777777" w:rsidR="00865CD2" w:rsidRPr="004132D5"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11">
    <w:p w14:paraId="6B461003"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27.</w:t>
      </w:r>
    </w:p>
  </w:footnote>
  <w:footnote w:id="1512">
    <w:p w14:paraId="79E12099" w14:textId="77777777" w:rsidR="00865CD2" w:rsidRPr="00694C15" w:rsidRDefault="00865CD2" w:rsidP="00022B86">
      <w:pPr>
        <w:pStyle w:val="FootnoteText"/>
        <w:bidi w:val="0"/>
        <w:spacing w:line="240" w:lineRule="auto"/>
        <w:rPr>
          <w:lang w:val="en-US"/>
        </w:rPr>
      </w:pPr>
      <w:r>
        <w:rPr>
          <w:rStyle w:val="FootnoteReference"/>
        </w:rPr>
        <w:footnoteRef/>
      </w:r>
      <w:r>
        <w:rPr>
          <w:rtl/>
        </w:rPr>
        <w:t xml:space="preserve"> </w:t>
      </w:r>
      <w:r>
        <w:rPr>
          <w:lang w:val="en-US"/>
        </w:rPr>
        <w:t>W</w:t>
      </w:r>
      <w:r w:rsidRPr="00694C15">
        <w:rPr>
          <w:lang w:val="en-US"/>
        </w:rPr>
        <w:t xml:space="preserve">as a contemporary of Rabbi Yosi (Joseph </w:t>
      </w:r>
      <w:r>
        <w:rPr>
          <w:lang w:val="en-US"/>
        </w:rPr>
        <w:t>[7]) see Introduction 7.4.3.</w:t>
      </w:r>
    </w:p>
  </w:footnote>
  <w:footnote w:id="1513">
    <w:p w14:paraId="4CAC81CC" w14:textId="77777777" w:rsidR="00865CD2" w:rsidRPr="00ED0F4E" w:rsidRDefault="00865CD2" w:rsidP="0084206A">
      <w:pPr>
        <w:pStyle w:val="FootnoteText"/>
        <w:bidi w:val="0"/>
        <w:spacing w:line="240" w:lineRule="auto"/>
        <w:rPr>
          <w:lang w:val="en-US"/>
        </w:rPr>
      </w:pPr>
      <w:r>
        <w:rPr>
          <w:rStyle w:val="FootnoteReference"/>
        </w:rPr>
        <w:footnoteRef/>
      </w:r>
      <w:r>
        <w:t xml:space="preserve"> So e.g. in </w:t>
      </w:r>
      <w:r w:rsidRPr="00734005">
        <w:rPr>
          <w:i/>
          <w:iCs/>
        </w:rPr>
        <w:t>yOrl</w:t>
      </w:r>
      <w:r>
        <w:t xml:space="preserve"> 2:5, 62b, but elsewhere </w:t>
      </w:r>
      <w:r w:rsidRPr="00734005">
        <w:rPr>
          <w:rFonts w:cs="Times New Roman"/>
          <w:rtl/>
        </w:rPr>
        <w:t>יוסף</w:t>
      </w:r>
      <w:r>
        <w:rPr>
          <w:lang w:val="en-US"/>
        </w:rPr>
        <w:t>. For this form see above, n. 24..</w:t>
      </w:r>
    </w:p>
  </w:footnote>
  <w:footnote w:id="1514">
    <w:p w14:paraId="10FC3E76" w14:textId="77777777" w:rsidR="00865CD2" w:rsidRPr="00C64DDE" w:rsidRDefault="00865CD2" w:rsidP="00C64DDE">
      <w:pPr>
        <w:pStyle w:val="FootnoteText"/>
        <w:bidi w:val="0"/>
        <w:spacing w:line="240" w:lineRule="auto"/>
        <w:rPr>
          <w:lang w:val="en-US"/>
        </w:rPr>
      </w:pPr>
      <w:r>
        <w:rPr>
          <w:rStyle w:val="FootnoteReference"/>
        </w:rPr>
        <w:footnoteRef/>
      </w:r>
      <w:r>
        <w:rPr>
          <w:rtl/>
        </w:rPr>
        <w:t xml:space="preserve"> </w:t>
      </w:r>
      <w:r>
        <w:rPr>
          <w:lang w:val="en-US"/>
        </w:rPr>
        <w:t>His son was a contemporary if Rabbi Yohanan (1), see Introduction 7.4.1.</w:t>
      </w:r>
    </w:p>
  </w:footnote>
  <w:footnote w:id="1515">
    <w:p w14:paraId="37F4F60E" w14:textId="77777777" w:rsidR="00865CD2" w:rsidRPr="00ED0F4E" w:rsidRDefault="00865CD2" w:rsidP="0089093A">
      <w:pPr>
        <w:pStyle w:val="FootnoteText"/>
        <w:bidi w:val="0"/>
        <w:spacing w:line="240" w:lineRule="auto"/>
        <w:rPr>
          <w:lang w:val="en-US"/>
        </w:rPr>
      </w:pPr>
      <w:r>
        <w:rPr>
          <w:rStyle w:val="FootnoteReference"/>
        </w:rPr>
        <w:footnoteRef/>
      </w:r>
      <w:r>
        <w:t xml:space="preserve"> </w:t>
      </w:r>
      <w:r>
        <w:rPr>
          <w:lang w:val="en-US"/>
        </w:rPr>
        <w:t>For this form see vol. 1, under Joseph (73) B/M, p. 152.</w:t>
      </w:r>
    </w:p>
  </w:footnote>
  <w:footnote w:id="1516">
    <w:p w14:paraId="4B9051F9" w14:textId="77777777" w:rsidR="00865CD2" w:rsidRPr="004959AA" w:rsidRDefault="00865CD2" w:rsidP="009B77E7">
      <w:pPr>
        <w:pStyle w:val="FootnoteText"/>
        <w:bidi w:val="0"/>
        <w:spacing w:line="240" w:lineRule="auto"/>
        <w:rPr>
          <w:lang w:val="en-US"/>
        </w:rPr>
      </w:pPr>
      <w:r>
        <w:rPr>
          <w:rStyle w:val="FootnoteReference"/>
        </w:rPr>
        <w:footnoteRef/>
      </w:r>
      <w:r>
        <w:rPr>
          <w:rtl/>
        </w:rPr>
        <w:t xml:space="preserve"> </w:t>
      </w:r>
      <w:r>
        <w:t>W</w:t>
      </w:r>
      <w:r>
        <w:rPr>
          <w:lang w:val="en-US"/>
        </w:rPr>
        <w:t>as the companion of Rabbi Ami (1), see Introdu</w:t>
      </w:r>
      <w:r>
        <w:rPr>
          <w:lang w:val="en-US"/>
        </w:rPr>
        <w:t>c</w:t>
      </w:r>
      <w:r>
        <w:rPr>
          <w:lang w:val="en-US"/>
        </w:rPr>
        <w:t>tion 7.4.1.</w:t>
      </w:r>
    </w:p>
  </w:footnote>
  <w:footnote w:id="1517">
    <w:p w14:paraId="7AA5A3F5"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75.</w:t>
      </w:r>
    </w:p>
  </w:footnote>
  <w:footnote w:id="1518">
    <w:p w14:paraId="3F8FDA6D" w14:textId="77777777" w:rsidR="00865CD2" w:rsidRPr="00FC3248" w:rsidRDefault="00865CD2">
      <w:pPr>
        <w:pStyle w:val="FootnoteText"/>
        <w:bidi w:val="0"/>
        <w:spacing w:line="240" w:lineRule="auto"/>
        <w:rPr>
          <w:i/>
          <w:iCs/>
          <w:lang w:val="en-US"/>
        </w:rPr>
      </w:pPr>
      <w:r>
        <w:rPr>
          <w:rStyle w:val="FootnoteReference"/>
        </w:rPr>
        <w:footnoteRef/>
      </w:r>
      <w:r>
        <w:rPr>
          <w:rtl/>
        </w:rPr>
        <w:t xml:space="preserve"> </w:t>
      </w:r>
      <w:r w:rsidRPr="005E436F">
        <w:rPr>
          <w:lang w:val="en-US"/>
        </w:rPr>
        <w:t xml:space="preserve">In Hebrew – </w:t>
      </w:r>
      <w:r>
        <w:rPr>
          <w:rFonts w:cs="Times New Roman" w:hint="cs"/>
          <w:rtl/>
        </w:rPr>
        <w:t>ב</w:t>
      </w:r>
      <w:r w:rsidRPr="005E436F">
        <w:rPr>
          <w:rFonts w:cs="Times New Roman"/>
          <w:rtl/>
        </w:rPr>
        <w:t>ציפורין</w:t>
      </w:r>
      <w:r>
        <w:rPr>
          <w:rFonts w:cs="Times New Roman"/>
        </w:rPr>
        <w:t xml:space="preserve">, see Reeg, </w:t>
      </w:r>
      <w:r>
        <w:rPr>
          <w:rFonts w:cs="Times New Roman"/>
          <w:i/>
          <w:iCs/>
        </w:rPr>
        <w:t>Ortsnamen</w:t>
      </w:r>
      <w:r>
        <w:rPr>
          <w:rFonts w:cs="Times New Roman"/>
        </w:rPr>
        <w:t xml:space="preserve">, 537-43. </w:t>
      </w:r>
      <w:r>
        <w:rPr>
          <w:rFonts w:cs="Times New Roman"/>
          <w:lang w:val="en-US"/>
        </w:rPr>
        <w:t>On such designations see vol. 1, Introduction 3.2.6, p. 34.</w:t>
      </w:r>
    </w:p>
  </w:footnote>
  <w:footnote w:id="1519">
    <w:p w14:paraId="0CBB5B25" w14:textId="77777777" w:rsidR="00865CD2" w:rsidRPr="006A51F8" w:rsidRDefault="00865CD2" w:rsidP="00DA09E1">
      <w:pPr>
        <w:pStyle w:val="FootnoteText"/>
        <w:bidi w:val="0"/>
        <w:spacing w:line="240" w:lineRule="auto"/>
        <w:rPr>
          <w:lang w:val="en-US"/>
        </w:rPr>
      </w:pPr>
      <w:r>
        <w:rPr>
          <w:rStyle w:val="FootnoteReference"/>
        </w:rPr>
        <w:footnoteRef/>
      </w:r>
      <w:r>
        <w:rPr>
          <w:rtl/>
        </w:rPr>
        <w:t xml:space="preserve"> </w:t>
      </w:r>
      <w:r>
        <w:rPr>
          <w:lang w:val="en-US"/>
        </w:rPr>
        <w:t xml:space="preserve">Was a contemporary of Phineas (7), who was a companion of </w:t>
      </w:r>
      <w:smartTag w:uri="urn:schemas-microsoft-com:office:smarttags" w:element="country-region">
        <w:r>
          <w:rPr>
            <w:lang w:val="en-US"/>
          </w:rPr>
          <w:t>Judah</w:t>
        </w:r>
      </w:smartTag>
      <w:r>
        <w:rPr>
          <w:lang w:val="en-US"/>
        </w:rPr>
        <w:t xml:space="preserve"> (16), who was a student of J</w:t>
      </w:r>
      <w:r>
        <w:rPr>
          <w:lang w:val="en-US"/>
        </w:rPr>
        <w:t>o</w:t>
      </w:r>
      <w:r>
        <w:rPr>
          <w:lang w:val="en-US"/>
        </w:rPr>
        <w:t>seph (7), see Intr</w:t>
      </w:r>
      <w:r>
        <w:rPr>
          <w:lang w:val="en-US"/>
        </w:rPr>
        <w:t>o</w:t>
      </w:r>
      <w:r>
        <w:rPr>
          <w:lang w:val="en-US"/>
        </w:rPr>
        <w:t>duction 7.4.3.</w:t>
      </w:r>
    </w:p>
  </w:footnote>
  <w:footnote w:id="1520">
    <w:p w14:paraId="0AA4623A"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521">
    <w:p w14:paraId="5F58FEFE" w14:textId="77777777" w:rsidR="00865CD2" w:rsidRPr="00910002" w:rsidRDefault="00865CD2" w:rsidP="00A3070E">
      <w:pPr>
        <w:pStyle w:val="FootnoteText"/>
        <w:bidi w:val="0"/>
        <w:spacing w:line="240" w:lineRule="auto"/>
        <w:rPr>
          <w:lang w:val="en-US"/>
        </w:rPr>
      </w:pPr>
      <w:r>
        <w:rPr>
          <w:rStyle w:val="FootnoteReference"/>
        </w:rPr>
        <w:footnoteRef/>
      </w:r>
      <w:r>
        <w:rPr>
          <w:rtl/>
        </w:rPr>
        <w:t xml:space="preserve"> </w:t>
      </w:r>
      <w:r>
        <w:rPr>
          <w:lang w:val="en-US"/>
        </w:rPr>
        <w:t>Transmits in the name of Samuel (15), who was contemporary of Rabbi Abbahu (1), who was a co</w:t>
      </w:r>
      <w:r>
        <w:rPr>
          <w:lang w:val="en-US"/>
        </w:rPr>
        <w:t>n</w:t>
      </w:r>
      <w:r>
        <w:rPr>
          <w:lang w:val="en-US"/>
        </w:rPr>
        <w:t>temporary of Rabbi Yohanan (1), see Introduction 7.4.1.</w:t>
      </w:r>
    </w:p>
  </w:footnote>
  <w:footnote w:id="1522">
    <w:p w14:paraId="743B51C1"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523">
    <w:p w14:paraId="22BC4024" w14:textId="77777777" w:rsidR="00865CD2" w:rsidRPr="00910002" w:rsidRDefault="00865CD2" w:rsidP="00941EF8">
      <w:pPr>
        <w:pStyle w:val="FootnoteText"/>
        <w:bidi w:val="0"/>
        <w:spacing w:line="240" w:lineRule="auto"/>
        <w:rPr>
          <w:lang w:val="en-US"/>
        </w:rPr>
      </w:pPr>
      <w:r>
        <w:rPr>
          <w:rStyle w:val="FootnoteReference"/>
        </w:rPr>
        <w:footnoteRef/>
      </w:r>
      <w:r>
        <w:rPr>
          <w:rtl/>
        </w:rPr>
        <w:t xml:space="preserve"> </w:t>
      </w:r>
      <w:r>
        <w:rPr>
          <w:lang w:val="en-US"/>
        </w:rPr>
        <w:t>Transmits in the name of Rav (Abba [70] S/H/M, in vol. 4, p. 311), who died in this year, see Intr</w:t>
      </w:r>
      <w:r>
        <w:rPr>
          <w:lang w:val="en-US"/>
        </w:rPr>
        <w:t>o</w:t>
      </w:r>
      <w:r>
        <w:rPr>
          <w:lang w:val="en-US"/>
        </w:rPr>
        <w:t xml:space="preserve">duction 7.4.5. </w:t>
      </w:r>
    </w:p>
  </w:footnote>
  <w:footnote w:id="1524">
    <w:p w14:paraId="2AF575A1"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525">
    <w:p w14:paraId="25AE5F15" w14:textId="77777777" w:rsidR="00865CD2" w:rsidRPr="00AA75C8" w:rsidRDefault="00865CD2" w:rsidP="00925853">
      <w:pPr>
        <w:pStyle w:val="FootnoteText"/>
        <w:bidi w:val="0"/>
        <w:spacing w:line="240" w:lineRule="auto"/>
        <w:rPr>
          <w:lang w:val="en-US"/>
        </w:rPr>
      </w:pPr>
      <w:r>
        <w:rPr>
          <w:rStyle w:val="FootnoteReference"/>
        </w:rPr>
        <w:footnoteRef/>
      </w:r>
      <w:r>
        <w:rPr>
          <w:rtl/>
        </w:rPr>
        <w:t xml:space="preserve"> </w:t>
      </w:r>
      <w:r>
        <w:rPr>
          <w:lang w:val="en-US"/>
        </w:rPr>
        <w:t>Transmits in the name of Resh Laqish (Simon [2]), who was the companion of Rabbi Yohanan (1), see Intr</w:t>
      </w:r>
      <w:r>
        <w:rPr>
          <w:lang w:val="en-US"/>
        </w:rPr>
        <w:t>o</w:t>
      </w:r>
      <w:r>
        <w:rPr>
          <w:lang w:val="en-US"/>
        </w:rPr>
        <w:t xml:space="preserve">duction 7.4.1. </w:t>
      </w:r>
    </w:p>
  </w:footnote>
  <w:footnote w:id="1526">
    <w:p w14:paraId="2D8267F2" w14:textId="77777777" w:rsidR="00865CD2" w:rsidRPr="002C325D" w:rsidRDefault="00865CD2" w:rsidP="006C5C95">
      <w:pPr>
        <w:pStyle w:val="FootnoteText"/>
        <w:bidi w:val="0"/>
        <w:spacing w:line="240" w:lineRule="auto"/>
        <w:rPr>
          <w:lang w:val="en-US"/>
        </w:rPr>
      </w:pPr>
      <w:r>
        <w:rPr>
          <w:rStyle w:val="FootnoteReference"/>
        </w:rPr>
        <w:footnoteRef/>
      </w:r>
      <w:r>
        <w:rPr>
          <w:rtl/>
        </w:rPr>
        <w:t xml:space="preserve"> </w:t>
      </w:r>
      <w:r>
        <w:rPr>
          <w:lang w:val="en-US"/>
        </w:rPr>
        <w:t>His son was a contemporary of Joseph (6), who was a student of Rabbi Yohanan (1), see Introduction 7.4.1.</w:t>
      </w:r>
    </w:p>
  </w:footnote>
  <w:footnote w:id="1527">
    <w:p w14:paraId="7EDA750B"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68.</w:t>
      </w:r>
    </w:p>
  </w:footnote>
  <w:footnote w:id="1528">
    <w:p w14:paraId="1DC927CD" w14:textId="77777777" w:rsidR="00865CD2" w:rsidRPr="00C25B62" w:rsidRDefault="00865CD2" w:rsidP="00941EF8">
      <w:pPr>
        <w:pStyle w:val="FootnoteText"/>
        <w:bidi w:val="0"/>
        <w:spacing w:line="240" w:lineRule="auto"/>
        <w:rPr>
          <w:lang w:val="en-US"/>
        </w:rPr>
      </w:pPr>
      <w:r>
        <w:rPr>
          <w:rStyle w:val="FootnoteReference"/>
        </w:rPr>
        <w:footnoteRef/>
      </w:r>
      <w:r>
        <w:t xml:space="preserve"> </w:t>
      </w:r>
      <w:r>
        <w:rPr>
          <w:lang w:val="en-US"/>
        </w:rPr>
        <w:t>Mentioned in vol 1, Joshua (25) B/M, p. 126.</w:t>
      </w:r>
    </w:p>
  </w:footnote>
  <w:footnote w:id="1529">
    <w:p w14:paraId="4908A03D" w14:textId="77777777" w:rsidR="00865CD2" w:rsidRPr="00941EF8" w:rsidRDefault="00865CD2" w:rsidP="00941EF8">
      <w:pPr>
        <w:pStyle w:val="FootnoteText"/>
        <w:bidi w:val="0"/>
        <w:spacing w:line="240" w:lineRule="auto"/>
        <w:rPr>
          <w:lang w:val="en-US"/>
        </w:rPr>
      </w:pPr>
      <w:r>
        <w:rPr>
          <w:rStyle w:val="FootnoteReference"/>
        </w:rPr>
        <w:footnoteRef/>
      </w:r>
      <w:r>
        <w:rPr>
          <w:rtl/>
        </w:rPr>
        <w:t xml:space="preserve"> </w:t>
      </w:r>
      <w:r>
        <w:rPr>
          <w:lang w:val="en-US"/>
        </w:rPr>
        <w:t>Was the son of a late tanna, see Introduction 7.4.1.</w:t>
      </w:r>
    </w:p>
  </w:footnote>
  <w:footnote w:id="1530">
    <w:p w14:paraId="6AF829E9"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68.</w:t>
      </w:r>
    </w:p>
  </w:footnote>
  <w:footnote w:id="1531">
    <w:p w14:paraId="4D6CC31C" w14:textId="77777777" w:rsidR="00865CD2" w:rsidRPr="003D6AE4"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67.</w:t>
      </w:r>
    </w:p>
  </w:footnote>
  <w:footnote w:id="1532">
    <w:p w14:paraId="6085DF90"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68.</w:t>
      </w:r>
    </w:p>
  </w:footnote>
  <w:footnote w:id="1533">
    <w:p w14:paraId="0ADE81B7" w14:textId="77777777" w:rsidR="00865CD2" w:rsidRPr="001E5A2E"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67.</w:t>
      </w:r>
    </w:p>
  </w:footnote>
  <w:footnote w:id="1534">
    <w:p w14:paraId="1522FA43" w14:textId="77777777" w:rsidR="00865CD2" w:rsidRPr="00ED0F4E" w:rsidRDefault="00865CD2" w:rsidP="00DA2FBA">
      <w:pPr>
        <w:pStyle w:val="FootnoteText"/>
        <w:bidi w:val="0"/>
        <w:spacing w:line="240" w:lineRule="auto"/>
        <w:rPr>
          <w:lang w:val="en-US"/>
        </w:rPr>
      </w:pPr>
      <w:r>
        <w:rPr>
          <w:rStyle w:val="FootnoteReference"/>
        </w:rPr>
        <w:footnoteRef/>
      </w:r>
      <w:r>
        <w:t xml:space="preserve"> </w:t>
      </w:r>
      <w:r>
        <w:rPr>
          <w:lang w:val="en-US"/>
        </w:rPr>
        <w:t xml:space="preserve">For the form </w:t>
      </w:r>
      <w:r w:rsidRPr="00DA2FBA">
        <w:rPr>
          <w:rFonts w:cs="Times New Roman"/>
          <w:rtl/>
        </w:rPr>
        <w:t>יוסי</w:t>
      </w:r>
      <w:r>
        <w:rPr>
          <w:rFonts w:cs="Times New Roman"/>
        </w:rPr>
        <w:t xml:space="preserve"> </w:t>
      </w:r>
      <w:r>
        <w:rPr>
          <w:lang w:val="en-US"/>
        </w:rPr>
        <w:t xml:space="preserve">see vol. 1, under Joseph (36) B/M, p. 151. On the </w:t>
      </w:r>
      <w:r w:rsidRPr="00DA2FBA">
        <w:rPr>
          <w:rFonts w:cs="Times New Roman"/>
          <w:rtl/>
        </w:rPr>
        <w:t>נה</w:t>
      </w:r>
      <w:r>
        <w:rPr>
          <w:lang w:val="en-US"/>
        </w:rPr>
        <w:t xml:space="preserve"> suffix see vol. 4, Introdu</w:t>
      </w:r>
      <w:r>
        <w:rPr>
          <w:lang w:val="en-US"/>
        </w:rPr>
        <w:t>c</w:t>
      </w:r>
      <w:r>
        <w:rPr>
          <w:lang w:val="en-US"/>
        </w:rPr>
        <w:t>tion 2.3.3.7, p. 11.</w:t>
      </w:r>
    </w:p>
  </w:footnote>
  <w:footnote w:id="1535">
    <w:p w14:paraId="79E79954" w14:textId="77777777" w:rsidR="00865CD2" w:rsidRPr="00D20B3C" w:rsidRDefault="00865CD2" w:rsidP="00941EF8">
      <w:pPr>
        <w:pStyle w:val="FootnoteText"/>
        <w:bidi w:val="0"/>
        <w:spacing w:line="240" w:lineRule="auto"/>
        <w:rPr>
          <w:lang w:val="en-US"/>
        </w:rPr>
      </w:pPr>
      <w:r>
        <w:rPr>
          <w:rStyle w:val="FootnoteReference"/>
        </w:rPr>
        <w:footnoteRef/>
      </w:r>
      <w:r>
        <w:t xml:space="preserve"> His son was a contemporary of Aila (1), who t</w:t>
      </w:r>
      <w:r>
        <w:rPr>
          <w:lang w:val="en-US"/>
        </w:rPr>
        <w:t>ransmits in the name of Rabbi Yohanan (1), see Intr</w:t>
      </w:r>
      <w:r>
        <w:rPr>
          <w:lang w:val="en-US"/>
        </w:rPr>
        <w:t>o</w:t>
      </w:r>
      <w:r>
        <w:rPr>
          <w:lang w:val="en-US"/>
        </w:rPr>
        <w:t>duction 7.4.1.</w:t>
      </w:r>
    </w:p>
  </w:footnote>
  <w:footnote w:id="1536">
    <w:p w14:paraId="44F2262C" w14:textId="77777777" w:rsidR="00865CD2" w:rsidRPr="00ED0F4E" w:rsidRDefault="00865CD2" w:rsidP="00CF6869">
      <w:pPr>
        <w:pStyle w:val="FootnoteText"/>
        <w:bidi w:val="0"/>
        <w:spacing w:line="240" w:lineRule="auto"/>
        <w:rPr>
          <w:lang w:val="en-US"/>
        </w:rPr>
      </w:pPr>
      <w:r>
        <w:rPr>
          <w:rStyle w:val="FootnoteReference"/>
        </w:rPr>
        <w:footnoteRef/>
      </w:r>
      <w:r>
        <w:t xml:space="preserve"> </w:t>
      </w:r>
      <w:r>
        <w:rPr>
          <w:lang w:val="en-US"/>
        </w:rPr>
        <w:t>See above, n. 24.</w:t>
      </w:r>
    </w:p>
  </w:footnote>
  <w:footnote w:id="1537">
    <w:p w14:paraId="18AF4D2A" w14:textId="77777777" w:rsidR="00865CD2" w:rsidRPr="004132D5" w:rsidRDefault="00865CD2" w:rsidP="00CF6869">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38">
    <w:p w14:paraId="182FFC4F" w14:textId="77777777" w:rsidR="00865CD2" w:rsidRPr="00ED0F4E" w:rsidRDefault="00865CD2" w:rsidP="00CF6869">
      <w:pPr>
        <w:pStyle w:val="FootnoteText"/>
        <w:bidi w:val="0"/>
        <w:spacing w:line="240" w:lineRule="auto"/>
        <w:rPr>
          <w:lang w:val="en-US"/>
        </w:rPr>
      </w:pPr>
      <w:r>
        <w:rPr>
          <w:rStyle w:val="FootnoteReference"/>
        </w:rPr>
        <w:footnoteRef/>
      </w:r>
      <w:r>
        <w:t xml:space="preserve"> </w:t>
      </w:r>
      <w:r>
        <w:rPr>
          <w:lang w:val="en-US"/>
        </w:rPr>
        <w:t>See above, n. 75.</w:t>
      </w:r>
    </w:p>
  </w:footnote>
  <w:footnote w:id="1539">
    <w:p w14:paraId="03EF1115" w14:textId="77777777" w:rsidR="00865CD2" w:rsidRDefault="00865CD2" w:rsidP="000D56A2">
      <w:pPr>
        <w:pStyle w:val="FootnoteText"/>
        <w:bidi w:val="0"/>
        <w:spacing w:line="240" w:lineRule="auto"/>
        <w:rPr>
          <w:lang w:val="en-US"/>
        </w:rPr>
      </w:pPr>
      <w:r>
        <w:rPr>
          <w:rStyle w:val="FootnoteReference"/>
        </w:rPr>
        <w:footnoteRef/>
      </w:r>
      <w:r>
        <w:rPr>
          <w:rtl/>
        </w:rPr>
        <w:t xml:space="preserve"> </w:t>
      </w:r>
      <w:r w:rsidRPr="009108F5">
        <w:rPr>
          <w:lang w:val="en-US"/>
        </w:rPr>
        <w:t xml:space="preserve">In </w:t>
      </w:r>
      <w:r>
        <w:rPr>
          <w:lang w:val="en-US"/>
        </w:rPr>
        <w:t xml:space="preserve">the text </w:t>
      </w:r>
      <w:r w:rsidRPr="004F6335">
        <w:rPr>
          <w:rFonts w:cs="Times New Roman"/>
          <w:rtl/>
          <w:lang w:val="en-US"/>
        </w:rPr>
        <w:t>ספרוי דאסי</w:t>
      </w:r>
      <w:r w:rsidRPr="00AF29C5">
        <w:rPr>
          <w:lang w:val="en-US"/>
        </w:rPr>
        <w:t xml:space="preserve"> (Asi</w:t>
      </w:r>
      <w:r w:rsidRPr="00292BC4">
        <w:rPr>
          <w:lang w:val="it-IT"/>
        </w:rPr>
        <w:t>’</w:t>
      </w:r>
      <w:r>
        <w:rPr>
          <w:lang w:val="it-IT"/>
        </w:rPr>
        <w:t>s books) are mentioned. It may refer to books he had written in his capacity as scribe.</w:t>
      </w:r>
      <w:r>
        <w:rPr>
          <w:lang w:val="en-US"/>
        </w:rPr>
        <w:t xml:space="preserve"> On scribes see Introduction 3.1.2.4.</w:t>
      </w:r>
    </w:p>
  </w:footnote>
  <w:footnote w:id="1540">
    <w:p w14:paraId="056F16D1" w14:textId="77777777" w:rsidR="00865CD2" w:rsidRPr="004132D5" w:rsidRDefault="00865CD2" w:rsidP="00CF6869">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41">
    <w:p w14:paraId="11CB0EA5" w14:textId="77777777" w:rsidR="00865CD2" w:rsidRPr="00ED0F4E" w:rsidRDefault="00865CD2" w:rsidP="00CF6869">
      <w:pPr>
        <w:pStyle w:val="FootnoteText"/>
        <w:bidi w:val="0"/>
        <w:spacing w:line="240" w:lineRule="auto"/>
        <w:rPr>
          <w:lang w:val="en-US"/>
        </w:rPr>
      </w:pPr>
      <w:r>
        <w:rPr>
          <w:rStyle w:val="FootnoteReference"/>
        </w:rPr>
        <w:footnoteRef/>
      </w:r>
      <w:r>
        <w:t xml:space="preserve"> </w:t>
      </w:r>
      <w:r>
        <w:rPr>
          <w:lang w:val="en-US"/>
        </w:rPr>
        <w:t>See above, n. 24.</w:t>
      </w:r>
    </w:p>
  </w:footnote>
  <w:footnote w:id="1542">
    <w:p w14:paraId="35FD84B1" w14:textId="77777777" w:rsidR="00865CD2" w:rsidRPr="00473685" w:rsidRDefault="00865CD2" w:rsidP="00CF6869">
      <w:pPr>
        <w:pStyle w:val="FootnoteText"/>
        <w:bidi w:val="0"/>
        <w:spacing w:line="240" w:lineRule="auto"/>
        <w:rPr>
          <w:lang w:val="en-US"/>
        </w:rPr>
      </w:pPr>
      <w:r>
        <w:rPr>
          <w:rStyle w:val="FootnoteReference"/>
        </w:rPr>
        <w:footnoteRef/>
      </w:r>
      <w:r>
        <w:rPr>
          <w:rtl/>
        </w:rPr>
        <w:t xml:space="preserve"> </w:t>
      </w:r>
      <w:r>
        <w:rPr>
          <w:lang w:val="en-US"/>
        </w:rPr>
        <w:t>See above, n. 41.</w:t>
      </w:r>
    </w:p>
  </w:footnote>
  <w:footnote w:id="1543">
    <w:p w14:paraId="59D84F58" w14:textId="77777777" w:rsidR="00865CD2" w:rsidRPr="00ED0F4E" w:rsidRDefault="00865CD2" w:rsidP="00CF6869">
      <w:pPr>
        <w:pStyle w:val="FootnoteText"/>
        <w:bidi w:val="0"/>
        <w:spacing w:line="240" w:lineRule="auto"/>
        <w:rPr>
          <w:lang w:val="en-US"/>
        </w:rPr>
      </w:pPr>
      <w:r>
        <w:rPr>
          <w:rStyle w:val="FootnoteReference"/>
        </w:rPr>
        <w:footnoteRef/>
      </w:r>
      <w:r>
        <w:t xml:space="preserve"> </w:t>
      </w:r>
      <w:r>
        <w:rPr>
          <w:lang w:val="en-US"/>
        </w:rPr>
        <w:t>See above, n. 24.</w:t>
      </w:r>
    </w:p>
  </w:footnote>
  <w:footnote w:id="1544">
    <w:p w14:paraId="5A68C307" w14:textId="77777777" w:rsidR="00865CD2" w:rsidRPr="00623D58" w:rsidRDefault="00865CD2" w:rsidP="00473685">
      <w:pPr>
        <w:pStyle w:val="FootnoteText"/>
        <w:bidi w:val="0"/>
        <w:spacing w:line="240" w:lineRule="auto"/>
        <w:rPr>
          <w:lang w:val="en-US"/>
        </w:rPr>
      </w:pPr>
      <w:r>
        <w:rPr>
          <w:rStyle w:val="FootnoteReference"/>
        </w:rPr>
        <w:footnoteRef/>
      </w:r>
      <w:r>
        <w:rPr>
          <w:rtl/>
        </w:rPr>
        <w:t xml:space="preserve"> </w:t>
      </w:r>
      <w:r>
        <w:rPr>
          <w:lang w:val="en-US"/>
        </w:rPr>
        <w:t xml:space="preserve">His father was a student of Rabbi Yosi (Joseph [7]), see Introduction 7.4.3. </w:t>
      </w:r>
    </w:p>
  </w:footnote>
  <w:footnote w:id="1545">
    <w:p w14:paraId="000EB824" w14:textId="77777777" w:rsidR="00865CD2" w:rsidRPr="00ED0F4E" w:rsidRDefault="00865CD2" w:rsidP="00CF6869">
      <w:pPr>
        <w:pStyle w:val="FootnoteText"/>
        <w:bidi w:val="0"/>
        <w:spacing w:line="240" w:lineRule="auto"/>
        <w:rPr>
          <w:lang w:val="en-US"/>
        </w:rPr>
      </w:pPr>
      <w:r>
        <w:rPr>
          <w:rStyle w:val="FootnoteReference"/>
        </w:rPr>
        <w:footnoteRef/>
      </w:r>
      <w:r>
        <w:t xml:space="preserve"> </w:t>
      </w:r>
      <w:r>
        <w:rPr>
          <w:lang w:val="en-US"/>
        </w:rPr>
        <w:t>See above, n. 27.</w:t>
      </w:r>
    </w:p>
  </w:footnote>
  <w:footnote w:id="1546">
    <w:p w14:paraId="4FBAF353" w14:textId="77777777" w:rsidR="00865CD2" w:rsidRPr="004132D5" w:rsidRDefault="00865CD2" w:rsidP="00CF6869">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47">
    <w:p w14:paraId="5215A479" w14:textId="77777777" w:rsidR="00865CD2" w:rsidRPr="00ED0F4E" w:rsidRDefault="00865CD2" w:rsidP="00CF6869">
      <w:pPr>
        <w:pStyle w:val="FootnoteText"/>
        <w:bidi w:val="0"/>
        <w:spacing w:line="240" w:lineRule="auto"/>
        <w:rPr>
          <w:lang w:val="en-US"/>
        </w:rPr>
      </w:pPr>
      <w:r>
        <w:rPr>
          <w:rStyle w:val="FootnoteReference"/>
        </w:rPr>
        <w:footnoteRef/>
      </w:r>
      <w:r>
        <w:t xml:space="preserve"> </w:t>
      </w:r>
      <w:r>
        <w:rPr>
          <w:lang w:val="en-US"/>
        </w:rPr>
        <w:t>See above, n. 24.</w:t>
      </w:r>
    </w:p>
  </w:footnote>
  <w:footnote w:id="1548">
    <w:p w14:paraId="23539DF6" w14:textId="77777777" w:rsidR="00865CD2" w:rsidRPr="0082040E" w:rsidRDefault="00865CD2" w:rsidP="004E261B">
      <w:pPr>
        <w:pStyle w:val="FootnoteText"/>
        <w:bidi w:val="0"/>
        <w:spacing w:line="240" w:lineRule="auto"/>
        <w:rPr>
          <w:lang w:val="en-US"/>
        </w:rPr>
      </w:pPr>
      <w:r>
        <w:rPr>
          <w:rStyle w:val="FootnoteReference"/>
        </w:rPr>
        <w:footnoteRef/>
      </w:r>
      <w:r>
        <w:rPr>
          <w:rtl/>
        </w:rPr>
        <w:t xml:space="preserve"> </w:t>
      </w:r>
      <w:r>
        <w:rPr>
          <w:lang w:val="en-US"/>
        </w:rPr>
        <w:t>These names are given as examples for signitures on a document, and probably do not represent real people.</w:t>
      </w:r>
    </w:p>
  </w:footnote>
  <w:footnote w:id="1549">
    <w:p w14:paraId="59DF9E56"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w:t>
      </w:r>
      <w:r>
        <w:rPr>
          <w:lang w:val="en-US"/>
        </w:rPr>
        <w:t>o</w:t>
      </w:r>
      <w:r>
        <w:rPr>
          <w:lang w:val="en-US"/>
        </w:rPr>
        <w:t>duction 7.4.1.</w:t>
      </w:r>
    </w:p>
  </w:footnote>
  <w:footnote w:id="1550">
    <w:p w14:paraId="72CA3D61" w14:textId="77777777" w:rsidR="00865CD2" w:rsidRPr="00ED0F4E" w:rsidRDefault="00865CD2" w:rsidP="00151D7D">
      <w:pPr>
        <w:pStyle w:val="FootnoteText"/>
        <w:bidi w:val="0"/>
        <w:spacing w:line="240" w:lineRule="auto"/>
        <w:rPr>
          <w:lang w:val="en-US"/>
        </w:rPr>
      </w:pPr>
      <w:r>
        <w:rPr>
          <w:rStyle w:val="FootnoteReference"/>
        </w:rPr>
        <w:footnoteRef/>
      </w:r>
      <w:r>
        <w:t xml:space="preserve"> </w:t>
      </w:r>
      <w:r>
        <w:rPr>
          <w:lang w:val="en-US"/>
        </w:rPr>
        <w:t>See above, n. 27.</w:t>
      </w:r>
    </w:p>
  </w:footnote>
  <w:footnote w:id="1551">
    <w:p w14:paraId="53A1A0E8" w14:textId="77777777" w:rsidR="00865CD2" w:rsidRPr="003A037B" w:rsidRDefault="00865CD2" w:rsidP="00473685">
      <w:pPr>
        <w:pStyle w:val="FootnoteText"/>
        <w:bidi w:val="0"/>
        <w:spacing w:line="240" w:lineRule="auto"/>
        <w:rPr>
          <w:lang w:val="en-US"/>
        </w:rPr>
      </w:pPr>
      <w:r>
        <w:rPr>
          <w:rStyle w:val="FootnoteReference"/>
        </w:rPr>
        <w:footnoteRef/>
      </w:r>
      <w:r>
        <w:rPr>
          <w:rtl/>
        </w:rPr>
        <w:t xml:space="preserve"> </w:t>
      </w:r>
      <w:r>
        <w:t>Transmits in the name of of Jeremiah (2), who was a contemporary of Rabbi Ami (1), see Introdu</w:t>
      </w:r>
      <w:r>
        <w:t>c</w:t>
      </w:r>
      <w:r>
        <w:t>tion 7.4.1.</w:t>
      </w:r>
    </w:p>
  </w:footnote>
  <w:footnote w:id="1552">
    <w:p w14:paraId="7AA6C90E" w14:textId="77777777" w:rsidR="00865CD2" w:rsidRPr="00ED0F4E" w:rsidRDefault="00865CD2" w:rsidP="00151D7D">
      <w:pPr>
        <w:pStyle w:val="FootnoteText"/>
        <w:bidi w:val="0"/>
        <w:spacing w:line="240" w:lineRule="auto"/>
        <w:rPr>
          <w:lang w:val="en-US"/>
        </w:rPr>
      </w:pPr>
      <w:r>
        <w:rPr>
          <w:rStyle w:val="FootnoteReference"/>
        </w:rPr>
        <w:footnoteRef/>
      </w:r>
      <w:r>
        <w:t xml:space="preserve"> </w:t>
      </w:r>
      <w:r>
        <w:rPr>
          <w:lang w:val="en-US"/>
        </w:rPr>
        <w:t>See above, n. 27.</w:t>
      </w:r>
    </w:p>
  </w:footnote>
  <w:footnote w:id="1553">
    <w:p w14:paraId="6B7C2A0D" w14:textId="77777777" w:rsidR="00865CD2" w:rsidRPr="004132D5" w:rsidRDefault="00865CD2" w:rsidP="00473685">
      <w:pPr>
        <w:pStyle w:val="FootnoteText"/>
        <w:bidi w:val="0"/>
        <w:spacing w:line="240" w:lineRule="auto"/>
        <w:rPr>
          <w:lang w:val="en-US"/>
        </w:rPr>
      </w:pPr>
      <w:r>
        <w:rPr>
          <w:rStyle w:val="FootnoteReference"/>
        </w:rPr>
        <w:footnoteRef/>
      </w:r>
      <w:r>
        <w:rPr>
          <w:rtl/>
        </w:rPr>
        <w:t xml:space="preserve"> </w:t>
      </w:r>
      <w:r>
        <w:t>This grandson transmits in the name of of Jeremiah (2), who was a contemporary of Rabbi Ami (1), see I</w:t>
      </w:r>
      <w:r>
        <w:t>n</w:t>
      </w:r>
      <w:r>
        <w:t>troduction 7.4.1.</w:t>
      </w:r>
    </w:p>
  </w:footnote>
  <w:footnote w:id="1554">
    <w:p w14:paraId="15661A41" w14:textId="77777777" w:rsidR="00865CD2" w:rsidRPr="00ED0F4E" w:rsidRDefault="00865CD2" w:rsidP="00151D7D">
      <w:pPr>
        <w:pStyle w:val="FootnoteText"/>
        <w:bidi w:val="0"/>
        <w:spacing w:line="240" w:lineRule="auto"/>
        <w:rPr>
          <w:lang w:val="en-US"/>
        </w:rPr>
      </w:pPr>
      <w:r>
        <w:rPr>
          <w:rStyle w:val="FootnoteReference"/>
        </w:rPr>
        <w:footnoteRef/>
      </w:r>
      <w:r>
        <w:t xml:space="preserve"> </w:t>
      </w:r>
      <w:r>
        <w:rPr>
          <w:lang w:val="en-US"/>
        </w:rPr>
        <w:t>See above, n. 24.</w:t>
      </w:r>
    </w:p>
  </w:footnote>
  <w:footnote w:id="1555">
    <w:p w14:paraId="0909E7E3" w14:textId="77777777" w:rsidR="00865CD2" w:rsidRPr="00936F14" w:rsidRDefault="00865CD2" w:rsidP="00441A4B">
      <w:pPr>
        <w:pStyle w:val="FootnoteText"/>
        <w:bidi w:val="0"/>
        <w:spacing w:line="240" w:lineRule="auto"/>
        <w:rPr>
          <w:lang w:val="en-US"/>
        </w:rPr>
      </w:pPr>
      <w:r>
        <w:rPr>
          <w:rStyle w:val="FootnoteReference"/>
        </w:rPr>
        <w:footnoteRef/>
      </w:r>
      <w:r>
        <w:rPr>
          <w:rtl/>
        </w:rPr>
        <w:t xml:space="preserve"> </w:t>
      </w:r>
      <w:r w:rsidRPr="009108F5">
        <w:rPr>
          <w:lang w:val="en-US"/>
        </w:rPr>
        <w:t xml:space="preserve">In Hebrew – </w:t>
      </w:r>
      <w:r w:rsidRPr="006C2058">
        <w:rPr>
          <w:rFonts w:cs="Times New Roman"/>
          <w:rtl/>
        </w:rPr>
        <w:t>ממלחיא</w:t>
      </w:r>
      <w:r>
        <w:t xml:space="preserve">, see Reeg, </w:t>
      </w:r>
      <w:r>
        <w:rPr>
          <w:i/>
          <w:iCs/>
        </w:rPr>
        <w:t>Ortsnamen</w:t>
      </w:r>
      <w:r>
        <w:t xml:space="preserve">, 412-3. </w:t>
      </w:r>
      <w:r>
        <w:rPr>
          <w:rFonts w:cs="Times New Roman"/>
          <w:lang w:val="en-US"/>
        </w:rPr>
        <w:t>On such designations see vol. 1, Introduction 3.2.6, p. 34.</w:t>
      </w:r>
    </w:p>
  </w:footnote>
  <w:footnote w:id="1556">
    <w:p w14:paraId="5C11B2C0" w14:textId="77777777" w:rsidR="00865CD2" w:rsidRPr="00473685" w:rsidRDefault="00865CD2" w:rsidP="00151D7D">
      <w:pPr>
        <w:pStyle w:val="FootnoteText"/>
        <w:bidi w:val="0"/>
        <w:spacing w:line="240" w:lineRule="auto"/>
        <w:rPr>
          <w:lang w:val="en-US"/>
        </w:rPr>
      </w:pPr>
      <w:r>
        <w:rPr>
          <w:rStyle w:val="FootnoteReference"/>
        </w:rPr>
        <w:footnoteRef/>
      </w:r>
      <w:r>
        <w:rPr>
          <w:rtl/>
        </w:rPr>
        <w:t xml:space="preserve"> </w:t>
      </w:r>
      <w:r>
        <w:rPr>
          <w:lang w:val="en-US"/>
        </w:rPr>
        <w:t>See above, n. 35.</w:t>
      </w:r>
    </w:p>
  </w:footnote>
  <w:footnote w:id="1557">
    <w:p w14:paraId="2E034DF0" w14:textId="77777777" w:rsidR="00865CD2" w:rsidRPr="00ED0F4E" w:rsidRDefault="00865CD2" w:rsidP="00DA2FBA">
      <w:pPr>
        <w:pStyle w:val="FootnoteText"/>
        <w:bidi w:val="0"/>
        <w:spacing w:line="240" w:lineRule="auto"/>
        <w:rPr>
          <w:lang w:val="en-US"/>
        </w:rPr>
      </w:pPr>
      <w:r>
        <w:rPr>
          <w:rStyle w:val="FootnoteReference"/>
        </w:rPr>
        <w:footnoteRef/>
      </w:r>
      <w:r>
        <w:t xml:space="preserve"> </w:t>
      </w:r>
      <w:r>
        <w:rPr>
          <w:lang w:val="en-US"/>
        </w:rPr>
        <w:t xml:space="preserve">For the form </w:t>
      </w:r>
      <w:r w:rsidRPr="00DA2FBA">
        <w:rPr>
          <w:rFonts w:cs="Times New Roman"/>
          <w:rtl/>
        </w:rPr>
        <w:t>יוסי</w:t>
      </w:r>
      <w:r>
        <w:rPr>
          <w:rFonts w:cs="Times New Roman"/>
        </w:rPr>
        <w:t xml:space="preserve"> </w:t>
      </w:r>
      <w:r>
        <w:rPr>
          <w:lang w:val="en-US"/>
        </w:rPr>
        <w:t xml:space="preserve">see vol. 1, under Joseph (36) B/M, p. 151. On the </w:t>
      </w:r>
      <w:r w:rsidRPr="00DA2FBA">
        <w:rPr>
          <w:rFonts w:cs="Times New Roman"/>
          <w:rtl/>
        </w:rPr>
        <w:t>נ</w:t>
      </w:r>
      <w:r>
        <w:rPr>
          <w:rFonts w:cs="Times New Roman" w:hint="cs"/>
          <w:rtl/>
        </w:rPr>
        <w:t>א</w:t>
      </w:r>
      <w:r>
        <w:rPr>
          <w:lang w:val="en-US"/>
        </w:rPr>
        <w:t xml:space="preserve"> suffix see vol. 4, Introdu</w:t>
      </w:r>
      <w:r>
        <w:rPr>
          <w:lang w:val="en-US"/>
        </w:rPr>
        <w:t>c</w:t>
      </w:r>
      <w:r>
        <w:rPr>
          <w:lang w:val="en-US"/>
        </w:rPr>
        <w:t>tion 2.3.3.7, p. 11.</w:t>
      </w:r>
    </w:p>
  </w:footnote>
  <w:footnote w:id="1558">
    <w:p w14:paraId="4FD1B007" w14:textId="77777777" w:rsidR="00865CD2" w:rsidRPr="004C68BA" w:rsidRDefault="00865CD2" w:rsidP="00473685">
      <w:pPr>
        <w:pStyle w:val="FootnoteText"/>
        <w:bidi w:val="0"/>
        <w:spacing w:line="240" w:lineRule="auto"/>
        <w:rPr>
          <w:lang w:val="en-US"/>
        </w:rPr>
      </w:pPr>
      <w:r>
        <w:rPr>
          <w:rStyle w:val="FootnoteReference"/>
        </w:rPr>
        <w:footnoteRef/>
      </w:r>
      <w:r>
        <w:rPr>
          <w:rtl/>
        </w:rPr>
        <w:t xml:space="preserve"> </w:t>
      </w:r>
      <w:r>
        <w:rPr>
          <w:lang w:val="en-US"/>
        </w:rPr>
        <w:t>Transmits in the name of Ah</w:t>
      </w:r>
      <w:r>
        <w:rPr>
          <w:rFonts w:cs="Times New Roman"/>
          <w:lang w:val="en-US"/>
        </w:rPr>
        <w:t>̣</w:t>
      </w:r>
      <w:r>
        <w:rPr>
          <w:lang w:val="en-US"/>
        </w:rPr>
        <w:t>i (1), who w</w:t>
      </w:r>
      <w:r w:rsidRPr="004C68BA">
        <w:rPr>
          <w:lang w:val="en-US"/>
        </w:rPr>
        <w:t>as associ</w:t>
      </w:r>
      <w:r>
        <w:rPr>
          <w:lang w:val="en-US"/>
        </w:rPr>
        <w:t>a</w:t>
      </w:r>
      <w:r w:rsidRPr="004C68BA">
        <w:rPr>
          <w:lang w:val="en-US"/>
        </w:rPr>
        <w:t>te</w:t>
      </w:r>
      <w:r>
        <w:rPr>
          <w:lang w:val="en-US"/>
        </w:rPr>
        <w:t>d with Rabbi Yohanan (1), see Introduction 7.4.1.</w:t>
      </w:r>
    </w:p>
  </w:footnote>
  <w:footnote w:id="1559">
    <w:p w14:paraId="3A5ACD17" w14:textId="77777777" w:rsidR="00865CD2" w:rsidRPr="00ED0F4E" w:rsidRDefault="00865CD2" w:rsidP="00151D7D">
      <w:pPr>
        <w:pStyle w:val="FootnoteText"/>
        <w:bidi w:val="0"/>
        <w:spacing w:line="240" w:lineRule="auto"/>
        <w:rPr>
          <w:lang w:val="en-US"/>
        </w:rPr>
      </w:pPr>
      <w:r>
        <w:rPr>
          <w:rStyle w:val="FootnoteReference"/>
        </w:rPr>
        <w:footnoteRef/>
      </w:r>
      <w:r>
        <w:t xml:space="preserve"> </w:t>
      </w:r>
      <w:r>
        <w:rPr>
          <w:lang w:val="en-US"/>
        </w:rPr>
        <w:t>See above, n. 27.</w:t>
      </w:r>
    </w:p>
  </w:footnote>
  <w:footnote w:id="1560">
    <w:p w14:paraId="487ACF4F" w14:textId="77777777" w:rsidR="00865CD2" w:rsidRDefault="00865CD2">
      <w:pPr>
        <w:pStyle w:val="FootnoteText"/>
        <w:bidi w:val="0"/>
        <w:spacing w:line="240" w:lineRule="auto"/>
        <w:rPr>
          <w:lang w:val="de-DE"/>
        </w:rPr>
      </w:pPr>
      <w:r>
        <w:rPr>
          <w:rStyle w:val="FootnoteReference"/>
        </w:rPr>
        <w:footnoteRef/>
      </w:r>
      <w:r>
        <w:rPr>
          <w:rtl/>
        </w:rPr>
        <w:t xml:space="preserve"> </w:t>
      </w:r>
      <w:r w:rsidRPr="00CB01AD">
        <w:rPr>
          <w:lang w:val="de-DE"/>
        </w:rPr>
        <w:t xml:space="preserve">In Aramaic – </w:t>
      </w:r>
      <w:r w:rsidRPr="005E436F">
        <w:rPr>
          <w:rFonts w:cs="Times New Roman"/>
          <w:rtl/>
        </w:rPr>
        <w:t>קוצירא</w:t>
      </w:r>
      <w:r w:rsidRPr="00CB01AD">
        <w:rPr>
          <w:rFonts w:cs="Times New Roman"/>
          <w:lang w:val="de-DE"/>
        </w:rPr>
        <w:t>.</w:t>
      </w:r>
      <w:r>
        <w:rPr>
          <w:rFonts w:cs="Times New Roman"/>
          <w:lang w:val="de-DE"/>
        </w:rPr>
        <w:t xml:space="preserve"> </w:t>
      </w:r>
      <w:r>
        <w:t>On such designations see Introduction 3.1.3.3.</w:t>
      </w:r>
    </w:p>
  </w:footnote>
  <w:footnote w:id="1561">
    <w:p w14:paraId="2A6FEF61" w14:textId="77777777" w:rsidR="00865CD2" w:rsidRPr="00473685" w:rsidRDefault="00865CD2" w:rsidP="00473685">
      <w:pPr>
        <w:pStyle w:val="FootnoteText"/>
        <w:bidi w:val="0"/>
        <w:spacing w:line="240" w:lineRule="auto"/>
        <w:rPr>
          <w:lang w:val="en-US"/>
        </w:rPr>
      </w:pPr>
      <w:r>
        <w:rPr>
          <w:rStyle w:val="FootnoteReference"/>
        </w:rPr>
        <w:footnoteRef/>
      </w:r>
      <w:r>
        <w:rPr>
          <w:rtl/>
        </w:rPr>
        <w:t xml:space="preserve"> </w:t>
      </w:r>
      <w:r>
        <w:rPr>
          <w:lang w:val="en-US"/>
        </w:rPr>
        <w:t>Was the son-in-law of Joseph (7), see Introduction 7.4.3.</w:t>
      </w:r>
    </w:p>
  </w:footnote>
  <w:footnote w:id="1562">
    <w:p w14:paraId="233F2260"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63">
    <w:p w14:paraId="481670F3" w14:textId="77777777" w:rsidR="00865CD2" w:rsidRPr="00AF29C5" w:rsidRDefault="00865CD2" w:rsidP="00142DE8">
      <w:pPr>
        <w:pStyle w:val="FootnoteText"/>
        <w:bidi w:val="0"/>
        <w:spacing w:line="240" w:lineRule="auto"/>
        <w:rPr>
          <w:lang w:val="en-US"/>
        </w:rPr>
      </w:pPr>
      <w:r>
        <w:rPr>
          <w:rStyle w:val="FootnoteReference"/>
        </w:rPr>
        <w:footnoteRef/>
      </w:r>
      <w:r>
        <w:rPr>
          <w:rtl/>
        </w:rPr>
        <w:t xml:space="preserve"> </w:t>
      </w:r>
      <w:r w:rsidRPr="00AF29C5">
        <w:rPr>
          <w:lang w:val="en-US"/>
        </w:rPr>
        <w:t xml:space="preserve">In Aramaic – </w:t>
      </w:r>
      <w:r w:rsidRPr="005E436F">
        <w:rPr>
          <w:rFonts w:cs="Times New Roman"/>
          <w:rtl/>
        </w:rPr>
        <w:t>מעוני</w:t>
      </w:r>
      <w:r w:rsidRPr="00AF29C5">
        <w:rPr>
          <w:rFonts w:cs="Times New Roman"/>
          <w:lang w:val="en-US"/>
        </w:rPr>
        <w:t xml:space="preserve">, perhaps in southern Hebron Mount. </w:t>
      </w:r>
      <w:r>
        <w:rPr>
          <w:rFonts w:cs="Times New Roman"/>
          <w:lang w:val="en-US"/>
        </w:rPr>
        <w:t>On such designations see vol. 1, Introdu</w:t>
      </w:r>
      <w:r>
        <w:rPr>
          <w:rFonts w:cs="Times New Roman"/>
          <w:lang w:val="en-US"/>
        </w:rPr>
        <w:t>c</w:t>
      </w:r>
      <w:r>
        <w:rPr>
          <w:rFonts w:cs="Times New Roman"/>
          <w:lang w:val="en-US"/>
        </w:rPr>
        <w:t>tion 3.2.6, p. 34.</w:t>
      </w:r>
    </w:p>
  </w:footnote>
  <w:footnote w:id="1564">
    <w:p w14:paraId="1FF7FD56" w14:textId="77777777" w:rsidR="00865CD2" w:rsidRPr="00473685"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35.</w:t>
      </w:r>
    </w:p>
  </w:footnote>
  <w:footnote w:id="1565">
    <w:p w14:paraId="07BE84AB"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66">
    <w:p w14:paraId="32F43EFB" w14:textId="77777777" w:rsidR="00865CD2" w:rsidRPr="004D0812" w:rsidRDefault="00865CD2">
      <w:pPr>
        <w:pStyle w:val="FootnoteText"/>
        <w:bidi w:val="0"/>
        <w:spacing w:line="240" w:lineRule="auto"/>
        <w:rPr>
          <w:lang w:val="en-US"/>
        </w:rPr>
      </w:pPr>
      <w:r>
        <w:rPr>
          <w:rStyle w:val="FootnoteReference"/>
        </w:rPr>
        <w:footnoteRef/>
      </w:r>
      <w:r>
        <w:rPr>
          <w:rtl/>
        </w:rPr>
        <w:t xml:space="preserve"> </w:t>
      </w:r>
      <w:r w:rsidRPr="004D0812">
        <w:rPr>
          <w:lang w:val="en-US"/>
        </w:rPr>
        <w:t xml:space="preserve">In Aramaic – </w:t>
      </w:r>
      <w:r w:rsidRPr="005E436F">
        <w:rPr>
          <w:rFonts w:cs="Times New Roman"/>
          <w:rtl/>
        </w:rPr>
        <w:t>דרומייא</w:t>
      </w:r>
      <w:r w:rsidRPr="004D0812">
        <w:rPr>
          <w:rFonts w:cs="Times New Roman"/>
          <w:lang w:val="en-US"/>
        </w:rPr>
        <w:t xml:space="preserve">, see Reeg, </w:t>
      </w:r>
      <w:r w:rsidRPr="004D0812">
        <w:rPr>
          <w:rFonts w:cs="Times New Roman"/>
          <w:i/>
          <w:iCs/>
          <w:lang w:val="en-US"/>
        </w:rPr>
        <w:t>Ortsnamen</w:t>
      </w:r>
      <w:r w:rsidRPr="004D0812">
        <w:rPr>
          <w:rFonts w:cs="Times New Roman"/>
          <w:lang w:val="en-US"/>
        </w:rPr>
        <w:t>, 212-4.</w:t>
      </w:r>
      <w:r>
        <w:rPr>
          <w:rFonts w:cs="Times New Roman"/>
          <w:lang w:val="en-US"/>
        </w:rPr>
        <w:t xml:space="preserve"> On such designations see vol. 1, Introduction 3.2.6, p. 34.</w:t>
      </w:r>
    </w:p>
  </w:footnote>
  <w:footnote w:id="1567">
    <w:p w14:paraId="5F20F920" w14:textId="77777777" w:rsidR="00865CD2" w:rsidRPr="00473685" w:rsidRDefault="00865CD2" w:rsidP="00473685">
      <w:pPr>
        <w:pStyle w:val="FootnoteText"/>
        <w:bidi w:val="0"/>
        <w:spacing w:line="240" w:lineRule="auto"/>
        <w:rPr>
          <w:lang w:val="en-US"/>
        </w:rPr>
      </w:pPr>
      <w:r>
        <w:rPr>
          <w:rStyle w:val="FootnoteReference"/>
        </w:rPr>
        <w:footnoteRef/>
      </w:r>
      <w:r>
        <w:rPr>
          <w:rtl/>
        </w:rPr>
        <w:t xml:space="preserve"> </w:t>
      </w:r>
      <w:r>
        <w:rPr>
          <w:lang w:val="en-US"/>
        </w:rPr>
        <w:t xml:space="preserve">Was a contemporary of Rabbi Yonah (2), see Introduction 7.4.3. </w:t>
      </w:r>
    </w:p>
  </w:footnote>
  <w:footnote w:id="1568">
    <w:p w14:paraId="0F022794"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69">
    <w:p w14:paraId="60B52245" w14:textId="77777777" w:rsidR="00865CD2" w:rsidRPr="00C25B62" w:rsidRDefault="00865CD2" w:rsidP="003C40F7">
      <w:pPr>
        <w:pStyle w:val="FootnoteText"/>
        <w:bidi w:val="0"/>
        <w:spacing w:line="240" w:lineRule="auto"/>
        <w:rPr>
          <w:lang w:val="en-US"/>
        </w:rPr>
      </w:pPr>
      <w:r>
        <w:rPr>
          <w:rStyle w:val="FootnoteReference"/>
        </w:rPr>
        <w:footnoteRef/>
      </w:r>
      <w:r>
        <w:t xml:space="preserve"> </w:t>
      </w:r>
      <w:r w:rsidRPr="00C25B62">
        <w:rPr>
          <w:lang w:val="en-US"/>
        </w:rPr>
        <w:t xml:space="preserve">In </w:t>
      </w:r>
      <w:r w:rsidRPr="00592F16">
        <w:rPr>
          <w:rFonts w:cs="Times New Roman"/>
          <w:lang w:val="it-IT"/>
        </w:rPr>
        <w:t xml:space="preserve">Kosovsky, </w:t>
      </w:r>
      <w:r w:rsidRPr="00592F16">
        <w:rPr>
          <w:rFonts w:cs="Times New Roman"/>
          <w:i/>
          <w:iCs/>
          <w:lang w:val="it-IT"/>
        </w:rPr>
        <w:t>Yerushalmi</w:t>
      </w:r>
      <w:r w:rsidRPr="00C25B62">
        <w:rPr>
          <w:lang w:val="en-US"/>
        </w:rPr>
        <w:t>, 430-1</w:t>
      </w:r>
      <w:r>
        <w:rPr>
          <w:lang w:val="en-US"/>
        </w:rPr>
        <w:t xml:space="preserve"> on</w:t>
      </w:r>
      <w:r w:rsidRPr="00C25B62">
        <w:rPr>
          <w:lang w:val="en-US"/>
        </w:rPr>
        <w:t xml:space="preserve">e is </w:t>
      </w:r>
      <w:r>
        <w:rPr>
          <w:lang w:val="en-US"/>
        </w:rPr>
        <w:t>informed</w:t>
      </w:r>
      <w:r w:rsidRPr="00C25B62">
        <w:rPr>
          <w:lang w:val="en-US"/>
        </w:rPr>
        <w:t xml:space="preserve"> </w:t>
      </w:r>
      <w:r>
        <w:rPr>
          <w:lang w:val="en-US"/>
        </w:rPr>
        <w:t>that any Joseph son of Joshua refers to J</w:t>
      </w:r>
      <w:r>
        <w:rPr>
          <w:lang w:val="en-US"/>
        </w:rPr>
        <w:t>o</w:t>
      </w:r>
      <w:r>
        <w:rPr>
          <w:lang w:val="en-US"/>
        </w:rPr>
        <w:t xml:space="preserve">seph (34) son of Joshua ben Levi (vol. 1, Joshua [25], p. 126) but the text here does not imply this. Hyman, </w:t>
      </w:r>
      <w:r>
        <w:rPr>
          <w:i/>
          <w:iCs/>
          <w:lang w:val="en-US"/>
        </w:rPr>
        <w:t>Toldoth</w:t>
      </w:r>
      <w:r>
        <w:rPr>
          <w:lang w:val="en-US"/>
        </w:rPr>
        <w:t xml:space="preserve">, 728 identified him as a separate person, also mentioned in </w:t>
      </w:r>
      <w:r>
        <w:rPr>
          <w:i/>
          <w:iCs/>
          <w:lang w:val="en-US"/>
        </w:rPr>
        <w:t>bHul</w:t>
      </w:r>
      <w:r>
        <w:rPr>
          <w:lang w:val="en-US"/>
        </w:rPr>
        <w:t xml:space="preserve"> 56b and </w:t>
      </w:r>
      <w:r>
        <w:rPr>
          <w:i/>
          <w:iCs/>
          <w:lang w:val="en-US"/>
        </w:rPr>
        <w:t>bNid</w:t>
      </w:r>
      <w:r>
        <w:rPr>
          <w:lang w:val="en-US"/>
        </w:rPr>
        <w:t xml:space="preserve"> 24a, but b</w:t>
      </w:r>
      <w:r>
        <w:rPr>
          <w:lang w:val="en-US"/>
        </w:rPr>
        <w:t>e</w:t>
      </w:r>
      <w:r>
        <w:rPr>
          <w:lang w:val="en-US"/>
        </w:rPr>
        <w:t>cause he is cited by Rabbu Yohanan (1), he thought he was a tanna, i.e. too early for this volume. Yet he is only r</w:t>
      </w:r>
      <w:r>
        <w:rPr>
          <w:lang w:val="en-US"/>
        </w:rPr>
        <w:t>e</w:t>
      </w:r>
      <w:r>
        <w:rPr>
          <w:lang w:val="en-US"/>
        </w:rPr>
        <w:t xml:space="preserve">corded in amoraic literature. </w:t>
      </w:r>
    </w:p>
  </w:footnote>
  <w:footnote w:id="1570">
    <w:p w14:paraId="1FF0922D" w14:textId="77777777" w:rsidR="00865CD2" w:rsidRPr="007E333F"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67.</w:t>
      </w:r>
    </w:p>
  </w:footnote>
  <w:footnote w:id="1571">
    <w:p w14:paraId="6B248B68"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72">
    <w:p w14:paraId="7405046C" w14:textId="77777777" w:rsidR="00865CD2" w:rsidRDefault="00865CD2" w:rsidP="000102A8">
      <w:pPr>
        <w:pStyle w:val="FootnoteText"/>
        <w:bidi w:val="0"/>
        <w:spacing w:line="240" w:lineRule="auto"/>
        <w:jc w:val="both"/>
        <w:rPr>
          <w:rFonts w:cs="Times New Roman"/>
          <w:lang w:val="en-US"/>
        </w:rPr>
      </w:pPr>
      <w:r w:rsidRPr="005E436F">
        <w:rPr>
          <w:rStyle w:val="FootnoteReference"/>
          <w:rFonts w:cs="Times New Roman"/>
        </w:rPr>
        <w:footnoteRef/>
      </w:r>
      <w:r w:rsidRPr="005E436F">
        <w:rPr>
          <w:rFonts w:cs="Times New Roman"/>
          <w:lang w:val="en-US"/>
        </w:rPr>
        <w:t xml:space="preserve"> Although mentioned only in BT and only here, he is described as transmitting a tradition in the name of the Holy Community in Jerusalem (</w:t>
      </w:r>
      <w:r w:rsidRPr="005E436F">
        <w:rPr>
          <w:rFonts w:cs="Times New Roman" w:hint="eastAsia"/>
          <w:rtl/>
          <w:lang w:val="en-US"/>
        </w:rPr>
        <w:t>קהילא</w:t>
      </w:r>
      <w:r w:rsidRPr="005E436F">
        <w:rPr>
          <w:rFonts w:cs="Times New Roman"/>
          <w:rtl/>
          <w:lang w:val="en-US"/>
        </w:rPr>
        <w:t xml:space="preserve"> </w:t>
      </w:r>
      <w:r w:rsidRPr="005E436F">
        <w:rPr>
          <w:rFonts w:cs="Times New Roman" w:hint="eastAsia"/>
          <w:rtl/>
          <w:lang w:val="en-US"/>
        </w:rPr>
        <w:t>קדישא</w:t>
      </w:r>
      <w:r w:rsidRPr="005E436F">
        <w:rPr>
          <w:rFonts w:cs="Times New Roman"/>
          <w:rtl/>
          <w:lang w:val="en-US"/>
        </w:rPr>
        <w:t xml:space="preserve"> </w:t>
      </w:r>
      <w:r w:rsidRPr="005E436F">
        <w:rPr>
          <w:rFonts w:cs="Times New Roman" w:hint="eastAsia"/>
          <w:rtl/>
          <w:lang w:val="en-US"/>
        </w:rPr>
        <w:t>דבירושלם</w:t>
      </w:r>
      <w:r w:rsidRPr="005E436F">
        <w:rPr>
          <w:rFonts w:cs="Times New Roman"/>
          <w:lang w:val="en-US"/>
        </w:rPr>
        <w:t xml:space="preserve">), see </w:t>
      </w:r>
      <w:r>
        <w:rPr>
          <w:rFonts w:cs="Times New Roman"/>
          <w:lang w:val="en-US"/>
        </w:rPr>
        <w:t xml:space="preserve">S. </w:t>
      </w:r>
      <w:r w:rsidRPr="00003F18">
        <w:rPr>
          <w:rFonts w:cs="Times New Roman"/>
          <w:lang w:val="en-US"/>
        </w:rPr>
        <w:t xml:space="preserve">Safrai </w:t>
      </w:r>
      <w:r>
        <w:rPr>
          <w:rFonts w:cs="Times New Roman"/>
          <w:u w:color="FFFF00"/>
          <w:lang w:val="en-US"/>
        </w:rPr>
        <w:t>“The Holy Congrer</w:t>
      </w:r>
      <w:r>
        <w:rPr>
          <w:rFonts w:cs="Times New Roman"/>
          <w:u w:color="FFFF00"/>
          <w:lang w:val="en-US"/>
        </w:rPr>
        <w:t>e</w:t>
      </w:r>
      <w:r>
        <w:rPr>
          <w:rFonts w:cs="Times New Roman"/>
          <w:u w:color="FFFF00"/>
          <w:lang w:val="en-US"/>
        </w:rPr>
        <w:t xml:space="preserve">gation in Jerusalem,” </w:t>
      </w:r>
      <w:r>
        <w:rPr>
          <w:rFonts w:cs="Times New Roman"/>
          <w:i/>
          <w:iCs/>
          <w:u w:color="FFFF00"/>
          <w:lang w:val="en-US"/>
        </w:rPr>
        <w:t xml:space="preserve">Scripta Hierosolymitana </w:t>
      </w:r>
      <w:r w:rsidRPr="00F9141B">
        <w:rPr>
          <w:rFonts w:cs="Times New Roman"/>
          <w:u w:color="FFFF00"/>
          <w:lang w:val="en-US"/>
        </w:rPr>
        <w:t>23</w:t>
      </w:r>
      <w:r>
        <w:rPr>
          <w:rFonts w:cs="Times New Roman"/>
          <w:u w:color="FFFF00"/>
          <w:lang w:val="en-US"/>
        </w:rPr>
        <w:t xml:space="preserve"> (1972) 62-78</w:t>
      </w:r>
      <w:r w:rsidRPr="00003F18">
        <w:rPr>
          <w:rFonts w:cs="Times New Roman"/>
          <w:lang w:val="en-US"/>
        </w:rPr>
        <w:t>,</w:t>
      </w:r>
      <w:r w:rsidRPr="005E436F">
        <w:rPr>
          <w:rFonts w:cs="Times New Roman"/>
          <w:lang w:val="en-US"/>
        </w:rPr>
        <w:t xml:space="preserve"> and see Introduction </w:t>
      </w:r>
      <w:r>
        <w:t>5.1.3.2.1</w:t>
      </w:r>
      <w:r w:rsidRPr="005E436F">
        <w:rPr>
          <w:rFonts w:cs="Times New Roman"/>
          <w:lang w:val="en-US"/>
        </w:rPr>
        <w:t>.</w:t>
      </w:r>
    </w:p>
  </w:footnote>
  <w:footnote w:id="1573">
    <w:p w14:paraId="7F8795F2" w14:textId="77777777" w:rsidR="00865CD2" w:rsidRPr="0088137C" w:rsidRDefault="00865CD2" w:rsidP="003C40F7">
      <w:pPr>
        <w:pStyle w:val="FootnoteText"/>
        <w:bidi w:val="0"/>
        <w:spacing w:line="240" w:lineRule="auto"/>
        <w:rPr>
          <w:lang w:val="en-US"/>
        </w:rPr>
      </w:pPr>
      <w:r>
        <w:rPr>
          <w:rStyle w:val="FootnoteReference"/>
        </w:rPr>
        <w:footnoteRef/>
      </w:r>
      <w:r>
        <w:rPr>
          <w:rtl/>
        </w:rPr>
        <w:t xml:space="preserve"> </w:t>
      </w:r>
      <w:r>
        <w:rPr>
          <w:lang w:val="en-US"/>
        </w:rPr>
        <w:t>Transmits a tradition in the name of the last tannaim, see Introduction 7.4.1.</w:t>
      </w:r>
    </w:p>
  </w:footnote>
  <w:footnote w:id="1574">
    <w:p w14:paraId="0F9068B7" w14:textId="77777777" w:rsidR="00865CD2" w:rsidRDefault="00865CD2" w:rsidP="00727E1C">
      <w:pPr>
        <w:pStyle w:val="FootnoteText"/>
        <w:bidi w:val="0"/>
        <w:spacing w:line="240" w:lineRule="auto"/>
        <w:rPr>
          <w:rtl/>
          <w:lang w:val="en-US"/>
        </w:rPr>
      </w:pPr>
      <w:r>
        <w:rPr>
          <w:rStyle w:val="FootnoteReference"/>
        </w:rPr>
        <w:footnoteRef/>
      </w:r>
      <w:r>
        <w:t xml:space="preserve"> </w:t>
      </w:r>
      <w:r w:rsidRPr="004D0812">
        <w:rPr>
          <w:lang w:val="en-US"/>
        </w:rPr>
        <w:t>This is the only location where this sage appears, but he is associated with the Palestinian Rabbi A</w:t>
      </w:r>
      <w:r w:rsidRPr="004D0812">
        <w:rPr>
          <w:lang w:val="en-US"/>
        </w:rPr>
        <w:t>b</w:t>
      </w:r>
      <w:r w:rsidRPr="004D0812">
        <w:rPr>
          <w:lang w:val="en-US"/>
        </w:rPr>
        <w:t>bahu (</w:t>
      </w:r>
      <w:r>
        <w:rPr>
          <w:lang w:val="en-US"/>
        </w:rPr>
        <w:t>1</w:t>
      </w:r>
      <w:r w:rsidRPr="004D0812">
        <w:rPr>
          <w:lang w:val="en-US"/>
        </w:rPr>
        <w:t>)</w:t>
      </w:r>
      <w:r>
        <w:rPr>
          <w:lang w:val="en-US"/>
        </w:rPr>
        <w:t>,</w:t>
      </w:r>
      <w:r w:rsidRPr="00727E1C">
        <w:rPr>
          <w:lang w:val="en-US"/>
        </w:rPr>
        <w:t xml:space="preserve"> </w:t>
      </w:r>
      <w:r w:rsidRPr="004D0812">
        <w:rPr>
          <w:lang w:val="en-US"/>
        </w:rPr>
        <w:t xml:space="preserve">see Introduction </w:t>
      </w:r>
      <w:r>
        <w:t>5.1.3.2</w:t>
      </w:r>
      <w:r>
        <w:rPr>
          <w:u w:color="FFFF00"/>
        </w:rPr>
        <w:t>.3</w:t>
      </w:r>
      <w:r w:rsidRPr="004D0812">
        <w:rPr>
          <w:lang w:val="en-US"/>
        </w:rPr>
        <w:t xml:space="preserve">, and the title </w:t>
      </w:r>
      <w:r w:rsidRPr="005E436F">
        <w:rPr>
          <w:rFonts w:cs="Times New Roman"/>
          <w:rtl/>
          <w:lang w:val="en-US"/>
        </w:rPr>
        <w:t>רב</w:t>
      </w:r>
      <w:r w:rsidRPr="004D0812">
        <w:rPr>
          <w:lang w:val="en-US"/>
        </w:rPr>
        <w:t xml:space="preserve"> (see </w:t>
      </w:r>
      <w:r>
        <w:rPr>
          <w:lang w:val="en-US"/>
        </w:rPr>
        <w:t xml:space="preserve">vol. 4, </w:t>
      </w:r>
      <w:r w:rsidRPr="004D0812">
        <w:rPr>
          <w:lang w:val="en-US"/>
        </w:rPr>
        <w:t xml:space="preserve">Introduction </w:t>
      </w:r>
      <w:r>
        <w:rPr>
          <w:u w:color="FFFF00"/>
          <w:lang w:val="en-US"/>
        </w:rPr>
        <w:t>6.6.1, p. 36</w:t>
      </w:r>
      <w:r w:rsidRPr="004D0812">
        <w:rPr>
          <w:lang w:val="en-US"/>
        </w:rPr>
        <w:t>) is absent from the best mss, in</w:t>
      </w:r>
      <w:r>
        <w:rPr>
          <w:lang w:val="en-US"/>
        </w:rPr>
        <w:t>dicating that it is late</w:t>
      </w:r>
      <w:r w:rsidRPr="004D0812">
        <w:rPr>
          <w:lang w:val="en-US"/>
        </w:rPr>
        <w:t xml:space="preserve">. </w:t>
      </w:r>
      <w:r w:rsidRPr="005E436F">
        <w:rPr>
          <w:lang w:val="en-US"/>
        </w:rPr>
        <w:t xml:space="preserve">He is probably also mentioned in the </w:t>
      </w:r>
      <w:smartTag w:uri="urn:schemas-microsoft-com:office:smarttags" w:element="place">
        <w:r w:rsidRPr="005E436F">
          <w:rPr>
            <w:lang w:val="en-US"/>
          </w:rPr>
          <w:t>Vatican</w:t>
        </w:r>
      </w:smartTag>
      <w:r w:rsidRPr="005E436F">
        <w:rPr>
          <w:lang w:val="en-US"/>
        </w:rPr>
        <w:t xml:space="preserve"> 487 Ms to </w:t>
      </w:r>
      <w:r w:rsidRPr="005E436F">
        <w:rPr>
          <w:i/>
          <w:iCs/>
          <w:lang w:val="en-US"/>
        </w:rPr>
        <w:t>bShab</w:t>
      </w:r>
      <w:r w:rsidRPr="005E436F">
        <w:rPr>
          <w:lang w:val="en-US"/>
        </w:rPr>
        <w:t xml:space="preserve"> 116a.</w:t>
      </w:r>
    </w:p>
  </w:footnote>
  <w:footnote w:id="1575">
    <w:p w14:paraId="320DFB70" w14:textId="77777777" w:rsidR="00865CD2" w:rsidRPr="00E9189D" w:rsidRDefault="00865CD2" w:rsidP="00E9189D">
      <w:pPr>
        <w:pStyle w:val="FootnoteText"/>
        <w:bidi w:val="0"/>
        <w:spacing w:line="240" w:lineRule="auto"/>
        <w:rPr>
          <w:lang w:val="en-US"/>
        </w:rPr>
      </w:pPr>
      <w:r>
        <w:rPr>
          <w:rStyle w:val="FootnoteReference"/>
        </w:rPr>
        <w:footnoteRef/>
      </w:r>
      <w:r>
        <w:rPr>
          <w:rtl/>
        </w:rPr>
        <w:t xml:space="preserve"> </w:t>
      </w:r>
      <w:r>
        <w:rPr>
          <w:lang w:val="en-US"/>
        </w:rPr>
        <w:t>Was a contemporary of Rabbi Abbahu (1), who was a contemporary of Rabbi Yohanan (1), see Introduction 7.4.1.</w:t>
      </w:r>
    </w:p>
  </w:footnote>
  <w:footnote w:id="1576">
    <w:p w14:paraId="5D73D20D"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77">
    <w:p w14:paraId="3F4E18CF" w14:textId="77777777" w:rsidR="00865CD2" w:rsidRDefault="00865CD2">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w:t>
      </w:r>
      <w:r w:rsidRPr="005E436F">
        <w:rPr>
          <w:i/>
          <w:iCs/>
          <w:lang w:val="en-US"/>
        </w:rPr>
        <w:t>Gen Rab</w:t>
      </w:r>
      <w:r w:rsidRPr="005E436F">
        <w:rPr>
          <w:lang w:val="en-US"/>
        </w:rPr>
        <w:t xml:space="preserve"> – </w:t>
      </w:r>
      <w:r w:rsidRPr="005E436F">
        <w:rPr>
          <w:rFonts w:cs="Times New Roman" w:hint="eastAsia"/>
          <w:rtl/>
          <w:lang w:val="en-US"/>
        </w:rPr>
        <w:t>אבא</w:t>
      </w:r>
      <w:r w:rsidRPr="005E436F">
        <w:rPr>
          <w:rFonts w:cs="Times New Roman"/>
          <w:lang w:val="en-US"/>
        </w:rPr>
        <w:t>.</w:t>
      </w:r>
      <w:r>
        <w:rPr>
          <w:rFonts w:cs="Times New Roman"/>
          <w:lang w:val="en-US"/>
        </w:rPr>
        <w:t xml:space="preserve"> On this title see vol. 1, Introduction 3.2.1, p. 33.</w:t>
      </w:r>
    </w:p>
  </w:footnote>
  <w:footnote w:id="1578">
    <w:p w14:paraId="321AA01B" w14:textId="77777777" w:rsidR="00865CD2" w:rsidRDefault="00865CD2" w:rsidP="00142DE8">
      <w:pPr>
        <w:pStyle w:val="FootnoteText"/>
        <w:bidi w:val="0"/>
        <w:spacing w:line="240" w:lineRule="auto"/>
        <w:rPr>
          <w:lang w:val="en-US"/>
        </w:rPr>
      </w:pPr>
      <w:r>
        <w:rPr>
          <w:rStyle w:val="FootnoteReference"/>
        </w:rPr>
        <w:footnoteRef/>
      </w:r>
      <w:r>
        <w:t xml:space="preserve"> </w:t>
      </w:r>
      <w:r w:rsidRPr="005E436F">
        <w:rPr>
          <w:lang w:val="en-US"/>
        </w:rPr>
        <w:t xml:space="preserve">In BT </w:t>
      </w:r>
      <w:r>
        <w:rPr>
          <w:lang w:val="en-US"/>
        </w:rPr>
        <w:t>–</w:t>
      </w:r>
      <w:r w:rsidRPr="005E436F">
        <w:rPr>
          <w:lang w:val="en-US"/>
        </w:rPr>
        <w:t xml:space="preserve"> </w:t>
      </w:r>
      <w:r w:rsidRPr="005E436F">
        <w:rPr>
          <w:rFonts w:cs="Times New Roman"/>
          <w:rtl/>
        </w:rPr>
        <w:t>דמן קסרי</w:t>
      </w:r>
      <w:r w:rsidRPr="005E436F">
        <w:rPr>
          <w:rFonts w:cs="Times New Roman"/>
        </w:rPr>
        <w:t>.</w:t>
      </w:r>
      <w:r w:rsidRPr="005E436F">
        <w:rPr>
          <w:rFonts w:cs="Times New Roman"/>
          <w:lang w:val="en-US"/>
        </w:rPr>
        <w:t xml:space="preserve"> In </w:t>
      </w:r>
      <w:r w:rsidRPr="005E436F">
        <w:rPr>
          <w:rFonts w:cs="Times New Roman"/>
          <w:i/>
          <w:iCs/>
          <w:lang w:val="en-US"/>
        </w:rPr>
        <w:t>Gen Rab</w:t>
      </w:r>
      <w:r w:rsidRPr="005E436F">
        <w:rPr>
          <w:rFonts w:cs="Times New Roman"/>
          <w:lang w:val="en-US"/>
        </w:rPr>
        <w:t xml:space="preserve"> </w:t>
      </w:r>
      <w:r w:rsidRPr="005E436F">
        <w:rPr>
          <w:rFonts w:cs="Times New Roman" w:hint="eastAsia"/>
          <w:rtl/>
          <w:lang w:val="en-US"/>
        </w:rPr>
        <w:t>בן</w:t>
      </w:r>
      <w:r w:rsidRPr="005E436F">
        <w:rPr>
          <w:rFonts w:cs="Times New Roman"/>
          <w:rtl/>
          <w:lang w:val="en-US"/>
        </w:rPr>
        <w:t xml:space="preserve"> </w:t>
      </w:r>
      <w:r w:rsidRPr="005E436F">
        <w:rPr>
          <w:rFonts w:cs="Times New Roman" w:hint="eastAsia"/>
          <w:rtl/>
          <w:lang w:val="en-US"/>
        </w:rPr>
        <w:t>קסרי</w:t>
      </w:r>
      <w:r w:rsidRPr="001D4591">
        <w:rPr>
          <w:rFonts w:cs="Times New Roman"/>
          <w:lang w:val="en-US"/>
        </w:rPr>
        <w:t xml:space="preserve">, see Reeg, </w:t>
      </w:r>
      <w:r w:rsidRPr="001D4591">
        <w:rPr>
          <w:rFonts w:cs="Times New Roman"/>
          <w:i/>
          <w:iCs/>
          <w:lang w:val="en-US"/>
        </w:rPr>
        <w:t>Ortsnamen</w:t>
      </w:r>
      <w:r w:rsidRPr="001D4591">
        <w:rPr>
          <w:rFonts w:cs="Times New Roman"/>
          <w:lang w:val="en-US"/>
        </w:rPr>
        <w:t>, 563-8</w:t>
      </w:r>
      <w:r w:rsidRPr="005E436F">
        <w:rPr>
          <w:lang w:val="en-US"/>
        </w:rPr>
        <w:t>.</w:t>
      </w:r>
      <w:r>
        <w:rPr>
          <w:lang w:val="en-US"/>
        </w:rPr>
        <w:t xml:space="preserve"> </w:t>
      </w:r>
      <w:r>
        <w:rPr>
          <w:rFonts w:cs="Times New Roman"/>
          <w:lang w:val="en-US"/>
        </w:rPr>
        <w:t>On such designations see vol. 1, Introduction 3.2.6, p. 34.</w:t>
      </w:r>
    </w:p>
  </w:footnote>
  <w:footnote w:id="1579">
    <w:p w14:paraId="427CFCA8" w14:textId="77777777" w:rsidR="00865CD2" w:rsidRPr="00E9189D" w:rsidRDefault="00865CD2" w:rsidP="00E9189D">
      <w:pPr>
        <w:pStyle w:val="FootnoteText"/>
        <w:bidi w:val="0"/>
        <w:spacing w:line="240" w:lineRule="auto"/>
        <w:rPr>
          <w:lang w:val="en-US"/>
        </w:rPr>
      </w:pPr>
      <w:r>
        <w:rPr>
          <w:rStyle w:val="FootnoteReference"/>
        </w:rPr>
        <w:footnoteRef/>
      </w:r>
      <w:r>
        <w:rPr>
          <w:rtl/>
        </w:rPr>
        <w:t xml:space="preserve"> </w:t>
      </w:r>
      <w:r w:rsidRPr="00E9189D">
        <w:rPr>
          <w:lang w:val="en-US"/>
        </w:rPr>
        <w:t>Was a contempor</w:t>
      </w:r>
      <w:r>
        <w:rPr>
          <w:lang w:val="en-US"/>
        </w:rPr>
        <w:t>ary of Resh Laqish (Simon [2</w:t>
      </w:r>
      <w:r w:rsidRPr="00E9189D">
        <w:rPr>
          <w:lang w:val="en-US"/>
        </w:rPr>
        <w:t>]</w:t>
      </w:r>
      <w:r>
        <w:rPr>
          <w:lang w:val="en-US"/>
        </w:rPr>
        <w:t>), who was a companion of Rabbi Yohanan (1), see Introduction 7.4.1.</w:t>
      </w:r>
    </w:p>
  </w:footnote>
  <w:footnote w:id="1580">
    <w:p w14:paraId="4FF5927F"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81">
    <w:p w14:paraId="1B01E755" w14:textId="77777777" w:rsidR="00865CD2" w:rsidRPr="009A4CB8" w:rsidRDefault="00865CD2" w:rsidP="000F67A4">
      <w:pPr>
        <w:pStyle w:val="FootnoteText"/>
        <w:bidi w:val="0"/>
        <w:spacing w:line="240" w:lineRule="auto"/>
        <w:rPr>
          <w:lang w:val="en-US"/>
        </w:rPr>
      </w:pPr>
      <w:r w:rsidRPr="005E436F">
        <w:rPr>
          <w:rStyle w:val="FootnoteReference"/>
          <w:rFonts w:cs="Times New Roman"/>
          <w:rtl/>
        </w:rPr>
        <w:footnoteRef/>
      </w:r>
      <w:r w:rsidRPr="005E436F">
        <w:rPr>
          <w:rFonts w:cs="Times New Roman"/>
          <w:lang w:val="en-US"/>
        </w:rPr>
        <w:t xml:space="preserve"> Hyman, </w:t>
      </w:r>
      <w:r w:rsidRPr="005E436F">
        <w:rPr>
          <w:rFonts w:cs="Times New Roman"/>
          <w:i/>
          <w:iCs/>
          <w:lang w:val="en-US"/>
        </w:rPr>
        <w:t>ibid</w:t>
      </w:r>
      <w:r w:rsidRPr="005E436F">
        <w:rPr>
          <w:rFonts w:cs="Times New Roman"/>
          <w:lang w:val="en-US"/>
        </w:rPr>
        <w:t xml:space="preserve">., 719 and 753 identifies him with the Babylonian </w:t>
      </w:r>
      <w:r w:rsidRPr="005E436F">
        <w:rPr>
          <w:rFonts w:cs="Times New Roman"/>
          <w:rtl/>
          <w:lang w:val="en-US"/>
        </w:rPr>
        <w:t>יוסף בן עילאי</w:t>
      </w:r>
      <w:r w:rsidRPr="005E436F">
        <w:rPr>
          <w:rFonts w:cs="Times New Roman"/>
          <w:lang w:val="en-US"/>
        </w:rPr>
        <w:t xml:space="preserve"> but the Babylonian</w:t>
      </w:r>
      <w:r w:rsidRPr="005E436F">
        <w:rPr>
          <w:lang w:val="en-US"/>
        </w:rPr>
        <w:t xml:space="preserve"> pro</w:t>
      </w:r>
      <w:r w:rsidRPr="005E436F">
        <w:rPr>
          <w:lang w:val="en-US"/>
        </w:rPr>
        <w:t>v</w:t>
      </w:r>
      <w:r w:rsidRPr="005E436F">
        <w:rPr>
          <w:lang w:val="en-US"/>
        </w:rPr>
        <w:t xml:space="preserve">enance in </w:t>
      </w:r>
      <w:r w:rsidRPr="005E436F">
        <w:rPr>
          <w:i/>
          <w:iCs/>
          <w:lang w:val="en-US"/>
        </w:rPr>
        <w:t>Gen Rab</w:t>
      </w:r>
      <w:r w:rsidRPr="005E436F">
        <w:rPr>
          <w:lang w:val="en-US"/>
        </w:rPr>
        <w:t xml:space="preserve"> is unlikely.</w:t>
      </w:r>
    </w:p>
  </w:footnote>
  <w:footnote w:id="1582">
    <w:p w14:paraId="33146F83" w14:textId="77777777" w:rsidR="00865CD2" w:rsidRPr="005C724F" w:rsidRDefault="00865CD2" w:rsidP="00F05CE4">
      <w:pPr>
        <w:pStyle w:val="FootnoteText"/>
        <w:bidi w:val="0"/>
        <w:spacing w:line="240" w:lineRule="auto"/>
        <w:rPr>
          <w:lang w:val="en-US"/>
        </w:rPr>
      </w:pPr>
      <w:r>
        <w:rPr>
          <w:rStyle w:val="FootnoteReference"/>
        </w:rPr>
        <w:footnoteRef/>
      </w:r>
      <w:r>
        <w:rPr>
          <w:rtl/>
        </w:rPr>
        <w:t xml:space="preserve"> </w:t>
      </w:r>
      <w:r>
        <w:rPr>
          <w:lang w:val="en-US"/>
        </w:rPr>
        <w:t>Rabbi Levi (6), who was a contemporary of Rabbi Yohanan (1), transmits in his name, see Introdu</w:t>
      </w:r>
      <w:r>
        <w:rPr>
          <w:lang w:val="en-US"/>
        </w:rPr>
        <w:t>c</w:t>
      </w:r>
      <w:r>
        <w:rPr>
          <w:lang w:val="en-US"/>
        </w:rPr>
        <w:t>tion 7.4.1.</w:t>
      </w:r>
    </w:p>
  </w:footnote>
  <w:footnote w:id="1583">
    <w:p w14:paraId="3206C0F1" w14:textId="77777777" w:rsidR="00865CD2" w:rsidRPr="00B32F2E"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49</w:t>
      </w:r>
      <w:r w:rsidRPr="00B32F2E">
        <w:rPr>
          <w:lang w:val="en-US"/>
        </w:rPr>
        <w:t>.</w:t>
      </w:r>
    </w:p>
  </w:footnote>
  <w:footnote w:id="1584">
    <w:p w14:paraId="4824BAE9"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85">
    <w:p w14:paraId="442362EC" w14:textId="77777777" w:rsidR="00865CD2" w:rsidRDefault="00865CD2" w:rsidP="003C40F7">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Aramaic – </w:t>
      </w:r>
      <w:r w:rsidRPr="005E436F">
        <w:rPr>
          <w:rFonts w:cs="Times New Roman" w:hint="eastAsia"/>
          <w:rtl/>
          <w:lang w:val="en-US"/>
        </w:rPr>
        <w:t>אבא</w:t>
      </w:r>
      <w:r>
        <w:rPr>
          <w:rFonts w:cs="Times New Roman"/>
          <w:lang w:val="en-US"/>
        </w:rPr>
        <w:t xml:space="preserve">. On this title see vol. 1, Introduction 3.2.1, p. 33. </w:t>
      </w:r>
      <w:r w:rsidRPr="005E436F">
        <w:rPr>
          <w:rFonts w:cs="Times New Roman"/>
          <w:rtl/>
        </w:rPr>
        <w:t>איש ציתור</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536-7</w:t>
      </w:r>
      <w:r w:rsidRPr="005E436F">
        <w:rPr>
          <w:rFonts w:cs="Times New Roman"/>
          <w:lang w:val="en-US"/>
        </w:rPr>
        <w:t>.</w:t>
      </w:r>
      <w:r>
        <w:rPr>
          <w:rFonts w:cs="Times New Roman"/>
          <w:lang w:val="en-US"/>
        </w:rPr>
        <w:t xml:space="preserve"> On such designations see vol. 1, Introdu</w:t>
      </w:r>
      <w:r>
        <w:rPr>
          <w:rFonts w:cs="Times New Roman"/>
          <w:lang w:val="en-US"/>
        </w:rPr>
        <w:t>c</w:t>
      </w:r>
      <w:r>
        <w:rPr>
          <w:rFonts w:cs="Times New Roman"/>
          <w:lang w:val="en-US"/>
        </w:rPr>
        <w:t>tion 3.2.6, p. 34.</w:t>
      </w:r>
    </w:p>
  </w:footnote>
  <w:footnote w:id="1586">
    <w:p w14:paraId="1C96CF41" w14:textId="77777777" w:rsidR="00865CD2" w:rsidRPr="004132D5"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87">
    <w:p w14:paraId="6099AA15"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88">
    <w:p w14:paraId="021ECDAF" w14:textId="77777777" w:rsidR="00865CD2" w:rsidRPr="004132D5"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89">
    <w:p w14:paraId="72C5752F"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90">
    <w:p w14:paraId="1C2D7847" w14:textId="77777777" w:rsidR="00865CD2" w:rsidRPr="004132D5"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91">
    <w:p w14:paraId="176BEB13" w14:textId="77777777" w:rsidR="00865CD2" w:rsidRDefault="00865CD2" w:rsidP="003C40F7">
      <w:pPr>
        <w:pStyle w:val="FootnoteText"/>
        <w:bidi w:val="0"/>
        <w:spacing w:line="240" w:lineRule="auto"/>
        <w:rPr>
          <w:rFonts w:cs="Times New Roman"/>
          <w:lang w:val="en-US"/>
        </w:rPr>
      </w:pPr>
      <w:r w:rsidRPr="005E436F">
        <w:rPr>
          <w:rStyle w:val="FootnoteReference"/>
          <w:rFonts w:cs="Times New Roman"/>
        </w:rPr>
        <w:footnoteRef/>
      </w:r>
      <w:r w:rsidRPr="005E436F">
        <w:rPr>
          <w:rFonts w:cs="Times New Roman"/>
          <w:rtl/>
        </w:rPr>
        <w:t xml:space="preserve"> </w:t>
      </w:r>
      <w:r w:rsidRPr="005E436F">
        <w:rPr>
          <w:rFonts w:cs="Times New Roman"/>
        </w:rPr>
        <w:t xml:space="preserve">So in the Vilna edition. The Buber edition has </w:t>
      </w:r>
      <w:r w:rsidRPr="005E436F">
        <w:rPr>
          <w:rFonts w:cs="Times New Roman"/>
          <w:rtl/>
        </w:rPr>
        <w:t>יוסף</w:t>
      </w:r>
      <w:r w:rsidRPr="005E436F">
        <w:rPr>
          <w:rFonts w:cs="Times New Roman"/>
        </w:rPr>
        <w:t>.</w:t>
      </w:r>
      <w:r>
        <w:rPr>
          <w:rFonts w:cs="Times New Roman"/>
          <w:lang w:val="en-US"/>
        </w:rPr>
        <w:t xml:space="preserve"> </w:t>
      </w:r>
      <w:r>
        <w:rPr>
          <w:lang w:val="en-US"/>
        </w:rPr>
        <w:t>For this form above, n. 24.</w:t>
      </w:r>
    </w:p>
  </w:footnote>
  <w:footnote w:id="1592">
    <w:p w14:paraId="222602FC" w14:textId="77777777" w:rsidR="00865CD2" w:rsidRPr="00F06633" w:rsidRDefault="00865CD2" w:rsidP="00144D32">
      <w:pPr>
        <w:pStyle w:val="FootnoteText"/>
        <w:bidi w:val="0"/>
        <w:spacing w:line="240" w:lineRule="auto"/>
        <w:rPr>
          <w:lang w:val="en-US"/>
        </w:rPr>
      </w:pPr>
      <w:r>
        <w:rPr>
          <w:rStyle w:val="FootnoteReference"/>
        </w:rPr>
        <w:footnoteRef/>
      </w:r>
      <w:r>
        <w:rPr>
          <w:rtl/>
        </w:rPr>
        <w:t xml:space="preserve"> </w:t>
      </w:r>
      <w:r w:rsidRPr="005E436F">
        <w:rPr>
          <w:lang w:val="en-US"/>
        </w:rPr>
        <w:t>In Hebrew –</w:t>
      </w:r>
      <w:r w:rsidRPr="005E436F">
        <w:rPr>
          <w:rFonts w:cs="Times New Roman"/>
          <w:lang w:val="en-US"/>
        </w:rPr>
        <w:t xml:space="preserve"> </w:t>
      </w:r>
      <w:r w:rsidRPr="005E436F">
        <w:rPr>
          <w:rFonts w:cs="Times New Roman"/>
          <w:rtl/>
        </w:rPr>
        <w:t>מבוצרה</w:t>
      </w:r>
      <w:r>
        <w:rPr>
          <w:rFonts w:cs="Times New Roman"/>
        </w:rPr>
        <w:t xml:space="preserve">, see Reeg, </w:t>
      </w:r>
      <w:r>
        <w:rPr>
          <w:rFonts w:cs="Times New Roman"/>
          <w:i/>
          <w:iCs/>
        </w:rPr>
        <w:t>Ortsnamen</w:t>
      </w:r>
      <w:r>
        <w:rPr>
          <w:rFonts w:cs="Times New Roman"/>
        </w:rPr>
        <w:t xml:space="preserve">, 77-8. </w:t>
      </w:r>
      <w:r>
        <w:rPr>
          <w:lang w:val="en-US"/>
        </w:rPr>
        <w:t>On Bostra see Introduction 3.2.1.</w:t>
      </w:r>
    </w:p>
  </w:footnote>
  <w:footnote w:id="1593">
    <w:p w14:paraId="274D312D" w14:textId="77777777" w:rsidR="00865CD2" w:rsidRPr="00E9189D"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135.</w:t>
      </w:r>
    </w:p>
  </w:footnote>
  <w:footnote w:id="1594">
    <w:p w14:paraId="57644497"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95">
    <w:p w14:paraId="3CA84C5E" w14:textId="77777777" w:rsidR="00865CD2" w:rsidRPr="004132D5"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96">
    <w:p w14:paraId="1F868120"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75.</w:t>
      </w:r>
    </w:p>
  </w:footnote>
  <w:footnote w:id="1597">
    <w:p w14:paraId="06146D57" w14:textId="77777777" w:rsidR="00865CD2" w:rsidRPr="004132D5" w:rsidRDefault="00865CD2" w:rsidP="00FA496B">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98">
    <w:p w14:paraId="58B3455F"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24.</w:t>
      </w:r>
    </w:p>
  </w:footnote>
  <w:footnote w:id="1599">
    <w:p w14:paraId="70793223" w14:textId="77777777" w:rsidR="00865CD2" w:rsidRPr="00FD3703" w:rsidRDefault="00865CD2" w:rsidP="00730F8C">
      <w:pPr>
        <w:pStyle w:val="FootnoteText"/>
        <w:bidi w:val="0"/>
        <w:spacing w:line="240" w:lineRule="auto"/>
        <w:rPr>
          <w:rtl/>
          <w:lang w:val="en-US"/>
        </w:rPr>
      </w:pPr>
      <w:r>
        <w:rPr>
          <w:rStyle w:val="FootnoteReference"/>
        </w:rPr>
        <w:footnoteRef/>
      </w:r>
      <w:r>
        <w:t xml:space="preserve"> </w:t>
      </w:r>
      <w:r w:rsidRPr="005E436F">
        <w:rPr>
          <w:lang w:val="en-US"/>
        </w:rPr>
        <w:t>In this composition Se‘adya Gaon explains the work of poets</w:t>
      </w:r>
      <w:r>
        <w:rPr>
          <w:lang w:val="en-US"/>
        </w:rPr>
        <w:t xml:space="preserve"> (</w:t>
      </w:r>
      <w:r>
        <w:rPr>
          <w:rFonts w:cs="Times New Roman" w:hint="cs"/>
          <w:rtl/>
          <w:lang w:val="en-US"/>
        </w:rPr>
        <w:t>אלשערא</w:t>
      </w:r>
      <w:r>
        <w:rPr>
          <w:rFonts w:cs="Times New Roman"/>
          <w:lang w:val="en-US"/>
        </w:rPr>
        <w:t xml:space="preserve"> in Judeo-Arabic</w:t>
      </w:r>
      <w:r>
        <w:rPr>
          <w:lang w:val="en-US"/>
        </w:rPr>
        <w:t>)</w:t>
      </w:r>
      <w:r w:rsidRPr="005E436F">
        <w:rPr>
          <w:lang w:val="en-US"/>
        </w:rPr>
        <w:t>, and lists this one among them.</w:t>
      </w:r>
      <w:r>
        <w:rPr>
          <w:lang w:val="en-US"/>
        </w:rPr>
        <w:t xml:space="preserve"> And see also Introduction 3.1.3.6.</w:t>
      </w:r>
    </w:p>
  </w:footnote>
  <w:footnote w:id="1600">
    <w:p w14:paraId="748566BE" w14:textId="77777777" w:rsidR="00865CD2" w:rsidRPr="00393C2F" w:rsidRDefault="00865CD2" w:rsidP="004B0AD0">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Zulay, </w:t>
      </w:r>
      <w:r w:rsidRPr="005E436F">
        <w:rPr>
          <w:rFonts w:cs="Times New Roman"/>
          <w:i/>
          <w:iCs/>
          <w:lang w:val="en-US"/>
        </w:rPr>
        <w:t>Eretz Israel</w:t>
      </w:r>
      <w:r w:rsidRPr="005E436F">
        <w:rPr>
          <w:rFonts w:cs="Times New Roman"/>
          <w:lang w:val="en-US"/>
        </w:rPr>
        <w:t>, 165</w:t>
      </w:r>
      <w:r>
        <w:rPr>
          <w:rFonts w:cs="Times New Roman"/>
          <w:lang w:val="en-US"/>
        </w:rPr>
        <w:t xml:space="preserve"> dates him to the Byzantine period, see Introduction 7.5.5</w:t>
      </w:r>
      <w:r w:rsidRPr="005E436F">
        <w:rPr>
          <w:rFonts w:cs="Times New Roman"/>
          <w:lang w:val="en-US"/>
        </w:rPr>
        <w:t>.</w:t>
      </w:r>
    </w:p>
  </w:footnote>
  <w:footnote w:id="1601">
    <w:p w14:paraId="3CC374F2"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24.</w:t>
      </w:r>
    </w:p>
  </w:footnote>
  <w:footnote w:id="1602">
    <w:p w14:paraId="316A2D60" w14:textId="77777777" w:rsidR="00865CD2" w:rsidRPr="00393C2F" w:rsidRDefault="00865CD2" w:rsidP="00FA496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Pr>
          <w:lang w:val="en-US"/>
        </w:rPr>
        <w:t>See above, n. 160</w:t>
      </w:r>
      <w:r w:rsidRPr="005E436F">
        <w:rPr>
          <w:rFonts w:cs="Times New Roman"/>
          <w:lang w:val="en-US"/>
        </w:rPr>
        <w:t>.</w:t>
      </w:r>
    </w:p>
  </w:footnote>
  <w:footnote w:id="1603">
    <w:p w14:paraId="515B7DF6" w14:textId="77777777" w:rsidR="00865CD2" w:rsidRDefault="00865CD2" w:rsidP="007037E9">
      <w:pPr>
        <w:pStyle w:val="FootnoteText"/>
        <w:bidi w:val="0"/>
        <w:spacing w:line="240" w:lineRule="auto"/>
        <w:rPr>
          <w:lang w:val="en-US"/>
        </w:rPr>
      </w:pPr>
      <w:r>
        <w:rPr>
          <w:rStyle w:val="FootnoteReference"/>
        </w:rPr>
        <w:footnoteRef/>
      </w:r>
      <w:r>
        <w:t xml:space="preserve"> </w:t>
      </w:r>
      <w:r>
        <w:rPr>
          <w:lang w:val="en-US"/>
        </w:rPr>
        <w:t xml:space="preserve">In Hebrew – </w:t>
      </w:r>
      <w:r w:rsidRPr="005E436F">
        <w:rPr>
          <w:rFonts w:cs="Times New Roman"/>
          <w:rtl/>
        </w:rPr>
        <w:t>שוה קריתים</w:t>
      </w:r>
      <w:r>
        <w:rPr>
          <w:rFonts w:cs="Times New Roman"/>
        </w:rPr>
        <w:t xml:space="preserve">, as in Gen 14:5. It was suggested that this is Naveh in </w:t>
      </w:r>
      <w:smartTag w:uri="urn:schemas-microsoft-com:office:smarttags" w:element="place">
        <w:r>
          <w:rPr>
            <w:rFonts w:cs="Times New Roman"/>
          </w:rPr>
          <w:t>Transjordan</w:t>
        </w:r>
      </w:smartTag>
      <w:r>
        <w:rPr>
          <w:rFonts w:cs="Times New Roman"/>
        </w:rPr>
        <w:t xml:space="preserve">. </w:t>
      </w:r>
      <w:r>
        <w:rPr>
          <w:rFonts w:cs="Times New Roman"/>
          <w:lang w:val="en-US"/>
        </w:rPr>
        <w:t>On such designations see vol. 1, Introduction 3.2.6, p. 34.</w:t>
      </w:r>
    </w:p>
  </w:footnote>
  <w:footnote w:id="1604">
    <w:p w14:paraId="3DFC2826" w14:textId="77777777" w:rsidR="00865CD2" w:rsidRPr="007037E9" w:rsidRDefault="00865CD2" w:rsidP="00022B86">
      <w:pPr>
        <w:pStyle w:val="FootnoteText"/>
        <w:bidi w:val="0"/>
        <w:spacing w:line="240" w:lineRule="auto"/>
        <w:rPr>
          <w:lang w:val="en-US"/>
        </w:rPr>
      </w:pPr>
      <w:r>
        <w:rPr>
          <w:rStyle w:val="FootnoteReference"/>
        </w:rPr>
        <w:footnoteRef/>
      </w:r>
      <w:r>
        <w:rPr>
          <w:rtl/>
        </w:rPr>
        <w:t xml:space="preserve"> </w:t>
      </w:r>
      <w:r>
        <w:rPr>
          <w:lang w:val="en-US"/>
        </w:rPr>
        <w:t>Known to us through his “signature” (achrosticon) in his liturgical poems (</w:t>
      </w:r>
      <w:r w:rsidRPr="007037E9">
        <w:rPr>
          <w:i/>
          <w:iCs/>
          <w:lang w:val="en-US"/>
        </w:rPr>
        <w:t>piyutim</w:t>
      </w:r>
      <w:r>
        <w:rPr>
          <w:lang w:val="en-US"/>
        </w:rPr>
        <w:t>), see I</w:t>
      </w:r>
      <w:r>
        <w:rPr>
          <w:lang w:val="en-US"/>
        </w:rPr>
        <w:t>n</w:t>
      </w:r>
      <w:r>
        <w:rPr>
          <w:lang w:val="en-US"/>
        </w:rPr>
        <w:t>troduction 3.1.3.6.</w:t>
      </w:r>
    </w:p>
  </w:footnote>
  <w:footnote w:id="1605">
    <w:p w14:paraId="0D9D1538" w14:textId="77777777" w:rsidR="00865CD2" w:rsidRPr="003D2416" w:rsidRDefault="00865CD2" w:rsidP="003D2416">
      <w:pPr>
        <w:pStyle w:val="FootnoteText"/>
        <w:bidi w:val="0"/>
        <w:spacing w:line="240" w:lineRule="auto"/>
        <w:rPr>
          <w:lang w:val="en-US"/>
        </w:rPr>
      </w:pPr>
      <w:r>
        <w:rPr>
          <w:rStyle w:val="FootnoteReference"/>
        </w:rPr>
        <w:footnoteRef/>
      </w:r>
      <w:r>
        <w:rPr>
          <w:rtl/>
        </w:rPr>
        <w:t xml:space="preserve"> </w:t>
      </w:r>
      <w:r>
        <w:t>His writings were found in the Cairo Geniza (no earlier than the 9</w:t>
      </w:r>
      <w:r w:rsidRPr="003D2416">
        <w:rPr>
          <w:vertAlign w:val="superscript"/>
        </w:rPr>
        <w:t>th</w:t>
      </w:r>
      <w:r>
        <w:t xml:space="preserve"> century). </w:t>
      </w:r>
      <w:r>
        <w:rPr>
          <w:lang w:val="en-US"/>
        </w:rPr>
        <w:t xml:space="preserve">For the argument that he is an earlier poet see Zulay, </w:t>
      </w:r>
      <w:r w:rsidRPr="003D2416">
        <w:rPr>
          <w:i/>
          <w:iCs/>
          <w:lang w:val="en-US"/>
        </w:rPr>
        <w:t>ibid</w:t>
      </w:r>
      <w:r>
        <w:rPr>
          <w:lang w:val="en-US"/>
        </w:rPr>
        <w:t>. However, his arg</w:t>
      </w:r>
      <w:r>
        <w:rPr>
          <w:lang w:val="en-US"/>
        </w:rPr>
        <w:t>u</w:t>
      </w:r>
      <w:r>
        <w:rPr>
          <w:lang w:val="en-US"/>
        </w:rPr>
        <w:t>ment is entirely convincing.</w:t>
      </w:r>
    </w:p>
  </w:footnote>
  <w:footnote w:id="1606">
    <w:p w14:paraId="5E43CFE5" w14:textId="77777777" w:rsidR="00865CD2" w:rsidRPr="00393C2F" w:rsidRDefault="00865CD2" w:rsidP="00FA496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Pr>
          <w:lang w:val="en-US"/>
        </w:rPr>
        <w:t>See above, n. 160</w:t>
      </w:r>
      <w:r w:rsidRPr="005E436F">
        <w:rPr>
          <w:rFonts w:cs="Times New Roman"/>
          <w:lang w:val="en-US"/>
        </w:rPr>
        <w:t>.</w:t>
      </w:r>
    </w:p>
  </w:footnote>
  <w:footnote w:id="1607">
    <w:p w14:paraId="6A8B7A20"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68.</w:t>
      </w:r>
    </w:p>
  </w:footnote>
  <w:footnote w:id="1608">
    <w:p w14:paraId="03D91A16" w14:textId="77777777" w:rsidR="00865CD2" w:rsidRPr="008535E7" w:rsidRDefault="00865CD2" w:rsidP="00C15AC8">
      <w:pPr>
        <w:pStyle w:val="FootnoteText"/>
        <w:bidi w:val="0"/>
        <w:spacing w:line="240" w:lineRule="auto"/>
        <w:rPr>
          <w:lang w:val="en-US"/>
        </w:rPr>
      </w:pPr>
      <w:r w:rsidRPr="00C66424">
        <w:rPr>
          <w:rStyle w:val="FootnoteReference"/>
        </w:rPr>
        <w:footnoteRef/>
      </w:r>
      <w:r w:rsidRPr="00C66424">
        <w:rPr>
          <w:rtl/>
        </w:rPr>
        <w:t xml:space="preserve"> </w:t>
      </w:r>
      <w:r>
        <w:t xml:space="preserve">In the </w:t>
      </w:r>
      <w:r w:rsidRPr="00C66424">
        <w:t xml:space="preserve">Golan, north east of the </w:t>
      </w:r>
      <w:smartTag w:uri="urn:schemas-microsoft-com:office:smarttags" w:element="place">
        <w:r w:rsidRPr="00C66424">
          <w:t>Sea of Galilee</w:t>
        </w:r>
      </w:smartTag>
      <w:r w:rsidRPr="00C66424">
        <w:t>.</w:t>
      </w:r>
      <w:r>
        <w:t xml:space="preserve"> </w:t>
      </w:r>
    </w:p>
  </w:footnote>
  <w:footnote w:id="1609">
    <w:p w14:paraId="3ACA6628"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610">
    <w:p w14:paraId="01BDCDCC"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68.</w:t>
      </w:r>
    </w:p>
  </w:footnote>
  <w:footnote w:id="1611">
    <w:p w14:paraId="698CC69A" w14:textId="77777777" w:rsidR="00865CD2" w:rsidRPr="00952860" w:rsidRDefault="00865CD2" w:rsidP="00A92688">
      <w:pPr>
        <w:pStyle w:val="FootnoteText"/>
        <w:bidi w:val="0"/>
        <w:spacing w:line="240" w:lineRule="auto"/>
        <w:rPr>
          <w:lang w:val="en-US"/>
        </w:rPr>
      </w:pPr>
      <w:r>
        <w:rPr>
          <w:rStyle w:val="FootnoteReference"/>
        </w:rPr>
        <w:footnoteRef/>
      </w:r>
      <w:r>
        <w:rPr>
          <w:rtl/>
        </w:rPr>
        <w:t xml:space="preserve"> </w:t>
      </w:r>
      <w:r>
        <w:t>On the dating of this synagogue see Introduction 7.5.3.</w:t>
      </w:r>
    </w:p>
  </w:footnote>
  <w:footnote w:id="1612">
    <w:p w14:paraId="58ABE454"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68.</w:t>
      </w:r>
    </w:p>
  </w:footnote>
  <w:footnote w:id="1613">
    <w:p w14:paraId="556347F3" w14:textId="77777777" w:rsidR="00865CD2" w:rsidRPr="00952860" w:rsidRDefault="00865CD2" w:rsidP="00FA496B">
      <w:pPr>
        <w:pStyle w:val="FootnoteText"/>
        <w:bidi w:val="0"/>
        <w:spacing w:line="240" w:lineRule="auto"/>
        <w:rPr>
          <w:lang w:val="en-US"/>
        </w:rPr>
      </w:pPr>
      <w:r>
        <w:rPr>
          <w:rStyle w:val="FootnoteReference"/>
        </w:rPr>
        <w:footnoteRef/>
      </w:r>
      <w:r>
        <w:rPr>
          <w:rtl/>
        </w:rPr>
        <w:t xml:space="preserve"> </w:t>
      </w:r>
      <w:r>
        <w:rPr>
          <w:lang w:val="en-US"/>
        </w:rPr>
        <w:t>See above, n. 171</w:t>
      </w:r>
      <w:r>
        <w:t>.</w:t>
      </w:r>
    </w:p>
  </w:footnote>
  <w:footnote w:id="1614">
    <w:p w14:paraId="5CCC2285"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68.</w:t>
      </w:r>
    </w:p>
  </w:footnote>
  <w:footnote w:id="1615">
    <w:p w14:paraId="1E554214" w14:textId="77777777" w:rsidR="00865CD2" w:rsidRPr="00B46A41" w:rsidRDefault="00865CD2" w:rsidP="00FA496B">
      <w:pPr>
        <w:pStyle w:val="FootnoteText"/>
        <w:bidi w:val="0"/>
        <w:spacing w:line="240" w:lineRule="auto"/>
        <w:rPr>
          <w:lang w:val="en-US"/>
        </w:rPr>
      </w:pPr>
      <w:r w:rsidRPr="00C15AC8">
        <w:rPr>
          <w:rStyle w:val="FootnoteReference"/>
        </w:rPr>
        <w:footnoteRef/>
      </w:r>
      <w:r w:rsidRPr="00C15AC8">
        <w:rPr>
          <w:rtl/>
        </w:rPr>
        <w:t xml:space="preserve"> </w:t>
      </w:r>
      <w:r>
        <w:rPr>
          <w:lang w:val="en-US"/>
        </w:rPr>
        <w:t>I</w:t>
      </w:r>
      <w:r w:rsidRPr="00C15AC8">
        <w:rPr>
          <w:lang w:val="en-US"/>
        </w:rPr>
        <w:t xml:space="preserve">n </w:t>
      </w:r>
      <w:smartTag w:uri="urn:schemas-microsoft-com:office:smarttags" w:element="place">
        <w:r>
          <w:rPr>
            <w:lang w:val="en-US"/>
          </w:rPr>
          <w:t>Transj</w:t>
        </w:r>
        <w:r w:rsidRPr="00C15AC8">
          <w:rPr>
            <w:lang w:val="en-US"/>
          </w:rPr>
          <w:t>ordan</w:t>
        </w:r>
      </w:smartTag>
      <w:r w:rsidRPr="00C15AC8">
        <w:rPr>
          <w:lang w:val="en-US"/>
        </w:rPr>
        <w:t>.</w:t>
      </w:r>
    </w:p>
  </w:footnote>
  <w:footnote w:id="1616">
    <w:p w14:paraId="47D4B31C" w14:textId="77777777" w:rsidR="00865CD2" w:rsidRPr="00ED0F4E" w:rsidRDefault="00865CD2" w:rsidP="00592F16">
      <w:pPr>
        <w:pStyle w:val="FootnoteText"/>
        <w:bidi w:val="0"/>
        <w:spacing w:line="240" w:lineRule="auto"/>
        <w:rPr>
          <w:lang w:val="en-US"/>
        </w:rPr>
      </w:pPr>
      <w:r>
        <w:rPr>
          <w:rStyle w:val="FootnoteReference"/>
        </w:rPr>
        <w:footnoteRef/>
      </w:r>
      <w:r>
        <w:t xml:space="preserve"> </w:t>
      </w:r>
      <w:r>
        <w:rPr>
          <w:lang w:val="en-US"/>
        </w:rPr>
        <w:t xml:space="preserve">For this form see vol. 3, under Joseph (87) B/M, p. 114. </w:t>
      </w:r>
    </w:p>
  </w:footnote>
  <w:footnote w:id="1617">
    <w:p w14:paraId="45E81BB4" w14:textId="77777777" w:rsidR="00865CD2" w:rsidRPr="00C15AC8" w:rsidRDefault="00865CD2" w:rsidP="00C15AC8">
      <w:pPr>
        <w:pStyle w:val="FootnoteText"/>
        <w:bidi w:val="0"/>
        <w:spacing w:line="240" w:lineRule="auto"/>
        <w:rPr>
          <w:lang w:val="en-US"/>
        </w:rPr>
      </w:pPr>
      <w:r>
        <w:rPr>
          <w:rStyle w:val="FootnoteReference"/>
        </w:rPr>
        <w:footnoteRef/>
      </w:r>
      <w:r>
        <w:t xml:space="preserve"> </w:t>
      </w:r>
      <w:r>
        <w:rPr>
          <w:lang w:val="en-US"/>
        </w:rPr>
        <w:t xml:space="preserve">In </w:t>
      </w:r>
      <w:smartTag w:uri="urn:schemas-microsoft-com:office:smarttags" w:element="place">
        <w:smartTag w:uri="urn:schemas-microsoft-com:office:smarttags" w:element="country-region">
          <w:r>
            <w:rPr>
              <w:lang w:val="en-US"/>
            </w:rPr>
            <w:t>Lebanon</w:t>
          </w:r>
        </w:smartTag>
      </w:smartTag>
      <w:r>
        <w:rPr>
          <w:lang w:val="en-US"/>
        </w:rPr>
        <w:t>.</w:t>
      </w:r>
    </w:p>
  </w:footnote>
  <w:footnote w:id="1618">
    <w:p w14:paraId="747B9CC2" w14:textId="77777777" w:rsidR="00865CD2" w:rsidRPr="00856A8D" w:rsidRDefault="00865CD2" w:rsidP="00F24E70">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For the form </w:t>
      </w:r>
      <w:r>
        <w:rPr>
          <w:rFonts w:ascii="Graeca" w:hAnsi="Graeca" w:cs="Graeca"/>
        </w:rPr>
        <w:t></w:t>
      </w:r>
      <w:r>
        <w:rPr>
          <w:rFonts w:ascii="Graeca" w:hAnsi="Graeca" w:cs="Graeca"/>
        </w:rPr>
        <w:t></w:t>
      </w:r>
      <w:r>
        <w:rPr>
          <w:rFonts w:ascii="Graeca" w:hAnsi="Graeca" w:cs="Graeca"/>
        </w:rPr>
        <w:t></w:t>
      </w:r>
      <w:r w:rsidRPr="00F06633">
        <w:rPr>
          <w:rFonts w:ascii="Graeca" w:hAnsi="Graeca" w:cs="Graeca"/>
        </w:rPr>
        <w:t></w:t>
      </w:r>
      <w:r w:rsidRPr="00F06633">
        <w:rPr>
          <w:rFonts w:ascii="Graeca" w:hAnsi="Graeca" w:cs="Graeca"/>
        </w:rPr>
        <w:t></w:t>
      </w:r>
      <w:r w:rsidRPr="00F06633">
        <w:rPr>
          <w:rFonts w:ascii="Graeca" w:hAnsi="Graeca" w:cs="Graeca"/>
        </w:rPr>
        <w:t></w:t>
      </w:r>
      <w:r>
        <w:rPr>
          <w:rFonts w:ascii="Graeca" w:hAnsi="Graeca" w:cs="Graeca"/>
        </w:rPr>
        <w:t></w:t>
      </w:r>
      <w:r>
        <w:t xml:space="preserve"> see vol. 3, under Joseph (85) B/M, p. 114. On the interchange of </w:t>
      </w:r>
      <w:r>
        <w:rPr>
          <w:rFonts w:ascii="Graeca" w:hAnsi="Graeca"/>
        </w:rPr>
        <w:t></w:t>
      </w:r>
      <w:r>
        <w:rPr>
          <w:rFonts w:cs="Times New Roman"/>
        </w:rPr>
        <w:t xml:space="preserve"> with </w:t>
      </w:r>
      <w:r>
        <w:rPr>
          <w:rFonts w:ascii="Graeca" w:hAnsi="Graeca" w:cs="Times New Roman"/>
        </w:rPr>
        <w:t></w:t>
      </w:r>
      <w:r>
        <w:rPr>
          <w:rFonts w:cs="Times New Roman"/>
        </w:rPr>
        <w:t xml:space="preserve"> as part of the phenomenon of iotacism see vol. 1, Intr</w:t>
      </w:r>
      <w:r>
        <w:rPr>
          <w:rFonts w:cs="Times New Roman"/>
        </w:rPr>
        <w:t>o</w:t>
      </w:r>
      <w:r>
        <w:rPr>
          <w:rFonts w:cs="Times New Roman"/>
        </w:rPr>
        <w:t xml:space="preserve">duction 2.3.2, p. 21. On the interchange </w:t>
      </w:r>
      <w:r>
        <w:t xml:space="preserve">of </w:t>
      </w:r>
      <w:r>
        <w:rPr>
          <w:rFonts w:ascii="Graeca" w:hAnsi="Graeca"/>
        </w:rPr>
        <w:t></w:t>
      </w:r>
      <w:r>
        <w:rPr>
          <w:rFonts w:cs="Times New Roman"/>
        </w:rPr>
        <w:t xml:space="preserve"> with </w:t>
      </w:r>
      <w:r>
        <w:rPr>
          <w:rFonts w:ascii="Graeca" w:hAnsi="Graeca" w:cs="Times New Roman"/>
        </w:rPr>
        <w:t></w:t>
      </w:r>
      <w:r>
        <w:rPr>
          <w:rFonts w:cs="Times New Roman"/>
        </w:rPr>
        <w:t xml:space="preserve"> in Greek orthography see vol. 1, Introduction 2.3.3.2, p. 22.</w:t>
      </w:r>
    </w:p>
  </w:footnote>
  <w:footnote w:id="1619">
    <w:p w14:paraId="4539AC8C" w14:textId="77777777" w:rsidR="00865CD2" w:rsidRPr="00C15AC8" w:rsidRDefault="00865CD2" w:rsidP="00FA496B">
      <w:pPr>
        <w:pStyle w:val="FootnoteText"/>
        <w:bidi w:val="0"/>
        <w:spacing w:line="240" w:lineRule="auto"/>
        <w:rPr>
          <w:lang w:val="en-US"/>
        </w:rPr>
      </w:pPr>
      <w:r>
        <w:rPr>
          <w:rStyle w:val="FootnoteReference"/>
        </w:rPr>
        <w:footnoteRef/>
      </w:r>
      <w:r>
        <w:t xml:space="preserve"> </w:t>
      </w:r>
      <w:r>
        <w:rPr>
          <w:lang w:val="en-US"/>
        </w:rPr>
        <w:t>See above, n. 177.</w:t>
      </w:r>
    </w:p>
  </w:footnote>
  <w:footnote w:id="1620">
    <w:p w14:paraId="509D4A41"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2.</w:t>
      </w:r>
    </w:p>
  </w:footnote>
  <w:footnote w:id="1621">
    <w:p w14:paraId="3D367FD2" w14:textId="77777777" w:rsidR="00865CD2" w:rsidRPr="00342FD0" w:rsidRDefault="00865CD2" w:rsidP="00B960CF">
      <w:pPr>
        <w:pStyle w:val="FootnoteText"/>
        <w:bidi w:val="0"/>
        <w:spacing w:line="240" w:lineRule="auto"/>
        <w:rPr>
          <w:lang w:val="en-US"/>
        </w:rPr>
      </w:pPr>
      <w:r>
        <w:rPr>
          <w:rStyle w:val="FootnoteReference"/>
        </w:rPr>
        <w:footnoteRef/>
      </w:r>
      <w:r>
        <w:rPr>
          <w:rtl/>
        </w:rPr>
        <w:t xml:space="preserve"> </w:t>
      </w:r>
      <w:r>
        <w:rPr>
          <w:lang w:val="en-US"/>
        </w:rPr>
        <w:t xml:space="preserve">In southern </w:t>
      </w:r>
      <w:smartTag w:uri="urn:schemas-microsoft-com:office:smarttags" w:element="place">
        <w:smartTag w:uri="urn:schemas-microsoft-com:office:smarttags" w:element="country-region">
          <w:r>
            <w:rPr>
              <w:lang w:val="en-US"/>
            </w:rPr>
            <w:t>Lebanon</w:t>
          </w:r>
        </w:smartTag>
      </w:smartTag>
      <w:r>
        <w:rPr>
          <w:lang w:val="en-US"/>
        </w:rPr>
        <w:t>.</w:t>
      </w:r>
    </w:p>
  </w:footnote>
  <w:footnote w:id="1622">
    <w:p w14:paraId="6ED27DD1" w14:textId="77777777" w:rsidR="00865CD2" w:rsidRPr="009A4CB8" w:rsidRDefault="00865CD2" w:rsidP="00553235">
      <w:pPr>
        <w:pStyle w:val="FootnoteText"/>
        <w:bidi w:val="0"/>
        <w:spacing w:line="240" w:lineRule="auto"/>
        <w:rPr>
          <w:lang w:val="en-US"/>
        </w:rPr>
      </w:pPr>
      <w:r w:rsidRPr="009A4CB8">
        <w:rPr>
          <w:rStyle w:val="FootnoteReference"/>
        </w:rPr>
        <w:footnoteRef/>
      </w:r>
      <w:r w:rsidRPr="009A4CB8">
        <w:t xml:space="preserve"> Jewishness suggested based on names, but see </w:t>
      </w:r>
      <w:r>
        <w:t xml:space="preserve">vol. 3, Introduction </w:t>
      </w:r>
      <w:r>
        <w:rPr>
          <w:u w:color="FFFF00"/>
        </w:rPr>
        <w:t>6.6.7, p. 52</w:t>
      </w:r>
      <w:r w:rsidRPr="009A4CB8">
        <w:t>.</w:t>
      </w:r>
    </w:p>
  </w:footnote>
  <w:footnote w:id="1623">
    <w:p w14:paraId="1C31B5A9"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624">
    <w:p w14:paraId="3A12DC40" w14:textId="77777777" w:rsidR="00865CD2" w:rsidRPr="00127D1A" w:rsidRDefault="00865CD2" w:rsidP="00FA496B">
      <w:pPr>
        <w:pStyle w:val="FootnoteText"/>
        <w:bidi w:val="0"/>
        <w:spacing w:line="240" w:lineRule="auto"/>
        <w:rPr>
          <w:lang w:val="en-US"/>
        </w:rPr>
      </w:pPr>
      <w:r>
        <w:rPr>
          <w:rStyle w:val="FootnoteReference"/>
        </w:rPr>
        <w:footnoteRef/>
      </w:r>
      <w:r>
        <w:rPr>
          <w:rtl/>
        </w:rPr>
        <w:t xml:space="preserve"> </w:t>
      </w:r>
      <w:r>
        <w:t xml:space="preserve">The initial editor suggested that this is the biblical name </w:t>
      </w:r>
      <w:r w:rsidRPr="006361DF">
        <w:rPr>
          <w:rFonts w:cs="Times New Roman"/>
          <w:rtl/>
        </w:rPr>
        <w:t>ישי</w:t>
      </w:r>
      <w:r>
        <w:rPr>
          <w:lang w:val="en-US"/>
        </w:rPr>
        <w:t xml:space="preserve">, King David’s father, but there is no indication that the name was transcribed so in LXX or other Greek renditions of the Bible. </w:t>
      </w:r>
      <w:r>
        <w:t xml:space="preserve">Roth-Gerson, </w:t>
      </w:r>
      <w:r>
        <w:rPr>
          <w:i/>
          <w:iCs/>
        </w:rPr>
        <w:t>GISEI</w:t>
      </w:r>
      <w:r>
        <w:t>, p. 92</w:t>
      </w:r>
      <w:r>
        <w:rPr>
          <w:lang w:val="en-US"/>
        </w:rPr>
        <w:t xml:space="preserve">, suggested that it is a Greek rendition of the variant </w:t>
      </w:r>
      <w:r>
        <w:rPr>
          <w:rFonts w:cs="Times New Roman" w:hint="cs"/>
          <w:rtl/>
          <w:lang w:val="en-US"/>
        </w:rPr>
        <w:t>איסי</w:t>
      </w:r>
      <w:r>
        <w:rPr>
          <w:rFonts w:cs="Times New Roman"/>
          <w:lang w:val="en-US"/>
        </w:rPr>
        <w:t xml:space="preserve"> </w:t>
      </w:r>
      <w:r>
        <w:rPr>
          <w:rFonts w:hint="cs"/>
          <w:lang w:val="en-US"/>
        </w:rPr>
        <w:t>(see above, Joseph [</w:t>
      </w:r>
      <w:r>
        <w:rPr>
          <w:lang w:val="en-US"/>
        </w:rPr>
        <w:t>23</w:t>
      </w:r>
      <w:r>
        <w:rPr>
          <w:rFonts w:hint="cs"/>
          <w:lang w:val="en-US"/>
        </w:rPr>
        <w:t>])</w:t>
      </w:r>
      <w:r>
        <w:rPr>
          <w:lang w:val="en-US"/>
        </w:rPr>
        <w:t>.</w:t>
      </w:r>
      <w:r>
        <w:rPr>
          <w:rFonts w:hint="cs"/>
          <w:lang w:val="en-US"/>
        </w:rPr>
        <w:t xml:space="preserve"> </w:t>
      </w:r>
      <w:r>
        <w:rPr>
          <w:lang w:val="en-US"/>
        </w:rPr>
        <w:t xml:space="preserve">This is quite a straightforward transliteration, see vol. 3, Introduction 2.2.1, p. 11. On the interchange of </w:t>
      </w:r>
      <w:r>
        <w:rPr>
          <w:rFonts w:ascii="Graeca" w:hAnsi="Graeca"/>
          <w:lang w:val="en-US"/>
        </w:rPr>
        <w:t></w:t>
      </w:r>
      <w:r>
        <w:rPr>
          <w:rFonts w:cs="Times New Roman"/>
          <w:lang w:val="en-US"/>
        </w:rPr>
        <w:t xml:space="preserve">with </w:t>
      </w:r>
      <w:r>
        <w:rPr>
          <w:rFonts w:ascii="Graeca" w:hAnsi="Graeca" w:cs="Times New Roman"/>
          <w:lang w:val="en-US"/>
        </w:rPr>
        <w:t></w:t>
      </w:r>
      <w:r>
        <w:rPr>
          <w:rFonts w:cs="Times New Roman"/>
          <w:lang w:val="en-US"/>
        </w:rPr>
        <w:t xml:space="preserve"> as part of the iotacism phenomenon see vol. 1, Intr</w:t>
      </w:r>
      <w:r>
        <w:rPr>
          <w:rFonts w:cs="Times New Roman"/>
          <w:lang w:val="en-US"/>
        </w:rPr>
        <w:t>o</w:t>
      </w:r>
      <w:r>
        <w:rPr>
          <w:rFonts w:cs="Times New Roman"/>
          <w:lang w:val="en-US"/>
        </w:rPr>
        <w:t>duction 2.3.2, p. 21.</w:t>
      </w:r>
    </w:p>
  </w:footnote>
  <w:footnote w:id="1625">
    <w:p w14:paraId="00986483" w14:textId="77777777" w:rsidR="00865CD2" w:rsidRPr="00A37DA1" w:rsidRDefault="00865CD2" w:rsidP="00832E0C">
      <w:pPr>
        <w:pStyle w:val="FootnoteText"/>
        <w:bidi w:val="0"/>
        <w:spacing w:line="240" w:lineRule="auto"/>
        <w:rPr>
          <w:rFonts w:cs="Times New Roman"/>
          <w:lang w:val="en-US"/>
        </w:rPr>
      </w:pPr>
      <w:r>
        <w:rPr>
          <w:rStyle w:val="FootnoteReference"/>
        </w:rPr>
        <w:footnoteRef/>
      </w:r>
      <w:r>
        <w:rPr>
          <w:rtl/>
        </w:rPr>
        <w:t xml:space="preserve"> </w:t>
      </w:r>
      <w:r>
        <w:t xml:space="preserve">In Greek –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I have no idea where this is. </w:t>
      </w:r>
      <w:r>
        <w:rPr>
          <w:rFonts w:cs="Times New Roman"/>
          <w:lang w:val="en-US"/>
        </w:rPr>
        <w:t>On such designations see vol. 1, Introduction 3.2.6, p. 34.</w:t>
      </w:r>
    </w:p>
  </w:footnote>
  <w:footnote w:id="1626">
    <w:p w14:paraId="7154A039" w14:textId="77777777" w:rsidR="00865CD2" w:rsidRPr="00ED0F4E" w:rsidRDefault="00865CD2" w:rsidP="0089093A">
      <w:pPr>
        <w:pStyle w:val="FootnoteText"/>
        <w:bidi w:val="0"/>
        <w:spacing w:line="240" w:lineRule="auto"/>
        <w:rPr>
          <w:lang w:val="en-US"/>
        </w:rPr>
      </w:pPr>
      <w:r>
        <w:rPr>
          <w:rStyle w:val="FootnoteReference"/>
        </w:rPr>
        <w:footnoteRef/>
      </w:r>
      <w:r>
        <w:t xml:space="preserve"> </w:t>
      </w:r>
      <w:r>
        <w:rPr>
          <w:lang w:val="en-US"/>
        </w:rPr>
        <w:t>For this form see vol. 1, under Joseph (28) B/M, p. 151.</w:t>
      </w:r>
    </w:p>
  </w:footnote>
  <w:footnote w:id="1627">
    <w:p w14:paraId="5693921C" w14:textId="77777777" w:rsidR="00865CD2" w:rsidRPr="00FE1D8F" w:rsidRDefault="00865CD2" w:rsidP="002C1FA5">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For this form see vol. 1, under Joseph (90) B/M, p. 153.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is probably a scri</w:t>
      </w:r>
      <w:r>
        <w:rPr>
          <w:rFonts w:cs="Times New Roman"/>
          <w:lang w:val="en-US"/>
        </w:rPr>
        <w:t>b</w:t>
      </w:r>
      <w:r>
        <w:rPr>
          <w:rFonts w:cs="Times New Roman"/>
          <w:lang w:val="en-US"/>
        </w:rPr>
        <w:t>al error, see vol. 3, Introduction 2.8.4, p. 20.</w:t>
      </w:r>
    </w:p>
  </w:footnote>
  <w:footnote w:id="1628">
    <w:p w14:paraId="765914A9" w14:textId="77777777" w:rsidR="00865CD2" w:rsidRPr="00ED0F4E" w:rsidRDefault="00865CD2" w:rsidP="00E02103">
      <w:pPr>
        <w:pStyle w:val="FootnoteText"/>
        <w:bidi w:val="0"/>
        <w:spacing w:line="240" w:lineRule="auto"/>
        <w:rPr>
          <w:lang w:val="en-US"/>
        </w:rPr>
      </w:pPr>
      <w:r>
        <w:rPr>
          <w:rStyle w:val="FootnoteReference"/>
        </w:rPr>
        <w:footnoteRef/>
      </w:r>
      <w:r>
        <w:t xml:space="preserve"> </w:t>
      </w:r>
      <w:r>
        <w:rPr>
          <w:lang w:val="en-US"/>
        </w:rPr>
        <w:t>For this form see vol. 1, under Joseph (28) B/M, p. 151.</w:t>
      </w:r>
    </w:p>
  </w:footnote>
  <w:footnote w:id="1629">
    <w:p w14:paraId="527A8517" w14:textId="77777777" w:rsidR="00865CD2" w:rsidRPr="00ED0F4E" w:rsidRDefault="00865CD2" w:rsidP="005552E3">
      <w:pPr>
        <w:pStyle w:val="FootnoteText"/>
        <w:bidi w:val="0"/>
        <w:spacing w:line="240" w:lineRule="auto"/>
        <w:rPr>
          <w:lang w:val="en-US"/>
        </w:rPr>
      </w:pPr>
      <w:r>
        <w:rPr>
          <w:rStyle w:val="FootnoteReference"/>
        </w:rPr>
        <w:footnoteRef/>
      </w:r>
      <w:r>
        <w:t xml:space="preserve"> </w:t>
      </w:r>
      <w:r>
        <w:rPr>
          <w:lang w:val="en-US"/>
        </w:rPr>
        <w:t>See above, n. 68.</w:t>
      </w:r>
    </w:p>
  </w:footnote>
  <w:footnote w:id="1630">
    <w:p w14:paraId="41509A33" w14:textId="77777777" w:rsidR="00865CD2" w:rsidRDefault="00865CD2">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Hebrew – </w:t>
      </w:r>
      <w:r w:rsidRPr="005E436F">
        <w:rPr>
          <w:rFonts w:cs="Times New Roman" w:hint="eastAsia"/>
          <w:rtl/>
          <w:lang w:val="en-US"/>
        </w:rPr>
        <w:t>הלוי</w:t>
      </w:r>
      <w:r w:rsidRPr="005E436F">
        <w:rPr>
          <w:rFonts w:cs="Times New Roman"/>
          <w:lang w:val="en-US"/>
        </w:rPr>
        <w:t>.</w:t>
      </w:r>
    </w:p>
  </w:footnote>
  <w:footnote w:id="1631">
    <w:p w14:paraId="4C385E02" w14:textId="77777777" w:rsidR="00865CD2" w:rsidRPr="00E02103" w:rsidRDefault="00865CD2" w:rsidP="002736FC">
      <w:pPr>
        <w:pStyle w:val="FootnoteText"/>
        <w:bidi w:val="0"/>
        <w:spacing w:line="240" w:lineRule="auto"/>
        <w:rPr>
          <w:lang w:val="en-US"/>
        </w:rPr>
      </w:pPr>
      <w:r>
        <w:rPr>
          <w:rStyle w:val="FootnoteReference"/>
        </w:rPr>
        <w:footnoteRef/>
      </w:r>
      <w:r>
        <w:t xml:space="preserve"> </w:t>
      </w:r>
      <w:r>
        <w:rPr>
          <w:lang w:val="en-US"/>
        </w:rPr>
        <w:t xml:space="preserve">In Upper </w:t>
      </w:r>
      <w:smartTag w:uri="urn:schemas-microsoft-com:office:smarttags" w:element="place">
        <w:r>
          <w:rPr>
            <w:lang w:val="en-US"/>
          </w:rPr>
          <w:t>Galilee</w:t>
        </w:r>
      </w:smartTag>
      <w:r>
        <w:rPr>
          <w:lang w:val="en-US"/>
        </w:rPr>
        <w:t>.</w:t>
      </w:r>
    </w:p>
  </w:footnote>
  <w:footnote w:id="1632">
    <w:p w14:paraId="297B5782" w14:textId="77777777" w:rsidR="00865CD2" w:rsidRPr="005F539E" w:rsidRDefault="00865CD2" w:rsidP="005552E3">
      <w:pPr>
        <w:pStyle w:val="FootnoteText"/>
        <w:bidi w:val="0"/>
        <w:spacing w:line="240" w:lineRule="auto"/>
      </w:pPr>
      <w:r w:rsidRPr="005F539E">
        <w:rPr>
          <w:rStyle w:val="FootnoteReference"/>
        </w:rPr>
        <w:footnoteRef/>
      </w:r>
      <w:r w:rsidRPr="005F539E">
        <w:t xml:space="preserve"> </w:t>
      </w:r>
      <w:r>
        <w:rPr>
          <w:lang w:val="en-US"/>
        </w:rPr>
        <w:t>See above, n. 183</w:t>
      </w:r>
      <w:r w:rsidRPr="005F539E">
        <w:t>.</w:t>
      </w:r>
    </w:p>
  </w:footnote>
  <w:footnote w:id="1633">
    <w:p w14:paraId="7BD8D576" w14:textId="77777777" w:rsidR="00865CD2" w:rsidRPr="00ED0F4E" w:rsidRDefault="00865CD2" w:rsidP="005552E3">
      <w:pPr>
        <w:pStyle w:val="FootnoteText"/>
        <w:bidi w:val="0"/>
        <w:spacing w:line="240" w:lineRule="auto"/>
        <w:rPr>
          <w:lang w:val="en-US"/>
        </w:rPr>
      </w:pPr>
      <w:r>
        <w:rPr>
          <w:rStyle w:val="FootnoteReference"/>
        </w:rPr>
        <w:footnoteRef/>
      </w:r>
      <w:r>
        <w:t xml:space="preserve"> </w:t>
      </w:r>
      <w:r>
        <w:rPr>
          <w:lang w:val="en-US"/>
        </w:rPr>
        <w:t>See above, n. 68.</w:t>
      </w:r>
    </w:p>
  </w:footnote>
  <w:footnote w:id="1634">
    <w:p w14:paraId="48821BC2" w14:textId="77777777" w:rsidR="00865CD2" w:rsidRPr="00FA496B" w:rsidRDefault="00865CD2" w:rsidP="005552E3">
      <w:pPr>
        <w:pStyle w:val="FootnoteText"/>
        <w:bidi w:val="0"/>
        <w:spacing w:line="240" w:lineRule="auto"/>
        <w:rPr>
          <w:lang w:val="en-US"/>
        </w:rPr>
      </w:pPr>
      <w:r>
        <w:rPr>
          <w:rStyle w:val="FootnoteReference"/>
        </w:rPr>
        <w:footnoteRef/>
      </w:r>
      <w:r>
        <w:rPr>
          <w:rtl/>
        </w:rPr>
        <w:t xml:space="preserve"> </w:t>
      </w:r>
      <w:r>
        <w:rPr>
          <w:lang w:val="en-US"/>
        </w:rPr>
        <w:t xml:space="preserve"> See above, n. 191.</w:t>
      </w:r>
    </w:p>
  </w:footnote>
  <w:footnote w:id="1635">
    <w:p w14:paraId="426FC01C" w14:textId="77777777" w:rsidR="00865CD2" w:rsidRPr="005F539E" w:rsidRDefault="00865CD2" w:rsidP="005552E3">
      <w:pPr>
        <w:pStyle w:val="FootnoteText"/>
        <w:bidi w:val="0"/>
        <w:spacing w:line="240" w:lineRule="auto"/>
      </w:pPr>
      <w:r w:rsidRPr="005F539E">
        <w:rPr>
          <w:rStyle w:val="FootnoteReference"/>
        </w:rPr>
        <w:footnoteRef/>
      </w:r>
      <w:r w:rsidRPr="005F539E">
        <w:t xml:space="preserve"> </w:t>
      </w:r>
      <w:r>
        <w:rPr>
          <w:lang w:val="en-US"/>
        </w:rPr>
        <w:t>See above, n. 183</w:t>
      </w:r>
      <w:r w:rsidRPr="005F539E">
        <w:t>.</w:t>
      </w:r>
    </w:p>
  </w:footnote>
  <w:footnote w:id="1636">
    <w:p w14:paraId="5429DBD2" w14:textId="77777777" w:rsidR="00865CD2" w:rsidRPr="00ED0F4E" w:rsidRDefault="00865CD2" w:rsidP="0044657A">
      <w:pPr>
        <w:pStyle w:val="FootnoteText"/>
        <w:bidi w:val="0"/>
        <w:spacing w:line="240" w:lineRule="auto"/>
        <w:rPr>
          <w:lang w:val="en-US"/>
        </w:rPr>
      </w:pPr>
      <w:r>
        <w:rPr>
          <w:rStyle w:val="FootnoteReference"/>
        </w:rPr>
        <w:footnoteRef/>
      </w:r>
      <w:r>
        <w:t xml:space="preserve"> </w:t>
      </w:r>
      <w:r>
        <w:rPr>
          <w:lang w:val="en-US"/>
        </w:rPr>
        <w:t>See above, n. 68.</w:t>
      </w:r>
    </w:p>
  </w:footnote>
  <w:footnote w:id="1637">
    <w:p w14:paraId="64E2E579" w14:textId="77777777" w:rsidR="00865CD2" w:rsidRPr="00FE1D8F" w:rsidRDefault="00865CD2" w:rsidP="00FE1D8F">
      <w:pPr>
        <w:pStyle w:val="FootnoteText"/>
        <w:bidi w:val="0"/>
        <w:spacing w:line="240" w:lineRule="auto"/>
        <w:rPr>
          <w:lang w:val="en-US"/>
        </w:rPr>
      </w:pPr>
      <w:r>
        <w:rPr>
          <w:rStyle w:val="FootnoteReference"/>
        </w:rPr>
        <w:footnoteRef/>
      </w:r>
      <w:r>
        <w:rPr>
          <w:rtl/>
        </w:rPr>
        <w:t xml:space="preserve"> </w:t>
      </w:r>
      <w:r>
        <w:rPr>
          <w:lang w:val="en-US"/>
        </w:rPr>
        <w:t>Near Nazereth.</w:t>
      </w:r>
    </w:p>
  </w:footnote>
  <w:footnote w:id="1638">
    <w:p w14:paraId="6F8A3928" w14:textId="77777777" w:rsidR="00865CD2" w:rsidRPr="005F539E" w:rsidRDefault="00865CD2" w:rsidP="0044657A">
      <w:pPr>
        <w:pStyle w:val="FootnoteText"/>
        <w:bidi w:val="0"/>
        <w:spacing w:line="240" w:lineRule="auto"/>
      </w:pPr>
      <w:r w:rsidRPr="005F539E">
        <w:rPr>
          <w:rStyle w:val="FootnoteReference"/>
        </w:rPr>
        <w:footnoteRef/>
      </w:r>
      <w:r w:rsidRPr="005F539E">
        <w:t xml:space="preserve"> </w:t>
      </w:r>
      <w:r>
        <w:rPr>
          <w:lang w:val="en-US"/>
        </w:rPr>
        <w:t>See above, n. 183</w:t>
      </w:r>
      <w:r w:rsidRPr="005F539E">
        <w:t>.</w:t>
      </w:r>
    </w:p>
  </w:footnote>
  <w:footnote w:id="1639">
    <w:p w14:paraId="24BFAA72" w14:textId="77777777" w:rsidR="00865CD2" w:rsidRPr="00ED0F4E" w:rsidRDefault="00865CD2" w:rsidP="0044657A">
      <w:pPr>
        <w:pStyle w:val="FootnoteText"/>
        <w:bidi w:val="0"/>
        <w:spacing w:line="240" w:lineRule="auto"/>
        <w:rPr>
          <w:lang w:val="en-US"/>
        </w:rPr>
      </w:pPr>
      <w:r>
        <w:rPr>
          <w:rStyle w:val="FootnoteReference"/>
        </w:rPr>
        <w:footnoteRef/>
      </w:r>
      <w:r>
        <w:t xml:space="preserve"> </w:t>
      </w:r>
      <w:r>
        <w:rPr>
          <w:lang w:val="en-US"/>
        </w:rPr>
        <w:t>See above, n. 68.</w:t>
      </w:r>
    </w:p>
  </w:footnote>
  <w:footnote w:id="1640">
    <w:p w14:paraId="67FA9514" w14:textId="77777777" w:rsidR="00865CD2" w:rsidRPr="00E72AD0" w:rsidRDefault="00865CD2" w:rsidP="00E02103">
      <w:pPr>
        <w:pStyle w:val="FootnoteText"/>
        <w:bidi w:val="0"/>
        <w:spacing w:line="240" w:lineRule="auto"/>
        <w:rPr>
          <w:lang w:val="en-US"/>
        </w:rPr>
      </w:pPr>
      <w:r w:rsidRPr="005666CB">
        <w:rPr>
          <w:rStyle w:val="FootnoteReference"/>
        </w:rPr>
        <w:footnoteRef/>
      </w:r>
      <w:r w:rsidRPr="005666CB">
        <w:rPr>
          <w:rtl/>
        </w:rPr>
        <w:t xml:space="preserve"> </w:t>
      </w:r>
      <w:r w:rsidRPr="005666CB">
        <w:rPr>
          <w:lang w:val="en-US"/>
        </w:rPr>
        <w:t xml:space="preserve">North of </w:t>
      </w:r>
      <w:smartTag w:uri="urn:schemas-microsoft-com:office:smarttags" w:element="place">
        <w:smartTag w:uri="urn:schemas-microsoft-com:office:smarttags" w:element="City">
          <w:r w:rsidRPr="005666CB">
            <w:rPr>
              <w:lang w:val="en-US"/>
            </w:rPr>
            <w:t>Jericho</w:t>
          </w:r>
        </w:smartTag>
      </w:smartTag>
      <w:r w:rsidRPr="005666CB">
        <w:rPr>
          <w:lang w:val="en-US"/>
        </w:rPr>
        <w:t>.</w:t>
      </w:r>
    </w:p>
  </w:footnote>
  <w:footnote w:id="1641">
    <w:p w14:paraId="13360CEA" w14:textId="77777777" w:rsidR="00865CD2" w:rsidRPr="005F539E" w:rsidRDefault="00865CD2" w:rsidP="0044657A">
      <w:pPr>
        <w:pStyle w:val="FootnoteText"/>
        <w:bidi w:val="0"/>
        <w:spacing w:line="240" w:lineRule="auto"/>
      </w:pPr>
      <w:r w:rsidRPr="005F539E">
        <w:rPr>
          <w:rStyle w:val="FootnoteReference"/>
        </w:rPr>
        <w:footnoteRef/>
      </w:r>
      <w:r w:rsidRPr="005F539E">
        <w:t xml:space="preserve"> </w:t>
      </w:r>
      <w:r>
        <w:rPr>
          <w:lang w:val="en-US"/>
        </w:rPr>
        <w:t>See above, n. 183</w:t>
      </w:r>
      <w:r w:rsidRPr="005F539E">
        <w:t>.</w:t>
      </w:r>
    </w:p>
  </w:footnote>
  <w:footnote w:id="1642">
    <w:p w14:paraId="1B9A2F06" w14:textId="77777777" w:rsidR="00865CD2" w:rsidRPr="00F23E4E" w:rsidRDefault="00865CD2" w:rsidP="00F23E4E">
      <w:pPr>
        <w:pStyle w:val="FootnoteText"/>
        <w:bidi w:val="0"/>
        <w:spacing w:line="240" w:lineRule="auto"/>
        <w:rPr>
          <w:lang w:val="en-US"/>
        </w:rPr>
      </w:pPr>
      <w:r>
        <w:rPr>
          <w:rStyle w:val="FootnoteReference"/>
        </w:rPr>
        <w:footnoteRef/>
      </w:r>
      <w:r>
        <w:t xml:space="preserve"> </w:t>
      </w:r>
      <w:r>
        <w:rPr>
          <w:lang w:val="en-US"/>
        </w:rPr>
        <w:t>The name is written in reverse order here. For this phenomenon see vol. 1, Introduction 2.7.6, p. 31.</w:t>
      </w:r>
    </w:p>
  </w:footnote>
  <w:footnote w:id="1643">
    <w:p w14:paraId="050AADA2" w14:textId="77777777" w:rsidR="00865CD2" w:rsidRPr="0044239B" w:rsidRDefault="00865CD2" w:rsidP="00CC74F2">
      <w:pPr>
        <w:pStyle w:val="FootnoteText"/>
        <w:bidi w:val="0"/>
        <w:spacing w:line="240" w:lineRule="auto"/>
        <w:rPr>
          <w:lang w:val="en-US"/>
        </w:rPr>
      </w:pPr>
      <w:r>
        <w:rPr>
          <w:rStyle w:val="FootnoteReference"/>
        </w:rPr>
        <w:footnoteRef/>
      </w:r>
      <w:r>
        <w:rPr>
          <w:rtl/>
        </w:rPr>
        <w:t xml:space="preserve"> </w:t>
      </w:r>
      <w:r>
        <w:rPr>
          <w:lang w:val="en-US"/>
        </w:rPr>
        <w:t xml:space="preserve">The inscription (on a marble plaque) is not typical of Second </w:t>
      </w:r>
      <w:smartTag w:uri="urn:schemas-microsoft-com:office:smarttags" w:element="PlaceType">
        <w:r>
          <w:rPr>
            <w:lang w:val="en-US"/>
          </w:rPr>
          <w:t>Temple</w:t>
        </w:r>
      </w:smartTag>
      <w:r>
        <w:rPr>
          <w:lang w:val="en-US"/>
        </w:rPr>
        <w:t xml:space="preserve"> </w:t>
      </w:r>
      <w:smartTag w:uri="urn:schemas-microsoft-com:office:smarttags" w:element="PlaceName">
        <w:r>
          <w:rPr>
            <w:lang w:val="en-US"/>
          </w:rPr>
          <w:t>Jerusalem</w:t>
        </w:r>
      </w:smartTag>
      <w:r>
        <w:rPr>
          <w:lang w:val="en-US"/>
        </w:rPr>
        <w:t xml:space="preserve">, and at later times it is hardly likely to find Jewish tombs in </w:t>
      </w:r>
      <w:smartTag w:uri="urn:schemas-microsoft-com:office:smarttags" w:element="City">
        <w:r>
          <w:rPr>
            <w:lang w:val="en-US"/>
          </w:rPr>
          <w:t>Jerusalem</w:t>
        </w:r>
      </w:smartTag>
      <w:r>
        <w:rPr>
          <w:lang w:val="en-US"/>
        </w:rPr>
        <w:t xml:space="preserve">. The inscription bears the marks of a late-antique Jewish epitaph similar to those found for example in </w:t>
      </w:r>
      <w:smartTag w:uri="urn:schemas-microsoft-com:office:smarttags" w:element="place">
        <w:smartTag w:uri="urn:schemas-microsoft-com:office:smarttags" w:element="City">
          <w:r>
            <w:rPr>
              <w:lang w:val="en-US"/>
            </w:rPr>
            <w:t>Jaffa</w:t>
          </w:r>
        </w:smartTag>
      </w:smartTag>
      <w:r>
        <w:rPr>
          <w:lang w:val="en-US"/>
        </w:rPr>
        <w:t xml:space="preserve">. How it made its way to Jerusallem’s rubbish heaps is unclear. Thus, some scholars assume it is medieval (as in </w:t>
      </w:r>
      <w:r>
        <w:rPr>
          <w:i/>
          <w:iCs/>
          <w:lang w:val="en-US"/>
        </w:rPr>
        <w:t>CIIP</w:t>
      </w:r>
      <w:r>
        <w:rPr>
          <w:lang w:val="en-US"/>
        </w:rPr>
        <w:t xml:space="preserve"> 1/2, no. </w:t>
      </w:r>
      <w:r w:rsidRPr="003D6EC4">
        <w:rPr>
          <w:lang w:val="en-US"/>
        </w:rPr>
        <w:t>881**).</w:t>
      </w:r>
    </w:p>
  </w:footnote>
  <w:footnote w:id="1644">
    <w:p w14:paraId="05B3D907" w14:textId="77777777" w:rsidR="00865CD2" w:rsidRPr="005F539E" w:rsidRDefault="00865CD2" w:rsidP="0044657A">
      <w:pPr>
        <w:pStyle w:val="FootnoteText"/>
        <w:bidi w:val="0"/>
        <w:spacing w:line="240" w:lineRule="auto"/>
      </w:pPr>
      <w:r w:rsidRPr="005F539E">
        <w:rPr>
          <w:rStyle w:val="FootnoteReference"/>
        </w:rPr>
        <w:footnoteRef/>
      </w:r>
      <w:r w:rsidRPr="005F539E">
        <w:t xml:space="preserve"> </w:t>
      </w:r>
      <w:r>
        <w:t>See pr</w:t>
      </w:r>
      <w:r>
        <w:t>e</w:t>
      </w:r>
      <w:r>
        <w:t>vious note</w:t>
      </w:r>
      <w:r w:rsidRPr="005F539E">
        <w:t>.</w:t>
      </w:r>
    </w:p>
  </w:footnote>
  <w:footnote w:id="1645">
    <w:p w14:paraId="5F99855B"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6.4.1</w:t>
      </w:r>
      <w:r w:rsidRPr="009A4CB8">
        <w:t>.</w:t>
      </w:r>
    </w:p>
  </w:footnote>
  <w:footnote w:id="1646">
    <w:p w14:paraId="1F9DED85"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647">
    <w:p w14:paraId="08ADCBA8" w14:textId="77777777" w:rsidR="00865CD2" w:rsidRDefault="00865CD2" w:rsidP="0044657A">
      <w:pPr>
        <w:pStyle w:val="FootnoteText"/>
        <w:bidi w:val="0"/>
        <w:spacing w:line="240" w:lineRule="auto"/>
        <w:rPr>
          <w:rtl/>
        </w:rPr>
      </w:pPr>
      <w:r w:rsidRPr="005E436F">
        <w:rPr>
          <w:rStyle w:val="FootnoteReference"/>
        </w:rPr>
        <w:footnoteRef/>
      </w:r>
      <w:r>
        <w:t xml:space="preserve"> </w:t>
      </w:r>
      <w:r>
        <w:rPr>
          <w:lang w:val="en-US"/>
        </w:rPr>
        <w:t>See above, n. 205</w:t>
      </w:r>
      <w:r w:rsidRPr="009A4CB8">
        <w:t>.</w:t>
      </w:r>
    </w:p>
  </w:footnote>
  <w:footnote w:id="1648">
    <w:p w14:paraId="0E6A9253" w14:textId="77777777" w:rsidR="00865CD2" w:rsidRPr="001C69FA" w:rsidRDefault="00865CD2" w:rsidP="0044657A">
      <w:pPr>
        <w:pStyle w:val="FootnoteText"/>
        <w:bidi w:val="0"/>
        <w:spacing w:line="240" w:lineRule="auto"/>
        <w:rPr>
          <w:lang w:val="en-US"/>
        </w:rPr>
      </w:pPr>
      <w:r>
        <w:rPr>
          <w:rStyle w:val="FootnoteReference"/>
        </w:rPr>
        <w:footnoteRef/>
      </w:r>
      <w:r>
        <w:rPr>
          <w:rtl/>
        </w:rPr>
        <w:t xml:space="preserve"> </w:t>
      </w:r>
      <w:r>
        <w:rPr>
          <w:lang w:val="en-US"/>
        </w:rPr>
        <w:t>See above, n. 205.</w:t>
      </w:r>
    </w:p>
  </w:footnote>
  <w:footnote w:id="1649">
    <w:p w14:paraId="297C26A9" w14:textId="77777777" w:rsidR="00865CD2" w:rsidRPr="00ED0F4E" w:rsidRDefault="00865CD2" w:rsidP="0044657A">
      <w:pPr>
        <w:pStyle w:val="FootnoteText"/>
        <w:bidi w:val="0"/>
        <w:spacing w:line="240" w:lineRule="auto"/>
        <w:rPr>
          <w:lang w:val="en-US"/>
        </w:rPr>
      </w:pPr>
      <w:r>
        <w:rPr>
          <w:rStyle w:val="FootnoteReference"/>
        </w:rPr>
        <w:footnoteRef/>
      </w:r>
      <w:r>
        <w:t xml:space="preserve"> </w:t>
      </w:r>
      <w:r>
        <w:rPr>
          <w:lang w:val="en-US"/>
        </w:rPr>
        <w:t>See above, n. 186.</w:t>
      </w:r>
    </w:p>
  </w:footnote>
  <w:footnote w:id="1650">
    <w:p w14:paraId="1AE3F731" w14:textId="77777777" w:rsidR="00865CD2" w:rsidRPr="009A4CB8" w:rsidRDefault="00865CD2" w:rsidP="000826C2">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w:t>
      </w:r>
      <w:r>
        <w:rPr>
          <w:lang w:val="en-US"/>
        </w:rPr>
        <w:t>–</w:t>
      </w:r>
      <w:r w:rsidRPr="005E436F">
        <w:rPr>
          <w:lang w:val="en-US"/>
        </w:rPr>
        <w:t xml:space="preserve">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lang w:val="en-US"/>
        </w:rPr>
        <w:t>.</w:t>
      </w:r>
      <w:r>
        <w:rPr>
          <w:lang w:val="en-US"/>
        </w:rPr>
        <w:t xml:space="preserve"> </w:t>
      </w:r>
      <w:r>
        <w:t>On such designations see Introduction 3.1.3.3.</w:t>
      </w:r>
    </w:p>
  </w:footnote>
  <w:footnote w:id="1651">
    <w:p w14:paraId="368EC574" w14:textId="77777777" w:rsidR="00865CD2" w:rsidRPr="007901C0" w:rsidRDefault="00865CD2" w:rsidP="00423050">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Jewishness suggested based on name but a late date may indicate Christianity, see </w:t>
      </w:r>
      <w:r>
        <w:t>vol. 3, Introdu</w:t>
      </w:r>
      <w:r>
        <w:t>c</w:t>
      </w:r>
      <w:r>
        <w:t xml:space="preserve">tion </w:t>
      </w:r>
      <w:r>
        <w:rPr>
          <w:u w:color="FFFF00"/>
        </w:rPr>
        <w:t>6.6.7, p. 52</w:t>
      </w:r>
      <w:r w:rsidRPr="005E436F">
        <w:rPr>
          <w:rFonts w:cs="Times New Roman"/>
          <w:lang w:val="en-US"/>
        </w:rPr>
        <w:t>.</w:t>
      </w:r>
    </w:p>
  </w:footnote>
  <w:footnote w:id="1652">
    <w:p w14:paraId="1E39C4E4" w14:textId="77777777" w:rsidR="00865CD2" w:rsidRPr="005F539E" w:rsidRDefault="00865CD2" w:rsidP="0044657A">
      <w:pPr>
        <w:pStyle w:val="FootnoteText"/>
        <w:bidi w:val="0"/>
        <w:spacing w:line="240" w:lineRule="auto"/>
      </w:pPr>
      <w:r w:rsidRPr="005F539E">
        <w:rPr>
          <w:rStyle w:val="FootnoteReference"/>
        </w:rPr>
        <w:footnoteRef/>
      </w:r>
      <w:r w:rsidRPr="005F539E">
        <w:t xml:space="preserve"> </w:t>
      </w:r>
      <w:r>
        <w:rPr>
          <w:lang w:val="en-US"/>
        </w:rPr>
        <w:t>See above, n. 183</w:t>
      </w:r>
      <w:r w:rsidRPr="005F539E">
        <w:t>.</w:t>
      </w:r>
    </w:p>
  </w:footnote>
  <w:footnote w:id="1653">
    <w:p w14:paraId="294318D3" w14:textId="77777777" w:rsidR="00865CD2" w:rsidRPr="00ED0F4E" w:rsidRDefault="00865CD2" w:rsidP="0044657A">
      <w:pPr>
        <w:pStyle w:val="FootnoteText"/>
        <w:bidi w:val="0"/>
        <w:spacing w:line="240" w:lineRule="auto"/>
        <w:rPr>
          <w:lang w:val="en-US"/>
        </w:rPr>
      </w:pPr>
      <w:r>
        <w:rPr>
          <w:rStyle w:val="FootnoteReference"/>
        </w:rPr>
        <w:footnoteRef/>
      </w:r>
      <w:r>
        <w:t xml:space="preserve"> </w:t>
      </w:r>
      <w:r>
        <w:rPr>
          <w:lang w:val="en-US"/>
        </w:rPr>
        <w:t>See above, n. 188.</w:t>
      </w:r>
    </w:p>
  </w:footnote>
  <w:footnote w:id="1654">
    <w:p w14:paraId="0E1C20C3" w14:textId="77777777" w:rsidR="00865CD2" w:rsidRPr="009A4CB8" w:rsidRDefault="00865CD2" w:rsidP="0044239B">
      <w:pPr>
        <w:pStyle w:val="FootnoteText"/>
        <w:bidi w:val="0"/>
        <w:spacing w:line="240" w:lineRule="auto"/>
      </w:pPr>
      <w:r w:rsidRPr="009A4CB8">
        <w:rPr>
          <w:rStyle w:val="FootnoteReference"/>
        </w:rPr>
        <w:footnoteRef/>
      </w:r>
      <w:r w:rsidRPr="009A4CB8">
        <w:t xml:space="preserve"> Rey-Coquais, </w:t>
      </w:r>
      <w:r w:rsidRPr="009A4CB8">
        <w:rPr>
          <w:i/>
          <w:iCs/>
        </w:rPr>
        <w:t>Arch</w:t>
      </w:r>
      <w:r w:rsidRPr="009A4CB8">
        <w:rPr>
          <w:rFonts w:cs="Times New Roman"/>
          <w:i/>
          <w:iCs/>
        </w:rPr>
        <w:t>é</w:t>
      </w:r>
      <w:r w:rsidRPr="009A4CB8">
        <w:rPr>
          <w:i/>
          <w:iCs/>
        </w:rPr>
        <w:t>ologie au Levant</w:t>
      </w:r>
      <w:r w:rsidRPr="009A4CB8">
        <w:t>, 405, suggest</w:t>
      </w:r>
      <w:r>
        <w:t>s</w:t>
      </w:r>
      <w:r w:rsidRPr="009A4CB8">
        <w:t xml:space="preserve"> identifying him with Joseph (</w:t>
      </w:r>
      <w:r>
        <w:t xml:space="preserve">74) </w:t>
      </w:r>
      <w:r w:rsidRPr="009A4CB8">
        <w:t xml:space="preserve">found in the cemetery at </w:t>
      </w:r>
      <w:smartTag w:uri="urn:schemas-microsoft-com:office:smarttags" w:element="place">
        <w:smartTag w:uri="urn:schemas-microsoft-com:office:smarttags" w:element="City">
          <w:r w:rsidRPr="009A4CB8">
            <w:t>Jaffa</w:t>
          </w:r>
        </w:smartTag>
      </w:smartTag>
      <w:r w:rsidRPr="009A4CB8">
        <w:t xml:space="preserve"> (</w:t>
      </w:r>
      <w:r w:rsidRPr="009A4CB8">
        <w:rPr>
          <w:i/>
          <w:iCs/>
        </w:rPr>
        <w:t xml:space="preserve">CIJ </w:t>
      </w:r>
      <w:r w:rsidRPr="009A4CB8">
        <w:t>908).</w:t>
      </w:r>
      <w:r>
        <w:t xml:space="preserve"> This idenitifaction is likely but not definite.</w:t>
      </w:r>
    </w:p>
  </w:footnote>
  <w:footnote w:id="1655">
    <w:p w14:paraId="68217E9A" w14:textId="77777777" w:rsidR="00865CD2" w:rsidRPr="00150351" w:rsidRDefault="00865CD2" w:rsidP="0044657A">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Pr>
          <w:rFonts w:cs="Times New Roman"/>
          <w:lang w:val="en-US"/>
        </w:rPr>
        <w:t>S</w:t>
      </w:r>
      <w:r w:rsidRPr="005E436F">
        <w:rPr>
          <w:rFonts w:cs="Times New Roman"/>
          <w:lang w:val="en-US"/>
        </w:rPr>
        <w:t xml:space="preserve">outh of </w:t>
      </w:r>
      <w:smartTag w:uri="urn:schemas-microsoft-com:office:smarttags" w:element="City">
        <w:r w:rsidRPr="005E436F">
          <w:rPr>
            <w:rFonts w:cs="Times New Roman"/>
            <w:lang w:val="en-US"/>
          </w:rPr>
          <w:t>Beirut</w:t>
        </w:r>
      </w:smartTag>
      <w:r w:rsidRPr="005E436F">
        <w:rPr>
          <w:rFonts w:cs="Times New Roman"/>
          <w:lang w:val="en-US"/>
        </w:rPr>
        <w:t xml:space="preserve"> and north of </w:t>
      </w:r>
      <w:smartTag w:uri="urn:schemas-microsoft-com:office:smarttags" w:element="place">
        <w:smartTag w:uri="urn:schemas-microsoft-com:office:smarttags" w:element="City">
          <w:r w:rsidRPr="005E436F">
            <w:rPr>
              <w:rFonts w:cs="Times New Roman"/>
              <w:lang w:val="en-US"/>
            </w:rPr>
            <w:t>Sidon</w:t>
          </w:r>
        </w:smartTag>
      </w:smartTag>
      <w:r w:rsidRPr="005E436F">
        <w:rPr>
          <w:rFonts w:cs="Times New Roman"/>
          <w:lang w:val="en-US"/>
        </w:rPr>
        <w:t>.</w:t>
      </w:r>
    </w:p>
  </w:footnote>
  <w:footnote w:id="1656">
    <w:p w14:paraId="6802C8C3" w14:textId="77777777" w:rsidR="00865CD2" w:rsidRPr="009A4CB8" w:rsidRDefault="00865CD2" w:rsidP="0099551B">
      <w:pPr>
        <w:pStyle w:val="FootnoteText"/>
        <w:bidi w:val="0"/>
        <w:spacing w:line="240" w:lineRule="auto"/>
      </w:pPr>
      <w:r w:rsidRPr="009A4CB8">
        <w:rPr>
          <w:rStyle w:val="FootnoteReference"/>
        </w:rPr>
        <w:footnoteRef/>
      </w:r>
      <w:r w:rsidRPr="009A4CB8">
        <w:t xml:space="preserve"> The inscription is a dedicatory inscription to a building. It includes biblical names, but is late and thus could be Christian</w:t>
      </w:r>
      <w:r>
        <w:t xml:space="preserve">, see vol. 3, Introduction </w:t>
      </w:r>
      <w:r>
        <w:rPr>
          <w:u w:color="FFFF00"/>
        </w:rPr>
        <w:t>6.6.7, p. 52</w:t>
      </w:r>
      <w:r w:rsidRPr="009A4CB8">
        <w:t xml:space="preserve">. </w:t>
      </w:r>
      <w:r>
        <w:t xml:space="preserve">L. </w:t>
      </w:r>
      <w:r w:rsidRPr="009A4CB8">
        <w:t xml:space="preserve">Roth Gerson, </w:t>
      </w:r>
      <w:r>
        <w:t xml:space="preserve">“A Greek Inscription at Khan Khalde,” </w:t>
      </w:r>
      <w:smartTag w:uri="urn:schemas-microsoft-com:office:smarttags" w:element="place">
        <w:smartTag w:uri="urn:schemas-microsoft-com:office:smarttags" w:element="City">
          <w:r w:rsidRPr="009A4CB8">
            <w:rPr>
              <w:i/>
              <w:iCs/>
            </w:rPr>
            <w:t>Zion</w:t>
          </w:r>
        </w:smartTag>
      </w:smartTag>
      <w:r w:rsidRPr="009A4CB8">
        <w:t xml:space="preserve"> 56 (1991) 193-200</w:t>
      </w:r>
      <w:r>
        <w:rPr>
          <w:u w:color="FFFF00"/>
        </w:rPr>
        <w:t xml:space="preserve"> (Hebrew) </w:t>
      </w:r>
      <w:r w:rsidRPr="009A4CB8">
        <w:t>identified it as a synagogue inscription. Her arg</w:t>
      </w:r>
      <w:r w:rsidRPr="009A4CB8">
        <w:t>u</w:t>
      </w:r>
      <w:r w:rsidRPr="009A4CB8">
        <w:t xml:space="preserve">ments, however, are not decisive. </w:t>
      </w:r>
      <w:r>
        <w:rPr>
          <w:lang w:val="en-US"/>
        </w:rPr>
        <w:t>In this case Jewishness is indicated by the form of the name, see Introduction 6.2.2.3.</w:t>
      </w:r>
    </w:p>
  </w:footnote>
  <w:footnote w:id="1657">
    <w:p w14:paraId="4DDCD37B" w14:textId="77777777" w:rsidR="00865CD2" w:rsidRPr="00150351" w:rsidRDefault="00865CD2" w:rsidP="00D00DF4">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inscription is dated</w:t>
      </w:r>
      <w:r>
        <w:rPr>
          <w:rFonts w:cs="Times New Roman"/>
          <w:lang w:val="en-US"/>
        </w:rPr>
        <w:t xml:space="preserve"> according to the era of the City of </w:t>
      </w:r>
      <w:smartTag w:uri="urn:schemas-microsoft-com:office:smarttags" w:element="place">
        <w:smartTag w:uri="urn:schemas-microsoft-com:office:smarttags" w:element="City">
          <w:r>
            <w:rPr>
              <w:rFonts w:cs="Times New Roman"/>
              <w:lang w:val="en-US"/>
            </w:rPr>
            <w:t>Beirut</w:t>
          </w:r>
        </w:smartTag>
      </w:smartTag>
      <w:r>
        <w:rPr>
          <w:rFonts w:cs="Times New Roman"/>
          <w:lang w:val="en-US"/>
        </w:rPr>
        <w:t>, see Introduction 7.5.4.3</w:t>
      </w:r>
      <w:r w:rsidRPr="005E436F">
        <w:rPr>
          <w:rFonts w:cs="Times New Roman"/>
          <w:lang w:val="en-US"/>
        </w:rPr>
        <w:t>.</w:t>
      </w:r>
    </w:p>
  </w:footnote>
  <w:footnote w:id="1658">
    <w:p w14:paraId="2BA9EC14" w14:textId="77777777" w:rsidR="00865CD2" w:rsidRPr="00ED0F4E" w:rsidRDefault="00865CD2" w:rsidP="00A202EC">
      <w:pPr>
        <w:pStyle w:val="FootnoteText"/>
        <w:bidi w:val="0"/>
        <w:spacing w:line="240" w:lineRule="auto"/>
        <w:rPr>
          <w:lang w:val="en-US"/>
        </w:rPr>
      </w:pPr>
      <w:r>
        <w:rPr>
          <w:rStyle w:val="FootnoteReference"/>
        </w:rPr>
        <w:footnoteRef/>
      </w:r>
      <w:r>
        <w:t xml:space="preserve"> In </w:t>
      </w:r>
      <w:r>
        <w:rPr>
          <w:i/>
          <w:iCs/>
        </w:rPr>
        <w:t xml:space="preserve">BS </w:t>
      </w:r>
      <w:r>
        <w:t xml:space="preserve">1:40 the form </w:t>
      </w:r>
      <w:r w:rsidRPr="00BE632F">
        <w:rPr>
          <w:rFonts w:cs="Times New Roman"/>
          <w:rtl/>
        </w:rPr>
        <w:t>יוסף</w:t>
      </w:r>
      <w:r w:rsidRPr="00CF5E41">
        <w:t xml:space="preserve"> is recorded. </w:t>
      </w:r>
      <w:r>
        <w:rPr>
          <w:lang w:val="en-US"/>
        </w:rPr>
        <w:t xml:space="preserve">So in </w:t>
      </w:r>
      <w:r w:rsidRPr="00BE632F">
        <w:rPr>
          <w:i/>
          <w:iCs/>
          <w:lang w:val="en-US"/>
        </w:rPr>
        <w:t xml:space="preserve">BS </w:t>
      </w:r>
      <w:r>
        <w:rPr>
          <w:lang w:val="en-US"/>
        </w:rPr>
        <w:t>2:19. For this form see above, n. 188.</w:t>
      </w:r>
    </w:p>
  </w:footnote>
  <w:footnote w:id="1659">
    <w:p w14:paraId="30D27F4D" w14:textId="77777777" w:rsidR="00865CD2" w:rsidRPr="00ED0F4E" w:rsidRDefault="00865CD2" w:rsidP="00A202EC">
      <w:pPr>
        <w:pStyle w:val="FootnoteText"/>
        <w:bidi w:val="0"/>
        <w:spacing w:line="240" w:lineRule="auto"/>
        <w:rPr>
          <w:lang w:val="en-US"/>
        </w:rPr>
      </w:pPr>
      <w:r>
        <w:rPr>
          <w:rStyle w:val="FootnoteReference"/>
        </w:rPr>
        <w:footnoteRef/>
      </w:r>
      <w:r>
        <w:t xml:space="preserve"> So in </w:t>
      </w:r>
      <w:r w:rsidRPr="00BE632F">
        <w:rPr>
          <w:i/>
          <w:iCs/>
        </w:rPr>
        <w:t>BS</w:t>
      </w:r>
      <w:r>
        <w:t xml:space="preserve"> 2:22. </w:t>
      </w:r>
      <w:r>
        <w:rPr>
          <w:lang w:val="en-US"/>
        </w:rPr>
        <w:t>For this form see vol. 1, under Joseph (113) B/M, p. 153. Perhaps it is the vocative.</w:t>
      </w:r>
    </w:p>
  </w:footnote>
  <w:footnote w:id="1660">
    <w:p w14:paraId="166A841E" w14:textId="77777777" w:rsidR="00865CD2" w:rsidRPr="00ED0F4E" w:rsidRDefault="00865CD2" w:rsidP="00A202EC">
      <w:pPr>
        <w:pStyle w:val="FootnoteText"/>
        <w:bidi w:val="0"/>
        <w:spacing w:line="240" w:lineRule="auto"/>
        <w:rPr>
          <w:lang w:val="en-US"/>
        </w:rPr>
      </w:pPr>
      <w:r>
        <w:rPr>
          <w:rStyle w:val="FootnoteReference"/>
        </w:rPr>
        <w:footnoteRef/>
      </w:r>
      <w:r>
        <w:t xml:space="preserve"> </w:t>
      </w:r>
      <w:r>
        <w:rPr>
          <w:lang w:val="en-US"/>
        </w:rPr>
        <w:t xml:space="preserve">So in </w:t>
      </w:r>
      <w:r w:rsidRPr="00BE632F">
        <w:rPr>
          <w:i/>
          <w:iCs/>
          <w:lang w:val="en-US"/>
        </w:rPr>
        <w:t>BS</w:t>
      </w:r>
      <w:r>
        <w:rPr>
          <w:lang w:val="en-US"/>
        </w:rPr>
        <w:t xml:space="preserve"> 2:23, 26, 32 and 33. For this form see above, n. 186.</w:t>
      </w:r>
    </w:p>
  </w:footnote>
  <w:footnote w:id="1661">
    <w:p w14:paraId="0F5B2FE5" w14:textId="77777777" w:rsidR="00865CD2" w:rsidRPr="00DC6D7D" w:rsidRDefault="00865CD2" w:rsidP="00DC6D7D">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1662">
    <w:p w14:paraId="38491220"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lang w:val="en-US"/>
        </w:rPr>
        <w:t xml:space="preserve">So in </w:t>
      </w:r>
      <w:r>
        <w:rPr>
          <w:i/>
          <w:iCs/>
          <w:lang w:val="en-US"/>
        </w:rPr>
        <w:t xml:space="preserve">BS </w:t>
      </w:r>
      <w:r>
        <w:rPr>
          <w:lang w:val="en-US"/>
        </w:rPr>
        <w:t>2:27. For this form see above, n. 186.</w:t>
      </w:r>
    </w:p>
  </w:footnote>
  <w:footnote w:id="1663">
    <w:p w14:paraId="6649165C"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lang w:val="en-US"/>
        </w:rPr>
        <w:t xml:space="preserve">So in </w:t>
      </w:r>
      <w:r>
        <w:rPr>
          <w:i/>
          <w:iCs/>
          <w:lang w:val="en-US"/>
        </w:rPr>
        <w:t xml:space="preserve">BS </w:t>
      </w:r>
      <w:r>
        <w:rPr>
          <w:lang w:val="en-US"/>
        </w:rPr>
        <w:t>2:28. For this form see above, n. 188.</w:t>
      </w:r>
    </w:p>
  </w:footnote>
  <w:footnote w:id="1664">
    <w:p w14:paraId="1CEBC53B" w14:textId="77777777" w:rsidR="00865CD2" w:rsidRPr="00BE632F" w:rsidRDefault="00865CD2" w:rsidP="00BE632F">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&lt;</w:t>
      </w:r>
      <w:r>
        <w:rPr>
          <w:rFonts w:ascii="Graeca" w:hAnsi="Graeca"/>
          <w:lang w:val="en-US"/>
        </w:rPr>
        <w:t></w:t>
      </w:r>
      <w:r>
        <w:rPr>
          <w:rFonts w:cs="Times New Roman"/>
          <w:lang w:val="en-US"/>
        </w:rPr>
        <w:t>&gt;(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This is my reading and translation. The editor offered none. On such designations see vol. 1, Introduction 3.2.4, p. 33.</w:t>
      </w:r>
    </w:p>
  </w:footnote>
  <w:footnote w:id="1665">
    <w:p w14:paraId="1BFA1AF0"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66">
    <w:p w14:paraId="64E82CFF"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lang w:val="en-US"/>
        </w:rPr>
        <w:t xml:space="preserve">In </w:t>
      </w:r>
      <w:r>
        <w:rPr>
          <w:i/>
          <w:iCs/>
          <w:lang w:val="en-US"/>
        </w:rPr>
        <w:t xml:space="preserve">BS </w:t>
      </w:r>
      <w:r>
        <w:rPr>
          <w:lang w:val="en-US"/>
        </w:rPr>
        <w:t xml:space="preserve">1:50 – </w:t>
      </w:r>
      <w:r w:rsidRPr="008D19E7">
        <w:rPr>
          <w:rFonts w:cs="Times New Roman"/>
          <w:rtl/>
          <w:lang w:val="de-DE"/>
        </w:rPr>
        <w:t>יוסף</w:t>
      </w:r>
      <w:r w:rsidRPr="00AA2BFD">
        <w:rPr>
          <w:lang w:val="en-US"/>
        </w:rPr>
        <w:t xml:space="preserve">. </w:t>
      </w:r>
      <w:r>
        <w:rPr>
          <w:lang w:val="en-US"/>
        </w:rPr>
        <w:t xml:space="preserve">So in </w:t>
      </w:r>
      <w:r>
        <w:rPr>
          <w:i/>
          <w:iCs/>
          <w:lang w:val="en-US"/>
        </w:rPr>
        <w:t xml:space="preserve">BS </w:t>
      </w:r>
      <w:r>
        <w:rPr>
          <w:lang w:val="en-US"/>
        </w:rPr>
        <w:t>2:44. For this form see above, n. 186.</w:t>
      </w:r>
    </w:p>
  </w:footnote>
  <w:footnote w:id="1667">
    <w:p w14:paraId="3A131B3D"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lang w:val="en-US"/>
        </w:rPr>
        <w:t xml:space="preserve">So in </w:t>
      </w:r>
      <w:r>
        <w:rPr>
          <w:i/>
          <w:iCs/>
          <w:lang w:val="en-US"/>
        </w:rPr>
        <w:t xml:space="preserve">BS </w:t>
      </w:r>
      <w:r>
        <w:rPr>
          <w:lang w:val="en-US"/>
        </w:rPr>
        <w:t>2:41 and 43. For this form see above, n. 188.</w:t>
      </w:r>
    </w:p>
  </w:footnote>
  <w:footnote w:id="1668">
    <w:p w14:paraId="0A08BC85" w14:textId="77777777" w:rsidR="00865CD2" w:rsidRPr="00ED5AFA" w:rsidRDefault="00865CD2" w:rsidP="0063385E">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8D19E7">
        <w:rPr>
          <w:rFonts w:cs="Times New Roman"/>
          <w:rtl/>
          <w:lang w:val="de-DE"/>
        </w:rPr>
        <w:t>רבי</w:t>
      </w:r>
      <w:r w:rsidRPr="008D19E7">
        <w:rPr>
          <w:lang w:val="en-US"/>
        </w:rPr>
        <w:t xml:space="preserve">. In Greek – </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sidRPr="008D19E7">
        <w:rPr>
          <w:rFonts w:cs="Times New Roman"/>
          <w:lang w:val="en-US"/>
        </w:rPr>
        <w:t xml:space="preserve"> </w:t>
      </w:r>
      <w:r>
        <w:rPr>
          <w:rFonts w:cs="Times New Roman"/>
          <w:lang w:val="en-US"/>
        </w:rPr>
        <w:t xml:space="preserve">… </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cs="Times New Roman"/>
          <w:lang w:val="en-US"/>
        </w:rPr>
        <w:t>.</w:t>
      </w:r>
      <w:r>
        <w:rPr>
          <w:lang w:val="en-US"/>
        </w:rPr>
        <w:t xml:space="preserve"> </w:t>
      </w:r>
      <w:r>
        <w:t>On the title “rabbi” see vol. 3, Introduction 6.4.1.2.2.5.4, p. 41. On “pious” see Introducion 3.1.3.7.1.</w:t>
      </w:r>
    </w:p>
  </w:footnote>
  <w:footnote w:id="1669">
    <w:p w14:paraId="0C34E721" w14:textId="77777777" w:rsidR="00865CD2" w:rsidRPr="00DC6D7D" w:rsidRDefault="00865CD2" w:rsidP="00AA2BFD">
      <w:pPr>
        <w:pStyle w:val="FootnoteText"/>
        <w:bidi w:val="0"/>
        <w:spacing w:line="240" w:lineRule="auto"/>
        <w:rPr>
          <w:lang w:val="en-US"/>
        </w:rPr>
      </w:pPr>
      <w:r>
        <w:rPr>
          <w:rStyle w:val="FootnoteReference"/>
        </w:rPr>
        <w:footnoteRef/>
      </w:r>
      <w:r>
        <w:rPr>
          <w:rFonts w:cs="Times New Roman"/>
        </w:rPr>
        <w:t>See above, n. 221</w:t>
      </w:r>
      <w:r w:rsidRPr="00F54791">
        <w:rPr>
          <w:rFonts w:cs="Times New Roman"/>
        </w:rPr>
        <w:t>.</w:t>
      </w:r>
    </w:p>
  </w:footnote>
  <w:footnote w:id="1670">
    <w:p w14:paraId="649381ED" w14:textId="77777777" w:rsidR="00865CD2" w:rsidRPr="00ED0F4E" w:rsidRDefault="00865CD2" w:rsidP="00C55DC0">
      <w:pPr>
        <w:pStyle w:val="FootnoteText"/>
        <w:bidi w:val="0"/>
        <w:spacing w:line="240" w:lineRule="auto"/>
        <w:rPr>
          <w:lang w:val="en-US"/>
        </w:rPr>
      </w:pPr>
      <w:r>
        <w:rPr>
          <w:rStyle w:val="FootnoteReference"/>
        </w:rPr>
        <w:footnoteRef/>
      </w:r>
      <w:r>
        <w:t xml:space="preserve"> </w:t>
      </w:r>
      <w:r>
        <w:rPr>
          <w:lang w:val="en-US"/>
        </w:rPr>
        <w:t>The inscription is bilingual. So in the Hebrew. The inscription is not published; only reported. For this form see vol. 1, under J</w:t>
      </w:r>
      <w:r>
        <w:rPr>
          <w:lang w:val="en-US"/>
        </w:rPr>
        <w:t>o</w:t>
      </w:r>
      <w:r>
        <w:rPr>
          <w:lang w:val="en-US"/>
        </w:rPr>
        <w:t>seph (22) B/M, p. 150.</w:t>
      </w:r>
    </w:p>
  </w:footnote>
  <w:footnote w:id="1671">
    <w:p w14:paraId="09EC4FFF" w14:textId="77777777" w:rsidR="00865CD2" w:rsidRPr="000E41E3" w:rsidRDefault="00865CD2" w:rsidP="000E41E3">
      <w:pPr>
        <w:pStyle w:val="FootnoteText"/>
        <w:bidi w:val="0"/>
        <w:spacing w:line="240" w:lineRule="auto"/>
        <w:rPr>
          <w:lang w:val="en-US"/>
        </w:rPr>
      </w:pPr>
      <w:r>
        <w:rPr>
          <w:rStyle w:val="FootnoteReference"/>
        </w:rPr>
        <w:footnoteRef/>
      </w:r>
      <w:r>
        <w:t xml:space="preserve"> </w:t>
      </w:r>
      <w:r>
        <w:rPr>
          <w:lang w:val="en-US"/>
        </w:rPr>
        <w:t xml:space="preserve">The inscription is bilingual. So in the Greek.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 The form is otherwise unattested but the intended name is clear because of the H</w:t>
      </w:r>
      <w:r>
        <w:rPr>
          <w:lang w:val="en-US"/>
        </w:rPr>
        <w:t>e</w:t>
      </w:r>
      <w:r>
        <w:rPr>
          <w:lang w:val="en-US"/>
        </w:rPr>
        <w:t>brew.</w:t>
      </w:r>
    </w:p>
  </w:footnote>
  <w:footnote w:id="1672">
    <w:p w14:paraId="49C59685" w14:textId="77777777" w:rsidR="00865CD2" w:rsidRPr="00ED5AFA" w:rsidRDefault="00865CD2" w:rsidP="00ED5AFA">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t>On this title see vol. 3, Introduction 6.4.1.2.2.5.4, p. 41.</w:t>
      </w:r>
    </w:p>
  </w:footnote>
  <w:footnote w:id="1673">
    <w:p w14:paraId="3C2C3E97"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74">
    <w:p w14:paraId="0869EB45"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rFonts w:cs="Times New Roman"/>
        </w:rPr>
        <w:t>See above, n. 188</w:t>
      </w:r>
      <w:r>
        <w:rPr>
          <w:lang w:val="en-US"/>
        </w:rPr>
        <w:t>.</w:t>
      </w:r>
    </w:p>
  </w:footnote>
  <w:footnote w:id="1675">
    <w:p w14:paraId="62736352" w14:textId="77777777" w:rsidR="00865CD2" w:rsidRPr="00DC6D7D" w:rsidRDefault="00865CD2" w:rsidP="003075C2">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1676">
    <w:p w14:paraId="7FB635E6"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lang w:val="en-US"/>
        </w:rPr>
        <w:t>The epitaph is bilingual. So in the Greek. For this form see above, n. 188.</w:t>
      </w:r>
    </w:p>
  </w:footnote>
  <w:footnote w:id="1677">
    <w:p w14:paraId="0C3EB517" w14:textId="77777777" w:rsidR="00865CD2" w:rsidRPr="00ED0F4E" w:rsidRDefault="00865CD2" w:rsidP="000D1302">
      <w:pPr>
        <w:pStyle w:val="FootnoteText"/>
        <w:bidi w:val="0"/>
        <w:spacing w:line="240" w:lineRule="auto"/>
        <w:rPr>
          <w:lang w:val="en-US"/>
        </w:rPr>
      </w:pPr>
      <w:r>
        <w:rPr>
          <w:rStyle w:val="FootnoteReference"/>
        </w:rPr>
        <w:footnoteRef/>
      </w:r>
      <w:r>
        <w:t xml:space="preserve"> </w:t>
      </w:r>
      <w:r>
        <w:rPr>
          <w:lang w:val="en-US"/>
        </w:rPr>
        <w:t xml:space="preserve">The epitaph is bilingual. So in the Hebrew. For this form see vol. 1, under Joseph (36) B/M, p. 151.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1678">
    <w:p w14:paraId="5CB5E2A2"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79">
    <w:p w14:paraId="48C4524B" w14:textId="77777777" w:rsidR="00865CD2" w:rsidRPr="0035434F" w:rsidRDefault="00865CD2" w:rsidP="00AA2BF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prefix see vol. 1, Introduction 2.1.1.2.1, p. 18. </w:t>
      </w:r>
      <w:r>
        <w:rPr>
          <w:lang w:val="en-US"/>
        </w:rPr>
        <w:t xml:space="preserve">For the form </w:t>
      </w:r>
      <w:r w:rsidRPr="00E02103">
        <w:rPr>
          <w:rFonts w:ascii="Graeca" w:hAnsi="Graeca"/>
        </w:rPr>
        <w:t></w:t>
      </w:r>
      <w:r w:rsidRPr="00E02103">
        <w:rPr>
          <w:rFonts w:ascii="Graeca" w:hAnsi="Graeca"/>
        </w:rPr>
        <w:t></w:t>
      </w:r>
      <w:r w:rsidRPr="00E02103">
        <w:rPr>
          <w:rFonts w:ascii="Graeca" w:hAnsi="Graeca"/>
        </w:rPr>
        <w:t></w:t>
      </w:r>
      <w:r w:rsidRPr="00E02103">
        <w:rPr>
          <w:rFonts w:ascii="Graeca" w:hAnsi="Graeca"/>
        </w:rPr>
        <w:t></w:t>
      </w:r>
      <w:r w:rsidRPr="00E02103">
        <w:rPr>
          <w:rFonts w:ascii="Graeca" w:hAnsi="Graeca"/>
        </w:rPr>
        <w:t></w:t>
      </w:r>
      <w:r w:rsidRPr="00E02103">
        <w:rPr>
          <w:rFonts w:ascii="Graeca" w:hAnsi="Graeca"/>
        </w:rPr>
        <w:t></w:t>
      </w:r>
      <w:r w:rsidRPr="00E02103">
        <w:rPr>
          <w:rFonts w:ascii="Graeca" w:hAnsi="Graeca"/>
        </w:rPr>
        <w:t></w:t>
      </w:r>
      <w:r>
        <w:rPr>
          <w:lang w:val="en-US"/>
        </w:rPr>
        <w:t xml:space="preserve"> see above, n. 188..</w:t>
      </w:r>
    </w:p>
  </w:footnote>
  <w:footnote w:id="1680">
    <w:p w14:paraId="2E95E13D"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81">
    <w:p w14:paraId="46EE9A68" w14:textId="77777777" w:rsidR="00865CD2" w:rsidRPr="0035434F" w:rsidRDefault="00865CD2" w:rsidP="00AA2BF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prefix see above, n. 239. On the suffix as an error, see vol. 3, Intr</w:t>
      </w:r>
      <w:r>
        <w:rPr>
          <w:rFonts w:cs="Times New Roman"/>
          <w:lang w:val="en-US"/>
        </w:rPr>
        <w:t>o</w:t>
      </w:r>
      <w:r>
        <w:rPr>
          <w:rFonts w:cs="Times New Roman"/>
          <w:lang w:val="en-US"/>
        </w:rPr>
        <w:t>duction 2.8.5, p. 21.</w:t>
      </w:r>
    </w:p>
  </w:footnote>
  <w:footnote w:id="1682">
    <w:p w14:paraId="4AA658EE"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83">
    <w:p w14:paraId="6AAE716F"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rFonts w:cs="Times New Roman"/>
        </w:rPr>
        <w:t>See above, n. 186</w:t>
      </w:r>
      <w:r>
        <w:rPr>
          <w:lang w:val="en-US"/>
        </w:rPr>
        <w:t>.</w:t>
      </w:r>
    </w:p>
  </w:footnote>
  <w:footnote w:id="1684">
    <w:p w14:paraId="41429A66" w14:textId="77777777" w:rsidR="00865CD2" w:rsidRPr="009A4CB8" w:rsidRDefault="00865CD2" w:rsidP="00AA2BFD">
      <w:pPr>
        <w:pStyle w:val="FootnoteText"/>
        <w:bidi w:val="0"/>
        <w:spacing w:line="240" w:lineRule="auto"/>
      </w:pPr>
      <w:r w:rsidRPr="009A4CB8">
        <w:rPr>
          <w:rStyle w:val="FootnoteReference"/>
        </w:rPr>
        <w:footnoteRef/>
      </w:r>
      <w:r>
        <w:t xml:space="preserve"> </w:t>
      </w:r>
      <w:r w:rsidRPr="009A4CB8">
        <w:t xml:space="preserve">In Greek </w:t>
      </w:r>
      <w:r>
        <w:t>–</w:t>
      </w:r>
      <w:r w:rsidRPr="009A4CB8">
        <w:t xml:space="preserve"> </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t xml:space="preserve">. </w:t>
      </w:r>
      <w:r>
        <w:t xml:space="preserve">In </w:t>
      </w:r>
      <w:smartTag w:uri="urn:schemas-microsoft-com:office:smarttags" w:element="place">
        <w:r>
          <w:t>Transjordan</w:t>
        </w:r>
      </w:smartTag>
      <w:r>
        <w:t xml:space="preserve">. </w:t>
      </w:r>
      <w:r>
        <w:rPr>
          <w:rFonts w:cs="Times New Roman"/>
          <w:lang w:val="en-US"/>
        </w:rPr>
        <w:t>On such designations see vol. 1, Introduction 3.2.6, p. 34.</w:t>
      </w:r>
    </w:p>
  </w:footnote>
  <w:footnote w:id="1685">
    <w:p w14:paraId="332A0430"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86">
    <w:p w14:paraId="6DEF63B3"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rFonts w:cs="Times New Roman"/>
        </w:rPr>
        <w:t>See above, n. 188</w:t>
      </w:r>
      <w:r>
        <w:rPr>
          <w:lang w:val="en-US"/>
        </w:rPr>
        <w:t>.</w:t>
      </w:r>
    </w:p>
  </w:footnote>
  <w:footnote w:id="1687">
    <w:p w14:paraId="13D0C80F" w14:textId="77777777" w:rsidR="00865CD2" w:rsidRPr="009A4CB8" w:rsidRDefault="00865CD2" w:rsidP="00952D03">
      <w:pPr>
        <w:pStyle w:val="FootnoteText"/>
        <w:bidi w:val="0"/>
        <w:spacing w:line="240" w:lineRule="auto"/>
        <w:rPr>
          <w:lang w:val="en-US"/>
        </w:rPr>
      </w:pPr>
      <w:r w:rsidRPr="009A4CB8">
        <w:rPr>
          <w:rStyle w:val="FootnoteReference"/>
        </w:rPr>
        <w:footnoteRef/>
      </w:r>
      <w:r w:rsidRPr="009A4CB8">
        <w:t xml:space="preserve"> In Greek </w:t>
      </w:r>
      <w:r>
        <w:t>–</w:t>
      </w:r>
      <w:r w:rsidRPr="009A4CB8">
        <w:t xml:space="preserve"> </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t xml:space="preserve"> (in </w:t>
      </w:r>
      <w:smartTag w:uri="urn:schemas-microsoft-com:office:smarttags" w:element="place">
        <w:smartTag w:uri="urn:schemas-microsoft-com:office:smarttags" w:element="country-region">
          <w:r>
            <w:t>Lebanon</w:t>
          </w:r>
        </w:smartTag>
      </w:smartTag>
      <w:r>
        <w:t>)</w:t>
      </w:r>
      <w:r w:rsidRPr="009A4CB8">
        <w:t>.</w:t>
      </w:r>
      <w:r>
        <w:t xml:space="preserve"> On this title see vol. 3, Introduction 6.4.1.2.2.5.1, p. 40. </w:t>
      </w:r>
      <w:r>
        <w:rPr>
          <w:rFonts w:cs="Times New Roman"/>
          <w:lang w:val="en-US"/>
        </w:rPr>
        <w:t>On such designations see vol. 1, Introduction 3.2.6, p. 34.</w:t>
      </w:r>
    </w:p>
  </w:footnote>
  <w:footnote w:id="1688">
    <w:p w14:paraId="4B97AF01"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89">
    <w:p w14:paraId="1521A51D"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rFonts w:cs="Times New Roman"/>
        </w:rPr>
        <w:t>See above, n. 68</w:t>
      </w:r>
      <w:r>
        <w:rPr>
          <w:lang w:val="en-US"/>
        </w:rPr>
        <w:t>.</w:t>
      </w:r>
    </w:p>
  </w:footnote>
  <w:footnote w:id="1690">
    <w:p w14:paraId="46C804A7" w14:textId="77777777" w:rsidR="00865CD2" w:rsidRPr="001D10B4" w:rsidRDefault="00865CD2" w:rsidP="00C01C67">
      <w:pPr>
        <w:pStyle w:val="FootnoteText"/>
        <w:bidi w:val="0"/>
        <w:spacing w:line="240" w:lineRule="auto"/>
        <w:rPr>
          <w:lang w:val="en-US"/>
        </w:rPr>
      </w:pPr>
      <w:r>
        <w:rPr>
          <w:rStyle w:val="FootnoteReference"/>
        </w:rPr>
        <w:footnoteRef/>
      </w:r>
      <w:r>
        <w:t xml:space="preserve"> In the Judaean desert, west of the </w:t>
      </w:r>
      <w:smartTag w:uri="urn:schemas-microsoft-com:office:smarttags" w:element="place">
        <w:r>
          <w:t>Dead Sea</w:t>
        </w:r>
      </w:smartTag>
      <w:r>
        <w:t>.</w:t>
      </w:r>
    </w:p>
  </w:footnote>
  <w:footnote w:id="1691">
    <w:p w14:paraId="02676093" w14:textId="77777777" w:rsidR="00865CD2" w:rsidRPr="005F539E" w:rsidRDefault="00865CD2" w:rsidP="00AA2BFD">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692">
    <w:p w14:paraId="52F09C13" w14:textId="77777777" w:rsidR="00865CD2" w:rsidRDefault="00865CD2" w:rsidP="00AA2BFD">
      <w:pPr>
        <w:pStyle w:val="FootnoteText"/>
        <w:bidi w:val="0"/>
        <w:spacing w:line="240" w:lineRule="auto"/>
        <w:rPr>
          <w:lang w:val="en-US"/>
        </w:rPr>
      </w:pPr>
      <w:r>
        <w:rPr>
          <w:rStyle w:val="FootnoteReference"/>
        </w:rPr>
        <w:footnoteRef/>
      </w:r>
      <w:r>
        <w:rPr>
          <w:rtl/>
        </w:rPr>
        <w:t xml:space="preserve"> </w:t>
      </w:r>
      <w:r>
        <w:rPr>
          <w:lang w:val="en-US"/>
        </w:rPr>
        <w:t xml:space="preserve">For this form see above, n. 75.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 xml:space="preserve">. </w:t>
      </w:r>
      <w:r w:rsidRPr="005E436F">
        <w:rPr>
          <w:lang w:val="en-US"/>
        </w:rPr>
        <w:t xml:space="preserve">Naveh also suggest reading </w:t>
      </w:r>
      <w:r w:rsidRPr="00CD1D6F">
        <w:rPr>
          <w:rFonts w:cs="Times New Roman"/>
          <w:rtl/>
          <w:lang w:val="en-US"/>
        </w:rPr>
        <w:t>אסייה</w:t>
      </w:r>
      <w:r w:rsidRPr="005E436F">
        <w:rPr>
          <w:lang w:val="en-US"/>
        </w:rPr>
        <w:t xml:space="preserve"> – phyis</w:t>
      </w:r>
      <w:r w:rsidRPr="005E436F">
        <w:rPr>
          <w:lang w:val="en-US"/>
        </w:rPr>
        <w:t>i</w:t>
      </w:r>
      <w:r w:rsidRPr="005E436F">
        <w:rPr>
          <w:lang w:val="en-US"/>
        </w:rPr>
        <w:t>cian.</w:t>
      </w:r>
    </w:p>
  </w:footnote>
  <w:footnote w:id="1693">
    <w:p w14:paraId="73A07957" w14:textId="77777777" w:rsidR="00865CD2" w:rsidRPr="00804AAD" w:rsidRDefault="00865CD2" w:rsidP="00C01C67">
      <w:pPr>
        <w:pStyle w:val="FootnoteText"/>
        <w:bidi w:val="0"/>
        <w:spacing w:line="240" w:lineRule="auto"/>
        <w:rPr>
          <w:lang w:val="en-US"/>
        </w:rPr>
      </w:pPr>
      <w:r w:rsidRPr="00115355">
        <w:rPr>
          <w:rStyle w:val="FootnoteReference"/>
        </w:rPr>
        <w:footnoteRef/>
      </w:r>
      <w:r w:rsidRPr="00115355">
        <w:rPr>
          <w:rtl/>
        </w:rPr>
        <w:t xml:space="preserve"> </w:t>
      </w:r>
      <w:r w:rsidRPr="00115355">
        <w:t xml:space="preserve">Now As-Samua in Judea, in southern </w:t>
      </w:r>
      <w:smartTag w:uri="urn:schemas-microsoft-com:office:smarttags" w:element="place">
        <w:smartTag w:uri="urn:schemas-microsoft-com:office:smarttags" w:element="PlaceType">
          <w:r w:rsidRPr="00115355">
            <w:t>Mount</w:t>
          </w:r>
        </w:smartTag>
        <w:r w:rsidRPr="00115355">
          <w:t xml:space="preserve"> </w:t>
        </w:r>
        <w:smartTag w:uri="urn:schemas-microsoft-com:office:smarttags" w:element="PlaceName">
          <w:r w:rsidRPr="00115355">
            <w:t>Hebron</w:t>
          </w:r>
        </w:smartTag>
      </w:smartTag>
      <w:r w:rsidRPr="00115355">
        <w:t>.</w:t>
      </w:r>
    </w:p>
  </w:footnote>
  <w:footnote w:id="1694">
    <w:p w14:paraId="6E5BF9C9"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695">
    <w:p w14:paraId="598A8589"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rFonts w:cs="Times New Roman"/>
        </w:rPr>
        <w:t>See above, n. 64</w:t>
      </w:r>
      <w:r>
        <w:rPr>
          <w:lang w:val="en-US"/>
        </w:rPr>
        <w:t>.</w:t>
      </w:r>
    </w:p>
  </w:footnote>
  <w:footnote w:id="1696">
    <w:p w14:paraId="3231B9CE" w14:textId="77777777" w:rsidR="00865CD2" w:rsidRPr="009A4CB8" w:rsidRDefault="00865CD2" w:rsidP="00AA2BFD">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 Hebrew – </w:t>
      </w:r>
      <w:r w:rsidRPr="005E436F">
        <w:rPr>
          <w:rFonts w:cs="Times New Roman"/>
          <w:rtl/>
          <w:lang w:val="en-US"/>
        </w:rPr>
        <w:t>הכהן</w:t>
      </w:r>
      <w:r w:rsidRPr="005E436F">
        <w:rPr>
          <w:rFonts w:cs="Times New Roman"/>
          <w:lang w:val="en-US"/>
        </w:rPr>
        <w:t xml:space="preserve">. S. Safrai, “The Synagogues South of Mt. Judah,” </w:t>
      </w:r>
      <w:r w:rsidRPr="005E436F">
        <w:rPr>
          <w:rFonts w:cs="Times New Roman"/>
          <w:i/>
          <w:iCs/>
          <w:lang w:val="en-US"/>
        </w:rPr>
        <w:t>Immanuel</w:t>
      </w:r>
      <w:r w:rsidRPr="005E436F">
        <w:rPr>
          <w:rFonts w:cs="Times New Roman"/>
          <w:lang w:val="en-US"/>
        </w:rPr>
        <w:t xml:space="preserve"> 3 (1973-4) 48-9</w:t>
      </w:r>
      <w:r w:rsidRPr="005E436F">
        <w:rPr>
          <w:lang w:val="en-US"/>
        </w:rPr>
        <w:t xml:space="preserve"> su</w:t>
      </w:r>
      <w:r w:rsidRPr="005E436F">
        <w:rPr>
          <w:lang w:val="en-US"/>
        </w:rPr>
        <w:t>g</w:t>
      </w:r>
      <w:r w:rsidRPr="005E436F">
        <w:rPr>
          <w:lang w:val="en-US"/>
        </w:rPr>
        <w:t xml:space="preserve">gests identifying this rabbi with </w:t>
      </w:r>
      <w:r w:rsidRPr="00CD1D6F">
        <w:rPr>
          <w:rFonts w:cs="Times New Roman"/>
          <w:rtl/>
          <w:lang w:val="en-US"/>
        </w:rPr>
        <w:t>ר' אסי</w:t>
      </w:r>
      <w:r w:rsidRPr="005E436F">
        <w:rPr>
          <w:lang w:val="en-US"/>
        </w:rPr>
        <w:t xml:space="preserve"> of PT</w:t>
      </w:r>
      <w:r>
        <w:rPr>
          <w:lang w:val="en-US"/>
        </w:rPr>
        <w:t xml:space="preserve"> (Joseph [7])</w:t>
      </w:r>
      <w:r w:rsidRPr="005E436F">
        <w:rPr>
          <w:lang w:val="en-US"/>
        </w:rPr>
        <w:t>.</w:t>
      </w:r>
      <w:r>
        <w:rPr>
          <w:lang w:val="en-US"/>
        </w:rPr>
        <w:t xml:space="preserve"> </w:t>
      </w:r>
      <w:r>
        <w:rPr>
          <w:rFonts w:cs="Times New Roman"/>
          <w:lang w:val="en-US"/>
        </w:rPr>
        <w:t>On such identifications see vol. 1, Introdu</w:t>
      </w:r>
      <w:r>
        <w:rPr>
          <w:rFonts w:cs="Times New Roman"/>
          <w:lang w:val="en-US"/>
        </w:rPr>
        <w:t>c</w:t>
      </w:r>
      <w:r>
        <w:rPr>
          <w:rFonts w:cs="Times New Roman"/>
          <w:lang w:val="en-US"/>
        </w:rPr>
        <w:t>tion 3.2.5, pp. 33-4.</w:t>
      </w:r>
    </w:p>
  </w:footnote>
  <w:footnote w:id="1697">
    <w:p w14:paraId="38B1CFEE" w14:textId="77777777" w:rsidR="00865CD2" w:rsidRPr="002165C1" w:rsidRDefault="00865CD2" w:rsidP="00AA2BFD">
      <w:pPr>
        <w:pStyle w:val="FootnoteText"/>
        <w:bidi w:val="0"/>
        <w:spacing w:line="240" w:lineRule="auto"/>
        <w:rPr>
          <w:lang w:val="en-US"/>
        </w:rPr>
      </w:pPr>
      <w:r w:rsidRPr="00C01C67">
        <w:rPr>
          <w:rStyle w:val="FootnoteReference"/>
        </w:rPr>
        <w:footnoteRef/>
      </w:r>
      <w:r w:rsidRPr="00C01C67">
        <w:rPr>
          <w:rtl/>
        </w:rPr>
        <w:t xml:space="preserve"> </w:t>
      </w:r>
      <w:r>
        <w:t>I</w:t>
      </w:r>
      <w:r w:rsidRPr="00C01C67">
        <w:t xml:space="preserve">n southern </w:t>
      </w:r>
      <w:smartTag w:uri="urn:schemas-microsoft-com:office:smarttags" w:element="place">
        <w:smartTag w:uri="urn:schemas-microsoft-com:office:smarttags" w:element="PlaceType">
          <w:r w:rsidRPr="00C01C67">
            <w:t>Mount</w:t>
          </w:r>
        </w:smartTag>
        <w:r w:rsidRPr="00C01C67">
          <w:t xml:space="preserve"> </w:t>
        </w:r>
        <w:smartTag w:uri="urn:schemas-microsoft-com:office:smarttags" w:element="PlaceName">
          <w:r w:rsidRPr="00C01C67">
            <w:t>Hebron</w:t>
          </w:r>
        </w:smartTag>
      </w:smartTag>
      <w:r w:rsidRPr="00C01C67">
        <w:t>.</w:t>
      </w:r>
    </w:p>
  </w:footnote>
  <w:footnote w:id="1698">
    <w:p w14:paraId="1882AADD" w14:textId="77777777" w:rsidR="00865CD2" w:rsidRPr="005F539E" w:rsidRDefault="00865CD2" w:rsidP="00AA2BFD">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699">
    <w:p w14:paraId="67E1AC1C"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rFonts w:cs="Times New Roman"/>
        </w:rPr>
        <w:t>See above, n. 64</w:t>
      </w:r>
      <w:r>
        <w:rPr>
          <w:lang w:val="en-US"/>
        </w:rPr>
        <w:t>.</w:t>
      </w:r>
    </w:p>
  </w:footnote>
  <w:footnote w:id="1700">
    <w:p w14:paraId="5794A77B" w14:textId="77777777" w:rsidR="00865CD2" w:rsidRPr="002165C1" w:rsidRDefault="00865CD2" w:rsidP="00AA2BFD">
      <w:pPr>
        <w:pStyle w:val="FootnoteText"/>
        <w:bidi w:val="0"/>
        <w:spacing w:line="240" w:lineRule="auto"/>
        <w:rPr>
          <w:lang w:val="en-US"/>
        </w:rPr>
      </w:pPr>
      <w:r w:rsidRPr="00C01C67">
        <w:rPr>
          <w:rStyle w:val="FootnoteReference"/>
        </w:rPr>
        <w:footnoteRef/>
      </w:r>
      <w:r w:rsidRPr="00C01C67">
        <w:rPr>
          <w:rtl/>
        </w:rPr>
        <w:t xml:space="preserve"> </w:t>
      </w:r>
      <w:r>
        <w:rPr>
          <w:rFonts w:cs="Times New Roman"/>
        </w:rPr>
        <w:t>See above, n. 257</w:t>
      </w:r>
      <w:r w:rsidRPr="00C01C67">
        <w:t>.</w:t>
      </w:r>
    </w:p>
  </w:footnote>
  <w:footnote w:id="1701">
    <w:p w14:paraId="7CE9F671" w14:textId="77777777" w:rsidR="00865CD2" w:rsidRPr="005F539E" w:rsidRDefault="00865CD2" w:rsidP="00AA2BFD">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02">
    <w:p w14:paraId="36A0484F" w14:textId="77777777" w:rsidR="00865CD2" w:rsidRPr="00ED0F4E" w:rsidRDefault="00865CD2" w:rsidP="00A96450">
      <w:pPr>
        <w:pStyle w:val="FootnoteText"/>
        <w:bidi w:val="0"/>
        <w:spacing w:line="240" w:lineRule="auto"/>
        <w:rPr>
          <w:lang w:val="en-US"/>
        </w:rPr>
      </w:pPr>
      <w:r>
        <w:rPr>
          <w:rStyle w:val="FootnoteReference"/>
        </w:rPr>
        <w:footnoteRef/>
      </w:r>
      <w:r>
        <w:t xml:space="preserve"> </w:t>
      </w:r>
      <w:r>
        <w:rPr>
          <w:rFonts w:cs="Times New Roman"/>
        </w:rPr>
        <w:t>See above, n. 2</w:t>
      </w:r>
      <w:r>
        <w:rPr>
          <w:lang w:val="en-US"/>
        </w:rPr>
        <w:t>.</w:t>
      </w:r>
    </w:p>
  </w:footnote>
  <w:footnote w:id="1703">
    <w:p w14:paraId="3E02D0E5" w14:textId="77777777" w:rsidR="00865CD2" w:rsidRPr="003F77A9" w:rsidRDefault="00865CD2" w:rsidP="003F77A9">
      <w:pPr>
        <w:pStyle w:val="FootnoteText"/>
        <w:bidi w:val="0"/>
        <w:spacing w:line="240" w:lineRule="auto"/>
        <w:rPr>
          <w:lang w:val="en-US"/>
        </w:rPr>
      </w:pPr>
      <w:r w:rsidRPr="00C01C67">
        <w:rPr>
          <w:rStyle w:val="FootnoteReference"/>
        </w:rPr>
        <w:footnoteRef/>
      </w:r>
      <w:r w:rsidRPr="00C01C67">
        <w:rPr>
          <w:rtl/>
        </w:rPr>
        <w:t xml:space="preserve"> </w:t>
      </w:r>
      <w:r w:rsidRPr="00C01C67">
        <w:rPr>
          <w:lang w:val="en-US"/>
        </w:rPr>
        <w:t xml:space="preserve">Located north of the </w:t>
      </w:r>
      <w:smartTag w:uri="urn:schemas-microsoft-com:office:smarttags" w:element="place">
        <w:r w:rsidRPr="00C01C67">
          <w:rPr>
            <w:lang w:val="en-US"/>
          </w:rPr>
          <w:t>Sea of Galilee</w:t>
        </w:r>
      </w:smartTag>
      <w:r w:rsidRPr="00C01C67">
        <w:rPr>
          <w:lang w:val="en-US"/>
        </w:rPr>
        <w:t>.</w:t>
      </w:r>
    </w:p>
  </w:footnote>
  <w:footnote w:id="1704">
    <w:p w14:paraId="0D14C500" w14:textId="77777777" w:rsidR="00865CD2" w:rsidRPr="005F539E" w:rsidRDefault="00865CD2" w:rsidP="00A96450">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05">
    <w:p w14:paraId="70D64260" w14:textId="77777777" w:rsidR="00865CD2" w:rsidRPr="00127D1A" w:rsidRDefault="00865CD2" w:rsidP="00A96450">
      <w:pPr>
        <w:pStyle w:val="FootnoteText"/>
        <w:bidi w:val="0"/>
        <w:spacing w:line="240" w:lineRule="auto"/>
        <w:rPr>
          <w:lang w:val="en-US"/>
        </w:rPr>
      </w:pPr>
      <w:r>
        <w:rPr>
          <w:rStyle w:val="FootnoteReference"/>
        </w:rPr>
        <w:footnoteRef/>
      </w:r>
      <w:r>
        <w:rPr>
          <w:rtl/>
        </w:rPr>
        <w:t xml:space="preserve"> </w:t>
      </w:r>
      <w:r>
        <w:rPr>
          <w:rFonts w:cs="Times New Roman"/>
        </w:rPr>
        <w:t>See above, n. 184</w:t>
      </w:r>
      <w:r>
        <w:rPr>
          <w:rFonts w:cs="Times New Roman"/>
          <w:lang w:val="en-US"/>
        </w:rPr>
        <w:t>.</w:t>
      </w:r>
    </w:p>
  </w:footnote>
  <w:footnote w:id="1706">
    <w:p w14:paraId="66BD519C" w14:textId="77777777" w:rsidR="00865CD2" w:rsidRPr="006B3750" w:rsidRDefault="00865CD2" w:rsidP="00832E0C">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according to the era of </w:t>
      </w:r>
      <w:smartTag w:uri="urn:schemas-microsoft-com:office:smarttags" w:element="place">
        <w:smartTag w:uri="urn:schemas-microsoft-com:office:smarttags" w:element="City">
          <w:r>
            <w:rPr>
              <w:lang w:val="en-US"/>
            </w:rPr>
            <w:t>Gaza</w:t>
          </w:r>
        </w:smartTag>
      </w:smartTag>
      <w:r>
        <w:rPr>
          <w:lang w:val="en-US"/>
        </w:rPr>
        <w:t>, see Introduction 7.5.4.3.</w:t>
      </w:r>
    </w:p>
  </w:footnote>
  <w:footnote w:id="1707">
    <w:p w14:paraId="07F0CDE1" w14:textId="77777777" w:rsidR="00865CD2" w:rsidRPr="00127D1A" w:rsidRDefault="00865CD2" w:rsidP="00A96450">
      <w:pPr>
        <w:pStyle w:val="FootnoteText"/>
        <w:bidi w:val="0"/>
        <w:spacing w:line="240" w:lineRule="auto"/>
        <w:rPr>
          <w:lang w:val="en-US"/>
        </w:rPr>
      </w:pPr>
      <w:r>
        <w:rPr>
          <w:rStyle w:val="FootnoteReference"/>
        </w:rPr>
        <w:footnoteRef/>
      </w:r>
      <w:r>
        <w:rPr>
          <w:rtl/>
        </w:rPr>
        <w:t xml:space="preserve"> </w:t>
      </w:r>
      <w:r>
        <w:rPr>
          <w:rFonts w:cs="Times New Roman"/>
        </w:rPr>
        <w:t>See above, n. 184</w:t>
      </w:r>
      <w:r>
        <w:rPr>
          <w:lang w:val="en-US"/>
        </w:rPr>
        <w:t xml:space="preserve">. </w:t>
      </w:r>
    </w:p>
  </w:footnote>
  <w:footnote w:id="1708">
    <w:p w14:paraId="3C16DC0C" w14:textId="77777777" w:rsidR="00865CD2" w:rsidRPr="005F539E" w:rsidRDefault="00865CD2" w:rsidP="00A96450">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09">
    <w:p w14:paraId="540491BF" w14:textId="77777777" w:rsidR="00865CD2" w:rsidRPr="00ED0F4E" w:rsidRDefault="00865CD2" w:rsidP="00A96450">
      <w:pPr>
        <w:pStyle w:val="FootnoteText"/>
        <w:bidi w:val="0"/>
        <w:spacing w:line="240" w:lineRule="auto"/>
        <w:rPr>
          <w:lang w:val="en-US"/>
        </w:rPr>
      </w:pPr>
      <w:r>
        <w:rPr>
          <w:rStyle w:val="FootnoteReference"/>
        </w:rPr>
        <w:footnoteRef/>
      </w:r>
      <w:r>
        <w:t xml:space="preserve"> The reading is mine. The editors had other suggestions. </w:t>
      </w:r>
      <w:r>
        <w:rPr>
          <w:lang w:val="en-US"/>
        </w:rPr>
        <w:t>For this form see above, n. 186.</w:t>
      </w:r>
    </w:p>
  </w:footnote>
  <w:footnote w:id="1710">
    <w:p w14:paraId="4E5840F9" w14:textId="77777777" w:rsidR="00865CD2" w:rsidRPr="000C74F2" w:rsidRDefault="00865CD2" w:rsidP="00402F60">
      <w:pPr>
        <w:pStyle w:val="FootnoteText"/>
        <w:bidi w:val="0"/>
        <w:spacing w:line="240" w:lineRule="auto"/>
        <w:rPr>
          <w:lang w:val="en-US"/>
        </w:rPr>
      </w:pPr>
      <w:r>
        <w:rPr>
          <w:rStyle w:val="FootnoteReference"/>
        </w:rPr>
        <w:footnoteRef/>
      </w:r>
      <w:r>
        <w:t xml:space="preserve"> </w:t>
      </w:r>
      <w:r>
        <w:rPr>
          <w:lang w:val="en-US"/>
        </w:rPr>
        <w:t>In the Golan.</w:t>
      </w:r>
    </w:p>
  </w:footnote>
  <w:footnote w:id="1711">
    <w:p w14:paraId="2AC18293" w14:textId="77777777" w:rsidR="00865CD2" w:rsidRPr="005F539E" w:rsidRDefault="00865CD2" w:rsidP="00A96450">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12">
    <w:p w14:paraId="5CBB0D61" w14:textId="77777777" w:rsidR="00865CD2" w:rsidRPr="00ED0F4E" w:rsidRDefault="00865CD2" w:rsidP="00A96450">
      <w:pPr>
        <w:pStyle w:val="FootnoteText"/>
        <w:bidi w:val="0"/>
        <w:spacing w:line="240" w:lineRule="auto"/>
        <w:rPr>
          <w:lang w:val="en-US"/>
        </w:rPr>
      </w:pPr>
      <w:r>
        <w:rPr>
          <w:rStyle w:val="FootnoteReference"/>
        </w:rPr>
        <w:footnoteRef/>
      </w:r>
      <w:r>
        <w:t xml:space="preserve"> </w:t>
      </w:r>
      <w:r>
        <w:rPr>
          <w:rFonts w:cs="Times New Roman"/>
        </w:rPr>
        <w:t>See above, n. 270</w:t>
      </w:r>
      <w:r>
        <w:rPr>
          <w:lang w:val="en-US"/>
        </w:rPr>
        <w:t>.</w:t>
      </w:r>
    </w:p>
  </w:footnote>
  <w:footnote w:id="1713">
    <w:p w14:paraId="0EFD2320" w14:textId="77777777" w:rsidR="00865CD2" w:rsidRDefault="00865CD2">
      <w:pPr>
        <w:pStyle w:val="FootnoteText"/>
        <w:bidi w:val="0"/>
        <w:spacing w:line="240" w:lineRule="auto"/>
        <w:rPr>
          <w:rFonts w:ascii="Graeca" w:hAnsi="Graeca"/>
          <w:lang w:val="en-US"/>
        </w:rPr>
      </w:pPr>
      <w:r w:rsidRPr="009A4CB8">
        <w:rPr>
          <w:rStyle w:val="FootnoteReference"/>
        </w:rPr>
        <w:footnoteRef/>
      </w:r>
      <w:r w:rsidRPr="009A4CB8">
        <w:rPr>
          <w:rtl/>
        </w:rPr>
        <w:t xml:space="preserve"> </w:t>
      </w:r>
      <w:r w:rsidRPr="005E436F">
        <w:rPr>
          <w:lang w:val="en-US"/>
        </w:rPr>
        <w:t xml:space="preserve">In Greek </w:t>
      </w:r>
      <w:r w:rsidRPr="009A4CB8">
        <w:rPr>
          <w:lang w:val="en-US"/>
        </w:rPr>
        <w:t xml:space="preserve">–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9A4CB8">
        <w:rPr>
          <w:lang w:val="en-US"/>
        </w:rPr>
        <w:t xml:space="preserve"> </w:t>
      </w:r>
      <w:r>
        <w:rPr>
          <w:lang w:val="en-US"/>
        </w:rPr>
        <w:t>On these details see vol. 3, Introduction 3.1, p. 21.</w:t>
      </w:r>
    </w:p>
  </w:footnote>
  <w:footnote w:id="1714">
    <w:p w14:paraId="203930C8" w14:textId="77777777" w:rsidR="00865CD2" w:rsidRPr="000C74F2" w:rsidRDefault="00865CD2" w:rsidP="000C74F2">
      <w:pPr>
        <w:pStyle w:val="FootnoteText"/>
        <w:bidi w:val="0"/>
        <w:spacing w:line="240" w:lineRule="auto"/>
        <w:rPr>
          <w:lang w:val="en-US"/>
        </w:rPr>
      </w:pPr>
      <w:r>
        <w:rPr>
          <w:rStyle w:val="FootnoteReference"/>
        </w:rPr>
        <w:footnoteRef/>
      </w:r>
      <w:r>
        <w:t xml:space="preserve"> </w:t>
      </w:r>
      <w:r>
        <w:rPr>
          <w:lang w:val="en-US"/>
        </w:rPr>
        <w:t>In the Golan.</w:t>
      </w:r>
    </w:p>
  </w:footnote>
  <w:footnote w:id="1715">
    <w:p w14:paraId="4D113E4C" w14:textId="77777777" w:rsidR="00865CD2" w:rsidRPr="00A43E87" w:rsidRDefault="00865CD2" w:rsidP="00A43E87">
      <w:pPr>
        <w:pStyle w:val="FootnoteText"/>
        <w:bidi w:val="0"/>
        <w:spacing w:line="240" w:lineRule="auto"/>
        <w:rPr>
          <w:lang w:val="en-US"/>
        </w:rPr>
      </w:pPr>
      <w:r>
        <w:rPr>
          <w:rStyle w:val="FootnoteReference"/>
        </w:rPr>
        <w:footnoteRef/>
      </w:r>
      <w:r>
        <w:rPr>
          <w:rtl/>
        </w:rPr>
        <w:t xml:space="preserve"> </w:t>
      </w:r>
      <w:r>
        <w:rPr>
          <w:lang w:val="en-US"/>
        </w:rPr>
        <w:t>Jewishness indicated by the form of the name, see Introduction 6.6.2.3.</w:t>
      </w:r>
    </w:p>
  </w:footnote>
  <w:footnote w:id="1716">
    <w:p w14:paraId="298FDB0D" w14:textId="77777777" w:rsidR="00865CD2" w:rsidRPr="00ED0F4E" w:rsidRDefault="00865CD2" w:rsidP="00A96450">
      <w:pPr>
        <w:pStyle w:val="FootnoteText"/>
        <w:bidi w:val="0"/>
        <w:spacing w:line="240" w:lineRule="auto"/>
        <w:rPr>
          <w:lang w:val="en-US"/>
        </w:rPr>
      </w:pPr>
      <w:r>
        <w:rPr>
          <w:rStyle w:val="FootnoteReference"/>
        </w:rPr>
        <w:footnoteRef/>
      </w:r>
      <w:r>
        <w:t xml:space="preserve"> </w:t>
      </w:r>
      <w:r>
        <w:rPr>
          <w:rFonts w:cs="Times New Roman"/>
        </w:rPr>
        <w:t>See above, n. 188</w:t>
      </w:r>
      <w:r>
        <w:rPr>
          <w:lang w:val="en-US"/>
        </w:rPr>
        <w:t>.</w:t>
      </w:r>
    </w:p>
  </w:footnote>
  <w:footnote w:id="1717">
    <w:p w14:paraId="0ED35BB7" w14:textId="77777777" w:rsidR="00865CD2" w:rsidRPr="000C74F2" w:rsidRDefault="00865CD2" w:rsidP="00A96450">
      <w:pPr>
        <w:pStyle w:val="FootnoteText"/>
        <w:bidi w:val="0"/>
        <w:spacing w:line="240" w:lineRule="auto"/>
        <w:rPr>
          <w:lang w:val="en-US"/>
        </w:rPr>
      </w:pPr>
      <w:r>
        <w:rPr>
          <w:rStyle w:val="FootnoteReference"/>
        </w:rPr>
        <w:footnoteRef/>
      </w:r>
      <w:r>
        <w:t xml:space="preserve"> </w:t>
      </w:r>
      <w:r>
        <w:rPr>
          <w:rFonts w:cs="Times New Roman"/>
        </w:rPr>
        <w:t>See above, n. 270</w:t>
      </w:r>
      <w:r>
        <w:rPr>
          <w:lang w:val="en-US"/>
        </w:rPr>
        <w:t>.</w:t>
      </w:r>
    </w:p>
  </w:footnote>
  <w:footnote w:id="1718">
    <w:p w14:paraId="5D7234B9" w14:textId="77777777" w:rsidR="00865CD2" w:rsidRPr="00A43E87" w:rsidRDefault="00865CD2" w:rsidP="00A96450">
      <w:pPr>
        <w:pStyle w:val="FootnoteText"/>
        <w:bidi w:val="0"/>
        <w:spacing w:line="240" w:lineRule="auto"/>
        <w:rPr>
          <w:lang w:val="en-US"/>
        </w:rPr>
      </w:pPr>
      <w:r>
        <w:rPr>
          <w:rStyle w:val="FootnoteReference"/>
        </w:rPr>
        <w:footnoteRef/>
      </w:r>
      <w:r>
        <w:rPr>
          <w:rtl/>
        </w:rPr>
        <w:t xml:space="preserve"> </w:t>
      </w:r>
      <w:r>
        <w:rPr>
          <w:rFonts w:cs="Times New Roman"/>
        </w:rPr>
        <w:t>See above, n. 275</w:t>
      </w:r>
      <w:r>
        <w:rPr>
          <w:lang w:val="en-US"/>
        </w:rPr>
        <w:t>.</w:t>
      </w:r>
    </w:p>
  </w:footnote>
  <w:footnote w:id="1719">
    <w:p w14:paraId="015D94B9" w14:textId="77777777" w:rsidR="00865CD2" w:rsidRPr="005F539E" w:rsidRDefault="00865CD2" w:rsidP="00A96450">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20">
    <w:p w14:paraId="7E1F25D1" w14:textId="77777777" w:rsidR="00865CD2" w:rsidRPr="00ED0F4E" w:rsidRDefault="00865CD2" w:rsidP="00A96450">
      <w:pPr>
        <w:pStyle w:val="FootnoteText"/>
        <w:bidi w:val="0"/>
        <w:spacing w:line="240" w:lineRule="auto"/>
        <w:rPr>
          <w:lang w:val="en-US"/>
        </w:rPr>
      </w:pPr>
      <w:r>
        <w:rPr>
          <w:rStyle w:val="FootnoteReference"/>
        </w:rPr>
        <w:footnoteRef/>
      </w:r>
      <w:r>
        <w:t xml:space="preserve"> </w:t>
      </w:r>
      <w:r>
        <w:rPr>
          <w:rFonts w:cs="Times New Roman"/>
        </w:rPr>
        <w:t>See above, n. 188</w:t>
      </w:r>
      <w:r>
        <w:rPr>
          <w:lang w:val="en-US"/>
        </w:rPr>
        <w:t>.</w:t>
      </w:r>
    </w:p>
  </w:footnote>
  <w:footnote w:id="1721">
    <w:p w14:paraId="0BFAAE01" w14:textId="77777777" w:rsidR="00865CD2" w:rsidRPr="00A43E87" w:rsidRDefault="00865CD2" w:rsidP="00683FC1">
      <w:pPr>
        <w:pStyle w:val="FootnoteText"/>
        <w:bidi w:val="0"/>
        <w:spacing w:line="240" w:lineRule="auto"/>
        <w:rPr>
          <w:lang w:val="en-US"/>
        </w:rPr>
      </w:pPr>
      <w:r>
        <w:rPr>
          <w:rStyle w:val="FootnoteReference"/>
        </w:rPr>
        <w:footnoteRef/>
      </w:r>
      <w:r>
        <w:rPr>
          <w:rtl/>
        </w:rPr>
        <w:t xml:space="preserve"> </w:t>
      </w:r>
      <w:r>
        <w:rPr>
          <w:lang w:val="en-US"/>
        </w:rPr>
        <w:t>The inscription is accompanied by a menorah, see vol. 3, Introduction 6.3.1, p. .</w:t>
      </w:r>
    </w:p>
  </w:footnote>
  <w:footnote w:id="1722">
    <w:p w14:paraId="2AF20ABF" w14:textId="77777777" w:rsidR="00865CD2" w:rsidRPr="005F539E" w:rsidRDefault="00865CD2" w:rsidP="00A96450">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23">
    <w:p w14:paraId="22930593" w14:textId="77777777" w:rsidR="00865CD2" w:rsidRPr="00ED0F4E" w:rsidRDefault="00865CD2" w:rsidP="00A96450">
      <w:pPr>
        <w:pStyle w:val="FootnoteText"/>
        <w:bidi w:val="0"/>
        <w:spacing w:line="240" w:lineRule="auto"/>
        <w:rPr>
          <w:lang w:val="en-US"/>
        </w:rPr>
      </w:pPr>
      <w:r>
        <w:rPr>
          <w:rStyle w:val="FootnoteReference"/>
        </w:rPr>
        <w:footnoteRef/>
      </w:r>
      <w:r>
        <w:t xml:space="preserve"> </w:t>
      </w:r>
      <w:r>
        <w:rPr>
          <w:rFonts w:cs="Times New Roman"/>
        </w:rPr>
        <w:t>See above, n. 68</w:t>
      </w:r>
      <w:r>
        <w:rPr>
          <w:lang w:val="en-US"/>
        </w:rPr>
        <w:t>.</w:t>
      </w:r>
    </w:p>
  </w:footnote>
  <w:footnote w:id="1724">
    <w:p w14:paraId="7D49971D"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w:t>
      </w:r>
      <w:r>
        <w:rPr>
          <w:lang w:val="en-US"/>
        </w:rPr>
        <w:t>o</w:t>
      </w:r>
      <w:r>
        <w:rPr>
          <w:lang w:val="en-US"/>
        </w:rPr>
        <w:t>duction 7.5.5.</w:t>
      </w:r>
    </w:p>
  </w:footnote>
  <w:footnote w:id="1725">
    <w:p w14:paraId="0B373504" w14:textId="77777777" w:rsidR="00865CD2" w:rsidRPr="00856A8D" w:rsidRDefault="00865CD2" w:rsidP="00735FB1">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For this form see vol. 1, under Joseph (28) B/M, p. 151. On the interchange of the initial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see vol. 3, Introduction 2.2.1.1.4, p. 11.</w:t>
      </w:r>
      <w:r>
        <w:rPr>
          <w:lang w:val="en-US"/>
        </w:rPr>
        <w:t xml:space="preserve"> </w:t>
      </w:r>
      <w:r>
        <w:t>On the inte</w:t>
      </w:r>
      <w:r>
        <w:t>r</w:t>
      </w:r>
      <w:r>
        <w:t xml:space="preserve">change of </w:t>
      </w:r>
      <w:r>
        <w:rPr>
          <w:rFonts w:ascii="Graeca" w:hAnsi="Graeca"/>
        </w:rPr>
        <w:t></w:t>
      </w:r>
      <w:r>
        <w:rPr>
          <w:rFonts w:cs="Times New Roman"/>
        </w:rPr>
        <w:t xml:space="preserve"> with </w:t>
      </w:r>
      <w:r>
        <w:rPr>
          <w:rFonts w:ascii="Graeca" w:hAnsi="Graeca" w:cs="Times New Roman"/>
        </w:rPr>
        <w:t></w:t>
      </w:r>
      <w:r>
        <w:rPr>
          <w:rFonts w:cs="Times New Roman"/>
        </w:rPr>
        <w:t xml:space="preserve"> suffix in Greek orthography see vol. 1, Introduction 2.3.3.2, p. 22.</w:t>
      </w:r>
      <w:r>
        <w:rPr>
          <w:rFonts w:cs="Times New Roman"/>
          <w:lang w:val="en-US"/>
        </w:rPr>
        <w:t xml:space="preserve"> Perhaps this is the vocative.</w:t>
      </w:r>
    </w:p>
  </w:footnote>
  <w:footnote w:id="1726">
    <w:p w14:paraId="5FF98922" w14:textId="77777777" w:rsidR="00865CD2" w:rsidRPr="00F37EDD" w:rsidRDefault="00865CD2" w:rsidP="00F37EDD">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Transjordan</w:t>
        </w:r>
      </w:smartTag>
      <w:r>
        <w:rPr>
          <w:lang w:val="en-US"/>
        </w:rPr>
        <w:t>.</w:t>
      </w:r>
    </w:p>
  </w:footnote>
  <w:footnote w:id="1727">
    <w:p w14:paraId="030EBD6A" w14:textId="77777777" w:rsidR="00865CD2" w:rsidRPr="0081307D" w:rsidRDefault="00865CD2" w:rsidP="00A52174">
      <w:pPr>
        <w:pStyle w:val="FootnoteText"/>
        <w:bidi w:val="0"/>
        <w:spacing w:line="240" w:lineRule="auto"/>
        <w:rPr>
          <w:rFonts w:cs="Times New Roman"/>
          <w:rtl/>
          <w:lang w:val="en-US"/>
        </w:rPr>
      </w:pPr>
      <w:r w:rsidRPr="005E436F">
        <w:rPr>
          <w:rStyle w:val="FootnoteReference"/>
          <w:rFonts w:cs="Times New Roman"/>
          <w:rtl/>
        </w:rPr>
        <w:footnoteRef/>
      </w:r>
      <w:r>
        <w:rPr>
          <w:rFonts w:cs="Times New Roman"/>
          <w:lang w:val="en-US"/>
        </w:rPr>
        <w:t xml:space="preserve"> This</w:t>
      </w:r>
      <w:r w:rsidRPr="005E436F">
        <w:rPr>
          <w:rFonts w:cs="Times New Roman"/>
          <w:lang w:val="en-US"/>
        </w:rPr>
        <w:t xml:space="preserve"> list </w:t>
      </w:r>
      <w:r>
        <w:rPr>
          <w:rFonts w:cs="Times New Roman"/>
          <w:lang w:val="en-US"/>
        </w:rPr>
        <w:t>mentions</w:t>
      </w:r>
      <w:r w:rsidRPr="005E436F">
        <w:rPr>
          <w:rFonts w:cs="Times New Roman"/>
          <w:lang w:val="en-US"/>
        </w:rPr>
        <w:t xml:space="preserve"> many citizens</w:t>
      </w:r>
      <w:r>
        <w:rPr>
          <w:rFonts w:cs="Times New Roman"/>
          <w:lang w:val="en-US"/>
        </w:rPr>
        <w:t>.</w:t>
      </w:r>
      <w:r w:rsidRPr="005E436F">
        <w:rPr>
          <w:rFonts w:cs="Times New Roman"/>
          <w:lang w:val="en-US"/>
        </w:rPr>
        <w:t xml:space="preserve"> </w:t>
      </w:r>
      <w:r>
        <w:rPr>
          <w:rFonts w:cs="Times New Roman"/>
          <w:lang w:val="en-US"/>
        </w:rPr>
        <w:t xml:space="preserve">Although </w:t>
      </w:r>
      <w:r w:rsidRPr="005E436F">
        <w:rPr>
          <w:rFonts w:cs="Times New Roman"/>
          <w:lang w:val="en-US"/>
        </w:rPr>
        <w:t xml:space="preserve">both father and son here seem to have Jewish names, </w:t>
      </w:r>
      <w:r>
        <w:rPr>
          <w:rFonts w:cs="Times New Roman"/>
          <w:lang w:val="en-US"/>
        </w:rPr>
        <w:t xml:space="preserve">this is not decisive, </w:t>
      </w:r>
      <w:r w:rsidRPr="005E436F">
        <w:rPr>
          <w:rFonts w:cs="Times New Roman"/>
          <w:lang w:val="en-US"/>
        </w:rPr>
        <w:t xml:space="preserve">see </w:t>
      </w:r>
      <w:r>
        <w:rPr>
          <w:rFonts w:cs="Times New Roman"/>
          <w:lang w:val="en-US"/>
        </w:rPr>
        <w:t xml:space="preserve">vol. 3, </w:t>
      </w:r>
      <w:r w:rsidRPr="005E436F">
        <w:rPr>
          <w:rFonts w:cs="Times New Roman"/>
          <w:lang w:val="en-US"/>
        </w:rPr>
        <w:t xml:space="preserve">Introduction </w:t>
      </w:r>
      <w:r>
        <w:rPr>
          <w:rFonts w:cs="Times New Roman"/>
          <w:u w:color="FFFF00"/>
          <w:lang w:val="en-US"/>
        </w:rPr>
        <w:t>6.6.7, p. 52</w:t>
      </w:r>
      <w:r>
        <w:rPr>
          <w:rFonts w:cs="Times New Roman"/>
          <w:lang w:val="en-US"/>
        </w:rPr>
        <w:t xml:space="preserve">, </w:t>
      </w:r>
      <w:r w:rsidRPr="005E436F">
        <w:rPr>
          <w:rFonts w:cs="Times New Roman"/>
          <w:lang w:val="en-US"/>
        </w:rPr>
        <w:t xml:space="preserve">and the </w:t>
      </w:r>
      <w:r>
        <w:rPr>
          <w:rFonts w:cs="Times New Roman"/>
          <w:lang w:val="en-US"/>
        </w:rPr>
        <w:t>H</w:t>
      </w:r>
      <w:r w:rsidRPr="005E436F">
        <w:rPr>
          <w:rFonts w:cs="Times New Roman"/>
          <w:lang w:val="en-US"/>
        </w:rPr>
        <w:t>auran was not particu</w:t>
      </w:r>
      <w:r>
        <w:rPr>
          <w:rFonts w:cs="Times New Roman"/>
          <w:lang w:val="en-US"/>
        </w:rPr>
        <w:t>la</w:t>
      </w:r>
      <w:r w:rsidRPr="005E436F">
        <w:rPr>
          <w:rFonts w:cs="Times New Roman"/>
          <w:lang w:val="en-US"/>
        </w:rPr>
        <w:t xml:space="preserve">rly </w:t>
      </w:r>
      <w:r>
        <w:rPr>
          <w:rFonts w:cs="Times New Roman"/>
          <w:lang w:val="en-US"/>
        </w:rPr>
        <w:t>J</w:t>
      </w:r>
      <w:r w:rsidRPr="005E436F">
        <w:rPr>
          <w:rFonts w:cs="Times New Roman"/>
          <w:lang w:val="en-US"/>
        </w:rPr>
        <w:t>ewish, see I</w:t>
      </w:r>
      <w:r w:rsidRPr="005E436F">
        <w:rPr>
          <w:rFonts w:cs="Times New Roman"/>
          <w:lang w:val="en-US"/>
        </w:rPr>
        <w:t>n</w:t>
      </w:r>
      <w:r w:rsidRPr="005E436F">
        <w:rPr>
          <w:rFonts w:cs="Times New Roman"/>
          <w:lang w:val="en-US"/>
        </w:rPr>
        <w:t xml:space="preserve">troduction </w:t>
      </w:r>
      <w:r>
        <w:rPr>
          <w:rFonts w:cs="Times New Roman"/>
          <w:lang w:val="en-US"/>
        </w:rPr>
        <w:t>6.</w:t>
      </w:r>
      <w:r>
        <w:rPr>
          <w:rFonts w:cs="Times New Roman"/>
          <w:u w:color="FFFF00"/>
          <w:lang w:val="en-US"/>
        </w:rPr>
        <w:t>2.1.6</w:t>
      </w:r>
      <w:r w:rsidRPr="005E436F">
        <w:rPr>
          <w:rFonts w:cs="Times New Roman"/>
          <w:lang w:val="en-US"/>
        </w:rPr>
        <w:t xml:space="preserve">. </w:t>
      </w:r>
    </w:p>
  </w:footnote>
  <w:footnote w:id="1728">
    <w:p w14:paraId="678539BD"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29">
    <w:p w14:paraId="7D04E445" w14:textId="77777777" w:rsidR="00865CD2" w:rsidRPr="001F5E9E" w:rsidRDefault="00865CD2" w:rsidP="000B66FD">
      <w:pPr>
        <w:pStyle w:val="FootnoteText"/>
        <w:bidi w:val="0"/>
        <w:spacing w:line="240" w:lineRule="auto"/>
        <w:rPr>
          <w:lang w:val="en-US"/>
        </w:rPr>
      </w:pPr>
      <w:r w:rsidRPr="00C65B3F">
        <w:rPr>
          <w:rStyle w:val="FootnoteReference"/>
        </w:rPr>
        <w:footnoteRef/>
      </w:r>
      <w:r w:rsidRPr="00C65B3F">
        <w:rPr>
          <w:rtl/>
        </w:rPr>
        <w:t xml:space="preserve"> </w:t>
      </w:r>
      <w:r>
        <w:t>South</w:t>
      </w:r>
      <w:r w:rsidRPr="00C65B3F">
        <w:rPr>
          <w:b/>
          <w:bCs/>
        </w:rPr>
        <w:t>-</w:t>
      </w:r>
      <w:r w:rsidRPr="00C65B3F">
        <w:t>west of Safed</w:t>
      </w:r>
      <w:r>
        <w:t>.</w:t>
      </w:r>
    </w:p>
  </w:footnote>
  <w:footnote w:id="1730">
    <w:p w14:paraId="3FB62F64" w14:textId="77777777" w:rsidR="00865CD2" w:rsidRPr="000E4347" w:rsidRDefault="00865CD2" w:rsidP="0061681F">
      <w:pPr>
        <w:pStyle w:val="FootnoteText"/>
        <w:bidi w:val="0"/>
        <w:spacing w:line="240" w:lineRule="auto"/>
        <w:rPr>
          <w:lang w:val="en-US"/>
        </w:rPr>
      </w:pPr>
      <w:r>
        <w:rPr>
          <w:rStyle w:val="FootnoteReference"/>
        </w:rPr>
        <w:footnoteRef/>
      </w:r>
      <w:r>
        <w:t xml:space="preserve"> </w:t>
      </w:r>
      <w:r w:rsidRPr="000E4347">
        <w:rPr>
          <w:lang w:val="en-US"/>
        </w:rPr>
        <w:t>Ben Zvi maintain</w:t>
      </w:r>
      <w:r>
        <w:rPr>
          <w:lang w:val="en-US"/>
        </w:rPr>
        <w:t>ed</w:t>
      </w:r>
      <w:r w:rsidRPr="000E4347">
        <w:rPr>
          <w:lang w:val="en-US"/>
        </w:rPr>
        <w:t xml:space="preserve"> that it is not possible</w:t>
      </w:r>
      <w:r>
        <w:rPr>
          <w:lang w:val="en-US"/>
        </w:rPr>
        <w:t>,</w:t>
      </w:r>
      <w:r w:rsidRPr="000E4347">
        <w:rPr>
          <w:lang w:val="en-US"/>
        </w:rPr>
        <w:t xml:space="preserve"> according to the shape of</w:t>
      </w:r>
      <w:r>
        <w:rPr>
          <w:lang w:val="en-US"/>
        </w:rPr>
        <w:t xml:space="preserve"> t</w:t>
      </w:r>
      <w:r w:rsidRPr="000E4347">
        <w:rPr>
          <w:lang w:val="en-US"/>
        </w:rPr>
        <w:t xml:space="preserve">he </w:t>
      </w:r>
      <w:r>
        <w:rPr>
          <w:lang w:val="en-US"/>
        </w:rPr>
        <w:t>letters, to date the inscri</w:t>
      </w:r>
      <w:r>
        <w:rPr>
          <w:lang w:val="en-US"/>
        </w:rPr>
        <w:t>p</w:t>
      </w:r>
      <w:r>
        <w:rPr>
          <w:lang w:val="en-US"/>
        </w:rPr>
        <w:t>tions</w:t>
      </w:r>
      <w:r w:rsidRPr="000E4347">
        <w:rPr>
          <w:lang w:val="en-US"/>
        </w:rPr>
        <w:t xml:space="preserve"> but he connect</w:t>
      </w:r>
      <w:r>
        <w:rPr>
          <w:lang w:val="en-US"/>
        </w:rPr>
        <w:t>ed</w:t>
      </w:r>
      <w:r w:rsidRPr="000E4347">
        <w:rPr>
          <w:lang w:val="en-US"/>
        </w:rPr>
        <w:t xml:space="preserve"> the</w:t>
      </w:r>
      <w:r>
        <w:rPr>
          <w:lang w:val="en-US"/>
        </w:rPr>
        <w:t xml:space="preserve">m with reports of medieval pilgrims about their visit to the </w:t>
      </w:r>
      <w:smartTag w:uri="urn:schemas-microsoft-com:office:smarttags" w:element="place">
        <w:smartTag w:uri="urn:schemas-microsoft-com:office:smarttags" w:element="PlaceType">
          <w:r>
            <w:rPr>
              <w:lang w:val="en-US"/>
            </w:rPr>
            <w:t>cave</w:t>
          </w:r>
        </w:smartTag>
        <w:r>
          <w:rPr>
            <w:lang w:val="en-US"/>
          </w:rPr>
          <w:t xml:space="preserve"> of </w:t>
        </w:r>
        <w:smartTag w:uri="urn:schemas-microsoft-com:office:smarttags" w:element="PlaceName">
          <w:r>
            <w:rPr>
              <w:lang w:val="en-US"/>
            </w:rPr>
            <w:t>Rabbi Tanḥum</w:t>
          </w:r>
        </w:smartTag>
      </w:smartTag>
      <w:r>
        <w:rPr>
          <w:lang w:val="en-US"/>
        </w:rPr>
        <w:t xml:space="preserve"> of Parod, and thus concluded that the inscriptions too are medieval. On this sort of problem see Intr</w:t>
      </w:r>
      <w:r>
        <w:rPr>
          <w:lang w:val="en-US"/>
        </w:rPr>
        <w:t>o</w:t>
      </w:r>
      <w:r>
        <w:rPr>
          <w:lang w:val="en-US"/>
        </w:rPr>
        <w:t>duction 6.</w:t>
      </w:r>
      <w:r>
        <w:rPr>
          <w:u w:color="FFFF00"/>
          <w:lang w:val="en-US"/>
        </w:rPr>
        <w:t>4</w:t>
      </w:r>
      <w:r>
        <w:rPr>
          <w:lang w:val="en-US"/>
        </w:rPr>
        <w:t>.</w:t>
      </w:r>
    </w:p>
  </w:footnote>
  <w:footnote w:id="1731">
    <w:p w14:paraId="4B44E0C6"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t>See pr</w:t>
      </w:r>
      <w:r>
        <w:t>e</w:t>
      </w:r>
      <w:r>
        <w:t>vious note.</w:t>
      </w:r>
    </w:p>
  </w:footnote>
  <w:footnote w:id="1732">
    <w:p w14:paraId="2C6FF6C7" w14:textId="77777777" w:rsidR="00865CD2" w:rsidRPr="00ED0F4E" w:rsidRDefault="00865CD2" w:rsidP="000B50A2">
      <w:pPr>
        <w:pStyle w:val="FootnoteText"/>
        <w:bidi w:val="0"/>
        <w:spacing w:line="240" w:lineRule="auto"/>
        <w:rPr>
          <w:lang w:val="en-US"/>
        </w:rPr>
      </w:pPr>
      <w:r>
        <w:rPr>
          <w:rStyle w:val="FootnoteReference"/>
        </w:rPr>
        <w:footnoteRef/>
      </w:r>
      <w:r>
        <w:t xml:space="preserve"> </w:t>
      </w:r>
      <w:r>
        <w:rPr>
          <w:rFonts w:cs="Times New Roman"/>
        </w:rPr>
        <w:t>See above, n. 27</w:t>
      </w:r>
      <w:r>
        <w:rPr>
          <w:lang w:val="en-US"/>
        </w:rPr>
        <w:t>.</w:t>
      </w:r>
    </w:p>
  </w:footnote>
  <w:footnote w:id="1733">
    <w:p w14:paraId="5E5B0AE1" w14:textId="77777777" w:rsidR="00865CD2" w:rsidRPr="00654E35" w:rsidRDefault="00865CD2" w:rsidP="00654E35">
      <w:pPr>
        <w:pStyle w:val="FootnoteText"/>
        <w:bidi w:val="0"/>
        <w:spacing w:line="240" w:lineRule="auto"/>
        <w:rPr>
          <w:rFonts w:cs="Estrangelo Edessa"/>
          <w:lang w:val="en-US" w:bidi="syr-SY"/>
        </w:rPr>
      </w:pPr>
      <w:r>
        <w:rPr>
          <w:rStyle w:val="FootnoteReference"/>
        </w:rPr>
        <w:footnoteRef/>
      </w:r>
      <w:r>
        <w:rPr>
          <w:rtl/>
        </w:rPr>
        <w:t xml:space="preserve"> </w:t>
      </w:r>
      <w:r>
        <w:rPr>
          <w:lang w:val="en-US"/>
        </w:rPr>
        <w:t xml:space="preserve">In Armaic – </w:t>
      </w:r>
      <w:r w:rsidRPr="00CD1D6F">
        <w:rPr>
          <w:rFonts w:cs="Times New Roman"/>
          <w:rtl/>
          <w:lang w:val="en-US"/>
        </w:rPr>
        <w:t>ר</w:t>
      </w:r>
      <w:r>
        <w:rPr>
          <w:rFonts w:cs="Times New Roman" w:hint="cs"/>
          <w:rtl/>
          <w:lang w:val="el-GR"/>
        </w:rPr>
        <w:t>ב[י]</w:t>
      </w:r>
      <w:r>
        <w:rPr>
          <w:rFonts w:cs="Estrangelo Edessa"/>
          <w:lang w:val="en-US" w:bidi="syr-SY"/>
        </w:rPr>
        <w:t xml:space="preserve">. </w:t>
      </w:r>
      <w:r>
        <w:t>On this title see vol. 3, Introduction 6.4.1.2.2.5.4, p. 41.</w:t>
      </w:r>
    </w:p>
  </w:footnote>
  <w:footnote w:id="1734">
    <w:p w14:paraId="65BD4ABA"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35">
    <w:p w14:paraId="29E8BE7A" w14:textId="77777777" w:rsidR="00865CD2" w:rsidRPr="0081307D" w:rsidRDefault="00865CD2" w:rsidP="001E2A7A">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So in Hebrew. The inscription is bilingual, but the the Greek is not given in the Hebrew public</w:t>
      </w:r>
      <w:r w:rsidRPr="005E436F">
        <w:rPr>
          <w:rFonts w:cs="Times New Roman"/>
          <w:lang w:val="en-US"/>
        </w:rPr>
        <w:t>a</w:t>
      </w:r>
      <w:r w:rsidRPr="005E436F">
        <w:rPr>
          <w:rFonts w:cs="Times New Roman"/>
          <w:lang w:val="en-US"/>
        </w:rPr>
        <w:t>tion</w:t>
      </w:r>
      <w:r>
        <w:rPr>
          <w:rFonts w:cs="Times New Roman"/>
          <w:lang w:val="en-US"/>
        </w:rPr>
        <w:t>, see Introduction 2.4</w:t>
      </w:r>
      <w:r w:rsidRPr="005E436F">
        <w:rPr>
          <w:rFonts w:cs="Times New Roman"/>
          <w:lang w:val="en-US"/>
        </w:rPr>
        <w:t>.</w:t>
      </w:r>
    </w:p>
  </w:footnote>
  <w:footnote w:id="1736">
    <w:p w14:paraId="60E0204A" w14:textId="77777777" w:rsidR="00865CD2" w:rsidRPr="00184980" w:rsidRDefault="00865CD2" w:rsidP="000B50A2">
      <w:pPr>
        <w:pStyle w:val="FootnoteText"/>
        <w:bidi w:val="0"/>
        <w:spacing w:line="240" w:lineRule="auto"/>
        <w:rPr>
          <w:lang w:val="en-US"/>
        </w:rPr>
      </w:pPr>
      <w:r>
        <w:rPr>
          <w:rStyle w:val="FootnoteReference"/>
        </w:rPr>
        <w:footnoteRef/>
      </w:r>
      <w:r>
        <w:t xml:space="preserve"> </w:t>
      </w:r>
      <w:r>
        <w:rPr>
          <w:rFonts w:cs="Times New Roman"/>
        </w:rPr>
        <w:t>See above, n. 191</w:t>
      </w:r>
      <w:r>
        <w:rPr>
          <w:lang w:val="en-US"/>
        </w:rPr>
        <w:t>.</w:t>
      </w:r>
    </w:p>
  </w:footnote>
  <w:footnote w:id="1737">
    <w:p w14:paraId="1143AC26"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38">
    <w:p w14:paraId="6C2FEB8B" w14:textId="77777777" w:rsidR="00865CD2" w:rsidRPr="00ED0F4E" w:rsidRDefault="00865CD2" w:rsidP="000B50A2">
      <w:pPr>
        <w:pStyle w:val="FootnoteText"/>
        <w:bidi w:val="0"/>
        <w:spacing w:line="240" w:lineRule="auto"/>
        <w:rPr>
          <w:lang w:val="en-US"/>
        </w:rPr>
      </w:pPr>
      <w:r>
        <w:rPr>
          <w:rStyle w:val="FootnoteReference"/>
        </w:rPr>
        <w:footnoteRef/>
      </w:r>
      <w:r>
        <w:t xml:space="preserve"> </w:t>
      </w:r>
      <w:r>
        <w:rPr>
          <w:rFonts w:cs="Times New Roman"/>
        </w:rPr>
        <w:t>See above, n. 2</w:t>
      </w:r>
      <w:r>
        <w:rPr>
          <w:lang w:val="en-US"/>
        </w:rPr>
        <w:t>.</w:t>
      </w:r>
    </w:p>
  </w:footnote>
  <w:footnote w:id="1739">
    <w:p w14:paraId="056C271D" w14:textId="77777777" w:rsidR="00865CD2" w:rsidRPr="00796EF8" w:rsidRDefault="00865CD2" w:rsidP="00796EF8">
      <w:pPr>
        <w:pStyle w:val="FootnoteText"/>
        <w:bidi w:val="0"/>
        <w:spacing w:line="240" w:lineRule="auto"/>
        <w:rPr>
          <w:lang w:val="en-US"/>
        </w:rPr>
      </w:pPr>
      <w:r>
        <w:rPr>
          <w:rStyle w:val="FootnoteReference"/>
        </w:rPr>
        <w:footnoteRef/>
      </w:r>
      <w:r>
        <w:rPr>
          <w:rtl/>
        </w:rPr>
        <w:t xml:space="preserve"> </w:t>
      </w:r>
      <w:r>
        <w:rPr>
          <w:lang w:val="en-US"/>
        </w:rPr>
        <w:t>North east of Sichem-Nablus.</w:t>
      </w:r>
    </w:p>
  </w:footnote>
  <w:footnote w:id="1740">
    <w:p w14:paraId="21254181" w14:textId="77777777" w:rsidR="00865CD2" w:rsidRPr="00225D72" w:rsidRDefault="00865CD2" w:rsidP="00681095">
      <w:pPr>
        <w:pStyle w:val="FootnoteText"/>
        <w:bidi w:val="0"/>
        <w:spacing w:line="240" w:lineRule="auto"/>
        <w:rPr>
          <w:lang w:val="en-US"/>
        </w:rPr>
      </w:pPr>
      <w:r>
        <w:rPr>
          <w:rStyle w:val="FootnoteReference"/>
        </w:rPr>
        <w:footnoteRef/>
      </w:r>
      <w:r>
        <w:rPr>
          <w:rtl/>
        </w:rPr>
        <w:t xml:space="preserve"> </w:t>
      </w:r>
      <w:r>
        <w:rPr>
          <w:lang w:val="en-US"/>
        </w:rPr>
        <w:t>The location of the find and the sarcophagus on which it is found suggest this, but see Introduction 6.1.5.</w:t>
      </w:r>
    </w:p>
  </w:footnote>
  <w:footnote w:id="1741">
    <w:p w14:paraId="2D4EADA8"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42">
    <w:p w14:paraId="3E68DDEC" w14:textId="77777777" w:rsidR="00865CD2" w:rsidRPr="005F666A" w:rsidRDefault="00865CD2" w:rsidP="00E01119">
      <w:pPr>
        <w:pStyle w:val="FootnoteText"/>
        <w:bidi w:val="0"/>
        <w:spacing w:line="240" w:lineRule="auto"/>
        <w:rPr>
          <w:lang w:val="en-US"/>
        </w:rPr>
      </w:pPr>
      <w:r>
        <w:rPr>
          <w:rStyle w:val="FootnoteReference"/>
        </w:rPr>
        <w:footnoteRef/>
      </w:r>
      <w:r>
        <w:rPr>
          <w:rtl/>
        </w:rPr>
        <w:t xml:space="preserve"> </w:t>
      </w:r>
      <w:r>
        <w:t xml:space="preserve">For the form </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Pr>
          <w:rFonts w:cs="Times New Roman"/>
        </w:rPr>
        <w:t xml:space="preserve"> see vol. 3, under Joseph (18) B/M, p. 111. </w:t>
      </w:r>
      <w:r>
        <w:rPr>
          <w:lang w:val="en-US"/>
        </w:rPr>
        <w:t xml:space="preserve">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w:t>
      </w:r>
      <w:r>
        <w:rPr>
          <w:rFonts w:cs="Times New Roman"/>
          <w:lang w:val="en-US"/>
        </w:rPr>
        <w:t>o</w:t>
      </w:r>
      <w:r>
        <w:rPr>
          <w:rFonts w:cs="Times New Roman"/>
          <w:lang w:val="en-US"/>
        </w:rPr>
        <w:t>duction 2.3.3.1, p. 22.</w:t>
      </w:r>
    </w:p>
  </w:footnote>
  <w:footnote w:id="1743">
    <w:p w14:paraId="5816830B" w14:textId="77777777" w:rsidR="00865CD2" w:rsidRPr="00307250" w:rsidRDefault="00865CD2" w:rsidP="00307250">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Western Galilee</w:t>
        </w:r>
      </w:smartTag>
      <w:r>
        <w:rPr>
          <w:lang w:val="en-US"/>
        </w:rPr>
        <w:t>.</w:t>
      </w:r>
    </w:p>
  </w:footnote>
  <w:footnote w:id="1744">
    <w:p w14:paraId="72AE34CE" w14:textId="77777777" w:rsidR="00865CD2" w:rsidRPr="00E8118E" w:rsidRDefault="00865CD2" w:rsidP="005B418B">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The region was not pa</w:t>
      </w:r>
      <w:r>
        <w:rPr>
          <w:lang w:val="en-US"/>
        </w:rPr>
        <w:t>r</w:t>
      </w:r>
      <w:r>
        <w:rPr>
          <w:lang w:val="en-US"/>
        </w:rPr>
        <w:t>ticularly Jewish, see Introduction 6.2.1.6.</w:t>
      </w:r>
    </w:p>
  </w:footnote>
  <w:footnote w:id="1745">
    <w:p w14:paraId="202CADB0"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46">
    <w:p w14:paraId="6D0FED4F" w14:textId="77777777" w:rsidR="00865CD2" w:rsidRPr="00E01119" w:rsidRDefault="00865CD2" w:rsidP="00E01119">
      <w:pPr>
        <w:pStyle w:val="FootnoteText"/>
        <w:bidi w:val="0"/>
        <w:spacing w:line="240" w:lineRule="auto"/>
        <w:rPr>
          <w:rFonts w:cs="Times New Roman"/>
          <w:lang w:val="en-US"/>
        </w:rPr>
      </w:pPr>
      <w:r>
        <w:rPr>
          <w:rStyle w:val="FootnoteReference"/>
        </w:rPr>
        <w:footnoteRef/>
      </w:r>
      <w:r>
        <w:t xml:space="preserve"> </w:t>
      </w:r>
      <w:r>
        <w:rPr>
          <w:lang w:val="en-US"/>
        </w:rPr>
        <w:t xml:space="preserve">For the form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Pr>
          <w:rFonts w:ascii="Graeca" w:hAnsi="Graeca" w:cs="Graeca"/>
        </w:rPr>
        <w:t></w:t>
      </w:r>
      <w:r>
        <w:rPr>
          <w:lang w:val="en-US"/>
        </w:rPr>
        <w:t xml:space="preserve">see vol. 1, under Joseph (5) B/M, p. 150. The replacement of </w:t>
      </w:r>
      <w:r>
        <w:rPr>
          <w:rFonts w:ascii="Graeca" w:hAnsi="Graeca"/>
          <w:lang w:val="en-US"/>
        </w:rPr>
        <w:t></w:t>
      </w:r>
      <w:r>
        <w:rPr>
          <w:rFonts w:cs="Times New Roman"/>
          <w:lang w:val="en-US"/>
        </w:rPr>
        <w:t xml:space="preserve"> with </w:t>
      </w:r>
      <w:r>
        <w:rPr>
          <w:rFonts w:ascii="Graeca" w:hAnsi="Graeca" w:cs="Times New Roman"/>
          <w:lang w:val="en-US"/>
        </w:rPr>
        <w:t></w:t>
      </w:r>
      <w:r>
        <w:rPr>
          <w:rFonts w:cs="Times New Roman"/>
          <w:lang w:val="en-US"/>
        </w:rPr>
        <w:t xml:space="preserve"> is probably a scribal error, see vol. 3, Introduction 2.8.4, p. 20.</w:t>
      </w:r>
    </w:p>
  </w:footnote>
  <w:footnote w:id="1747">
    <w:p w14:paraId="170FEEA1" w14:textId="77777777" w:rsidR="00865CD2" w:rsidRPr="00A941A7" w:rsidRDefault="00865CD2" w:rsidP="00681095">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ity">
          <w:r>
            <w:rPr>
              <w:lang w:val="en-US"/>
            </w:rPr>
            <w:t>Samaria</w:t>
          </w:r>
        </w:smartTag>
      </w:smartTag>
      <w:r>
        <w:rPr>
          <w:lang w:val="en-US"/>
        </w:rPr>
        <w:t>.</w:t>
      </w:r>
    </w:p>
  </w:footnote>
  <w:footnote w:id="1748">
    <w:p w14:paraId="594264F0" w14:textId="77777777" w:rsidR="00865CD2" w:rsidRPr="00225D72" w:rsidRDefault="00865CD2" w:rsidP="00CF17AF">
      <w:pPr>
        <w:pStyle w:val="FootnoteText"/>
        <w:bidi w:val="0"/>
        <w:spacing w:line="240" w:lineRule="auto"/>
        <w:rPr>
          <w:lang w:val="en-US"/>
        </w:rPr>
      </w:pPr>
      <w:r>
        <w:rPr>
          <w:rStyle w:val="FootnoteReference"/>
        </w:rPr>
        <w:footnoteRef/>
      </w:r>
      <w:r>
        <w:rPr>
          <w:rtl/>
        </w:rPr>
        <w:t xml:space="preserve"> </w:t>
      </w:r>
      <w:r>
        <w:rPr>
          <w:lang w:val="en-US"/>
        </w:rPr>
        <w:t>The location of the find suggests this, but see Introduction 6.1.5.</w:t>
      </w:r>
    </w:p>
  </w:footnote>
  <w:footnote w:id="1749">
    <w:p w14:paraId="63272BD8"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50">
    <w:p w14:paraId="70C9E372" w14:textId="77777777" w:rsidR="00865CD2" w:rsidRDefault="00865CD2" w:rsidP="000B50A2">
      <w:pPr>
        <w:pStyle w:val="FootnoteText"/>
        <w:bidi w:val="0"/>
        <w:spacing w:line="240" w:lineRule="auto"/>
        <w:rPr>
          <w:lang w:val="en-US"/>
        </w:rPr>
      </w:pPr>
      <w:r>
        <w:rPr>
          <w:rStyle w:val="FootnoteReference"/>
        </w:rPr>
        <w:footnoteRef/>
      </w:r>
      <w:r>
        <w:rPr>
          <w:rtl/>
        </w:rPr>
        <w:t xml:space="preserve"> </w:t>
      </w:r>
      <w:r w:rsidRPr="005E436F">
        <w:rPr>
          <w:lang w:val="en-US"/>
        </w:rPr>
        <w:t>The inscription, is in Greek, but the report gives this Hebrew reading</w:t>
      </w:r>
      <w:r>
        <w:rPr>
          <w:lang w:val="en-US"/>
        </w:rPr>
        <w:t>, see Introduction 2.4</w:t>
      </w:r>
      <w:r w:rsidRPr="005E436F">
        <w:rPr>
          <w:lang w:val="en-US"/>
        </w:rPr>
        <w:t>.</w:t>
      </w:r>
    </w:p>
  </w:footnote>
  <w:footnote w:id="1751">
    <w:p w14:paraId="0C276E6C"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Described in Hebrew by the editor as – </w:t>
      </w:r>
      <w:r w:rsidRPr="005E436F">
        <w:rPr>
          <w:rFonts w:cs="Times New Roman"/>
          <w:rtl/>
        </w:rPr>
        <w:t>הפונדקאי הגדול</w:t>
      </w:r>
      <w:r w:rsidRPr="005E436F">
        <w:rPr>
          <w:rFonts w:cs="Times New Roman"/>
          <w:lang w:val="en-US"/>
        </w:rPr>
        <w:t>. What the expression in Greek is was not r</w:t>
      </w:r>
      <w:r w:rsidRPr="005E436F">
        <w:rPr>
          <w:rFonts w:cs="Times New Roman"/>
          <w:lang w:val="en-US"/>
        </w:rPr>
        <w:t>e</w:t>
      </w:r>
      <w:r w:rsidRPr="005E436F">
        <w:rPr>
          <w:rFonts w:cs="Times New Roman"/>
          <w:lang w:val="en-US"/>
        </w:rPr>
        <w:t>ported, see previous note.</w:t>
      </w:r>
      <w:r>
        <w:rPr>
          <w:rFonts w:cs="Times New Roman"/>
          <w:lang w:val="en-US"/>
        </w:rPr>
        <w:t xml:space="preserve"> </w:t>
      </w:r>
      <w:r>
        <w:t>On such designations see Introduction 3.1.3.3.</w:t>
      </w:r>
    </w:p>
  </w:footnote>
  <w:footnote w:id="1752">
    <w:p w14:paraId="5FC3EF30"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53">
    <w:p w14:paraId="7ABBE8FD" w14:textId="77777777" w:rsidR="00865CD2" w:rsidRPr="00ED0F4E" w:rsidRDefault="00865CD2" w:rsidP="000B50A2">
      <w:pPr>
        <w:pStyle w:val="FootnoteText"/>
        <w:bidi w:val="0"/>
        <w:spacing w:line="240" w:lineRule="auto"/>
        <w:rPr>
          <w:lang w:val="en-US"/>
        </w:rPr>
      </w:pPr>
      <w:r>
        <w:rPr>
          <w:rStyle w:val="FootnoteReference"/>
        </w:rPr>
        <w:footnoteRef/>
      </w:r>
      <w:r>
        <w:t xml:space="preserve"> </w:t>
      </w:r>
      <w:r>
        <w:rPr>
          <w:rFonts w:cs="Times New Roman"/>
        </w:rPr>
        <w:t>See above, n. 188</w:t>
      </w:r>
      <w:r>
        <w:rPr>
          <w:lang w:val="en-US"/>
        </w:rPr>
        <w:t>.</w:t>
      </w:r>
    </w:p>
  </w:footnote>
  <w:footnote w:id="1754">
    <w:p w14:paraId="15E628F9" w14:textId="77777777" w:rsidR="00865CD2" w:rsidRPr="00A43E87" w:rsidRDefault="00865CD2" w:rsidP="00E00DF9">
      <w:pPr>
        <w:pStyle w:val="FootnoteText"/>
        <w:bidi w:val="0"/>
        <w:spacing w:line="240" w:lineRule="auto"/>
        <w:rPr>
          <w:lang w:val="en-US"/>
        </w:rPr>
      </w:pPr>
      <w:r>
        <w:rPr>
          <w:rStyle w:val="FootnoteReference"/>
        </w:rPr>
        <w:footnoteRef/>
      </w:r>
      <w:r>
        <w:rPr>
          <w:rtl/>
        </w:rPr>
        <w:t xml:space="preserve"> </w:t>
      </w:r>
      <w:r>
        <w:rPr>
          <w:rFonts w:cs="Times New Roman"/>
        </w:rPr>
        <w:t>See above, n. 275</w:t>
      </w:r>
      <w:r>
        <w:rPr>
          <w:lang w:val="en-US"/>
        </w:rPr>
        <w:t>.</w:t>
      </w:r>
    </w:p>
  </w:footnote>
  <w:footnote w:id="1755">
    <w:p w14:paraId="39BEA40F" w14:textId="77777777" w:rsidR="00865CD2" w:rsidRPr="005F539E" w:rsidRDefault="00865CD2" w:rsidP="00E00DF9">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56">
    <w:p w14:paraId="61A8B7DA" w14:textId="77777777" w:rsidR="00865CD2" w:rsidRPr="00ED0F4E" w:rsidRDefault="00865CD2" w:rsidP="00E00DF9">
      <w:pPr>
        <w:pStyle w:val="FootnoteText"/>
        <w:bidi w:val="0"/>
        <w:spacing w:line="240" w:lineRule="auto"/>
        <w:rPr>
          <w:lang w:val="en-US"/>
        </w:rPr>
      </w:pPr>
      <w:r>
        <w:rPr>
          <w:rStyle w:val="FootnoteReference"/>
        </w:rPr>
        <w:footnoteRef/>
      </w:r>
      <w:r>
        <w:t xml:space="preserve"> </w:t>
      </w:r>
      <w:r>
        <w:rPr>
          <w:rFonts w:cs="Times New Roman"/>
        </w:rPr>
        <w:t>See above, n. 186</w:t>
      </w:r>
      <w:r>
        <w:rPr>
          <w:lang w:val="en-US"/>
        </w:rPr>
        <w:t>.</w:t>
      </w:r>
    </w:p>
  </w:footnote>
  <w:footnote w:id="1757">
    <w:p w14:paraId="20A20F52" w14:textId="77777777" w:rsidR="00865CD2" w:rsidRPr="00307250" w:rsidRDefault="00865CD2" w:rsidP="00307250">
      <w:pPr>
        <w:pStyle w:val="FootnoteText"/>
        <w:bidi w:val="0"/>
        <w:spacing w:line="240" w:lineRule="auto"/>
        <w:rPr>
          <w:lang w:val="en-US"/>
        </w:rPr>
      </w:pPr>
      <w:r>
        <w:rPr>
          <w:rStyle w:val="FootnoteReference"/>
        </w:rPr>
        <w:footnoteRef/>
      </w:r>
      <w:r>
        <w:rPr>
          <w:rtl/>
        </w:rPr>
        <w:t xml:space="preserve"> </w:t>
      </w:r>
      <w:r>
        <w:rPr>
          <w:lang w:val="en-US"/>
        </w:rPr>
        <w:t>Kibbutz near Beit Shean.</w:t>
      </w:r>
    </w:p>
  </w:footnote>
  <w:footnote w:id="1758">
    <w:p w14:paraId="04329090" w14:textId="77777777" w:rsidR="00865CD2" w:rsidRPr="00E8118E" w:rsidRDefault="00865CD2" w:rsidP="00550A4C">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The region was not pa</w:t>
      </w:r>
      <w:r>
        <w:rPr>
          <w:lang w:val="en-US"/>
        </w:rPr>
        <w:t>r</w:t>
      </w:r>
      <w:r>
        <w:rPr>
          <w:lang w:val="en-US"/>
        </w:rPr>
        <w:t>ticularly Jewish, see Introduction 6.2.1.6.</w:t>
      </w:r>
    </w:p>
  </w:footnote>
  <w:footnote w:id="1759">
    <w:p w14:paraId="22E09AA3" w14:textId="77777777" w:rsidR="00865CD2" w:rsidRPr="005F539E" w:rsidRDefault="00865CD2" w:rsidP="00B06F9B">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60">
    <w:p w14:paraId="1D992D25"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68</w:t>
      </w:r>
      <w:r>
        <w:rPr>
          <w:lang w:val="en-US"/>
        </w:rPr>
        <w:t>.</w:t>
      </w:r>
    </w:p>
  </w:footnote>
  <w:footnote w:id="1761">
    <w:p w14:paraId="18659453" w14:textId="77777777" w:rsidR="00865CD2" w:rsidRPr="000C74F2"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270</w:t>
      </w:r>
      <w:r>
        <w:rPr>
          <w:lang w:val="en-US"/>
        </w:rPr>
        <w:t>.</w:t>
      </w:r>
    </w:p>
  </w:footnote>
  <w:footnote w:id="1762">
    <w:p w14:paraId="0BF7EA41" w14:textId="77777777" w:rsidR="00865CD2" w:rsidRPr="00B11017" w:rsidRDefault="00865CD2" w:rsidP="00BB1607">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inscription is in Greek, but only the Hebrew is given, see Kloner, </w:t>
      </w:r>
      <w:r w:rsidRPr="005E436F">
        <w:rPr>
          <w:rFonts w:cs="Times New Roman"/>
          <w:i/>
          <w:iCs/>
          <w:lang w:val="en-US"/>
        </w:rPr>
        <w:t>ibid</w:t>
      </w:r>
      <w:r w:rsidRPr="005E436F">
        <w:rPr>
          <w:rFonts w:cs="Times New Roman"/>
          <w:lang w:val="en-US"/>
        </w:rPr>
        <w:t>., 97</w:t>
      </w:r>
      <w:r>
        <w:rPr>
          <w:rFonts w:cs="Times New Roman"/>
          <w:lang w:val="en-US"/>
        </w:rPr>
        <w:t>, and Introduction 2.4</w:t>
      </w:r>
      <w:r w:rsidRPr="005E436F">
        <w:rPr>
          <w:rFonts w:cs="Times New Roman"/>
          <w:lang w:val="en-US"/>
        </w:rPr>
        <w:t>.</w:t>
      </w:r>
    </w:p>
  </w:footnote>
  <w:footnote w:id="1763">
    <w:p w14:paraId="40E278A2" w14:textId="77777777" w:rsidR="00865CD2" w:rsidRPr="00CF1A86" w:rsidRDefault="00865CD2" w:rsidP="00DC3E1B">
      <w:pPr>
        <w:pStyle w:val="FootnoteText"/>
        <w:bidi w:val="0"/>
        <w:spacing w:line="240" w:lineRule="auto"/>
        <w:rPr>
          <w:lang w:val="en-US"/>
        </w:rPr>
      </w:pPr>
      <w:r>
        <w:rPr>
          <w:rStyle w:val="FootnoteReference"/>
        </w:rPr>
        <w:footnoteRef/>
      </w:r>
      <w:r>
        <w:rPr>
          <w:rtl/>
        </w:rPr>
        <w:t xml:space="preserve"> </w:t>
      </w:r>
      <w:r>
        <w:rPr>
          <w:lang w:val="en-US"/>
        </w:rPr>
        <w:t xml:space="preserve">West of </w:t>
      </w:r>
      <w:smartTag w:uri="urn:schemas-microsoft-com:office:smarttags" w:element="place">
        <w:smartTag w:uri="urn:schemas-microsoft-com:office:smarttags" w:element="City">
          <w:r>
            <w:rPr>
              <w:lang w:val="en-US"/>
            </w:rPr>
            <w:t>Hebron</w:t>
          </w:r>
        </w:smartTag>
      </w:smartTag>
      <w:r>
        <w:rPr>
          <w:lang w:val="en-US"/>
        </w:rPr>
        <w:t>.</w:t>
      </w:r>
    </w:p>
  </w:footnote>
  <w:footnote w:id="1764">
    <w:p w14:paraId="4B3AC175" w14:textId="77777777" w:rsidR="00865CD2" w:rsidRPr="00587A44" w:rsidRDefault="00865CD2" w:rsidP="00B06F9B">
      <w:pPr>
        <w:pStyle w:val="FootnoteText"/>
        <w:bidi w:val="0"/>
        <w:spacing w:line="240" w:lineRule="auto"/>
        <w:rPr>
          <w:lang w:val="en-US"/>
        </w:rPr>
      </w:pPr>
      <w:r>
        <w:rPr>
          <w:rStyle w:val="FootnoteReference"/>
        </w:rPr>
        <w:footnoteRef/>
      </w:r>
      <w:r>
        <w:rPr>
          <w:rtl/>
        </w:rPr>
        <w:t xml:space="preserve"> </w:t>
      </w:r>
      <w:r>
        <w:rPr>
          <w:rFonts w:cs="Times New Roman"/>
        </w:rPr>
        <w:t>See above, n. 281</w:t>
      </w:r>
      <w:r>
        <w:rPr>
          <w:lang w:val="en-US"/>
        </w:rPr>
        <w:t>.</w:t>
      </w:r>
    </w:p>
  </w:footnote>
  <w:footnote w:id="1765">
    <w:p w14:paraId="281C80D8"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188</w:t>
      </w:r>
      <w:r>
        <w:rPr>
          <w:lang w:val="en-US"/>
        </w:rPr>
        <w:t>.</w:t>
      </w:r>
    </w:p>
  </w:footnote>
  <w:footnote w:id="1766">
    <w:p w14:paraId="6887A20D" w14:textId="77777777" w:rsidR="00865CD2" w:rsidRPr="00A43E87" w:rsidRDefault="00865CD2" w:rsidP="00653BCA">
      <w:pPr>
        <w:pStyle w:val="FootnoteText"/>
        <w:bidi w:val="0"/>
        <w:spacing w:line="240" w:lineRule="auto"/>
        <w:rPr>
          <w:lang w:val="en-US"/>
        </w:rPr>
      </w:pPr>
      <w:r>
        <w:rPr>
          <w:rStyle w:val="FootnoteReference"/>
        </w:rPr>
        <w:footnoteRef/>
      </w:r>
      <w:r>
        <w:rPr>
          <w:rtl/>
        </w:rPr>
        <w:t xml:space="preserve"> </w:t>
      </w:r>
      <w:r>
        <w:rPr>
          <w:lang w:val="en-US"/>
        </w:rPr>
        <w:t>Jewishness indicated by the form of the name, see Introduction 6.2.2.3.</w:t>
      </w:r>
    </w:p>
  </w:footnote>
  <w:footnote w:id="1767">
    <w:p w14:paraId="3660C6C8" w14:textId="77777777" w:rsidR="00865CD2" w:rsidRPr="005F539E" w:rsidRDefault="00865CD2" w:rsidP="00B06F9B">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68">
    <w:p w14:paraId="39B6BC60"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2</w:t>
      </w:r>
      <w:r>
        <w:rPr>
          <w:lang w:val="en-US"/>
        </w:rPr>
        <w:t>.</w:t>
      </w:r>
    </w:p>
  </w:footnote>
  <w:footnote w:id="1769">
    <w:p w14:paraId="326580EC" w14:textId="77777777" w:rsidR="00865CD2" w:rsidRPr="00796EF8" w:rsidRDefault="00865CD2" w:rsidP="000A3499">
      <w:pPr>
        <w:pStyle w:val="FootnoteText"/>
        <w:bidi w:val="0"/>
        <w:spacing w:line="240" w:lineRule="auto"/>
        <w:rPr>
          <w:lang w:val="en-US"/>
        </w:rPr>
      </w:pPr>
      <w:r>
        <w:rPr>
          <w:rStyle w:val="FootnoteReference"/>
        </w:rPr>
        <w:footnoteRef/>
      </w:r>
      <w:r>
        <w:rPr>
          <w:rtl/>
        </w:rPr>
        <w:t xml:space="preserve"> </w:t>
      </w:r>
      <w:r>
        <w:rPr>
          <w:lang w:val="en-US"/>
        </w:rPr>
        <w:t>North east of Sichem-Nablus.</w:t>
      </w:r>
    </w:p>
  </w:footnote>
  <w:footnote w:id="1770">
    <w:p w14:paraId="7B0FB399" w14:textId="77777777" w:rsidR="00865CD2" w:rsidRPr="00225D72" w:rsidRDefault="00865CD2" w:rsidP="00B06F9B">
      <w:pPr>
        <w:pStyle w:val="FootnoteText"/>
        <w:bidi w:val="0"/>
        <w:spacing w:line="240" w:lineRule="auto"/>
        <w:rPr>
          <w:lang w:val="en-US"/>
        </w:rPr>
      </w:pPr>
      <w:r>
        <w:rPr>
          <w:rStyle w:val="FootnoteReference"/>
        </w:rPr>
        <w:footnoteRef/>
      </w:r>
      <w:r>
        <w:rPr>
          <w:rtl/>
        </w:rPr>
        <w:t xml:space="preserve"> </w:t>
      </w:r>
      <w:r>
        <w:rPr>
          <w:rFonts w:cs="Times New Roman"/>
        </w:rPr>
        <w:t>See above, n. 300</w:t>
      </w:r>
      <w:r>
        <w:rPr>
          <w:lang w:val="en-US"/>
        </w:rPr>
        <w:t>.</w:t>
      </w:r>
    </w:p>
  </w:footnote>
  <w:footnote w:id="1771">
    <w:p w14:paraId="2469FAEE" w14:textId="77777777" w:rsidR="00865CD2" w:rsidRPr="005F539E" w:rsidRDefault="00865CD2" w:rsidP="00B06F9B">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72">
    <w:p w14:paraId="10CC4A2A"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2</w:t>
      </w:r>
      <w:r>
        <w:rPr>
          <w:lang w:val="en-US"/>
        </w:rPr>
        <w:t>.</w:t>
      </w:r>
    </w:p>
  </w:footnote>
  <w:footnote w:id="1773">
    <w:p w14:paraId="0845EE99" w14:textId="77777777" w:rsidR="00865CD2" w:rsidRPr="00796EF8" w:rsidRDefault="00865CD2" w:rsidP="00B06F9B">
      <w:pPr>
        <w:pStyle w:val="FootnoteText"/>
        <w:bidi w:val="0"/>
        <w:spacing w:line="240" w:lineRule="auto"/>
        <w:rPr>
          <w:lang w:val="en-US"/>
        </w:rPr>
      </w:pPr>
      <w:r>
        <w:rPr>
          <w:rStyle w:val="FootnoteReference"/>
        </w:rPr>
        <w:footnoteRef/>
      </w:r>
      <w:r>
        <w:rPr>
          <w:rtl/>
        </w:rPr>
        <w:t xml:space="preserve"> </w:t>
      </w:r>
      <w:r>
        <w:rPr>
          <w:rFonts w:cs="Times New Roman"/>
        </w:rPr>
        <w:t>See above, n. 2</w:t>
      </w:r>
      <w:r>
        <w:rPr>
          <w:lang w:val="en-US"/>
        </w:rPr>
        <w:t>99.</w:t>
      </w:r>
    </w:p>
  </w:footnote>
  <w:footnote w:id="1774">
    <w:p w14:paraId="7DDF260A" w14:textId="77777777" w:rsidR="00865CD2" w:rsidRPr="00225D72" w:rsidRDefault="00865CD2" w:rsidP="00B06F9B">
      <w:pPr>
        <w:pStyle w:val="FootnoteText"/>
        <w:bidi w:val="0"/>
        <w:spacing w:line="240" w:lineRule="auto"/>
        <w:rPr>
          <w:lang w:val="en-US"/>
        </w:rPr>
      </w:pPr>
      <w:r>
        <w:rPr>
          <w:rStyle w:val="FootnoteReference"/>
        </w:rPr>
        <w:footnoteRef/>
      </w:r>
      <w:r>
        <w:rPr>
          <w:rtl/>
        </w:rPr>
        <w:t xml:space="preserve"> </w:t>
      </w:r>
      <w:r>
        <w:rPr>
          <w:rFonts w:cs="Times New Roman"/>
        </w:rPr>
        <w:t>See above, n. 300</w:t>
      </w:r>
      <w:r>
        <w:rPr>
          <w:lang w:val="en-US"/>
        </w:rPr>
        <w:t>.</w:t>
      </w:r>
    </w:p>
  </w:footnote>
  <w:footnote w:id="1775">
    <w:p w14:paraId="74C35241" w14:textId="77777777" w:rsidR="00865CD2" w:rsidRPr="005F539E" w:rsidRDefault="00865CD2" w:rsidP="00B06F9B">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76">
    <w:p w14:paraId="043774F0"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2</w:t>
      </w:r>
      <w:r>
        <w:rPr>
          <w:lang w:val="en-US"/>
        </w:rPr>
        <w:t>.</w:t>
      </w:r>
    </w:p>
  </w:footnote>
  <w:footnote w:id="1777">
    <w:p w14:paraId="5E8DCF43" w14:textId="77777777" w:rsidR="00865CD2" w:rsidRPr="0061681F" w:rsidRDefault="00865CD2" w:rsidP="00DF5615">
      <w:pPr>
        <w:pStyle w:val="FootnoteText"/>
        <w:bidi w:val="0"/>
        <w:spacing w:line="240" w:lineRule="auto"/>
        <w:rPr>
          <w:rFonts w:cs="Times New Roman"/>
          <w:lang w:val="en-US"/>
        </w:rPr>
      </w:pPr>
      <w:r>
        <w:rPr>
          <w:rStyle w:val="FootnoteReference"/>
        </w:rPr>
        <w:footnoteRef/>
      </w:r>
      <w:r>
        <w:rPr>
          <w:rtl/>
        </w:rPr>
        <w:t xml:space="preserve"> </w:t>
      </w:r>
      <w:r w:rsidRPr="0061681F">
        <w:rPr>
          <w:lang w:val="en-US"/>
        </w:rPr>
        <w:t xml:space="preserve">In Greek – </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sidRPr="0061681F">
        <w:rPr>
          <w:rFonts w:cs="Times New Roman"/>
          <w:lang w:val="en-US"/>
        </w:rPr>
        <w:t xml:space="preserve">. The place is attested in Josephus and Ptolemaius, see Damati, </w:t>
      </w:r>
      <w:r>
        <w:rPr>
          <w:rFonts w:cs="Times New Roman"/>
          <w:i/>
          <w:iCs/>
          <w:lang w:val="en-US"/>
        </w:rPr>
        <w:t>ibid</w:t>
      </w:r>
      <w:r>
        <w:rPr>
          <w:rFonts w:cs="Times New Roman"/>
          <w:lang w:val="en-US"/>
        </w:rPr>
        <w:t>. On such designations see vol. 1, Introduction 3.2.6, p. 34.</w:t>
      </w:r>
    </w:p>
  </w:footnote>
  <w:footnote w:id="1778">
    <w:p w14:paraId="01552066" w14:textId="77777777" w:rsidR="00865CD2" w:rsidRPr="00E8118E" w:rsidRDefault="00865CD2" w:rsidP="00B06F9B">
      <w:pPr>
        <w:pStyle w:val="FootnoteText"/>
        <w:bidi w:val="0"/>
        <w:spacing w:line="240" w:lineRule="auto"/>
        <w:rPr>
          <w:lang w:val="en-US"/>
        </w:rPr>
      </w:pPr>
      <w:r>
        <w:rPr>
          <w:rStyle w:val="FootnoteReference"/>
        </w:rPr>
        <w:footnoteRef/>
      </w:r>
      <w:r>
        <w:rPr>
          <w:rtl/>
        </w:rPr>
        <w:t xml:space="preserve"> </w:t>
      </w:r>
      <w:r>
        <w:rPr>
          <w:lang w:val="en-US"/>
        </w:rPr>
        <w:t>Jewishness suggested based on names mentioned in the inscription but see vol. 3, Introduction 6.6.7, p. 52. Even though Tiberias was predominantly Jewish, it was also populated by many non-Jews, see Intr</w:t>
      </w:r>
      <w:r>
        <w:rPr>
          <w:lang w:val="en-US"/>
        </w:rPr>
        <w:t>o</w:t>
      </w:r>
      <w:r>
        <w:rPr>
          <w:lang w:val="en-US"/>
        </w:rPr>
        <w:t>duction 6.2.15.</w:t>
      </w:r>
    </w:p>
  </w:footnote>
  <w:footnote w:id="1779">
    <w:p w14:paraId="39C8A17A" w14:textId="77777777" w:rsidR="00865CD2" w:rsidRPr="005F539E" w:rsidRDefault="00865CD2" w:rsidP="00B06F9B">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80">
    <w:p w14:paraId="60E7968B"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68</w:t>
      </w:r>
      <w:r>
        <w:rPr>
          <w:lang w:val="en-US"/>
        </w:rPr>
        <w:t>.</w:t>
      </w:r>
    </w:p>
  </w:footnote>
  <w:footnote w:id="1781">
    <w:p w14:paraId="2F8733E7" w14:textId="77777777" w:rsidR="00865CD2" w:rsidRPr="00CF6CEF" w:rsidRDefault="00865CD2" w:rsidP="00B06F9B">
      <w:pPr>
        <w:pStyle w:val="FootnoteText"/>
        <w:bidi w:val="0"/>
        <w:spacing w:line="240" w:lineRule="auto"/>
        <w:rPr>
          <w:lang w:val="en-US"/>
        </w:rPr>
      </w:pPr>
      <w:r>
        <w:rPr>
          <w:rStyle w:val="FootnoteReference"/>
        </w:rPr>
        <w:footnoteRef/>
      </w:r>
      <w:r>
        <w:rPr>
          <w:rtl/>
        </w:rPr>
        <w:t xml:space="preserve"> </w:t>
      </w:r>
      <w:r>
        <w:rPr>
          <w:lang w:val="en-US"/>
        </w:rPr>
        <w:t xml:space="preserve">In the inscription his death is described as follows: </w:t>
      </w:r>
      <w:r w:rsidRPr="00CF6CEF">
        <w:rPr>
          <w:rFonts w:cs="Times New Roman"/>
          <w:rtl/>
          <w:lang w:val="en-US"/>
        </w:rPr>
        <w:t>דגז בטפר מדינתה בארעהון דחמיראי</w:t>
      </w:r>
      <w:r>
        <w:rPr>
          <w:rFonts w:cs="Times New Roman" w:hint="cs"/>
          <w:rtl/>
          <w:lang w:val="en-US"/>
        </w:rPr>
        <w:t xml:space="preserve"> ונפק לארעה דישראל ואקבר</w:t>
      </w:r>
      <w:r w:rsidRPr="00CF6CEF">
        <w:rPr>
          <w:rFonts w:cs="Times New Roman"/>
          <w:lang w:val="en-US"/>
        </w:rPr>
        <w:t xml:space="preserve"> </w:t>
      </w:r>
      <w:r>
        <w:rPr>
          <w:lang w:val="en-US"/>
        </w:rPr>
        <w:t xml:space="preserve">(who died in the City of </w:t>
      </w:r>
      <w:smartTag w:uri="urn:schemas-microsoft-com:office:smarttags" w:element="City">
        <w:r>
          <w:rPr>
            <w:lang w:val="en-US"/>
          </w:rPr>
          <w:t>Tafar</w:t>
        </w:r>
      </w:smartTag>
      <w:r>
        <w:rPr>
          <w:lang w:val="en-US"/>
        </w:rPr>
        <w:t xml:space="preserve"> in the Land of the Hamyarites and went forth to the </w:t>
      </w:r>
      <w:smartTag w:uri="urn:schemas-microsoft-com:office:smarttags" w:element="place">
        <w:smartTag w:uri="urn:schemas-microsoft-com:office:smarttags" w:element="PlaceType">
          <w:r>
            <w:rPr>
              <w:lang w:val="en-US"/>
            </w:rPr>
            <w:t>Land</w:t>
          </w:r>
        </w:smartTag>
        <w:r>
          <w:rPr>
            <w:lang w:val="en-US"/>
          </w:rPr>
          <w:t xml:space="preserve"> of </w:t>
        </w:r>
        <w:smartTag w:uri="urn:schemas-microsoft-com:office:smarttags" w:element="PlaceName">
          <w:r>
            <w:rPr>
              <w:lang w:val="en-US"/>
            </w:rPr>
            <w:t>Israel</w:t>
          </w:r>
        </w:smartTag>
      </w:smartTag>
      <w:r>
        <w:rPr>
          <w:lang w:val="en-US"/>
        </w:rPr>
        <w:t xml:space="preserve"> and was buried). From this it is not clear whether he was a native of </w:t>
      </w:r>
      <w:smartTag w:uri="urn:schemas-microsoft-com:office:smarttags" w:element="City">
        <w:r>
          <w:rPr>
            <w:lang w:val="en-US"/>
          </w:rPr>
          <w:t>Palestine</w:t>
        </w:r>
      </w:smartTag>
      <w:r>
        <w:rPr>
          <w:lang w:val="en-US"/>
        </w:rPr>
        <w:t xml:space="preserve"> who was away and died abroad, or whether he was a Native of Himyar (</w:t>
      </w:r>
      <w:smartTag w:uri="urn:schemas-microsoft-com:office:smarttags" w:element="country-region">
        <w:r>
          <w:rPr>
            <w:lang w:val="en-US"/>
          </w:rPr>
          <w:t>Yemen</w:t>
        </w:r>
      </w:smartTag>
      <w:r>
        <w:rPr>
          <w:lang w:val="en-US"/>
        </w:rPr>
        <w:t>) and was then buried in what was for him the Holy Land.</w:t>
      </w:r>
    </w:p>
  </w:footnote>
  <w:footnote w:id="1782">
    <w:p w14:paraId="70DF03D9" w14:textId="77777777" w:rsidR="00865CD2" w:rsidRPr="002F6202" w:rsidRDefault="00865CD2" w:rsidP="00C35B27">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400</w:t>
      </w:r>
      <w:r w:rsidRPr="004D10F7">
        <w:rPr>
          <w:lang w:val="en-US"/>
        </w:rPr>
        <w:t xml:space="preserve"> 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783">
    <w:p w14:paraId="36A3A15B"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68</w:t>
      </w:r>
      <w:r>
        <w:rPr>
          <w:lang w:val="en-US"/>
        </w:rPr>
        <w:t>.</w:t>
      </w:r>
    </w:p>
  </w:footnote>
  <w:footnote w:id="1784">
    <w:p w14:paraId="3E71EDE9" w14:textId="77777777" w:rsidR="00865CD2" w:rsidRPr="000B66FD" w:rsidRDefault="00865CD2">
      <w:pPr>
        <w:pStyle w:val="FootnoteText"/>
        <w:bidi w:val="0"/>
        <w:spacing w:line="240" w:lineRule="auto"/>
        <w:rPr>
          <w:lang w:val="en-US"/>
        </w:rPr>
      </w:pPr>
      <w:r w:rsidRPr="000B66FD">
        <w:rPr>
          <w:rStyle w:val="FootnoteReference"/>
        </w:rPr>
        <w:footnoteRef/>
      </w:r>
      <w:r>
        <w:t xml:space="preserve"> </w:t>
      </w:r>
      <w:r w:rsidRPr="000B66FD">
        <w:rPr>
          <w:lang w:val="en-US"/>
        </w:rPr>
        <w:t xml:space="preserve">In Aramaic – </w:t>
      </w:r>
      <w:r w:rsidRPr="000B66FD">
        <w:rPr>
          <w:rFonts w:cs="Times New Roman" w:hint="eastAsia"/>
          <w:rtl/>
        </w:rPr>
        <w:t>רב</w:t>
      </w:r>
      <w:r w:rsidRPr="000B66FD">
        <w:rPr>
          <w:rFonts w:cs="Times New Roman"/>
          <w:rtl/>
        </w:rPr>
        <w:t xml:space="preserve">, </w:t>
      </w:r>
      <w:r w:rsidRPr="000B66FD">
        <w:rPr>
          <w:rFonts w:cs="Times New Roman" w:hint="eastAsia"/>
          <w:rtl/>
        </w:rPr>
        <w:t>ספרה</w:t>
      </w:r>
      <w:r w:rsidRPr="000B66FD">
        <w:rPr>
          <w:rFonts w:cs="Times New Roman"/>
          <w:lang w:val="en-US"/>
        </w:rPr>
        <w:t>.</w:t>
      </w:r>
      <w:r>
        <w:rPr>
          <w:rFonts w:cs="Times New Roman"/>
          <w:lang w:val="en-US"/>
        </w:rPr>
        <w:t xml:space="preserve"> </w:t>
      </w:r>
      <w:r>
        <w:t>On the title “rabbi” see vol. 3, Introduction 6.4.1.2.2.5.4, p. 41. On the other title see Introduction 3.1.2.4.</w:t>
      </w:r>
    </w:p>
  </w:footnote>
  <w:footnote w:id="1785">
    <w:p w14:paraId="33C0D2EB" w14:textId="77777777" w:rsidR="00865CD2" w:rsidRPr="000E41E3" w:rsidRDefault="00865CD2" w:rsidP="000E41E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w:t>
      </w:r>
    </w:p>
  </w:footnote>
  <w:footnote w:id="1786">
    <w:p w14:paraId="076861F5" w14:textId="77777777" w:rsidR="00865CD2" w:rsidRPr="009E48D3" w:rsidRDefault="00865CD2" w:rsidP="008F35B6">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1787">
    <w:p w14:paraId="4A82ACA6" w14:textId="77777777" w:rsidR="00865CD2" w:rsidRPr="007E5E61" w:rsidRDefault="00865CD2" w:rsidP="00D0556D">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w:t>
      </w:r>
      <w:r>
        <w:rPr>
          <w:lang w:val="en-US"/>
        </w:rPr>
        <w:t>n</w:t>
      </w:r>
      <w:r>
        <w:rPr>
          <w:lang w:val="en-US"/>
        </w:rPr>
        <w:t>scription and kindly allowed me to make use of her readings. Not all the names she read can be seen in the photograph.</w:t>
      </w:r>
    </w:p>
  </w:footnote>
  <w:footnote w:id="1788">
    <w:p w14:paraId="1226426F" w14:textId="77777777" w:rsidR="00865CD2" w:rsidRPr="00ED0F4E" w:rsidRDefault="00865CD2" w:rsidP="005345D9">
      <w:pPr>
        <w:pStyle w:val="FootnoteText"/>
        <w:bidi w:val="0"/>
        <w:spacing w:line="240" w:lineRule="auto"/>
        <w:rPr>
          <w:lang w:val="en-US"/>
        </w:rPr>
      </w:pPr>
      <w:r>
        <w:rPr>
          <w:rStyle w:val="FootnoteReference"/>
        </w:rPr>
        <w:footnoteRef/>
      </w:r>
      <w:r>
        <w:t xml:space="preserve"> </w:t>
      </w:r>
      <w:r>
        <w:rPr>
          <w:rFonts w:cs="Times New Roman"/>
        </w:rPr>
        <w:t>See above, n. 68</w:t>
      </w:r>
    </w:p>
  </w:footnote>
  <w:footnote w:id="1789">
    <w:p w14:paraId="60CF65E7" w14:textId="77777777" w:rsidR="00865CD2" w:rsidRPr="009E48D3" w:rsidRDefault="00865CD2" w:rsidP="005345D9">
      <w:pPr>
        <w:pStyle w:val="FootnoteText"/>
        <w:bidi w:val="0"/>
        <w:spacing w:line="240" w:lineRule="auto"/>
        <w:rPr>
          <w:lang w:val="en-US"/>
        </w:rPr>
      </w:pPr>
      <w:r>
        <w:rPr>
          <w:rStyle w:val="FootnoteReference"/>
        </w:rPr>
        <w:footnoteRef/>
      </w:r>
      <w:r>
        <w:rPr>
          <w:lang w:val="en-US"/>
        </w:rPr>
        <w:t xml:space="preserve"> </w:t>
      </w:r>
      <w:r>
        <w:rPr>
          <w:rFonts w:cs="Times New Roman"/>
        </w:rPr>
        <w:t>See above, n. 346</w:t>
      </w:r>
      <w:r>
        <w:rPr>
          <w:lang w:val="en-US"/>
        </w:rPr>
        <w:t>.</w:t>
      </w:r>
    </w:p>
  </w:footnote>
  <w:footnote w:id="1790">
    <w:p w14:paraId="0F8536FF" w14:textId="77777777" w:rsidR="00865CD2" w:rsidRPr="007E5E61" w:rsidRDefault="00865CD2" w:rsidP="005345D9">
      <w:pPr>
        <w:pStyle w:val="FootnoteText"/>
        <w:bidi w:val="0"/>
        <w:spacing w:line="240" w:lineRule="auto"/>
        <w:rPr>
          <w:lang w:val="en-US"/>
        </w:rPr>
      </w:pPr>
      <w:r>
        <w:rPr>
          <w:rStyle w:val="FootnoteReference"/>
        </w:rPr>
        <w:footnoteRef/>
      </w:r>
      <w:r>
        <w:rPr>
          <w:rtl/>
        </w:rPr>
        <w:t xml:space="preserve"> </w:t>
      </w:r>
      <w:r>
        <w:rPr>
          <w:rFonts w:cs="Times New Roman"/>
        </w:rPr>
        <w:t xml:space="preserve">See above, n. </w:t>
      </w:r>
      <w:r>
        <w:rPr>
          <w:rFonts w:cs="Times New Roman"/>
          <w:lang w:val="en-US"/>
        </w:rPr>
        <w:t>347</w:t>
      </w:r>
      <w:r>
        <w:rPr>
          <w:lang w:val="en-US"/>
        </w:rPr>
        <w:t>.</w:t>
      </w:r>
    </w:p>
  </w:footnote>
  <w:footnote w:id="1791">
    <w:p w14:paraId="049B9395"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1792">
    <w:p w14:paraId="5F795E6B"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793">
    <w:p w14:paraId="4E281DEA" w14:textId="77777777" w:rsidR="00865CD2" w:rsidRPr="00ED0F4E" w:rsidRDefault="00865CD2" w:rsidP="005345D9">
      <w:pPr>
        <w:pStyle w:val="FootnoteText"/>
        <w:bidi w:val="0"/>
        <w:spacing w:line="240" w:lineRule="auto"/>
        <w:rPr>
          <w:lang w:val="en-US"/>
        </w:rPr>
      </w:pPr>
      <w:r>
        <w:rPr>
          <w:rStyle w:val="FootnoteReference"/>
        </w:rPr>
        <w:footnoteRef/>
      </w:r>
      <w:r>
        <w:t xml:space="preserve"> </w:t>
      </w:r>
      <w:r>
        <w:rPr>
          <w:rFonts w:cs="Times New Roman"/>
        </w:rPr>
        <w:t>See above, n. 2</w:t>
      </w:r>
      <w:r>
        <w:t>4</w:t>
      </w:r>
      <w:r>
        <w:rPr>
          <w:lang w:val="en-US"/>
        </w:rPr>
        <w:t>.</w:t>
      </w:r>
    </w:p>
  </w:footnote>
  <w:footnote w:id="1794">
    <w:p w14:paraId="74107B30" w14:textId="77777777" w:rsidR="00865CD2" w:rsidRPr="002F6202" w:rsidRDefault="00865CD2" w:rsidP="008B6B96">
      <w:pPr>
        <w:pStyle w:val="FootnoteText"/>
        <w:bidi w:val="0"/>
        <w:spacing w:line="240" w:lineRule="auto"/>
        <w:rPr>
          <w:lang w:val="en-US"/>
        </w:rPr>
      </w:pPr>
      <w:r>
        <w:rPr>
          <w:rStyle w:val="FootnoteReference"/>
        </w:rPr>
        <w:footnoteRef/>
      </w:r>
      <w:r>
        <w:rPr>
          <w:rtl/>
        </w:rPr>
        <w:t xml:space="preserve"> </w:t>
      </w:r>
      <w:r w:rsidRPr="002F6202">
        <w:rPr>
          <w:lang w:val="en-US"/>
        </w:rPr>
        <w:t xml:space="preserve">In the </w:t>
      </w:r>
      <w:smartTag w:uri="urn:schemas-microsoft-com:office:smarttags" w:element="place">
        <w:smartTag w:uri="urn:schemas-microsoft-com:office:smarttags" w:element="PlaceName">
          <w:r w:rsidRPr="002F6202">
            <w:rPr>
              <w:lang w:val="en-US"/>
            </w:rPr>
            <w:t>Upper</w:t>
          </w:r>
        </w:smartTag>
        <w:r w:rsidRPr="002F6202">
          <w:rPr>
            <w:lang w:val="en-US"/>
          </w:rPr>
          <w:t xml:space="preserve"> </w:t>
        </w:r>
        <w:smartTag w:uri="urn:schemas-microsoft-com:office:smarttags" w:element="PlaceName">
          <w:r w:rsidRPr="002F6202">
            <w:rPr>
              <w:lang w:val="en-US"/>
            </w:rPr>
            <w:t>Jordan</w:t>
          </w:r>
        </w:smartTag>
        <w:r w:rsidRPr="002F6202">
          <w:rPr>
            <w:lang w:val="en-US"/>
          </w:rPr>
          <w:t xml:space="preserve"> </w:t>
        </w:r>
        <w:smartTag w:uri="urn:schemas-microsoft-com:office:smarttags" w:element="PlaceName">
          <w:r w:rsidRPr="002F6202">
            <w:rPr>
              <w:lang w:val="en-US"/>
            </w:rPr>
            <w:t>Valley</w:t>
          </w:r>
        </w:smartTag>
      </w:smartTag>
      <w:r w:rsidRPr="002F6202">
        <w:rPr>
          <w:lang w:val="en-US"/>
        </w:rPr>
        <w:t>.</w:t>
      </w:r>
    </w:p>
  </w:footnote>
  <w:footnote w:id="1795">
    <w:p w14:paraId="3752D0D5" w14:textId="77777777" w:rsidR="00865CD2" w:rsidRPr="002316F5" w:rsidRDefault="00865CD2" w:rsidP="005345D9">
      <w:pPr>
        <w:pStyle w:val="FootnoteText"/>
        <w:bidi w:val="0"/>
        <w:spacing w:line="240" w:lineRule="auto"/>
        <w:rPr>
          <w:lang w:val="en-US"/>
        </w:rPr>
      </w:pPr>
      <w:r>
        <w:rPr>
          <w:rStyle w:val="FootnoteReference"/>
        </w:rPr>
        <w:footnoteRef/>
      </w:r>
      <w:r>
        <w:rPr>
          <w:rtl/>
        </w:rPr>
        <w:t xml:space="preserve"> </w:t>
      </w:r>
      <w:r>
        <w:rPr>
          <w:rFonts w:cs="Times New Roman"/>
        </w:rPr>
        <w:t>See above, n. 2</w:t>
      </w:r>
      <w:r>
        <w:rPr>
          <w:lang w:val="en-US"/>
        </w:rPr>
        <w:t>84.</w:t>
      </w:r>
    </w:p>
  </w:footnote>
  <w:footnote w:id="1796">
    <w:p w14:paraId="7F224089" w14:textId="77777777" w:rsidR="00865CD2" w:rsidRPr="000E41E3" w:rsidRDefault="00865CD2" w:rsidP="005345D9">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 I do not understand why he chose to emend according to this complex version of the name and not a simpler one. Nevertheless, for this form see above, n. 117.</w:t>
      </w:r>
    </w:p>
  </w:footnote>
  <w:footnote w:id="1797">
    <w:p w14:paraId="6012BAB5" w14:textId="77777777" w:rsidR="00865CD2" w:rsidRDefault="00865CD2">
      <w:pPr>
        <w:pStyle w:val="FootnoteText"/>
        <w:bidi w:val="0"/>
        <w:spacing w:line="240" w:lineRule="auto"/>
        <w:rPr>
          <w:rFonts w:cs="Times New Roman"/>
        </w:rPr>
      </w:pPr>
      <w:r w:rsidRPr="005E436F">
        <w:rPr>
          <w:rStyle w:val="FootnoteReference"/>
          <w:rFonts w:cs="Times New Roman"/>
        </w:rPr>
        <w:footnoteRef/>
      </w:r>
      <w:r w:rsidRPr="005E436F">
        <w:rPr>
          <w:rFonts w:cs="Times New Roman"/>
        </w:rPr>
        <w:t xml:space="preserve"> In Hebrew characters – </w:t>
      </w:r>
      <w:r w:rsidRPr="005E436F">
        <w:rPr>
          <w:rFonts w:cs="Times New Roman"/>
          <w:rtl/>
        </w:rPr>
        <w:t>[אר]כון</w:t>
      </w:r>
      <w:r w:rsidRPr="005E436F">
        <w:rPr>
          <w:rFonts w:cs="Times New Roman"/>
        </w:rPr>
        <w:t>.</w:t>
      </w:r>
      <w:r>
        <w:rPr>
          <w:rFonts w:cs="Times New Roman"/>
        </w:rPr>
        <w:t xml:space="preserve"> On this title see vol. 3, Introduction 2.4.1.2.2.5.3, p. 40.</w:t>
      </w:r>
    </w:p>
  </w:footnote>
  <w:footnote w:id="1798">
    <w:p w14:paraId="4991A42B" w14:textId="77777777" w:rsidR="00865CD2" w:rsidRPr="001D7859" w:rsidRDefault="00865CD2" w:rsidP="008D1895">
      <w:pPr>
        <w:pStyle w:val="FootnoteText"/>
        <w:bidi w:val="0"/>
        <w:spacing w:line="240" w:lineRule="auto"/>
        <w:rPr>
          <w:lang w:val="en-US"/>
        </w:rPr>
      </w:pPr>
      <w:r>
        <w:rPr>
          <w:rStyle w:val="FootnoteReference"/>
        </w:rPr>
        <w:footnoteRef/>
      </w:r>
      <w:r>
        <w:rPr>
          <w:rtl/>
        </w:rPr>
        <w:t xml:space="preserve"> </w:t>
      </w:r>
      <w:r>
        <w:rPr>
          <w:lang w:val="en-US"/>
        </w:rPr>
        <w:t>So the editor of the seal had been informed. This information could not be checked.</w:t>
      </w:r>
    </w:p>
  </w:footnote>
  <w:footnote w:id="1799">
    <w:p w14:paraId="7353ED78" w14:textId="77777777" w:rsidR="00865CD2" w:rsidRPr="00FB5DD2" w:rsidRDefault="00865CD2" w:rsidP="00FB5DD2">
      <w:pPr>
        <w:pStyle w:val="FootnoteText"/>
        <w:bidi w:val="0"/>
        <w:spacing w:line="240" w:lineRule="auto"/>
        <w:rPr>
          <w:lang w:val="en-US"/>
        </w:rPr>
      </w:pPr>
      <w:r>
        <w:rPr>
          <w:rStyle w:val="FootnoteReference"/>
        </w:rPr>
        <w:footnoteRef/>
      </w:r>
      <w:r>
        <w:rPr>
          <w:rtl/>
        </w:rPr>
        <w:t xml:space="preserve"> </w:t>
      </w:r>
      <w:r>
        <w:rPr>
          <w:lang w:val="en-US"/>
        </w:rPr>
        <w:t>On the authenticity of these seals see vol. 4, Introduction 6.10.2, p. 39.</w:t>
      </w:r>
    </w:p>
  </w:footnote>
  <w:footnote w:id="1800">
    <w:p w14:paraId="75CA0B5A" w14:textId="77777777" w:rsidR="00865CD2" w:rsidRPr="005F539E" w:rsidRDefault="00865CD2" w:rsidP="005345D9">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801">
    <w:p w14:paraId="63227826" w14:textId="77777777" w:rsidR="00865CD2" w:rsidRPr="009A4CB8" w:rsidRDefault="00865CD2" w:rsidP="00793276">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1 Chr 12:7. </w:t>
      </w:r>
    </w:p>
  </w:footnote>
  <w:footnote w:id="1802">
    <w:p w14:paraId="3C683EC5"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חזנה</w:t>
      </w:r>
      <w:r>
        <w:rPr>
          <w:rFonts w:cs="Times New Roman"/>
        </w:rPr>
        <w:t>. On this title see Introduction 3.1.2.4.</w:t>
      </w:r>
    </w:p>
  </w:footnote>
  <w:footnote w:id="1803">
    <w:p w14:paraId="063CD3CD" w14:textId="77777777" w:rsidR="00865CD2" w:rsidRPr="00976F78" w:rsidRDefault="00865CD2" w:rsidP="00976F78">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Lower Galilee</w:t>
        </w:r>
      </w:smartTag>
      <w:r>
        <w:rPr>
          <w:lang w:val="en-US"/>
        </w:rPr>
        <w:t>.</w:t>
      </w:r>
    </w:p>
  </w:footnote>
  <w:footnote w:id="1804">
    <w:p w14:paraId="669616D8" w14:textId="77777777" w:rsidR="00865CD2" w:rsidRPr="005F539E" w:rsidRDefault="00865CD2" w:rsidP="00AD0FE4">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805">
    <w:p w14:paraId="26F73F3A"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Biblical, e.g. 1Chr 2:55.</w:t>
      </w:r>
    </w:p>
  </w:footnote>
  <w:footnote w:id="1806">
    <w:p w14:paraId="764156FA" w14:textId="77777777" w:rsidR="00865CD2" w:rsidRPr="00623D58" w:rsidRDefault="00865CD2" w:rsidP="00A4488E">
      <w:pPr>
        <w:pStyle w:val="FootnoteText"/>
        <w:bidi w:val="0"/>
        <w:spacing w:line="240" w:lineRule="auto"/>
        <w:rPr>
          <w:lang w:val="en-US"/>
        </w:rPr>
      </w:pPr>
      <w:r>
        <w:rPr>
          <w:rStyle w:val="FootnoteReference"/>
        </w:rPr>
        <w:footnoteRef/>
      </w:r>
      <w:r>
        <w:rPr>
          <w:rtl/>
        </w:rPr>
        <w:t xml:space="preserve"> </w:t>
      </w:r>
      <w:r>
        <w:rPr>
          <w:lang w:val="en-US"/>
        </w:rPr>
        <w:t xml:space="preserve">Hagai (2), who was a student of Rabbi Yosi (Joseph [7]), transmits in his name, see Introduction 7.4.3. </w:t>
      </w:r>
    </w:p>
  </w:footnote>
  <w:footnote w:id="1807">
    <w:p w14:paraId="43B2BCE4" w14:textId="77777777" w:rsidR="00865CD2" w:rsidRPr="009A4CB8" w:rsidRDefault="00865CD2" w:rsidP="001D0B21">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Gen 25:26. </w:t>
      </w:r>
      <w:r w:rsidRPr="005E436F">
        <w:rPr>
          <w:rFonts w:cs="Times New Roman"/>
          <w:rtl/>
          <w:lang w:val="en-US"/>
        </w:rPr>
        <w:t>יעקב</w:t>
      </w:r>
      <w:r w:rsidRPr="005E436F">
        <w:rPr>
          <w:rFonts w:cs="Times New Roman"/>
          <w:lang w:val="en-US"/>
        </w:rPr>
        <w:t xml:space="preserve"> is the third Patriarch</w:t>
      </w:r>
      <w:r w:rsidRPr="005E436F">
        <w:rPr>
          <w:lang w:val="en-US"/>
        </w:rPr>
        <w:t>.</w:t>
      </w:r>
      <w:r>
        <w:rPr>
          <w:lang w:val="en-US"/>
        </w:rPr>
        <w:t xml:space="preserve"> On this name see Introduction 1.1.1.1.</w:t>
      </w:r>
    </w:p>
  </w:footnote>
  <w:footnote w:id="1808">
    <w:p w14:paraId="3B054B46" w14:textId="77777777" w:rsidR="00865CD2" w:rsidRPr="00ED0F4E" w:rsidRDefault="00865CD2" w:rsidP="00F04E15">
      <w:pPr>
        <w:pStyle w:val="FootnoteText"/>
        <w:bidi w:val="0"/>
        <w:spacing w:line="240" w:lineRule="auto"/>
        <w:rPr>
          <w:lang w:val="en-US"/>
        </w:rPr>
      </w:pPr>
      <w:r>
        <w:rPr>
          <w:rStyle w:val="FootnoteReference"/>
        </w:rPr>
        <w:footnoteRef/>
      </w:r>
      <w:r>
        <w:t xml:space="preserve"> </w:t>
      </w:r>
      <w:r>
        <w:rPr>
          <w:lang w:val="en-US"/>
        </w:rPr>
        <w:t>For this form see vol. 1, under Jacob (7) B/M, p. 171.</w:t>
      </w:r>
    </w:p>
  </w:footnote>
  <w:footnote w:id="1809">
    <w:p w14:paraId="55258B1A" w14:textId="77777777" w:rsidR="00865CD2" w:rsidRPr="00DE6633" w:rsidRDefault="00865CD2" w:rsidP="00D17D62">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(a certain Jewish man, a functionary). On this title see Introduction 3.1.3.4.</w:t>
      </w:r>
    </w:p>
  </w:footnote>
  <w:footnote w:id="1810">
    <w:p w14:paraId="1C565A03" w14:textId="77777777" w:rsidR="00865CD2" w:rsidRPr="000A147A"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Epiphanius of Salamis. These are his dates, see Introduction 7.1.</w:t>
      </w:r>
    </w:p>
  </w:footnote>
  <w:footnote w:id="1811">
    <w:p w14:paraId="37C7D857" w14:textId="77777777" w:rsidR="00865CD2" w:rsidRPr="007B0A41" w:rsidRDefault="00865CD2" w:rsidP="00EC376F">
      <w:pPr>
        <w:pStyle w:val="FootnoteText"/>
        <w:bidi w:val="0"/>
        <w:spacing w:line="240" w:lineRule="auto"/>
        <w:rPr>
          <w:rFonts w:cs="Times New Roman"/>
          <w:lang w:val="en-US"/>
        </w:rPr>
      </w:pPr>
      <w:r w:rsidRPr="007B0A41">
        <w:rPr>
          <w:rStyle w:val="FootnoteReference"/>
          <w:rFonts w:cs="Times New Roman"/>
        </w:rPr>
        <w:footnoteRef/>
      </w:r>
      <w:r w:rsidRPr="007B0A41">
        <w:rPr>
          <w:rFonts w:cs="Times New Roman"/>
          <w:rtl/>
        </w:rPr>
        <w:t xml:space="preserve"> </w:t>
      </w:r>
      <w:r w:rsidRPr="007B0A41">
        <w:rPr>
          <w:rFonts w:cs="Times New Roman"/>
        </w:rPr>
        <w:t>In Syriac script</w:t>
      </w:r>
      <w:r w:rsidRPr="007B0A41">
        <w:rPr>
          <w:rFonts w:cs="Times New Roman"/>
          <w:lang w:val="en-US"/>
        </w:rPr>
        <w:t xml:space="preserve">, see </w:t>
      </w:r>
      <w:r>
        <w:rPr>
          <w:rFonts w:cs="Times New Roman"/>
          <w:lang w:val="en-US"/>
        </w:rPr>
        <w:t xml:space="preserve">vol. 4, </w:t>
      </w:r>
      <w:r w:rsidRPr="007B0A41">
        <w:rPr>
          <w:rFonts w:cs="Times New Roman"/>
          <w:lang w:val="en-US"/>
        </w:rPr>
        <w:t xml:space="preserve">Introduction </w:t>
      </w:r>
      <w:r>
        <w:rPr>
          <w:rFonts w:cs="Times New Roman"/>
          <w:lang w:val="en-US"/>
        </w:rPr>
        <w:t>2.</w:t>
      </w:r>
      <w:r>
        <w:rPr>
          <w:rFonts w:cs="Times New Roman"/>
          <w:u w:color="FFFF00"/>
          <w:lang w:val="en-US"/>
        </w:rPr>
        <w:t>8.1, pp. 18-9</w:t>
      </w:r>
      <w:r>
        <w:rPr>
          <w:rFonts w:cs="Times New Roman"/>
        </w:rPr>
        <w:t>. In</w:t>
      </w:r>
      <w:r w:rsidRPr="007B0A41">
        <w:rPr>
          <w:rFonts w:cs="Times New Roman"/>
        </w:rPr>
        <w:t xml:space="preserve"> Hebrew this would read </w:t>
      </w:r>
      <w:r w:rsidRPr="007B0A41">
        <w:rPr>
          <w:rFonts w:cs="Times New Roman"/>
          <w:rtl/>
        </w:rPr>
        <w:t>יעק</w:t>
      </w:r>
      <w:r>
        <w:rPr>
          <w:rFonts w:cs="Times New Roman" w:hint="cs"/>
          <w:rtl/>
        </w:rPr>
        <w:t>ו</w:t>
      </w:r>
      <w:r w:rsidRPr="007B0A41">
        <w:rPr>
          <w:rFonts w:cs="Times New Roman"/>
          <w:rtl/>
        </w:rPr>
        <w:t>ב</w:t>
      </w:r>
      <w:r w:rsidRPr="007B0A41">
        <w:rPr>
          <w:rFonts w:cs="Times New Roman"/>
          <w:lang w:val="en-US"/>
        </w:rPr>
        <w:t>.</w:t>
      </w:r>
      <w:r>
        <w:rPr>
          <w:rFonts w:cs="Times New Roman"/>
          <w:lang w:val="en-US"/>
        </w:rPr>
        <w:t xml:space="preserve"> </w:t>
      </w:r>
      <w:r>
        <w:rPr>
          <w:lang w:val="en-US"/>
        </w:rPr>
        <w:t>For this form see vol. 1, under Jacob (42) B/M, p. 172.</w:t>
      </w:r>
    </w:p>
  </w:footnote>
  <w:footnote w:id="1812">
    <w:p w14:paraId="08C364BD" w14:textId="77777777" w:rsidR="00865CD2" w:rsidRDefault="00865CD2" w:rsidP="0015655B">
      <w:pPr>
        <w:pStyle w:val="FootnoteText"/>
        <w:bidi w:val="0"/>
        <w:spacing w:line="240" w:lineRule="auto"/>
      </w:pPr>
      <w:r w:rsidRPr="009A4CB8">
        <w:rPr>
          <w:rStyle w:val="FootnoteReference"/>
        </w:rPr>
        <w:footnoteRef/>
      </w:r>
      <w:r>
        <w:t xml:space="preserve"> </w:t>
      </w:r>
      <w:r w:rsidRPr="009A4CB8">
        <w:t>In Syriac –</w:t>
      </w:r>
      <w:r>
        <w:t xml:space="preserve"> </w:t>
      </w:r>
      <w:r>
        <w:rPr>
          <w:rFonts w:cs="Estrangelo Edessa" w:hint="cs"/>
          <w:rtl/>
          <w:lang w:bidi="syr-SY"/>
        </w:rPr>
        <w:t>ܒܗܢܐ</w:t>
      </w:r>
      <w:r>
        <w:rPr>
          <w:rFonts w:hint="cs"/>
          <w:rtl/>
        </w:rPr>
        <w:t xml:space="preserve"> </w:t>
      </w:r>
      <w:r>
        <w:rPr>
          <w:rFonts w:cs="Estrangelo Edessa" w:hint="cs"/>
          <w:rtl/>
          <w:lang w:bidi="syr-SY"/>
        </w:rPr>
        <w:t>ܙܒܢܐ</w:t>
      </w:r>
      <w:r>
        <w:rPr>
          <w:rFonts w:hint="cs"/>
          <w:rtl/>
        </w:rPr>
        <w:t xml:space="preserve"> </w:t>
      </w:r>
      <w:r>
        <w:rPr>
          <w:rFonts w:cs="Estrangelo Edessa" w:hint="cs"/>
          <w:rtl/>
          <w:lang w:bidi="syr-SY"/>
        </w:rPr>
        <w:t>ܡܬܝܕܥ</w:t>
      </w:r>
      <w:r>
        <w:t xml:space="preserve"> </w:t>
      </w:r>
      <w:r w:rsidRPr="009A4CB8">
        <w:t xml:space="preserve">(at the time </w:t>
      </w:r>
      <w:r>
        <w:t>[he] became known</w:t>
      </w:r>
      <w:r w:rsidRPr="009A4CB8">
        <w:t>). These words are fo</w:t>
      </w:r>
      <w:r w:rsidRPr="009A4CB8">
        <w:t>l</w:t>
      </w:r>
      <w:r w:rsidRPr="009A4CB8">
        <w:t>lowed by a list of Christian officials such as Ath</w:t>
      </w:r>
      <w:r>
        <w:t>a</w:t>
      </w:r>
      <w:r w:rsidRPr="009A4CB8">
        <w:t xml:space="preserve">nasius the patriarch of </w:t>
      </w:r>
      <w:smartTag w:uri="urn:schemas-microsoft-com:office:smarttags" w:element="place">
        <w:smartTag w:uri="urn:schemas-microsoft-com:office:smarttags" w:element="City">
          <w:r w:rsidRPr="009A4CB8">
            <w:t>Antioch</w:t>
          </w:r>
        </w:smartTag>
      </w:smartTag>
      <w:r w:rsidRPr="009A4CB8">
        <w:t xml:space="preserve">. But this Jacob has no </w:t>
      </w:r>
      <w:r w:rsidRPr="004D6355">
        <w:t>such title, and instead he is designated</w:t>
      </w:r>
      <w:r w:rsidRPr="004D6355">
        <w:rPr>
          <w:lang w:val="en-US"/>
        </w:rPr>
        <w:t xml:space="preserve"> </w:t>
      </w:r>
      <w:r w:rsidRPr="004D6355">
        <w:rPr>
          <w:rFonts w:cs="Estrangelo Edessa" w:hint="cs"/>
          <w:rtl/>
          <w:lang w:val="en-US" w:bidi="syr-SY"/>
        </w:rPr>
        <w:t>ܝܗܘܕܝܐ</w:t>
      </w:r>
      <w:r w:rsidRPr="004D6355">
        <w:t xml:space="preserve"> (=Jew). Editors thought this is probably a mi</w:t>
      </w:r>
      <w:r w:rsidRPr="004D6355">
        <w:t>s</w:t>
      </w:r>
      <w:r w:rsidRPr="004D6355">
        <w:t xml:space="preserve">take and refers to Jacob of Edessa, see </w:t>
      </w:r>
      <w:r w:rsidRPr="00F93EAD">
        <w:rPr>
          <w:i/>
          <w:iCs/>
        </w:rPr>
        <w:t>Chronicon Anonymum Pseudo-Dionysianum</w:t>
      </w:r>
      <w:r w:rsidRPr="004D6355">
        <w:t xml:space="preserve"> (translation into French – Robert Hespel; Corpus Scriptorum Christianorum Orientalium 507; Scriptores Syrie 213), Louvan 1989, 111, n. 1 and Chabot, </w:t>
      </w:r>
      <w:r w:rsidRPr="004D6355">
        <w:rPr>
          <w:i/>
          <w:iCs/>
        </w:rPr>
        <w:t>ibid</w:t>
      </w:r>
      <w:r w:rsidRPr="004D6355">
        <w:t>.</w:t>
      </w:r>
      <w:r w:rsidRPr="009A4CB8">
        <w:t xml:space="preserve"> </w:t>
      </w:r>
    </w:p>
  </w:footnote>
  <w:footnote w:id="1813">
    <w:p w14:paraId="4AFC660D" w14:textId="77777777" w:rsidR="00865CD2" w:rsidRDefault="00865CD2" w:rsidP="00F93EAD">
      <w:pPr>
        <w:pStyle w:val="FootnoteText"/>
        <w:bidi w:val="0"/>
        <w:spacing w:line="240" w:lineRule="auto"/>
        <w:rPr>
          <w:rtl/>
        </w:rPr>
      </w:pPr>
      <w:r w:rsidRPr="005E436F">
        <w:rPr>
          <w:rStyle w:val="FootnoteReference"/>
          <w:rFonts w:cs="Times New Roman"/>
        </w:rPr>
        <w:footnoteRef/>
      </w:r>
      <w:r>
        <w:rPr>
          <w:rFonts w:cs="Times New Roman"/>
        </w:rPr>
        <w:t xml:space="preserve"> D</w:t>
      </w:r>
      <w:r w:rsidRPr="005E436F">
        <w:rPr>
          <w:rFonts w:cs="Times New Roman"/>
        </w:rPr>
        <w:t xml:space="preserve">escribed in the text as </w:t>
      </w:r>
      <w:r>
        <w:rPr>
          <w:rFonts w:cs="Estrangelo Edessa" w:hint="cs"/>
          <w:rtl/>
          <w:lang w:val="en-US" w:bidi="syr-SY"/>
        </w:rPr>
        <w:t>ܝܗܘܕܝܐ</w:t>
      </w:r>
      <w:r w:rsidRPr="009A4CB8">
        <w:t xml:space="preserve"> </w:t>
      </w:r>
      <w:r w:rsidRPr="005E436F">
        <w:rPr>
          <w:rFonts w:cs="Times New Roman"/>
        </w:rPr>
        <w:t>(=Jew), but see previous note. Perhaps in some Chri</w:t>
      </w:r>
      <w:r w:rsidRPr="005E436F">
        <w:rPr>
          <w:rFonts w:cs="Times New Roman"/>
        </w:rPr>
        <w:t>s</w:t>
      </w:r>
      <w:r w:rsidRPr="005E436F">
        <w:rPr>
          <w:rFonts w:cs="Times New Roman"/>
        </w:rPr>
        <w:t xml:space="preserve">tian </w:t>
      </w:r>
      <w:r>
        <w:rPr>
          <w:rFonts w:cs="Times New Roman"/>
        </w:rPr>
        <w:t>writings</w:t>
      </w:r>
      <w:r w:rsidRPr="009A4CB8">
        <w:t xml:space="preserve"> this is a derogatory description, see Introduction </w:t>
      </w:r>
      <w:r>
        <w:t>6.</w:t>
      </w:r>
      <w:r>
        <w:rPr>
          <w:u w:color="FFFF00"/>
        </w:rPr>
        <w:t>2.3</w:t>
      </w:r>
      <w:r w:rsidRPr="009A4CB8">
        <w:t>.</w:t>
      </w:r>
    </w:p>
  </w:footnote>
  <w:footnote w:id="1814">
    <w:p w14:paraId="4FE3CDD3" w14:textId="77777777" w:rsidR="00865CD2" w:rsidRDefault="00865CD2">
      <w:pPr>
        <w:pStyle w:val="FootnoteText"/>
        <w:bidi w:val="0"/>
        <w:spacing w:line="240" w:lineRule="auto"/>
        <w:rPr>
          <w:rtl/>
        </w:rPr>
      </w:pPr>
      <w:r w:rsidRPr="009A4CB8">
        <w:rPr>
          <w:rStyle w:val="FootnoteReference"/>
        </w:rPr>
        <w:footnoteRef/>
      </w:r>
      <w:r>
        <w:t xml:space="preserve"> </w:t>
      </w:r>
      <w:r w:rsidRPr="009A4CB8">
        <w:t>This is the date in which this information is inserted in the chronicle (928 of the Seleucid era</w:t>
      </w:r>
      <w:r>
        <w:t>, see Introduction 7.5.4.1</w:t>
      </w:r>
      <w:r w:rsidRPr="009A4CB8">
        <w:t>).</w:t>
      </w:r>
    </w:p>
  </w:footnote>
  <w:footnote w:id="1815">
    <w:p w14:paraId="715BEDF8" w14:textId="77777777" w:rsidR="00865CD2" w:rsidRPr="00ED0F4E" w:rsidRDefault="00865CD2" w:rsidP="00F04E15">
      <w:pPr>
        <w:pStyle w:val="FootnoteText"/>
        <w:bidi w:val="0"/>
        <w:spacing w:line="240" w:lineRule="auto"/>
        <w:rPr>
          <w:lang w:val="en-US"/>
        </w:rPr>
      </w:pPr>
      <w:r>
        <w:rPr>
          <w:rStyle w:val="FootnoteReference"/>
        </w:rPr>
        <w:footnoteRef/>
      </w:r>
      <w:r>
        <w:t xml:space="preserve"> </w:t>
      </w:r>
      <w:r>
        <w:rPr>
          <w:lang w:val="en-US"/>
        </w:rPr>
        <w:t>For this form see vol. 1, under Jacob (1) B/M, p. 170.</w:t>
      </w:r>
    </w:p>
  </w:footnote>
  <w:footnote w:id="1816">
    <w:p w14:paraId="6EC52685" w14:textId="77777777" w:rsidR="00865CD2" w:rsidRPr="009E0B53" w:rsidRDefault="00865CD2" w:rsidP="00E36463">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the title of the composition about his conversion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(teac</w:t>
      </w:r>
      <w:r>
        <w:rPr>
          <w:rFonts w:cs="Times New Roman"/>
          <w:lang w:val="en-US"/>
        </w:rPr>
        <w:t>h</w:t>
      </w:r>
      <w:r>
        <w:rPr>
          <w:rFonts w:cs="Times New Roman"/>
          <w:lang w:val="en-US"/>
        </w:rPr>
        <w:t>ings of Jacob the newly baptized).</w:t>
      </w:r>
    </w:p>
  </w:footnote>
  <w:footnote w:id="1817">
    <w:p w14:paraId="1C63BE05" w14:textId="77777777" w:rsidR="00865CD2" w:rsidRPr="009E0B53" w:rsidRDefault="00865CD2" w:rsidP="009E0B53">
      <w:pPr>
        <w:pStyle w:val="FootnoteText"/>
        <w:bidi w:val="0"/>
        <w:spacing w:line="240" w:lineRule="auto"/>
        <w:rPr>
          <w:lang w:val="en-US"/>
        </w:rPr>
      </w:pPr>
      <w:r>
        <w:rPr>
          <w:rStyle w:val="FootnoteReference"/>
        </w:rPr>
        <w:footnoteRef/>
      </w:r>
      <w:r>
        <w:rPr>
          <w:lang w:val="en-US"/>
        </w:rPr>
        <w:t xml:space="preserve"> This is the topic of this composition, see previous note.</w:t>
      </w:r>
    </w:p>
  </w:footnote>
  <w:footnote w:id="1818">
    <w:p w14:paraId="397D897A" w14:textId="77777777" w:rsidR="00865CD2" w:rsidRPr="009A4CB8" w:rsidRDefault="00865CD2" w:rsidP="00A452DB">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On the dates see </w:t>
      </w:r>
      <w:r w:rsidRPr="00D8372B">
        <w:t xml:space="preserve">Dan, </w:t>
      </w:r>
      <w:smartTag w:uri="urn:schemas-microsoft-com:office:smarttags" w:element="place">
        <w:smartTag w:uri="urn:schemas-microsoft-com:office:smarttags" w:element="City">
          <w:r w:rsidRPr="00D8372B">
            <w:rPr>
              <w:rFonts w:cs="Times New Roman"/>
              <w:i/>
              <w:iCs/>
            </w:rPr>
            <w:t>Zion</w:t>
          </w:r>
        </w:smartTag>
      </w:smartTag>
      <w:r>
        <w:rPr>
          <w:rFonts w:cs="Times New Roman"/>
        </w:rPr>
        <w:t xml:space="preserve"> 36 (1971)</w:t>
      </w:r>
      <w:r w:rsidRPr="005E436F">
        <w:rPr>
          <w:lang w:val="en-US"/>
        </w:rPr>
        <w:t>.</w:t>
      </w:r>
    </w:p>
  </w:footnote>
  <w:footnote w:id="1819">
    <w:p w14:paraId="200FE7FC" w14:textId="77777777" w:rsidR="00865CD2" w:rsidRPr="00C378A2" w:rsidRDefault="00865CD2" w:rsidP="007B5591">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1820">
    <w:p w14:paraId="1D438025"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rPr>
        <w:t>דמן יסכר</w:t>
      </w:r>
      <w:r w:rsidRPr="005E436F">
        <w:rPr>
          <w:rFonts w:cs="Times New Roman"/>
        </w:rPr>
        <w:t xml:space="preserve">, </w:t>
      </w:r>
      <w:r>
        <w:rPr>
          <w:rFonts w:cs="Times New Roman"/>
        </w:rPr>
        <w:t xml:space="preserve">perhaps identical with </w:t>
      </w:r>
      <w:r>
        <w:rPr>
          <w:rFonts w:cs="Times New Roman" w:hint="cs"/>
          <w:rtl/>
          <w:lang w:val="el-GR"/>
        </w:rPr>
        <w:t>עין סוכר</w:t>
      </w:r>
      <w:r w:rsidRPr="00425DFD">
        <w:rPr>
          <w:rFonts w:cs="Times New Roman"/>
          <w:lang w:val="en-US"/>
        </w:rPr>
        <w:t xml:space="preserve">, </w:t>
      </w:r>
      <w:r w:rsidRPr="005E436F">
        <w:rPr>
          <w:rFonts w:cs="Times New Roman"/>
        </w:rPr>
        <w:t xml:space="preserve">see </w:t>
      </w:r>
      <w:r>
        <w:rPr>
          <w:rFonts w:cs="Times New Roman"/>
        </w:rPr>
        <w:t>R</w:t>
      </w:r>
      <w:r w:rsidRPr="005E436F">
        <w:rPr>
          <w:rFonts w:cs="Times New Roman"/>
        </w:rPr>
        <w:t xml:space="preserve">eeg, </w:t>
      </w:r>
      <w:r w:rsidRPr="005E436F">
        <w:rPr>
          <w:rFonts w:cs="Times New Roman"/>
          <w:i/>
          <w:iCs/>
        </w:rPr>
        <w:t>Ortsnamen</w:t>
      </w:r>
      <w:r w:rsidRPr="005E436F">
        <w:rPr>
          <w:rFonts w:cs="Times New Roman"/>
        </w:rPr>
        <w:t xml:space="preserve">, </w:t>
      </w:r>
      <w:r>
        <w:rPr>
          <w:rFonts w:cs="Times New Roman"/>
        </w:rPr>
        <w:t>480-1</w:t>
      </w:r>
      <w:r w:rsidRPr="005E436F">
        <w:rPr>
          <w:rFonts w:cs="Times New Roman"/>
        </w:rPr>
        <w:t>.</w:t>
      </w:r>
      <w:r>
        <w:rPr>
          <w:lang w:val="en-US"/>
        </w:rPr>
        <w:t xml:space="preserve"> </w:t>
      </w:r>
      <w:r>
        <w:rPr>
          <w:rFonts w:cs="Times New Roman"/>
          <w:lang w:val="en-US"/>
        </w:rPr>
        <w:t>On such design</w:t>
      </w:r>
      <w:r>
        <w:rPr>
          <w:rFonts w:cs="Times New Roman"/>
          <w:lang w:val="en-US"/>
        </w:rPr>
        <w:t>a</w:t>
      </w:r>
      <w:r>
        <w:rPr>
          <w:rFonts w:cs="Times New Roman"/>
          <w:lang w:val="en-US"/>
        </w:rPr>
        <w:t>tions see vol. 1, Introduction 3.2.6, p. 34.</w:t>
      </w:r>
    </w:p>
  </w:footnote>
  <w:footnote w:id="1821">
    <w:p w14:paraId="4197DDDD" w14:textId="77777777" w:rsidR="00865CD2" w:rsidRPr="001B19D8" w:rsidRDefault="00865CD2" w:rsidP="00425DF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list </w:t>
      </w:r>
      <w:r w:rsidRPr="001B19D8">
        <w:rPr>
          <w:rFonts w:cs="Times New Roman"/>
          <w:lang w:val="en-US"/>
        </w:rPr>
        <w:t>see I</w:t>
      </w:r>
      <w:r w:rsidRPr="001B19D8">
        <w:rPr>
          <w:rFonts w:cs="Times New Roman"/>
          <w:lang w:val="en-US"/>
        </w:rPr>
        <w:t>n</w:t>
      </w:r>
      <w:r w:rsidRPr="001B19D8">
        <w:rPr>
          <w:rFonts w:cs="Times New Roman"/>
          <w:lang w:val="en-US"/>
        </w:rPr>
        <w:t xml:space="preserve">troduction </w:t>
      </w:r>
      <w:r>
        <w:rPr>
          <w:rFonts w:cs="Times New Roman"/>
          <w:lang w:val="en-US"/>
        </w:rPr>
        <w:t>3.3.1</w:t>
      </w:r>
      <w:r w:rsidRPr="001B19D8">
        <w:rPr>
          <w:rFonts w:cs="Times New Roman"/>
          <w:lang w:val="en-US"/>
        </w:rPr>
        <w:t xml:space="preserve">. </w:t>
      </w:r>
    </w:p>
  </w:footnote>
  <w:footnote w:id="1822">
    <w:p w14:paraId="7A2739A1" w14:textId="77777777" w:rsidR="00865CD2" w:rsidRPr="00F02724" w:rsidRDefault="00865CD2" w:rsidP="00CF17AF">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1823">
    <w:p w14:paraId="4DDAC73B"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1824">
    <w:p w14:paraId="5D19F215" w14:textId="77777777" w:rsidR="00865CD2" w:rsidRDefault="00865CD2">
      <w:pPr>
        <w:pStyle w:val="FootnoteText"/>
        <w:bidi w:val="0"/>
        <w:spacing w:line="240" w:lineRule="auto"/>
        <w:rPr>
          <w:lang w:val="en-US"/>
        </w:rPr>
      </w:pPr>
      <w:r>
        <w:rPr>
          <w:rStyle w:val="FootnoteReference"/>
        </w:rPr>
        <w:footnoteRef/>
      </w:r>
      <w:r>
        <w:rPr>
          <w:rtl/>
        </w:rPr>
        <w:t xml:space="preserve"> </w:t>
      </w:r>
      <w:r>
        <w:rPr>
          <w:lang w:val="en-US"/>
        </w:rPr>
        <w:t xml:space="preserve">In Aramaic – </w:t>
      </w:r>
      <w:r w:rsidRPr="005E436F">
        <w:rPr>
          <w:rFonts w:cs="Times New Roman"/>
          <w:rtl/>
        </w:rPr>
        <w:t>דרומנה</w:t>
      </w:r>
      <w:r w:rsidRPr="005E436F">
        <w:rPr>
          <w:rFonts w:cs="Times New Roman"/>
        </w:rPr>
        <w:t xml:space="preserve">, see </w:t>
      </w:r>
      <w:r>
        <w:rPr>
          <w:rFonts w:cs="Times New Roman"/>
        </w:rPr>
        <w:t>R</w:t>
      </w:r>
      <w:r w:rsidRPr="005E436F">
        <w:rPr>
          <w:rFonts w:cs="Times New Roman"/>
        </w:rPr>
        <w:t xml:space="preserve">eeg, </w:t>
      </w:r>
      <w:r w:rsidRPr="005E436F">
        <w:rPr>
          <w:rFonts w:cs="Times New Roman"/>
          <w:i/>
          <w:iCs/>
        </w:rPr>
        <w:t>Ortsnamen</w:t>
      </w:r>
      <w:r w:rsidRPr="005E436F">
        <w:rPr>
          <w:rFonts w:cs="Times New Roman"/>
        </w:rPr>
        <w:t xml:space="preserve">, </w:t>
      </w:r>
      <w:r>
        <w:rPr>
          <w:rFonts w:cs="Times New Roman"/>
        </w:rPr>
        <w:t>589-90</w:t>
      </w:r>
      <w:r w:rsidRPr="005E436F">
        <w:rPr>
          <w:rFonts w:cs="Times New Roman"/>
        </w:rPr>
        <w:t>.</w:t>
      </w:r>
      <w:r>
        <w:rPr>
          <w:rFonts w:cs="Times New Roman"/>
        </w:rPr>
        <w:t xml:space="preserve"> </w:t>
      </w:r>
      <w:r>
        <w:rPr>
          <w:rFonts w:cs="Times New Roman"/>
          <w:lang w:val="en-US"/>
        </w:rPr>
        <w:t>On such designations see vol. 1, Introduction 3.2.6, p. 34.</w:t>
      </w:r>
    </w:p>
  </w:footnote>
  <w:footnote w:id="1825">
    <w:p w14:paraId="4768ECB1" w14:textId="77777777" w:rsidR="00865CD2" w:rsidRPr="00A4488E" w:rsidRDefault="00865CD2" w:rsidP="00A4488E">
      <w:pPr>
        <w:pStyle w:val="FootnoteText"/>
        <w:bidi w:val="0"/>
        <w:spacing w:line="240" w:lineRule="auto"/>
        <w:rPr>
          <w:lang w:val="en-US"/>
        </w:rPr>
      </w:pPr>
      <w:r>
        <w:rPr>
          <w:rStyle w:val="FootnoteReference"/>
        </w:rPr>
        <w:footnoteRef/>
      </w:r>
      <w:r>
        <w:rPr>
          <w:rtl/>
        </w:rPr>
        <w:t xml:space="preserve"> </w:t>
      </w:r>
      <w:r>
        <w:rPr>
          <w:lang w:val="en-US"/>
        </w:rPr>
        <w:t>Was a student of Joseph (28), who was Ami (1)’s companion, see Introduction 7.4.1.</w:t>
      </w:r>
    </w:p>
  </w:footnote>
  <w:footnote w:id="1826">
    <w:p w14:paraId="1F4D0CB5" w14:textId="77777777" w:rsidR="00865CD2" w:rsidRPr="00425DFD" w:rsidRDefault="00865CD2" w:rsidP="00FC3248">
      <w:pPr>
        <w:pStyle w:val="FootnoteText"/>
        <w:bidi w:val="0"/>
        <w:spacing w:line="240" w:lineRule="auto"/>
        <w:rPr>
          <w:lang w:val="en-US"/>
        </w:rPr>
      </w:pPr>
      <w:r>
        <w:rPr>
          <w:rStyle w:val="FootnoteReference"/>
        </w:rPr>
        <w:footnoteRef/>
      </w:r>
      <w:r>
        <w:t xml:space="preserve"> In Aramaic – </w:t>
      </w:r>
      <w:r w:rsidRPr="00FC3248">
        <w:rPr>
          <w:rFonts w:cs="Times New Roman"/>
          <w:rtl/>
        </w:rPr>
        <w:t>גרוס</w:t>
      </w:r>
      <w:r>
        <w:rPr>
          <w:rFonts w:cs="Times New Roman" w:hint="cs"/>
          <w:rtl/>
        </w:rPr>
        <w:t>ה</w:t>
      </w:r>
      <w:r>
        <w:rPr>
          <w:rFonts w:cs="Times New Roman"/>
          <w:lang w:val="de-DE"/>
        </w:rPr>
        <w:t>, see Reeg,</w:t>
      </w:r>
      <w:r>
        <w:rPr>
          <w:rFonts w:cs="Times New Roman"/>
          <w:i/>
          <w:iCs/>
          <w:lang w:val="de-DE"/>
        </w:rPr>
        <w:t xml:space="preserve"> Ortsnamen</w:t>
      </w:r>
      <w:r>
        <w:rPr>
          <w:rFonts w:cs="Times New Roman"/>
          <w:lang w:val="de-DE"/>
        </w:rPr>
        <w:t xml:space="preserve">, 197-8. </w:t>
      </w:r>
      <w:r>
        <w:rPr>
          <w:rFonts w:cs="Times New Roman"/>
          <w:lang w:val="en-US"/>
        </w:rPr>
        <w:t>On such designations see vol. 1, Introduction 3.2.6, p. 34.</w:t>
      </w:r>
    </w:p>
  </w:footnote>
  <w:footnote w:id="1827">
    <w:p w14:paraId="69ED3D64" w14:textId="77777777" w:rsidR="00865CD2" w:rsidRPr="005E458C" w:rsidRDefault="00865CD2" w:rsidP="005E458C">
      <w:pPr>
        <w:pStyle w:val="FootnoteText"/>
        <w:bidi w:val="0"/>
        <w:spacing w:line="240" w:lineRule="auto"/>
        <w:rPr>
          <w:lang w:val="en-US"/>
        </w:rPr>
      </w:pPr>
      <w:r>
        <w:rPr>
          <w:rStyle w:val="FootnoteReference"/>
        </w:rPr>
        <w:footnoteRef/>
      </w:r>
      <w:r>
        <w:rPr>
          <w:rtl/>
        </w:rPr>
        <w:t xml:space="preserve"> </w:t>
      </w:r>
      <w:r>
        <w:rPr>
          <w:lang w:val="en-US"/>
        </w:rPr>
        <w:t>Was a contemporary of Samuel (3), see Introduction 7.4.2.</w:t>
      </w:r>
    </w:p>
  </w:footnote>
  <w:footnote w:id="1828">
    <w:p w14:paraId="4D5903AA" w14:textId="77777777" w:rsidR="00865CD2" w:rsidRPr="00F22B7A" w:rsidRDefault="00865CD2" w:rsidP="005E458C">
      <w:pPr>
        <w:pStyle w:val="FootnoteText"/>
        <w:bidi w:val="0"/>
        <w:spacing w:line="240" w:lineRule="auto"/>
        <w:rPr>
          <w:lang w:val="en-US"/>
        </w:rPr>
      </w:pPr>
      <w:r>
        <w:rPr>
          <w:rStyle w:val="FootnoteReference"/>
        </w:rPr>
        <w:footnoteRef/>
      </w:r>
      <w:r>
        <w:rPr>
          <w:rtl/>
        </w:rPr>
        <w:t xml:space="preserve"> </w:t>
      </w:r>
      <w:r>
        <w:rPr>
          <w:lang w:val="en-US"/>
        </w:rPr>
        <w:t>Was a student of Rabbi Abbahu (1), who was a contemporary of Rabbi Yohanan (1), see I</w:t>
      </w:r>
      <w:r>
        <w:rPr>
          <w:lang w:val="en-US"/>
        </w:rPr>
        <w:t>n</w:t>
      </w:r>
      <w:r>
        <w:rPr>
          <w:lang w:val="en-US"/>
        </w:rPr>
        <w:t>troduction 7.4.1.</w:t>
      </w:r>
    </w:p>
  </w:footnote>
  <w:footnote w:id="1829">
    <w:p w14:paraId="6AEE5E88" w14:textId="77777777" w:rsidR="00865CD2" w:rsidRPr="00EE362C"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1830">
    <w:p w14:paraId="55AD7613" w14:textId="77777777" w:rsidR="00865CD2" w:rsidRDefault="00865CD2" w:rsidP="00050825">
      <w:pPr>
        <w:pStyle w:val="FootnoteText"/>
        <w:bidi w:val="0"/>
        <w:spacing w:line="240" w:lineRule="auto"/>
        <w:rPr>
          <w:lang w:val="en-US"/>
        </w:rPr>
      </w:pPr>
      <w:r>
        <w:rPr>
          <w:rStyle w:val="FootnoteReference"/>
        </w:rPr>
        <w:footnoteRef/>
      </w:r>
      <w:r>
        <w:t xml:space="preserve"> </w:t>
      </w:r>
      <w:r w:rsidRPr="005E436F">
        <w:rPr>
          <w:lang w:val="en-US"/>
        </w:rPr>
        <w:t xml:space="preserve">In </w:t>
      </w:r>
      <w:r>
        <w:rPr>
          <w:lang w:val="en-US"/>
        </w:rPr>
        <w:t>Jewish script</w:t>
      </w:r>
      <w:r w:rsidRPr="005E436F">
        <w:rPr>
          <w:lang w:val="en-US"/>
        </w:rPr>
        <w:t xml:space="preserve"> – </w:t>
      </w:r>
      <w:r w:rsidRPr="005E436F">
        <w:rPr>
          <w:rFonts w:cs="Times New Roman"/>
          <w:rtl/>
        </w:rPr>
        <w:t>תרמוסרה</w:t>
      </w:r>
      <w:r>
        <w:rPr>
          <w:rFonts w:cs="Times New Roman"/>
        </w:rPr>
        <w:t>, derived from the Latin “terme</w:t>
      </w:r>
      <w:r w:rsidRPr="005E436F">
        <w:rPr>
          <w:rFonts w:cs="Times New Roman"/>
          <w:lang w:val="en-US"/>
        </w:rPr>
        <w:t>.</w:t>
      </w:r>
      <w:r>
        <w:rPr>
          <w:rFonts w:cs="Times New Roman"/>
          <w:lang w:val="en-US"/>
        </w:rPr>
        <w:t xml:space="preserve">” </w:t>
      </w:r>
      <w:r>
        <w:t>On such designations see Introduction 3.1.3.3.</w:t>
      </w:r>
    </w:p>
  </w:footnote>
  <w:footnote w:id="1831">
    <w:p w14:paraId="7A979BAD" w14:textId="77777777" w:rsidR="00865CD2" w:rsidRPr="005E458C" w:rsidRDefault="00865CD2" w:rsidP="005E458C">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Introoduction 7.4.1.</w:t>
      </w:r>
    </w:p>
  </w:footnote>
  <w:footnote w:id="1832">
    <w:p w14:paraId="253C47D1"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sidRPr="00022B86">
        <w:rPr>
          <w:lang w:val="en-US"/>
        </w:rPr>
        <w:t xml:space="preserve"> </w:t>
      </w:r>
      <w:r>
        <w:rPr>
          <w:lang w:val="en-US"/>
        </w:rPr>
        <w:t>See above, n. 23.</w:t>
      </w:r>
    </w:p>
  </w:footnote>
  <w:footnote w:id="1833">
    <w:p w14:paraId="149BDC18"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Rabbi Ahi (1), who w</w:t>
      </w:r>
      <w:r w:rsidRPr="004C68BA">
        <w:rPr>
          <w:lang w:val="en-US"/>
        </w:rPr>
        <w:t>as associ</w:t>
      </w:r>
      <w:r>
        <w:rPr>
          <w:lang w:val="en-US"/>
        </w:rPr>
        <w:t>a</w:t>
      </w:r>
      <w:r w:rsidRPr="004C68BA">
        <w:rPr>
          <w:lang w:val="en-US"/>
        </w:rPr>
        <w:t>te</w:t>
      </w:r>
      <w:r>
        <w:rPr>
          <w:lang w:val="en-US"/>
        </w:rPr>
        <w:t>d with Rabbi Yohanan (1), see Intr</w:t>
      </w:r>
      <w:r>
        <w:rPr>
          <w:lang w:val="en-US"/>
        </w:rPr>
        <w:t>o</w:t>
      </w:r>
      <w:r>
        <w:rPr>
          <w:lang w:val="en-US"/>
        </w:rPr>
        <w:t>duction 7.4.1.</w:t>
      </w:r>
    </w:p>
  </w:footnote>
  <w:footnote w:id="1834">
    <w:p w14:paraId="3A573CEA" w14:textId="77777777" w:rsidR="00865CD2" w:rsidRPr="00515085"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Samuel (3), see Introduction 7.4.2. </w:t>
      </w:r>
    </w:p>
  </w:footnote>
  <w:footnote w:id="1835">
    <w:p w14:paraId="3FC8BFB0" w14:textId="77777777" w:rsidR="00865CD2" w:rsidRPr="001276CF"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 Was a contemporary of Joseph (7), see Introduction 7.4.3.</w:t>
      </w:r>
    </w:p>
  </w:footnote>
  <w:footnote w:id="1836">
    <w:p w14:paraId="136EA53F"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דכפר חנן</w:t>
      </w:r>
      <w:r w:rsidRPr="005E436F">
        <w:rPr>
          <w:lang w:val="en-US"/>
        </w:rPr>
        <w:t xml:space="preserve">, see Reeg, </w:t>
      </w:r>
      <w:r w:rsidRPr="005E436F">
        <w:rPr>
          <w:i/>
          <w:iCs/>
          <w:lang w:val="en-US"/>
        </w:rPr>
        <w:t>Ortsnamen</w:t>
      </w:r>
      <w:r w:rsidRPr="005E436F">
        <w:rPr>
          <w:lang w:val="en-US"/>
        </w:rPr>
        <w:t xml:space="preserve">, </w:t>
      </w:r>
      <w:r>
        <w:rPr>
          <w:lang w:val="en-US"/>
        </w:rPr>
        <w:t>341-2</w:t>
      </w:r>
      <w:r w:rsidRPr="005E436F">
        <w:rPr>
          <w:lang w:val="en-US"/>
        </w:rPr>
        <w:t>.</w:t>
      </w:r>
      <w:r>
        <w:rPr>
          <w:lang w:val="en-US"/>
        </w:rPr>
        <w:t xml:space="preserve"> </w:t>
      </w:r>
      <w:r>
        <w:rPr>
          <w:rFonts w:cs="Times New Roman"/>
          <w:lang w:val="en-US"/>
        </w:rPr>
        <w:t>On such designations see vol. 1, Introduction 3.2.6, p. 34.</w:t>
      </w:r>
    </w:p>
  </w:footnote>
  <w:footnote w:id="1837">
    <w:p w14:paraId="16C6215B" w14:textId="77777777" w:rsidR="00865CD2" w:rsidRPr="005E458C" w:rsidRDefault="00865CD2" w:rsidP="005E458C">
      <w:pPr>
        <w:pStyle w:val="FootnoteText"/>
        <w:bidi w:val="0"/>
        <w:spacing w:line="240" w:lineRule="auto"/>
        <w:rPr>
          <w:lang w:val="en-US"/>
        </w:rPr>
      </w:pPr>
      <w:r>
        <w:rPr>
          <w:rStyle w:val="FootnoteReference"/>
        </w:rPr>
        <w:footnoteRef/>
      </w:r>
      <w:r>
        <w:rPr>
          <w:rtl/>
        </w:rPr>
        <w:t xml:space="preserve"> </w:t>
      </w:r>
      <w:r>
        <w:rPr>
          <w:lang w:val="en-US"/>
        </w:rPr>
        <w:t>Transmits in the name of Resh Laqish (Simon [2]), who was Rabbi Yohanan (1)’s companion, see Introduction 7.4.1.</w:t>
      </w:r>
    </w:p>
  </w:footnote>
  <w:footnote w:id="1838">
    <w:p w14:paraId="49FA4DC4" w14:textId="77777777" w:rsidR="00865CD2" w:rsidRPr="004C68BA" w:rsidRDefault="00865CD2" w:rsidP="00190D80">
      <w:pPr>
        <w:pStyle w:val="FootnoteText"/>
        <w:bidi w:val="0"/>
        <w:spacing w:line="240" w:lineRule="auto"/>
        <w:rPr>
          <w:lang w:val="en-US"/>
        </w:rPr>
      </w:pPr>
      <w:r>
        <w:rPr>
          <w:rStyle w:val="FootnoteReference"/>
        </w:rPr>
        <w:footnoteRef/>
      </w:r>
      <w:r>
        <w:rPr>
          <w:rtl/>
        </w:rPr>
        <w:t xml:space="preserve"> </w:t>
      </w:r>
      <w:r>
        <w:rPr>
          <w:lang w:val="en-US"/>
        </w:rPr>
        <w:t>His son was a student of Rabbi Yohanan (1), see Introduction 7.4.1.</w:t>
      </w:r>
    </w:p>
  </w:footnote>
  <w:footnote w:id="1839">
    <w:p w14:paraId="22862A67"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Hebrew – </w:t>
      </w:r>
      <w:r w:rsidRPr="005E436F">
        <w:rPr>
          <w:rFonts w:cs="Times New Roman"/>
          <w:rtl/>
        </w:rPr>
        <w:t>איש כפר נבוריא</w:t>
      </w:r>
      <w:r w:rsidRPr="005E436F">
        <w:rPr>
          <w:lang w:val="en-US"/>
        </w:rPr>
        <w:t xml:space="preserve">, see Reeg, </w:t>
      </w:r>
      <w:r w:rsidRPr="005E436F">
        <w:rPr>
          <w:i/>
          <w:iCs/>
          <w:lang w:val="en-US"/>
        </w:rPr>
        <w:t>Ortsnamen</w:t>
      </w:r>
      <w:r w:rsidRPr="005E436F">
        <w:rPr>
          <w:lang w:val="en-US"/>
        </w:rPr>
        <w:t xml:space="preserve">, </w:t>
      </w:r>
      <w:r>
        <w:rPr>
          <w:lang w:val="en-US"/>
        </w:rPr>
        <w:t>352</w:t>
      </w:r>
      <w:r w:rsidRPr="005E436F">
        <w:rPr>
          <w:lang w:val="en-US"/>
        </w:rPr>
        <w:t>.</w:t>
      </w:r>
      <w:r>
        <w:rPr>
          <w:lang w:val="en-US"/>
        </w:rPr>
        <w:t xml:space="preserve"> </w:t>
      </w:r>
      <w:r>
        <w:rPr>
          <w:rFonts w:cs="Times New Roman"/>
          <w:lang w:val="en-US"/>
        </w:rPr>
        <w:t>On such designations see vol. 1, Introduction 3.2.6, p. 34.</w:t>
      </w:r>
    </w:p>
  </w:footnote>
  <w:footnote w:id="1840">
    <w:p w14:paraId="10156EDD" w14:textId="77777777" w:rsidR="00865CD2" w:rsidRPr="00D40173" w:rsidRDefault="00865CD2" w:rsidP="00D40173">
      <w:pPr>
        <w:pStyle w:val="FootnoteText"/>
        <w:bidi w:val="0"/>
        <w:spacing w:line="240" w:lineRule="auto"/>
        <w:rPr>
          <w:lang w:val="en-US"/>
        </w:rPr>
      </w:pPr>
      <w:r>
        <w:rPr>
          <w:rStyle w:val="FootnoteReference"/>
        </w:rPr>
        <w:footnoteRef/>
      </w:r>
      <w:r>
        <w:t xml:space="preserve"> </w:t>
      </w:r>
      <w:r>
        <w:rPr>
          <w:lang w:val="en-US"/>
        </w:rPr>
        <w:t>On the rabbinic sources that mark him as a heretic (Christian), without voicing an opinion on the question see O. Irs</w:t>
      </w:r>
      <w:r w:rsidRPr="005E436F">
        <w:rPr>
          <w:lang w:val="en-US"/>
        </w:rPr>
        <w:t xml:space="preserve">ai, </w:t>
      </w:r>
      <w:r>
        <w:rPr>
          <w:lang w:val="en-US"/>
        </w:rPr>
        <w:t xml:space="preserve">“Ya’akov of Kefar Niburaia: A Sage turned Apostate,” </w:t>
      </w:r>
      <w:r>
        <w:rPr>
          <w:i/>
          <w:iCs/>
          <w:lang w:val="en-US"/>
        </w:rPr>
        <w:t>Jerusalem Studies in Je</w:t>
      </w:r>
      <w:r>
        <w:rPr>
          <w:i/>
          <w:iCs/>
          <w:lang w:val="en-US"/>
        </w:rPr>
        <w:t>w</w:t>
      </w:r>
      <w:r>
        <w:rPr>
          <w:i/>
          <w:iCs/>
          <w:lang w:val="en-US"/>
        </w:rPr>
        <w:t xml:space="preserve">ish Thought </w:t>
      </w:r>
      <w:r>
        <w:rPr>
          <w:lang w:val="en-US"/>
        </w:rPr>
        <w:t>2 (1982-3), 153-68 (Hebrew).</w:t>
      </w:r>
    </w:p>
  </w:footnote>
  <w:footnote w:id="1841">
    <w:p w14:paraId="214AC5AA" w14:textId="77777777" w:rsidR="00865CD2" w:rsidRPr="00623D58" w:rsidRDefault="00865CD2" w:rsidP="006667F9">
      <w:pPr>
        <w:pStyle w:val="FootnoteText"/>
        <w:bidi w:val="0"/>
        <w:spacing w:line="240" w:lineRule="auto"/>
        <w:rPr>
          <w:lang w:val="en-US"/>
        </w:rPr>
      </w:pPr>
      <w:r>
        <w:rPr>
          <w:rStyle w:val="FootnoteReference"/>
        </w:rPr>
        <w:footnoteRef/>
      </w:r>
      <w:r>
        <w:rPr>
          <w:rtl/>
        </w:rPr>
        <w:t xml:space="preserve"> </w:t>
      </w:r>
      <w:r>
        <w:rPr>
          <w:lang w:val="en-US"/>
        </w:rPr>
        <w:t xml:space="preserve">Was a contemporary of Hagai (2), who was a student of Rabbi Yosi (Joseph [7]), see Introduction 7.4.3. </w:t>
      </w:r>
    </w:p>
  </w:footnote>
  <w:footnote w:id="1842">
    <w:p w14:paraId="4C8DD922" w14:textId="77777777" w:rsidR="00865CD2" w:rsidRPr="004132D5" w:rsidRDefault="00865CD2" w:rsidP="006667F9">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843">
    <w:p w14:paraId="78CFC70A" w14:textId="77777777" w:rsidR="00865CD2" w:rsidRPr="004132D5" w:rsidRDefault="00865CD2" w:rsidP="00C24CE4">
      <w:pPr>
        <w:pStyle w:val="FootnoteText"/>
        <w:bidi w:val="0"/>
        <w:spacing w:line="240" w:lineRule="auto"/>
        <w:rPr>
          <w:lang w:val="en-US"/>
        </w:rPr>
      </w:pPr>
      <w:r>
        <w:rPr>
          <w:rStyle w:val="FootnoteReference"/>
        </w:rPr>
        <w:footnoteRef/>
      </w:r>
      <w:r>
        <w:rPr>
          <w:rtl/>
        </w:rPr>
        <w:t xml:space="preserve"> </w:t>
      </w:r>
      <w:r>
        <w:rPr>
          <w:lang w:val="en-US"/>
        </w:rPr>
        <w:t xml:space="preserve">See previous note. The text looks tannaitic, because it follows the word </w:t>
      </w:r>
      <w:r w:rsidRPr="001965AC">
        <w:rPr>
          <w:rFonts w:cs="Times New Roman"/>
          <w:rtl/>
          <w:lang w:val="en-US"/>
        </w:rPr>
        <w:t>תנה</w:t>
      </w:r>
      <w:r>
        <w:rPr>
          <w:lang w:val="en-US"/>
        </w:rPr>
        <w:t>, but the person is u</w:t>
      </w:r>
      <w:r>
        <w:rPr>
          <w:lang w:val="en-US"/>
        </w:rPr>
        <w:t>n</w:t>
      </w:r>
      <w:r>
        <w:rPr>
          <w:lang w:val="en-US"/>
        </w:rPr>
        <w:t xml:space="preserve">known from elsewhere. </w:t>
      </w:r>
    </w:p>
  </w:footnote>
  <w:footnote w:id="1844">
    <w:p w14:paraId="5613B4BB" w14:textId="77777777" w:rsidR="00865CD2" w:rsidRPr="00433947" w:rsidRDefault="00865CD2" w:rsidP="00433947">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433947">
        <w:rPr>
          <w:rFonts w:cs="Times New Roman"/>
          <w:rtl/>
          <w:lang w:val="en-US"/>
        </w:rPr>
        <w:t>בר בת יעקב</w:t>
      </w:r>
      <w:r>
        <w:rPr>
          <w:lang w:val="en-US"/>
        </w:rPr>
        <w:t>.</w:t>
      </w:r>
    </w:p>
  </w:footnote>
  <w:footnote w:id="1845">
    <w:p w14:paraId="4D094B91" w14:textId="77777777" w:rsidR="00865CD2" w:rsidRPr="00D20B3C" w:rsidRDefault="00865CD2" w:rsidP="00022F39">
      <w:pPr>
        <w:pStyle w:val="FootnoteText"/>
        <w:bidi w:val="0"/>
        <w:spacing w:line="240" w:lineRule="auto"/>
        <w:rPr>
          <w:lang w:val="en-US"/>
        </w:rPr>
      </w:pPr>
      <w:r>
        <w:rPr>
          <w:rStyle w:val="FootnoteReference"/>
        </w:rPr>
        <w:footnoteRef/>
      </w:r>
      <w:r>
        <w:rPr>
          <w:rtl/>
        </w:rPr>
        <w:t xml:space="preserve"> </w:t>
      </w:r>
      <w:r>
        <w:rPr>
          <w:lang w:val="en-US"/>
        </w:rPr>
        <w:t>Barachiah (1), who transmits in his name, transmits also in the name of Hiyya (4), see Introduction 7.4.2.</w:t>
      </w:r>
    </w:p>
  </w:footnote>
  <w:footnote w:id="1846">
    <w:p w14:paraId="78A4C726" w14:textId="77777777" w:rsidR="00865CD2" w:rsidRPr="00D20B3C" w:rsidRDefault="00865CD2" w:rsidP="00C24CE4">
      <w:pPr>
        <w:pStyle w:val="FootnoteText"/>
        <w:bidi w:val="0"/>
        <w:spacing w:line="240" w:lineRule="auto"/>
        <w:rPr>
          <w:lang w:val="en-US"/>
        </w:rPr>
      </w:pPr>
      <w:r>
        <w:rPr>
          <w:rStyle w:val="FootnoteReference"/>
        </w:rPr>
        <w:footnoteRef/>
      </w:r>
      <w:r>
        <w:rPr>
          <w:rtl/>
        </w:rPr>
        <w:t xml:space="preserve"> </w:t>
      </w:r>
      <w:r>
        <w:rPr>
          <w:lang w:val="en-US"/>
        </w:rPr>
        <w:t>See above, nn. 38-9.</w:t>
      </w:r>
    </w:p>
  </w:footnote>
  <w:footnote w:id="1847">
    <w:p w14:paraId="6478F5F6" w14:textId="77777777" w:rsidR="00865CD2" w:rsidRDefault="00865CD2">
      <w:pPr>
        <w:pStyle w:val="FootnoteText"/>
        <w:bidi w:val="0"/>
        <w:spacing w:line="240" w:lineRule="auto"/>
        <w:rPr>
          <w:lang w:val="en-US"/>
        </w:rPr>
      </w:pPr>
      <w:r>
        <w:rPr>
          <w:rStyle w:val="FootnoteReference"/>
        </w:rPr>
        <w:footnoteRef/>
      </w:r>
      <w:r>
        <w:rPr>
          <w:rtl/>
        </w:rPr>
        <w:t xml:space="preserve"> </w:t>
      </w:r>
      <w:r w:rsidRPr="009108F5">
        <w:rPr>
          <w:lang w:val="en-US"/>
        </w:rPr>
        <w:t xml:space="preserve">In Aramiac – </w:t>
      </w:r>
      <w:r w:rsidRPr="005E436F">
        <w:rPr>
          <w:rFonts w:cs="Times New Roman"/>
          <w:rtl/>
        </w:rPr>
        <w:t>גבולייא</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156-7</w:t>
      </w:r>
      <w:r w:rsidRPr="005E436F">
        <w:rPr>
          <w:rFonts w:cs="Times New Roman"/>
          <w:lang w:val="en-US"/>
        </w:rPr>
        <w:t>.</w:t>
      </w:r>
      <w:r>
        <w:rPr>
          <w:rFonts w:cs="Times New Roman"/>
          <w:lang w:val="en-US"/>
        </w:rPr>
        <w:t xml:space="preserve"> On such designations see vol. 1, Introduction 3.2.6, p. 34.</w:t>
      </w:r>
    </w:p>
  </w:footnote>
  <w:footnote w:id="1848">
    <w:p w14:paraId="0F80D3A2"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w:t>
      </w:r>
      <w:r>
        <w:rPr>
          <w:lang w:val="en-US"/>
        </w:rPr>
        <w:t>o</w:t>
      </w:r>
      <w:r>
        <w:rPr>
          <w:lang w:val="en-US"/>
        </w:rPr>
        <w:t>duction 7.4.1.</w:t>
      </w:r>
    </w:p>
  </w:footnote>
  <w:footnote w:id="1849">
    <w:p w14:paraId="5C43AB97" w14:textId="77777777" w:rsidR="00865CD2" w:rsidRPr="004132D5" w:rsidRDefault="00865CD2" w:rsidP="00C24CE4">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850">
    <w:p w14:paraId="2B1AB379" w14:textId="77777777" w:rsidR="00865CD2" w:rsidRPr="009A4CB8" w:rsidRDefault="00865CD2" w:rsidP="00F04E15">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 Hebrew – </w:t>
      </w:r>
      <w:r w:rsidRPr="005E436F">
        <w:rPr>
          <w:rFonts w:cs="Times New Roman"/>
          <w:rtl/>
        </w:rPr>
        <w:t>מעפרתיים</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497</w:t>
      </w:r>
      <w:r w:rsidRPr="005E436F">
        <w:rPr>
          <w:rFonts w:cs="Times New Roman"/>
          <w:lang w:val="en-US"/>
        </w:rPr>
        <w:t xml:space="preserve">. In </w:t>
      </w:r>
      <w:r w:rsidRPr="005E436F">
        <w:rPr>
          <w:rFonts w:cs="Times New Roman"/>
          <w:i/>
          <w:iCs/>
          <w:lang w:val="en-US"/>
        </w:rPr>
        <w:t>Lev Rab</w:t>
      </w:r>
      <w:r w:rsidRPr="005E436F">
        <w:rPr>
          <w:rFonts w:cs="Times New Roman"/>
          <w:lang w:val="en-US"/>
        </w:rPr>
        <w:t xml:space="preserve"> 15:8 he is called </w:t>
      </w:r>
      <w:r w:rsidRPr="005E436F">
        <w:rPr>
          <w:rFonts w:cs="Times New Roman"/>
          <w:rtl/>
          <w:lang w:val="en-US"/>
        </w:rPr>
        <w:t>יעקב מפרתים</w:t>
      </w:r>
      <w:r w:rsidRPr="005E436F">
        <w:rPr>
          <w:rFonts w:cs="Times New Roman"/>
          <w:lang w:val="en-US"/>
        </w:rPr>
        <w:t xml:space="preserve">. Perhaps this is the decline of the </w:t>
      </w:r>
      <w:r>
        <w:rPr>
          <w:rFonts w:cs="Times New Roman"/>
          <w:lang w:val="en-US"/>
        </w:rPr>
        <w:t>laryngals</w:t>
      </w:r>
      <w:r w:rsidRPr="005E436F">
        <w:rPr>
          <w:rFonts w:cs="Times New Roman"/>
          <w:lang w:val="en-US"/>
        </w:rPr>
        <w:t>, but perhaps it</w:t>
      </w:r>
      <w:r w:rsidRPr="00292BC4">
        <w:rPr>
          <w:lang w:val="en-US"/>
        </w:rPr>
        <w:t xml:space="preserve"> indicates his place of origin in </w:t>
      </w:r>
      <w:smartTag w:uri="urn:schemas-microsoft-com:office:smarttags" w:element="place">
        <w:smartTag w:uri="urn:schemas-microsoft-com:office:smarttags" w:element="country-region">
          <w:r w:rsidRPr="00292BC4">
            <w:rPr>
              <w:lang w:val="en-US"/>
            </w:rPr>
            <w:t>Parthia</w:t>
          </w:r>
        </w:smartTag>
      </w:smartTag>
      <w:r w:rsidRPr="00292BC4">
        <w:rPr>
          <w:lang w:val="en-US"/>
        </w:rPr>
        <w:t>, in which case he should have been listed in vol. 4.</w:t>
      </w:r>
      <w:r>
        <w:rPr>
          <w:lang w:val="en-US"/>
        </w:rPr>
        <w:t xml:space="preserve"> </w:t>
      </w:r>
      <w:r>
        <w:rPr>
          <w:rFonts w:cs="Times New Roman"/>
          <w:lang w:val="en-US"/>
        </w:rPr>
        <w:t>On such designations see vol. 1, Introduction 3.2.6, p. 34.</w:t>
      </w:r>
    </w:p>
  </w:footnote>
  <w:footnote w:id="1851">
    <w:p w14:paraId="3A63E6D9" w14:textId="77777777" w:rsidR="00865CD2" w:rsidRPr="007575C3" w:rsidRDefault="00865CD2" w:rsidP="00E96807">
      <w:pPr>
        <w:pStyle w:val="FootnoteText"/>
        <w:bidi w:val="0"/>
        <w:spacing w:line="240" w:lineRule="auto"/>
        <w:rPr>
          <w:lang w:val="en-US"/>
        </w:rPr>
      </w:pPr>
      <w:r>
        <w:rPr>
          <w:rStyle w:val="FootnoteReference"/>
        </w:rPr>
        <w:footnoteRef/>
      </w:r>
      <w:r>
        <w:rPr>
          <w:rtl/>
        </w:rPr>
        <w:t xml:space="preserve"> </w:t>
      </w:r>
      <w:r w:rsidRPr="007575C3">
        <w:rPr>
          <w:lang w:val="en-US"/>
        </w:rPr>
        <w:t xml:space="preserve"> </w:t>
      </w:r>
      <w:r>
        <w:rPr>
          <w:lang w:val="en-US"/>
        </w:rPr>
        <w:t>See previous note and Introduction 6.5.</w:t>
      </w:r>
    </w:p>
  </w:footnote>
  <w:footnote w:id="1852">
    <w:p w14:paraId="259BEE06" w14:textId="77777777" w:rsidR="00865CD2" w:rsidRPr="00E96807" w:rsidRDefault="00865CD2" w:rsidP="00E96807">
      <w:pPr>
        <w:pStyle w:val="FootnoteText"/>
        <w:bidi w:val="0"/>
        <w:spacing w:line="240" w:lineRule="auto"/>
        <w:rPr>
          <w:lang w:val="en-US"/>
        </w:rPr>
      </w:pPr>
      <w:r>
        <w:rPr>
          <w:rStyle w:val="FootnoteReference"/>
        </w:rPr>
        <w:footnoteRef/>
      </w:r>
      <w:r>
        <w:rPr>
          <w:rtl/>
        </w:rPr>
        <w:t xml:space="preserve"> </w:t>
      </w:r>
      <w:r>
        <w:rPr>
          <w:lang w:val="en-US"/>
        </w:rPr>
        <w:t>Transmits in the name of the last tannaim, see Introduction 7.4.1.</w:t>
      </w:r>
    </w:p>
  </w:footnote>
  <w:footnote w:id="1853">
    <w:p w14:paraId="6A0711D3" w14:textId="77777777" w:rsidR="00865CD2" w:rsidRPr="00D35D32" w:rsidRDefault="00865CD2" w:rsidP="00CC34C1">
      <w:pPr>
        <w:pStyle w:val="FootnoteText"/>
        <w:bidi w:val="0"/>
        <w:spacing w:line="240" w:lineRule="auto"/>
        <w:rPr>
          <w:lang w:val="en-US"/>
        </w:rPr>
      </w:pPr>
      <w:r>
        <w:rPr>
          <w:rStyle w:val="FootnoteReference"/>
        </w:rPr>
        <w:footnoteRef/>
      </w:r>
      <w:r>
        <w:rPr>
          <w:rtl/>
        </w:rPr>
        <w:t xml:space="preserve"> </w:t>
      </w:r>
      <w:r>
        <w:rPr>
          <w:lang w:val="en-US"/>
        </w:rPr>
        <w:t xml:space="preserve">I identify him with </w:t>
      </w:r>
      <w:r w:rsidRPr="00D35D32">
        <w:rPr>
          <w:rFonts w:cs="Times New Roman"/>
          <w:color w:val="000000"/>
          <w:rtl/>
        </w:rPr>
        <w:t>זקן אחד ורבי יעקב שמיה דבי נשיאה</w:t>
      </w:r>
      <w:r>
        <w:rPr>
          <w:color w:val="000000"/>
        </w:rPr>
        <w:t xml:space="preserve">, mentioned in </w:t>
      </w:r>
      <w:r w:rsidRPr="00D35D32">
        <w:rPr>
          <w:i/>
          <w:iCs/>
          <w:color w:val="000000"/>
        </w:rPr>
        <w:t>bHul</w:t>
      </w:r>
      <w:r>
        <w:rPr>
          <w:color w:val="000000"/>
        </w:rPr>
        <w:t xml:space="preserve"> 98a. On this chain of trad</w:t>
      </w:r>
      <w:r>
        <w:rPr>
          <w:color w:val="000000"/>
        </w:rPr>
        <w:t>i</w:t>
      </w:r>
      <w:r>
        <w:rPr>
          <w:color w:val="000000"/>
        </w:rPr>
        <w:t xml:space="preserve">tion see Introduction </w:t>
      </w:r>
      <w:r>
        <w:t>5.1.3.1.1.</w:t>
      </w:r>
    </w:p>
  </w:footnote>
  <w:footnote w:id="1854">
    <w:p w14:paraId="2C43CDF4" w14:textId="77777777" w:rsidR="00865CD2" w:rsidRPr="004132D5" w:rsidRDefault="00865CD2" w:rsidP="00C24CE4">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855">
    <w:p w14:paraId="4040DE9C" w14:textId="77777777" w:rsidR="00865CD2" w:rsidRPr="00E96807" w:rsidRDefault="00865CD2" w:rsidP="00E96807">
      <w:pPr>
        <w:pStyle w:val="FootnoteText"/>
        <w:bidi w:val="0"/>
        <w:spacing w:line="240" w:lineRule="auto"/>
        <w:rPr>
          <w:lang w:val="en-US"/>
        </w:rPr>
      </w:pPr>
      <w:r>
        <w:rPr>
          <w:rStyle w:val="FootnoteReference"/>
        </w:rPr>
        <w:footnoteRef/>
      </w:r>
      <w:r>
        <w:rPr>
          <w:rtl/>
        </w:rPr>
        <w:t xml:space="preserve"> </w:t>
      </w:r>
      <w:r>
        <w:rPr>
          <w:lang w:val="en-US"/>
        </w:rPr>
        <w:t>Was a contemporary of Mana (2), who was the son of Yonah (2), see Introduction 7.4.3.</w:t>
      </w:r>
    </w:p>
  </w:footnote>
  <w:footnote w:id="1856">
    <w:p w14:paraId="13A8DFC4" w14:textId="77777777" w:rsidR="00865CD2" w:rsidRPr="009B6BB7" w:rsidRDefault="00865CD2" w:rsidP="00C24CE4">
      <w:pPr>
        <w:pStyle w:val="FootnoteText"/>
        <w:bidi w:val="0"/>
        <w:spacing w:line="240" w:lineRule="auto"/>
        <w:rPr>
          <w:lang w:val="en-US"/>
        </w:rPr>
      </w:pPr>
      <w:r>
        <w:rPr>
          <w:rStyle w:val="FootnoteReference"/>
        </w:rPr>
        <w:footnoteRef/>
      </w:r>
      <w:r>
        <w:rPr>
          <w:rtl/>
        </w:rPr>
        <w:t xml:space="preserve"> </w:t>
      </w:r>
      <w:r>
        <w:rPr>
          <w:lang w:val="en-US"/>
        </w:rPr>
        <w:t>Transmits a tradition in the name of Resh Laqish (Simon [2]), who was Rabbi Yohanan (1)’s co</w:t>
      </w:r>
      <w:r>
        <w:rPr>
          <w:lang w:val="en-US"/>
        </w:rPr>
        <w:t>m</w:t>
      </w:r>
      <w:r>
        <w:rPr>
          <w:lang w:val="en-US"/>
        </w:rPr>
        <w:t>panion, see Introduction 7.4.1.</w:t>
      </w:r>
    </w:p>
  </w:footnote>
  <w:footnote w:id="1857">
    <w:p w14:paraId="509D148E" w14:textId="77777777" w:rsidR="00865CD2" w:rsidRPr="004132D5" w:rsidRDefault="00865CD2" w:rsidP="00C24CE4">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858">
    <w:p w14:paraId="352A67D3"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Pr>
          <w:lang w:val="en-US"/>
        </w:rPr>
        <w:t>See above, n. 42.</w:t>
      </w:r>
    </w:p>
  </w:footnote>
  <w:footnote w:id="1859">
    <w:p w14:paraId="36DDD422" w14:textId="77777777" w:rsidR="00865CD2" w:rsidRPr="005353A6" w:rsidRDefault="00865CD2" w:rsidP="00882887">
      <w:pPr>
        <w:pStyle w:val="FootnoteText"/>
        <w:bidi w:val="0"/>
        <w:spacing w:line="240" w:lineRule="auto"/>
      </w:pPr>
      <w:r>
        <w:rPr>
          <w:rStyle w:val="FootnoteReference"/>
        </w:rPr>
        <w:footnoteRef/>
      </w:r>
      <w:r>
        <w:t xml:space="preserve"> </w:t>
      </w:r>
      <w:r w:rsidRPr="005353A6">
        <w:t>Although his son appears only in BT, and often (</w:t>
      </w:r>
      <w:r w:rsidRPr="005353A6">
        <w:rPr>
          <w:i/>
          <w:iCs/>
        </w:rPr>
        <w:t xml:space="preserve">bEruv </w:t>
      </w:r>
      <w:r w:rsidRPr="005353A6">
        <w:t xml:space="preserve">62a; </w:t>
      </w:r>
      <w:r w:rsidRPr="005353A6">
        <w:rPr>
          <w:i/>
          <w:iCs/>
        </w:rPr>
        <w:t>bTaan</w:t>
      </w:r>
      <w:r w:rsidRPr="005353A6">
        <w:t xml:space="preserve"> 29b; </w:t>
      </w:r>
      <w:r w:rsidRPr="005353A6">
        <w:rPr>
          <w:i/>
          <w:iCs/>
        </w:rPr>
        <w:t>bMQ</w:t>
      </w:r>
      <w:r w:rsidRPr="005353A6">
        <w:t xml:space="preserve"> 18a; </w:t>
      </w:r>
      <w:r w:rsidRPr="005353A6">
        <w:rPr>
          <w:i/>
          <w:iCs/>
        </w:rPr>
        <w:t xml:space="preserve">bKet </w:t>
      </w:r>
      <w:r w:rsidRPr="005353A6">
        <w:t xml:space="preserve">46a; </w:t>
      </w:r>
      <w:r w:rsidRPr="005353A6">
        <w:rPr>
          <w:i/>
          <w:iCs/>
        </w:rPr>
        <w:t>bHul</w:t>
      </w:r>
      <w:r w:rsidRPr="005353A6">
        <w:t xml:space="preserve"> 101b) and in some mss bears the title </w:t>
      </w:r>
      <w:r w:rsidRPr="00DF1640">
        <w:rPr>
          <w:rFonts w:cs="Times New Roman"/>
          <w:rtl/>
          <w:lang w:val="en-US"/>
        </w:rPr>
        <w:t>רב</w:t>
      </w:r>
      <w:r w:rsidRPr="005353A6">
        <w:t xml:space="preserve"> (see </w:t>
      </w:r>
      <w:r>
        <w:t xml:space="preserve">vol. 4, </w:t>
      </w:r>
      <w:r w:rsidRPr="005353A6">
        <w:t xml:space="preserve">Introduction </w:t>
      </w:r>
      <w:r>
        <w:rPr>
          <w:u w:color="FFFF00"/>
        </w:rPr>
        <w:t>6.6.1, p. 36</w:t>
      </w:r>
      <w:r w:rsidRPr="005353A6">
        <w:t>) he is always described as sen</w:t>
      </w:r>
      <w:r w:rsidRPr="005353A6">
        <w:t>d</w:t>
      </w:r>
      <w:r w:rsidRPr="005353A6">
        <w:t>ing his traditions (</w:t>
      </w:r>
      <w:r w:rsidRPr="00DF1640">
        <w:rPr>
          <w:rFonts w:cs="Times New Roman"/>
          <w:rtl/>
          <w:lang w:val="en-US"/>
        </w:rPr>
        <w:t>שלח</w:t>
      </w:r>
      <w:r w:rsidRPr="005353A6">
        <w:t xml:space="preserve"> – obviously from Palestine to Babylonia) in the name of the Palestinian Rabbi Y</w:t>
      </w:r>
      <w:r w:rsidRPr="005353A6">
        <w:t>o</w:t>
      </w:r>
      <w:r w:rsidRPr="005353A6">
        <w:t xml:space="preserve">hanan (1), see Introduction </w:t>
      </w:r>
      <w:r>
        <w:t>5.1.3.2</w:t>
      </w:r>
      <w:r>
        <w:rPr>
          <w:u w:color="FFFF00"/>
        </w:rPr>
        <w:t>.3</w:t>
      </w:r>
      <w:r w:rsidRPr="005353A6">
        <w:t>.</w:t>
      </w:r>
    </w:p>
  </w:footnote>
  <w:footnote w:id="1860">
    <w:p w14:paraId="771FE4F4" w14:textId="77777777" w:rsidR="00865CD2" w:rsidRPr="00485351" w:rsidRDefault="00865CD2" w:rsidP="00022B86">
      <w:pPr>
        <w:pStyle w:val="FootnoteText"/>
        <w:bidi w:val="0"/>
        <w:spacing w:line="240" w:lineRule="auto"/>
        <w:rPr>
          <w:lang w:val="en-US"/>
        </w:rPr>
      </w:pPr>
      <w:r>
        <w:rPr>
          <w:rStyle w:val="FootnoteReference"/>
        </w:rPr>
        <w:footnoteRef/>
      </w:r>
      <w:r>
        <w:rPr>
          <w:rtl/>
        </w:rPr>
        <w:t xml:space="preserve"> </w:t>
      </w:r>
      <w:r>
        <w:rPr>
          <w:lang w:val="en-US"/>
        </w:rPr>
        <w:t>Is the father of Isaac (29), who transmits in the name of Rabbi Yohanan (1), see Introduction 7.4.1.</w:t>
      </w:r>
    </w:p>
  </w:footnote>
  <w:footnote w:id="1861">
    <w:p w14:paraId="1D9F6538" w14:textId="77777777" w:rsidR="00865CD2" w:rsidRPr="005353A6" w:rsidRDefault="00865CD2">
      <w:pPr>
        <w:pStyle w:val="FootnoteText"/>
        <w:bidi w:val="0"/>
        <w:spacing w:line="240" w:lineRule="auto"/>
      </w:pPr>
      <w:r>
        <w:rPr>
          <w:rStyle w:val="FootnoteReference"/>
        </w:rPr>
        <w:footnoteRef/>
      </w:r>
      <w:r>
        <w:rPr>
          <w:rtl/>
        </w:rPr>
        <w:t xml:space="preserve"> </w:t>
      </w:r>
      <w:r w:rsidRPr="005353A6">
        <w:t xml:space="preserve">In Aramaic – </w:t>
      </w:r>
      <w:r w:rsidRPr="005E436F">
        <w:rPr>
          <w:rFonts w:cs="Times New Roman"/>
          <w:rtl/>
        </w:rPr>
        <w:t>דמן צור</w:t>
      </w:r>
      <w:r w:rsidRPr="005353A6">
        <w:t xml:space="preserve">, see Reeg, </w:t>
      </w:r>
      <w:r w:rsidRPr="005353A6">
        <w:rPr>
          <w:i/>
          <w:iCs/>
        </w:rPr>
        <w:t>Ortsnamen</w:t>
      </w:r>
      <w:r w:rsidRPr="005353A6">
        <w:t>, 531-33.</w:t>
      </w:r>
      <w:r>
        <w:t xml:space="preserve"> </w:t>
      </w:r>
      <w:r>
        <w:rPr>
          <w:rFonts w:cs="Times New Roman"/>
          <w:lang w:val="en-US"/>
        </w:rPr>
        <w:t>On such designations see vol. 1, Introduction 3.2.6, p. 34.</w:t>
      </w:r>
    </w:p>
  </w:footnote>
  <w:footnote w:id="1862">
    <w:p w14:paraId="06FAE37F" w14:textId="77777777" w:rsidR="00865CD2" w:rsidRPr="004D0812" w:rsidRDefault="00865CD2" w:rsidP="00882887">
      <w:pPr>
        <w:pStyle w:val="FootnoteText"/>
        <w:bidi w:val="0"/>
        <w:spacing w:line="240" w:lineRule="auto"/>
        <w:rPr>
          <w:lang w:val="en-US"/>
        </w:rPr>
      </w:pPr>
      <w:r>
        <w:rPr>
          <w:rStyle w:val="FootnoteReference"/>
        </w:rPr>
        <w:footnoteRef/>
      </w:r>
      <w:r>
        <w:rPr>
          <w:rtl/>
        </w:rPr>
        <w:t xml:space="preserve"> </w:t>
      </w:r>
      <w:r w:rsidRPr="004D0812">
        <w:rPr>
          <w:lang w:val="en-US"/>
        </w:rPr>
        <w:t xml:space="preserve">Although mentioned only here and in </w:t>
      </w:r>
      <w:r w:rsidRPr="004D0812">
        <w:rPr>
          <w:i/>
          <w:iCs/>
          <w:lang w:val="en-US"/>
        </w:rPr>
        <w:t xml:space="preserve">bKet </w:t>
      </w:r>
      <w:r w:rsidRPr="004D0812">
        <w:rPr>
          <w:lang w:val="en-US"/>
        </w:rPr>
        <w:t>7a in BT, his p</w:t>
      </w:r>
      <w:r>
        <w:rPr>
          <w:lang w:val="en-US"/>
        </w:rPr>
        <w:t xml:space="preserve">rovenance is </w:t>
      </w:r>
      <w:smartTag w:uri="urn:schemas-microsoft-com:office:smarttags" w:element="country-region">
        <w:r>
          <w:rPr>
            <w:lang w:val="en-US"/>
          </w:rPr>
          <w:t>Syria</w:t>
        </w:r>
      </w:smartTag>
      <w:r>
        <w:rPr>
          <w:lang w:val="en-US"/>
        </w:rPr>
        <w:t xml:space="preserve"> (</w:t>
      </w:r>
      <w:smartTag w:uri="urn:schemas-microsoft-com:office:smarttags" w:element="place">
        <w:smartTag w:uri="urn:schemas-microsoft-com:office:smarttags" w:element="City">
          <w:r>
            <w:rPr>
              <w:lang w:val="en-US"/>
            </w:rPr>
            <w:t>Tyre</w:t>
          </w:r>
        </w:smartTag>
      </w:smartTag>
      <w:r>
        <w:rPr>
          <w:lang w:val="en-US"/>
        </w:rPr>
        <w:t>), see I</w:t>
      </w:r>
      <w:r w:rsidRPr="004D0812">
        <w:rPr>
          <w:lang w:val="en-US"/>
        </w:rPr>
        <w:t>ntr</w:t>
      </w:r>
      <w:r w:rsidRPr="004D0812">
        <w:rPr>
          <w:lang w:val="en-US"/>
        </w:rPr>
        <w:t>o</w:t>
      </w:r>
      <w:r w:rsidRPr="004D0812">
        <w:rPr>
          <w:lang w:val="en-US"/>
        </w:rPr>
        <w:t xml:space="preserve">duction </w:t>
      </w:r>
      <w:r>
        <w:t>5.1.3.2.1</w:t>
      </w:r>
      <w:r w:rsidRPr="004D0812">
        <w:rPr>
          <w:lang w:val="en-US"/>
        </w:rPr>
        <w:t>.</w:t>
      </w:r>
    </w:p>
  </w:footnote>
  <w:footnote w:id="1863">
    <w:p w14:paraId="61F643EB" w14:textId="77777777" w:rsidR="00865CD2" w:rsidRPr="000C5725" w:rsidRDefault="00865CD2" w:rsidP="00423050">
      <w:pPr>
        <w:pStyle w:val="FootnoteText"/>
        <w:bidi w:val="0"/>
        <w:spacing w:line="240" w:lineRule="auto"/>
        <w:rPr>
          <w:lang w:val="en-US"/>
        </w:rPr>
      </w:pPr>
      <w:r>
        <w:rPr>
          <w:rStyle w:val="FootnoteReference"/>
        </w:rPr>
        <w:footnoteRef/>
      </w:r>
      <w:r>
        <w:rPr>
          <w:rtl/>
        </w:rPr>
        <w:t xml:space="preserve"> </w:t>
      </w:r>
      <w:r>
        <w:rPr>
          <w:lang w:val="en-US"/>
        </w:rPr>
        <w:t>Jewishness based on source in which he is mentioned, see vol. 3, Introduction 6.7, pp. 53-4.</w:t>
      </w:r>
    </w:p>
  </w:footnote>
  <w:footnote w:id="1864">
    <w:p w14:paraId="3F9884D5" w14:textId="77777777" w:rsidR="00865CD2" w:rsidRPr="00485351" w:rsidRDefault="00865CD2" w:rsidP="00485351">
      <w:pPr>
        <w:pStyle w:val="FootnoteText"/>
        <w:bidi w:val="0"/>
        <w:spacing w:line="240" w:lineRule="auto"/>
        <w:rPr>
          <w:lang w:val="en-US"/>
        </w:rPr>
      </w:pPr>
      <w:r>
        <w:rPr>
          <w:rStyle w:val="FootnoteReference"/>
        </w:rPr>
        <w:footnoteRef/>
      </w:r>
      <w:r>
        <w:rPr>
          <w:rtl/>
        </w:rPr>
        <w:t xml:space="preserve"> </w:t>
      </w:r>
      <w:r>
        <w:rPr>
          <w:lang w:val="en-US"/>
        </w:rPr>
        <w:t>His son is a contemporary of Rabbi Yohanan (1), see Introduction 7.4.1.</w:t>
      </w:r>
    </w:p>
  </w:footnote>
  <w:footnote w:id="1865">
    <w:p w14:paraId="592CBFE3" w14:textId="77777777" w:rsidR="00865CD2" w:rsidRPr="00317763" w:rsidRDefault="00865CD2">
      <w:pPr>
        <w:pStyle w:val="FootnoteText"/>
        <w:bidi w:val="0"/>
        <w:spacing w:line="240" w:lineRule="auto"/>
        <w:rPr>
          <w:lang w:val="en-US"/>
        </w:rPr>
      </w:pPr>
      <w:r>
        <w:rPr>
          <w:rStyle w:val="FootnoteReference"/>
        </w:rPr>
        <w:footnoteRef/>
      </w:r>
      <w:r>
        <w:t xml:space="preserve"> </w:t>
      </w:r>
      <w:r w:rsidRPr="00317763">
        <w:rPr>
          <w:lang w:val="en-US"/>
        </w:rPr>
        <w:t xml:space="preserve">In Aramaic – </w:t>
      </w:r>
      <w:r w:rsidRPr="005E436F">
        <w:rPr>
          <w:rFonts w:cs="Times New Roman"/>
          <w:rtl/>
        </w:rPr>
        <w:t>מינאה</w:t>
      </w:r>
      <w:r w:rsidRPr="00317763">
        <w:rPr>
          <w:lang w:val="en-US"/>
        </w:rPr>
        <w:t xml:space="preserve">. On such designations see vol. </w:t>
      </w:r>
      <w:r>
        <w:rPr>
          <w:lang w:val="en-US"/>
        </w:rPr>
        <w:t>1, Introduction 3.2.8, p. 34.</w:t>
      </w:r>
    </w:p>
  </w:footnote>
  <w:footnote w:id="1866">
    <w:p w14:paraId="24CA3F82" w14:textId="77777777" w:rsidR="00865CD2" w:rsidRDefault="00865CD2" w:rsidP="00154E2E">
      <w:pPr>
        <w:pStyle w:val="FootnoteText"/>
        <w:bidi w:val="0"/>
        <w:spacing w:line="240" w:lineRule="auto"/>
        <w:rPr>
          <w:lang w:val="en-US"/>
        </w:rPr>
      </w:pPr>
      <w:r>
        <w:rPr>
          <w:rStyle w:val="FootnoteReference"/>
        </w:rPr>
        <w:footnoteRef/>
      </w:r>
      <w:r>
        <w:t xml:space="preserve"> </w:t>
      </w:r>
      <w:r>
        <w:rPr>
          <w:lang w:val="en-US"/>
        </w:rPr>
        <w:t>M</w:t>
      </w:r>
      <w:r w:rsidRPr="003A0135">
        <w:rPr>
          <w:lang w:val="en-US"/>
        </w:rPr>
        <w:t xml:space="preserve">entioned three times in BT – </w:t>
      </w:r>
      <w:r w:rsidRPr="003A0135">
        <w:rPr>
          <w:i/>
          <w:iCs/>
          <w:lang w:val="en-US"/>
        </w:rPr>
        <w:t>bMeg</w:t>
      </w:r>
      <w:r w:rsidRPr="003A0135">
        <w:rPr>
          <w:lang w:val="en-US"/>
        </w:rPr>
        <w:t xml:space="preserve"> 23a; </w:t>
      </w:r>
      <w:r w:rsidRPr="003A0135">
        <w:rPr>
          <w:i/>
          <w:iCs/>
          <w:lang w:val="en-US"/>
        </w:rPr>
        <w:t>bAZ</w:t>
      </w:r>
      <w:r w:rsidRPr="003A0135">
        <w:rPr>
          <w:lang w:val="en-US"/>
        </w:rPr>
        <w:t xml:space="preserve"> 28a and </w:t>
      </w:r>
      <w:r w:rsidRPr="003A0135">
        <w:rPr>
          <w:i/>
          <w:iCs/>
          <w:lang w:val="en-US"/>
        </w:rPr>
        <w:t>bHul</w:t>
      </w:r>
      <w:r w:rsidRPr="003A0135">
        <w:rPr>
          <w:lang w:val="en-US"/>
        </w:rPr>
        <w:t xml:space="preserve"> 84a – once in a Palestinian co</w:t>
      </w:r>
      <w:r w:rsidRPr="003A0135">
        <w:rPr>
          <w:lang w:val="en-US"/>
        </w:rPr>
        <w:t>n</w:t>
      </w:r>
      <w:r w:rsidRPr="003A0135">
        <w:rPr>
          <w:lang w:val="en-US"/>
        </w:rPr>
        <w:t>text (</w:t>
      </w:r>
      <w:r w:rsidRPr="003A0135">
        <w:rPr>
          <w:i/>
          <w:iCs/>
          <w:lang w:val="en-US"/>
        </w:rPr>
        <w:t>bAZ</w:t>
      </w:r>
      <w:r w:rsidRPr="003A0135">
        <w:rPr>
          <w:lang w:val="en-US"/>
        </w:rPr>
        <w:t xml:space="preserve"> 28a) and twice conversing with Babylonian rabbis – Rav Judah (5), </w:t>
      </w:r>
      <w:r>
        <w:rPr>
          <w:lang w:val="en-US"/>
        </w:rPr>
        <w:t xml:space="preserve">in </w:t>
      </w:r>
      <w:r w:rsidRPr="003A0135">
        <w:rPr>
          <w:lang w:val="en-US"/>
        </w:rPr>
        <w:t>vol. 4</w:t>
      </w:r>
      <w:r>
        <w:rPr>
          <w:lang w:val="en-US"/>
        </w:rPr>
        <w:t xml:space="preserve"> B/M, p. 88</w:t>
      </w:r>
      <w:r w:rsidRPr="003A0135">
        <w:rPr>
          <w:lang w:val="en-US"/>
        </w:rPr>
        <w:t xml:space="preserve"> (</w:t>
      </w:r>
      <w:r w:rsidRPr="003A0135">
        <w:rPr>
          <w:i/>
          <w:iCs/>
          <w:lang w:val="en-US"/>
        </w:rPr>
        <w:t>bMeg</w:t>
      </w:r>
      <w:r w:rsidRPr="003A0135">
        <w:rPr>
          <w:lang w:val="en-US"/>
        </w:rPr>
        <w:t xml:space="preserve"> 23a) and Rava</w:t>
      </w:r>
      <w:r>
        <w:rPr>
          <w:lang w:val="en-US"/>
        </w:rPr>
        <w:t xml:space="preserve"> (Abba [17] in vol. 4 B/M. p. 390)</w:t>
      </w:r>
      <w:r w:rsidRPr="003A0135">
        <w:rPr>
          <w:lang w:val="en-US"/>
        </w:rPr>
        <w:t xml:space="preserve"> (</w:t>
      </w:r>
      <w:r w:rsidRPr="003A0135">
        <w:rPr>
          <w:i/>
          <w:iCs/>
          <w:lang w:val="en-US"/>
        </w:rPr>
        <w:t xml:space="preserve">bHul </w:t>
      </w:r>
      <w:r w:rsidRPr="003A0135">
        <w:rPr>
          <w:lang w:val="en-US"/>
        </w:rPr>
        <w:t xml:space="preserve">84a). </w:t>
      </w:r>
      <w:r w:rsidRPr="005E436F">
        <w:rPr>
          <w:lang w:val="en-US"/>
        </w:rPr>
        <w:t>I consider it more likely that he was Pa</w:t>
      </w:r>
      <w:r w:rsidRPr="005E436F">
        <w:rPr>
          <w:lang w:val="en-US"/>
        </w:rPr>
        <w:t>l</w:t>
      </w:r>
      <w:r w:rsidRPr="005E436F">
        <w:rPr>
          <w:lang w:val="en-US"/>
        </w:rPr>
        <w:t>estinian, because (Chri</w:t>
      </w:r>
      <w:r>
        <w:rPr>
          <w:lang w:val="en-US"/>
        </w:rPr>
        <w:t>s</w:t>
      </w:r>
      <w:r w:rsidRPr="005E436F">
        <w:rPr>
          <w:lang w:val="en-US"/>
        </w:rPr>
        <w:t>t</w:t>
      </w:r>
      <w:r>
        <w:rPr>
          <w:lang w:val="en-US"/>
        </w:rPr>
        <w:t>ia</w:t>
      </w:r>
      <w:r w:rsidRPr="005E436F">
        <w:rPr>
          <w:lang w:val="en-US"/>
        </w:rPr>
        <w:t xml:space="preserve">n) heretics were more common in </w:t>
      </w:r>
      <w:smartTag w:uri="urn:schemas-microsoft-com:office:smarttags" w:element="place">
        <w:smartTag w:uri="urn:schemas-microsoft-com:office:smarttags" w:element="City">
          <w:r w:rsidRPr="005E436F">
            <w:rPr>
              <w:lang w:val="en-US"/>
            </w:rPr>
            <w:t>Palestine</w:t>
          </w:r>
        </w:smartTag>
      </w:smartTag>
      <w:r w:rsidRPr="005E436F">
        <w:rPr>
          <w:lang w:val="en-US"/>
        </w:rPr>
        <w:t>, and because he may be co</w:t>
      </w:r>
      <w:r w:rsidRPr="005E436F">
        <w:rPr>
          <w:lang w:val="en-US"/>
        </w:rPr>
        <w:t>n</w:t>
      </w:r>
      <w:r w:rsidRPr="005E436F">
        <w:rPr>
          <w:lang w:val="en-US"/>
        </w:rPr>
        <w:t>fused with Jacob (16) in vol. 1, B/M, p. 171.</w:t>
      </w:r>
    </w:p>
  </w:footnote>
  <w:footnote w:id="1867">
    <w:p w14:paraId="7DF3221C" w14:textId="77777777" w:rsidR="00865CD2" w:rsidRPr="00225067" w:rsidRDefault="00865CD2" w:rsidP="00225067">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868">
    <w:p w14:paraId="73707BBD" w14:textId="77777777" w:rsidR="00865CD2" w:rsidRPr="00313E43" w:rsidRDefault="00865CD2" w:rsidP="00313E43">
      <w:pPr>
        <w:pStyle w:val="FootnoteText"/>
        <w:bidi w:val="0"/>
        <w:spacing w:line="240" w:lineRule="auto"/>
        <w:rPr>
          <w:lang w:val="en-US"/>
        </w:rPr>
      </w:pPr>
      <w:r>
        <w:rPr>
          <w:rStyle w:val="FootnoteReference"/>
        </w:rPr>
        <w:footnoteRef/>
      </w:r>
      <w:r>
        <w:rPr>
          <w:rtl/>
        </w:rPr>
        <w:t xml:space="preserve"> </w:t>
      </w:r>
      <w:r>
        <w:rPr>
          <w:lang w:val="en-US"/>
        </w:rPr>
        <w:t>Was a contemporary of Rabbi Abbahu (1), who was a contemporary of Rabbi Yohanan (1), see I</w:t>
      </w:r>
      <w:r>
        <w:rPr>
          <w:lang w:val="en-US"/>
        </w:rPr>
        <w:t>n</w:t>
      </w:r>
      <w:r>
        <w:rPr>
          <w:lang w:val="en-US"/>
        </w:rPr>
        <w:t>troduction 7.4.1.</w:t>
      </w:r>
    </w:p>
  </w:footnote>
  <w:footnote w:id="1869">
    <w:p w14:paraId="3D47ED55"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rPr>
        <w:t>דקיסרין</w:t>
      </w:r>
      <w:r>
        <w:rPr>
          <w:rFonts w:cs="Times New Roman"/>
          <w:lang w:val="en-US"/>
        </w:rPr>
        <w:t xml:space="preserve">, see Reeg, </w:t>
      </w:r>
      <w:r>
        <w:rPr>
          <w:rFonts w:cs="Times New Roman"/>
          <w:i/>
          <w:iCs/>
          <w:lang w:val="en-US"/>
        </w:rPr>
        <w:t>Ortsnamen</w:t>
      </w:r>
      <w:r>
        <w:rPr>
          <w:rFonts w:cs="Times New Roman"/>
          <w:lang w:val="en-US"/>
        </w:rPr>
        <w:t>, 563-8. On such designations see vol. 1, Introduction 3.2.6, p. 34.</w:t>
      </w:r>
    </w:p>
  </w:footnote>
  <w:footnote w:id="1870">
    <w:p w14:paraId="0B68B079" w14:textId="77777777" w:rsidR="00865CD2" w:rsidRPr="004132D5" w:rsidRDefault="00865CD2" w:rsidP="00154E2E">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871">
    <w:p w14:paraId="4A46B639" w14:textId="77777777" w:rsidR="00865CD2" w:rsidRPr="006A51F8" w:rsidRDefault="00865CD2" w:rsidP="00313E43">
      <w:pPr>
        <w:pStyle w:val="FootnoteText"/>
        <w:bidi w:val="0"/>
        <w:spacing w:line="240" w:lineRule="auto"/>
        <w:rPr>
          <w:lang w:val="en-US"/>
        </w:rPr>
      </w:pPr>
      <w:r>
        <w:rPr>
          <w:rStyle w:val="FootnoteReference"/>
        </w:rPr>
        <w:footnoteRef/>
      </w:r>
      <w:r>
        <w:rPr>
          <w:rtl/>
        </w:rPr>
        <w:t xml:space="preserve"> </w:t>
      </w:r>
      <w:r>
        <w:rPr>
          <w:lang w:val="en-US"/>
        </w:rPr>
        <w:t>Was a contemporary of Jonathan (9), a contemporary of Simon (3) was a student of Rabbi Yohanan (1), see I</w:t>
      </w:r>
      <w:r>
        <w:rPr>
          <w:lang w:val="en-US"/>
        </w:rPr>
        <w:t>n</w:t>
      </w:r>
      <w:r>
        <w:rPr>
          <w:lang w:val="en-US"/>
        </w:rPr>
        <w:t>troduction 7.4.1.</w:t>
      </w:r>
    </w:p>
  </w:footnote>
  <w:footnote w:id="1872">
    <w:p w14:paraId="15C97F41" w14:textId="77777777" w:rsidR="00865CD2" w:rsidRPr="004132D5" w:rsidRDefault="00865CD2" w:rsidP="00154E2E">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873">
    <w:p w14:paraId="6E238C38" w14:textId="77777777" w:rsidR="00865CD2" w:rsidRPr="004132D5" w:rsidRDefault="00865CD2" w:rsidP="00154E2E">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874">
    <w:p w14:paraId="64C7359B" w14:textId="77777777" w:rsidR="00865CD2" w:rsidRPr="009C5643" w:rsidRDefault="00865CD2" w:rsidP="00591D01">
      <w:pPr>
        <w:pStyle w:val="FootnoteText"/>
        <w:bidi w:val="0"/>
        <w:spacing w:line="240" w:lineRule="auto"/>
        <w:rPr>
          <w:lang w:val="en-US"/>
        </w:rPr>
      </w:pPr>
      <w:r>
        <w:rPr>
          <w:rStyle w:val="FootnoteReference"/>
        </w:rPr>
        <w:footnoteRef/>
      </w:r>
      <w:r>
        <w:rPr>
          <w:rtl/>
        </w:rPr>
        <w:t xml:space="preserve"> </w:t>
      </w:r>
      <w:r>
        <w:rPr>
          <w:lang w:val="en-US"/>
        </w:rPr>
        <w:t>Judah (8), who transmits in his name, also transmits in the name of Samuel (3), see Introduction 7.4.2.</w:t>
      </w:r>
    </w:p>
  </w:footnote>
  <w:footnote w:id="1875">
    <w:p w14:paraId="49605F7D" w14:textId="77777777" w:rsidR="00865CD2" w:rsidRPr="0075269C" w:rsidRDefault="00865CD2" w:rsidP="00CC71BD">
      <w:pPr>
        <w:pStyle w:val="FootnoteText"/>
        <w:bidi w:val="0"/>
        <w:spacing w:line="240" w:lineRule="auto"/>
        <w:rPr>
          <w:lang w:val="en-US"/>
        </w:rPr>
      </w:pPr>
      <w:r>
        <w:rPr>
          <w:rStyle w:val="FootnoteReference"/>
        </w:rPr>
        <w:footnoteRef/>
      </w:r>
      <w:r>
        <w:rPr>
          <w:rtl/>
        </w:rPr>
        <w:t xml:space="preserve"> </w:t>
      </w:r>
      <w:r>
        <w:rPr>
          <w:lang w:val="en-US"/>
        </w:rPr>
        <w:t xml:space="preserve">This is the year in which Mar Zutra (Zutra [11] S-H/M, vol. 4, p. 354) ascended to the </w:t>
      </w:r>
      <w:smartTag w:uri="urn:schemas-microsoft-com:office:smarttags" w:element="place">
        <w:smartTag w:uri="urn:schemas-microsoft-com:office:smarttags" w:element="PlaceType">
          <w:r>
            <w:rPr>
              <w:lang w:val="en-US"/>
            </w:rPr>
            <w:t>Land</w:t>
          </w:r>
        </w:smartTag>
        <w:r>
          <w:rPr>
            <w:lang w:val="en-US"/>
          </w:rPr>
          <w:t xml:space="preserve"> of </w:t>
        </w:r>
        <w:smartTag w:uri="urn:schemas-microsoft-com:office:smarttags" w:element="PlaceName">
          <w:r>
            <w:rPr>
              <w:lang w:val="en-US"/>
            </w:rPr>
            <w:t>Israel</w:t>
          </w:r>
        </w:smartTag>
      </w:smartTag>
      <w:r>
        <w:rPr>
          <w:lang w:val="en-US"/>
        </w:rPr>
        <w:t xml:space="preserve"> a</w:t>
      </w:r>
      <w:r>
        <w:rPr>
          <w:lang w:val="en-US"/>
        </w:rPr>
        <w:t>c</w:t>
      </w:r>
      <w:r>
        <w:rPr>
          <w:lang w:val="en-US"/>
        </w:rPr>
        <w:t xml:space="preserve">cording to </w:t>
      </w:r>
      <w:r w:rsidRPr="0075269C">
        <w:rPr>
          <w:i/>
          <w:iCs/>
          <w:lang w:val="en-US"/>
        </w:rPr>
        <w:t>SOZ</w:t>
      </w:r>
      <w:r>
        <w:rPr>
          <w:lang w:val="en-US"/>
        </w:rPr>
        <w:t xml:space="preserve"> 10:1, see vol. 4, Introduction 8.2.5, p. 41.. All his descendants in </w:t>
      </w:r>
      <w:smartTag w:uri="urn:schemas-microsoft-com:office:smarttags" w:element="place">
        <w:smartTag w:uri="urn:schemas-microsoft-com:office:smarttags" w:element="City">
          <w:r>
            <w:rPr>
              <w:lang w:val="en-US"/>
            </w:rPr>
            <w:t>Palestine</w:t>
          </w:r>
        </w:smartTag>
      </w:smartTag>
      <w:r>
        <w:rPr>
          <w:lang w:val="en-US"/>
        </w:rPr>
        <w:t xml:space="preserve"> date to after this time.</w:t>
      </w:r>
    </w:p>
  </w:footnote>
  <w:footnote w:id="1876">
    <w:p w14:paraId="113C12A2" w14:textId="77777777" w:rsidR="00865CD2" w:rsidRPr="0075269C" w:rsidRDefault="00865CD2" w:rsidP="00154E2E">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877">
    <w:p w14:paraId="48A38A9F" w14:textId="77777777" w:rsidR="00865CD2" w:rsidRPr="00393C2F" w:rsidRDefault="00865CD2" w:rsidP="00225067">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Zulay, </w:t>
      </w:r>
      <w:r w:rsidRPr="005E436F">
        <w:rPr>
          <w:rFonts w:cs="Times New Roman"/>
          <w:i/>
          <w:iCs/>
          <w:lang w:val="en-US"/>
        </w:rPr>
        <w:t>Eretz Israel</w:t>
      </w:r>
      <w:r w:rsidRPr="005E436F">
        <w:rPr>
          <w:rFonts w:cs="Times New Roman"/>
          <w:lang w:val="en-US"/>
        </w:rPr>
        <w:t>, 165</w:t>
      </w:r>
      <w:r>
        <w:rPr>
          <w:rFonts w:cs="Times New Roman"/>
          <w:lang w:val="en-US"/>
        </w:rPr>
        <w:t xml:space="preserve"> dates him to the Byzantine period, see Introduction 7.5.5</w:t>
      </w:r>
      <w:r w:rsidRPr="005E436F">
        <w:rPr>
          <w:rFonts w:cs="Times New Roman"/>
          <w:lang w:val="en-US"/>
        </w:rPr>
        <w:t>.</w:t>
      </w:r>
    </w:p>
  </w:footnote>
  <w:footnote w:id="1878">
    <w:p w14:paraId="4509D153" w14:textId="77777777" w:rsidR="00865CD2" w:rsidRPr="000E41E3" w:rsidRDefault="00865CD2" w:rsidP="003B3FDB">
      <w:pPr>
        <w:pStyle w:val="FootnoteText"/>
        <w:bidi w:val="0"/>
        <w:spacing w:line="240" w:lineRule="auto"/>
        <w:rPr>
          <w:lang w:val="en-US"/>
        </w:rPr>
      </w:pPr>
      <w:r>
        <w:rPr>
          <w:rStyle w:val="FootnoteReference"/>
        </w:rPr>
        <w:footnoteRef/>
      </w:r>
      <w:r>
        <w:t xml:space="preserve"> </w:t>
      </w:r>
      <w:r>
        <w:rPr>
          <w:lang w:val="en-US"/>
        </w:rPr>
        <w:t>See above, n. 2.</w:t>
      </w:r>
    </w:p>
  </w:footnote>
  <w:footnote w:id="1879">
    <w:p w14:paraId="24B035A5" w14:textId="77777777" w:rsidR="00865CD2" w:rsidRPr="009A4CB8" w:rsidRDefault="00865CD2" w:rsidP="00A72867">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w:t>
      </w:r>
      <w:r>
        <w:rPr>
          <w:lang w:val="en-US"/>
        </w:rPr>
        <w:t>–</w:t>
      </w:r>
      <w:r w:rsidRPr="005E436F">
        <w:rPr>
          <w:lang w:val="en-US"/>
        </w:rPr>
        <w:t xml:space="preserve">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lang w:val="en-US"/>
        </w:rPr>
        <w:t>.</w:t>
      </w:r>
      <w:r>
        <w:rPr>
          <w:lang w:val="en-US"/>
        </w:rPr>
        <w:t xml:space="preserve"> </w:t>
      </w:r>
      <w:r>
        <w:rPr>
          <w:rFonts w:cs="Times New Roman"/>
          <w:lang w:val="en-US"/>
        </w:rPr>
        <w:t>On such designations see vol. 1, Introduction 3.2.6, p. 34.</w:t>
      </w:r>
    </w:p>
  </w:footnote>
  <w:footnote w:id="1880">
    <w:p w14:paraId="1706C247" w14:textId="77777777" w:rsidR="00865CD2" w:rsidRPr="009A4CB8" w:rsidRDefault="00865CD2" w:rsidP="00653BCA">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Jewishness suggested based on name, but see </w:t>
      </w:r>
      <w:r>
        <w:t xml:space="preserve">vol. 3, Introduction </w:t>
      </w:r>
      <w:r>
        <w:rPr>
          <w:u w:color="FFFF00"/>
        </w:rPr>
        <w:t>6.6.7, p. 52</w:t>
      </w:r>
      <w:r w:rsidRPr="005E436F">
        <w:rPr>
          <w:rFonts w:cs="Times New Roman"/>
          <w:lang w:val="en-US"/>
        </w:rPr>
        <w:t>, and provenance (Pa</w:t>
      </w:r>
      <w:r w:rsidRPr="005E436F">
        <w:rPr>
          <w:rFonts w:cs="Times New Roman"/>
          <w:lang w:val="en-US"/>
        </w:rPr>
        <w:t>l</w:t>
      </w:r>
      <w:r w:rsidRPr="005E436F">
        <w:rPr>
          <w:rFonts w:cs="Times New Roman"/>
          <w:lang w:val="en-US"/>
        </w:rPr>
        <w:t>estine</w:t>
      </w:r>
      <w:r>
        <w:rPr>
          <w:rFonts w:cs="Times New Roman"/>
          <w:lang w:val="en-US"/>
        </w:rPr>
        <w:t>, see vol. 3, Introduction 6.8, p. 54</w:t>
      </w:r>
      <w:r w:rsidRPr="005E436F">
        <w:rPr>
          <w:rFonts w:cs="Times New Roman"/>
          <w:lang w:val="en-US"/>
        </w:rPr>
        <w:t>), but see</w:t>
      </w:r>
      <w:r w:rsidRPr="005E436F">
        <w:rPr>
          <w:lang w:val="en-US"/>
        </w:rPr>
        <w:t xml:space="preserve"> Introduction </w:t>
      </w:r>
      <w:r>
        <w:rPr>
          <w:lang w:val="en-US"/>
        </w:rPr>
        <w:t>6.</w:t>
      </w:r>
      <w:r>
        <w:rPr>
          <w:u w:color="FFFF00"/>
          <w:lang w:val="en-US"/>
        </w:rPr>
        <w:t>2.1.2</w:t>
      </w:r>
      <w:r w:rsidRPr="005E436F">
        <w:rPr>
          <w:lang w:val="en-US"/>
        </w:rPr>
        <w:t>.</w:t>
      </w:r>
    </w:p>
  </w:footnote>
  <w:footnote w:id="1881">
    <w:p w14:paraId="7957CE45" w14:textId="77777777" w:rsidR="00865CD2" w:rsidRPr="005F539E" w:rsidRDefault="00865CD2" w:rsidP="00AD0FE4">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882">
    <w:p w14:paraId="38911AE9" w14:textId="77777777" w:rsidR="00865CD2" w:rsidRPr="000E41E3" w:rsidRDefault="00865CD2" w:rsidP="003B3FDB">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 For this form see above, n. 9.</w:t>
      </w:r>
    </w:p>
  </w:footnote>
  <w:footnote w:id="1883">
    <w:p w14:paraId="31C24193" w14:textId="77777777" w:rsidR="00865CD2" w:rsidRPr="009A4CB8" w:rsidRDefault="00865CD2" w:rsidP="003B3FDB">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w:t>
      </w:r>
      <w:r>
        <w:rPr>
          <w:lang w:val="en-US"/>
        </w:rPr>
        <w:t>See above, n. 73</w:t>
      </w:r>
      <w:r>
        <w:rPr>
          <w:rFonts w:cs="Times New Roman"/>
          <w:lang w:val="en-US"/>
        </w:rPr>
        <w:t>.</w:t>
      </w:r>
    </w:p>
  </w:footnote>
  <w:footnote w:id="1884">
    <w:p w14:paraId="045A7195" w14:textId="77777777" w:rsidR="00865CD2" w:rsidRPr="009A4CB8" w:rsidRDefault="00865CD2" w:rsidP="003B3FDB">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w:t>
      </w:r>
      <w:r>
        <w:rPr>
          <w:lang w:val="en-US"/>
        </w:rPr>
        <w:t>See above, n. 74</w:t>
      </w:r>
      <w:r w:rsidRPr="005E436F">
        <w:rPr>
          <w:lang w:val="en-US"/>
        </w:rPr>
        <w:t>.</w:t>
      </w:r>
    </w:p>
  </w:footnote>
  <w:footnote w:id="1885">
    <w:p w14:paraId="1CC4180E" w14:textId="77777777" w:rsidR="00865CD2" w:rsidRPr="005F539E" w:rsidRDefault="00865CD2" w:rsidP="003B3FDB">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1886">
    <w:p w14:paraId="29DB8A08"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9.</w:t>
      </w:r>
    </w:p>
  </w:footnote>
  <w:footnote w:id="1887">
    <w:p w14:paraId="664B308B" w14:textId="77777777" w:rsidR="00865CD2" w:rsidRPr="00FE3BD2" w:rsidRDefault="00865CD2" w:rsidP="00FE3BD2">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Transjordan</w:t>
        </w:r>
      </w:smartTag>
      <w:r>
        <w:rPr>
          <w:lang w:val="en-US"/>
        </w:rPr>
        <w:t>.</w:t>
      </w:r>
    </w:p>
  </w:footnote>
  <w:footnote w:id="1888">
    <w:p w14:paraId="6D9223F4"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9.</w:t>
      </w:r>
    </w:p>
  </w:footnote>
  <w:footnote w:id="1889">
    <w:p w14:paraId="1A7A3138" w14:textId="77777777" w:rsidR="00865CD2" w:rsidRPr="009A4CB8" w:rsidRDefault="00865CD2" w:rsidP="00E63013">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w:t>
      </w:r>
      <w:r>
        <w:rPr>
          <w:lang w:val="en-US"/>
        </w:rPr>
        <w:t>–</w:t>
      </w:r>
      <w:r w:rsidRPr="005E436F">
        <w:rPr>
          <w:lang w:val="en-US"/>
        </w:rPr>
        <w:t xml:space="preserve">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lang w:val="en-US"/>
        </w:rPr>
        <w:t>.</w:t>
      </w:r>
      <w:r>
        <w:rPr>
          <w:lang w:val="en-US"/>
        </w:rPr>
        <w:t xml:space="preserve"> </w:t>
      </w:r>
      <w:r>
        <w:rPr>
          <w:rFonts w:cs="Times New Roman"/>
          <w:lang w:val="en-US"/>
        </w:rPr>
        <w:t>On such designations see vol. 1, Introduction 3.2.6, p. 34.</w:t>
      </w:r>
    </w:p>
  </w:footnote>
  <w:footnote w:id="1890">
    <w:p w14:paraId="5CBEE245" w14:textId="77777777" w:rsidR="00865CD2" w:rsidRPr="00342FD0" w:rsidRDefault="00865CD2" w:rsidP="00342FD0">
      <w:pPr>
        <w:pStyle w:val="FootnoteText"/>
        <w:bidi w:val="0"/>
        <w:spacing w:line="240" w:lineRule="auto"/>
        <w:rPr>
          <w:lang w:val="en-US"/>
        </w:rPr>
      </w:pPr>
      <w:r>
        <w:rPr>
          <w:rStyle w:val="FootnoteReference"/>
        </w:rPr>
        <w:footnoteRef/>
      </w:r>
      <w:r>
        <w:rPr>
          <w:rtl/>
        </w:rPr>
        <w:t xml:space="preserve"> </w:t>
      </w:r>
      <w:r>
        <w:rPr>
          <w:lang w:val="en-US"/>
        </w:rPr>
        <w:t xml:space="preserve">In southern </w:t>
      </w:r>
      <w:smartTag w:uri="urn:schemas-microsoft-com:office:smarttags" w:element="place">
        <w:smartTag w:uri="urn:schemas-microsoft-com:office:smarttags" w:element="country-region">
          <w:r>
            <w:rPr>
              <w:lang w:val="en-US"/>
            </w:rPr>
            <w:t>Lebanon</w:t>
          </w:r>
        </w:smartTag>
      </w:smartTag>
      <w:r>
        <w:rPr>
          <w:lang w:val="en-US"/>
        </w:rPr>
        <w:t>.</w:t>
      </w:r>
    </w:p>
  </w:footnote>
  <w:footnote w:id="1891">
    <w:p w14:paraId="21FB625C" w14:textId="77777777" w:rsidR="00865CD2" w:rsidRPr="009A4CB8" w:rsidRDefault="00865CD2" w:rsidP="00423050">
      <w:pPr>
        <w:pStyle w:val="FootnoteText"/>
        <w:bidi w:val="0"/>
        <w:spacing w:line="240" w:lineRule="auto"/>
        <w:rPr>
          <w:lang w:val="en-US"/>
        </w:rPr>
      </w:pPr>
      <w:r w:rsidRPr="009A4CB8">
        <w:rPr>
          <w:rStyle w:val="FootnoteReference"/>
        </w:rPr>
        <w:footnoteRef/>
      </w:r>
      <w:r w:rsidRPr="009A4CB8">
        <w:t xml:space="preserve"> Jewishness suggested based on name, but he may also be Christian, see </w:t>
      </w:r>
      <w:r>
        <w:t xml:space="preserve">vol. 3, Introduction </w:t>
      </w:r>
      <w:r>
        <w:rPr>
          <w:u w:color="FFFF00"/>
        </w:rPr>
        <w:t>6.6.7, p. 52</w:t>
      </w:r>
      <w:r w:rsidRPr="009A4CB8">
        <w:t>.</w:t>
      </w:r>
    </w:p>
  </w:footnote>
  <w:footnote w:id="1892">
    <w:p w14:paraId="43F92F79" w14:textId="77777777" w:rsidR="00865CD2" w:rsidRPr="00ED0F4E" w:rsidRDefault="00865CD2" w:rsidP="00342FD0">
      <w:pPr>
        <w:pStyle w:val="FootnoteText"/>
        <w:bidi w:val="0"/>
        <w:spacing w:line="240" w:lineRule="auto"/>
        <w:rPr>
          <w:lang w:val="en-US"/>
        </w:rPr>
      </w:pPr>
      <w:r>
        <w:rPr>
          <w:rStyle w:val="FootnoteReference"/>
        </w:rPr>
        <w:footnoteRef/>
      </w:r>
      <w:r>
        <w:t xml:space="preserve"> </w:t>
      </w:r>
      <w:r>
        <w:rPr>
          <w:lang w:val="en-US"/>
        </w:rPr>
        <w:t>For this form see vol. 1, under Jacob (37) B/M, p. 172.</w:t>
      </w:r>
    </w:p>
  </w:footnote>
  <w:footnote w:id="1893">
    <w:p w14:paraId="499F1CCF" w14:textId="77777777" w:rsidR="00865CD2" w:rsidRPr="0036577F" w:rsidRDefault="00865CD2" w:rsidP="0036577F">
      <w:pPr>
        <w:pStyle w:val="FootnoteText"/>
        <w:bidi w:val="0"/>
        <w:spacing w:line="240" w:lineRule="auto"/>
        <w:rPr>
          <w:lang w:val="en-US"/>
        </w:rPr>
      </w:pPr>
      <w:r>
        <w:rPr>
          <w:rStyle w:val="FootnoteReference"/>
        </w:rPr>
        <w:footnoteRef/>
      </w:r>
      <w:r>
        <w:rPr>
          <w:rtl/>
        </w:rPr>
        <w:t xml:space="preserve"> </w:t>
      </w:r>
      <w:r>
        <w:rPr>
          <w:lang w:val="en-US"/>
        </w:rPr>
        <w:t>The inscription is accompanied by a menorah, see vol. 3, Introduction 6.3.1, p. 35.</w:t>
      </w:r>
    </w:p>
  </w:footnote>
  <w:footnote w:id="1894">
    <w:p w14:paraId="78210198" w14:textId="77777777" w:rsidR="00865CD2" w:rsidRPr="005F539E" w:rsidRDefault="00865CD2" w:rsidP="003B3FDB">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1895">
    <w:p w14:paraId="2547209A"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86.</w:t>
      </w:r>
    </w:p>
  </w:footnote>
  <w:footnote w:id="1896">
    <w:p w14:paraId="34BA7B81"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86.</w:t>
      </w:r>
    </w:p>
  </w:footnote>
  <w:footnote w:id="1897">
    <w:p w14:paraId="7120C93F" w14:textId="77777777" w:rsidR="00865CD2" w:rsidRPr="000E41E3" w:rsidRDefault="00865CD2" w:rsidP="003B3FDB">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 For this form see above, n. 2.</w:t>
      </w:r>
    </w:p>
  </w:footnote>
  <w:footnote w:id="1898">
    <w:p w14:paraId="11D5575F"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86.</w:t>
      </w:r>
    </w:p>
  </w:footnote>
  <w:footnote w:id="1899">
    <w:p w14:paraId="40859720" w14:textId="77777777" w:rsidR="00865CD2" w:rsidRPr="00FE3BD2" w:rsidRDefault="00865CD2" w:rsidP="00FE3BD2">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cs="Times New Roman"/>
          <w:lang w:val="en-US"/>
        </w:rPr>
        <w:t>)</w:t>
      </w:r>
      <w:r>
        <w:rPr>
          <w:rFonts w:ascii="Graeca" w:hAnsi="Graeca"/>
          <w:lang w:val="en-US"/>
        </w:rPr>
        <w:t></w:t>
      </w:r>
      <w:r>
        <w:rPr>
          <w:rFonts w:cs="Times New Roman"/>
          <w:lang w:val="en-US"/>
        </w:rPr>
        <w:t>. This is Lod, east of Tel Aviv. On such designations see vol. 1, Introdu</w:t>
      </w:r>
      <w:r>
        <w:rPr>
          <w:rFonts w:cs="Times New Roman"/>
          <w:lang w:val="en-US"/>
        </w:rPr>
        <w:t>c</w:t>
      </w:r>
      <w:r>
        <w:rPr>
          <w:rFonts w:cs="Times New Roman"/>
          <w:lang w:val="en-US"/>
        </w:rPr>
        <w:t>tion 3.2.6, p. 34.</w:t>
      </w:r>
    </w:p>
  </w:footnote>
  <w:footnote w:id="1900">
    <w:p w14:paraId="600388A1"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86.</w:t>
      </w:r>
    </w:p>
  </w:footnote>
  <w:footnote w:id="1901">
    <w:p w14:paraId="029D78CF"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w:t>
      </w:r>
      <w:r>
        <w:rPr>
          <w:lang w:val="en-US"/>
        </w:rPr>
        <w:t>o</w:t>
      </w:r>
      <w:r>
        <w:rPr>
          <w:lang w:val="en-US"/>
        </w:rPr>
        <w:t>duction 7.5.5.</w:t>
      </w:r>
    </w:p>
  </w:footnote>
  <w:footnote w:id="1902">
    <w:p w14:paraId="6E305B63"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86.</w:t>
      </w:r>
    </w:p>
  </w:footnote>
  <w:footnote w:id="1903">
    <w:p w14:paraId="502EDC07"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1904">
    <w:p w14:paraId="30BBDB13"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905">
    <w:p w14:paraId="31D03C46" w14:textId="77777777" w:rsidR="00865CD2" w:rsidRPr="00232DE3" w:rsidRDefault="00865CD2" w:rsidP="0008661C">
      <w:pPr>
        <w:pStyle w:val="FootnoteText"/>
        <w:bidi w:val="0"/>
        <w:spacing w:line="240" w:lineRule="auto"/>
        <w:rPr>
          <w:rFonts w:cs="Times New Roman"/>
          <w:lang w:val="en-US"/>
        </w:rPr>
      </w:pPr>
      <w:r w:rsidRPr="005E436F">
        <w:rPr>
          <w:rStyle w:val="FootnoteReference"/>
        </w:rPr>
        <w:footnoteRef/>
      </w:r>
      <w:r>
        <w:t xml:space="preserve"> </w:t>
      </w:r>
      <w:r w:rsidRPr="005E436F">
        <w:rPr>
          <w:lang w:val="en-US"/>
        </w:rPr>
        <w:t xml:space="preserve">This is my reading. </w:t>
      </w:r>
      <w:r w:rsidRPr="00FE3BD2">
        <w:rPr>
          <w:lang w:val="de-DE"/>
        </w:rPr>
        <w:t xml:space="preserve">M. Schwabe, </w:t>
      </w:r>
      <w:r w:rsidRPr="00FE3BD2">
        <w:rPr>
          <w:rFonts w:cs="Times New Roman"/>
          <w:lang w:val="de-DE"/>
        </w:rPr>
        <w:t xml:space="preserve">“Eine jüdische Grabinschrift von Ophelhügel in Jerusalem,” </w:t>
      </w:r>
      <w:r w:rsidRPr="00FE3BD2">
        <w:rPr>
          <w:rFonts w:cs="Times New Roman"/>
          <w:i/>
          <w:iCs/>
          <w:lang w:val="de-DE"/>
        </w:rPr>
        <w:t>ZDPV</w:t>
      </w:r>
      <w:r w:rsidRPr="00FE3BD2">
        <w:rPr>
          <w:rFonts w:cs="Times New Roman"/>
          <w:lang w:val="de-DE"/>
        </w:rPr>
        <w:t xml:space="preserve"> </w:t>
      </w:r>
      <w:r w:rsidRPr="00F37EDD">
        <w:rPr>
          <w:rFonts w:cs="Times New Roman"/>
          <w:u w:color="FFFF00"/>
          <w:lang w:val="de-DE"/>
        </w:rPr>
        <w:t>55</w:t>
      </w:r>
      <w:r w:rsidRPr="00F37EDD">
        <w:rPr>
          <w:rFonts w:cs="Times New Roman"/>
          <w:lang w:val="de-DE"/>
        </w:rPr>
        <w:t xml:space="preserve"> (1932) 240</w:t>
      </w:r>
      <w:r w:rsidRPr="00FE3BD2">
        <w:rPr>
          <w:rFonts w:cs="Times New Roman"/>
          <w:lang w:val="de-DE"/>
        </w:rPr>
        <w:t xml:space="preserve"> read [</w:t>
      </w:r>
      <w:r w:rsidRPr="005E436F">
        <w:rPr>
          <w:rFonts w:ascii="Graeca" w:hAnsi="Graeca" w:cs="Times New Roman"/>
          <w:lang w:val="en-US"/>
        </w:rPr>
        <w:t></w:t>
      </w:r>
      <w:r w:rsidRPr="005E436F">
        <w:rPr>
          <w:rFonts w:ascii="Graeca" w:hAnsi="Graeca" w:cs="Times New Roman"/>
          <w:lang w:val="en-US"/>
        </w:rPr>
        <w:t></w:t>
      </w:r>
      <w:r w:rsidRPr="00FE3BD2">
        <w:rPr>
          <w:rFonts w:cs="Times New Roman"/>
          <w:lang w:val="de-DE"/>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FE3BD2">
        <w:rPr>
          <w:rFonts w:cs="Times New Roman"/>
          <w:lang w:val="de-DE"/>
        </w:rPr>
        <w:t xml:space="preserve">. </w:t>
      </w:r>
      <w:r w:rsidRPr="005E436F">
        <w:rPr>
          <w:rFonts w:cs="Times New Roman"/>
          <w:i/>
          <w:iCs/>
          <w:lang w:val="en-US"/>
        </w:rPr>
        <w:t>CIJ</w:t>
      </w:r>
      <w:r w:rsidRPr="005E436F">
        <w:rPr>
          <w:rFonts w:cs="Times New Roman"/>
          <w:lang w:val="en-US"/>
        </w:rPr>
        <w:t xml:space="preserve"> read [</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cs="Times New Roman"/>
          <w:lang w:val="en-US"/>
        </w:rPr>
        <w:t>] = Jaco, 80 years old.</w:t>
      </w:r>
      <w:r>
        <w:rPr>
          <w:rFonts w:cs="Times New Roman"/>
          <w:lang w:val="en-US"/>
        </w:rPr>
        <w:t xml:space="preserve"> </w:t>
      </w:r>
      <w:r>
        <w:rPr>
          <w:lang w:val="en-US"/>
        </w:rPr>
        <w:t xml:space="preserve">For the form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Pr>
          <w:lang w:val="en-US"/>
        </w:rPr>
        <w:t xml:space="preserve"> see vol. 1, under Jacob (7) B/M, p. 171. On the interchange of </w:t>
      </w:r>
      <w:r>
        <w:rPr>
          <w:rFonts w:ascii="Graeca" w:hAnsi="Graeca"/>
          <w:lang w:val="en-US"/>
        </w:rPr>
        <w:t></w:t>
      </w:r>
      <w:r>
        <w:rPr>
          <w:rFonts w:cs="Times New Roman"/>
          <w:lang w:val="en-US"/>
        </w:rPr>
        <w:t xml:space="preserve"> with </w:t>
      </w:r>
      <w:r>
        <w:rPr>
          <w:rFonts w:ascii="Graeca" w:hAnsi="Graeca" w:cs="Times New Roman"/>
          <w:lang w:val="en-US"/>
        </w:rPr>
        <w:t></w:t>
      </w:r>
      <w:r>
        <w:rPr>
          <w:rFonts w:cs="Times New Roman"/>
          <w:lang w:val="en-US"/>
        </w:rPr>
        <w:t xml:space="preserve"> see vol. 1, Introduction 2.2.2, p. 20.</w:t>
      </w:r>
    </w:p>
  </w:footnote>
  <w:footnote w:id="1906">
    <w:p w14:paraId="1CA51123" w14:textId="77777777" w:rsidR="00865CD2" w:rsidRPr="003829B8" w:rsidRDefault="00865CD2" w:rsidP="00D869FC">
      <w:pPr>
        <w:pStyle w:val="FootnoteText"/>
        <w:bidi w:val="0"/>
        <w:spacing w:line="240" w:lineRule="auto"/>
        <w:rPr>
          <w:lang w:val="en-US"/>
        </w:rPr>
      </w:pPr>
      <w:r w:rsidRPr="005E436F">
        <w:rPr>
          <w:rStyle w:val="FootnoteReference"/>
        </w:rPr>
        <w:footnoteRef/>
      </w:r>
      <w:r>
        <w:t xml:space="preserve"> </w:t>
      </w:r>
      <w:r w:rsidRPr="005E436F">
        <w:rPr>
          <w:lang w:val="en-US"/>
        </w:rPr>
        <w:t xml:space="preserve">On doubts about the Jewishness of the inscription see J.-W. van Henten, </w:t>
      </w:r>
      <w:r w:rsidRPr="005E436F">
        <w:rPr>
          <w:rFonts w:cs="Times New Roman"/>
          <w:lang w:val="en-US"/>
        </w:rPr>
        <w:t xml:space="preserve">“Inscriptions from </w:t>
      </w:r>
      <w:smartTag w:uri="urn:schemas-microsoft-com:office:smarttags" w:element="country-region">
        <w:r w:rsidRPr="005E436F">
          <w:rPr>
            <w:rFonts w:cs="Times New Roman"/>
            <w:lang w:val="en-US"/>
          </w:rPr>
          <w:t>Israel</w:t>
        </w:r>
      </w:smartTag>
      <w:r w:rsidRPr="005E436F">
        <w:rPr>
          <w:rFonts w:cs="Times New Roman"/>
          <w:lang w:val="en-US"/>
        </w:rPr>
        <w:t xml:space="preserve">: Jewish or non-Jewish revisited,” </w:t>
      </w:r>
      <w:r w:rsidRPr="005E436F">
        <w:rPr>
          <w:rFonts w:cs="Times New Roman"/>
          <w:i/>
          <w:iCs/>
          <w:lang w:val="en-US"/>
        </w:rPr>
        <w:t>Bulletin of Judaeo-Greek Studies</w:t>
      </w:r>
      <w:r w:rsidRPr="005E436F">
        <w:rPr>
          <w:rFonts w:cs="Times New Roman"/>
          <w:lang w:val="en-US"/>
        </w:rPr>
        <w:t xml:space="preserve"> 32 (2003) 39-40.</w:t>
      </w:r>
    </w:p>
  </w:footnote>
  <w:footnote w:id="1907">
    <w:p w14:paraId="038F3F0A" w14:textId="77777777" w:rsidR="00865CD2" w:rsidRPr="005F539E" w:rsidRDefault="00865CD2" w:rsidP="003B3FDB">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1908">
    <w:p w14:paraId="29721583" w14:textId="77777777" w:rsidR="00865CD2" w:rsidRPr="00ED0F4E" w:rsidRDefault="00865CD2" w:rsidP="003A35CE">
      <w:pPr>
        <w:pStyle w:val="FootnoteText"/>
        <w:bidi w:val="0"/>
        <w:spacing w:line="240" w:lineRule="auto"/>
        <w:rPr>
          <w:lang w:val="en-US"/>
        </w:rPr>
      </w:pPr>
      <w:r>
        <w:rPr>
          <w:rStyle w:val="FootnoteReference"/>
        </w:rPr>
        <w:footnoteRef/>
      </w:r>
      <w:r>
        <w:t xml:space="preserve"> </w:t>
      </w:r>
      <w:r>
        <w:rPr>
          <w:lang w:val="en-US"/>
        </w:rPr>
        <w:t>For this form see vol. 1, under Jacob (41) B/M, p. 172.</w:t>
      </w:r>
    </w:p>
  </w:footnote>
  <w:footnote w:id="1909">
    <w:p w14:paraId="18B002E2" w14:textId="77777777" w:rsidR="00865CD2" w:rsidRPr="00844B05" w:rsidRDefault="00865CD2" w:rsidP="003A35CE">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7.5.1</w:t>
      </w:r>
      <w:r w:rsidRPr="00F54791">
        <w:rPr>
          <w:rFonts w:cs="Times New Roman"/>
        </w:rPr>
        <w:t>.</w:t>
      </w:r>
    </w:p>
  </w:footnote>
  <w:footnote w:id="1910">
    <w:p w14:paraId="336B45BC" w14:textId="77777777" w:rsidR="00865CD2" w:rsidRPr="00ED0F4E" w:rsidRDefault="00865CD2" w:rsidP="00E51CD4">
      <w:pPr>
        <w:pStyle w:val="FootnoteText"/>
        <w:bidi w:val="0"/>
        <w:spacing w:line="240" w:lineRule="auto"/>
        <w:rPr>
          <w:lang w:val="en-US"/>
        </w:rPr>
      </w:pPr>
      <w:r>
        <w:rPr>
          <w:rStyle w:val="FootnoteReference"/>
        </w:rPr>
        <w:footnoteRef/>
      </w:r>
      <w:r>
        <w:t xml:space="preserve"> </w:t>
      </w:r>
      <w:r>
        <w:rPr>
          <w:lang w:val="en-US"/>
        </w:rPr>
        <w:t>See above, n. 2.</w:t>
      </w:r>
    </w:p>
  </w:footnote>
  <w:footnote w:id="1911">
    <w:p w14:paraId="355F0887" w14:textId="77777777" w:rsidR="00865CD2" w:rsidRPr="00844B05" w:rsidRDefault="00865CD2" w:rsidP="00E51CD4">
      <w:pPr>
        <w:pStyle w:val="FootnoteText"/>
        <w:bidi w:val="0"/>
        <w:spacing w:line="240" w:lineRule="auto"/>
        <w:jc w:val="both"/>
        <w:rPr>
          <w:lang w:val="en-US"/>
        </w:rPr>
      </w:pPr>
      <w:r>
        <w:rPr>
          <w:rStyle w:val="FootnoteReference"/>
        </w:rPr>
        <w:footnoteRef/>
      </w:r>
      <w:r>
        <w:rPr>
          <w:rtl/>
        </w:rPr>
        <w:t xml:space="preserve"> </w:t>
      </w:r>
      <w:r>
        <w:rPr>
          <w:lang w:val="en-US"/>
        </w:rPr>
        <w:t>See above, n. 103</w:t>
      </w:r>
      <w:r w:rsidRPr="00F54791">
        <w:rPr>
          <w:rFonts w:cs="Times New Roman"/>
        </w:rPr>
        <w:t>.</w:t>
      </w:r>
    </w:p>
  </w:footnote>
  <w:footnote w:id="1912">
    <w:p w14:paraId="19D6E49C" w14:textId="77777777" w:rsidR="00865CD2" w:rsidRPr="00ED0F4E" w:rsidRDefault="00865CD2" w:rsidP="00E51CD4">
      <w:pPr>
        <w:pStyle w:val="FootnoteText"/>
        <w:bidi w:val="0"/>
        <w:spacing w:line="240" w:lineRule="auto"/>
        <w:rPr>
          <w:lang w:val="en-US"/>
        </w:rPr>
      </w:pPr>
      <w:r>
        <w:rPr>
          <w:rStyle w:val="FootnoteReference"/>
        </w:rPr>
        <w:footnoteRef/>
      </w:r>
      <w:r>
        <w:t xml:space="preserve"> </w:t>
      </w:r>
      <w:r>
        <w:rPr>
          <w:lang w:val="en-US"/>
        </w:rPr>
        <w:t>See above, n. 86.</w:t>
      </w:r>
    </w:p>
  </w:footnote>
  <w:footnote w:id="1913">
    <w:p w14:paraId="640CE5AC" w14:textId="77777777" w:rsidR="00865CD2" w:rsidRPr="00844B05" w:rsidRDefault="00865CD2" w:rsidP="00E51CD4">
      <w:pPr>
        <w:pStyle w:val="FootnoteText"/>
        <w:bidi w:val="0"/>
        <w:spacing w:line="240" w:lineRule="auto"/>
        <w:jc w:val="both"/>
        <w:rPr>
          <w:lang w:val="en-US"/>
        </w:rPr>
      </w:pPr>
      <w:r>
        <w:rPr>
          <w:rStyle w:val="FootnoteReference"/>
        </w:rPr>
        <w:footnoteRef/>
      </w:r>
      <w:r>
        <w:rPr>
          <w:rtl/>
        </w:rPr>
        <w:t xml:space="preserve"> </w:t>
      </w:r>
      <w:r>
        <w:rPr>
          <w:lang w:val="en-US"/>
        </w:rPr>
        <w:t>See above, n. 103</w:t>
      </w:r>
      <w:r w:rsidRPr="00F54791">
        <w:rPr>
          <w:rFonts w:cs="Times New Roman"/>
        </w:rPr>
        <w:t>.</w:t>
      </w:r>
    </w:p>
  </w:footnote>
  <w:footnote w:id="1914">
    <w:p w14:paraId="5DD3EFBE" w14:textId="77777777" w:rsidR="00865CD2" w:rsidRPr="00ED0F4E" w:rsidRDefault="00865CD2" w:rsidP="003A35CE">
      <w:pPr>
        <w:pStyle w:val="FootnoteText"/>
        <w:bidi w:val="0"/>
        <w:spacing w:line="240" w:lineRule="auto"/>
        <w:rPr>
          <w:lang w:val="en-US"/>
        </w:rPr>
      </w:pPr>
      <w:r>
        <w:rPr>
          <w:rStyle w:val="FootnoteReference"/>
        </w:rPr>
        <w:footnoteRef/>
      </w:r>
      <w:r>
        <w:t xml:space="preserve"> </w:t>
      </w:r>
      <w:r>
        <w:rPr>
          <w:lang w:val="en-US"/>
        </w:rPr>
        <w:t>For this form see vol. 3, under Jacob (8) B/M, p. 121.</w:t>
      </w:r>
    </w:p>
  </w:footnote>
  <w:footnote w:id="1915">
    <w:p w14:paraId="26A13A52" w14:textId="77777777" w:rsidR="00865CD2" w:rsidRPr="00844B05" w:rsidRDefault="00865CD2" w:rsidP="00E51CD4">
      <w:pPr>
        <w:pStyle w:val="FootnoteText"/>
        <w:bidi w:val="0"/>
        <w:spacing w:line="240" w:lineRule="auto"/>
        <w:jc w:val="both"/>
        <w:rPr>
          <w:lang w:val="en-US"/>
        </w:rPr>
      </w:pPr>
      <w:r>
        <w:rPr>
          <w:rStyle w:val="FootnoteReference"/>
        </w:rPr>
        <w:footnoteRef/>
      </w:r>
      <w:r>
        <w:rPr>
          <w:rtl/>
        </w:rPr>
        <w:t xml:space="preserve"> </w:t>
      </w:r>
      <w:r>
        <w:rPr>
          <w:lang w:val="en-US"/>
        </w:rPr>
        <w:t>See above, n. 103</w:t>
      </w:r>
      <w:r w:rsidRPr="00F54791">
        <w:rPr>
          <w:rFonts w:cs="Times New Roman"/>
        </w:rPr>
        <w:t>.</w:t>
      </w:r>
    </w:p>
  </w:footnote>
  <w:footnote w:id="1916">
    <w:p w14:paraId="12471DA7" w14:textId="77777777" w:rsidR="00865CD2" w:rsidRPr="00ED0F4E" w:rsidRDefault="00865CD2" w:rsidP="00E51CD4">
      <w:pPr>
        <w:pStyle w:val="FootnoteText"/>
        <w:bidi w:val="0"/>
        <w:spacing w:line="240" w:lineRule="auto"/>
        <w:rPr>
          <w:lang w:val="en-US"/>
        </w:rPr>
      </w:pPr>
      <w:r>
        <w:rPr>
          <w:rStyle w:val="FootnoteReference"/>
        </w:rPr>
        <w:footnoteRef/>
      </w:r>
      <w:r>
        <w:t xml:space="preserve"> So in </w:t>
      </w:r>
      <w:r>
        <w:rPr>
          <w:i/>
          <w:iCs/>
        </w:rPr>
        <w:t xml:space="preserve">BS </w:t>
      </w:r>
      <w:r>
        <w:t xml:space="preserve">2:125. </w:t>
      </w:r>
      <w:r>
        <w:rPr>
          <w:lang w:val="en-US"/>
        </w:rPr>
        <w:t>For this form see above, n. 9.</w:t>
      </w:r>
    </w:p>
  </w:footnote>
  <w:footnote w:id="1917">
    <w:p w14:paraId="4D495C8B" w14:textId="77777777" w:rsidR="00865CD2" w:rsidRPr="00ED0F4E" w:rsidRDefault="00865CD2" w:rsidP="00E51CD4">
      <w:pPr>
        <w:pStyle w:val="FootnoteText"/>
        <w:bidi w:val="0"/>
        <w:spacing w:line="240" w:lineRule="auto"/>
        <w:rPr>
          <w:lang w:val="en-US"/>
        </w:rPr>
      </w:pPr>
      <w:r>
        <w:rPr>
          <w:rStyle w:val="FootnoteReference"/>
        </w:rPr>
        <w:footnoteRef/>
      </w:r>
      <w:r>
        <w:t xml:space="preserve"> So in </w:t>
      </w:r>
      <w:r>
        <w:rPr>
          <w:i/>
          <w:iCs/>
        </w:rPr>
        <w:t xml:space="preserve">BS </w:t>
      </w:r>
      <w:r>
        <w:t xml:space="preserve">2:126. </w:t>
      </w:r>
      <w:r>
        <w:rPr>
          <w:lang w:val="en-US"/>
        </w:rPr>
        <w:t>For this form see above, n. 86.</w:t>
      </w:r>
    </w:p>
  </w:footnote>
  <w:footnote w:id="1918">
    <w:p w14:paraId="12702846" w14:textId="77777777" w:rsidR="00865CD2" w:rsidRPr="00844B05" w:rsidRDefault="00865CD2" w:rsidP="00E51CD4">
      <w:pPr>
        <w:pStyle w:val="FootnoteText"/>
        <w:bidi w:val="0"/>
        <w:spacing w:line="240" w:lineRule="auto"/>
        <w:jc w:val="both"/>
        <w:rPr>
          <w:lang w:val="en-US"/>
        </w:rPr>
      </w:pPr>
      <w:r>
        <w:rPr>
          <w:rStyle w:val="FootnoteReference"/>
        </w:rPr>
        <w:footnoteRef/>
      </w:r>
      <w:r>
        <w:rPr>
          <w:rtl/>
        </w:rPr>
        <w:t xml:space="preserve"> </w:t>
      </w:r>
      <w:r>
        <w:rPr>
          <w:lang w:val="en-US"/>
        </w:rPr>
        <w:t>See above, n. 103</w:t>
      </w:r>
      <w:r w:rsidRPr="00F54791">
        <w:rPr>
          <w:rFonts w:cs="Times New Roman"/>
        </w:rPr>
        <w:t>.</w:t>
      </w:r>
    </w:p>
  </w:footnote>
  <w:footnote w:id="1919">
    <w:p w14:paraId="73C5CEDB" w14:textId="77777777" w:rsidR="00865CD2" w:rsidRPr="00ED0F4E" w:rsidRDefault="00865CD2" w:rsidP="00E51CD4">
      <w:pPr>
        <w:pStyle w:val="FootnoteText"/>
        <w:bidi w:val="0"/>
        <w:spacing w:line="240" w:lineRule="auto"/>
        <w:rPr>
          <w:lang w:val="en-US"/>
        </w:rPr>
      </w:pPr>
      <w:r>
        <w:rPr>
          <w:rStyle w:val="FootnoteReference"/>
        </w:rPr>
        <w:footnoteRef/>
      </w:r>
      <w:r>
        <w:t xml:space="preserve"> </w:t>
      </w:r>
      <w:r>
        <w:rPr>
          <w:lang w:val="en-US"/>
        </w:rPr>
        <w:t>See above, n. 86.</w:t>
      </w:r>
    </w:p>
  </w:footnote>
  <w:footnote w:id="1920">
    <w:p w14:paraId="069DA810" w14:textId="77777777" w:rsidR="00865CD2" w:rsidRPr="00844B05" w:rsidRDefault="00865CD2" w:rsidP="00E51CD4">
      <w:pPr>
        <w:pStyle w:val="FootnoteText"/>
        <w:bidi w:val="0"/>
        <w:spacing w:line="240" w:lineRule="auto"/>
        <w:jc w:val="both"/>
        <w:rPr>
          <w:lang w:val="en-US"/>
        </w:rPr>
      </w:pPr>
      <w:r>
        <w:rPr>
          <w:rStyle w:val="FootnoteReference"/>
        </w:rPr>
        <w:footnoteRef/>
      </w:r>
      <w:r>
        <w:rPr>
          <w:rtl/>
        </w:rPr>
        <w:t xml:space="preserve"> </w:t>
      </w:r>
      <w:r>
        <w:rPr>
          <w:lang w:val="en-US"/>
        </w:rPr>
        <w:t>See above, n. 103</w:t>
      </w:r>
      <w:r w:rsidRPr="00F54791">
        <w:rPr>
          <w:rFonts w:cs="Times New Roman"/>
        </w:rPr>
        <w:t>.</w:t>
      </w:r>
    </w:p>
  </w:footnote>
  <w:footnote w:id="1921">
    <w:p w14:paraId="69453511"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w:t>
      </w:r>
    </w:p>
  </w:footnote>
  <w:footnote w:id="1922">
    <w:p w14:paraId="1F11C36A" w14:textId="77777777" w:rsidR="00865CD2" w:rsidRPr="00E72AD0" w:rsidRDefault="00865CD2" w:rsidP="00E02103">
      <w:pPr>
        <w:pStyle w:val="FootnoteText"/>
        <w:bidi w:val="0"/>
        <w:spacing w:line="240" w:lineRule="auto"/>
        <w:rPr>
          <w:lang w:val="en-US"/>
        </w:rPr>
      </w:pPr>
      <w:r w:rsidRPr="005666CB">
        <w:rPr>
          <w:rStyle w:val="FootnoteReference"/>
        </w:rPr>
        <w:footnoteRef/>
      </w:r>
      <w:r w:rsidRPr="005666CB">
        <w:rPr>
          <w:rtl/>
        </w:rPr>
        <w:t xml:space="preserve"> </w:t>
      </w:r>
      <w:r w:rsidRPr="005666CB">
        <w:rPr>
          <w:lang w:val="en-US"/>
        </w:rPr>
        <w:t xml:space="preserve">North of </w:t>
      </w:r>
      <w:smartTag w:uri="urn:schemas-microsoft-com:office:smarttags" w:element="place">
        <w:smartTag w:uri="urn:schemas-microsoft-com:office:smarttags" w:element="City">
          <w:r w:rsidRPr="005666CB">
            <w:rPr>
              <w:lang w:val="en-US"/>
            </w:rPr>
            <w:t>Jericho</w:t>
          </w:r>
        </w:smartTag>
      </w:smartTag>
      <w:r w:rsidRPr="005666CB">
        <w:rPr>
          <w:lang w:val="en-US"/>
        </w:rPr>
        <w:t>.</w:t>
      </w:r>
    </w:p>
  </w:footnote>
  <w:footnote w:id="1923">
    <w:p w14:paraId="0782851D" w14:textId="77777777" w:rsidR="00865CD2" w:rsidRPr="005F539E" w:rsidRDefault="00865CD2" w:rsidP="00E51CD4">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1924">
    <w:p w14:paraId="35396794" w14:textId="77777777" w:rsidR="00865CD2" w:rsidRPr="00ED0F4E" w:rsidRDefault="00865CD2" w:rsidP="00E51CD4">
      <w:pPr>
        <w:pStyle w:val="FootnoteText"/>
        <w:bidi w:val="0"/>
        <w:spacing w:line="240" w:lineRule="auto"/>
        <w:rPr>
          <w:lang w:val="en-US"/>
        </w:rPr>
      </w:pPr>
      <w:r>
        <w:rPr>
          <w:rStyle w:val="FootnoteReference"/>
        </w:rPr>
        <w:footnoteRef/>
      </w:r>
      <w:r>
        <w:t xml:space="preserve"> </w:t>
      </w:r>
      <w:r>
        <w:rPr>
          <w:lang w:val="en-US"/>
        </w:rPr>
        <w:t>See above, n. 86.</w:t>
      </w:r>
    </w:p>
  </w:footnote>
  <w:footnote w:id="1925">
    <w:p w14:paraId="76475B86" w14:textId="77777777" w:rsidR="00865CD2" w:rsidRPr="0036577F" w:rsidRDefault="00865CD2" w:rsidP="0036577F">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Hebrew (in Greek characters)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On this title see introduction 3.1.2.2.</w:t>
      </w:r>
    </w:p>
  </w:footnote>
  <w:footnote w:id="1926">
    <w:p w14:paraId="2A8F1DD0" w14:textId="77777777" w:rsidR="00865CD2" w:rsidRPr="0036577F" w:rsidRDefault="00865CD2" w:rsidP="0036577F">
      <w:pPr>
        <w:pStyle w:val="FootnoteText"/>
        <w:bidi w:val="0"/>
        <w:spacing w:line="240" w:lineRule="auto"/>
        <w:rPr>
          <w:lang w:val="en-US"/>
        </w:rPr>
      </w:pPr>
      <w:r>
        <w:rPr>
          <w:rStyle w:val="FootnoteReference"/>
        </w:rPr>
        <w:footnoteRef/>
      </w:r>
      <w:r>
        <w:rPr>
          <w:rtl/>
        </w:rPr>
        <w:t xml:space="preserve"> </w:t>
      </w:r>
      <w:r>
        <w:rPr>
          <w:lang w:val="en-US"/>
        </w:rPr>
        <w:t>Jewishness indicated by his title, see previous note.</w:t>
      </w:r>
    </w:p>
  </w:footnote>
  <w:footnote w:id="1927">
    <w:p w14:paraId="4F779166" w14:textId="77777777" w:rsidR="00865CD2" w:rsidRPr="00735FB1" w:rsidRDefault="00865CD2" w:rsidP="00705F2E">
      <w:pPr>
        <w:pStyle w:val="FootnoteText"/>
        <w:bidi w:val="0"/>
        <w:spacing w:line="240" w:lineRule="auto"/>
        <w:rPr>
          <w:rFonts w:cs="Times New Roman"/>
          <w:lang w:val="en-US"/>
        </w:rPr>
      </w:pPr>
      <w:r>
        <w:rPr>
          <w:rStyle w:val="FootnoteReference"/>
        </w:rPr>
        <w:footnoteRef/>
      </w:r>
      <w:r>
        <w:t xml:space="preserve"> </w:t>
      </w:r>
      <w:r>
        <w:rPr>
          <w:lang w:val="en-US"/>
        </w:rPr>
        <w:t xml:space="preserve">For the form </w:t>
      </w:r>
      <w:r w:rsidRPr="0036577F">
        <w:rPr>
          <w:rFonts w:ascii="Graeca" w:hAnsi="Graeca" w:cs="Graeca"/>
        </w:rPr>
        <w:t></w:t>
      </w:r>
      <w:r w:rsidRPr="0036577F">
        <w:rPr>
          <w:rFonts w:ascii="Graeca" w:hAnsi="Graeca" w:cs="Graeca"/>
        </w:rPr>
        <w:t></w:t>
      </w:r>
      <w:r w:rsidRPr="0036577F">
        <w:rPr>
          <w:rFonts w:ascii="Graeca" w:hAnsi="Graeca" w:cs="Graeca"/>
        </w:rPr>
        <w:t></w:t>
      </w:r>
      <w:r w:rsidRPr="0036577F">
        <w:rPr>
          <w:rFonts w:ascii="Graeca" w:hAnsi="Graeca" w:cs="Graeca"/>
        </w:rPr>
        <w:t></w:t>
      </w:r>
      <w:r w:rsidRPr="0036577F">
        <w:rPr>
          <w:rFonts w:ascii="Graeca" w:hAnsi="Graeca" w:cs="Graeca"/>
        </w:rPr>
        <w:t></w:t>
      </w:r>
      <w:r w:rsidRPr="0036577F">
        <w:rPr>
          <w:rFonts w:ascii="Graeca" w:hAnsi="Graeca" w:cs="Graeca"/>
        </w:rPr>
        <w:t></w:t>
      </w:r>
      <w:r w:rsidRPr="0036577F">
        <w:rPr>
          <w:rFonts w:ascii="Graeca" w:hAnsi="Graeca" w:cs="Graeca"/>
        </w:rPr>
        <w:t></w:t>
      </w:r>
      <w:r>
        <w:rPr>
          <w:rFonts w:ascii="Graeca" w:hAnsi="Graeca" w:cs="Graeca"/>
        </w:rPr>
        <w:t></w:t>
      </w:r>
      <w:r>
        <w:rPr>
          <w:lang w:val="en-US"/>
        </w:rPr>
        <w:t xml:space="preserve">see vol. 1, under Jacob (37) B/M, p. 172. The final </w:t>
      </w:r>
      <w:r>
        <w:rPr>
          <w:rFonts w:ascii="Graeca" w:hAnsi="Graeca"/>
          <w:lang w:val="en-US"/>
        </w:rPr>
        <w:t></w:t>
      </w:r>
      <w:r>
        <w:rPr>
          <w:rFonts w:cs="Times New Roman"/>
          <w:lang w:val="en-US"/>
        </w:rPr>
        <w:t xml:space="preserve"> seems to be a uniquely Caesarean suffix of this name, and see also the Jacob (62) and Jacob (63), below.</w:t>
      </w:r>
    </w:p>
  </w:footnote>
  <w:footnote w:id="1928">
    <w:p w14:paraId="3911D1EB" w14:textId="77777777" w:rsidR="00865CD2" w:rsidRPr="0036577F" w:rsidRDefault="00865CD2" w:rsidP="0036577F">
      <w:pPr>
        <w:pStyle w:val="FootnoteText"/>
        <w:bidi w:val="0"/>
        <w:spacing w:line="240" w:lineRule="auto"/>
        <w:rPr>
          <w:lang w:val="en-US"/>
        </w:rPr>
      </w:pPr>
      <w:r>
        <w:rPr>
          <w:rStyle w:val="FootnoteReference"/>
        </w:rPr>
        <w:footnoteRef/>
      </w:r>
      <w:r>
        <w:rPr>
          <w:rtl/>
        </w:rPr>
        <w:t xml:space="preserve"> </w:t>
      </w:r>
      <w:r>
        <w:rPr>
          <w:lang w:val="en-US"/>
        </w:rPr>
        <w:t>The inscription is accompanied by a menorah, see vol. 3, Introduction 6.3.1, p. 35.</w:t>
      </w:r>
    </w:p>
  </w:footnote>
  <w:footnote w:id="1929">
    <w:p w14:paraId="7BAEF25E" w14:textId="77777777" w:rsidR="00865CD2" w:rsidRPr="002316F5" w:rsidRDefault="00865CD2" w:rsidP="00E51CD4">
      <w:pPr>
        <w:pStyle w:val="FootnoteText"/>
        <w:bidi w:val="0"/>
        <w:spacing w:line="240" w:lineRule="auto"/>
        <w:rPr>
          <w:lang w:val="en-US"/>
        </w:rPr>
      </w:pPr>
      <w:r>
        <w:rPr>
          <w:rStyle w:val="FootnoteReference"/>
        </w:rPr>
        <w:footnoteRef/>
      </w:r>
      <w:r>
        <w:rPr>
          <w:rtl/>
        </w:rPr>
        <w:t xml:space="preserve"> </w:t>
      </w:r>
      <w:r>
        <w:rPr>
          <w:lang w:val="en-US"/>
        </w:rPr>
        <w:t>See above, n. 95.</w:t>
      </w:r>
    </w:p>
  </w:footnote>
  <w:footnote w:id="1930">
    <w:p w14:paraId="019503BA" w14:textId="77777777" w:rsidR="00865CD2" w:rsidRPr="00ED0F4E" w:rsidRDefault="00865CD2" w:rsidP="00E51CD4">
      <w:pPr>
        <w:pStyle w:val="FootnoteText"/>
        <w:bidi w:val="0"/>
        <w:spacing w:line="240" w:lineRule="auto"/>
        <w:rPr>
          <w:lang w:val="en-US"/>
        </w:rPr>
      </w:pPr>
      <w:r>
        <w:rPr>
          <w:rStyle w:val="FootnoteReference"/>
        </w:rPr>
        <w:footnoteRef/>
      </w:r>
      <w:r>
        <w:t xml:space="preserve"> </w:t>
      </w:r>
      <w:r>
        <w:rPr>
          <w:lang w:val="en-US"/>
        </w:rPr>
        <w:t>See above, n. 121</w:t>
      </w:r>
      <w:r>
        <w:rPr>
          <w:rFonts w:cs="Times New Roman"/>
          <w:lang w:val="en-US"/>
        </w:rPr>
        <w:t>.</w:t>
      </w:r>
    </w:p>
  </w:footnote>
  <w:footnote w:id="1931">
    <w:p w14:paraId="4CBCA88C" w14:textId="77777777" w:rsidR="00865CD2" w:rsidRPr="00E8118E" w:rsidRDefault="00865CD2" w:rsidP="00E51CD4">
      <w:pPr>
        <w:pStyle w:val="FootnoteText"/>
        <w:bidi w:val="0"/>
        <w:spacing w:line="240" w:lineRule="auto"/>
        <w:rPr>
          <w:lang w:val="en-US"/>
        </w:rPr>
      </w:pPr>
      <w:r>
        <w:rPr>
          <w:rStyle w:val="FootnoteReference"/>
        </w:rPr>
        <w:footnoteRef/>
      </w:r>
      <w:r>
        <w:rPr>
          <w:rtl/>
        </w:rPr>
        <w:t xml:space="preserve"> </w:t>
      </w:r>
      <w:r>
        <w:rPr>
          <w:lang w:val="en-US"/>
        </w:rPr>
        <w:t>Jewishness suggested based on names mentioned in the inscription but see vol. 3, Introdu</w:t>
      </w:r>
      <w:r>
        <w:rPr>
          <w:lang w:val="en-US"/>
        </w:rPr>
        <w:t>c</w:t>
      </w:r>
      <w:r>
        <w:rPr>
          <w:lang w:val="en-US"/>
        </w:rPr>
        <w:t>tion 6.6.7, p. 52. The region was not particularly Jewish, see Introduction 6.2.1.2..</w:t>
      </w:r>
    </w:p>
  </w:footnote>
  <w:footnote w:id="1932">
    <w:p w14:paraId="7C9AE29E" w14:textId="77777777" w:rsidR="00865CD2" w:rsidRPr="002316F5" w:rsidRDefault="00865CD2" w:rsidP="00E51CD4">
      <w:pPr>
        <w:pStyle w:val="FootnoteText"/>
        <w:bidi w:val="0"/>
        <w:spacing w:line="240" w:lineRule="auto"/>
        <w:rPr>
          <w:lang w:val="en-US"/>
        </w:rPr>
      </w:pPr>
      <w:r>
        <w:rPr>
          <w:rStyle w:val="FootnoteReference"/>
        </w:rPr>
        <w:footnoteRef/>
      </w:r>
      <w:r>
        <w:rPr>
          <w:rtl/>
        </w:rPr>
        <w:t xml:space="preserve"> </w:t>
      </w:r>
      <w:r>
        <w:rPr>
          <w:lang w:val="en-US"/>
        </w:rPr>
        <w:t>See above, n. 95.</w:t>
      </w:r>
    </w:p>
  </w:footnote>
  <w:footnote w:id="1933">
    <w:p w14:paraId="5CF4B1F2" w14:textId="77777777" w:rsidR="00865CD2" w:rsidRPr="00735FB1" w:rsidRDefault="00865CD2" w:rsidP="00E51CD4">
      <w:pPr>
        <w:pStyle w:val="FootnoteText"/>
        <w:bidi w:val="0"/>
        <w:spacing w:line="240" w:lineRule="auto"/>
        <w:rPr>
          <w:rFonts w:cs="Times New Roman"/>
          <w:lang w:val="en-US"/>
        </w:rPr>
      </w:pPr>
      <w:r>
        <w:rPr>
          <w:rStyle w:val="FootnoteReference"/>
        </w:rPr>
        <w:footnoteRef/>
      </w:r>
      <w:r>
        <w:t xml:space="preserve"> </w:t>
      </w:r>
      <w:r>
        <w:rPr>
          <w:lang w:val="en-US"/>
        </w:rPr>
        <w:t>See above, n. 121</w:t>
      </w:r>
      <w:r>
        <w:rPr>
          <w:rFonts w:cs="Times New Roman"/>
          <w:lang w:val="en-US"/>
        </w:rPr>
        <w:t>.</w:t>
      </w:r>
    </w:p>
  </w:footnote>
  <w:footnote w:id="1934">
    <w:p w14:paraId="325B7625" w14:textId="77777777" w:rsidR="00865CD2" w:rsidRPr="00E8118E" w:rsidRDefault="00865CD2" w:rsidP="00E51CD4">
      <w:pPr>
        <w:pStyle w:val="FootnoteText"/>
        <w:bidi w:val="0"/>
        <w:spacing w:line="240" w:lineRule="auto"/>
        <w:rPr>
          <w:lang w:val="en-US"/>
        </w:rPr>
      </w:pPr>
      <w:r>
        <w:rPr>
          <w:rStyle w:val="FootnoteReference"/>
        </w:rPr>
        <w:footnoteRef/>
      </w:r>
      <w:r>
        <w:rPr>
          <w:rtl/>
        </w:rPr>
        <w:t xml:space="preserve"> </w:t>
      </w:r>
      <w:r>
        <w:rPr>
          <w:lang w:val="en-US"/>
        </w:rPr>
        <w:t>See above, n. 125.</w:t>
      </w:r>
    </w:p>
  </w:footnote>
  <w:footnote w:id="1935">
    <w:p w14:paraId="79D02C20" w14:textId="77777777" w:rsidR="00865CD2" w:rsidRPr="002316F5" w:rsidRDefault="00865CD2" w:rsidP="00657796">
      <w:pPr>
        <w:pStyle w:val="FootnoteText"/>
        <w:bidi w:val="0"/>
        <w:spacing w:line="240" w:lineRule="auto"/>
        <w:rPr>
          <w:lang w:val="en-US"/>
        </w:rPr>
      </w:pPr>
      <w:r>
        <w:rPr>
          <w:rStyle w:val="FootnoteReference"/>
        </w:rPr>
        <w:footnoteRef/>
      </w:r>
      <w:r>
        <w:rPr>
          <w:lang w:val="en-US"/>
        </w:rPr>
        <w:t>See above, n. 95.</w:t>
      </w:r>
    </w:p>
  </w:footnote>
  <w:footnote w:id="1936">
    <w:p w14:paraId="4239BACA" w14:textId="77777777" w:rsidR="00865CD2" w:rsidRPr="000E41E3" w:rsidRDefault="00865CD2" w:rsidP="006577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 For this form see above, n. 2.</w:t>
      </w:r>
    </w:p>
  </w:footnote>
  <w:footnote w:id="1937">
    <w:p w14:paraId="3BBFB844" w14:textId="77777777" w:rsidR="00865CD2" w:rsidRPr="00E8118E" w:rsidRDefault="00865CD2" w:rsidP="00657796">
      <w:pPr>
        <w:pStyle w:val="FootnoteText"/>
        <w:bidi w:val="0"/>
        <w:spacing w:line="240" w:lineRule="auto"/>
        <w:rPr>
          <w:lang w:val="en-US"/>
        </w:rPr>
      </w:pPr>
      <w:r>
        <w:rPr>
          <w:rStyle w:val="FootnoteReference"/>
        </w:rPr>
        <w:footnoteRef/>
      </w:r>
      <w:r>
        <w:rPr>
          <w:rtl/>
        </w:rPr>
        <w:t xml:space="preserve"> </w:t>
      </w:r>
      <w:r>
        <w:rPr>
          <w:lang w:val="en-US"/>
        </w:rPr>
        <w:t>See above, n. 125.</w:t>
      </w:r>
    </w:p>
  </w:footnote>
  <w:footnote w:id="1938">
    <w:p w14:paraId="450CDD39" w14:textId="77777777" w:rsidR="00865CD2" w:rsidRPr="005F539E" w:rsidRDefault="00865CD2" w:rsidP="00657796">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1939">
    <w:p w14:paraId="198FA95A" w14:textId="77777777" w:rsidR="00865CD2" w:rsidRPr="00ED0F4E" w:rsidRDefault="00865CD2" w:rsidP="00657796">
      <w:pPr>
        <w:pStyle w:val="FootnoteText"/>
        <w:bidi w:val="0"/>
        <w:spacing w:line="240" w:lineRule="auto"/>
        <w:rPr>
          <w:lang w:val="en-US"/>
        </w:rPr>
      </w:pPr>
      <w:r>
        <w:rPr>
          <w:rStyle w:val="FootnoteReference"/>
        </w:rPr>
        <w:footnoteRef/>
      </w:r>
      <w:r>
        <w:t xml:space="preserve"> </w:t>
      </w:r>
      <w:r>
        <w:rPr>
          <w:lang w:val="en-US"/>
        </w:rPr>
        <w:t>See above, n. 102.</w:t>
      </w:r>
    </w:p>
  </w:footnote>
  <w:footnote w:id="1940">
    <w:p w14:paraId="3760ACC6" w14:textId="77777777" w:rsidR="00865CD2" w:rsidRPr="00015057" w:rsidRDefault="00865CD2" w:rsidP="00553EE8">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Schwabe (</w:t>
      </w:r>
      <w:r w:rsidRPr="005E436F">
        <w:rPr>
          <w:rFonts w:cs="Times New Roman"/>
          <w:i/>
          <w:iCs/>
          <w:lang w:val="en-US"/>
        </w:rPr>
        <w:t>BIES</w:t>
      </w:r>
      <w:r w:rsidRPr="005E436F">
        <w:rPr>
          <w:rFonts w:cs="Times New Roman"/>
          <w:lang w:val="en-US"/>
        </w:rPr>
        <w:t xml:space="preserve"> 11 [1944] 23-5] identifies this person with </w:t>
      </w:r>
      <w:r w:rsidRPr="005E436F">
        <w:rPr>
          <w:rFonts w:cs="Times New Roman"/>
          <w:rtl/>
          <w:lang w:val="en-US"/>
        </w:rPr>
        <w:t>ר' יעקב בן דסיי</w:t>
      </w:r>
      <w:r w:rsidRPr="005E436F">
        <w:rPr>
          <w:rFonts w:cs="Times New Roman"/>
          <w:lang w:val="en-US"/>
        </w:rPr>
        <w:t xml:space="preserve"> (e.g. </w:t>
      </w:r>
      <w:r w:rsidRPr="005E436F">
        <w:rPr>
          <w:rFonts w:cs="Times New Roman"/>
          <w:i/>
          <w:iCs/>
          <w:lang w:val="en-US"/>
        </w:rPr>
        <w:t xml:space="preserve">y Shab </w:t>
      </w:r>
      <w:r w:rsidRPr="005E436F">
        <w:rPr>
          <w:rFonts w:cs="Times New Roman"/>
          <w:lang w:val="en-US"/>
        </w:rPr>
        <w:t>7:1, 9b)</w:t>
      </w:r>
      <w:r>
        <w:rPr>
          <w:rFonts w:cs="Times New Roman"/>
          <w:lang w:val="en-US"/>
        </w:rPr>
        <w:t xml:space="preserve"> (Jacob [22])</w:t>
      </w:r>
      <w:r w:rsidRPr="005E436F">
        <w:rPr>
          <w:rFonts w:cs="Times New Roman"/>
          <w:lang w:val="en-US"/>
        </w:rPr>
        <w:t>.</w:t>
      </w:r>
    </w:p>
  </w:footnote>
  <w:footnote w:id="1941">
    <w:p w14:paraId="12D101EC" w14:textId="77777777" w:rsidR="00865CD2" w:rsidRPr="00E8118E" w:rsidRDefault="00865CD2" w:rsidP="00657796">
      <w:pPr>
        <w:pStyle w:val="FootnoteText"/>
        <w:bidi w:val="0"/>
        <w:spacing w:line="240" w:lineRule="auto"/>
        <w:rPr>
          <w:lang w:val="en-US"/>
        </w:rPr>
      </w:pPr>
      <w:r>
        <w:rPr>
          <w:rStyle w:val="FootnoteReference"/>
        </w:rPr>
        <w:footnoteRef/>
      </w:r>
      <w:r>
        <w:rPr>
          <w:rtl/>
        </w:rPr>
        <w:t xml:space="preserve"> </w:t>
      </w:r>
      <w:r>
        <w:rPr>
          <w:lang w:val="en-US"/>
        </w:rPr>
        <w:t>See above, n. 125.</w:t>
      </w:r>
    </w:p>
  </w:footnote>
  <w:footnote w:id="1942">
    <w:p w14:paraId="774373FA" w14:textId="77777777" w:rsidR="00865CD2" w:rsidRPr="005F539E" w:rsidRDefault="00865CD2" w:rsidP="00657796">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1943">
    <w:p w14:paraId="71C53554"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 xml:space="preserve">tion 2.1, p. 11.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w:t>
      </w:r>
      <w:r>
        <w:rPr>
          <w:rFonts w:cs="Times New Roman"/>
          <w:lang w:val="en-US"/>
        </w:rPr>
        <w:t>o</w:t>
      </w:r>
      <w:r>
        <w:rPr>
          <w:rFonts w:cs="Times New Roman"/>
          <w:lang w:val="en-US"/>
        </w:rPr>
        <w:t>duction 2.3.3.1, p. 22.</w:t>
      </w:r>
    </w:p>
  </w:footnote>
  <w:footnote w:id="1944">
    <w:p w14:paraId="359BCCEE" w14:textId="77777777" w:rsidR="00865CD2" w:rsidRPr="00E8118E" w:rsidRDefault="00865CD2" w:rsidP="007204E7">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The region was not particula</w:t>
      </w:r>
      <w:r>
        <w:rPr>
          <w:lang w:val="en-US"/>
        </w:rPr>
        <w:t>r</w:t>
      </w:r>
      <w:r>
        <w:rPr>
          <w:lang w:val="en-US"/>
        </w:rPr>
        <w:t>ly Jewish, see Introduction 6.2.1.2.</w:t>
      </w:r>
    </w:p>
  </w:footnote>
  <w:footnote w:id="1945">
    <w:p w14:paraId="35119237" w14:textId="77777777" w:rsidR="00865CD2" w:rsidRPr="005F539E" w:rsidRDefault="00865CD2" w:rsidP="00657796">
      <w:pPr>
        <w:pStyle w:val="FootnoteText"/>
        <w:bidi w:val="0"/>
        <w:spacing w:line="240" w:lineRule="auto"/>
      </w:pPr>
      <w:r w:rsidRPr="005F539E">
        <w:rPr>
          <w:rStyle w:val="FootnoteReference"/>
        </w:rPr>
        <w:footnoteRef/>
      </w:r>
      <w:r w:rsidRPr="005F539E">
        <w:t xml:space="preserve"> </w:t>
      </w:r>
      <w:r>
        <w:t>See above, n. 75</w:t>
      </w:r>
      <w:r w:rsidRPr="005F539E">
        <w:t>.</w:t>
      </w:r>
    </w:p>
  </w:footnote>
  <w:footnote w:id="1946">
    <w:p w14:paraId="7E2313F4" w14:textId="77777777" w:rsidR="00865CD2" w:rsidRPr="00ED0F4E" w:rsidRDefault="00865CD2" w:rsidP="00657796">
      <w:pPr>
        <w:pStyle w:val="FootnoteText"/>
        <w:bidi w:val="0"/>
        <w:spacing w:line="240" w:lineRule="auto"/>
        <w:rPr>
          <w:lang w:val="en-US"/>
        </w:rPr>
      </w:pPr>
      <w:r>
        <w:rPr>
          <w:rStyle w:val="FootnoteReference"/>
        </w:rPr>
        <w:footnoteRef/>
      </w:r>
      <w:r>
        <w:t xml:space="preserve"> See above, n. 5</w:t>
      </w:r>
      <w:r>
        <w:rPr>
          <w:lang w:val="en-US"/>
        </w:rPr>
        <w:t>.</w:t>
      </w:r>
    </w:p>
  </w:footnote>
  <w:footnote w:id="1947">
    <w:p w14:paraId="22C17EE3" w14:textId="77777777" w:rsidR="00865CD2" w:rsidRPr="002F6202" w:rsidRDefault="00865CD2" w:rsidP="008001C1">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435</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948">
    <w:p w14:paraId="742D9F0E" w14:textId="77777777" w:rsidR="00865CD2" w:rsidRPr="00ED0F4E" w:rsidRDefault="00865CD2" w:rsidP="00784F67">
      <w:pPr>
        <w:pStyle w:val="FootnoteText"/>
        <w:bidi w:val="0"/>
        <w:spacing w:line="240" w:lineRule="auto"/>
        <w:rPr>
          <w:lang w:val="en-US"/>
        </w:rPr>
      </w:pPr>
      <w:r>
        <w:rPr>
          <w:rStyle w:val="FootnoteReference"/>
        </w:rPr>
        <w:footnoteRef/>
      </w:r>
      <w:r>
        <w:t xml:space="preserve"> See above, n. 102</w:t>
      </w:r>
      <w:r>
        <w:rPr>
          <w:lang w:val="en-US"/>
        </w:rPr>
        <w:t>.</w:t>
      </w:r>
    </w:p>
  </w:footnote>
  <w:footnote w:id="1949">
    <w:p w14:paraId="153BDF10" w14:textId="77777777" w:rsidR="00865CD2" w:rsidRPr="00796EF8" w:rsidRDefault="00865CD2" w:rsidP="000A3499">
      <w:pPr>
        <w:pStyle w:val="FootnoteText"/>
        <w:bidi w:val="0"/>
        <w:spacing w:line="240" w:lineRule="auto"/>
        <w:rPr>
          <w:lang w:val="en-US"/>
        </w:rPr>
      </w:pPr>
      <w:r>
        <w:rPr>
          <w:rStyle w:val="FootnoteReference"/>
        </w:rPr>
        <w:footnoteRef/>
      </w:r>
      <w:r>
        <w:rPr>
          <w:rtl/>
        </w:rPr>
        <w:t xml:space="preserve"> </w:t>
      </w:r>
      <w:r>
        <w:rPr>
          <w:lang w:val="en-US"/>
        </w:rPr>
        <w:t>North east of Sichem-Nablus.</w:t>
      </w:r>
    </w:p>
  </w:footnote>
  <w:footnote w:id="1950">
    <w:p w14:paraId="34E92FC5" w14:textId="77777777" w:rsidR="00865CD2" w:rsidRPr="00225D72" w:rsidRDefault="00865CD2" w:rsidP="000266C6">
      <w:pPr>
        <w:pStyle w:val="FootnoteText"/>
        <w:bidi w:val="0"/>
        <w:spacing w:line="240" w:lineRule="auto"/>
        <w:rPr>
          <w:lang w:val="en-US"/>
        </w:rPr>
      </w:pPr>
      <w:r>
        <w:rPr>
          <w:rStyle w:val="FootnoteReference"/>
        </w:rPr>
        <w:footnoteRef/>
      </w:r>
      <w:r>
        <w:rPr>
          <w:rtl/>
        </w:rPr>
        <w:t xml:space="preserve"> </w:t>
      </w:r>
      <w:r>
        <w:rPr>
          <w:lang w:val="en-US"/>
        </w:rPr>
        <w:t>The location of the find suggests this, but see Introduction 6.1.5.</w:t>
      </w:r>
    </w:p>
  </w:footnote>
  <w:footnote w:id="1951">
    <w:p w14:paraId="70DA72ED" w14:textId="77777777" w:rsidR="00865CD2" w:rsidRPr="005F539E" w:rsidRDefault="00865CD2" w:rsidP="00784F67">
      <w:pPr>
        <w:pStyle w:val="FootnoteText"/>
        <w:bidi w:val="0"/>
        <w:spacing w:line="240" w:lineRule="auto"/>
      </w:pPr>
      <w:r w:rsidRPr="005F539E">
        <w:rPr>
          <w:rStyle w:val="FootnoteReference"/>
        </w:rPr>
        <w:footnoteRef/>
      </w:r>
      <w:r w:rsidRPr="005F539E">
        <w:t xml:space="preserve"> </w:t>
      </w:r>
      <w:r>
        <w:t>See above, n. 75</w:t>
      </w:r>
      <w:r w:rsidRPr="005F539E">
        <w:t>.</w:t>
      </w:r>
    </w:p>
  </w:footnote>
  <w:footnote w:id="1952">
    <w:p w14:paraId="0777F08D" w14:textId="77777777" w:rsidR="00865CD2" w:rsidRPr="00ED0F4E" w:rsidRDefault="00865CD2" w:rsidP="00784F67">
      <w:pPr>
        <w:pStyle w:val="FootnoteText"/>
        <w:bidi w:val="0"/>
        <w:spacing w:line="240" w:lineRule="auto"/>
        <w:rPr>
          <w:lang w:val="en-US"/>
        </w:rPr>
      </w:pPr>
      <w:r>
        <w:rPr>
          <w:rStyle w:val="FootnoteReference"/>
        </w:rPr>
        <w:footnoteRef/>
      </w:r>
      <w:r>
        <w:t xml:space="preserve"> See above, n. 102</w:t>
      </w:r>
      <w:r>
        <w:rPr>
          <w:lang w:val="en-US"/>
        </w:rPr>
        <w:t>.</w:t>
      </w:r>
    </w:p>
  </w:footnote>
  <w:footnote w:id="1953">
    <w:p w14:paraId="1F540DD8" w14:textId="77777777" w:rsidR="00865CD2" w:rsidRPr="00E8118E" w:rsidRDefault="00865CD2" w:rsidP="00784F67">
      <w:pPr>
        <w:pStyle w:val="FootnoteText"/>
        <w:bidi w:val="0"/>
        <w:spacing w:line="240" w:lineRule="auto"/>
        <w:rPr>
          <w:lang w:val="en-US"/>
        </w:rPr>
      </w:pPr>
      <w:r>
        <w:rPr>
          <w:rStyle w:val="FootnoteReference"/>
        </w:rPr>
        <w:footnoteRef/>
      </w:r>
      <w:r>
        <w:rPr>
          <w:rtl/>
        </w:rPr>
        <w:t xml:space="preserve"> </w:t>
      </w:r>
      <w:r>
        <w:t>See above, n. 125</w:t>
      </w:r>
      <w:r>
        <w:rPr>
          <w:lang w:val="en-US"/>
        </w:rPr>
        <w:t>.</w:t>
      </w:r>
    </w:p>
  </w:footnote>
  <w:footnote w:id="1954">
    <w:p w14:paraId="76A3C8EB" w14:textId="77777777" w:rsidR="00865CD2" w:rsidRPr="005F539E" w:rsidRDefault="00865CD2" w:rsidP="00784F67">
      <w:pPr>
        <w:pStyle w:val="FootnoteText"/>
        <w:bidi w:val="0"/>
        <w:spacing w:line="240" w:lineRule="auto"/>
      </w:pPr>
      <w:r w:rsidRPr="005F539E">
        <w:rPr>
          <w:rStyle w:val="FootnoteReference"/>
        </w:rPr>
        <w:footnoteRef/>
      </w:r>
      <w:r w:rsidRPr="005F539E">
        <w:t xml:space="preserve"> </w:t>
      </w:r>
      <w:r>
        <w:t>See above, n. 75</w:t>
      </w:r>
      <w:r w:rsidRPr="005F539E">
        <w:t>.</w:t>
      </w:r>
    </w:p>
  </w:footnote>
  <w:footnote w:id="1955">
    <w:p w14:paraId="045FDB15" w14:textId="77777777" w:rsidR="00865CD2" w:rsidRPr="00ED0F4E" w:rsidRDefault="00865CD2" w:rsidP="004B12AF">
      <w:pPr>
        <w:pStyle w:val="FootnoteText"/>
        <w:bidi w:val="0"/>
        <w:spacing w:line="240" w:lineRule="auto"/>
        <w:rPr>
          <w:lang w:val="en-US"/>
        </w:rPr>
      </w:pPr>
      <w:r>
        <w:rPr>
          <w:rStyle w:val="FootnoteReference"/>
        </w:rPr>
        <w:footnoteRef/>
      </w:r>
      <w:r>
        <w:t xml:space="preserve"> </w:t>
      </w:r>
      <w:r>
        <w:rPr>
          <w:lang w:val="en-US"/>
        </w:rPr>
        <w:t>For possibly this form see vol. 3, under Jacob (41) B/M, p. 122.</w:t>
      </w:r>
    </w:p>
  </w:footnote>
  <w:footnote w:id="1956">
    <w:p w14:paraId="6C6463E8" w14:textId="77777777" w:rsidR="00865CD2" w:rsidRPr="00E8118E" w:rsidRDefault="00865CD2" w:rsidP="00F96418">
      <w:pPr>
        <w:pStyle w:val="FootnoteText"/>
        <w:bidi w:val="0"/>
        <w:spacing w:line="240" w:lineRule="auto"/>
        <w:rPr>
          <w:lang w:val="en-US"/>
        </w:rPr>
      </w:pPr>
      <w:r>
        <w:rPr>
          <w:rStyle w:val="FootnoteReference"/>
        </w:rPr>
        <w:footnoteRef/>
      </w:r>
      <w:r>
        <w:rPr>
          <w:rtl/>
        </w:rPr>
        <w:t xml:space="preserve"> </w:t>
      </w:r>
      <w:r>
        <w:rPr>
          <w:lang w:val="en-US"/>
        </w:rPr>
        <w:t>See above, n. 125.</w:t>
      </w:r>
    </w:p>
  </w:footnote>
  <w:footnote w:id="1957">
    <w:p w14:paraId="6259ACB9" w14:textId="77777777" w:rsidR="00865CD2" w:rsidRPr="002F6202" w:rsidRDefault="00865CD2" w:rsidP="00D01BA0">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323</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958">
    <w:p w14:paraId="25440F59" w14:textId="77777777" w:rsidR="00865CD2" w:rsidRPr="002F6202" w:rsidRDefault="00865CD2" w:rsidP="00607853">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338</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see Introduction</w:t>
      </w:r>
      <w:r>
        <w:rPr>
          <w:lang w:val="en-US"/>
        </w:rPr>
        <w:t xml:space="preserve"> 7.5.2.1</w:t>
      </w:r>
      <w:r w:rsidRPr="002F6202">
        <w:rPr>
          <w:lang w:val="en-US"/>
        </w:rPr>
        <w:t>.</w:t>
      </w:r>
    </w:p>
  </w:footnote>
  <w:footnote w:id="1959">
    <w:p w14:paraId="3F0D9084" w14:textId="77777777" w:rsidR="00865CD2" w:rsidRPr="002F6202" w:rsidRDefault="00865CD2" w:rsidP="00607853">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406</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960">
    <w:p w14:paraId="066DE0DD" w14:textId="77777777" w:rsidR="00865CD2" w:rsidRPr="002F6202" w:rsidRDefault="00865CD2" w:rsidP="00607853">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346</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961">
    <w:p w14:paraId="405827A5" w14:textId="77777777" w:rsidR="00865CD2" w:rsidRPr="00015057" w:rsidRDefault="00865CD2" w:rsidP="00784F67">
      <w:pPr>
        <w:pStyle w:val="FootnoteText"/>
        <w:bidi w:val="0"/>
        <w:spacing w:line="240" w:lineRule="auto"/>
        <w:rPr>
          <w:rFonts w:cs="Times New Roman"/>
          <w:lang w:val="en-US"/>
        </w:rPr>
      </w:pPr>
      <w:r w:rsidRPr="00015057">
        <w:rPr>
          <w:rStyle w:val="FootnoteReference"/>
          <w:rFonts w:cs="Times New Roman"/>
          <w:rtl/>
        </w:rPr>
        <w:footnoteRef/>
      </w:r>
      <w:r w:rsidRPr="005E436F">
        <w:rPr>
          <w:rFonts w:cs="Times New Roman"/>
          <w:lang w:val="en-US"/>
        </w:rPr>
        <w:t xml:space="preserve"> The inscription is bilingual. So in the Greek. The Hebrew has </w:t>
      </w:r>
      <w:r w:rsidRPr="005E436F">
        <w:rPr>
          <w:rFonts w:cs="Times New Roman"/>
          <w:rtl/>
          <w:lang w:val="en-US"/>
        </w:rPr>
        <w:t>יעקב</w:t>
      </w:r>
      <w:r w:rsidRPr="005E436F">
        <w:rPr>
          <w:rFonts w:cs="Times New Roman"/>
          <w:lang w:val="en-US"/>
        </w:rPr>
        <w:t>.</w:t>
      </w:r>
      <w:r>
        <w:rPr>
          <w:rFonts w:cs="Times New Roman"/>
          <w:lang w:val="en-US"/>
        </w:rPr>
        <w:t xml:space="preserve"> On this form see above, n. 2.</w:t>
      </w:r>
    </w:p>
  </w:footnote>
  <w:footnote w:id="1962">
    <w:p w14:paraId="10F5C8F9" w14:textId="77777777" w:rsidR="00865CD2" w:rsidRPr="00292BC4" w:rsidRDefault="00865CD2" w:rsidP="00015057">
      <w:pPr>
        <w:pStyle w:val="FootnoteText"/>
        <w:bidi w:val="0"/>
        <w:spacing w:line="240" w:lineRule="auto"/>
        <w:rPr>
          <w:lang w:val="en-US"/>
        </w:rPr>
      </w:pPr>
      <w:r>
        <w:rPr>
          <w:rStyle w:val="FootnoteReference"/>
        </w:rPr>
        <w:footnoteRef/>
      </w:r>
      <w:r>
        <w:rPr>
          <w:rtl/>
        </w:rPr>
        <w:t xml:space="preserve"> </w:t>
      </w:r>
      <w:r>
        <w:t xml:space="preserve">In Aramaic </w:t>
      </w:r>
      <w:r w:rsidRPr="009A4CB8">
        <w:t>–</w:t>
      </w:r>
      <w:r>
        <w:t xml:space="preserve"> </w:t>
      </w:r>
      <w:r w:rsidRPr="005E436F">
        <w:rPr>
          <w:rFonts w:cs="Times New Roman"/>
          <w:rtl/>
        </w:rPr>
        <w:t>ספרה</w:t>
      </w:r>
      <w:r w:rsidRPr="00425DFD">
        <w:t>.</w:t>
      </w:r>
      <w:r>
        <w:t xml:space="preserve"> On this title see Introduction 3.1.2.4.</w:t>
      </w:r>
    </w:p>
  </w:footnote>
  <w:footnote w:id="1963">
    <w:p w14:paraId="402BBEBD"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w:t>
      </w:r>
    </w:p>
  </w:footnote>
  <w:footnote w:id="1964">
    <w:p w14:paraId="69414108" w14:textId="77777777" w:rsidR="00865CD2" w:rsidRPr="009A4CB8" w:rsidRDefault="00865CD2" w:rsidP="00015057">
      <w:pPr>
        <w:pStyle w:val="FootnoteText"/>
        <w:bidi w:val="0"/>
        <w:spacing w:line="240" w:lineRule="auto"/>
      </w:pPr>
      <w:r w:rsidRPr="009A4CB8">
        <w:rPr>
          <w:rStyle w:val="FootnoteReference"/>
        </w:rPr>
        <w:footnoteRef/>
      </w:r>
      <w:r w:rsidRPr="009A4CB8">
        <w:rPr>
          <w:rtl/>
        </w:rPr>
        <w:t xml:space="preserve"> </w:t>
      </w:r>
      <w:r w:rsidRPr="009A4CB8">
        <w:t>The excavator thought the inscription should be dated to the early Arabic period</w:t>
      </w:r>
    </w:p>
  </w:footnote>
  <w:footnote w:id="1965">
    <w:p w14:paraId="0768D116" w14:textId="77777777" w:rsidR="00865CD2" w:rsidRPr="009E48D3" w:rsidRDefault="00865CD2" w:rsidP="008F35B6">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1966">
    <w:p w14:paraId="5B29F229" w14:textId="77777777" w:rsidR="00865CD2" w:rsidRPr="007E5E61" w:rsidRDefault="00865CD2" w:rsidP="00AC2521">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w:t>
      </w:r>
      <w:r>
        <w:rPr>
          <w:lang w:val="en-US"/>
        </w:rPr>
        <w:t>n</w:t>
      </w:r>
      <w:r>
        <w:rPr>
          <w:lang w:val="en-US"/>
        </w:rPr>
        <w:t>scription and kindly allowed me to make use of her readings. Not all the names she read can be seen in the photograph.</w:t>
      </w:r>
    </w:p>
  </w:footnote>
  <w:footnote w:id="1967">
    <w:p w14:paraId="733BFF6F" w14:textId="77777777" w:rsidR="00865CD2" w:rsidRPr="009E48D3" w:rsidRDefault="00865CD2" w:rsidP="00976FAC">
      <w:pPr>
        <w:pStyle w:val="FootnoteText"/>
        <w:bidi w:val="0"/>
        <w:spacing w:line="240" w:lineRule="auto"/>
        <w:rPr>
          <w:lang w:val="en-US"/>
        </w:rPr>
      </w:pPr>
      <w:r>
        <w:rPr>
          <w:rStyle w:val="FootnoteReference"/>
        </w:rPr>
        <w:footnoteRef/>
      </w:r>
      <w:r>
        <w:rPr>
          <w:lang w:val="en-US"/>
        </w:rPr>
        <w:t xml:space="preserve"> </w:t>
      </w:r>
      <w:r>
        <w:t>See above, n. 160</w:t>
      </w:r>
      <w:r>
        <w:rPr>
          <w:lang w:val="en-US"/>
        </w:rPr>
        <w:t>.</w:t>
      </w:r>
    </w:p>
  </w:footnote>
  <w:footnote w:id="1968">
    <w:p w14:paraId="5FC33EC8" w14:textId="77777777" w:rsidR="00865CD2" w:rsidRPr="007E5E61" w:rsidRDefault="00865CD2" w:rsidP="00976FAC">
      <w:pPr>
        <w:pStyle w:val="FootnoteText"/>
        <w:bidi w:val="0"/>
        <w:spacing w:line="240" w:lineRule="auto"/>
        <w:rPr>
          <w:lang w:val="en-US"/>
        </w:rPr>
      </w:pPr>
      <w:r>
        <w:rPr>
          <w:rStyle w:val="FootnoteReference"/>
        </w:rPr>
        <w:footnoteRef/>
      </w:r>
      <w:r>
        <w:rPr>
          <w:rtl/>
        </w:rPr>
        <w:t xml:space="preserve"> </w:t>
      </w:r>
      <w:r>
        <w:rPr>
          <w:lang w:val="en-US"/>
        </w:rPr>
        <w:t>I</w:t>
      </w:r>
      <w:r w:rsidRPr="00976FAC">
        <w:t xml:space="preserve"> </w:t>
      </w:r>
      <w:r>
        <w:t>See above, n. 161</w:t>
      </w:r>
      <w:r>
        <w:rPr>
          <w:lang w:val="en-US"/>
        </w:rPr>
        <w:t>.</w:t>
      </w:r>
    </w:p>
  </w:footnote>
  <w:footnote w:id="1969">
    <w:p w14:paraId="604C696D" w14:textId="77777777" w:rsidR="00865CD2" w:rsidRPr="00AD0FE4" w:rsidRDefault="00865CD2" w:rsidP="00AD0FE4">
      <w:pPr>
        <w:pStyle w:val="FootnoteText"/>
        <w:bidi w:val="0"/>
        <w:spacing w:line="240" w:lineRule="auto"/>
        <w:rPr>
          <w:lang w:val="en-US"/>
        </w:rPr>
      </w:pPr>
      <w:r>
        <w:rPr>
          <w:rStyle w:val="FootnoteReference"/>
        </w:rPr>
        <w:footnoteRef/>
      </w:r>
      <w:r>
        <w:rPr>
          <w:rtl/>
        </w:rPr>
        <w:t xml:space="preserve"> </w:t>
      </w:r>
      <w:r>
        <w:rPr>
          <w:lang w:val="en-US"/>
        </w:rPr>
        <w:t>There is no way to date the Hebrew inscriptions from Elijah’s Cave, see Appendix 3.1.</w:t>
      </w:r>
    </w:p>
  </w:footnote>
  <w:footnote w:id="1970">
    <w:p w14:paraId="6E757494" w14:textId="77777777" w:rsidR="00865CD2" w:rsidRPr="00912842" w:rsidRDefault="00865CD2" w:rsidP="00912842">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971">
    <w:p w14:paraId="2B0646E1"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Biblical, e.g. Gen 5:32. </w:t>
      </w:r>
      <w:r w:rsidRPr="00CD1D6F">
        <w:rPr>
          <w:rFonts w:cs="Times New Roman"/>
          <w:rtl/>
          <w:lang w:val="en-US"/>
        </w:rPr>
        <w:t>יפת</w:t>
      </w:r>
      <w:r w:rsidRPr="005E436F">
        <w:rPr>
          <w:lang w:val="en-US"/>
        </w:rPr>
        <w:t xml:space="preserve"> was one of Noah’s three sons.</w:t>
      </w:r>
    </w:p>
  </w:footnote>
  <w:footnote w:id="1972">
    <w:p w14:paraId="2AD9FBFB" w14:textId="77777777" w:rsidR="00865CD2" w:rsidRPr="005E0DF3" w:rsidRDefault="00865CD2" w:rsidP="005E0DF3">
      <w:pPr>
        <w:pStyle w:val="FootnoteText"/>
        <w:bidi w:val="0"/>
        <w:spacing w:line="240" w:lineRule="auto"/>
        <w:rPr>
          <w:lang w:val="en-US"/>
        </w:rPr>
      </w:pPr>
      <w:r>
        <w:rPr>
          <w:rStyle w:val="FootnoteReference"/>
        </w:rPr>
        <w:footnoteRef/>
      </w:r>
      <w:r>
        <w:rPr>
          <w:rtl/>
        </w:rPr>
        <w:t xml:space="preserve"> </w:t>
      </w:r>
      <w:r>
        <w:rPr>
          <w:lang w:val="en-US"/>
        </w:rPr>
        <w:t>Despite the fact that this is biblical name, it is so unusual, that it may, in this case, be considered a nickname. On such nicknames see vol. 1, I</w:t>
      </w:r>
      <w:r>
        <w:rPr>
          <w:lang w:val="en-US"/>
        </w:rPr>
        <w:t>n</w:t>
      </w:r>
      <w:r>
        <w:rPr>
          <w:lang w:val="en-US"/>
        </w:rPr>
        <w:t xml:space="preserve">troduction </w:t>
      </w:r>
      <w:r>
        <w:rPr>
          <w:u w:color="FFFF00"/>
          <w:lang w:val="en-US"/>
        </w:rPr>
        <w:t>6.1.1, p. 46</w:t>
      </w:r>
      <w:r>
        <w:rPr>
          <w:lang w:val="en-US"/>
        </w:rPr>
        <w:t>.</w:t>
      </w:r>
    </w:p>
  </w:footnote>
  <w:footnote w:id="1973">
    <w:p w14:paraId="07A4A8A6" w14:textId="77777777" w:rsidR="00865CD2" w:rsidRPr="00737D8D" w:rsidRDefault="00865CD2" w:rsidP="00090458">
      <w:pPr>
        <w:pStyle w:val="FootnoteText"/>
        <w:bidi w:val="0"/>
        <w:spacing w:line="240" w:lineRule="auto"/>
        <w:rPr>
          <w:lang w:val="en-US"/>
        </w:rPr>
      </w:pPr>
      <w:r>
        <w:rPr>
          <w:rStyle w:val="FootnoteReference"/>
        </w:rPr>
        <w:footnoteRef/>
      </w:r>
      <w:r>
        <w:rPr>
          <w:rtl/>
        </w:rPr>
        <w:t xml:space="preserve"> </w:t>
      </w:r>
      <w:r>
        <w:rPr>
          <w:lang w:val="en-US"/>
        </w:rPr>
        <w:t>His son was a student of Rabbi Yohanan (1), see Introduction 7.4.1.</w:t>
      </w:r>
    </w:p>
  </w:footnote>
  <w:footnote w:id="1974">
    <w:p w14:paraId="52E6A153" w14:textId="77777777" w:rsidR="00865CD2" w:rsidRPr="009A4CB8" w:rsidRDefault="00865CD2" w:rsidP="001D0B21">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Gen 17:19. </w:t>
      </w:r>
      <w:r w:rsidRPr="005E436F">
        <w:rPr>
          <w:rFonts w:cs="Times New Roman"/>
          <w:rtl/>
          <w:lang w:val="en-US"/>
        </w:rPr>
        <w:t>יצחק</w:t>
      </w:r>
      <w:r w:rsidRPr="005E436F">
        <w:rPr>
          <w:rFonts w:cs="Times New Roman"/>
          <w:lang w:val="en-US"/>
        </w:rPr>
        <w:t xml:space="preserve"> is the second Patriarch, see Introduction </w:t>
      </w:r>
      <w:r>
        <w:rPr>
          <w:rFonts w:cs="Times New Roman"/>
          <w:lang w:val="en-US"/>
        </w:rPr>
        <w:t>1.</w:t>
      </w:r>
      <w:r>
        <w:rPr>
          <w:rFonts w:cs="Times New Roman"/>
          <w:u w:color="FFFF00"/>
          <w:lang w:eastAsia="en-GB"/>
        </w:rPr>
        <w:t>1.1.1</w:t>
      </w:r>
      <w:r w:rsidRPr="005E436F">
        <w:rPr>
          <w:rFonts w:cs="Times New Roman"/>
          <w:lang w:val="en-US"/>
        </w:rPr>
        <w:t xml:space="preserve">. </w:t>
      </w:r>
    </w:p>
  </w:footnote>
  <w:footnote w:id="1975">
    <w:p w14:paraId="74C7CFC1" w14:textId="77777777" w:rsidR="00865CD2" w:rsidRPr="00ED0F4E" w:rsidRDefault="00865CD2" w:rsidP="001549A0">
      <w:pPr>
        <w:pStyle w:val="FootnoteText"/>
        <w:bidi w:val="0"/>
        <w:spacing w:line="240" w:lineRule="auto"/>
        <w:rPr>
          <w:lang w:val="en-US"/>
        </w:rPr>
      </w:pPr>
      <w:r>
        <w:rPr>
          <w:rStyle w:val="FootnoteReference"/>
        </w:rPr>
        <w:footnoteRef/>
      </w:r>
      <w:r>
        <w:t xml:space="preserve"> </w:t>
      </w:r>
      <w:r>
        <w:rPr>
          <w:lang w:val="en-US"/>
        </w:rPr>
        <w:t>For this form see vol. 1, under Isaac (3) B/M, p. 174.</w:t>
      </w:r>
    </w:p>
  </w:footnote>
  <w:footnote w:id="1976">
    <w:p w14:paraId="307A20D1" w14:textId="77777777" w:rsidR="00865CD2" w:rsidRPr="009A4CB8" w:rsidRDefault="00865CD2" w:rsidP="001755C1">
      <w:pPr>
        <w:pStyle w:val="FootnoteText"/>
        <w:bidi w:val="0"/>
        <w:spacing w:line="240" w:lineRule="auto"/>
        <w:rPr>
          <w:rtl/>
          <w:lang w:val="en-US"/>
        </w:rPr>
      </w:pPr>
      <w:r w:rsidRPr="000266C6">
        <w:rPr>
          <w:rStyle w:val="FootnoteReference"/>
          <w:rFonts w:cs="Times New Roman"/>
          <w:rtl/>
        </w:rPr>
        <w:footnoteRef/>
      </w:r>
      <w:r w:rsidRPr="000266C6">
        <w:rPr>
          <w:rFonts w:cs="Times New Roman"/>
          <w:lang w:val="en-US"/>
        </w:rPr>
        <w:t xml:space="preserve"> </w:t>
      </w:r>
      <w:r w:rsidRPr="000266C6">
        <w:rPr>
          <w:rFonts w:cs="Times New Roman"/>
          <w:lang w:eastAsia="en-GB"/>
        </w:rPr>
        <w:t>In Greek</w:t>
      </w:r>
      <w:r w:rsidRPr="009A4CB8">
        <w:rPr>
          <w:lang w:eastAsia="en-GB"/>
        </w:rPr>
        <w:t xml:space="preserve"> </w:t>
      </w:r>
      <w:r>
        <w:rPr>
          <w:lang w:eastAsia="en-GB"/>
        </w:rPr>
        <w:t>–</w:t>
      </w:r>
      <w:r w:rsidRPr="009A4CB8">
        <w:rPr>
          <w:lang w:eastAsia="en-GB"/>
        </w:rPr>
        <w:t xml:space="preserve"> </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lang w:eastAsia="en-GB"/>
        </w:rPr>
        <w:t>.</w:t>
      </w:r>
      <w:r>
        <w:rPr>
          <w:lang w:eastAsia="en-GB"/>
        </w:rPr>
        <w:t xml:space="preserve"> On such designation see vol. 1, Introduction 3.2.6, p. 34.</w:t>
      </w:r>
    </w:p>
  </w:footnote>
  <w:footnote w:id="1977">
    <w:p w14:paraId="5849B596" w14:textId="77777777" w:rsidR="00865CD2" w:rsidRPr="009A4CB8" w:rsidRDefault="00865CD2" w:rsidP="005A77CE">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D</w:t>
      </w:r>
      <w:r w:rsidRPr="005E436F">
        <w:rPr>
          <w:lang w:val="en-US"/>
        </w:rPr>
        <w:t xml:space="preserve">escribed as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lang w:val="en-US"/>
        </w:rPr>
        <w:t xml:space="preserve"> (godfearing Jew).</w:t>
      </w:r>
    </w:p>
  </w:footnote>
  <w:footnote w:id="1978">
    <w:p w14:paraId="1EC81628" w14:textId="77777777" w:rsidR="00865CD2" w:rsidRDefault="00865CD2" w:rsidP="00A452DB">
      <w:pPr>
        <w:pStyle w:val="FootnoteText"/>
        <w:bidi w:val="0"/>
        <w:spacing w:line="240" w:lineRule="auto"/>
      </w:pPr>
      <w:r w:rsidRPr="005E436F">
        <w:rPr>
          <w:rStyle w:val="FootnoteReference"/>
        </w:rPr>
        <w:footnoteRef/>
      </w:r>
      <w:r w:rsidRPr="005E436F">
        <w:t xml:space="preserve"> On the dating of this text see </w:t>
      </w:r>
      <w:r w:rsidRPr="00D8372B">
        <w:t xml:space="preserve">Dan, </w:t>
      </w:r>
      <w:smartTag w:uri="urn:schemas-microsoft-com:office:smarttags" w:element="place">
        <w:smartTag w:uri="urn:schemas-microsoft-com:office:smarttags" w:element="City">
          <w:r w:rsidRPr="00D8372B">
            <w:rPr>
              <w:rFonts w:cs="Times New Roman"/>
              <w:i/>
              <w:iCs/>
            </w:rPr>
            <w:t>Zion</w:t>
          </w:r>
        </w:smartTag>
      </w:smartTag>
      <w:r>
        <w:rPr>
          <w:rFonts w:cs="Times New Roman"/>
        </w:rPr>
        <w:t xml:space="preserve"> 36 (1971)</w:t>
      </w:r>
      <w:r w:rsidRPr="005E436F">
        <w:rPr>
          <w:rFonts w:cs="Times New Roman"/>
        </w:rPr>
        <w:t>.</w:t>
      </w:r>
    </w:p>
  </w:footnote>
  <w:footnote w:id="1979">
    <w:p w14:paraId="7D06CE20" w14:textId="77777777" w:rsidR="00865CD2" w:rsidRPr="007B0A41" w:rsidRDefault="00865CD2" w:rsidP="005353A6">
      <w:pPr>
        <w:pStyle w:val="FootnoteText"/>
        <w:bidi w:val="0"/>
        <w:spacing w:line="240" w:lineRule="auto"/>
        <w:rPr>
          <w:rFonts w:cs="Times New Roman"/>
          <w:lang w:val="en-US"/>
        </w:rPr>
      </w:pPr>
      <w:r w:rsidRPr="001549A0">
        <w:rPr>
          <w:rStyle w:val="FootnoteReference"/>
          <w:rFonts w:cs="Times New Roman"/>
          <w:rtl/>
        </w:rPr>
        <w:footnoteRef/>
      </w:r>
      <w:r w:rsidRPr="001549A0">
        <w:rPr>
          <w:rFonts w:cs="Times New Roman"/>
        </w:rPr>
        <w:t xml:space="preserve"> </w:t>
      </w:r>
      <w:r w:rsidRPr="001549A0">
        <w:rPr>
          <w:rFonts w:cs="Times New Roman"/>
          <w:lang w:val="en-US"/>
        </w:rPr>
        <w:t xml:space="preserve">In Coptic, see </w:t>
      </w:r>
      <w:r>
        <w:rPr>
          <w:rFonts w:cs="Times New Roman"/>
          <w:lang w:val="en-US"/>
        </w:rPr>
        <w:t xml:space="preserve">vol. 1, </w:t>
      </w:r>
      <w:r w:rsidRPr="001549A0">
        <w:rPr>
          <w:rFonts w:cs="Times New Roman"/>
          <w:lang w:val="en-US"/>
        </w:rPr>
        <w:t xml:space="preserve">Introduction </w:t>
      </w:r>
      <w:r>
        <w:rPr>
          <w:rFonts w:cs="Times New Roman"/>
          <w:u w:color="FFFF00"/>
          <w:lang w:val="en-US"/>
        </w:rPr>
        <w:t>2.8.4, p. 31</w:t>
      </w:r>
      <w:r w:rsidRPr="001549A0">
        <w:rPr>
          <w:rFonts w:cs="Times New Roman"/>
          <w:lang w:val="en-US"/>
        </w:rPr>
        <w:t>.</w:t>
      </w:r>
      <w:r>
        <w:rPr>
          <w:rFonts w:cs="Times New Roman"/>
          <w:lang w:val="en-US"/>
        </w:rPr>
        <w:t xml:space="preserve"> In Greek this would read </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cs="Times New Roman"/>
          <w:lang w:val="en-US"/>
        </w:rPr>
        <w:t>. On this form see vol. 3, under Isaac (54) B/M. p. 129.</w:t>
      </w:r>
    </w:p>
  </w:footnote>
  <w:footnote w:id="1980">
    <w:p w14:paraId="091E9A6A" w14:textId="77777777" w:rsidR="00865CD2" w:rsidRPr="009A4CB8" w:rsidRDefault="00865CD2" w:rsidP="00293406">
      <w:pPr>
        <w:pStyle w:val="FootnoteText"/>
        <w:bidi w:val="0"/>
        <w:spacing w:line="240" w:lineRule="auto"/>
        <w:rPr>
          <w:rtl/>
          <w:lang w:val="en-US"/>
        </w:rPr>
      </w:pPr>
      <w:r w:rsidRPr="005E436F">
        <w:rPr>
          <w:rStyle w:val="FootnoteReference"/>
          <w:rFonts w:cs="Times New Roman"/>
          <w:rtl/>
        </w:rPr>
        <w:footnoteRef/>
      </w:r>
      <w:r w:rsidRPr="005E436F">
        <w:rPr>
          <w:rFonts w:cs="Times New Roman"/>
        </w:rPr>
        <w:t xml:space="preserve"> </w:t>
      </w:r>
      <w:r w:rsidRPr="005E436F">
        <w:rPr>
          <w:rFonts w:cs="Times New Roman"/>
          <w:lang w:val="en-US"/>
        </w:rPr>
        <w:t>In Coptic</w:t>
      </w:r>
      <w:r w:rsidRPr="005E436F">
        <w:rPr>
          <w:lang w:val="en-US"/>
        </w:rPr>
        <w:t xml:space="preserve"> – </w:t>
      </w:r>
      <w:r w:rsidRPr="005E436F">
        <w:rPr>
          <w:rFonts w:ascii="Coptic" w:hAnsi="Coptic"/>
          <w:lang w:val="en-US"/>
        </w:rPr>
        <w:t>mpeisamariths</w:t>
      </w:r>
      <w:r>
        <w:rPr>
          <w:lang w:val="en-US"/>
        </w:rPr>
        <w:t>, see Introduction 6.1.1.</w:t>
      </w:r>
    </w:p>
  </w:footnote>
  <w:footnote w:id="1981">
    <w:p w14:paraId="7616807D" w14:textId="77777777" w:rsidR="00865CD2" w:rsidRPr="00590FB2" w:rsidRDefault="00865CD2" w:rsidP="00590FB2">
      <w:pPr>
        <w:pStyle w:val="FootnoteText"/>
        <w:bidi w:val="0"/>
        <w:spacing w:line="240" w:lineRule="auto"/>
        <w:rPr>
          <w:lang w:val="en-US"/>
        </w:rPr>
      </w:pPr>
      <w:r>
        <w:rPr>
          <w:rStyle w:val="FootnoteReference"/>
        </w:rPr>
        <w:footnoteRef/>
      </w:r>
      <w:r>
        <w:rPr>
          <w:rtl/>
        </w:rPr>
        <w:t xml:space="preserve"> </w:t>
      </w:r>
      <w:r>
        <w:rPr>
          <w:lang w:val="en-US"/>
        </w:rPr>
        <w:t>The entire composition is devoted to his conversion, see vol. 3, Introduction 6.1.6.3, p. 32.</w:t>
      </w:r>
    </w:p>
  </w:footnote>
  <w:footnote w:id="1982">
    <w:p w14:paraId="584C2D26" w14:textId="77777777" w:rsidR="00865CD2" w:rsidRPr="00F37EDD"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Cyril of Jerusalem. These are his dates.</w:t>
      </w:r>
    </w:p>
  </w:footnote>
  <w:footnote w:id="1983">
    <w:p w14:paraId="7D6D00D0" w14:textId="77777777" w:rsidR="00865CD2" w:rsidRPr="00E77F56" w:rsidRDefault="00865CD2" w:rsidP="00E77F56">
      <w:pPr>
        <w:pStyle w:val="FootnoteText"/>
        <w:bidi w:val="0"/>
        <w:spacing w:line="240" w:lineRule="auto"/>
        <w:rPr>
          <w:lang w:val="en-US"/>
        </w:rPr>
      </w:pPr>
      <w:r>
        <w:rPr>
          <w:rStyle w:val="FootnoteReference"/>
        </w:rPr>
        <w:footnoteRef/>
      </w:r>
      <w:r>
        <w:rPr>
          <w:rtl/>
        </w:rPr>
        <w:t xml:space="preserve"> </w:t>
      </w:r>
      <w:r>
        <w:rPr>
          <w:lang w:val="en-US"/>
        </w:rPr>
        <w:t>Was a student of the last tannaim, see Introduction 7.4.1.</w:t>
      </w:r>
    </w:p>
  </w:footnote>
  <w:footnote w:id="1984">
    <w:p w14:paraId="59C52EFC" w14:textId="77777777" w:rsidR="00865CD2" w:rsidRPr="000E3DBA"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Rabbi Abbahu (1), who was a contemporary of Rabbi Yohanan (1), see I</w:t>
      </w:r>
      <w:r>
        <w:rPr>
          <w:lang w:val="en-US"/>
        </w:rPr>
        <w:t>n</w:t>
      </w:r>
      <w:r>
        <w:rPr>
          <w:lang w:val="en-US"/>
        </w:rPr>
        <w:t>troduction 7.4.1.</w:t>
      </w:r>
    </w:p>
  </w:footnote>
  <w:footnote w:id="1985">
    <w:p w14:paraId="7CA86A76" w14:textId="77777777" w:rsidR="00865CD2" w:rsidRPr="00A1110E"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Rav Hisda (in vol. 4, Hesediah [1] B/M, p. 79) who died in 309, see Intr</w:t>
      </w:r>
      <w:r>
        <w:rPr>
          <w:lang w:val="en-US"/>
        </w:rPr>
        <w:t>o</w:t>
      </w:r>
      <w:r>
        <w:rPr>
          <w:lang w:val="en-US"/>
        </w:rPr>
        <w:t xml:space="preserve">duction 7.4.5. </w:t>
      </w:r>
    </w:p>
  </w:footnote>
  <w:footnote w:id="1986">
    <w:p w14:paraId="640926CD" w14:textId="77777777" w:rsidR="00865CD2" w:rsidRPr="00E77F56" w:rsidRDefault="00865CD2" w:rsidP="00E77F56">
      <w:pPr>
        <w:pStyle w:val="FootnoteText"/>
        <w:bidi w:val="0"/>
        <w:spacing w:line="240" w:lineRule="auto"/>
        <w:rPr>
          <w:lang w:val="en-US"/>
        </w:rPr>
      </w:pPr>
      <w:r>
        <w:rPr>
          <w:rStyle w:val="FootnoteReference"/>
        </w:rPr>
        <w:footnoteRef/>
      </w:r>
      <w:r>
        <w:rPr>
          <w:rtl/>
        </w:rPr>
        <w:t xml:space="preserve"> </w:t>
      </w:r>
      <w:r>
        <w:rPr>
          <w:lang w:val="en-US"/>
        </w:rPr>
        <w:t>Was a student of Isaac (27), who was a contemporary of Rabbi Yohanan (1), see Introduction 7.4.1.</w:t>
      </w:r>
    </w:p>
  </w:footnote>
  <w:footnote w:id="1987">
    <w:p w14:paraId="4E228314" w14:textId="77777777" w:rsidR="00865CD2" w:rsidRPr="002043E3" w:rsidRDefault="00865CD2" w:rsidP="00ED1F40">
      <w:pPr>
        <w:pStyle w:val="FootnoteText"/>
        <w:bidi w:val="0"/>
        <w:spacing w:line="240" w:lineRule="auto"/>
        <w:rPr>
          <w:lang w:val="en-US"/>
        </w:rPr>
      </w:pPr>
      <w:r>
        <w:rPr>
          <w:rStyle w:val="FootnoteReference"/>
        </w:rPr>
        <w:footnoteRef/>
      </w:r>
      <w:r>
        <w:rPr>
          <w:rtl/>
        </w:rPr>
        <w:t xml:space="preserve"> </w:t>
      </w:r>
      <w:r>
        <w:rPr>
          <w:lang w:val="en-US"/>
        </w:rPr>
        <w:t>His son w</w:t>
      </w:r>
      <w:r w:rsidRPr="002043E3">
        <w:rPr>
          <w:lang w:val="en-US"/>
        </w:rPr>
        <w:t xml:space="preserve">as a </w:t>
      </w:r>
      <w:r>
        <w:rPr>
          <w:lang w:val="en-US"/>
        </w:rPr>
        <w:t>contemporary of Ami</w:t>
      </w:r>
      <w:r w:rsidRPr="002043E3">
        <w:rPr>
          <w:lang w:val="en-US"/>
        </w:rPr>
        <w:t xml:space="preserve"> (</w:t>
      </w:r>
      <w:r>
        <w:rPr>
          <w:lang w:val="en-US"/>
        </w:rPr>
        <w:t>1</w:t>
      </w:r>
      <w:r w:rsidRPr="002043E3">
        <w:rPr>
          <w:lang w:val="en-US"/>
        </w:rPr>
        <w:t>)</w:t>
      </w:r>
      <w:r>
        <w:rPr>
          <w:lang w:val="en-US"/>
        </w:rPr>
        <w:t>, see Introduction 7.4.1.</w:t>
      </w:r>
    </w:p>
  </w:footnote>
  <w:footnote w:id="1988">
    <w:p w14:paraId="1D0B72BB" w14:textId="77777777" w:rsidR="00865CD2" w:rsidRPr="005B3DBE" w:rsidRDefault="00865CD2" w:rsidP="005B3DBE">
      <w:pPr>
        <w:pStyle w:val="FootnoteText"/>
        <w:bidi w:val="0"/>
        <w:spacing w:line="240" w:lineRule="auto"/>
        <w:rPr>
          <w:rFonts w:hint="cs"/>
          <w:rtl/>
          <w:lang w:val="en-US"/>
        </w:rPr>
      </w:pPr>
      <w:r>
        <w:rPr>
          <w:rStyle w:val="FootnoteReference"/>
        </w:rPr>
        <w:footnoteRef/>
      </w:r>
      <w:r>
        <w:rPr>
          <w:rtl/>
        </w:rPr>
        <w:t xml:space="preserve"> </w:t>
      </w:r>
      <w:r w:rsidRPr="005E436F">
        <w:rPr>
          <w:lang w:val="en-US"/>
        </w:rPr>
        <w:t xml:space="preserve">In Aramaic – </w:t>
      </w:r>
      <w:r w:rsidRPr="005E436F">
        <w:rPr>
          <w:rFonts w:cs="Times New Roman"/>
          <w:rtl/>
          <w:lang w:val="en-US"/>
        </w:rPr>
        <w:t>רובא</w:t>
      </w:r>
      <w:r w:rsidRPr="005E436F">
        <w:rPr>
          <w:rFonts w:cs="Times New Roman"/>
          <w:lang w:val="en-US"/>
        </w:rPr>
        <w:t>.</w:t>
      </w:r>
      <w:r>
        <w:rPr>
          <w:rFonts w:cs="Times New Roman"/>
          <w:lang w:val="en-US"/>
        </w:rPr>
        <w:t xml:space="preserve"> </w:t>
      </w:r>
      <w:r>
        <w:rPr>
          <w:lang w:eastAsia="en-GB"/>
        </w:rPr>
        <w:t>On such designation see Introduction 3.1.3.1.</w:t>
      </w:r>
      <w:r>
        <w:rPr>
          <w:lang w:val="en-US"/>
        </w:rPr>
        <w:t xml:space="preserve"> Because he is so designated only in PT, while in BT he is design</w:t>
      </w:r>
      <w:r w:rsidRPr="005B3DBE">
        <w:rPr>
          <w:rFonts w:cs="Times New Roman"/>
          <w:lang w:val="en-US"/>
        </w:rPr>
        <w:t xml:space="preserve">ated </w:t>
      </w:r>
      <w:r w:rsidRPr="005B3DBE">
        <w:rPr>
          <w:rFonts w:cs="Times New Roman"/>
          <w:rtl/>
          <w:lang w:val="en-US"/>
        </w:rPr>
        <w:t>רב יצחק בר אבדימי</w:t>
      </w:r>
      <w:r w:rsidRPr="005B3DBE">
        <w:rPr>
          <w:rFonts w:cs="Times New Roman"/>
          <w:lang w:val="en-US"/>
        </w:rPr>
        <w:t>, I m</w:t>
      </w:r>
      <w:r>
        <w:rPr>
          <w:lang w:val="en-US"/>
        </w:rPr>
        <w:t>istakenly assumed in vol. 4 that he is a separate sage, and listed him under Isaac (12) B/M, p. 96.</w:t>
      </w:r>
    </w:p>
  </w:footnote>
  <w:footnote w:id="1989">
    <w:p w14:paraId="5B3D28F4" w14:textId="77777777" w:rsidR="00865CD2" w:rsidRPr="005B3DBE" w:rsidRDefault="00865CD2" w:rsidP="00071A2B">
      <w:pPr>
        <w:pStyle w:val="FootnoteText"/>
        <w:bidi w:val="0"/>
        <w:spacing w:line="240" w:lineRule="auto"/>
        <w:rPr>
          <w:lang w:val="en-US"/>
        </w:rPr>
      </w:pPr>
      <w:r>
        <w:rPr>
          <w:rStyle w:val="FootnoteReference"/>
        </w:rPr>
        <w:footnoteRef/>
      </w:r>
      <w:r>
        <w:rPr>
          <w:rtl/>
        </w:rPr>
        <w:t xml:space="preserve"> </w:t>
      </w:r>
      <w:r>
        <w:t>See above, n. 10</w:t>
      </w:r>
      <w:r>
        <w:rPr>
          <w:lang w:val="en-US"/>
        </w:rPr>
        <w:t>.</w:t>
      </w:r>
    </w:p>
  </w:footnote>
  <w:footnote w:id="1990">
    <w:p w14:paraId="5458FB3F" w14:textId="77777777" w:rsidR="00865CD2" w:rsidRPr="002B189E" w:rsidRDefault="00865CD2" w:rsidP="005B3DBE">
      <w:pPr>
        <w:pStyle w:val="FootnoteText"/>
        <w:bidi w:val="0"/>
        <w:spacing w:line="240" w:lineRule="auto"/>
        <w:rPr>
          <w:lang w:val="en-US"/>
        </w:rPr>
      </w:pPr>
      <w:r>
        <w:rPr>
          <w:rStyle w:val="FootnoteReference"/>
        </w:rPr>
        <w:footnoteRef/>
      </w:r>
      <w:r>
        <w:rPr>
          <w:rtl/>
        </w:rPr>
        <w:t xml:space="preserve"> </w:t>
      </w:r>
      <w:r>
        <w:rPr>
          <w:lang w:val="en-US"/>
        </w:rPr>
        <w:t>His son was a contemporary of Samuel (9), who was a contemporary of Ze‘ira (4), who was a co</w:t>
      </w:r>
      <w:r>
        <w:rPr>
          <w:lang w:val="en-US"/>
        </w:rPr>
        <w:t>n</w:t>
      </w:r>
      <w:r>
        <w:rPr>
          <w:lang w:val="en-US"/>
        </w:rPr>
        <w:t>temporary of Rabbi Yohanan (1), see I</w:t>
      </w:r>
      <w:r>
        <w:rPr>
          <w:lang w:val="en-US"/>
        </w:rPr>
        <w:t>n</w:t>
      </w:r>
      <w:r>
        <w:rPr>
          <w:lang w:val="en-US"/>
        </w:rPr>
        <w:t>troduction 7.4.1.</w:t>
      </w:r>
    </w:p>
  </w:footnote>
  <w:footnote w:id="1991">
    <w:p w14:paraId="74AB7B39" w14:textId="77777777" w:rsidR="00865CD2" w:rsidRPr="00A34CB6" w:rsidRDefault="00865CD2" w:rsidP="00071A2B">
      <w:pPr>
        <w:pStyle w:val="FootnoteText"/>
        <w:bidi w:val="0"/>
        <w:spacing w:line="240" w:lineRule="auto"/>
        <w:rPr>
          <w:lang w:val="en-US"/>
        </w:rPr>
      </w:pPr>
      <w:r>
        <w:rPr>
          <w:rStyle w:val="FootnoteReference"/>
        </w:rPr>
        <w:footnoteRef/>
      </w:r>
      <w:r>
        <w:rPr>
          <w:rtl/>
        </w:rPr>
        <w:t xml:space="preserve"> </w:t>
      </w:r>
      <w:r>
        <w:rPr>
          <w:lang w:val="en-US"/>
        </w:rPr>
        <w:t>His father was a student of Rav (Abba [70] S-H/M, in vol. 4, p. 311), see Introdu</w:t>
      </w:r>
      <w:r>
        <w:rPr>
          <w:lang w:val="en-US"/>
        </w:rPr>
        <w:t>c</w:t>
      </w:r>
      <w:r>
        <w:rPr>
          <w:lang w:val="en-US"/>
        </w:rPr>
        <w:t>tion 7.4.5.</w:t>
      </w:r>
    </w:p>
  </w:footnote>
  <w:footnote w:id="1992">
    <w:p w14:paraId="71A323A7" w14:textId="77777777" w:rsidR="00865CD2" w:rsidRPr="003354F2"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Rabbi Yonah (2)’s son, see Introduction 7.4.3.</w:t>
      </w:r>
    </w:p>
  </w:footnote>
  <w:footnote w:id="1993">
    <w:p w14:paraId="1A9BB7E1" w14:textId="77777777" w:rsidR="00865CD2" w:rsidRPr="004E44FE" w:rsidRDefault="00865CD2" w:rsidP="004E44FE">
      <w:pPr>
        <w:pStyle w:val="FootnoteText"/>
        <w:bidi w:val="0"/>
        <w:spacing w:line="240" w:lineRule="auto"/>
        <w:rPr>
          <w:lang w:val="en-US"/>
        </w:rPr>
      </w:pPr>
      <w:r>
        <w:rPr>
          <w:rStyle w:val="FootnoteReference"/>
        </w:rPr>
        <w:footnoteRef/>
      </w:r>
      <w:r>
        <w:rPr>
          <w:rtl/>
        </w:rPr>
        <w:t xml:space="preserve"> </w:t>
      </w:r>
      <w:r>
        <w:rPr>
          <w:lang w:val="en-US"/>
        </w:rPr>
        <w:t xml:space="preserve">BT identifies him with Isaac (5), see Hyman </w:t>
      </w:r>
      <w:r>
        <w:rPr>
          <w:i/>
          <w:iCs/>
          <w:lang w:val="en-US"/>
        </w:rPr>
        <w:t>Toldoth</w:t>
      </w:r>
      <w:r>
        <w:rPr>
          <w:lang w:val="en-US"/>
        </w:rPr>
        <w:t>, 787-8,</w:t>
      </w:r>
      <w:r>
        <w:rPr>
          <w:i/>
          <w:iCs/>
          <w:lang w:val="en-US"/>
        </w:rPr>
        <w:t xml:space="preserve"> </w:t>
      </w:r>
      <w:r>
        <w:rPr>
          <w:lang w:val="en-US"/>
        </w:rPr>
        <w:t>but the PT and the Palestinian sources do not.</w:t>
      </w:r>
    </w:p>
  </w:footnote>
  <w:footnote w:id="1994">
    <w:p w14:paraId="62E9F01A" w14:textId="77777777" w:rsidR="00865CD2" w:rsidRPr="005B3DBE" w:rsidRDefault="00865CD2" w:rsidP="00071A2B">
      <w:pPr>
        <w:pStyle w:val="FootnoteText"/>
        <w:bidi w:val="0"/>
        <w:spacing w:line="240" w:lineRule="auto"/>
        <w:rPr>
          <w:lang w:val="en-US"/>
        </w:rPr>
      </w:pPr>
      <w:r>
        <w:rPr>
          <w:rStyle w:val="FootnoteReference"/>
        </w:rPr>
        <w:footnoteRef/>
      </w:r>
      <w:r>
        <w:rPr>
          <w:rtl/>
        </w:rPr>
        <w:t xml:space="preserve"> </w:t>
      </w:r>
      <w:r>
        <w:t>See above, n. 10</w:t>
      </w:r>
      <w:r>
        <w:rPr>
          <w:lang w:val="en-US"/>
        </w:rPr>
        <w:t>.</w:t>
      </w:r>
    </w:p>
  </w:footnote>
  <w:footnote w:id="1995">
    <w:p w14:paraId="43AD0C95"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עטושיא</w:t>
      </w:r>
      <w:r w:rsidRPr="005E436F">
        <w:rPr>
          <w:rFonts w:cs="Times New Roman"/>
        </w:rPr>
        <w:t xml:space="preserve">, see Reeg, </w:t>
      </w:r>
      <w:r w:rsidRPr="005E436F">
        <w:rPr>
          <w:rFonts w:cs="Times New Roman"/>
          <w:i/>
          <w:iCs/>
        </w:rPr>
        <w:t>Ortsnamen</w:t>
      </w:r>
      <w:r w:rsidRPr="005E436F">
        <w:rPr>
          <w:rFonts w:cs="Times New Roman"/>
        </w:rPr>
        <w:t>,</w:t>
      </w:r>
      <w:r w:rsidRPr="005E436F">
        <w:rPr>
          <w:rFonts w:cs="Times New Roman"/>
          <w:i/>
          <w:iCs/>
        </w:rPr>
        <w:t xml:space="preserve"> </w:t>
      </w:r>
      <w:r>
        <w:rPr>
          <w:rFonts w:cs="Times New Roman"/>
        </w:rPr>
        <w:t>471</w:t>
      </w:r>
      <w:r w:rsidRPr="005E436F">
        <w:rPr>
          <w:lang w:val="en-US"/>
        </w:rPr>
        <w:t>.</w:t>
      </w:r>
      <w:r>
        <w:rPr>
          <w:lang w:val="en-US"/>
        </w:rPr>
        <w:t xml:space="preserve"> </w:t>
      </w:r>
      <w:r>
        <w:rPr>
          <w:lang w:eastAsia="en-GB"/>
        </w:rPr>
        <w:t>On such designation see vol. 1, Introduction 3.2.6, p. 34.</w:t>
      </w:r>
    </w:p>
  </w:footnote>
  <w:footnote w:id="1996">
    <w:p w14:paraId="60C882A0" w14:textId="77777777" w:rsidR="00865CD2" w:rsidRPr="00567893" w:rsidRDefault="00865CD2" w:rsidP="00567893">
      <w:pPr>
        <w:pStyle w:val="FootnoteText"/>
        <w:bidi w:val="0"/>
        <w:spacing w:line="240" w:lineRule="auto"/>
        <w:rPr>
          <w:lang w:val="en-US"/>
        </w:rPr>
      </w:pPr>
      <w:r>
        <w:rPr>
          <w:rStyle w:val="FootnoteReference"/>
        </w:rPr>
        <w:footnoteRef/>
      </w:r>
      <w:r>
        <w:rPr>
          <w:rtl/>
        </w:rPr>
        <w:t xml:space="preserve"> </w:t>
      </w:r>
      <w:r>
        <w:rPr>
          <w:lang w:val="en-US"/>
        </w:rPr>
        <w:t>Was a student of Simon (1), who was the companion of Rabbi Yohanan (1), see Introduction 7.4.1.</w:t>
      </w:r>
    </w:p>
  </w:footnote>
  <w:footnote w:id="1997">
    <w:p w14:paraId="07480D71" w14:textId="77777777" w:rsidR="00865CD2" w:rsidRPr="00567893" w:rsidRDefault="00865CD2" w:rsidP="00567893">
      <w:pPr>
        <w:pStyle w:val="FootnoteText"/>
        <w:bidi w:val="0"/>
        <w:spacing w:line="240" w:lineRule="auto"/>
        <w:rPr>
          <w:lang w:val="en-US"/>
        </w:rPr>
      </w:pPr>
      <w:r>
        <w:rPr>
          <w:rStyle w:val="FootnoteReference"/>
        </w:rPr>
        <w:footnoteRef/>
      </w:r>
      <w:r>
        <w:rPr>
          <w:rtl/>
        </w:rPr>
        <w:t xml:space="preserve"> </w:t>
      </w:r>
      <w:r>
        <w:rPr>
          <w:lang w:val="en-US"/>
        </w:rPr>
        <w:t>Was a student of Rabbi Yohanan (10) see Introduction 7.4.1.</w:t>
      </w:r>
    </w:p>
  </w:footnote>
  <w:footnote w:id="1998">
    <w:p w14:paraId="72386F4E" w14:textId="77777777" w:rsidR="00865CD2" w:rsidRPr="00097685" w:rsidRDefault="00865CD2" w:rsidP="00D44A81">
      <w:pPr>
        <w:pStyle w:val="FootnoteText"/>
        <w:bidi w:val="0"/>
        <w:spacing w:line="240" w:lineRule="auto"/>
        <w:rPr>
          <w:rFonts w:cs="Times New Roman"/>
          <w:lang w:val="en-US"/>
        </w:rPr>
      </w:pPr>
      <w:r w:rsidRPr="005E436F">
        <w:rPr>
          <w:rStyle w:val="FootnoteReference"/>
          <w:rFonts w:cs="Times New Roman"/>
          <w:rtl/>
        </w:rPr>
        <w:footnoteRef/>
      </w:r>
      <w:r w:rsidRPr="005E436F">
        <w:rPr>
          <w:rFonts w:cs="Times New Roman"/>
          <w:lang w:val="en-US"/>
        </w:rPr>
        <w:t xml:space="preserve"> He is mentioned in four traditions. In three of them, two of them Palestinian and one Babylonian (</w:t>
      </w:r>
      <w:r w:rsidRPr="005E436F">
        <w:rPr>
          <w:rFonts w:cs="Times New Roman"/>
          <w:i/>
          <w:iCs/>
          <w:lang w:val="en-US"/>
        </w:rPr>
        <w:t>yShevi</w:t>
      </w:r>
      <w:r w:rsidRPr="005E436F">
        <w:rPr>
          <w:rFonts w:cs="Times New Roman"/>
          <w:lang w:val="en-US"/>
        </w:rPr>
        <w:t xml:space="preserve"> 9:4, 39a; </w:t>
      </w:r>
      <w:r w:rsidRPr="005E436F">
        <w:rPr>
          <w:rFonts w:cs="Times New Roman"/>
          <w:i/>
          <w:iCs/>
          <w:lang w:val="en-US"/>
        </w:rPr>
        <w:t>ySheq</w:t>
      </w:r>
      <w:r w:rsidRPr="005E436F">
        <w:rPr>
          <w:rFonts w:cs="Times New Roman"/>
          <w:lang w:val="en-US"/>
        </w:rPr>
        <w:t xml:space="preserve"> 4:2, 48a; </w:t>
      </w:r>
      <w:r w:rsidRPr="005E436F">
        <w:rPr>
          <w:rFonts w:cs="Times New Roman"/>
          <w:i/>
          <w:iCs/>
          <w:lang w:val="en-US"/>
        </w:rPr>
        <w:t>bKet</w:t>
      </w:r>
      <w:r w:rsidRPr="005E436F">
        <w:rPr>
          <w:rFonts w:cs="Times New Roman"/>
          <w:lang w:val="en-US"/>
        </w:rPr>
        <w:t xml:space="preserve"> 106a) </w:t>
      </w:r>
      <w:r>
        <w:rPr>
          <w:rFonts w:cs="Times New Roman"/>
          <w:lang w:val="en-US"/>
        </w:rPr>
        <w:t>he</w:t>
      </w:r>
      <w:r w:rsidRPr="005E436F">
        <w:rPr>
          <w:rFonts w:cs="Times New Roman"/>
          <w:lang w:val="en-US"/>
        </w:rPr>
        <w:t xml:space="preserve"> is designated with the Palestinian title </w:t>
      </w:r>
      <w:r w:rsidRPr="005E436F">
        <w:rPr>
          <w:rFonts w:cs="Times New Roman"/>
          <w:rtl/>
          <w:lang w:val="en-US"/>
        </w:rPr>
        <w:t>רבי</w:t>
      </w:r>
      <w:r w:rsidRPr="005E436F">
        <w:rPr>
          <w:rFonts w:cs="Times New Roman"/>
          <w:lang w:val="en-US"/>
        </w:rPr>
        <w:t xml:space="preserve"> and is found</w:t>
      </w:r>
      <w:r w:rsidRPr="005E436F">
        <w:rPr>
          <w:lang w:val="en-US"/>
        </w:rPr>
        <w:t xml:space="preserve"> in association with Palestinian rabbis. In another Babylonian tradition (</w:t>
      </w:r>
      <w:r w:rsidRPr="005E436F">
        <w:rPr>
          <w:i/>
          <w:iCs/>
          <w:lang w:val="en-US"/>
        </w:rPr>
        <w:t>bShab</w:t>
      </w:r>
      <w:r w:rsidRPr="005E436F">
        <w:rPr>
          <w:lang w:val="en-US"/>
        </w:rPr>
        <w:t xml:space="preserve"> 23b) he bears the </w:t>
      </w:r>
      <w:r w:rsidRPr="005E436F">
        <w:rPr>
          <w:rFonts w:cs="Times New Roman"/>
          <w:lang w:val="en-US"/>
        </w:rPr>
        <w:t>Bab</w:t>
      </w:r>
      <w:r w:rsidRPr="005E436F">
        <w:rPr>
          <w:rFonts w:cs="Times New Roman"/>
          <w:lang w:val="en-US"/>
        </w:rPr>
        <w:t>y</w:t>
      </w:r>
      <w:r w:rsidRPr="005E436F">
        <w:rPr>
          <w:rFonts w:cs="Times New Roman"/>
          <w:lang w:val="en-US"/>
        </w:rPr>
        <w:t xml:space="preserve">lonian title </w:t>
      </w:r>
      <w:r w:rsidRPr="005E436F">
        <w:rPr>
          <w:rFonts w:cs="Times New Roman"/>
          <w:rtl/>
          <w:lang w:val="en-US"/>
        </w:rPr>
        <w:t>רב</w:t>
      </w:r>
      <w:r w:rsidRPr="005E436F">
        <w:rPr>
          <w:rFonts w:cs="Times New Roman"/>
          <w:lang w:val="en-US"/>
        </w:rPr>
        <w:t xml:space="preserve"> and transmits a tradition in the name of a Babylonian rabbi (</w:t>
      </w:r>
      <w:r w:rsidRPr="009E1711">
        <w:rPr>
          <w:rFonts w:cs="Times New Roman"/>
          <w:rtl/>
          <w:lang w:val="en-US"/>
        </w:rPr>
        <w:t>רב הונא</w:t>
      </w:r>
      <w:r>
        <w:rPr>
          <w:rFonts w:cs="Times New Roman"/>
          <w:lang w:val="en-US"/>
        </w:rPr>
        <w:t xml:space="preserve"> – Huna [1] S-H/M in vol. 4, p. 347</w:t>
      </w:r>
      <w:r w:rsidRPr="005E436F">
        <w:rPr>
          <w:rFonts w:cs="Times New Roman"/>
          <w:lang w:val="en-US"/>
        </w:rPr>
        <w:t xml:space="preserve">). However, the earlier Palestinian traditions seem more reliable, and contra Hyman, </w:t>
      </w:r>
      <w:r w:rsidRPr="005E436F">
        <w:rPr>
          <w:rFonts w:cs="Times New Roman"/>
          <w:i/>
          <w:iCs/>
          <w:lang w:val="en-US"/>
        </w:rPr>
        <w:t>Toldoth</w:t>
      </w:r>
      <w:r w:rsidRPr="005E436F">
        <w:rPr>
          <w:rFonts w:cs="Times New Roman"/>
          <w:lang w:val="en-US"/>
        </w:rPr>
        <w:t>, 798.</w:t>
      </w:r>
    </w:p>
  </w:footnote>
  <w:footnote w:id="1999">
    <w:p w14:paraId="7A12F992" w14:textId="77777777" w:rsidR="00865CD2" w:rsidRPr="00567893" w:rsidRDefault="00865CD2" w:rsidP="00567893">
      <w:pPr>
        <w:pStyle w:val="FootnoteText"/>
        <w:bidi w:val="0"/>
        <w:spacing w:line="240" w:lineRule="auto"/>
        <w:rPr>
          <w:lang w:val="en-US"/>
        </w:rPr>
      </w:pPr>
      <w:r>
        <w:rPr>
          <w:rStyle w:val="FootnoteReference"/>
        </w:rPr>
        <w:footnoteRef/>
      </w:r>
      <w:r>
        <w:rPr>
          <w:rtl/>
        </w:rPr>
        <w:t xml:space="preserve"> </w:t>
      </w:r>
      <w:r>
        <w:rPr>
          <w:lang w:val="en-US"/>
        </w:rPr>
        <w:t>Was a student of Rabbi Ami (1), see Introduction 7.4.1.</w:t>
      </w:r>
    </w:p>
  </w:footnote>
  <w:footnote w:id="2000">
    <w:p w14:paraId="44FD4828" w14:textId="77777777" w:rsidR="00865CD2" w:rsidRPr="00741588" w:rsidRDefault="00865CD2" w:rsidP="00022B86">
      <w:pPr>
        <w:pStyle w:val="FootnoteText"/>
        <w:bidi w:val="0"/>
        <w:spacing w:line="240" w:lineRule="auto"/>
        <w:rPr>
          <w:lang w:val="en-US"/>
        </w:rPr>
      </w:pPr>
      <w:r>
        <w:rPr>
          <w:rStyle w:val="FootnoteReference"/>
        </w:rPr>
        <w:footnoteRef/>
      </w:r>
      <w:r>
        <w:t xml:space="preserve"> </w:t>
      </w:r>
      <w:r>
        <w:rPr>
          <w:lang w:val="en-US"/>
        </w:rPr>
        <w:t>W</w:t>
      </w:r>
      <w:r w:rsidRPr="00B32F2E">
        <w:rPr>
          <w:lang w:val="en-US"/>
        </w:rPr>
        <w:t xml:space="preserve">as a contemporary of </w:t>
      </w:r>
      <w:r>
        <w:rPr>
          <w:lang w:val="en-US"/>
        </w:rPr>
        <w:t xml:space="preserve">Mana (1), who was Rabbi Yohanan (1)’s contemporary, </w:t>
      </w:r>
      <w:r w:rsidRPr="00741588">
        <w:rPr>
          <w:lang w:val="en-US"/>
        </w:rPr>
        <w:t>see Introdu</w:t>
      </w:r>
      <w:r w:rsidRPr="00741588">
        <w:rPr>
          <w:lang w:val="en-US"/>
        </w:rPr>
        <w:t>c</w:t>
      </w:r>
      <w:r w:rsidRPr="00741588">
        <w:rPr>
          <w:lang w:val="en-US"/>
        </w:rPr>
        <w:t xml:space="preserve">tion </w:t>
      </w:r>
      <w:r>
        <w:rPr>
          <w:lang w:val="en-US"/>
        </w:rPr>
        <w:t>7.4.1</w:t>
      </w:r>
      <w:r w:rsidRPr="00741588">
        <w:rPr>
          <w:lang w:val="en-US"/>
        </w:rPr>
        <w:t>.</w:t>
      </w:r>
    </w:p>
  </w:footnote>
  <w:footnote w:id="2001">
    <w:p w14:paraId="43C5F295" w14:textId="77777777" w:rsidR="00865CD2" w:rsidRPr="00F32819" w:rsidRDefault="00865CD2" w:rsidP="00071A2B">
      <w:pPr>
        <w:pStyle w:val="FootnoteText"/>
        <w:bidi w:val="0"/>
        <w:spacing w:line="240" w:lineRule="auto"/>
        <w:rPr>
          <w:lang w:val="en-US"/>
        </w:rPr>
      </w:pPr>
      <w:r>
        <w:rPr>
          <w:rStyle w:val="FootnoteReference"/>
        </w:rPr>
        <w:footnoteRef/>
      </w:r>
      <w:r>
        <w:rPr>
          <w:rtl/>
        </w:rPr>
        <w:t xml:space="preserve"> </w:t>
      </w:r>
      <w:r>
        <w:t>See above, n. 26</w:t>
      </w:r>
      <w:r>
        <w:rPr>
          <w:lang w:val="en-US"/>
        </w:rPr>
        <w:t>.</w:t>
      </w:r>
    </w:p>
  </w:footnote>
  <w:footnote w:id="2002">
    <w:p w14:paraId="1BF825FB" w14:textId="77777777" w:rsidR="00865CD2" w:rsidRPr="001E08FE" w:rsidRDefault="00865CD2" w:rsidP="00071A2B">
      <w:pPr>
        <w:pStyle w:val="FootnoteText"/>
        <w:bidi w:val="0"/>
        <w:spacing w:line="240" w:lineRule="auto"/>
        <w:rPr>
          <w:lang w:val="en-US"/>
        </w:rPr>
      </w:pPr>
      <w:r>
        <w:rPr>
          <w:rStyle w:val="FootnoteReference"/>
        </w:rPr>
        <w:footnoteRef/>
      </w:r>
      <w:r>
        <w:t xml:space="preserve"> </w:t>
      </w:r>
      <w:r>
        <w:rPr>
          <w:lang w:val="en-US"/>
        </w:rPr>
        <w:t>T</w:t>
      </w:r>
      <w:r w:rsidRPr="001E08FE">
        <w:rPr>
          <w:lang w:val="en-US"/>
        </w:rPr>
        <w:t xml:space="preserve">ransmits a tradition in the name of </w:t>
      </w:r>
      <w:r w:rsidRPr="00C43913">
        <w:rPr>
          <w:lang w:val="en-US"/>
        </w:rPr>
        <w:t>Simon (2) ben Laqish (1)</w:t>
      </w:r>
      <w:r w:rsidRPr="001E08FE">
        <w:rPr>
          <w:lang w:val="en-US"/>
        </w:rPr>
        <w:t xml:space="preserve">, </w:t>
      </w:r>
      <w:r>
        <w:rPr>
          <w:lang w:val="en-US"/>
        </w:rPr>
        <w:t>who was Rabbi Yohanan (1)’s co</w:t>
      </w:r>
      <w:r>
        <w:rPr>
          <w:lang w:val="en-US"/>
        </w:rPr>
        <w:t>m</w:t>
      </w:r>
      <w:r>
        <w:rPr>
          <w:lang w:val="en-US"/>
        </w:rPr>
        <w:t xml:space="preserve">panion, </w:t>
      </w:r>
      <w:r w:rsidRPr="001E08FE">
        <w:rPr>
          <w:lang w:val="en-US"/>
        </w:rPr>
        <w:t xml:space="preserve">see Introduction </w:t>
      </w:r>
      <w:r>
        <w:rPr>
          <w:lang w:val="en-US"/>
        </w:rPr>
        <w:t>7.4.1</w:t>
      </w:r>
      <w:r w:rsidRPr="001E08FE">
        <w:rPr>
          <w:lang w:val="en-US"/>
        </w:rPr>
        <w:t>.</w:t>
      </w:r>
    </w:p>
  </w:footnote>
  <w:footnote w:id="2003">
    <w:p w14:paraId="19D5DE96" w14:textId="77777777" w:rsidR="00865CD2" w:rsidRPr="004132D5" w:rsidRDefault="00865CD2" w:rsidP="00022B86">
      <w:pPr>
        <w:pStyle w:val="FootnoteText"/>
        <w:bidi w:val="0"/>
        <w:spacing w:line="240" w:lineRule="auto"/>
        <w:rPr>
          <w:lang w:val="en-US"/>
        </w:rPr>
      </w:pPr>
      <w:r>
        <w:rPr>
          <w:rStyle w:val="FootnoteReference"/>
        </w:rPr>
        <w:footnoteRef/>
      </w:r>
      <w:r>
        <w:rPr>
          <w:rtl/>
        </w:rPr>
        <w:t xml:space="preserve"> </w:t>
      </w:r>
      <w:r>
        <w:t>Was a contemporay of Jeremiah (2), who was a contemporary of Rabbi Ami (1), see Introdu</w:t>
      </w:r>
      <w:r>
        <w:t>c</w:t>
      </w:r>
      <w:r>
        <w:t>tion 7.4.1.</w:t>
      </w:r>
    </w:p>
  </w:footnote>
  <w:footnote w:id="2004">
    <w:p w14:paraId="3CC8D026" w14:textId="77777777" w:rsidR="00865CD2" w:rsidRPr="006E13A8" w:rsidRDefault="00865CD2" w:rsidP="006E13A8">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2005">
    <w:p w14:paraId="7EE6095C" w14:textId="77777777" w:rsidR="00865CD2" w:rsidRPr="006E13A8" w:rsidRDefault="00865CD2" w:rsidP="006E13A8">
      <w:pPr>
        <w:pStyle w:val="FootnoteText"/>
        <w:bidi w:val="0"/>
        <w:spacing w:line="240" w:lineRule="auto"/>
        <w:rPr>
          <w:lang w:val="en-US"/>
        </w:rPr>
      </w:pPr>
      <w:r>
        <w:rPr>
          <w:rStyle w:val="FootnoteReference"/>
        </w:rPr>
        <w:footnoteRef/>
      </w:r>
      <w:r>
        <w:rPr>
          <w:rtl/>
        </w:rPr>
        <w:t xml:space="preserve"> </w:t>
      </w:r>
      <w:r>
        <w:rPr>
          <w:lang w:val="en-US"/>
        </w:rPr>
        <w:t>Was a contemporary of Rabbi Yonah (2), see Introduction 7.4.3.</w:t>
      </w:r>
    </w:p>
  </w:footnote>
  <w:footnote w:id="2006">
    <w:p w14:paraId="5A01FA2B" w14:textId="77777777" w:rsidR="00865CD2" w:rsidRPr="004C6829" w:rsidRDefault="00865CD2" w:rsidP="00071A2B">
      <w:pPr>
        <w:pStyle w:val="FootnoteText"/>
        <w:bidi w:val="0"/>
        <w:spacing w:line="240" w:lineRule="auto"/>
        <w:rPr>
          <w:lang w:val="en-US"/>
        </w:rPr>
      </w:pPr>
      <w:r>
        <w:rPr>
          <w:rStyle w:val="FootnoteReference"/>
        </w:rPr>
        <w:footnoteRef/>
      </w:r>
      <w:r>
        <w:t xml:space="preserve"> </w:t>
      </w:r>
      <w:r>
        <w:rPr>
          <w:lang w:val="en-US"/>
        </w:rPr>
        <w:t>T</w:t>
      </w:r>
      <w:r w:rsidRPr="004C6829">
        <w:rPr>
          <w:lang w:val="en-US"/>
        </w:rPr>
        <w:t>ransmits a tradition in the name of Simon (</w:t>
      </w:r>
      <w:r>
        <w:rPr>
          <w:lang w:val="en-US"/>
        </w:rPr>
        <w:t>2</w:t>
      </w:r>
      <w:r w:rsidRPr="004C6829">
        <w:rPr>
          <w:lang w:val="en-US"/>
        </w:rPr>
        <w:t>) ben Laqish (</w:t>
      </w:r>
      <w:r>
        <w:rPr>
          <w:lang w:val="en-US"/>
        </w:rPr>
        <w:t>1</w:t>
      </w:r>
      <w:r w:rsidRPr="004C6829">
        <w:rPr>
          <w:lang w:val="en-US"/>
        </w:rPr>
        <w:t xml:space="preserve">), </w:t>
      </w:r>
      <w:r>
        <w:rPr>
          <w:lang w:val="en-US"/>
        </w:rPr>
        <w:t>who was Rabbi Yohanan (1)’s co</w:t>
      </w:r>
      <w:r>
        <w:rPr>
          <w:lang w:val="en-US"/>
        </w:rPr>
        <w:t>m</w:t>
      </w:r>
      <w:r>
        <w:rPr>
          <w:lang w:val="en-US"/>
        </w:rPr>
        <w:t>panion. S</w:t>
      </w:r>
      <w:r w:rsidRPr="004C6829">
        <w:rPr>
          <w:lang w:val="en-US"/>
        </w:rPr>
        <w:t xml:space="preserve">ee Introduction </w:t>
      </w:r>
      <w:r>
        <w:rPr>
          <w:lang w:val="en-US"/>
        </w:rPr>
        <w:t>7.4.1</w:t>
      </w:r>
      <w:r w:rsidRPr="004C6829">
        <w:rPr>
          <w:lang w:val="en-US"/>
        </w:rPr>
        <w:t>.</w:t>
      </w:r>
    </w:p>
  </w:footnote>
  <w:footnote w:id="2007">
    <w:p w14:paraId="18E72541" w14:textId="77777777" w:rsidR="00865CD2" w:rsidRPr="00B32F2E" w:rsidRDefault="00865CD2" w:rsidP="006E13A8">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008">
    <w:p w14:paraId="768CFC16" w14:textId="77777777" w:rsidR="00865CD2" w:rsidRPr="00251C6C" w:rsidRDefault="00865CD2" w:rsidP="001965AC">
      <w:pPr>
        <w:pStyle w:val="FootnoteText"/>
        <w:bidi w:val="0"/>
        <w:spacing w:line="240" w:lineRule="auto"/>
        <w:rPr>
          <w:lang w:val="en-US"/>
        </w:rPr>
      </w:pPr>
      <w:r>
        <w:rPr>
          <w:rStyle w:val="FootnoteReference"/>
        </w:rPr>
        <w:footnoteRef/>
      </w:r>
      <w:r>
        <w:t xml:space="preserve"> </w:t>
      </w:r>
      <w:r>
        <w:rPr>
          <w:lang w:val="en-US"/>
        </w:rPr>
        <w:t>So only in the Escorial Ms (</w:t>
      </w:r>
      <w:r w:rsidRPr="00D40173">
        <w:rPr>
          <w:rFonts w:cs="Times New Roman"/>
          <w:rtl/>
          <w:lang w:val="en-US"/>
        </w:rPr>
        <w:t>ר' אלעזר אבוי דר' יצחק, ר' יצחק בר נחמן</w:t>
      </w:r>
      <w:r>
        <w:rPr>
          <w:lang w:val="en-US"/>
        </w:rPr>
        <w:t>). In the Leiden Ms the two Ele</w:t>
      </w:r>
      <w:r>
        <w:rPr>
          <w:lang w:val="en-US"/>
        </w:rPr>
        <w:t>a</w:t>
      </w:r>
      <w:r>
        <w:rPr>
          <w:lang w:val="en-US"/>
        </w:rPr>
        <w:t>zars are combined.</w:t>
      </w:r>
    </w:p>
  </w:footnote>
  <w:footnote w:id="2009">
    <w:p w14:paraId="19AFD127" w14:textId="77777777" w:rsidR="00865CD2" w:rsidRPr="00581217" w:rsidRDefault="00865CD2" w:rsidP="00071A2B">
      <w:pPr>
        <w:pStyle w:val="FootnoteText"/>
        <w:bidi w:val="0"/>
        <w:spacing w:line="240" w:lineRule="auto"/>
        <w:rPr>
          <w:lang w:val="en-US"/>
        </w:rPr>
      </w:pPr>
      <w:r>
        <w:rPr>
          <w:rStyle w:val="FootnoteReference"/>
        </w:rPr>
        <w:footnoteRef/>
      </w:r>
      <w:r>
        <w:rPr>
          <w:rtl/>
        </w:rPr>
        <w:t xml:space="preserve"> </w:t>
      </w:r>
      <w:r w:rsidRPr="00071A2B">
        <w:t xml:space="preserve"> </w:t>
      </w:r>
      <w:r>
        <w:t>See above, n. 10</w:t>
      </w:r>
      <w:r>
        <w:rPr>
          <w:lang w:val="en-US"/>
        </w:rPr>
        <w:t>.</w:t>
      </w:r>
    </w:p>
  </w:footnote>
  <w:footnote w:id="2010">
    <w:p w14:paraId="08F79412" w14:textId="77777777" w:rsidR="00865CD2" w:rsidRPr="00BF2D42" w:rsidRDefault="00865CD2" w:rsidP="00071A2B">
      <w:pPr>
        <w:pStyle w:val="FootnoteText"/>
        <w:bidi w:val="0"/>
        <w:spacing w:line="240" w:lineRule="auto"/>
        <w:rPr>
          <w:lang w:val="en-US"/>
        </w:rPr>
      </w:pPr>
      <w:r>
        <w:rPr>
          <w:rStyle w:val="FootnoteReference"/>
        </w:rPr>
        <w:footnoteRef/>
      </w:r>
      <w:r>
        <w:rPr>
          <w:rtl/>
        </w:rPr>
        <w:t xml:space="preserve"> </w:t>
      </w:r>
      <w:r>
        <w:t>See above, n. 24</w:t>
      </w:r>
      <w:r>
        <w:rPr>
          <w:lang w:val="en-US"/>
        </w:rPr>
        <w:t>.</w:t>
      </w:r>
    </w:p>
  </w:footnote>
  <w:footnote w:id="2011">
    <w:p w14:paraId="1CF83448" w14:textId="77777777" w:rsidR="00865CD2" w:rsidRPr="006C652B" w:rsidRDefault="00865CD2" w:rsidP="00BF2D42">
      <w:pPr>
        <w:pStyle w:val="FootnoteText"/>
        <w:bidi w:val="0"/>
        <w:spacing w:line="240" w:lineRule="auto"/>
        <w:rPr>
          <w:lang w:val="en-US"/>
        </w:rPr>
      </w:pPr>
      <w:r>
        <w:rPr>
          <w:rStyle w:val="FootnoteReference"/>
        </w:rPr>
        <w:footnoteRef/>
      </w:r>
      <w:r>
        <w:rPr>
          <w:rtl/>
        </w:rPr>
        <w:t xml:space="preserve"> </w:t>
      </w:r>
      <w:r>
        <w:rPr>
          <w:lang w:val="en-US"/>
        </w:rPr>
        <w:t>Was a contemporary of Rav Huna (1) S-H/M, in vol. 4, p. 347, who died in 297, see Introduction 745.</w:t>
      </w:r>
    </w:p>
  </w:footnote>
  <w:footnote w:id="2012">
    <w:p w14:paraId="78FA7B67" w14:textId="77777777" w:rsidR="00865CD2" w:rsidRDefault="00865CD2">
      <w:pPr>
        <w:pStyle w:val="FootnoteText"/>
        <w:bidi w:val="0"/>
        <w:spacing w:line="240" w:lineRule="auto"/>
        <w:rPr>
          <w:lang w:val="de-DE"/>
        </w:rPr>
      </w:pPr>
      <w:r>
        <w:rPr>
          <w:rStyle w:val="FootnoteReference"/>
        </w:rPr>
        <w:footnoteRef/>
      </w:r>
      <w:r>
        <w:rPr>
          <w:rtl/>
        </w:rPr>
        <w:t xml:space="preserve"> </w:t>
      </w:r>
      <w:r>
        <w:rPr>
          <w:lang w:val="de-DE"/>
        </w:rPr>
        <w:t xml:space="preserve">In Aramaic </w:t>
      </w:r>
      <w:r w:rsidRPr="005E436F">
        <w:rPr>
          <w:lang w:val="de-DE"/>
        </w:rPr>
        <w:t xml:space="preserve">– </w:t>
      </w:r>
      <w:r w:rsidRPr="00CD1D6F">
        <w:rPr>
          <w:rFonts w:cs="Times New Roman"/>
          <w:rtl/>
        </w:rPr>
        <w:t>נפחא</w:t>
      </w:r>
      <w:r w:rsidRPr="005E436F">
        <w:rPr>
          <w:lang w:val="de-DE"/>
        </w:rPr>
        <w:t>.</w:t>
      </w:r>
      <w:r>
        <w:rPr>
          <w:lang w:val="de-DE"/>
        </w:rPr>
        <w:t xml:space="preserve"> </w:t>
      </w:r>
      <w:r>
        <w:t>On such designations see Introduction 3.1.3.3.</w:t>
      </w:r>
    </w:p>
  </w:footnote>
  <w:footnote w:id="2013">
    <w:p w14:paraId="3C5D2909" w14:textId="77777777" w:rsidR="00865CD2" w:rsidRDefault="00865CD2" w:rsidP="00882887">
      <w:pPr>
        <w:pStyle w:val="FootnoteText"/>
        <w:bidi w:val="0"/>
        <w:spacing w:line="240" w:lineRule="auto"/>
        <w:rPr>
          <w:rFonts w:cs="Times New Roman"/>
          <w:lang w:val="de-DE"/>
        </w:rPr>
      </w:pPr>
      <w:r>
        <w:rPr>
          <w:rStyle w:val="FootnoteReference"/>
        </w:rPr>
        <w:footnoteRef/>
      </w:r>
      <w:r>
        <w:rPr>
          <w:rtl/>
        </w:rPr>
        <w:t xml:space="preserve"> </w:t>
      </w:r>
      <w:r w:rsidRPr="00292BC4">
        <w:rPr>
          <w:lang w:val="de-DE"/>
        </w:rPr>
        <w:t xml:space="preserve">Though he appears only in BT, there is no doubt that this rabbi (designated always </w:t>
      </w:r>
      <w:r w:rsidRPr="005E436F">
        <w:rPr>
          <w:rFonts w:cs="Times New Roman" w:hint="eastAsia"/>
          <w:rtl/>
          <w:lang w:val="en-US"/>
        </w:rPr>
        <w:t>רבי</w:t>
      </w:r>
      <w:r w:rsidRPr="005E436F">
        <w:rPr>
          <w:rFonts w:cs="Times New Roman"/>
          <w:lang w:val="de-DE"/>
        </w:rPr>
        <w:t xml:space="preserve">, see Introduction </w:t>
      </w:r>
      <w:r w:rsidRPr="00882887">
        <w:rPr>
          <w:lang w:val="de-DE"/>
        </w:rPr>
        <w:t>5.1.3.2</w:t>
      </w:r>
      <w:r>
        <w:rPr>
          <w:rFonts w:cs="Times New Roman"/>
          <w:u w:color="FFFF00"/>
          <w:lang w:val="de-DE"/>
        </w:rPr>
        <w:t>.2</w:t>
      </w:r>
      <w:r w:rsidRPr="005E436F">
        <w:rPr>
          <w:rFonts w:cs="Times New Roman"/>
          <w:lang w:val="de-DE"/>
        </w:rPr>
        <w:t xml:space="preserve">), was Palestinian, see Hyman, </w:t>
      </w:r>
      <w:r w:rsidRPr="005E436F">
        <w:rPr>
          <w:rFonts w:cs="Times New Roman"/>
          <w:i/>
          <w:iCs/>
          <w:lang w:val="de-DE"/>
        </w:rPr>
        <w:t>Toldoth</w:t>
      </w:r>
      <w:r w:rsidRPr="005E436F">
        <w:rPr>
          <w:rFonts w:cs="Times New Roman"/>
          <w:lang w:val="de-DE"/>
        </w:rPr>
        <w:t xml:space="preserve">, 800-2. Hyman wanted to identify him with </w:t>
      </w:r>
      <w:r w:rsidRPr="005E436F">
        <w:rPr>
          <w:rFonts w:cs="Times New Roman" w:hint="eastAsia"/>
          <w:rtl/>
          <w:lang w:val="en-US"/>
        </w:rPr>
        <w:t>יצחק</w:t>
      </w:r>
      <w:r w:rsidRPr="005E436F">
        <w:rPr>
          <w:rFonts w:cs="Times New Roman"/>
          <w:rtl/>
          <w:lang w:val="en-US"/>
        </w:rPr>
        <w:t xml:space="preserve"> </w:t>
      </w:r>
      <w:r w:rsidRPr="005E436F">
        <w:rPr>
          <w:rFonts w:cs="Times New Roman" w:hint="eastAsia"/>
          <w:rtl/>
          <w:lang w:val="en-US"/>
        </w:rPr>
        <w:t>בר</w:t>
      </w:r>
      <w:r w:rsidRPr="005E436F">
        <w:rPr>
          <w:rFonts w:cs="Times New Roman"/>
          <w:rtl/>
          <w:lang w:val="en-US"/>
        </w:rPr>
        <w:t xml:space="preserve"> </w:t>
      </w:r>
      <w:r w:rsidRPr="005E436F">
        <w:rPr>
          <w:rFonts w:cs="Times New Roman" w:hint="eastAsia"/>
          <w:rtl/>
          <w:lang w:val="en-US"/>
        </w:rPr>
        <w:t>טבלאי</w:t>
      </w:r>
      <w:r w:rsidRPr="005E436F">
        <w:rPr>
          <w:rFonts w:cs="Times New Roman"/>
          <w:lang w:val="de-DE"/>
        </w:rPr>
        <w:t xml:space="preserve"> – Isaac (</w:t>
      </w:r>
      <w:r>
        <w:rPr>
          <w:rFonts w:cs="Times New Roman"/>
          <w:lang w:val="de-DE"/>
        </w:rPr>
        <w:t>14</w:t>
      </w:r>
      <w:r w:rsidRPr="005E436F">
        <w:rPr>
          <w:rFonts w:cs="Times New Roman"/>
          <w:lang w:val="de-DE"/>
        </w:rPr>
        <w:t>), but he has no solid proof for this.</w:t>
      </w:r>
    </w:p>
  </w:footnote>
  <w:footnote w:id="2014">
    <w:p w14:paraId="5CFC199B" w14:textId="77777777" w:rsidR="00865CD2" w:rsidRPr="0087162E" w:rsidRDefault="00865CD2" w:rsidP="0087162E">
      <w:pPr>
        <w:pStyle w:val="FootnoteText"/>
        <w:bidi w:val="0"/>
        <w:spacing w:line="240" w:lineRule="auto"/>
        <w:rPr>
          <w:lang w:val="en-US"/>
        </w:rPr>
      </w:pPr>
      <w:r>
        <w:rPr>
          <w:rStyle w:val="FootnoteReference"/>
        </w:rPr>
        <w:footnoteRef/>
      </w:r>
      <w:r>
        <w:rPr>
          <w:rtl/>
        </w:rPr>
        <w:t xml:space="preserve"> </w:t>
      </w:r>
      <w:r>
        <w:rPr>
          <w:lang w:val="en-US"/>
        </w:rPr>
        <w:t>Was a contemporary of Resh Laqish (Simon[2]), who was Rabbi Yohanan (1)’s companion, see Intr</w:t>
      </w:r>
      <w:r>
        <w:rPr>
          <w:lang w:val="en-US"/>
        </w:rPr>
        <w:t>o</w:t>
      </w:r>
      <w:r>
        <w:rPr>
          <w:lang w:val="en-US"/>
        </w:rPr>
        <w:t>duction 7.4.1.</w:t>
      </w:r>
    </w:p>
  </w:footnote>
  <w:footnote w:id="2015">
    <w:p w14:paraId="4E6F3942" w14:textId="77777777" w:rsidR="00865CD2" w:rsidRPr="00B32F2E" w:rsidRDefault="00865CD2" w:rsidP="00071A2B">
      <w:pPr>
        <w:pStyle w:val="FootnoteText"/>
        <w:bidi w:val="0"/>
        <w:spacing w:line="240" w:lineRule="auto"/>
        <w:rPr>
          <w:lang w:val="en-US"/>
        </w:rPr>
      </w:pPr>
      <w:r>
        <w:rPr>
          <w:rStyle w:val="FootnoteReference"/>
        </w:rPr>
        <w:footnoteRef/>
      </w:r>
      <w:r>
        <w:rPr>
          <w:rtl/>
        </w:rPr>
        <w:t xml:space="preserve"> </w:t>
      </w:r>
      <w:r>
        <w:t>See above, n. 34</w:t>
      </w:r>
      <w:r w:rsidRPr="00B32F2E">
        <w:rPr>
          <w:lang w:val="en-US"/>
        </w:rPr>
        <w:t>.</w:t>
      </w:r>
    </w:p>
  </w:footnote>
  <w:footnote w:id="2016">
    <w:p w14:paraId="1BF46CAD" w14:textId="77777777" w:rsidR="00865CD2" w:rsidRPr="0087162E" w:rsidRDefault="00865CD2" w:rsidP="00882887">
      <w:pPr>
        <w:pStyle w:val="FootnoteText"/>
        <w:bidi w:val="0"/>
        <w:spacing w:line="240" w:lineRule="auto"/>
        <w:rPr>
          <w:lang w:val="en-US"/>
        </w:rPr>
      </w:pPr>
      <w:r>
        <w:rPr>
          <w:rStyle w:val="FootnoteReference"/>
        </w:rPr>
        <w:footnoteRef/>
      </w:r>
      <w:r w:rsidRPr="0087162E">
        <w:rPr>
          <w:lang w:val="en-US"/>
        </w:rPr>
        <w:t xml:space="preserve"> Although he appears only in BT, and often (</w:t>
      </w:r>
      <w:r w:rsidRPr="0087162E">
        <w:rPr>
          <w:i/>
          <w:iCs/>
          <w:lang w:val="en-US"/>
        </w:rPr>
        <w:t xml:space="preserve">bEruv </w:t>
      </w:r>
      <w:r w:rsidRPr="0087162E">
        <w:rPr>
          <w:lang w:val="en-US"/>
        </w:rPr>
        <w:t xml:space="preserve">62a; </w:t>
      </w:r>
      <w:r w:rsidRPr="0087162E">
        <w:rPr>
          <w:i/>
          <w:iCs/>
          <w:lang w:val="en-US"/>
        </w:rPr>
        <w:t>bTaan</w:t>
      </w:r>
      <w:r w:rsidRPr="0087162E">
        <w:rPr>
          <w:lang w:val="en-US"/>
        </w:rPr>
        <w:t xml:space="preserve"> 29b; </w:t>
      </w:r>
      <w:r w:rsidRPr="0087162E">
        <w:rPr>
          <w:i/>
          <w:iCs/>
          <w:lang w:val="en-US"/>
        </w:rPr>
        <w:t>bMQ</w:t>
      </w:r>
      <w:r w:rsidRPr="0087162E">
        <w:rPr>
          <w:lang w:val="en-US"/>
        </w:rPr>
        <w:t xml:space="preserve"> 18a; </w:t>
      </w:r>
      <w:r w:rsidRPr="0087162E">
        <w:rPr>
          <w:i/>
          <w:iCs/>
          <w:lang w:val="en-US"/>
        </w:rPr>
        <w:t xml:space="preserve">bKet </w:t>
      </w:r>
      <w:r w:rsidRPr="0087162E">
        <w:rPr>
          <w:lang w:val="en-US"/>
        </w:rPr>
        <w:t xml:space="preserve">46a; </w:t>
      </w:r>
      <w:r w:rsidRPr="0087162E">
        <w:rPr>
          <w:i/>
          <w:iCs/>
          <w:lang w:val="en-US"/>
        </w:rPr>
        <w:t>bHul</w:t>
      </w:r>
      <w:r w:rsidRPr="0087162E">
        <w:rPr>
          <w:lang w:val="en-US"/>
        </w:rPr>
        <w:t xml:space="preserve"> 101b) and in some mss bears the title </w:t>
      </w:r>
      <w:r w:rsidRPr="00DF1640">
        <w:rPr>
          <w:rFonts w:cs="Times New Roman"/>
          <w:rtl/>
          <w:lang w:val="en-US"/>
        </w:rPr>
        <w:t>רב</w:t>
      </w:r>
      <w:r w:rsidRPr="0087162E">
        <w:rPr>
          <w:lang w:val="en-US"/>
        </w:rPr>
        <w:t xml:space="preserve"> (see vol. 4, Introduction </w:t>
      </w:r>
      <w:r w:rsidRPr="0087162E">
        <w:rPr>
          <w:u w:color="FFFF00"/>
          <w:lang w:val="en-US"/>
        </w:rPr>
        <w:t>6.6.1, p. 37</w:t>
      </w:r>
      <w:r w:rsidRPr="0087162E">
        <w:rPr>
          <w:lang w:val="en-US"/>
        </w:rPr>
        <w:t>) he is always described as sen</w:t>
      </w:r>
      <w:r w:rsidRPr="0087162E">
        <w:rPr>
          <w:lang w:val="en-US"/>
        </w:rPr>
        <w:t>d</w:t>
      </w:r>
      <w:r w:rsidRPr="0087162E">
        <w:rPr>
          <w:lang w:val="en-US"/>
        </w:rPr>
        <w:t>ing his traditions (</w:t>
      </w:r>
      <w:r w:rsidRPr="00DF1640">
        <w:rPr>
          <w:rFonts w:cs="Times New Roman"/>
          <w:rtl/>
          <w:lang w:val="en-US"/>
        </w:rPr>
        <w:t>שלח</w:t>
      </w:r>
      <w:r w:rsidRPr="0087162E">
        <w:rPr>
          <w:lang w:val="en-US"/>
        </w:rPr>
        <w:t xml:space="preserve"> – obviously from Palestine to Babylonia) in the name of the Palestinian Rabbi Y</w:t>
      </w:r>
      <w:r w:rsidRPr="0087162E">
        <w:rPr>
          <w:lang w:val="en-US"/>
        </w:rPr>
        <w:t>o</w:t>
      </w:r>
      <w:r w:rsidRPr="0087162E">
        <w:rPr>
          <w:lang w:val="en-US"/>
        </w:rPr>
        <w:t>hanan (1), see Introduction 5.1.3.2</w:t>
      </w:r>
      <w:r w:rsidRPr="0087162E">
        <w:rPr>
          <w:u w:color="FFFF00"/>
          <w:lang w:val="en-US"/>
        </w:rPr>
        <w:t>.3</w:t>
      </w:r>
      <w:r w:rsidRPr="0087162E">
        <w:rPr>
          <w:lang w:val="en-US"/>
        </w:rPr>
        <w:t>.</w:t>
      </w:r>
    </w:p>
  </w:footnote>
  <w:footnote w:id="2017">
    <w:p w14:paraId="0AF9D835" w14:textId="77777777" w:rsidR="00865CD2" w:rsidRPr="0087162E" w:rsidRDefault="00865CD2" w:rsidP="0087162E">
      <w:pPr>
        <w:pStyle w:val="FootnoteText"/>
        <w:bidi w:val="0"/>
        <w:spacing w:line="240" w:lineRule="auto"/>
        <w:rPr>
          <w:lang w:val="en-US"/>
        </w:rPr>
      </w:pPr>
      <w:r>
        <w:rPr>
          <w:rStyle w:val="FootnoteReference"/>
        </w:rPr>
        <w:footnoteRef/>
      </w:r>
      <w:r>
        <w:rPr>
          <w:rtl/>
        </w:rPr>
        <w:t xml:space="preserve"> </w:t>
      </w:r>
      <w:r>
        <w:t>T</w:t>
      </w:r>
      <w:r>
        <w:rPr>
          <w:lang w:val="en-US"/>
        </w:rPr>
        <w:t>ransmits in the name of Rabbi Yohanan (1), see Introduction 7.4.1.</w:t>
      </w:r>
    </w:p>
  </w:footnote>
  <w:footnote w:id="2018">
    <w:p w14:paraId="2DE814F0" w14:textId="77777777" w:rsidR="00865CD2" w:rsidRDefault="00865CD2" w:rsidP="00882887">
      <w:pPr>
        <w:pStyle w:val="FootnoteText"/>
        <w:bidi w:val="0"/>
        <w:spacing w:line="240" w:lineRule="auto"/>
        <w:rPr>
          <w:lang w:val="en-US"/>
        </w:rPr>
      </w:pPr>
      <w:r>
        <w:rPr>
          <w:rStyle w:val="FootnoteReference"/>
        </w:rPr>
        <w:footnoteRef/>
      </w:r>
      <w:r>
        <w:rPr>
          <w:rtl/>
        </w:rPr>
        <w:t xml:space="preserve"> </w:t>
      </w:r>
      <w:r w:rsidRPr="0087162E">
        <w:rPr>
          <w:lang w:val="en-US"/>
        </w:rPr>
        <w:t xml:space="preserve">Appears only in BT, here and in </w:t>
      </w:r>
      <w:r w:rsidRPr="0087162E">
        <w:rPr>
          <w:i/>
          <w:iCs/>
          <w:lang w:val="en-US"/>
        </w:rPr>
        <w:t>bHul</w:t>
      </w:r>
      <w:r w:rsidRPr="0087162E">
        <w:rPr>
          <w:lang w:val="en-US"/>
        </w:rPr>
        <w:t xml:space="preserve"> 27b (and also in </w:t>
      </w:r>
      <w:r w:rsidRPr="0087162E">
        <w:rPr>
          <w:i/>
          <w:iCs/>
          <w:lang w:val="en-US"/>
        </w:rPr>
        <w:t xml:space="preserve">bQid </w:t>
      </w:r>
      <w:r w:rsidRPr="0087162E">
        <w:rPr>
          <w:lang w:val="en-US"/>
        </w:rPr>
        <w:t xml:space="preserve">71a, but not in the Vilna print, where his name has been skipped), but I assume he is Palestinian because he is always designated </w:t>
      </w:r>
      <w:r w:rsidRPr="005E436F">
        <w:rPr>
          <w:rFonts w:cs="Times New Roman" w:hint="eastAsia"/>
          <w:rtl/>
          <w:lang w:val="en-US"/>
        </w:rPr>
        <w:t>רבי</w:t>
      </w:r>
      <w:r w:rsidRPr="0087162E">
        <w:rPr>
          <w:rFonts w:cs="Times New Roman"/>
          <w:lang w:val="en-US"/>
        </w:rPr>
        <w:t>, see Intr</w:t>
      </w:r>
      <w:r w:rsidRPr="0087162E">
        <w:rPr>
          <w:rFonts w:cs="Times New Roman"/>
          <w:lang w:val="en-US"/>
        </w:rPr>
        <w:t>o</w:t>
      </w:r>
      <w:r w:rsidRPr="0087162E">
        <w:rPr>
          <w:rFonts w:cs="Times New Roman"/>
          <w:lang w:val="en-US"/>
        </w:rPr>
        <w:t xml:space="preserve">duction </w:t>
      </w:r>
      <w:r w:rsidRPr="0087162E">
        <w:rPr>
          <w:lang w:val="en-US"/>
        </w:rPr>
        <w:t>5.1.3.2</w:t>
      </w:r>
      <w:r w:rsidRPr="0087162E">
        <w:rPr>
          <w:rFonts w:cs="Times New Roman"/>
          <w:u w:color="FFFF00"/>
          <w:lang w:val="en-US"/>
        </w:rPr>
        <w:t>.2</w:t>
      </w:r>
      <w:r w:rsidRPr="0087162E">
        <w:rPr>
          <w:rFonts w:cs="Times New Roman"/>
          <w:lang w:val="en-US"/>
        </w:rPr>
        <w:t xml:space="preserve">, because in </w:t>
      </w:r>
      <w:r w:rsidRPr="0087162E">
        <w:rPr>
          <w:rFonts w:cs="Times New Roman"/>
          <w:i/>
          <w:iCs/>
          <w:lang w:val="en-US"/>
        </w:rPr>
        <w:t>bPes</w:t>
      </w:r>
      <w:r w:rsidRPr="0087162E">
        <w:rPr>
          <w:rFonts w:cs="Times New Roman"/>
          <w:lang w:val="en-US"/>
        </w:rPr>
        <w:t xml:space="preserve"> 114a he is designated </w:t>
      </w:r>
      <w:r>
        <w:rPr>
          <w:rFonts w:cs="Times New Roman" w:hint="cs"/>
          <w:rtl/>
          <w:lang w:val="en-US"/>
        </w:rPr>
        <w:t>דאגדתא</w:t>
      </w:r>
      <w:r w:rsidRPr="0087162E">
        <w:rPr>
          <w:rFonts w:cs="Times New Roman"/>
          <w:lang w:val="en-US"/>
        </w:rPr>
        <w:t xml:space="preserve"> (he who transmits aggadah, see Intr</w:t>
      </w:r>
      <w:r w:rsidRPr="0087162E">
        <w:rPr>
          <w:rFonts w:cs="Times New Roman"/>
          <w:lang w:val="en-US"/>
        </w:rPr>
        <w:t>o</w:t>
      </w:r>
      <w:r w:rsidRPr="0087162E">
        <w:rPr>
          <w:rFonts w:cs="Times New Roman"/>
          <w:lang w:val="en-US"/>
        </w:rPr>
        <w:t xml:space="preserve">duction </w:t>
      </w:r>
      <w:r w:rsidRPr="0087162E">
        <w:rPr>
          <w:lang w:val="en-US"/>
        </w:rPr>
        <w:t>5.1.3.2</w:t>
      </w:r>
      <w:r w:rsidRPr="0087162E">
        <w:rPr>
          <w:rFonts w:cs="Times New Roman"/>
          <w:u w:color="FFFF00"/>
          <w:lang w:val="en-US"/>
        </w:rPr>
        <w:t>.6</w:t>
      </w:r>
      <w:r w:rsidRPr="0087162E">
        <w:rPr>
          <w:rFonts w:cs="Times New Roman"/>
          <w:lang w:val="en-US"/>
        </w:rPr>
        <w:t xml:space="preserve">) and in </w:t>
      </w:r>
      <w:r w:rsidRPr="0087162E">
        <w:rPr>
          <w:rFonts w:cs="Times New Roman"/>
          <w:i/>
          <w:iCs/>
          <w:lang w:val="en-US"/>
        </w:rPr>
        <w:t>bQid</w:t>
      </w:r>
      <w:r w:rsidRPr="0087162E">
        <w:rPr>
          <w:rFonts w:cs="Times New Roman"/>
          <w:lang w:val="en-US"/>
        </w:rPr>
        <w:t xml:space="preserve"> 71 he is described within the context of the Palestinian study house.</w:t>
      </w:r>
      <w:r w:rsidRPr="0087162E">
        <w:rPr>
          <w:lang w:val="en-US"/>
        </w:rPr>
        <w:t xml:space="preserve"> </w:t>
      </w:r>
      <w:r>
        <w:rPr>
          <w:lang w:val="en-US"/>
        </w:rPr>
        <w:t xml:space="preserve">Hyman, </w:t>
      </w:r>
      <w:r>
        <w:rPr>
          <w:i/>
          <w:iCs/>
          <w:lang w:val="en-US"/>
        </w:rPr>
        <w:t>To</w:t>
      </w:r>
      <w:r>
        <w:rPr>
          <w:i/>
          <w:iCs/>
          <w:lang w:val="en-US"/>
        </w:rPr>
        <w:t>l</w:t>
      </w:r>
      <w:r>
        <w:rPr>
          <w:i/>
          <w:iCs/>
          <w:lang w:val="en-US"/>
        </w:rPr>
        <w:t>doth</w:t>
      </w:r>
      <w:r>
        <w:rPr>
          <w:lang w:val="en-US"/>
        </w:rPr>
        <w:t>, 782-4 argues that he is the person designated simply Isaac (5) in PT, but he has no proof for this, and Isaac (5) is probably Ahi (7)’s son.</w:t>
      </w:r>
    </w:p>
  </w:footnote>
  <w:footnote w:id="2019">
    <w:p w14:paraId="3B78110E" w14:textId="77777777" w:rsidR="00865CD2" w:rsidRPr="00B32F2E" w:rsidRDefault="00865CD2" w:rsidP="00CF4C89">
      <w:pPr>
        <w:pStyle w:val="FootnoteText"/>
        <w:bidi w:val="0"/>
        <w:spacing w:line="240" w:lineRule="auto"/>
        <w:rPr>
          <w:lang w:val="en-US"/>
        </w:rPr>
      </w:pPr>
      <w:r>
        <w:rPr>
          <w:rStyle w:val="FootnoteReference"/>
        </w:rPr>
        <w:footnoteRef/>
      </w:r>
      <w:r>
        <w:rPr>
          <w:rtl/>
        </w:rPr>
        <w:t xml:space="preserve"> </w:t>
      </w:r>
      <w:r w:rsidRPr="00B32F2E">
        <w:rPr>
          <w:lang w:val="en-US"/>
        </w:rPr>
        <w:t xml:space="preserve">Mentioned </w:t>
      </w:r>
      <w:r>
        <w:rPr>
          <w:lang w:val="en-US"/>
        </w:rPr>
        <w:t>with no chronological context</w:t>
      </w:r>
      <w:r w:rsidRPr="00B32F2E">
        <w:rPr>
          <w:lang w:val="en-US"/>
        </w:rPr>
        <w:t xml:space="preserve">, see Introduction </w:t>
      </w:r>
      <w:r>
        <w:rPr>
          <w:lang w:val="en-US"/>
        </w:rPr>
        <w:t>7.4.4</w:t>
      </w:r>
      <w:r w:rsidRPr="00B32F2E">
        <w:rPr>
          <w:lang w:val="en-US"/>
        </w:rPr>
        <w:t>.</w:t>
      </w:r>
    </w:p>
  </w:footnote>
  <w:footnote w:id="2020">
    <w:p w14:paraId="08332613" w14:textId="77777777" w:rsidR="00865CD2" w:rsidRDefault="00865CD2" w:rsidP="00163363">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rPr>
        <w:t>מגדלאה</w:t>
      </w:r>
      <w:r>
        <w:rPr>
          <w:rFonts w:cs="Times New Roman"/>
          <w:lang w:val="en-US"/>
        </w:rPr>
        <w:t>.</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w:t>
      </w:r>
      <w:r>
        <w:rPr>
          <w:rFonts w:cs="Times New Roman"/>
          <w:lang w:val="en-US"/>
        </w:rPr>
        <w:t xml:space="preserve"> 396-7. </w:t>
      </w:r>
      <w:r>
        <w:rPr>
          <w:lang w:eastAsia="en-GB"/>
        </w:rPr>
        <w:t>On such designation see vol. 1, Introduction 3.2.6, p. 34.</w:t>
      </w:r>
    </w:p>
  </w:footnote>
  <w:footnote w:id="2021">
    <w:p w14:paraId="2D484E2B" w14:textId="77777777" w:rsidR="00865CD2" w:rsidRPr="0087162E" w:rsidRDefault="00865CD2" w:rsidP="005E58FA">
      <w:pPr>
        <w:pStyle w:val="FootnoteText"/>
        <w:bidi w:val="0"/>
        <w:spacing w:line="240" w:lineRule="auto"/>
        <w:rPr>
          <w:lang w:val="en-US"/>
        </w:rPr>
      </w:pPr>
      <w:r>
        <w:rPr>
          <w:rStyle w:val="FootnoteReference"/>
        </w:rPr>
        <w:footnoteRef/>
      </w:r>
      <w:r>
        <w:rPr>
          <w:rtl/>
        </w:rPr>
        <w:t xml:space="preserve"> </w:t>
      </w:r>
      <w:r w:rsidRPr="005E58FA">
        <w:rPr>
          <w:lang w:val="en-US"/>
        </w:rPr>
        <w:t>Rabbi Yohanan (1) transmits in his name, see Introduction 7.4.1.</w:t>
      </w:r>
    </w:p>
  </w:footnote>
  <w:footnote w:id="2022">
    <w:p w14:paraId="49EB81FD" w14:textId="77777777" w:rsidR="00865CD2" w:rsidRPr="004D081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Hebrew </w:t>
      </w:r>
      <w:r w:rsidRPr="009A4CB8">
        <w:t>–</w:t>
      </w:r>
      <w:r>
        <w:t xml:space="preserve"> </w:t>
      </w:r>
      <w:r w:rsidRPr="005E436F">
        <w:rPr>
          <w:rFonts w:cs="Times New Roman"/>
          <w:rtl/>
        </w:rPr>
        <w:t>איש כפר עכו</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 xml:space="preserve">488-92, under </w:t>
      </w:r>
      <w:r>
        <w:rPr>
          <w:rFonts w:cs="Times New Roman" w:hint="cs"/>
          <w:rtl/>
          <w:lang w:val="en-US"/>
        </w:rPr>
        <w:t>עכו</w:t>
      </w:r>
      <w:r w:rsidRPr="004D0812">
        <w:rPr>
          <w:rFonts w:cs="Times New Roman"/>
          <w:lang w:val="en-US"/>
        </w:rPr>
        <w:t>.</w:t>
      </w:r>
      <w:r>
        <w:rPr>
          <w:rFonts w:cs="Times New Roman"/>
          <w:lang w:val="en-US"/>
        </w:rPr>
        <w:t xml:space="preserve"> </w:t>
      </w:r>
      <w:r>
        <w:rPr>
          <w:lang w:eastAsia="en-GB"/>
        </w:rPr>
        <w:t>On such designation see vol. 1, Introduction 3.2.6, p. 34.</w:t>
      </w:r>
    </w:p>
  </w:footnote>
  <w:footnote w:id="2023">
    <w:p w14:paraId="6AE6B3DB" w14:textId="77777777" w:rsidR="00865CD2" w:rsidRPr="00E50A4A" w:rsidRDefault="00865CD2" w:rsidP="00882887">
      <w:pPr>
        <w:pStyle w:val="FootnoteText"/>
        <w:bidi w:val="0"/>
        <w:spacing w:line="240" w:lineRule="auto"/>
        <w:rPr>
          <w:i/>
          <w:iCs/>
          <w:lang w:val="en-US"/>
        </w:rPr>
      </w:pPr>
      <w:r>
        <w:rPr>
          <w:rStyle w:val="FootnoteReference"/>
        </w:rPr>
        <w:footnoteRef/>
      </w:r>
      <w:r>
        <w:rPr>
          <w:rtl/>
        </w:rPr>
        <w:t xml:space="preserve"> </w:t>
      </w:r>
      <w:r w:rsidRPr="005E436F">
        <w:rPr>
          <w:lang w:val="en-US"/>
        </w:rPr>
        <w:t xml:space="preserve">Although mentioned only in BT, his Palestinian origin is indicated by provenance, see Introduction </w:t>
      </w:r>
      <w:r>
        <w:t>5.1.3.2.1</w:t>
      </w:r>
      <w:r w:rsidRPr="005E436F">
        <w:rPr>
          <w:lang w:val="en-US"/>
        </w:rPr>
        <w:t>.</w:t>
      </w:r>
    </w:p>
  </w:footnote>
  <w:footnote w:id="2024">
    <w:p w14:paraId="2F8EB672" w14:textId="77777777" w:rsidR="00865CD2" w:rsidRPr="0087162E" w:rsidRDefault="00865CD2" w:rsidP="00071A2B">
      <w:pPr>
        <w:pStyle w:val="FootnoteText"/>
        <w:bidi w:val="0"/>
        <w:spacing w:line="240" w:lineRule="auto"/>
        <w:rPr>
          <w:lang w:val="en-US"/>
        </w:rPr>
      </w:pPr>
      <w:r>
        <w:rPr>
          <w:rStyle w:val="FootnoteReference"/>
        </w:rPr>
        <w:footnoteRef/>
      </w:r>
      <w:r>
        <w:rPr>
          <w:rtl/>
        </w:rPr>
        <w:t xml:space="preserve"> </w:t>
      </w:r>
      <w:r>
        <w:rPr>
          <w:lang w:val="en-US"/>
        </w:rPr>
        <w:t>See above, n. 44</w:t>
      </w:r>
      <w:r w:rsidRPr="005E58FA">
        <w:rPr>
          <w:lang w:val="en-US"/>
        </w:rPr>
        <w:t>.</w:t>
      </w:r>
    </w:p>
  </w:footnote>
  <w:footnote w:id="2025">
    <w:p w14:paraId="10F9FDD2" w14:textId="77777777" w:rsidR="00865CD2" w:rsidRDefault="00865CD2" w:rsidP="00882887">
      <w:pPr>
        <w:pStyle w:val="FootnoteText"/>
        <w:bidi w:val="0"/>
        <w:spacing w:line="240" w:lineRule="auto"/>
        <w:rPr>
          <w:lang w:val="en-US"/>
        </w:rPr>
      </w:pPr>
      <w:r>
        <w:rPr>
          <w:rStyle w:val="FootnoteReference"/>
        </w:rPr>
        <w:footnoteRef/>
      </w:r>
      <w:r>
        <w:t xml:space="preserve"> </w:t>
      </w:r>
      <w:r w:rsidRPr="005E436F">
        <w:rPr>
          <w:lang w:val="en-US"/>
        </w:rPr>
        <w:t xml:space="preserve">Although this is the only tradition in which he is mentioned, he bears the distinct Palestinian title </w:t>
      </w:r>
      <w:r w:rsidRPr="005E436F">
        <w:rPr>
          <w:rFonts w:cs="Times New Roman"/>
          <w:rtl/>
          <w:lang w:val="en-US"/>
        </w:rPr>
        <w:t>רבי</w:t>
      </w:r>
      <w:r w:rsidRPr="005E436F">
        <w:rPr>
          <w:rFonts w:cs="Times New Roman"/>
          <w:lang w:val="en-US"/>
        </w:rPr>
        <w:t xml:space="preserve"> (see Introduction </w:t>
      </w:r>
      <w:r>
        <w:t>5.1.3.2</w:t>
      </w:r>
      <w:r>
        <w:rPr>
          <w:rFonts w:cs="Times New Roman"/>
          <w:u w:color="FFFF00"/>
        </w:rPr>
        <w:t>.2</w:t>
      </w:r>
      <w:r w:rsidRPr="005E436F">
        <w:rPr>
          <w:rFonts w:cs="Times New Roman"/>
          <w:lang w:val="en-US"/>
        </w:rPr>
        <w:t>), and is mentioned in association with other Palestinian rabbis</w:t>
      </w:r>
      <w:r w:rsidRPr="005E436F">
        <w:rPr>
          <w:lang w:val="en-US"/>
        </w:rPr>
        <w:t>, and see I</w:t>
      </w:r>
      <w:r w:rsidRPr="005E436F">
        <w:rPr>
          <w:lang w:val="en-US"/>
        </w:rPr>
        <w:t>n</w:t>
      </w:r>
      <w:r w:rsidRPr="005E436F">
        <w:rPr>
          <w:lang w:val="en-US"/>
        </w:rPr>
        <w:t xml:space="preserve">troduction </w:t>
      </w:r>
      <w:r>
        <w:t>5.1.3.2</w:t>
      </w:r>
      <w:r>
        <w:rPr>
          <w:u w:color="FFFF00"/>
        </w:rPr>
        <w:t>.3</w:t>
      </w:r>
      <w:r w:rsidRPr="005E436F">
        <w:rPr>
          <w:rFonts w:cs="Times New Roman"/>
          <w:lang w:val="en-US"/>
        </w:rPr>
        <w:t>.</w:t>
      </w:r>
    </w:p>
  </w:footnote>
  <w:footnote w:id="2026">
    <w:p w14:paraId="618B22ED" w14:textId="77777777" w:rsidR="00865CD2" w:rsidRPr="00FB6F46" w:rsidRDefault="00865CD2" w:rsidP="00FB6F46">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2027">
    <w:p w14:paraId="31C7BC6F" w14:textId="77777777" w:rsidR="00865CD2" w:rsidRPr="00815778" w:rsidRDefault="00865CD2" w:rsidP="00071A2B">
      <w:pPr>
        <w:pStyle w:val="FootnoteText"/>
        <w:bidi w:val="0"/>
        <w:spacing w:line="240" w:lineRule="auto"/>
        <w:rPr>
          <w:rFonts w:cs="Times New Roman"/>
          <w:lang w:val="en-US"/>
        </w:rPr>
      </w:pPr>
      <w:r w:rsidRPr="005E436F">
        <w:rPr>
          <w:rStyle w:val="FootnoteReference"/>
          <w:rFonts w:cs="Times New Roman"/>
          <w:rtl/>
        </w:rPr>
        <w:footnoteRef/>
      </w:r>
      <w:r w:rsidRPr="005E436F">
        <w:rPr>
          <w:rFonts w:cs="Times New Roman"/>
          <w:lang w:val="en-US"/>
        </w:rPr>
        <w:t xml:space="preserve"> This figure could be a literary invention, since the text runs: </w:t>
      </w:r>
      <w:r w:rsidRPr="005E436F">
        <w:rPr>
          <w:rFonts w:cs="Times New Roman"/>
          <w:b/>
          <w:bCs/>
          <w:rtl/>
          <w:lang w:val="en-US"/>
        </w:rPr>
        <w:t>ר' טוביה בר' יצחק</w:t>
      </w:r>
      <w:r w:rsidRPr="005E436F">
        <w:rPr>
          <w:rFonts w:cs="Times New Roman"/>
          <w:rtl/>
          <w:lang w:val="en-US"/>
        </w:rPr>
        <w:t xml:space="preserve"> אמר: שני אהלים רות המואביה ונעמה העמונית. דכוותה </w:t>
      </w:r>
      <w:r>
        <w:rPr>
          <w:rFonts w:cs="Times New Roman" w:hint="cs"/>
          <w:rtl/>
          <w:lang w:val="en-US"/>
        </w:rPr>
        <w:t>"</w:t>
      </w:r>
      <w:r w:rsidRPr="005E436F">
        <w:rPr>
          <w:rFonts w:cs="Times New Roman"/>
          <w:rtl/>
          <w:lang w:val="en-US"/>
        </w:rPr>
        <w:t>קום קח את אשתך ואת שתי בנותיך הנמצאות</w:t>
      </w:r>
      <w:r>
        <w:rPr>
          <w:rFonts w:cs="Times New Roman" w:hint="cs"/>
          <w:rtl/>
          <w:lang w:val="en-US"/>
        </w:rPr>
        <w:t>"</w:t>
      </w:r>
      <w:r w:rsidRPr="005E436F">
        <w:rPr>
          <w:rFonts w:cs="Times New Roman"/>
          <w:rtl/>
          <w:lang w:val="en-US"/>
        </w:rPr>
        <w:t xml:space="preserve"> (בראשי</w:t>
      </w:r>
      <w:r>
        <w:rPr>
          <w:rFonts w:cs="Times New Roman" w:hint="cs"/>
          <w:rtl/>
          <w:lang w:val="en-US"/>
        </w:rPr>
        <w:t>ת</w:t>
      </w:r>
      <w:r w:rsidRPr="005E436F">
        <w:rPr>
          <w:rFonts w:cs="Times New Roman"/>
          <w:rtl/>
          <w:lang w:val="en-US"/>
        </w:rPr>
        <w:t xml:space="preserve"> יט טו). </w:t>
      </w:r>
      <w:r w:rsidRPr="005E436F">
        <w:rPr>
          <w:rFonts w:cs="Times New Roman"/>
          <w:b/>
          <w:bCs/>
          <w:rtl/>
          <w:lang w:val="en-US"/>
        </w:rPr>
        <w:t>ר' טוביה</w:t>
      </w:r>
      <w:r w:rsidRPr="005E436F">
        <w:rPr>
          <w:rFonts w:cs="Times New Roman"/>
          <w:rtl/>
          <w:lang w:val="en-US"/>
        </w:rPr>
        <w:t xml:space="preserve"> אמר: שתי מציאות רות ונעמה. אמר </w:t>
      </w:r>
      <w:r w:rsidRPr="005E436F">
        <w:rPr>
          <w:rFonts w:cs="Times New Roman"/>
          <w:b/>
          <w:bCs/>
          <w:rtl/>
          <w:lang w:val="en-US"/>
        </w:rPr>
        <w:t>ר' יצחק</w:t>
      </w:r>
      <w:r w:rsidRPr="005E436F">
        <w:rPr>
          <w:rFonts w:cs="Times New Roman"/>
          <w:rtl/>
          <w:lang w:val="en-US"/>
        </w:rPr>
        <w:t xml:space="preserve">: </w:t>
      </w:r>
      <w:r>
        <w:rPr>
          <w:rFonts w:cs="Times New Roman" w:hint="cs"/>
          <w:rtl/>
          <w:lang w:val="en-US"/>
        </w:rPr>
        <w:t>"</w:t>
      </w:r>
      <w:r w:rsidRPr="005E436F">
        <w:rPr>
          <w:rFonts w:cs="Times New Roman"/>
          <w:rtl/>
          <w:lang w:val="en-US"/>
        </w:rPr>
        <w:t>מצאתי דוד עבד</w:t>
      </w:r>
      <w:r>
        <w:rPr>
          <w:rFonts w:cs="Times New Roman" w:hint="cs"/>
          <w:rtl/>
          <w:lang w:val="en-US"/>
        </w:rPr>
        <w:t>י"</w:t>
      </w:r>
      <w:r w:rsidRPr="005E436F">
        <w:rPr>
          <w:rFonts w:cs="Times New Roman"/>
          <w:rtl/>
          <w:lang w:val="en-US"/>
        </w:rPr>
        <w:t xml:space="preserve"> (תהלים פט כא). איכו מצאתיו? בסדום</w:t>
      </w:r>
      <w:r w:rsidRPr="005E436F">
        <w:rPr>
          <w:rFonts w:cs="Times New Roman"/>
          <w:lang w:val="en-US"/>
        </w:rPr>
        <w:t>.</w:t>
      </w:r>
      <w:r>
        <w:rPr>
          <w:rFonts w:cs="Times New Roman"/>
          <w:lang w:val="en-US"/>
        </w:rPr>
        <w:t xml:space="preserve"> “</w:t>
      </w:r>
      <w:r w:rsidRPr="00117B6F">
        <w:rPr>
          <w:rFonts w:cs="Times New Roman"/>
          <w:b/>
          <w:bCs/>
          <w:lang w:val="en-US"/>
        </w:rPr>
        <w:t>Rabbi Tobiah son of Ra</w:t>
      </w:r>
      <w:r w:rsidRPr="00117B6F">
        <w:rPr>
          <w:rFonts w:cs="Times New Roman"/>
          <w:b/>
          <w:bCs/>
          <w:lang w:val="en-US"/>
        </w:rPr>
        <w:t>b</w:t>
      </w:r>
      <w:r w:rsidRPr="00117B6F">
        <w:rPr>
          <w:rFonts w:cs="Times New Roman"/>
          <w:b/>
          <w:bCs/>
          <w:lang w:val="en-US"/>
        </w:rPr>
        <w:t>bi Isaac</w:t>
      </w:r>
      <w:r>
        <w:rPr>
          <w:rFonts w:cs="Times New Roman"/>
          <w:lang w:val="en-US"/>
        </w:rPr>
        <w:t xml:space="preserve"> said: Two tents – Ruth the Moabite and Naama the Amonite. And likewise: “Arise and take your two daughters found here” (Gen 19:15). </w:t>
      </w:r>
      <w:r w:rsidRPr="00117B6F">
        <w:rPr>
          <w:rFonts w:cs="Times New Roman"/>
          <w:b/>
          <w:bCs/>
          <w:lang w:val="en-US"/>
        </w:rPr>
        <w:t>Rabbi Tobiah</w:t>
      </w:r>
      <w:r>
        <w:rPr>
          <w:rFonts w:cs="Times New Roman"/>
          <w:lang w:val="en-US"/>
        </w:rPr>
        <w:t xml:space="preserve"> said: Two found – Ruth and Naama. </w:t>
      </w:r>
      <w:r w:rsidRPr="00BD73C0">
        <w:rPr>
          <w:rFonts w:cs="Times New Roman"/>
          <w:b/>
          <w:bCs/>
          <w:lang w:val="en-US"/>
        </w:rPr>
        <w:t>Rabbi Isaac</w:t>
      </w:r>
      <w:r>
        <w:rPr>
          <w:rFonts w:cs="Times New Roman"/>
          <w:lang w:val="en-US"/>
        </w:rPr>
        <w:t xml:space="preserve"> said: “I have found my slave David” (Ps 89:21). Where have I found him? In </w:t>
      </w:r>
      <w:smartTag w:uri="urn:schemas-microsoft-com:office:smarttags" w:element="place">
        <w:smartTag w:uri="urn:schemas-microsoft-com:office:smarttags" w:element="City">
          <w:r>
            <w:rPr>
              <w:rFonts w:cs="Times New Roman"/>
              <w:lang w:val="en-US"/>
            </w:rPr>
            <w:t>Sodom</w:t>
          </w:r>
        </w:smartTag>
      </w:smartTag>
      <w:r>
        <w:rPr>
          <w:rFonts w:cs="Times New Roman"/>
          <w:lang w:val="en-US"/>
        </w:rPr>
        <w:t>.”</w:t>
      </w:r>
      <w:r>
        <w:rPr>
          <w:rFonts w:cs="Times New Roman"/>
          <w:u w:color="FFFF00"/>
          <w:lang w:val="en-US"/>
        </w:rPr>
        <w:t xml:space="preserve"> Since in the the introductory passage there are two names mentioned as father and son, and further down two rabbis by these same two names are mentioned, perhaps there really was no such sage with a combined name, and this is mer</w:t>
      </w:r>
      <w:r>
        <w:rPr>
          <w:rFonts w:cs="Times New Roman"/>
          <w:u w:color="FFFF00"/>
          <w:lang w:val="en-US"/>
        </w:rPr>
        <w:t>e</w:t>
      </w:r>
      <w:r>
        <w:rPr>
          <w:rFonts w:cs="Times New Roman"/>
          <w:u w:color="FFFF00"/>
          <w:lang w:val="en-US"/>
        </w:rPr>
        <w:t>ly a literary combination.</w:t>
      </w:r>
    </w:p>
  </w:footnote>
  <w:footnote w:id="2028">
    <w:p w14:paraId="5694BC19" w14:textId="77777777" w:rsidR="00865CD2" w:rsidRPr="0087162E" w:rsidRDefault="00865CD2" w:rsidP="00CA2CFD">
      <w:pPr>
        <w:pStyle w:val="FootnoteText"/>
        <w:bidi w:val="0"/>
        <w:spacing w:line="240" w:lineRule="auto"/>
        <w:rPr>
          <w:lang w:val="en-US"/>
        </w:rPr>
      </w:pPr>
      <w:r>
        <w:rPr>
          <w:rStyle w:val="FootnoteReference"/>
        </w:rPr>
        <w:footnoteRef/>
      </w:r>
      <w:r>
        <w:rPr>
          <w:rtl/>
        </w:rPr>
        <w:t xml:space="preserve"> </w:t>
      </w:r>
      <w:r>
        <w:rPr>
          <w:lang w:val="en-US"/>
        </w:rPr>
        <w:t>See above, n. 48</w:t>
      </w:r>
      <w:r w:rsidRPr="005E58FA">
        <w:rPr>
          <w:lang w:val="en-US"/>
        </w:rPr>
        <w:t>.</w:t>
      </w:r>
    </w:p>
  </w:footnote>
  <w:footnote w:id="2029">
    <w:p w14:paraId="2300F9C1" w14:textId="77777777" w:rsidR="00865CD2" w:rsidRPr="0087162E" w:rsidRDefault="00865CD2" w:rsidP="00CA2CFD">
      <w:pPr>
        <w:pStyle w:val="FootnoteText"/>
        <w:bidi w:val="0"/>
        <w:spacing w:line="240" w:lineRule="auto"/>
        <w:rPr>
          <w:lang w:val="en-US"/>
        </w:rPr>
      </w:pPr>
      <w:r>
        <w:rPr>
          <w:rStyle w:val="FootnoteReference"/>
        </w:rPr>
        <w:footnoteRef/>
      </w:r>
      <w:r>
        <w:rPr>
          <w:rtl/>
        </w:rPr>
        <w:t xml:space="preserve"> </w:t>
      </w:r>
      <w:r>
        <w:rPr>
          <w:lang w:val="en-US"/>
        </w:rPr>
        <w:t>See above, n. 48</w:t>
      </w:r>
      <w:r w:rsidRPr="005E58FA">
        <w:rPr>
          <w:lang w:val="en-US"/>
        </w:rPr>
        <w:t>.</w:t>
      </w:r>
    </w:p>
  </w:footnote>
  <w:footnote w:id="2030">
    <w:p w14:paraId="777A1F73" w14:textId="77777777" w:rsidR="00865CD2" w:rsidRPr="0077151C" w:rsidRDefault="00865CD2" w:rsidP="00687D6A">
      <w:pPr>
        <w:pStyle w:val="FootnoteText"/>
        <w:bidi w:val="0"/>
        <w:spacing w:line="240" w:lineRule="auto"/>
        <w:rPr>
          <w:rFonts w:cs="Times New Roman"/>
          <w:lang w:val="en-US"/>
        </w:rPr>
      </w:pPr>
      <w:r w:rsidRPr="005E436F">
        <w:rPr>
          <w:rStyle w:val="FootnoteReference"/>
          <w:rFonts w:cs="Times New Roman"/>
          <w:rtl/>
        </w:rPr>
        <w:footnoteRef/>
      </w:r>
      <w:r>
        <w:rPr>
          <w:rFonts w:cs="Times New Roman"/>
          <w:lang w:val="en-US"/>
        </w:rPr>
        <w:t xml:space="preserve"> In Aramaic –</w:t>
      </w:r>
      <w:r w:rsidRPr="005E436F">
        <w:rPr>
          <w:rFonts w:cs="Times New Roman"/>
          <w:lang w:val="en-US"/>
        </w:rPr>
        <w:t xml:space="preserve"> </w:t>
      </w:r>
      <w:r w:rsidRPr="00CD1D6F">
        <w:rPr>
          <w:rFonts w:cs="Times New Roman"/>
          <w:rtl/>
        </w:rPr>
        <w:t>פסאקא</w:t>
      </w:r>
      <w:r>
        <w:rPr>
          <w:rtl/>
        </w:rPr>
        <w:t xml:space="preserve"> </w:t>
      </w:r>
      <w:r w:rsidRPr="005E436F">
        <w:rPr>
          <w:rFonts w:cs="Times New Roman"/>
          <w:lang w:val="en-US"/>
        </w:rPr>
        <w:t>. In the Buber edition</w:t>
      </w:r>
      <w:r>
        <w:rPr>
          <w:rFonts w:cs="Times New Roman"/>
          <w:lang w:val="en-US"/>
        </w:rPr>
        <w:t xml:space="preserve"> –</w:t>
      </w:r>
      <w:r w:rsidRPr="005E436F">
        <w:rPr>
          <w:rFonts w:cs="Times New Roman"/>
          <w:lang w:val="en-US"/>
        </w:rPr>
        <w:t xml:space="preserve"> </w:t>
      </w:r>
      <w:r w:rsidRPr="00CD1D6F">
        <w:rPr>
          <w:rFonts w:cs="Times New Roman"/>
          <w:rtl/>
        </w:rPr>
        <w:t>פסיקא</w:t>
      </w:r>
      <w:r w:rsidRPr="005E436F">
        <w:rPr>
          <w:rFonts w:cs="Times New Roman"/>
          <w:lang w:val="en-US"/>
        </w:rPr>
        <w:t>.</w:t>
      </w:r>
      <w:r>
        <w:rPr>
          <w:rFonts w:cs="Times New Roman"/>
          <w:lang w:val="en-US"/>
        </w:rPr>
        <w:t xml:space="preserve"> In </w:t>
      </w:r>
      <w:r>
        <w:rPr>
          <w:rFonts w:cs="Times New Roman"/>
          <w:i/>
          <w:iCs/>
          <w:lang w:val="en-US"/>
        </w:rPr>
        <w:t xml:space="preserve">Gen Rab </w:t>
      </w:r>
      <w:r>
        <w:rPr>
          <w:rFonts w:cs="Times New Roman"/>
          <w:lang w:val="en-US"/>
        </w:rPr>
        <w:t xml:space="preserve">85:4 this place is identified with </w:t>
      </w:r>
      <w:r>
        <w:rPr>
          <w:rFonts w:cs="Times New Roman" w:hint="cs"/>
          <w:rtl/>
          <w:lang w:val="en-US"/>
        </w:rPr>
        <w:t>גזיב</w:t>
      </w:r>
      <w:r>
        <w:rPr>
          <w:rFonts w:cs="Times New Roman"/>
          <w:lang w:val="en-US"/>
        </w:rPr>
        <w:t xml:space="preserve">, see Reeg, </w:t>
      </w:r>
      <w:r>
        <w:rPr>
          <w:rFonts w:cs="Times New Roman"/>
          <w:i/>
          <w:iCs/>
          <w:lang w:val="en-US"/>
        </w:rPr>
        <w:t>Ortsnamen</w:t>
      </w:r>
      <w:r>
        <w:rPr>
          <w:rFonts w:cs="Times New Roman"/>
          <w:lang w:val="en-US"/>
        </w:rPr>
        <w:t xml:space="preserve">, 174-6. </w:t>
      </w:r>
      <w:r>
        <w:rPr>
          <w:lang w:eastAsia="en-GB"/>
        </w:rPr>
        <w:t>On such designation see vol. 1, Introduction 3.2.6, p. 34.</w:t>
      </w:r>
    </w:p>
  </w:footnote>
  <w:footnote w:id="2031">
    <w:p w14:paraId="231583C7" w14:textId="77777777" w:rsidR="00865CD2" w:rsidRPr="0087162E" w:rsidRDefault="00865CD2" w:rsidP="00CA2CFD">
      <w:pPr>
        <w:pStyle w:val="FootnoteText"/>
        <w:bidi w:val="0"/>
        <w:spacing w:line="240" w:lineRule="auto"/>
        <w:rPr>
          <w:lang w:val="en-US"/>
        </w:rPr>
      </w:pPr>
      <w:r>
        <w:rPr>
          <w:rStyle w:val="FootnoteReference"/>
        </w:rPr>
        <w:footnoteRef/>
      </w:r>
      <w:r>
        <w:rPr>
          <w:rtl/>
        </w:rPr>
        <w:t xml:space="preserve"> </w:t>
      </w:r>
      <w:r>
        <w:rPr>
          <w:lang w:val="en-US"/>
        </w:rPr>
        <w:t>See above, n. 31</w:t>
      </w:r>
      <w:r w:rsidRPr="005E58FA">
        <w:rPr>
          <w:lang w:val="en-US"/>
        </w:rPr>
        <w:t>.</w:t>
      </w:r>
    </w:p>
  </w:footnote>
  <w:footnote w:id="2032">
    <w:p w14:paraId="0B6D2CA8" w14:textId="77777777" w:rsidR="00865CD2" w:rsidRPr="006A51F8" w:rsidRDefault="00865CD2" w:rsidP="00E8387D">
      <w:pPr>
        <w:pStyle w:val="FootnoteText"/>
        <w:bidi w:val="0"/>
        <w:spacing w:line="240" w:lineRule="auto"/>
        <w:rPr>
          <w:lang w:val="en-US"/>
        </w:rPr>
      </w:pPr>
      <w:r>
        <w:rPr>
          <w:rStyle w:val="FootnoteReference"/>
        </w:rPr>
        <w:footnoteRef/>
      </w:r>
      <w:r>
        <w:rPr>
          <w:rtl/>
        </w:rPr>
        <w:t xml:space="preserve"> </w:t>
      </w:r>
      <w:r>
        <w:rPr>
          <w:lang w:val="en-US"/>
        </w:rPr>
        <w:t xml:space="preserve">Joshua (9), who transmits in his son’s name, was a contemporary of </w:t>
      </w:r>
      <w:smartTag w:uri="urn:schemas-microsoft-com:office:smarttags" w:element="country-region">
        <w:r>
          <w:rPr>
            <w:lang w:val="en-US"/>
          </w:rPr>
          <w:t>Judah</w:t>
        </w:r>
      </w:smartTag>
      <w:r>
        <w:rPr>
          <w:lang w:val="en-US"/>
        </w:rPr>
        <w:t xml:space="preserve"> (15), whose father was a student of Rabbi Yohanan (1), see I</w:t>
      </w:r>
      <w:r>
        <w:rPr>
          <w:lang w:val="en-US"/>
        </w:rPr>
        <w:t>n</w:t>
      </w:r>
      <w:r>
        <w:rPr>
          <w:lang w:val="en-US"/>
        </w:rPr>
        <w:t>troduction 7.4.1.</w:t>
      </w:r>
    </w:p>
  </w:footnote>
  <w:footnote w:id="2033">
    <w:p w14:paraId="7656E7D1" w14:textId="77777777" w:rsidR="00865CD2" w:rsidRPr="00B32F2E" w:rsidRDefault="00865CD2" w:rsidP="00CA2CFD">
      <w:pPr>
        <w:pStyle w:val="FootnoteText"/>
        <w:bidi w:val="0"/>
        <w:spacing w:line="240" w:lineRule="auto"/>
        <w:rPr>
          <w:lang w:val="en-US"/>
        </w:rPr>
      </w:pPr>
      <w:r>
        <w:rPr>
          <w:rStyle w:val="FootnoteReference"/>
        </w:rPr>
        <w:footnoteRef/>
      </w:r>
      <w:r>
        <w:rPr>
          <w:rtl/>
        </w:rPr>
        <w:t xml:space="preserve"> </w:t>
      </w:r>
      <w:r>
        <w:rPr>
          <w:lang w:val="en-US"/>
        </w:rPr>
        <w:t>See above, n. 34</w:t>
      </w:r>
      <w:r w:rsidRPr="00B32F2E">
        <w:rPr>
          <w:lang w:val="en-US"/>
        </w:rPr>
        <w:t>.</w:t>
      </w:r>
    </w:p>
  </w:footnote>
  <w:footnote w:id="2034">
    <w:p w14:paraId="7F08455E" w14:textId="77777777" w:rsidR="00865CD2" w:rsidRPr="00044E5A" w:rsidRDefault="00865CD2" w:rsidP="00022B86">
      <w:pPr>
        <w:pStyle w:val="FootnoteText"/>
        <w:bidi w:val="0"/>
        <w:spacing w:line="240" w:lineRule="auto"/>
        <w:rPr>
          <w:lang w:val="en-US"/>
        </w:rPr>
      </w:pPr>
      <w:r>
        <w:rPr>
          <w:rStyle w:val="FootnoteReference"/>
        </w:rPr>
        <w:footnoteRef/>
      </w:r>
      <w:r>
        <w:rPr>
          <w:rtl/>
        </w:rPr>
        <w:t xml:space="preserve"> </w:t>
      </w:r>
      <w:r>
        <w:rPr>
          <w:lang w:val="en-US"/>
        </w:rPr>
        <w:t>Is cited as an authority on a medical substance in the Book of Assaph the Physician, see Intr</w:t>
      </w:r>
      <w:r>
        <w:rPr>
          <w:lang w:val="en-US"/>
        </w:rPr>
        <w:t>o</w:t>
      </w:r>
      <w:r>
        <w:rPr>
          <w:lang w:val="en-US"/>
        </w:rPr>
        <w:t xml:space="preserve">duction </w:t>
      </w:r>
      <w:r>
        <w:t>5.1.4.2</w:t>
      </w:r>
      <w:r>
        <w:rPr>
          <w:lang w:val="en-US"/>
        </w:rPr>
        <w:t>.</w:t>
      </w:r>
    </w:p>
  </w:footnote>
  <w:footnote w:id="2035">
    <w:p w14:paraId="7B5A1E82" w14:textId="77777777" w:rsidR="00865CD2" w:rsidRPr="00044E5A" w:rsidRDefault="00865CD2" w:rsidP="00044E5A">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044E5A">
        <w:rPr>
          <w:rFonts w:cs="Times New Roman"/>
          <w:rtl/>
          <w:lang w:val="en-US"/>
        </w:rPr>
        <w:t>גר צדק</w:t>
      </w:r>
      <w:r>
        <w:rPr>
          <w:lang w:val="en-US"/>
        </w:rPr>
        <w:t>.</w:t>
      </w:r>
    </w:p>
  </w:footnote>
  <w:footnote w:id="2036">
    <w:p w14:paraId="4B5148B4" w14:textId="77777777" w:rsidR="00865CD2" w:rsidRPr="009B322F" w:rsidRDefault="00865CD2" w:rsidP="00044E5A">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So according to </w:t>
      </w:r>
      <w:r w:rsidRPr="005E436F">
        <w:rPr>
          <w:rFonts w:cs="Times New Roman"/>
          <w:lang w:eastAsia="en-GB"/>
        </w:rPr>
        <w:t xml:space="preserve">Muntner, </w:t>
      </w:r>
      <w:r w:rsidRPr="005E436F">
        <w:rPr>
          <w:rFonts w:cs="Times New Roman"/>
          <w:i/>
          <w:iCs/>
          <w:lang w:eastAsia="en-GB"/>
        </w:rPr>
        <w:t>Assaph</w:t>
      </w:r>
      <w:r>
        <w:rPr>
          <w:rFonts w:cs="Times New Roman"/>
          <w:lang w:eastAsia="en-GB"/>
        </w:rPr>
        <w:t>,</w:t>
      </w:r>
      <w:r w:rsidRPr="005E436F">
        <w:rPr>
          <w:rFonts w:cs="Times New Roman"/>
          <w:lang w:val="en-US"/>
        </w:rPr>
        <w:t xml:space="preserve"> 33-7.</w:t>
      </w:r>
    </w:p>
  </w:footnote>
  <w:footnote w:id="2037">
    <w:p w14:paraId="085EF564" w14:textId="77777777" w:rsidR="00865CD2" w:rsidRPr="00750A93" w:rsidRDefault="00865CD2" w:rsidP="00750A93">
      <w:pPr>
        <w:pStyle w:val="FootnoteText"/>
        <w:bidi w:val="0"/>
        <w:spacing w:line="240" w:lineRule="auto"/>
        <w:rPr>
          <w:lang w:val="en-US"/>
        </w:rPr>
      </w:pPr>
      <w:r>
        <w:rPr>
          <w:rStyle w:val="FootnoteReference"/>
        </w:rPr>
        <w:footnoteRef/>
      </w:r>
      <w:r>
        <w:rPr>
          <w:rtl/>
        </w:rPr>
        <w:t xml:space="preserve"> </w:t>
      </w:r>
      <w:r>
        <w:rPr>
          <w:lang w:val="en-US"/>
        </w:rPr>
        <w:t xml:space="preserve">For this form see vol. 3, under Isaac (9) B/M, p. 128. On the replacement of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see vol. 3, Introduction 2.2.1.1.4, p. 11.</w:t>
      </w:r>
      <w:r>
        <w:rPr>
          <w:lang w:val="en-US"/>
        </w:rPr>
        <w:t xml:space="preserve"> </w:t>
      </w:r>
    </w:p>
  </w:footnote>
  <w:footnote w:id="2038">
    <w:p w14:paraId="3DF8A231" w14:textId="77777777" w:rsidR="00865CD2" w:rsidRPr="009A4CB8" w:rsidRDefault="00865CD2" w:rsidP="00A57095">
      <w:pPr>
        <w:pStyle w:val="FootnoteText"/>
        <w:bidi w:val="0"/>
        <w:spacing w:line="240" w:lineRule="auto"/>
        <w:rPr>
          <w:lang w:val="en-US"/>
        </w:rPr>
      </w:pPr>
      <w:r w:rsidRPr="009A4CB8">
        <w:rPr>
          <w:rStyle w:val="FootnoteReference"/>
        </w:rPr>
        <w:footnoteRef/>
      </w:r>
      <w:r w:rsidRPr="009A4CB8">
        <w:t xml:space="preserve"> In Greek </w:t>
      </w:r>
      <w:r>
        <w:t>–</w:t>
      </w:r>
      <w:r w:rsidRPr="009A4CB8">
        <w:t xml:space="preserve">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&lt;</w:t>
      </w:r>
      <w:r>
        <w:rPr>
          <w:rFonts w:ascii="Graeca" w:hAnsi="Graeca" w:cs="Graeca"/>
        </w:rPr>
        <w:t></w:t>
      </w:r>
      <w:r>
        <w:rPr>
          <w:rFonts w:cs="Times New Roman"/>
        </w:rPr>
        <w:t>&gt;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t xml:space="preserve"> (of the most pious of elders)</w:t>
      </w:r>
      <w:r>
        <w:rPr>
          <w:rFonts w:ascii="Graeca" w:hAnsi="Graeca"/>
        </w:rPr>
        <w:t></w:t>
      </w:r>
      <w:r>
        <w:t xml:space="preserve"> On this title see vol. 3, Introduction 6.4.1.2.2.5.3, p. 41.</w:t>
      </w:r>
    </w:p>
  </w:footnote>
  <w:footnote w:id="2039">
    <w:p w14:paraId="067319BB" w14:textId="77777777" w:rsidR="00865CD2" w:rsidRPr="009A4CB8" w:rsidRDefault="00865CD2" w:rsidP="00423050">
      <w:pPr>
        <w:pStyle w:val="FootnoteText"/>
        <w:bidi w:val="0"/>
        <w:spacing w:line="240" w:lineRule="auto"/>
        <w:rPr>
          <w:lang w:val="en-US"/>
        </w:rPr>
      </w:pPr>
      <w:r w:rsidRPr="009A4CB8">
        <w:rPr>
          <w:rStyle w:val="FootnoteReference"/>
        </w:rPr>
        <w:footnoteRef/>
      </w:r>
      <w:r w:rsidRPr="009A4CB8">
        <w:t xml:space="preserve"> This is a synagogue inscription, see </w:t>
      </w:r>
      <w:r>
        <w:t xml:space="preserve">vol. 3, </w:t>
      </w:r>
      <w:r w:rsidRPr="009A4CB8">
        <w:t xml:space="preserve">Introduction </w:t>
      </w:r>
      <w:r>
        <w:rPr>
          <w:u w:color="FFFF00"/>
        </w:rPr>
        <w:t>6.4.1, p. 36</w:t>
      </w:r>
      <w:r w:rsidRPr="009A4CB8">
        <w:t>.</w:t>
      </w:r>
    </w:p>
  </w:footnote>
  <w:footnote w:id="2040">
    <w:p w14:paraId="08AECBF1" w14:textId="77777777" w:rsidR="00865CD2" w:rsidRPr="009A4CB8" w:rsidRDefault="00865CD2" w:rsidP="00CD6008">
      <w:pPr>
        <w:pStyle w:val="FootnoteText"/>
        <w:bidi w:val="0"/>
        <w:spacing w:line="240" w:lineRule="auto"/>
        <w:rPr>
          <w:rtl/>
          <w:lang w:val="en-US"/>
        </w:rPr>
      </w:pPr>
      <w:r w:rsidRPr="00CA2CFD">
        <w:rPr>
          <w:rStyle w:val="FootnoteReference"/>
          <w:rFonts w:cs="Times New Roman"/>
          <w:rtl/>
        </w:rPr>
        <w:footnoteRef/>
      </w:r>
      <w:r w:rsidRPr="009A4CB8">
        <w:t xml:space="preserve"> </w:t>
      </w:r>
      <w:r w:rsidRPr="005E436F">
        <w:rPr>
          <w:lang w:val="en-US"/>
        </w:rPr>
        <w:t>The mosaic is dated</w:t>
      </w:r>
      <w:r>
        <w:rPr>
          <w:lang w:val="en-US"/>
        </w:rPr>
        <w:t xml:space="preserve"> according to the Seleucid era, see Introduction 7.5.4.1</w:t>
      </w:r>
      <w:r w:rsidRPr="005E436F">
        <w:rPr>
          <w:lang w:val="en-US"/>
        </w:rPr>
        <w:t>.</w:t>
      </w:r>
    </w:p>
  </w:footnote>
  <w:footnote w:id="2041">
    <w:p w14:paraId="34D28816" w14:textId="77777777" w:rsidR="00865CD2" w:rsidRPr="00750A93" w:rsidRDefault="00865CD2" w:rsidP="00CA2CFD">
      <w:pPr>
        <w:pStyle w:val="FootnoteText"/>
        <w:bidi w:val="0"/>
        <w:spacing w:line="240" w:lineRule="auto"/>
        <w:rPr>
          <w:lang w:val="en-US"/>
        </w:rPr>
      </w:pPr>
      <w:r>
        <w:rPr>
          <w:rStyle w:val="FootnoteReference"/>
        </w:rPr>
        <w:footnoteRef/>
      </w:r>
      <w:r>
        <w:rPr>
          <w:rtl/>
        </w:rPr>
        <w:t xml:space="preserve"> </w:t>
      </w:r>
      <w:r>
        <w:rPr>
          <w:lang w:val="en-US"/>
        </w:rPr>
        <w:t>See above, n. 64</w:t>
      </w:r>
      <w:r>
        <w:rPr>
          <w:rFonts w:cs="Times New Roman"/>
          <w:lang w:val="en-US"/>
        </w:rPr>
        <w:t>.</w:t>
      </w:r>
      <w:r>
        <w:rPr>
          <w:lang w:val="en-US"/>
        </w:rPr>
        <w:t xml:space="preserve"> </w:t>
      </w:r>
    </w:p>
  </w:footnote>
  <w:footnote w:id="2042">
    <w:p w14:paraId="0BBB7BED" w14:textId="77777777" w:rsidR="00865CD2" w:rsidRPr="009A4CB8" w:rsidRDefault="00865CD2" w:rsidP="00CA2CFD">
      <w:pPr>
        <w:pStyle w:val="FootnoteText"/>
        <w:bidi w:val="0"/>
        <w:spacing w:line="240" w:lineRule="auto"/>
        <w:rPr>
          <w:lang w:val="en-US"/>
        </w:rPr>
      </w:pPr>
      <w:r w:rsidRPr="009A4CB8">
        <w:rPr>
          <w:rStyle w:val="FootnoteReference"/>
        </w:rPr>
        <w:footnoteRef/>
      </w:r>
      <w:r w:rsidRPr="009A4CB8">
        <w:t xml:space="preserve"> </w:t>
      </w:r>
      <w:r>
        <w:rPr>
          <w:lang w:val="en-US"/>
        </w:rPr>
        <w:t>See above, n. 66</w:t>
      </w:r>
      <w:r w:rsidRPr="009A4CB8">
        <w:t>.</w:t>
      </w:r>
    </w:p>
  </w:footnote>
  <w:footnote w:id="2043">
    <w:p w14:paraId="328DF4F6" w14:textId="77777777" w:rsidR="00865CD2" w:rsidRPr="00E064CA" w:rsidRDefault="00865CD2" w:rsidP="00CA2CFD">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rPr>
        <w:t xml:space="preserve"> </w:t>
      </w:r>
      <w:r>
        <w:rPr>
          <w:lang w:val="en-US"/>
        </w:rPr>
        <w:t>See above, n. 67</w:t>
      </w:r>
      <w:r w:rsidRPr="005E436F">
        <w:rPr>
          <w:rFonts w:cs="Times New Roman"/>
          <w:lang w:val="en-US"/>
        </w:rPr>
        <w:t>.</w:t>
      </w:r>
    </w:p>
  </w:footnote>
  <w:footnote w:id="2044">
    <w:p w14:paraId="0AFB4E3F" w14:textId="77777777" w:rsidR="00865CD2" w:rsidRPr="00ED0F4E" w:rsidRDefault="00865CD2" w:rsidP="008D595F">
      <w:pPr>
        <w:pStyle w:val="FootnoteText"/>
        <w:bidi w:val="0"/>
        <w:spacing w:line="240" w:lineRule="auto"/>
        <w:rPr>
          <w:lang w:val="en-US"/>
        </w:rPr>
      </w:pPr>
      <w:r>
        <w:rPr>
          <w:rStyle w:val="FootnoteReference"/>
        </w:rPr>
        <w:footnoteRef/>
      </w:r>
      <w:r>
        <w:t xml:space="preserve"> </w:t>
      </w:r>
      <w:r>
        <w:rPr>
          <w:lang w:val="en-US"/>
        </w:rPr>
        <w:t>For this form see vol. 3, under Isaac (8) B/M, p. 128.</w:t>
      </w:r>
    </w:p>
  </w:footnote>
  <w:footnote w:id="2045">
    <w:p w14:paraId="65F5884C" w14:textId="77777777" w:rsidR="00865CD2" w:rsidRPr="009A4CB8" w:rsidRDefault="00865CD2" w:rsidP="008809C6">
      <w:pPr>
        <w:pStyle w:val="FootnoteText"/>
        <w:bidi w:val="0"/>
        <w:spacing w:line="240" w:lineRule="auto"/>
        <w:rPr>
          <w:lang w:eastAsia="en-GB"/>
        </w:rPr>
      </w:pPr>
      <w:r w:rsidRPr="009A4CB8">
        <w:rPr>
          <w:rStyle w:val="FootnoteReference"/>
          <w:rFonts w:cs="Miriam"/>
        </w:rPr>
        <w:footnoteRef/>
      </w:r>
      <w:r w:rsidRPr="009A4CB8">
        <w:rPr>
          <w:lang w:eastAsia="en-GB"/>
        </w:rPr>
        <w:t xml:space="preserve"> In Greek </w:t>
      </w:r>
      <w:r>
        <w:rPr>
          <w:lang w:eastAsia="en-GB"/>
        </w:rPr>
        <w:t>–</w:t>
      </w:r>
      <w:r w:rsidRPr="009A4CB8">
        <w:rPr>
          <w:lang w:eastAsia="en-GB"/>
        </w:rPr>
        <w:t xml:space="preserve"> </w:t>
      </w:r>
      <w:r w:rsidRPr="009A4CB8">
        <w:rPr>
          <w:rFonts w:ascii="Graeca" w:hAnsi="Graeca" w:cs="Graeca"/>
          <w:lang w:eastAsia="en-GB"/>
        </w:rPr>
        <w:t></w:t>
      </w:r>
      <w:r w:rsidRPr="009A4CB8">
        <w:rPr>
          <w:rFonts w:ascii="Graeca" w:hAnsi="Graeca" w:cs="Graeca"/>
          <w:lang w:eastAsia="en-GB"/>
        </w:rPr>
        <w:t></w:t>
      </w:r>
      <w:r>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Pr>
          <w:lang w:eastAsia="en-GB"/>
        </w:rPr>
        <w:t>(</w:t>
      </w:r>
      <w:r>
        <w:rPr>
          <w:rFonts w:ascii="Graeca" w:hAnsi="Graeca"/>
          <w:lang w:eastAsia="en-GB"/>
        </w:rPr>
        <w:t></w:t>
      </w:r>
      <w:r>
        <w:rPr>
          <w:rFonts w:ascii="Graeca" w:hAnsi="Graeca"/>
          <w:lang w:eastAsia="en-GB"/>
        </w:rPr>
        <w:t></w:t>
      </w:r>
      <w:r>
        <w:rPr>
          <w:rFonts w:ascii="Graeca" w:hAnsi="Graeca"/>
          <w:lang w:eastAsia="en-GB"/>
        </w:rPr>
        <w:t></w:t>
      </w:r>
      <w:r>
        <w:rPr>
          <w:rFonts w:ascii="Graeca" w:hAnsi="Graeca"/>
          <w:lang w:eastAsia="en-GB"/>
        </w:rPr>
        <w:t></w:t>
      </w:r>
      <w:r>
        <w:rPr>
          <w:lang w:eastAsia="en-GB"/>
        </w:rPr>
        <w:t xml:space="preserve">). </w:t>
      </w:r>
      <w:r>
        <w:t>On such designations see Introduction 3.1.3.3.</w:t>
      </w:r>
    </w:p>
  </w:footnote>
  <w:footnote w:id="2046">
    <w:p w14:paraId="177ABB68" w14:textId="77777777" w:rsidR="00865CD2" w:rsidRPr="00EE5E77" w:rsidRDefault="00865CD2">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sidRPr="00EE5E77">
        <w:rPr>
          <w:rFonts w:cs="Times New Roman"/>
          <w:lang w:val="en-US"/>
        </w:rPr>
        <w:t xml:space="preserve">In the Hauran in </w:t>
      </w:r>
      <w:smartTag w:uri="urn:schemas-microsoft-com:office:smarttags" w:element="place">
        <w:r w:rsidRPr="00EE5E77">
          <w:rPr>
            <w:rFonts w:cs="Times New Roman"/>
            <w:lang w:val="en-US"/>
          </w:rPr>
          <w:t>Transjordan</w:t>
        </w:r>
      </w:smartTag>
      <w:r w:rsidRPr="00EE5E77">
        <w:rPr>
          <w:rFonts w:cs="Times New Roman"/>
          <w:lang w:val="en-US"/>
        </w:rPr>
        <w:t>.</w:t>
      </w:r>
    </w:p>
  </w:footnote>
  <w:footnote w:id="2047">
    <w:p w14:paraId="5A74388E" w14:textId="77777777" w:rsidR="00865CD2" w:rsidRPr="009A4CB8" w:rsidRDefault="00865CD2" w:rsidP="00553235">
      <w:pPr>
        <w:pStyle w:val="FootnoteText"/>
        <w:bidi w:val="0"/>
        <w:spacing w:line="240" w:lineRule="auto"/>
        <w:rPr>
          <w:rtl/>
          <w:lang w:val="en-US"/>
        </w:rPr>
      </w:pPr>
      <w:r w:rsidRPr="00EE5E77">
        <w:rPr>
          <w:rStyle w:val="FootnoteReference"/>
          <w:rFonts w:cs="Times New Roman"/>
          <w:rtl/>
        </w:rPr>
        <w:footnoteRef/>
      </w:r>
      <w:r w:rsidRPr="00EE5E77">
        <w:rPr>
          <w:rFonts w:cs="Times New Roman"/>
          <w:lang w:val="en-US"/>
        </w:rPr>
        <w:t xml:space="preserve"> Jewishness suggested based on name, but the date makes it equally likely that it is Christian, see</w:t>
      </w:r>
      <w:r w:rsidRPr="005E436F">
        <w:rPr>
          <w:lang w:val="en-US"/>
        </w:rPr>
        <w:t xml:space="preserve"> </w:t>
      </w:r>
      <w:r>
        <w:t xml:space="preserve">vol. 3, Introduction </w:t>
      </w:r>
      <w:r>
        <w:rPr>
          <w:u w:color="FFFF00"/>
        </w:rPr>
        <w:t>6.6.7, p. 52</w:t>
      </w:r>
      <w:r w:rsidRPr="005E436F">
        <w:rPr>
          <w:lang w:val="en-US"/>
        </w:rPr>
        <w:t xml:space="preserve">. </w:t>
      </w:r>
      <w:r w:rsidRPr="005E436F">
        <w:rPr>
          <w:i/>
          <w:iCs/>
          <w:lang w:val="en-US"/>
        </w:rPr>
        <w:t>IJO</w:t>
      </w:r>
      <w:r w:rsidRPr="005E436F">
        <w:rPr>
          <w:lang w:val="en-US"/>
        </w:rPr>
        <w:t xml:space="preserve"> 3, App12 did not include it in its corpus.</w:t>
      </w:r>
    </w:p>
  </w:footnote>
  <w:footnote w:id="2048">
    <w:p w14:paraId="37AA8D22" w14:textId="77777777" w:rsidR="00865CD2" w:rsidRPr="005F539E" w:rsidRDefault="00865CD2" w:rsidP="00AD0FE4">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049">
    <w:p w14:paraId="24F51A42" w14:textId="77777777" w:rsidR="00865CD2" w:rsidRPr="00CB0A77" w:rsidRDefault="00865CD2" w:rsidP="00511F83">
      <w:pPr>
        <w:pStyle w:val="FootnoteText"/>
        <w:bidi w:val="0"/>
        <w:spacing w:line="240" w:lineRule="auto"/>
        <w:rPr>
          <w:lang w:val="en-US"/>
        </w:rPr>
      </w:pPr>
      <w:r>
        <w:rPr>
          <w:rStyle w:val="FootnoteReference"/>
        </w:rPr>
        <w:footnoteRef/>
      </w:r>
      <w:r>
        <w:rPr>
          <w:rtl/>
        </w:rPr>
        <w:t xml:space="preserve"> </w:t>
      </w:r>
      <w:r>
        <w:rPr>
          <w:lang w:val="en-US"/>
        </w:rPr>
        <w:t xml:space="preserve">For this form see vol. 3, under Isaac (24) B/M, p. 128. On the interchange of the initial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see vol. 3, Introduction 2.2.1.1.4, p. 11. On the Greek suffix see vol. 1, Introduction 2.2.1, p. 11.</w:t>
      </w:r>
    </w:p>
  </w:footnote>
  <w:footnote w:id="2050">
    <w:p w14:paraId="69FD25B3"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6.</w:t>
      </w:r>
    </w:p>
  </w:footnote>
  <w:footnote w:id="2051">
    <w:p w14:paraId="2F9C280F" w14:textId="77777777" w:rsidR="00865CD2" w:rsidRPr="00750A93" w:rsidRDefault="00865CD2" w:rsidP="00CA2CFD">
      <w:pPr>
        <w:pStyle w:val="FootnoteText"/>
        <w:bidi w:val="0"/>
        <w:spacing w:line="240" w:lineRule="auto"/>
        <w:rPr>
          <w:lang w:val="en-US"/>
        </w:rPr>
      </w:pPr>
      <w:r>
        <w:rPr>
          <w:rStyle w:val="FootnoteReference"/>
        </w:rPr>
        <w:footnoteRef/>
      </w:r>
      <w:r>
        <w:rPr>
          <w:rtl/>
        </w:rPr>
        <w:t xml:space="preserve"> </w:t>
      </w:r>
      <w:r>
        <w:rPr>
          <w:lang w:val="en-US"/>
        </w:rPr>
        <w:t>See above, n. 64</w:t>
      </w:r>
      <w:r>
        <w:rPr>
          <w:rFonts w:cs="Times New Roman"/>
          <w:lang w:val="en-US"/>
        </w:rPr>
        <w:t>.</w:t>
      </w:r>
      <w:r>
        <w:rPr>
          <w:lang w:val="en-US"/>
        </w:rPr>
        <w:t xml:space="preserve"> </w:t>
      </w:r>
    </w:p>
  </w:footnote>
  <w:footnote w:id="2052">
    <w:p w14:paraId="14B98DBC" w14:textId="77777777" w:rsidR="00865CD2" w:rsidRPr="00ED0F4E" w:rsidRDefault="00865CD2" w:rsidP="008D595F">
      <w:pPr>
        <w:pStyle w:val="FootnoteText"/>
        <w:bidi w:val="0"/>
        <w:spacing w:line="240" w:lineRule="auto"/>
        <w:rPr>
          <w:lang w:val="en-US"/>
        </w:rPr>
      </w:pPr>
      <w:r>
        <w:rPr>
          <w:rStyle w:val="FootnoteReference"/>
        </w:rPr>
        <w:footnoteRef/>
      </w:r>
      <w:r>
        <w:t xml:space="preserve"> </w:t>
      </w:r>
      <w:r>
        <w:rPr>
          <w:lang w:val="en-US"/>
        </w:rPr>
        <w:t>For this form see vol. 1, under Isaac (1) B/M, p. 174.</w:t>
      </w:r>
    </w:p>
  </w:footnote>
  <w:footnote w:id="2053">
    <w:p w14:paraId="2D7F274F" w14:textId="77777777" w:rsidR="00865CD2" w:rsidRPr="00E8118E" w:rsidRDefault="00865CD2" w:rsidP="00E975FF">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The region was not particula</w:t>
      </w:r>
      <w:r>
        <w:rPr>
          <w:lang w:val="en-US"/>
        </w:rPr>
        <w:t>r</w:t>
      </w:r>
      <w:r>
        <w:rPr>
          <w:lang w:val="en-US"/>
        </w:rPr>
        <w:t>ly Jewish, see Introduction 6.2.1.6.</w:t>
      </w:r>
    </w:p>
  </w:footnote>
  <w:footnote w:id="2054">
    <w:p w14:paraId="0213DC84" w14:textId="77777777" w:rsidR="00865CD2" w:rsidRPr="005F539E" w:rsidRDefault="00865CD2" w:rsidP="00CA2CFD">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2055">
    <w:p w14:paraId="4EFF6D1F" w14:textId="77777777" w:rsidR="00865CD2" w:rsidRPr="00750A93" w:rsidRDefault="00865CD2" w:rsidP="00CA2CFD">
      <w:pPr>
        <w:pStyle w:val="FootnoteText"/>
        <w:bidi w:val="0"/>
        <w:spacing w:line="240" w:lineRule="auto"/>
        <w:rPr>
          <w:lang w:val="en-US"/>
        </w:rPr>
      </w:pPr>
      <w:r>
        <w:rPr>
          <w:rStyle w:val="FootnoteReference"/>
        </w:rPr>
        <w:footnoteRef/>
      </w:r>
      <w:r>
        <w:rPr>
          <w:rtl/>
        </w:rPr>
        <w:t xml:space="preserve"> </w:t>
      </w:r>
      <w:r>
        <w:t xml:space="preserve">In </w:t>
      </w:r>
      <w:r w:rsidRPr="001539FA">
        <w:rPr>
          <w:i/>
          <w:iCs/>
        </w:rPr>
        <w:t>BS</w:t>
      </w:r>
      <w:r>
        <w:t xml:space="preserve"> 1:40 – </w:t>
      </w:r>
      <w:r>
        <w:rPr>
          <w:rFonts w:cs="Times New Roman" w:hint="cs"/>
          <w:rtl/>
        </w:rPr>
        <w:t>יצחק</w:t>
      </w:r>
      <w:r>
        <w:t xml:space="preserve">. So in </w:t>
      </w:r>
      <w:r w:rsidRPr="001539FA">
        <w:rPr>
          <w:i/>
          <w:iCs/>
        </w:rPr>
        <w:t>BS</w:t>
      </w:r>
      <w:r>
        <w:t xml:space="preserve"> 2:23. </w:t>
      </w:r>
      <w:r>
        <w:rPr>
          <w:lang w:val="en-US"/>
        </w:rPr>
        <w:t>For this form see above, n. 64</w:t>
      </w:r>
      <w:r>
        <w:rPr>
          <w:rFonts w:cs="Times New Roman"/>
          <w:lang w:val="en-US"/>
        </w:rPr>
        <w:t>.</w:t>
      </w:r>
      <w:r>
        <w:rPr>
          <w:lang w:val="en-US"/>
        </w:rPr>
        <w:t xml:space="preserve"> </w:t>
      </w:r>
    </w:p>
  </w:footnote>
  <w:footnote w:id="2056">
    <w:p w14:paraId="380A2ECF" w14:textId="77777777" w:rsidR="00865CD2" w:rsidRPr="00ED0F4E" w:rsidRDefault="00865CD2" w:rsidP="001539FA">
      <w:pPr>
        <w:pStyle w:val="FootnoteText"/>
        <w:bidi w:val="0"/>
        <w:spacing w:line="240" w:lineRule="auto"/>
        <w:rPr>
          <w:lang w:val="en-US"/>
        </w:rPr>
      </w:pPr>
      <w:r>
        <w:rPr>
          <w:rStyle w:val="FootnoteReference"/>
        </w:rPr>
        <w:footnoteRef/>
      </w:r>
      <w:r>
        <w:t xml:space="preserve"> So in </w:t>
      </w:r>
      <w:r w:rsidRPr="001539FA">
        <w:rPr>
          <w:i/>
          <w:iCs/>
        </w:rPr>
        <w:t>BS</w:t>
      </w:r>
      <w:r>
        <w:t xml:space="preserve"> 2:36</w:t>
      </w:r>
      <w:r>
        <w:rPr>
          <w:lang w:val="en-US"/>
        </w:rPr>
        <w:t>. For this form see vol. 1, under Isaac (11) B/M, p. 174.</w:t>
      </w:r>
    </w:p>
  </w:footnote>
  <w:footnote w:id="2057">
    <w:p w14:paraId="79B27EEE" w14:textId="77777777" w:rsidR="00865CD2" w:rsidRPr="00EE5E77" w:rsidRDefault="00865CD2" w:rsidP="00EE5E77">
      <w:pPr>
        <w:pStyle w:val="FootnoteText"/>
        <w:bidi w:val="0"/>
        <w:spacing w:line="240" w:lineRule="auto"/>
        <w:rPr>
          <w:rFonts w:cs="Times New Roman"/>
          <w:lang w:val="en-US"/>
        </w:rPr>
      </w:pPr>
      <w:r w:rsidRPr="00EE5E77">
        <w:rPr>
          <w:rStyle w:val="FootnoteReference"/>
          <w:rFonts w:cs="Times New Roman"/>
        </w:rPr>
        <w:footnoteRef/>
      </w:r>
      <w:r>
        <w:rPr>
          <w:rFonts w:cs="Times New Roman"/>
        </w:rPr>
        <w:t xml:space="preserve"> </w:t>
      </w:r>
      <w:r w:rsidRPr="00EE5E77">
        <w:rPr>
          <w:rFonts w:cs="Times New Roman"/>
          <w:lang w:val="en-US"/>
        </w:rPr>
        <w:t xml:space="preserve">In Aramaic – </w:t>
      </w:r>
      <w:r w:rsidRPr="00EE5E77">
        <w:rPr>
          <w:rFonts w:cs="Times New Roman"/>
          <w:rtl/>
        </w:rPr>
        <w:t>ביריבי</w:t>
      </w:r>
      <w:r w:rsidRPr="00EE5E77">
        <w:rPr>
          <w:rFonts w:cs="Times New Roman"/>
        </w:rPr>
        <w:t>.</w:t>
      </w:r>
      <w:r>
        <w:rPr>
          <w:rFonts w:cs="Times New Roman"/>
        </w:rPr>
        <w:t xml:space="preserve"> On this title see Introduction 3.1.1.</w:t>
      </w:r>
    </w:p>
  </w:footnote>
  <w:footnote w:id="2058">
    <w:p w14:paraId="4FBC7875" w14:textId="77777777" w:rsidR="00865CD2" w:rsidRPr="00EE5E77" w:rsidRDefault="00865CD2" w:rsidP="00E85063">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sidRPr="00EE5E77">
        <w:rPr>
          <w:rFonts w:cs="Times New Roman"/>
        </w:rPr>
        <w:t xml:space="preserve">This is the year in which Beth She‘arim was destroyed, see Introduction </w:t>
      </w:r>
      <w:r>
        <w:rPr>
          <w:rFonts w:cs="Times New Roman"/>
        </w:rPr>
        <w:t>7.</w:t>
      </w:r>
      <w:r>
        <w:rPr>
          <w:rFonts w:cs="Times New Roman"/>
          <w:u w:color="FFFF00"/>
        </w:rPr>
        <w:t>5.1</w:t>
      </w:r>
      <w:r w:rsidRPr="00EE5E77">
        <w:rPr>
          <w:rFonts w:cs="Times New Roman"/>
        </w:rPr>
        <w:t>.</w:t>
      </w:r>
    </w:p>
  </w:footnote>
  <w:footnote w:id="2059">
    <w:p w14:paraId="0C65EE0F"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rFonts w:cs="Times New Roman"/>
        </w:rPr>
        <w:t>See previous note</w:t>
      </w:r>
      <w:r w:rsidRPr="00EE5E77">
        <w:rPr>
          <w:rFonts w:cs="Times New Roman"/>
        </w:rPr>
        <w:t>.</w:t>
      </w:r>
    </w:p>
  </w:footnote>
  <w:footnote w:id="2060">
    <w:p w14:paraId="3D6A68DA" w14:textId="77777777" w:rsidR="00865CD2" w:rsidRPr="006B67B1" w:rsidRDefault="00865CD2" w:rsidP="006B67B1">
      <w:pPr>
        <w:pStyle w:val="FootnoteText"/>
        <w:bidi w:val="0"/>
        <w:spacing w:line="240" w:lineRule="auto"/>
        <w:rPr>
          <w:lang w:val="en-US"/>
        </w:rPr>
      </w:pPr>
      <w:r>
        <w:rPr>
          <w:rStyle w:val="FootnoteReference"/>
        </w:rPr>
        <w:footnoteRef/>
      </w:r>
      <w:r>
        <w:rPr>
          <w:rtl/>
        </w:rPr>
        <w:t xml:space="preserve"> </w:t>
      </w:r>
      <w:r>
        <w:rPr>
          <w:lang w:val="en-US"/>
        </w:rPr>
        <w:t xml:space="preserve">For this form see vol. 1, under Isaac (1) B/M, p. 174. On the interchange of the initial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see vol. 3, Introduction 2.2.1.1.4, p. 11. </w:t>
      </w:r>
    </w:p>
  </w:footnote>
  <w:footnote w:id="2061">
    <w:p w14:paraId="36453DE6"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62">
    <w:p w14:paraId="19647E11"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83.</w:t>
      </w:r>
    </w:p>
  </w:footnote>
  <w:footnote w:id="2063">
    <w:p w14:paraId="3F452007"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64">
    <w:p w14:paraId="59EA7BD1"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83.</w:t>
      </w:r>
    </w:p>
  </w:footnote>
  <w:footnote w:id="2065">
    <w:p w14:paraId="139CE183"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66">
    <w:p w14:paraId="0484173D"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83.</w:t>
      </w:r>
    </w:p>
  </w:footnote>
  <w:footnote w:id="2067">
    <w:p w14:paraId="5A7C3EEC"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68">
    <w:p w14:paraId="6B86D3AD"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83.</w:t>
      </w:r>
    </w:p>
  </w:footnote>
  <w:footnote w:id="2069">
    <w:p w14:paraId="2E737BED"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70">
    <w:p w14:paraId="1F65F21D"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6.</w:t>
      </w:r>
    </w:p>
  </w:footnote>
  <w:footnote w:id="2071">
    <w:p w14:paraId="25061329"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72">
    <w:p w14:paraId="7519D073"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6.</w:t>
      </w:r>
    </w:p>
  </w:footnote>
  <w:footnote w:id="2073">
    <w:p w14:paraId="7A5ED3B2"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74">
    <w:p w14:paraId="22EC40B0"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79.</w:t>
      </w:r>
    </w:p>
  </w:footnote>
  <w:footnote w:id="2075">
    <w:p w14:paraId="5C7A5E80"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76">
    <w:p w14:paraId="5D88480A" w14:textId="77777777" w:rsidR="00865CD2" w:rsidRPr="00232DE3" w:rsidRDefault="00865CD2" w:rsidP="00232DE3">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form </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Pr>
          <w:rFonts w:cs="Times New Roman"/>
        </w:rPr>
        <w:t xml:space="preserve"> see vol. 1, under Isaac (3) B/M, p. 175. On the Greek suffix see vol. 3, Intr</w:t>
      </w:r>
      <w:r>
        <w:rPr>
          <w:rFonts w:cs="Times New Roman"/>
        </w:rPr>
        <w:t>o</w:t>
      </w:r>
      <w:r>
        <w:rPr>
          <w:rFonts w:cs="Times New Roman"/>
        </w:rPr>
        <w:t>duction 2.2.1.1.1, p. 11.</w:t>
      </w:r>
    </w:p>
  </w:footnote>
  <w:footnote w:id="2077">
    <w:p w14:paraId="504084EB"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78">
    <w:p w14:paraId="56380AAE"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2.</w:t>
      </w:r>
    </w:p>
  </w:footnote>
  <w:footnote w:id="2079">
    <w:p w14:paraId="3EFE90D9"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80">
    <w:p w14:paraId="4707B44A" w14:textId="77777777" w:rsidR="00865CD2" w:rsidRPr="00ED0F4E" w:rsidRDefault="00865CD2" w:rsidP="009B2BF1">
      <w:pPr>
        <w:pStyle w:val="FootnoteText"/>
        <w:bidi w:val="0"/>
        <w:spacing w:line="240" w:lineRule="auto"/>
        <w:rPr>
          <w:lang w:val="en-US"/>
        </w:rPr>
      </w:pPr>
      <w:r>
        <w:rPr>
          <w:rStyle w:val="FootnoteReference"/>
        </w:rPr>
        <w:footnoteRef/>
      </w:r>
      <w:r>
        <w:t xml:space="preserve"> </w:t>
      </w:r>
      <w:r>
        <w:rPr>
          <w:lang w:val="en-US"/>
        </w:rPr>
        <w:t>For this form see vol. 3, under Isaac (24) B/M, p. 128.</w:t>
      </w:r>
    </w:p>
  </w:footnote>
  <w:footnote w:id="2081">
    <w:p w14:paraId="0D9C6476" w14:textId="77777777" w:rsidR="00865CD2" w:rsidRPr="009E06A3" w:rsidRDefault="00865CD2" w:rsidP="009E06A3">
      <w:pPr>
        <w:pStyle w:val="FootnoteText"/>
        <w:bidi w:val="0"/>
        <w:spacing w:line="240" w:lineRule="auto"/>
        <w:rPr>
          <w:lang w:val="en-US"/>
        </w:rPr>
      </w:pPr>
      <w:r>
        <w:rPr>
          <w:rStyle w:val="FootnoteReference"/>
        </w:rPr>
        <w:footnoteRef/>
      </w:r>
      <w:r>
        <w:rPr>
          <w:rtl/>
        </w:rPr>
        <w:t xml:space="preserve"> </w:t>
      </w:r>
      <w:r w:rsidRPr="00902D6D">
        <w:t>See above, n.</w:t>
      </w:r>
      <w:r>
        <w:t xml:space="preserve"> 85</w:t>
      </w:r>
      <w:r w:rsidRPr="00902D6D">
        <w:t>.</w:t>
      </w:r>
    </w:p>
  </w:footnote>
  <w:footnote w:id="2082">
    <w:p w14:paraId="43C6B3B8" w14:textId="77777777" w:rsidR="00865CD2" w:rsidRPr="00CB0A77" w:rsidRDefault="00865CD2" w:rsidP="00CA2CFD">
      <w:pPr>
        <w:pStyle w:val="FootnoteText"/>
        <w:bidi w:val="0"/>
        <w:spacing w:line="240" w:lineRule="auto"/>
        <w:rPr>
          <w:lang w:val="en-US"/>
        </w:rPr>
      </w:pPr>
      <w:r>
        <w:rPr>
          <w:rStyle w:val="FootnoteReference"/>
        </w:rPr>
        <w:footnoteRef/>
      </w:r>
      <w:r>
        <w:rPr>
          <w:rtl/>
        </w:rPr>
        <w:t xml:space="preserve"> </w:t>
      </w:r>
      <w:r>
        <w:rPr>
          <w:lang w:val="en-US"/>
        </w:rPr>
        <w:t xml:space="preserve">For this form see above, n. 107. On the interchange of the initial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see vol. 3, Introduction 2.2.1.1.4, p. 11.</w:t>
      </w:r>
    </w:p>
  </w:footnote>
  <w:footnote w:id="2083">
    <w:p w14:paraId="38E9842B"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84">
    <w:p w14:paraId="718035CB"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w:t>
      </w:r>
    </w:p>
  </w:footnote>
  <w:footnote w:id="2085">
    <w:p w14:paraId="5E9C9438" w14:textId="77777777" w:rsidR="00865CD2" w:rsidRPr="009E48D3" w:rsidRDefault="00865CD2" w:rsidP="008F35B6">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2086">
    <w:p w14:paraId="37EF22B4" w14:textId="77777777" w:rsidR="00865CD2" w:rsidRPr="005F539E" w:rsidRDefault="00865CD2" w:rsidP="00CA2CFD">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2087">
    <w:p w14:paraId="6C131E9E"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w:t>
      </w:r>
      <w:r>
        <w:rPr>
          <w:lang w:val="en-US"/>
        </w:rPr>
        <w:t>o</w:t>
      </w:r>
      <w:r>
        <w:rPr>
          <w:lang w:val="en-US"/>
        </w:rPr>
        <w:t>duction 7.5.5.</w:t>
      </w:r>
    </w:p>
  </w:footnote>
  <w:footnote w:id="2088">
    <w:p w14:paraId="348A7B53" w14:textId="77777777" w:rsidR="00865CD2" w:rsidRPr="00127D1A" w:rsidRDefault="00865CD2" w:rsidP="00127D1A">
      <w:pPr>
        <w:pStyle w:val="FootnoteText"/>
        <w:bidi w:val="0"/>
        <w:spacing w:line="240" w:lineRule="auto"/>
        <w:rPr>
          <w:lang w:val="en-US"/>
        </w:rPr>
      </w:pPr>
      <w:r>
        <w:rPr>
          <w:rStyle w:val="FootnoteReference"/>
        </w:rPr>
        <w:footnoteRef/>
      </w:r>
      <w:r>
        <w:rPr>
          <w:rtl/>
        </w:rPr>
        <w:t xml:space="preserve"> </w:t>
      </w:r>
      <w:r>
        <w:rPr>
          <w:lang w:val="en-US"/>
        </w:rPr>
        <w:t xml:space="preserve">For this form see vol. 3, under Isaac (9) B/M, p. 128. On the interchange of </w:t>
      </w:r>
      <w:r>
        <w:rPr>
          <w:rFonts w:ascii="Graeca" w:hAnsi="Graeca"/>
          <w:lang w:val="en-US"/>
        </w:rPr>
        <w:t></w:t>
      </w:r>
      <w:r>
        <w:rPr>
          <w:rFonts w:cs="Times New Roman"/>
          <w:lang w:val="en-US"/>
        </w:rPr>
        <w:t xml:space="preserve">with </w:t>
      </w:r>
      <w:r>
        <w:rPr>
          <w:rFonts w:ascii="Graeca" w:hAnsi="Graeca" w:cs="Times New Roman"/>
          <w:lang w:val="en-US"/>
        </w:rPr>
        <w:t></w:t>
      </w:r>
      <w:r>
        <w:rPr>
          <w:rFonts w:cs="Times New Roman"/>
          <w:lang w:val="en-US"/>
        </w:rPr>
        <w:t xml:space="preserve"> as part of the iotacism phenomenon see vol. 1, I</w:t>
      </w:r>
      <w:r>
        <w:rPr>
          <w:rFonts w:cs="Times New Roman"/>
          <w:lang w:val="en-US"/>
        </w:rPr>
        <w:t>n</w:t>
      </w:r>
      <w:r>
        <w:rPr>
          <w:rFonts w:cs="Times New Roman"/>
          <w:lang w:val="en-US"/>
        </w:rPr>
        <w:t>troduction 2.3.2, p. 21.</w:t>
      </w:r>
    </w:p>
  </w:footnote>
  <w:footnote w:id="2089">
    <w:p w14:paraId="3FA9F698" w14:textId="77777777" w:rsidR="00865CD2" w:rsidRPr="00EE5E77" w:rsidRDefault="00865CD2" w:rsidP="00553235">
      <w:pPr>
        <w:pStyle w:val="FootnoteText"/>
        <w:bidi w:val="0"/>
        <w:spacing w:line="240" w:lineRule="auto"/>
        <w:rPr>
          <w:rFonts w:cs="Times New Roman"/>
        </w:rPr>
      </w:pPr>
      <w:r w:rsidRPr="00EE5E77">
        <w:rPr>
          <w:rStyle w:val="FootnoteReference"/>
          <w:rFonts w:cs="Times New Roman"/>
        </w:rPr>
        <w:footnoteRef/>
      </w:r>
      <w:r>
        <w:rPr>
          <w:rFonts w:cs="Times New Roman"/>
        </w:rPr>
        <w:t xml:space="preserve"> </w:t>
      </w:r>
      <w:r w:rsidRPr="00EE5E77">
        <w:rPr>
          <w:rFonts w:cs="Times New Roman"/>
        </w:rPr>
        <w:t xml:space="preserve">Jewishness suggested based on name, but see </w:t>
      </w:r>
      <w:r>
        <w:t xml:space="preserve">vol. 3, Introduction </w:t>
      </w:r>
      <w:r>
        <w:rPr>
          <w:u w:color="FFFF00"/>
        </w:rPr>
        <w:t>6.6.7, p. 52</w:t>
      </w:r>
      <w:r w:rsidRPr="00EE5E77">
        <w:rPr>
          <w:rFonts w:cs="Times New Roman"/>
        </w:rPr>
        <w:t>.</w:t>
      </w:r>
    </w:p>
  </w:footnote>
  <w:footnote w:id="2090">
    <w:p w14:paraId="7665FE15" w14:textId="77777777" w:rsidR="00865CD2" w:rsidRPr="00ED0F4E" w:rsidRDefault="00865CD2" w:rsidP="009B2BF1">
      <w:pPr>
        <w:pStyle w:val="FootnoteText"/>
        <w:bidi w:val="0"/>
        <w:spacing w:line="240" w:lineRule="auto"/>
        <w:rPr>
          <w:lang w:val="en-US"/>
        </w:rPr>
      </w:pPr>
      <w:r>
        <w:rPr>
          <w:rStyle w:val="FootnoteReference"/>
        </w:rPr>
        <w:footnoteRef/>
      </w:r>
      <w:r>
        <w:t xml:space="preserve"> </w:t>
      </w:r>
      <w:r>
        <w:rPr>
          <w:lang w:val="en-US"/>
        </w:rPr>
        <w:t>For this form see vol. 3, under Isaac (5) B/M, p. 127-8.</w:t>
      </w:r>
    </w:p>
  </w:footnote>
  <w:footnote w:id="2091">
    <w:p w14:paraId="41D155CD" w14:textId="77777777" w:rsidR="00865CD2" w:rsidRPr="00682063" w:rsidRDefault="00865CD2" w:rsidP="009B2BF1">
      <w:pPr>
        <w:pStyle w:val="FootnoteText"/>
        <w:bidi w:val="0"/>
        <w:spacing w:line="240" w:lineRule="auto"/>
        <w:rPr>
          <w:lang w:val="en-US"/>
        </w:rPr>
      </w:pPr>
      <w:r>
        <w:rPr>
          <w:rStyle w:val="FootnoteReference"/>
        </w:rPr>
        <w:footnoteRef/>
      </w:r>
      <w:r>
        <w:rPr>
          <w:rtl/>
        </w:rPr>
        <w:t xml:space="preserve"> </w:t>
      </w:r>
      <w:r w:rsidRPr="005E436F">
        <w:rPr>
          <w:lang w:val="en-US"/>
        </w:rPr>
        <w:t xml:space="preserve">The inscription comes from the antiquities market. The man who produced this inscription claimed that it comes from a place associated with Abraham. Mordtmann understood this to refer to </w:t>
      </w:r>
      <w:smartTag w:uri="urn:schemas-microsoft-com:office:smarttags" w:element="place">
        <w:smartTag w:uri="urn:schemas-microsoft-com:office:smarttags" w:element="City">
          <w:r w:rsidRPr="005E436F">
            <w:rPr>
              <w:lang w:val="en-US"/>
            </w:rPr>
            <w:t>Hebron</w:t>
          </w:r>
        </w:smartTag>
      </w:smartTag>
      <w:r w:rsidRPr="005E436F">
        <w:rPr>
          <w:lang w:val="en-US"/>
        </w:rPr>
        <w:t>.</w:t>
      </w:r>
    </w:p>
  </w:footnote>
  <w:footnote w:id="2092">
    <w:p w14:paraId="16D58226" w14:textId="77777777" w:rsidR="00865CD2" w:rsidRPr="00BA4E20" w:rsidRDefault="00865CD2" w:rsidP="00553235">
      <w:pPr>
        <w:pStyle w:val="FootnoteText"/>
        <w:bidi w:val="0"/>
        <w:spacing w:line="240" w:lineRule="auto"/>
        <w:rPr>
          <w:rtl/>
          <w:lang w:val="en-US"/>
        </w:rPr>
      </w:pPr>
      <w:r>
        <w:rPr>
          <w:rStyle w:val="FootnoteReference"/>
        </w:rPr>
        <w:footnoteRef/>
      </w:r>
      <w:r>
        <w:rPr>
          <w:rtl/>
        </w:rPr>
        <w:t xml:space="preserve"> </w:t>
      </w:r>
      <w:r w:rsidRPr="005E436F">
        <w:rPr>
          <w:lang w:val="en-US"/>
        </w:rPr>
        <w:t xml:space="preserve">This inscription was presumably found in </w:t>
      </w:r>
      <w:smartTag w:uri="urn:schemas-microsoft-com:office:smarttags" w:element="place">
        <w:smartTag w:uri="urn:schemas-microsoft-com:office:smarttags" w:element="City">
          <w:r w:rsidRPr="005E436F">
            <w:rPr>
              <w:lang w:val="en-US"/>
            </w:rPr>
            <w:t>Hebron</w:t>
          </w:r>
        </w:smartTag>
      </w:smartTag>
      <w:r w:rsidRPr="005E436F">
        <w:rPr>
          <w:lang w:val="en-US"/>
        </w:rPr>
        <w:t>. It mentions the biblical Abraham, Isaac and A</w:t>
      </w:r>
      <w:r w:rsidRPr="005E436F">
        <w:rPr>
          <w:lang w:val="en-US"/>
        </w:rPr>
        <w:t>a</w:t>
      </w:r>
      <w:r>
        <w:rPr>
          <w:lang w:val="en-US"/>
        </w:rPr>
        <w:t>ron. It could be Jewish but it</w:t>
      </w:r>
      <w:r w:rsidRPr="005E436F">
        <w:rPr>
          <w:lang w:val="en-US"/>
        </w:rPr>
        <w:t xml:space="preserve"> could of course just as likely be Christian, see </w:t>
      </w:r>
      <w:r>
        <w:t xml:space="preserve">vol. 3, Introduction </w:t>
      </w:r>
      <w:r>
        <w:rPr>
          <w:u w:color="FFFF00"/>
        </w:rPr>
        <w:t>6.6.7, p. 52</w:t>
      </w:r>
      <w:r w:rsidRPr="005E436F">
        <w:rPr>
          <w:lang w:val="en-US"/>
        </w:rPr>
        <w:t xml:space="preserve">. </w:t>
      </w:r>
    </w:p>
  </w:footnote>
  <w:footnote w:id="2093">
    <w:p w14:paraId="17EEBC21" w14:textId="77777777" w:rsidR="00865CD2" w:rsidRPr="005F539E" w:rsidRDefault="00865CD2" w:rsidP="00B71E75">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2094">
    <w:p w14:paraId="3CB40D0A" w14:textId="77777777" w:rsidR="00865CD2" w:rsidRPr="002F6202" w:rsidRDefault="00865CD2" w:rsidP="00D01BA0">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435</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2095">
    <w:p w14:paraId="6265044F" w14:textId="77777777" w:rsidR="00865CD2" w:rsidRPr="00ED0F4E" w:rsidRDefault="00865CD2" w:rsidP="00B71E75">
      <w:pPr>
        <w:pStyle w:val="FootnoteText"/>
        <w:bidi w:val="0"/>
        <w:spacing w:line="240" w:lineRule="auto"/>
        <w:rPr>
          <w:lang w:val="en-US"/>
        </w:rPr>
      </w:pPr>
      <w:r>
        <w:rPr>
          <w:rStyle w:val="FootnoteReference"/>
        </w:rPr>
        <w:footnoteRef/>
      </w:r>
      <w:r>
        <w:t xml:space="preserve"> </w:t>
      </w:r>
      <w:r>
        <w:rPr>
          <w:lang w:val="en-US"/>
        </w:rPr>
        <w:t>See above, n. 6.</w:t>
      </w:r>
    </w:p>
  </w:footnote>
  <w:footnote w:id="2096">
    <w:p w14:paraId="58633612" w14:textId="77777777" w:rsidR="00865CD2" w:rsidRPr="000C425B" w:rsidRDefault="00865CD2" w:rsidP="00653BCA">
      <w:pPr>
        <w:pStyle w:val="FootnoteText"/>
        <w:bidi w:val="0"/>
        <w:spacing w:line="240" w:lineRule="auto"/>
        <w:rPr>
          <w:lang w:val="en-US"/>
        </w:rPr>
      </w:pPr>
      <w:r>
        <w:rPr>
          <w:rStyle w:val="FootnoteReference"/>
        </w:rPr>
        <w:footnoteRef/>
      </w:r>
      <w:r>
        <w:rPr>
          <w:rtl/>
        </w:rPr>
        <w:t xml:space="preserve"> </w:t>
      </w:r>
      <w:r>
        <w:rPr>
          <w:lang w:val="en-US"/>
        </w:rPr>
        <w:t xml:space="preserve">The early editors of the Jewish inscriptions from </w:t>
      </w:r>
      <w:smartTag w:uri="urn:schemas-microsoft-com:office:smarttags" w:element="place">
        <w:smartTag w:uri="urn:schemas-microsoft-com:office:smarttags" w:element="City">
          <w:r>
            <w:rPr>
              <w:lang w:val="en-US"/>
            </w:rPr>
            <w:t>Jaffa</w:t>
          </w:r>
        </w:smartTag>
      </w:smartTag>
      <w:r>
        <w:rPr>
          <w:lang w:val="en-US"/>
        </w:rPr>
        <w:t xml:space="preserve"> suggested this date for them, see Introduction </w:t>
      </w:r>
      <w:r w:rsidRPr="00B95278">
        <w:rPr>
          <w:lang w:val="en-US"/>
        </w:rPr>
        <w:t>5.2.2.1.</w:t>
      </w:r>
      <w:r>
        <w:rPr>
          <w:lang w:val="en-US"/>
        </w:rPr>
        <w:t xml:space="preserve"> If the date is correct for the other </w:t>
      </w:r>
      <w:smartTag w:uri="urn:schemas-microsoft-com:office:smarttags" w:element="place">
        <w:smartTag w:uri="urn:schemas-microsoft-com:office:smarttags" w:element="City">
          <w:r>
            <w:rPr>
              <w:lang w:val="en-US"/>
            </w:rPr>
            <w:t>Jaffa</w:t>
          </w:r>
        </w:smartTag>
      </w:smartTag>
      <w:r>
        <w:rPr>
          <w:lang w:val="en-US"/>
        </w:rPr>
        <w:t xml:space="preserve"> inscriptions, it is correct for this one as well.</w:t>
      </w:r>
    </w:p>
  </w:footnote>
  <w:footnote w:id="2097">
    <w:p w14:paraId="711E358A" w14:textId="77777777" w:rsidR="00865CD2" w:rsidRPr="00643470" w:rsidRDefault="00865CD2" w:rsidP="00B71E75">
      <w:pPr>
        <w:pStyle w:val="FootnoteText"/>
        <w:bidi w:val="0"/>
        <w:spacing w:line="240" w:lineRule="auto"/>
        <w:rPr>
          <w:rtl/>
          <w:lang w:val="en-US"/>
        </w:rPr>
      </w:pPr>
      <w:r>
        <w:rPr>
          <w:rStyle w:val="FootnoteReference"/>
        </w:rPr>
        <w:footnoteRef/>
      </w:r>
      <w:r>
        <w:rPr>
          <w:rtl/>
        </w:rPr>
        <w:t xml:space="preserve"> </w:t>
      </w:r>
      <w:r>
        <w:rPr>
          <w:lang w:val="en-US"/>
        </w:rPr>
        <w:t xml:space="preserve">For the form </w:t>
      </w:r>
      <w:r>
        <w:rPr>
          <w:rFonts w:cs="Times New Roman" w:hint="cs"/>
          <w:rtl/>
          <w:lang w:val="en-US"/>
        </w:rPr>
        <w:t>אסחק</w:t>
      </w:r>
      <w:r>
        <w:rPr>
          <w:rFonts w:cs="Times New Roman"/>
          <w:lang w:val="en-US"/>
        </w:rPr>
        <w:t xml:space="preserve"> see vol. </w:t>
      </w:r>
      <w:r>
        <w:rPr>
          <w:rFonts w:cs="Times New Roman" w:hint="cs"/>
          <w:rtl/>
          <w:lang w:val="en-US"/>
        </w:rPr>
        <w:t>4</w:t>
      </w:r>
      <w:r>
        <w:rPr>
          <w:rFonts w:cs="Times New Roman"/>
          <w:lang w:val="en-US"/>
        </w:rPr>
        <w:t xml:space="preserve">, under Isaac (36) B/M, p. 97. This seems to be a late-antique linguistic development see vol. 4, Introduction 2.3.4.1, pp. 12. On the fall of the initial </w:t>
      </w:r>
      <w:r>
        <w:rPr>
          <w:rFonts w:cs="Times New Roman" w:hint="cs"/>
          <w:rtl/>
          <w:lang w:val="en-US"/>
        </w:rPr>
        <w:t>א</w:t>
      </w:r>
      <w:r>
        <w:rPr>
          <w:rFonts w:cs="Times New Roman"/>
          <w:lang w:val="en-US"/>
        </w:rPr>
        <w:t xml:space="preserve"> </w:t>
      </w:r>
      <w:r>
        <w:rPr>
          <w:rFonts w:cs="Times New Roman" w:hint="cs"/>
          <w:lang w:val="en-US"/>
        </w:rPr>
        <w:t xml:space="preserve">as a Palestinian-Aramaic linguistic phenomenon see vol. </w:t>
      </w:r>
      <w:r>
        <w:rPr>
          <w:rFonts w:cs="Times New Roman"/>
          <w:lang w:val="en-US"/>
        </w:rPr>
        <w:t>1, Intr</w:t>
      </w:r>
      <w:r>
        <w:rPr>
          <w:rFonts w:cs="Times New Roman"/>
          <w:lang w:val="en-US"/>
        </w:rPr>
        <w:t>o</w:t>
      </w:r>
      <w:r>
        <w:rPr>
          <w:rFonts w:cs="Times New Roman"/>
          <w:lang w:val="en-US"/>
        </w:rPr>
        <w:t>duction 2.5.2, p. 29.</w:t>
      </w:r>
    </w:p>
  </w:footnote>
  <w:footnote w:id="2098">
    <w:p w14:paraId="2EF8E9A4" w14:textId="77777777" w:rsidR="00865CD2" w:rsidRPr="009B2BF1" w:rsidRDefault="00865CD2" w:rsidP="009B2BF1">
      <w:pPr>
        <w:pStyle w:val="FootnoteText"/>
        <w:bidi w:val="0"/>
        <w:spacing w:line="240" w:lineRule="auto"/>
        <w:rPr>
          <w:lang w:val="en-US"/>
        </w:rPr>
      </w:pPr>
      <w:r>
        <w:rPr>
          <w:rStyle w:val="FootnoteReference"/>
        </w:rPr>
        <w:footnoteRef/>
      </w:r>
      <w:r>
        <w:t xml:space="preserve"> </w:t>
      </w:r>
      <w:r>
        <w:rPr>
          <w:lang w:val="en-US"/>
        </w:rPr>
        <w:t>In the Golan.</w:t>
      </w:r>
    </w:p>
  </w:footnote>
  <w:footnote w:id="2099">
    <w:p w14:paraId="1E2811D2" w14:textId="77777777" w:rsidR="00865CD2" w:rsidRPr="005F539E" w:rsidRDefault="00865CD2" w:rsidP="00B71E75">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2100">
    <w:p w14:paraId="02406595" w14:textId="77777777" w:rsidR="00865CD2" w:rsidRPr="00ED0F4E" w:rsidRDefault="00865CD2" w:rsidP="00B71E75">
      <w:pPr>
        <w:pStyle w:val="FootnoteText"/>
        <w:bidi w:val="0"/>
        <w:spacing w:line="240" w:lineRule="auto"/>
        <w:rPr>
          <w:lang w:val="en-US"/>
        </w:rPr>
      </w:pPr>
      <w:r>
        <w:rPr>
          <w:rStyle w:val="FootnoteReference"/>
        </w:rPr>
        <w:footnoteRef/>
      </w:r>
      <w:r>
        <w:t xml:space="preserve"> </w:t>
      </w:r>
      <w:r>
        <w:rPr>
          <w:lang w:val="en-US"/>
        </w:rPr>
        <w:t>See above, n. 71.</w:t>
      </w:r>
    </w:p>
  </w:footnote>
  <w:footnote w:id="2101">
    <w:p w14:paraId="7B85B2C2" w14:textId="77777777" w:rsidR="00865CD2" w:rsidRPr="00EE5E77" w:rsidRDefault="00865CD2" w:rsidP="004A4E51">
      <w:pPr>
        <w:pStyle w:val="FootnoteText"/>
        <w:bidi w:val="0"/>
        <w:spacing w:line="240" w:lineRule="auto"/>
        <w:rPr>
          <w:rFonts w:cs="Times New Roman"/>
          <w:lang w:val="en-US"/>
        </w:rPr>
      </w:pPr>
      <w:r w:rsidRPr="00EE5E77">
        <w:rPr>
          <w:rStyle w:val="FootnoteReference"/>
          <w:rFonts w:cs="Times New Roman"/>
        </w:rPr>
        <w:footnoteRef/>
      </w:r>
      <w:r>
        <w:rPr>
          <w:rFonts w:cs="Times New Roman"/>
        </w:rPr>
        <w:t xml:space="preserve"> </w:t>
      </w:r>
      <w:r>
        <w:rPr>
          <w:rFonts w:cs="Times New Roman"/>
          <w:lang w:val="en-US"/>
        </w:rPr>
        <w:t>The stamp is d</w:t>
      </w:r>
      <w:r w:rsidRPr="00EE5E77">
        <w:rPr>
          <w:rFonts w:cs="Times New Roman"/>
          <w:lang w:val="en-US"/>
        </w:rPr>
        <w:t xml:space="preserve">ecorated with </w:t>
      </w:r>
      <w:r>
        <w:rPr>
          <w:rFonts w:cs="Times New Roman"/>
          <w:lang w:val="en-US"/>
        </w:rPr>
        <w:t>a</w:t>
      </w:r>
      <w:r w:rsidRPr="00EE5E77">
        <w:rPr>
          <w:rFonts w:cs="Times New Roman"/>
          <w:lang w:val="en-US"/>
        </w:rPr>
        <w:t xml:space="preserve"> menorah, see </w:t>
      </w:r>
      <w:r>
        <w:rPr>
          <w:rFonts w:cs="Times New Roman"/>
          <w:lang w:val="en-US"/>
        </w:rPr>
        <w:t xml:space="preserve">vol. 3, </w:t>
      </w:r>
      <w:r w:rsidRPr="00EE5E77">
        <w:rPr>
          <w:rFonts w:cs="Times New Roman"/>
          <w:lang w:val="en-US"/>
        </w:rPr>
        <w:t xml:space="preserve">Introduction </w:t>
      </w:r>
      <w:r>
        <w:rPr>
          <w:rFonts w:cs="Times New Roman"/>
          <w:u w:color="FFFF00"/>
          <w:lang w:val="en-US"/>
        </w:rPr>
        <w:t>6.3.1, p. 35.</w:t>
      </w:r>
    </w:p>
  </w:footnote>
  <w:footnote w:id="2102">
    <w:p w14:paraId="5327AE12" w14:textId="77777777" w:rsidR="00865CD2" w:rsidRPr="005F539E" w:rsidRDefault="00865CD2" w:rsidP="00B71E75">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2103">
    <w:p w14:paraId="344DC12E" w14:textId="77777777" w:rsidR="00865CD2" w:rsidRPr="00AD0FE4" w:rsidRDefault="00865CD2" w:rsidP="00AD0FE4">
      <w:pPr>
        <w:pStyle w:val="FootnoteText"/>
        <w:bidi w:val="0"/>
        <w:spacing w:line="240" w:lineRule="auto"/>
        <w:rPr>
          <w:lang w:val="en-US"/>
        </w:rPr>
      </w:pPr>
      <w:r>
        <w:rPr>
          <w:rStyle w:val="FootnoteReference"/>
        </w:rPr>
        <w:footnoteRef/>
      </w:r>
      <w:r>
        <w:rPr>
          <w:rtl/>
        </w:rPr>
        <w:t xml:space="preserve"> </w:t>
      </w:r>
      <w:r>
        <w:rPr>
          <w:lang w:val="en-US"/>
        </w:rPr>
        <w:t>There is no way to date the Hebrew inscriptions from Elijah’s Cave, see Appendix 3.1.</w:t>
      </w:r>
    </w:p>
  </w:footnote>
  <w:footnote w:id="2104">
    <w:p w14:paraId="25F8D6FB" w14:textId="77777777" w:rsidR="00865CD2" w:rsidRPr="00912842" w:rsidRDefault="00865CD2" w:rsidP="00912842">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105">
    <w:p w14:paraId="565C29C8" w14:textId="77777777" w:rsidR="00865CD2" w:rsidRPr="009A4CB8" w:rsidRDefault="00865CD2" w:rsidP="000D3379">
      <w:pPr>
        <w:pStyle w:val="FootnoteText"/>
        <w:bidi w:val="0"/>
        <w:spacing w:line="240" w:lineRule="auto"/>
        <w:rPr>
          <w:rtl/>
          <w:lang w:val="en-US"/>
        </w:rPr>
      </w:pPr>
      <w:r w:rsidRPr="00EE5E77">
        <w:rPr>
          <w:rStyle w:val="FootnoteReference"/>
          <w:rFonts w:cs="Times New Roman"/>
          <w:rtl/>
        </w:rPr>
        <w:footnoteRef/>
      </w:r>
      <w:r w:rsidRPr="00EE5E77">
        <w:rPr>
          <w:rFonts w:cs="Times New Roman"/>
          <w:lang w:eastAsia="en-GB"/>
        </w:rPr>
        <w:t xml:space="preserve"> </w:t>
      </w:r>
      <w:r w:rsidRPr="00EE5E77">
        <w:rPr>
          <w:rFonts w:cs="Times New Roman"/>
          <w:lang w:val="en-US"/>
        </w:rPr>
        <w:t>Biblical, e.g. 1 Chr 8:19</w:t>
      </w:r>
      <w:r w:rsidRPr="005E436F">
        <w:rPr>
          <w:lang w:val="en-US"/>
        </w:rPr>
        <w:t>.</w:t>
      </w:r>
    </w:p>
  </w:footnote>
  <w:footnote w:id="2106">
    <w:p w14:paraId="28BBCC41" w14:textId="77777777" w:rsidR="00865CD2" w:rsidRPr="001E43E5" w:rsidRDefault="00865CD2" w:rsidP="00D165A2">
      <w:pPr>
        <w:pStyle w:val="FootnoteText"/>
        <w:bidi w:val="0"/>
        <w:spacing w:line="240" w:lineRule="auto"/>
      </w:pPr>
      <w:r>
        <w:rPr>
          <w:rStyle w:val="FootnoteReference"/>
        </w:rPr>
        <w:footnoteRef/>
      </w:r>
      <w:r>
        <w:rPr>
          <w:rtl/>
        </w:rPr>
        <w:t xml:space="preserve"> </w:t>
      </w:r>
      <w:r w:rsidRPr="009A4CB8">
        <w:rPr>
          <w:lang w:val="en-US"/>
        </w:rPr>
        <w:t>So in BT, see Kos</w:t>
      </w:r>
      <w:r w:rsidRPr="009A4CB8">
        <w:rPr>
          <w:lang w:eastAsia="en-GB"/>
        </w:rPr>
        <w:t xml:space="preserve">owsky, </w:t>
      </w:r>
      <w:r w:rsidRPr="009A4CB8">
        <w:rPr>
          <w:i/>
          <w:iCs/>
          <w:lang w:eastAsia="en-GB"/>
        </w:rPr>
        <w:t>Babylonico</w:t>
      </w:r>
      <w:r w:rsidRPr="009A4CB8">
        <w:rPr>
          <w:lang w:eastAsia="en-GB"/>
        </w:rPr>
        <w:t>, 1686.</w:t>
      </w:r>
      <w:r>
        <w:rPr>
          <w:lang w:eastAsia="en-GB"/>
        </w:rPr>
        <w:t xml:space="preserve"> For this name see under </w:t>
      </w:r>
      <w:r w:rsidRPr="001E43E5">
        <w:rPr>
          <w:rFonts w:cs="Times New Roman"/>
        </w:rPr>
        <w:t>Elyakim</w:t>
      </w:r>
      <w:r>
        <w:rPr>
          <w:rFonts w:cs="Times New Roman"/>
        </w:rPr>
        <w:t xml:space="preserve"> B/M.</w:t>
      </w:r>
    </w:p>
  </w:footnote>
  <w:footnote w:id="2107">
    <w:p w14:paraId="479790FC" w14:textId="77777777" w:rsidR="00865CD2" w:rsidRPr="00E8387D" w:rsidRDefault="00865CD2" w:rsidP="00E8387D">
      <w:pPr>
        <w:pStyle w:val="FootnoteText"/>
        <w:bidi w:val="0"/>
        <w:spacing w:line="240" w:lineRule="auto"/>
        <w:rPr>
          <w:lang w:val="en-US"/>
        </w:rPr>
      </w:pPr>
      <w:r>
        <w:rPr>
          <w:rStyle w:val="FootnoteReference"/>
        </w:rPr>
        <w:footnoteRef/>
      </w:r>
      <w:r>
        <w:rPr>
          <w:rtl/>
        </w:rPr>
        <w:t xml:space="preserve"> </w:t>
      </w:r>
      <w:r>
        <w:rPr>
          <w:lang w:val="en-US"/>
        </w:rPr>
        <w:t xml:space="preserve"> His son was a student of Rabbi Yohanan (1), see Introduction 7.4.1.</w:t>
      </w:r>
    </w:p>
  </w:footnote>
  <w:footnote w:id="2108">
    <w:p w14:paraId="1CA1F64E" w14:textId="77777777" w:rsidR="00865CD2" w:rsidRPr="00CC3B00" w:rsidRDefault="00865CD2" w:rsidP="00C458DE">
      <w:pPr>
        <w:pStyle w:val="FootnoteText"/>
        <w:bidi w:val="0"/>
        <w:spacing w:line="240" w:lineRule="auto"/>
        <w:rPr>
          <w:lang w:val="en-US"/>
        </w:rPr>
      </w:pPr>
      <w:r>
        <w:rPr>
          <w:rStyle w:val="FootnoteReference"/>
        </w:rPr>
        <w:footnoteRef/>
      </w:r>
      <w:r>
        <w:t xml:space="preserve"> </w:t>
      </w:r>
      <w:r>
        <w:rPr>
          <w:lang w:val="en-US"/>
        </w:rPr>
        <w:t xml:space="preserve">On the interchange of the letters </w:t>
      </w:r>
      <w:r w:rsidRPr="00CC3B00">
        <w:rPr>
          <w:rFonts w:cs="Times New Roman"/>
          <w:rtl/>
          <w:lang w:val="en-US"/>
        </w:rPr>
        <w:t>י</w:t>
      </w:r>
      <w:r>
        <w:rPr>
          <w:lang w:val="en-US"/>
        </w:rPr>
        <w:t xml:space="preserve"> and</w:t>
      </w:r>
      <w:r w:rsidRPr="00CC3B00">
        <w:rPr>
          <w:rFonts w:cs="Times New Roman"/>
          <w:lang w:val="en-US"/>
        </w:rPr>
        <w:t xml:space="preserve"> </w:t>
      </w:r>
      <w:r w:rsidRPr="00CC3B00">
        <w:rPr>
          <w:rFonts w:cs="Times New Roman"/>
          <w:rtl/>
          <w:lang w:val="en-US"/>
        </w:rPr>
        <w:t>ו</w:t>
      </w:r>
      <w:r w:rsidRPr="00CC3B00">
        <w:rPr>
          <w:rFonts w:cs="Times New Roman"/>
          <w:lang w:val="en-US"/>
        </w:rPr>
        <w:t xml:space="preserve"> </w:t>
      </w:r>
      <w:r>
        <w:rPr>
          <w:lang w:val="en-US"/>
        </w:rPr>
        <w:t>see vol. 4, Introduction 2.7.1, p. 18.</w:t>
      </w:r>
    </w:p>
  </w:footnote>
  <w:footnote w:id="2109">
    <w:p w14:paraId="0C72D140" w14:textId="77777777" w:rsidR="00865CD2" w:rsidRPr="00102597" w:rsidRDefault="00865CD2" w:rsidP="00B71E75">
      <w:pPr>
        <w:pStyle w:val="FootnoteText"/>
        <w:bidi w:val="0"/>
        <w:spacing w:line="240" w:lineRule="auto"/>
        <w:rPr>
          <w:lang w:val="en-US"/>
        </w:rPr>
      </w:pPr>
      <w:r>
        <w:rPr>
          <w:rStyle w:val="FootnoteReference"/>
        </w:rPr>
        <w:footnoteRef/>
      </w:r>
      <w:r>
        <w:rPr>
          <w:rtl/>
        </w:rPr>
        <w:t xml:space="preserve"> </w:t>
      </w:r>
      <w:r>
        <w:rPr>
          <w:lang w:val="en-US"/>
        </w:rPr>
        <w:t>His son was a contemporary of Joseph (7), see Intr</w:t>
      </w:r>
      <w:r>
        <w:rPr>
          <w:lang w:val="en-US"/>
        </w:rPr>
        <w:t>o</w:t>
      </w:r>
      <w:r>
        <w:rPr>
          <w:lang w:val="en-US"/>
        </w:rPr>
        <w:t>duction 7.4.3.</w:t>
      </w:r>
    </w:p>
  </w:footnote>
  <w:footnote w:id="2110">
    <w:p w14:paraId="2BD23F98" w14:textId="77777777" w:rsidR="00865CD2" w:rsidRPr="00B32F2E" w:rsidRDefault="00865CD2" w:rsidP="00885DB8">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111">
    <w:p w14:paraId="3BDE7EAA" w14:textId="77777777" w:rsidR="00865CD2" w:rsidRPr="001E43E5" w:rsidRDefault="00865CD2" w:rsidP="007512C8">
      <w:pPr>
        <w:pStyle w:val="FootnoteText"/>
        <w:bidi w:val="0"/>
        <w:spacing w:line="240" w:lineRule="auto"/>
        <w:rPr>
          <w:rFonts w:cs="Times New Roman"/>
          <w:rtl/>
          <w:lang w:val="en-US"/>
        </w:rPr>
      </w:pPr>
      <w:r w:rsidRPr="001E43E5">
        <w:rPr>
          <w:rStyle w:val="FootnoteReference"/>
          <w:rFonts w:cs="Times New Roman"/>
          <w:rtl/>
        </w:rPr>
        <w:footnoteRef/>
      </w:r>
      <w:r w:rsidRPr="001E43E5">
        <w:rPr>
          <w:rFonts w:cs="Times New Roman"/>
          <w:lang w:eastAsia="en-GB"/>
        </w:rPr>
        <w:t xml:space="preserve"> </w:t>
      </w:r>
      <w:r w:rsidRPr="001E43E5">
        <w:rPr>
          <w:rFonts w:cs="Times New Roman"/>
          <w:lang w:val="en-US"/>
        </w:rPr>
        <w:t xml:space="preserve">Biblical, e.g. Jer 27:1. </w:t>
      </w:r>
      <w:r w:rsidRPr="001E43E5">
        <w:rPr>
          <w:rFonts w:cs="Times New Roman"/>
          <w:rtl/>
          <w:lang w:val="en-US"/>
        </w:rPr>
        <w:t>ירמיה</w:t>
      </w:r>
      <w:r w:rsidRPr="001E43E5">
        <w:rPr>
          <w:rFonts w:cs="Times New Roman"/>
          <w:lang w:val="en-US"/>
        </w:rPr>
        <w:t xml:space="preserve"> was the prophet who gave his name to the biblical book. </w:t>
      </w:r>
    </w:p>
  </w:footnote>
  <w:footnote w:id="2112">
    <w:p w14:paraId="61AE0E6E" w14:textId="77777777" w:rsidR="00865CD2" w:rsidRPr="00182DBB" w:rsidRDefault="00865CD2" w:rsidP="00DA48F4">
      <w:pPr>
        <w:pStyle w:val="FootnoteText"/>
        <w:bidi w:val="0"/>
        <w:spacing w:line="240" w:lineRule="auto"/>
        <w:rPr>
          <w:lang w:val="en-US"/>
        </w:rPr>
      </w:pPr>
      <w:r>
        <w:rPr>
          <w:rStyle w:val="FootnoteReference"/>
        </w:rPr>
        <w:footnoteRef/>
      </w:r>
      <w:r>
        <w:rPr>
          <w:rtl/>
        </w:rPr>
        <w:t xml:space="preserve"> </w:t>
      </w:r>
      <w:r>
        <w:rPr>
          <w:lang w:val="en-US"/>
        </w:rPr>
        <w:t>Rabbi Yonah (2) transmits in his son’s name, see Introduction 7.4.3.</w:t>
      </w:r>
    </w:p>
  </w:footnote>
  <w:footnote w:id="2113">
    <w:p w14:paraId="6D6C8785" w14:textId="77777777" w:rsidR="00865CD2" w:rsidRPr="00D20B3C" w:rsidRDefault="00865CD2" w:rsidP="00885DB8">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2114">
    <w:p w14:paraId="7797F94A" w14:textId="77777777" w:rsidR="00865CD2" w:rsidRPr="001E43E5" w:rsidRDefault="00865CD2">
      <w:pPr>
        <w:pStyle w:val="FootnoteText"/>
        <w:bidi w:val="0"/>
        <w:spacing w:line="240" w:lineRule="auto"/>
        <w:rPr>
          <w:rFonts w:cs="Times New Roman"/>
          <w:lang w:val="en-US"/>
        </w:rPr>
      </w:pPr>
      <w:r w:rsidRPr="001E43E5">
        <w:rPr>
          <w:rStyle w:val="FootnoteReference"/>
          <w:rFonts w:cs="Times New Roman"/>
        </w:rPr>
        <w:footnoteRef/>
      </w:r>
      <w:r w:rsidRPr="001E43E5">
        <w:rPr>
          <w:rFonts w:cs="Times New Roman"/>
          <w:rtl/>
        </w:rPr>
        <w:t xml:space="preserve"> </w:t>
      </w:r>
      <w:r w:rsidRPr="001E43E5">
        <w:rPr>
          <w:rFonts w:cs="Times New Roman"/>
          <w:lang w:val="en-US"/>
        </w:rPr>
        <w:t xml:space="preserve">In Aramaic – </w:t>
      </w:r>
      <w:r w:rsidRPr="001E43E5">
        <w:rPr>
          <w:rFonts w:cs="Times New Roman"/>
          <w:rtl/>
          <w:lang w:val="en-US"/>
        </w:rPr>
        <w:t>ספרא</w:t>
      </w:r>
      <w:r w:rsidRPr="001E43E5">
        <w:rPr>
          <w:rFonts w:cs="Times New Roman"/>
          <w:lang w:val="en-US"/>
        </w:rPr>
        <w:t>.</w:t>
      </w:r>
      <w:r>
        <w:rPr>
          <w:rFonts w:cs="Times New Roman"/>
          <w:lang w:val="en-US"/>
        </w:rPr>
        <w:t xml:space="preserve"> On this title see Introduction 3.1.2.4.</w:t>
      </w:r>
    </w:p>
  </w:footnote>
  <w:footnote w:id="2115">
    <w:p w14:paraId="1C439561" w14:textId="77777777" w:rsidR="00865CD2" w:rsidRPr="00D20B3C" w:rsidRDefault="00865CD2" w:rsidP="006448D4">
      <w:pPr>
        <w:pStyle w:val="FootnoteText"/>
        <w:bidi w:val="0"/>
        <w:spacing w:line="240" w:lineRule="auto"/>
        <w:rPr>
          <w:lang w:val="en-US"/>
        </w:rPr>
      </w:pPr>
      <w:r>
        <w:rPr>
          <w:rStyle w:val="FootnoteReference"/>
        </w:rPr>
        <w:footnoteRef/>
      </w:r>
      <w:r>
        <w:rPr>
          <w:rtl/>
        </w:rPr>
        <w:t xml:space="preserve"> </w:t>
      </w:r>
      <w:r>
        <w:rPr>
          <w:lang w:val="en-US"/>
        </w:rPr>
        <w:t>Was a contemporary of Jeremiah (2), see above, n. 3.</w:t>
      </w:r>
    </w:p>
  </w:footnote>
  <w:footnote w:id="2116">
    <w:p w14:paraId="67C669B3" w14:textId="77777777" w:rsidR="00865CD2" w:rsidRPr="00B32F2E" w:rsidRDefault="00865CD2" w:rsidP="00661422">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117">
    <w:p w14:paraId="41D1F276" w14:textId="77777777" w:rsidR="00865CD2" w:rsidRPr="00661422" w:rsidRDefault="00865CD2" w:rsidP="00661422">
      <w:pPr>
        <w:pStyle w:val="FootnoteText"/>
        <w:bidi w:val="0"/>
        <w:spacing w:line="240" w:lineRule="auto"/>
        <w:rPr>
          <w:lang w:val="en-US"/>
        </w:rPr>
      </w:pPr>
      <w:r>
        <w:rPr>
          <w:rStyle w:val="FootnoteReference"/>
        </w:rPr>
        <w:footnoteRef/>
      </w:r>
      <w:r>
        <w:rPr>
          <w:rtl/>
        </w:rPr>
        <w:t xml:space="preserve"> </w:t>
      </w:r>
      <w:r>
        <w:rPr>
          <w:lang w:val="en-US"/>
        </w:rPr>
        <w:t>Transmits in the name of Samuel (1) B/M, in vol. 4, p. 125, who died in 253, see Introduction 7.4.5.</w:t>
      </w:r>
    </w:p>
  </w:footnote>
  <w:footnote w:id="2118">
    <w:p w14:paraId="2E4F6B11" w14:textId="77777777" w:rsidR="00865CD2" w:rsidRPr="00E735BA" w:rsidRDefault="00865CD2" w:rsidP="00E04936">
      <w:pPr>
        <w:pStyle w:val="FootnoteText"/>
        <w:bidi w:val="0"/>
        <w:spacing w:line="240" w:lineRule="auto"/>
        <w:rPr>
          <w:rFonts w:hint="cs"/>
          <w:lang w:val="en-US"/>
        </w:rPr>
      </w:pPr>
      <w:r>
        <w:rPr>
          <w:rStyle w:val="FootnoteReference"/>
        </w:rPr>
        <w:footnoteRef/>
      </w:r>
      <w:r>
        <w:rPr>
          <w:rtl/>
        </w:rPr>
        <w:t xml:space="preserve"> </w:t>
      </w:r>
      <w:r>
        <w:rPr>
          <w:lang w:val="en-US"/>
        </w:rPr>
        <w:t xml:space="preserve">This is a long story. At the beginning </w:t>
      </w:r>
      <w:r w:rsidRPr="00E735BA">
        <w:rPr>
          <w:rFonts w:cs="Times New Roman"/>
          <w:rtl/>
          <w:lang w:val="en-US"/>
        </w:rPr>
        <w:t>רבי זעירא</w:t>
      </w:r>
      <w:r>
        <w:rPr>
          <w:lang w:val="en-US"/>
        </w:rPr>
        <w:t xml:space="preserve"> (Ze‘ira [4]) and a certain </w:t>
      </w:r>
      <w:r w:rsidRPr="00E735BA">
        <w:rPr>
          <w:rFonts w:cs="Times New Roman"/>
          <w:rtl/>
          <w:lang w:val="en-US"/>
        </w:rPr>
        <w:t>ר' ירמיה</w:t>
      </w:r>
      <w:r>
        <w:rPr>
          <w:rFonts w:cs="Times New Roman"/>
          <w:lang w:val="en-US"/>
        </w:rPr>
        <w:t xml:space="preserve"> are seated together. This could be Jeremiah (2). In the end of the episode we read </w:t>
      </w:r>
      <w:r w:rsidRPr="00E735BA">
        <w:rPr>
          <w:rFonts w:cs="Times New Roman"/>
          <w:rtl/>
          <w:lang w:val="en-US"/>
        </w:rPr>
        <w:t xml:space="preserve">אמר רבי זעירה </w:t>
      </w:r>
      <w:r>
        <w:rPr>
          <w:rFonts w:cs="Times New Roman" w:hint="cs"/>
          <w:rtl/>
          <w:lang w:val="en-US"/>
        </w:rPr>
        <w:t>...</w:t>
      </w:r>
      <w:r w:rsidRPr="00E735BA">
        <w:rPr>
          <w:rFonts w:cs="Times New Roman"/>
          <w:rtl/>
          <w:lang w:val="en-US"/>
        </w:rPr>
        <w:t xml:space="preserve"> ירמיה בני</w:t>
      </w:r>
      <w:r>
        <w:rPr>
          <w:rFonts w:cs="Times New Roman"/>
          <w:lang w:val="en-US"/>
        </w:rPr>
        <w:t xml:space="preserve"> (Said Rabbi Ze‘ira: … Jeremiah my son …). This could be interpreted as a condescending epithet, but it could i</w:t>
      </w:r>
      <w:r>
        <w:rPr>
          <w:rFonts w:cs="Times New Roman"/>
          <w:lang w:val="en-US"/>
        </w:rPr>
        <w:t>m</w:t>
      </w:r>
      <w:r>
        <w:rPr>
          <w:rFonts w:cs="Times New Roman"/>
          <w:lang w:val="en-US"/>
        </w:rPr>
        <w:t>ply a real family relationship, in which case this is another Jeremiah.</w:t>
      </w:r>
    </w:p>
  </w:footnote>
  <w:footnote w:id="2119">
    <w:p w14:paraId="37CB289E" w14:textId="77777777" w:rsidR="00865CD2" w:rsidRPr="00D20B3C" w:rsidRDefault="00865CD2" w:rsidP="006448D4">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2120">
    <w:p w14:paraId="07E20D25" w14:textId="77777777" w:rsidR="00865CD2" w:rsidRPr="00B32F2E" w:rsidRDefault="00865CD2" w:rsidP="006448D4">
      <w:pPr>
        <w:pStyle w:val="FootnoteText"/>
        <w:bidi w:val="0"/>
        <w:spacing w:line="240" w:lineRule="auto"/>
        <w:rPr>
          <w:lang w:val="en-US"/>
        </w:rPr>
      </w:pPr>
      <w:r>
        <w:rPr>
          <w:rStyle w:val="FootnoteReference"/>
        </w:rPr>
        <w:footnoteRef/>
      </w:r>
      <w:r>
        <w:rPr>
          <w:rtl/>
        </w:rPr>
        <w:t xml:space="preserve"> </w:t>
      </w:r>
      <w:r>
        <w:rPr>
          <w:lang w:val="en-US"/>
        </w:rPr>
        <w:t>See above, n. 6</w:t>
      </w:r>
      <w:r w:rsidRPr="00B32F2E">
        <w:rPr>
          <w:lang w:val="en-US"/>
        </w:rPr>
        <w:t>.</w:t>
      </w:r>
    </w:p>
  </w:footnote>
  <w:footnote w:id="2121">
    <w:p w14:paraId="061EEC75" w14:textId="77777777" w:rsidR="00865CD2" w:rsidRPr="00B32F2E" w:rsidRDefault="00865CD2" w:rsidP="006448D4">
      <w:pPr>
        <w:pStyle w:val="FootnoteText"/>
        <w:bidi w:val="0"/>
        <w:spacing w:line="240" w:lineRule="auto"/>
        <w:rPr>
          <w:lang w:val="en-US"/>
        </w:rPr>
      </w:pPr>
      <w:r>
        <w:rPr>
          <w:rStyle w:val="FootnoteReference"/>
        </w:rPr>
        <w:footnoteRef/>
      </w:r>
      <w:r>
        <w:rPr>
          <w:lang w:val="en-US"/>
        </w:rPr>
        <w:t>See above, n. 6</w:t>
      </w:r>
      <w:r w:rsidRPr="00B32F2E">
        <w:rPr>
          <w:lang w:val="en-US"/>
        </w:rPr>
        <w:t>.</w:t>
      </w:r>
    </w:p>
  </w:footnote>
  <w:footnote w:id="2122">
    <w:p w14:paraId="6B61F7D4" w14:textId="77777777" w:rsidR="00865CD2" w:rsidRPr="00840629" w:rsidRDefault="00865CD2" w:rsidP="00840629">
      <w:pPr>
        <w:pStyle w:val="FootnoteText"/>
        <w:bidi w:val="0"/>
        <w:spacing w:line="240" w:lineRule="auto"/>
        <w:rPr>
          <w:lang w:val="en-US"/>
        </w:rPr>
      </w:pPr>
      <w:r>
        <w:rPr>
          <w:rStyle w:val="FootnoteReference"/>
        </w:rPr>
        <w:footnoteRef/>
      </w:r>
      <w:r>
        <w:rPr>
          <w:rtl/>
        </w:rPr>
        <w:t xml:space="preserve"> </w:t>
      </w:r>
      <w:r>
        <w:rPr>
          <w:lang w:val="en-US"/>
        </w:rPr>
        <w:t>Rabbi Yosi (Joseph [7]) transmits in his son’s name, see Introduction 7.4.3.</w:t>
      </w:r>
    </w:p>
  </w:footnote>
  <w:footnote w:id="2123">
    <w:p w14:paraId="286D6A1E" w14:textId="77777777" w:rsidR="00865CD2" w:rsidRPr="004C68BA" w:rsidRDefault="00865CD2" w:rsidP="006448D4">
      <w:pPr>
        <w:pStyle w:val="FootnoteText"/>
        <w:bidi w:val="0"/>
        <w:spacing w:line="240" w:lineRule="auto"/>
        <w:rPr>
          <w:lang w:val="en-US"/>
        </w:rPr>
      </w:pPr>
      <w:r>
        <w:rPr>
          <w:rStyle w:val="FootnoteReference"/>
        </w:rPr>
        <w:footnoteRef/>
      </w:r>
      <w:r>
        <w:rPr>
          <w:lang w:val="en-US"/>
        </w:rPr>
        <w:t>See above, n. 6.</w:t>
      </w:r>
    </w:p>
  </w:footnote>
  <w:footnote w:id="2124">
    <w:p w14:paraId="088CBC2C" w14:textId="77777777" w:rsidR="00865CD2" w:rsidRDefault="00865CD2" w:rsidP="006448D4">
      <w:pPr>
        <w:pStyle w:val="FootnoteText"/>
        <w:bidi w:val="0"/>
        <w:spacing w:line="240" w:lineRule="auto"/>
        <w:rPr>
          <w:lang w:val="en-US"/>
        </w:rPr>
      </w:pPr>
      <w:r>
        <w:rPr>
          <w:rStyle w:val="FootnoteReference"/>
        </w:rPr>
        <w:footnoteRef/>
      </w:r>
      <w:r>
        <w:t xml:space="preserve"> </w:t>
      </w:r>
      <w:r w:rsidRPr="005E436F">
        <w:rPr>
          <w:lang w:val="en-US"/>
        </w:rPr>
        <w:t xml:space="preserve">Although mentioned only in BT, he is always mentioned in association with Palestinian rabbis, </w:t>
      </w:r>
      <w:r>
        <w:rPr>
          <w:lang w:val="en-US"/>
        </w:rPr>
        <w:t xml:space="preserve">see Introduction </w:t>
      </w:r>
      <w:r>
        <w:t>5.1.3.2</w:t>
      </w:r>
      <w:r>
        <w:rPr>
          <w:u w:color="FFFF00"/>
        </w:rPr>
        <w:t xml:space="preserve">.3, </w:t>
      </w:r>
      <w:r w:rsidRPr="005E436F">
        <w:rPr>
          <w:lang w:val="en-US"/>
        </w:rPr>
        <w:t xml:space="preserve">and bears the title </w:t>
      </w:r>
      <w:r w:rsidRPr="005E436F">
        <w:rPr>
          <w:rFonts w:cs="Times New Roman"/>
          <w:rtl/>
          <w:lang w:val="en-US"/>
        </w:rPr>
        <w:t>רבי</w:t>
      </w:r>
      <w:r w:rsidRPr="005E436F">
        <w:rPr>
          <w:rFonts w:cs="Times New Roman"/>
          <w:lang w:val="en-US"/>
        </w:rPr>
        <w:t xml:space="preserve">, see Introduction </w:t>
      </w:r>
      <w:r>
        <w:t>5.1.3.2.2</w:t>
      </w:r>
      <w:r w:rsidRPr="005E436F">
        <w:rPr>
          <w:rFonts w:cs="Times New Roman"/>
          <w:lang w:val="en-US"/>
        </w:rPr>
        <w:t>.</w:t>
      </w:r>
    </w:p>
  </w:footnote>
  <w:footnote w:id="2125">
    <w:p w14:paraId="1A1B8B19" w14:textId="77777777" w:rsidR="00865CD2" w:rsidRPr="004C68BA" w:rsidRDefault="00865CD2" w:rsidP="00CF4C89">
      <w:pPr>
        <w:pStyle w:val="FootnoteText"/>
        <w:bidi w:val="0"/>
        <w:spacing w:line="240" w:lineRule="auto"/>
        <w:rPr>
          <w:lang w:val="en-US"/>
        </w:rPr>
      </w:pPr>
      <w:r>
        <w:rPr>
          <w:rStyle w:val="FootnoteReference"/>
        </w:rPr>
        <w:footnoteRef/>
      </w:r>
      <w:r>
        <w:rPr>
          <w:rtl/>
        </w:rPr>
        <w:t xml:space="preserve"> </w:t>
      </w:r>
      <w:r>
        <w:rPr>
          <w:lang w:val="en-US"/>
        </w:rPr>
        <w:t>He is mentioned with no chronological context, see Introduction 7.4.4.</w:t>
      </w:r>
    </w:p>
  </w:footnote>
  <w:footnote w:id="2126">
    <w:p w14:paraId="2DB410E1" w14:textId="77777777" w:rsidR="00865CD2" w:rsidRPr="004C68BA" w:rsidRDefault="00865CD2" w:rsidP="006448D4">
      <w:pPr>
        <w:pStyle w:val="FootnoteText"/>
        <w:bidi w:val="0"/>
        <w:spacing w:line="240" w:lineRule="auto"/>
        <w:rPr>
          <w:lang w:val="en-US"/>
        </w:rPr>
      </w:pPr>
      <w:r>
        <w:rPr>
          <w:rStyle w:val="FootnoteReference"/>
        </w:rPr>
        <w:footnoteRef/>
      </w:r>
      <w:r>
        <w:rPr>
          <w:rtl/>
        </w:rPr>
        <w:t xml:space="preserve"> </w:t>
      </w:r>
      <w:r>
        <w:rPr>
          <w:lang w:val="en-US"/>
        </w:rPr>
        <w:t>See above, n. 6.</w:t>
      </w:r>
    </w:p>
  </w:footnote>
  <w:footnote w:id="2127">
    <w:p w14:paraId="6FF8568F" w14:textId="77777777" w:rsidR="00865CD2" w:rsidRPr="004C68BA" w:rsidRDefault="00865CD2" w:rsidP="006448D4">
      <w:pPr>
        <w:pStyle w:val="FootnoteText"/>
        <w:bidi w:val="0"/>
        <w:spacing w:line="240" w:lineRule="auto"/>
        <w:rPr>
          <w:lang w:val="en-US"/>
        </w:rPr>
      </w:pPr>
      <w:r>
        <w:rPr>
          <w:rStyle w:val="FootnoteReference"/>
        </w:rPr>
        <w:footnoteRef/>
      </w:r>
      <w:r>
        <w:rPr>
          <w:rtl/>
        </w:rPr>
        <w:t xml:space="preserve"> </w:t>
      </w:r>
      <w:r>
        <w:rPr>
          <w:lang w:val="en-US"/>
        </w:rPr>
        <w:t>See above, n. 6.</w:t>
      </w:r>
    </w:p>
  </w:footnote>
  <w:footnote w:id="2128">
    <w:p w14:paraId="251DAF73" w14:textId="77777777" w:rsidR="00865CD2" w:rsidRPr="004C68BA" w:rsidRDefault="00865CD2" w:rsidP="006448D4">
      <w:pPr>
        <w:pStyle w:val="FootnoteText"/>
        <w:bidi w:val="0"/>
        <w:spacing w:line="240" w:lineRule="auto"/>
        <w:rPr>
          <w:lang w:val="en-US"/>
        </w:rPr>
      </w:pPr>
      <w:r>
        <w:rPr>
          <w:rStyle w:val="FootnoteReference"/>
        </w:rPr>
        <w:footnoteRef/>
      </w:r>
      <w:r>
        <w:rPr>
          <w:lang w:val="en-US"/>
        </w:rPr>
        <w:t>See above, n. 6.</w:t>
      </w:r>
    </w:p>
  </w:footnote>
  <w:footnote w:id="2129">
    <w:p w14:paraId="7EE0A039" w14:textId="77777777" w:rsidR="00865CD2" w:rsidRPr="002907E8" w:rsidRDefault="00865CD2" w:rsidP="006448D4">
      <w:pPr>
        <w:pStyle w:val="FootnoteText"/>
        <w:bidi w:val="0"/>
        <w:spacing w:line="240" w:lineRule="auto"/>
        <w:rPr>
          <w:lang w:val="en-US"/>
        </w:rPr>
      </w:pPr>
      <w:r>
        <w:rPr>
          <w:rStyle w:val="FootnoteReference"/>
        </w:rPr>
        <w:footnoteRef/>
      </w:r>
      <w:r>
        <w:rPr>
          <w:rtl/>
        </w:rPr>
        <w:t xml:space="preserve"> </w:t>
      </w:r>
      <w:r>
        <w:rPr>
          <w:lang w:val="en-US"/>
        </w:rPr>
        <w:t>This is a form of this name in LXX, see H &amp; R Suppl. 81.</w:t>
      </w:r>
    </w:p>
  </w:footnote>
  <w:footnote w:id="2130">
    <w:p w14:paraId="0A6F958F" w14:textId="77777777" w:rsidR="00865CD2" w:rsidRPr="00A37DA1" w:rsidRDefault="00865CD2" w:rsidP="00BA6052">
      <w:pPr>
        <w:pStyle w:val="FootnoteText"/>
        <w:bidi w:val="0"/>
        <w:spacing w:line="240" w:lineRule="auto"/>
        <w:rPr>
          <w:lang w:val="en-US"/>
        </w:rPr>
      </w:pPr>
      <w:r w:rsidRPr="001E43E5">
        <w:rPr>
          <w:rStyle w:val="FootnoteReference"/>
          <w:rFonts w:cs="Times New Roman"/>
          <w:rtl/>
        </w:rPr>
        <w:footnoteRef/>
      </w:r>
      <w:r w:rsidRPr="001E43E5">
        <w:rPr>
          <w:rFonts w:cs="Times New Roman"/>
          <w:lang w:val="en-US"/>
        </w:rPr>
        <w:t xml:space="preserve"> </w:t>
      </w:r>
      <w:r w:rsidRPr="005E436F">
        <w:rPr>
          <w:lang w:val="en-US"/>
        </w:rPr>
        <w:t xml:space="preserve">In Greek </w:t>
      </w:r>
      <w:r>
        <w:rPr>
          <w:lang w:val="en-US"/>
        </w:rPr>
        <w:t>–</w:t>
      </w:r>
      <w:r w:rsidRPr="005E436F">
        <w:rPr>
          <w:lang w:val="en-US"/>
        </w:rPr>
        <w:t xml:space="preserve">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lang w:val="en-US"/>
        </w:rPr>
        <w:t>.</w:t>
      </w:r>
      <w:r>
        <w:rPr>
          <w:lang w:val="en-US"/>
        </w:rPr>
        <w:t xml:space="preserve"> </w:t>
      </w:r>
      <w:r>
        <w:rPr>
          <w:u w:color="FFFF00"/>
          <w:lang w:val="en-US"/>
        </w:rPr>
        <w:t xml:space="preserve">This is probably a nickname and a reference to a plant common in </w:t>
      </w:r>
      <w:smartTag w:uri="urn:schemas-microsoft-com:office:smarttags" w:element="place">
        <w:smartTag w:uri="urn:schemas-microsoft-com:office:smarttags" w:element="City">
          <w:r>
            <w:rPr>
              <w:u w:color="FFFF00"/>
              <w:lang w:val="en-US"/>
            </w:rPr>
            <w:t>Palestine</w:t>
          </w:r>
        </w:smartTag>
      </w:smartTag>
      <w:r>
        <w:rPr>
          <w:u w:color="FFFF00"/>
          <w:lang w:val="en-US"/>
        </w:rPr>
        <w:t xml:space="preserve"> and known as </w:t>
      </w:r>
      <w:r w:rsidRPr="00CB47FB">
        <w:rPr>
          <w:rFonts w:cs="Times New Roman"/>
          <w:u w:color="FFFF00"/>
          <w:rtl/>
          <w:lang w:val="en-US"/>
        </w:rPr>
        <w:t>לוף</w:t>
      </w:r>
      <w:r>
        <w:rPr>
          <w:u w:color="FFFF00"/>
          <w:lang w:val="en-US"/>
        </w:rPr>
        <w:t xml:space="preserve"> in rabbinic literature or “arum” in English.</w:t>
      </w:r>
    </w:p>
  </w:footnote>
  <w:footnote w:id="2131">
    <w:p w14:paraId="75C94352" w14:textId="77777777" w:rsidR="00865CD2" w:rsidRPr="00A43E87" w:rsidRDefault="00865CD2" w:rsidP="007204E7">
      <w:pPr>
        <w:pStyle w:val="FootnoteText"/>
        <w:bidi w:val="0"/>
        <w:spacing w:line="240" w:lineRule="auto"/>
        <w:rPr>
          <w:lang w:val="en-US"/>
        </w:rPr>
      </w:pPr>
      <w:r>
        <w:rPr>
          <w:rStyle w:val="FootnoteReference"/>
        </w:rPr>
        <w:footnoteRef/>
      </w:r>
      <w:r>
        <w:rPr>
          <w:rtl/>
        </w:rPr>
        <w:t xml:space="preserve"> </w:t>
      </w:r>
      <w:r>
        <w:rPr>
          <w:lang w:val="en-US"/>
        </w:rPr>
        <w:t>Jewishness indicated by the form of his father’s name, see Introduction 6.2.2.</w:t>
      </w:r>
    </w:p>
  </w:footnote>
  <w:footnote w:id="2132">
    <w:p w14:paraId="45289FB8"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133">
    <w:p w14:paraId="4284244B" w14:textId="77777777" w:rsidR="00865CD2" w:rsidRDefault="00865CD2" w:rsidP="00E3070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2134">
    <w:p w14:paraId="627131E7" w14:textId="77777777" w:rsidR="00865CD2" w:rsidRPr="001C69FA" w:rsidRDefault="00865CD2" w:rsidP="00E3070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135">
    <w:p w14:paraId="2B9450E6" w14:textId="77777777" w:rsidR="00865CD2" w:rsidRPr="009A4CB8" w:rsidRDefault="00865CD2" w:rsidP="00AB0C03">
      <w:pPr>
        <w:pStyle w:val="FootnoteText"/>
        <w:bidi w:val="0"/>
        <w:spacing w:line="240" w:lineRule="auto"/>
        <w:rPr>
          <w:rtl/>
          <w:lang w:val="en-US"/>
        </w:rPr>
      </w:pPr>
      <w:r w:rsidRPr="00AB0C03">
        <w:rPr>
          <w:rStyle w:val="FootnoteReference"/>
          <w:rFonts w:cs="Times New Roman"/>
          <w:rtl/>
        </w:rPr>
        <w:footnoteRef/>
      </w:r>
      <w:r w:rsidRPr="00AB0C03">
        <w:rPr>
          <w:rFonts w:cs="Times New Roman"/>
          <w:lang w:eastAsia="en-GB"/>
        </w:rPr>
        <w:t xml:space="preserve"> </w:t>
      </w:r>
      <w:r w:rsidRPr="00AB0C03">
        <w:rPr>
          <w:rFonts w:cs="Times New Roman"/>
          <w:lang w:val="en-US"/>
        </w:rPr>
        <w:t xml:space="preserve">Biblical, e.g. Gen 16:11. </w:t>
      </w:r>
      <w:r>
        <w:rPr>
          <w:rFonts w:cs="Times New Roman" w:hint="cs"/>
          <w:rtl/>
          <w:lang w:eastAsia="en-GB"/>
        </w:rPr>
        <w:t>ישמעאל</w:t>
      </w:r>
      <w:r>
        <w:rPr>
          <w:rFonts w:cs="Times New Roman"/>
          <w:lang w:eastAsia="en-GB"/>
        </w:rPr>
        <w:t xml:space="preserve"> was</w:t>
      </w:r>
      <w:r w:rsidRPr="00AB0C03">
        <w:rPr>
          <w:rFonts w:cs="Times New Roman"/>
          <w:lang w:eastAsia="en-GB"/>
        </w:rPr>
        <w:t xml:space="preserve"> </w:t>
      </w:r>
      <w:r>
        <w:rPr>
          <w:rFonts w:cs="Times New Roman"/>
          <w:lang w:eastAsia="en-GB"/>
        </w:rPr>
        <w:t>Abraham’s</w:t>
      </w:r>
      <w:r w:rsidRPr="00AB0C03">
        <w:rPr>
          <w:rFonts w:cs="Times New Roman"/>
          <w:lang w:eastAsia="en-GB"/>
        </w:rPr>
        <w:t xml:space="preserve"> first-born, rejected son</w:t>
      </w:r>
      <w:r w:rsidRPr="009A4CB8">
        <w:rPr>
          <w:lang w:eastAsia="en-GB"/>
        </w:rPr>
        <w:t xml:space="preserve"> </w:t>
      </w:r>
      <w:r w:rsidRPr="009A4CB8">
        <w:rPr>
          <w:lang w:val="en-US"/>
        </w:rPr>
        <w:t xml:space="preserve">see </w:t>
      </w:r>
      <w:r>
        <w:rPr>
          <w:lang w:val="en-US"/>
        </w:rPr>
        <w:t>vol. 1,</w:t>
      </w:r>
      <w:r w:rsidRPr="009A4CB8">
        <w:rPr>
          <w:lang w:val="en-US"/>
        </w:rPr>
        <w:t xml:space="preserve"> Introduction </w:t>
      </w:r>
      <w:r>
        <w:rPr>
          <w:lang w:eastAsia="en-GB"/>
        </w:rPr>
        <w:t>1.1.1, pp. 5-6</w:t>
      </w:r>
      <w:r w:rsidRPr="009A4CB8">
        <w:rPr>
          <w:lang w:eastAsia="en-GB"/>
        </w:rPr>
        <w:t xml:space="preserve">. </w:t>
      </w:r>
    </w:p>
  </w:footnote>
  <w:footnote w:id="2136">
    <w:p w14:paraId="73F04332" w14:textId="77777777" w:rsidR="00865CD2" w:rsidRPr="00C378A2" w:rsidRDefault="00865CD2" w:rsidP="007B5591">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137">
    <w:p w14:paraId="634EC57B" w14:textId="77777777" w:rsidR="00865CD2" w:rsidRPr="001B19D8" w:rsidRDefault="00865CD2" w:rsidP="00BA6052">
      <w:pPr>
        <w:pStyle w:val="FootnoteText"/>
        <w:bidi w:val="0"/>
        <w:spacing w:line="240" w:lineRule="auto"/>
        <w:rPr>
          <w:rFonts w:cs="Times New Roman"/>
          <w:lang w:val="en-US"/>
        </w:rPr>
      </w:pPr>
      <w:r>
        <w:rPr>
          <w:rStyle w:val="FootnoteReference"/>
        </w:rPr>
        <w:footnoteRef/>
      </w:r>
      <w:r>
        <w:rPr>
          <w:rtl/>
        </w:rPr>
        <w:t xml:space="preserve"> </w:t>
      </w:r>
      <w:r>
        <w:t xml:space="preserve">In Hebrew – </w:t>
      </w:r>
      <w:r w:rsidRPr="004A4E51">
        <w:rPr>
          <w:rFonts w:cs="Times New Roman"/>
          <w:rtl/>
        </w:rPr>
        <w:t>מלוזה</w:t>
      </w:r>
      <w:r>
        <w:rPr>
          <w:lang w:val="en-US"/>
        </w:rPr>
        <w:t>.</w:t>
      </w:r>
      <w:r>
        <w:t xml:space="preserve"> </w:t>
      </w:r>
      <w:r>
        <w:rPr>
          <w:lang w:val="en-US"/>
        </w:rPr>
        <w:t xml:space="preserve">On this list </w:t>
      </w:r>
      <w:r w:rsidRPr="001B19D8">
        <w:rPr>
          <w:rFonts w:cs="Times New Roman"/>
          <w:lang w:val="en-US"/>
        </w:rPr>
        <w:t>see I</w:t>
      </w:r>
      <w:r w:rsidRPr="001B19D8">
        <w:rPr>
          <w:rFonts w:cs="Times New Roman"/>
          <w:lang w:val="en-US"/>
        </w:rPr>
        <w:t>n</w:t>
      </w:r>
      <w:r w:rsidRPr="001B19D8">
        <w:rPr>
          <w:rFonts w:cs="Times New Roman"/>
          <w:lang w:val="en-US"/>
        </w:rPr>
        <w:t xml:space="preserve">troduction </w:t>
      </w:r>
      <w:r>
        <w:rPr>
          <w:rFonts w:cs="Times New Roman"/>
          <w:lang w:val="en-US"/>
        </w:rPr>
        <w:t>3.3.1.</w:t>
      </w:r>
    </w:p>
  </w:footnote>
  <w:footnote w:id="2138">
    <w:p w14:paraId="5FFAE450" w14:textId="77777777" w:rsidR="00865CD2" w:rsidRPr="00F02724" w:rsidRDefault="00865CD2" w:rsidP="000266C6">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139">
    <w:p w14:paraId="3715A8BB"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140">
    <w:p w14:paraId="54F6D557" w14:textId="77777777" w:rsidR="00865CD2" w:rsidRPr="009A4CB8" w:rsidRDefault="00865CD2" w:rsidP="00F146EE">
      <w:pPr>
        <w:pStyle w:val="FootnoteText"/>
        <w:bidi w:val="0"/>
        <w:spacing w:line="240" w:lineRule="auto"/>
        <w:rPr>
          <w:rtl/>
          <w:lang w:val="en-US"/>
        </w:rPr>
      </w:pPr>
      <w:r w:rsidRPr="00D36B45">
        <w:rPr>
          <w:rStyle w:val="FootnoteReference"/>
          <w:rFonts w:cs="Times New Roman"/>
          <w:rtl/>
        </w:rPr>
        <w:footnoteRef/>
      </w:r>
      <w:r w:rsidRPr="00D36B45">
        <w:rPr>
          <w:rFonts w:cs="Times New Roman"/>
          <w:lang w:val="en-US"/>
        </w:rPr>
        <w:t xml:space="preserve"> A. Marmorstein, “About the Inscription of Judah ben Ishmael,” </w:t>
      </w:r>
      <w:r w:rsidRPr="00D36B45">
        <w:rPr>
          <w:rFonts w:cs="Times New Roman"/>
          <w:i/>
          <w:iCs/>
          <w:lang w:val="en-US"/>
        </w:rPr>
        <w:t>PEFQS</w:t>
      </w:r>
      <w:r w:rsidRPr="00D36B45">
        <w:rPr>
          <w:rFonts w:cs="Times New Roman"/>
          <w:lang w:val="en-US"/>
        </w:rPr>
        <w:t xml:space="preserve"> 59 (1927) 101-2 suggests</w:t>
      </w:r>
      <w:r w:rsidRPr="005E436F">
        <w:rPr>
          <w:lang w:val="en-US"/>
        </w:rPr>
        <w:t xml:space="preserve"> identifying him with </w:t>
      </w:r>
      <w:r>
        <w:rPr>
          <w:lang w:val="en-US"/>
        </w:rPr>
        <w:t>Ishmael (11)</w:t>
      </w:r>
      <w:r w:rsidRPr="005E436F">
        <w:rPr>
          <w:lang w:val="en-US"/>
        </w:rPr>
        <w:t>.</w:t>
      </w:r>
      <w:r>
        <w:rPr>
          <w:lang w:val="en-US"/>
        </w:rPr>
        <w:t xml:space="preserve"> On such identifications, however, see vol. 1, Introduction 3.3, pp. 34-6</w:t>
      </w:r>
      <w:r w:rsidRPr="005E436F">
        <w:rPr>
          <w:lang w:val="en-US"/>
        </w:rPr>
        <w:t>.</w:t>
      </w:r>
    </w:p>
  </w:footnote>
  <w:footnote w:id="2141">
    <w:p w14:paraId="1C63486B"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in in a Palestinian source with no chronological context, see Introduction 7.4.4.</w:t>
      </w:r>
    </w:p>
  </w:footnote>
  <w:footnote w:id="2142">
    <w:p w14:paraId="27DDF43C" w14:textId="77777777" w:rsidR="00865CD2" w:rsidRPr="00A77163" w:rsidRDefault="00865CD2" w:rsidP="003428E5">
      <w:pPr>
        <w:pStyle w:val="FootnoteText"/>
        <w:bidi w:val="0"/>
        <w:spacing w:line="240" w:lineRule="auto"/>
        <w:rPr>
          <w:lang w:val="en-US"/>
        </w:rPr>
      </w:pPr>
      <w:r>
        <w:rPr>
          <w:rStyle w:val="FootnoteReference"/>
        </w:rPr>
        <w:footnoteRef/>
      </w:r>
      <w:r>
        <w:rPr>
          <w:rtl/>
        </w:rPr>
        <w:t xml:space="preserve"> </w:t>
      </w:r>
      <w:r>
        <w:rPr>
          <w:lang w:val="en-US"/>
        </w:rPr>
        <w:t>His son transmits in the name of Rabbi Yohanan (1), see Introduction 7.4.1.</w:t>
      </w:r>
    </w:p>
  </w:footnote>
  <w:footnote w:id="2143">
    <w:p w14:paraId="08EF6097" w14:textId="77777777" w:rsidR="00865CD2" w:rsidRPr="003428E5" w:rsidRDefault="00865CD2" w:rsidP="00565A53">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144">
    <w:p w14:paraId="62593C92"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lang w:val="en-US"/>
        </w:rPr>
        <w:t>ב</w:t>
      </w:r>
      <w:r w:rsidRPr="005E436F">
        <w:rPr>
          <w:rFonts w:cs="Times New Roman" w:hint="eastAsia"/>
          <w:rtl/>
          <w:lang w:val="en-US"/>
        </w:rPr>
        <w:t>י</w:t>
      </w:r>
      <w:r w:rsidRPr="005E436F">
        <w:rPr>
          <w:rFonts w:cs="Times New Roman"/>
          <w:rtl/>
          <w:lang w:val="en-US"/>
        </w:rPr>
        <w:t xml:space="preserve"> רבי</w:t>
      </w:r>
      <w:r w:rsidRPr="005E436F">
        <w:rPr>
          <w:lang w:val="en-US"/>
        </w:rPr>
        <w:t>.</w:t>
      </w:r>
      <w:r>
        <w:rPr>
          <w:lang w:val="en-US"/>
        </w:rPr>
        <w:t xml:space="preserve"> On this title see Introduction 3.1.1.</w:t>
      </w:r>
    </w:p>
  </w:footnote>
  <w:footnote w:id="2145">
    <w:p w14:paraId="1475A454"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See above, n. 7.</w:t>
      </w:r>
    </w:p>
  </w:footnote>
  <w:footnote w:id="2146">
    <w:p w14:paraId="002DE497" w14:textId="77777777" w:rsidR="00865CD2" w:rsidRPr="004132D5" w:rsidRDefault="00865CD2" w:rsidP="00565A53">
      <w:pPr>
        <w:pStyle w:val="FootnoteText"/>
        <w:bidi w:val="0"/>
        <w:spacing w:line="240" w:lineRule="auto"/>
        <w:rPr>
          <w:lang w:val="en-US"/>
        </w:rPr>
      </w:pPr>
      <w:r>
        <w:rPr>
          <w:rStyle w:val="FootnoteReference"/>
        </w:rPr>
        <w:footnoteRef/>
      </w:r>
      <w:r>
        <w:rPr>
          <w:rtl/>
        </w:rPr>
        <w:t xml:space="preserve"> </w:t>
      </w:r>
      <w:r>
        <w:rPr>
          <w:lang w:val="en-US"/>
        </w:rPr>
        <w:t>See above, n. 7.</w:t>
      </w:r>
    </w:p>
  </w:footnote>
  <w:footnote w:id="2147">
    <w:p w14:paraId="7BA71F90" w14:textId="77777777" w:rsidR="00865CD2" w:rsidRPr="00CA4DC9" w:rsidRDefault="00865CD2" w:rsidP="00565A53">
      <w:pPr>
        <w:pStyle w:val="FootnoteText"/>
        <w:bidi w:val="0"/>
        <w:spacing w:line="240" w:lineRule="auto"/>
        <w:rPr>
          <w:lang w:val="en-US"/>
        </w:rPr>
      </w:pPr>
      <w:r>
        <w:rPr>
          <w:rStyle w:val="FootnoteReference"/>
        </w:rPr>
        <w:footnoteRef/>
      </w:r>
      <w:r>
        <w:rPr>
          <w:rtl/>
        </w:rPr>
        <w:t xml:space="preserve"> </w:t>
      </w:r>
      <w:r>
        <w:rPr>
          <w:lang w:val="en-US"/>
        </w:rPr>
        <w:t xml:space="preserve">Hyman, </w:t>
      </w:r>
      <w:r>
        <w:rPr>
          <w:i/>
          <w:iCs/>
          <w:lang w:val="en-US"/>
        </w:rPr>
        <w:t>Toldoth</w:t>
      </w:r>
      <w:r>
        <w:rPr>
          <w:lang w:val="en-US"/>
        </w:rPr>
        <w:t xml:space="preserve">, 185, claims there is no such person, because in his appearance in </w:t>
      </w:r>
      <w:r>
        <w:rPr>
          <w:i/>
          <w:iCs/>
          <w:lang w:val="en-US"/>
        </w:rPr>
        <w:t>yTer</w:t>
      </w:r>
      <w:r>
        <w:rPr>
          <w:lang w:val="en-US"/>
        </w:rPr>
        <w:t xml:space="preserve"> 11:2, 47d, the text which runs: </w:t>
      </w:r>
      <w:r w:rsidRPr="00CA4DC9">
        <w:rPr>
          <w:rFonts w:cs="Times New Roman"/>
          <w:rtl/>
          <w:lang w:val="en-US"/>
        </w:rPr>
        <w:t>לעזר ביה ר' ישמעאל</w:t>
      </w:r>
      <w:r>
        <w:rPr>
          <w:rFonts w:cs="Times New Roman"/>
          <w:lang w:val="en-US"/>
        </w:rPr>
        <w:t xml:space="preserve"> should be read </w:t>
      </w:r>
      <w:r w:rsidRPr="00CA4DC9">
        <w:rPr>
          <w:rFonts w:cs="Times New Roman"/>
          <w:rtl/>
          <w:lang w:val="en-US"/>
        </w:rPr>
        <w:t>לעזר ב</w:t>
      </w:r>
      <w:r>
        <w:rPr>
          <w:rFonts w:cs="Times New Roman" w:hint="cs"/>
          <w:rtl/>
          <w:lang w:val="en-US"/>
        </w:rPr>
        <w:t>שם</w:t>
      </w:r>
      <w:r w:rsidRPr="00CA4DC9">
        <w:rPr>
          <w:rFonts w:cs="Times New Roman"/>
          <w:rtl/>
          <w:lang w:val="en-US"/>
        </w:rPr>
        <w:t xml:space="preserve"> ר' ישמעאל</w:t>
      </w:r>
      <w:r>
        <w:rPr>
          <w:lang w:val="en-US"/>
        </w:rPr>
        <w:t xml:space="preserve">. However, he does not refer to the text here, which runs </w:t>
      </w:r>
      <w:r>
        <w:rPr>
          <w:rFonts w:cs="Times New Roman" w:hint="cs"/>
          <w:rtl/>
          <w:lang w:val="en-US"/>
        </w:rPr>
        <w:t xml:space="preserve">רבי </w:t>
      </w:r>
      <w:r w:rsidRPr="00CA4DC9">
        <w:rPr>
          <w:rFonts w:cs="Times New Roman"/>
          <w:rtl/>
          <w:lang w:val="en-US"/>
        </w:rPr>
        <w:t>ל</w:t>
      </w:r>
      <w:r>
        <w:rPr>
          <w:rFonts w:cs="Times New Roman" w:hint="cs"/>
          <w:rtl/>
          <w:lang w:val="en-US"/>
        </w:rPr>
        <w:t>י</w:t>
      </w:r>
      <w:r w:rsidRPr="00CA4DC9">
        <w:rPr>
          <w:rFonts w:cs="Times New Roman"/>
          <w:rtl/>
          <w:lang w:val="en-US"/>
        </w:rPr>
        <w:t>עזר ב</w:t>
      </w:r>
      <w:r>
        <w:rPr>
          <w:rFonts w:cs="Times New Roman" w:hint="cs"/>
          <w:rtl/>
          <w:lang w:val="en-US"/>
        </w:rPr>
        <w:t>ן</w:t>
      </w:r>
      <w:r w:rsidRPr="00CA4DC9">
        <w:rPr>
          <w:rFonts w:cs="Times New Roman"/>
          <w:rtl/>
          <w:lang w:val="en-US"/>
        </w:rPr>
        <w:t xml:space="preserve"> ישמעאל</w:t>
      </w:r>
      <w:r>
        <w:rPr>
          <w:lang w:val="en-US"/>
        </w:rPr>
        <w:t>. Nevertheless, because both texts refer beforehand to the tanna Rabbi Yishmael (Ishmael [4] B/M. in vol. 1, p. 177), he may be correct, and no such person e</w:t>
      </w:r>
      <w:r>
        <w:rPr>
          <w:lang w:val="en-US"/>
        </w:rPr>
        <w:t>x</w:t>
      </w:r>
      <w:r>
        <w:rPr>
          <w:lang w:val="en-US"/>
        </w:rPr>
        <w:t>ists.</w:t>
      </w:r>
    </w:p>
  </w:footnote>
  <w:footnote w:id="2148">
    <w:p w14:paraId="5572C5AF" w14:textId="77777777" w:rsidR="00865CD2" w:rsidRPr="00B32F2E" w:rsidRDefault="00865CD2" w:rsidP="00565A53">
      <w:pPr>
        <w:pStyle w:val="FootnoteText"/>
        <w:bidi w:val="0"/>
        <w:spacing w:line="240" w:lineRule="auto"/>
        <w:rPr>
          <w:lang w:val="en-US"/>
        </w:rPr>
      </w:pPr>
      <w:r>
        <w:rPr>
          <w:rStyle w:val="FootnoteReference"/>
        </w:rPr>
        <w:footnoteRef/>
      </w:r>
      <w:r>
        <w:rPr>
          <w:rtl/>
        </w:rPr>
        <w:t xml:space="preserve"> </w:t>
      </w:r>
      <w:r>
        <w:rPr>
          <w:lang w:val="en-US"/>
        </w:rPr>
        <w:t>See above, n. 7</w:t>
      </w:r>
      <w:r w:rsidRPr="00B32F2E">
        <w:rPr>
          <w:lang w:val="en-US"/>
        </w:rPr>
        <w:t>.</w:t>
      </w:r>
    </w:p>
  </w:footnote>
  <w:footnote w:id="2149">
    <w:p w14:paraId="2F16A1DE"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printed editions. In the mss </w:t>
      </w:r>
      <w:r w:rsidRPr="005E436F">
        <w:rPr>
          <w:rFonts w:cs="Times New Roman"/>
          <w:rtl/>
          <w:lang w:val="en-US"/>
        </w:rPr>
        <w:t>ישמעאל</w:t>
      </w:r>
      <w:r w:rsidRPr="005E436F">
        <w:rPr>
          <w:rFonts w:cs="Times New Roman"/>
          <w:lang w:val="en-US"/>
        </w:rPr>
        <w:t>.</w:t>
      </w:r>
      <w:r>
        <w:rPr>
          <w:lang w:val="en-US"/>
        </w:rPr>
        <w:t xml:space="preserve"> For this name see under Samuel B/M.This could be a scribal “correction,” see </w:t>
      </w:r>
      <w:r w:rsidRPr="0057190B">
        <w:rPr>
          <w:rFonts w:cs="Times New Roman"/>
          <w:lang w:val="en-US"/>
        </w:rPr>
        <w:t xml:space="preserve">vol. </w:t>
      </w:r>
      <w:r>
        <w:rPr>
          <w:rFonts w:cs="Times New Roman"/>
          <w:lang w:val="en-US"/>
        </w:rPr>
        <w:t xml:space="preserve">4, </w:t>
      </w:r>
      <w:r w:rsidRPr="0057190B">
        <w:rPr>
          <w:rFonts w:cs="Times New Roman"/>
          <w:lang w:val="en-US"/>
        </w:rPr>
        <w:t xml:space="preserve">Introduction </w:t>
      </w:r>
      <w:r>
        <w:rPr>
          <w:rFonts w:cs="Times New Roman"/>
          <w:u w:color="FFFF00"/>
          <w:lang w:val="en-US"/>
        </w:rPr>
        <w:t>2.7.2, p. 18</w:t>
      </w:r>
      <w:r w:rsidRPr="0057190B">
        <w:rPr>
          <w:rFonts w:cs="Times New Roman"/>
          <w:lang w:val="en-US"/>
        </w:rPr>
        <w:t>.</w:t>
      </w:r>
    </w:p>
  </w:footnote>
  <w:footnote w:id="2150">
    <w:p w14:paraId="124C8C94" w14:textId="77777777" w:rsidR="00865CD2" w:rsidRPr="007610FE" w:rsidRDefault="00865CD2" w:rsidP="00BA6052">
      <w:pPr>
        <w:pStyle w:val="FootnoteText"/>
        <w:bidi w:val="0"/>
        <w:spacing w:line="240" w:lineRule="auto"/>
        <w:rPr>
          <w:rtl/>
          <w:lang w:val="en-US"/>
        </w:rPr>
      </w:pPr>
      <w:r>
        <w:rPr>
          <w:rStyle w:val="FootnoteReference"/>
        </w:rPr>
        <w:footnoteRef/>
      </w:r>
      <w:r>
        <w:rPr>
          <w:rtl/>
        </w:rPr>
        <w:t xml:space="preserve"> </w:t>
      </w:r>
      <w:r w:rsidRPr="005E436F">
        <w:rPr>
          <w:lang w:val="en-US"/>
        </w:rPr>
        <w:t xml:space="preserve">In Aramaic – </w:t>
      </w:r>
      <w:r w:rsidRPr="005E436F">
        <w:rPr>
          <w:rFonts w:cs="Times New Roman"/>
          <w:rtl/>
          <w:lang w:val="en-US"/>
        </w:rPr>
        <w:t>סבא</w:t>
      </w:r>
      <w:r w:rsidRPr="005E436F">
        <w:rPr>
          <w:lang w:val="en-US"/>
        </w:rPr>
        <w:t>.</w:t>
      </w:r>
      <w:r>
        <w:rPr>
          <w:lang w:val="en-US"/>
        </w:rPr>
        <w:t xml:space="preserve"> </w:t>
      </w:r>
      <w:r>
        <w:t>On such designations see vol. 1, Introduction 3.2.3, p. 33.</w:t>
      </w:r>
    </w:p>
  </w:footnote>
  <w:footnote w:id="2151">
    <w:p w14:paraId="1DB9D5D2" w14:textId="77777777" w:rsidR="00865CD2" w:rsidRPr="004078B8" w:rsidRDefault="00865CD2" w:rsidP="004078B8">
      <w:pPr>
        <w:pStyle w:val="FootnoteText"/>
        <w:bidi w:val="0"/>
        <w:spacing w:line="240" w:lineRule="auto"/>
        <w:rPr>
          <w:lang w:val="en-US"/>
        </w:rPr>
      </w:pPr>
      <w:r>
        <w:rPr>
          <w:rStyle w:val="FootnoteReference"/>
        </w:rPr>
        <w:footnoteRef/>
      </w:r>
      <w:r>
        <w:rPr>
          <w:rtl/>
        </w:rPr>
        <w:t xml:space="preserve"> </w:t>
      </w:r>
      <w:r>
        <w:rPr>
          <w:lang w:val="en-US"/>
        </w:rPr>
        <w:t>In vol. 4, under Hananiah (2) B/M, p. 75.</w:t>
      </w:r>
    </w:p>
  </w:footnote>
  <w:footnote w:id="2152">
    <w:p w14:paraId="7D4C9AC6" w14:textId="77777777" w:rsidR="00865CD2" w:rsidRDefault="00865CD2" w:rsidP="00121C30">
      <w:pPr>
        <w:pStyle w:val="FootnoteText"/>
        <w:bidi w:val="0"/>
        <w:spacing w:line="240" w:lineRule="auto"/>
        <w:rPr>
          <w:lang w:val="en-US"/>
        </w:rPr>
      </w:pPr>
      <w:r>
        <w:rPr>
          <w:rStyle w:val="FootnoteReference"/>
        </w:rPr>
        <w:footnoteRef/>
      </w:r>
      <w:r>
        <w:t xml:space="preserve"> </w:t>
      </w:r>
      <w:r w:rsidRPr="005E436F">
        <w:rPr>
          <w:lang w:val="en-US"/>
        </w:rPr>
        <w:t>Although he appe</w:t>
      </w:r>
      <w:r>
        <w:rPr>
          <w:lang w:val="en-US"/>
        </w:rPr>
        <w:t>a</w:t>
      </w:r>
      <w:r w:rsidRPr="005E436F">
        <w:rPr>
          <w:lang w:val="en-US"/>
        </w:rPr>
        <w:t xml:space="preserve">rs only here in BT, he is related to a prominent Palestinian rabbi, see Introduction </w:t>
      </w:r>
      <w:r>
        <w:t>5.1.3.2</w:t>
      </w:r>
      <w:r>
        <w:rPr>
          <w:u w:color="FFFF00"/>
        </w:rPr>
        <w:t>.3</w:t>
      </w:r>
      <w:r w:rsidRPr="005E436F">
        <w:rPr>
          <w:lang w:val="en-US"/>
        </w:rPr>
        <w:t>.</w:t>
      </w:r>
    </w:p>
  </w:footnote>
  <w:footnote w:id="2153">
    <w:p w14:paraId="7EDA94B0" w14:textId="77777777" w:rsidR="00865CD2" w:rsidRPr="00184667" w:rsidRDefault="00865CD2" w:rsidP="00184667">
      <w:pPr>
        <w:pStyle w:val="FootnoteText"/>
        <w:bidi w:val="0"/>
        <w:spacing w:line="240" w:lineRule="auto"/>
        <w:rPr>
          <w:lang w:val="en-US"/>
        </w:rPr>
      </w:pPr>
      <w:r>
        <w:rPr>
          <w:rStyle w:val="FootnoteReference"/>
        </w:rPr>
        <w:footnoteRef/>
      </w:r>
      <w:r>
        <w:rPr>
          <w:rtl/>
        </w:rPr>
        <w:t xml:space="preserve"> </w:t>
      </w:r>
      <w:r>
        <w:rPr>
          <w:lang w:val="en-US"/>
        </w:rPr>
        <w:t>His father-in-law was a contemporary of the last tannaim, see Introduction 7.4.1.</w:t>
      </w:r>
    </w:p>
  </w:footnote>
  <w:footnote w:id="2154">
    <w:p w14:paraId="22872065" w14:textId="77777777" w:rsidR="00865CD2" w:rsidRDefault="00865CD2">
      <w:pPr>
        <w:pStyle w:val="FootnoteText"/>
        <w:bidi w:val="0"/>
        <w:spacing w:line="240" w:lineRule="auto"/>
        <w:rPr>
          <w:lang w:val="de-DE"/>
        </w:rPr>
      </w:pPr>
      <w:r>
        <w:rPr>
          <w:rStyle w:val="FootnoteReference"/>
        </w:rPr>
        <w:footnoteRef/>
      </w:r>
      <w:r>
        <w:t xml:space="preserve"> </w:t>
      </w:r>
      <w:r w:rsidRPr="00CB01AD">
        <w:rPr>
          <w:lang w:val="de-DE"/>
        </w:rPr>
        <w:t xml:space="preserve">In Hebrew – </w:t>
      </w:r>
      <w:r w:rsidRPr="005E436F">
        <w:rPr>
          <w:rFonts w:cs="Times New Roman"/>
          <w:rtl/>
        </w:rPr>
        <w:t>איש כפר ימא</w:t>
      </w:r>
      <w:r>
        <w:rPr>
          <w:rFonts w:cs="Times New Roman" w:hint="cs"/>
          <w:rtl/>
        </w:rPr>
        <w:t>/יומא/מה/דימא/ידמ'</w:t>
      </w:r>
      <w:r w:rsidRPr="00CB01AD">
        <w:rPr>
          <w:lang w:val="de-DE"/>
        </w:rPr>
        <w:t xml:space="preserve">, see Reeg, </w:t>
      </w:r>
      <w:r w:rsidRPr="00CB01AD">
        <w:rPr>
          <w:i/>
          <w:iCs/>
          <w:lang w:val="de-DE"/>
        </w:rPr>
        <w:t>Ortsnamen</w:t>
      </w:r>
      <w:r w:rsidRPr="00CB01AD">
        <w:rPr>
          <w:lang w:val="de-DE"/>
        </w:rPr>
        <w:t>, 338, 347-8.</w:t>
      </w:r>
      <w:r>
        <w:rPr>
          <w:lang w:val="de-DE"/>
        </w:rPr>
        <w:t xml:space="preserve"> </w:t>
      </w:r>
      <w:r>
        <w:t>On such designations see vol. 1, Introduction 3.2.6, p. 34.</w:t>
      </w:r>
    </w:p>
  </w:footnote>
  <w:footnote w:id="2155">
    <w:p w14:paraId="34F2914B" w14:textId="77777777" w:rsidR="00865CD2" w:rsidRDefault="00865CD2" w:rsidP="00121C30">
      <w:pPr>
        <w:pStyle w:val="FootnoteText"/>
        <w:bidi w:val="0"/>
        <w:spacing w:line="240" w:lineRule="auto"/>
        <w:rPr>
          <w:lang w:val="en-US"/>
        </w:rPr>
      </w:pPr>
      <w:r>
        <w:rPr>
          <w:rStyle w:val="FootnoteReference"/>
        </w:rPr>
        <w:footnoteRef/>
      </w:r>
      <w:r>
        <w:t xml:space="preserve"> </w:t>
      </w:r>
      <w:r w:rsidRPr="005E436F">
        <w:rPr>
          <w:lang w:val="en-US"/>
        </w:rPr>
        <w:t>Although mentioned only here in BT, his provenance indicates his Palestinian origin, see Introdu</w:t>
      </w:r>
      <w:r w:rsidRPr="005E436F">
        <w:rPr>
          <w:lang w:val="en-US"/>
        </w:rPr>
        <w:t>c</w:t>
      </w:r>
      <w:r w:rsidRPr="005E436F">
        <w:rPr>
          <w:lang w:val="en-US"/>
        </w:rPr>
        <w:t xml:space="preserve">tion </w:t>
      </w:r>
      <w:r>
        <w:t>5.1.3.2.1</w:t>
      </w:r>
      <w:r w:rsidRPr="005E436F">
        <w:rPr>
          <w:lang w:val="en-US"/>
        </w:rPr>
        <w:t>.</w:t>
      </w:r>
    </w:p>
  </w:footnote>
  <w:footnote w:id="2156">
    <w:p w14:paraId="58BCB27A" w14:textId="77777777" w:rsidR="00865CD2" w:rsidRPr="00184667" w:rsidRDefault="00865CD2" w:rsidP="00184667">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2157">
    <w:p w14:paraId="5A17D00E" w14:textId="77777777" w:rsidR="00865CD2" w:rsidRPr="00552B11" w:rsidRDefault="00865CD2" w:rsidP="00D969A5">
      <w:pPr>
        <w:pStyle w:val="FootnoteText"/>
        <w:bidi w:val="0"/>
        <w:spacing w:line="240" w:lineRule="auto"/>
        <w:rPr>
          <w:lang w:val="en-US"/>
        </w:rPr>
      </w:pPr>
      <w:r>
        <w:rPr>
          <w:rStyle w:val="FootnoteReference"/>
        </w:rPr>
        <w:footnoteRef/>
      </w:r>
      <w:r>
        <w:rPr>
          <w:rtl/>
        </w:rPr>
        <w:t xml:space="preserve"> </w:t>
      </w:r>
      <w:r>
        <w:rPr>
          <w:rFonts w:cs="Times New Roman"/>
          <w:lang w:val="en-US"/>
        </w:rPr>
        <w:t>See above, n. 7</w:t>
      </w:r>
      <w:r w:rsidRPr="00552B11">
        <w:rPr>
          <w:lang w:val="en-US"/>
        </w:rPr>
        <w:t>.</w:t>
      </w:r>
    </w:p>
  </w:footnote>
  <w:footnote w:id="2158">
    <w:p w14:paraId="5E958BD7" w14:textId="77777777" w:rsidR="00865CD2" w:rsidRPr="00ED0F4E" w:rsidRDefault="00865CD2" w:rsidP="00D36B45">
      <w:pPr>
        <w:pStyle w:val="FootnoteText"/>
        <w:bidi w:val="0"/>
        <w:spacing w:line="240" w:lineRule="auto"/>
        <w:rPr>
          <w:lang w:val="en-US"/>
        </w:rPr>
      </w:pPr>
      <w:r>
        <w:rPr>
          <w:rStyle w:val="FootnoteReference"/>
        </w:rPr>
        <w:footnoteRef/>
      </w:r>
      <w:r>
        <w:t xml:space="preserve"> </w:t>
      </w:r>
      <w:r>
        <w:rPr>
          <w:lang w:val="en-US"/>
        </w:rPr>
        <w:t>For this form see vol. 1, under Ishmael (11) B/M, p. 177.</w:t>
      </w:r>
    </w:p>
  </w:footnote>
  <w:footnote w:id="2159">
    <w:p w14:paraId="2A22A062" w14:textId="77777777" w:rsidR="00865CD2" w:rsidRPr="002049C8" w:rsidRDefault="00865CD2" w:rsidP="00D969A5">
      <w:pPr>
        <w:pStyle w:val="FootnoteText"/>
        <w:bidi w:val="0"/>
        <w:spacing w:line="240" w:lineRule="auto"/>
        <w:rPr>
          <w:rFonts w:cs="Times New Roman"/>
          <w:lang w:val="en-US"/>
        </w:rPr>
      </w:pPr>
      <w:r w:rsidRPr="002049C8">
        <w:rPr>
          <w:rStyle w:val="FootnoteReference"/>
          <w:rFonts w:cs="Times New Roman"/>
          <w:rtl/>
        </w:rPr>
        <w:footnoteRef/>
      </w:r>
      <w:r w:rsidRPr="002049C8">
        <w:rPr>
          <w:rFonts w:cs="Times New Roman"/>
          <w:lang w:val="en-US"/>
        </w:rPr>
        <w:t xml:space="preserve"> </w:t>
      </w:r>
      <w:r>
        <w:rPr>
          <w:rFonts w:cs="Times New Roman"/>
          <w:lang w:val="en-US"/>
        </w:rPr>
        <w:t xml:space="preserve">See above, n. </w:t>
      </w:r>
      <w:r>
        <w:rPr>
          <w:lang w:val="en-US"/>
        </w:rPr>
        <w:t>6</w:t>
      </w:r>
      <w:r w:rsidRPr="005E436F">
        <w:rPr>
          <w:lang w:val="en-US"/>
        </w:rPr>
        <w:t>.</w:t>
      </w:r>
    </w:p>
  </w:footnote>
  <w:footnote w:id="2160">
    <w:p w14:paraId="0D6F8AF3"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161">
    <w:p w14:paraId="0B323A5D" w14:textId="77777777" w:rsidR="00865CD2" w:rsidRPr="009A4CB8" w:rsidRDefault="00865CD2" w:rsidP="00422A88">
      <w:pPr>
        <w:pStyle w:val="FootnoteText"/>
        <w:bidi w:val="0"/>
        <w:spacing w:line="240" w:lineRule="auto"/>
        <w:rPr>
          <w:rtl/>
          <w:lang w:val="en-US"/>
        </w:rPr>
      </w:pPr>
      <w:r w:rsidRPr="00D969A5">
        <w:rPr>
          <w:rStyle w:val="FootnoteReference"/>
          <w:rFonts w:cs="Times New Roman"/>
          <w:rtl/>
        </w:rPr>
        <w:footnoteRef/>
      </w:r>
      <w:r w:rsidRPr="009A4CB8">
        <w:rPr>
          <w:lang w:eastAsia="en-GB"/>
        </w:rPr>
        <w:t xml:space="preserve"> </w:t>
      </w:r>
      <w:r w:rsidRPr="009A4CB8">
        <w:t xml:space="preserve">Biblical, e.g. Ezr 8:7. </w:t>
      </w:r>
      <w:r w:rsidRPr="00746DF7">
        <w:rPr>
          <w:rFonts w:cs="Times New Roman"/>
          <w:rtl/>
        </w:rPr>
        <w:t>ישעיהו</w:t>
      </w:r>
      <w:r w:rsidRPr="009A4CB8">
        <w:t xml:space="preserve"> was the prophet who gave his name to the biblical book. </w:t>
      </w:r>
    </w:p>
  </w:footnote>
  <w:footnote w:id="2162">
    <w:p w14:paraId="20F5AA19" w14:textId="77777777" w:rsidR="00865CD2" w:rsidRPr="00EC495D" w:rsidRDefault="00865CD2" w:rsidP="00EC495D">
      <w:pPr>
        <w:pStyle w:val="FootnoteText"/>
        <w:bidi w:val="0"/>
        <w:spacing w:line="240" w:lineRule="auto"/>
        <w:rPr>
          <w:lang w:val="en-US"/>
        </w:rPr>
      </w:pPr>
      <w:r>
        <w:rPr>
          <w:rStyle w:val="FootnoteReference"/>
        </w:rPr>
        <w:footnoteRef/>
      </w:r>
      <w:r>
        <w:rPr>
          <w:rtl/>
        </w:rPr>
        <w:t xml:space="preserve"> </w:t>
      </w:r>
      <w:r>
        <w:rPr>
          <w:lang w:val="en-US"/>
        </w:rPr>
        <w:t>In the Vulgate this prophet is sometimes (but not always) designates Isaias. The editor must have understood this as the same name, but see vol. 3, Introduction 6.6.3, p. 51.</w:t>
      </w:r>
    </w:p>
  </w:footnote>
  <w:footnote w:id="2163">
    <w:p w14:paraId="0B8B5049" w14:textId="77777777" w:rsidR="00865CD2" w:rsidRPr="009A4CB8" w:rsidRDefault="00865CD2" w:rsidP="00602031">
      <w:pPr>
        <w:pStyle w:val="FootnoteText"/>
        <w:bidi w:val="0"/>
        <w:spacing w:line="240" w:lineRule="auto"/>
        <w:rPr>
          <w:lang w:val="en-US"/>
        </w:rPr>
      </w:pPr>
      <w:r w:rsidRPr="009A4CB8">
        <w:rPr>
          <w:rStyle w:val="FootnoteReference"/>
        </w:rPr>
        <w:footnoteRef/>
      </w:r>
      <w:r w:rsidRPr="009A4CB8">
        <w:t xml:space="preserve"> In Latin – Suro</w:t>
      </w:r>
      <w:r w:rsidRPr="009A4CB8">
        <w:rPr>
          <w:rFonts w:ascii="Graeca" w:hAnsi="Graeca"/>
        </w:rPr>
        <w:t></w:t>
      </w:r>
      <w:r>
        <w:rPr>
          <w:rFonts w:ascii="Graeca" w:hAnsi="Graeca"/>
        </w:rPr>
        <w:t></w:t>
      </w:r>
      <w:r>
        <w:t>On such designations see vol. 1, Introduction 3.2.6, p. 34.</w:t>
      </w:r>
    </w:p>
  </w:footnote>
  <w:footnote w:id="2164">
    <w:p w14:paraId="7A93B3C4" w14:textId="77777777" w:rsidR="00865CD2" w:rsidRPr="009A4CB8" w:rsidRDefault="00865CD2" w:rsidP="00A834FA">
      <w:pPr>
        <w:pStyle w:val="FootnoteText"/>
        <w:bidi w:val="0"/>
        <w:spacing w:line="240" w:lineRule="auto"/>
      </w:pPr>
      <w:r w:rsidRPr="009A4CB8">
        <w:rPr>
          <w:rStyle w:val="FootnoteReference"/>
        </w:rPr>
        <w:footnoteRef/>
      </w:r>
      <w:r w:rsidRPr="009A4CB8">
        <w:t xml:space="preserve"> The name and provenance (</w:t>
      </w:r>
      <w:smartTag w:uri="urn:schemas-microsoft-com:office:smarttags" w:element="country-region">
        <w:smartTag w:uri="urn:schemas-microsoft-com:office:smarttags" w:element="place">
          <w:r w:rsidRPr="009A4CB8">
            <w:t>Syria</w:t>
          </w:r>
        </w:smartTag>
      </w:smartTag>
      <w:r w:rsidRPr="009A4CB8">
        <w:t>) made editors consider it Jewish</w:t>
      </w:r>
      <w:r>
        <w:t>, see vol. 3, Introduction 6.8, p. 54</w:t>
      </w:r>
      <w:r w:rsidRPr="009A4CB8">
        <w:t>, but both are i</w:t>
      </w:r>
      <w:r w:rsidRPr="009A4CB8">
        <w:t>n</w:t>
      </w:r>
      <w:r w:rsidRPr="009A4CB8">
        <w:t>conclusive</w:t>
      </w:r>
      <w:r>
        <w:t>, see vol. 3, Introduction 6.6.7, p. 52</w:t>
      </w:r>
      <w:r w:rsidRPr="009A4CB8">
        <w:t>.</w:t>
      </w:r>
    </w:p>
  </w:footnote>
  <w:footnote w:id="2165">
    <w:p w14:paraId="0F646FB3"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166">
    <w:p w14:paraId="1B1DE57F"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 xml:space="preserve">Biblical, e.g. Gen 32:29. </w:t>
      </w:r>
      <w:r w:rsidRPr="005E436F">
        <w:rPr>
          <w:rFonts w:cs="Times New Roman"/>
          <w:rtl/>
          <w:lang w:val="en-US"/>
        </w:rPr>
        <w:t>ישראל</w:t>
      </w:r>
      <w:r w:rsidRPr="005E436F">
        <w:rPr>
          <w:rFonts w:cs="Times New Roman"/>
          <w:lang w:val="en-US"/>
        </w:rPr>
        <w:t xml:space="preserve"> is the second name given by God to Jacob.</w:t>
      </w:r>
    </w:p>
  </w:footnote>
  <w:footnote w:id="2167">
    <w:p w14:paraId="64F9E6D7" w14:textId="77777777" w:rsidR="00865CD2" w:rsidRPr="00C378A2" w:rsidRDefault="00865CD2" w:rsidP="007B5591">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168">
    <w:p w14:paraId="6219BEAA" w14:textId="77777777" w:rsidR="00865CD2" w:rsidRPr="001B19D8" w:rsidRDefault="00865CD2" w:rsidP="00A116D9">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list </w:t>
      </w:r>
      <w:r w:rsidRPr="001B19D8">
        <w:rPr>
          <w:rFonts w:cs="Times New Roman"/>
          <w:lang w:val="en-US"/>
        </w:rPr>
        <w:t>see I</w:t>
      </w:r>
      <w:r w:rsidRPr="001B19D8">
        <w:rPr>
          <w:rFonts w:cs="Times New Roman"/>
          <w:lang w:val="en-US"/>
        </w:rPr>
        <w:t>n</w:t>
      </w:r>
      <w:r w:rsidRPr="001B19D8">
        <w:rPr>
          <w:rFonts w:cs="Times New Roman"/>
          <w:lang w:val="en-US"/>
        </w:rPr>
        <w:t xml:space="preserve">troduction </w:t>
      </w:r>
      <w:r>
        <w:rPr>
          <w:rFonts w:cs="Times New Roman"/>
          <w:lang w:val="en-US"/>
        </w:rPr>
        <w:t>3.3.1</w:t>
      </w:r>
      <w:r w:rsidRPr="001B19D8">
        <w:rPr>
          <w:rFonts w:cs="Times New Roman"/>
          <w:lang w:val="en-US"/>
        </w:rPr>
        <w:t xml:space="preserve">. </w:t>
      </w:r>
    </w:p>
  </w:footnote>
  <w:footnote w:id="2169">
    <w:p w14:paraId="10B46391" w14:textId="77777777" w:rsidR="00865CD2" w:rsidRPr="00F02724" w:rsidRDefault="00865CD2" w:rsidP="00AE47BF">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170">
    <w:p w14:paraId="735C630D"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171">
    <w:p w14:paraId="3A50DE76" w14:textId="77777777" w:rsidR="00865CD2" w:rsidRPr="00B9363E" w:rsidRDefault="00865CD2" w:rsidP="00B9363E">
      <w:pPr>
        <w:pStyle w:val="FootnoteText"/>
        <w:bidi w:val="0"/>
        <w:spacing w:line="240" w:lineRule="auto"/>
        <w:rPr>
          <w:lang w:val="en-US"/>
        </w:rPr>
      </w:pPr>
      <w:r>
        <w:rPr>
          <w:rStyle w:val="FootnoteReference"/>
        </w:rPr>
        <w:footnoteRef/>
      </w:r>
      <w:r>
        <w:rPr>
          <w:rtl/>
        </w:rPr>
        <w:t xml:space="preserve"> </w:t>
      </w:r>
      <w:r>
        <w:rPr>
          <w:lang w:val="en-US"/>
        </w:rPr>
        <w:t>The reconstruction is ours, but it seem certain.</w:t>
      </w:r>
    </w:p>
  </w:footnote>
  <w:footnote w:id="2172">
    <w:p w14:paraId="4B732EB5" w14:textId="77777777" w:rsidR="00865CD2" w:rsidRPr="009A5309" w:rsidRDefault="00865CD2" w:rsidP="009B34EA">
      <w:pPr>
        <w:pStyle w:val="FootnoteText"/>
        <w:bidi w:val="0"/>
        <w:spacing w:line="240" w:lineRule="auto"/>
        <w:rPr>
          <w:rFonts w:cs="Times New Roman"/>
          <w:lang w:val="en-US"/>
        </w:rPr>
      </w:pPr>
      <w:r w:rsidRPr="009A5309">
        <w:rPr>
          <w:rStyle w:val="FootnoteReference"/>
          <w:rFonts w:cs="Times New Roman"/>
        </w:rPr>
        <w:footnoteRef/>
      </w:r>
      <w:r w:rsidRPr="009A5309">
        <w:rPr>
          <w:rFonts w:cs="Times New Roman"/>
          <w:rtl/>
        </w:rPr>
        <w:t xml:space="preserve"> </w:t>
      </w:r>
      <w:r w:rsidRPr="009A5309">
        <w:rPr>
          <w:rFonts w:cs="Times New Roman"/>
          <w:lang w:val="en-US"/>
        </w:rPr>
        <w:t xml:space="preserve">There is no way to date the Hebrew inscriptions from </w:t>
      </w:r>
      <w:r>
        <w:rPr>
          <w:rFonts w:cs="Times New Roman"/>
          <w:lang w:val="en-US"/>
        </w:rPr>
        <w:t>Elijah’s Cave</w:t>
      </w:r>
      <w:r w:rsidRPr="009A5309">
        <w:rPr>
          <w:rFonts w:cs="Times New Roman"/>
          <w:lang w:val="en-US"/>
        </w:rPr>
        <w:t>, see Appendix 3.1.</w:t>
      </w:r>
    </w:p>
  </w:footnote>
  <w:footnote w:id="2173">
    <w:p w14:paraId="1CD3A76E" w14:textId="77777777" w:rsidR="00865CD2" w:rsidRPr="009A5309" w:rsidRDefault="00865CD2" w:rsidP="009B34EA">
      <w:pPr>
        <w:pStyle w:val="FootnoteText"/>
        <w:bidi w:val="0"/>
        <w:spacing w:line="240" w:lineRule="auto"/>
        <w:rPr>
          <w:rFonts w:cs="Times New Roman"/>
          <w:lang w:val="en-US"/>
        </w:rPr>
      </w:pPr>
      <w:r w:rsidRPr="009A5309">
        <w:rPr>
          <w:rStyle w:val="FootnoteReference"/>
          <w:rFonts w:cs="Times New Roman"/>
        </w:rPr>
        <w:footnoteRef/>
      </w:r>
      <w:r w:rsidRPr="009A5309">
        <w:rPr>
          <w:rFonts w:cs="Times New Roman"/>
          <w:rtl/>
        </w:rPr>
        <w:t xml:space="preserve"> </w:t>
      </w:r>
      <w:r w:rsidRPr="009A5309">
        <w:rPr>
          <w:rFonts w:cs="Times New Roman"/>
          <w:lang w:val="en-US"/>
        </w:rPr>
        <w:t>See previous note.</w:t>
      </w:r>
    </w:p>
  </w:footnote>
  <w:footnote w:id="2174">
    <w:p w14:paraId="7ECAD9FC" w14:textId="77777777" w:rsidR="00865CD2" w:rsidRPr="00163363" w:rsidRDefault="00865CD2" w:rsidP="007512C8">
      <w:pPr>
        <w:pStyle w:val="FootnoteText"/>
        <w:bidi w:val="0"/>
        <w:spacing w:line="240" w:lineRule="auto"/>
        <w:rPr>
          <w:rFonts w:cs="Times New Roman"/>
          <w:lang w:val="en-US"/>
        </w:rPr>
      </w:pPr>
      <w:r w:rsidRPr="00163363">
        <w:rPr>
          <w:rStyle w:val="FootnoteReference"/>
          <w:rFonts w:cs="Times New Roman"/>
          <w:rtl/>
        </w:rPr>
        <w:footnoteRef/>
      </w:r>
      <w:r w:rsidRPr="00163363">
        <w:rPr>
          <w:rFonts w:cs="Times New Roman"/>
          <w:lang w:eastAsia="en-GB"/>
        </w:rPr>
        <w:t xml:space="preserve"> </w:t>
      </w:r>
      <w:r w:rsidRPr="00163363">
        <w:rPr>
          <w:rFonts w:cs="Times New Roman"/>
          <w:lang w:val="en-US"/>
        </w:rPr>
        <w:t xml:space="preserve">Biblical, e.g. Gen 30:18. </w:t>
      </w:r>
      <w:r w:rsidRPr="00163363">
        <w:rPr>
          <w:rFonts w:cs="Times New Roman"/>
          <w:rtl/>
          <w:lang w:val="en-US"/>
        </w:rPr>
        <w:t>יששכר</w:t>
      </w:r>
      <w:r w:rsidRPr="00163363">
        <w:rPr>
          <w:rFonts w:cs="Times New Roman"/>
          <w:lang w:val="en-US"/>
        </w:rPr>
        <w:t xml:space="preserve"> was a son of Jacob, and one of the tribes of Israel. </w:t>
      </w:r>
    </w:p>
  </w:footnote>
  <w:footnote w:id="2175">
    <w:p w14:paraId="47198D23" w14:textId="77777777" w:rsidR="00865CD2" w:rsidRDefault="00865CD2">
      <w:pPr>
        <w:pStyle w:val="FootnoteText"/>
        <w:bidi w:val="0"/>
        <w:spacing w:line="240" w:lineRule="auto"/>
        <w:rPr>
          <w:lang w:val="en-US"/>
        </w:rPr>
      </w:pPr>
      <w:r>
        <w:rPr>
          <w:rStyle w:val="FootnoteReference"/>
        </w:rPr>
        <w:footnoteRef/>
      </w:r>
      <w:r>
        <w:t xml:space="preserve"> </w:t>
      </w:r>
      <w:r>
        <w:rPr>
          <w:lang w:val="en-US"/>
        </w:rPr>
        <w:t xml:space="preserve">In Aramaic – </w:t>
      </w:r>
      <w:r w:rsidRPr="005E436F">
        <w:rPr>
          <w:rFonts w:cs="Times New Roman"/>
          <w:rtl/>
        </w:rPr>
        <w:t>דכפר מנדי</w:t>
      </w:r>
      <w:r w:rsidRPr="005E436F">
        <w:rPr>
          <w:rFonts w:cs="Times New Roman"/>
        </w:rPr>
        <w:t xml:space="preserve">, see Reeg, </w:t>
      </w:r>
      <w:r w:rsidRPr="005E436F">
        <w:rPr>
          <w:rFonts w:cs="Times New Roman"/>
          <w:i/>
          <w:iCs/>
        </w:rPr>
        <w:t>Ortsnamen</w:t>
      </w:r>
      <w:r w:rsidRPr="005E436F">
        <w:rPr>
          <w:rFonts w:cs="Times New Roman"/>
        </w:rPr>
        <w:t xml:space="preserve">, </w:t>
      </w:r>
      <w:r>
        <w:rPr>
          <w:rFonts w:cs="Times New Roman"/>
        </w:rPr>
        <w:t>350-1</w:t>
      </w:r>
      <w:r w:rsidRPr="005E436F">
        <w:rPr>
          <w:rFonts w:cs="Times New Roman"/>
        </w:rPr>
        <w:t>.</w:t>
      </w:r>
      <w:r>
        <w:rPr>
          <w:rFonts w:cs="Times New Roman"/>
        </w:rPr>
        <w:t xml:space="preserve"> </w:t>
      </w:r>
      <w:r>
        <w:t>On such designations see vol. 1, Introduction 3.2.6, p. 34.</w:t>
      </w:r>
    </w:p>
  </w:footnote>
  <w:footnote w:id="2176">
    <w:p w14:paraId="3A484378" w14:textId="77777777" w:rsidR="00865CD2" w:rsidRPr="00997697" w:rsidRDefault="00865CD2" w:rsidP="00184667">
      <w:pPr>
        <w:pStyle w:val="FootnoteText"/>
        <w:bidi w:val="0"/>
        <w:spacing w:line="240" w:lineRule="auto"/>
        <w:rPr>
          <w:lang w:val="en-US"/>
        </w:rPr>
      </w:pPr>
      <w:r>
        <w:rPr>
          <w:rStyle w:val="FootnoteReference"/>
        </w:rPr>
        <w:footnoteRef/>
      </w:r>
      <w:r>
        <w:rPr>
          <w:rtl/>
        </w:rPr>
        <w:t xml:space="preserve"> </w:t>
      </w:r>
      <w:r>
        <w:rPr>
          <w:lang w:val="en-US"/>
        </w:rPr>
        <w:t>Was a contemporary of Hananiah (5), who was a student of the Hiyya (4), see Introduction 7.4.2.</w:t>
      </w:r>
    </w:p>
  </w:footnote>
  <w:footnote w:id="2177">
    <w:p w14:paraId="01511E93" w14:textId="77777777" w:rsidR="00865CD2" w:rsidRDefault="00865CD2">
      <w:pPr>
        <w:pStyle w:val="FootnoteText"/>
        <w:bidi w:val="0"/>
        <w:spacing w:line="240" w:lineRule="auto"/>
        <w:rPr>
          <w:rFonts w:cs="Times New Roman"/>
          <w:lang w:val="en-US"/>
        </w:rPr>
      </w:pPr>
      <w:r w:rsidRPr="005E436F">
        <w:rPr>
          <w:rStyle w:val="FootnoteReference"/>
          <w:rFonts w:cs="Times New Roman"/>
        </w:rPr>
        <w:footnoteRef/>
      </w:r>
      <w:r w:rsidRPr="005E436F">
        <w:rPr>
          <w:rFonts w:cs="Times New Roman"/>
          <w:rtl/>
        </w:rPr>
        <w:t xml:space="preserve"> </w:t>
      </w:r>
      <w:r w:rsidRPr="005E436F">
        <w:rPr>
          <w:rFonts w:cs="Times New Roman"/>
          <w:lang w:val="en-US"/>
        </w:rPr>
        <w:t>Biblical, e.g. Ex</w:t>
      </w:r>
      <w:r>
        <w:rPr>
          <w:rFonts w:cs="Times New Roman"/>
          <w:lang w:val="en-US"/>
        </w:rPr>
        <w:t>od</w:t>
      </w:r>
      <w:r w:rsidRPr="005E436F">
        <w:rPr>
          <w:rFonts w:cs="Times New Roman"/>
          <w:lang w:val="en-US"/>
        </w:rPr>
        <w:t xml:space="preserve"> 4:18. </w:t>
      </w:r>
      <w:r w:rsidRPr="005E436F">
        <w:rPr>
          <w:rFonts w:cs="Times New Roman"/>
          <w:rtl/>
          <w:lang w:val="en-US"/>
        </w:rPr>
        <w:t>יתרו</w:t>
      </w:r>
      <w:r w:rsidRPr="005E436F">
        <w:rPr>
          <w:rFonts w:cs="Times New Roman"/>
          <w:lang w:val="en-US"/>
        </w:rPr>
        <w:t xml:space="preserve"> was the name of Moses’ father-in-law.</w:t>
      </w:r>
    </w:p>
  </w:footnote>
  <w:footnote w:id="2178">
    <w:p w14:paraId="200EA7EC" w14:textId="77777777" w:rsidR="00865CD2" w:rsidRPr="00347561" w:rsidRDefault="00865CD2" w:rsidP="00347561">
      <w:pPr>
        <w:pStyle w:val="FootnoteText"/>
        <w:bidi w:val="0"/>
        <w:spacing w:line="240" w:lineRule="auto"/>
        <w:rPr>
          <w:lang w:val="en-US"/>
        </w:rPr>
      </w:pPr>
      <w:r>
        <w:rPr>
          <w:rStyle w:val="FootnoteReference"/>
        </w:rPr>
        <w:footnoteRef/>
      </w:r>
      <w:r>
        <w:rPr>
          <w:rtl/>
        </w:rPr>
        <w:t xml:space="preserve"> </w:t>
      </w:r>
      <w:r>
        <w:rPr>
          <w:lang w:val="en-US"/>
        </w:rPr>
        <w:t>The editor identified this as this biblical name. However, this is not how it is transliterated in LXX, or in other Greek translations, and it was not a common name Jews used, so it is hard to decide whether the editor’s suggestion is correct.</w:t>
      </w:r>
    </w:p>
  </w:footnote>
  <w:footnote w:id="2179">
    <w:p w14:paraId="6D4CDD41" w14:textId="77777777" w:rsidR="00865CD2" w:rsidRPr="00FB76A3" w:rsidRDefault="00865CD2" w:rsidP="00FB76A3">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On this title see Introduction 3.1.3.4.</w:t>
      </w:r>
    </w:p>
  </w:footnote>
  <w:footnote w:id="2180">
    <w:p w14:paraId="38D0E7C2" w14:textId="77777777" w:rsidR="00865CD2" w:rsidRPr="00336FC3" w:rsidRDefault="00865CD2" w:rsidP="00746DF7">
      <w:pPr>
        <w:pStyle w:val="FootnoteText"/>
        <w:bidi w:val="0"/>
        <w:spacing w:line="240" w:lineRule="auto"/>
        <w:rPr>
          <w:lang w:val="en-US"/>
        </w:rPr>
      </w:pPr>
      <w:r>
        <w:rPr>
          <w:rStyle w:val="FootnoteReference"/>
        </w:rPr>
        <w:footnoteRef/>
      </w:r>
      <w:r>
        <w:rPr>
          <w:rtl/>
        </w:rPr>
        <w:t xml:space="preserve"> </w:t>
      </w:r>
      <w:r>
        <w:rPr>
          <w:lang w:val="en-US"/>
        </w:rPr>
        <w:t>East of Tel Aviv.</w:t>
      </w:r>
    </w:p>
  </w:footnote>
  <w:footnote w:id="2181">
    <w:p w14:paraId="4157D751" w14:textId="77777777" w:rsidR="00865CD2" w:rsidRPr="00E8118E" w:rsidRDefault="00865CD2" w:rsidP="00CA3F72">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The region was not pa</w:t>
      </w:r>
      <w:r>
        <w:rPr>
          <w:lang w:val="en-US"/>
        </w:rPr>
        <w:t>r</w:t>
      </w:r>
      <w:r>
        <w:rPr>
          <w:lang w:val="en-US"/>
        </w:rPr>
        <w:t>ticularly Jewish, see Introduction 6.2.1.6. The editor suggested that the title too was Jewish, but there is no ev</w:t>
      </w:r>
      <w:r>
        <w:rPr>
          <w:lang w:val="en-US"/>
        </w:rPr>
        <w:t>i</w:t>
      </w:r>
      <w:r>
        <w:rPr>
          <w:lang w:val="en-US"/>
        </w:rPr>
        <w:t>dence that this title was reserved to jews rather than Christians or Samaritans.</w:t>
      </w:r>
    </w:p>
  </w:footnote>
  <w:footnote w:id="2182">
    <w:p w14:paraId="61EC1019"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183">
    <w:p w14:paraId="38326879" w14:textId="77777777" w:rsidR="00865CD2" w:rsidRPr="00F76CB3" w:rsidRDefault="00865CD2" w:rsidP="00F76CB3">
      <w:pPr>
        <w:pStyle w:val="FootnoteText"/>
        <w:bidi w:val="0"/>
        <w:spacing w:line="240" w:lineRule="auto"/>
        <w:rPr>
          <w:rFonts w:cs="Times New Roman"/>
          <w:rtl/>
          <w:lang w:val="en-US"/>
        </w:rPr>
      </w:pPr>
      <w:r w:rsidRPr="00F76CB3">
        <w:rPr>
          <w:rStyle w:val="FootnoteReference"/>
          <w:rFonts w:cs="Times New Roman"/>
          <w:rtl/>
        </w:rPr>
        <w:footnoteRef/>
      </w:r>
      <w:r w:rsidRPr="00F76CB3">
        <w:rPr>
          <w:rFonts w:cs="Times New Roman"/>
          <w:lang w:eastAsia="en-GB"/>
        </w:rPr>
        <w:t xml:space="preserve"> </w:t>
      </w:r>
      <w:r w:rsidRPr="00F76CB3">
        <w:rPr>
          <w:rFonts w:cs="Times New Roman"/>
          <w:lang w:val="en-US"/>
        </w:rPr>
        <w:t xml:space="preserve">Biblical, e.g. Num 13:6. </w:t>
      </w:r>
      <w:r>
        <w:rPr>
          <w:rFonts w:cs="Times New Roman" w:hint="cs"/>
          <w:rtl/>
          <w:lang w:val="en-US"/>
        </w:rPr>
        <w:t>כלב</w:t>
      </w:r>
      <w:r>
        <w:rPr>
          <w:rFonts w:cs="Times New Roman"/>
          <w:lang w:val="en-US"/>
        </w:rPr>
        <w:t xml:space="preserve"> </w:t>
      </w:r>
      <w:r w:rsidRPr="00F76CB3">
        <w:rPr>
          <w:rFonts w:cs="Times New Roman"/>
          <w:lang w:val="en-US"/>
        </w:rPr>
        <w:t>was one of the spies Moses sent to inspect Canaan.</w:t>
      </w:r>
    </w:p>
  </w:footnote>
  <w:footnote w:id="2184">
    <w:p w14:paraId="00DEB830" w14:textId="77777777" w:rsidR="00865CD2" w:rsidRPr="00E30700" w:rsidRDefault="00865CD2" w:rsidP="00B9363E">
      <w:pPr>
        <w:pStyle w:val="FootnoteText"/>
        <w:bidi w:val="0"/>
        <w:spacing w:line="240" w:lineRule="auto"/>
      </w:pPr>
      <w:r>
        <w:rPr>
          <w:rStyle w:val="FootnoteReference"/>
        </w:rPr>
        <w:footnoteRef/>
      </w:r>
      <w:r>
        <w:rPr>
          <w:rtl/>
        </w:rPr>
        <w:t xml:space="preserve"> </w:t>
      </w:r>
      <w:r w:rsidRPr="005E436F">
        <w:rPr>
          <w:color w:val="000000"/>
          <w:lang w:bidi="ar-SA"/>
        </w:rPr>
        <w:t xml:space="preserve">In Hebrew – </w:t>
      </w:r>
      <w:r w:rsidRPr="00CD1D6F">
        <w:rPr>
          <w:rFonts w:cs="Times New Roman"/>
          <w:color w:val="000000"/>
          <w:rtl/>
        </w:rPr>
        <w:t>ננ</w:t>
      </w:r>
      <w:r>
        <w:rPr>
          <w:rFonts w:cs="Times New Roman"/>
          <w:color w:val="000000"/>
        </w:rPr>
        <w:t xml:space="preserve"> (short for </w:t>
      </w:r>
      <w:r>
        <w:rPr>
          <w:rFonts w:cs="Times New Roman" w:hint="cs"/>
          <w:color w:val="000000"/>
          <w:rtl/>
        </w:rPr>
        <w:t xml:space="preserve">נוח נפש </w:t>
      </w:r>
      <w:r>
        <w:rPr>
          <w:rFonts w:cs="Times New Roman"/>
          <w:color w:val="000000"/>
        </w:rPr>
        <w:t xml:space="preserve"> –</w:t>
      </w:r>
      <w:r>
        <w:rPr>
          <w:rFonts w:cs="Times New Roman" w:hint="cs"/>
          <w:color w:val="000000"/>
        </w:rPr>
        <w:t xml:space="preserve"> may </w:t>
      </w:r>
      <w:r>
        <w:rPr>
          <w:rFonts w:cs="Times New Roman"/>
          <w:color w:val="000000"/>
          <w:lang w:val="en-US"/>
        </w:rPr>
        <w:t>his soul rest)</w:t>
      </w:r>
      <w:r w:rsidRPr="005E436F">
        <w:rPr>
          <w:color w:val="000000"/>
          <w:lang w:bidi="ar-SA"/>
        </w:rPr>
        <w:t>.</w:t>
      </w:r>
      <w:r>
        <w:rPr>
          <w:color w:val="000000"/>
          <w:lang w:bidi="ar-SA"/>
        </w:rPr>
        <w:t xml:space="preserve"> This very common acronym is not known from antiquity, and see next note.</w:t>
      </w:r>
    </w:p>
  </w:footnote>
  <w:footnote w:id="2185">
    <w:p w14:paraId="7B4CAED3" w14:textId="77777777" w:rsidR="00865CD2" w:rsidRDefault="00865CD2" w:rsidP="00E3070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2186">
    <w:p w14:paraId="47DBC6FE" w14:textId="77777777" w:rsidR="00865CD2" w:rsidRPr="001C69FA" w:rsidRDefault="00865CD2" w:rsidP="00E30700">
      <w:pPr>
        <w:pStyle w:val="FootnoteText"/>
        <w:bidi w:val="0"/>
        <w:spacing w:line="240" w:lineRule="auto"/>
        <w:rPr>
          <w:lang w:val="en-US"/>
        </w:rPr>
      </w:pPr>
      <w:r>
        <w:rPr>
          <w:rStyle w:val="FootnoteReference"/>
        </w:rPr>
        <w:footnoteRef/>
      </w:r>
      <w:r>
        <w:rPr>
          <w:rtl/>
        </w:rPr>
        <w:t xml:space="preserve"> </w:t>
      </w:r>
      <w:r>
        <w:rPr>
          <w:lang w:val="en-US"/>
        </w:rPr>
        <w:t>See Introdution 7.5.6 and previous note.</w:t>
      </w:r>
    </w:p>
  </w:footnote>
  <w:footnote w:id="2187">
    <w:p w14:paraId="556DEAB2" w14:textId="77777777" w:rsidR="00865CD2" w:rsidRPr="00572603" w:rsidRDefault="00865CD2" w:rsidP="00572603">
      <w:pPr>
        <w:pStyle w:val="FootnoteText"/>
        <w:bidi w:val="0"/>
        <w:spacing w:line="240" w:lineRule="auto"/>
        <w:rPr>
          <w:rFonts w:cs="Times New Roman"/>
          <w:rtl/>
          <w:lang w:val="en-US"/>
        </w:rPr>
      </w:pPr>
      <w:r w:rsidRPr="00572603">
        <w:rPr>
          <w:rStyle w:val="FootnoteReference"/>
          <w:rFonts w:cs="Times New Roman"/>
          <w:rtl/>
        </w:rPr>
        <w:footnoteRef/>
      </w:r>
      <w:r w:rsidRPr="00572603">
        <w:rPr>
          <w:rFonts w:cs="Times New Roman"/>
          <w:lang w:val="de-DE" w:eastAsia="en-GB"/>
        </w:rPr>
        <w:t xml:space="preserve"> </w:t>
      </w:r>
      <w:r w:rsidRPr="00572603">
        <w:rPr>
          <w:rFonts w:cs="Times New Roman"/>
          <w:lang w:val="de-DE"/>
        </w:rPr>
        <w:t xml:space="preserve">Biblical, e.g. Gen 29:34. </w:t>
      </w:r>
      <w:r w:rsidRPr="00572603">
        <w:rPr>
          <w:rFonts w:cs="Times New Roman"/>
          <w:rtl/>
          <w:lang w:val="en-US"/>
        </w:rPr>
        <w:t>לוי</w:t>
      </w:r>
      <w:r w:rsidRPr="00572603">
        <w:rPr>
          <w:rFonts w:cs="Times New Roman"/>
          <w:lang w:val="de-DE"/>
        </w:rPr>
        <w:t xml:space="preserve"> was a son of Jacob and one of the tribes of Israel</w:t>
      </w:r>
      <w:r w:rsidRPr="005F3EEF">
        <w:rPr>
          <w:rFonts w:cs="Times New Roman"/>
          <w:lang w:val="de-DE" w:eastAsia="en-GB"/>
        </w:rPr>
        <w:t>.</w:t>
      </w:r>
    </w:p>
  </w:footnote>
  <w:footnote w:id="2188">
    <w:p w14:paraId="74D18222" w14:textId="77777777" w:rsidR="00865CD2" w:rsidRPr="005F3EEF" w:rsidRDefault="00865CD2" w:rsidP="00F76CB3">
      <w:pPr>
        <w:pStyle w:val="FootnoteText"/>
        <w:bidi w:val="0"/>
        <w:spacing w:line="240" w:lineRule="auto"/>
        <w:rPr>
          <w:lang w:val="de-DE"/>
        </w:rPr>
      </w:pPr>
      <w:r>
        <w:rPr>
          <w:rStyle w:val="FootnoteReference"/>
        </w:rPr>
        <w:footnoteRef/>
      </w:r>
      <w:r>
        <w:t xml:space="preserve"> </w:t>
      </w:r>
      <w:r w:rsidRPr="005F3EEF">
        <w:rPr>
          <w:lang w:val="de-DE"/>
        </w:rPr>
        <w:t>For this form see vol. 1, under Levi (7) B/M, p. 182.</w:t>
      </w:r>
    </w:p>
  </w:footnote>
  <w:footnote w:id="2189">
    <w:p w14:paraId="247A3988" w14:textId="77777777" w:rsidR="00865CD2" w:rsidRPr="00E75B2F" w:rsidRDefault="00865CD2" w:rsidP="00E75B2F">
      <w:pPr>
        <w:pStyle w:val="FootnoteText"/>
        <w:bidi w:val="0"/>
        <w:spacing w:line="240" w:lineRule="auto"/>
        <w:rPr>
          <w:rtl/>
          <w:lang w:val="en-US"/>
        </w:rPr>
      </w:pPr>
      <w:r w:rsidRPr="00572603">
        <w:rPr>
          <w:rStyle w:val="FootnoteReference"/>
          <w:rFonts w:cs="Times New Roman"/>
          <w:rtl/>
        </w:rPr>
        <w:footnoteRef/>
      </w:r>
      <w:r w:rsidRPr="00572603">
        <w:rPr>
          <w:rFonts w:cs="Times New Roman"/>
          <w:lang w:val="en-US"/>
        </w:rPr>
        <w:t xml:space="preserve"> In G</w:t>
      </w:r>
      <w:r w:rsidRPr="005E436F">
        <w:rPr>
          <w:lang w:val="en-US"/>
        </w:rPr>
        <w:t xml:space="preserve">reek </w:t>
      </w:r>
      <w:r>
        <w:rPr>
          <w:lang w:val="en-US"/>
        </w:rPr>
        <w:t>–</w:t>
      </w:r>
      <w:r w:rsidRPr="005E436F">
        <w:rPr>
          <w:lang w:val="en-US"/>
        </w:rPr>
        <w:t xml:space="preserve">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i/>
          <w:iCs/>
          <w:lang w:val="en-US"/>
        </w:rPr>
        <w:t>.</w:t>
      </w:r>
      <w:r>
        <w:rPr>
          <w:lang w:val="en-US"/>
        </w:rPr>
        <w:t xml:space="preserve"> The identification of this place is suggested by the editor. </w:t>
      </w:r>
      <w:r>
        <w:t>On such desi</w:t>
      </w:r>
      <w:r>
        <w:t>g</w:t>
      </w:r>
      <w:r>
        <w:t>nations see vol. 1, Introduction 3.2.6, p. 34.</w:t>
      </w:r>
    </w:p>
  </w:footnote>
  <w:footnote w:id="2190">
    <w:p w14:paraId="7FFDCE86" w14:textId="77777777" w:rsidR="00865CD2" w:rsidRPr="00572603" w:rsidRDefault="00865CD2" w:rsidP="00A452DB">
      <w:pPr>
        <w:pStyle w:val="FootnoteText"/>
        <w:bidi w:val="0"/>
        <w:spacing w:line="240" w:lineRule="auto"/>
      </w:pPr>
      <w:r w:rsidRPr="00572603">
        <w:rPr>
          <w:rStyle w:val="FootnoteReference"/>
        </w:rPr>
        <w:footnoteRef/>
      </w:r>
      <w:r w:rsidRPr="00572603">
        <w:t xml:space="preserve"> On the dating of this text see </w:t>
      </w:r>
      <w:r w:rsidRPr="00D8372B">
        <w:t xml:space="preserve">Dan, </w:t>
      </w:r>
      <w:smartTag w:uri="urn:schemas-microsoft-com:office:smarttags" w:element="place">
        <w:smartTag w:uri="urn:schemas-microsoft-com:office:smarttags" w:element="City">
          <w:r w:rsidRPr="00D8372B">
            <w:rPr>
              <w:rFonts w:cs="Times New Roman"/>
              <w:i/>
              <w:iCs/>
            </w:rPr>
            <w:t>Zion</w:t>
          </w:r>
        </w:smartTag>
      </w:smartTag>
      <w:r>
        <w:rPr>
          <w:rFonts w:cs="Times New Roman"/>
        </w:rPr>
        <w:t xml:space="preserve"> 36 (1971)</w:t>
      </w:r>
      <w:r w:rsidRPr="00572603">
        <w:rPr>
          <w:rFonts w:cs="Times New Roman"/>
        </w:rPr>
        <w:t>.</w:t>
      </w:r>
    </w:p>
  </w:footnote>
  <w:footnote w:id="2191">
    <w:p w14:paraId="46E8ECC1" w14:textId="77777777" w:rsidR="00865CD2" w:rsidRPr="00C378A2" w:rsidRDefault="00865CD2" w:rsidP="007B5591">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192">
    <w:p w14:paraId="70CF8E8A" w14:textId="77777777" w:rsidR="00865CD2" w:rsidRPr="00F02724" w:rsidRDefault="00865CD2" w:rsidP="004B0AD0">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193">
    <w:p w14:paraId="659C2995"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Introduction 7.2.3.</w:t>
      </w:r>
    </w:p>
  </w:footnote>
  <w:footnote w:id="2194">
    <w:p w14:paraId="32F4373C" w14:textId="77777777" w:rsidR="00865CD2" w:rsidRPr="00DA718F" w:rsidRDefault="00865CD2" w:rsidP="00B9363E">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w:t>
      </w:r>
    </w:p>
  </w:footnote>
  <w:footnote w:id="2195">
    <w:p w14:paraId="5DF7C72C" w14:textId="77777777" w:rsidR="00865CD2" w:rsidRPr="002D5978" w:rsidRDefault="00865CD2" w:rsidP="009438FC">
      <w:pPr>
        <w:pStyle w:val="FootnoteText"/>
        <w:bidi w:val="0"/>
        <w:spacing w:line="240" w:lineRule="auto"/>
        <w:rPr>
          <w:lang w:val="en-US"/>
        </w:rPr>
      </w:pPr>
      <w:r>
        <w:rPr>
          <w:rStyle w:val="FootnoteReference"/>
        </w:rPr>
        <w:footnoteRef/>
      </w:r>
      <w:r>
        <w:rPr>
          <w:rtl/>
        </w:rPr>
        <w:t xml:space="preserve"> </w:t>
      </w:r>
      <w:r>
        <w:rPr>
          <w:lang w:val="en-US"/>
        </w:rPr>
        <w:t xml:space="preserve">In Arabic – </w:t>
      </w:r>
      <w:r w:rsidRPr="00E42952">
        <w:rPr>
          <w:rFonts w:cs="Times New Roman"/>
          <w:rtl/>
          <w:lang w:val="en-US" w:bidi="ar-SA"/>
        </w:rPr>
        <w:t>الحكيم</w:t>
      </w:r>
      <w:r>
        <w:rPr>
          <w:rFonts w:cs="Times New Roman" w:hint="cs"/>
          <w:rtl/>
          <w:lang w:val="en-US"/>
        </w:rPr>
        <w:t xml:space="preserve"> ... </w:t>
      </w:r>
      <w:r>
        <w:rPr>
          <w:rFonts w:cs="Times New Roman"/>
          <w:rtl/>
          <w:lang w:val="en-US" w:bidi="ar-SA"/>
        </w:rPr>
        <w:t>كاهن</w:t>
      </w:r>
      <w:r>
        <w:rPr>
          <w:lang w:val="en-US"/>
        </w:rPr>
        <w:t xml:space="preserve">. On these titles see Introduction </w:t>
      </w:r>
      <w:r>
        <w:t>3.3.2 and 3.3.3.</w:t>
      </w:r>
    </w:p>
  </w:footnote>
  <w:footnote w:id="2196">
    <w:p w14:paraId="05A0BCAD" w14:textId="77777777" w:rsidR="00865CD2" w:rsidRPr="007803EC" w:rsidRDefault="00865CD2" w:rsidP="00B9363E">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rFonts w:cs="Times New Roman"/>
          <w:lang w:val="en-US"/>
        </w:rPr>
        <w:t>See above, n. 6</w:t>
      </w:r>
      <w:r w:rsidRPr="007803EC">
        <w:rPr>
          <w:rFonts w:cs="Times New Roman"/>
          <w:lang w:val="en-US"/>
        </w:rPr>
        <w:t>.</w:t>
      </w:r>
    </w:p>
  </w:footnote>
  <w:footnote w:id="2197">
    <w:p w14:paraId="0272FC96" w14:textId="77777777" w:rsidR="00865CD2" w:rsidRPr="009538A7" w:rsidRDefault="00865CD2" w:rsidP="00B9363E">
      <w:pPr>
        <w:pStyle w:val="FootnoteText"/>
        <w:bidi w:val="0"/>
        <w:spacing w:line="240" w:lineRule="auto"/>
        <w:rPr>
          <w:lang w:val="en-US"/>
        </w:rPr>
      </w:pPr>
      <w:r>
        <w:rPr>
          <w:rStyle w:val="FootnoteReference"/>
        </w:rPr>
        <w:footnoteRef/>
      </w:r>
      <w:r>
        <w:t xml:space="preserve"> </w:t>
      </w:r>
      <w:r>
        <w:rPr>
          <w:rFonts w:cs="Times New Roman"/>
          <w:lang w:val="en-US"/>
        </w:rPr>
        <w:t>See above, n.</w:t>
      </w:r>
      <w:r>
        <w:rPr>
          <w:lang w:val="en-US"/>
        </w:rPr>
        <w:t xml:space="preserve"> 7</w:t>
      </w:r>
      <w:r w:rsidRPr="009B26BB">
        <w:rPr>
          <w:lang w:val="en-US"/>
        </w:rPr>
        <w:t>.</w:t>
      </w:r>
      <w:r>
        <w:rPr>
          <w:rtl/>
        </w:rPr>
        <w:t xml:space="preserve"> </w:t>
      </w:r>
    </w:p>
  </w:footnote>
  <w:footnote w:id="2198">
    <w:p w14:paraId="1050C1C4" w14:textId="77777777" w:rsidR="00865CD2" w:rsidRPr="00DA718F" w:rsidRDefault="00865CD2" w:rsidP="00B9363E">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w:t>
      </w:r>
    </w:p>
  </w:footnote>
  <w:footnote w:id="2199">
    <w:p w14:paraId="05262352" w14:textId="77777777" w:rsidR="00865CD2" w:rsidRPr="007803EC" w:rsidRDefault="00865CD2" w:rsidP="00B9363E">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rFonts w:cs="Times New Roman"/>
          <w:lang w:val="en-US"/>
        </w:rPr>
        <w:t>See above, n.</w:t>
      </w:r>
      <w:r>
        <w:rPr>
          <w:lang w:val="en-US"/>
        </w:rPr>
        <w:t xml:space="preserve"> 6</w:t>
      </w:r>
      <w:r w:rsidRPr="007803EC">
        <w:rPr>
          <w:rFonts w:cs="Times New Roman"/>
          <w:lang w:val="en-US"/>
        </w:rPr>
        <w:t>.</w:t>
      </w:r>
    </w:p>
  </w:footnote>
  <w:footnote w:id="2200">
    <w:p w14:paraId="2325C43A" w14:textId="77777777" w:rsidR="00865CD2" w:rsidRPr="00413F66" w:rsidRDefault="00865CD2" w:rsidP="00413F66">
      <w:pPr>
        <w:pStyle w:val="FootnoteText"/>
        <w:bidi w:val="0"/>
        <w:spacing w:line="240" w:lineRule="auto"/>
        <w:rPr>
          <w:lang w:val="en-US"/>
        </w:rPr>
      </w:pPr>
      <w:r>
        <w:rPr>
          <w:rStyle w:val="FootnoteReference"/>
        </w:rPr>
        <w:footnoteRef/>
      </w:r>
      <w:r>
        <w:rPr>
          <w:rtl/>
        </w:rPr>
        <w:t xml:space="preserve"> </w:t>
      </w:r>
      <w:r>
        <w:rPr>
          <w:lang w:val="en-US"/>
        </w:rPr>
        <w:t>In this text we are informed how this Samaritan pretended to convert to Christianity and then fooled the Byzantine church. Abu’l Fath says he read this story in a Jewish chronicle. It is obviously a co</w:t>
      </w:r>
      <w:r>
        <w:rPr>
          <w:lang w:val="en-US"/>
        </w:rPr>
        <w:t>m</w:t>
      </w:r>
      <w:r>
        <w:rPr>
          <w:lang w:val="en-US"/>
        </w:rPr>
        <w:t>pletely legendary episode. But of course Baba Rabba may have had a nephew named Levi.</w:t>
      </w:r>
    </w:p>
  </w:footnote>
  <w:footnote w:id="2201">
    <w:p w14:paraId="7AE5AAD3" w14:textId="77777777" w:rsidR="00865CD2" w:rsidRPr="009538A7" w:rsidRDefault="00865CD2" w:rsidP="00022B86">
      <w:pPr>
        <w:pStyle w:val="FootnoteText"/>
        <w:bidi w:val="0"/>
        <w:spacing w:line="240" w:lineRule="auto"/>
        <w:rPr>
          <w:lang w:val="en-US"/>
        </w:rPr>
      </w:pPr>
      <w:r>
        <w:rPr>
          <w:rStyle w:val="FootnoteReference"/>
        </w:rPr>
        <w:footnoteRef/>
      </w:r>
      <w:r>
        <w:t xml:space="preserve"> </w:t>
      </w:r>
      <w:r>
        <w:rPr>
          <w:lang w:val="en-US"/>
        </w:rPr>
        <w:t>See above, n. 7</w:t>
      </w:r>
      <w:r w:rsidRPr="005E436F">
        <w:t>.</w:t>
      </w:r>
    </w:p>
  </w:footnote>
  <w:footnote w:id="2202">
    <w:p w14:paraId="57D764F9" w14:textId="77777777" w:rsidR="00865CD2" w:rsidRPr="00DA718F" w:rsidRDefault="00865CD2" w:rsidP="00B9363E">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w:t>
      </w:r>
    </w:p>
  </w:footnote>
  <w:footnote w:id="2203">
    <w:p w14:paraId="7D499C44" w14:textId="77777777" w:rsidR="00865CD2" w:rsidRPr="007803EC" w:rsidRDefault="00865CD2" w:rsidP="00B9363E">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rFonts w:cs="Times New Roman"/>
          <w:lang w:val="en-US"/>
        </w:rPr>
        <w:t>See above, n.</w:t>
      </w:r>
      <w:r>
        <w:rPr>
          <w:lang w:val="en-US"/>
        </w:rPr>
        <w:t xml:space="preserve"> 6</w:t>
      </w:r>
      <w:r w:rsidRPr="007803EC">
        <w:rPr>
          <w:rFonts w:cs="Times New Roman"/>
          <w:lang w:val="en-US"/>
        </w:rPr>
        <w:t>.</w:t>
      </w:r>
    </w:p>
  </w:footnote>
  <w:footnote w:id="2204">
    <w:p w14:paraId="0BFCC78E" w14:textId="77777777" w:rsidR="00865CD2" w:rsidRPr="00C139AA" w:rsidRDefault="00865CD2" w:rsidP="00B9363E">
      <w:pPr>
        <w:pStyle w:val="FootnoteText"/>
        <w:bidi w:val="0"/>
        <w:spacing w:line="240" w:lineRule="auto"/>
        <w:rPr>
          <w:lang w:val="en-US"/>
        </w:rPr>
      </w:pPr>
      <w:r>
        <w:rPr>
          <w:rStyle w:val="FootnoteReference"/>
        </w:rPr>
        <w:footnoteRef/>
      </w:r>
      <w:r>
        <w:rPr>
          <w:rtl/>
        </w:rPr>
        <w:t xml:space="preserve"> </w:t>
      </w:r>
      <w:r>
        <w:t>These are the dates of Baba Rabba (Bebai [1]), see Introduction 7.2.3.</w:t>
      </w:r>
      <w:r w:rsidRPr="005E436F">
        <w:t xml:space="preserve"> He </w:t>
      </w:r>
      <w:r>
        <w:t>was</w:t>
      </w:r>
      <w:r w:rsidRPr="005E436F">
        <w:t xml:space="preserve"> his </w:t>
      </w:r>
      <w:r>
        <w:t>son</w:t>
      </w:r>
      <w:r w:rsidRPr="005E436F">
        <w:t>.</w:t>
      </w:r>
    </w:p>
  </w:footnote>
  <w:footnote w:id="2205">
    <w:p w14:paraId="7B8046F5" w14:textId="77777777" w:rsidR="00865CD2" w:rsidRPr="005C724F" w:rsidRDefault="00865CD2" w:rsidP="00C214A4">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w:t>
      </w:r>
      <w:r>
        <w:rPr>
          <w:lang w:val="en-US"/>
        </w:rPr>
        <w:t>c</w:t>
      </w:r>
      <w:r>
        <w:rPr>
          <w:lang w:val="en-US"/>
        </w:rPr>
        <w:t>tion 7.4.1.</w:t>
      </w:r>
    </w:p>
  </w:footnote>
  <w:footnote w:id="2206">
    <w:p w14:paraId="032F23F0" w14:textId="77777777" w:rsidR="00865CD2" w:rsidRPr="00B70D5B"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Transmits traditions in the name of Rabbi </w:t>
      </w:r>
      <w:smartTag w:uri="urn:schemas-microsoft-com:office:smarttags" w:element="country-region">
        <w:r>
          <w:rPr>
            <w:lang w:val="en-US"/>
          </w:rPr>
          <w:t>Judah</w:t>
        </w:r>
      </w:smartTag>
      <w:r>
        <w:rPr>
          <w:lang w:val="en-US"/>
        </w:rPr>
        <w:t xml:space="preserve"> the Patriarch (Judah [36] B/M, in vol. 1, p. 113), see Introduction 7.4.1.</w:t>
      </w:r>
    </w:p>
  </w:footnote>
  <w:footnote w:id="2207">
    <w:p w14:paraId="42825646" w14:textId="77777777" w:rsidR="00865CD2" w:rsidRPr="004132D5" w:rsidRDefault="00865CD2" w:rsidP="00C214A4">
      <w:pPr>
        <w:pStyle w:val="FootnoteText"/>
        <w:bidi w:val="0"/>
        <w:spacing w:line="240" w:lineRule="auto"/>
        <w:rPr>
          <w:lang w:val="en-US"/>
        </w:rPr>
      </w:pPr>
      <w:r>
        <w:rPr>
          <w:rFonts w:cs="Times New Roman"/>
          <w:lang w:val="en-US"/>
        </w:rPr>
        <w:t>See above, n.</w:t>
      </w:r>
      <w:r>
        <w:rPr>
          <w:lang w:val="en-US"/>
        </w:rPr>
        <w:t xml:space="preserve"> 21.</w:t>
      </w:r>
    </w:p>
  </w:footnote>
  <w:footnote w:id="2208">
    <w:p w14:paraId="1D349C18" w14:textId="77777777" w:rsidR="00865CD2" w:rsidRPr="00714947" w:rsidRDefault="00865CD2" w:rsidP="003A0135">
      <w:pPr>
        <w:pStyle w:val="FootnoteText"/>
        <w:bidi w:val="0"/>
        <w:spacing w:line="240" w:lineRule="auto"/>
        <w:rPr>
          <w:rtl/>
          <w:lang w:val="de-DE"/>
        </w:rPr>
      </w:pPr>
      <w:r>
        <w:rPr>
          <w:rStyle w:val="FootnoteReference"/>
        </w:rPr>
        <w:footnoteRef/>
      </w:r>
      <w:r>
        <w:rPr>
          <w:rtl/>
        </w:rPr>
        <w:t xml:space="preserve"> </w:t>
      </w:r>
      <w:r w:rsidRPr="003A0135">
        <w:rPr>
          <w:lang w:val="en-US"/>
        </w:rPr>
        <w:t xml:space="preserve">So in </w:t>
      </w:r>
      <w:r w:rsidRPr="003A0135">
        <w:rPr>
          <w:i/>
          <w:iCs/>
          <w:lang w:val="en-US"/>
        </w:rPr>
        <w:t xml:space="preserve">yAZ </w:t>
      </w:r>
      <w:r w:rsidRPr="003A0135">
        <w:rPr>
          <w:lang w:val="en-US"/>
        </w:rPr>
        <w:t xml:space="preserve">2:9, 42a. </w:t>
      </w:r>
      <w:r w:rsidRPr="004D0812">
        <w:rPr>
          <w:lang w:val="en-US"/>
        </w:rPr>
        <w:t xml:space="preserve">For this form see vol. 4, </w:t>
      </w:r>
      <w:r>
        <w:rPr>
          <w:lang w:val="en-US"/>
        </w:rPr>
        <w:t xml:space="preserve">under </w:t>
      </w:r>
      <w:r w:rsidRPr="004D0812">
        <w:rPr>
          <w:lang w:val="en-US"/>
        </w:rPr>
        <w:t>Levi (2)</w:t>
      </w:r>
      <w:r>
        <w:rPr>
          <w:lang w:val="en-US"/>
        </w:rPr>
        <w:t xml:space="preserve"> B/M</w:t>
      </w:r>
      <w:r w:rsidRPr="004D0812">
        <w:rPr>
          <w:lang w:val="en-US"/>
        </w:rPr>
        <w:t xml:space="preserve">, p. </w:t>
      </w:r>
      <w:r>
        <w:rPr>
          <w:lang w:val="en-US"/>
        </w:rPr>
        <w:t>102</w:t>
      </w:r>
      <w:r w:rsidRPr="004D0812">
        <w:rPr>
          <w:lang w:val="en-US"/>
        </w:rPr>
        <w:t>.</w:t>
      </w:r>
    </w:p>
  </w:footnote>
  <w:footnote w:id="2209">
    <w:p w14:paraId="0654F4FA" w14:textId="77777777" w:rsidR="00865CD2" w:rsidRPr="00737D8D" w:rsidRDefault="00865CD2" w:rsidP="00F12800">
      <w:pPr>
        <w:pStyle w:val="FootnoteText"/>
        <w:bidi w:val="0"/>
        <w:spacing w:line="240" w:lineRule="auto"/>
        <w:rPr>
          <w:lang w:val="en-US"/>
        </w:rPr>
      </w:pPr>
      <w:r>
        <w:rPr>
          <w:rStyle w:val="FootnoteReference"/>
        </w:rPr>
        <w:footnoteRef/>
      </w:r>
      <w:r>
        <w:rPr>
          <w:rtl/>
        </w:rPr>
        <w:t xml:space="preserve"> </w:t>
      </w:r>
      <w:r>
        <w:rPr>
          <w:lang w:val="en-US"/>
        </w:rPr>
        <w:t>His son was a contemporary of Rabbi Ami (1), see Introduction 7.4.1.</w:t>
      </w:r>
    </w:p>
  </w:footnote>
  <w:footnote w:id="2210">
    <w:p w14:paraId="0446CD67" w14:textId="77777777" w:rsidR="00865CD2" w:rsidRPr="00F22B7A" w:rsidRDefault="00865CD2" w:rsidP="00C214A4">
      <w:pPr>
        <w:pStyle w:val="FootnoteText"/>
        <w:bidi w:val="0"/>
        <w:spacing w:line="240" w:lineRule="auto"/>
        <w:rPr>
          <w:lang w:val="en-US"/>
        </w:rPr>
      </w:pPr>
      <w:r>
        <w:rPr>
          <w:rStyle w:val="FootnoteReference"/>
        </w:rPr>
        <w:footnoteRef/>
      </w:r>
      <w:r>
        <w:rPr>
          <w:rtl/>
        </w:rPr>
        <w:t xml:space="preserve"> </w:t>
      </w:r>
      <w:r>
        <w:rPr>
          <w:lang w:val="en-US"/>
        </w:rPr>
        <w:t>His sons transmit in the name of Rabbi Yohanan (1), see Introduction 7.4.1.</w:t>
      </w:r>
    </w:p>
  </w:footnote>
  <w:footnote w:id="2211">
    <w:p w14:paraId="2B428CD6" w14:textId="77777777" w:rsidR="00865CD2" w:rsidRPr="00714947" w:rsidRDefault="00865CD2">
      <w:pPr>
        <w:pStyle w:val="FootnoteText"/>
        <w:bidi w:val="0"/>
        <w:spacing w:line="240" w:lineRule="auto"/>
        <w:rPr>
          <w:rFonts w:cs="Times New Roman"/>
          <w:lang w:val="de-DE"/>
        </w:rPr>
      </w:pPr>
      <w:r w:rsidRPr="00A03C00">
        <w:rPr>
          <w:rStyle w:val="FootnoteReference"/>
          <w:rFonts w:cs="Times New Roman"/>
        </w:rPr>
        <w:footnoteRef/>
      </w:r>
      <w:r>
        <w:rPr>
          <w:rFonts w:cs="Times New Roman"/>
        </w:rPr>
        <w:t xml:space="preserve"> </w:t>
      </w:r>
      <w:r w:rsidRPr="00714947">
        <w:rPr>
          <w:rFonts w:cs="Times New Roman"/>
          <w:lang w:val="de-DE"/>
        </w:rPr>
        <w:t xml:space="preserve">In Aramaic – </w:t>
      </w:r>
      <w:r w:rsidRPr="00A03C00">
        <w:rPr>
          <w:rFonts w:cs="Times New Roman"/>
          <w:rtl/>
        </w:rPr>
        <w:t>צנבריא</w:t>
      </w:r>
      <w:r w:rsidRPr="00714947">
        <w:rPr>
          <w:rFonts w:cs="Times New Roman"/>
          <w:lang w:val="de-DE"/>
        </w:rPr>
        <w:t xml:space="preserve">, see Reeg, </w:t>
      </w:r>
      <w:r>
        <w:rPr>
          <w:rFonts w:cs="Times New Roman"/>
          <w:i/>
          <w:iCs/>
          <w:lang w:val="de-DE"/>
        </w:rPr>
        <w:t>Ortsnamen</w:t>
      </w:r>
      <w:r>
        <w:rPr>
          <w:rFonts w:cs="Times New Roman"/>
          <w:lang w:val="de-DE"/>
        </w:rPr>
        <w:t xml:space="preserve">, 547-8. </w:t>
      </w:r>
      <w:r>
        <w:t>On such designations see vol. 1, Introduction 3.2.6, p. 34.</w:t>
      </w:r>
    </w:p>
  </w:footnote>
  <w:footnote w:id="2212">
    <w:p w14:paraId="3321ABDC" w14:textId="77777777" w:rsidR="00865CD2" w:rsidRPr="00320A0A" w:rsidRDefault="00865CD2" w:rsidP="00320A0A">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2213">
    <w:p w14:paraId="2DCAE0A7" w14:textId="77777777" w:rsidR="00865CD2" w:rsidRPr="004132D5" w:rsidRDefault="00865CD2" w:rsidP="008D64A8">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214">
    <w:p w14:paraId="5B193651" w14:textId="77777777" w:rsidR="00865CD2" w:rsidRPr="00A03C00" w:rsidRDefault="00865CD2" w:rsidP="0057079F">
      <w:pPr>
        <w:pStyle w:val="FootnoteText"/>
        <w:bidi w:val="0"/>
        <w:spacing w:line="240" w:lineRule="auto"/>
        <w:rPr>
          <w:rFonts w:cs="Times New Roman"/>
          <w:rtl/>
          <w:lang w:val="en-US"/>
        </w:rPr>
      </w:pPr>
      <w:r w:rsidRPr="00A03C00">
        <w:rPr>
          <w:rStyle w:val="FootnoteReference"/>
          <w:rFonts w:cs="Times New Roman"/>
        </w:rPr>
        <w:footnoteRef/>
      </w:r>
      <w:r>
        <w:rPr>
          <w:rFonts w:cs="Times New Roman"/>
        </w:rPr>
        <w:t xml:space="preserve"> </w:t>
      </w:r>
      <w:r w:rsidRPr="0057079F">
        <w:rPr>
          <w:rFonts w:cs="Times New Roman"/>
          <w:lang w:val="en-US"/>
        </w:rPr>
        <w:t>On this chain of tr</w:t>
      </w:r>
      <w:r w:rsidRPr="00A03C00">
        <w:rPr>
          <w:rFonts w:cs="Times New Roman"/>
          <w:lang w:val="en-US"/>
        </w:rPr>
        <w:t xml:space="preserve">adition see Introduction </w:t>
      </w:r>
      <w:r>
        <w:t>5.1.3.1.1.</w:t>
      </w:r>
    </w:p>
  </w:footnote>
  <w:footnote w:id="2215">
    <w:p w14:paraId="71459E7C" w14:textId="77777777" w:rsidR="00865CD2" w:rsidRPr="006A51F8" w:rsidRDefault="00865CD2" w:rsidP="008D64A8">
      <w:pPr>
        <w:pStyle w:val="FootnoteText"/>
        <w:bidi w:val="0"/>
        <w:spacing w:line="240" w:lineRule="auto"/>
        <w:rPr>
          <w:lang w:val="en-US"/>
        </w:rPr>
      </w:pPr>
      <w:r>
        <w:rPr>
          <w:rStyle w:val="FootnoteReference"/>
        </w:rPr>
        <w:footnoteRef/>
      </w:r>
      <w:r>
        <w:rPr>
          <w:rtl/>
        </w:rPr>
        <w:t xml:space="preserve"> </w:t>
      </w:r>
      <w:smartTag w:uri="urn:schemas-microsoft-com:office:smarttags" w:element="country-region">
        <w:r>
          <w:rPr>
            <w:lang w:val="en-US"/>
          </w:rPr>
          <w:t>Judah</w:t>
        </w:r>
      </w:smartTag>
      <w:r>
        <w:rPr>
          <w:lang w:val="en-US"/>
        </w:rPr>
        <w:t xml:space="preserve"> (15), whose father was a student of Rabbi Yohanan (1), transmits in his name, see Introdu</w:t>
      </w:r>
      <w:r>
        <w:rPr>
          <w:lang w:val="en-US"/>
        </w:rPr>
        <w:t>c</w:t>
      </w:r>
      <w:r>
        <w:rPr>
          <w:lang w:val="en-US"/>
        </w:rPr>
        <w:t>tion 7.4.1.</w:t>
      </w:r>
    </w:p>
  </w:footnote>
  <w:footnote w:id="2216">
    <w:p w14:paraId="16DDEBD1" w14:textId="77777777" w:rsidR="00865CD2" w:rsidRPr="008D64A8" w:rsidRDefault="00865CD2" w:rsidP="008D64A8">
      <w:pPr>
        <w:pStyle w:val="FootnoteText"/>
        <w:bidi w:val="0"/>
        <w:spacing w:line="240" w:lineRule="auto"/>
        <w:rPr>
          <w:lang w:val="en-US"/>
        </w:rPr>
      </w:pPr>
      <w:r>
        <w:rPr>
          <w:rStyle w:val="FootnoteReference"/>
        </w:rPr>
        <w:footnoteRef/>
      </w:r>
      <w:r>
        <w:rPr>
          <w:rtl/>
        </w:rPr>
        <w:t xml:space="preserve"> </w:t>
      </w:r>
      <w:r>
        <w:rPr>
          <w:lang w:val="en-US"/>
        </w:rPr>
        <w:t>Was a contemporary of Joseph (7), see Introduction 7.4.3.</w:t>
      </w:r>
    </w:p>
  </w:footnote>
  <w:footnote w:id="2217">
    <w:p w14:paraId="5AAC72A3" w14:textId="77777777" w:rsidR="00865CD2" w:rsidRPr="008B4D14" w:rsidRDefault="00865CD2" w:rsidP="00F7759C">
      <w:pPr>
        <w:pStyle w:val="FootnoteText"/>
        <w:bidi w:val="0"/>
        <w:spacing w:line="240" w:lineRule="auto"/>
        <w:rPr>
          <w:lang w:val="en-US"/>
        </w:rPr>
      </w:pPr>
      <w:r>
        <w:rPr>
          <w:rStyle w:val="FootnoteReference"/>
        </w:rPr>
        <w:footnoteRef/>
      </w:r>
      <w:r>
        <w:rPr>
          <w:rtl/>
        </w:rPr>
        <w:t xml:space="preserve"> </w:t>
      </w:r>
      <w:r>
        <w:rPr>
          <w:lang w:val="en-US"/>
        </w:rPr>
        <w:t>His son was a contemporary of the last tannaim, see Introduction 7.4.1.</w:t>
      </w:r>
    </w:p>
  </w:footnote>
  <w:footnote w:id="2218">
    <w:p w14:paraId="24B6BC85" w14:textId="77777777" w:rsidR="00865CD2" w:rsidRPr="00A03C00" w:rsidRDefault="00865CD2" w:rsidP="00572603">
      <w:pPr>
        <w:pStyle w:val="FootnoteText"/>
        <w:bidi w:val="0"/>
        <w:spacing w:line="240" w:lineRule="auto"/>
        <w:rPr>
          <w:rFonts w:cs="Times New Roman"/>
          <w:lang w:val="en-US"/>
        </w:rPr>
      </w:pPr>
      <w:r w:rsidRPr="00A03C00">
        <w:rPr>
          <w:rStyle w:val="FootnoteReference"/>
          <w:rFonts w:cs="Times New Roman"/>
        </w:rPr>
        <w:footnoteRef/>
      </w:r>
      <w:r>
        <w:rPr>
          <w:rFonts w:cs="Times New Roman"/>
        </w:rPr>
        <w:t xml:space="preserve"> </w:t>
      </w:r>
      <w:r w:rsidRPr="00A03C00">
        <w:rPr>
          <w:rFonts w:cs="Times New Roman"/>
          <w:lang w:val="en-US"/>
        </w:rPr>
        <w:t xml:space="preserve">In Aramaic – </w:t>
      </w:r>
      <w:r w:rsidRPr="00A03C00">
        <w:rPr>
          <w:rFonts w:cs="Times New Roman"/>
          <w:rtl/>
        </w:rPr>
        <w:t>סוכיא</w:t>
      </w:r>
      <w:r w:rsidRPr="00A03C00">
        <w:rPr>
          <w:rFonts w:cs="Times New Roman"/>
        </w:rPr>
        <w:t xml:space="preserve">, see Reeg, </w:t>
      </w:r>
      <w:r>
        <w:rPr>
          <w:rFonts w:cs="Times New Roman"/>
          <w:i/>
          <w:iCs/>
          <w:lang w:val="de-DE"/>
        </w:rPr>
        <w:t>Ortsnamen</w:t>
      </w:r>
      <w:r>
        <w:rPr>
          <w:rFonts w:cs="Times New Roman"/>
          <w:lang w:val="de-DE"/>
        </w:rPr>
        <w:t xml:space="preserve">, 450-1. </w:t>
      </w:r>
      <w:r>
        <w:t>On such designations see vol. 1, Introduction 3.2.6, p. 34.</w:t>
      </w:r>
    </w:p>
  </w:footnote>
  <w:footnote w:id="2219">
    <w:p w14:paraId="116B03F9" w14:textId="77777777" w:rsidR="00865CD2" w:rsidRPr="00F7759C" w:rsidRDefault="00865CD2" w:rsidP="00B9363E">
      <w:pPr>
        <w:pStyle w:val="FootnoteText"/>
        <w:bidi w:val="0"/>
        <w:spacing w:line="240" w:lineRule="auto"/>
        <w:rPr>
          <w:lang w:val="en-US"/>
        </w:rPr>
      </w:pPr>
      <w:r>
        <w:rPr>
          <w:rStyle w:val="FootnoteReference"/>
        </w:rPr>
        <w:footnoteRef/>
      </w:r>
      <w:r>
        <w:rPr>
          <w:rtl/>
        </w:rPr>
        <w:t xml:space="preserve"> </w:t>
      </w:r>
      <w:r>
        <w:rPr>
          <w:lang w:val="en-US"/>
        </w:rPr>
        <w:t>Resh Laqish (Simon [2]), who was Rabbi Yohanan (1)’s companion, transmits in his name, see I</w:t>
      </w:r>
      <w:r>
        <w:rPr>
          <w:lang w:val="en-US"/>
        </w:rPr>
        <w:t>n</w:t>
      </w:r>
      <w:r>
        <w:rPr>
          <w:lang w:val="en-US"/>
        </w:rPr>
        <w:t>troduction 7.4.1.</w:t>
      </w:r>
    </w:p>
  </w:footnote>
  <w:footnote w:id="2220">
    <w:p w14:paraId="51843023" w14:textId="77777777" w:rsidR="00865CD2" w:rsidRPr="00CC3455" w:rsidRDefault="00865CD2" w:rsidP="00C6782F">
      <w:pPr>
        <w:pStyle w:val="FootnoteText"/>
        <w:bidi w:val="0"/>
        <w:spacing w:line="240" w:lineRule="auto"/>
      </w:pPr>
      <w:r>
        <w:rPr>
          <w:rStyle w:val="FootnoteReference"/>
        </w:rPr>
        <w:footnoteRef/>
      </w:r>
      <w:r>
        <w:rPr>
          <w:rtl/>
        </w:rPr>
        <w:t xml:space="preserve"> </w:t>
      </w:r>
      <w:r w:rsidRPr="00CC3455">
        <w:t xml:space="preserve">In the text </w:t>
      </w:r>
      <w:r w:rsidRPr="00896E28">
        <w:rPr>
          <w:rFonts w:cs="Times New Roman"/>
          <w:rtl/>
          <w:lang w:val="de-DE"/>
        </w:rPr>
        <w:t>פונדקא דלוי</w:t>
      </w:r>
      <w:r w:rsidRPr="00CC3455">
        <w:rPr>
          <w:rFonts w:cs="Times New Roman"/>
        </w:rPr>
        <w:t xml:space="preserve"> </w:t>
      </w:r>
      <w:r w:rsidRPr="00CC3455">
        <w:t>(Levi’s hostel).</w:t>
      </w:r>
      <w:r>
        <w:t xml:space="preserve"> On such designations see Introduction 3.1.3.3.</w:t>
      </w:r>
    </w:p>
  </w:footnote>
  <w:footnote w:id="2221">
    <w:p w14:paraId="57378FE5" w14:textId="77777777" w:rsidR="00865CD2" w:rsidRPr="004132D5" w:rsidRDefault="00865CD2" w:rsidP="00B9363E">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21.</w:t>
      </w:r>
    </w:p>
  </w:footnote>
  <w:footnote w:id="2222">
    <w:p w14:paraId="09983496" w14:textId="77777777" w:rsidR="00865CD2" w:rsidRPr="004C68BA" w:rsidRDefault="00865CD2" w:rsidP="00B9363E">
      <w:pPr>
        <w:pStyle w:val="FootnoteText"/>
        <w:bidi w:val="0"/>
        <w:spacing w:line="240" w:lineRule="auto"/>
        <w:rPr>
          <w:lang w:val="en-US"/>
        </w:rPr>
      </w:pPr>
      <w:r>
        <w:rPr>
          <w:rStyle w:val="FootnoteReference"/>
        </w:rPr>
        <w:footnoteRef/>
      </w:r>
      <w:r>
        <w:rPr>
          <w:rtl/>
        </w:rPr>
        <w:t xml:space="preserve"> </w:t>
      </w:r>
      <w:r w:rsidRPr="00B9363E">
        <w:rPr>
          <w:rFonts w:cs="Times New Roman"/>
          <w:lang w:val="en-US"/>
        </w:rPr>
        <w:t xml:space="preserve"> </w:t>
      </w:r>
      <w:r>
        <w:rPr>
          <w:rFonts w:cs="Times New Roman"/>
          <w:lang w:val="en-US"/>
        </w:rPr>
        <w:t>See above, n.</w:t>
      </w:r>
      <w:r>
        <w:rPr>
          <w:lang w:val="en-US"/>
        </w:rPr>
        <w:t xml:space="preserve"> 21.</w:t>
      </w:r>
    </w:p>
  </w:footnote>
  <w:footnote w:id="2223">
    <w:p w14:paraId="2F2623A7" w14:textId="77777777" w:rsidR="00865CD2" w:rsidRPr="004C68BA" w:rsidRDefault="00865CD2" w:rsidP="00B9363E">
      <w:pPr>
        <w:pStyle w:val="FootnoteText"/>
        <w:bidi w:val="0"/>
        <w:spacing w:line="240" w:lineRule="auto"/>
        <w:rPr>
          <w:lang w:val="en-US"/>
        </w:rPr>
      </w:pPr>
      <w:r>
        <w:rPr>
          <w:rStyle w:val="FootnoteReference"/>
        </w:rPr>
        <w:footnoteRef/>
      </w:r>
      <w:r>
        <w:rPr>
          <w:rFonts w:cs="Times New Roman"/>
          <w:lang w:val="en-US"/>
        </w:rPr>
        <w:t>See above, n.</w:t>
      </w:r>
      <w:r>
        <w:rPr>
          <w:lang w:val="en-US"/>
        </w:rPr>
        <w:t xml:space="preserve"> 21.</w:t>
      </w:r>
    </w:p>
  </w:footnote>
  <w:footnote w:id="2224">
    <w:p w14:paraId="65328A3E" w14:textId="77777777" w:rsidR="00865CD2" w:rsidRPr="00F7759C" w:rsidRDefault="00865CD2" w:rsidP="00F7759C">
      <w:pPr>
        <w:pStyle w:val="FootnoteText"/>
        <w:bidi w:val="0"/>
        <w:spacing w:line="240" w:lineRule="auto"/>
        <w:rPr>
          <w:lang w:val="en-US"/>
        </w:rPr>
      </w:pPr>
      <w:r>
        <w:rPr>
          <w:rStyle w:val="FootnoteReference"/>
        </w:rPr>
        <w:footnoteRef/>
      </w:r>
      <w:r>
        <w:rPr>
          <w:rtl/>
        </w:rPr>
        <w:t xml:space="preserve"> </w:t>
      </w:r>
      <w:r>
        <w:rPr>
          <w:lang w:val="en-US"/>
        </w:rPr>
        <w:t>Transmits in the name of the last tannaim, see Introduction 7.4.1.</w:t>
      </w:r>
    </w:p>
  </w:footnote>
  <w:footnote w:id="2225">
    <w:p w14:paraId="5EEE5ECA" w14:textId="77777777" w:rsidR="00865CD2" w:rsidRPr="007012DF" w:rsidRDefault="00865CD2" w:rsidP="00121C30">
      <w:pPr>
        <w:pStyle w:val="FootnoteText"/>
        <w:bidi w:val="0"/>
        <w:spacing w:line="240" w:lineRule="auto"/>
        <w:rPr>
          <w:rFonts w:cs="Times New Roman"/>
          <w:lang w:val="en-US"/>
        </w:rPr>
      </w:pPr>
      <w:r w:rsidRPr="007012DF">
        <w:rPr>
          <w:rStyle w:val="FootnoteReference"/>
          <w:rFonts w:cs="Times New Roman"/>
        </w:rPr>
        <w:footnoteRef/>
      </w:r>
      <w:r>
        <w:rPr>
          <w:rFonts w:cs="Times New Roman"/>
        </w:rPr>
        <w:t xml:space="preserve"> </w:t>
      </w:r>
      <w:r w:rsidRPr="007012DF">
        <w:rPr>
          <w:rFonts w:cs="Times New Roman"/>
          <w:lang w:val="en-US"/>
        </w:rPr>
        <w:t xml:space="preserve">Even though he is only mentioned here in BT, he is designated in all texts by the Palestinian title </w:t>
      </w:r>
      <w:r w:rsidRPr="007012DF">
        <w:rPr>
          <w:rFonts w:cs="Times New Roman"/>
          <w:rtl/>
          <w:lang w:val="en-US"/>
        </w:rPr>
        <w:t>רבי</w:t>
      </w:r>
      <w:r w:rsidRPr="007012DF">
        <w:rPr>
          <w:rFonts w:cs="Times New Roman"/>
          <w:lang w:val="en-US"/>
        </w:rPr>
        <w:t>, see Introduc</w:t>
      </w:r>
      <w:r>
        <w:rPr>
          <w:rFonts w:cs="Times New Roman"/>
          <w:lang w:val="en-US"/>
        </w:rPr>
        <w:t xml:space="preserve">tion </w:t>
      </w:r>
      <w:r>
        <w:t>5.1.3.2</w:t>
      </w:r>
      <w:r>
        <w:rPr>
          <w:rFonts w:cs="Times New Roman"/>
          <w:u w:color="FFFF00"/>
        </w:rPr>
        <w:t>.2</w:t>
      </w:r>
      <w:r w:rsidRPr="007012DF">
        <w:rPr>
          <w:rFonts w:cs="Times New Roman"/>
          <w:lang w:val="en-US"/>
        </w:rPr>
        <w:t>.</w:t>
      </w:r>
    </w:p>
  </w:footnote>
  <w:footnote w:id="2226">
    <w:p w14:paraId="79B7454B" w14:textId="77777777" w:rsidR="00865CD2" w:rsidRPr="00600513" w:rsidRDefault="00865CD2" w:rsidP="00600513">
      <w:pPr>
        <w:pStyle w:val="FootnoteText"/>
        <w:bidi w:val="0"/>
        <w:spacing w:line="240" w:lineRule="auto"/>
        <w:rPr>
          <w:lang w:val="en-US"/>
        </w:rPr>
      </w:pPr>
      <w:r>
        <w:rPr>
          <w:rStyle w:val="FootnoteReference"/>
        </w:rPr>
        <w:footnoteRef/>
      </w:r>
      <w:r>
        <w:rPr>
          <w:rtl/>
        </w:rPr>
        <w:t xml:space="preserve"> </w:t>
      </w:r>
      <w:r>
        <w:rPr>
          <w:lang w:val="en-US"/>
        </w:rPr>
        <w:t>Is associated with Rabbi Yohanan (1), see Introduction 7.4.1.</w:t>
      </w:r>
    </w:p>
  </w:footnote>
  <w:footnote w:id="2227">
    <w:p w14:paraId="06EA4D41" w14:textId="77777777" w:rsidR="00865CD2" w:rsidRPr="004C68BA" w:rsidRDefault="00865CD2" w:rsidP="00B9363E">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21.</w:t>
      </w:r>
    </w:p>
  </w:footnote>
  <w:footnote w:id="2228">
    <w:p w14:paraId="65A26597" w14:textId="77777777" w:rsidR="00865CD2" w:rsidRPr="007012DF" w:rsidRDefault="00865CD2" w:rsidP="007012DF">
      <w:pPr>
        <w:pStyle w:val="FootnoteText"/>
        <w:bidi w:val="0"/>
        <w:spacing w:line="240" w:lineRule="auto"/>
        <w:rPr>
          <w:rFonts w:cs="Times New Roman"/>
          <w:rtl/>
          <w:lang w:val="en-US"/>
        </w:rPr>
      </w:pPr>
      <w:r w:rsidRPr="007012DF">
        <w:rPr>
          <w:rStyle w:val="FootnoteReference"/>
          <w:rFonts w:cs="Times New Roman"/>
          <w:rtl/>
        </w:rPr>
        <w:footnoteRef/>
      </w:r>
      <w:r w:rsidRPr="007012DF">
        <w:rPr>
          <w:rFonts w:cs="Times New Roman"/>
          <w:lang w:val="en-US"/>
        </w:rPr>
        <w:t xml:space="preserve"> In the parallel </w:t>
      </w:r>
      <w:r w:rsidRPr="002F186B">
        <w:rPr>
          <w:rFonts w:cs="Times New Roman"/>
          <w:i/>
          <w:iCs/>
          <w:lang w:val="en-US"/>
        </w:rPr>
        <w:t>Tanhuma</w:t>
      </w:r>
      <w:r w:rsidRPr="007012DF">
        <w:rPr>
          <w:rFonts w:cs="Times New Roman"/>
          <w:lang w:val="en-US"/>
        </w:rPr>
        <w:t xml:space="preserve"> (</w:t>
      </w:r>
      <w:smartTag w:uri="urn:schemas-microsoft-com:office:smarttags" w:element="place">
        <w:smartTag w:uri="urn:schemas-microsoft-com:office:smarttags" w:element="City">
          <w:r w:rsidRPr="007012DF">
            <w:rPr>
              <w:rFonts w:cs="Times New Roman"/>
              <w:lang w:val="en-US"/>
            </w:rPr>
            <w:t>Warsaw</w:t>
          </w:r>
        </w:smartTag>
      </w:smartTag>
      <w:r w:rsidRPr="007012DF">
        <w:rPr>
          <w:rFonts w:cs="Times New Roman"/>
          <w:lang w:val="en-US"/>
        </w:rPr>
        <w:t xml:space="preserve"> edition) </w:t>
      </w:r>
      <w:r w:rsidRPr="00E627C3">
        <w:rPr>
          <w:i/>
          <w:iCs/>
        </w:rPr>
        <w:t>behuqotai</w:t>
      </w:r>
      <w:r>
        <w:rPr>
          <w:rFonts w:cs="Times New Roman"/>
          <w:lang w:val="en-US"/>
        </w:rPr>
        <w:t xml:space="preserve"> 5 </w:t>
      </w:r>
      <w:r w:rsidRPr="007012DF">
        <w:rPr>
          <w:rFonts w:cs="Times New Roman"/>
          <w:lang w:val="en-US"/>
        </w:rPr>
        <w:t xml:space="preserve">the transmitter is </w:t>
      </w:r>
      <w:r w:rsidRPr="007012DF">
        <w:rPr>
          <w:rFonts w:cs="Times New Roman"/>
          <w:rtl/>
          <w:lang w:val="en-US"/>
        </w:rPr>
        <w:t>ר' זכריה</w:t>
      </w:r>
      <w:r w:rsidRPr="007012DF">
        <w:rPr>
          <w:rFonts w:cs="Times New Roman"/>
          <w:lang w:val="en-US"/>
        </w:rPr>
        <w:t>.</w:t>
      </w:r>
      <w:r>
        <w:rPr>
          <w:rFonts w:cs="Times New Roman"/>
          <w:lang w:val="en-US"/>
        </w:rPr>
        <w:t xml:space="preserve"> Perhaps this refers to Zachariah (6).</w:t>
      </w:r>
    </w:p>
  </w:footnote>
  <w:footnote w:id="2229">
    <w:p w14:paraId="22204DCA" w14:textId="77777777" w:rsidR="00865CD2" w:rsidRPr="00B32F2E" w:rsidRDefault="00865CD2" w:rsidP="00E978A7">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21</w:t>
      </w:r>
      <w:r w:rsidRPr="00B32F2E">
        <w:rPr>
          <w:lang w:val="en-US"/>
        </w:rPr>
        <w:t>.</w:t>
      </w:r>
    </w:p>
  </w:footnote>
  <w:footnote w:id="2230">
    <w:p w14:paraId="4C55027E" w14:textId="77777777" w:rsidR="00865CD2" w:rsidRDefault="00865CD2" w:rsidP="003A0616">
      <w:pPr>
        <w:pStyle w:val="FootnoteText"/>
        <w:bidi w:val="0"/>
        <w:spacing w:line="240" w:lineRule="auto"/>
        <w:rPr>
          <w:lang w:val="en-US"/>
        </w:rPr>
      </w:pPr>
      <w:r>
        <w:rPr>
          <w:rStyle w:val="FootnoteReference"/>
        </w:rPr>
        <w:footnoteRef/>
      </w:r>
      <w:r>
        <w:t xml:space="preserve"> </w:t>
      </w:r>
      <w:r>
        <w:rPr>
          <w:lang w:val="en-US"/>
        </w:rPr>
        <w:t xml:space="preserve">In Hebrew – </w:t>
      </w:r>
      <w:r w:rsidRPr="00CD1D6F">
        <w:rPr>
          <w:rFonts w:cs="Times New Roman"/>
          <w:rtl/>
          <w:lang w:val="en-US"/>
        </w:rPr>
        <w:t>הכהן</w:t>
      </w:r>
      <w:r>
        <w:rPr>
          <w:lang w:val="en-US"/>
        </w:rPr>
        <w:t xml:space="preserve">. </w:t>
      </w:r>
      <w:r>
        <w:t>On such designations see vol. 1, Introduction 3.2.5, pp. 33-4.</w:t>
      </w:r>
    </w:p>
  </w:footnote>
  <w:footnote w:id="2231">
    <w:p w14:paraId="744D79E1" w14:textId="77777777" w:rsidR="00865CD2" w:rsidRPr="004C68BA" w:rsidRDefault="00865CD2" w:rsidP="00E978A7">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21.</w:t>
      </w:r>
    </w:p>
  </w:footnote>
  <w:footnote w:id="2232">
    <w:p w14:paraId="5B49B256" w14:textId="77777777" w:rsidR="00865CD2" w:rsidRPr="00867364" w:rsidRDefault="00865CD2" w:rsidP="00867364">
      <w:pPr>
        <w:pStyle w:val="FootnoteText"/>
        <w:bidi w:val="0"/>
        <w:spacing w:line="240" w:lineRule="auto"/>
        <w:rPr>
          <w:lang w:val="en-US"/>
        </w:rPr>
      </w:pPr>
      <w:r>
        <w:rPr>
          <w:rStyle w:val="FootnoteReference"/>
        </w:rPr>
        <w:footnoteRef/>
      </w:r>
      <w:r>
        <w:rPr>
          <w:rtl/>
        </w:rPr>
        <w:t xml:space="preserve"> </w:t>
      </w:r>
      <w:r>
        <w:rPr>
          <w:lang w:val="en-US"/>
        </w:rPr>
        <w:t>This the way this name is spelt in LXX, see H &amp; R Suppl. 101.</w:t>
      </w:r>
    </w:p>
  </w:footnote>
  <w:footnote w:id="2233">
    <w:p w14:paraId="354B61FD" w14:textId="77777777" w:rsidR="00865CD2" w:rsidRPr="00ED0F4E" w:rsidRDefault="00865CD2" w:rsidP="00572603">
      <w:pPr>
        <w:pStyle w:val="FootnoteText"/>
        <w:bidi w:val="0"/>
        <w:spacing w:line="240" w:lineRule="auto"/>
        <w:rPr>
          <w:lang w:val="en-US"/>
        </w:rPr>
      </w:pPr>
      <w:r>
        <w:rPr>
          <w:rStyle w:val="FootnoteReference"/>
        </w:rPr>
        <w:footnoteRef/>
      </w:r>
      <w:r>
        <w:t xml:space="preserve"> </w:t>
      </w:r>
      <w:r>
        <w:rPr>
          <w:lang w:val="en-US"/>
        </w:rPr>
        <w:t>For this form see vol. 1, under Levi (7) B/M, p. 182.</w:t>
      </w:r>
    </w:p>
  </w:footnote>
  <w:footnote w:id="2234">
    <w:p w14:paraId="27FAEB19" w14:textId="77777777" w:rsidR="00865CD2" w:rsidRPr="00184980" w:rsidRDefault="00865CD2" w:rsidP="00572603">
      <w:pPr>
        <w:pStyle w:val="FootnoteText"/>
        <w:bidi w:val="0"/>
        <w:spacing w:line="240" w:lineRule="auto"/>
        <w:rPr>
          <w:lang w:val="en-US"/>
        </w:rPr>
      </w:pPr>
      <w:r>
        <w:rPr>
          <w:rStyle w:val="FootnoteReference"/>
        </w:rPr>
        <w:footnoteRef/>
      </w:r>
      <w:r>
        <w:t xml:space="preserve"> </w:t>
      </w:r>
      <w:r>
        <w:rPr>
          <w:lang w:val="en-US"/>
        </w:rPr>
        <w:t xml:space="preserve">In Upper </w:t>
      </w:r>
      <w:smartTag w:uri="urn:schemas-microsoft-com:office:smarttags" w:element="place">
        <w:r>
          <w:rPr>
            <w:lang w:val="en-US"/>
          </w:rPr>
          <w:t>Galilee</w:t>
        </w:r>
      </w:smartTag>
      <w:r>
        <w:rPr>
          <w:lang w:val="en-US"/>
        </w:rPr>
        <w:t>.</w:t>
      </w:r>
    </w:p>
  </w:footnote>
  <w:footnote w:id="2235">
    <w:p w14:paraId="6019DCCC"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236">
    <w:p w14:paraId="5B385939" w14:textId="77777777" w:rsidR="00865CD2" w:rsidRPr="00184980" w:rsidRDefault="00865CD2" w:rsidP="00E978A7">
      <w:pPr>
        <w:pStyle w:val="FootnoteText"/>
        <w:bidi w:val="0"/>
        <w:spacing w:line="240" w:lineRule="auto"/>
        <w:rPr>
          <w:lang w:val="en-US"/>
        </w:rPr>
      </w:pPr>
      <w:r>
        <w:rPr>
          <w:rStyle w:val="FootnoteReference"/>
        </w:rPr>
        <w:footnoteRef/>
      </w:r>
      <w:r>
        <w:t xml:space="preserve"> </w:t>
      </w:r>
      <w:r>
        <w:rPr>
          <w:rFonts w:cs="Times New Roman"/>
          <w:lang w:val="en-US"/>
        </w:rPr>
        <w:t>See above, n.</w:t>
      </w:r>
      <w:r>
        <w:rPr>
          <w:lang w:val="en-US"/>
        </w:rPr>
        <w:t xml:space="preserve"> 48.</w:t>
      </w:r>
    </w:p>
  </w:footnote>
  <w:footnote w:id="2237">
    <w:p w14:paraId="1BC3B4C1" w14:textId="77777777" w:rsidR="00865CD2" w:rsidRPr="005F539E" w:rsidRDefault="00865CD2" w:rsidP="00E978A7">
      <w:pPr>
        <w:pStyle w:val="FootnoteText"/>
        <w:bidi w:val="0"/>
        <w:spacing w:line="240" w:lineRule="auto"/>
      </w:pPr>
      <w:r w:rsidRPr="005F539E">
        <w:rPr>
          <w:rStyle w:val="FootnoteReference"/>
        </w:rPr>
        <w:footnoteRef/>
      </w:r>
      <w:r w:rsidRPr="005F539E">
        <w:t xml:space="preserve"> </w:t>
      </w:r>
      <w:r>
        <w:rPr>
          <w:rFonts w:cs="Times New Roman"/>
          <w:lang w:val="en-US"/>
        </w:rPr>
        <w:t>See above, n.</w:t>
      </w:r>
      <w:r>
        <w:rPr>
          <w:lang w:val="en-US"/>
        </w:rPr>
        <w:t xml:space="preserve"> 49</w:t>
      </w:r>
      <w:r w:rsidRPr="005F539E">
        <w:t>.</w:t>
      </w:r>
    </w:p>
  </w:footnote>
  <w:footnote w:id="2238">
    <w:p w14:paraId="3DFA09CF" w14:textId="77777777" w:rsidR="00865CD2" w:rsidRPr="00ED0F4E" w:rsidRDefault="00865CD2" w:rsidP="00572603">
      <w:pPr>
        <w:pStyle w:val="FootnoteText"/>
        <w:bidi w:val="0"/>
        <w:spacing w:line="240" w:lineRule="auto"/>
        <w:rPr>
          <w:lang w:val="en-US"/>
        </w:rPr>
      </w:pPr>
      <w:r>
        <w:rPr>
          <w:rStyle w:val="FootnoteReference"/>
        </w:rPr>
        <w:footnoteRef/>
      </w:r>
      <w:r>
        <w:t xml:space="preserve"> </w:t>
      </w:r>
      <w:r>
        <w:rPr>
          <w:lang w:val="en-US"/>
        </w:rPr>
        <w:t>For this form see vol. 1, under Levi (7) B/M, p. 182.</w:t>
      </w:r>
    </w:p>
  </w:footnote>
  <w:footnote w:id="2239">
    <w:p w14:paraId="3C571ECB" w14:textId="77777777" w:rsidR="00865CD2" w:rsidRPr="00BC5B4B" w:rsidRDefault="00865CD2" w:rsidP="00E978A7">
      <w:pPr>
        <w:pStyle w:val="FootnoteText"/>
        <w:bidi w:val="0"/>
        <w:spacing w:line="240" w:lineRule="auto"/>
        <w:rPr>
          <w:lang w:val="en-US"/>
        </w:rPr>
      </w:pPr>
      <w:r>
        <w:rPr>
          <w:rStyle w:val="FootnoteReference"/>
        </w:rPr>
        <w:footnoteRef/>
      </w:r>
      <w:r>
        <w:rPr>
          <w:rtl/>
        </w:rPr>
        <w:t xml:space="preserve"> </w:t>
      </w:r>
      <w:r>
        <w:t xml:space="preserve">In Greek –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w:t>
      </w:r>
      <w:r>
        <w:rPr>
          <w:lang w:val="en-US"/>
        </w:rPr>
        <w:t xml:space="preserve">Biblical </w:t>
      </w:r>
      <w:r w:rsidRPr="00BC5B4B">
        <w:t>Ezion-Geber</w:t>
      </w:r>
      <w:r>
        <w:t>, according to the editors. On such designations see vol. 1, Introduction 3.2.6, p. 34.</w:t>
      </w:r>
    </w:p>
  </w:footnote>
  <w:footnote w:id="2240">
    <w:p w14:paraId="75452E5B" w14:textId="77777777" w:rsidR="00865CD2" w:rsidRPr="009A6183" w:rsidRDefault="00865CD2" w:rsidP="00A14AA0">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2241">
    <w:p w14:paraId="7A104660" w14:textId="77777777" w:rsidR="00865CD2" w:rsidRPr="00347561" w:rsidRDefault="00865CD2" w:rsidP="00511BB7">
      <w:pPr>
        <w:pStyle w:val="FootnoteText"/>
        <w:bidi w:val="0"/>
        <w:spacing w:line="240" w:lineRule="auto"/>
        <w:rPr>
          <w:lang w:val="en-US"/>
        </w:rPr>
      </w:pPr>
      <w:r>
        <w:rPr>
          <w:rStyle w:val="FootnoteReference"/>
        </w:rPr>
        <w:footnoteRef/>
      </w:r>
      <w:r>
        <w:rPr>
          <w:rtl/>
        </w:rPr>
        <w:t xml:space="preserve"> </w:t>
      </w:r>
      <w:r>
        <w:t xml:space="preserve">So in </w:t>
      </w:r>
      <w:r>
        <w:rPr>
          <w:i/>
          <w:iCs/>
        </w:rPr>
        <w:t xml:space="preserve">BS </w:t>
      </w:r>
      <w:r>
        <w:t xml:space="preserve">3:6. In </w:t>
      </w:r>
      <w:r>
        <w:rPr>
          <w:i/>
          <w:iCs/>
        </w:rPr>
        <w:t xml:space="preserve">BS </w:t>
      </w:r>
      <w:r>
        <w:t xml:space="preserve">3:5 – </w:t>
      </w:r>
      <w:r>
        <w:rPr>
          <w:rFonts w:cs="Times New Roman" w:hint="cs"/>
          <w:rtl/>
        </w:rPr>
        <w:t>לוי</w:t>
      </w:r>
      <w:r>
        <w:rPr>
          <w:lang w:val="en-US"/>
        </w:rPr>
        <w:t xml:space="preserve">. On the double </w:t>
      </w:r>
      <w:r w:rsidRPr="00347561">
        <w:rPr>
          <w:rFonts w:cs="Times New Roman"/>
          <w:rtl/>
          <w:lang w:val="en-US"/>
        </w:rPr>
        <w:t>ו</w:t>
      </w:r>
      <w:r>
        <w:rPr>
          <w:lang w:val="en-US"/>
        </w:rPr>
        <w:t xml:space="preserve"> as a consonant, see vol. 4, Introduction 2.3.4.3, p. 12.</w:t>
      </w:r>
    </w:p>
  </w:footnote>
  <w:footnote w:id="2242">
    <w:p w14:paraId="5D68D1AD" w14:textId="77777777" w:rsidR="00865CD2" w:rsidRPr="009A6183" w:rsidRDefault="00865CD2" w:rsidP="00E978A7">
      <w:pPr>
        <w:pStyle w:val="FootnoteText"/>
        <w:bidi w:val="0"/>
        <w:spacing w:line="240" w:lineRule="auto"/>
        <w:rPr>
          <w:lang w:val="en-US"/>
        </w:rPr>
      </w:pPr>
      <w:r>
        <w:rPr>
          <w:rStyle w:val="FootnoteReference"/>
        </w:rPr>
        <w:footnoteRef/>
      </w:r>
      <w:r>
        <w:rPr>
          <w:rFonts w:cs="Times New Roman"/>
          <w:lang w:val="en-US"/>
        </w:rPr>
        <w:t>See above, n.</w:t>
      </w:r>
      <w:r>
        <w:rPr>
          <w:lang w:val="en-US"/>
        </w:rPr>
        <w:t xml:space="preserve"> 54</w:t>
      </w:r>
      <w:r w:rsidRPr="00F54791">
        <w:rPr>
          <w:rFonts w:cs="Times New Roman"/>
        </w:rPr>
        <w:t>.</w:t>
      </w:r>
    </w:p>
  </w:footnote>
  <w:footnote w:id="2243">
    <w:p w14:paraId="1940BCFB" w14:textId="77777777" w:rsidR="00865CD2" w:rsidRPr="00347561" w:rsidRDefault="00865CD2" w:rsidP="00C15015">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57.</w:t>
      </w:r>
    </w:p>
  </w:footnote>
  <w:footnote w:id="2244">
    <w:p w14:paraId="639EA892" w14:textId="77777777" w:rsidR="00865CD2" w:rsidRPr="009A6183" w:rsidRDefault="00865CD2" w:rsidP="00C15015">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w:t>
      </w:r>
      <w:r>
        <w:rPr>
          <w:rFonts w:cs="Times New Roman"/>
          <w:lang w:val="en-US"/>
        </w:rPr>
        <w:t>4</w:t>
      </w:r>
      <w:r w:rsidRPr="00F54791">
        <w:rPr>
          <w:rFonts w:cs="Times New Roman"/>
        </w:rPr>
        <w:t>.</w:t>
      </w:r>
    </w:p>
  </w:footnote>
  <w:footnote w:id="2245">
    <w:p w14:paraId="58B5DC81" w14:textId="77777777" w:rsidR="00865CD2" w:rsidRPr="00347561" w:rsidRDefault="00865CD2" w:rsidP="00C15015">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57.</w:t>
      </w:r>
    </w:p>
  </w:footnote>
  <w:footnote w:id="2246">
    <w:p w14:paraId="53D9172E" w14:textId="77777777" w:rsidR="00865CD2" w:rsidRPr="009A6183" w:rsidRDefault="00865CD2" w:rsidP="00C15015">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w:t>
      </w:r>
      <w:r>
        <w:rPr>
          <w:rFonts w:cs="Times New Roman"/>
          <w:lang w:val="en-US"/>
        </w:rPr>
        <w:t>4</w:t>
      </w:r>
      <w:r w:rsidRPr="00F54791">
        <w:rPr>
          <w:rFonts w:cs="Times New Roman"/>
        </w:rPr>
        <w:t>.</w:t>
      </w:r>
    </w:p>
  </w:footnote>
  <w:footnote w:id="2247">
    <w:p w14:paraId="4A5B2324" w14:textId="77777777" w:rsidR="00865CD2" w:rsidRPr="003F474C" w:rsidRDefault="00865CD2" w:rsidP="009B437D">
      <w:pPr>
        <w:pStyle w:val="FootnoteText"/>
        <w:bidi w:val="0"/>
        <w:spacing w:line="240" w:lineRule="auto"/>
        <w:rPr>
          <w:lang w:val="en-US"/>
        </w:rPr>
      </w:pPr>
      <w:r>
        <w:rPr>
          <w:rStyle w:val="FootnoteReference"/>
        </w:rPr>
        <w:footnoteRef/>
      </w:r>
      <w:r>
        <w:t xml:space="preserve"> </w:t>
      </w:r>
      <w:r>
        <w:rPr>
          <w:lang w:val="en-US"/>
        </w:rPr>
        <w:t>In the Bashan (</w:t>
      </w:r>
      <w:smartTag w:uri="urn:schemas-microsoft-com:office:smarttags" w:element="place">
        <w:r>
          <w:rPr>
            <w:lang w:val="en-US"/>
          </w:rPr>
          <w:t>Transjordan</w:t>
        </w:r>
      </w:smartTag>
      <w:r>
        <w:rPr>
          <w:lang w:val="en-US"/>
        </w:rPr>
        <w:t xml:space="preserve"> south of the Golan).</w:t>
      </w:r>
    </w:p>
  </w:footnote>
  <w:footnote w:id="2248">
    <w:p w14:paraId="255FF758" w14:textId="77777777" w:rsidR="00865CD2" w:rsidRPr="005F539E" w:rsidRDefault="00865CD2" w:rsidP="00C15015">
      <w:pPr>
        <w:pStyle w:val="FootnoteText"/>
        <w:bidi w:val="0"/>
        <w:spacing w:line="240" w:lineRule="auto"/>
      </w:pPr>
      <w:r w:rsidRPr="005F539E">
        <w:rPr>
          <w:rStyle w:val="FootnoteReference"/>
        </w:rPr>
        <w:footnoteRef/>
      </w:r>
      <w:r w:rsidRPr="005F539E">
        <w:t xml:space="preserve"> </w:t>
      </w:r>
      <w:r>
        <w:rPr>
          <w:rFonts w:cs="Times New Roman"/>
          <w:lang w:val="en-US"/>
        </w:rPr>
        <w:t>See above, n.</w:t>
      </w:r>
      <w:r>
        <w:rPr>
          <w:lang w:val="en-US"/>
        </w:rPr>
        <w:t xml:space="preserve"> 49</w:t>
      </w:r>
      <w:r w:rsidRPr="005F539E">
        <w:t>.</w:t>
      </w:r>
    </w:p>
  </w:footnote>
  <w:footnote w:id="2249">
    <w:p w14:paraId="6DA0A795" w14:textId="77777777" w:rsidR="00865CD2" w:rsidRPr="0057353B" w:rsidRDefault="00865CD2" w:rsidP="003D7B6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This form is strange and not recorded elsewhere. It may actually be the Latin Livius, see </w:t>
      </w:r>
      <w:r w:rsidRPr="0057353B">
        <w:rPr>
          <w:i/>
          <w:iCs/>
          <w:lang w:val="en-US"/>
        </w:rPr>
        <w:t>WGE</w:t>
      </w:r>
      <w:r>
        <w:rPr>
          <w:lang w:val="en-US"/>
        </w:rPr>
        <w:t xml:space="preserve"> 808, under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This here could be the form Livus, see vol. 3, Introduction 2.4.4, p. 19.</w:t>
      </w:r>
    </w:p>
  </w:footnote>
  <w:footnote w:id="2250">
    <w:p w14:paraId="4749FD4F" w14:textId="77777777" w:rsidR="00865CD2" w:rsidRPr="00E8118E" w:rsidRDefault="00865CD2" w:rsidP="00347561">
      <w:pPr>
        <w:pStyle w:val="FootnoteText"/>
        <w:bidi w:val="0"/>
        <w:spacing w:line="240" w:lineRule="auto"/>
        <w:rPr>
          <w:lang w:val="en-US"/>
        </w:rPr>
      </w:pPr>
      <w:r>
        <w:rPr>
          <w:rStyle w:val="FootnoteReference"/>
        </w:rPr>
        <w:footnoteRef/>
      </w:r>
      <w:r>
        <w:rPr>
          <w:rtl/>
        </w:rPr>
        <w:t xml:space="preserve"> </w:t>
      </w:r>
      <w:r>
        <w:rPr>
          <w:lang w:val="en-US"/>
        </w:rPr>
        <w:t>Jewishness suggested based on name, see Introduction 6.2.2. If however, this is not the name inten</w:t>
      </w:r>
      <w:r>
        <w:rPr>
          <w:lang w:val="en-US"/>
        </w:rPr>
        <w:t>d</w:t>
      </w:r>
      <w:r>
        <w:rPr>
          <w:lang w:val="en-US"/>
        </w:rPr>
        <w:t>ed, (see previous note), there is no re</w:t>
      </w:r>
      <w:r>
        <w:rPr>
          <w:lang w:val="en-US"/>
        </w:rPr>
        <w:t>a</w:t>
      </w:r>
      <w:r>
        <w:rPr>
          <w:lang w:val="en-US"/>
        </w:rPr>
        <w:t>son to view the inscription as Jewish.</w:t>
      </w:r>
    </w:p>
  </w:footnote>
  <w:footnote w:id="2251">
    <w:p w14:paraId="7C87950A" w14:textId="77777777" w:rsidR="00865CD2" w:rsidRPr="005F539E" w:rsidRDefault="00865CD2" w:rsidP="00C15015">
      <w:pPr>
        <w:pStyle w:val="FootnoteText"/>
        <w:bidi w:val="0"/>
        <w:spacing w:line="240" w:lineRule="auto"/>
      </w:pPr>
      <w:r w:rsidRPr="005F539E">
        <w:rPr>
          <w:rStyle w:val="FootnoteReference"/>
        </w:rPr>
        <w:footnoteRef/>
      </w:r>
      <w:r w:rsidRPr="005F539E">
        <w:t xml:space="preserve"> </w:t>
      </w:r>
      <w:r>
        <w:rPr>
          <w:rFonts w:cs="Times New Roman"/>
          <w:lang w:val="en-US"/>
        </w:rPr>
        <w:t>See above, n.</w:t>
      </w:r>
      <w:r>
        <w:rPr>
          <w:lang w:val="en-US"/>
        </w:rPr>
        <w:t xml:space="preserve"> 49</w:t>
      </w:r>
      <w:r w:rsidRPr="005F539E">
        <w:t>.</w:t>
      </w:r>
    </w:p>
  </w:footnote>
  <w:footnote w:id="2252">
    <w:p w14:paraId="786D9C90" w14:textId="77777777" w:rsidR="00865CD2" w:rsidRPr="00EA32A0" w:rsidRDefault="00865CD2" w:rsidP="00EA32A0">
      <w:pPr>
        <w:pStyle w:val="FootnoteText"/>
        <w:bidi w:val="0"/>
        <w:spacing w:line="240" w:lineRule="auto"/>
        <w:rPr>
          <w:lang w:val="en-US"/>
        </w:rPr>
      </w:pPr>
      <w:r>
        <w:rPr>
          <w:rStyle w:val="FootnoteReference"/>
        </w:rPr>
        <w:footnoteRef/>
      </w:r>
      <w:r>
        <w:rPr>
          <w:rtl/>
        </w:rPr>
        <w:t xml:space="preserve"> </w:t>
      </w:r>
      <w:r>
        <w:rPr>
          <w:lang w:val="en-US"/>
        </w:rPr>
        <w:t>Not identical with Levi (31). Perhaps identical with Levi (15) B/M, in vol. 1, p. 183, and see above, n. 49.</w:t>
      </w:r>
    </w:p>
  </w:footnote>
  <w:footnote w:id="2253">
    <w:p w14:paraId="201C2AF0" w14:textId="77777777" w:rsidR="00865CD2" w:rsidRPr="00347561" w:rsidRDefault="00865CD2" w:rsidP="00347561">
      <w:pPr>
        <w:pStyle w:val="FootnoteText"/>
        <w:bidi w:val="0"/>
        <w:spacing w:line="240" w:lineRule="auto"/>
        <w:rPr>
          <w:lang w:val="en-US"/>
        </w:rPr>
      </w:pPr>
      <w:r>
        <w:rPr>
          <w:rStyle w:val="FootnoteReference"/>
        </w:rPr>
        <w:footnoteRef/>
      </w:r>
      <w:r>
        <w:rPr>
          <w:rtl/>
        </w:rPr>
        <w:t xml:space="preserve"> </w:t>
      </w:r>
      <w:r>
        <w:rPr>
          <w:lang w:val="en-US"/>
        </w:rPr>
        <w:t xml:space="preserve">On names with the definite article </w:t>
      </w:r>
      <w:r w:rsidRPr="00B34B38">
        <w:rPr>
          <w:rFonts w:cs="Times New Roman"/>
          <w:rtl/>
          <w:lang w:val="en-US"/>
        </w:rPr>
        <w:t>ה</w:t>
      </w:r>
      <w:r>
        <w:rPr>
          <w:lang w:val="en-US"/>
        </w:rPr>
        <w:t xml:space="preserve"> prefix see vol. 1, Appendix, pp. 445-8. In this case it could be a title rather than a name, but the absence of a name next to the title makes this unlikely. On Arabic names with the definite article prefix see vol. 4, Introduction 2.5.1, p. 15.</w:t>
      </w:r>
    </w:p>
  </w:footnote>
  <w:footnote w:id="2254">
    <w:p w14:paraId="73A7FEF1" w14:textId="77777777" w:rsidR="00865CD2" w:rsidRPr="009E48D3" w:rsidRDefault="00865CD2" w:rsidP="008F35B6">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2255">
    <w:p w14:paraId="0EEC67E1" w14:textId="77777777" w:rsidR="00865CD2" w:rsidRPr="007E5E61" w:rsidRDefault="00865CD2" w:rsidP="0029667D">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w:t>
      </w:r>
      <w:r>
        <w:rPr>
          <w:lang w:val="en-US"/>
        </w:rPr>
        <w:t>n</w:t>
      </w:r>
      <w:r>
        <w:rPr>
          <w:lang w:val="en-US"/>
        </w:rPr>
        <w:t>scription and kindly allowed me to make use of her readings. Not all the names she read can be seen in the photograph.</w:t>
      </w:r>
    </w:p>
  </w:footnote>
  <w:footnote w:id="2256">
    <w:p w14:paraId="1E59CDD3" w14:textId="77777777" w:rsidR="00865CD2" w:rsidRDefault="00865CD2">
      <w:pPr>
        <w:pStyle w:val="FootnoteText"/>
        <w:bidi w:val="0"/>
        <w:spacing w:line="240" w:lineRule="auto"/>
        <w:rPr>
          <w:lang w:val="en-US"/>
        </w:rPr>
      </w:pPr>
      <w:r>
        <w:rPr>
          <w:rStyle w:val="FootnoteReference"/>
        </w:rPr>
        <w:footnoteRef/>
      </w:r>
      <w:r>
        <w:t xml:space="preserve"> </w:t>
      </w:r>
      <w:r w:rsidRPr="009A4CB8">
        <w:rPr>
          <w:lang w:val="en-US"/>
        </w:rPr>
        <w:t>Biblical, Jer 32:12.</w:t>
      </w:r>
    </w:p>
  </w:footnote>
  <w:footnote w:id="2257">
    <w:p w14:paraId="7639DC22" w14:textId="77777777" w:rsidR="00865CD2" w:rsidRPr="00A34CB6" w:rsidRDefault="00865CD2" w:rsidP="00D243CE">
      <w:pPr>
        <w:pStyle w:val="FootnoteText"/>
        <w:bidi w:val="0"/>
        <w:spacing w:line="240" w:lineRule="auto"/>
        <w:rPr>
          <w:lang w:val="en-US"/>
        </w:rPr>
      </w:pPr>
      <w:r>
        <w:rPr>
          <w:rStyle w:val="FootnoteReference"/>
        </w:rPr>
        <w:footnoteRef/>
      </w:r>
      <w:r>
        <w:rPr>
          <w:rtl/>
        </w:rPr>
        <w:t xml:space="preserve"> </w:t>
      </w:r>
      <w:r>
        <w:rPr>
          <w:lang w:val="en-US"/>
        </w:rPr>
        <w:t>His grandson (Isaac [10]) was a student of Rav (Abba [70] S-H/M, in vol. 4, p. 311), who died in 247, see I</w:t>
      </w:r>
      <w:r>
        <w:rPr>
          <w:lang w:val="en-US"/>
        </w:rPr>
        <w:t>n</w:t>
      </w:r>
      <w:r>
        <w:rPr>
          <w:lang w:val="en-US"/>
        </w:rPr>
        <w:t>troduction 7.4.5.</w:t>
      </w:r>
    </w:p>
  </w:footnote>
  <w:footnote w:id="2258">
    <w:p w14:paraId="24BF054E"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So in some of the mss e.g. Munich 95; </w:t>
      </w:r>
      <w:smartTag w:uri="urn:schemas-microsoft-com:office:smarttags" w:element="place">
        <w:smartTag w:uri="urn:schemas-microsoft-com:office:smarttags" w:element="State">
          <w:r w:rsidRPr="005E436F">
            <w:rPr>
              <w:lang w:val="en-US"/>
            </w:rPr>
            <w:t>New York</w:t>
          </w:r>
        </w:smartTag>
      </w:smartTag>
      <w:r w:rsidRPr="005E436F">
        <w:rPr>
          <w:lang w:val="en-US"/>
        </w:rPr>
        <w:t xml:space="preserve"> – JTS Rab. 1623\2 (EMC 271); </w:t>
      </w:r>
      <w:smartTag w:uri="urn:schemas-microsoft-com:office:smarttags" w:element="place">
        <w:smartTag w:uri="urn:schemas-microsoft-com:office:smarttags" w:element="City">
          <w:r w:rsidRPr="005E436F">
            <w:rPr>
              <w:lang w:val="en-US"/>
            </w:rPr>
            <w:t>Oxford</w:t>
          </w:r>
        </w:smartTag>
      </w:smartTag>
      <w:r w:rsidRPr="005E436F">
        <w:rPr>
          <w:lang w:val="en-US"/>
        </w:rPr>
        <w:t xml:space="preserve"> Opp. Add. fol. 23 etc. but not in all.</w:t>
      </w:r>
      <w:r>
        <w:rPr>
          <w:lang w:val="en-US"/>
        </w:rPr>
        <w:t xml:space="preserve"> On this form see vol. 4, under Mahsiah (2) B/M, p. </w:t>
      </w:r>
      <w:r>
        <w:rPr>
          <w:u w:color="FFFF00"/>
          <w:lang w:val="en-US"/>
        </w:rPr>
        <w:t>103</w:t>
      </w:r>
      <w:r>
        <w:rPr>
          <w:lang w:val="en-US"/>
        </w:rPr>
        <w:t>.</w:t>
      </w:r>
    </w:p>
  </w:footnote>
  <w:footnote w:id="2259">
    <w:p w14:paraId="4F3B4C0A" w14:textId="77777777" w:rsidR="00865CD2" w:rsidRDefault="00865CD2" w:rsidP="00FD02C6">
      <w:pPr>
        <w:pStyle w:val="FootnoteText"/>
        <w:bidi w:val="0"/>
        <w:spacing w:line="240" w:lineRule="auto"/>
        <w:rPr>
          <w:rtl/>
          <w:lang w:val="en-US"/>
        </w:rPr>
      </w:pPr>
      <w:r>
        <w:rPr>
          <w:rStyle w:val="FootnoteReference"/>
        </w:rPr>
        <w:footnoteRef/>
      </w:r>
      <w:r>
        <w:t xml:space="preserve"> </w:t>
      </w:r>
      <w:r w:rsidRPr="005E436F">
        <w:rPr>
          <w:lang w:val="en-US"/>
        </w:rPr>
        <w:t xml:space="preserve">Although he appears only in BT and only here and in </w:t>
      </w:r>
      <w:r w:rsidRPr="005E436F">
        <w:rPr>
          <w:i/>
          <w:iCs/>
          <w:lang w:val="en-US"/>
        </w:rPr>
        <w:t xml:space="preserve">bYom </w:t>
      </w:r>
      <w:r w:rsidRPr="005E436F">
        <w:rPr>
          <w:lang w:val="en-US"/>
        </w:rPr>
        <w:t>3a, his Palestinian provenance is indica</w:t>
      </w:r>
      <w:r w:rsidRPr="005E436F">
        <w:rPr>
          <w:lang w:val="en-US"/>
        </w:rPr>
        <w:t>t</w:t>
      </w:r>
      <w:r w:rsidRPr="005E436F">
        <w:rPr>
          <w:lang w:val="en-US"/>
        </w:rPr>
        <w:t>ed by his designation (</w:t>
      </w:r>
      <w:r w:rsidRPr="005E436F">
        <w:rPr>
          <w:rFonts w:cs="Times New Roman"/>
          <w:rtl/>
          <w:lang w:val="en-US"/>
        </w:rPr>
        <w:t>רבי</w:t>
      </w:r>
      <w:r w:rsidRPr="005E436F">
        <w:rPr>
          <w:lang w:val="en-US"/>
        </w:rPr>
        <w:t xml:space="preserve">), see Introduction </w:t>
      </w:r>
      <w:r>
        <w:t>5.1.3.2.2</w:t>
      </w:r>
      <w:r w:rsidRPr="005E436F">
        <w:rPr>
          <w:lang w:val="en-US"/>
        </w:rPr>
        <w:t>, and he transmits a tradition in the name of the Pale</w:t>
      </w:r>
      <w:r w:rsidRPr="005E436F">
        <w:rPr>
          <w:lang w:val="en-US"/>
        </w:rPr>
        <w:t>s</w:t>
      </w:r>
      <w:r>
        <w:rPr>
          <w:lang w:val="en-US"/>
        </w:rPr>
        <w:t>tinian sage, Rabbi Yohanan (1</w:t>
      </w:r>
      <w:r w:rsidRPr="005E436F">
        <w:rPr>
          <w:lang w:val="en-US"/>
        </w:rPr>
        <w:t xml:space="preserve">), and see Introduction </w:t>
      </w:r>
      <w:r>
        <w:t>5.1.3.2</w:t>
      </w:r>
      <w:r>
        <w:rPr>
          <w:u w:color="FFFF00"/>
        </w:rPr>
        <w:t>.3</w:t>
      </w:r>
      <w:r w:rsidRPr="005E436F">
        <w:rPr>
          <w:lang w:val="en-US"/>
        </w:rPr>
        <w:t>.</w:t>
      </w:r>
    </w:p>
  </w:footnote>
  <w:footnote w:id="2260">
    <w:p w14:paraId="30E0F925" w14:textId="77777777" w:rsidR="00865CD2" w:rsidRPr="00FD02C6" w:rsidRDefault="00865CD2" w:rsidP="00022B86">
      <w:pPr>
        <w:pStyle w:val="FootnoteText"/>
        <w:bidi w:val="0"/>
        <w:rPr>
          <w:lang w:val="en-US"/>
        </w:rPr>
      </w:pPr>
      <w:r>
        <w:rPr>
          <w:rStyle w:val="FootnoteReference"/>
        </w:rPr>
        <w:footnoteRef/>
      </w:r>
      <w:r>
        <w:rPr>
          <w:lang w:val="en-US"/>
        </w:rPr>
        <w:t xml:space="preserve"> T</w:t>
      </w:r>
      <w:r w:rsidRPr="005E436F">
        <w:rPr>
          <w:lang w:val="en-US"/>
        </w:rPr>
        <w:t xml:space="preserve">ransmits a tradition in the name of </w:t>
      </w:r>
      <w:r>
        <w:rPr>
          <w:lang w:val="en-US"/>
        </w:rPr>
        <w:t>Rabbi Yohanan (1</w:t>
      </w:r>
      <w:r w:rsidRPr="005E436F">
        <w:rPr>
          <w:lang w:val="en-US"/>
        </w:rPr>
        <w:t>), see Introduction</w:t>
      </w:r>
      <w:r>
        <w:rPr>
          <w:lang w:val="en-US"/>
        </w:rPr>
        <w:t xml:space="preserve"> 7.4.1.</w:t>
      </w:r>
      <w:r>
        <w:rPr>
          <w:rtl/>
        </w:rPr>
        <w:t xml:space="preserve"> </w:t>
      </w:r>
    </w:p>
  </w:footnote>
  <w:footnote w:id="2261">
    <w:p w14:paraId="41C2CE4B" w14:textId="77777777" w:rsidR="00865CD2" w:rsidRPr="00A14AA0" w:rsidRDefault="00865CD2" w:rsidP="00C133E5">
      <w:pPr>
        <w:pStyle w:val="FootnoteText"/>
        <w:bidi w:val="0"/>
        <w:spacing w:line="240" w:lineRule="auto"/>
        <w:rPr>
          <w:rFonts w:cs="Times New Roman"/>
          <w:lang w:val="en-US"/>
        </w:rPr>
      </w:pPr>
      <w:r w:rsidRPr="00A14AA0">
        <w:rPr>
          <w:rStyle w:val="FootnoteReference"/>
          <w:rFonts w:cs="Times New Roman"/>
          <w:rtl/>
        </w:rPr>
        <w:footnoteRef/>
      </w:r>
      <w:r w:rsidRPr="00A14AA0">
        <w:rPr>
          <w:rFonts w:cs="Times New Roman"/>
          <w:lang w:eastAsia="en-GB"/>
        </w:rPr>
        <w:t xml:space="preserve"> Biblical, 1 Chr 8:9.</w:t>
      </w:r>
    </w:p>
  </w:footnote>
  <w:footnote w:id="2262">
    <w:p w14:paraId="6970E285" w14:textId="77777777" w:rsidR="00865CD2" w:rsidRPr="00185535" w:rsidRDefault="00865CD2" w:rsidP="00706A70">
      <w:pPr>
        <w:pStyle w:val="FootnoteText"/>
        <w:bidi w:val="0"/>
        <w:spacing w:line="240" w:lineRule="auto"/>
        <w:rPr>
          <w:rtl/>
          <w:lang w:val="en-US"/>
        </w:rPr>
      </w:pPr>
      <w:r>
        <w:rPr>
          <w:rStyle w:val="FootnoteReference"/>
        </w:rPr>
        <w:footnoteRef/>
      </w:r>
      <w:r>
        <w:rPr>
          <w:rtl/>
        </w:rPr>
        <w:t xml:space="preserve">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2263">
    <w:p w14:paraId="2AAEE8E7"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Introdu</w:t>
      </w:r>
      <w:r>
        <w:rPr>
          <w:lang w:val="en-US"/>
        </w:rPr>
        <w:t>c</w:t>
      </w:r>
      <w:r>
        <w:rPr>
          <w:lang w:val="en-US"/>
        </w:rPr>
        <w:t>tion 7.4.1.</w:t>
      </w:r>
    </w:p>
  </w:footnote>
  <w:footnote w:id="2264">
    <w:p w14:paraId="13299E91" w14:textId="77777777" w:rsidR="00865CD2" w:rsidRPr="00185535" w:rsidRDefault="00865CD2" w:rsidP="00C15015">
      <w:pPr>
        <w:pStyle w:val="FootnoteText"/>
        <w:bidi w:val="0"/>
        <w:spacing w:line="240" w:lineRule="auto"/>
        <w:rPr>
          <w:rtl/>
          <w:lang w:val="en-US"/>
        </w:rPr>
      </w:pPr>
      <w:r>
        <w:rPr>
          <w:rStyle w:val="FootnoteReference"/>
        </w:rPr>
        <w:footnoteRef/>
      </w:r>
      <w:r>
        <w:rPr>
          <w:rtl/>
        </w:rPr>
        <w:t xml:space="preserve"> </w:t>
      </w:r>
      <w:r>
        <w:rPr>
          <w:lang w:val="en-US"/>
        </w:rPr>
        <w:t xml:space="preserve">See above, n. </w:t>
      </w:r>
      <w:r>
        <w:rPr>
          <w:u w:color="FFFF00"/>
          <w:lang w:val="en-US"/>
        </w:rPr>
        <w:t>2</w:t>
      </w:r>
      <w:r>
        <w:rPr>
          <w:lang w:val="en-US"/>
        </w:rPr>
        <w:t>.</w:t>
      </w:r>
    </w:p>
  </w:footnote>
  <w:footnote w:id="2265">
    <w:p w14:paraId="3EB4E071" w14:textId="77777777" w:rsidR="00865CD2" w:rsidRPr="00102597" w:rsidRDefault="00865CD2" w:rsidP="00600513">
      <w:pPr>
        <w:pStyle w:val="FootnoteText"/>
        <w:bidi w:val="0"/>
        <w:spacing w:line="240" w:lineRule="auto"/>
        <w:rPr>
          <w:lang w:val="en-US"/>
        </w:rPr>
      </w:pPr>
      <w:r>
        <w:rPr>
          <w:rStyle w:val="FootnoteReference"/>
        </w:rPr>
        <w:footnoteRef/>
      </w:r>
      <w:r>
        <w:rPr>
          <w:rtl/>
        </w:rPr>
        <w:t xml:space="preserve"> </w:t>
      </w:r>
      <w:r>
        <w:rPr>
          <w:lang w:val="en-US"/>
        </w:rPr>
        <w:t>His son was a contemporary of Eleazar (8), who was associated with the general Ursicinus, see Intr</w:t>
      </w:r>
      <w:r>
        <w:rPr>
          <w:lang w:val="en-US"/>
        </w:rPr>
        <w:t>o</w:t>
      </w:r>
      <w:r>
        <w:rPr>
          <w:lang w:val="en-US"/>
        </w:rPr>
        <w:t>duction 7.4.3.</w:t>
      </w:r>
    </w:p>
  </w:footnote>
  <w:footnote w:id="2266">
    <w:p w14:paraId="3C1318A2" w14:textId="77777777" w:rsidR="00865CD2" w:rsidRPr="00185535" w:rsidRDefault="00865CD2" w:rsidP="00C15015">
      <w:pPr>
        <w:pStyle w:val="FootnoteText"/>
        <w:bidi w:val="0"/>
        <w:spacing w:line="240" w:lineRule="auto"/>
        <w:rPr>
          <w:rtl/>
          <w:lang w:val="en-US"/>
        </w:rPr>
      </w:pPr>
      <w:r>
        <w:rPr>
          <w:rStyle w:val="FootnoteReference"/>
        </w:rPr>
        <w:footnoteRef/>
      </w:r>
      <w:r>
        <w:rPr>
          <w:rtl/>
        </w:rPr>
        <w:t xml:space="preserve"> </w:t>
      </w:r>
      <w:r>
        <w:rPr>
          <w:lang w:val="en-US"/>
        </w:rPr>
        <w:t xml:space="preserve">See above, n. </w:t>
      </w:r>
      <w:r>
        <w:rPr>
          <w:u w:color="FFFF00"/>
          <w:lang w:val="en-US"/>
        </w:rPr>
        <w:t>2</w:t>
      </w:r>
      <w:r>
        <w:rPr>
          <w:lang w:val="en-US"/>
        </w:rPr>
        <w:t>.</w:t>
      </w:r>
    </w:p>
  </w:footnote>
  <w:footnote w:id="2267">
    <w:p w14:paraId="43A4C090" w14:textId="77777777" w:rsidR="00865CD2" w:rsidRPr="00840629" w:rsidRDefault="00865CD2" w:rsidP="00204BE5">
      <w:pPr>
        <w:pStyle w:val="FootnoteText"/>
        <w:bidi w:val="0"/>
        <w:spacing w:line="240" w:lineRule="auto"/>
        <w:rPr>
          <w:lang w:val="en-US"/>
        </w:rPr>
      </w:pPr>
      <w:r>
        <w:rPr>
          <w:rStyle w:val="FootnoteReference"/>
        </w:rPr>
        <w:footnoteRef/>
      </w:r>
      <w:r>
        <w:rPr>
          <w:rtl/>
        </w:rPr>
        <w:t xml:space="preserve"> </w:t>
      </w:r>
      <w:r>
        <w:rPr>
          <w:lang w:val="en-US"/>
        </w:rPr>
        <w:t>Rabbi Yosi (Joseph [7]) transmits in his name, see Introduction 7.4.3.</w:t>
      </w:r>
    </w:p>
  </w:footnote>
  <w:footnote w:id="2268">
    <w:p w14:paraId="227C399E" w14:textId="77777777" w:rsidR="00865CD2" w:rsidRPr="00185535" w:rsidRDefault="00865CD2" w:rsidP="00C15015">
      <w:pPr>
        <w:pStyle w:val="FootnoteText"/>
        <w:bidi w:val="0"/>
        <w:spacing w:line="240" w:lineRule="auto"/>
        <w:rPr>
          <w:rtl/>
          <w:lang w:val="en-US"/>
        </w:rPr>
      </w:pPr>
      <w:r>
        <w:rPr>
          <w:rStyle w:val="FootnoteReference"/>
        </w:rPr>
        <w:footnoteRef/>
      </w:r>
      <w:r>
        <w:rPr>
          <w:rtl/>
        </w:rPr>
        <w:t xml:space="preserve"> </w:t>
      </w:r>
      <w:r>
        <w:rPr>
          <w:lang w:val="en-US"/>
        </w:rPr>
        <w:t xml:space="preserve">See above, n. </w:t>
      </w:r>
      <w:r>
        <w:rPr>
          <w:u w:color="FFFF00"/>
          <w:lang w:val="en-US"/>
        </w:rPr>
        <w:t>2</w:t>
      </w:r>
      <w:r>
        <w:rPr>
          <w:lang w:val="en-US"/>
        </w:rPr>
        <w:t>.</w:t>
      </w:r>
    </w:p>
  </w:footnote>
  <w:footnote w:id="2269">
    <w:p w14:paraId="12BB2C0E" w14:textId="77777777" w:rsidR="00865CD2" w:rsidRPr="000F13E2" w:rsidRDefault="00865CD2" w:rsidP="00C15015">
      <w:pPr>
        <w:pStyle w:val="FootnoteText"/>
        <w:bidi w:val="0"/>
        <w:spacing w:line="240" w:lineRule="auto"/>
        <w:rPr>
          <w:lang w:val="en-US"/>
        </w:rPr>
      </w:pPr>
      <w:r>
        <w:rPr>
          <w:rStyle w:val="FootnoteReference"/>
        </w:rPr>
        <w:footnoteRef/>
      </w:r>
      <w:r>
        <w:t xml:space="preserve"> </w:t>
      </w:r>
      <w:r>
        <w:rPr>
          <w:lang w:val="en-US"/>
        </w:rPr>
        <w:t>This is Joshua (25) B/M in vol. 1, p. 126.</w:t>
      </w:r>
    </w:p>
  </w:footnote>
  <w:footnote w:id="2270">
    <w:p w14:paraId="3195DDC5" w14:textId="77777777" w:rsidR="00865CD2" w:rsidRPr="00204BE5" w:rsidRDefault="00865CD2" w:rsidP="00204BE5">
      <w:pPr>
        <w:pStyle w:val="FootnoteText"/>
        <w:bidi w:val="0"/>
        <w:spacing w:line="240" w:lineRule="auto"/>
        <w:rPr>
          <w:lang w:val="en-US"/>
        </w:rPr>
      </w:pPr>
      <w:r>
        <w:rPr>
          <w:rStyle w:val="FootnoteReference"/>
        </w:rPr>
        <w:footnoteRef/>
      </w:r>
      <w:r>
        <w:rPr>
          <w:rtl/>
        </w:rPr>
        <w:t xml:space="preserve"> </w:t>
      </w:r>
      <w:r>
        <w:rPr>
          <w:lang w:val="en-US"/>
        </w:rPr>
        <w:t>His grandfather is of the last tannaim, see Introduction 7.4.1.</w:t>
      </w:r>
    </w:p>
  </w:footnote>
  <w:footnote w:id="2271">
    <w:p w14:paraId="5D698962" w14:textId="77777777" w:rsidR="00865CD2" w:rsidRPr="004A4E51" w:rsidRDefault="00865CD2" w:rsidP="007C4108">
      <w:pPr>
        <w:pStyle w:val="FootnoteText"/>
        <w:bidi w:val="0"/>
        <w:spacing w:line="240" w:lineRule="auto"/>
        <w:rPr>
          <w:lang w:val="en-US"/>
        </w:rPr>
      </w:pPr>
      <w:r w:rsidRPr="003F7A75">
        <w:rPr>
          <w:rStyle w:val="FootnoteReference"/>
        </w:rPr>
        <w:footnoteRef/>
      </w:r>
      <w:r w:rsidRPr="003F7A75">
        <w:rPr>
          <w:rtl/>
        </w:rPr>
        <w:t xml:space="preserve"> </w:t>
      </w:r>
      <w:r w:rsidRPr="005E00E4">
        <w:rPr>
          <w:lang w:val="en-US"/>
        </w:rPr>
        <w:t xml:space="preserve">On the additional </w:t>
      </w:r>
      <w:r>
        <w:rPr>
          <w:rFonts w:cs="Times New Roman" w:hint="cs"/>
          <w:rtl/>
          <w:lang w:val="en-US"/>
        </w:rPr>
        <w:t>א</w:t>
      </w:r>
      <w:r w:rsidRPr="005E00E4">
        <w:rPr>
          <w:rFonts w:hint="cs"/>
          <w:lang w:val="en-US"/>
        </w:rPr>
        <w:t xml:space="preserve"> </w:t>
      </w:r>
      <w:r w:rsidRPr="005E00E4">
        <w:rPr>
          <w:lang w:val="en-US"/>
        </w:rPr>
        <w:t>as a</w:t>
      </w:r>
      <w:r w:rsidRPr="005E00E4">
        <w:rPr>
          <w:rFonts w:hint="cs"/>
          <w:lang w:val="en-US"/>
        </w:rPr>
        <w:t xml:space="preserve"> dialect </w:t>
      </w:r>
      <w:r w:rsidRPr="005E00E4">
        <w:rPr>
          <w:lang w:val="en-US"/>
        </w:rPr>
        <w:t xml:space="preserve">variant </w:t>
      </w:r>
      <w:r w:rsidRPr="005E00E4">
        <w:rPr>
          <w:rFonts w:hint="cs"/>
          <w:lang w:val="en-US"/>
        </w:rPr>
        <w:t>see vol</w:t>
      </w:r>
      <w:r w:rsidRPr="005E00E4">
        <w:rPr>
          <w:lang w:val="en-US"/>
        </w:rPr>
        <w:t xml:space="preserve"> 4, Intr</w:t>
      </w:r>
      <w:r w:rsidRPr="005E00E4">
        <w:rPr>
          <w:lang w:val="en-US"/>
        </w:rPr>
        <w:t>o</w:t>
      </w:r>
      <w:r w:rsidRPr="005E00E4">
        <w:rPr>
          <w:lang w:val="en-US"/>
        </w:rPr>
        <w:t>duction 2.3.5.</w:t>
      </w:r>
      <w:r>
        <w:rPr>
          <w:lang w:val="en-US"/>
        </w:rPr>
        <w:t>3</w:t>
      </w:r>
      <w:r w:rsidRPr="005E00E4">
        <w:rPr>
          <w:lang w:val="en-US"/>
        </w:rPr>
        <w:t xml:space="preserve">, pp. </w:t>
      </w:r>
      <w:r w:rsidRPr="004A4E51">
        <w:rPr>
          <w:lang w:val="en-US"/>
        </w:rPr>
        <w:t>13.</w:t>
      </w:r>
    </w:p>
  </w:footnote>
  <w:footnote w:id="2272">
    <w:p w14:paraId="34C864FF" w14:textId="77777777" w:rsidR="00865CD2" w:rsidRPr="009A6183" w:rsidRDefault="00865CD2" w:rsidP="00405885">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2273">
    <w:p w14:paraId="06D74FCD" w14:textId="77777777" w:rsidR="00865CD2" w:rsidRDefault="00865CD2">
      <w:pPr>
        <w:pStyle w:val="FootnoteText"/>
        <w:bidi w:val="0"/>
        <w:spacing w:line="240" w:lineRule="auto"/>
        <w:rPr>
          <w:lang w:val="en-US"/>
        </w:rPr>
      </w:pPr>
      <w:r>
        <w:rPr>
          <w:rStyle w:val="FootnoteReference"/>
        </w:rPr>
        <w:footnoteRef/>
      </w:r>
      <w:r>
        <w:t xml:space="preserve"> </w:t>
      </w:r>
      <w:r w:rsidRPr="009A4CB8">
        <w:rPr>
          <w:lang w:val="en-US"/>
        </w:rPr>
        <w:t>Biblical, e.g. Gen 50:23.</w:t>
      </w:r>
    </w:p>
  </w:footnote>
  <w:footnote w:id="2274">
    <w:p w14:paraId="0D1D11B1" w14:textId="77777777" w:rsidR="00865CD2" w:rsidRPr="00C378A2" w:rsidRDefault="00865CD2" w:rsidP="00741E68">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275">
    <w:p w14:paraId="2F3C58D7" w14:textId="77777777" w:rsidR="00865CD2" w:rsidRPr="00F02724" w:rsidRDefault="00865CD2" w:rsidP="00AE47BF">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276">
    <w:p w14:paraId="39290A05"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277">
    <w:p w14:paraId="76723A74" w14:textId="77777777" w:rsidR="00865CD2" w:rsidRPr="00C378A2" w:rsidRDefault="00865CD2" w:rsidP="00C15015">
      <w:pPr>
        <w:pStyle w:val="FootnoteText"/>
        <w:bidi w:val="0"/>
        <w:spacing w:line="240" w:lineRule="auto"/>
        <w:rPr>
          <w:lang w:val="en-US"/>
        </w:rPr>
      </w:pPr>
      <w:r>
        <w:rPr>
          <w:rStyle w:val="FootnoteReference"/>
        </w:rPr>
        <w:footnoteRef/>
      </w:r>
      <w:r>
        <w:rPr>
          <w:lang w:val="en-US"/>
        </w:rPr>
        <w:t>See above, n. 2</w:t>
      </w:r>
      <w:r>
        <w:t>.</w:t>
      </w:r>
    </w:p>
  </w:footnote>
  <w:footnote w:id="2278">
    <w:p w14:paraId="17396FC6" w14:textId="77777777" w:rsidR="00865CD2" w:rsidRPr="00F02724" w:rsidRDefault="00865CD2" w:rsidP="00C15015">
      <w:pPr>
        <w:pStyle w:val="FootnoteText"/>
        <w:bidi w:val="0"/>
        <w:spacing w:line="240" w:lineRule="auto"/>
        <w:rPr>
          <w:lang w:val="en-US"/>
        </w:rPr>
      </w:pPr>
      <w:r>
        <w:rPr>
          <w:rStyle w:val="FootnoteReference"/>
        </w:rPr>
        <w:footnoteRef/>
      </w:r>
      <w:r>
        <w:rPr>
          <w:rtl/>
        </w:rPr>
        <w:t xml:space="preserve"> </w:t>
      </w:r>
      <w:r>
        <w:rPr>
          <w:lang w:val="en-US"/>
        </w:rPr>
        <w:t>See above, n. 3</w:t>
      </w:r>
      <w:r w:rsidRPr="007803EC">
        <w:rPr>
          <w:rFonts w:cs="Times New Roman"/>
          <w:lang w:val="en-US"/>
        </w:rPr>
        <w:t>.</w:t>
      </w:r>
    </w:p>
  </w:footnote>
  <w:footnote w:id="2279">
    <w:p w14:paraId="1181CDAF" w14:textId="77777777" w:rsidR="00865CD2" w:rsidRDefault="00865CD2" w:rsidP="00C15015">
      <w:pPr>
        <w:pStyle w:val="FootnoteText"/>
        <w:bidi w:val="0"/>
        <w:spacing w:line="240" w:lineRule="auto"/>
      </w:pPr>
      <w:r w:rsidRPr="009A4CB8">
        <w:rPr>
          <w:rStyle w:val="FootnoteReference"/>
        </w:rPr>
        <w:footnoteRef/>
      </w:r>
      <w:r w:rsidRPr="009A4CB8">
        <w:t xml:space="preserve"> </w:t>
      </w:r>
      <w:r>
        <w:rPr>
          <w:lang w:val="en-US"/>
        </w:rPr>
        <w:t>See above, n. 4</w:t>
      </w:r>
      <w:r>
        <w:t>.</w:t>
      </w:r>
    </w:p>
  </w:footnote>
  <w:footnote w:id="2280">
    <w:p w14:paraId="3BBC6261" w14:textId="77777777" w:rsidR="00865CD2" w:rsidRPr="00E609FB" w:rsidRDefault="00865CD2" w:rsidP="00E609FB">
      <w:pPr>
        <w:pStyle w:val="FootnoteText"/>
        <w:bidi w:val="0"/>
        <w:spacing w:line="240" w:lineRule="auto"/>
        <w:jc w:val="both"/>
        <w:rPr>
          <w:rFonts w:cs="Times New Roman"/>
          <w:lang w:val="en-US"/>
        </w:rPr>
      </w:pPr>
      <w:r w:rsidRPr="00E609FB">
        <w:rPr>
          <w:rStyle w:val="FootnoteReference"/>
          <w:rFonts w:cs="Times New Roman"/>
        </w:rPr>
        <w:footnoteRef/>
      </w:r>
      <w:r w:rsidRPr="00E609FB">
        <w:rPr>
          <w:rFonts w:cs="Times New Roman"/>
          <w:lang w:val="en-US"/>
        </w:rPr>
        <w:t xml:space="preserve"> Biblical, e.g. 1 Chr 9:12. In vol. 1, (</w:t>
      </w:r>
      <w:r w:rsidRPr="00E609FB">
        <w:rPr>
          <w:rFonts w:cs="Times New Roman"/>
          <w:rtl/>
          <w:lang w:val="en-US"/>
        </w:rPr>
        <w:t>מלכה</w:t>
      </w:r>
      <w:r w:rsidRPr="00E609FB">
        <w:rPr>
          <w:rFonts w:cs="Times New Roman"/>
          <w:lang w:val="en-US"/>
        </w:rPr>
        <w:t>) S-H/M, pp. 390-1 and in vol. 3 (</w:t>
      </w:r>
      <w:r w:rsidRPr="00E609FB">
        <w:rPr>
          <w:rFonts w:cs="Times New Roman"/>
          <w:rtl/>
          <w:lang w:val="en-US"/>
        </w:rPr>
        <w:t>מלכא</w:t>
      </w:r>
      <w:r w:rsidRPr="00E609FB">
        <w:rPr>
          <w:rFonts w:cs="Times New Roman"/>
          <w:lang w:val="en-US"/>
        </w:rPr>
        <w:t>) S-H/M, pp. 674-7, I recorded vari</w:t>
      </w:r>
      <w:r w:rsidRPr="00E609FB">
        <w:rPr>
          <w:rFonts w:cs="Times New Roman"/>
        </w:rPr>
        <w:t xml:space="preserve">ants of this name under Other (mostly Semitic) Names in the Hebrew Alphabet, because the biblical form of the name never showed up. </w:t>
      </w:r>
      <w:r w:rsidRPr="00E609FB">
        <w:rPr>
          <w:rFonts w:cs="Times New Roman"/>
          <w:lang w:val="en-US"/>
        </w:rPr>
        <w:t>In this volume</w:t>
      </w:r>
      <w:r>
        <w:rPr>
          <w:rFonts w:cs="Times New Roman"/>
          <w:lang w:val="en-US"/>
        </w:rPr>
        <w:t>, as in</w:t>
      </w:r>
      <w:r w:rsidRPr="000275D3">
        <w:rPr>
          <w:rFonts w:cs="Times New Roman"/>
          <w:lang w:val="en-US"/>
        </w:rPr>
        <w:t xml:space="preserve"> vol. 4,</w:t>
      </w:r>
      <w:r w:rsidRPr="00E609FB">
        <w:rPr>
          <w:rFonts w:cs="Times New Roman"/>
          <w:lang w:val="en-US"/>
        </w:rPr>
        <w:t xml:space="preserve"> it shows up once, so I re</w:t>
      </w:r>
      <w:r w:rsidRPr="00E609FB">
        <w:rPr>
          <w:rFonts w:cs="Times New Roman"/>
          <w:lang w:val="en-US"/>
        </w:rPr>
        <w:t>c</w:t>
      </w:r>
      <w:r w:rsidRPr="00E609FB">
        <w:rPr>
          <w:rFonts w:cs="Times New Roman"/>
          <w:lang w:val="en-US"/>
        </w:rPr>
        <w:t xml:space="preserve">orded the name under biblical names. </w:t>
      </w:r>
    </w:p>
  </w:footnote>
  <w:footnote w:id="2281">
    <w:p w14:paraId="4516F8BB" w14:textId="77777777" w:rsidR="00865CD2" w:rsidRPr="00B23417" w:rsidRDefault="00865CD2" w:rsidP="00B23417">
      <w:pPr>
        <w:pStyle w:val="FootnoteText"/>
        <w:bidi w:val="0"/>
        <w:spacing w:line="240" w:lineRule="auto"/>
        <w:rPr>
          <w:lang w:val="en-US"/>
        </w:rPr>
      </w:pPr>
      <w:r>
        <w:rPr>
          <w:rStyle w:val="FootnoteReference"/>
        </w:rPr>
        <w:footnoteRef/>
      </w:r>
      <w:r>
        <w:rPr>
          <w:rtl/>
        </w:rPr>
        <w:t xml:space="preserve"> </w:t>
      </w:r>
      <w:r>
        <w:t xml:space="preserve">In the Samaritan script, see Introduction 2.5.1. </w:t>
      </w:r>
      <w:r>
        <w:rPr>
          <w:lang w:val="en-US"/>
        </w:rPr>
        <w:t>On such kern forms see vol. 1, Introduction 2.6.2, p. 29.</w:t>
      </w:r>
    </w:p>
  </w:footnote>
  <w:footnote w:id="2282">
    <w:p w14:paraId="1D510171" w14:textId="77777777" w:rsidR="00865CD2" w:rsidRPr="005C3380" w:rsidRDefault="00865CD2" w:rsidP="005C3380">
      <w:pPr>
        <w:pStyle w:val="FootnoteText"/>
        <w:bidi w:val="0"/>
        <w:spacing w:line="240" w:lineRule="auto"/>
      </w:pPr>
      <w:r>
        <w:rPr>
          <w:rFonts w:cs="Times New Roman"/>
          <w:lang w:val="en-US"/>
        </w:rPr>
        <w:t xml:space="preserve"> </w:t>
      </w:r>
      <w:r w:rsidRPr="004B6F16">
        <w:rPr>
          <w:rStyle w:val="FootnoteReference"/>
          <w:rFonts w:cs="Times New Roman"/>
          <w:rtl/>
        </w:rPr>
        <w:footnoteRef/>
      </w:r>
      <w:r>
        <w:rPr>
          <w:rFonts w:cs="Times New Roman"/>
          <w:lang w:val="en-US"/>
        </w:rPr>
        <w:t xml:space="preserve"> </w:t>
      </w:r>
      <w:r>
        <w:t>On these see Introduction 3.3.2.2.</w:t>
      </w:r>
    </w:p>
  </w:footnote>
  <w:footnote w:id="2283">
    <w:p w14:paraId="47B107EB" w14:textId="77777777" w:rsidR="00865CD2" w:rsidRPr="007803EC" w:rsidRDefault="00865CD2" w:rsidP="00AE47BF">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284">
    <w:p w14:paraId="6D89A13A" w14:textId="77777777" w:rsidR="00865CD2" w:rsidRDefault="00865CD2" w:rsidP="009B26BB">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285">
    <w:p w14:paraId="53FB2CA0" w14:textId="77777777" w:rsidR="00865CD2" w:rsidRPr="00204BE5"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Rav (Abba [70] S-H/M, in vol. 4, p. 311), who died in 247, see Intr</w:t>
      </w:r>
      <w:r>
        <w:rPr>
          <w:lang w:val="en-US"/>
        </w:rPr>
        <w:t>o</w:t>
      </w:r>
      <w:r>
        <w:rPr>
          <w:lang w:val="en-US"/>
        </w:rPr>
        <w:t>duction 7.4.5.</w:t>
      </w:r>
    </w:p>
  </w:footnote>
  <w:footnote w:id="2286">
    <w:p w14:paraId="65EBC805" w14:textId="77777777" w:rsidR="00865CD2" w:rsidRPr="00B23417" w:rsidRDefault="00865CD2" w:rsidP="00B23417">
      <w:pPr>
        <w:pStyle w:val="FootnoteText"/>
        <w:bidi w:val="0"/>
        <w:spacing w:line="240" w:lineRule="auto"/>
        <w:rPr>
          <w:lang w:val="en-US"/>
        </w:rPr>
      </w:pPr>
      <w:r>
        <w:rPr>
          <w:rStyle w:val="FootnoteReference"/>
        </w:rPr>
        <w:footnoteRef/>
      </w:r>
      <w:r>
        <w:rPr>
          <w:rtl/>
        </w:rPr>
        <w:t xml:space="preserve"> </w:t>
      </w:r>
      <w:r>
        <w:rPr>
          <w:lang w:val="en-US"/>
        </w:rPr>
        <w:t xml:space="preserve">On such kern forms see vol. 1, Introduction 2.6.2, p. 29. The additional </w:t>
      </w:r>
      <w:r>
        <w:rPr>
          <w:rFonts w:hint="cs"/>
          <w:rtl/>
          <w:lang w:val="en-US"/>
        </w:rPr>
        <w:t>ו</w:t>
      </w:r>
      <w:r>
        <w:rPr>
          <w:lang w:val="en-US"/>
        </w:rPr>
        <w:t xml:space="preserve"> is probably an indication of a pronounciation based on dialect, see vol. 4, Introoduction 2.3.5.1, p. 13.</w:t>
      </w:r>
    </w:p>
  </w:footnote>
  <w:footnote w:id="2287">
    <w:p w14:paraId="2165561D" w14:textId="77777777" w:rsidR="00865CD2" w:rsidRPr="00711EB2" w:rsidRDefault="00865CD2" w:rsidP="00711EB2">
      <w:pPr>
        <w:pStyle w:val="FootnoteText"/>
        <w:bidi w:val="0"/>
        <w:spacing w:line="240" w:lineRule="auto"/>
        <w:rPr>
          <w:lang w:val="en-US"/>
        </w:rPr>
      </w:pPr>
      <w:r>
        <w:rPr>
          <w:rStyle w:val="FootnoteReference"/>
        </w:rPr>
        <w:footnoteRef/>
      </w:r>
      <w:r>
        <w:rPr>
          <w:rtl/>
        </w:rPr>
        <w:t xml:space="preserve"> </w:t>
      </w:r>
      <w:r>
        <w:rPr>
          <w:lang w:val="en-US"/>
        </w:rPr>
        <w:t>Transmits in the name of the last tannaim, see Introduction 7.4.1.</w:t>
      </w:r>
    </w:p>
  </w:footnote>
  <w:footnote w:id="2288">
    <w:p w14:paraId="47A55866" w14:textId="77777777" w:rsidR="00865CD2" w:rsidRPr="00BE159D"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9.</w:t>
      </w:r>
    </w:p>
  </w:footnote>
  <w:footnote w:id="2289">
    <w:p w14:paraId="2D3D0DEF" w14:textId="77777777" w:rsidR="00865CD2" w:rsidRDefault="00865CD2" w:rsidP="00E609FB">
      <w:pPr>
        <w:pStyle w:val="FootnoteText"/>
        <w:bidi w:val="0"/>
        <w:spacing w:line="240" w:lineRule="auto"/>
        <w:rPr>
          <w:rtl/>
          <w:lang w:val="en-US"/>
        </w:rPr>
      </w:pPr>
      <w:r w:rsidRPr="006D5004">
        <w:rPr>
          <w:rStyle w:val="FootnoteReference"/>
          <w:rFonts w:cs="Times New Roman"/>
          <w:rtl/>
        </w:rPr>
        <w:footnoteRef/>
      </w:r>
      <w:r w:rsidRPr="006D5004">
        <w:rPr>
          <w:rFonts w:cs="Times New Roman"/>
          <w:lang w:val="en-US"/>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lang w:val="en-US"/>
        </w:rPr>
        <w:t xml:space="preserve">. </w:t>
      </w:r>
      <w:r>
        <w:t>On such designations see vol. 1, Introduction 3.2.6, p. 34.</w:t>
      </w:r>
    </w:p>
  </w:footnote>
  <w:footnote w:id="2290">
    <w:p w14:paraId="1A4C4B3D" w14:textId="77777777" w:rsidR="00865CD2" w:rsidRDefault="00865CD2" w:rsidP="00224AC5">
      <w:pPr>
        <w:pStyle w:val="FootnoteText"/>
        <w:bidi w:val="0"/>
        <w:spacing w:line="240" w:lineRule="auto"/>
        <w:rPr>
          <w:lang w:val="en-US"/>
        </w:rPr>
      </w:pPr>
      <w:r>
        <w:rPr>
          <w:rStyle w:val="FootnoteReference"/>
        </w:rPr>
        <w:footnoteRef/>
      </w:r>
      <w:r>
        <w:t xml:space="preserve"> </w:t>
      </w:r>
      <w:r w:rsidRPr="005E436F">
        <w:rPr>
          <w:lang w:val="en-US"/>
        </w:rPr>
        <w:t xml:space="preserve">Jewishness indicated by name, and provenance, see </w:t>
      </w:r>
      <w:r>
        <w:rPr>
          <w:lang w:val="en-US"/>
        </w:rPr>
        <w:t xml:space="preserve">vol. 3, </w:t>
      </w:r>
      <w:r w:rsidRPr="005E436F">
        <w:rPr>
          <w:lang w:val="en-US"/>
        </w:rPr>
        <w:t xml:space="preserve">Introduction </w:t>
      </w:r>
      <w:r>
        <w:rPr>
          <w:u w:color="FFFF00"/>
          <w:lang w:val="en-US"/>
        </w:rPr>
        <w:t>6.6, pp. 50-1 and 6.8, p. 54</w:t>
      </w:r>
      <w:r w:rsidRPr="005E436F">
        <w:rPr>
          <w:lang w:val="en-US"/>
        </w:rPr>
        <w:t>.</w:t>
      </w:r>
    </w:p>
  </w:footnote>
  <w:footnote w:id="2291">
    <w:p w14:paraId="7BEF2C96" w14:textId="77777777" w:rsidR="00865CD2" w:rsidRDefault="00865CD2" w:rsidP="00E609FB">
      <w:pPr>
        <w:pStyle w:val="FootnoteText"/>
        <w:bidi w:val="0"/>
        <w:spacing w:line="240" w:lineRule="auto"/>
        <w:rPr>
          <w:rtl/>
          <w:lang w:val="en-US"/>
        </w:rPr>
      </w:pPr>
      <w:r>
        <w:rPr>
          <w:rStyle w:val="FootnoteReference"/>
          <w:rtl/>
        </w:rPr>
        <w:footnoteRef/>
      </w:r>
      <w:r>
        <w:rPr>
          <w:lang w:val="en-US"/>
        </w:rPr>
        <w:t xml:space="preserve"> The papyrus is internally dated according to the local governer.</w:t>
      </w:r>
    </w:p>
  </w:footnote>
  <w:footnote w:id="2292">
    <w:p w14:paraId="218E76FF" w14:textId="77777777" w:rsidR="00865CD2" w:rsidRPr="00BE159D" w:rsidRDefault="00865CD2" w:rsidP="00E609FB">
      <w:pPr>
        <w:pStyle w:val="FootnoteText"/>
        <w:bidi w:val="0"/>
        <w:spacing w:line="240" w:lineRule="auto"/>
        <w:rPr>
          <w:lang w:val="en-US"/>
        </w:rPr>
      </w:pPr>
      <w:r>
        <w:rPr>
          <w:rStyle w:val="FootnoteReference"/>
        </w:rPr>
        <w:footnoteRef/>
      </w:r>
      <w:r>
        <w:rPr>
          <w:rtl/>
        </w:rPr>
        <w:t xml:space="preserve"> </w:t>
      </w:r>
      <w:r>
        <w:rPr>
          <w:lang w:val="en-US"/>
        </w:rPr>
        <w:t>On this form see vol. 1, under Malka (2) S-H/M, p. 390.</w:t>
      </w:r>
    </w:p>
  </w:footnote>
  <w:footnote w:id="2293">
    <w:p w14:paraId="7177DBE4" w14:textId="77777777" w:rsidR="00865CD2" w:rsidRDefault="00865CD2" w:rsidP="00E609FB">
      <w:pPr>
        <w:pStyle w:val="FootnoteText"/>
        <w:bidi w:val="0"/>
        <w:spacing w:line="240" w:lineRule="auto"/>
      </w:pPr>
      <w:r>
        <w:rPr>
          <w:rStyle w:val="FootnoteReference"/>
        </w:rPr>
        <w:footnoteRef/>
      </w:r>
      <w:r>
        <w:t xml:space="preserve"> In Greek –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t>. On such designations see Introduction 3.1.3.3.</w:t>
      </w:r>
    </w:p>
  </w:footnote>
  <w:footnote w:id="2294">
    <w:p w14:paraId="1E3BB011" w14:textId="77777777" w:rsidR="00865CD2" w:rsidRPr="0046195D" w:rsidRDefault="00865CD2" w:rsidP="0046195D">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ountry-region">
          <w:r>
            <w:rPr>
              <w:lang w:val="en-US"/>
            </w:rPr>
            <w:t>Lebanon</w:t>
          </w:r>
        </w:smartTag>
      </w:smartTag>
      <w:r>
        <w:rPr>
          <w:lang w:val="en-US"/>
        </w:rPr>
        <w:t>.</w:t>
      </w:r>
    </w:p>
  </w:footnote>
  <w:footnote w:id="2295">
    <w:p w14:paraId="72DE47ED" w14:textId="77777777" w:rsidR="00865CD2" w:rsidRDefault="00865CD2" w:rsidP="00553235">
      <w:pPr>
        <w:pStyle w:val="FootnoteText"/>
        <w:bidi w:val="0"/>
        <w:spacing w:line="240" w:lineRule="auto"/>
      </w:pPr>
      <w:r>
        <w:rPr>
          <w:rStyle w:val="FootnoteReference"/>
        </w:rPr>
        <w:footnoteRef/>
      </w:r>
      <w:r>
        <w:t xml:space="preserve"> Jewishness suggested based on name, but see vol. 3, Introduction </w:t>
      </w:r>
      <w:r>
        <w:rPr>
          <w:u w:color="FFFF00"/>
        </w:rPr>
        <w:t>6.6.7, p. 52</w:t>
      </w:r>
      <w:r>
        <w:t>.</w:t>
      </w:r>
    </w:p>
  </w:footnote>
  <w:footnote w:id="2296">
    <w:p w14:paraId="547A4170"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297">
    <w:p w14:paraId="712D46B8" w14:textId="77777777" w:rsidR="00865CD2" w:rsidRPr="00B23417" w:rsidRDefault="00865CD2" w:rsidP="00B23417">
      <w:pPr>
        <w:pStyle w:val="FootnoteText"/>
        <w:bidi w:val="0"/>
        <w:spacing w:line="240" w:lineRule="auto"/>
        <w:rPr>
          <w:lang w:val="en-US"/>
        </w:rPr>
      </w:pPr>
      <w:r>
        <w:rPr>
          <w:rStyle w:val="FootnoteReference"/>
        </w:rPr>
        <w:footnoteRef/>
      </w:r>
      <w:r>
        <w:rPr>
          <w:rtl/>
        </w:rPr>
        <w:t xml:space="preserve"> </w:t>
      </w:r>
      <w:r>
        <w:t>The consonants in this name are the same, but the vowels are completely different from those in other forms of the name here. With these vowels the name would be pronounced like the name of the despised biblical idol Molech (e.g. Jer 32:35). If this is indeed the name intended here, this makes the likelyhood that he is Jewish smaller.</w:t>
      </w:r>
    </w:p>
  </w:footnote>
  <w:footnote w:id="2298">
    <w:p w14:paraId="70FEE34C" w14:textId="77777777" w:rsidR="00865CD2" w:rsidRPr="00AD119C" w:rsidRDefault="00865CD2" w:rsidP="00E609FB">
      <w:pPr>
        <w:pStyle w:val="FootnoteText"/>
        <w:bidi w:val="0"/>
        <w:spacing w:line="240" w:lineRule="auto"/>
      </w:pPr>
      <w:r>
        <w:rPr>
          <w:rStyle w:val="FootnoteReference"/>
        </w:rPr>
        <w:footnoteRef/>
      </w:r>
      <w:r>
        <w:t xml:space="preserve"> The inscription is neither specifically Christian</w:t>
      </w:r>
      <w:r w:rsidRPr="00AD119C">
        <w:t xml:space="preserve">, </w:t>
      </w:r>
      <w:r>
        <w:t>nor undoubtedly pagan. Since the Zoar cemetery includes Jewish tombstones, this one could also be Jewish, see Introduction 6.</w:t>
      </w:r>
      <w:r>
        <w:rPr>
          <w:u w:color="FFFF00"/>
        </w:rPr>
        <w:t>2.1.1, but see previous note</w:t>
      </w:r>
      <w:r>
        <w:t>.</w:t>
      </w:r>
    </w:p>
  </w:footnote>
  <w:footnote w:id="2299">
    <w:p w14:paraId="7D62CE85" w14:textId="77777777" w:rsidR="00865CD2" w:rsidRPr="001D6DA2" w:rsidRDefault="00865CD2" w:rsidP="00E609FB">
      <w:pPr>
        <w:pStyle w:val="FootnoteText"/>
        <w:bidi w:val="0"/>
        <w:spacing w:line="240" w:lineRule="auto"/>
        <w:rPr>
          <w:rFonts w:hint="cs"/>
          <w:rtl/>
          <w:lang w:val="en-US"/>
        </w:rPr>
      </w:pPr>
      <w:r>
        <w:rPr>
          <w:rStyle w:val="FootnoteReference"/>
        </w:rPr>
        <w:footnoteRef/>
      </w:r>
      <w:r>
        <w:t xml:space="preserve"> </w:t>
      </w:r>
      <w:r>
        <w:rPr>
          <w:lang w:val="en-US"/>
        </w:rPr>
        <w:t xml:space="preserve">The inscription is dated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see Introduction 7.5.2.2.</w:t>
      </w:r>
    </w:p>
  </w:footnote>
  <w:footnote w:id="2300">
    <w:p w14:paraId="5299C485" w14:textId="77777777" w:rsidR="00865CD2" w:rsidRPr="00BE159D" w:rsidRDefault="00865CD2" w:rsidP="00E609FB">
      <w:pPr>
        <w:pStyle w:val="FootnoteText"/>
        <w:bidi w:val="0"/>
        <w:spacing w:line="240" w:lineRule="auto"/>
        <w:rPr>
          <w:lang w:val="en-US"/>
        </w:rPr>
      </w:pPr>
      <w:r>
        <w:rPr>
          <w:rStyle w:val="FootnoteReference"/>
        </w:rPr>
        <w:footnoteRef/>
      </w:r>
      <w:r>
        <w:rPr>
          <w:rtl/>
        </w:rPr>
        <w:t xml:space="preserve"> </w:t>
      </w:r>
      <w:r>
        <w:rPr>
          <w:lang w:val="en-US"/>
        </w:rPr>
        <w:t>On this form see vol. 3, under Malka (6) S-H/M, p. 674.</w:t>
      </w:r>
    </w:p>
  </w:footnote>
  <w:footnote w:id="2301">
    <w:p w14:paraId="7014F410" w14:textId="77777777" w:rsidR="00865CD2" w:rsidRPr="00AD119C" w:rsidRDefault="00865CD2" w:rsidP="00E609FB">
      <w:pPr>
        <w:pStyle w:val="FootnoteText"/>
        <w:bidi w:val="0"/>
        <w:spacing w:line="240" w:lineRule="auto"/>
      </w:pPr>
      <w:r>
        <w:rPr>
          <w:rStyle w:val="FootnoteReference"/>
        </w:rPr>
        <w:footnoteRef/>
      </w:r>
      <w:r>
        <w:t xml:space="preserve"> The inscription is neither specifically Christian</w:t>
      </w:r>
      <w:r w:rsidRPr="00AD119C">
        <w:t xml:space="preserve">, </w:t>
      </w:r>
      <w:r>
        <w:t>nor undoubtedly pagan. Since the Zoar cemetery includes Jewish tombstones, this one could also be Jewish, see Introduction 6.</w:t>
      </w:r>
      <w:r>
        <w:rPr>
          <w:u w:color="FFFF00"/>
        </w:rPr>
        <w:t>2.1.1</w:t>
      </w:r>
      <w:r>
        <w:t>.</w:t>
      </w:r>
    </w:p>
  </w:footnote>
  <w:footnote w:id="2302">
    <w:p w14:paraId="6EE3EA2B" w14:textId="77777777" w:rsidR="00865CD2" w:rsidRPr="00DC1D1B" w:rsidRDefault="00865CD2" w:rsidP="00932B85">
      <w:pPr>
        <w:pStyle w:val="FootnoteText"/>
        <w:bidi w:val="0"/>
        <w:spacing w:line="240" w:lineRule="auto"/>
        <w:rPr>
          <w:lang w:val="en-US"/>
        </w:rPr>
      </w:pPr>
      <w:r>
        <w:rPr>
          <w:rStyle w:val="FootnoteReference"/>
        </w:rPr>
        <w:footnoteRef/>
      </w:r>
      <w:r>
        <w:rPr>
          <w:rtl/>
        </w:rPr>
        <w:t xml:space="preserve"> </w:t>
      </w:r>
      <w:r>
        <w:rPr>
          <w:lang w:val="en-US"/>
        </w:rPr>
        <w:t>Because so many of the inscriptions from Zoar are dated, it is easy to date the others approximately, see Introduction 7.5.2.3.</w:t>
      </w:r>
    </w:p>
  </w:footnote>
  <w:footnote w:id="2303">
    <w:p w14:paraId="389B643D" w14:textId="77777777" w:rsidR="00865CD2" w:rsidRPr="00BE159D"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2.</w:t>
      </w:r>
    </w:p>
  </w:footnote>
  <w:footnote w:id="2304">
    <w:p w14:paraId="3C61524D" w14:textId="77777777" w:rsidR="00865CD2" w:rsidRPr="00AD119C" w:rsidRDefault="00865CD2" w:rsidP="00707BAE">
      <w:pPr>
        <w:pStyle w:val="FootnoteText"/>
        <w:bidi w:val="0"/>
        <w:spacing w:line="240" w:lineRule="auto"/>
      </w:pPr>
      <w:r>
        <w:rPr>
          <w:rStyle w:val="FootnoteReference"/>
        </w:rPr>
        <w:footnoteRef/>
      </w:r>
      <w:r>
        <w:t xml:space="preserve"> </w:t>
      </w:r>
      <w:r>
        <w:rPr>
          <w:lang w:val="en-US"/>
        </w:rPr>
        <w:t>See above, n. 22</w:t>
      </w:r>
      <w:r>
        <w:t>.</w:t>
      </w:r>
    </w:p>
  </w:footnote>
  <w:footnote w:id="2305">
    <w:p w14:paraId="7C9F1B27" w14:textId="77777777" w:rsidR="00865CD2" w:rsidRPr="00983D79" w:rsidRDefault="00865CD2" w:rsidP="00707BAE">
      <w:pPr>
        <w:pStyle w:val="FootnoteText"/>
        <w:bidi w:val="0"/>
        <w:spacing w:line="240" w:lineRule="auto"/>
        <w:rPr>
          <w:rFonts w:hint="cs"/>
          <w:rtl/>
          <w:lang w:val="en-US"/>
        </w:rPr>
      </w:pPr>
      <w:r>
        <w:rPr>
          <w:rStyle w:val="FootnoteReference"/>
        </w:rPr>
        <w:footnoteRef/>
      </w:r>
      <w:r>
        <w:t xml:space="preserve"> </w:t>
      </w:r>
      <w:r>
        <w:rPr>
          <w:lang w:val="en-US"/>
        </w:rPr>
        <w:t>See above, n. 20.</w:t>
      </w:r>
    </w:p>
  </w:footnote>
  <w:footnote w:id="2306">
    <w:p w14:paraId="7EE1966F" w14:textId="77777777" w:rsidR="00865CD2" w:rsidRPr="00BE159D"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9.</w:t>
      </w:r>
    </w:p>
  </w:footnote>
  <w:footnote w:id="2307">
    <w:p w14:paraId="2F55167D" w14:textId="77777777" w:rsidR="00865CD2" w:rsidRPr="00236485" w:rsidRDefault="00865CD2" w:rsidP="00EA56FA">
      <w:pPr>
        <w:pStyle w:val="FootnoteText"/>
        <w:bidi w:val="0"/>
        <w:spacing w:line="240" w:lineRule="auto"/>
        <w:rPr>
          <w:lang w:val="en-US"/>
        </w:rPr>
      </w:pPr>
      <w:r>
        <w:rPr>
          <w:rStyle w:val="FootnoteReference"/>
        </w:rPr>
        <w:footnoteRef/>
      </w:r>
      <w:r>
        <w:rPr>
          <w:rtl/>
        </w:rPr>
        <w:t xml:space="preserve"> </w:t>
      </w:r>
      <w:r>
        <w:rPr>
          <w:lang w:val="en-US"/>
        </w:rPr>
        <w:t xml:space="preserve">For the problems of the Jewishness of persons recorded in this location see Introduction </w:t>
      </w:r>
      <w:r w:rsidRPr="006D05C3">
        <w:t>6.2.1.7</w:t>
      </w:r>
      <w:r>
        <w:rPr>
          <w:lang w:val="en-US"/>
        </w:rPr>
        <w:t>.</w:t>
      </w:r>
    </w:p>
  </w:footnote>
  <w:footnote w:id="2308">
    <w:p w14:paraId="6E4C7E1E" w14:textId="77777777" w:rsidR="00865CD2" w:rsidRPr="00236485" w:rsidRDefault="00865CD2" w:rsidP="00382DF6">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2309">
    <w:p w14:paraId="078F3465" w14:textId="77777777" w:rsidR="00865CD2" w:rsidRPr="00D165A2" w:rsidRDefault="00865CD2" w:rsidP="00707BAE">
      <w:pPr>
        <w:pStyle w:val="FootnoteText"/>
        <w:bidi w:val="0"/>
        <w:spacing w:line="240" w:lineRule="auto"/>
        <w:rPr>
          <w:lang w:val="en-US"/>
        </w:rPr>
      </w:pPr>
      <w:r>
        <w:rPr>
          <w:rStyle w:val="FootnoteReference"/>
        </w:rPr>
        <w:footnoteRef/>
      </w:r>
      <w:r>
        <w:t xml:space="preserve"> </w:t>
      </w:r>
      <w:r>
        <w:rPr>
          <w:lang w:val="en-US"/>
        </w:rPr>
        <w:t>See above, n. 2.</w:t>
      </w:r>
    </w:p>
  </w:footnote>
  <w:footnote w:id="2310">
    <w:p w14:paraId="1BD9C4F6" w14:textId="77777777" w:rsidR="00865CD2" w:rsidRPr="005F539E" w:rsidRDefault="00865CD2" w:rsidP="00707BAE">
      <w:pPr>
        <w:pStyle w:val="FootnoteText"/>
        <w:bidi w:val="0"/>
        <w:spacing w:line="240" w:lineRule="auto"/>
      </w:pPr>
      <w:r w:rsidRPr="005F539E">
        <w:rPr>
          <w:rStyle w:val="FootnoteReference"/>
        </w:rPr>
        <w:footnoteRef/>
      </w:r>
      <w:r w:rsidRPr="005F539E">
        <w:t xml:space="preserve"> </w:t>
      </w:r>
      <w:r>
        <w:rPr>
          <w:lang w:val="en-US"/>
        </w:rPr>
        <w:t>See above, n. 17</w:t>
      </w:r>
      <w:r w:rsidRPr="005F539E">
        <w:t>.</w:t>
      </w:r>
    </w:p>
  </w:footnote>
  <w:footnote w:id="2311">
    <w:p w14:paraId="0C65C2AC" w14:textId="77777777" w:rsidR="00865CD2" w:rsidRPr="00A16D1F" w:rsidRDefault="00865CD2" w:rsidP="00CD1D6F">
      <w:pPr>
        <w:pStyle w:val="FootnoteText"/>
        <w:bidi w:val="0"/>
        <w:spacing w:line="240" w:lineRule="auto"/>
        <w:rPr>
          <w:rFonts w:cs="Times New Roman"/>
          <w:rtl/>
          <w:lang w:val="en-US"/>
        </w:rPr>
      </w:pPr>
      <w:r w:rsidRPr="00A16D1F">
        <w:rPr>
          <w:rStyle w:val="FootnoteReference"/>
          <w:rFonts w:cs="Times New Roman"/>
          <w:rtl/>
        </w:rPr>
        <w:footnoteRef/>
      </w:r>
      <w:r w:rsidRPr="00A16D1F">
        <w:rPr>
          <w:rFonts w:cs="Times New Roman"/>
          <w:lang w:eastAsia="en-GB"/>
        </w:rPr>
        <w:t xml:space="preserve"> </w:t>
      </w:r>
      <w:r w:rsidRPr="00A16D1F">
        <w:rPr>
          <w:rFonts w:cs="Times New Roman"/>
          <w:lang w:val="en-US"/>
        </w:rPr>
        <w:t xml:space="preserve">Biblical, e.g. 2 Kgs 15:14. </w:t>
      </w:r>
      <w:r w:rsidRPr="00A16D1F">
        <w:rPr>
          <w:rFonts w:cs="Times New Roman"/>
          <w:rtl/>
        </w:rPr>
        <w:t>מנחם</w:t>
      </w:r>
      <w:r w:rsidRPr="00A16D1F">
        <w:rPr>
          <w:rFonts w:cs="Times New Roman"/>
          <w:lang w:val="en-US"/>
        </w:rPr>
        <w:t xml:space="preserve"> was the one before last king of Israel.</w:t>
      </w:r>
    </w:p>
  </w:footnote>
  <w:footnote w:id="2312">
    <w:p w14:paraId="36EA07E4" w14:textId="77777777" w:rsidR="00865CD2" w:rsidRPr="000E3DBA" w:rsidRDefault="00865CD2" w:rsidP="00BB25B9">
      <w:pPr>
        <w:pStyle w:val="FootnoteText"/>
        <w:bidi w:val="0"/>
        <w:spacing w:line="240" w:lineRule="auto"/>
        <w:rPr>
          <w:lang w:val="en-US"/>
        </w:rPr>
      </w:pPr>
      <w:r>
        <w:rPr>
          <w:rStyle w:val="FootnoteReference"/>
        </w:rPr>
        <w:footnoteRef/>
      </w:r>
      <w:r>
        <w:rPr>
          <w:rtl/>
        </w:rPr>
        <w:t xml:space="preserve"> </w:t>
      </w:r>
      <w:r>
        <w:rPr>
          <w:lang w:val="en-US"/>
        </w:rPr>
        <w:t>His son was a contemporary of Rabbi Abbahu (1), who was a contemporary of Rabbi Yohanan (1), see I</w:t>
      </w:r>
      <w:r>
        <w:rPr>
          <w:lang w:val="en-US"/>
        </w:rPr>
        <w:t>n</w:t>
      </w:r>
      <w:r>
        <w:rPr>
          <w:lang w:val="en-US"/>
        </w:rPr>
        <w:t>troduction 7.4.1.</w:t>
      </w:r>
    </w:p>
  </w:footnote>
  <w:footnote w:id="2313">
    <w:p w14:paraId="4B3D93A3" w14:textId="77777777" w:rsidR="00865CD2" w:rsidRPr="00623D58" w:rsidRDefault="00865CD2" w:rsidP="0041534F">
      <w:pPr>
        <w:pStyle w:val="FootnoteText"/>
        <w:bidi w:val="0"/>
        <w:spacing w:line="240" w:lineRule="auto"/>
        <w:rPr>
          <w:lang w:val="en-US"/>
        </w:rPr>
      </w:pPr>
      <w:r>
        <w:rPr>
          <w:rStyle w:val="FootnoteReference"/>
        </w:rPr>
        <w:footnoteRef/>
      </w:r>
      <w:r>
        <w:rPr>
          <w:rtl/>
        </w:rPr>
        <w:t xml:space="preserve"> </w:t>
      </w:r>
      <w:r>
        <w:rPr>
          <w:lang w:val="en-US"/>
        </w:rPr>
        <w:t xml:space="preserve">Was a contemporary of Hagai (2), who was a student of Rabbi Yosi (Joseph [7]), see Introduction 7.4.3. </w:t>
      </w:r>
    </w:p>
  </w:footnote>
  <w:footnote w:id="2314">
    <w:p w14:paraId="1455BDF1" w14:textId="77777777" w:rsidR="00865CD2" w:rsidRPr="00623D58" w:rsidRDefault="00865CD2" w:rsidP="009459D7">
      <w:pPr>
        <w:pStyle w:val="FootnoteText"/>
        <w:bidi w:val="0"/>
        <w:spacing w:line="240" w:lineRule="auto"/>
        <w:rPr>
          <w:lang w:val="en-US"/>
        </w:rPr>
      </w:pPr>
      <w:r>
        <w:rPr>
          <w:rStyle w:val="FootnoteReference"/>
        </w:rPr>
        <w:footnoteRef/>
      </w:r>
      <w:r>
        <w:rPr>
          <w:rtl/>
        </w:rPr>
        <w:t xml:space="preserve"> </w:t>
      </w:r>
      <w:r>
        <w:rPr>
          <w:lang w:val="en-US"/>
        </w:rPr>
        <w:t xml:space="preserve">His father was a student of Rabbi Yosi (Joseph [7]), see Introduction 7.4.3. </w:t>
      </w:r>
    </w:p>
  </w:footnote>
  <w:footnote w:id="2315">
    <w:p w14:paraId="38648557" w14:textId="77777777" w:rsidR="00865CD2" w:rsidRPr="004132D5" w:rsidRDefault="00865CD2" w:rsidP="00231823">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316">
    <w:p w14:paraId="035C3CB1" w14:textId="77777777" w:rsidR="00865CD2" w:rsidRPr="00A03149" w:rsidRDefault="00865CD2" w:rsidP="00A03149">
      <w:pPr>
        <w:pStyle w:val="FootnoteText"/>
        <w:bidi w:val="0"/>
        <w:spacing w:line="240" w:lineRule="auto"/>
        <w:rPr>
          <w:lang w:val="en-US"/>
        </w:rPr>
      </w:pPr>
      <w:r>
        <w:rPr>
          <w:rStyle w:val="FootnoteReference"/>
        </w:rPr>
        <w:footnoteRef/>
      </w:r>
      <w:r>
        <w:rPr>
          <w:rtl/>
        </w:rPr>
        <w:t xml:space="preserve"> </w:t>
      </w:r>
      <w:r>
        <w:rPr>
          <w:lang w:val="en-US"/>
        </w:rPr>
        <w:t xml:space="preserve">On the </w:t>
      </w:r>
      <w:r w:rsidRPr="00A03149">
        <w:rPr>
          <w:rFonts w:cs="Times New Roman"/>
          <w:rtl/>
          <w:lang w:val="en-US"/>
        </w:rPr>
        <w:t>ה</w:t>
      </w:r>
      <w:r>
        <w:rPr>
          <w:lang w:val="en-US"/>
        </w:rPr>
        <w:t xml:space="preserve"> suffix see vol. 1, Introduction 2.4.2.9, p. 26.</w:t>
      </w:r>
    </w:p>
  </w:footnote>
  <w:footnote w:id="2317">
    <w:p w14:paraId="0490FCDD" w14:textId="77777777" w:rsidR="00865CD2" w:rsidRPr="00910002" w:rsidRDefault="00865CD2" w:rsidP="00231823">
      <w:pPr>
        <w:pStyle w:val="FootnoteText"/>
        <w:bidi w:val="0"/>
        <w:spacing w:line="240" w:lineRule="auto"/>
        <w:rPr>
          <w:lang w:val="en-US"/>
        </w:rPr>
      </w:pPr>
      <w:r>
        <w:rPr>
          <w:rStyle w:val="FootnoteReference"/>
        </w:rPr>
        <w:footnoteRef/>
      </w:r>
      <w:r>
        <w:rPr>
          <w:rtl/>
        </w:rPr>
        <w:t xml:space="preserve"> </w:t>
      </w:r>
      <w:r>
        <w:rPr>
          <w:lang w:val="en-US"/>
        </w:rPr>
        <w:t>Transmits in the name of Rav (Abba [70] S/H/M, in vol. 4, p. 311), who died in this year, see Intr</w:t>
      </w:r>
      <w:r>
        <w:rPr>
          <w:lang w:val="en-US"/>
        </w:rPr>
        <w:t>o</w:t>
      </w:r>
      <w:r>
        <w:rPr>
          <w:lang w:val="en-US"/>
        </w:rPr>
        <w:t xml:space="preserve">duction 7.4.5. </w:t>
      </w:r>
    </w:p>
  </w:footnote>
  <w:footnote w:id="2318">
    <w:p w14:paraId="4941645B" w14:textId="77777777" w:rsidR="00865CD2" w:rsidRDefault="00865CD2">
      <w:pPr>
        <w:pStyle w:val="FootnoteText"/>
        <w:bidi w:val="0"/>
        <w:spacing w:line="240" w:lineRule="auto"/>
        <w:rPr>
          <w:lang w:val="en-US"/>
        </w:rPr>
      </w:pPr>
      <w:r>
        <w:rPr>
          <w:rStyle w:val="FootnoteReference"/>
        </w:rPr>
        <w:footnoteRef/>
      </w:r>
      <w:r>
        <w:t xml:space="preserve"> </w:t>
      </w:r>
      <w:r>
        <w:rPr>
          <w:lang w:val="en-US"/>
        </w:rPr>
        <w:t xml:space="preserve">In Aramaic – </w:t>
      </w:r>
      <w:r w:rsidRPr="00CD1D6F">
        <w:rPr>
          <w:rFonts w:cs="Times New Roman"/>
          <w:rtl/>
        </w:rPr>
        <w:t>יותפייה</w:t>
      </w:r>
      <w:r>
        <w:rPr>
          <w:lang w:val="en-US"/>
        </w:rPr>
        <w:t xml:space="preserve">, see Reeg, </w:t>
      </w:r>
      <w:r>
        <w:rPr>
          <w:i/>
          <w:iCs/>
          <w:lang w:val="en-US"/>
        </w:rPr>
        <w:t>Ortsnamen</w:t>
      </w:r>
      <w:r>
        <w:rPr>
          <w:lang w:val="en-US"/>
        </w:rPr>
        <w:t xml:space="preserve"> 293-4. </w:t>
      </w:r>
      <w:r>
        <w:t>On such designations see vol. 1, Introduction 3.2.6, p. 34.</w:t>
      </w:r>
    </w:p>
  </w:footnote>
  <w:footnote w:id="2319">
    <w:p w14:paraId="6CB3C821" w14:textId="77777777" w:rsidR="00865CD2" w:rsidRPr="00231823" w:rsidRDefault="00865CD2" w:rsidP="00231823">
      <w:pPr>
        <w:pStyle w:val="FootnoteText"/>
        <w:bidi w:val="0"/>
        <w:spacing w:line="240" w:lineRule="auto"/>
        <w:rPr>
          <w:lang w:val="en-US"/>
        </w:rPr>
      </w:pPr>
      <w:r>
        <w:rPr>
          <w:rStyle w:val="FootnoteReference"/>
        </w:rPr>
        <w:footnoteRef/>
      </w:r>
      <w:r>
        <w:rPr>
          <w:rtl/>
        </w:rPr>
        <w:t xml:space="preserve"> </w:t>
      </w:r>
      <w:r>
        <w:rPr>
          <w:lang w:val="en-US"/>
        </w:rPr>
        <w:t>Rabbi Yohanan (1) transmits in his name, see Introduction 7.4.1.</w:t>
      </w:r>
    </w:p>
  </w:footnote>
  <w:footnote w:id="2320">
    <w:p w14:paraId="4811885C" w14:textId="77777777" w:rsidR="00865CD2" w:rsidRPr="004C68BA" w:rsidRDefault="00865CD2" w:rsidP="00707BAE">
      <w:pPr>
        <w:pStyle w:val="FootnoteText"/>
        <w:bidi w:val="0"/>
        <w:spacing w:line="240" w:lineRule="auto"/>
        <w:rPr>
          <w:lang w:val="en-US"/>
        </w:rPr>
      </w:pPr>
      <w:r>
        <w:rPr>
          <w:rStyle w:val="FootnoteReference"/>
        </w:rPr>
        <w:footnoteRef/>
      </w:r>
      <w:r>
        <w:rPr>
          <w:lang w:val="en-US"/>
        </w:rPr>
        <w:t>See above, n. 5.</w:t>
      </w:r>
    </w:p>
  </w:footnote>
  <w:footnote w:id="2321">
    <w:p w14:paraId="63A8FA53" w14:textId="77777777" w:rsidR="00865CD2" w:rsidRPr="00A611B1" w:rsidRDefault="00865CD2" w:rsidP="00EB5649">
      <w:pPr>
        <w:pStyle w:val="FootnoteText"/>
        <w:bidi w:val="0"/>
        <w:spacing w:line="240" w:lineRule="auto"/>
        <w:jc w:val="both"/>
        <w:rPr>
          <w:lang w:val="en-US"/>
        </w:rPr>
      </w:pPr>
      <w:r>
        <w:rPr>
          <w:rStyle w:val="FootnoteReference"/>
        </w:rPr>
        <w:footnoteRef/>
      </w:r>
      <w:r>
        <w:t xml:space="preserve"> </w:t>
      </w:r>
      <w:r>
        <w:rPr>
          <w:lang w:val="en-US"/>
        </w:rPr>
        <w:t xml:space="preserve">In Aramaic – </w:t>
      </w:r>
      <w:r w:rsidRPr="002F186B">
        <w:rPr>
          <w:rFonts w:cs="Times New Roman"/>
          <w:rtl/>
        </w:rPr>
        <w:t>טלמא</w:t>
      </w:r>
      <w:r>
        <w:t>. See Ja</w:t>
      </w:r>
      <w:r>
        <w:t>s</w:t>
      </w:r>
      <w:r>
        <w:t xml:space="preserve">trow, </w:t>
      </w:r>
      <w:r>
        <w:rPr>
          <w:i/>
          <w:iCs/>
        </w:rPr>
        <w:t>DTTBYML</w:t>
      </w:r>
      <w:r>
        <w:t>, 524.</w:t>
      </w:r>
    </w:p>
  </w:footnote>
  <w:footnote w:id="2322">
    <w:p w14:paraId="6498383D" w14:textId="77777777" w:rsidR="00865CD2" w:rsidRPr="00231823" w:rsidRDefault="00865CD2" w:rsidP="00231823">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2323">
    <w:p w14:paraId="3EB26031" w14:textId="77777777" w:rsidR="00865CD2" w:rsidRPr="00A03149" w:rsidRDefault="00865CD2" w:rsidP="00A03149">
      <w:pPr>
        <w:pStyle w:val="FootnoteText"/>
        <w:bidi w:val="0"/>
        <w:spacing w:line="240" w:lineRule="auto"/>
        <w:rPr>
          <w:lang w:val="en-US"/>
        </w:rPr>
      </w:pPr>
      <w:r>
        <w:rPr>
          <w:rStyle w:val="FootnoteReference"/>
        </w:rPr>
        <w:footnoteRef/>
      </w:r>
      <w:r>
        <w:rPr>
          <w:rtl/>
        </w:rPr>
        <w:t xml:space="preserve"> </w:t>
      </w:r>
      <w:r>
        <w:rPr>
          <w:lang w:val="en-US"/>
        </w:rPr>
        <w:t xml:space="preserve">On the </w:t>
      </w:r>
      <w:r>
        <w:rPr>
          <w:rFonts w:cs="Times New Roman" w:hint="cs"/>
          <w:rtl/>
          <w:lang w:val="en-US"/>
        </w:rPr>
        <w:t>א</w:t>
      </w:r>
      <w:r>
        <w:rPr>
          <w:lang w:val="en-US"/>
        </w:rPr>
        <w:t xml:space="preserve"> suffix see vol. 1, Introduction 2.4.2.9, p. 26.</w:t>
      </w:r>
    </w:p>
  </w:footnote>
  <w:footnote w:id="2324">
    <w:p w14:paraId="5C20FE15" w14:textId="77777777" w:rsidR="00865CD2" w:rsidRPr="004C68BA"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2325">
    <w:p w14:paraId="78C05400" w14:textId="77777777" w:rsidR="00865CD2" w:rsidRPr="000E3DBA" w:rsidRDefault="00865CD2" w:rsidP="002E5CB4">
      <w:pPr>
        <w:pStyle w:val="FootnoteText"/>
        <w:bidi w:val="0"/>
        <w:spacing w:line="240" w:lineRule="auto"/>
        <w:rPr>
          <w:lang w:val="en-US"/>
        </w:rPr>
      </w:pPr>
      <w:r>
        <w:rPr>
          <w:rStyle w:val="FootnoteReference"/>
        </w:rPr>
        <w:footnoteRef/>
      </w:r>
      <w:r>
        <w:rPr>
          <w:rtl/>
        </w:rPr>
        <w:t xml:space="preserve"> </w:t>
      </w:r>
      <w:r>
        <w:rPr>
          <w:lang w:val="en-US"/>
        </w:rPr>
        <w:t xml:space="preserve">Judah (8), who was a student of Samuel (3), transmits in his </w:t>
      </w:r>
      <w:r>
        <w:t>father-in-law</w:t>
      </w:r>
      <w:r w:rsidRPr="003335B1">
        <w:rPr>
          <w:rFonts w:cs="Times New Roman"/>
        </w:rPr>
        <w:t>’s</w:t>
      </w:r>
      <w:r>
        <w:rPr>
          <w:lang w:val="en-US"/>
        </w:rPr>
        <w:t xml:space="preserve"> name, see Introduction 7.4.2.</w:t>
      </w:r>
    </w:p>
  </w:footnote>
  <w:footnote w:id="2326">
    <w:p w14:paraId="0563852E" w14:textId="77777777" w:rsidR="00865CD2" w:rsidRPr="00A03149" w:rsidRDefault="00865CD2" w:rsidP="00A03149">
      <w:pPr>
        <w:pStyle w:val="FootnoteText"/>
        <w:bidi w:val="0"/>
        <w:spacing w:line="240" w:lineRule="auto"/>
        <w:rPr>
          <w:lang w:val="en-US"/>
        </w:rPr>
      </w:pPr>
      <w:r>
        <w:rPr>
          <w:rStyle w:val="FootnoteReference"/>
        </w:rPr>
        <w:footnoteRef/>
      </w:r>
      <w:r>
        <w:rPr>
          <w:rtl/>
        </w:rPr>
        <w:t xml:space="preserve"> </w:t>
      </w:r>
      <w:r>
        <w:rPr>
          <w:lang w:val="en-US"/>
        </w:rPr>
        <w:t xml:space="preserve">On the </w:t>
      </w:r>
      <w:r>
        <w:rPr>
          <w:rFonts w:cs="Times New Roman" w:hint="cs"/>
          <w:rtl/>
          <w:lang w:val="en-US"/>
        </w:rPr>
        <w:t>ן</w:t>
      </w:r>
      <w:r>
        <w:rPr>
          <w:lang w:val="en-US"/>
        </w:rPr>
        <w:t xml:space="preserve"> suffix see vol. 1, Introduction 2.4.3.1, p. 27.</w:t>
      </w:r>
    </w:p>
  </w:footnote>
  <w:footnote w:id="2327">
    <w:p w14:paraId="55F8EEE1" w14:textId="77777777" w:rsidR="00865CD2" w:rsidRPr="004C68BA"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2328">
    <w:p w14:paraId="49F11E48" w14:textId="77777777" w:rsidR="00865CD2" w:rsidRPr="004132D5"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2329">
    <w:p w14:paraId="42238340" w14:textId="77777777" w:rsidR="00865CD2" w:rsidRPr="004132D5"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2330">
    <w:p w14:paraId="676F18F2" w14:textId="77777777" w:rsidR="00865CD2" w:rsidRPr="00ED0F4E" w:rsidRDefault="00865CD2" w:rsidP="00A16D1F">
      <w:pPr>
        <w:pStyle w:val="FootnoteText"/>
        <w:bidi w:val="0"/>
        <w:spacing w:line="240" w:lineRule="auto"/>
        <w:rPr>
          <w:lang w:val="en-US"/>
        </w:rPr>
      </w:pPr>
      <w:r>
        <w:rPr>
          <w:rStyle w:val="FootnoteReference"/>
        </w:rPr>
        <w:footnoteRef/>
      </w:r>
      <w:r>
        <w:t xml:space="preserve"> </w:t>
      </w:r>
      <w:r>
        <w:rPr>
          <w:lang w:val="en-US"/>
        </w:rPr>
        <w:t>For this form see vol. 1, under Menahem (1) B/M, p. 185.</w:t>
      </w:r>
    </w:p>
  </w:footnote>
  <w:footnote w:id="2331">
    <w:p w14:paraId="2C1CEEEE" w14:textId="77777777" w:rsidR="00865CD2" w:rsidRPr="00E8118E" w:rsidRDefault="00865CD2" w:rsidP="00EC376F">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The region was not pa</w:t>
      </w:r>
      <w:r>
        <w:rPr>
          <w:lang w:val="en-US"/>
        </w:rPr>
        <w:t>r</w:t>
      </w:r>
      <w:r>
        <w:rPr>
          <w:lang w:val="en-US"/>
        </w:rPr>
        <w:t>ticularly Jewish, see Introduction 6.2.1.6.</w:t>
      </w:r>
    </w:p>
  </w:footnote>
  <w:footnote w:id="2332">
    <w:p w14:paraId="6D06F354"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333">
    <w:p w14:paraId="3EB1D9AC" w14:textId="77777777" w:rsidR="00865CD2" w:rsidRPr="001D21AE" w:rsidRDefault="00865CD2" w:rsidP="001D21AE">
      <w:pPr>
        <w:pStyle w:val="FootnoteText"/>
        <w:bidi w:val="0"/>
        <w:spacing w:line="240" w:lineRule="auto"/>
        <w:rPr>
          <w:rFonts w:cs="Times New Roman"/>
          <w:lang w:val="en-US"/>
        </w:rPr>
      </w:pPr>
      <w:r>
        <w:rPr>
          <w:rStyle w:val="FootnoteReference"/>
        </w:rPr>
        <w:footnoteRef/>
      </w:r>
      <w:r>
        <w:t xml:space="preserve"> </w:t>
      </w:r>
      <w:r>
        <w:rPr>
          <w:lang w:val="en-US"/>
        </w:rPr>
        <w:t xml:space="preserve">On the form </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Pr>
          <w:lang w:val="en-US"/>
        </w:rPr>
        <w:t xml:space="preserve"> see vol. 1, under Menahem (1) B/M, p. 185.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2.3.3.2, p. 22. The fall of the </w:t>
      </w:r>
      <w:r>
        <w:rPr>
          <w:rFonts w:ascii="Graeca" w:hAnsi="Graeca" w:cs="Times New Roman"/>
          <w:lang w:val="en-US"/>
        </w:rPr>
        <w:t></w:t>
      </w:r>
      <w:r>
        <w:rPr>
          <w:rFonts w:cs="Times New Roman"/>
          <w:lang w:val="en-US"/>
        </w:rPr>
        <w:t xml:space="preserve"> may be a scribal error, see vol. 3, Introduction 2.8.2, p. 20.</w:t>
      </w:r>
    </w:p>
  </w:footnote>
  <w:footnote w:id="2334">
    <w:p w14:paraId="47F87493" w14:textId="77777777" w:rsidR="00865CD2" w:rsidRPr="00E8118E" w:rsidRDefault="00865CD2" w:rsidP="00CA3F72">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Also, this could have been another name.</w:t>
      </w:r>
    </w:p>
  </w:footnote>
  <w:footnote w:id="2335">
    <w:p w14:paraId="219D041F" w14:textId="77777777" w:rsidR="00865CD2" w:rsidRPr="005F539E" w:rsidRDefault="00865CD2" w:rsidP="00707BAE">
      <w:pPr>
        <w:pStyle w:val="FootnoteText"/>
        <w:bidi w:val="0"/>
        <w:spacing w:line="240" w:lineRule="auto"/>
      </w:pPr>
      <w:r w:rsidRPr="005F539E">
        <w:rPr>
          <w:rStyle w:val="FootnoteReference"/>
        </w:rPr>
        <w:footnoteRef/>
      </w:r>
      <w:r w:rsidRPr="005F539E">
        <w:t xml:space="preserve"> </w:t>
      </w:r>
      <w:r>
        <w:rPr>
          <w:lang w:val="en-US"/>
        </w:rPr>
        <w:t>See above, n. 22</w:t>
      </w:r>
      <w:r w:rsidRPr="005F539E">
        <w:t>.</w:t>
      </w:r>
    </w:p>
  </w:footnote>
  <w:footnote w:id="2336">
    <w:p w14:paraId="1FB3CF23" w14:textId="77777777" w:rsidR="00865CD2" w:rsidRPr="005F539E" w:rsidRDefault="00865CD2" w:rsidP="00707BAE">
      <w:pPr>
        <w:pStyle w:val="FootnoteText"/>
        <w:bidi w:val="0"/>
        <w:spacing w:line="240" w:lineRule="auto"/>
      </w:pPr>
      <w:r w:rsidRPr="005F539E">
        <w:rPr>
          <w:rStyle w:val="FootnoteReference"/>
        </w:rPr>
        <w:footnoteRef/>
      </w:r>
      <w:r w:rsidRPr="005F539E">
        <w:t xml:space="preserve"> </w:t>
      </w:r>
      <w:r>
        <w:rPr>
          <w:lang w:val="en-US"/>
        </w:rPr>
        <w:t>See above, n. 22</w:t>
      </w:r>
      <w:r w:rsidRPr="005F539E">
        <w:t>.</w:t>
      </w:r>
    </w:p>
  </w:footnote>
  <w:footnote w:id="2337">
    <w:p w14:paraId="501E3C31"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Other names may also be consi</w:t>
      </w:r>
      <w:r>
        <w:rPr>
          <w:lang w:val="en-US"/>
        </w:rPr>
        <w:t>d</w:t>
      </w:r>
      <w:r>
        <w:rPr>
          <w:lang w:val="en-US"/>
        </w:rPr>
        <w:t>ered. On this sort of abbreviation see vol. 1, Introduction 2.1.3, pp. 19-20.</w:t>
      </w:r>
    </w:p>
  </w:footnote>
  <w:footnote w:id="2338">
    <w:p w14:paraId="32F812C5" w14:textId="77777777" w:rsidR="00865CD2" w:rsidRPr="00492A34" w:rsidRDefault="00865CD2" w:rsidP="00A16D1F">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2339">
    <w:p w14:paraId="71F4E9C7" w14:textId="77777777" w:rsidR="00865CD2" w:rsidRPr="004F0058" w:rsidRDefault="00865CD2" w:rsidP="001D21AE">
      <w:pPr>
        <w:pStyle w:val="FootnoteText"/>
        <w:bidi w:val="0"/>
        <w:spacing w:line="240" w:lineRule="auto"/>
        <w:rPr>
          <w:rFonts w:cs="Times New Roman"/>
          <w:lang w:val="en-US"/>
        </w:rPr>
      </w:pPr>
      <w:r>
        <w:rPr>
          <w:rStyle w:val="FootnoteReference"/>
        </w:rPr>
        <w:footnoteRef/>
      </w:r>
      <w:r>
        <w:t xml:space="preserve"> </w:t>
      </w:r>
      <w:r>
        <w:rPr>
          <w:lang w:val="en-US"/>
        </w:rPr>
        <w:t xml:space="preserve">On the form </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Pr>
          <w:lang w:val="en-US"/>
        </w:rPr>
        <w:t xml:space="preserve"> see vol. 1, under Menahem (1) B/M, p. 185. The replacement of the </w:t>
      </w:r>
      <w:r>
        <w:rPr>
          <w:rFonts w:ascii="Graeca" w:hAnsi="Graeca"/>
          <w:lang w:val="en-US"/>
        </w:rPr>
        <w:t></w:t>
      </w:r>
      <w:r>
        <w:rPr>
          <w:rFonts w:cs="Times New Roman"/>
          <w:lang w:val="en-US"/>
        </w:rPr>
        <w:t xml:space="preserve"> with the </w:t>
      </w:r>
      <w:r>
        <w:rPr>
          <w:rFonts w:ascii="Graeca" w:hAnsi="Graeca" w:cs="Times New Roman"/>
          <w:lang w:val="en-US"/>
        </w:rPr>
        <w:t></w:t>
      </w:r>
      <w:r>
        <w:rPr>
          <w:rFonts w:cs="Times New Roman"/>
          <w:lang w:val="en-US"/>
        </w:rPr>
        <w:t xml:space="preserve"> may be interpreted as a scribal error (see vol. 3, Introduction 2.8.4, p. 20), or a pronounciation variant (see vol. 4, Introduction 2.3.5, pp. 12-3). </w:t>
      </w:r>
    </w:p>
  </w:footnote>
  <w:footnote w:id="2340">
    <w:p w14:paraId="5BB96BCE" w14:textId="77777777" w:rsidR="00865CD2" w:rsidRPr="002A48DC" w:rsidRDefault="00865CD2" w:rsidP="00F1786B">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according to the era of </w:t>
      </w:r>
      <w:smartTag w:uri="urn:schemas-microsoft-com:office:smarttags" w:element="place">
        <w:smartTag w:uri="urn:schemas-microsoft-com:office:smarttags" w:element="City">
          <w:r>
            <w:rPr>
              <w:lang w:val="en-US"/>
            </w:rPr>
            <w:t>Gaza</w:t>
          </w:r>
        </w:smartTag>
      </w:smartTag>
      <w:r>
        <w:rPr>
          <w:lang w:val="en-US"/>
        </w:rPr>
        <w:t>, see Introduction 7.5.4.3.</w:t>
      </w:r>
    </w:p>
  </w:footnote>
  <w:footnote w:id="2341">
    <w:p w14:paraId="7369A90E" w14:textId="77777777" w:rsidR="00865CD2" w:rsidRPr="00492A34" w:rsidRDefault="00865CD2" w:rsidP="00A941A7">
      <w:pPr>
        <w:pStyle w:val="FootnoteText"/>
        <w:bidi w:val="0"/>
        <w:spacing w:line="240" w:lineRule="auto"/>
        <w:rPr>
          <w:rFonts w:cs="Times New Roman"/>
          <w:rtl/>
          <w:lang w:val="en-US"/>
        </w:rPr>
      </w:pPr>
      <w:r w:rsidRPr="00492A34">
        <w:rPr>
          <w:rStyle w:val="FootnoteReference"/>
          <w:rFonts w:cs="Times New Roman"/>
          <w:rtl/>
        </w:rPr>
        <w:footnoteRef/>
      </w:r>
      <w:r w:rsidRPr="007C4108">
        <w:rPr>
          <w:rFonts w:cs="Times New Roman"/>
          <w:lang w:val="en-US"/>
        </w:rPr>
        <w:t xml:space="preserve"> Biblical, e.g. Gen 41:51. </w:t>
      </w:r>
      <w:r w:rsidRPr="00492A34">
        <w:rPr>
          <w:rFonts w:cs="Times New Roman"/>
          <w:rtl/>
          <w:lang w:val="en-US"/>
        </w:rPr>
        <w:t>מנשה</w:t>
      </w:r>
      <w:r w:rsidRPr="007C4108">
        <w:rPr>
          <w:rFonts w:cs="Times New Roman"/>
          <w:lang w:val="en-US"/>
        </w:rPr>
        <w:t xml:space="preserve"> is Joseph’s son and one of the tribes of Israel. </w:t>
      </w:r>
    </w:p>
  </w:footnote>
  <w:footnote w:id="2342">
    <w:p w14:paraId="37877B84" w14:textId="77777777" w:rsidR="00865CD2" w:rsidRPr="007C4108" w:rsidRDefault="00865CD2" w:rsidP="00707BAE">
      <w:pPr>
        <w:pStyle w:val="FootnoteText"/>
        <w:bidi w:val="0"/>
        <w:spacing w:line="240" w:lineRule="auto"/>
        <w:rPr>
          <w:lang w:val="en-US"/>
        </w:rPr>
      </w:pPr>
      <w:r w:rsidRPr="003F7A75">
        <w:rPr>
          <w:rStyle w:val="FootnoteReference"/>
        </w:rPr>
        <w:footnoteRef/>
      </w:r>
      <w:r w:rsidRPr="003F7A75">
        <w:rPr>
          <w:rtl/>
        </w:rPr>
        <w:t xml:space="preserve"> </w:t>
      </w:r>
      <w:r w:rsidRPr="005E00E4">
        <w:rPr>
          <w:lang w:val="en-US"/>
        </w:rPr>
        <w:t xml:space="preserve">On the additional </w:t>
      </w:r>
      <w:r>
        <w:rPr>
          <w:rFonts w:cs="Times New Roman" w:hint="cs"/>
          <w:rtl/>
          <w:lang w:val="en-US"/>
        </w:rPr>
        <w:t>י</w:t>
      </w:r>
      <w:r w:rsidRPr="005E00E4">
        <w:rPr>
          <w:rFonts w:hint="cs"/>
          <w:lang w:val="en-US"/>
        </w:rPr>
        <w:t xml:space="preserve"> </w:t>
      </w:r>
      <w:r w:rsidRPr="005E00E4">
        <w:rPr>
          <w:lang w:val="en-US"/>
        </w:rPr>
        <w:t>as a</w:t>
      </w:r>
      <w:r w:rsidRPr="005E00E4">
        <w:rPr>
          <w:rFonts w:hint="cs"/>
          <w:lang w:val="en-US"/>
        </w:rPr>
        <w:t xml:space="preserve"> dialect </w:t>
      </w:r>
      <w:r w:rsidRPr="005E00E4">
        <w:rPr>
          <w:lang w:val="en-US"/>
        </w:rPr>
        <w:t xml:space="preserve">variant </w:t>
      </w:r>
      <w:r w:rsidRPr="005E00E4">
        <w:rPr>
          <w:rFonts w:hint="cs"/>
          <w:lang w:val="en-US"/>
        </w:rPr>
        <w:t>see vol</w:t>
      </w:r>
      <w:r w:rsidRPr="005E00E4">
        <w:rPr>
          <w:lang w:val="en-US"/>
        </w:rPr>
        <w:t xml:space="preserve"> 4, Intr</w:t>
      </w:r>
      <w:r w:rsidRPr="005E00E4">
        <w:rPr>
          <w:lang w:val="en-US"/>
        </w:rPr>
        <w:t>o</w:t>
      </w:r>
      <w:r w:rsidRPr="005E00E4">
        <w:rPr>
          <w:lang w:val="en-US"/>
        </w:rPr>
        <w:t>duction 2.3.5.</w:t>
      </w:r>
      <w:r>
        <w:rPr>
          <w:lang w:val="en-US"/>
        </w:rPr>
        <w:t>2</w:t>
      </w:r>
      <w:r w:rsidRPr="005E00E4">
        <w:rPr>
          <w:lang w:val="en-US"/>
        </w:rPr>
        <w:t xml:space="preserve">, pp. </w:t>
      </w:r>
      <w:r>
        <w:rPr>
          <w:lang w:val="en-US"/>
        </w:rPr>
        <w:t>11</w:t>
      </w:r>
      <w:r w:rsidRPr="007C4108">
        <w:rPr>
          <w:lang w:val="en-US"/>
        </w:rPr>
        <w:t xml:space="preserve">. </w:t>
      </w:r>
      <w:r>
        <w:rPr>
          <w:lang w:val="en-US"/>
        </w:rPr>
        <w:t xml:space="preserve">On the replacement of the </w:t>
      </w:r>
      <w:r>
        <w:rPr>
          <w:rFonts w:cs="Times New Roman" w:hint="cs"/>
          <w:rtl/>
          <w:lang w:val="en-US"/>
        </w:rPr>
        <w:t>ה</w:t>
      </w:r>
      <w:r>
        <w:rPr>
          <w:rFonts w:cs="Times New Roman"/>
          <w:lang w:val="en-US"/>
        </w:rPr>
        <w:t xml:space="preserve"> </w:t>
      </w:r>
      <w:r>
        <w:rPr>
          <w:lang w:val="en-US"/>
        </w:rPr>
        <w:t xml:space="preserve">suffix with </w:t>
      </w:r>
      <w:r>
        <w:rPr>
          <w:rFonts w:cs="Times New Roman"/>
          <w:rtl/>
          <w:lang w:val="en-US"/>
        </w:rPr>
        <w:t>א</w:t>
      </w:r>
      <w:r>
        <w:rPr>
          <w:rFonts w:cs="Times New Roman"/>
          <w:lang w:val="en-US"/>
        </w:rPr>
        <w:t xml:space="preserve"> </w:t>
      </w:r>
      <w:r>
        <w:rPr>
          <w:lang w:val="en-US"/>
        </w:rPr>
        <w:t>see vol. 1, I</w:t>
      </w:r>
      <w:r>
        <w:rPr>
          <w:lang w:val="en-US"/>
        </w:rPr>
        <w:t>n</w:t>
      </w:r>
      <w:r>
        <w:rPr>
          <w:lang w:val="en-US"/>
        </w:rPr>
        <w:t>troduction 2.4.2.7, p. 26.</w:t>
      </w:r>
    </w:p>
  </w:footnote>
  <w:footnote w:id="2343">
    <w:p w14:paraId="639A537D" w14:textId="77777777" w:rsidR="00865CD2" w:rsidRPr="00910002" w:rsidRDefault="00865CD2" w:rsidP="00005751">
      <w:pPr>
        <w:pStyle w:val="FootnoteText"/>
        <w:bidi w:val="0"/>
        <w:spacing w:line="240" w:lineRule="auto"/>
        <w:rPr>
          <w:lang w:val="en-US"/>
        </w:rPr>
      </w:pPr>
      <w:r>
        <w:rPr>
          <w:rStyle w:val="FootnoteReference"/>
        </w:rPr>
        <w:footnoteRef/>
      </w:r>
      <w:r>
        <w:t xml:space="preserve"> </w:t>
      </w:r>
      <w:r>
        <w:rPr>
          <w:rFonts w:hint="cs"/>
        </w:rPr>
        <w:t>H</w:t>
      </w:r>
      <w:r>
        <w:rPr>
          <w:lang w:val="en-US"/>
        </w:rPr>
        <w:t>is son transmits in the name of Rav (Abba [70] S/H/M, in vol. 4, p. 311), who died in this year, see I</w:t>
      </w:r>
      <w:r>
        <w:rPr>
          <w:lang w:val="en-US"/>
        </w:rPr>
        <w:t>n</w:t>
      </w:r>
      <w:r>
        <w:rPr>
          <w:lang w:val="en-US"/>
        </w:rPr>
        <w:t xml:space="preserve">troduction 7.4.5. </w:t>
      </w:r>
    </w:p>
  </w:footnote>
  <w:footnote w:id="2344">
    <w:p w14:paraId="3281C8C3" w14:textId="77777777" w:rsidR="00865CD2" w:rsidRPr="00F01708" w:rsidRDefault="00865CD2" w:rsidP="00005751">
      <w:pPr>
        <w:pStyle w:val="FootnoteText"/>
        <w:bidi w:val="0"/>
        <w:spacing w:line="240" w:lineRule="auto"/>
        <w:rPr>
          <w:lang w:val="en-US"/>
        </w:rPr>
      </w:pPr>
      <w:r>
        <w:rPr>
          <w:rStyle w:val="FootnoteReference"/>
        </w:rPr>
        <w:footnoteRef/>
      </w:r>
      <w:r>
        <w:rPr>
          <w:rtl/>
        </w:rPr>
        <w:t xml:space="preserve"> </w:t>
      </w:r>
      <w:r>
        <w:rPr>
          <w:lang w:val="en-US"/>
        </w:rPr>
        <w:t>His son is a contemporary of Samuel (3), see Introduction 7.4.2.</w:t>
      </w:r>
    </w:p>
  </w:footnote>
  <w:footnote w:id="2345">
    <w:p w14:paraId="37FFBF53" w14:textId="77777777" w:rsidR="00865CD2" w:rsidRPr="0047505A" w:rsidRDefault="00865CD2" w:rsidP="0047505A">
      <w:pPr>
        <w:pStyle w:val="FootnoteText"/>
        <w:bidi w:val="0"/>
        <w:spacing w:line="240" w:lineRule="auto"/>
        <w:rPr>
          <w:rFonts w:cs="Times New Roman"/>
          <w:lang w:val="en-US"/>
        </w:rPr>
      </w:pPr>
      <w:r>
        <w:rPr>
          <w:rStyle w:val="FootnoteReference"/>
        </w:rPr>
        <w:footnoteRef/>
      </w:r>
      <w:r>
        <w:rPr>
          <w:rtl/>
        </w:rPr>
        <w:t xml:space="preserve"> </w:t>
      </w:r>
      <w:r>
        <w:t xml:space="preserve">The name of the King </w:t>
      </w:r>
      <w:r w:rsidRPr="006E702E">
        <w:rPr>
          <w:rFonts w:cs="Times New Roman"/>
          <w:rtl/>
        </w:rPr>
        <w:t>מנשה</w:t>
      </w:r>
      <w:r>
        <w:rPr>
          <w:lang w:val="en-US"/>
        </w:rPr>
        <w:t xml:space="preserve"> is spelt in the Aquilla translation as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rPr>
        <w:t xml:space="preserve">, see H &amp; R Suppl. 112. On the interchange of </w:t>
      </w:r>
      <w:r>
        <w:rPr>
          <w:rFonts w:ascii="Graeca" w:hAnsi="Graeca" w:cs="Times New Roman"/>
        </w:rPr>
        <w:t></w:t>
      </w:r>
      <w:r>
        <w:rPr>
          <w:rFonts w:cs="Times New Roman"/>
        </w:rPr>
        <w:t xml:space="preserve"> with </w:t>
      </w:r>
      <w:r>
        <w:rPr>
          <w:rFonts w:ascii="Graeca" w:hAnsi="Graeca" w:cs="Times New Roman"/>
        </w:rPr>
        <w:t></w:t>
      </w:r>
      <w:r>
        <w:rPr>
          <w:rFonts w:cs="Times New Roman"/>
        </w:rPr>
        <w:t xml:space="preserve"> see vol. 1, Introduction 2.3.3.2, p. 22. The interchange of </w:t>
      </w:r>
      <w:r>
        <w:rPr>
          <w:rFonts w:ascii="Graeca" w:hAnsi="Graeca" w:cs="Times New Roman"/>
        </w:rPr>
        <w:t></w:t>
      </w:r>
      <w:r>
        <w:rPr>
          <w:rFonts w:cs="Times New Roman"/>
        </w:rPr>
        <w:t xml:space="preserve"> and </w:t>
      </w:r>
      <w:r>
        <w:rPr>
          <w:rFonts w:ascii="Graeca" w:hAnsi="Graeca" w:cs="Times New Roman"/>
        </w:rPr>
        <w:t></w:t>
      </w:r>
      <w:r>
        <w:rPr>
          <w:rFonts w:cs="Times New Roman"/>
        </w:rPr>
        <w:t xml:space="preserve"> represents a dialect variant, see vol. 4, Introduction 2.3.5, pp. 12-3.</w:t>
      </w:r>
    </w:p>
  </w:footnote>
  <w:footnote w:id="2346">
    <w:p w14:paraId="695BAEDD" w14:textId="77777777" w:rsidR="00865CD2" w:rsidRPr="0047505A" w:rsidRDefault="00865CD2" w:rsidP="00707BAE">
      <w:pPr>
        <w:pStyle w:val="FootnoteText"/>
        <w:bidi w:val="0"/>
        <w:spacing w:line="240" w:lineRule="auto"/>
        <w:rPr>
          <w:lang w:val="en-US"/>
        </w:rPr>
      </w:pPr>
      <w:r>
        <w:rPr>
          <w:rStyle w:val="FootnoteReference"/>
        </w:rPr>
        <w:footnoteRef/>
      </w:r>
      <w:r>
        <w:rPr>
          <w:rtl/>
        </w:rPr>
        <w:t xml:space="preserve"> </w:t>
      </w:r>
      <w:r>
        <w:rPr>
          <w:lang w:val="en-US"/>
        </w:rPr>
        <w:t>This is the Greek form of this name, transliterated back into Hebrew, see Introduction 2.2.</w:t>
      </w:r>
    </w:p>
  </w:footnote>
  <w:footnote w:id="2347">
    <w:p w14:paraId="7D503AB5" w14:textId="77777777" w:rsidR="00865CD2" w:rsidRPr="009510F1" w:rsidRDefault="00865CD2" w:rsidP="009510F1">
      <w:pPr>
        <w:pStyle w:val="FootnoteText"/>
        <w:bidi w:val="0"/>
        <w:spacing w:line="240" w:lineRule="auto"/>
        <w:rPr>
          <w:lang w:val="en-US"/>
        </w:rPr>
      </w:pPr>
      <w:r>
        <w:rPr>
          <w:rStyle w:val="FootnoteReference"/>
        </w:rPr>
        <w:footnoteRef/>
      </w:r>
      <w:r>
        <w:rPr>
          <w:rtl/>
        </w:rPr>
        <w:t xml:space="preserve"> </w:t>
      </w:r>
      <w:r>
        <w:rPr>
          <w:lang w:val="en-US"/>
        </w:rPr>
        <w:t xml:space="preserve">In Jewish characters – </w:t>
      </w:r>
      <w:r w:rsidRPr="009510F1">
        <w:rPr>
          <w:rFonts w:cs="Times New Roman"/>
          <w:rtl/>
          <w:lang w:val="en-US"/>
        </w:rPr>
        <w:t>רב</w:t>
      </w:r>
      <w:r>
        <w:rPr>
          <w:lang w:val="en-US"/>
        </w:rPr>
        <w:t xml:space="preserve">. </w:t>
      </w:r>
      <w:r>
        <w:t>On this title see vol. 3, Introduction 6.4.1.2.2.5.4, p. 41.</w:t>
      </w:r>
    </w:p>
  </w:footnote>
  <w:footnote w:id="2348">
    <w:p w14:paraId="09E93D93"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349">
    <w:p w14:paraId="53EBE1C7" w14:textId="77777777" w:rsidR="00865CD2" w:rsidRPr="00946EF1" w:rsidRDefault="00865CD2" w:rsidP="00946EF1">
      <w:pPr>
        <w:pStyle w:val="FootnoteText"/>
        <w:bidi w:val="0"/>
        <w:spacing w:line="240" w:lineRule="auto"/>
        <w:rPr>
          <w:lang w:val="en-US"/>
        </w:rPr>
      </w:pPr>
      <w:r>
        <w:rPr>
          <w:rStyle w:val="FootnoteReference"/>
        </w:rPr>
        <w:footnoteRef/>
      </w:r>
      <w:r>
        <w:rPr>
          <w:rtl/>
        </w:rPr>
        <w:t xml:space="preserve"> </w:t>
      </w:r>
      <w:r>
        <w:rPr>
          <w:lang w:val="en-US"/>
        </w:rPr>
        <w:t xml:space="preserve">In this form this is also a Greek name, see </w:t>
      </w:r>
      <w:r w:rsidRPr="00946EF1">
        <w:rPr>
          <w:i/>
          <w:iCs/>
          <w:lang w:val="en-US"/>
        </w:rPr>
        <w:t>WGE</w:t>
      </w:r>
      <w:r>
        <w:rPr>
          <w:lang w:val="en-US"/>
        </w:rPr>
        <w:t>, 934.</w:t>
      </w:r>
    </w:p>
  </w:footnote>
  <w:footnote w:id="2350">
    <w:p w14:paraId="1B418409" w14:textId="77777777" w:rsidR="00865CD2" w:rsidRPr="00300CAE" w:rsidRDefault="00865CD2" w:rsidP="00643F9D">
      <w:pPr>
        <w:pStyle w:val="FootnoteText"/>
        <w:bidi w:val="0"/>
        <w:spacing w:line="240" w:lineRule="auto"/>
        <w:rPr>
          <w:lang w:val="en-US"/>
        </w:rPr>
      </w:pPr>
      <w:r>
        <w:rPr>
          <w:rStyle w:val="FootnoteReference"/>
        </w:rPr>
        <w:footnoteRef/>
      </w:r>
      <w:r>
        <w:rPr>
          <w:rtl/>
        </w:rPr>
        <w:t xml:space="preserve"> </w:t>
      </w:r>
      <w:r>
        <w:rPr>
          <w:lang w:val="en-US"/>
        </w:rPr>
        <w:t>Although he is not designated her husband, they appear together in one inscription in the Elijah’s Cave, where often family members are listed together.</w:t>
      </w:r>
    </w:p>
  </w:footnote>
  <w:footnote w:id="2351">
    <w:p w14:paraId="3B730099" w14:textId="77777777" w:rsidR="00865CD2" w:rsidRPr="00236485" w:rsidRDefault="00865CD2" w:rsidP="00EA56FA">
      <w:pPr>
        <w:pStyle w:val="FootnoteText"/>
        <w:bidi w:val="0"/>
        <w:spacing w:line="240" w:lineRule="auto"/>
        <w:rPr>
          <w:lang w:val="en-US"/>
        </w:rPr>
      </w:pPr>
      <w:r>
        <w:rPr>
          <w:rStyle w:val="FootnoteReference"/>
        </w:rPr>
        <w:footnoteRef/>
      </w:r>
      <w:r>
        <w:rPr>
          <w:rtl/>
        </w:rPr>
        <w:t xml:space="preserve"> </w:t>
      </w:r>
      <w:r>
        <w:rPr>
          <w:lang w:val="en-US"/>
        </w:rPr>
        <w:t xml:space="preserve">For the problems of the Jewishness of persons recorded in this location see Introduction </w:t>
      </w:r>
      <w:r w:rsidRPr="006D05C3">
        <w:t>6.2.1.7</w:t>
      </w:r>
      <w:r>
        <w:rPr>
          <w:lang w:val="en-US"/>
        </w:rPr>
        <w:t>.</w:t>
      </w:r>
    </w:p>
  </w:footnote>
  <w:footnote w:id="2352">
    <w:p w14:paraId="45EAB151" w14:textId="77777777" w:rsidR="00865CD2" w:rsidRPr="00236485" w:rsidRDefault="00865CD2" w:rsidP="00946EF1">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2353">
    <w:p w14:paraId="57A1520E" w14:textId="77777777" w:rsidR="00865CD2" w:rsidRDefault="00865CD2">
      <w:pPr>
        <w:pStyle w:val="FootnoteText"/>
        <w:bidi w:val="0"/>
        <w:spacing w:line="240" w:lineRule="auto"/>
        <w:rPr>
          <w:lang w:val="en-US"/>
        </w:rPr>
      </w:pPr>
      <w:r>
        <w:rPr>
          <w:rStyle w:val="FootnoteReference"/>
        </w:rPr>
        <w:footnoteRef/>
      </w:r>
      <w:r>
        <w:rPr>
          <w:rtl/>
        </w:rPr>
        <w:t xml:space="preserve"> </w:t>
      </w:r>
      <w:r w:rsidRPr="009A4CB8">
        <w:rPr>
          <w:lang w:val="en-US"/>
        </w:rPr>
        <w:t>Biblical, e.g. Neh 12:5.</w:t>
      </w:r>
    </w:p>
  </w:footnote>
  <w:footnote w:id="2354">
    <w:p w14:paraId="62D5D6EC" w14:textId="77777777" w:rsidR="00865CD2" w:rsidRPr="006F7F89" w:rsidRDefault="00865CD2" w:rsidP="006F7F89">
      <w:pPr>
        <w:pStyle w:val="FootnoteText"/>
        <w:bidi w:val="0"/>
        <w:spacing w:line="240" w:lineRule="auto"/>
        <w:rPr>
          <w:lang w:val="en-US"/>
        </w:rPr>
      </w:pPr>
      <w:r>
        <w:rPr>
          <w:rStyle w:val="FootnoteReference"/>
        </w:rPr>
        <w:footnoteRef/>
      </w:r>
      <w:r>
        <w:rPr>
          <w:rtl/>
        </w:rPr>
        <w:t xml:space="preserve"> </w:t>
      </w:r>
      <w:r>
        <w:rPr>
          <w:lang w:val="en-US"/>
        </w:rPr>
        <w:t xml:space="preserve">In the text – </w:t>
      </w:r>
      <w:r w:rsidRPr="006F7F89">
        <w:rPr>
          <w:rFonts w:cs="Times New Roman"/>
          <w:rtl/>
          <w:lang w:val="en-US"/>
        </w:rPr>
        <w:t>רבי בן מעדיה</w:t>
      </w:r>
      <w:r>
        <w:rPr>
          <w:lang w:val="en-US"/>
        </w:rPr>
        <w:t>.</w:t>
      </w:r>
    </w:p>
  </w:footnote>
  <w:footnote w:id="2355">
    <w:p w14:paraId="40A314E5" w14:textId="77777777" w:rsidR="00865CD2" w:rsidRPr="009B09A9" w:rsidRDefault="00865CD2" w:rsidP="009B09A9">
      <w:pPr>
        <w:pStyle w:val="FootnoteText"/>
        <w:bidi w:val="0"/>
        <w:spacing w:line="240" w:lineRule="auto"/>
        <w:rPr>
          <w:lang w:val="en-US"/>
        </w:rPr>
      </w:pPr>
      <w:r>
        <w:rPr>
          <w:rStyle w:val="FootnoteReference"/>
        </w:rPr>
        <w:footnoteRef/>
      </w:r>
      <w:r>
        <w:t xml:space="preserve"> </w:t>
      </w:r>
      <w:r>
        <w:rPr>
          <w:lang w:val="en-US"/>
        </w:rPr>
        <w:t>On such nicknames see vol. 1, I</w:t>
      </w:r>
      <w:r>
        <w:rPr>
          <w:lang w:val="en-US"/>
        </w:rPr>
        <w:t>n</w:t>
      </w:r>
      <w:r>
        <w:rPr>
          <w:lang w:val="en-US"/>
        </w:rPr>
        <w:t xml:space="preserve">troduction </w:t>
      </w:r>
      <w:r>
        <w:rPr>
          <w:u w:color="FFFF00"/>
          <w:lang w:val="en-US"/>
        </w:rPr>
        <w:t>6.1.1, p. 46</w:t>
      </w:r>
      <w:r>
        <w:rPr>
          <w:lang w:val="en-US"/>
        </w:rPr>
        <w:t>.</w:t>
      </w:r>
    </w:p>
  </w:footnote>
  <w:footnote w:id="2356">
    <w:p w14:paraId="4B656404" w14:textId="77777777" w:rsidR="00865CD2" w:rsidRPr="004132D5" w:rsidRDefault="00865CD2" w:rsidP="00005751">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357">
    <w:p w14:paraId="0BBACA98" w14:textId="77777777" w:rsidR="00865CD2" w:rsidRPr="006F7F89" w:rsidRDefault="00865CD2" w:rsidP="008033F4">
      <w:pPr>
        <w:pStyle w:val="FootnoteText"/>
        <w:bidi w:val="0"/>
        <w:spacing w:line="240" w:lineRule="auto"/>
        <w:rPr>
          <w:rFonts w:cs="Times New Roman"/>
          <w:rtl/>
          <w:lang w:val="en-US"/>
        </w:rPr>
      </w:pPr>
      <w:r w:rsidRPr="006F7F89">
        <w:rPr>
          <w:rStyle w:val="FootnoteReference"/>
          <w:rFonts w:cs="Times New Roman"/>
          <w:rtl/>
        </w:rPr>
        <w:footnoteRef/>
      </w:r>
      <w:r w:rsidRPr="006F7F89">
        <w:rPr>
          <w:rFonts w:cs="Times New Roman"/>
          <w:lang w:eastAsia="en-GB"/>
        </w:rPr>
        <w:t xml:space="preserve"> </w:t>
      </w:r>
      <w:r w:rsidRPr="006F7F89">
        <w:rPr>
          <w:rFonts w:cs="Times New Roman"/>
          <w:lang w:val="en-US"/>
        </w:rPr>
        <w:t xml:space="preserve">Biblical, e.g. Esth 2:1. </w:t>
      </w:r>
      <w:r w:rsidRPr="006F7F89">
        <w:rPr>
          <w:rFonts w:cs="Times New Roman"/>
          <w:rtl/>
          <w:lang w:val="en-US"/>
        </w:rPr>
        <w:t>מרדכי</w:t>
      </w:r>
      <w:r w:rsidRPr="006F7F89">
        <w:rPr>
          <w:rFonts w:cs="Times New Roman"/>
          <w:lang w:val="en-US"/>
        </w:rPr>
        <w:t xml:space="preserve"> was Queen Esther’s uncle.</w:t>
      </w:r>
    </w:p>
  </w:footnote>
  <w:footnote w:id="2358">
    <w:p w14:paraId="17FAD43B"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w:t>
      </w:r>
    </w:p>
  </w:footnote>
  <w:footnote w:id="2359">
    <w:p w14:paraId="0CAC98F4" w14:textId="77777777" w:rsidR="00292813" w:rsidRPr="00292813" w:rsidRDefault="00292813" w:rsidP="00292813">
      <w:pPr>
        <w:pStyle w:val="FootnoteText"/>
        <w:bidi w:val="0"/>
        <w:spacing w:line="240" w:lineRule="auto"/>
        <w:rPr>
          <w:rtl/>
          <w:lang w:val="en-US"/>
        </w:rPr>
      </w:pPr>
      <w:r>
        <w:rPr>
          <w:rStyle w:val="FootnoteReference"/>
        </w:rPr>
        <w:footnoteRef/>
      </w:r>
      <w:r>
        <w:rPr>
          <w:rtl/>
        </w:rPr>
        <w:t xml:space="preserve"> </w:t>
      </w:r>
      <w:r>
        <w:rPr>
          <w:lang w:val="en-US"/>
        </w:rPr>
        <w:t xml:space="preserve">According to the editors of </w:t>
      </w:r>
      <w:r>
        <w:rPr>
          <w:i/>
          <w:iCs/>
          <w:lang w:val="en-US"/>
        </w:rPr>
        <w:t>CIIP</w:t>
      </w:r>
      <w:r>
        <w:rPr>
          <w:lang w:val="en-US"/>
        </w:rPr>
        <w:t xml:space="preserve"> 2, 1610, the inscription reads </w:t>
      </w:r>
      <w:r>
        <w:rPr>
          <w:rFonts w:hint="cs"/>
          <w:lang w:val="en-US"/>
        </w:rPr>
        <w:t>דרבי (of the rabbi) and is thus no name at all.</w:t>
      </w:r>
    </w:p>
  </w:footnote>
  <w:footnote w:id="2360">
    <w:p w14:paraId="547480FC" w14:textId="77777777" w:rsidR="00865CD2" w:rsidRPr="005F539E" w:rsidRDefault="00865CD2" w:rsidP="00F1786B">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361">
    <w:p w14:paraId="1485342B" w14:textId="77777777" w:rsidR="00865CD2" w:rsidRPr="009A4CB8" w:rsidRDefault="00865CD2" w:rsidP="00EB5649">
      <w:pPr>
        <w:pStyle w:val="FootnoteText"/>
        <w:bidi w:val="0"/>
        <w:spacing w:line="240" w:lineRule="auto"/>
        <w:rPr>
          <w:rtl/>
          <w:lang w:val="en-US"/>
        </w:rPr>
      </w:pPr>
      <w:r w:rsidRPr="006F7F89">
        <w:rPr>
          <w:rStyle w:val="FootnoteReference"/>
          <w:rFonts w:cs="Times New Roman"/>
          <w:rtl/>
        </w:rPr>
        <w:footnoteRef/>
      </w:r>
      <w:r w:rsidRPr="006F7F89">
        <w:rPr>
          <w:rFonts w:cs="Times New Roman"/>
          <w:lang w:eastAsia="en-GB"/>
        </w:rPr>
        <w:t xml:space="preserve"> </w:t>
      </w:r>
      <w:r w:rsidRPr="006F7F89">
        <w:rPr>
          <w:rFonts w:cs="Times New Roman"/>
          <w:lang w:val="en-US"/>
        </w:rPr>
        <w:t xml:space="preserve">Biblical, e.g. Exod 2:10. </w:t>
      </w:r>
      <w:r w:rsidRPr="006F7F89">
        <w:rPr>
          <w:rFonts w:cs="Times New Roman"/>
          <w:rtl/>
          <w:lang w:eastAsia="en-GB"/>
        </w:rPr>
        <w:t>משה</w:t>
      </w:r>
      <w:r w:rsidRPr="006F7F89">
        <w:rPr>
          <w:rFonts w:cs="Times New Roman"/>
          <w:lang w:val="en-US" w:eastAsia="en-GB"/>
        </w:rPr>
        <w:t xml:space="preserve"> </w:t>
      </w:r>
      <w:r w:rsidRPr="006F7F89">
        <w:rPr>
          <w:rFonts w:cs="Times New Roman"/>
          <w:lang w:eastAsia="en-GB"/>
        </w:rPr>
        <w:t xml:space="preserve">was </w:t>
      </w:r>
      <w:r>
        <w:rPr>
          <w:rFonts w:cs="Times New Roman"/>
          <w:lang w:eastAsia="en-GB"/>
        </w:rPr>
        <w:t xml:space="preserve">the great leader of the Exodus. </w:t>
      </w:r>
    </w:p>
  </w:footnote>
  <w:footnote w:id="2362">
    <w:p w14:paraId="552F0952" w14:textId="77777777" w:rsidR="00865CD2" w:rsidRDefault="00865CD2" w:rsidP="006F7B2B">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London</w:t>
          </w:r>
        </w:smartTag>
      </w:smartTag>
      <w:r w:rsidRPr="005E436F">
        <w:rPr>
          <w:lang w:val="en-US"/>
        </w:rPr>
        <w:t xml:space="preserve"> – BL Harl. 5508 (400), the </w:t>
      </w:r>
      <w:smartTag w:uri="urn:schemas-microsoft-com:office:smarttags" w:element="City">
        <w:r w:rsidRPr="005E436F">
          <w:rPr>
            <w:lang w:val="en-US"/>
          </w:rPr>
          <w:t>Munich</w:t>
        </w:r>
      </w:smartTag>
      <w:r w:rsidRPr="005E436F">
        <w:rPr>
          <w:lang w:val="en-US"/>
        </w:rPr>
        <w:t xml:space="preserve"> 6, the Munich 95, the </w:t>
      </w:r>
      <w:smartTag w:uri="urn:schemas-microsoft-com:office:smarttags" w:element="State">
        <w:r w:rsidRPr="005E436F">
          <w:rPr>
            <w:lang w:val="en-US"/>
          </w:rPr>
          <w:t>New York</w:t>
        </w:r>
      </w:smartTag>
      <w:r w:rsidRPr="005E436F">
        <w:rPr>
          <w:lang w:val="en-US"/>
        </w:rPr>
        <w:t xml:space="preserve"> JTS Rab 1623\2 (EMC 271) and </w:t>
      </w:r>
      <w:r>
        <w:rPr>
          <w:lang w:val="en-US"/>
        </w:rPr>
        <w:t xml:space="preserve">the </w:t>
      </w:r>
      <w:smartTag w:uri="urn:schemas-microsoft-com:office:smarttags" w:element="place">
        <w:smartTag w:uri="urn:schemas-microsoft-com:office:smarttags" w:element="City">
          <w:r w:rsidRPr="005E436F">
            <w:rPr>
              <w:lang w:val="en-US"/>
            </w:rPr>
            <w:t>St Petersburg</w:t>
          </w:r>
        </w:smartTag>
      </w:smartTag>
      <w:r w:rsidRPr="005E436F">
        <w:rPr>
          <w:lang w:val="en-US"/>
        </w:rPr>
        <w:t xml:space="preserve"> RNL Yevr. II A 293/1 Mss, as well as the printed editions.</w:t>
      </w:r>
      <w:r>
        <w:rPr>
          <w:lang w:val="en-US"/>
        </w:rPr>
        <w:t xml:space="preserve"> This pe</w:t>
      </w:r>
      <w:r>
        <w:rPr>
          <w:lang w:val="en-US"/>
        </w:rPr>
        <w:t>r</w:t>
      </w:r>
      <w:r>
        <w:rPr>
          <w:lang w:val="en-US"/>
        </w:rPr>
        <w:t xml:space="preserve">son was obviously not well known, and his name was not stable so that the scribes of the mss were not sure how to write it, see vol. 4, Introduction 5.1.1.2.1.1, pp. 23-4. </w:t>
      </w:r>
      <w:r w:rsidRPr="006F7B2B">
        <w:rPr>
          <w:lang w:val="en-US"/>
        </w:rPr>
        <w:t>This is perhaps the Greek form of this name, tran</w:t>
      </w:r>
      <w:r w:rsidRPr="006F7B2B">
        <w:rPr>
          <w:lang w:val="en-US"/>
        </w:rPr>
        <w:t>s</w:t>
      </w:r>
      <w:r w:rsidRPr="006F7B2B">
        <w:rPr>
          <w:lang w:val="en-US"/>
        </w:rPr>
        <w:t xml:space="preserve">lated back </w:t>
      </w:r>
      <w:r>
        <w:rPr>
          <w:lang w:val="en-US"/>
        </w:rPr>
        <w:t>into Hebrew, see Introduction 2.2</w:t>
      </w:r>
      <w:r w:rsidRPr="006F7B2B">
        <w:rPr>
          <w:lang w:val="en-US"/>
        </w:rPr>
        <w:t>.</w:t>
      </w:r>
    </w:p>
  </w:footnote>
  <w:footnote w:id="2363">
    <w:p w14:paraId="0885755F" w14:textId="77777777" w:rsidR="00865CD2" w:rsidRDefault="00865CD2" w:rsidP="00134B16">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State">
          <w:r w:rsidRPr="005E436F">
            <w:rPr>
              <w:lang w:val="en-US"/>
            </w:rPr>
            <w:t>New York</w:t>
          </w:r>
        </w:smartTag>
      </w:smartTag>
      <w:r w:rsidRPr="005E436F">
        <w:rPr>
          <w:lang w:val="en-US"/>
        </w:rPr>
        <w:t xml:space="preserve"> JTS Rab. 218 (EMC 270) and the </w:t>
      </w:r>
      <w:smartTag w:uri="urn:schemas-microsoft-com:office:smarttags" w:element="place">
        <w:smartTag w:uri="urn:schemas-microsoft-com:office:smarttags" w:element="City">
          <w:r w:rsidRPr="005E436F">
            <w:rPr>
              <w:lang w:val="en-US"/>
            </w:rPr>
            <w:t>Oxford</w:t>
          </w:r>
        </w:smartTag>
      </w:smartTag>
      <w:r w:rsidRPr="005E436F">
        <w:rPr>
          <w:lang w:val="en-US"/>
        </w:rPr>
        <w:t xml:space="preserve"> Opp. Add. fol. 23 Mss</w:t>
      </w:r>
      <w:r>
        <w:rPr>
          <w:lang w:val="en-US"/>
        </w:rPr>
        <w:t>, see previous note</w:t>
      </w:r>
      <w:r w:rsidRPr="005E436F">
        <w:rPr>
          <w:lang w:val="en-US"/>
        </w:rPr>
        <w:t xml:space="preserve">. </w:t>
      </w:r>
      <w:r>
        <w:rPr>
          <w:lang w:val="en-US"/>
        </w:rPr>
        <w:t>For this form see vol. 1, Menasiah S-H/M, p. 391.</w:t>
      </w:r>
    </w:p>
  </w:footnote>
  <w:footnote w:id="2364">
    <w:p w14:paraId="02F4642E" w14:textId="77777777" w:rsidR="00865CD2" w:rsidRDefault="00865CD2" w:rsidP="00AA4425">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ountry-region">
          <w:r w:rsidRPr="005E436F">
            <w:rPr>
              <w:lang w:val="en-US"/>
            </w:rPr>
            <w:t>Vatican</w:t>
          </w:r>
        </w:smartTag>
      </w:smartTag>
      <w:r w:rsidRPr="005E436F">
        <w:rPr>
          <w:lang w:val="en-US"/>
        </w:rPr>
        <w:t xml:space="preserve"> 134 Ms</w:t>
      </w:r>
      <w:r>
        <w:rPr>
          <w:lang w:val="en-US"/>
        </w:rPr>
        <w:t>, see above, n. 2</w:t>
      </w:r>
      <w:r w:rsidRPr="005E436F">
        <w:rPr>
          <w:lang w:val="en-US"/>
        </w:rPr>
        <w:t>.</w:t>
      </w:r>
    </w:p>
  </w:footnote>
  <w:footnote w:id="2365">
    <w:p w14:paraId="74B3E1B2" w14:textId="77777777" w:rsidR="00865CD2" w:rsidRDefault="00865CD2" w:rsidP="00134B16">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lang w:val="en-US"/>
        </w:rPr>
        <w:t>רבה</w:t>
      </w:r>
      <w:r w:rsidRPr="005E436F">
        <w:rPr>
          <w:lang w:val="en-US"/>
        </w:rPr>
        <w:t>.</w:t>
      </w:r>
      <w:r>
        <w:rPr>
          <w:lang w:val="en-US"/>
        </w:rPr>
        <w:t xml:space="preserve"> </w:t>
      </w:r>
      <w:r>
        <w:t>On such designations and</w:t>
      </w:r>
      <w:r>
        <w:rPr>
          <w:lang w:val="en-US"/>
        </w:rPr>
        <w:t xml:space="preserve"> this tradition see Introdu</w:t>
      </w:r>
      <w:r>
        <w:rPr>
          <w:lang w:val="en-US"/>
        </w:rPr>
        <w:t>c</w:t>
      </w:r>
      <w:r>
        <w:rPr>
          <w:lang w:val="en-US"/>
        </w:rPr>
        <w:t>tion 3.1.3.1.1.</w:t>
      </w:r>
    </w:p>
  </w:footnote>
  <w:footnote w:id="2366">
    <w:p w14:paraId="33E65138" w14:textId="77777777" w:rsidR="00865CD2" w:rsidRDefault="00865CD2" w:rsidP="00C87CA4">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mentioned only here in BT, he is designated </w:t>
      </w:r>
      <w:r w:rsidRPr="005E436F">
        <w:rPr>
          <w:rFonts w:cs="Times New Roman"/>
          <w:rtl/>
          <w:lang w:val="en-US"/>
        </w:rPr>
        <w:t>רבי</w:t>
      </w:r>
      <w:r w:rsidRPr="005E436F">
        <w:rPr>
          <w:rFonts w:cs="Times New Roman"/>
          <w:lang w:val="en-US"/>
        </w:rPr>
        <w:t xml:space="preserve"> (see Introduction </w:t>
      </w:r>
      <w:r>
        <w:t>5.1.3.2.2</w:t>
      </w:r>
      <w:r w:rsidRPr="005E436F">
        <w:rPr>
          <w:rFonts w:cs="Times New Roman"/>
          <w:lang w:val="en-US"/>
        </w:rPr>
        <w:t>) and he tran</w:t>
      </w:r>
      <w:r w:rsidRPr="005E436F">
        <w:rPr>
          <w:rFonts w:cs="Times New Roman"/>
          <w:lang w:val="en-US"/>
        </w:rPr>
        <w:t>s</w:t>
      </w:r>
      <w:r w:rsidRPr="005E436F">
        <w:rPr>
          <w:rFonts w:cs="Times New Roman"/>
          <w:lang w:val="en-US"/>
        </w:rPr>
        <w:t xml:space="preserve">mits in Hebrew, see Introduction </w:t>
      </w:r>
      <w:r>
        <w:t>5.1.3.2</w:t>
      </w:r>
      <w:r>
        <w:rPr>
          <w:rFonts w:cs="Times New Roman"/>
          <w:u w:color="FFFF00"/>
          <w:lang w:val="en-US"/>
        </w:rPr>
        <w:t>.5</w:t>
      </w:r>
      <w:r w:rsidRPr="005E436F">
        <w:rPr>
          <w:rFonts w:cs="Times New Roman"/>
          <w:lang w:val="en-US"/>
        </w:rPr>
        <w:t>.</w:t>
      </w:r>
      <w:r w:rsidRPr="005E436F">
        <w:rPr>
          <w:lang w:val="en-US"/>
        </w:rPr>
        <w:t xml:space="preserve"> </w:t>
      </w:r>
    </w:p>
  </w:footnote>
  <w:footnote w:id="2367">
    <w:p w14:paraId="25C69CF3" w14:textId="77777777" w:rsidR="00865CD2" w:rsidRPr="004132D5" w:rsidRDefault="00865CD2" w:rsidP="00005751">
      <w:pPr>
        <w:pStyle w:val="FootnoteText"/>
        <w:bidi w:val="0"/>
        <w:spacing w:line="240" w:lineRule="auto"/>
        <w:rPr>
          <w:lang w:val="en-US"/>
        </w:rPr>
      </w:pPr>
      <w:r>
        <w:rPr>
          <w:rStyle w:val="FootnoteReference"/>
        </w:rPr>
        <w:footnoteRef/>
      </w:r>
      <w:r>
        <w:rPr>
          <w:rtl/>
        </w:rPr>
        <w:t xml:space="preserve"> </w:t>
      </w:r>
      <w:r>
        <w:rPr>
          <w:lang w:val="en-US"/>
        </w:rPr>
        <w:t>Appears in no chronological context, see Introduction 7.4.4.</w:t>
      </w:r>
    </w:p>
  </w:footnote>
  <w:footnote w:id="2368">
    <w:p w14:paraId="4F7FD451" w14:textId="77777777" w:rsidR="00865CD2" w:rsidRDefault="00865CD2" w:rsidP="00134B16">
      <w:pPr>
        <w:pStyle w:val="FootnoteText"/>
        <w:bidi w:val="0"/>
        <w:spacing w:line="240" w:lineRule="auto"/>
        <w:rPr>
          <w:lang w:val="en-US"/>
        </w:rPr>
      </w:pPr>
      <w:r>
        <w:rPr>
          <w:rStyle w:val="FootnoteReference"/>
        </w:rPr>
        <w:footnoteRef/>
      </w:r>
      <w:r>
        <w:rPr>
          <w:rtl/>
        </w:rPr>
        <w:t xml:space="preserve"> </w:t>
      </w:r>
      <w:r>
        <w:rPr>
          <w:lang w:val="en-US"/>
        </w:rPr>
        <w:t>See above, n. 2.</w:t>
      </w:r>
    </w:p>
  </w:footnote>
  <w:footnote w:id="2369">
    <w:p w14:paraId="7601108C" w14:textId="77777777" w:rsidR="00865CD2" w:rsidRDefault="00865CD2" w:rsidP="00134B16">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State">
          <w:r w:rsidRPr="005E436F">
            <w:rPr>
              <w:lang w:val="en-US"/>
            </w:rPr>
            <w:t>New York</w:t>
          </w:r>
        </w:smartTag>
      </w:smartTag>
      <w:r w:rsidRPr="005E436F">
        <w:rPr>
          <w:lang w:val="en-US"/>
        </w:rPr>
        <w:t xml:space="preserve"> JTS Rab. 218 (EMC 270) Ms</w:t>
      </w:r>
      <w:r>
        <w:rPr>
          <w:lang w:val="en-US"/>
        </w:rPr>
        <w:t>, see above, n. 3</w:t>
      </w:r>
      <w:r w:rsidRPr="005E436F">
        <w:rPr>
          <w:lang w:val="en-US"/>
        </w:rPr>
        <w:t>.</w:t>
      </w:r>
    </w:p>
  </w:footnote>
  <w:footnote w:id="2370">
    <w:p w14:paraId="21E4C4FF" w14:textId="77777777" w:rsidR="00865CD2" w:rsidRDefault="00865CD2" w:rsidP="00AA4425">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Oxford</w:t>
          </w:r>
        </w:smartTag>
      </w:smartTag>
      <w:r w:rsidRPr="005E436F">
        <w:rPr>
          <w:lang w:val="en-US"/>
        </w:rPr>
        <w:t xml:space="preserve"> Opp. Add. fol. 23 Ms</w:t>
      </w:r>
      <w:r>
        <w:rPr>
          <w:lang w:val="en-US"/>
        </w:rPr>
        <w:t>, see above, n. 3</w:t>
      </w:r>
      <w:r w:rsidRPr="005E436F">
        <w:rPr>
          <w:lang w:val="en-US"/>
        </w:rPr>
        <w:t>.</w:t>
      </w:r>
    </w:p>
  </w:footnote>
  <w:footnote w:id="2371">
    <w:p w14:paraId="6066211C"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country-region">
        <w:r w:rsidRPr="005E436F">
          <w:rPr>
            <w:lang w:val="en-US"/>
          </w:rPr>
          <w:t>Vatican</w:t>
        </w:r>
      </w:smartTag>
      <w:r w:rsidRPr="005E436F">
        <w:rPr>
          <w:lang w:val="en-US"/>
        </w:rPr>
        <w:t xml:space="preserve"> 134 Ms and the </w:t>
      </w:r>
      <w:smartTag w:uri="urn:schemas-microsoft-com:office:smarttags" w:element="place">
        <w:smartTag w:uri="urn:schemas-microsoft-com:office:smarttags" w:element="City">
          <w:r w:rsidRPr="005E436F">
            <w:rPr>
              <w:lang w:val="en-US"/>
            </w:rPr>
            <w:t>Venice</w:t>
          </w:r>
        </w:smartTag>
      </w:smartTag>
      <w:r w:rsidRPr="005E436F">
        <w:rPr>
          <w:lang w:val="en-US"/>
        </w:rPr>
        <w:t xml:space="preserve"> print</w:t>
      </w:r>
      <w:r>
        <w:rPr>
          <w:lang w:val="en-US"/>
        </w:rPr>
        <w:t>, see above, n. 4</w:t>
      </w:r>
      <w:r w:rsidRPr="005E436F">
        <w:rPr>
          <w:lang w:val="en-US"/>
        </w:rPr>
        <w:t>.</w:t>
      </w:r>
    </w:p>
  </w:footnote>
  <w:footnote w:id="2372">
    <w:p w14:paraId="49110B09" w14:textId="77777777" w:rsidR="00865CD2" w:rsidRPr="00C87CA4" w:rsidRDefault="00865CD2" w:rsidP="00C87CA4">
      <w:pPr>
        <w:pStyle w:val="FootnoteText"/>
        <w:bidi w:val="0"/>
        <w:spacing w:line="240" w:lineRule="auto"/>
        <w:rPr>
          <w:lang w:val="en-US"/>
        </w:rPr>
      </w:pPr>
      <w:r>
        <w:rPr>
          <w:rStyle w:val="FootnoteReference"/>
        </w:rPr>
        <w:footnoteRef/>
      </w:r>
      <w:r>
        <w:rPr>
          <w:rtl/>
        </w:rPr>
        <w:t xml:space="preserve"> </w:t>
      </w:r>
      <w:r>
        <w:rPr>
          <w:lang w:val="en-US"/>
        </w:rPr>
        <w:t>On this tradition see above, n. 5.</w:t>
      </w:r>
    </w:p>
  </w:footnote>
  <w:footnote w:id="2373">
    <w:p w14:paraId="2DE12645" w14:textId="77777777" w:rsidR="00865CD2" w:rsidRPr="00243B78" w:rsidRDefault="00865CD2" w:rsidP="00134B16">
      <w:pPr>
        <w:pStyle w:val="FootnoteText"/>
        <w:bidi w:val="0"/>
        <w:spacing w:line="240" w:lineRule="auto"/>
        <w:rPr>
          <w:lang w:val="en-US"/>
        </w:rPr>
      </w:pPr>
      <w:r>
        <w:rPr>
          <w:rStyle w:val="FootnoteReference"/>
        </w:rPr>
        <w:footnoteRef/>
      </w:r>
      <w:r>
        <w:rPr>
          <w:rtl/>
        </w:rPr>
        <w:t xml:space="preserve"> </w:t>
      </w:r>
      <w:r>
        <w:rPr>
          <w:lang w:val="en-US"/>
        </w:rPr>
        <w:t>See above, n. 6</w:t>
      </w:r>
      <w:r w:rsidRPr="005E436F">
        <w:rPr>
          <w:rFonts w:cs="Times New Roman"/>
          <w:lang w:val="en-US"/>
        </w:rPr>
        <w:t>.</w:t>
      </w:r>
      <w:r w:rsidRPr="005E436F">
        <w:rPr>
          <w:lang w:val="en-US"/>
        </w:rPr>
        <w:t xml:space="preserve"> </w:t>
      </w:r>
    </w:p>
  </w:footnote>
  <w:footnote w:id="2374">
    <w:p w14:paraId="31860247" w14:textId="77777777" w:rsidR="00865CD2" w:rsidRPr="004132D5" w:rsidRDefault="00865CD2" w:rsidP="00134B16">
      <w:pPr>
        <w:pStyle w:val="FootnoteText"/>
        <w:bidi w:val="0"/>
        <w:spacing w:line="240" w:lineRule="auto"/>
        <w:rPr>
          <w:lang w:val="en-US"/>
        </w:rPr>
      </w:pPr>
      <w:r>
        <w:rPr>
          <w:rStyle w:val="FootnoteReference"/>
        </w:rPr>
        <w:footnoteRef/>
      </w:r>
      <w:r>
        <w:rPr>
          <w:rtl/>
        </w:rPr>
        <w:t xml:space="preserve"> </w:t>
      </w:r>
      <w:r>
        <w:rPr>
          <w:lang w:val="en-US"/>
        </w:rPr>
        <w:t>See above, n. 7.</w:t>
      </w:r>
    </w:p>
  </w:footnote>
  <w:footnote w:id="2375">
    <w:p w14:paraId="7D123621" w14:textId="77777777" w:rsidR="00865CD2" w:rsidRPr="005F666A" w:rsidRDefault="00865CD2" w:rsidP="005F666A">
      <w:pPr>
        <w:pStyle w:val="FootnoteText"/>
        <w:bidi w:val="0"/>
        <w:spacing w:line="240" w:lineRule="auto"/>
        <w:rPr>
          <w:lang w:val="en-US"/>
        </w:rPr>
      </w:pPr>
      <w:r>
        <w:rPr>
          <w:rStyle w:val="FootnoteReference"/>
        </w:rPr>
        <w:footnoteRef/>
      </w:r>
      <w:r>
        <w:rPr>
          <w:rtl/>
        </w:rPr>
        <w:t xml:space="preserve"> </w:t>
      </w:r>
      <w:r>
        <w:t xml:space="preserve">One of the forms of this name in LXX is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This is a variation on it. </w:t>
      </w:r>
      <w:r>
        <w:rPr>
          <w:lang w:val="en-US"/>
        </w:rPr>
        <w:t xml:space="preserve">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w:t>
      </w:r>
      <w:r>
        <w:rPr>
          <w:rFonts w:cs="Times New Roman"/>
          <w:lang w:val="en-US"/>
        </w:rPr>
        <w:t>n</w:t>
      </w:r>
      <w:r>
        <w:rPr>
          <w:rFonts w:cs="Times New Roman"/>
          <w:lang w:val="en-US"/>
        </w:rPr>
        <w:t>troduction 2.3.3.1, p. 22. On the double consonant see vol. 1, Introduction 2.3.4, p. 22. On the alternative Greek suffix see vol. 3, Introduction 2.2.1, p. 11.</w:t>
      </w:r>
    </w:p>
  </w:footnote>
  <w:footnote w:id="2376">
    <w:p w14:paraId="3EB3961C" w14:textId="77777777" w:rsidR="00865CD2" w:rsidRPr="00A941A7" w:rsidRDefault="00865CD2" w:rsidP="00A941A7">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Transjordan</w:t>
        </w:r>
      </w:smartTag>
      <w:r>
        <w:rPr>
          <w:lang w:val="en-US"/>
        </w:rPr>
        <w:t>.</w:t>
      </w:r>
    </w:p>
  </w:footnote>
  <w:footnote w:id="2377">
    <w:p w14:paraId="0A928F69" w14:textId="77777777" w:rsidR="00865CD2" w:rsidRPr="00E8118E" w:rsidRDefault="00865CD2" w:rsidP="00BA7A69">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6.6.7, p. 52. The region was not pa</w:t>
      </w:r>
      <w:r>
        <w:rPr>
          <w:lang w:val="en-US"/>
        </w:rPr>
        <w:t>r</w:t>
      </w:r>
      <w:r>
        <w:rPr>
          <w:lang w:val="en-US"/>
        </w:rPr>
        <w:t>ticularly Jewish, see Introduction 6.2.1.6.</w:t>
      </w:r>
    </w:p>
  </w:footnote>
  <w:footnote w:id="2378">
    <w:p w14:paraId="33945D74"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379">
    <w:p w14:paraId="5DD1E85B" w14:textId="77777777" w:rsidR="00865CD2" w:rsidRPr="001F5E9E" w:rsidRDefault="00865CD2" w:rsidP="000B66FD">
      <w:pPr>
        <w:pStyle w:val="FootnoteText"/>
        <w:bidi w:val="0"/>
        <w:spacing w:line="240" w:lineRule="auto"/>
        <w:rPr>
          <w:lang w:val="en-US"/>
        </w:rPr>
      </w:pPr>
      <w:r w:rsidRPr="00C65B3F">
        <w:rPr>
          <w:rStyle w:val="FootnoteReference"/>
        </w:rPr>
        <w:footnoteRef/>
      </w:r>
      <w:r w:rsidRPr="00C65B3F">
        <w:rPr>
          <w:rtl/>
        </w:rPr>
        <w:t xml:space="preserve"> </w:t>
      </w:r>
      <w:r>
        <w:t>South</w:t>
      </w:r>
      <w:r w:rsidRPr="00C65B3F">
        <w:rPr>
          <w:b/>
          <w:bCs/>
        </w:rPr>
        <w:t>-</w:t>
      </w:r>
      <w:r w:rsidRPr="00C65B3F">
        <w:t>west of Safed</w:t>
      </w:r>
      <w:r>
        <w:t>.</w:t>
      </w:r>
    </w:p>
  </w:footnote>
  <w:footnote w:id="2380">
    <w:p w14:paraId="58CBD442" w14:textId="77777777" w:rsidR="00865CD2" w:rsidRPr="000E4347" w:rsidRDefault="00865CD2" w:rsidP="0061681F">
      <w:pPr>
        <w:pStyle w:val="FootnoteText"/>
        <w:bidi w:val="0"/>
        <w:spacing w:line="240" w:lineRule="auto"/>
        <w:rPr>
          <w:lang w:val="en-US"/>
        </w:rPr>
      </w:pPr>
      <w:r>
        <w:rPr>
          <w:rStyle w:val="FootnoteReference"/>
        </w:rPr>
        <w:footnoteRef/>
      </w:r>
      <w:r>
        <w:t xml:space="preserve"> </w:t>
      </w:r>
      <w:r w:rsidRPr="000E4347">
        <w:rPr>
          <w:lang w:val="en-US"/>
        </w:rPr>
        <w:t>Ben Zvi maintain</w:t>
      </w:r>
      <w:r>
        <w:rPr>
          <w:lang w:val="en-US"/>
        </w:rPr>
        <w:t>ed</w:t>
      </w:r>
      <w:r w:rsidRPr="000E4347">
        <w:rPr>
          <w:lang w:val="en-US"/>
        </w:rPr>
        <w:t xml:space="preserve"> that it is </w:t>
      </w:r>
      <w:r>
        <w:rPr>
          <w:lang w:val="en-US"/>
        </w:rPr>
        <w:t>im</w:t>
      </w:r>
      <w:r w:rsidRPr="000E4347">
        <w:rPr>
          <w:lang w:val="en-US"/>
        </w:rPr>
        <w:t>possible</w:t>
      </w:r>
      <w:r>
        <w:rPr>
          <w:lang w:val="en-US"/>
        </w:rPr>
        <w:t>,</w:t>
      </w:r>
      <w:r w:rsidRPr="000E4347">
        <w:rPr>
          <w:lang w:val="en-US"/>
        </w:rPr>
        <w:t xml:space="preserve"> according to the shape of</w:t>
      </w:r>
      <w:r>
        <w:rPr>
          <w:lang w:val="en-US"/>
        </w:rPr>
        <w:t xml:space="preserve"> t</w:t>
      </w:r>
      <w:r w:rsidRPr="000E4347">
        <w:rPr>
          <w:lang w:val="en-US"/>
        </w:rPr>
        <w:t xml:space="preserve">he </w:t>
      </w:r>
      <w:r>
        <w:rPr>
          <w:lang w:val="en-US"/>
        </w:rPr>
        <w:t>letters, to date the inscri</w:t>
      </w:r>
      <w:r>
        <w:rPr>
          <w:lang w:val="en-US"/>
        </w:rPr>
        <w:t>p</w:t>
      </w:r>
      <w:r>
        <w:rPr>
          <w:lang w:val="en-US"/>
        </w:rPr>
        <w:t>tions</w:t>
      </w:r>
      <w:r w:rsidRPr="000E4347">
        <w:rPr>
          <w:lang w:val="en-US"/>
        </w:rPr>
        <w:t xml:space="preserve"> but he connect</w:t>
      </w:r>
      <w:r>
        <w:rPr>
          <w:lang w:val="en-US"/>
        </w:rPr>
        <w:t>ed</w:t>
      </w:r>
      <w:r w:rsidRPr="000E4347">
        <w:rPr>
          <w:lang w:val="en-US"/>
        </w:rPr>
        <w:t xml:space="preserve"> the</w:t>
      </w:r>
      <w:r>
        <w:rPr>
          <w:lang w:val="en-US"/>
        </w:rPr>
        <w:t xml:space="preserve">m with reports of medieval pilgrims about their visit to the </w:t>
      </w:r>
      <w:smartTag w:uri="urn:schemas-microsoft-com:office:smarttags" w:element="place">
        <w:smartTag w:uri="urn:schemas-microsoft-com:office:smarttags" w:element="PlaceType">
          <w:r>
            <w:rPr>
              <w:lang w:val="en-US"/>
            </w:rPr>
            <w:t>cave</w:t>
          </w:r>
        </w:smartTag>
        <w:r>
          <w:rPr>
            <w:lang w:val="en-US"/>
          </w:rPr>
          <w:t xml:space="preserve"> of </w:t>
        </w:r>
        <w:smartTag w:uri="urn:schemas-microsoft-com:office:smarttags" w:element="PlaceName">
          <w:r>
            <w:rPr>
              <w:lang w:val="en-US"/>
            </w:rPr>
            <w:t>Rabbi Tanḥum</w:t>
          </w:r>
        </w:smartTag>
      </w:smartTag>
      <w:r>
        <w:rPr>
          <w:lang w:val="en-US"/>
        </w:rPr>
        <w:t xml:space="preserve"> of Parod, and thus concluded that the inscriptions too are medieval. On this sort of problem see Intr</w:t>
      </w:r>
      <w:r>
        <w:rPr>
          <w:lang w:val="en-US"/>
        </w:rPr>
        <w:t>o</w:t>
      </w:r>
      <w:r>
        <w:rPr>
          <w:lang w:val="en-US"/>
        </w:rPr>
        <w:t>duction 6.</w:t>
      </w:r>
      <w:r>
        <w:rPr>
          <w:u w:color="FFFF00"/>
          <w:lang w:val="en-US"/>
        </w:rPr>
        <w:t>4</w:t>
      </w:r>
      <w:r>
        <w:rPr>
          <w:lang w:val="en-US"/>
        </w:rPr>
        <w:t>.</w:t>
      </w:r>
    </w:p>
  </w:footnote>
  <w:footnote w:id="2381">
    <w:p w14:paraId="1E9AC2B8" w14:textId="77777777" w:rsidR="00865CD2" w:rsidRPr="005F539E" w:rsidRDefault="00865CD2" w:rsidP="00103586">
      <w:pPr>
        <w:pStyle w:val="FootnoteText"/>
        <w:bidi w:val="0"/>
        <w:spacing w:line="240" w:lineRule="auto"/>
      </w:pPr>
      <w:r w:rsidRPr="005F539E">
        <w:rPr>
          <w:rStyle w:val="FootnoteReference"/>
        </w:rPr>
        <w:footnoteRef/>
      </w:r>
      <w:r w:rsidRPr="005F539E">
        <w:t xml:space="preserve"> </w:t>
      </w:r>
      <w:r>
        <w:t>See pr</w:t>
      </w:r>
      <w:r>
        <w:t>e</w:t>
      </w:r>
      <w:r>
        <w:t>vious note.</w:t>
      </w:r>
    </w:p>
  </w:footnote>
  <w:footnote w:id="2382">
    <w:p w14:paraId="322CBF0C" w14:textId="77777777" w:rsidR="00865CD2" w:rsidRPr="001F5E9E" w:rsidRDefault="00865CD2" w:rsidP="00103586">
      <w:pPr>
        <w:pStyle w:val="FootnoteText"/>
        <w:bidi w:val="0"/>
        <w:spacing w:line="240" w:lineRule="auto"/>
        <w:rPr>
          <w:lang w:val="en-US"/>
        </w:rPr>
      </w:pPr>
      <w:r w:rsidRPr="00C65B3F">
        <w:rPr>
          <w:rStyle w:val="FootnoteReference"/>
        </w:rPr>
        <w:footnoteRef/>
      </w:r>
      <w:r w:rsidRPr="00C65B3F">
        <w:rPr>
          <w:rtl/>
        </w:rPr>
        <w:t xml:space="preserve"> </w:t>
      </w:r>
      <w:r>
        <w:rPr>
          <w:lang w:val="en-US"/>
        </w:rPr>
        <w:t>See above, n.</w:t>
      </w:r>
      <w:r>
        <w:t xml:space="preserve"> 19.</w:t>
      </w:r>
    </w:p>
  </w:footnote>
  <w:footnote w:id="2383">
    <w:p w14:paraId="79A9FDA8" w14:textId="77777777" w:rsidR="00865CD2" w:rsidRPr="000E4347" w:rsidRDefault="00865CD2" w:rsidP="00103586">
      <w:pPr>
        <w:pStyle w:val="FootnoteText"/>
        <w:bidi w:val="0"/>
        <w:spacing w:line="240" w:lineRule="auto"/>
        <w:rPr>
          <w:lang w:val="en-US"/>
        </w:rPr>
      </w:pPr>
      <w:r>
        <w:rPr>
          <w:rStyle w:val="FootnoteReference"/>
        </w:rPr>
        <w:footnoteRef/>
      </w:r>
      <w:r>
        <w:t xml:space="preserve"> </w:t>
      </w:r>
      <w:r>
        <w:rPr>
          <w:lang w:val="en-US"/>
        </w:rPr>
        <w:t>See above, n.20.</w:t>
      </w:r>
    </w:p>
  </w:footnote>
  <w:footnote w:id="2384">
    <w:p w14:paraId="09750F1E" w14:textId="77777777" w:rsidR="00865CD2" w:rsidRPr="005F539E" w:rsidRDefault="00865CD2" w:rsidP="00103586">
      <w:pPr>
        <w:pStyle w:val="FootnoteText"/>
        <w:bidi w:val="0"/>
        <w:spacing w:line="240" w:lineRule="auto"/>
      </w:pPr>
      <w:r w:rsidRPr="005F539E">
        <w:rPr>
          <w:rStyle w:val="FootnoteReference"/>
        </w:rPr>
        <w:footnoteRef/>
      </w:r>
      <w:r w:rsidRPr="005F539E">
        <w:t xml:space="preserve"> </w:t>
      </w:r>
      <w:r>
        <w:rPr>
          <w:lang w:val="en-US"/>
        </w:rPr>
        <w:t>See above, n.</w:t>
      </w:r>
      <w:r>
        <w:t xml:space="preserve"> 20.</w:t>
      </w:r>
    </w:p>
  </w:footnote>
  <w:footnote w:id="2385">
    <w:p w14:paraId="6AD1B9C1" w14:textId="77777777" w:rsidR="00865CD2" w:rsidRPr="0047505A" w:rsidRDefault="00865CD2" w:rsidP="00567D90">
      <w:pPr>
        <w:pStyle w:val="FootnoteText"/>
        <w:bidi w:val="0"/>
        <w:spacing w:line="240" w:lineRule="auto"/>
        <w:rPr>
          <w:lang w:val="en-US"/>
        </w:rPr>
      </w:pPr>
      <w:r>
        <w:rPr>
          <w:rStyle w:val="FootnoteReference"/>
        </w:rPr>
        <w:footnoteRef/>
      </w:r>
      <w:r>
        <w:rPr>
          <w:rtl/>
        </w:rPr>
        <w:t xml:space="preserve"> </w:t>
      </w:r>
      <w:r>
        <w:t xml:space="preserve">The inscription is bilingual. So in Greek. For the form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see vol. 3, Moses (5) B/M, p. 136. On the interchange of </w:t>
      </w:r>
      <w:r>
        <w:rPr>
          <w:rFonts w:ascii="Graeca" w:hAnsi="Graeca" w:cs="Times New Roman"/>
        </w:rPr>
        <w:t></w:t>
      </w:r>
      <w:r>
        <w:rPr>
          <w:rFonts w:cs="Times New Roman"/>
        </w:rPr>
        <w:t xml:space="preserve"> and </w:t>
      </w:r>
      <w:r>
        <w:rPr>
          <w:rFonts w:ascii="Graeca" w:hAnsi="Graeca" w:cs="Times New Roman"/>
        </w:rPr>
        <w:t></w:t>
      </w:r>
      <w:r>
        <w:rPr>
          <w:rFonts w:cs="Times New Roman"/>
        </w:rPr>
        <w:t xml:space="preserve"> see vol. 1, Introduction 2.3.2, p. 21. </w:t>
      </w:r>
    </w:p>
  </w:footnote>
  <w:footnote w:id="2386">
    <w:p w14:paraId="0AD00260" w14:textId="77777777" w:rsidR="00865CD2" w:rsidRPr="00567D90" w:rsidRDefault="00865CD2" w:rsidP="00103586">
      <w:pPr>
        <w:pStyle w:val="FootnoteText"/>
        <w:bidi w:val="0"/>
        <w:spacing w:line="240" w:lineRule="auto"/>
        <w:rPr>
          <w:lang w:val="en-US"/>
        </w:rPr>
      </w:pPr>
      <w:r>
        <w:rPr>
          <w:rStyle w:val="FootnoteReference"/>
        </w:rPr>
        <w:footnoteRef/>
      </w:r>
      <w:r>
        <w:rPr>
          <w:rtl/>
        </w:rPr>
        <w:t xml:space="preserve"> </w:t>
      </w:r>
      <w:r>
        <w:t xml:space="preserve">The inscription is bilingual. So in the Hebrew. </w:t>
      </w:r>
      <w:r>
        <w:rPr>
          <w:lang w:val="en-US"/>
        </w:rPr>
        <w:t>This is the Greek form of this name, transl</w:t>
      </w:r>
      <w:r>
        <w:rPr>
          <w:lang w:val="en-US"/>
        </w:rPr>
        <w:t>i</w:t>
      </w:r>
      <w:r>
        <w:rPr>
          <w:lang w:val="en-US"/>
        </w:rPr>
        <w:t>terated back into Hebrew, see Introdu</w:t>
      </w:r>
      <w:r>
        <w:rPr>
          <w:lang w:val="en-US"/>
        </w:rPr>
        <w:t>c</w:t>
      </w:r>
      <w:r>
        <w:rPr>
          <w:lang w:val="en-US"/>
        </w:rPr>
        <w:t>tion 2.2.</w:t>
      </w:r>
    </w:p>
  </w:footnote>
  <w:footnote w:id="2387">
    <w:p w14:paraId="68F7C7A8" w14:textId="77777777" w:rsidR="00865CD2" w:rsidRPr="002F6202" w:rsidRDefault="00865CD2" w:rsidP="00D01BA0">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290</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xml:space="preserve">, </w:t>
      </w:r>
      <w:r>
        <w:rPr>
          <w:lang w:val="en-US"/>
        </w:rPr>
        <w:t xml:space="preserve">and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xml:space="preserve">, </w:t>
      </w:r>
      <w:r w:rsidRPr="002F6202">
        <w:rPr>
          <w:lang w:val="en-US"/>
        </w:rPr>
        <w:t>see I</w:t>
      </w:r>
      <w:r w:rsidRPr="002F6202">
        <w:rPr>
          <w:lang w:val="en-US"/>
        </w:rPr>
        <w:t>n</w:t>
      </w:r>
      <w:r w:rsidRPr="002F6202">
        <w:rPr>
          <w:lang w:val="en-US"/>
        </w:rPr>
        <w:t xml:space="preserve">troduction </w:t>
      </w:r>
      <w:r>
        <w:rPr>
          <w:lang w:val="en-US"/>
        </w:rPr>
        <w:t>7.5.2.1-2</w:t>
      </w:r>
      <w:r w:rsidRPr="002F6202">
        <w:rPr>
          <w:lang w:val="en-US"/>
        </w:rPr>
        <w:t>.</w:t>
      </w:r>
    </w:p>
  </w:footnote>
  <w:footnote w:id="2388">
    <w:p w14:paraId="04B36D5F" w14:textId="77777777" w:rsidR="00865CD2" w:rsidRPr="0047505A" w:rsidRDefault="00865CD2" w:rsidP="00103586">
      <w:pPr>
        <w:pStyle w:val="FootnoteText"/>
        <w:bidi w:val="0"/>
        <w:spacing w:line="240" w:lineRule="auto"/>
        <w:rPr>
          <w:lang w:val="en-US"/>
        </w:rPr>
      </w:pPr>
      <w:r>
        <w:rPr>
          <w:rStyle w:val="FootnoteReference"/>
        </w:rPr>
        <w:footnoteRef/>
      </w:r>
      <w:r>
        <w:rPr>
          <w:rtl/>
        </w:rPr>
        <w:t xml:space="preserve"> </w:t>
      </w:r>
      <w:r>
        <w:rPr>
          <w:lang w:val="en-US"/>
        </w:rPr>
        <w:t>This is the Greek form of this name, transliterated back into Hebrew, see Introduction 2.2.</w:t>
      </w:r>
    </w:p>
  </w:footnote>
  <w:footnote w:id="2389">
    <w:p w14:paraId="72779A38"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2390">
    <w:p w14:paraId="716445D6"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391">
    <w:p w14:paraId="2ED8075F" w14:textId="77777777" w:rsidR="00865CD2" w:rsidRPr="0047505A" w:rsidRDefault="00865CD2" w:rsidP="00103586">
      <w:pPr>
        <w:pStyle w:val="FootnoteText"/>
        <w:bidi w:val="0"/>
        <w:spacing w:line="240" w:lineRule="auto"/>
        <w:rPr>
          <w:lang w:val="en-US"/>
        </w:rPr>
      </w:pPr>
      <w:r>
        <w:rPr>
          <w:rStyle w:val="FootnoteReference"/>
        </w:rPr>
        <w:footnoteRef/>
      </w:r>
      <w:r>
        <w:rPr>
          <w:rtl/>
        </w:rPr>
        <w:t xml:space="preserve"> </w:t>
      </w:r>
      <w:r>
        <w:rPr>
          <w:lang w:val="en-US"/>
        </w:rPr>
        <w:t>See above, n. 27.</w:t>
      </w:r>
    </w:p>
  </w:footnote>
  <w:footnote w:id="2392">
    <w:p w14:paraId="309F9F41" w14:textId="77777777" w:rsidR="00865CD2" w:rsidRDefault="00865CD2" w:rsidP="00103586">
      <w:pPr>
        <w:pStyle w:val="FootnoteText"/>
        <w:bidi w:val="0"/>
        <w:spacing w:line="240" w:lineRule="auto"/>
        <w:rPr>
          <w:rtl/>
        </w:rPr>
      </w:pPr>
      <w:r w:rsidRPr="005E436F">
        <w:rPr>
          <w:rStyle w:val="FootnoteReference"/>
        </w:rPr>
        <w:footnoteRef/>
      </w:r>
      <w:r>
        <w:t xml:space="preserve"> </w:t>
      </w:r>
      <w:r>
        <w:rPr>
          <w:lang w:val="en-US"/>
        </w:rPr>
        <w:t>See above, n. 28</w:t>
      </w:r>
      <w:r w:rsidRPr="009A4CB8">
        <w:t>.</w:t>
      </w:r>
    </w:p>
  </w:footnote>
  <w:footnote w:id="2393">
    <w:p w14:paraId="76AD4EFC" w14:textId="77777777" w:rsidR="00865CD2" w:rsidRPr="001C69FA" w:rsidRDefault="00865CD2" w:rsidP="00103586">
      <w:pPr>
        <w:pStyle w:val="FootnoteText"/>
        <w:bidi w:val="0"/>
        <w:spacing w:line="240" w:lineRule="auto"/>
        <w:rPr>
          <w:lang w:val="en-US"/>
        </w:rPr>
      </w:pPr>
      <w:r>
        <w:rPr>
          <w:rStyle w:val="FootnoteReference"/>
        </w:rPr>
        <w:footnoteRef/>
      </w:r>
      <w:r>
        <w:rPr>
          <w:rtl/>
        </w:rPr>
        <w:t xml:space="preserve"> </w:t>
      </w:r>
      <w:r>
        <w:rPr>
          <w:lang w:val="en-US"/>
        </w:rPr>
        <w:t>See above, n. 28.</w:t>
      </w:r>
    </w:p>
  </w:footnote>
  <w:footnote w:id="2394">
    <w:p w14:paraId="71BC1999" w14:textId="77777777" w:rsidR="00865CD2" w:rsidRPr="00A40738" w:rsidRDefault="00865CD2" w:rsidP="00A35BED">
      <w:pPr>
        <w:pStyle w:val="FootnoteText"/>
        <w:bidi w:val="0"/>
        <w:spacing w:line="240" w:lineRule="auto"/>
        <w:jc w:val="both"/>
        <w:rPr>
          <w:rFonts w:cs="Times New Roman"/>
          <w:lang w:val="en-US"/>
        </w:rPr>
      </w:pPr>
      <w:r w:rsidRPr="00A35BED">
        <w:rPr>
          <w:rStyle w:val="FootnoteReference"/>
          <w:rFonts w:cs="Times New Roman"/>
        </w:rPr>
        <w:footnoteRef/>
      </w:r>
      <w:r w:rsidRPr="00A35BED">
        <w:rPr>
          <w:rFonts w:cs="Times New Roman"/>
        </w:rPr>
        <w:t xml:space="preserve"> Biblical, e.g. 2 Kgs 22:3. </w:t>
      </w:r>
    </w:p>
  </w:footnote>
  <w:footnote w:id="2395">
    <w:p w14:paraId="582EECC1" w14:textId="77777777" w:rsidR="00865CD2" w:rsidRPr="005516DE" w:rsidRDefault="00865CD2" w:rsidP="006E702E">
      <w:pPr>
        <w:pStyle w:val="FootnoteText"/>
        <w:bidi w:val="0"/>
        <w:spacing w:line="240" w:lineRule="auto"/>
        <w:rPr>
          <w:rFonts w:cs="Times New Roman"/>
          <w:lang w:val="en-US"/>
        </w:rPr>
      </w:pPr>
      <w:r>
        <w:rPr>
          <w:rStyle w:val="FootnoteReference"/>
        </w:rPr>
        <w:footnoteRef/>
      </w:r>
      <w:r>
        <w:rPr>
          <w:rtl/>
        </w:rPr>
        <w:t xml:space="preserve"> </w:t>
      </w:r>
      <w:r>
        <w:t xml:space="preserve">There are many forms for this name in LXX, see H &amp; R Suppl. 114. The nearest to this one is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This is probably another variation on it.</w:t>
      </w:r>
    </w:p>
  </w:footnote>
  <w:footnote w:id="2396">
    <w:p w14:paraId="1B3D90CA" w14:textId="77777777" w:rsidR="00865CD2" w:rsidRPr="009B267D" w:rsidRDefault="00865CD2" w:rsidP="00A03C00">
      <w:pPr>
        <w:pStyle w:val="FootnoteText"/>
        <w:bidi w:val="0"/>
        <w:spacing w:line="240" w:lineRule="auto"/>
      </w:pPr>
      <w:r>
        <w:rPr>
          <w:rStyle w:val="FootnoteReference"/>
        </w:rPr>
        <w:footnoteRef/>
      </w:r>
      <w:r>
        <w:t xml:space="preserve"> </w:t>
      </w:r>
      <w:r w:rsidRPr="009B267D">
        <w:t xml:space="preserve">In Greek </w:t>
      </w:r>
      <w:r w:rsidRPr="009B267D">
        <w:rPr>
          <w:rFonts w:cs="Times New Roman"/>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sidRPr="009B267D">
        <w:t xml:space="preserve">. </w:t>
      </w:r>
      <w:r>
        <w:t>On these see details vol. 3, Introduction 3.1, p. 21.</w:t>
      </w:r>
    </w:p>
  </w:footnote>
  <w:footnote w:id="2397">
    <w:p w14:paraId="23E865B5" w14:textId="77777777" w:rsidR="00865CD2" w:rsidRPr="006B51DF" w:rsidRDefault="00865CD2" w:rsidP="00A35BED">
      <w:pPr>
        <w:pStyle w:val="FootnoteText"/>
        <w:bidi w:val="0"/>
        <w:spacing w:line="240" w:lineRule="auto"/>
        <w:rPr>
          <w:rFonts w:cs="Times New Roman"/>
        </w:rPr>
      </w:pPr>
      <w:r>
        <w:rPr>
          <w:rStyle w:val="FootnoteReference"/>
        </w:rPr>
        <w:footnoteRef/>
      </w:r>
      <w:r>
        <w:rPr>
          <w:rtl/>
        </w:rPr>
        <w:t xml:space="preserve"> </w:t>
      </w:r>
      <w:r w:rsidRPr="005E436F">
        <w:rPr>
          <w:rFonts w:cs="Times New Roman"/>
        </w:rPr>
        <w:t xml:space="preserve">The inscription mentions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sidRPr="005E436F">
        <w:rPr>
          <w:rFonts w:cs="Times New Roman"/>
        </w:rPr>
        <w:t xml:space="preserve"> (one God who rules all) but this is no ind</w:t>
      </w:r>
      <w:r w:rsidRPr="005E436F">
        <w:rPr>
          <w:rFonts w:cs="Times New Roman"/>
        </w:rPr>
        <w:t>i</w:t>
      </w:r>
      <w:r w:rsidRPr="005E436F">
        <w:rPr>
          <w:rFonts w:cs="Times New Roman"/>
        </w:rPr>
        <w:t xml:space="preserve">cation of Jewishness, especially not in </w:t>
      </w:r>
      <w:r>
        <w:rPr>
          <w:rFonts w:cs="Times New Roman"/>
        </w:rPr>
        <w:t>Z</w:t>
      </w:r>
      <w:r w:rsidRPr="005E436F">
        <w:rPr>
          <w:rFonts w:cs="Times New Roman"/>
        </w:rPr>
        <w:t xml:space="preserve">oar, see Introduction </w:t>
      </w:r>
      <w:r>
        <w:rPr>
          <w:rFonts w:cs="Times New Roman"/>
        </w:rPr>
        <w:t>6.</w:t>
      </w:r>
      <w:r>
        <w:rPr>
          <w:rFonts w:cs="Times New Roman"/>
          <w:u w:color="FFFF00"/>
        </w:rPr>
        <w:t>1.6</w:t>
      </w:r>
      <w:r w:rsidRPr="005E436F">
        <w:rPr>
          <w:rFonts w:cs="Times New Roman"/>
        </w:rPr>
        <w:t xml:space="preserve">. </w:t>
      </w:r>
      <w:r>
        <w:t>The inscription is neither specif</w:t>
      </w:r>
      <w:r>
        <w:t>i</w:t>
      </w:r>
      <w:r>
        <w:t>cally Christian</w:t>
      </w:r>
      <w:r w:rsidRPr="00AD119C">
        <w:t xml:space="preserve">, </w:t>
      </w:r>
      <w:r>
        <w:t>nor undoubtedly pagan. Since the Zoar cemetery includes Jewish tombstones, this one could also be Jewish, see Introduction 6.</w:t>
      </w:r>
      <w:r>
        <w:rPr>
          <w:u w:color="FFFF00"/>
        </w:rPr>
        <w:t>2.1.1</w:t>
      </w:r>
      <w:r>
        <w:t>.</w:t>
      </w:r>
    </w:p>
  </w:footnote>
  <w:footnote w:id="2398">
    <w:p w14:paraId="25929FCE" w14:textId="77777777" w:rsidR="00865CD2" w:rsidRPr="00A71C57" w:rsidRDefault="00865CD2" w:rsidP="00A03C00">
      <w:pPr>
        <w:pStyle w:val="FootnoteText"/>
        <w:bidi w:val="0"/>
        <w:spacing w:line="240" w:lineRule="auto"/>
        <w:rPr>
          <w:lang w:val="en-US"/>
        </w:rPr>
      </w:pPr>
      <w:r>
        <w:rPr>
          <w:rStyle w:val="FootnoteReference"/>
        </w:rPr>
        <w:footnoteRef/>
      </w:r>
      <w:r>
        <w:t xml:space="preserve"> </w:t>
      </w:r>
      <w:r w:rsidRPr="005E436F">
        <w:rPr>
          <w:lang w:val="en-US"/>
        </w:rPr>
        <w:t>The inscription is dated</w:t>
      </w:r>
      <w:r>
        <w:rPr>
          <w:lang w:val="en-US"/>
        </w:rPr>
        <w:t xml:space="preserve">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see Introduction 7.5.2.2</w:t>
      </w:r>
      <w:r w:rsidRPr="005E436F">
        <w:rPr>
          <w:lang w:val="en-US"/>
        </w:rPr>
        <w:t>.</w:t>
      </w:r>
    </w:p>
  </w:footnote>
  <w:footnote w:id="2399">
    <w:p w14:paraId="05096D84" w14:textId="77777777" w:rsidR="00865CD2" w:rsidRPr="00A35BED" w:rsidRDefault="00865CD2" w:rsidP="00A03C00">
      <w:pPr>
        <w:pStyle w:val="FootnoteText"/>
        <w:bidi w:val="0"/>
        <w:spacing w:line="240" w:lineRule="auto"/>
        <w:rPr>
          <w:rFonts w:cs="Times New Roman"/>
          <w:rtl/>
          <w:lang w:val="en-US"/>
        </w:rPr>
      </w:pPr>
      <w:r w:rsidRPr="00A35BED">
        <w:rPr>
          <w:rStyle w:val="FootnoteReference"/>
          <w:rFonts w:cs="Times New Roman"/>
          <w:rtl/>
        </w:rPr>
        <w:footnoteRef/>
      </w:r>
      <w:r w:rsidRPr="00A35BED">
        <w:rPr>
          <w:rFonts w:cs="Times New Roman"/>
          <w:lang w:eastAsia="en-GB"/>
        </w:rPr>
        <w:t xml:space="preserve"> </w:t>
      </w:r>
      <w:r w:rsidRPr="00A35BED">
        <w:rPr>
          <w:rFonts w:cs="Times New Roman"/>
          <w:lang w:val="en-US"/>
        </w:rPr>
        <w:t>Biblical, e.g. 2 Kgs 24:17.</w:t>
      </w:r>
    </w:p>
  </w:footnote>
  <w:footnote w:id="2400">
    <w:p w14:paraId="55BB25F6" w14:textId="77777777" w:rsidR="00865CD2" w:rsidRPr="00102597" w:rsidRDefault="00865CD2" w:rsidP="00010014">
      <w:pPr>
        <w:pStyle w:val="FootnoteText"/>
        <w:bidi w:val="0"/>
        <w:spacing w:line="240" w:lineRule="auto"/>
        <w:rPr>
          <w:lang w:val="en-US"/>
        </w:rPr>
      </w:pPr>
      <w:r>
        <w:rPr>
          <w:rStyle w:val="FootnoteReference"/>
        </w:rPr>
        <w:footnoteRef/>
      </w:r>
      <w:r>
        <w:rPr>
          <w:rtl/>
        </w:rPr>
        <w:t xml:space="preserve"> </w:t>
      </w:r>
      <w:r>
        <w:rPr>
          <w:lang w:val="en-US"/>
        </w:rPr>
        <w:t xml:space="preserve"> Was associated with the general Ursicinus, who was active in </w:t>
      </w:r>
      <w:smartTag w:uri="urn:schemas-microsoft-com:office:smarttags" w:element="place">
        <w:smartTag w:uri="urn:schemas-microsoft-com:office:smarttags" w:element="City">
          <w:r>
            <w:rPr>
              <w:lang w:val="en-US"/>
            </w:rPr>
            <w:t>Palestine</w:t>
          </w:r>
        </w:smartTag>
      </w:smartTag>
      <w:r>
        <w:rPr>
          <w:lang w:val="en-US"/>
        </w:rPr>
        <w:t xml:space="preserve"> in the year 351-2 (</w:t>
      </w:r>
      <w:r>
        <w:rPr>
          <w:i/>
          <w:iCs/>
          <w:lang w:val="en-US"/>
        </w:rPr>
        <w:t xml:space="preserve">yBes </w:t>
      </w:r>
      <w:r>
        <w:rPr>
          <w:lang w:val="en-US"/>
        </w:rPr>
        <w:t>1:7, 60c), see Intr</w:t>
      </w:r>
      <w:r>
        <w:rPr>
          <w:lang w:val="en-US"/>
        </w:rPr>
        <w:t>o</w:t>
      </w:r>
      <w:r>
        <w:rPr>
          <w:lang w:val="en-US"/>
        </w:rPr>
        <w:t>duction 7.4.3.</w:t>
      </w:r>
    </w:p>
  </w:footnote>
  <w:footnote w:id="2401">
    <w:p w14:paraId="07AC3360" w14:textId="77777777" w:rsidR="00865CD2" w:rsidRPr="00ED0F4E" w:rsidRDefault="00865CD2" w:rsidP="00A35BED">
      <w:pPr>
        <w:pStyle w:val="FootnoteText"/>
        <w:bidi w:val="0"/>
        <w:spacing w:line="240" w:lineRule="auto"/>
        <w:rPr>
          <w:lang w:val="en-US"/>
        </w:rPr>
      </w:pPr>
      <w:r>
        <w:rPr>
          <w:rStyle w:val="FootnoteReference"/>
        </w:rPr>
        <w:footnoteRef/>
      </w:r>
      <w:r>
        <w:t xml:space="preserve"> </w:t>
      </w:r>
      <w:r>
        <w:rPr>
          <w:lang w:val="en-US"/>
        </w:rPr>
        <w:t>For this form see vol. 1, under Mataniah (1) B/M, p. 191.</w:t>
      </w:r>
    </w:p>
  </w:footnote>
  <w:footnote w:id="2402">
    <w:p w14:paraId="743B97A7" w14:textId="77777777" w:rsidR="00865CD2" w:rsidRPr="00BF2D42" w:rsidRDefault="00865CD2" w:rsidP="00005751">
      <w:pPr>
        <w:pStyle w:val="FootnoteText"/>
        <w:bidi w:val="0"/>
        <w:spacing w:line="240" w:lineRule="auto"/>
        <w:rPr>
          <w:lang w:val="en-US"/>
        </w:rPr>
      </w:pPr>
      <w:r>
        <w:rPr>
          <w:rStyle w:val="FootnoteReference"/>
        </w:rPr>
        <w:footnoteRef/>
      </w:r>
      <w:r>
        <w:rPr>
          <w:rtl/>
        </w:rPr>
        <w:t xml:space="preserve"> </w:t>
      </w:r>
      <w:r>
        <w:rPr>
          <w:lang w:val="en-US"/>
        </w:rPr>
        <w:t>His son was a student of Rabbi Yohanan (1), see Introduction 7.4.1.</w:t>
      </w:r>
    </w:p>
  </w:footnote>
  <w:footnote w:id="2403">
    <w:p w14:paraId="2D35E133" w14:textId="77777777" w:rsidR="00865CD2" w:rsidRPr="009A4CB8" w:rsidRDefault="00865CD2" w:rsidP="00A03C00">
      <w:pPr>
        <w:pStyle w:val="FootnoteText"/>
        <w:bidi w:val="0"/>
        <w:spacing w:line="240" w:lineRule="auto"/>
        <w:rPr>
          <w:rtl/>
          <w:lang w:val="en-US"/>
        </w:rPr>
      </w:pPr>
      <w:r w:rsidRPr="00A35BED">
        <w:rPr>
          <w:rStyle w:val="FootnoteReference"/>
          <w:rFonts w:cs="Times New Roman"/>
          <w:rtl/>
        </w:rPr>
        <w:footnoteRef/>
      </w:r>
      <w:r w:rsidRPr="00A35BED">
        <w:rPr>
          <w:rFonts w:cs="Times New Roman"/>
          <w:lang w:eastAsia="en-GB"/>
        </w:rPr>
        <w:t xml:space="preserve"> </w:t>
      </w:r>
      <w:r w:rsidRPr="00A35BED">
        <w:rPr>
          <w:rFonts w:cs="Times New Roman"/>
          <w:lang w:val="en-US"/>
        </w:rPr>
        <w:t xml:space="preserve">Biblical, e.g. Ezra 10:43. </w:t>
      </w:r>
      <w:r w:rsidRPr="000275D3">
        <w:rPr>
          <w:rFonts w:cs="Times New Roman"/>
          <w:lang w:val="en-US"/>
        </w:rPr>
        <w:t>This name is only documented</w:t>
      </w:r>
      <w:r w:rsidRPr="00A35BED">
        <w:rPr>
          <w:rFonts w:cs="Times New Roman"/>
          <w:lang w:val="en-US"/>
        </w:rPr>
        <w:t xml:space="preserve"> </w:t>
      </w:r>
      <w:r>
        <w:rPr>
          <w:rFonts w:cs="Times New Roman"/>
          <w:lang w:val="en-US"/>
        </w:rPr>
        <w:t>I</w:t>
      </w:r>
      <w:r w:rsidRPr="00A35BED">
        <w:rPr>
          <w:rFonts w:cs="Times New Roman"/>
          <w:lang w:val="en-US"/>
        </w:rPr>
        <w:t>n post-exilic biblical books (Ezra, Neh, 1</w:t>
      </w:r>
      <w:r w:rsidRPr="005E436F">
        <w:rPr>
          <w:lang w:val="en-US"/>
        </w:rPr>
        <w:t xml:space="preserve"> and 2 Chr). </w:t>
      </w:r>
      <w:r w:rsidRPr="009A4CB8">
        <w:rPr>
          <w:lang w:eastAsia="en-GB"/>
        </w:rPr>
        <w:t xml:space="preserve">This is a Hasmonean name, see Introduction </w:t>
      </w:r>
      <w:r>
        <w:rPr>
          <w:lang w:eastAsia="en-GB"/>
        </w:rPr>
        <w:t>1.</w:t>
      </w:r>
      <w:r>
        <w:rPr>
          <w:u w:color="FFFF00"/>
          <w:lang w:eastAsia="en-GB"/>
        </w:rPr>
        <w:t>1.1.2</w:t>
      </w:r>
      <w:r w:rsidRPr="009A4CB8">
        <w:rPr>
          <w:lang w:eastAsia="en-GB"/>
        </w:rPr>
        <w:t>.</w:t>
      </w:r>
      <w:r>
        <w:rPr>
          <w:lang w:eastAsia="en-GB"/>
        </w:rPr>
        <w:t xml:space="preserve"> </w:t>
      </w:r>
    </w:p>
  </w:footnote>
  <w:footnote w:id="2404">
    <w:p w14:paraId="070D1B00" w14:textId="77777777" w:rsidR="00865CD2" w:rsidRPr="00ED0F4E" w:rsidRDefault="00865CD2" w:rsidP="00A35BED">
      <w:pPr>
        <w:pStyle w:val="FootnoteText"/>
        <w:bidi w:val="0"/>
        <w:spacing w:line="240" w:lineRule="auto"/>
        <w:rPr>
          <w:lang w:val="en-US"/>
        </w:rPr>
      </w:pPr>
      <w:r>
        <w:rPr>
          <w:rStyle w:val="FootnoteReference"/>
        </w:rPr>
        <w:footnoteRef/>
      </w:r>
      <w:r>
        <w:t xml:space="preserve"> </w:t>
      </w:r>
      <w:r>
        <w:rPr>
          <w:lang w:val="en-US"/>
        </w:rPr>
        <w:t>For this form see vol. 1, under Mattathias (24) B/M, p. 192.</w:t>
      </w:r>
    </w:p>
  </w:footnote>
  <w:footnote w:id="2405">
    <w:p w14:paraId="1CD18EB1" w14:textId="77777777" w:rsidR="00865CD2" w:rsidRPr="00163363" w:rsidRDefault="00865CD2" w:rsidP="004F6335">
      <w:pPr>
        <w:pStyle w:val="FootnoteText"/>
        <w:bidi w:val="0"/>
        <w:spacing w:line="240" w:lineRule="auto"/>
        <w:rPr>
          <w:rFonts w:cs="Times New Roman"/>
          <w:lang w:val="en-US"/>
        </w:rPr>
      </w:pPr>
      <w:r w:rsidRPr="00163363">
        <w:rPr>
          <w:rStyle w:val="FootnoteReference"/>
          <w:rFonts w:cs="Times New Roman"/>
        </w:rPr>
        <w:footnoteRef/>
      </w:r>
      <w:r>
        <w:rPr>
          <w:rFonts w:cs="Times New Roman"/>
        </w:rPr>
        <w:t xml:space="preserve"> </w:t>
      </w:r>
      <w:r w:rsidRPr="00163363">
        <w:rPr>
          <w:rFonts w:cs="Times New Roman"/>
          <w:lang w:val="en-US"/>
        </w:rPr>
        <w:t xml:space="preserve">In </w:t>
      </w:r>
      <w:r>
        <w:rPr>
          <w:rFonts w:cs="Times New Roman"/>
          <w:lang w:val="en-US"/>
        </w:rPr>
        <w:t>Aramaic</w:t>
      </w:r>
      <w:r w:rsidRPr="00163363">
        <w:rPr>
          <w:rFonts w:cs="Times New Roman"/>
          <w:lang w:val="en-US"/>
        </w:rPr>
        <w:t xml:space="preserve"> – </w:t>
      </w:r>
      <w:r w:rsidRPr="00163363">
        <w:rPr>
          <w:rFonts w:cs="Times New Roman"/>
          <w:rtl/>
        </w:rPr>
        <w:t>מן דבתרתא</w:t>
      </w:r>
      <w:r w:rsidRPr="00163363">
        <w:rPr>
          <w:rFonts w:cs="Times New Roman"/>
          <w:lang w:val="en-US"/>
        </w:rPr>
        <w:t xml:space="preserve">, perhaps </w:t>
      </w:r>
      <w:r w:rsidRPr="00163363">
        <w:rPr>
          <w:rFonts w:cs="Times New Roman"/>
          <w:rtl/>
          <w:lang w:val="en-US"/>
        </w:rPr>
        <w:t>ברתותא</w:t>
      </w:r>
      <w:r w:rsidRPr="00E16825">
        <w:rPr>
          <w:rFonts w:cs="Times New Roman"/>
          <w:lang w:val="en-US"/>
        </w:rPr>
        <w:t xml:space="preserve">, </w:t>
      </w:r>
      <w:r w:rsidRPr="00163363">
        <w:rPr>
          <w:rFonts w:cs="Times New Roman"/>
          <w:lang w:val="en-US"/>
        </w:rPr>
        <w:t xml:space="preserve">see Reeg </w:t>
      </w:r>
      <w:r w:rsidRPr="00163363">
        <w:rPr>
          <w:rFonts w:cs="Times New Roman"/>
          <w:i/>
          <w:iCs/>
          <w:lang w:val="en-US"/>
        </w:rPr>
        <w:t>Ortsnamen</w:t>
      </w:r>
      <w:r w:rsidRPr="00163363">
        <w:rPr>
          <w:rFonts w:cs="Times New Roman"/>
          <w:lang w:val="en-US"/>
        </w:rPr>
        <w:t xml:space="preserve">, </w:t>
      </w:r>
      <w:r>
        <w:rPr>
          <w:rFonts w:cs="Times New Roman"/>
          <w:lang w:val="en-US"/>
        </w:rPr>
        <w:t>153-4</w:t>
      </w:r>
      <w:r w:rsidRPr="00163363">
        <w:rPr>
          <w:rFonts w:cs="Times New Roman"/>
          <w:lang w:val="en-US"/>
        </w:rPr>
        <w:t>.</w:t>
      </w:r>
      <w:r>
        <w:rPr>
          <w:rFonts w:cs="Times New Roman"/>
          <w:lang w:val="en-US"/>
        </w:rPr>
        <w:t xml:space="preserve"> </w:t>
      </w:r>
      <w:r>
        <w:t>On such designations see vol. 1, Introduction 3.2.6, p. 34.</w:t>
      </w:r>
    </w:p>
  </w:footnote>
  <w:footnote w:id="2406">
    <w:p w14:paraId="2E5BDEEA" w14:textId="77777777" w:rsidR="00865CD2" w:rsidRPr="00E16825" w:rsidRDefault="00865CD2" w:rsidP="00E16825">
      <w:pPr>
        <w:pStyle w:val="FootnoteText"/>
        <w:bidi w:val="0"/>
        <w:spacing w:line="240" w:lineRule="auto"/>
        <w:rPr>
          <w:lang w:val="en-US"/>
        </w:rPr>
      </w:pPr>
      <w:r>
        <w:rPr>
          <w:rStyle w:val="FootnoteReference"/>
        </w:rPr>
        <w:footnoteRef/>
      </w:r>
      <w:r>
        <w:rPr>
          <w:rtl/>
        </w:rPr>
        <w:t xml:space="preserve"> </w:t>
      </w:r>
      <w:r>
        <w:rPr>
          <w:lang w:val="en-US"/>
        </w:rPr>
        <w:t>Was a contemporary of Joseph (7), see Introduction 7.4.1.</w:t>
      </w:r>
    </w:p>
  </w:footnote>
  <w:footnote w:id="2407">
    <w:p w14:paraId="15837CD8" w14:textId="77777777" w:rsidR="00865CD2" w:rsidRPr="00ED0F4E" w:rsidRDefault="00865CD2" w:rsidP="007442BE">
      <w:pPr>
        <w:pStyle w:val="FootnoteText"/>
        <w:bidi w:val="0"/>
        <w:spacing w:line="240" w:lineRule="auto"/>
        <w:rPr>
          <w:lang w:val="en-US"/>
        </w:rPr>
      </w:pPr>
      <w:r>
        <w:rPr>
          <w:rStyle w:val="FootnoteReference"/>
        </w:rPr>
        <w:footnoteRef/>
      </w:r>
      <w:r>
        <w:t xml:space="preserve"> </w:t>
      </w:r>
      <w:r>
        <w:rPr>
          <w:lang w:val="en-US"/>
        </w:rPr>
        <w:t>For this form see vol. 1, under Mattathias (19) B/M, pp. 191-2.</w:t>
      </w:r>
    </w:p>
  </w:footnote>
  <w:footnote w:id="2408">
    <w:p w14:paraId="70592908" w14:textId="77777777" w:rsidR="00865CD2" w:rsidRPr="004132D5" w:rsidRDefault="00865CD2" w:rsidP="00DE38BB">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409">
    <w:p w14:paraId="27880B73" w14:textId="77777777" w:rsidR="00865CD2" w:rsidRPr="00ED0F4E" w:rsidRDefault="00865CD2" w:rsidP="00103586">
      <w:pPr>
        <w:pStyle w:val="FootnoteText"/>
        <w:bidi w:val="0"/>
        <w:spacing w:line="240" w:lineRule="auto"/>
        <w:rPr>
          <w:lang w:val="en-US"/>
        </w:rPr>
      </w:pPr>
      <w:r>
        <w:rPr>
          <w:rStyle w:val="FootnoteReference"/>
        </w:rPr>
        <w:footnoteRef/>
      </w:r>
      <w:r>
        <w:t xml:space="preserve"> </w:t>
      </w:r>
      <w:r>
        <w:rPr>
          <w:lang w:val="en-US"/>
        </w:rPr>
        <w:t>See above, n. 2.</w:t>
      </w:r>
    </w:p>
  </w:footnote>
  <w:footnote w:id="2410">
    <w:p w14:paraId="292BF1DA" w14:textId="77777777" w:rsidR="00865CD2" w:rsidRPr="007442BE" w:rsidRDefault="00865CD2" w:rsidP="007442BE">
      <w:pPr>
        <w:pStyle w:val="FootnoteText"/>
        <w:bidi w:val="0"/>
        <w:spacing w:line="240" w:lineRule="auto"/>
        <w:rPr>
          <w:lang w:val="en-US"/>
        </w:rPr>
      </w:pPr>
      <w:r>
        <w:rPr>
          <w:rStyle w:val="FootnoteReference"/>
        </w:rPr>
        <w:footnoteRef/>
      </w:r>
      <w:r>
        <w:t xml:space="preserve"> </w:t>
      </w:r>
      <w:r>
        <w:rPr>
          <w:lang w:val="en-US"/>
        </w:rPr>
        <w:t xml:space="preserve">Kibbutz in the Upper </w:t>
      </w:r>
      <w:smartTag w:uri="urn:schemas-microsoft-com:office:smarttags" w:element="place">
        <w:smartTag w:uri="urn:schemas-microsoft-com:office:smarttags" w:element="country-region">
          <w:r>
            <w:rPr>
              <w:lang w:val="en-US"/>
            </w:rPr>
            <w:t>Jordan</w:t>
          </w:r>
        </w:smartTag>
      </w:smartTag>
      <w:r>
        <w:rPr>
          <w:lang w:val="en-US"/>
        </w:rPr>
        <w:t xml:space="preserve"> Valley.</w:t>
      </w:r>
    </w:p>
  </w:footnote>
  <w:footnote w:id="2411">
    <w:p w14:paraId="15E9FF15" w14:textId="77777777" w:rsidR="00865CD2" w:rsidRPr="005F539E" w:rsidRDefault="00865CD2" w:rsidP="00E16825">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r>
        <w:t xml:space="preserve"> </w:t>
      </w:r>
    </w:p>
  </w:footnote>
  <w:footnote w:id="2412">
    <w:p w14:paraId="4CEB75A9" w14:textId="77777777" w:rsidR="00865CD2" w:rsidRPr="00D42E88" w:rsidRDefault="00865CD2" w:rsidP="00D42E88">
      <w:pPr>
        <w:pStyle w:val="FootnoteText"/>
        <w:bidi w:val="0"/>
        <w:spacing w:line="240" w:lineRule="auto"/>
        <w:rPr>
          <w:lang w:val="en-US"/>
        </w:rPr>
      </w:pPr>
      <w:r>
        <w:rPr>
          <w:rStyle w:val="FootnoteReference"/>
        </w:rPr>
        <w:footnoteRef/>
      </w:r>
      <w:r>
        <w:rPr>
          <w:rtl/>
        </w:rPr>
        <w:t xml:space="preserve"> </w:t>
      </w:r>
      <w:r>
        <w:rPr>
          <w:lang w:val="en-US"/>
        </w:rPr>
        <w:t>This is obviously the name intended, even though it is not recorded as such elsewhere,</w:t>
      </w:r>
    </w:p>
  </w:footnote>
  <w:footnote w:id="2413">
    <w:p w14:paraId="000DB49B" w14:textId="77777777" w:rsidR="00865CD2" w:rsidRPr="00492A34" w:rsidRDefault="00865CD2" w:rsidP="005B66F5">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7.5.1</w:t>
      </w:r>
      <w:r w:rsidRPr="00F54791">
        <w:rPr>
          <w:rFonts w:cs="Times New Roman"/>
        </w:rPr>
        <w:t>.</w:t>
      </w:r>
    </w:p>
  </w:footnote>
  <w:footnote w:id="2414">
    <w:p w14:paraId="28D65A7A" w14:textId="77777777" w:rsidR="00865CD2" w:rsidRPr="00D42E88" w:rsidRDefault="00865CD2" w:rsidP="00D42E88">
      <w:pPr>
        <w:pStyle w:val="FootnoteText"/>
        <w:bidi w:val="0"/>
        <w:spacing w:line="240" w:lineRule="auto"/>
        <w:rPr>
          <w:lang w:val="en-US"/>
        </w:rPr>
      </w:pPr>
      <w:r>
        <w:rPr>
          <w:rStyle w:val="FootnoteReference"/>
        </w:rPr>
        <w:footnoteRef/>
      </w:r>
      <w:r>
        <w:rPr>
          <w:rtl/>
        </w:rPr>
        <w:t xml:space="preserve"> </w:t>
      </w:r>
      <w:r>
        <w:rPr>
          <w:lang w:val="en-US"/>
        </w:rPr>
        <w:t>This is obviously the name intended, even though it is not recorded as such elsewhere,</w:t>
      </w:r>
    </w:p>
  </w:footnote>
  <w:footnote w:id="2415">
    <w:p w14:paraId="4259CEB1" w14:textId="77777777" w:rsidR="00865CD2" w:rsidRPr="00B5275B" w:rsidRDefault="00865CD2" w:rsidP="00B5275B">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t>On such designations see vol. 1, Introduction 3.2.6, p. 34.</w:t>
      </w:r>
    </w:p>
  </w:footnote>
  <w:footnote w:id="2416">
    <w:p w14:paraId="0A5B31A6" w14:textId="77777777" w:rsidR="00865CD2" w:rsidRPr="000A7234" w:rsidRDefault="00865CD2" w:rsidP="000A7234">
      <w:pPr>
        <w:pStyle w:val="FootnoteText"/>
        <w:bidi w:val="0"/>
        <w:spacing w:line="240" w:lineRule="auto"/>
        <w:rPr>
          <w:lang w:val="en-US"/>
        </w:rPr>
      </w:pPr>
      <w:r>
        <w:rPr>
          <w:rStyle w:val="FootnoteReference"/>
        </w:rPr>
        <w:footnoteRef/>
      </w:r>
      <w:r>
        <w:t xml:space="preserve"> </w:t>
      </w:r>
      <w:r>
        <w:rPr>
          <w:lang w:val="en-US"/>
        </w:rPr>
        <w:t>West of Tel Aviv.</w:t>
      </w:r>
    </w:p>
  </w:footnote>
  <w:footnote w:id="2417">
    <w:p w14:paraId="678C5C82" w14:textId="77777777" w:rsidR="00865CD2" w:rsidRPr="00B5275B" w:rsidRDefault="00865CD2" w:rsidP="00B5275B">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Jewishness suggested based on both names. Usually this would not be enough, but </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Pr>
          <w:rFonts w:cs="Times New Roman"/>
        </w:rPr>
        <w:t xml:space="preserve"> in this form, rather than Mathias, would be typical Jewish and the provenance of these people (Beit She‘arim) also su</w:t>
      </w:r>
      <w:r>
        <w:rPr>
          <w:rFonts w:cs="Times New Roman"/>
        </w:rPr>
        <w:t>g</w:t>
      </w:r>
      <w:r>
        <w:rPr>
          <w:rFonts w:cs="Times New Roman"/>
        </w:rPr>
        <w:t xml:space="preserve">gests Jewishness, see Introduction </w:t>
      </w:r>
      <w:r w:rsidRPr="00B95278">
        <w:rPr>
          <w:rFonts w:cs="Times New Roman"/>
        </w:rPr>
        <w:t>5.2.2.2.</w:t>
      </w:r>
    </w:p>
  </w:footnote>
  <w:footnote w:id="2418">
    <w:p w14:paraId="0EC5D1B4"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419">
    <w:p w14:paraId="560A9E23" w14:textId="77777777" w:rsidR="00865CD2" w:rsidRPr="00ED0F4E" w:rsidRDefault="00865CD2" w:rsidP="000A7234">
      <w:pPr>
        <w:pStyle w:val="FootnoteText"/>
        <w:bidi w:val="0"/>
        <w:spacing w:line="240" w:lineRule="auto"/>
        <w:rPr>
          <w:lang w:val="en-US"/>
        </w:rPr>
      </w:pPr>
      <w:r>
        <w:rPr>
          <w:rStyle w:val="FootnoteReference"/>
        </w:rPr>
        <w:footnoteRef/>
      </w:r>
      <w:r>
        <w:t xml:space="preserve"> </w:t>
      </w:r>
      <w:r>
        <w:rPr>
          <w:lang w:val="en-US"/>
        </w:rPr>
        <w:t>For this form see vol. 1, under Mattathias (32) B/M, p. 192.</w:t>
      </w:r>
    </w:p>
  </w:footnote>
  <w:footnote w:id="2420">
    <w:p w14:paraId="706183F2"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398</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sidRPr="002F6202">
        <w:rPr>
          <w:lang w:val="en-US"/>
        </w:rPr>
        <w:t>, see I</w:t>
      </w:r>
      <w:r w:rsidRPr="002F6202">
        <w:rPr>
          <w:lang w:val="en-US"/>
        </w:rPr>
        <w:t>n</w:t>
      </w:r>
      <w:r w:rsidRPr="002F6202">
        <w:rPr>
          <w:lang w:val="en-US"/>
        </w:rPr>
        <w:t xml:space="preserve">troduction </w:t>
      </w:r>
      <w:r>
        <w:rPr>
          <w:lang w:val="en-US"/>
        </w:rPr>
        <w:t>7.5.2.1</w:t>
      </w:r>
      <w:r w:rsidRPr="002F6202">
        <w:rPr>
          <w:lang w:val="en-US"/>
        </w:rPr>
        <w:t>.</w:t>
      </w:r>
    </w:p>
  </w:footnote>
  <w:footnote w:id="2421">
    <w:p w14:paraId="680FD5F2" w14:textId="77777777" w:rsidR="00865CD2" w:rsidRPr="00ED0F4E" w:rsidRDefault="00865CD2" w:rsidP="00103586">
      <w:pPr>
        <w:pStyle w:val="FootnoteText"/>
        <w:bidi w:val="0"/>
        <w:spacing w:line="240" w:lineRule="auto"/>
        <w:rPr>
          <w:lang w:val="en-US"/>
        </w:rPr>
      </w:pPr>
      <w:r>
        <w:rPr>
          <w:rStyle w:val="FootnoteReference"/>
        </w:rPr>
        <w:footnoteRef/>
      </w:r>
      <w:r>
        <w:t xml:space="preserve"> </w:t>
      </w:r>
      <w:r>
        <w:rPr>
          <w:lang w:val="en-US"/>
        </w:rPr>
        <w:t>See above, n. 17.</w:t>
      </w:r>
    </w:p>
  </w:footnote>
  <w:footnote w:id="2422">
    <w:p w14:paraId="428F88A5" w14:textId="77777777" w:rsidR="00865CD2" w:rsidRPr="009E48D3" w:rsidRDefault="00865CD2" w:rsidP="000A7234">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2423">
    <w:p w14:paraId="1779F2B8"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w:t>
      </w:r>
      <w:r>
        <w:rPr>
          <w:lang w:val="en-US"/>
        </w:rPr>
        <w:t>n</w:t>
      </w:r>
      <w:r>
        <w:rPr>
          <w:lang w:val="en-US"/>
        </w:rPr>
        <w:t>scription and kindly allowed me to make use of her readings. Not all the names she read can be seen in the photograph.</w:t>
      </w:r>
    </w:p>
  </w:footnote>
  <w:footnote w:id="2424">
    <w:p w14:paraId="3C6128FA" w14:textId="77777777" w:rsidR="00865CD2" w:rsidRPr="00386A6D" w:rsidRDefault="00865CD2" w:rsidP="00386A6D">
      <w:pPr>
        <w:pStyle w:val="FootnoteText"/>
        <w:bidi w:val="0"/>
        <w:spacing w:line="240" w:lineRule="auto"/>
        <w:rPr>
          <w:rFonts w:cs="Times New Roman"/>
          <w:rtl/>
          <w:lang w:val="en-US"/>
        </w:rPr>
      </w:pPr>
      <w:r w:rsidRPr="00386A6D">
        <w:rPr>
          <w:rStyle w:val="FootnoteReference"/>
          <w:rFonts w:cs="Times New Roman"/>
          <w:rtl/>
        </w:rPr>
        <w:footnoteRef/>
      </w:r>
      <w:r w:rsidRPr="00386A6D">
        <w:rPr>
          <w:rFonts w:cs="Times New Roman"/>
          <w:lang w:eastAsia="en-GB"/>
        </w:rPr>
        <w:t xml:space="preserve"> </w:t>
      </w:r>
      <w:r w:rsidRPr="00386A6D">
        <w:rPr>
          <w:rFonts w:cs="Times New Roman"/>
          <w:lang w:val="en-US"/>
        </w:rPr>
        <w:t xml:space="preserve">Biblical, e.g. Exod 6:23. </w:t>
      </w:r>
      <w:r w:rsidRPr="00386A6D">
        <w:rPr>
          <w:rFonts w:cs="Times New Roman"/>
          <w:rtl/>
        </w:rPr>
        <w:t>נדב</w:t>
      </w:r>
      <w:r w:rsidRPr="00386A6D">
        <w:rPr>
          <w:rFonts w:cs="Times New Roman"/>
          <w:lang w:eastAsia="en-GB"/>
        </w:rPr>
        <w:t xml:space="preserve"> was the name of a King of Israel</w:t>
      </w:r>
      <w:r>
        <w:rPr>
          <w:rFonts w:cs="Times New Roman"/>
          <w:lang w:eastAsia="en-GB"/>
        </w:rPr>
        <w:t>,</w:t>
      </w:r>
      <w:r w:rsidRPr="00386A6D">
        <w:rPr>
          <w:rFonts w:cs="Times New Roman"/>
          <w:lang w:eastAsia="en-GB"/>
        </w:rPr>
        <w:t xml:space="preserve"> see 1 Kgs 14:20. </w:t>
      </w:r>
    </w:p>
  </w:footnote>
  <w:footnote w:id="2425">
    <w:p w14:paraId="766DD822" w14:textId="77777777" w:rsidR="00865CD2" w:rsidRDefault="00865CD2" w:rsidP="00727E1C">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he appears only here in BT, he is designated </w:t>
      </w:r>
      <w:r w:rsidRPr="005E436F">
        <w:rPr>
          <w:rFonts w:cs="Times New Roman"/>
          <w:rtl/>
          <w:lang w:val="en-US"/>
        </w:rPr>
        <w:t>רבי</w:t>
      </w:r>
      <w:r w:rsidRPr="005E436F">
        <w:rPr>
          <w:lang w:val="en-US"/>
        </w:rPr>
        <w:t xml:space="preserve">, see Introduction </w:t>
      </w:r>
      <w:r>
        <w:t>5.1.3.2</w:t>
      </w:r>
      <w:r>
        <w:rPr>
          <w:u w:color="FFFF00"/>
        </w:rPr>
        <w:t>.2</w:t>
      </w:r>
      <w:r w:rsidRPr="005E436F">
        <w:rPr>
          <w:lang w:val="en-US"/>
        </w:rPr>
        <w:t>, and his son is d</w:t>
      </w:r>
      <w:r w:rsidRPr="005E436F">
        <w:rPr>
          <w:lang w:val="en-US"/>
        </w:rPr>
        <w:t>e</w:t>
      </w:r>
      <w:r w:rsidRPr="005E436F">
        <w:rPr>
          <w:lang w:val="en-US"/>
        </w:rPr>
        <w:t xml:space="preserve">scribed as a relative of a prominent Palestinian rabbi, see Introduction </w:t>
      </w:r>
      <w:r>
        <w:t>5.1.3.2</w:t>
      </w:r>
      <w:r>
        <w:rPr>
          <w:u w:color="FFFF00"/>
          <w:lang w:val="en-US"/>
        </w:rPr>
        <w:t>.3</w:t>
      </w:r>
      <w:r w:rsidRPr="005E436F">
        <w:rPr>
          <w:lang w:val="en-US"/>
        </w:rPr>
        <w:t>.</w:t>
      </w:r>
    </w:p>
  </w:footnote>
  <w:footnote w:id="2426">
    <w:p w14:paraId="6F097DF8" w14:textId="77777777" w:rsidR="00865CD2" w:rsidRPr="008F2F56" w:rsidRDefault="00865CD2" w:rsidP="008F2F56">
      <w:pPr>
        <w:pStyle w:val="FootnoteText"/>
        <w:bidi w:val="0"/>
        <w:spacing w:line="240" w:lineRule="auto"/>
        <w:rPr>
          <w:lang w:val="en-US"/>
        </w:rPr>
      </w:pPr>
      <w:r>
        <w:rPr>
          <w:rStyle w:val="FootnoteReference"/>
        </w:rPr>
        <w:footnoteRef/>
      </w:r>
      <w:r>
        <w:rPr>
          <w:rtl/>
        </w:rPr>
        <w:t xml:space="preserve"> </w:t>
      </w:r>
      <w:r>
        <w:rPr>
          <w:lang w:val="en-US"/>
        </w:rPr>
        <w:t>His son transmits in the name of the last tannaim, see Introduction 7.4.1.</w:t>
      </w:r>
    </w:p>
  </w:footnote>
  <w:footnote w:id="2427">
    <w:p w14:paraId="5A328967" w14:textId="77777777" w:rsidR="00865CD2" w:rsidRPr="009A4CB8" w:rsidRDefault="00865CD2" w:rsidP="005577F4">
      <w:pPr>
        <w:pStyle w:val="FootnoteText"/>
        <w:bidi w:val="0"/>
        <w:spacing w:line="240" w:lineRule="auto"/>
        <w:rPr>
          <w:rtl/>
          <w:lang w:val="en-US"/>
        </w:rPr>
      </w:pPr>
      <w:r w:rsidRPr="00386A6D">
        <w:rPr>
          <w:rStyle w:val="FootnoteReference"/>
          <w:rFonts w:cs="Times New Roman"/>
          <w:rtl/>
        </w:rPr>
        <w:footnoteRef/>
      </w:r>
      <w:r w:rsidRPr="00386A6D">
        <w:rPr>
          <w:rFonts w:cs="Times New Roman"/>
          <w:lang w:eastAsia="en-GB"/>
        </w:rPr>
        <w:t xml:space="preserve"> </w:t>
      </w:r>
      <w:r w:rsidRPr="00386A6D">
        <w:rPr>
          <w:rFonts w:cs="Times New Roman"/>
          <w:lang w:val="en-US"/>
        </w:rPr>
        <w:t xml:space="preserve">Biblical, e.g. Nah 1:1. </w:t>
      </w:r>
      <w:r w:rsidRPr="00386A6D">
        <w:rPr>
          <w:rFonts w:cs="Times New Roman"/>
          <w:rtl/>
          <w:lang w:val="en-US"/>
        </w:rPr>
        <w:t>נחום</w:t>
      </w:r>
      <w:r w:rsidRPr="00386A6D">
        <w:rPr>
          <w:rFonts w:cs="Times New Roman"/>
          <w:lang w:val="en-US"/>
        </w:rPr>
        <w:t xml:space="preserve"> was the prophet who gave his name to a biblical book. According to </w:t>
      </w:r>
      <w:r w:rsidRPr="00386A6D">
        <w:rPr>
          <w:rFonts w:cs="Times New Roman"/>
          <w:lang w:eastAsia="en-GB"/>
        </w:rPr>
        <w:t>Noth,</w:t>
      </w:r>
      <w:r w:rsidRPr="009A4CB8">
        <w:rPr>
          <w:rFonts w:cs="Tahoma"/>
          <w:lang w:eastAsia="en-GB"/>
        </w:rPr>
        <w:t xml:space="preserve"> </w:t>
      </w:r>
      <w:r w:rsidRPr="00386A6D">
        <w:rPr>
          <w:rFonts w:cs="Times New Roman"/>
          <w:i/>
          <w:iCs/>
          <w:lang w:eastAsia="en-GB"/>
        </w:rPr>
        <w:t>IPRGN</w:t>
      </w:r>
      <w:r w:rsidRPr="00386A6D">
        <w:rPr>
          <w:rFonts w:cs="Times New Roman"/>
          <w:lang w:eastAsia="en-GB"/>
        </w:rPr>
        <w:t xml:space="preserve">, 38, </w:t>
      </w:r>
    </w:p>
  </w:footnote>
  <w:footnote w:id="2428">
    <w:p w14:paraId="5FCE2D6D" w14:textId="77777777" w:rsidR="00865CD2" w:rsidRPr="00D35D32" w:rsidRDefault="00865CD2" w:rsidP="0057079F">
      <w:pPr>
        <w:pStyle w:val="FootnoteText"/>
        <w:bidi w:val="0"/>
        <w:spacing w:line="240" w:lineRule="auto"/>
        <w:rPr>
          <w:lang w:val="en-US"/>
        </w:rPr>
      </w:pPr>
      <w:r>
        <w:rPr>
          <w:rStyle w:val="FootnoteReference"/>
        </w:rPr>
        <w:footnoteRef/>
      </w:r>
      <w:r>
        <w:rPr>
          <w:rtl/>
        </w:rPr>
        <w:t xml:space="preserve"> </w:t>
      </w:r>
      <w:r>
        <w:rPr>
          <w:lang w:val="en-US"/>
        </w:rPr>
        <w:t xml:space="preserve">I identify him with </w:t>
      </w:r>
      <w:r w:rsidRPr="00444423">
        <w:rPr>
          <w:rFonts w:cs="Times New Roman"/>
          <w:color w:val="000000"/>
          <w:rtl/>
        </w:rPr>
        <w:t>רבי נחום</w:t>
      </w:r>
      <w:r>
        <w:rPr>
          <w:color w:val="000000"/>
        </w:rPr>
        <w:t xml:space="preserve">, mentioned in </w:t>
      </w:r>
      <w:r w:rsidRPr="00D35D32">
        <w:rPr>
          <w:i/>
          <w:iCs/>
          <w:color w:val="000000"/>
        </w:rPr>
        <w:t>bHul</w:t>
      </w:r>
      <w:r>
        <w:rPr>
          <w:color w:val="000000"/>
        </w:rPr>
        <w:t xml:space="preserve"> 98a. </w:t>
      </w:r>
      <w:r>
        <w:rPr>
          <w:lang w:val="en-US"/>
        </w:rPr>
        <w:t xml:space="preserve">Also mentioned in </w:t>
      </w:r>
      <w:r w:rsidRPr="002A40A4">
        <w:rPr>
          <w:i/>
          <w:iCs/>
          <w:lang w:val="en-US"/>
        </w:rPr>
        <w:t>bHul</w:t>
      </w:r>
      <w:r>
        <w:rPr>
          <w:lang w:val="en-US"/>
        </w:rPr>
        <w:t xml:space="preserve"> 98a, </w:t>
      </w:r>
      <w:r>
        <w:rPr>
          <w:i/>
          <w:iCs/>
          <w:lang w:val="en-US"/>
        </w:rPr>
        <w:t xml:space="preserve">bBer </w:t>
      </w:r>
      <w:r>
        <w:rPr>
          <w:lang w:val="en-US"/>
        </w:rPr>
        <w:t xml:space="preserve">55b and in </w:t>
      </w:r>
      <w:r>
        <w:rPr>
          <w:i/>
          <w:iCs/>
          <w:lang w:val="en-US"/>
        </w:rPr>
        <w:t xml:space="preserve">bBQ </w:t>
      </w:r>
      <w:r>
        <w:rPr>
          <w:lang w:val="en-US"/>
        </w:rPr>
        <w:t xml:space="preserve">82a. </w:t>
      </w:r>
      <w:r>
        <w:rPr>
          <w:color w:val="000000"/>
        </w:rPr>
        <w:t>On this chain of trad</w:t>
      </w:r>
      <w:r>
        <w:rPr>
          <w:color w:val="000000"/>
        </w:rPr>
        <w:t>i</w:t>
      </w:r>
      <w:r>
        <w:rPr>
          <w:color w:val="000000"/>
        </w:rPr>
        <w:t xml:space="preserve">tion see Introduction </w:t>
      </w:r>
      <w:r>
        <w:t>5.1.3.1.1</w:t>
      </w:r>
      <w:r>
        <w:rPr>
          <w:color w:val="000000"/>
        </w:rPr>
        <w:t>.</w:t>
      </w:r>
    </w:p>
  </w:footnote>
  <w:footnote w:id="2429">
    <w:p w14:paraId="03B195DA" w14:textId="77777777" w:rsidR="00865CD2" w:rsidRPr="00910002" w:rsidRDefault="00865CD2" w:rsidP="008F2F56">
      <w:pPr>
        <w:pStyle w:val="FootnoteText"/>
        <w:bidi w:val="0"/>
        <w:spacing w:line="240" w:lineRule="auto"/>
        <w:rPr>
          <w:lang w:val="en-US"/>
        </w:rPr>
      </w:pPr>
      <w:r>
        <w:rPr>
          <w:rStyle w:val="FootnoteReference"/>
        </w:rPr>
        <w:footnoteRef/>
      </w:r>
      <w:r>
        <w:rPr>
          <w:rtl/>
        </w:rPr>
        <w:t xml:space="preserve"> </w:t>
      </w:r>
      <w:r>
        <w:rPr>
          <w:lang w:val="en-US"/>
        </w:rPr>
        <w:t>Transmits in the name of Rav (Abba [70] S/H/M, in vol. 4, p. 311), who died in this year, see Intr</w:t>
      </w:r>
      <w:r>
        <w:rPr>
          <w:lang w:val="en-US"/>
        </w:rPr>
        <w:t>o</w:t>
      </w:r>
      <w:r>
        <w:rPr>
          <w:lang w:val="en-US"/>
        </w:rPr>
        <w:t xml:space="preserve">duction 7.4.5. </w:t>
      </w:r>
    </w:p>
  </w:footnote>
  <w:footnote w:id="2430">
    <w:p w14:paraId="4ECE8B36" w14:textId="77777777" w:rsidR="00865CD2" w:rsidRPr="00551D44" w:rsidRDefault="00865CD2" w:rsidP="00551D44">
      <w:pPr>
        <w:pStyle w:val="FootnoteText"/>
        <w:bidi w:val="0"/>
        <w:spacing w:line="240" w:lineRule="auto"/>
        <w:rPr>
          <w:rFonts w:cs="Estrangelo Edessa"/>
          <w:lang w:val="en-US" w:bidi="syr-SY"/>
        </w:rPr>
      </w:pPr>
      <w:r>
        <w:rPr>
          <w:rStyle w:val="FootnoteReference"/>
        </w:rPr>
        <w:footnoteRef/>
      </w:r>
      <w:r>
        <w:rPr>
          <w:rtl/>
        </w:rPr>
        <w:t xml:space="preserve"> </w:t>
      </w:r>
      <w:r w:rsidRPr="008F2F56">
        <w:rPr>
          <w:lang w:val="de-DE"/>
        </w:rPr>
        <w:t xml:space="preserve">So in BT, e.g. </w:t>
      </w:r>
      <w:r w:rsidRPr="008F2F56">
        <w:rPr>
          <w:i/>
          <w:iCs/>
          <w:lang w:val="de-DE"/>
        </w:rPr>
        <w:t>bPes</w:t>
      </w:r>
      <w:r w:rsidRPr="008F2F56">
        <w:rPr>
          <w:lang w:val="de-DE"/>
        </w:rPr>
        <w:t xml:space="preserve"> 104a. </w:t>
      </w:r>
      <w:r w:rsidRPr="00AF217E">
        <w:rPr>
          <w:lang w:val="en-US"/>
        </w:rPr>
        <w:t xml:space="preserve">In PT always </w:t>
      </w:r>
      <w:r w:rsidRPr="00551D44">
        <w:rPr>
          <w:rFonts w:cs="Times New Roman"/>
          <w:rtl/>
          <w:lang w:val="el-GR"/>
        </w:rPr>
        <w:t>נחום</w:t>
      </w:r>
      <w:r>
        <w:rPr>
          <w:rFonts w:cs="Estrangelo Edessa"/>
          <w:lang w:val="en-US" w:bidi="syr-SY"/>
        </w:rPr>
        <w:t>.</w:t>
      </w:r>
    </w:p>
  </w:footnote>
  <w:footnote w:id="2431">
    <w:p w14:paraId="64BF673D" w14:textId="77777777" w:rsidR="00865CD2" w:rsidRPr="00551D44" w:rsidRDefault="00865CD2" w:rsidP="00AF217E">
      <w:pPr>
        <w:pStyle w:val="FootnoteText"/>
        <w:bidi w:val="0"/>
        <w:spacing w:line="240" w:lineRule="auto"/>
        <w:rPr>
          <w:lang w:val="en-US"/>
        </w:rPr>
      </w:pPr>
      <w:r>
        <w:rPr>
          <w:rStyle w:val="FootnoteReference"/>
        </w:rPr>
        <w:footnoteRef/>
      </w:r>
      <w:r>
        <w:rPr>
          <w:rtl/>
        </w:rPr>
        <w:t xml:space="preserve"> </w:t>
      </w:r>
      <w:r>
        <w:rPr>
          <w:lang w:val="en-US"/>
        </w:rPr>
        <w:t>In vol. 1, under Simon (70) B/M, p. 220.</w:t>
      </w:r>
    </w:p>
  </w:footnote>
  <w:footnote w:id="2432">
    <w:p w14:paraId="1DE87A16" w14:textId="77777777" w:rsidR="00865CD2" w:rsidRPr="00CC7B95" w:rsidRDefault="00865CD2" w:rsidP="00CC7B95">
      <w:pPr>
        <w:pStyle w:val="FootnoteText"/>
        <w:bidi w:val="0"/>
        <w:spacing w:line="240" w:lineRule="auto"/>
        <w:rPr>
          <w:lang w:val="en-US"/>
        </w:rPr>
      </w:pPr>
      <w:r>
        <w:rPr>
          <w:rStyle w:val="FootnoteReference"/>
        </w:rPr>
        <w:footnoteRef/>
      </w:r>
      <w:r>
        <w:rPr>
          <w:rtl/>
        </w:rPr>
        <w:t xml:space="preserve"> </w:t>
      </w:r>
      <w:r>
        <w:rPr>
          <w:lang w:val="en-US"/>
        </w:rPr>
        <w:t>His father was a contemporary of the last tannaim, see Introduction 7.4.1.</w:t>
      </w:r>
    </w:p>
  </w:footnote>
  <w:footnote w:id="2433">
    <w:p w14:paraId="7AA0592F" w14:textId="77777777" w:rsidR="00865CD2" w:rsidRPr="00D42E88" w:rsidRDefault="00865CD2" w:rsidP="007C4108">
      <w:pPr>
        <w:pStyle w:val="FootnoteText"/>
        <w:bidi w:val="0"/>
        <w:spacing w:line="240" w:lineRule="auto"/>
        <w:rPr>
          <w:lang w:val="en-US"/>
        </w:rPr>
      </w:pPr>
      <w:r w:rsidRPr="003F7A75">
        <w:rPr>
          <w:rStyle w:val="FootnoteReference"/>
        </w:rPr>
        <w:footnoteRef/>
      </w:r>
      <w:r w:rsidRPr="003F7A75">
        <w:rPr>
          <w:rtl/>
        </w:rPr>
        <w:t xml:space="preserve"> </w:t>
      </w:r>
      <w:r w:rsidRPr="005E00E4">
        <w:rPr>
          <w:lang w:val="en-US"/>
        </w:rPr>
        <w:t xml:space="preserve">On the additional </w:t>
      </w:r>
      <w:r>
        <w:rPr>
          <w:rFonts w:cs="Times New Roman" w:hint="cs"/>
          <w:rtl/>
          <w:lang w:val="en-US"/>
        </w:rPr>
        <w:t>י</w:t>
      </w:r>
      <w:r w:rsidRPr="005E00E4">
        <w:rPr>
          <w:rFonts w:hint="cs"/>
          <w:lang w:val="en-US"/>
        </w:rPr>
        <w:t xml:space="preserve"> </w:t>
      </w:r>
      <w:r w:rsidRPr="005E00E4">
        <w:rPr>
          <w:lang w:val="en-US"/>
        </w:rPr>
        <w:t>as a</w:t>
      </w:r>
      <w:r w:rsidRPr="005E00E4">
        <w:rPr>
          <w:rFonts w:hint="cs"/>
          <w:lang w:val="en-US"/>
        </w:rPr>
        <w:t xml:space="preserve"> dialect </w:t>
      </w:r>
      <w:r w:rsidRPr="005E00E4">
        <w:rPr>
          <w:lang w:val="en-US"/>
        </w:rPr>
        <w:t xml:space="preserve">variant </w:t>
      </w:r>
      <w:r w:rsidRPr="005E00E4">
        <w:rPr>
          <w:rFonts w:hint="cs"/>
          <w:lang w:val="en-US"/>
        </w:rPr>
        <w:t>see vol</w:t>
      </w:r>
      <w:r w:rsidRPr="005E00E4">
        <w:rPr>
          <w:lang w:val="en-US"/>
        </w:rPr>
        <w:t xml:space="preserve"> 4, Intr</w:t>
      </w:r>
      <w:r w:rsidRPr="005E00E4">
        <w:rPr>
          <w:lang w:val="en-US"/>
        </w:rPr>
        <w:t>o</w:t>
      </w:r>
      <w:r w:rsidRPr="005E00E4">
        <w:rPr>
          <w:lang w:val="en-US"/>
        </w:rPr>
        <w:t>duction 2.3.5.</w:t>
      </w:r>
      <w:r>
        <w:rPr>
          <w:lang w:val="en-US"/>
        </w:rPr>
        <w:t>2, p</w:t>
      </w:r>
      <w:r w:rsidRPr="005E00E4">
        <w:rPr>
          <w:lang w:val="en-US"/>
        </w:rPr>
        <w:t xml:space="preserve">. </w:t>
      </w:r>
      <w:r w:rsidRPr="00D42E88">
        <w:rPr>
          <w:lang w:val="en-US"/>
        </w:rPr>
        <w:t xml:space="preserve">13. On the </w:t>
      </w:r>
      <w:r w:rsidRPr="00D42E88">
        <w:rPr>
          <w:rFonts w:cs="Times New Roman"/>
          <w:rtl/>
          <w:lang w:val="de-DE"/>
        </w:rPr>
        <w:t>י</w:t>
      </w:r>
      <w:r>
        <w:rPr>
          <w:lang w:val="en-US"/>
        </w:rPr>
        <w:t xml:space="preserve"> </w:t>
      </w:r>
      <w:r w:rsidRPr="00D42E88">
        <w:rPr>
          <w:lang w:val="en-US"/>
        </w:rPr>
        <w:t xml:space="preserve">suffix see see vol. </w:t>
      </w:r>
      <w:r>
        <w:rPr>
          <w:lang w:val="en-US"/>
        </w:rPr>
        <w:t>1, Introduction 2.4.1.1, pp. 23-4.</w:t>
      </w:r>
    </w:p>
  </w:footnote>
  <w:footnote w:id="2434">
    <w:p w14:paraId="748A4CF1" w14:textId="77777777" w:rsidR="00865CD2" w:rsidRPr="00CC7B95" w:rsidRDefault="00865CD2" w:rsidP="00CC7B95">
      <w:pPr>
        <w:pStyle w:val="FootnoteText"/>
        <w:bidi w:val="0"/>
        <w:spacing w:line="240" w:lineRule="auto"/>
        <w:rPr>
          <w:lang w:val="en-US"/>
        </w:rPr>
      </w:pPr>
      <w:r>
        <w:rPr>
          <w:rStyle w:val="FootnoteReference"/>
        </w:rPr>
        <w:footnoteRef/>
      </w:r>
      <w:r>
        <w:rPr>
          <w:rtl/>
        </w:rPr>
        <w:t xml:space="preserve"> </w:t>
      </w:r>
      <w:r>
        <w:rPr>
          <w:lang w:val="en-US"/>
        </w:rPr>
        <w:t>For his father’s dating see Introduction 7.4.2.</w:t>
      </w:r>
    </w:p>
  </w:footnote>
  <w:footnote w:id="2435">
    <w:p w14:paraId="78B6B6E7" w14:textId="77777777" w:rsidR="00865CD2" w:rsidRPr="00D20B3C" w:rsidRDefault="00865CD2" w:rsidP="00CC7B95">
      <w:pPr>
        <w:pStyle w:val="FootnoteText"/>
        <w:bidi w:val="0"/>
        <w:spacing w:line="240" w:lineRule="auto"/>
        <w:rPr>
          <w:lang w:val="en-US"/>
        </w:rPr>
      </w:pPr>
      <w:r>
        <w:rPr>
          <w:rStyle w:val="FootnoteReference"/>
        </w:rPr>
        <w:footnoteRef/>
      </w:r>
      <w:r>
        <w:t xml:space="preserve"> His brother t</w:t>
      </w:r>
      <w:r>
        <w:rPr>
          <w:lang w:val="en-US"/>
        </w:rPr>
        <w:t>ransmits in the name of Rabbi Yohanan (1), see Introduction 7.4.1.</w:t>
      </w:r>
    </w:p>
  </w:footnote>
  <w:footnote w:id="2436">
    <w:p w14:paraId="1493B7C7" w14:textId="77777777" w:rsidR="00865CD2" w:rsidRPr="00386A6D" w:rsidRDefault="00865CD2" w:rsidP="00201410">
      <w:pPr>
        <w:pStyle w:val="FootnoteText"/>
        <w:bidi w:val="0"/>
        <w:spacing w:line="240" w:lineRule="auto"/>
        <w:rPr>
          <w:rFonts w:cs="Times New Roman"/>
          <w:lang w:val="en-US"/>
        </w:rPr>
      </w:pPr>
      <w:r w:rsidRPr="00386A6D">
        <w:rPr>
          <w:rStyle w:val="FootnoteReference"/>
          <w:rFonts w:cs="Times New Roman"/>
          <w:rtl/>
        </w:rPr>
        <w:footnoteRef/>
      </w:r>
      <w:r w:rsidRPr="00D42E88">
        <w:rPr>
          <w:rFonts w:cs="Times New Roman"/>
          <w:lang w:val="en-US"/>
        </w:rPr>
        <w:t xml:space="preserve"> In Hebrew – </w:t>
      </w:r>
      <w:r w:rsidRPr="00386A6D">
        <w:rPr>
          <w:rFonts w:cs="Times New Roman"/>
          <w:rtl/>
        </w:rPr>
        <w:t>איש קודש הקודשים</w:t>
      </w:r>
      <w:r w:rsidRPr="00D42E88">
        <w:rPr>
          <w:rFonts w:cs="Times New Roman"/>
          <w:lang w:val="en-US"/>
        </w:rPr>
        <w:t>.</w:t>
      </w:r>
      <w:r>
        <w:rPr>
          <w:rFonts w:cs="Times New Roman"/>
          <w:lang w:val="en-US"/>
        </w:rPr>
        <w:t xml:space="preserve"> This is an unusual title, since it refers to the holiest part in the </w:t>
      </w:r>
      <w:smartTag w:uri="urn:schemas-microsoft-com:office:smarttags" w:element="City">
        <w:r>
          <w:rPr>
            <w:rFonts w:cs="Times New Roman"/>
            <w:lang w:val="en-US"/>
          </w:rPr>
          <w:t>Te</w:t>
        </w:r>
        <w:r>
          <w:rPr>
            <w:rFonts w:cs="Times New Roman"/>
            <w:lang w:val="en-US"/>
          </w:rPr>
          <w:t>m</w:t>
        </w:r>
        <w:r>
          <w:rPr>
            <w:rFonts w:cs="Times New Roman"/>
            <w:lang w:val="en-US"/>
          </w:rPr>
          <w:t>ple</w:t>
        </w:r>
      </w:smartTag>
      <w:r>
        <w:rPr>
          <w:rFonts w:cs="Times New Roman"/>
          <w:lang w:val="en-US"/>
        </w:rPr>
        <w:t>, and this person lived long after the latter’s destruction.</w:t>
      </w:r>
    </w:p>
  </w:footnote>
  <w:footnote w:id="2437">
    <w:p w14:paraId="01FE0A83" w14:textId="77777777" w:rsidR="00865CD2" w:rsidRPr="004132D5" w:rsidRDefault="00865CD2" w:rsidP="00746380">
      <w:pPr>
        <w:pStyle w:val="FootnoteText"/>
        <w:bidi w:val="0"/>
        <w:spacing w:line="240" w:lineRule="auto"/>
        <w:rPr>
          <w:lang w:val="en-US"/>
        </w:rPr>
      </w:pPr>
      <w:r>
        <w:rPr>
          <w:rStyle w:val="FootnoteReference"/>
        </w:rPr>
        <w:footnoteRef/>
      </w:r>
      <w:r>
        <w:rPr>
          <w:rtl/>
        </w:rPr>
        <w:t xml:space="preserve"> </w:t>
      </w:r>
      <w:r>
        <w:rPr>
          <w:lang w:val="en-US"/>
        </w:rPr>
        <w:t>Appears in a Palestinian source with no chronological context, see Introduction 7.4.4.</w:t>
      </w:r>
    </w:p>
  </w:footnote>
  <w:footnote w:id="2438">
    <w:p w14:paraId="09E6066E" w14:textId="77777777" w:rsidR="00865CD2" w:rsidRPr="0057190B" w:rsidRDefault="00865CD2" w:rsidP="000961BD">
      <w:pPr>
        <w:pStyle w:val="FootnoteText"/>
        <w:bidi w:val="0"/>
        <w:spacing w:line="240" w:lineRule="auto"/>
        <w:rPr>
          <w:lang w:val="en-US"/>
        </w:rPr>
      </w:pPr>
      <w:r>
        <w:rPr>
          <w:rStyle w:val="FootnoteReference"/>
        </w:rPr>
        <w:footnoteRef/>
      </w:r>
      <w:r>
        <w:rPr>
          <w:rtl/>
        </w:rPr>
        <w:t xml:space="preserve"> </w:t>
      </w:r>
      <w:r w:rsidRPr="0057190B">
        <w:rPr>
          <w:lang w:val="en-US"/>
        </w:rPr>
        <w:t>So in the Escorial G-I-3 Ms. This may be a scribal “correction</w:t>
      </w:r>
      <w:r w:rsidRPr="0057190B">
        <w:rPr>
          <w:rFonts w:cs="Times New Roman"/>
          <w:lang w:val="en-US"/>
        </w:rPr>
        <w:t xml:space="preserve">,” see vol. </w:t>
      </w:r>
      <w:r>
        <w:rPr>
          <w:rFonts w:cs="Times New Roman"/>
          <w:lang w:val="en-US"/>
        </w:rPr>
        <w:t xml:space="preserve">4, </w:t>
      </w:r>
      <w:r w:rsidRPr="0057190B">
        <w:rPr>
          <w:rFonts w:cs="Times New Roman"/>
          <w:lang w:val="en-US"/>
        </w:rPr>
        <w:t xml:space="preserve">Introduction </w:t>
      </w:r>
      <w:r>
        <w:rPr>
          <w:rFonts w:cs="Times New Roman"/>
          <w:u w:color="FFFF00"/>
          <w:lang w:val="en-US"/>
        </w:rPr>
        <w:t>2.7.2, p. 18</w:t>
      </w:r>
      <w:r w:rsidRPr="0057190B">
        <w:rPr>
          <w:rFonts w:cs="Times New Roman"/>
          <w:lang w:val="en-US"/>
        </w:rPr>
        <w:t>.</w:t>
      </w:r>
      <w:r w:rsidRPr="0057190B">
        <w:rPr>
          <w:lang w:val="en-US"/>
        </w:rPr>
        <w:t xml:space="preserve"> On this name see under Tanḥum</w:t>
      </w:r>
      <w:r>
        <w:rPr>
          <w:lang w:val="en-US"/>
        </w:rPr>
        <w:t xml:space="preserve"> </w:t>
      </w:r>
      <w:r w:rsidRPr="0057190B">
        <w:rPr>
          <w:lang w:val="en-US"/>
        </w:rPr>
        <w:t>S-H/M.</w:t>
      </w:r>
    </w:p>
  </w:footnote>
  <w:footnote w:id="2439">
    <w:p w14:paraId="58915E56" w14:textId="77777777" w:rsidR="00865CD2" w:rsidRPr="00AB6646" w:rsidRDefault="00865CD2" w:rsidP="00121C30">
      <w:pPr>
        <w:pStyle w:val="FootnoteText"/>
        <w:bidi w:val="0"/>
        <w:spacing w:line="240" w:lineRule="auto"/>
        <w:rPr>
          <w:lang w:val="en-US"/>
        </w:rPr>
      </w:pPr>
      <w:r>
        <w:rPr>
          <w:rStyle w:val="FootnoteReference"/>
        </w:rPr>
        <w:footnoteRef/>
      </w:r>
      <w:r>
        <w:rPr>
          <w:rtl/>
        </w:rPr>
        <w:t xml:space="preserve"> </w:t>
      </w:r>
      <w:r w:rsidRPr="00AB6646">
        <w:rPr>
          <w:lang w:val="en-US"/>
        </w:rPr>
        <w:t xml:space="preserve">Although he appears only here, in BT, he is designated </w:t>
      </w:r>
      <w:r w:rsidRPr="005E436F">
        <w:rPr>
          <w:rFonts w:cs="Times New Roman"/>
          <w:rtl/>
          <w:lang w:val="en-US"/>
        </w:rPr>
        <w:t>רבי</w:t>
      </w:r>
      <w:r w:rsidRPr="00AB6646">
        <w:rPr>
          <w:rFonts w:cs="Times New Roman"/>
          <w:lang w:val="en-US"/>
        </w:rPr>
        <w:t xml:space="preserve">, see Introduction </w:t>
      </w:r>
      <w:r>
        <w:t>5.1.3.2</w:t>
      </w:r>
      <w:r>
        <w:rPr>
          <w:rFonts w:cs="Times New Roman"/>
          <w:u w:color="FFFF00"/>
        </w:rPr>
        <w:t>.2,</w:t>
      </w:r>
      <w:r w:rsidRPr="00AB6646">
        <w:rPr>
          <w:rFonts w:cs="Times New Roman"/>
          <w:lang w:val="en-US"/>
        </w:rPr>
        <w:t xml:space="preserve"> and is related to a prominent Palestinian rabbi, see Introduction </w:t>
      </w:r>
      <w:r>
        <w:t>5.1.3.2</w:t>
      </w:r>
      <w:r>
        <w:rPr>
          <w:rFonts w:cs="Times New Roman"/>
          <w:u w:color="FFFF00"/>
        </w:rPr>
        <w:t>.3</w:t>
      </w:r>
      <w:r w:rsidRPr="00AB6646">
        <w:rPr>
          <w:rFonts w:cs="Times New Roman"/>
          <w:lang w:val="en-US"/>
        </w:rPr>
        <w:t>.</w:t>
      </w:r>
    </w:p>
  </w:footnote>
  <w:footnote w:id="2440">
    <w:p w14:paraId="5BDCF8CD" w14:textId="77777777" w:rsidR="00865CD2" w:rsidRPr="002043E3" w:rsidRDefault="00865CD2" w:rsidP="00401842">
      <w:pPr>
        <w:pStyle w:val="FootnoteText"/>
        <w:bidi w:val="0"/>
        <w:spacing w:line="240" w:lineRule="auto"/>
        <w:rPr>
          <w:lang w:val="en-US"/>
        </w:rPr>
      </w:pPr>
      <w:r>
        <w:rPr>
          <w:rStyle w:val="FootnoteReference"/>
        </w:rPr>
        <w:footnoteRef/>
      </w:r>
      <w:r>
        <w:rPr>
          <w:rtl/>
        </w:rPr>
        <w:t xml:space="preserve"> </w:t>
      </w:r>
      <w:r w:rsidRPr="002043E3">
        <w:rPr>
          <w:lang w:val="en-US"/>
        </w:rPr>
        <w:t xml:space="preserve"> </w:t>
      </w:r>
      <w:r>
        <w:rPr>
          <w:lang w:val="en-US"/>
        </w:rPr>
        <w:t>His relative (Ahi [5]) w</w:t>
      </w:r>
      <w:r w:rsidRPr="002043E3">
        <w:rPr>
          <w:lang w:val="en-US"/>
        </w:rPr>
        <w:t>as a student of Joseph (</w:t>
      </w:r>
      <w:r>
        <w:rPr>
          <w:lang w:val="en-US"/>
        </w:rPr>
        <w:t>7</w:t>
      </w:r>
      <w:r w:rsidRPr="002043E3">
        <w:rPr>
          <w:lang w:val="en-US"/>
        </w:rPr>
        <w:t>)</w:t>
      </w:r>
      <w:r>
        <w:rPr>
          <w:lang w:val="en-US"/>
        </w:rPr>
        <w:t>, see Introduction 7.4.3.</w:t>
      </w:r>
    </w:p>
  </w:footnote>
  <w:footnote w:id="2441">
    <w:p w14:paraId="4741ACC9" w14:textId="77777777" w:rsidR="00865CD2" w:rsidRDefault="00865CD2" w:rsidP="00103586">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ountry-region">
          <w:r w:rsidRPr="005E436F">
            <w:rPr>
              <w:lang w:val="en-US"/>
            </w:rPr>
            <w:t>Vatican</w:t>
          </w:r>
        </w:smartTag>
      </w:smartTag>
      <w:r w:rsidRPr="005E436F">
        <w:rPr>
          <w:lang w:val="en-US"/>
        </w:rPr>
        <w:t xml:space="preserve"> 111 Ms.</w:t>
      </w:r>
      <w:r>
        <w:rPr>
          <w:lang w:val="en-US"/>
        </w:rPr>
        <w:t xml:space="preserve"> </w:t>
      </w:r>
      <w:r w:rsidRPr="004D0812">
        <w:rPr>
          <w:lang w:val="en-US"/>
        </w:rPr>
        <w:t>This may be a scribal “correction</w:t>
      </w:r>
      <w:r>
        <w:rPr>
          <w:rFonts w:cs="Times New Roman"/>
          <w:lang w:val="en-US"/>
        </w:rPr>
        <w:t xml:space="preserve">,” see </w:t>
      </w:r>
      <w:r w:rsidRPr="0057190B">
        <w:rPr>
          <w:rFonts w:cs="Times New Roman"/>
          <w:lang w:val="en-US"/>
        </w:rPr>
        <w:t xml:space="preserve">vol. </w:t>
      </w:r>
      <w:r>
        <w:rPr>
          <w:rFonts w:cs="Times New Roman"/>
          <w:lang w:val="en-US"/>
        </w:rPr>
        <w:t xml:space="preserve">4, </w:t>
      </w:r>
      <w:r w:rsidRPr="0057190B">
        <w:rPr>
          <w:rFonts w:cs="Times New Roman"/>
          <w:lang w:val="en-US"/>
        </w:rPr>
        <w:t xml:space="preserve">Introduction </w:t>
      </w:r>
      <w:r>
        <w:rPr>
          <w:rFonts w:cs="Times New Roman"/>
          <w:u w:color="FFFF00"/>
          <w:lang w:val="en-US"/>
        </w:rPr>
        <w:t>2.7.2, p. 18</w:t>
      </w:r>
      <w:r>
        <w:rPr>
          <w:rFonts w:cs="Times New Roman"/>
          <w:lang w:val="en-US"/>
        </w:rPr>
        <w:t>.</w:t>
      </w:r>
      <w:r w:rsidRPr="004D0812">
        <w:rPr>
          <w:lang w:val="en-US"/>
        </w:rPr>
        <w:t xml:space="preserve"> </w:t>
      </w:r>
      <w:r>
        <w:rPr>
          <w:lang w:val="en-US"/>
        </w:rPr>
        <w:t>On this form see above, n. 12</w:t>
      </w:r>
      <w:r w:rsidRPr="004D0812">
        <w:rPr>
          <w:lang w:val="en-US"/>
        </w:rPr>
        <w:t>.</w:t>
      </w:r>
    </w:p>
  </w:footnote>
  <w:footnote w:id="2442">
    <w:p w14:paraId="3D8E6C78"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lang w:val="en-US"/>
        </w:rPr>
        <w:t>שמעיה</w:t>
      </w:r>
      <w:r w:rsidRPr="005E436F">
        <w:rPr>
          <w:rFonts w:cs="Times New Roman"/>
          <w:lang w:val="en-US"/>
        </w:rPr>
        <w:t>.</w:t>
      </w:r>
      <w:r>
        <w:rPr>
          <w:rFonts w:cs="Times New Roman"/>
          <w:lang w:val="en-US"/>
        </w:rPr>
        <w:t xml:space="preserve"> On these titles see Introduction 3.1.3.5.</w:t>
      </w:r>
    </w:p>
  </w:footnote>
  <w:footnote w:id="2443">
    <w:p w14:paraId="1BE3FC15" w14:textId="77777777" w:rsidR="00865CD2" w:rsidRDefault="00865CD2" w:rsidP="00121C30">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he is mentioned only here in BT, he is described as an attendant of a prominent Palestinian rabbi, see Introduction </w:t>
      </w:r>
      <w:r>
        <w:t>5.1.3.2</w:t>
      </w:r>
      <w:r>
        <w:rPr>
          <w:u w:color="FFFF00"/>
          <w:lang w:val="en-US"/>
        </w:rPr>
        <w:t>.3.</w:t>
      </w:r>
    </w:p>
  </w:footnote>
  <w:footnote w:id="2444">
    <w:p w14:paraId="144A65DB" w14:textId="77777777" w:rsidR="00865CD2" w:rsidRPr="000E3DBA" w:rsidRDefault="00865CD2" w:rsidP="00175440">
      <w:pPr>
        <w:pStyle w:val="FootnoteText"/>
        <w:bidi w:val="0"/>
        <w:spacing w:line="240" w:lineRule="auto"/>
        <w:rPr>
          <w:lang w:val="en-US"/>
        </w:rPr>
      </w:pPr>
      <w:r>
        <w:rPr>
          <w:rStyle w:val="FootnoteReference"/>
        </w:rPr>
        <w:footnoteRef/>
      </w:r>
      <w:r>
        <w:rPr>
          <w:rtl/>
        </w:rPr>
        <w:t xml:space="preserve"> </w:t>
      </w:r>
      <w:r>
        <w:rPr>
          <w:lang w:val="en-US"/>
        </w:rPr>
        <w:t>His master was a contemporary of Rabbi Yohanan (1), see Introduction 7.4.1.</w:t>
      </w:r>
    </w:p>
  </w:footnote>
  <w:footnote w:id="2445">
    <w:p w14:paraId="05324D31" w14:textId="77777777" w:rsidR="00865CD2" w:rsidRPr="00ED0F4E" w:rsidRDefault="00865CD2" w:rsidP="000961BD">
      <w:pPr>
        <w:pStyle w:val="FootnoteText"/>
        <w:bidi w:val="0"/>
        <w:spacing w:line="240" w:lineRule="auto"/>
        <w:rPr>
          <w:lang w:val="en-US"/>
        </w:rPr>
      </w:pPr>
      <w:r>
        <w:rPr>
          <w:rStyle w:val="FootnoteReference"/>
        </w:rPr>
        <w:footnoteRef/>
      </w:r>
      <w:r>
        <w:t xml:space="preserve"> </w:t>
      </w:r>
      <w:r>
        <w:rPr>
          <w:lang w:val="en-US"/>
        </w:rPr>
        <w:t>For this form see vol. 3, under Nahum (1) B/M, p. 140.</w:t>
      </w:r>
    </w:p>
  </w:footnote>
  <w:footnote w:id="2446">
    <w:p w14:paraId="75C800FA" w14:textId="77777777" w:rsidR="00865CD2" w:rsidRPr="000961BD" w:rsidRDefault="00865CD2" w:rsidP="000961BD">
      <w:pPr>
        <w:pStyle w:val="FootnoteText"/>
        <w:bidi w:val="0"/>
        <w:spacing w:line="240" w:lineRule="auto"/>
        <w:rPr>
          <w:lang w:val="en-US"/>
        </w:rPr>
      </w:pPr>
      <w:r>
        <w:rPr>
          <w:rStyle w:val="FootnoteReference"/>
        </w:rPr>
        <w:footnoteRef/>
      </w:r>
      <w:r>
        <w:t xml:space="preserve"> </w:t>
      </w:r>
      <w:r>
        <w:rPr>
          <w:lang w:val="en-US"/>
        </w:rPr>
        <w:t xml:space="preserve">In </w:t>
      </w:r>
      <w:smartTag w:uri="urn:schemas-microsoft-com:office:smarttags" w:element="place">
        <w:r>
          <w:rPr>
            <w:lang w:val="en-US"/>
          </w:rPr>
          <w:t>Upper Galilee</w:t>
        </w:r>
      </w:smartTag>
      <w:r>
        <w:rPr>
          <w:lang w:val="en-US"/>
        </w:rPr>
        <w:t>.</w:t>
      </w:r>
    </w:p>
  </w:footnote>
  <w:footnote w:id="2447">
    <w:p w14:paraId="14DA6F28"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448">
    <w:p w14:paraId="1AE72095" w14:textId="77777777" w:rsidR="00865CD2" w:rsidRPr="00373C65" w:rsidRDefault="00865CD2" w:rsidP="00373C65">
      <w:pPr>
        <w:pStyle w:val="FootnoteText"/>
        <w:bidi w:val="0"/>
        <w:spacing w:line="240" w:lineRule="auto"/>
        <w:rPr>
          <w:lang w:val="en-US"/>
        </w:rPr>
      </w:pPr>
      <w:r>
        <w:rPr>
          <w:rStyle w:val="FootnoteReference"/>
        </w:rPr>
        <w:footnoteRef/>
      </w:r>
      <w:r>
        <w:rPr>
          <w:rtl/>
        </w:rPr>
        <w:t xml:space="preserve"> </w:t>
      </w:r>
      <w:r>
        <w:rPr>
          <w:lang w:val="en-US"/>
        </w:rPr>
        <w:t xml:space="preserve">My reading. The editor suggested </w:t>
      </w:r>
      <w:r w:rsidRPr="00373C65">
        <w:rPr>
          <w:rFonts w:cs="Times New Roman"/>
          <w:rtl/>
        </w:rPr>
        <w:t>[</w:t>
      </w:r>
      <w:r w:rsidRPr="00373C65">
        <w:rPr>
          <w:rFonts w:cs="Times New Roman" w:hint="cs"/>
          <w:rtl/>
        </w:rPr>
        <w:t>ת</w:t>
      </w:r>
      <w:r w:rsidRPr="00373C65">
        <w:rPr>
          <w:rFonts w:cs="Times New Roman"/>
          <w:rtl/>
        </w:rPr>
        <w:t>נ]חום</w:t>
      </w:r>
      <w:r>
        <w:rPr>
          <w:rFonts w:cs="Times New Roman"/>
          <w:lang w:val="en-US"/>
        </w:rPr>
        <w:t xml:space="preserve"> but this is unnecessary.</w:t>
      </w:r>
    </w:p>
  </w:footnote>
  <w:footnote w:id="2449">
    <w:p w14:paraId="2FD9BFCF" w14:textId="77777777" w:rsidR="00865CD2" w:rsidRPr="005F539E" w:rsidRDefault="00865CD2" w:rsidP="00103586">
      <w:pPr>
        <w:pStyle w:val="FootnoteText"/>
        <w:bidi w:val="0"/>
        <w:spacing w:line="240" w:lineRule="auto"/>
      </w:pPr>
      <w:r w:rsidRPr="005F539E">
        <w:rPr>
          <w:rStyle w:val="FootnoteReference"/>
        </w:rPr>
        <w:footnoteRef/>
      </w:r>
      <w:r w:rsidRPr="005F539E">
        <w:t xml:space="preserve"> </w:t>
      </w:r>
      <w:r>
        <w:rPr>
          <w:lang w:val="en-US"/>
        </w:rPr>
        <w:t>See above, n. 21</w:t>
      </w:r>
      <w:r w:rsidRPr="005F539E">
        <w:t>.</w:t>
      </w:r>
    </w:p>
  </w:footnote>
  <w:footnote w:id="2450">
    <w:p w14:paraId="4FA02D35" w14:textId="77777777" w:rsidR="00865CD2" w:rsidRPr="009A4CB8" w:rsidRDefault="00865CD2" w:rsidP="00103586">
      <w:pPr>
        <w:pStyle w:val="FootnoteText"/>
        <w:bidi w:val="0"/>
        <w:spacing w:line="240" w:lineRule="auto"/>
        <w:rPr>
          <w:rtl/>
          <w:lang w:val="en-US"/>
        </w:rPr>
      </w:pPr>
      <w:r w:rsidRPr="00D60F03">
        <w:rPr>
          <w:rStyle w:val="FootnoteReference"/>
          <w:rFonts w:cs="Times New Roman"/>
          <w:rtl/>
        </w:rPr>
        <w:footnoteRef/>
      </w:r>
      <w:r w:rsidRPr="00D60F03">
        <w:rPr>
          <w:rFonts w:cs="Times New Roman"/>
          <w:lang w:val="en-US"/>
        </w:rPr>
        <w:t xml:space="preserve"> The inscription is bilingual. So in the Greek. The Hebrew has </w:t>
      </w:r>
      <w:r w:rsidRPr="00D60F03">
        <w:rPr>
          <w:rFonts w:cs="Times New Roman"/>
          <w:rtl/>
          <w:lang w:val="en-US"/>
        </w:rPr>
        <w:t>נחום</w:t>
      </w:r>
      <w:r w:rsidRPr="00D60F03">
        <w:rPr>
          <w:rFonts w:cs="Times New Roman"/>
          <w:lang w:val="en-US"/>
        </w:rPr>
        <w:t xml:space="preserve">. For this form see </w:t>
      </w:r>
      <w:r>
        <w:rPr>
          <w:rFonts w:cs="Times New Roman"/>
          <w:lang w:val="en-US"/>
        </w:rPr>
        <w:t>above, n. 19</w:t>
      </w:r>
      <w:r>
        <w:rPr>
          <w:lang w:val="en-US"/>
        </w:rPr>
        <w:t>.</w:t>
      </w:r>
    </w:p>
  </w:footnote>
  <w:footnote w:id="2451">
    <w:p w14:paraId="4EF32F42" w14:textId="77777777" w:rsidR="00865CD2" w:rsidRPr="001F5E9E" w:rsidRDefault="00865CD2" w:rsidP="000B66FD">
      <w:pPr>
        <w:pStyle w:val="FootnoteText"/>
        <w:bidi w:val="0"/>
        <w:spacing w:line="240" w:lineRule="auto"/>
        <w:rPr>
          <w:lang w:val="en-US"/>
        </w:rPr>
      </w:pPr>
      <w:r w:rsidRPr="00C65B3F">
        <w:rPr>
          <w:rStyle w:val="FootnoteReference"/>
        </w:rPr>
        <w:footnoteRef/>
      </w:r>
      <w:r w:rsidRPr="00C65B3F">
        <w:rPr>
          <w:rtl/>
        </w:rPr>
        <w:t xml:space="preserve"> </w:t>
      </w:r>
      <w:r>
        <w:t>South</w:t>
      </w:r>
      <w:r w:rsidRPr="00C65B3F">
        <w:rPr>
          <w:b/>
          <w:bCs/>
        </w:rPr>
        <w:t>-</w:t>
      </w:r>
      <w:r w:rsidRPr="00C65B3F">
        <w:t>west of Safed</w:t>
      </w:r>
      <w:r>
        <w:t>.</w:t>
      </w:r>
    </w:p>
  </w:footnote>
  <w:footnote w:id="2452">
    <w:p w14:paraId="6268CB1F" w14:textId="77777777" w:rsidR="00865CD2" w:rsidRPr="000E4347" w:rsidRDefault="00865CD2" w:rsidP="00103586">
      <w:pPr>
        <w:pStyle w:val="FootnoteText"/>
        <w:bidi w:val="0"/>
        <w:spacing w:line="240" w:lineRule="auto"/>
        <w:rPr>
          <w:lang w:val="en-US"/>
        </w:rPr>
      </w:pPr>
      <w:r>
        <w:rPr>
          <w:rStyle w:val="FootnoteReference"/>
        </w:rPr>
        <w:footnoteRef/>
      </w:r>
      <w:r>
        <w:t xml:space="preserve"> </w:t>
      </w:r>
      <w:r w:rsidRPr="000E4347">
        <w:rPr>
          <w:lang w:val="en-US"/>
        </w:rPr>
        <w:t>Ben Zvi maintain</w:t>
      </w:r>
      <w:r>
        <w:rPr>
          <w:lang w:val="en-US"/>
        </w:rPr>
        <w:t>ed</w:t>
      </w:r>
      <w:r w:rsidRPr="000E4347">
        <w:rPr>
          <w:lang w:val="en-US"/>
        </w:rPr>
        <w:t xml:space="preserve"> that it is </w:t>
      </w:r>
      <w:r>
        <w:rPr>
          <w:lang w:val="en-US"/>
        </w:rPr>
        <w:t>im</w:t>
      </w:r>
      <w:r w:rsidRPr="000E4347">
        <w:rPr>
          <w:lang w:val="en-US"/>
        </w:rPr>
        <w:t>possible</w:t>
      </w:r>
      <w:r>
        <w:rPr>
          <w:lang w:val="en-US"/>
        </w:rPr>
        <w:t>,</w:t>
      </w:r>
      <w:r w:rsidRPr="000E4347">
        <w:rPr>
          <w:lang w:val="en-US"/>
        </w:rPr>
        <w:t xml:space="preserve"> according to the shape of</w:t>
      </w:r>
      <w:r>
        <w:rPr>
          <w:lang w:val="en-US"/>
        </w:rPr>
        <w:t xml:space="preserve"> t</w:t>
      </w:r>
      <w:r w:rsidRPr="000E4347">
        <w:rPr>
          <w:lang w:val="en-US"/>
        </w:rPr>
        <w:t xml:space="preserve">he </w:t>
      </w:r>
      <w:r>
        <w:rPr>
          <w:lang w:val="en-US"/>
        </w:rPr>
        <w:t>letters, to date the inscri</w:t>
      </w:r>
      <w:r>
        <w:rPr>
          <w:lang w:val="en-US"/>
        </w:rPr>
        <w:t>p</w:t>
      </w:r>
      <w:r>
        <w:rPr>
          <w:lang w:val="en-US"/>
        </w:rPr>
        <w:t>tions</w:t>
      </w:r>
      <w:r w:rsidRPr="000E4347">
        <w:rPr>
          <w:lang w:val="en-US"/>
        </w:rPr>
        <w:t xml:space="preserve"> but he connect</w:t>
      </w:r>
      <w:r>
        <w:rPr>
          <w:lang w:val="en-US"/>
        </w:rPr>
        <w:t>ed</w:t>
      </w:r>
      <w:r w:rsidRPr="000E4347">
        <w:rPr>
          <w:lang w:val="en-US"/>
        </w:rPr>
        <w:t xml:space="preserve"> the</w:t>
      </w:r>
      <w:r>
        <w:rPr>
          <w:lang w:val="en-US"/>
        </w:rPr>
        <w:t xml:space="preserve">m with reports of medieval pilgrims about their visit to the </w:t>
      </w:r>
      <w:smartTag w:uri="urn:schemas-microsoft-com:office:smarttags" w:element="place">
        <w:smartTag w:uri="urn:schemas-microsoft-com:office:smarttags" w:element="PlaceType">
          <w:r>
            <w:rPr>
              <w:lang w:val="en-US"/>
            </w:rPr>
            <w:t>cave</w:t>
          </w:r>
        </w:smartTag>
        <w:r>
          <w:rPr>
            <w:lang w:val="en-US"/>
          </w:rPr>
          <w:t xml:space="preserve"> of </w:t>
        </w:r>
        <w:smartTag w:uri="urn:schemas-microsoft-com:office:smarttags" w:element="PlaceName">
          <w:r>
            <w:rPr>
              <w:lang w:val="en-US"/>
            </w:rPr>
            <w:t>Rabbi Tanḥum</w:t>
          </w:r>
        </w:smartTag>
      </w:smartTag>
      <w:r>
        <w:rPr>
          <w:lang w:val="en-US"/>
        </w:rPr>
        <w:t xml:space="preserve"> of Parod, and thus concluded that the inscriptions too are medieval. On this sort of problem see Intr</w:t>
      </w:r>
      <w:r>
        <w:rPr>
          <w:lang w:val="en-US"/>
        </w:rPr>
        <w:t>o</w:t>
      </w:r>
      <w:r>
        <w:rPr>
          <w:lang w:val="en-US"/>
        </w:rPr>
        <w:t>duction 6.</w:t>
      </w:r>
      <w:r>
        <w:rPr>
          <w:u w:color="FFFF00"/>
          <w:lang w:val="en-US"/>
        </w:rPr>
        <w:t>4</w:t>
      </w:r>
      <w:r>
        <w:rPr>
          <w:lang w:val="en-US"/>
        </w:rPr>
        <w:t>.</w:t>
      </w:r>
    </w:p>
  </w:footnote>
  <w:footnote w:id="2453">
    <w:p w14:paraId="69453D6D" w14:textId="77777777" w:rsidR="00865CD2" w:rsidRPr="005F539E" w:rsidRDefault="00865CD2" w:rsidP="00103586">
      <w:pPr>
        <w:pStyle w:val="FootnoteText"/>
        <w:bidi w:val="0"/>
        <w:spacing w:line="240" w:lineRule="auto"/>
      </w:pPr>
      <w:r w:rsidRPr="005F539E">
        <w:rPr>
          <w:rStyle w:val="FootnoteReference"/>
        </w:rPr>
        <w:footnoteRef/>
      </w:r>
      <w:r w:rsidRPr="005F539E">
        <w:t xml:space="preserve"> </w:t>
      </w:r>
      <w:r>
        <w:t>See pr</w:t>
      </w:r>
      <w:r>
        <w:t>e</w:t>
      </w:r>
      <w:r>
        <w:t>vious note.</w:t>
      </w:r>
    </w:p>
  </w:footnote>
  <w:footnote w:id="2454">
    <w:p w14:paraId="20525E49" w14:textId="77777777" w:rsidR="00865CD2" w:rsidRPr="00946EF1" w:rsidRDefault="00865CD2" w:rsidP="00103586">
      <w:pPr>
        <w:pStyle w:val="FootnoteText"/>
        <w:bidi w:val="0"/>
        <w:spacing w:line="240" w:lineRule="auto"/>
        <w:rPr>
          <w:lang w:val="en-US"/>
        </w:rPr>
      </w:pPr>
      <w:r>
        <w:rPr>
          <w:rStyle w:val="FootnoteReference"/>
        </w:rPr>
        <w:footnoteRef/>
      </w:r>
      <w:r>
        <w:rPr>
          <w:rtl/>
        </w:rPr>
        <w:t xml:space="preserve"> </w:t>
      </w:r>
      <w:r>
        <w:rPr>
          <w:rFonts w:cs="Times New Roman"/>
          <w:lang w:val="en-US"/>
        </w:rPr>
        <w:t>For the</w:t>
      </w:r>
      <w:r w:rsidRPr="00D60F03">
        <w:rPr>
          <w:rFonts w:cs="Times New Roman"/>
          <w:lang w:val="en-US"/>
        </w:rPr>
        <w:t xml:space="preserve"> form</w:t>
      </w:r>
      <w:r>
        <w:rPr>
          <w:rFonts w:cs="Times New Roman"/>
          <w:lang w:val="en-US"/>
        </w:rPr>
        <w:t xml:space="preserve"> </w:t>
      </w:r>
      <w:r w:rsidRPr="00946EF1">
        <w:rPr>
          <w:rFonts w:ascii="Graeca" w:hAnsi="Graeca" w:cs="Graeca"/>
        </w:rPr>
        <w:t></w:t>
      </w:r>
      <w:r w:rsidRPr="00946EF1">
        <w:rPr>
          <w:rFonts w:ascii="Graeca" w:hAnsi="Graeca" w:cs="Graeca"/>
        </w:rPr>
        <w:t></w:t>
      </w:r>
      <w:r w:rsidRPr="00946EF1">
        <w:rPr>
          <w:rFonts w:ascii="Graeca" w:hAnsi="Graeca" w:cs="Graeca"/>
        </w:rPr>
        <w:t></w:t>
      </w:r>
      <w:r w:rsidRPr="00946EF1">
        <w:rPr>
          <w:rFonts w:ascii="Graeca" w:hAnsi="Graeca" w:cs="Graeca"/>
        </w:rPr>
        <w:t></w:t>
      </w:r>
      <w:r>
        <w:rPr>
          <w:rFonts w:ascii="Graeca" w:hAnsi="Graeca" w:cs="Graeca"/>
        </w:rPr>
        <w:t></w:t>
      </w:r>
      <w:r w:rsidRPr="00946EF1">
        <w:rPr>
          <w:rFonts w:ascii="Graeca" w:hAnsi="Graeca" w:cs="Graeca"/>
        </w:rPr>
        <w:t></w:t>
      </w:r>
      <w:r w:rsidRPr="00D60F03">
        <w:rPr>
          <w:rFonts w:cs="Times New Roman"/>
          <w:lang w:val="en-US"/>
        </w:rPr>
        <w:t xml:space="preserve"> see </w:t>
      </w:r>
      <w:r>
        <w:rPr>
          <w:rFonts w:cs="Times New Roman"/>
          <w:lang w:val="en-US"/>
        </w:rPr>
        <w:t>above, n. 19</w:t>
      </w:r>
      <w:r>
        <w:rPr>
          <w:lang w:val="en-US"/>
        </w:rPr>
        <w:t>. For the Greek suffix see vol. 3, Intr</w:t>
      </w:r>
      <w:r>
        <w:rPr>
          <w:lang w:val="en-US"/>
        </w:rPr>
        <w:t>o</w:t>
      </w:r>
      <w:r>
        <w:rPr>
          <w:lang w:val="en-US"/>
        </w:rPr>
        <w:t>duction 2.2.1.1.1, p. 11.</w:t>
      </w:r>
    </w:p>
  </w:footnote>
  <w:footnote w:id="2455">
    <w:p w14:paraId="12F7C846" w14:textId="77777777" w:rsidR="00865CD2" w:rsidRPr="00A941A7" w:rsidRDefault="00865CD2" w:rsidP="00681095">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ity">
          <w:r>
            <w:rPr>
              <w:lang w:val="en-US"/>
            </w:rPr>
            <w:t>Samaria</w:t>
          </w:r>
        </w:smartTag>
      </w:smartTag>
      <w:r>
        <w:rPr>
          <w:lang w:val="en-US"/>
        </w:rPr>
        <w:t>.</w:t>
      </w:r>
    </w:p>
  </w:footnote>
  <w:footnote w:id="2456">
    <w:p w14:paraId="46CAF048" w14:textId="77777777" w:rsidR="00865CD2" w:rsidRPr="00225D72" w:rsidRDefault="00865CD2" w:rsidP="00AE47BF">
      <w:pPr>
        <w:pStyle w:val="FootnoteText"/>
        <w:bidi w:val="0"/>
        <w:spacing w:line="240" w:lineRule="auto"/>
        <w:rPr>
          <w:lang w:val="en-US"/>
        </w:rPr>
      </w:pPr>
      <w:r>
        <w:rPr>
          <w:rStyle w:val="FootnoteReference"/>
        </w:rPr>
        <w:footnoteRef/>
      </w:r>
      <w:r>
        <w:rPr>
          <w:rtl/>
        </w:rPr>
        <w:t xml:space="preserve"> </w:t>
      </w:r>
      <w:r>
        <w:rPr>
          <w:lang w:val="en-US"/>
        </w:rPr>
        <w:t>The location of the find suggests this, but see Introduction 6.1.5.</w:t>
      </w:r>
    </w:p>
  </w:footnote>
  <w:footnote w:id="2457">
    <w:p w14:paraId="7270E59A" w14:textId="77777777" w:rsidR="00865CD2" w:rsidRPr="005F539E" w:rsidRDefault="00865CD2" w:rsidP="00103586">
      <w:pPr>
        <w:pStyle w:val="FootnoteText"/>
        <w:bidi w:val="0"/>
        <w:spacing w:line="240" w:lineRule="auto"/>
      </w:pPr>
      <w:r w:rsidRPr="005F539E">
        <w:rPr>
          <w:rStyle w:val="FootnoteReference"/>
        </w:rPr>
        <w:footnoteRef/>
      </w:r>
      <w:r w:rsidRPr="005F539E">
        <w:t xml:space="preserve"> </w:t>
      </w:r>
      <w:r>
        <w:rPr>
          <w:lang w:val="en-US"/>
        </w:rPr>
        <w:t>See above, n. 21</w:t>
      </w:r>
      <w:r w:rsidRPr="005F539E">
        <w:t>.</w:t>
      </w:r>
    </w:p>
  </w:footnote>
  <w:footnote w:id="2458">
    <w:p w14:paraId="702530EA" w14:textId="77777777" w:rsidR="00865CD2" w:rsidRPr="00946EF1" w:rsidRDefault="00865CD2" w:rsidP="00103586">
      <w:pPr>
        <w:pStyle w:val="FootnoteText"/>
        <w:bidi w:val="0"/>
        <w:spacing w:line="240" w:lineRule="auto"/>
        <w:rPr>
          <w:lang w:val="en-US"/>
        </w:rPr>
      </w:pPr>
      <w:r>
        <w:rPr>
          <w:rStyle w:val="FootnoteReference"/>
        </w:rPr>
        <w:footnoteRef/>
      </w:r>
      <w:r>
        <w:rPr>
          <w:rtl/>
        </w:rPr>
        <w:t xml:space="preserve"> </w:t>
      </w:r>
      <w:r>
        <w:rPr>
          <w:lang w:val="en-US"/>
        </w:rPr>
        <w:t>See above, n. 28.</w:t>
      </w:r>
    </w:p>
  </w:footnote>
  <w:footnote w:id="2459">
    <w:p w14:paraId="5DD27778" w14:textId="77777777" w:rsidR="00865CD2" w:rsidRPr="00225D72" w:rsidRDefault="00865CD2" w:rsidP="00AE47BF">
      <w:pPr>
        <w:pStyle w:val="FootnoteText"/>
        <w:bidi w:val="0"/>
        <w:spacing w:line="240" w:lineRule="auto"/>
        <w:rPr>
          <w:lang w:val="en-US"/>
        </w:rPr>
      </w:pPr>
      <w:r>
        <w:rPr>
          <w:rStyle w:val="FootnoteReference"/>
        </w:rPr>
        <w:footnoteRef/>
      </w:r>
      <w:r>
        <w:rPr>
          <w:rtl/>
        </w:rPr>
        <w:t xml:space="preserve"> </w:t>
      </w:r>
      <w:r>
        <w:rPr>
          <w:lang w:val="en-US"/>
        </w:rPr>
        <w:t>This is a Samaritan synagogue, see Introduction 6.1.4.</w:t>
      </w:r>
    </w:p>
  </w:footnote>
  <w:footnote w:id="2460">
    <w:p w14:paraId="6E3E172C" w14:textId="77777777" w:rsidR="00865CD2" w:rsidRPr="00395C30" w:rsidRDefault="00865CD2" w:rsidP="00103586">
      <w:pPr>
        <w:pStyle w:val="FootnoteText"/>
        <w:bidi w:val="0"/>
        <w:spacing w:line="240" w:lineRule="auto"/>
        <w:rPr>
          <w:lang w:val="en-US"/>
        </w:rPr>
      </w:pPr>
      <w:r>
        <w:rPr>
          <w:rStyle w:val="FootnoteReference"/>
        </w:rPr>
        <w:footnoteRef/>
      </w:r>
      <w:r>
        <w:rPr>
          <w:rtl/>
        </w:rPr>
        <w:t xml:space="preserve"> </w:t>
      </w:r>
      <w:r>
        <w:rPr>
          <w:lang w:val="en-US"/>
        </w:rPr>
        <w:t>See above, n. 20</w:t>
      </w:r>
      <w:r>
        <w:t>.</w:t>
      </w:r>
    </w:p>
  </w:footnote>
  <w:footnote w:id="2461">
    <w:p w14:paraId="5F0BF85B" w14:textId="77777777" w:rsidR="00865CD2" w:rsidRPr="000B41E1" w:rsidRDefault="00865CD2" w:rsidP="000B41E1">
      <w:pPr>
        <w:pStyle w:val="FootnoteText"/>
        <w:bidi w:val="0"/>
        <w:spacing w:line="240" w:lineRule="auto"/>
        <w:rPr>
          <w:lang w:val="en-US"/>
        </w:rPr>
      </w:pPr>
      <w:r>
        <w:rPr>
          <w:rStyle w:val="FootnoteReference"/>
        </w:rPr>
        <w:footnoteRef/>
      </w:r>
      <w:r>
        <w:rPr>
          <w:rtl/>
        </w:rPr>
        <w:t xml:space="preserve"> </w:t>
      </w:r>
      <w:r>
        <w:rPr>
          <w:lang w:val="en-US"/>
        </w:rPr>
        <w:t xml:space="preserve">A photograph of the inscription is presented in </w:t>
      </w:r>
      <w:r w:rsidRPr="00A64B0C">
        <w:rPr>
          <w:i/>
          <w:iCs/>
          <w:lang w:val="en-US"/>
        </w:rPr>
        <w:t>OSM</w:t>
      </w:r>
      <w:r>
        <w:rPr>
          <w:lang w:val="en-US"/>
        </w:rPr>
        <w:t xml:space="preserve"> but Naveh could not read it. This reading is according to Ada Yardeni, who was kind enough to share it with me.</w:t>
      </w:r>
    </w:p>
  </w:footnote>
  <w:footnote w:id="2462">
    <w:p w14:paraId="6943A12F" w14:textId="77777777" w:rsidR="00865CD2" w:rsidRPr="005F539E" w:rsidRDefault="00865CD2" w:rsidP="00103586">
      <w:pPr>
        <w:pStyle w:val="FootnoteText"/>
        <w:bidi w:val="0"/>
        <w:spacing w:line="240" w:lineRule="auto"/>
      </w:pPr>
      <w:r w:rsidRPr="005F539E">
        <w:rPr>
          <w:rStyle w:val="FootnoteReference"/>
        </w:rPr>
        <w:footnoteRef/>
      </w:r>
      <w:r w:rsidRPr="005F539E">
        <w:t xml:space="preserve"> </w:t>
      </w:r>
      <w:r>
        <w:rPr>
          <w:lang w:val="en-US"/>
        </w:rPr>
        <w:t>See above, n. 21</w:t>
      </w:r>
      <w:r w:rsidRPr="005F539E">
        <w:t>.</w:t>
      </w:r>
    </w:p>
  </w:footnote>
  <w:footnote w:id="2463">
    <w:p w14:paraId="628B7804" w14:textId="77777777" w:rsidR="00865CD2" w:rsidRPr="00D42E88" w:rsidRDefault="00865CD2" w:rsidP="00D42E88">
      <w:pPr>
        <w:pStyle w:val="FootnoteText"/>
        <w:bidi w:val="0"/>
        <w:spacing w:line="240" w:lineRule="auto"/>
        <w:rPr>
          <w:lang w:val="en-US"/>
        </w:rPr>
      </w:pPr>
      <w:r>
        <w:rPr>
          <w:rStyle w:val="FootnoteReference"/>
        </w:rPr>
        <w:footnoteRef/>
      </w:r>
      <w:r>
        <w:rPr>
          <w:rtl/>
        </w:rPr>
        <w:t xml:space="preserve"> </w:t>
      </w:r>
      <w:r>
        <w:rPr>
          <w:lang w:val="en-US"/>
        </w:rPr>
        <w:t xml:space="preserve">This form is either a scribal error, characterized by a letter reversal, see vol. 3, Introduction 2.8.3, p. 20; or a different dialect, see vol. 4, Introduction 2.3.5, pp. 12-3. On the </w:t>
      </w:r>
      <w:r w:rsidRPr="00103586">
        <w:rPr>
          <w:rFonts w:cs="Times New Roman"/>
          <w:rtl/>
          <w:lang w:val="en-US"/>
        </w:rPr>
        <w:t>ו</w:t>
      </w:r>
      <w:r>
        <w:rPr>
          <w:lang w:val="en-US"/>
        </w:rPr>
        <w:t xml:space="preserve"> suffix as typical Nabatean see vol. 1, Introduction 2.4.5.1, p. 28.</w:t>
      </w:r>
    </w:p>
  </w:footnote>
  <w:footnote w:id="2464">
    <w:p w14:paraId="1B881988" w14:textId="77777777" w:rsidR="00865CD2" w:rsidRPr="00F25F82" w:rsidRDefault="00865CD2" w:rsidP="00F25F82">
      <w:pPr>
        <w:pStyle w:val="FootnoteText"/>
        <w:bidi w:val="0"/>
        <w:spacing w:line="240" w:lineRule="auto"/>
        <w:rPr>
          <w:lang w:val="en-US"/>
        </w:rPr>
      </w:pPr>
      <w:r>
        <w:rPr>
          <w:rStyle w:val="FootnoteReference"/>
        </w:rPr>
        <w:footnoteRef/>
      </w:r>
      <w:r>
        <w:rPr>
          <w:rtl/>
        </w:rPr>
        <w:t xml:space="preserve"> </w:t>
      </w:r>
      <w:r>
        <w:rPr>
          <w:lang w:val="en-US"/>
        </w:rPr>
        <w:t>In the Golan.</w:t>
      </w:r>
    </w:p>
  </w:footnote>
  <w:footnote w:id="2465">
    <w:p w14:paraId="4F483558"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466">
    <w:p w14:paraId="203360FD" w14:textId="77777777" w:rsidR="00865CD2" w:rsidRPr="00D60F03" w:rsidRDefault="00865CD2" w:rsidP="00A160F3">
      <w:pPr>
        <w:pStyle w:val="FootnoteText"/>
        <w:bidi w:val="0"/>
        <w:spacing w:line="240" w:lineRule="auto"/>
        <w:rPr>
          <w:rFonts w:cs="Times New Roman"/>
          <w:rtl/>
          <w:lang w:val="en-US"/>
        </w:rPr>
      </w:pPr>
      <w:r w:rsidRPr="00D60F03">
        <w:rPr>
          <w:rStyle w:val="FootnoteReference"/>
          <w:rFonts w:cs="Times New Roman"/>
          <w:rtl/>
        </w:rPr>
        <w:footnoteRef/>
      </w:r>
      <w:r w:rsidRPr="00D60F03">
        <w:rPr>
          <w:rFonts w:cs="Times New Roman"/>
          <w:lang w:eastAsia="en-GB"/>
        </w:rPr>
        <w:t xml:space="preserve"> </w:t>
      </w:r>
      <w:r w:rsidRPr="00D60F03">
        <w:rPr>
          <w:rFonts w:cs="Times New Roman"/>
          <w:lang w:val="en-US"/>
        </w:rPr>
        <w:t xml:space="preserve">Biblical, e.g. Neh 1:1. </w:t>
      </w:r>
      <w:r w:rsidRPr="00D60F03">
        <w:rPr>
          <w:rFonts w:cs="Times New Roman"/>
          <w:rtl/>
          <w:lang w:val="en-US"/>
        </w:rPr>
        <w:t>נחמיה</w:t>
      </w:r>
      <w:r w:rsidRPr="00D60F03">
        <w:rPr>
          <w:rFonts w:cs="Times New Roman"/>
          <w:lang w:val="en-US"/>
        </w:rPr>
        <w:t xml:space="preserve"> was the Jewish leader who gave his name to a historical biblical book.</w:t>
      </w:r>
    </w:p>
  </w:footnote>
  <w:footnote w:id="2467">
    <w:p w14:paraId="6E1C9297" w14:textId="77777777" w:rsidR="00865CD2" w:rsidRPr="004132D5" w:rsidRDefault="00865CD2" w:rsidP="00746380">
      <w:pPr>
        <w:pStyle w:val="FootnoteText"/>
        <w:bidi w:val="0"/>
        <w:spacing w:line="240" w:lineRule="auto"/>
        <w:rPr>
          <w:lang w:val="en-US"/>
        </w:rPr>
      </w:pPr>
      <w:r>
        <w:rPr>
          <w:rStyle w:val="FootnoteReference"/>
        </w:rPr>
        <w:footnoteRef/>
      </w:r>
      <w:r>
        <w:rPr>
          <w:rtl/>
        </w:rPr>
        <w:t xml:space="preserve"> </w:t>
      </w:r>
      <w:r>
        <w:rPr>
          <w:lang w:val="en-US"/>
        </w:rPr>
        <w:t>Appears in a Palestinian source with no chronological context, see Introduction 7.4.4.</w:t>
      </w:r>
    </w:p>
  </w:footnote>
  <w:footnote w:id="2468">
    <w:p w14:paraId="59308C09" w14:textId="77777777" w:rsidR="00865CD2" w:rsidRPr="006A51F8" w:rsidRDefault="00865CD2" w:rsidP="00401842">
      <w:pPr>
        <w:pStyle w:val="FootnoteText"/>
        <w:bidi w:val="0"/>
        <w:spacing w:line="240" w:lineRule="auto"/>
        <w:rPr>
          <w:lang w:val="en-US"/>
        </w:rPr>
      </w:pPr>
      <w:r>
        <w:rPr>
          <w:rStyle w:val="FootnoteReference"/>
        </w:rPr>
        <w:footnoteRef/>
      </w:r>
      <w:r>
        <w:rPr>
          <w:rtl/>
        </w:rPr>
        <w:t xml:space="preserve"> </w:t>
      </w:r>
      <w:r>
        <w:rPr>
          <w:lang w:val="en-US"/>
        </w:rPr>
        <w:t xml:space="preserve">His son was a contemporary of </w:t>
      </w:r>
      <w:smartTag w:uri="urn:schemas-microsoft-com:office:smarttags" w:element="country-region">
        <w:r>
          <w:rPr>
            <w:lang w:val="en-US"/>
          </w:rPr>
          <w:t>Judah</w:t>
        </w:r>
      </w:smartTag>
      <w:r>
        <w:rPr>
          <w:lang w:val="en-US"/>
        </w:rPr>
        <w:t xml:space="preserve"> (15), whose father was a student of Rabbi Yohanan (1), see Intr</w:t>
      </w:r>
      <w:r>
        <w:rPr>
          <w:lang w:val="en-US"/>
        </w:rPr>
        <w:t>o</w:t>
      </w:r>
      <w:r>
        <w:rPr>
          <w:lang w:val="en-US"/>
        </w:rPr>
        <w:t>duction 7.4.1.</w:t>
      </w:r>
    </w:p>
  </w:footnote>
  <w:footnote w:id="2469">
    <w:p w14:paraId="367925BD" w14:textId="77777777" w:rsidR="00865CD2" w:rsidRPr="00C25D3F" w:rsidRDefault="00865CD2" w:rsidP="00C25D3F">
      <w:pPr>
        <w:pStyle w:val="FootnoteText"/>
        <w:bidi w:val="0"/>
        <w:spacing w:line="240" w:lineRule="auto"/>
        <w:rPr>
          <w:lang w:val="en-US"/>
        </w:rPr>
      </w:pPr>
      <w:r>
        <w:rPr>
          <w:rStyle w:val="FootnoteReference"/>
        </w:rPr>
        <w:footnoteRef/>
      </w:r>
      <w:r>
        <w:rPr>
          <w:rtl/>
        </w:rPr>
        <w:t xml:space="preserve"> </w:t>
      </w:r>
      <w:r>
        <w:rPr>
          <w:lang w:val="en-US"/>
        </w:rPr>
        <w:t xml:space="preserve">In the text – </w:t>
      </w:r>
      <w:r w:rsidRPr="00C25D3F">
        <w:rPr>
          <w:rFonts w:cs="Times New Roman"/>
          <w:rtl/>
          <w:lang w:val="en-US"/>
        </w:rPr>
        <w:t>דבר נחמיה</w:t>
      </w:r>
      <w:r>
        <w:rPr>
          <w:lang w:val="en-US"/>
        </w:rPr>
        <w:t>.</w:t>
      </w:r>
    </w:p>
  </w:footnote>
  <w:footnote w:id="2470">
    <w:p w14:paraId="60A98FC9" w14:textId="77777777" w:rsidR="00865CD2" w:rsidRPr="00741588" w:rsidRDefault="00865CD2" w:rsidP="00022B86">
      <w:pPr>
        <w:pStyle w:val="FootnoteText"/>
        <w:bidi w:val="0"/>
        <w:spacing w:line="240" w:lineRule="auto"/>
        <w:rPr>
          <w:lang w:val="en-US"/>
        </w:rPr>
      </w:pPr>
      <w:r>
        <w:rPr>
          <w:rStyle w:val="FootnoteReference"/>
        </w:rPr>
        <w:footnoteRef/>
      </w:r>
      <w:r>
        <w:t xml:space="preserve"> </w:t>
      </w:r>
      <w:r>
        <w:rPr>
          <w:lang w:val="en-US"/>
        </w:rPr>
        <w:t>W</w:t>
      </w:r>
      <w:r w:rsidRPr="00B32F2E">
        <w:rPr>
          <w:lang w:val="en-US"/>
        </w:rPr>
        <w:t xml:space="preserve">as a contemporary </w:t>
      </w:r>
      <w:r>
        <w:rPr>
          <w:lang w:val="en-US"/>
        </w:rPr>
        <w:t xml:space="preserve">of Simon </w:t>
      </w:r>
      <w:r>
        <w:rPr>
          <w:sz w:val="22"/>
          <w:szCs w:val="22"/>
          <w:lang w:val="en-US"/>
        </w:rPr>
        <w:t xml:space="preserve">(34) who was a contemporary </w:t>
      </w:r>
      <w:r w:rsidRPr="00B32F2E">
        <w:rPr>
          <w:lang w:val="en-US"/>
        </w:rPr>
        <w:t xml:space="preserve">of </w:t>
      </w:r>
      <w:r>
        <w:rPr>
          <w:lang w:val="en-US"/>
        </w:rPr>
        <w:t xml:space="preserve">Rabbi Yohanan (1), </w:t>
      </w:r>
      <w:r w:rsidRPr="00741588">
        <w:rPr>
          <w:lang w:val="en-US"/>
        </w:rPr>
        <w:t>see Introdu</w:t>
      </w:r>
      <w:r w:rsidRPr="00741588">
        <w:rPr>
          <w:lang w:val="en-US"/>
        </w:rPr>
        <w:t>c</w:t>
      </w:r>
      <w:r w:rsidRPr="00741588">
        <w:rPr>
          <w:lang w:val="en-US"/>
        </w:rPr>
        <w:t xml:space="preserve">tion </w:t>
      </w:r>
      <w:r>
        <w:rPr>
          <w:lang w:val="en-US"/>
        </w:rPr>
        <w:t>7.4.1</w:t>
      </w:r>
      <w:r w:rsidRPr="00741588">
        <w:rPr>
          <w:lang w:val="en-US"/>
        </w:rPr>
        <w:t>.</w:t>
      </w:r>
    </w:p>
  </w:footnote>
  <w:footnote w:id="2471">
    <w:p w14:paraId="63FE00D6" w14:textId="77777777" w:rsidR="00865CD2" w:rsidRDefault="00865CD2">
      <w:pPr>
        <w:pStyle w:val="FootnoteText"/>
        <w:bidi w:val="0"/>
        <w:spacing w:line="240" w:lineRule="auto"/>
        <w:rPr>
          <w:lang w:val="en-US"/>
        </w:rPr>
      </w:pPr>
      <w:r>
        <w:rPr>
          <w:rStyle w:val="FootnoteReference"/>
        </w:rPr>
        <w:footnoteRef/>
      </w:r>
      <w:r>
        <w:t xml:space="preserve"> </w:t>
      </w:r>
      <w:r>
        <w:rPr>
          <w:rFonts w:hint="cs"/>
        </w:rPr>
        <w:t>I</w:t>
      </w:r>
      <w:r>
        <w:t xml:space="preserve">n Aramaic – </w:t>
      </w:r>
      <w:r w:rsidRPr="005E436F">
        <w:rPr>
          <w:rFonts w:cs="Times New Roman"/>
          <w:rtl/>
        </w:rPr>
        <w:t>חתניה דבי נשיאה</w:t>
      </w:r>
      <w:r>
        <w:rPr>
          <w:rFonts w:cs="Times New Roman"/>
          <w:lang w:val="en-US"/>
        </w:rPr>
        <w:t>. On this family see Introduction 3.1.3.5.1.</w:t>
      </w:r>
    </w:p>
  </w:footnote>
  <w:footnote w:id="2472">
    <w:p w14:paraId="22730462" w14:textId="77777777" w:rsidR="00865CD2" w:rsidRDefault="00865CD2" w:rsidP="00121C30">
      <w:pPr>
        <w:pStyle w:val="FootnoteText"/>
        <w:bidi w:val="0"/>
        <w:spacing w:line="240" w:lineRule="auto"/>
        <w:rPr>
          <w:lang w:val="en-US"/>
        </w:rPr>
      </w:pPr>
      <w:r>
        <w:rPr>
          <w:rStyle w:val="FootnoteReference"/>
        </w:rPr>
        <w:footnoteRef/>
      </w:r>
      <w:r>
        <w:rPr>
          <w:rtl/>
        </w:rPr>
        <w:t xml:space="preserve"> </w:t>
      </w:r>
      <w:r w:rsidRPr="005E436F">
        <w:rPr>
          <w:lang w:val="en-US"/>
        </w:rPr>
        <w:t>Although mentioned only here in BT, he is a relative of the Palestinian patriarchal house, see Intr</w:t>
      </w:r>
      <w:r w:rsidRPr="005E436F">
        <w:rPr>
          <w:lang w:val="en-US"/>
        </w:rPr>
        <w:t>o</w:t>
      </w:r>
      <w:r w:rsidRPr="005E436F">
        <w:rPr>
          <w:lang w:val="en-US"/>
        </w:rPr>
        <w:t xml:space="preserve">duction </w:t>
      </w:r>
      <w:r>
        <w:t>5.1.3.2</w:t>
      </w:r>
      <w:r>
        <w:rPr>
          <w:u w:color="FFFF00"/>
        </w:rPr>
        <w:t>.3</w:t>
      </w:r>
      <w:r w:rsidRPr="005E436F">
        <w:rPr>
          <w:lang w:val="en-US"/>
        </w:rPr>
        <w:t>.</w:t>
      </w:r>
    </w:p>
  </w:footnote>
  <w:footnote w:id="2473">
    <w:p w14:paraId="317BF9FF" w14:textId="77777777" w:rsidR="00865CD2" w:rsidRPr="00746380" w:rsidRDefault="00865CD2" w:rsidP="00746380">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2474">
    <w:p w14:paraId="7C326FAB" w14:textId="77777777" w:rsidR="00865CD2" w:rsidRPr="004132D5" w:rsidRDefault="00865CD2" w:rsidP="00103586">
      <w:pPr>
        <w:pStyle w:val="FootnoteText"/>
        <w:bidi w:val="0"/>
        <w:spacing w:line="240" w:lineRule="auto"/>
        <w:rPr>
          <w:lang w:val="en-US"/>
        </w:rPr>
      </w:pPr>
      <w:r>
        <w:rPr>
          <w:rStyle w:val="FootnoteReference"/>
        </w:rPr>
        <w:footnoteRef/>
      </w:r>
      <w:r>
        <w:rPr>
          <w:rtl/>
        </w:rPr>
        <w:t xml:space="preserve"> </w:t>
      </w:r>
      <w:r>
        <w:rPr>
          <w:lang w:val="en-US"/>
        </w:rPr>
        <w:t>See above, n. 3.</w:t>
      </w:r>
    </w:p>
  </w:footnote>
  <w:footnote w:id="2475">
    <w:p w14:paraId="35F2F0A0" w14:textId="77777777" w:rsidR="00865CD2" w:rsidRPr="0075269C" w:rsidRDefault="00865CD2" w:rsidP="00CC71BD">
      <w:pPr>
        <w:pStyle w:val="FootnoteText"/>
        <w:bidi w:val="0"/>
        <w:spacing w:line="240" w:lineRule="auto"/>
        <w:rPr>
          <w:lang w:val="en-US"/>
        </w:rPr>
      </w:pPr>
      <w:r>
        <w:rPr>
          <w:rStyle w:val="FootnoteReference"/>
        </w:rPr>
        <w:footnoteRef/>
      </w:r>
      <w:r>
        <w:rPr>
          <w:rtl/>
        </w:rPr>
        <w:t xml:space="preserve"> </w:t>
      </w:r>
      <w:r>
        <w:rPr>
          <w:lang w:val="en-US"/>
        </w:rPr>
        <w:t xml:space="preserve">This is the year in which Mar Zutra (Zutra [11] S-H/M, vol. 4, p. 354) ascended to the </w:t>
      </w:r>
      <w:smartTag w:uri="urn:schemas-microsoft-com:office:smarttags" w:element="place">
        <w:smartTag w:uri="urn:schemas-microsoft-com:office:smarttags" w:element="PlaceType">
          <w:r>
            <w:rPr>
              <w:lang w:val="en-US"/>
            </w:rPr>
            <w:t>Land</w:t>
          </w:r>
        </w:smartTag>
        <w:r>
          <w:rPr>
            <w:lang w:val="en-US"/>
          </w:rPr>
          <w:t xml:space="preserve"> of </w:t>
        </w:r>
        <w:smartTag w:uri="urn:schemas-microsoft-com:office:smarttags" w:element="PlaceName">
          <w:r>
            <w:rPr>
              <w:lang w:val="en-US"/>
            </w:rPr>
            <w:t>Israel</w:t>
          </w:r>
        </w:smartTag>
      </w:smartTag>
      <w:r>
        <w:rPr>
          <w:lang w:val="en-US"/>
        </w:rPr>
        <w:t xml:space="preserve"> a</w:t>
      </w:r>
      <w:r>
        <w:rPr>
          <w:lang w:val="en-US"/>
        </w:rPr>
        <w:t>c</w:t>
      </w:r>
      <w:r>
        <w:rPr>
          <w:lang w:val="en-US"/>
        </w:rPr>
        <w:t xml:space="preserve">cording to </w:t>
      </w:r>
      <w:r w:rsidRPr="0075269C">
        <w:rPr>
          <w:i/>
          <w:iCs/>
          <w:lang w:val="en-US"/>
        </w:rPr>
        <w:t>SOZ</w:t>
      </w:r>
      <w:r>
        <w:rPr>
          <w:lang w:val="en-US"/>
        </w:rPr>
        <w:t xml:space="preserve"> 10:1, see vol. 4, Introduction 8.2.5, p. 41. All his descendants in </w:t>
      </w:r>
      <w:smartTag w:uri="urn:schemas-microsoft-com:office:smarttags" w:element="place">
        <w:smartTag w:uri="urn:schemas-microsoft-com:office:smarttags" w:element="City">
          <w:r>
            <w:rPr>
              <w:lang w:val="en-US"/>
            </w:rPr>
            <w:t>Palestine</w:t>
          </w:r>
        </w:smartTag>
      </w:smartTag>
      <w:r>
        <w:rPr>
          <w:lang w:val="en-US"/>
        </w:rPr>
        <w:t xml:space="preserve"> date to after this time.</w:t>
      </w:r>
    </w:p>
  </w:footnote>
  <w:footnote w:id="2476">
    <w:p w14:paraId="44060D8E" w14:textId="77777777" w:rsidR="00865CD2" w:rsidRPr="005516DE" w:rsidRDefault="00865CD2" w:rsidP="00103586">
      <w:pPr>
        <w:pStyle w:val="FootnoteText"/>
        <w:bidi w:val="0"/>
        <w:spacing w:line="240" w:lineRule="auto"/>
        <w:rPr>
          <w:lang w:val="en-US"/>
        </w:rPr>
      </w:pPr>
      <w:r>
        <w:rPr>
          <w:rStyle w:val="FootnoteReference"/>
        </w:rPr>
        <w:footnoteRef/>
      </w:r>
      <w:r>
        <w:rPr>
          <w:rtl/>
        </w:rPr>
        <w:t xml:space="preserve"> </w:t>
      </w:r>
      <w:r>
        <w:rPr>
          <w:lang w:val="en-US"/>
        </w:rPr>
        <w:t>See above, n. 11.</w:t>
      </w:r>
    </w:p>
  </w:footnote>
  <w:footnote w:id="2477">
    <w:p w14:paraId="3742DBD9" w14:textId="77777777" w:rsidR="00865CD2" w:rsidRPr="009A4CB8" w:rsidRDefault="00865CD2" w:rsidP="001572FB">
      <w:pPr>
        <w:pStyle w:val="FootnoteText"/>
        <w:bidi w:val="0"/>
        <w:spacing w:line="240" w:lineRule="auto"/>
        <w:rPr>
          <w:lang w:val="en-US"/>
        </w:rPr>
      </w:pPr>
      <w:r w:rsidRPr="009A4CB8">
        <w:rPr>
          <w:rStyle w:val="FootnoteReference"/>
        </w:rPr>
        <w:footnoteRef/>
      </w:r>
      <w:r w:rsidRPr="009A4CB8">
        <w:t xml:space="preserve"> In Greek </w:t>
      </w:r>
      <w:r>
        <w:t>–</w:t>
      </w:r>
      <w:r w:rsidRPr="009A4CB8">
        <w:t xml:space="preserve">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&lt;</w:t>
      </w:r>
      <w:r>
        <w:rPr>
          <w:rFonts w:ascii="Graeca" w:hAnsi="Graeca" w:cs="Graeca"/>
        </w:rPr>
        <w:t></w:t>
      </w:r>
      <w:r>
        <w:rPr>
          <w:rFonts w:cs="Times New Roman"/>
        </w:rPr>
        <w:t>&gt;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t xml:space="preserve"> (of the most pious of archisynagogoi)</w:t>
      </w:r>
      <w:r w:rsidRPr="009A4CB8">
        <w:t>.</w:t>
      </w:r>
      <w:r>
        <w:t xml:space="preserve"> On this title see vol. 3 I</w:t>
      </w:r>
      <w:r>
        <w:t>n</w:t>
      </w:r>
      <w:r>
        <w:t>troduction 6.4.1.2.2.5.1, p. 40.</w:t>
      </w:r>
    </w:p>
  </w:footnote>
  <w:footnote w:id="2478">
    <w:p w14:paraId="1AF8F6D1" w14:textId="77777777" w:rsidR="00865CD2" w:rsidRPr="00492A34" w:rsidRDefault="00865CD2" w:rsidP="001572FB">
      <w:pPr>
        <w:pStyle w:val="FootnoteText"/>
        <w:bidi w:val="0"/>
        <w:spacing w:line="240" w:lineRule="auto"/>
        <w:rPr>
          <w:rFonts w:cs="Times New Roman"/>
          <w:lang w:val="en-US"/>
        </w:rPr>
      </w:pPr>
      <w:r w:rsidRPr="00492A34">
        <w:rPr>
          <w:rStyle w:val="FootnoteReference"/>
          <w:rFonts w:cs="Times New Roman"/>
        </w:rPr>
        <w:footnoteRef/>
      </w:r>
      <w:r w:rsidRPr="00492A34">
        <w:rPr>
          <w:rFonts w:cs="Times New Roman"/>
        </w:rPr>
        <w:t xml:space="preserve"> This is a synagogue inscription, see </w:t>
      </w:r>
      <w:r>
        <w:rPr>
          <w:rFonts w:cs="Times New Roman"/>
        </w:rPr>
        <w:t xml:space="preserve">vol. 3, </w:t>
      </w:r>
      <w:r w:rsidRPr="00492A34">
        <w:rPr>
          <w:rFonts w:cs="Times New Roman"/>
        </w:rPr>
        <w:t xml:space="preserve">Introduction </w:t>
      </w:r>
      <w:r>
        <w:rPr>
          <w:rFonts w:cs="Times New Roman"/>
          <w:u w:color="FFFF00"/>
        </w:rPr>
        <w:t>6.4.1, p. 36</w:t>
      </w:r>
      <w:r w:rsidRPr="00492A34">
        <w:rPr>
          <w:rFonts w:cs="Times New Roman"/>
        </w:rPr>
        <w:t>.</w:t>
      </w:r>
    </w:p>
  </w:footnote>
  <w:footnote w:id="2479">
    <w:p w14:paraId="5C216161" w14:textId="77777777" w:rsidR="00865CD2" w:rsidRPr="00492A34" w:rsidRDefault="00865CD2" w:rsidP="001572FB">
      <w:pPr>
        <w:pStyle w:val="FootnoteText"/>
        <w:bidi w:val="0"/>
        <w:spacing w:line="240" w:lineRule="auto"/>
        <w:rPr>
          <w:rFonts w:cs="Times New Roman"/>
          <w:rtl/>
          <w:lang w:val="en-US"/>
        </w:rPr>
      </w:pPr>
      <w:r w:rsidRPr="00492A34">
        <w:rPr>
          <w:rStyle w:val="FootnoteReference"/>
          <w:rFonts w:cs="Times New Roman"/>
          <w:rtl/>
        </w:rPr>
        <w:footnoteRef/>
      </w:r>
      <w:r w:rsidRPr="00492A34">
        <w:rPr>
          <w:rFonts w:cs="Times New Roman"/>
        </w:rPr>
        <w:t xml:space="preserve"> </w:t>
      </w:r>
      <w:r w:rsidRPr="00492A34">
        <w:rPr>
          <w:rFonts w:cs="Times New Roman"/>
          <w:lang w:val="en-US"/>
        </w:rPr>
        <w:t>The mosaic is dated</w:t>
      </w:r>
      <w:r>
        <w:rPr>
          <w:rFonts w:cs="Times New Roman"/>
          <w:lang w:val="en-US"/>
        </w:rPr>
        <w:t xml:space="preserve"> according to the Seleucid era, see Introduction 7.5.4.1</w:t>
      </w:r>
      <w:r w:rsidRPr="00492A34">
        <w:rPr>
          <w:rFonts w:cs="Times New Roman"/>
          <w:lang w:val="en-US"/>
        </w:rPr>
        <w:t>.</w:t>
      </w:r>
    </w:p>
  </w:footnote>
  <w:footnote w:id="2480">
    <w:p w14:paraId="07A19B96" w14:textId="77777777" w:rsidR="00865CD2" w:rsidRPr="005516DE" w:rsidRDefault="00865CD2" w:rsidP="005516DE">
      <w:pPr>
        <w:pStyle w:val="FootnoteText"/>
        <w:bidi w:val="0"/>
        <w:spacing w:line="240" w:lineRule="auto"/>
        <w:rPr>
          <w:lang w:val="en-US"/>
        </w:rPr>
      </w:pPr>
      <w:r>
        <w:rPr>
          <w:rStyle w:val="FootnoteReference"/>
        </w:rPr>
        <w:footnoteRef/>
      </w:r>
      <w:r>
        <w:rPr>
          <w:rtl/>
        </w:rPr>
        <w:t xml:space="preserve"> </w:t>
      </w:r>
      <w:r>
        <w:rPr>
          <w:lang w:val="en-US"/>
        </w:rPr>
        <w:t>So is this name recorded in 2 Macc 1:36, see H &amp; R Suppl. 120.</w:t>
      </w:r>
    </w:p>
  </w:footnote>
  <w:footnote w:id="2481">
    <w:p w14:paraId="5DDA78B2" w14:textId="77777777" w:rsidR="00865CD2" w:rsidRPr="009A4CB8" w:rsidRDefault="00865CD2" w:rsidP="00DF51E2">
      <w:pPr>
        <w:pStyle w:val="FootnoteText"/>
        <w:bidi w:val="0"/>
        <w:spacing w:line="240" w:lineRule="auto"/>
      </w:pPr>
      <w:r w:rsidRPr="009A4CB8">
        <w:rPr>
          <w:rStyle w:val="FootnoteReference"/>
        </w:rPr>
        <w:footnoteRef/>
      </w:r>
      <w:r w:rsidRPr="009A4CB8">
        <w:t xml:space="preserve"> In Greek </w:t>
      </w:r>
      <w:r>
        <w:t>–</w:t>
      </w:r>
      <w:r w:rsidRPr="009A4CB8">
        <w:t xml:space="preserve"> </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t>.</w:t>
      </w:r>
      <w:r>
        <w:t xml:space="preserve"> On this title see Introduction 3.1.2.2.</w:t>
      </w:r>
    </w:p>
  </w:footnote>
  <w:footnote w:id="2482">
    <w:p w14:paraId="21552F24" w14:textId="77777777" w:rsidR="00865CD2" w:rsidRPr="009A4CB8" w:rsidRDefault="00865CD2" w:rsidP="00440C99">
      <w:pPr>
        <w:pStyle w:val="FootnoteText"/>
        <w:bidi w:val="0"/>
        <w:spacing w:line="240" w:lineRule="auto"/>
      </w:pPr>
      <w:r w:rsidRPr="009A4CB8">
        <w:rPr>
          <w:rStyle w:val="FootnoteReference"/>
        </w:rPr>
        <w:footnoteRef/>
      </w:r>
      <w:r w:rsidRPr="009A4CB8">
        <w:t xml:space="preserve"> This is a synagogue inscription</w:t>
      </w:r>
      <w:r w:rsidRPr="00492A34">
        <w:rPr>
          <w:rFonts w:cs="Times New Roman"/>
        </w:rPr>
        <w:t xml:space="preserve">, see </w:t>
      </w:r>
      <w:r>
        <w:rPr>
          <w:rFonts w:cs="Times New Roman"/>
        </w:rPr>
        <w:t xml:space="preserve">vol. 3, </w:t>
      </w:r>
      <w:r w:rsidRPr="00492A34">
        <w:rPr>
          <w:rFonts w:cs="Times New Roman"/>
        </w:rPr>
        <w:t xml:space="preserve">Introduction </w:t>
      </w:r>
      <w:r>
        <w:rPr>
          <w:rFonts w:cs="Times New Roman"/>
          <w:u w:color="FFFF00"/>
        </w:rPr>
        <w:t>6.4.1, p. 36</w:t>
      </w:r>
      <w:r w:rsidRPr="009A4CB8">
        <w:t>.</w:t>
      </w:r>
    </w:p>
  </w:footnote>
  <w:footnote w:id="2483">
    <w:p w14:paraId="5BFE2FD3" w14:textId="77777777" w:rsidR="00865CD2" w:rsidRPr="00492A34" w:rsidRDefault="00865CD2" w:rsidP="004D2B4A">
      <w:pPr>
        <w:pStyle w:val="FootnoteText"/>
        <w:bidi w:val="0"/>
        <w:spacing w:line="240" w:lineRule="auto"/>
        <w:rPr>
          <w:rFonts w:cs="Times New Roman"/>
          <w:rtl/>
          <w:lang w:val="en-US"/>
        </w:rPr>
      </w:pPr>
      <w:r w:rsidRPr="00492A34">
        <w:rPr>
          <w:rStyle w:val="FootnoteReference"/>
          <w:rFonts w:cs="Times New Roman"/>
          <w:rtl/>
        </w:rPr>
        <w:footnoteRef/>
      </w:r>
      <w:r w:rsidRPr="00492A34">
        <w:rPr>
          <w:rFonts w:cs="Times New Roman"/>
        </w:rPr>
        <w:t xml:space="preserve"> </w:t>
      </w:r>
      <w:r w:rsidRPr="00492A34">
        <w:rPr>
          <w:rFonts w:cs="Times New Roman"/>
          <w:lang w:val="en-US"/>
        </w:rPr>
        <w:t>The mosaic is dated</w:t>
      </w:r>
      <w:r>
        <w:rPr>
          <w:rFonts w:cs="Times New Roman"/>
          <w:lang w:val="en-US"/>
        </w:rPr>
        <w:t xml:space="preserve"> according to the Seleucid era, see Introduction 7.5.4.1</w:t>
      </w:r>
      <w:r w:rsidRPr="00492A34">
        <w:rPr>
          <w:rFonts w:cs="Times New Roman"/>
          <w:lang w:val="en-US"/>
        </w:rPr>
        <w:t>.</w:t>
      </w:r>
    </w:p>
  </w:footnote>
  <w:footnote w:id="2484">
    <w:p w14:paraId="417D90E3" w14:textId="77777777" w:rsidR="00865CD2" w:rsidRPr="007C4108" w:rsidRDefault="00865CD2" w:rsidP="00CF67D8">
      <w:pPr>
        <w:pStyle w:val="FootnoteText"/>
        <w:bidi w:val="0"/>
        <w:spacing w:line="240" w:lineRule="auto"/>
        <w:jc w:val="both"/>
        <w:rPr>
          <w:lang w:val="en-US"/>
        </w:rPr>
      </w:pPr>
      <w:r w:rsidRPr="003F7A75">
        <w:rPr>
          <w:rStyle w:val="FootnoteReference"/>
        </w:rPr>
        <w:footnoteRef/>
      </w:r>
      <w:r w:rsidRPr="003F7A75">
        <w:rPr>
          <w:rtl/>
        </w:rPr>
        <w:t xml:space="preserve"> </w:t>
      </w:r>
      <w:r>
        <w:t xml:space="preserve">So in </w:t>
      </w:r>
      <w:r>
        <w:rPr>
          <w:i/>
          <w:iCs/>
        </w:rPr>
        <w:t xml:space="preserve">BS </w:t>
      </w:r>
      <w:r>
        <w:t xml:space="preserve">1:91 in Hebrew. </w:t>
      </w:r>
      <w:r w:rsidRPr="005E00E4">
        <w:rPr>
          <w:lang w:val="en-US"/>
        </w:rPr>
        <w:t xml:space="preserve">On the additional </w:t>
      </w:r>
      <w:r>
        <w:rPr>
          <w:rFonts w:cs="Times New Roman" w:hint="cs"/>
          <w:rtl/>
          <w:lang w:val="en-US"/>
        </w:rPr>
        <w:t>י</w:t>
      </w:r>
      <w:r w:rsidRPr="005E00E4">
        <w:rPr>
          <w:rFonts w:hint="cs"/>
          <w:lang w:val="en-US"/>
        </w:rPr>
        <w:t xml:space="preserve"> </w:t>
      </w:r>
      <w:r w:rsidRPr="005E00E4">
        <w:rPr>
          <w:lang w:val="en-US"/>
        </w:rPr>
        <w:t>as a</w:t>
      </w:r>
      <w:r w:rsidRPr="005E00E4">
        <w:rPr>
          <w:rFonts w:hint="cs"/>
          <w:lang w:val="en-US"/>
        </w:rPr>
        <w:t xml:space="preserve"> dialect </w:t>
      </w:r>
      <w:r w:rsidRPr="005E00E4">
        <w:rPr>
          <w:lang w:val="en-US"/>
        </w:rPr>
        <w:t xml:space="preserve">variant </w:t>
      </w:r>
      <w:r w:rsidRPr="005E00E4">
        <w:rPr>
          <w:rFonts w:hint="cs"/>
          <w:lang w:val="en-US"/>
        </w:rPr>
        <w:t>see vol</w:t>
      </w:r>
      <w:r w:rsidRPr="005E00E4">
        <w:rPr>
          <w:lang w:val="en-US"/>
        </w:rPr>
        <w:t xml:space="preserve"> 4, I</w:t>
      </w:r>
      <w:r w:rsidRPr="005E00E4">
        <w:rPr>
          <w:lang w:val="en-US"/>
        </w:rPr>
        <w:t>n</w:t>
      </w:r>
      <w:r w:rsidRPr="005E00E4">
        <w:rPr>
          <w:lang w:val="en-US"/>
        </w:rPr>
        <w:t>troduction 2.3.5.</w:t>
      </w:r>
      <w:r>
        <w:rPr>
          <w:lang w:val="en-US"/>
        </w:rPr>
        <w:t>2, p</w:t>
      </w:r>
      <w:r w:rsidRPr="005E00E4">
        <w:rPr>
          <w:lang w:val="en-US"/>
        </w:rPr>
        <w:t xml:space="preserve">. </w:t>
      </w:r>
      <w:r>
        <w:rPr>
          <w:lang w:val="en-US"/>
        </w:rPr>
        <w:t>13</w:t>
      </w:r>
      <w:r w:rsidRPr="007C4108">
        <w:rPr>
          <w:lang w:val="en-US"/>
        </w:rPr>
        <w:t xml:space="preserve">. </w:t>
      </w:r>
    </w:p>
  </w:footnote>
  <w:footnote w:id="2485">
    <w:p w14:paraId="092C2923" w14:textId="77777777" w:rsidR="00865CD2" w:rsidRPr="007C4108" w:rsidRDefault="00865CD2" w:rsidP="000E1620">
      <w:pPr>
        <w:pStyle w:val="FootnoteText"/>
        <w:bidi w:val="0"/>
        <w:spacing w:line="240" w:lineRule="auto"/>
        <w:jc w:val="both"/>
        <w:rPr>
          <w:lang w:val="en-US"/>
        </w:rPr>
      </w:pPr>
      <w:r w:rsidRPr="003F7A75">
        <w:rPr>
          <w:rStyle w:val="FootnoteReference"/>
        </w:rPr>
        <w:footnoteRef/>
      </w:r>
      <w:r w:rsidRPr="003F7A75">
        <w:rPr>
          <w:rtl/>
        </w:rPr>
        <w:t xml:space="preserve"> </w:t>
      </w:r>
      <w:r>
        <w:t xml:space="preserve">So in </w:t>
      </w:r>
      <w:r>
        <w:rPr>
          <w:i/>
          <w:iCs/>
        </w:rPr>
        <w:t xml:space="preserve">BS </w:t>
      </w:r>
      <w:r>
        <w:t xml:space="preserve">2:65 in Greek. </w:t>
      </w:r>
      <w:r>
        <w:rPr>
          <w:lang w:val="en-US"/>
        </w:rPr>
        <w:t>Although this form is otherwise unattested, the H</w:t>
      </w:r>
      <w:r>
        <w:rPr>
          <w:lang w:val="en-US"/>
        </w:rPr>
        <w:t>e</w:t>
      </w:r>
      <w:r>
        <w:rPr>
          <w:lang w:val="en-US"/>
        </w:rPr>
        <w:t>brew identifies it as this name.</w:t>
      </w:r>
      <w:r w:rsidRPr="007C4108">
        <w:rPr>
          <w:lang w:val="en-US"/>
        </w:rPr>
        <w:t xml:space="preserve"> </w:t>
      </w:r>
    </w:p>
  </w:footnote>
  <w:footnote w:id="2486">
    <w:p w14:paraId="7E32E0EE" w14:textId="77777777" w:rsidR="00865CD2" w:rsidRPr="007C4108" w:rsidRDefault="00865CD2" w:rsidP="00AB2F8E">
      <w:pPr>
        <w:pStyle w:val="FootnoteText"/>
        <w:bidi w:val="0"/>
        <w:spacing w:line="240" w:lineRule="auto"/>
        <w:rPr>
          <w:lang w:val="en-US"/>
        </w:rPr>
      </w:pPr>
      <w:r w:rsidRPr="003F7A75">
        <w:rPr>
          <w:rStyle w:val="FootnoteReference"/>
        </w:rPr>
        <w:footnoteRef/>
      </w:r>
      <w:r w:rsidRPr="003F7A75">
        <w:rPr>
          <w:rtl/>
        </w:rPr>
        <w:t xml:space="preserve"> </w:t>
      </w:r>
      <w:r>
        <w:t xml:space="preserve">So in </w:t>
      </w:r>
      <w:r>
        <w:rPr>
          <w:i/>
          <w:iCs/>
        </w:rPr>
        <w:t xml:space="preserve">BS </w:t>
      </w:r>
      <w:r>
        <w:t>2:66 (and also reconstructed – [</w:t>
      </w:r>
      <w:r>
        <w:rPr>
          <w:rFonts w:ascii="Graeca" w:hAnsi="Graeca"/>
        </w:rPr>
        <w:t></w:t>
      </w:r>
      <w: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 xml:space="preserve"> – in 2:68) in Greek. </w:t>
      </w:r>
      <w:r>
        <w:rPr>
          <w:lang w:val="en-US"/>
        </w:rPr>
        <w:t>Although this form is othe</w:t>
      </w:r>
      <w:r>
        <w:rPr>
          <w:lang w:val="en-US"/>
        </w:rPr>
        <w:t>r</w:t>
      </w:r>
      <w:r>
        <w:rPr>
          <w:lang w:val="en-US"/>
        </w:rPr>
        <w:t>wise unattested, the Hebrew ident</w:t>
      </w:r>
      <w:r>
        <w:rPr>
          <w:lang w:val="en-US"/>
        </w:rPr>
        <w:t>i</w:t>
      </w:r>
      <w:r>
        <w:rPr>
          <w:lang w:val="en-US"/>
        </w:rPr>
        <w:t>fies it as this name.</w:t>
      </w:r>
      <w:r w:rsidRPr="007C4108">
        <w:rPr>
          <w:lang w:val="en-US"/>
        </w:rPr>
        <w:t xml:space="preserve"> </w:t>
      </w:r>
    </w:p>
  </w:footnote>
  <w:footnote w:id="2487">
    <w:p w14:paraId="00EBF3AA" w14:textId="77777777" w:rsidR="00865CD2" w:rsidRPr="00492A34" w:rsidRDefault="00865CD2" w:rsidP="00D60F03">
      <w:pPr>
        <w:pStyle w:val="FootnoteText"/>
        <w:bidi w:val="0"/>
        <w:spacing w:line="240" w:lineRule="auto"/>
        <w:jc w:val="both"/>
        <w:rPr>
          <w:lang w:val="en-US"/>
        </w:rPr>
      </w:pPr>
      <w:r w:rsidRPr="00492A34">
        <w:rPr>
          <w:rStyle w:val="FootnoteReference"/>
          <w:rFonts w:cs="Times New Roman"/>
        </w:rPr>
        <w:footnoteRef/>
      </w:r>
      <w:r w:rsidRPr="00492A34">
        <w:rPr>
          <w:rFonts w:cs="Times New Roman"/>
          <w:rtl/>
        </w:rPr>
        <w:t xml:space="preserve"> </w:t>
      </w:r>
      <w:r w:rsidRPr="00492A34">
        <w:rPr>
          <w:rFonts w:cs="Times New Roman"/>
        </w:rPr>
        <w:t>This is</w:t>
      </w:r>
      <w:r w:rsidRPr="00F54791">
        <w:rPr>
          <w:rFonts w:cs="Times New Roman"/>
        </w:rPr>
        <w:t xml:space="preserve"> the year in which Beth She‘arim was destroyed, see Introduction </w:t>
      </w:r>
      <w:r>
        <w:rPr>
          <w:rFonts w:cs="Times New Roman"/>
        </w:rPr>
        <w:t>7.</w:t>
      </w:r>
      <w:r>
        <w:rPr>
          <w:rFonts w:cs="Times New Roman"/>
          <w:u w:color="FFFF00"/>
        </w:rPr>
        <w:t>5.1</w:t>
      </w:r>
      <w:r w:rsidRPr="00F54791">
        <w:rPr>
          <w:rFonts w:cs="Times New Roman"/>
        </w:rPr>
        <w:t>.</w:t>
      </w:r>
    </w:p>
  </w:footnote>
  <w:footnote w:id="2488">
    <w:p w14:paraId="76EF7521" w14:textId="77777777" w:rsidR="00865CD2" w:rsidRPr="00492A34" w:rsidRDefault="00865CD2" w:rsidP="004A7C12">
      <w:pPr>
        <w:pStyle w:val="FootnoteText"/>
        <w:bidi w:val="0"/>
        <w:spacing w:line="240" w:lineRule="auto"/>
        <w:jc w:val="both"/>
        <w:rPr>
          <w:lang w:val="en-US"/>
        </w:rPr>
      </w:pPr>
      <w:r w:rsidRPr="00492A34">
        <w:rPr>
          <w:rStyle w:val="FootnoteReference"/>
          <w:rFonts w:cs="Times New Roman"/>
        </w:rPr>
        <w:footnoteRef/>
      </w:r>
      <w:r w:rsidRPr="00492A34">
        <w:rPr>
          <w:rFonts w:cs="Times New Roman"/>
          <w:rtl/>
        </w:rPr>
        <w:t xml:space="preserve"> </w:t>
      </w:r>
      <w:r>
        <w:rPr>
          <w:lang w:val="en-US"/>
        </w:rPr>
        <w:t>See previous note</w:t>
      </w:r>
      <w:r w:rsidRPr="00F54791">
        <w:rPr>
          <w:rFonts w:cs="Times New Roman"/>
        </w:rPr>
        <w:t>.</w:t>
      </w:r>
    </w:p>
  </w:footnote>
  <w:footnote w:id="2489">
    <w:p w14:paraId="5B6D71EB"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 For a form very similar to this one see above, n. 15.</w:t>
      </w:r>
    </w:p>
  </w:footnote>
  <w:footnote w:id="2490">
    <w:p w14:paraId="10B81E37" w14:textId="77777777" w:rsidR="00865CD2" w:rsidRPr="00E8118E" w:rsidRDefault="00865CD2" w:rsidP="000769C4">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6.6.7, p. 52. The region was not pa</w:t>
      </w:r>
      <w:r>
        <w:rPr>
          <w:lang w:val="en-US"/>
        </w:rPr>
        <w:t>r</w:t>
      </w:r>
      <w:r>
        <w:rPr>
          <w:lang w:val="en-US"/>
        </w:rPr>
        <w:t>ticularly Jewish, see Introduction 6.2.1.2.</w:t>
      </w:r>
    </w:p>
  </w:footnote>
  <w:footnote w:id="2491">
    <w:p w14:paraId="026BCF4B"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492">
    <w:p w14:paraId="7CFC2345" w14:textId="77777777" w:rsidR="00865CD2" w:rsidRPr="00952E32" w:rsidRDefault="00865CD2" w:rsidP="0039152C">
      <w:pPr>
        <w:pStyle w:val="FootnoteText"/>
        <w:bidi w:val="0"/>
        <w:spacing w:line="240" w:lineRule="auto"/>
        <w:rPr>
          <w:lang w:val="en-US"/>
        </w:rPr>
      </w:pPr>
      <w:r>
        <w:rPr>
          <w:rStyle w:val="FootnoteReference"/>
        </w:rPr>
        <w:footnoteRef/>
      </w:r>
      <w:r>
        <w:rPr>
          <w:rtl/>
        </w:rPr>
        <w:t xml:space="preserve"> </w:t>
      </w:r>
      <w:r>
        <w:rPr>
          <w:lang w:val="en-US"/>
        </w:rPr>
        <w:t>The owner of the amulet reports that he found it in a field near Nazerath.</w:t>
      </w:r>
    </w:p>
  </w:footnote>
  <w:footnote w:id="2493">
    <w:p w14:paraId="6FE202A8" w14:textId="77777777" w:rsidR="00865CD2" w:rsidRPr="00C05995" w:rsidRDefault="00865CD2" w:rsidP="003467EF">
      <w:pPr>
        <w:pStyle w:val="FootnoteText"/>
        <w:bidi w:val="0"/>
        <w:spacing w:line="240" w:lineRule="auto"/>
        <w:rPr>
          <w:rFonts w:cs="Times New Roman"/>
          <w:rtl/>
          <w:lang w:val="en-US"/>
        </w:rPr>
      </w:pPr>
      <w:r w:rsidRPr="00C05995">
        <w:rPr>
          <w:rStyle w:val="FootnoteReference"/>
          <w:rFonts w:cs="Times New Roman"/>
          <w:rtl/>
        </w:rPr>
        <w:footnoteRef/>
      </w:r>
      <w:r w:rsidRPr="00C05995">
        <w:rPr>
          <w:rFonts w:cs="Times New Roman"/>
          <w:lang w:eastAsia="en-GB"/>
        </w:rPr>
        <w:t xml:space="preserve"> </w:t>
      </w:r>
      <w:r w:rsidRPr="00C05995">
        <w:rPr>
          <w:rFonts w:cs="Times New Roman"/>
          <w:lang w:val="en-US"/>
        </w:rPr>
        <w:t>Biblical, Neh 7:7.</w:t>
      </w:r>
    </w:p>
  </w:footnote>
  <w:footnote w:id="2494">
    <w:p w14:paraId="4C8CC9DC" w14:textId="77777777" w:rsidR="00865CD2" w:rsidRPr="00996327" w:rsidRDefault="00865CD2" w:rsidP="00C566E4">
      <w:pPr>
        <w:pStyle w:val="FootnoteText"/>
        <w:bidi w:val="0"/>
        <w:spacing w:line="240" w:lineRule="auto"/>
        <w:rPr>
          <w:lang w:val="en-US"/>
        </w:rPr>
      </w:pPr>
      <w:r>
        <w:rPr>
          <w:rStyle w:val="FootnoteReference"/>
        </w:rPr>
        <w:footnoteRef/>
      </w:r>
      <w:r>
        <w:rPr>
          <w:rtl/>
        </w:rPr>
        <w:t xml:space="preserve"> </w:t>
      </w:r>
      <w:r>
        <w:rPr>
          <w:lang w:val="en-US"/>
        </w:rPr>
        <w:t xml:space="preserve">So in most sources, but occasionally also </w:t>
      </w:r>
      <w:r w:rsidRPr="00996327">
        <w:rPr>
          <w:rFonts w:cs="Times New Roman"/>
          <w:rtl/>
          <w:lang w:val="en-US"/>
        </w:rPr>
        <w:t>נחמני</w:t>
      </w:r>
      <w:r>
        <w:rPr>
          <w:lang w:val="en-US"/>
        </w:rPr>
        <w:t xml:space="preserve">, </w:t>
      </w:r>
      <w:r w:rsidRPr="00C05995">
        <w:rPr>
          <w:rFonts w:cs="Times New Roman"/>
          <w:lang w:val="en-US"/>
        </w:rPr>
        <w:t xml:space="preserve">e.g. </w:t>
      </w:r>
      <w:r w:rsidRPr="00C05995">
        <w:rPr>
          <w:rFonts w:cs="Times New Roman"/>
          <w:i/>
          <w:iCs/>
          <w:lang w:val="en-US"/>
        </w:rPr>
        <w:t xml:space="preserve">yBer </w:t>
      </w:r>
      <w:r w:rsidRPr="00C05995">
        <w:rPr>
          <w:rFonts w:cs="Times New Roman"/>
          <w:lang w:val="en-US"/>
        </w:rPr>
        <w:t>1:1, 2d</w:t>
      </w:r>
      <w:r>
        <w:rPr>
          <w:rFonts w:cs="Times New Roman"/>
          <w:lang w:val="en-US"/>
        </w:rPr>
        <w:t>.</w:t>
      </w:r>
      <w:r>
        <w:rPr>
          <w:lang w:val="en-US"/>
        </w:rPr>
        <w:t xml:space="preserve"> For this form see vol. 4, under Nahmani (1) B/M, p. </w:t>
      </w:r>
      <w:r>
        <w:rPr>
          <w:u w:color="FFFF00"/>
          <w:lang w:val="en-US"/>
        </w:rPr>
        <w:t>112</w:t>
      </w:r>
    </w:p>
  </w:footnote>
  <w:footnote w:id="2495">
    <w:p w14:paraId="5028ED3D" w14:textId="77777777" w:rsidR="00865CD2" w:rsidRPr="006730BA" w:rsidRDefault="00865CD2" w:rsidP="00E1325A">
      <w:pPr>
        <w:pStyle w:val="FootnoteText"/>
        <w:bidi w:val="0"/>
        <w:spacing w:line="240" w:lineRule="auto"/>
        <w:rPr>
          <w:i/>
          <w:iCs/>
          <w:lang w:val="en-US"/>
        </w:rPr>
      </w:pPr>
      <w:r>
        <w:rPr>
          <w:rStyle w:val="FootnoteReference"/>
        </w:rPr>
        <w:footnoteRef/>
      </w:r>
      <w:r>
        <w:rPr>
          <w:rtl/>
        </w:rPr>
        <w:t xml:space="preserve"> </w:t>
      </w:r>
      <w:r>
        <w:rPr>
          <w:lang w:val="en-US"/>
        </w:rPr>
        <w:t xml:space="preserve">In </w:t>
      </w:r>
      <w:r>
        <w:rPr>
          <w:i/>
          <w:iCs/>
        </w:rPr>
        <w:t>yTer</w:t>
      </w:r>
      <w:r>
        <w:t xml:space="preserve"> 8:4, 46bc his son is associated with the Emperor Diocletian, who ruled between 285-305, see I</w:t>
      </w:r>
      <w:r>
        <w:t>n</w:t>
      </w:r>
      <w:r>
        <w:t>troduction 7.4.2.</w:t>
      </w:r>
    </w:p>
  </w:footnote>
  <w:footnote w:id="2496">
    <w:p w14:paraId="4D2221B7" w14:textId="77777777" w:rsidR="00865CD2" w:rsidRPr="00ED0F4E" w:rsidRDefault="00865CD2" w:rsidP="00996327">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497">
    <w:p w14:paraId="31743A2E" w14:textId="77777777" w:rsidR="00865CD2" w:rsidRPr="00C05995" w:rsidRDefault="00865CD2" w:rsidP="003D133C">
      <w:pPr>
        <w:pStyle w:val="FootnoteText"/>
        <w:bidi w:val="0"/>
        <w:spacing w:line="240" w:lineRule="auto"/>
        <w:rPr>
          <w:rFonts w:cs="Times New Roman"/>
          <w:rtl/>
          <w:lang w:val="en-US"/>
        </w:rPr>
      </w:pPr>
      <w:r w:rsidRPr="00C05995">
        <w:rPr>
          <w:rStyle w:val="FootnoteReference"/>
          <w:rFonts w:cs="Times New Roman"/>
          <w:rtl/>
        </w:rPr>
        <w:footnoteRef/>
      </w:r>
      <w:r w:rsidRPr="00C05995">
        <w:rPr>
          <w:rFonts w:cs="Times New Roman"/>
        </w:rPr>
        <w:t xml:space="preserve"> In </w:t>
      </w:r>
      <w:r w:rsidRPr="00C05995">
        <w:rPr>
          <w:rFonts w:cs="Times New Roman"/>
          <w:i/>
          <w:iCs/>
        </w:rPr>
        <w:t xml:space="preserve">yShab </w:t>
      </w:r>
      <w:r w:rsidRPr="00C05995">
        <w:rPr>
          <w:rFonts w:cs="Times New Roman"/>
        </w:rPr>
        <w:t xml:space="preserve">19:2, 17a he is designated </w:t>
      </w:r>
      <w:r w:rsidRPr="00C05995">
        <w:rPr>
          <w:rFonts w:cs="Times New Roman"/>
          <w:rtl/>
        </w:rPr>
        <w:t>נחמן בר יצחק</w:t>
      </w:r>
      <w:r w:rsidRPr="00C05995">
        <w:rPr>
          <w:rFonts w:cs="Times New Roman"/>
        </w:rPr>
        <w:t>.</w:t>
      </w:r>
    </w:p>
  </w:footnote>
  <w:footnote w:id="2498">
    <w:p w14:paraId="52E8C23D" w14:textId="77777777" w:rsidR="00865CD2" w:rsidRPr="00E77F56" w:rsidRDefault="00865CD2" w:rsidP="00746380">
      <w:pPr>
        <w:pStyle w:val="FootnoteText"/>
        <w:bidi w:val="0"/>
        <w:spacing w:line="240" w:lineRule="auto"/>
        <w:rPr>
          <w:lang w:val="en-US"/>
        </w:rPr>
      </w:pPr>
      <w:r>
        <w:rPr>
          <w:rStyle w:val="FootnoteReference"/>
        </w:rPr>
        <w:footnoteRef/>
      </w:r>
      <w:r>
        <w:rPr>
          <w:rtl/>
        </w:rPr>
        <w:t xml:space="preserve"> </w:t>
      </w:r>
      <w:r>
        <w:rPr>
          <w:lang w:val="en-US"/>
        </w:rPr>
        <w:t>Was a student of the last tannaim, see Introduction 7.4.1.</w:t>
      </w:r>
    </w:p>
  </w:footnote>
  <w:footnote w:id="2499">
    <w:p w14:paraId="46707B98" w14:textId="77777777" w:rsidR="00865CD2" w:rsidRPr="00ED0F4E" w:rsidRDefault="00865CD2" w:rsidP="00996327">
      <w:pPr>
        <w:pStyle w:val="FootnoteText"/>
        <w:bidi w:val="0"/>
        <w:spacing w:line="240" w:lineRule="auto"/>
        <w:rPr>
          <w:lang w:val="en-US"/>
        </w:rPr>
      </w:pPr>
      <w:r>
        <w:rPr>
          <w:rStyle w:val="FootnoteReference"/>
        </w:rPr>
        <w:footnoteRef/>
      </w:r>
      <w:r>
        <w:t xml:space="preserve"> </w:t>
      </w:r>
      <w:r>
        <w:rPr>
          <w:lang w:val="en-US"/>
        </w:rPr>
        <w:t>See above, n. 2.</w:t>
      </w:r>
    </w:p>
  </w:footnote>
  <w:footnote w:id="2500">
    <w:p w14:paraId="64426376" w14:textId="77777777" w:rsidR="00865CD2" w:rsidRPr="00880DF6" w:rsidRDefault="00865CD2" w:rsidP="00E0614B">
      <w:pPr>
        <w:pStyle w:val="FootnoteText"/>
        <w:bidi w:val="0"/>
        <w:spacing w:line="240" w:lineRule="auto"/>
        <w:rPr>
          <w:lang w:val="en-US"/>
        </w:rPr>
      </w:pPr>
      <w:r>
        <w:rPr>
          <w:rStyle w:val="FootnoteReference"/>
        </w:rPr>
        <w:footnoteRef/>
      </w:r>
      <w:r>
        <w:rPr>
          <w:rtl/>
        </w:rPr>
        <w:t xml:space="preserve"> </w:t>
      </w:r>
      <w:r>
        <w:rPr>
          <w:lang w:val="en-US"/>
        </w:rPr>
        <w:t>Rabbi Yonah (2) transmits in his name, see Introduction 7.4.3.</w:t>
      </w:r>
    </w:p>
  </w:footnote>
  <w:footnote w:id="2501">
    <w:p w14:paraId="61EE9FA0" w14:textId="77777777" w:rsidR="00865CD2" w:rsidRPr="00ED0F4E" w:rsidRDefault="00865CD2" w:rsidP="00996327">
      <w:pPr>
        <w:pStyle w:val="FootnoteText"/>
        <w:bidi w:val="0"/>
        <w:spacing w:line="240" w:lineRule="auto"/>
        <w:rPr>
          <w:lang w:val="en-US"/>
        </w:rPr>
      </w:pPr>
      <w:r>
        <w:rPr>
          <w:rStyle w:val="FootnoteReference"/>
        </w:rPr>
        <w:footnoteRef/>
      </w:r>
      <w:r>
        <w:t xml:space="preserve"> </w:t>
      </w:r>
      <w:r>
        <w:rPr>
          <w:lang w:val="en-US"/>
        </w:rPr>
        <w:t>See above, n. 2.</w:t>
      </w:r>
    </w:p>
  </w:footnote>
  <w:footnote w:id="2502">
    <w:p w14:paraId="1A6E9D56" w14:textId="77777777" w:rsidR="00865CD2" w:rsidRPr="00C05995" w:rsidRDefault="00865CD2" w:rsidP="003D133C">
      <w:pPr>
        <w:pStyle w:val="FootnoteText"/>
        <w:bidi w:val="0"/>
        <w:spacing w:line="240" w:lineRule="auto"/>
        <w:rPr>
          <w:rFonts w:cs="Times New Roman"/>
          <w:rtl/>
          <w:lang w:val="en-US"/>
        </w:rPr>
      </w:pPr>
      <w:r w:rsidRPr="00C05995">
        <w:rPr>
          <w:rStyle w:val="FootnoteReference"/>
          <w:rFonts w:cs="Times New Roman"/>
          <w:rtl/>
        </w:rPr>
        <w:footnoteRef/>
      </w:r>
      <w:r w:rsidRPr="00C05995">
        <w:rPr>
          <w:rFonts w:cs="Times New Roman"/>
          <w:lang w:val="en-US"/>
        </w:rPr>
        <w:t xml:space="preserve"> In Aramaic – </w:t>
      </w:r>
      <w:r w:rsidRPr="00C05995">
        <w:rPr>
          <w:rFonts w:cs="Times New Roman"/>
          <w:rtl/>
          <w:lang w:val="en-US"/>
        </w:rPr>
        <w:t>סבא</w:t>
      </w:r>
      <w:r w:rsidRPr="00C05995">
        <w:rPr>
          <w:rFonts w:cs="Times New Roman"/>
          <w:lang w:val="en-US"/>
        </w:rPr>
        <w:t>.</w:t>
      </w:r>
      <w:r>
        <w:rPr>
          <w:rFonts w:cs="Times New Roman"/>
          <w:lang w:val="en-US"/>
        </w:rPr>
        <w:t xml:space="preserve"> </w:t>
      </w:r>
      <w:r>
        <w:t>On such designations see vol. 1, Introduction 3.2.3, p. 33.</w:t>
      </w:r>
    </w:p>
  </w:footnote>
  <w:footnote w:id="2503">
    <w:p w14:paraId="2096A869" w14:textId="77777777" w:rsidR="00865CD2" w:rsidRPr="00694C15" w:rsidRDefault="00865CD2" w:rsidP="00996327">
      <w:pPr>
        <w:pStyle w:val="FootnoteText"/>
        <w:bidi w:val="0"/>
        <w:spacing w:line="240" w:lineRule="auto"/>
        <w:rPr>
          <w:lang w:val="en-US"/>
        </w:rPr>
      </w:pPr>
      <w:r>
        <w:rPr>
          <w:rStyle w:val="FootnoteReference"/>
        </w:rPr>
        <w:footnoteRef/>
      </w:r>
      <w:r>
        <w:rPr>
          <w:rtl/>
        </w:rPr>
        <w:t xml:space="preserve"> </w:t>
      </w:r>
      <w:r w:rsidRPr="00694C15">
        <w:rPr>
          <w:lang w:val="en-US"/>
        </w:rPr>
        <w:t xml:space="preserve">Rabbi Yosi (Joseph </w:t>
      </w:r>
      <w:r>
        <w:rPr>
          <w:lang w:val="en-US"/>
        </w:rPr>
        <w:t>[7]) transmits in his name, see Introduction 7.4.3.</w:t>
      </w:r>
    </w:p>
  </w:footnote>
  <w:footnote w:id="2504">
    <w:p w14:paraId="4EC79883" w14:textId="77777777" w:rsidR="00865CD2" w:rsidRPr="00ED0F4E" w:rsidRDefault="00865CD2" w:rsidP="00996327">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505">
    <w:p w14:paraId="5A32C7A9" w14:textId="77777777" w:rsidR="00865CD2" w:rsidRPr="006E4901" w:rsidRDefault="00865CD2" w:rsidP="006E4901">
      <w:pPr>
        <w:pStyle w:val="FootnoteText"/>
        <w:bidi w:val="0"/>
        <w:spacing w:line="240" w:lineRule="auto"/>
        <w:rPr>
          <w:lang w:val="en-US"/>
        </w:rPr>
      </w:pPr>
      <w:r>
        <w:rPr>
          <w:rStyle w:val="FootnoteReference"/>
        </w:rPr>
        <w:footnoteRef/>
      </w:r>
      <w:r>
        <w:rPr>
          <w:rtl/>
        </w:rPr>
        <w:t xml:space="preserve"> </w:t>
      </w:r>
      <w:r>
        <w:rPr>
          <w:lang w:val="en-US"/>
        </w:rPr>
        <w:t>On his son’s chronology see Introoduction 7.4.2.</w:t>
      </w:r>
    </w:p>
  </w:footnote>
  <w:footnote w:id="2506">
    <w:p w14:paraId="692271B6" w14:textId="77777777" w:rsidR="00865CD2" w:rsidRPr="00ED0F4E" w:rsidRDefault="00865CD2" w:rsidP="00996327">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507">
    <w:p w14:paraId="697152B8" w14:textId="77777777" w:rsidR="00865CD2" w:rsidRPr="00F01708" w:rsidRDefault="00865CD2" w:rsidP="00996327">
      <w:pPr>
        <w:pStyle w:val="FootnoteText"/>
        <w:bidi w:val="0"/>
        <w:spacing w:line="240" w:lineRule="auto"/>
        <w:rPr>
          <w:lang w:val="en-US"/>
        </w:rPr>
      </w:pPr>
      <w:r>
        <w:rPr>
          <w:rStyle w:val="FootnoteReference"/>
        </w:rPr>
        <w:footnoteRef/>
      </w:r>
      <w:r>
        <w:rPr>
          <w:rtl/>
        </w:rPr>
        <w:t xml:space="preserve"> </w:t>
      </w:r>
      <w:r>
        <w:rPr>
          <w:lang w:val="en-US"/>
        </w:rPr>
        <w:t>His son was a translator in Resh Laqish (Simon [2])’s academy, who was Rabbi Yohanan (1)’s co</w:t>
      </w:r>
      <w:r>
        <w:rPr>
          <w:lang w:val="en-US"/>
        </w:rPr>
        <w:t>m</w:t>
      </w:r>
      <w:r>
        <w:rPr>
          <w:lang w:val="en-US"/>
        </w:rPr>
        <w:t>panion, see Introduction 7.4.1.</w:t>
      </w:r>
    </w:p>
  </w:footnote>
  <w:footnote w:id="2508">
    <w:p w14:paraId="3B7F437F" w14:textId="77777777" w:rsidR="00865CD2" w:rsidRPr="00ED0F4E" w:rsidRDefault="00865CD2" w:rsidP="00996327">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509">
    <w:p w14:paraId="1C4D3322" w14:textId="77777777" w:rsidR="00865CD2" w:rsidRPr="00DD19EC" w:rsidRDefault="00865CD2" w:rsidP="0050756C">
      <w:pPr>
        <w:autoSpaceDE w:val="0"/>
        <w:autoSpaceDN w:val="0"/>
        <w:bidi w:val="0"/>
        <w:adjustRightInd w:val="0"/>
        <w:rPr>
          <w:rFonts w:cs="Times New Roman"/>
        </w:rPr>
      </w:pPr>
      <w:r w:rsidRPr="005E436F">
        <w:rPr>
          <w:rStyle w:val="FootnoteReference"/>
          <w:rFonts w:cs="Times New Roman"/>
          <w:rtl/>
        </w:rPr>
        <w:footnoteRef/>
      </w:r>
      <w:r>
        <w:rPr>
          <w:rFonts w:cs="Times New Roman"/>
        </w:rPr>
        <w:t xml:space="preserve"> The text is as follows: </w:t>
      </w:r>
      <w:r w:rsidRPr="003D1511">
        <w:rPr>
          <w:rFonts w:cs="Times New Roman"/>
          <w:color w:val="000000"/>
          <w:rtl/>
        </w:rPr>
        <w:t xml:space="preserve">רבי </w:t>
      </w:r>
      <w:r w:rsidRPr="003D1511">
        <w:rPr>
          <w:rFonts w:cs="Times New Roman"/>
          <w:b/>
          <w:bCs/>
          <w:color w:val="000000"/>
          <w:rtl/>
        </w:rPr>
        <w:t>יצחק בר נחמן</w:t>
      </w:r>
      <w:r w:rsidRPr="003D1511">
        <w:rPr>
          <w:rFonts w:cs="Times New Roman"/>
          <w:color w:val="000000"/>
          <w:rtl/>
        </w:rPr>
        <w:t xml:space="preserve"> סלק גבי רבי יהושע בן לוי בלילי צומא רבא</w:t>
      </w:r>
      <w:r>
        <w:rPr>
          <w:rFonts w:cs="Times New Roman" w:hint="cs"/>
          <w:color w:val="000000"/>
          <w:rtl/>
        </w:rPr>
        <w:t>.</w:t>
      </w:r>
      <w:r w:rsidRPr="003D1511">
        <w:rPr>
          <w:rFonts w:cs="Times New Roman"/>
          <w:color w:val="000000"/>
          <w:rtl/>
        </w:rPr>
        <w:t xml:space="preserve"> נפק לגביה לביש סולייסיה</w:t>
      </w:r>
      <w:r>
        <w:rPr>
          <w:rFonts w:cs="Times New Roman" w:hint="cs"/>
          <w:color w:val="000000"/>
          <w:rtl/>
        </w:rPr>
        <w:t>.</w:t>
      </w:r>
      <w:r w:rsidRPr="003D1511">
        <w:rPr>
          <w:rFonts w:cs="Times New Roman"/>
          <w:color w:val="000000"/>
          <w:rtl/>
        </w:rPr>
        <w:t xml:space="preserve"> אמר ליה</w:t>
      </w:r>
      <w:r>
        <w:rPr>
          <w:rFonts w:cs="Times New Roman" w:hint="cs"/>
          <w:color w:val="000000"/>
          <w:rtl/>
        </w:rPr>
        <w:t>:</w:t>
      </w:r>
      <w:r w:rsidRPr="003D1511">
        <w:rPr>
          <w:rFonts w:cs="Times New Roman"/>
          <w:color w:val="000000"/>
          <w:rtl/>
        </w:rPr>
        <w:t xml:space="preserve"> מהו הכין</w:t>
      </w:r>
      <w:r>
        <w:rPr>
          <w:rFonts w:cs="Times New Roman" w:hint="cs"/>
          <w:color w:val="000000"/>
          <w:rtl/>
        </w:rPr>
        <w:t>?</w:t>
      </w:r>
      <w:r w:rsidRPr="003D1511">
        <w:rPr>
          <w:rFonts w:cs="Times New Roman"/>
          <w:color w:val="000000"/>
          <w:rtl/>
        </w:rPr>
        <w:t xml:space="preserve"> אמר ליה</w:t>
      </w:r>
      <w:r>
        <w:rPr>
          <w:rFonts w:cs="Times New Roman" w:hint="cs"/>
          <w:color w:val="000000"/>
          <w:rtl/>
        </w:rPr>
        <w:t>:</w:t>
      </w:r>
      <w:r w:rsidRPr="003D1511">
        <w:rPr>
          <w:rFonts w:cs="Times New Roman"/>
          <w:color w:val="000000"/>
          <w:rtl/>
        </w:rPr>
        <w:t xml:space="preserve"> איסתניס אני</w:t>
      </w:r>
      <w:r>
        <w:rPr>
          <w:rFonts w:cs="Times New Roman" w:hint="cs"/>
          <w:color w:val="000000"/>
          <w:rtl/>
        </w:rPr>
        <w:t>.</w:t>
      </w:r>
      <w:r w:rsidRPr="003D1511">
        <w:rPr>
          <w:rFonts w:cs="Times New Roman"/>
          <w:color w:val="000000"/>
          <w:rtl/>
        </w:rPr>
        <w:t xml:space="preserve"> רבי </w:t>
      </w:r>
      <w:r w:rsidRPr="003D1511">
        <w:rPr>
          <w:rFonts w:cs="Times New Roman"/>
          <w:b/>
          <w:bCs/>
          <w:color w:val="000000"/>
          <w:rtl/>
        </w:rPr>
        <w:t>יהושע בר נחמן</w:t>
      </w:r>
      <w:r w:rsidRPr="003D1511">
        <w:rPr>
          <w:rFonts w:cs="Times New Roman"/>
          <w:color w:val="000000"/>
          <w:rtl/>
        </w:rPr>
        <w:t xml:space="preserve"> סלק גבי רבי יהושע בן לוי בלילי תעניתה</w:t>
      </w:r>
      <w:r>
        <w:rPr>
          <w:rFonts w:cs="Times New Roman" w:hint="cs"/>
          <w:color w:val="000000"/>
          <w:rtl/>
        </w:rPr>
        <w:t>.</w:t>
      </w:r>
      <w:r w:rsidRPr="003D1511">
        <w:rPr>
          <w:rFonts w:cs="Times New Roman"/>
          <w:color w:val="000000"/>
          <w:rtl/>
        </w:rPr>
        <w:t xml:space="preserve"> נפק לגביה לביש סולייסיה</w:t>
      </w:r>
      <w:r>
        <w:rPr>
          <w:rFonts w:cs="Times New Roman" w:hint="cs"/>
          <w:color w:val="000000"/>
          <w:rtl/>
        </w:rPr>
        <w:t>.</w:t>
      </w:r>
      <w:r w:rsidRPr="003D1511">
        <w:rPr>
          <w:rFonts w:cs="Times New Roman"/>
          <w:color w:val="000000"/>
          <w:rtl/>
        </w:rPr>
        <w:t xml:space="preserve"> אמר ליה</w:t>
      </w:r>
      <w:r>
        <w:rPr>
          <w:rFonts w:cs="Times New Roman" w:hint="cs"/>
          <w:color w:val="000000"/>
          <w:rtl/>
        </w:rPr>
        <w:t>:</w:t>
      </w:r>
      <w:r w:rsidRPr="003D1511">
        <w:rPr>
          <w:rFonts w:cs="Times New Roman"/>
          <w:color w:val="000000"/>
          <w:rtl/>
        </w:rPr>
        <w:t xml:space="preserve"> מהו הכין</w:t>
      </w:r>
      <w:r>
        <w:rPr>
          <w:rFonts w:cs="Times New Roman" w:hint="cs"/>
          <w:color w:val="000000"/>
          <w:rtl/>
        </w:rPr>
        <w:t>?</w:t>
      </w:r>
      <w:r w:rsidRPr="003D1511">
        <w:rPr>
          <w:rFonts w:cs="Times New Roman"/>
          <w:color w:val="000000"/>
          <w:rtl/>
        </w:rPr>
        <w:t xml:space="preserve"> אמר ליה איסתניס אני</w:t>
      </w:r>
      <w:r>
        <w:rPr>
          <w:rFonts w:cs="Times New Roman"/>
        </w:rPr>
        <w:t xml:space="preserve"> (</w:t>
      </w:r>
      <w:r w:rsidRPr="004D5061">
        <w:rPr>
          <w:rFonts w:cs="Times New Roman"/>
          <w:b/>
          <w:bCs/>
        </w:rPr>
        <w:t>Rabbi Isaac bar Nahman</w:t>
      </w:r>
      <w:r>
        <w:rPr>
          <w:rFonts w:cs="Times New Roman"/>
        </w:rPr>
        <w:t xml:space="preserve"> went to visit Rabbi Joshua ben Levi on the night of the Great Fast [i.e. Yom Kippur] He came to him dressed in a </w:t>
      </w:r>
      <w:r>
        <w:rPr>
          <w:rFonts w:cs="Times New Roman"/>
          <w:i/>
          <w:iCs/>
        </w:rPr>
        <w:t>suleysa</w:t>
      </w:r>
      <w:r>
        <w:rPr>
          <w:rFonts w:cs="Times New Roman"/>
        </w:rPr>
        <w:t xml:space="preserve"> [whatever that is]. [Joshua] asked him: What is this? He answered: I am sensitive. </w:t>
      </w:r>
      <w:r w:rsidRPr="004D5061">
        <w:rPr>
          <w:rFonts w:cs="Times New Roman"/>
          <w:b/>
          <w:bCs/>
        </w:rPr>
        <w:t>Rabbi Joshua bar Nahman</w:t>
      </w:r>
      <w:r>
        <w:rPr>
          <w:rFonts w:cs="Times New Roman"/>
        </w:rPr>
        <w:t xml:space="preserve"> went to visit Rabbi Joshua ben Levi on the night of fasting. He came to him dressed in a </w:t>
      </w:r>
      <w:r>
        <w:rPr>
          <w:rFonts w:cs="Times New Roman"/>
          <w:i/>
          <w:iCs/>
        </w:rPr>
        <w:t>suleysa</w:t>
      </w:r>
      <w:r>
        <w:rPr>
          <w:rFonts w:cs="Times New Roman"/>
        </w:rPr>
        <w:t xml:space="preserve"> [wha</w:t>
      </w:r>
      <w:r>
        <w:rPr>
          <w:rFonts w:cs="Times New Roman"/>
        </w:rPr>
        <w:t>t</w:t>
      </w:r>
      <w:r>
        <w:rPr>
          <w:rFonts w:cs="Times New Roman"/>
        </w:rPr>
        <w:t>ever that is]. [Joshua] asked him: What is this? He answered: I am sensitive). Perhaps the second is simply a literary parallel and not a historical figure.</w:t>
      </w:r>
    </w:p>
  </w:footnote>
  <w:footnote w:id="2510">
    <w:p w14:paraId="58AF6A94" w14:textId="77777777" w:rsidR="00865CD2" w:rsidRPr="007E333F" w:rsidRDefault="00865CD2" w:rsidP="006E4901">
      <w:pPr>
        <w:pStyle w:val="FootnoteText"/>
        <w:bidi w:val="0"/>
        <w:spacing w:line="240" w:lineRule="auto"/>
        <w:rPr>
          <w:lang w:val="en-US"/>
        </w:rPr>
      </w:pPr>
      <w:r>
        <w:rPr>
          <w:rStyle w:val="FootnoteReference"/>
        </w:rPr>
        <w:footnoteRef/>
      </w:r>
      <w:r>
        <w:rPr>
          <w:rtl/>
        </w:rPr>
        <w:t xml:space="preserve"> </w:t>
      </w:r>
      <w:r>
        <w:rPr>
          <w:lang w:val="en-US"/>
        </w:rPr>
        <w:t>His son was a contemporary of the last tannaim, see Introduction 7.4.1.</w:t>
      </w:r>
    </w:p>
  </w:footnote>
  <w:footnote w:id="2511">
    <w:p w14:paraId="5C9897B1" w14:textId="77777777" w:rsidR="00865CD2" w:rsidRPr="00ED0F4E" w:rsidRDefault="00865CD2" w:rsidP="00AA060A">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512">
    <w:p w14:paraId="650038AA" w14:textId="77777777" w:rsidR="00865CD2" w:rsidRPr="004D0812" w:rsidRDefault="00865CD2" w:rsidP="00AA060A">
      <w:pPr>
        <w:pStyle w:val="FootnoteText"/>
        <w:bidi w:val="0"/>
        <w:spacing w:line="240" w:lineRule="auto"/>
        <w:rPr>
          <w:rFonts w:cs="Times New Roman"/>
          <w:lang w:val="en-US"/>
        </w:rPr>
      </w:pPr>
      <w:r w:rsidRPr="00C05995">
        <w:rPr>
          <w:rStyle w:val="FootnoteReference"/>
          <w:rFonts w:cs="Times New Roman"/>
        </w:rPr>
        <w:footnoteRef/>
      </w:r>
      <w:r w:rsidRPr="00C05995">
        <w:rPr>
          <w:rFonts w:cs="Times New Roman"/>
          <w:rtl/>
        </w:rPr>
        <w:t xml:space="preserve"> </w:t>
      </w:r>
      <w:r w:rsidRPr="004D0812">
        <w:rPr>
          <w:rFonts w:cs="Times New Roman"/>
          <w:lang w:val="en-US"/>
        </w:rPr>
        <w:t xml:space="preserve">Although he is mentioned only in BT and always bears the Babylonian title </w:t>
      </w:r>
      <w:r w:rsidRPr="00C05995">
        <w:rPr>
          <w:rFonts w:cs="Times New Roman"/>
          <w:rtl/>
          <w:lang w:val="en-US"/>
        </w:rPr>
        <w:t>רב</w:t>
      </w:r>
      <w:r w:rsidRPr="004D0812">
        <w:rPr>
          <w:rFonts w:cs="Times New Roman"/>
          <w:lang w:val="en-US"/>
        </w:rPr>
        <w:t xml:space="preserve"> (see </w:t>
      </w:r>
      <w:r>
        <w:rPr>
          <w:rFonts w:cs="Times New Roman"/>
          <w:lang w:val="en-US"/>
        </w:rPr>
        <w:t xml:space="preserve">vol. 4, </w:t>
      </w:r>
      <w:r w:rsidRPr="004D0812">
        <w:rPr>
          <w:rFonts w:cs="Times New Roman"/>
          <w:lang w:val="en-US"/>
        </w:rPr>
        <w:t>Introdu</w:t>
      </w:r>
      <w:r w:rsidRPr="004D0812">
        <w:rPr>
          <w:rFonts w:cs="Times New Roman"/>
          <w:lang w:val="en-US"/>
        </w:rPr>
        <w:t>c</w:t>
      </w:r>
      <w:r w:rsidRPr="004D0812">
        <w:rPr>
          <w:rFonts w:cs="Times New Roman"/>
          <w:lang w:val="en-US"/>
        </w:rPr>
        <w:t xml:space="preserve">tion </w:t>
      </w:r>
      <w:r>
        <w:rPr>
          <w:rFonts w:cs="Times New Roman"/>
          <w:lang w:val="en-US"/>
        </w:rPr>
        <w:t>6.6.1, p. 36</w:t>
      </w:r>
      <w:r w:rsidRPr="004D0812">
        <w:rPr>
          <w:rFonts w:cs="Times New Roman"/>
          <w:lang w:val="en-US"/>
        </w:rPr>
        <w:t>), he is always mentioned in a Palestinian context and always in Hebrew</w:t>
      </w:r>
      <w:r>
        <w:rPr>
          <w:rFonts w:cs="Times New Roman"/>
          <w:lang w:val="en-US"/>
        </w:rPr>
        <w:t>, see Introdu</w:t>
      </w:r>
      <w:r>
        <w:rPr>
          <w:rFonts w:cs="Times New Roman"/>
          <w:lang w:val="en-US"/>
        </w:rPr>
        <w:t>c</w:t>
      </w:r>
      <w:r>
        <w:rPr>
          <w:rFonts w:cs="Times New Roman"/>
          <w:lang w:val="en-US"/>
        </w:rPr>
        <w:t xml:space="preserve">tion </w:t>
      </w:r>
      <w:r>
        <w:t>5.1.3.2</w:t>
      </w:r>
      <w:r>
        <w:rPr>
          <w:u w:color="FFFF00"/>
          <w:lang w:val="en-US"/>
        </w:rPr>
        <w:t>.3</w:t>
      </w:r>
      <w:r w:rsidRPr="004D0812">
        <w:rPr>
          <w:rFonts w:cs="Times New Roman"/>
          <w:lang w:val="en-US"/>
        </w:rPr>
        <w:t xml:space="preserve">. In </w:t>
      </w:r>
      <w:r w:rsidRPr="004D0812">
        <w:rPr>
          <w:rFonts w:cs="Times New Roman"/>
          <w:i/>
          <w:iCs/>
          <w:lang w:val="en-US"/>
        </w:rPr>
        <w:t>bKet</w:t>
      </w:r>
      <w:r w:rsidRPr="004D0812">
        <w:rPr>
          <w:rFonts w:cs="Times New Roman"/>
          <w:lang w:val="en-US"/>
        </w:rPr>
        <w:t xml:space="preserve"> 105b a tradition by him is transmitted in Babylonia by a </w:t>
      </w:r>
      <w:r w:rsidRPr="00C05995">
        <w:rPr>
          <w:rFonts w:cs="Times New Roman"/>
          <w:rtl/>
          <w:lang w:val="en-US"/>
        </w:rPr>
        <w:t>נחותי</w:t>
      </w:r>
      <w:r w:rsidRPr="004D0812">
        <w:rPr>
          <w:rFonts w:cs="Times New Roman"/>
          <w:lang w:val="en-US"/>
        </w:rPr>
        <w:t xml:space="preserve"> (i.e. a sage who transmits Palestinian traditions in </w:t>
      </w:r>
      <w:smartTag w:uri="urn:schemas-microsoft-com:office:smarttags" w:element="place">
        <w:r w:rsidRPr="004D0812">
          <w:rPr>
            <w:rFonts w:cs="Times New Roman"/>
            <w:lang w:val="en-US"/>
          </w:rPr>
          <w:t>Babylonia</w:t>
        </w:r>
      </w:smartTag>
      <w:r w:rsidRPr="004D0812">
        <w:rPr>
          <w:rFonts w:cs="Times New Roman"/>
          <w:lang w:val="en-US"/>
        </w:rPr>
        <w:t xml:space="preserve">, and see Hyman, </w:t>
      </w:r>
      <w:r w:rsidRPr="004D0812">
        <w:rPr>
          <w:rFonts w:cs="Times New Roman"/>
          <w:i/>
          <w:iCs/>
          <w:lang w:val="en-US"/>
        </w:rPr>
        <w:t>Toldoth</w:t>
      </w:r>
      <w:r w:rsidRPr="004D0812">
        <w:rPr>
          <w:rFonts w:cs="Times New Roman"/>
          <w:lang w:val="en-US"/>
        </w:rPr>
        <w:t>, 945) , and see Intr</w:t>
      </w:r>
      <w:r w:rsidRPr="004D0812">
        <w:rPr>
          <w:rFonts w:cs="Times New Roman"/>
          <w:lang w:val="en-US"/>
        </w:rPr>
        <w:t>o</w:t>
      </w:r>
      <w:r w:rsidRPr="004D0812">
        <w:rPr>
          <w:rFonts w:cs="Times New Roman"/>
          <w:lang w:val="en-US"/>
        </w:rPr>
        <w:t xml:space="preserve">duction </w:t>
      </w:r>
      <w:r>
        <w:t>5.1.3.2</w:t>
      </w:r>
      <w:r w:rsidRPr="004D0812">
        <w:rPr>
          <w:rFonts w:cs="Times New Roman"/>
          <w:lang w:val="en-US"/>
        </w:rPr>
        <w:t>.</w:t>
      </w:r>
      <w:r>
        <w:rPr>
          <w:rFonts w:cs="Times New Roman"/>
          <w:lang w:val="en-US"/>
        </w:rPr>
        <w:t>4.</w:t>
      </w:r>
    </w:p>
  </w:footnote>
  <w:footnote w:id="2513">
    <w:p w14:paraId="548ACA04" w14:textId="77777777" w:rsidR="00865CD2" w:rsidRPr="006E4901" w:rsidRDefault="00865CD2" w:rsidP="006E4901">
      <w:pPr>
        <w:pStyle w:val="FootnoteText"/>
        <w:bidi w:val="0"/>
        <w:spacing w:line="240" w:lineRule="auto"/>
        <w:rPr>
          <w:lang w:val="en-US"/>
        </w:rPr>
      </w:pPr>
      <w:r>
        <w:rPr>
          <w:rStyle w:val="FootnoteReference"/>
        </w:rPr>
        <w:footnoteRef/>
      </w:r>
      <w:r>
        <w:rPr>
          <w:rtl/>
        </w:rPr>
        <w:t xml:space="preserve"> </w:t>
      </w:r>
      <w:r>
        <w:rPr>
          <w:lang w:val="en-US"/>
        </w:rPr>
        <w:t>Transmits in the name of Joseph (28), who was Rabbi Ami (1)’s companion, see Introduction 7.4.1.</w:t>
      </w:r>
    </w:p>
  </w:footnote>
  <w:footnote w:id="2514">
    <w:p w14:paraId="6B74E9BF" w14:textId="77777777" w:rsidR="00865CD2" w:rsidRPr="00ED0F4E" w:rsidRDefault="00865CD2" w:rsidP="00AA060A">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515">
    <w:p w14:paraId="7F382C9C"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in in a Palestinian source with no chronological context, see Introduction 7.4.4.</w:t>
      </w:r>
    </w:p>
  </w:footnote>
  <w:footnote w:id="2516">
    <w:p w14:paraId="29144FFD" w14:textId="77777777" w:rsidR="00865CD2" w:rsidRPr="00ED0F4E" w:rsidRDefault="00865CD2" w:rsidP="00AA060A">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517">
    <w:p w14:paraId="0B4D655F" w14:textId="77777777" w:rsidR="00865CD2" w:rsidRPr="00060479" w:rsidRDefault="00865CD2">
      <w:pPr>
        <w:pStyle w:val="FootnoteText"/>
        <w:bidi w:val="0"/>
        <w:spacing w:line="240" w:lineRule="auto"/>
        <w:rPr>
          <w:rFonts w:cs="Times New Roman"/>
          <w:lang w:val="en-US"/>
        </w:rPr>
      </w:pPr>
      <w:r w:rsidRPr="00C05995">
        <w:rPr>
          <w:rStyle w:val="FootnoteReference"/>
          <w:rFonts w:cs="Times New Roman"/>
        </w:rPr>
        <w:footnoteRef/>
      </w:r>
      <w:r>
        <w:rPr>
          <w:rFonts w:cs="Times New Roman"/>
        </w:rPr>
        <w:t xml:space="preserve"> </w:t>
      </w:r>
      <w:r w:rsidRPr="00060479">
        <w:rPr>
          <w:rFonts w:cs="Times New Roman"/>
          <w:lang w:val="en-US"/>
        </w:rPr>
        <w:t xml:space="preserve">In Aramaic – </w:t>
      </w:r>
      <w:r w:rsidRPr="00C05995">
        <w:rPr>
          <w:rFonts w:cs="Times New Roman"/>
          <w:rtl/>
          <w:lang w:val="en-US"/>
        </w:rPr>
        <w:t>דמן יפו</w:t>
      </w:r>
      <w:r w:rsidRPr="00060479">
        <w:rPr>
          <w:rFonts w:cs="Times New Roman"/>
          <w:lang w:val="en-US"/>
        </w:rPr>
        <w:t xml:space="preserve">, see Reeg, </w:t>
      </w:r>
      <w:r w:rsidRPr="00060479">
        <w:rPr>
          <w:rFonts w:cs="Times New Roman"/>
          <w:i/>
          <w:iCs/>
          <w:lang w:val="en-US"/>
        </w:rPr>
        <w:t>Ortsnamen</w:t>
      </w:r>
      <w:r w:rsidRPr="00060479">
        <w:rPr>
          <w:rFonts w:cs="Times New Roman"/>
          <w:lang w:val="en-US"/>
        </w:rPr>
        <w:t xml:space="preserve">, 308-9. </w:t>
      </w:r>
      <w:r>
        <w:t>On such designations see vol. 1, Introduction 3.2.6, p. 34.</w:t>
      </w:r>
    </w:p>
  </w:footnote>
  <w:footnote w:id="2518">
    <w:p w14:paraId="3336936D" w14:textId="77777777" w:rsidR="00865CD2" w:rsidRPr="004132D5" w:rsidRDefault="00865CD2" w:rsidP="00AA060A">
      <w:pPr>
        <w:pStyle w:val="FootnoteText"/>
        <w:bidi w:val="0"/>
        <w:spacing w:line="240" w:lineRule="auto"/>
        <w:rPr>
          <w:lang w:val="en-US"/>
        </w:rPr>
      </w:pPr>
      <w:r>
        <w:rPr>
          <w:rStyle w:val="FootnoteReference"/>
        </w:rPr>
        <w:footnoteRef/>
      </w:r>
      <w:r>
        <w:rPr>
          <w:rtl/>
        </w:rPr>
        <w:t xml:space="preserve"> </w:t>
      </w:r>
      <w:r>
        <w:rPr>
          <w:lang w:val="en-US"/>
        </w:rPr>
        <w:t>See above, n. 23.</w:t>
      </w:r>
    </w:p>
  </w:footnote>
  <w:footnote w:id="2519">
    <w:p w14:paraId="4FC292FD" w14:textId="77777777" w:rsidR="00865CD2" w:rsidRPr="00060479" w:rsidRDefault="00865CD2">
      <w:pPr>
        <w:pStyle w:val="FootnoteText"/>
        <w:bidi w:val="0"/>
        <w:spacing w:line="240" w:lineRule="auto"/>
        <w:rPr>
          <w:rFonts w:cs="Times New Roman"/>
          <w:lang w:val="en-US"/>
        </w:rPr>
      </w:pPr>
      <w:r w:rsidRPr="00C05995">
        <w:rPr>
          <w:rStyle w:val="FootnoteReference"/>
          <w:rFonts w:cs="Times New Roman"/>
        </w:rPr>
        <w:footnoteRef/>
      </w:r>
      <w:r>
        <w:rPr>
          <w:rFonts w:cs="Times New Roman"/>
        </w:rPr>
        <w:t xml:space="preserve"> </w:t>
      </w:r>
      <w:r w:rsidRPr="00060479">
        <w:rPr>
          <w:rFonts w:cs="Times New Roman"/>
          <w:lang w:val="en-US"/>
        </w:rPr>
        <w:t xml:space="preserve">Biblical, e.g. Exod 6:23. </w:t>
      </w:r>
      <w:r w:rsidRPr="00C05995">
        <w:rPr>
          <w:rFonts w:cs="Times New Roman"/>
          <w:rtl/>
          <w:lang w:val="en-US"/>
        </w:rPr>
        <w:t>נחשון</w:t>
      </w:r>
      <w:r w:rsidRPr="00060479">
        <w:rPr>
          <w:rFonts w:cs="Times New Roman"/>
          <w:lang w:val="en-US"/>
        </w:rPr>
        <w:t xml:space="preserve"> was the </w:t>
      </w:r>
      <w:r w:rsidRPr="00AA060A">
        <w:rPr>
          <w:rFonts w:cs="Times New Roman"/>
          <w:i/>
          <w:iCs/>
          <w:lang w:val="en-US"/>
        </w:rPr>
        <w:t>nasi</w:t>
      </w:r>
      <w:r w:rsidRPr="00060479">
        <w:rPr>
          <w:rFonts w:cs="Times New Roman"/>
          <w:lang w:val="en-US"/>
        </w:rPr>
        <w:t xml:space="preserve"> of the tribe of Judah.</w:t>
      </w:r>
    </w:p>
  </w:footnote>
  <w:footnote w:id="2520">
    <w:p w14:paraId="768DDE4E" w14:textId="77777777" w:rsidR="00865CD2" w:rsidRPr="004132D5" w:rsidRDefault="00865CD2" w:rsidP="00060479">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521">
    <w:p w14:paraId="3B9653D7" w14:textId="77777777" w:rsidR="00865CD2" w:rsidRPr="00386A6D" w:rsidRDefault="00865CD2" w:rsidP="00BC15FB">
      <w:pPr>
        <w:pStyle w:val="FootnoteText"/>
        <w:bidi w:val="0"/>
        <w:spacing w:line="240" w:lineRule="auto"/>
        <w:rPr>
          <w:rFonts w:cs="Times New Roman"/>
          <w:lang w:val="en-US"/>
        </w:rPr>
      </w:pPr>
      <w:r w:rsidRPr="00386A6D">
        <w:rPr>
          <w:rStyle w:val="FootnoteReference"/>
          <w:rFonts w:cs="Times New Roman"/>
          <w:rtl/>
        </w:rPr>
        <w:footnoteRef/>
      </w:r>
      <w:r w:rsidRPr="00060479">
        <w:rPr>
          <w:rFonts w:cs="Times New Roman"/>
          <w:lang w:val="en-US" w:eastAsia="en-GB"/>
        </w:rPr>
        <w:t xml:space="preserve"> </w:t>
      </w:r>
      <w:r w:rsidRPr="00060479">
        <w:rPr>
          <w:rFonts w:cs="Times New Roman"/>
          <w:lang w:val="en-US"/>
        </w:rPr>
        <w:t xml:space="preserve">Biblical, e.g. Gen 30:8. </w:t>
      </w:r>
      <w:r w:rsidRPr="00386A6D">
        <w:rPr>
          <w:rFonts w:cs="Times New Roman"/>
          <w:rtl/>
          <w:lang w:val="en-US"/>
        </w:rPr>
        <w:t>נפתלי</w:t>
      </w:r>
      <w:r w:rsidRPr="00060479">
        <w:rPr>
          <w:rFonts w:cs="Times New Roman"/>
          <w:lang w:val="en-US"/>
        </w:rPr>
        <w:t xml:space="preserve"> was one of Jacob’s twelve sons and a tribe of Israel. </w:t>
      </w:r>
    </w:p>
  </w:footnote>
  <w:footnote w:id="2522">
    <w:p w14:paraId="111B428A" w14:textId="77777777" w:rsidR="00865CD2" w:rsidRPr="00060479" w:rsidRDefault="00865CD2" w:rsidP="00060479">
      <w:pPr>
        <w:pStyle w:val="FootnoteText"/>
        <w:bidi w:val="0"/>
        <w:spacing w:line="240" w:lineRule="auto"/>
        <w:rPr>
          <w:lang w:val="en-US"/>
        </w:rPr>
      </w:pPr>
      <w:r>
        <w:rPr>
          <w:rStyle w:val="FootnoteReference"/>
        </w:rPr>
        <w:footnoteRef/>
      </w:r>
      <w:r>
        <w:rPr>
          <w:rtl/>
        </w:rPr>
        <w:t xml:space="preserve"> </w:t>
      </w:r>
      <w:r>
        <w:rPr>
          <w:lang w:val="en-US"/>
        </w:rPr>
        <w:t xml:space="preserve"> Was a contemporary of Mana (2), who was Yonah (2)’s son, see Introduction 7.4.3.</w:t>
      </w:r>
    </w:p>
  </w:footnote>
  <w:footnote w:id="2523">
    <w:p w14:paraId="5DD45D08" w14:textId="77777777" w:rsidR="00865CD2" w:rsidRPr="00C05995" w:rsidRDefault="00865CD2" w:rsidP="00386A6D">
      <w:pPr>
        <w:pStyle w:val="FootnoteText"/>
        <w:bidi w:val="0"/>
        <w:spacing w:line="240" w:lineRule="auto"/>
        <w:rPr>
          <w:rFonts w:cs="Times New Roman"/>
          <w:lang w:val="en-US"/>
        </w:rPr>
      </w:pPr>
      <w:r w:rsidRPr="00C05995">
        <w:rPr>
          <w:rStyle w:val="FootnoteReference"/>
          <w:rFonts w:cs="Times New Roman"/>
          <w:rtl/>
        </w:rPr>
        <w:footnoteRef/>
      </w:r>
      <w:r w:rsidRPr="00C05995">
        <w:rPr>
          <w:rFonts w:cs="Times New Roman"/>
          <w:lang w:eastAsia="en-GB"/>
        </w:rPr>
        <w:t xml:space="preserve"> </w:t>
      </w:r>
      <w:r w:rsidRPr="00C05995">
        <w:rPr>
          <w:rFonts w:cs="Times New Roman"/>
          <w:lang w:val="en-US"/>
        </w:rPr>
        <w:t xml:space="preserve">Biblical, e.g. Jer 32:12. </w:t>
      </w:r>
      <w:r w:rsidRPr="009B0E98">
        <w:rPr>
          <w:rFonts w:cs="Times New Roman"/>
          <w:rtl/>
        </w:rPr>
        <w:t>נריה</w:t>
      </w:r>
      <w:r w:rsidRPr="00C05995">
        <w:rPr>
          <w:rFonts w:cs="Times New Roman"/>
          <w:lang w:val="en-US"/>
        </w:rPr>
        <w:t xml:space="preserve"> was the name of Baruch, Jeremiah’s scribe’s father.</w:t>
      </w:r>
    </w:p>
  </w:footnote>
  <w:footnote w:id="2524">
    <w:p w14:paraId="3701DEE3" w14:textId="77777777" w:rsidR="00865CD2" w:rsidRPr="00D42E88" w:rsidRDefault="00865CD2" w:rsidP="003F1C3A">
      <w:pPr>
        <w:pStyle w:val="FootnoteText"/>
        <w:bidi w:val="0"/>
        <w:spacing w:line="240" w:lineRule="auto"/>
        <w:rPr>
          <w:lang w:val="en-US"/>
        </w:rPr>
      </w:pPr>
      <w:r>
        <w:rPr>
          <w:rStyle w:val="FootnoteReference"/>
        </w:rPr>
        <w:footnoteRef/>
      </w:r>
      <w:r>
        <w:rPr>
          <w:rtl/>
        </w:rPr>
        <w:t xml:space="preserve"> </w:t>
      </w:r>
      <w:r>
        <w:rPr>
          <w:lang w:val="en-US"/>
        </w:rPr>
        <w:t>This may be the name intended, even though it is not recorded as such elsewhere, because the other two names in this inscription are biblical, and because this form, as non-biblical, is not recorded els</w:t>
      </w:r>
      <w:r>
        <w:rPr>
          <w:lang w:val="en-US"/>
        </w:rPr>
        <w:t>e</w:t>
      </w:r>
      <w:r>
        <w:rPr>
          <w:lang w:val="en-US"/>
        </w:rPr>
        <w:t>where either.</w:t>
      </w:r>
    </w:p>
  </w:footnote>
  <w:footnote w:id="2525">
    <w:p w14:paraId="5DD08248" w14:textId="77777777" w:rsidR="00865CD2" w:rsidRPr="00A941A7" w:rsidRDefault="00865CD2" w:rsidP="00A941A7">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ity">
          <w:r>
            <w:rPr>
              <w:lang w:val="en-US"/>
            </w:rPr>
            <w:t>Samaria</w:t>
          </w:r>
        </w:smartTag>
      </w:smartTag>
      <w:r>
        <w:rPr>
          <w:lang w:val="en-US"/>
        </w:rPr>
        <w:t>.</w:t>
      </w:r>
    </w:p>
  </w:footnote>
  <w:footnote w:id="2526">
    <w:p w14:paraId="2322D980" w14:textId="77777777" w:rsidR="00865CD2" w:rsidRPr="00225D72" w:rsidRDefault="00865CD2" w:rsidP="00AE47BF">
      <w:pPr>
        <w:pStyle w:val="FootnoteText"/>
        <w:bidi w:val="0"/>
        <w:spacing w:line="240" w:lineRule="auto"/>
        <w:rPr>
          <w:lang w:val="en-US"/>
        </w:rPr>
      </w:pPr>
      <w:r>
        <w:rPr>
          <w:rStyle w:val="FootnoteReference"/>
        </w:rPr>
        <w:footnoteRef/>
      </w:r>
      <w:r>
        <w:rPr>
          <w:rtl/>
        </w:rPr>
        <w:t xml:space="preserve"> </w:t>
      </w:r>
      <w:r>
        <w:rPr>
          <w:lang w:val="en-US"/>
        </w:rPr>
        <w:t>The location of the find suggests this, but see Introduction 6.1.5.</w:t>
      </w:r>
    </w:p>
  </w:footnote>
  <w:footnote w:id="2527">
    <w:p w14:paraId="0AFED912"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528">
    <w:p w14:paraId="6DDA4BA5" w14:textId="77777777" w:rsidR="00865CD2" w:rsidRPr="00C05995" w:rsidRDefault="00865CD2" w:rsidP="003246E7">
      <w:pPr>
        <w:pStyle w:val="FootnoteText"/>
        <w:bidi w:val="0"/>
        <w:spacing w:line="240" w:lineRule="auto"/>
        <w:rPr>
          <w:rFonts w:cs="Times New Roman"/>
          <w:rtl/>
          <w:lang w:val="en-US"/>
        </w:rPr>
      </w:pPr>
      <w:r w:rsidRPr="00C05995">
        <w:rPr>
          <w:rStyle w:val="FootnoteReference"/>
          <w:rFonts w:cs="Times New Roman"/>
          <w:rtl/>
        </w:rPr>
        <w:footnoteRef/>
      </w:r>
      <w:r w:rsidRPr="00C05995">
        <w:rPr>
          <w:rFonts w:cs="Times New Roman"/>
          <w:lang w:eastAsia="en-GB"/>
        </w:rPr>
        <w:t xml:space="preserve"> </w:t>
      </w:r>
      <w:r w:rsidRPr="00C05995">
        <w:rPr>
          <w:rFonts w:cs="Times New Roman"/>
          <w:lang w:val="en-US"/>
        </w:rPr>
        <w:t xml:space="preserve">Biblical, e.g. 2 Sam 7:2. </w:t>
      </w:r>
      <w:r w:rsidRPr="00C05995">
        <w:rPr>
          <w:rFonts w:cs="Times New Roman"/>
          <w:rtl/>
          <w:lang w:val="en-US"/>
        </w:rPr>
        <w:t>נתן</w:t>
      </w:r>
      <w:r w:rsidRPr="00C05995">
        <w:rPr>
          <w:rFonts w:cs="Times New Roman"/>
          <w:lang w:val="en-US"/>
        </w:rPr>
        <w:t xml:space="preserve"> was the name of David’s prophet. </w:t>
      </w:r>
    </w:p>
  </w:footnote>
  <w:footnote w:id="2529">
    <w:p w14:paraId="6A94FD6A" w14:textId="77777777" w:rsidR="00865CD2" w:rsidRPr="00997697"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His son was a contemporary of </w:t>
      </w:r>
      <w:smartTag w:uri="urn:schemas-microsoft-com:office:smarttags" w:element="place">
        <w:smartTag w:uri="urn:schemas-microsoft-com:office:smarttags" w:element="City">
          <w:r>
            <w:rPr>
              <w:lang w:val="en-US"/>
            </w:rPr>
            <w:t>Hama</w:t>
          </w:r>
        </w:smartTag>
      </w:smartTag>
      <w:r>
        <w:rPr>
          <w:lang w:val="en-US"/>
        </w:rPr>
        <w:t xml:space="preserve"> (1), who was a student of Hiyya (4), see Introduction 7.4.2.</w:t>
      </w:r>
    </w:p>
  </w:footnote>
  <w:footnote w:id="2530">
    <w:p w14:paraId="70CAAABD" w14:textId="77777777" w:rsidR="00865CD2" w:rsidRPr="00C05995" w:rsidRDefault="00865CD2" w:rsidP="008C73A1">
      <w:pPr>
        <w:pStyle w:val="FootnoteText"/>
        <w:bidi w:val="0"/>
        <w:spacing w:line="240" w:lineRule="auto"/>
        <w:rPr>
          <w:rFonts w:cs="Times New Roman"/>
          <w:rtl/>
        </w:rPr>
      </w:pPr>
      <w:r w:rsidRPr="00C05995">
        <w:rPr>
          <w:rFonts w:cs="Times New Roman"/>
        </w:rPr>
        <w:t xml:space="preserve"> </w:t>
      </w:r>
      <w:r w:rsidRPr="00C05995">
        <w:rPr>
          <w:rStyle w:val="FootnoteReference"/>
          <w:rFonts w:cs="Times New Roman"/>
          <w:rtl/>
        </w:rPr>
        <w:footnoteRef/>
      </w:r>
      <w:r w:rsidRPr="00C05995">
        <w:rPr>
          <w:rFonts w:cs="Times New Roman"/>
        </w:rPr>
        <w:t xml:space="preserve"> In Aramaic – </w:t>
      </w:r>
      <w:r w:rsidRPr="00C05995">
        <w:rPr>
          <w:rFonts w:cs="Times New Roman"/>
          <w:rtl/>
        </w:rPr>
        <w:t>דרומה</w:t>
      </w:r>
      <w:r w:rsidRPr="00C05995">
        <w:rPr>
          <w:rFonts w:cs="Times New Roman"/>
        </w:rPr>
        <w:t xml:space="preserve">. Perhaps not from the </w:t>
      </w:r>
      <w:smartTag w:uri="urn:schemas-microsoft-com:office:smarttags" w:element="City">
        <w:r w:rsidRPr="00C05995">
          <w:rPr>
            <w:rFonts w:cs="Times New Roman"/>
          </w:rPr>
          <w:t>Rome</w:t>
        </w:r>
      </w:smartTag>
      <w:r w:rsidRPr="00C05995">
        <w:rPr>
          <w:rFonts w:cs="Times New Roman"/>
        </w:rPr>
        <w:t xml:space="preserve"> but from </w:t>
      </w:r>
      <w:r>
        <w:rPr>
          <w:rFonts w:cs="Times New Roman"/>
        </w:rPr>
        <w:t xml:space="preserve">Darom, see Reeg, </w:t>
      </w:r>
      <w:r>
        <w:rPr>
          <w:rFonts w:cs="Times New Roman"/>
          <w:i/>
          <w:iCs/>
        </w:rPr>
        <w:t>Ortsnamen</w:t>
      </w:r>
      <w:r>
        <w:rPr>
          <w:rFonts w:cs="Times New Roman"/>
        </w:rPr>
        <w:t xml:space="preserve">, 212-3. </w:t>
      </w:r>
      <w:r>
        <w:t>On such designations see vol. 1, Introduction 3.2.6, p. 34.</w:t>
      </w:r>
    </w:p>
  </w:footnote>
  <w:footnote w:id="2531">
    <w:p w14:paraId="2A050FB2" w14:textId="77777777" w:rsidR="00865CD2" w:rsidRPr="00A77163" w:rsidRDefault="00865CD2" w:rsidP="00062227">
      <w:pPr>
        <w:pStyle w:val="FootnoteText"/>
        <w:bidi w:val="0"/>
        <w:spacing w:line="240" w:lineRule="auto"/>
        <w:rPr>
          <w:lang w:val="en-US"/>
        </w:rPr>
      </w:pPr>
      <w:r>
        <w:rPr>
          <w:rStyle w:val="FootnoteReference"/>
        </w:rPr>
        <w:footnoteRef/>
      </w:r>
      <w:r>
        <w:rPr>
          <w:rtl/>
        </w:rPr>
        <w:t xml:space="preserve"> </w:t>
      </w:r>
      <w:r>
        <w:rPr>
          <w:lang w:val="en-US"/>
        </w:rPr>
        <w:t>Was a contemporary of Jonathan (1), who was a contemporary of the last tannaim, see Introduction 7.4.1.</w:t>
      </w:r>
    </w:p>
  </w:footnote>
  <w:footnote w:id="2532">
    <w:p w14:paraId="1F37DD08" w14:textId="77777777" w:rsidR="00865CD2" w:rsidRPr="00A37E5F" w:rsidRDefault="00865CD2" w:rsidP="00062227">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2533">
    <w:p w14:paraId="3D274CAE" w14:textId="77777777" w:rsidR="00865CD2" w:rsidRPr="00A4328C" w:rsidRDefault="00865CD2" w:rsidP="00AA060A">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534">
    <w:p w14:paraId="27B581B5" w14:textId="77777777" w:rsidR="00865CD2" w:rsidRPr="00102597" w:rsidRDefault="00865CD2" w:rsidP="00AA060A">
      <w:pPr>
        <w:pStyle w:val="FootnoteText"/>
        <w:bidi w:val="0"/>
        <w:spacing w:line="240" w:lineRule="auto"/>
        <w:rPr>
          <w:lang w:val="en-US"/>
        </w:rPr>
      </w:pPr>
      <w:r>
        <w:rPr>
          <w:rStyle w:val="FootnoteReference"/>
        </w:rPr>
        <w:footnoteRef/>
      </w:r>
      <w:r>
        <w:rPr>
          <w:rtl/>
        </w:rPr>
        <w:t xml:space="preserve"> </w:t>
      </w:r>
      <w:r>
        <w:rPr>
          <w:lang w:val="en-US"/>
        </w:rPr>
        <w:t>Was a contemporary of Eleazar (8), see Intr</w:t>
      </w:r>
      <w:r>
        <w:rPr>
          <w:lang w:val="en-US"/>
        </w:rPr>
        <w:t>o</w:t>
      </w:r>
      <w:r>
        <w:rPr>
          <w:lang w:val="en-US"/>
        </w:rPr>
        <w:t>duction 7.4.3.</w:t>
      </w:r>
    </w:p>
  </w:footnote>
  <w:footnote w:id="2535">
    <w:p w14:paraId="793DD611" w14:textId="77777777" w:rsidR="00865CD2" w:rsidRPr="006730BA" w:rsidRDefault="00865CD2" w:rsidP="00062227">
      <w:pPr>
        <w:pStyle w:val="FootnoteText"/>
        <w:bidi w:val="0"/>
        <w:spacing w:line="240" w:lineRule="auto"/>
      </w:pPr>
      <w:r>
        <w:rPr>
          <w:rStyle w:val="FootnoteReference"/>
        </w:rPr>
        <w:footnoteRef/>
      </w:r>
      <w:r>
        <w:rPr>
          <w:rtl/>
        </w:rPr>
        <w:t xml:space="preserve"> </w:t>
      </w:r>
      <w:r>
        <w:rPr>
          <w:lang w:val="en-US"/>
        </w:rPr>
        <w:t>For the chronology of his father</w:t>
      </w:r>
      <w:r>
        <w:t xml:space="preserve"> see Introduction 7.4.1.</w:t>
      </w:r>
    </w:p>
  </w:footnote>
  <w:footnote w:id="2536">
    <w:p w14:paraId="544A37CC" w14:textId="77777777" w:rsidR="00865CD2" w:rsidRPr="00D20B3C" w:rsidRDefault="00865CD2" w:rsidP="00FC6EFC">
      <w:pPr>
        <w:pStyle w:val="FootnoteText"/>
        <w:bidi w:val="0"/>
        <w:spacing w:line="240" w:lineRule="auto"/>
        <w:rPr>
          <w:lang w:val="en-US"/>
        </w:rPr>
      </w:pPr>
      <w:r>
        <w:rPr>
          <w:rStyle w:val="FootnoteReference"/>
        </w:rPr>
        <w:footnoteRef/>
      </w:r>
      <w:r>
        <w:rPr>
          <w:rtl/>
        </w:rPr>
        <w:t xml:space="preserve"> </w:t>
      </w:r>
      <w:r>
        <w:rPr>
          <w:lang w:val="en-US"/>
        </w:rPr>
        <w:t>His father transmits in the name of Hiyya (4), see Introduction 7.4.2.</w:t>
      </w:r>
    </w:p>
  </w:footnote>
  <w:footnote w:id="2537">
    <w:p w14:paraId="3E4B5D0F" w14:textId="77777777" w:rsidR="00865CD2" w:rsidRPr="00386A6D" w:rsidRDefault="00865CD2">
      <w:pPr>
        <w:pStyle w:val="FootnoteText"/>
        <w:bidi w:val="0"/>
        <w:spacing w:line="240" w:lineRule="auto"/>
        <w:rPr>
          <w:rFonts w:cs="Times New Roman"/>
          <w:lang w:val="en-US"/>
        </w:rPr>
      </w:pPr>
      <w:r w:rsidRPr="00386A6D">
        <w:rPr>
          <w:rStyle w:val="FootnoteReference"/>
          <w:rFonts w:cs="Times New Roman"/>
        </w:rPr>
        <w:footnoteRef/>
      </w:r>
      <w:r>
        <w:rPr>
          <w:rFonts w:cs="Times New Roman"/>
        </w:rPr>
        <w:t xml:space="preserve"> </w:t>
      </w:r>
      <w:r w:rsidRPr="00386A6D">
        <w:rPr>
          <w:rFonts w:cs="Times New Roman"/>
          <w:lang w:val="en-US"/>
        </w:rPr>
        <w:t xml:space="preserve">In Hebrew – </w:t>
      </w:r>
      <w:r w:rsidRPr="00386A6D">
        <w:rPr>
          <w:rFonts w:cs="Times New Roman"/>
          <w:rtl/>
          <w:lang w:val="en-US"/>
        </w:rPr>
        <w:t>החבר</w:t>
      </w:r>
      <w:r w:rsidRPr="00386A6D">
        <w:rPr>
          <w:rFonts w:cs="Times New Roman"/>
          <w:lang w:val="en-US"/>
        </w:rPr>
        <w:t>.</w:t>
      </w:r>
      <w:r>
        <w:rPr>
          <w:rFonts w:cs="Times New Roman"/>
          <w:lang w:val="en-US"/>
        </w:rPr>
        <w:t xml:space="preserve"> On such designations see vol. 4, Introduction 3.2, p. 20.</w:t>
      </w:r>
    </w:p>
  </w:footnote>
  <w:footnote w:id="2538">
    <w:p w14:paraId="6C3DDB05" w14:textId="77777777" w:rsidR="00865CD2" w:rsidRPr="004C68BA" w:rsidRDefault="00865CD2" w:rsidP="00062227">
      <w:pPr>
        <w:pStyle w:val="FootnoteText"/>
        <w:bidi w:val="0"/>
        <w:spacing w:line="240" w:lineRule="auto"/>
        <w:rPr>
          <w:lang w:val="en-US"/>
        </w:rPr>
      </w:pPr>
      <w:r>
        <w:rPr>
          <w:rStyle w:val="FootnoteReference"/>
        </w:rPr>
        <w:footnoteRef/>
      </w:r>
      <w:r>
        <w:rPr>
          <w:rtl/>
        </w:rPr>
        <w:t xml:space="preserve"> </w:t>
      </w:r>
      <w:r>
        <w:rPr>
          <w:lang w:val="en-US"/>
        </w:rPr>
        <w:t>Transmits in the name of Ahi (1), who w</w:t>
      </w:r>
      <w:r w:rsidRPr="004C68BA">
        <w:rPr>
          <w:lang w:val="en-US"/>
        </w:rPr>
        <w:t>as associ</w:t>
      </w:r>
      <w:r>
        <w:rPr>
          <w:lang w:val="en-US"/>
        </w:rPr>
        <w:t>a</w:t>
      </w:r>
      <w:r w:rsidRPr="004C68BA">
        <w:rPr>
          <w:lang w:val="en-US"/>
        </w:rPr>
        <w:t>te</w:t>
      </w:r>
      <w:r>
        <w:rPr>
          <w:lang w:val="en-US"/>
        </w:rPr>
        <w:t>d with Rabbi Yohanan (1), see Introduction 7.4.1.</w:t>
      </w:r>
    </w:p>
  </w:footnote>
  <w:footnote w:id="2539">
    <w:p w14:paraId="1C082F1A" w14:textId="77777777" w:rsidR="00865CD2" w:rsidRPr="009A4CB8" w:rsidRDefault="00865CD2" w:rsidP="00E94E23">
      <w:pPr>
        <w:pStyle w:val="FootnoteText"/>
        <w:bidi w:val="0"/>
        <w:spacing w:line="240" w:lineRule="auto"/>
        <w:rPr>
          <w:rtl/>
          <w:lang w:val="en-US"/>
        </w:rPr>
      </w:pPr>
      <w:r w:rsidRPr="0083420E">
        <w:rPr>
          <w:rStyle w:val="FootnoteReference"/>
          <w:rFonts w:cs="Times New Roman"/>
          <w:rtl/>
        </w:rPr>
        <w:footnoteRef/>
      </w:r>
      <w:r w:rsidRPr="005E436F">
        <w:rPr>
          <w:lang w:val="en-US"/>
        </w:rPr>
        <w:t xml:space="preserve"> There is disagreement about the dating of this inscription. Because in many respects it resembles inscription</w:t>
      </w:r>
      <w:r>
        <w:rPr>
          <w:lang w:val="en-US"/>
        </w:rPr>
        <w:t>s</w:t>
      </w:r>
      <w:r w:rsidRPr="005E436F">
        <w:rPr>
          <w:lang w:val="en-US"/>
        </w:rPr>
        <w:t xml:space="preserve"> from the Muslim period, some argue t</w:t>
      </w:r>
      <w:r>
        <w:rPr>
          <w:lang w:val="en-US"/>
        </w:rPr>
        <w:t>hat it should be dated to 833</w:t>
      </w:r>
      <w:r w:rsidRPr="005E436F">
        <w:rPr>
          <w:lang w:val="en-US"/>
        </w:rPr>
        <w:t xml:space="preserve">. On this argument see Roth-Gerson, </w:t>
      </w:r>
      <w:r w:rsidRPr="005E436F">
        <w:rPr>
          <w:i/>
          <w:iCs/>
          <w:lang w:val="en-US"/>
        </w:rPr>
        <w:t>JSRGI</w:t>
      </w:r>
      <w:r w:rsidRPr="005E436F">
        <w:rPr>
          <w:lang w:val="en-US"/>
        </w:rPr>
        <w:t>, 259-60.</w:t>
      </w:r>
    </w:p>
  </w:footnote>
  <w:footnote w:id="2540">
    <w:p w14:paraId="0103BBA9" w14:textId="77777777" w:rsidR="00865CD2" w:rsidRPr="005B5DD9" w:rsidRDefault="00865CD2" w:rsidP="005B5DD9">
      <w:pPr>
        <w:pStyle w:val="FootnoteText"/>
        <w:bidi w:val="0"/>
        <w:spacing w:line="240" w:lineRule="auto"/>
        <w:rPr>
          <w:lang w:val="en-US"/>
        </w:rPr>
      </w:pPr>
      <w:r>
        <w:rPr>
          <w:rStyle w:val="FootnoteReference"/>
        </w:rPr>
        <w:footnoteRef/>
      </w:r>
      <w:r>
        <w:rPr>
          <w:rtl/>
        </w:rPr>
        <w:t xml:space="preserve"> </w:t>
      </w:r>
      <w:r>
        <w:t>This is one way of calculating the date of this inscription, according to the Seleucid era, see Introdu</w:t>
      </w:r>
      <w:r>
        <w:t>c</w:t>
      </w:r>
      <w:r>
        <w:t>tion 7.5.4.1, but see also pr</w:t>
      </w:r>
      <w:r>
        <w:t>e</w:t>
      </w:r>
      <w:r>
        <w:t>vious note.</w:t>
      </w:r>
    </w:p>
  </w:footnote>
  <w:footnote w:id="2541">
    <w:p w14:paraId="0742F340" w14:textId="77777777" w:rsidR="00865CD2" w:rsidRPr="00386A6D" w:rsidRDefault="00865CD2" w:rsidP="00386A6D">
      <w:pPr>
        <w:pStyle w:val="FootnoteText"/>
        <w:bidi w:val="0"/>
        <w:spacing w:line="240" w:lineRule="auto"/>
        <w:rPr>
          <w:rFonts w:cs="Times New Roman"/>
          <w:rtl/>
          <w:lang w:val="en-US"/>
        </w:rPr>
      </w:pPr>
      <w:r w:rsidRPr="00386A6D">
        <w:rPr>
          <w:rStyle w:val="FootnoteReference"/>
          <w:rFonts w:cs="Times New Roman"/>
          <w:rtl/>
        </w:rPr>
        <w:footnoteRef/>
      </w:r>
      <w:r w:rsidRPr="00386A6D">
        <w:rPr>
          <w:rFonts w:cs="Times New Roman"/>
          <w:lang w:eastAsia="en-GB"/>
        </w:rPr>
        <w:t xml:space="preserve"> </w:t>
      </w:r>
      <w:r w:rsidRPr="00386A6D">
        <w:rPr>
          <w:rFonts w:cs="Times New Roman"/>
          <w:lang w:val="en-US"/>
        </w:rPr>
        <w:t xml:space="preserve">Biblical, e.g. Num 1:8. </w:t>
      </w:r>
    </w:p>
  </w:footnote>
  <w:footnote w:id="2542">
    <w:p w14:paraId="2E7AA236" w14:textId="77777777" w:rsidR="00865CD2" w:rsidRPr="00C378A2" w:rsidRDefault="00865CD2" w:rsidP="00ED2AB3">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543">
    <w:p w14:paraId="31ADCD4B" w14:textId="77777777" w:rsidR="00865CD2" w:rsidRPr="000E4347" w:rsidRDefault="00865CD2" w:rsidP="003A70FF">
      <w:pPr>
        <w:pStyle w:val="FootnoteText"/>
        <w:bidi w:val="0"/>
        <w:spacing w:line="240" w:lineRule="auto"/>
        <w:rPr>
          <w:lang w:val="en-US"/>
        </w:rPr>
      </w:pPr>
      <w:r>
        <w:rPr>
          <w:rStyle w:val="FootnoteReference"/>
        </w:rPr>
        <w:footnoteRef/>
      </w:r>
      <w:r>
        <w:rPr>
          <w:rtl/>
        </w:rPr>
        <w:t xml:space="preserve"> </w:t>
      </w:r>
      <w:r>
        <w:rPr>
          <w:lang w:val="en-US"/>
        </w:rPr>
        <w:t>On this list see Introduction 3.3.2.1.</w:t>
      </w:r>
    </w:p>
  </w:footnote>
  <w:footnote w:id="2544">
    <w:p w14:paraId="73A98601" w14:textId="77777777" w:rsidR="00865CD2" w:rsidRPr="00F02724" w:rsidRDefault="00865CD2" w:rsidP="00A267FC">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545">
    <w:p w14:paraId="4986CF0F" w14:textId="77777777" w:rsidR="00865CD2" w:rsidRPr="00F12E32" w:rsidRDefault="00865CD2" w:rsidP="00F12E32">
      <w:pPr>
        <w:pStyle w:val="FootnoteText"/>
        <w:bidi w:val="0"/>
        <w:spacing w:line="240" w:lineRule="auto"/>
        <w:rPr>
          <w:lang w:val="en-US"/>
        </w:rPr>
      </w:pPr>
      <w:r>
        <w:rPr>
          <w:rStyle w:val="FootnoteReference"/>
        </w:rPr>
        <w:footnoteRef/>
      </w:r>
      <w:r>
        <w:rPr>
          <w:lang w:val="en-US"/>
        </w:rPr>
        <w:t xml:space="preserve"> Chronology calculated roughly according to the </w:t>
      </w:r>
      <w:r w:rsidRPr="00440C99">
        <w:rPr>
          <w:i/>
          <w:iCs/>
          <w:lang w:val="en-US"/>
        </w:rPr>
        <w:t>Tulida</w:t>
      </w:r>
      <w:r>
        <w:rPr>
          <w:lang w:val="en-US"/>
        </w:rPr>
        <w:t>, see Introduction 7.2.1.</w:t>
      </w:r>
    </w:p>
  </w:footnote>
  <w:footnote w:id="2546">
    <w:p w14:paraId="53C249E4" w14:textId="77777777" w:rsidR="00865CD2" w:rsidRPr="00C378A2"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2.</w:t>
      </w:r>
    </w:p>
  </w:footnote>
  <w:footnote w:id="2547">
    <w:p w14:paraId="5F9988B1" w14:textId="77777777" w:rsidR="00865CD2" w:rsidRPr="000E4347" w:rsidRDefault="00865CD2" w:rsidP="00D57988">
      <w:pPr>
        <w:pStyle w:val="FootnoteText"/>
        <w:bidi w:val="0"/>
        <w:spacing w:line="240" w:lineRule="auto"/>
        <w:rPr>
          <w:rtl/>
          <w:lang w:val="en-US"/>
        </w:rPr>
      </w:pPr>
      <w:r>
        <w:rPr>
          <w:rStyle w:val="FootnoteReference"/>
        </w:rPr>
        <w:footnoteRef/>
      </w:r>
      <w:r>
        <w:rPr>
          <w:rtl/>
        </w:rPr>
        <w:t xml:space="preserve"> </w:t>
      </w:r>
      <w:r>
        <w:rPr>
          <w:lang w:val="en-US"/>
        </w:rPr>
        <w:t xml:space="preserve">In Hebrew – </w:t>
      </w:r>
      <w:r>
        <w:rPr>
          <w:rFonts w:cs="Times New Roman" w:hint="cs"/>
          <w:rtl/>
          <w:lang w:val="en-US"/>
        </w:rPr>
        <w:t>כהן</w:t>
      </w:r>
      <w:r>
        <w:rPr>
          <w:rFonts w:hint="cs"/>
          <w:lang w:val="en-US"/>
        </w:rPr>
        <w:t>.</w:t>
      </w:r>
    </w:p>
  </w:footnote>
  <w:footnote w:id="2548">
    <w:p w14:paraId="201DD87A" w14:textId="77777777" w:rsidR="00865CD2" w:rsidRPr="00F02724"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4</w:t>
      </w:r>
      <w:r w:rsidRPr="007803EC">
        <w:rPr>
          <w:rFonts w:cs="Times New Roman"/>
          <w:lang w:val="en-US"/>
        </w:rPr>
        <w:t>.</w:t>
      </w:r>
    </w:p>
  </w:footnote>
  <w:footnote w:id="2549">
    <w:p w14:paraId="3406828F"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7.3.2.</w:t>
      </w:r>
    </w:p>
  </w:footnote>
  <w:footnote w:id="2550">
    <w:p w14:paraId="78CB714D" w14:textId="77777777" w:rsidR="00865CD2" w:rsidRPr="00C378A2"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2.</w:t>
      </w:r>
    </w:p>
  </w:footnote>
  <w:footnote w:id="2551">
    <w:p w14:paraId="2FC69082" w14:textId="77777777" w:rsidR="00865CD2" w:rsidRPr="000E4347" w:rsidRDefault="00865CD2" w:rsidP="00AA060A">
      <w:pPr>
        <w:pStyle w:val="FootnoteText"/>
        <w:bidi w:val="0"/>
        <w:spacing w:line="240" w:lineRule="auto"/>
        <w:rPr>
          <w:lang w:val="en-US"/>
        </w:rPr>
      </w:pPr>
      <w:r>
        <w:rPr>
          <w:rStyle w:val="FootnoteReference"/>
        </w:rPr>
        <w:footnoteRef/>
      </w:r>
      <w:r>
        <w:rPr>
          <w:rtl/>
        </w:rPr>
        <w:t xml:space="preserve"> </w:t>
      </w:r>
      <w:r>
        <w:rPr>
          <w:lang w:val="en-US"/>
        </w:rPr>
        <w:t>See above, n. 3.</w:t>
      </w:r>
    </w:p>
  </w:footnote>
  <w:footnote w:id="2552">
    <w:p w14:paraId="6FA296AD" w14:textId="77777777" w:rsidR="00865CD2" w:rsidRPr="00F02724"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4</w:t>
      </w:r>
      <w:r w:rsidRPr="007803EC">
        <w:rPr>
          <w:rFonts w:cs="Times New Roman"/>
          <w:lang w:val="en-US"/>
        </w:rPr>
        <w:t>.</w:t>
      </w:r>
    </w:p>
  </w:footnote>
  <w:footnote w:id="2553">
    <w:p w14:paraId="4B7B67AE" w14:textId="77777777" w:rsidR="00865CD2" w:rsidRPr="00F12E32" w:rsidRDefault="00865CD2" w:rsidP="00AA060A">
      <w:pPr>
        <w:pStyle w:val="FootnoteText"/>
        <w:bidi w:val="0"/>
        <w:spacing w:line="240" w:lineRule="auto"/>
        <w:rPr>
          <w:lang w:val="en-US"/>
        </w:rPr>
      </w:pPr>
      <w:r>
        <w:rPr>
          <w:rStyle w:val="FootnoteReference"/>
        </w:rPr>
        <w:footnoteRef/>
      </w:r>
      <w:r>
        <w:rPr>
          <w:lang w:val="en-US"/>
        </w:rPr>
        <w:t xml:space="preserve"> See above, n. </w:t>
      </w:r>
      <w:r>
        <w:t>5</w:t>
      </w:r>
      <w:r>
        <w:rPr>
          <w:lang w:val="en-US"/>
        </w:rPr>
        <w:t>.</w:t>
      </w:r>
    </w:p>
  </w:footnote>
  <w:footnote w:id="2554">
    <w:p w14:paraId="5845495D" w14:textId="77777777" w:rsidR="00865CD2" w:rsidRPr="00C378A2"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2.</w:t>
      </w:r>
    </w:p>
  </w:footnote>
  <w:footnote w:id="2555">
    <w:p w14:paraId="751C55BD" w14:textId="77777777" w:rsidR="00865CD2" w:rsidRPr="000E4347"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3</w:t>
      </w:r>
      <w:r>
        <w:rPr>
          <w:lang w:val="en-US"/>
        </w:rPr>
        <w:t>.</w:t>
      </w:r>
    </w:p>
  </w:footnote>
  <w:footnote w:id="2556">
    <w:p w14:paraId="5B123582" w14:textId="77777777" w:rsidR="00865CD2" w:rsidRPr="00F02724"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4</w:t>
      </w:r>
      <w:r w:rsidRPr="007803EC">
        <w:rPr>
          <w:rFonts w:cs="Times New Roman"/>
          <w:lang w:val="en-US"/>
        </w:rPr>
        <w:t>.</w:t>
      </w:r>
    </w:p>
  </w:footnote>
  <w:footnote w:id="2557">
    <w:p w14:paraId="649BB42F" w14:textId="77777777" w:rsidR="00865CD2" w:rsidRPr="00371A01" w:rsidRDefault="00865CD2" w:rsidP="00371A01">
      <w:pPr>
        <w:pStyle w:val="FootnoteText"/>
        <w:bidi w:val="0"/>
        <w:spacing w:line="240" w:lineRule="auto"/>
        <w:rPr>
          <w:lang w:val="en-US"/>
        </w:rPr>
      </w:pPr>
      <w:r>
        <w:rPr>
          <w:rStyle w:val="FootnoteReference"/>
        </w:rPr>
        <w:footnoteRef/>
      </w:r>
      <w:r>
        <w:rPr>
          <w:rtl/>
        </w:rPr>
        <w:t xml:space="preserve"> </w:t>
      </w:r>
      <w:r>
        <w:rPr>
          <w:lang w:val="en-US"/>
        </w:rPr>
        <w:t>Contemporary of the Samaritan revolt against Zeno. This is its date, see Introduction 7.1.</w:t>
      </w:r>
    </w:p>
  </w:footnote>
  <w:footnote w:id="2558">
    <w:p w14:paraId="445C67DC" w14:textId="77777777" w:rsidR="00865CD2" w:rsidRPr="00DA718F" w:rsidRDefault="00865CD2" w:rsidP="00AA060A">
      <w:pPr>
        <w:pStyle w:val="FootnoteText"/>
        <w:bidi w:val="0"/>
        <w:spacing w:line="240" w:lineRule="auto"/>
        <w:rPr>
          <w:lang w:val="en-US"/>
        </w:rPr>
      </w:pPr>
      <w:r>
        <w:rPr>
          <w:rStyle w:val="FootnoteReference"/>
        </w:rPr>
        <w:footnoteRef/>
      </w:r>
      <w:r>
        <w:rPr>
          <w:lang w:val="en-US"/>
        </w:rPr>
        <w:t xml:space="preserve">See above, n. </w:t>
      </w:r>
      <w:r>
        <w:t>2</w:t>
      </w:r>
      <w:r>
        <w:rPr>
          <w:lang w:val="en-US"/>
        </w:rPr>
        <w:t>.</w:t>
      </w:r>
    </w:p>
  </w:footnote>
  <w:footnote w:id="2559">
    <w:p w14:paraId="28093545" w14:textId="77777777" w:rsidR="00865CD2" w:rsidRPr="007803EC" w:rsidRDefault="00865CD2" w:rsidP="00AA060A">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lang w:val="en-US"/>
        </w:rPr>
        <w:t xml:space="preserve">See above, n. </w:t>
      </w:r>
      <w:r>
        <w:t>4</w:t>
      </w:r>
      <w:r w:rsidRPr="007803EC">
        <w:rPr>
          <w:rFonts w:cs="Times New Roman"/>
          <w:lang w:val="en-US"/>
        </w:rPr>
        <w:t>.</w:t>
      </w:r>
    </w:p>
  </w:footnote>
  <w:footnote w:id="2560">
    <w:p w14:paraId="044D6373" w14:textId="77777777" w:rsidR="00865CD2" w:rsidRPr="00F12E32" w:rsidRDefault="00865CD2" w:rsidP="00AA060A">
      <w:pPr>
        <w:pStyle w:val="FootnoteText"/>
        <w:bidi w:val="0"/>
        <w:spacing w:line="240" w:lineRule="auto"/>
        <w:rPr>
          <w:lang w:val="en-US"/>
        </w:rPr>
      </w:pPr>
      <w:r>
        <w:rPr>
          <w:rStyle w:val="FootnoteReference"/>
        </w:rPr>
        <w:footnoteRef/>
      </w:r>
      <w:r>
        <w:rPr>
          <w:lang w:val="en-US"/>
        </w:rPr>
        <w:t xml:space="preserve"> See above, n. </w:t>
      </w:r>
      <w:r>
        <w:t>5</w:t>
      </w:r>
      <w:r>
        <w:rPr>
          <w:lang w:val="en-US"/>
        </w:rPr>
        <w:t>.</w:t>
      </w:r>
    </w:p>
  </w:footnote>
  <w:footnote w:id="2561">
    <w:p w14:paraId="27ECDBEA" w14:textId="77777777" w:rsidR="00865CD2" w:rsidRPr="00DA718F" w:rsidRDefault="00865CD2" w:rsidP="00AA060A">
      <w:pPr>
        <w:pStyle w:val="FootnoteText"/>
        <w:bidi w:val="0"/>
        <w:spacing w:line="240" w:lineRule="auto"/>
        <w:rPr>
          <w:lang w:val="en-US"/>
        </w:rPr>
      </w:pPr>
      <w:r>
        <w:rPr>
          <w:rStyle w:val="FootnoteReference"/>
        </w:rPr>
        <w:footnoteRef/>
      </w:r>
      <w:r>
        <w:t xml:space="preserve"> </w:t>
      </w:r>
      <w:r>
        <w:rPr>
          <w:lang w:val="en-US"/>
        </w:rPr>
        <w:t xml:space="preserve">See above, n. </w:t>
      </w:r>
      <w:r>
        <w:t>2</w:t>
      </w:r>
      <w:r>
        <w:rPr>
          <w:lang w:val="en-US"/>
        </w:rPr>
        <w:t>.</w:t>
      </w:r>
    </w:p>
  </w:footnote>
  <w:footnote w:id="2562">
    <w:p w14:paraId="44BD6F22" w14:textId="77777777" w:rsidR="00865CD2" w:rsidRPr="007803EC" w:rsidRDefault="00865CD2" w:rsidP="00AA060A">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lang w:val="en-US"/>
        </w:rPr>
        <w:t xml:space="preserve">See above, n. </w:t>
      </w:r>
      <w:r>
        <w:t>4</w:t>
      </w:r>
      <w:r w:rsidRPr="007803EC">
        <w:rPr>
          <w:rFonts w:cs="Times New Roman"/>
          <w:lang w:val="en-US"/>
        </w:rPr>
        <w:t>.</w:t>
      </w:r>
    </w:p>
  </w:footnote>
  <w:footnote w:id="2563">
    <w:p w14:paraId="325D3E00" w14:textId="77777777" w:rsidR="00865CD2" w:rsidRPr="00F12E32" w:rsidRDefault="00865CD2" w:rsidP="00AA060A">
      <w:pPr>
        <w:pStyle w:val="FootnoteText"/>
        <w:bidi w:val="0"/>
        <w:spacing w:line="240" w:lineRule="auto"/>
        <w:rPr>
          <w:lang w:val="en-US"/>
        </w:rPr>
      </w:pPr>
      <w:r>
        <w:rPr>
          <w:rStyle w:val="FootnoteReference"/>
        </w:rPr>
        <w:footnoteRef/>
      </w:r>
      <w:r>
        <w:rPr>
          <w:lang w:val="en-US"/>
        </w:rPr>
        <w:t xml:space="preserve"> See above, n. </w:t>
      </w:r>
      <w:r>
        <w:t>5</w:t>
      </w:r>
      <w:r>
        <w:rPr>
          <w:lang w:val="en-US"/>
        </w:rPr>
        <w:t>.</w:t>
      </w:r>
    </w:p>
  </w:footnote>
  <w:footnote w:id="2564">
    <w:p w14:paraId="3E2046E3" w14:textId="77777777" w:rsidR="00865CD2" w:rsidRDefault="00865CD2" w:rsidP="003F1C3A">
      <w:pPr>
        <w:pStyle w:val="FootnoteText"/>
        <w:bidi w:val="0"/>
        <w:spacing w:line="240" w:lineRule="auto"/>
        <w:rPr>
          <w:lang w:val="en-US"/>
        </w:rPr>
      </w:pPr>
      <w:r>
        <w:rPr>
          <w:rStyle w:val="FootnoteReference"/>
        </w:rPr>
        <w:footnoteRef/>
      </w:r>
      <w:r>
        <w:t xml:space="preserve"> </w:t>
      </w:r>
      <w:r w:rsidRPr="009A4CB8">
        <w:rPr>
          <w:lang w:val="en-US"/>
        </w:rPr>
        <w:t xml:space="preserve">Biblical, e.g. </w:t>
      </w:r>
      <w:r>
        <w:rPr>
          <w:lang w:val="en-US"/>
        </w:rPr>
        <w:t>1 Chr 6:29</w:t>
      </w:r>
      <w:r w:rsidRPr="009A4CB8">
        <w:rPr>
          <w:lang w:val="en-US"/>
        </w:rPr>
        <w:t>.</w:t>
      </w:r>
    </w:p>
  </w:footnote>
  <w:footnote w:id="2565">
    <w:p w14:paraId="774C57D7" w14:textId="77777777" w:rsidR="00865CD2" w:rsidRPr="00C378A2" w:rsidRDefault="00865CD2" w:rsidP="00ED2AB3">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566">
    <w:p w14:paraId="46D2CA17" w14:textId="77777777" w:rsidR="00865CD2" w:rsidRDefault="00865CD2" w:rsidP="005C3380">
      <w:pPr>
        <w:pStyle w:val="FootnoteText"/>
        <w:bidi w:val="0"/>
        <w:spacing w:line="240" w:lineRule="auto"/>
        <w:rPr>
          <w:lang w:val="en-US"/>
        </w:rPr>
      </w:pPr>
      <w:r w:rsidRPr="004B6F16">
        <w:rPr>
          <w:rStyle w:val="FootnoteReference"/>
          <w:rFonts w:cs="Times New Roman"/>
          <w:rtl/>
        </w:rPr>
        <w:footnoteRef/>
      </w:r>
      <w:r>
        <w:rPr>
          <w:rFonts w:cs="Times New Roman"/>
          <w:lang w:val="en-US"/>
        </w:rPr>
        <w:t xml:space="preserve"> </w:t>
      </w:r>
      <w:r>
        <w:t>On these see Introduction 3.3.2.</w:t>
      </w:r>
      <w:r>
        <w:rPr>
          <w:lang w:val="en-US"/>
        </w:rPr>
        <w:t>2.</w:t>
      </w:r>
    </w:p>
  </w:footnote>
  <w:footnote w:id="2567">
    <w:p w14:paraId="1F9FBF48" w14:textId="77777777" w:rsidR="00865CD2" w:rsidRPr="007803EC" w:rsidRDefault="00865CD2" w:rsidP="006D1E23">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568">
    <w:p w14:paraId="4E79E859" w14:textId="77777777" w:rsidR="00865CD2" w:rsidRDefault="00865CD2" w:rsidP="00CA4101">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569">
    <w:p w14:paraId="35D38B34"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 On this biblical variation of the name see Obad 1:1.</w:t>
      </w:r>
    </w:p>
  </w:footnote>
  <w:footnote w:id="2570">
    <w:p w14:paraId="0F9020D0" w14:textId="77777777" w:rsidR="00865CD2" w:rsidRPr="00441A4B" w:rsidRDefault="00865CD2" w:rsidP="00441A4B">
      <w:pPr>
        <w:pStyle w:val="FootnoteText"/>
        <w:bidi w:val="0"/>
        <w:spacing w:line="240" w:lineRule="auto"/>
        <w:rPr>
          <w:rFonts w:cs="Times New Roman"/>
          <w:lang w:val="en-US"/>
        </w:rPr>
      </w:pPr>
      <w:r w:rsidRPr="002E0E38">
        <w:rPr>
          <w:rStyle w:val="FootnoteReference"/>
          <w:rFonts w:cs="Times New Roman"/>
        </w:rPr>
        <w:footnoteRef/>
      </w:r>
      <w:r w:rsidRPr="002E0E38">
        <w:rPr>
          <w:rFonts w:cs="Times New Roman"/>
        </w:rPr>
        <w:t xml:space="preserve"> </w:t>
      </w:r>
      <w:r>
        <w:rPr>
          <w:rFonts w:cs="Times New Roman"/>
          <w:lang w:val="en-US"/>
        </w:rPr>
        <w:t>Biblical e.g. Ruth 4:17.</w:t>
      </w:r>
    </w:p>
  </w:footnote>
  <w:footnote w:id="2571">
    <w:p w14:paraId="274773A7" w14:textId="77777777" w:rsidR="00865CD2" w:rsidRPr="00C7536C" w:rsidRDefault="00865CD2" w:rsidP="00441A4B">
      <w:pPr>
        <w:pStyle w:val="FootnoteText"/>
        <w:bidi w:val="0"/>
        <w:spacing w:line="240" w:lineRule="auto"/>
        <w:rPr>
          <w:lang w:val="en-US"/>
        </w:rPr>
      </w:pPr>
      <w:r>
        <w:rPr>
          <w:rStyle w:val="FootnoteReference"/>
        </w:rPr>
        <w:footnoteRef/>
      </w:r>
      <w:r>
        <w:rPr>
          <w:rtl/>
        </w:rPr>
        <w:t xml:space="preserve"> </w:t>
      </w:r>
      <w:r>
        <w:rPr>
          <w:lang w:val="en-US"/>
        </w:rPr>
        <w:t xml:space="preserve">So in most mss. But in the Florence II-I-9 and Jerusalem Yad Harav Hezog 1 Mss – </w:t>
      </w:r>
      <w:r w:rsidRPr="00E91D39">
        <w:rPr>
          <w:rFonts w:cs="Times New Roman"/>
          <w:rtl/>
          <w:lang w:val="en-US"/>
        </w:rPr>
        <w:t>עוב</w:t>
      </w:r>
      <w:r>
        <w:rPr>
          <w:rFonts w:cs="Times New Roman" w:hint="cs"/>
          <w:rtl/>
          <w:lang w:val="en-US"/>
        </w:rPr>
        <w:t>ד</w:t>
      </w:r>
      <w:r>
        <w:rPr>
          <w:lang w:val="en-US"/>
        </w:rPr>
        <w:t>. On the i</w:t>
      </w:r>
      <w:r>
        <w:rPr>
          <w:lang w:val="en-US"/>
        </w:rPr>
        <w:t>n</w:t>
      </w:r>
      <w:r>
        <w:rPr>
          <w:lang w:val="en-US"/>
        </w:rPr>
        <w:t xml:space="preserve">terchange of </w:t>
      </w:r>
      <w:r w:rsidRPr="00250F05">
        <w:rPr>
          <w:rFonts w:cs="Times New Roman"/>
          <w:rtl/>
          <w:lang w:val="en-US"/>
        </w:rPr>
        <w:t>ר</w:t>
      </w:r>
      <w:r>
        <w:rPr>
          <w:lang w:val="en-US"/>
        </w:rPr>
        <w:t xml:space="preserve"> and </w:t>
      </w:r>
      <w:r w:rsidRPr="00250F05">
        <w:rPr>
          <w:rFonts w:cs="Times New Roman"/>
          <w:rtl/>
          <w:lang w:val="en-US"/>
        </w:rPr>
        <w:t>ד</w:t>
      </w:r>
      <w:r>
        <w:rPr>
          <w:lang w:val="en-US"/>
        </w:rPr>
        <w:t xml:space="preserve"> as a scribal error, see vol. 1, Introduction 2.7.4, p. 30.</w:t>
      </w:r>
    </w:p>
  </w:footnote>
  <w:footnote w:id="2572">
    <w:p w14:paraId="7B2C87F5" w14:textId="77777777" w:rsidR="00865CD2" w:rsidRPr="002E0E38" w:rsidRDefault="00865CD2" w:rsidP="003A70FF">
      <w:pPr>
        <w:pStyle w:val="FootnoteText"/>
        <w:bidi w:val="0"/>
        <w:spacing w:line="240" w:lineRule="auto"/>
        <w:rPr>
          <w:rFonts w:cs="Times New Roman"/>
        </w:rPr>
      </w:pPr>
      <w:r w:rsidRPr="002E0E38">
        <w:rPr>
          <w:rStyle w:val="FootnoteReference"/>
          <w:rFonts w:cs="Times New Roman"/>
        </w:rPr>
        <w:footnoteRef/>
      </w:r>
      <w:r>
        <w:rPr>
          <w:rFonts w:cs="Times New Roman"/>
        </w:rPr>
        <w:t xml:space="preserve"> </w:t>
      </w:r>
      <w:r w:rsidRPr="002E0E38">
        <w:rPr>
          <w:rFonts w:cs="Times New Roman"/>
        </w:rPr>
        <w:t xml:space="preserve">In Aramaic – </w:t>
      </w:r>
      <w:r w:rsidRPr="002E0E38">
        <w:rPr>
          <w:rFonts w:cs="Times New Roman"/>
          <w:rtl/>
        </w:rPr>
        <w:t>גלילאה</w:t>
      </w:r>
      <w:r w:rsidRPr="002E0E38">
        <w:rPr>
          <w:rFonts w:cs="Times New Roman"/>
        </w:rPr>
        <w:t>.</w:t>
      </w:r>
      <w:r>
        <w:rPr>
          <w:rFonts w:cs="Times New Roman"/>
        </w:rPr>
        <w:t xml:space="preserve"> </w:t>
      </w:r>
      <w:r>
        <w:rPr>
          <w:lang w:val="en-US"/>
        </w:rPr>
        <w:t>On such designations see vol. 1, Introduction 3.2.6, p. 34.</w:t>
      </w:r>
    </w:p>
  </w:footnote>
  <w:footnote w:id="2573">
    <w:p w14:paraId="7668CE57" w14:textId="77777777" w:rsidR="00865CD2" w:rsidRPr="002E0E38" w:rsidRDefault="00865CD2" w:rsidP="00121C30">
      <w:pPr>
        <w:pStyle w:val="FootnoteText"/>
        <w:bidi w:val="0"/>
        <w:spacing w:line="240" w:lineRule="auto"/>
        <w:rPr>
          <w:rFonts w:cs="Times New Roman"/>
          <w:lang w:val="en-US"/>
        </w:rPr>
      </w:pPr>
      <w:r w:rsidRPr="002E0E38">
        <w:rPr>
          <w:rStyle w:val="FootnoteReference"/>
          <w:rFonts w:cs="Times New Roman"/>
        </w:rPr>
        <w:footnoteRef/>
      </w:r>
      <w:r>
        <w:rPr>
          <w:rFonts w:cs="Times New Roman"/>
        </w:rPr>
        <w:t xml:space="preserve"> </w:t>
      </w:r>
      <w:r>
        <w:rPr>
          <w:rFonts w:cs="Times New Roman"/>
          <w:lang w:val="en-US"/>
        </w:rPr>
        <w:t>Although mentioned only in BT, Palestinian provenance is indicated by his designation, see previous note</w:t>
      </w:r>
      <w:r>
        <w:rPr>
          <w:lang w:val="en-US"/>
        </w:rPr>
        <w:t xml:space="preserve">, and Introduction </w:t>
      </w:r>
      <w:r>
        <w:t>5.1.3.2.1</w:t>
      </w:r>
      <w:r>
        <w:rPr>
          <w:rFonts w:cs="Times New Roman"/>
          <w:lang w:val="en-US"/>
        </w:rPr>
        <w:t>.</w:t>
      </w:r>
    </w:p>
  </w:footnote>
  <w:footnote w:id="2574">
    <w:p w14:paraId="2DC0E80D" w14:textId="77777777" w:rsidR="00865CD2" w:rsidRPr="00B32F2E" w:rsidRDefault="00865CD2" w:rsidP="00E86B84">
      <w:pPr>
        <w:pStyle w:val="FootnoteText"/>
        <w:bidi w:val="0"/>
        <w:spacing w:line="240" w:lineRule="auto"/>
        <w:rPr>
          <w:lang w:val="en-US"/>
        </w:rPr>
      </w:pPr>
      <w:r>
        <w:rPr>
          <w:rStyle w:val="FootnoteReference"/>
        </w:rPr>
        <w:footnoteRef/>
      </w:r>
      <w:r>
        <w:rPr>
          <w:rtl/>
        </w:rPr>
        <w:t xml:space="preserve"> </w:t>
      </w:r>
      <w:r w:rsidRPr="00B32F2E">
        <w:rPr>
          <w:lang w:val="en-US"/>
        </w:rPr>
        <w:t xml:space="preserve">Mentioned </w:t>
      </w:r>
      <w:r>
        <w:rPr>
          <w:lang w:val="en-US"/>
        </w:rPr>
        <w:t>without a chronological context</w:t>
      </w:r>
      <w:r w:rsidRPr="00B32F2E">
        <w:rPr>
          <w:lang w:val="en-US"/>
        </w:rPr>
        <w:t xml:space="preserve">, see Introduction </w:t>
      </w:r>
      <w:r>
        <w:rPr>
          <w:lang w:val="en-US"/>
        </w:rPr>
        <w:t>7.4.4</w:t>
      </w:r>
      <w:r w:rsidRPr="00B32F2E">
        <w:rPr>
          <w:lang w:val="en-US"/>
        </w:rPr>
        <w:t>.</w:t>
      </w:r>
    </w:p>
  </w:footnote>
  <w:footnote w:id="2575">
    <w:p w14:paraId="5C930BB8" w14:textId="77777777" w:rsidR="00865CD2" w:rsidRPr="008D373D" w:rsidRDefault="00865CD2" w:rsidP="008D373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LXX this name is transliterated as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H &amp; R Suppl. 161), but this could also be a transli</w:t>
      </w:r>
      <w:r>
        <w:rPr>
          <w:rFonts w:cs="Times New Roman"/>
          <w:lang w:val="en-US"/>
        </w:rPr>
        <w:t>t</w:t>
      </w:r>
      <w:r>
        <w:rPr>
          <w:rFonts w:cs="Times New Roman"/>
          <w:lang w:val="en-US"/>
        </w:rPr>
        <w:t xml:space="preserve">eration of the name. For the interchange of </w:t>
      </w:r>
      <w:r>
        <w:rPr>
          <w:rFonts w:ascii="Graeca" w:hAnsi="Graeca" w:cs="Times New Roman"/>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2.3.3.1, p. 22. On the inte</w:t>
      </w:r>
      <w:r>
        <w:rPr>
          <w:rFonts w:cs="Times New Roman"/>
          <w:lang w:val="en-US"/>
        </w:rPr>
        <w:t>r</w:t>
      </w:r>
      <w:r>
        <w:rPr>
          <w:rFonts w:cs="Times New Roman"/>
          <w:lang w:val="en-US"/>
        </w:rPr>
        <w:t xml:space="preserve">change of </w:t>
      </w:r>
      <w:r>
        <w:rPr>
          <w:rFonts w:ascii="Graeca" w:hAnsi="Graeca" w:cs="Times New Roman"/>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2.3.3.2, p. 22. On the double consonant see vol. 1, Introdu</w:t>
      </w:r>
      <w:r>
        <w:rPr>
          <w:rFonts w:cs="Times New Roman"/>
          <w:lang w:val="en-US"/>
        </w:rPr>
        <w:t>c</w:t>
      </w:r>
      <w:r>
        <w:rPr>
          <w:rFonts w:cs="Times New Roman"/>
          <w:lang w:val="en-US"/>
        </w:rPr>
        <w:t>tion 2.3.4, p. 22. On the Greek suffix see vol. 1, Introduction 2.3.5, pp. 22-3.</w:t>
      </w:r>
    </w:p>
  </w:footnote>
  <w:footnote w:id="2576">
    <w:p w14:paraId="1035793F" w14:textId="77777777" w:rsidR="00865CD2" w:rsidRPr="00AD119C" w:rsidRDefault="00865CD2" w:rsidP="00441A4B">
      <w:pPr>
        <w:pStyle w:val="FootnoteText"/>
        <w:bidi w:val="0"/>
        <w:spacing w:line="240" w:lineRule="auto"/>
      </w:pPr>
      <w:r>
        <w:rPr>
          <w:rStyle w:val="FootnoteReference"/>
        </w:rPr>
        <w:footnoteRef/>
      </w:r>
      <w:r>
        <w:t xml:space="preserve"> The inscription is neither specifically Christian</w:t>
      </w:r>
      <w:r w:rsidRPr="00AD119C">
        <w:t xml:space="preserve">, </w:t>
      </w:r>
      <w:r>
        <w:t>nor undoubtedly pagan. Since the Zoar cemetery includes Jewish tombstones, this one could also be Jewish, see Introduction 6.</w:t>
      </w:r>
      <w:r>
        <w:rPr>
          <w:u w:color="FFFF00"/>
        </w:rPr>
        <w:t>2.1.1</w:t>
      </w:r>
      <w:r>
        <w:t>.</w:t>
      </w:r>
    </w:p>
  </w:footnote>
  <w:footnote w:id="2577">
    <w:p w14:paraId="6E7932D6" w14:textId="77777777" w:rsidR="00865CD2" w:rsidRPr="00983D79" w:rsidRDefault="00865CD2" w:rsidP="00441A4B">
      <w:pPr>
        <w:pStyle w:val="FootnoteText"/>
        <w:bidi w:val="0"/>
        <w:spacing w:line="240" w:lineRule="auto"/>
        <w:rPr>
          <w:rFonts w:hint="cs"/>
          <w:rtl/>
          <w:lang w:val="en-US"/>
        </w:rPr>
      </w:pPr>
      <w:r>
        <w:rPr>
          <w:rStyle w:val="FootnoteReference"/>
        </w:rPr>
        <w:footnoteRef/>
      </w:r>
      <w:r>
        <w:t xml:space="preserve"> </w:t>
      </w:r>
      <w:r>
        <w:rPr>
          <w:lang w:val="en-US"/>
        </w:rPr>
        <w:t xml:space="preserve">The inscription is dated,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see Introduction 7.5.2.2.</w:t>
      </w:r>
    </w:p>
  </w:footnote>
  <w:footnote w:id="2578">
    <w:p w14:paraId="3AA02A7D" w14:textId="77777777" w:rsidR="00865CD2" w:rsidRPr="009A4CB8" w:rsidRDefault="00865CD2" w:rsidP="00CA1E19">
      <w:pPr>
        <w:pStyle w:val="FootnoteText"/>
        <w:bidi w:val="0"/>
        <w:spacing w:line="240" w:lineRule="auto"/>
        <w:rPr>
          <w:rtl/>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 xml:space="preserve">In the Bible the name is documented as </w:t>
      </w:r>
      <w:r w:rsidRPr="00DA2B10">
        <w:rPr>
          <w:rFonts w:cs="Times New Roman"/>
          <w:rtl/>
          <w:lang w:val="en-US"/>
        </w:rPr>
        <w:t>עזיאל</w:t>
      </w:r>
      <w:r w:rsidRPr="00DA2B10">
        <w:rPr>
          <w:rFonts w:cs="Times New Roman"/>
          <w:lang w:val="en-US"/>
        </w:rPr>
        <w:t xml:space="preserve">, e.g. Exod 6:22. </w:t>
      </w:r>
    </w:p>
  </w:footnote>
  <w:footnote w:id="2579">
    <w:p w14:paraId="2D8AC2DF" w14:textId="77777777" w:rsidR="00865CD2" w:rsidRPr="00E013A5" w:rsidRDefault="00865CD2" w:rsidP="0060689B">
      <w:pPr>
        <w:pStyle w:val="FootnoteText"/>
        <w:bidi w:val="0"/>
        <w:spacing w:line="240" w:lineRule="auto"/>
        <w:rPr>
          <w:lang w:val="en-US"/>
        </w:rPr>
      </w:pPr>
      <w:r>
        <w:rPr>
          <w:rStyle w:val="FootnoteReference"/>
        </w:rPr>
        <w:footnoteRef/>
      </w:r>
      <w:r>
        <w:rPr>
          <w:rtl/>
        </w:rPr>
        <w:t xml:space="preserve"> </w:t>
      </w:r>
      <w:r>
        <w:rPr>
          <w:lang w:val="en-US"/>
        </w:rPr>
        <w:t xml:space="preserve">Rabbi Yohanan (1) transmits in his father’s name, see Introduction 7.4.1.  </w:t>
      </w:r>
    </w:p>
  </w:footnote>
  <w:footnote w:id="2580">
    <w:p w14:paraId="3F62A719" w14:textId="77777777" w:rsidR="00865CD2" w:rsidRDefault="00865CD2" w:rsidP="00C53F87">
      <w:pPr>
        <w:pStyle w:val="FootnoteText"/>
        <w:bidi w:val="0"/>
        <w:spacing w:line="240" w:lineRule="auto"/>
        <w:rPr>
          <w:lang w:val="en-US"/>
        </w:rPr>
      </w:pPr>
      <w:r w:rsidRPr="005E436F">
        <w:rPr>
          <w:rStyle w:val="FootnoteReference"/>
        </w:rPr>
        <w:footnoteRef/>
      </w:r>
      <w:r>
        <w:t xml:space="preserve"> </w:t>
      </w:r>
      <w:r w:rsidRPr="005E436F">
        <w:rPr>
          <w:lang w:val="en-US"/>
        </w:rPr>
        <w:t xml:space="preserve">In Aramaic – </w:t>
      </w:r>
      <w:r w:rsidRPr="005E436F">
        <w:rPr>
          <w:rFonts w:cs="Times New Roman"/>
          <w:rtl/>
          <w:lang w:val="en-US"/>
        </w:rPr>
        <w:t>רבא</w:t>
      </w:r>
      <w:r w:rsidRPr="005E436F">
        <w:rPr>
          <w:rFonts w:cs="Times New Roman"/>
          <w:lang w:val="en-US"/>
        </w:rPr>
        <w:t>.</w:t>
      </w:r>
      <w:r>
        <w:rPr>
          <w:rFonts w:cs="Times New Roman"/>
          <w:lang w:val="en-US"/>
        </w:rPr>
        <w:t xml:space="preserve"> </w:t>
      </w:r>
      <w:r>
        <w:rPr>
          <w:lang w:val="en-US"/>
        </w:rPr>
        <w:t>On this designation and</w:t>
      </w:r>
      <w:r>
        <w:rPr>
          <w:rFonts w:cs="Times New Roman"/>
          <w:lang w:val="en-US"/>
        </w:rPr>
        <w:t xml:space="preserve"> this tradition see I</w:t>
      </w:r>
      <w:r>
        <w:rPr>
          <w:rFonts w:cs="Times New Roman"/>
          <w:lang w:val="en-US"/>
        </w:rPr>
        <w:t>n</w:t>
      </w:r>
      <w:r>
        <w:rPr>
          <w:rFonts w:cs="Times New Roman"/>
          <w:lang w:val="en-US"/>
        </w:rPr>
        <w:t>troduction 3.1.3.1.1.</w:t>
      </w:r>
    </w:p>
  </w:footnote>
  <w:footnote w:id="2581">
    <w:p w14:paraId="46B14BDD" w14:textId="77777777" w:rsidR="00865CD2" w:rsidRPr="00E43AA9" w:rsidRDefault="00865CD2" w:rsidP="003374AA">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Although he is mentioned only here in BT, he is always designated </w:t>
      </w:r>
      <w:r w:rsidRPr="005E436F">
        <w:rPr>
          <w:rFonts w:cs="Times New Roman" w:hint="eastAsia"/>
          <w:rtl/>
          <w:lang w:val="en-US"/>
        </w:rPr>
        <w:t>רבי</w:t>
      </w:r>
      <w:r w:rsidRPr="005E436F">
        <w:rPr>
          <w:rFonts w:cs="Times New Roman"/>
          <w:lang w:val="en-US"/>
        </w:rPr>
        <w:t xml:space="preserve">, see Introduction, </w:t>
      </w:r>
      <w:r>
        <w:t>5.1.3.2.2</w:t>
      </w:r>
      <w:r w:rsidRPr="005E436F">
        <w:rPr>
          <w:rFonts w:cs="Times New Roman"/>
          <w:lang w:val="en-US"/>
        </w:rPr>
        <w:t xml:space="preserve">, and transmits a tradition in Hebrew, see Introduction </w:t>
      </w:r>
      <w:r>
        <w:t>5.1.3.2.5</w:t>
      </w:r>
      <w:r w:rsidRPr="005E436F">
        <w:rPr>
          <w:rFonts w:cs="Times New Roman"/>
          <w:lang w:val="en-US"/>
        </w:rPr>
        <w:t xml:space="preserve">. </w:t>
      </w:r>
    </w:p>
  </w:footnote>
  <w:footnote w:id="2582">
    <w:p w14:paraId="1AB838B3"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with no chronological context, see Introduction 7.4.4.</w:t>
      </w:r>
    </w:p>
  </w:footnote>
  <w:footnote w:id="2583">
    <w:p w14:paraId="2863F595" w14:textId="77777777" w:rsidR="00865CD2" w:rsidRPr="003374AA" w:rsidRDefault="00865CD2" w:rsidP="003374AA">
      <w:pPr>
        <w:pStyle w:val="FootnoteText"/>
        <w:bidi w:val="0"/>
        <w:spacing w:line="240" w:lineRule="auto"/>
        <w:rPr>
          <w:lang w:val="en-US"/>
        </w:rPr>
      </w:pPr>
      <w:r>
        <w:rPr>
          <w:rStyle w:val="FootnoteReference"/>
        </w:rPr>
        <w:footnoteRef/>
      </w:r>
      <w:r>
        <w:rPr>
          <w:rtl/>
        </w:rPr>
        <w:t xml:space="preserve"> </w:t>
      </w:r>
      <w:r>
        <w:rPr>
          <w:lang w:val="en-US"/>
        </w:rPr>
        <w:t>For this tradition see above, n. 3.</w:t>
      </w:r>
    </w:p>
  </w:footnote>
  <w:footnote w:id="2584">
    <w:p w14:paraId="1DD124B5" w14:textId="77777777" w:rsidR="00865CD2" w:rsidRDefault="00865CD2" w:rsidP="00130B9B">
      <w:pPr>
        <w:pStyle w:val="FootnoteText"/>
        <w:bidi w:val="0"/>
        <w:spacing w:line="240" w:lineRule="auto"/>
        <w:rPr>
          <w:rFonts w:cs="Times New Roman"/>
          <w:lang w:val="en-US"/>
        </w:rPr>
      </w:pPr>
      <w:r>
        <w:rPr>
          <w:rStyle w:val="FootnoteReference"/>
        </w:rPr>
        <w:footnoteRef/>
      </w:r>
      <w:r>
        <w:t xml:space="preserve"> </w:t>
      </w:r>
      <w:r>
        <w:rPr>
          <w:lang w:val="en-US"/>
        </w:rPr>
        <w:t xml:space="preserve">See above, n. </w:t>
      </w:r>
      <w:r>
        <w:t>4</w:t>
      </w:r>
      <w:r w:rsidRPr="005E436F">
        <w:rPr>
          <w:rFonts w:cs="Times New Roman"/>
          <w:lang w:val="en-US"/>
        </w:rPr>
        <w:t xml:space="preserve">. </w:t>
      </w:r>
    </w:p>
  </w:footnote>
  <w:footnote w:id="2585">
    <w:p w14:paraId="7B79E37B" w14:textId="77777777" w:rsidR="00865CD2" w:rsidRPr="004C68BA" w:rsidRDefault="00865CD2" w:rsidP="00130B9B">
      <w:pPr>
        <w:pStyle w:val="FootnoteText"/>
        <w:bidi w:val="0"/>
        <w:spacing w:line="240" w:lineRule="auto"/>
        <w:rPr>
          <w:lang w:val="en-US"/>
        </w:rPr>
      </w:pPr>
      <w:r>
        <w:rPr>
          <w:rStyle w:val="FootnoteReference"/>
        </w:rPr>
        <w:footnoteRef/>
      </w:r>
      <w:r>
        <w:rPr>
          <w:rtl/>
        </w:rPr>
        <w:t xml:space="preserve"> </w:t>
      </w:r>
      <w:r>
        <w:rPr>
          <w:lang w:val="en-US"/>
        </w:rPr>
        <w:t xml:space="preserve">See above, n. </w:t>
      </w:r>
      <w:r>
        <w:t>5</w:t>
      </w:r>
      <w:r>
        <w:rPr>
          <w:lang w:val="en-US"/>
        </w:rPr>
        <w:t>.</w:t>
      </w:r>
    </w:p>
  </w:footnote>
  <w:footnote w:id="2586">
    <w:p w14:paraId="0E18DA93" w14:textId="77777777" w:rsidR="00865CD2" w:rsidRPr="0035706A" w:rsidRDefault="00865CD2" w:rsidP="0035706A">
      <w:pPr>
        <w:pStyle w:val="FootnoteText"/>
        <w:bidi w:val="0"/>
        <w:spacing w:line="240" w:lineRule="auto"/>
        <w:jc w:val="both"/>
        <w:rPr>
          <w:rFonts w:cs="Times New Roman"/>
        </w:rPr>
      </w:pPr>
      <w:r w:rsidRPr="0035706A">
        <w:rPr>
          <w:rStyle w:val="FootnoteReference"/>
          <w:rFonts w:cs="Times New Roman"/>
        </w:rPr>
        <w:footnoteRef/>
      </w:r>
      <w:r w:rsidRPr="0035706A">
        <w:rPr>
          <w:rFonts w:cs="Times New Roman"/>
        </w:rPr>
        <w:t xml:space="preserve"> Biblical, e.g. Ezra 7:4.</w:t>
      </w:r>
    </w:p>
  </w:footnote>
  <w:footnote w:id="2587">
    <w:p w14:paraId="6A85FAAA"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 xml:space="preserve">tion 2.1, p. 11. On the additional </w:t>
      </w:r>
      <w:r w:rsidRPr="00250F05">
        <w:rPr>
          <w:rFonts w:cs="Times New Roman"/>
          <w:rtl/>
          <w:lang w:val="en-US"/>
        </w:rPr>
        <w:t>ו</w:t>
      </w:r>
      <w:r>
        <w:rPr>
          <w:lang w:val="en-US"/>
        </w:rPr>
        <w:t xml:space="preserve"> as a vowel see vol. 4, Introduction 2.3.5.1, p. 13.</w:t>
      </w:r>
    </w:p>
  </w:footnote>
  <w:footnote w:id="2588">
    <w:p w14:paraId="30EE2D9E" w14:textId="77777777" w:rsidR="00865CD2" w:rsidRPr="00CA1E19" w:rsidRDefault="00865CD2" w:rsidP="00CA1E19">
      <w:pPr>
        <w:pStyle w:val="FootnoteText"/>
        <w:bidi w:val="0"/>
        <w:spacing w:line="240" w:lineRule="auto"/>
        <w:rPr>
          <w:lang w:val="en-US"/>
        </w:rPr>
      </w:pPr>
      <w:r>
        <w:rPr>
          <w:rStyle w:val="FootnoteReference"/>
        </w:rPr>
        <w:footnoteRef/>
      </w:r>
      <w:r>
        <w:t xml:space="preserve"> </w:t>
      </w:r>
      <w:r>
        <w:rPr>
          <w:lang w:val="en-US"/>
        </w:rPr>
        <w:t>In the Golan</w:t>
      </w:r>
    </w:p>
  </w:footnote>
  <w:footnote w:id="2589">
    <w:p w14:paraId="3C58C26B"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590">
    <w:p w14:paraId="3427494E" w14:textId="77777777" w:rsidR="00865CD2" w:rsidRPr="00DA2B10" w:rsidRDefault="00865CD2">
      <w:pPr>
        <w:pStyle w:val="FootnoteText"/>
        <w:bidi w:val="0"/>
        <w:spacing w:line="240" w:lineRule="auto"/>
        <w:rPr>
          <w:rFonts w:cs="Times New Roman"/>
          <w:lang w:val="en-US"/>
        </w:rPr>
      </w:pPr>
      <w:r w:rsidRPr="00DA2B10">
        <w:rPr>
          <w:rStyle w:val="FootnoteReference"/>
          <w:rFonts w:cs="Times New Roman"/>
        </w:rPr>
        <w:footnoteRef/>
      </w:r>
      <w:r>
        <w:rPr>
          <w:rFonts w:cs="Times New Roman"/>
        </w:rPr>
        <w:t xml:space="preserve"> </w:t>
      </w:r>
      <w:r w:rsidRPr="00DA2B10">
        <w:rPr>
          <w:rFonts w:cs="Times New Roman"/>
          <w:lang w:val="en-US"/>
        </w:rPr>
        <w:t xml:space="preserve">In Aramaic – </w:t>
      </w:r>
      <w:r w:rsidRPr="00DA2B10">
        <w:rPr>
          <w:rFonts w:cs="Times New Roman"/>
          <w:rtl/>
        </w:rPr>
        <w:t>(ב)נפחא</w:t>
      </w:r>
      <w:r w:rsidRPr="00DA2B10">
        <w:rPr>
          <w:rFonts w:cs="Times New Roman"/>
          <w:lang w:val="en-US"/>
        </w:rPr>
        <w:t>.</w:t>
      </w:r>
      <w:r>
        <w:rPr>
          <w:rFonts w:cs="Times New Roman"/>
          <w:lang w:val="en-US"/>
        </w:rPr>
        <w:t xml:space="preserve"> </w:t>
      </w:r>
      <w:r>
        <w:t>On such designations see Introduction 3.1.3.3.</w:t>
      </w:r>
    </w:p>
  </w:footnote>
  <w:footnote w:id="2591">
    <w:p w14:paraId="62340548" w14:textId="77777777" w:rsidR="00865CD2" w:rsidRPr="009E48D3" w:rsidRDefault="00865CD2" w:rsidP="00184980">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2592">
    <w:p w14:paraId="00BB9418" w14:textId="77777777" w:rsidR="00865CD2" w:rsidRPr="007E5E61" w:rsidRDefault="00865CD2" w:rsidP="00114136">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w:t>
      </w:r>
      <w:r>
        <w:rPr>
          <w:lang w:val="en-US"/>
        </w:rPr>
        <w:t>p</w:t>
      </w:r>
      <w:r>
        <w:rPr>
          <w:lang w:val="en-US"/>
        </w:rPr>
        <w:t>tion and kindly allowed me to make use of her readings. Not all the names she read can be seen in the photograph.</w:t>
      </w:r>
    </w:p>
  </w:footnote>
  <w:footnote w:id="2593">
    <w:p w14:paraId="372D16A4" w14:textId="77777777" w:rsidR="00865CD2" w:rsidRDefault="00865CD2">
      <w:pPr>
        <w:pStyle w:val="FootnoteText"/>
        <w:bidi w:val="0"/>
        <w:spacing w:line="240" w:lineRule="auto"/>
        <w:rPr>
          <w:lang w:val="en-US"/>
        </w:rPr>
      </w:pPr>
      <w:r>
        <w:rPr>
          <w:rStyle w:val="FootnoteReference"/>
        </w:rPr>
        <w:footnoteRef/>
      </w:r>
      <w:r>
        <w:rPr>
          <w:rtl/>
        </w:rPr>
        <w:t xml:space="preserve"> </w:t>
      </w:r>
      <w:r w:rsidRPr="009A4CB8">
        <w:rPr>
          <w:lang w:val="en-US"/>
        </w:rPr>
        <w:t>Biblical, e.g. Neh 3:19.</w:t>
      </w:r>
    </w:p>
  </w:footnote>
  <w:footnote w:id="2594">
    <w:p w14:paraId="57CA54B7" w14:textId="77777777" w:rsidR="00865CD2" w:rsidRPr="00DA2B10" w:rsidRDefault="00865CD2" w:rsidP="006C32AA">
      <w:pPr>
        <w:pStyle w:val="FootnoteText"/>
        <w:bidi w:val="0"/>
        <w:spacing w:line="240" w:lineRule="auto"/>
        <w:rPr>
          <w:rFonts w:cs="Times New Roman"/>
          <w:rtl/>
          <w:lang w:val="en-US"/>
        </w:rPr>
      </w:pPr>
      <w:r w:rsidRPr="00DA2B10">
        <w:rPr>
          <w:rStyle w:val="FootnoteReference"/>
          <w:rFonts w:cs="Times New Roman"/>
          <w:rtl/>
        </w:rPr>
        <w:footnoteRef/>
      </w:r>
      <w:r w:rsidRPr="00DA2B10">
        <w:rPr>
          <w:rFonts w:cs="Times New Roman"/>
          <w:lang w:val="en-US"/>
        </w:rPr>
        <w:t xml:space="preserve"> So in Hebrew. The inscription is bilingual, but the Greek is not given in the Hebrew publication</w:t>
      </w:r>
      <w:r>
        <w:rPr>
          <w:rFonts w:cs="Times New Roman"/>
          <w:lang w:val="en-US"/>
        </w:rPr>
        <w:t>, see Introduction 2.4</w:t>
      </w:r>
      <w:r w:rsidRPr="00DA2B10">
        <w:rPr>
          <w:rFonts w:cs="Times New Roman"/>
          <w:lang w:val="en-US"/>
        </w:rPr>
        <w:t>.</w:t>
      </w:r>
    </w:p>
  </w:footnote>
  <w:footnote w:id="2595">
    <w:p w14:paraId="0820CC32" w14:textId="77777777" w:rsidR="00865CD2" w:rsidRPr="00A90D8F" w:rsidRDefault="00865CD2" w:rsidP="00130B9B">
      <w:pPr>
        <w:pStyle w:val="FootnoteText"/>
        <w:bidi w:val="0"/>
        <w:spacing w:line="240" w:lineRule="auto"/>
        <w:rPr>
          <w:lang w:val="en-US"/>
        </w:rPr>
      </w:pPr>
      <w:r w:rsidRPr="00A90D8F">
        <w:rPr>
          <w:rStyle w:val="FootnoteReference"/>
        </w:rPr>
        <w:footnoteRef/>
      </w:r>
      <w:r w:rsidRPr="00A90D8F">
        <w:rPr>
          <w:rtl/>
        </w:rPr>
        <w:t xml:space="preserve"> </w:t>
      </w:r>
      <w:r w:rsidRPr="00A90D8F">
        <w:t xml:space="preserve">Village located </w:t>
      </w:r>
      <w:smartTag w:uri="urn:schemas-microsoft-com:office:smarttags" w:element="place">
        <w:smartTag w:uri="urn:schemas-microsoft-com:office:smarttags" w:element="State">
          <w:r w:rsidRPr="00A90D8F">
            <w:t>north west</w:t>
          </w:r>
        </w:smartTag>
      </w:smartTag>
      <w:r w:rsidRPr="00A90D8F">
        <w:t xml:space="preserve"> of Safed. </w:t>
      </w:r>
    </w:p>
  </w:footnote>
  <w:footnote w:id="2596">
    <w:p w14:paraId="6D465A3A"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597">
    <w:p w14:paraId="3F004886" w14:textId="77777777" w:rsidR="00865CD2" w:rsidRPr="00DA2B10" w:rsidRDefault="00865CD2" w:rsidP="00B52191">
      <w:pPr>
        <w:pStyle w:val="FootnoteText"/>
        <w:bidi w:val="0"/>
        <w:spacing w:line="240" w:lineRule="auto"/>
        <w:rPr>
          <w:rFonts w:cs="Times New Roman"/>
          <w:rtl/>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 xml:space="preserve">Biblical, e.g. Ezra 7:1. </w:t>
      </w:r>
      <w:r w:rsidRPr="00DA2B10">
        <w:rPr>
          <w:rFonts w:cs="Times New Roman"/>
          <w:rtl/>
          <w:lang w:val="en-US"/>
        </w:rPr>
        <w:t>עזרא</w:t>
      </w:r>
      <w:r w:rsidRPr="00DA2B10">
        <w:rPr>
          <w:rFonts w:cs="Times New Roman"/>
          <w:lang w:val="en-US"/>
        </w:rPr>
        <w:t xml:space="preserve"> is the scribe who gave his name to a biblical book. </w:t>
      </w:r>
    </w:p>
  </w:footnote>
  <w:footnote w:id="2598">
    <w:p w14:paraId="08EB146D" w14:textId="77777777" w:rsidR="00865CD2" w:rsidRPr="004D0812" w:rsidRDefault="00865CD2" w:rsidP="004A7AD0">
      <w:pPr>
        <w:pStyle w:val="FootnoteText"/>
        <w:bidi w:val="0"/>
        <w:spacing w:line="240" w:lineRule="auto"/>
        <w:rPr>
          <w:lang w:val="en-US"/>
        </w:rPr>
      </w:pPr>
      <w:r>
        <w:rPr>
          <w:rStyle w:val="FootnoteReference"/>
        </w:rPr>
        <w:footnoteRef/>
      </w:r>
      <w:r>
        <w:t xml:space="preserve"> </w:t>
      </w:r>
      <w:r w:rsidRPr="004D0812">
        <w:rPr>
          <w:lang w:val="en-US"/>
        </w:rPr>
        <w:t xml:space="preserve">Although he appears only in BT, he bears the title </w:t>
      </w:r>
      <w:r w:rsidRPr="00D30568">
        <w:rPr>
          <w:rFonts w:cs="Times New Roman"/>
          <w:rtl/>
          <w:lang w:val="en-US"/>
        </w:rPr>
        <w:t>רבי</w:t>
      </w:r>
      <w:r>
        <w:rPr>
          <w:lang w:val="en-US"/>
        </w:rPr>
        <w:t xml:space="preserve">, see Introduction </w:t>
      </w:r>
      <w:r w:rsidRPr="004D0812">
        <w:rPr>
          <w:lang w:val="en-US"/>
        </w:rPr>
        <w:t xml:space="preserve">see Introduction </w:t>
      </w:r>
      <w:r>
        <w:t>5.1.3.2</w:t>
      </w:r>
      <w:r>
        <w:rPr>
          <w:u w:color="FFFF00"/>
          <w:lang w:val="en-US"/>
        </w:rPr>
        <w:t xml:space="preserve">.2, </w:t>
      </w:r>
      <w:r w:rsidRPr="004D0812">
        <w:rPr>
          <w:lang w:val="en-US"/>
        </w:rPr>
        <w:t>and is described as descending from a Pa</w:t>
      </w:r>
      <w:r w:rsidRPr="004D0812">
        <w:rPr>
          <w:lang w:val="en-US"/>
        </w:rPr>
        <w:t>l</w:t>
      </w:r>
      <w:r w:rsidRPr="004D0812">
        <w:rPr>
          <w:lang w:val="en-US"/>
        </w:rPr>
        <w:t xml:space="preserve">estinian rabbi, and see Introduction </w:t>
      </w:r>
      <w:r>
        <w:t>5.1.3.2</w:t>
      </w:r>
      <w:r>
        <w:rPr>
          <w:u w:color="FFFF00"/>
          <w:lang w:val="en-US"/>
        </w:rPr>
        <w:t>.3</w:t>
      </w:r>
      <w:r w:rsidRPr="004D0812">
        <w:rPr>
          <w:lang w:val="en-US"/>
        </w:rPr>
        <w:t>.</w:t>
      </w:r>
    </w:p>
  </w:footnote>
  <w:footnote w:id="2599">
    <w:p w14:paraId="3D7B419C" w14:textId="77777777" w:rsidR="00865CD2" w:rsidRPr="001C20F9" w:rsidRDefault="00865CD2" w:rsidP="00F22F32">
      <w:pPr>
        <w:pStyle w:val="FootnoteText"/>
        <w:bidi w:val="0"/>
        <w:spacing w:line="240" w:lineRule="auto"/>
        <w:rPr>
          <w:lang w:val="en-US"/>
        </w:rPr>
      </w:pPr>
      <w:r>
        <w:rPr>
          <w:rStyle w:val="FootnoteReference"/>
        </w:rPr>
        <w:footnoteRef/>
      </w:r>
      <w:r>
        <w:rPr>
          <w:rtl/>
        </w:rPr>
        <w:t xml:space="preserve"> </w:t>
      </w:r>
      <w:r w:rsidRPr="001C20F9">
        <w:rPr>
          <w:lang w:val="en-US"/>
        </w:rPr>
        <w:t xml:space="preserve">The calculation is completely fictional. </w:t>
      </w:r>
      <w:r>
        <w:rPr>
          <w:lang w:val="en-US"/>
        </w:rPr>
        <w:t>His grandfather is described as a tenth generation after Eleazar ben Azariah (See vol. 1, Eleazar (43), p. 66 son of Azariah (3), vol. 1, p. 202). If we calculate four gener</w:t>
      </w:r>
      <w:r>
        <w:rPr>
          <w:lang w:val="en-US"/>
        </w:rPr>
        <w:t>a</w:t>
      </w:r>
      <w:r>
        <w:rPr>
          <w:lang w:val="en-US"/>
        </w:rPr>
        <w:t>tions as a century he is of the 5</w:t>
      </w:r>
      <w:r w:rsidRPr="00D709A8">
        <w:rPr>
          <w:vertAlign w:val="superscript"/>
          <w:lang w:val="en-US"/>
        </w:rPr>
        <w:t>th</w:t>
      </w:r>
      <w:r>
        <w:rPr>
          <w:lang w:val="en-US"/>
        </w:rPr>
        <w:t xml:space="preserve"> century.</w:t>
      </w:r>
    </w:p>
  </w:footnote>
  <w:footnote w:id="2600">
    <w:p w14:paraId="3C90D75D" w14:textId="77777777" w:rsidR="00865CD2" w:rsidRPr="00B52191" w:rsidRDefault="00865CD2" w:rsidP="00F020CB">
      <w:pPr>
        <w:pStyle w:val="FootnoteText"/>
        <w:bidi w:val="0"/>
        <w:spacing w:line="240" w:lineRule="auto"/>
        <w:rPr>
          <w:rFonts w:cs="Times New Roman"/>
          <w:rtl/>
          <w:lang w:val="en-US"/>
        </w:rPr>
      </w:pPr>
      <w:r w:rsidRPr="00B52191">
        <w:rPr>
          <w:rStyle w:val="FootnoteReference"/>
          <w:rFonts w:cs="Times New Roman"/>
          <w:rtl/>
        </w:rPr>
        <w:footnoteRef/>
      </w:r>
      <w:r w:rsidRPr="00B52191">
        <w:rPr>
          <w:rFonts w:cs="Times New Roman"/>
          <w:lang w:val="en-US"/>
        </w:rPr>
        <w:t xml:space="preserve"> Reading this as a name is my suggestion. The editors did not notice this possibility.</w:t>
      </w:r>
      <w:r>
        <w:rPr>
          <w:rFonts w:cs="Times New Roman"/>
          <w:lang w:val="en-US"/>
        </w:rPr>
        <w:t xml:space="preserve"> </w:t>
      </w:r>
      <w:r>
        <w:rPr>
          <w:lang w:val="en-US"/>
        </w:rPr>
        <w:t>This may be the name intended, even though it is not recorded as such elsewhere.</w:t>
      </w:r>
    </w:p>
  </w:footnote>
  <w:footnote w:id="2601">
    <w:p w14:paraId="1BA2CE86" w14:textId="77777777" w:rsidR="00865CD2" w:rsidRPr="0039152C" w:rsidRDefault="00865CD2" w:rsidP="0039152C">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602">
    <w:p w14:paraId="4FD9A5F3"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603">
    <w:p w14:paraId="6BC028C0" w14:textId="77777777" w:rsidR="00865CD2" w:rsidRPr="00DA2B10" w:rsidRDefault="00865CD2" w:rsidP="00866714">
      <w:pPr>
        <w:pStyle w:val="FootnoteText"/>
        <w:bidi w:val="0"/>
        <w:spacing w:line="240" w:lineRule="auto"/>
        <w:rPr>
          <w:rFonts w:cs="Times New Roman"/>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 xml:space="preserve">Biblical, e.g. 2 Kgs 14:21. </w:t>
      </w:r>
      <w:r w:rsidRPr="00DA2B10">
        <w:rPr>
          <w:rFonts w:cs="Times New Roman"/>
          <w:rtl/>
          <w:lang w:val="en-US"/>
        </w:rPr>
        <w:t>עזריה</w:t>
      </w:r>
      <w:r w:rsidRPr="00DA2B10">
        <w:rPr>
          <w:rFonts w:cs="Times New Roman"/>
          <w:lang w:val="en-US"/>
        </w:rPr>
        <w:t xml:space="preserve"> was a king of Judah. </w:t>
      </w:r>
    </w:p>
  </w:footnote>
  <w:footnote w:id="2604">
    <w:p w14:paraId="45E846E9" w14:textId="77777777" w:rsidR="00865CD2" w:rsidRPr="008B1F0B" w:rsidRDefault="00865CD2" w:rsidP="008B1F0B">
      <w:pPr>
        <w:pStyle w:val="FootnoteText"/>
        <w:bidi w:val="0"/>
        <w:spacing w:line="240" w:lineRule="auto"/>
        <w:rPr>
          <w:lang w:val="en-US"/>
        </w:rPr>
      </w:pPr>
      <w:r>
        <w:rPr>
          <w:rStyle w:val="FootnoteReference"/>
        </w:rPr>
        <w:footnoteRef/>
      </w:r>
      <w:r>
        <w:rPr>
          <w:rtl/>
        </w:rPr>
        <w:t xml:space="preserve"> </w:t>
      </w:r>
      <w:r>
        <w:rPr>
          <w:lang w:val="en-US"/>
        </w:rPr>
        <w:t>Was a student of Mana (2), who was Rabbi Yonah (1)’s son, see Introduction 7.4.3.</w:t>
      </w:r>
    </w:p>
  </w:footnote>
  <w:footnote w:id="2605">
    <w:p w14:paraId="7AF5278A" w14:textId="77777777" w:rsidR="00865CD2" w:rsidRDefault="00865CD2">
      <w:pPr>
        <w:pStyle w:val="FootnoteText"/>
        <w:bidi w:val="0"/>
        <w:spacing w:line="240" w:lineRule="auto"/>
        <w:rPr>
          <w:lang w:val="en-US"/>
        </w:rPr>
      </w:pPr>
      <w:r>
        <w:rPr>
          <w:rStyle w:val="FootnoteReference"/>
        </w:rPr>
        <w:footnoteRef/>
      </w:r>
      <w:r>
        <w:t xml:space="preserve"> </w:t>
      </w:r>
      <w:r>
        <w:rPr>
          <w:lang w:val="en-US"/>
        </w:rPr>
        <w:t xml:space="preserve">In Aramaic – </w:t>
      </w:r>
      <w:r w:rsidRPr="00163363">
        <w:rPr>
          <w:rFonts w:cs="Times New Roman"/>
          <w:rtl/>
        </w:rPr>
        <w:t>דכפר חטייא</w:t>
      </w:r>
      <w:r>
        <w:t xml:space="preserve">, see Reeg </w:t>
      </w:r>
      <w:r>
        <w:rPr>
          <w:i/>
          <w:iCs/>
        </w:rPr>
        <w:t>Ortsnamen</w:t>
      </w:r>
      <w:r>
        <w:t xml:space="preserve">, 340-1. </w:t>
      </w:r>
      <w:r>
        <w:rPr>
          <w:lang w:val="en-US"/>
        </w:rPr>
        <w:t>On such designations see vol. 1, Introduction 3.2.6, p. 34.</w:t>
      </w:r>
    </w:p>
  </w:footnote>
  <w:footnote w:id="2606">
    <w:p w14:paraId="29FAE39A" w14:textId="77777777" w:rsidR="00865CD2" w:rsidRPr="00A25A24" w:rsidRDefault="00865CD2" w:rsidP="008B1F0B">
      <w:pPr>
        <w:pStyle w:val="FootnoteText"/>
        <w:bidi w:val="0"/>
        <w:spacing w:line="240" w:lineRule="auto"/>
        <w:rPr>
          <w:lang w:val="en-US"/>
        </w:rPr>
      </w:pPr>
      <w:r>
        <w:rPr>
          <w:rStyle w:val="FootnoteReference"/>
        </w:rPr>
        <w:footnoteRef/>
      </w:r>
      <w:r>
        <w:rPr>
          <w:rtl/>
        </w:rPr>
        <w:t xml:space="preserve"> </w:t>
      </w:r>
      <w:r>
        <w:rPr>
          <w:lang w:val="en-US"/>
        </w:rPr>
        <w:t>Abba (8), who was a contemporary of Yonah (2), transmits in his name, see Introduction 7.4.3.</w:t>
      </w:r>
    </w:p>
  </w:footnote>
  <w:footnote w:id="2607">
    <w:p w14:paraId="18FA5833" w14:textId="77777777" w:rsidR="00865CD2" w:rsidRPr="002675AD" w:rsidRDefault="00865CD2" w:rsidP="00130B9B">
      <w:pPr>
        <w:pStyle w:val="FootnoteText"/>
        <w:bidi w:val="0"/>
        <w:spacing w:line="240" w:lineRule="auto"/>
        <w:rPr>
          <w:lang w:val="en-US"/>
        </w:rPr>
      </w:pPr>
      <w:r>
        <w:rPr>
          <w:rStyle w:val="FootnoteReference"/>
        </w:rPr>
        <w:footnoteRef/>
      </w:r>
      <w:r>
        <w:t xml:space="preserve"> </w:t>
      </w:r>
      <w:r>
        <w:rPr>
          <w:lang w:val="en-US"/>
        </w:rPr>
        <w:t xml:space="preserve">On the replacement of the </w:t>
      </w:r>
      <w:r>
        <w:rPr>
          <w:rFonts w:cs="Times New Roman" w:hint="cs"/>
          <w:rtl/>
          <w:lang w:val="en-US"/>
        </w:rPr>
        <w:t>ה</w:t>
      </w:r>
      <w:r>
        <w:rPr>
          <w:lang w:val="en-US"/>
        </w:rPr>
        <w:t xml:space="preserve"> suffix with </w:t>
      </w:r>
      <w:r>
        <w:rPr>
          <w:rFonts w:cs="Times New Roman"/>
          <w:rtl/>
          <w:lang w:val="en-US"/>
        </w:rPr>
        <w:t>א</w:t>
      </w:r>
      <w:r>
        <w:rPr>
          <w:lang w:val="en-US"/>
        </w:rPr>
        <w:t xml:space="preserve"> see vol. 1, I</w:t>
      </w:r>
      <w:r>
        <w:rPr>
          <w:lang w:val="en-US"/>
        </w:rPr>
        <w:t>n</w:t>
      </w:r>
      <w:r>
        <w:rPr>
          <w:lang w:val="en-US"/>
        </w:rPr>
        <w:t>troduction 2.4.2.7, p. 26.</w:t>
      </w:r>
    </w:p>
  </w:footnote>
  <w:footnote w:id="2608">
    <w:p w14:paraId="57165A6B" w14:textId="77777777" w:rsidR="00865CD2" w:rsidRPr="0075269C" w:rsidRDefault="00865CD2" w:rsidP="006E17C2">
      <w:pPr>
        <w:pStyle w:val="FootnoteText"/>
        <w:bidi w:val="0"/>
        <w:spacing w:line="240" w:lineRule="auto"/>
        <w:rPr>
          <w:lang w:val="en-US"/>
        </w:rPr>
      </w:pPr>
      <w:r>
        <w:rPr>
          <w:rStyle w:val="FootnoteReference"/>
        </w:rPr>
        <w:footnoteRef/>
      </w:r>
      <w:r>
        <w:rPr>
          <w:rtl/>
        </w:rPr>
        <w:t xml:space="preserve"> </w:t>
      </w:r>
      <w:r>
        <w:rPr>
          <w:lang w:val="en-US"/>
        </w:rPr>
        <w:t xml:space="preserve">This is the year in which Mar Zutra (Zutra [11] S-H/M, vol. 4, p. 354) ascended to the </w:t>
      </w:r>
      <w:smartTag w:uri="urn:schemas-microsoft-com:office:smarttags" w:element="place">
        <w:smartTag w:uri="urn:schemas-microsoft-com:office:smarttags" w:element="PlaceType">
          <w:r>
            <w:rPr>
              <w:lang w:val="en-US"/>
            </w:rPr>
            <w:t>Land</w:t>
          </w:r>
        </w:smartTag>
        <w:r>
          <w:rPr>
            <w:lang w:val="en-US"/>
          </w:rPr>
          <w:t xml:space="preserve"> of </w:t>
        </w:r>
        <w:smartTag w:uri="urn:schemas-microsoft-com:office:smarttags" w:element="PlaceName">
          <w:r>
            <w:rPr>
              <w:lang w:val="en-US"/>
            </w:rPr>
            <w:t>Israel</w:t>
          </w:r>
        </w:smartTag>
      </w:smartTag>
      <w:r>
        <w:rPr>
          <w:lang w:val="en-US"/>
        </w:rPr>
        <w:t xml:space="preserve"> a</w:t>
      </w:r>
      <w:r>
        <w:rPr>
          <w:lang w:val="en-US"/>
        </w:rPr>
        <w:t>c</w:t>
      </w:r>
      <w:r>
        <w:rPr>
          <w:lang w:val="en-US"/>
        </w:rPr>
        <w:t xml:space="preserve">cording to </w:t>
      </w:r>
      <w:r w:rsidRPr="0075269C">
        <w:rPr>
          <w:i/>
          <w:iCs/>
          <w:lang w:val="en-US"/>
        </w:rPr>
        <w:t>SOZ</w:t>
      </w:r>
      <w:r>
        <w:rPr>
          <w:lang w:val="en-US"/>
        </w:rPr>
        <w:t xml:space="preserve"> 10:1, see vol. 4, Introduction 8.2.5, p. 41. All his descendants in </w:t>
      </w:r>
      <w:smartTag w:uri="urn:schemas-microsoft-com:office:smarttags" w:element="place">
        <w:smartTag w:uri="urn:schemas-microsoft-com:office:smarttags" w:element="City">
          <w:r>
            <w:rPr>
              <w:lang w:val="en-US"/>
            </w:rPr>
            <w:t>Palestine</w:t>
          </w:r>
        </w:smartTag>
      </w:smartTag>
      <w:r>
        <w:rPr>
          <w:lang w:val="en-US"/>
        </w:rPr>
        <w:t xml:space="preserve"> date to after this time.</w:t>
      </w:r>
    </w:p>
  </w:footnote>
  <w:footnote w:id="2609">
    <w:p w14:paraId="0F979610" w14:textId="77777777" w:rsidR="00865CD2" w:rsidRPr="00250F05" w:rsidRDefault="00865CD2" w:rsidP="00250F05">
      <w:pPr>
        <w:pStyle w:val="FootnoteText"/>
        <w:bidi w:val="0"/>
        <w:spacing w:line="240" w:lineRule="auto"/>
        <w:rPr>
          <w:lang w:val="en-US"/>
        </w:rPr>
      </w:pPr>
      <w:r>
        <w:rPr>
          <w:rStyle w:val="FootnoteReference"/>
        </w:rPr>
        <w:footnoteRef/>
      </w:r>
      <w:r>
        <w:rPr>
          <w:rtl/>
        </w:rPr>
        <w:t xml:space="preserve"> </w:t>
      </w:r>
      <w:r>
        <w:rPr>
          <w:lang w:val="en-US"/>
        </w:rPr>
        <w:t xml:space="preserve">On the </w:t>
      </w:r>
      <w:r w:rsidRPr="00250F05">
        <w:rPr>
          <w:rFonts w:cs="Times New Roman"/>
          <w:rtl/>
          <w:lang w:val="en-US"/>
        </w:rPr>
        <w:t>ון</w:t>
      </w:r>
      <w:r>
        <w:rPr>
          <w:lang w:val="en-US"/>
        </w:rPr>
        <w:t xml:space="preserve"> suffix see vol. 1, Introduction 2.4.3.1, p. 27.</w:t>
      </w:r>
    </w:p>
  </w:footnote>
  <w:footnote w:id="2610">
    <w:p w14:paraId="45649976" w14:textId="77777777" w:rsidR="00865CD2" w:rsidRPr="001D10B4" w:rsidRDefault="00865CD2" w:rsidP="00C01C67">
      <w:pPr>
        <w:pStyle w:val="FootnoteText"/>
        <w:bidi w:val="0"/>
        <w:spacing w:line="240" w:lineRule="auto"/>
        <w:rPr>
          <w:lang w:val="en-US"/>
        </w:rPr>
      </w:pPr>
      <w:r>
        <w:rPr>
          <w:rStyle w:val="FootnoteReference"/>
        </w:rPr>
        <w:footnoteRef/>
      </w:r>
      <w:r>
        <w:t xml:space="preserve"> In the Judaean Desert, west of the </w:t>
      </w:r>
      <w:smartTag w:uri="urn:schemas-microsoft-com:office:smarttags" w:element="place">
        <w:r>
          <w:t>Dead Sea</w:t>
        </w:r>
      </w:smartTag>
      <w:r>
        <w:t>.</w:t>
      </w:r>
    </w:p>
  </w:footnote>
  <w:footnote w:id="2611">
    <w:p w14:paraId="3F601FCE"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612">
    <w:p w14:paraId="65B0F6CD" w14:textId="77777777" w:rsidR="00865CD2" w:rsidRPr="00DA2B10" w:rsidRDefault="00865CD2" w:rsidP="00E42AA7">
      <w:pPr>
        <w:pStyle w:val="FootnoteText"/>
        <w:bidi w:val="0"/>
        <w:spacing w:line="240" w:lineRule="auto"/>
        <w:rPr>
          <w:rFonts w:cs="Times New Roman"/>
          <w:lang w:val="en-US"/>
        </w:rPr>
      </w:pPr>
      <w:r w:rsidRPr="00DA2B10">
        <w:rPr>
          <w:rStyle w:val="FootnoteReference"/>
          <w:rFonts w:cs="Times New Roman"/>
          <w:rtl/>
        </w:rPr>
        <w:footnoteRef/>
      </w:r>
      <w:r w:rsidRPr="00DA2B10">
        <w:rPr>
          <w:rFonts w:cs="Times New Roman"/>
          <w:lang w:val="de-DE" w:eastAsia="en-GB"/>
        </w:rPr>
        <w:t xml:space="preserve"> </w:t>
      </w:r>
      <w:r w:rsidRPr="00DA2B10">
        <w:rPr>
          <w:rFonts w:cs="Times New Roman"/>
          <w:lang w:val="de-DE"/>
        </w:rPr>
        <w:t xml:space="preserve">Biblical, e.g. 1 Sam 1:3. </w:t>
      </w:r>
      <w:r w:rsidRPr="00DA2B10">
        <w:rPr>
          <w:rFonts w:cs="Times New Roman"/>
          <w:rtl/>
          <w:lang w:val="en-US"/>
        </w:rPr>
        <w:t>עלי</w:t>
      </w:r>
      <w:r w:rsidRPr="00DA2B10">
        <w:rPr>
          <w:rFonts w:cs="Times New Roman"/>
          <w:lang w:val="de-DE"/>
        </w:rPr>
        <w:t xml:space="preserve"> was the priest who brought up Samuel.</w:t>
      </w:r>
    </w:p>
  </w:footnote>
  <w:footnote w:id="2613">
    <w:p w14:paraId="50F915ED" w14:textId="77777777" w:rsidR="00865CD2" w:rsidRPr="009A4CB8" w:rsidRDefault="00865CD2" w:rsidP="00E42AA7">
      <w:pPr>
        <w:pStyle w:val="FootnoteText"/>
        <w:bidi w:val="0"/>
        <w:spacing w:line="240" w:lineRule="auto"/>
        <w:rPr>
          <w:rtl/>
          <w:lang w:val="en-US"/>
        </w:rPr>
      </w:pPr>
      <w:r w:rsidRPr="00DA2B10">
        <w:rPr>
          <w:rStyle w:val="FootnoteReference"/>
          <w:rFonts w:cs="Times New Roman"/>
          <w:rtl/>
        </w:rPr>
        <w:footnoteRef/>
      </w:r>
      <w:r w:rsidRPr="00DA2B10">
        <w:rPr>
          <w:rFonts w:cs="Times New Roman"/>
          <w:lang w:val="de-DE"/>
        </w:rPr>
        <w:t xml:space="preserve"> There is disagreement about the dating of this inscription. </w:t>
      </w:r>
      <w:r w:rsidRPr="00DA2B10">
        <w:rPr>
          <w:rFonts w:cs="Times New Roman"/>
          <w:lang w:val="en-US"/>
        </w:rPr>
        <w:t>Because in many respects it resembles</w:t>
      </w:r>
      <w:r w:rsidRPr="005E436F">
        <w:rPr>
          <w:lang w:val="en-US"/>
        </w:rPr>
        <w:t xml:space="preserve"> inscription</w:t>
      </w:r>
      <w:r>
        <w:rPr>
          <w:lang w:val="en-US"/>
        </w:rPr>
        <w:t>s</w:t>
      </w:r>
      <w:r w:rsidRPr="005E436F">
        <w:rPr>
          <w:lang w:val="en-US"/>
        </w:rPr>
        <w:t xml:space="preserve"> from the Muslim period, some argue t</w:t>
      </w:r>
      <w:r>
        <w:rPr>
          <w:lang w:val="en-US"/>
        </w:rPr>
        <w:t>hat it should be dated to 833</w:t>
      </w:r>
      <w:r w:rsidRPr="005E436F">
        <w:rPr>
          <w:lang w:val="en-US"/>
        </w:rPr>
        <w:t xml:space="preserve">. On this argument see Roth-Gerson, </w:t>
      </w:r>
      <w:r w:rsidRPr="005E436F">
        <w:rPr>
          <w:i/>
          <w:iCs/>
          <w:lang w:val="en-US"/>
        </w:rPr>
        <w:t>JSRGI</w:t>
      </w:r>
      <w:r w:rsidRPr="005E436F">
        <w:rPr>
          <w:lang w:val="en-US"/>
        </w:rPr>
        <w:t>, 259-60.</w:t>
      </w:r>
    </w:p>
  </w:footnote>
  <w:footnote w:id="2614">
    <w:p w14:paraId="7ECAFDCF" w14:textId="77777777" w:rsidR="00865CD2" w:rsidRPr="005B5DD9" w:rsidRDefault="00865CD2" w:rsidP="005B5DD9">
      <w:pPr>
        <w:pStyle w:val="FootnoteText"/>
        <w:bidi w:val="0"/>
        <w:spacing w:line="240" w:lineRule="auto"/>
        <w:rPr>
          <w:lang w:val="en-US"/>
        </w:rPr>
      </w:pPr>
      <w:r>
        <w:rPr>
          <w:rStyle w:val="FootnoteReference"/>
        </w:rPr>
        <w:footnoteRef/>
      </w:r>
      <w:r>
        <w:rPr>
          <w:rtl/>
        </w:rPr>
        <w:t xml:space="preserve"> </w:t>
      </w:r>
      <w:r>
        <w:t>This is one way of calculating the date of this inscription, according to the Seleucid era, see Introdu</w:t>
      </w:r>
      <w:r>
        <w:t>c</w:t>
      </w:r>
      <w:r>
        <w:t>tion 7.5.4.1, but see pr</w:t>
      </w:r>
      <w:r>
        <w:t>e</w:t>
      </w:r>
      <w:r>
        <w:t>vious note.</w:t>
      </w:r>
    </w:p>
  </w:footnote>
  <w:footnote w:id="2615">
    <w:p w14:paraId="4C77F0CC" w14:textId="77777777" w:rsidR="00865CD2" w:rsidRPr="00DA2B10" w:rsidRDefault="00865CD2">
      <w:pPr>
        <w:pStyle w:val="FootnoteText"/>
        <w:bidi w:val="0"/>
        <w:spacing w:line="240" w:lineRule="auto"/>
        <w:rPr>
          <w:rFonts w:cs="Times New Roman"/>
          <w:lang w:val="en-US"/>
        </w:rPr>
      </w:pPr>
      <w:r w:rsidRPr="00DA2B10">
        <w:rPr>
          <w:rStyle w:val="FootnoteReference"/>
          <w:rFonts w:cs="Times New Roman"/>
        </w:rPr>
        <w:footnoteRef/>
      </w:r>
      <w:r w:rsidRPr="00DA2B10">
        <w:rPr>
          <w:rFonts w:cs="Times New Roman"/>
          <w:rtl/>
        </w:rPr>
        <w:t xml:space="preserve"> </w:t>
      </w:r>
      <w:r w:rsidRPr="00DA2B10">
        <w:rPr>
          <w:rFonts w:cs="Times New Roman"/>
          <w:lang w:val="en-US"/>
        </w:rPr>
        <w:t xml:space="preserve">Biblical, e.g. Amos 1:1. </w:t>
      </w:r>
      <w:r w:rsidRPr="00DA2B10">
        <w:rPr>
          <w:rFonts w:cs="Times New Roman"/>
          <w:rtl/>
          <w:lang w:val="en-US"/>
        </w:rPr>
        <w:t>עמוס</w:t>
      </w:r>
      <w:r w:rsidRPr="00DA2B10">
        <w:rPr>
          <w:rFonts w:cs="Times New Roman"/>
          <w:lang w:val="en-US"/>
        </w:rPr>
        <w:t xml:space="preserve"> is the name of the prophet who gave the book the name.</w:t>
      </w:r>
    </w:p>
  </w:footnote>
  <w:footnote w:id="2616">
    <w:p w14:paraId="305DB307" w14:textId="77777777" w:rsidR="00865CD2" w:rsidRPr="005516DE" w:rsidRDefault="00865CD2" w:rsidP="00E83712">
      <w:pPr>
        <w:pStyle w:val="FootnoteText"/>
        <w:bidi w:val="0"/>
        <w:spacing w:line="240" w:lineRule="auto"/>
        <w:rPr>
          <w:lang w:val="en-US"/>
        </w:rPr>
      </w:pPr>
      <w:r>
        <w:rPr>
          <w:rStyle w:val="FootnoteReference"/>
        </w:rPr>
        <w:footnoteRef/>
      </w:r>
      <w:r>
        <w:rPr>
          <w:rtl/>
        </w:rPr>
        <w:t xml:space="preserve"> </w:t>
      </w:r>
      <w:r>
        <w:rPr>
          <w:lang w:val="en-US"/>
        </w:rPr>
        <w:t>So is this name recorded in LXX, see H &amp; R Suppl. 16.</w:t>
      </w:r>
    </w:p>
  </w:footnote>
  <w:footnote w:id="2617">
    <w:p w14:paraId="15A9E31F"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618">
    <w:p w14:paraId="317ACBFE" w14:textId="77777777" w:rsidR="00865CD2" w:rsidRPr="005516DE" w:rsidRDefault="00865CD2" w:rsidP="00F35A75">
      <w:pPr>
        <w:pStyle w:val="FootnoteText"/>
        <w:bidi w:val="0"/>
        <w:spacing w:line="240" w:lineRule="auto"/>
        <w:rPr>
          <w:lang w:val="en-US"/>
        </w:rPr>
      </w:pPr>
      <w:r>
        <w:rPr>
          <w:rStyle w:val="FootnoteReference"/>
        </w:rPr>
        <w:footnoteRef/>
      </w:r>
      <w:r>
        <w:rPr>
          <w:rtl/>
        </w:rPr>
        <w:t xml:space="preserve"> </w:t>
      </w:r>
      <w:r>
        <w:t>The reading is suggested by the editor, see above, n. 2</w:t>
      </w:r>
      <w:r>
        <w:rPr>
          <w:lang w:val="en-US"/>
        </w:rPr>
        <w:t>.</w:t>
      </w:r>
    </w:p>
  </w:footnote>
  <w:footnote w:id="2619">
    <w:p w14:paraId="4EF09DCC" w14:textId="77777777" w:rsidR="00865CD2" w:rsidRPr="0053729B" w:rsidRDefault="00865CD2" w:rsidP="00F13DAC">
      <w:pPr>
        <w:pStyle w:val="FootnoteText"/>
        <w:bidi w:val="0"/>
        <w:spacing w:line="240" w:lineRule="auto"/>
        <w:rPr>
          <w:rFonts w:cs="Times New Roman"/>
          <w:lang w:val="en-US"/>
        </w:rPr>
      </w:pPr>
      <w:r>
        <w:rPr>
          <w:rStyle w:val="FootnoteReference"/>
        </w:rPr>
        <w:footnoteRef/>
      </w:r>
      <w:r>
        <w:rPr>
          <w:rtl/>
        </w:rPr>
        <w:t xml:space="preserve"> </w:t>
      </w:r>
      <w:r w:rsidRPr="0053729B">
        <w:rPr>
          <w:lang w:val="en-US"/>
        </w:rPr>
        <w:t xml:space="preserve">In Greek </w:t>
      </w:r>
      <w:r w:rsidRPr="009C511A">
        <w:t>–</w:t>
      </w:r>
      <w:r>
        <w:rPr>
          <w:lang w:val="en-US"/>
        </w:rPr>
        <w:t xml:space="preserve"> &lt;</w:t>
      </w:r>
      <w:r>
        <w:rPr>
          <w:rFonts w:ascii="Graeca" w:hAnsi="Graeca"/>
          <w:lang w:val="en-US"/>
        </w:rPr>
        <w:t></w:t>
      </w:r>
      <w:r>
        <w:rPr>
          <w:rFonts w:cs="Times New Roman"/>
          <w:lang w:val="en-US"/>
        </w:rPr>
        <w:t>&gt;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sym w:font="Graeca" w:char="F068"/>
      </w:r>
      <w:r>
        <w:rPr>
          <w:rFonts w:ascii="Graeca" w:hAnsi="Graeca" w:cs="Graeca"/>
        </w:rPr>
        <w:t></w:t>
      </w:r>
      <w:r w:rsidRPr="0053729B">
        <w:rPr>
          <w:rFonts w:cs="Times New Roman"/>
          <w:lang w:val="en-US"/>
        </w:rPr>
        <w:t xml:space="preserve"> (most illustrious count and elder)</w:t>
      </w:r>
      <w:r>
        <w:rPr>
          <w:rFonts w:cs="Times New Roman"/>
          <w:lang w:val="en-US"/>
        </w:rPr>
        <w:t>. On the first title see Introduction 3.1.3.4, On the second see vol. 3, Intr</w:t>
      </w:r>
      <w:r>
        <w:rPr>
          <w:rFonts w:cs="Times New Roman"/>
          <w:lang w:val="en-US"/>
        </w:rPr>
        <w:t>o</w:t>
      </w:r>
      <w:r>
        <w:rPr>
          <w:rFonts w:cs="Times New Roman"/>
          <w:lang w:val="en-US"/>
        </w:rPr>
        <w:t>duction 6.4.1.2.2.5.3, p. 41.</w:t>
      </w:r>
    </w:p>
  </w:footnote>
  <w:footnote w:id="2620">
    <w:p w14:paraId="7FE282BB" w14:textId="77777777" w:rsidR="00865CD2" w:rsidRPr="00E8118E" w:rsidRDefault="00865CD2" w:rsidP="001F5CC1">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6.6.7, p. 52. The region was not parti</w:t>
      </w:r>
      <w:r>
        <w:rPr>
          <w:lang w:val="en-US"/>
        </w:rPr>
        <w:t>c</w:t>
      </w:r>
      <w:r>
        <w:rPr>
          <w:lang w:val="en-US"/>
        </w:rPr>
        <w:t>ularly Jewish, see Introduction 6.2.1.6.</w:t>
      </w:r>
    </w:p>
  </w:footnote>
  <w:footnote w:id="2621">
    <w:p w14:paraId="2FBE4828" w14:textId="77777777" w:rsidR="00865CD2" w:rsidRPr="005F539E" w:rsidRDefault="00865CD2" w:rsidP="00F35A75">
      <w:pPr>
        <w:pStyle w:val="FootnoteText"/>
        <w:bidi w:val="0"/>
        <w:spacing w:line="240" w:lineRule="auto"/>
      </w:pPr>
      <w:r w:rsidRPr="005F539E">
        <w:rPr>
          <w:rStyle w:val="FootnoteReference"/>
        </w:rPr>
        <w:footnoteRef/>
      </w:r>
      <w:r w:rsidRPr="005F539E">
        <w:t xml:space="preserve"> </w:t>
      </w:r>
      <w:r>
        <w:t>See above, n. 3</w:t>
      </w:r>
      <w:r w:rsidRPr="005F539E">
        <w:t>.</w:t>
      </w:r>
    </w:p>
  </w:footnote>
  <w:footnote w:id="2622">
    <w:p w14:paraId="31E2E2B3" w14:textId="77777777" w:rsidR="00865CD2" w:rsidRPr="005F666A" w:rsidRDefault="00865CD2" w:rsidP="00E83712">
      <w:pPr>
        <w:pStyle w:val="FootnoteText"/>
        <w:bidi w:val="0"/>
        <w:spacing w:line="240" w:lineRule="auto"/>
        <w:rPr>
          <w:lang w:val="en-US"/>
        </w:rPr>
      </w:pPr>
      <w:r>
        <w:rPr>
          <w:rStyle w:val="FootnoteReference"/>
        </w:rPr>
        <w:footnoteRef/>
      </w:r>
      <w:r>
        <w:rPr>
          <w:rtl/>
        </w:rPr>
        <w:t xml:space="preserve"> </w:t>
      </w:r>
      <w:r>
        <w:rPr>
          <w:lang w:val="en-US"/>
        </w:rPr>
        <w:t xml:space="preserve">In LXX, the name is recorded as </w:t>
      </w:r>
      <w:r>
        <w:rPr>
          <w:rFonts w:ascii="Graeca" w:hAnsi="Graeca"/>
          <w:lang w:val="en-US"/>
        </w:rPr>
        <w:t></w:t>
      </w:r>
      <w:r>
        <w:rPr>
          <w:rFonts w:ascii="Graeca" w:hAnsi="Graeca"/>
          <w:lang w:val="en-US"/>
        </w:rPr>
        <w:t></w:t>
      </w:r>
      <w:r w:rsidRPr="00E83712">
        <w:rPr>
          <w:rFonts w:ascii="Graeca" w:hAnsi="Graeca"/>
        </w:rPr>
        <w:t></w:t>
      </w:r>
      <w:r w:rsidRPr="00E83712">
        <w:rPr>
          <w:rFonts w:ascii="Graeca" w:hAnsi="Graeca"/>
        </w:rPr>
        <w:t></w:t>
      </w:r>
      <w:r w:rsidRPr="00E83712">
        <w:rPr>
          <w:rFonts w:ascii="Graeca" w:hAnsi="Graeca"/>
        </w:rPr>
        <w:t></w:t>
      </w:r>
      <w:r>
        <w:rPr>
          <w:rFonts w:ascii="Graeca" w:hAnsi="Graeca"/>
        </w:rPr>
        <w:t></w:t>
      </w:r>
      <w:r w:rsidRPr="00E83712">
        <w:rPr>
          <w:rFonts w:ascii="Graeca" w:hAnsi="Graeca"/>
        </w:rPr>
        <w:t></w:t>
      </w:r>
      <w:r>
        <w:rPr>
          <w:rFonts w:ascii="Graeca" w:hAnsi="Graeca"/>
        </w:rPr>
        <w:t></w:t>
      </w:r>
      <w:r>
        <w:rPr>
          <w:lang w:val="en-US"/>
        </w:rPr>
        <w:t xml:space="preserve">see H &amp; R Suppl. 16.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w:t>
      </w:r>
      <w:r>
        <w:rPr>
          <w:rFonts w:cs="Times New Roman"/>
          <w:lang w:val="en-US"/>
        </w:rPr>
        <w:t>o</w:t>
      </w:r>
      <w:r>
        <w:rPr>
          <w:rFonts w:cs="Times New Roman"/>
          <w:lang w:val="en-US"/>
        </w:rPr>
        <w:t>duction 2.3.3.1, p. 22.</w:t>
      </w:r>
    </w:p>
  </w:footnote>
  <w:footnote w:id="2623">
    <w:p w14:paraId="681FC165" w14:textId="77777777" w:rsidR="00865CD2" w:rsidRPr="005F3EEF" w:rsidRDefault="00865CD2" w:rsidP="00B52191">
      <w:pPr>
        <w:pStyle w:val="FootnoteText"/>
        <w:bidi w:val="0"/>
        <w:spacing w:line="240" w:lineRule="auto"/>
        <w:rPr>
          <w:lang w:val="en-US"/>
        </w:rPr>
      </w:pPr>
      <w:r>
        <w:rPr>
          <w:rStyle w:val="FootnoteReference"/>
        </w:rPr>
        <w:footnoteRef/>
      </w:r>
      <w:r>
        <w:rPr>
          <w:rtl/>
        </w:rPr>
        <w:t xml:space="preserve"> </w:t>
      </w:r>
      <w:r w:rsidRPr="005F3EEF">
        <w:rPr>
          <w:lang w:val="en-US"/>
        </w:rPr>
        <w:t xml:space="preserve">A village in </w:t>
      </w:r>
      <w:smartTag w:uri="urn:schemas-microsoft-com:office:smarttags" w:element="place">
        <w:r w:rsidRPr="005F3EEF">
          <w:rPr>
            <w:lang w:val="en-US"/>
          </w:rPr>
          <w:t>Galilee</w:t>
        </w:r>
      </w:smartTag>
      <w:r w:rsidRPr="005F3EEF">
        <w:rPr>
          <w:lang w:val="en-US"/>
        </w:rPr>
        <w:t>.</w:t>
      </w:r>
    </w:p>
  </w:footnote>
  <w:footnote w:id="2624">
    <w:p w14:paraId="254B2DC3" w14:textId="77777777" w:rsidR="00865CD2" w:rsidRPr="00027EA6" w:rsidRDefault="00865CD2" w:rsidP="00F35A75">
      <w:pPr>
        <w:pStyle w:val="FootnoteText"/>
        <w:bidi w:val="0"/>
        <w:spacing w:line="240" w:lineRule="auto"/>
        <w:rPr>
          <w:lang w:val="en-US"/>
        </w:rPr>
      </w:pPr>
      <w:r>
        <w:rPr>
          <w:rStyle w:val="FootnoteReference"/>
        </w:rPr>
        <w:footnoteRef/>
      </w:r>
      <w:r>
        <w:rPr>
          <w:rtl/>
        </w:rPr>
        <w:t xml:space="preserve"> </w:t>
      </w:r>
      <w:r>
        <w:t xml:space="preserve">See above, n. </w:t>
      </w:r>
      <w:r>
        <w:rPr>
          <w:lang w:val="en-US"/>
        </w:rPr>
        <w:t>7.</w:t>
      </w:r>
    </w:p>
  </w:footnote>
  <w:footnote w:id="2625">
    <w:p w14:paraId="50276529" w14:textId="77777777" w:rsidR="00865CD2" w:rsidRPr="005F539E" w:rsidRDefault="00865CD2" w:rsidP="00F35A75">
      <w:pPr>
        <w:pStyle w:val="FootnoteText"/>
        <w:bidi w:val="0"/>
        <w:spacing w:line="240" w:lineRule="auto"/>
      </w:pPr>
      <w:r w:rsidRPr="005F539E">
        <w:rPr>
          <w:rStyle w:val="FootnoteReference"/>
        </w:rPr>
        <w:footnoteRef/>
      </w:r>
      <w:r w:rsidRPr="005F539E">
        <w:t xml:space="preserve"> </w:t>
      </w:r>
      <w:r>
        <w:t>See above, n. 3</w:t>
      </w:r>
      <w:r w:rsidRPr="005F539E">
        <w:t>.</w:t>
      </w:r>
    </w:p>
  </w:footnote>
  <w:footnote w:id="2626">
    <w:p w14:paraId="1260AF23" w14:textId="77777777" w:rsidR="00865CD2" w:rsidRPr="005F666A" w:rsidRDefault="00865CD2" w:rsidP="00300B44">
      <w:pPr>
        <w:pStyle w:val="FootnoteText"/>
        <w:bidi w:val="0"/>
        <w:spacing w:line="240" w:lineRule="auto"/>
        <w:rPr>
          <w:lang w:val="en-US"/>
        </w:rPr>
      </w:pPr>
      <w:r>
        <w:rPr>
          <w:rStyle w:val="FootnoteReference"/>
        </w:rPr>
        <w:footnoteRef/>
      </w:r>
      <w:r>
        <w:rPr>
          <w:rtl/>
        </w:rPr>
        <w:t xml:space="preserve"> </w:t>
      </w:r>
      <w:r>
        <w:rPr>
          <w:lang w:val="en-US"/>
        </w:rPr>
        <w:t xml:space="preserve">In LXX, the name is recorded as </w:t>
      </w:r>
      <w:r>
        <w:rPr>
          <w:rFonts w:ascii="Graeca" w:hAnsi="Graeca"/>
          <w:lang w:val="en-US"/>
        </w:rPr>
        <w:t></w:t>
      </w:r>
      <w:r>
        <w:rPr>
          <w:rFonts w:ascii="Graeca" w:hAnsi="Graeca"/>
          <w:lang w:val="en-US"/>
        </w:rPr>
        <w:t></w:t>
      </w:r>
      <w:r w:rsidRPr="00E83712">
        <w:rPr>
          <w:rFonts w:ascii="Graeca" w:hAnsi="Graeca"/>
        </w:rPr>
        <w:t></w:t>
      </w:r>
      <w:r w:rsidRPr="00E83712">
        <w:rPr>
          <w:rFonts w:ascii="Graeca" w:hAnsi="Graeca"/>
        </w:rPr>
        <w:t></w:t>
      </w:r>
      <w:r w:rsidRPr="00E83712">
        <w:rPr>
          <w:rFonts w:ascii="Graeca" w:hAnsi="Graeca"/>
        </w:rPr>
        <w:t></w:t>
      </w:r>
      <w:r>
        <w:rPr>
          <w:rFonts w:ascii="Graeca" w:hAnsi="Graeca"/>
        </w:rPr>
        <w:t></w:t>
      </w:r>
      <w:r w:rsidRPr="00E83712">
        <w:rPr>
          <w:rFonts w:ascii="Graeca" w:hAnsi="Graeca"/>
        </w:rPr>
        <w:t></w:t>
      </w:r>
      <w:r>
        <w:rPr>
          <w:rFonts w:ascii="Graeca" w:hAnsi="Graeca"/>
        </w:rPr>
        <w:t></w:t>
      </w:r>
      <w:r>
        <w:rPr>
          <w:lang w:val="en-US"/>
        </w:rPr>
        <w:t xml:space="preserve">see H &amp; R Suppl. 16.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w:t>
      </w:r>
      <w:r>
        <w:rPr>
          <w:rFonts w:cs="Times New Roman"/>
          <w:lang w:val="en-US"/>
        </w:rPr>
        <w:t>o</w:t>
      </w:r>
      <w:r>
        <w:rPr>
          <w:rFonts w:cs="Times New Roman"/>
          <w:lang w:val="en-US"/>
        </w:rPr>
        <w:t>duction 2.3.3.1, p. 22. On the double consonant see vol. 1, Introduction 2.3.4, p. 22.</w:t>
      </w:r>
    </w:p>
  </w:footnote>
  <w:footnote w:id="2627">
    <w:p w14:paraId="222B9201" w14:textId="77777777" w:rsidR="00865CD2" w:rsidRPr="004C0CA6" w:rsidRDefault="00865CD2" w:rsidP="004C0CA6">
      <w:pPr>
        <w:pStyle w:val="FootnoteText"/>
        <w:bidi w:val="0"/>
        <w:spacing w:line="240" w:lineRule="auto"/>
        <w:rPr>
          <w:rtl/>
          <w:lang w:val="de-DE"/>
        </w:rPr>
      </w:pPr>
      <w:r>
        <w:rPr>
          <w:rStyle w:val="FootnoteReference"/>
        </w:rPr>
        <w:footnoteRef/>
      </w:r>
      <w:r>
        <w:rPr>
          <w:rtl/>
        </w:rPr>
        <w:t xml:space="preserve"> </w:t>
      </w:r>
      <w:r w:rsidRPr="005E436F">
        <w:rPr>
          <w:lang w:val="en-US"/>
        </w:rPr>
        <w:t xml:space="preserve">In Greek </w:t>
      </w:r>
      <w:r>
        <w:rPr>
          <w:lang w:val="en-US"/>
        </w:rPr>
        <w:t>–</w:t>
      </w:r>
      <w:r w:rsidRPr="005E436F">
        <w:rPr>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sidRPr="005E436F">
        <w:rPr>
          <w:lang w:val="en-US"/>
        </w:rPr>
        <w:t xml:space="preserve">. Probably Hebrew </w:t>
      </w:r>
      <w:r>
        <w:rPr>
          <w:lang w:val="en-US"/>
        </w:rPr>
        <w:t>–</w:t>
      </w:r>
      <w:r w:rsidRPr="005E436F">
        <w:rPr>
          <w:lang w:val="en-US"/>
        </w:rPr>
        <w:t xml:space="preserve"> </w:t>
      </w:r>
      <w:r w:rsidRPr="005E436F">
        <w:rPr>
          <w:rFonts w:cs="Times New Roman" w:hint="eastAsia"/>
          <w:rtl/>
          <w:lang w:val="de-DE"/>
        </w:rPr>
        <w:t>חבר</w:t>
      </w:r>
      <w:r w:rsidRPr="005E436F">
        <w:rPr>
          <w:lang w:val="en-US"/>
        </w:rPr>
        <w:t xml:space="preserve">, see </w:t>
      </w:r>
      <w:r>
        <w:rPr>
          <w:lang w:val="en-US"/>
        </w:rPr>
        <w:t xml:space="preserve">vol. 4, </w:t>
      </w:r>
      <w:r w:rsidRPr="005E436F">
        <w:rPr>
          <w:lang w:val="en-US"/>
        </w:rPr>
        <w:t xml:space="preserve">Introduction </w:t>
      </w:r>
      <w:r>
        <w:rPr>
          <w:u w:color="FFFF00"/>
          <w:lang w:val="en-US"/>
        </w:rPr>
        <w:t>3.2, p. 20.</w:t>
      </w:r>
    </w:p>
  </w:footnote>
  <w:footnote w:id="2628">
    <w:p w14:paraId="7C8D045B" w14:textId="77777777" w:rsidR="00865CD2" w:rsidRPr="005C4614" w:rsidRDefault="00865CD2" w:rsidP="00836173">
      <w:pPr>
        <w:pStyle w:val="FootnoteText"/>
        <w:bidi w:val="0"/>
        <w:spacing w:line="240" w:lineRule="auto"/>
        <w:rPr>
          <w:lang w:val="en-US"/>
        </w:rPr>
      </w:pPr>
      <w:r>
        <w:rPr>
          <w:rStyle w:val="FootnoteReference"/>
        </w:rPr>
        <w:footnoteRef/>
      </w:r>
      <w:r>
        <w:rPr>
          <w:rtl/>
        </w:rPr>
        <w:t xml:space="preserve"> </w:t>
      </w:r>
      <w:r w:rsidRPr="005C4614">
        <w:rPr>
          <w:lang w:val="en-US"/>
        </w:rPr>
        <w:t xml:space="preserve">A village in </w:t>
      </w:r>
      <w:smartTag w:uri="urn:schemas-microsoft-com:office:smarttags" w:element="place">
        <w:r w:rsidRPr="005C4614">
          <w:rPr>
            <w:lang w:val="en-US"/>
          </w:rPr>
          <w:t>Transjordan</w:t>
        </w:r>
      </w:smartTag>
      <w:r w:rsidRPr="005C4614">
        <w:rPr>
          <w:lang w:val="en-US"/>
        </w:rPr>
        <w:t>, near Karak.</w:t>
      </w:r>
    </w:p>
  </w:footnote>
  <w:footnote w:id="2629">
    <w:p w14:paraId="48ED08A6" w14:textId="77777777" w:rsidR="00865CD2" w:rsidRPr="00CB01AD" w:rsidRDefault="00865CD2" w:rsidP="00F35A75">
      <w:pPr>
        <w:pStyle w:val="FootnoteText"/>
        <w:bidi w:val="0"/>
        <w:spacing w:line="240" w:lineRule="auto"/>
        <w:rPr>
          <w:lang w:val="en-US"/>
        </w:rPr>
      </w:pPr>
      <w:r>
        <w:rPr>
          <w:rStyle w:val="FootnoteReference"/>
        </w:rPr>
        <w:footnoteRef/>
      </w:r>
      <w:r>
        <w:rPr>
          <w:rtl/>
        </w:rPr>
        <w:t xml:space="preserve"> </w:t>
      </w:r>
      <w:r>
        <w:t>See above, n. 7</w:t>
      </w:r>
      <w:r>
        <w:rPr>
          <w:lang w:eastAsia="en-GB"/>
        </w:rPr>
        <w:t>.</w:t>
      </w:r>
    </w:p>
  </w:footnote>
  <w:footnote w:id="2630">
    <w:p w14:paraId="4871B03B" w14:textId="77777777" w:rsidR="00865CD2" w:rsidRPr="005F539E" w:rsidRDefault="00865CD2" w:rsidP="00F35A75">
      <w:pPr>
        <w:pStyle w:val="FootnoteText"/>
        <w:bidi w:val="0"/>
        <w:spacing w:line="240" w:lineRule="auto"/>
      </w:pPr>
      <w:r w:rsidRPr="005F539E">
        <w:rPr>
          <w:rStyle w:val="FootnoteReference"/>
        </w:rPr>
        <w:footnoteRef/>
      </w:r>
      <w:r w:rsidRPr="005F539E">
        <w:t xml:space="preserve"> </w:t>
      </w:r>
      <w:r>
        <w:t>See above, n. 3</w:t>
      </w:r>
      <w:r w:rsidRPr="005F539E">
        <w:t>.</w:t>
      </w:r>
    </w:p>
  </w:footnote>
  <w:footnote w:id="2631">
    <w:p w14:paraId="4C829ECD" w14:textId="77777777" w:rsidR="00865CD2" w:rsidRPr="005516DE" w:rsidRDefault="00865CD2" w:rsidP="00F35A75">
      <w:pPr>
        <w:pStyle w:val="FootnoteText"/>
        <w:bidi w:val="0"/>
        <w:spacing w:line="240" w:lineRule="auto"/>
        <w:rPr>
          <w:lang w:val="en-US"/>
        </w:rPr>
      </w:pPr>
      <w:r>
        <w:rPr>
          <w:rStyle w:val="FootnoteReference"/>
        </w:rPr>
        <w:footnoteRef/>
      </w:r>
      <w:r>
        <w:rPr>
          <w:rtl/>
        </w:rPr>
        <w:t xml:space="preserve"> </w:t>
      </w:r>
      <w:r>
        <w:t>See above, n. 2</w:t>
      </w:r>
      <w:r>
        <w:rPr>
          <w:lang w:val="en-US"/>
        </w:rPr>
        <w:t>.</w:t>
      </w:r>
    </w:p>
  </w:footnote>
  <w:footnote w:id="2632">
    <w:p w14:paraId="4A12F05E" w14:textId="77777777" w:rsidR="00865CD2" w:rsidRPr="005C1F91" w:rsidRDefault="00865CD2" w:rsidP="00A5420F">
      <w:pPr>
        <w:pStyle w:val="FootnoteText"/>
        <w:bidi w:val="0"/>
        <w:spacing w:line="240" w:lineRule="auto"/>
        <w:rPr>
          <w:lang w:val="en-US"/>
        </w:rPr>
      </w:pPr>
      <w:r>
        <w:rPr>
          <w:rStyle w:val="FootnoteReference"/>
        </w:rPr>
        <w:footnoteRef/>
      </w:r>
      <w:r>
        <w:rPr>
          <w:rtl/>
        </w:rPr>
        <w:t xml:space="preserve"> </w:t>
      </w:r>
      <w:r>
        <w:rPr>
          <w:lang w:val="en-US"/>
        </w:rPr>
        <w:t xml:space="preserve">By </w:t>
      </w:r>
      <w:smartTag w:uri="urn:schemas-microsoft-com:office:smarttags" w:element="place">
        <w:r>
          <w:rPr>
            <w:lang w:val="en-US"/>
          </w:rPr>
          <w:t>Caesarea</w:t>
        </w:r>
      </w:smartTag>
      <w:r>
        <w:rPr>
          <w:lang w:val="en-US"/>
        </w:rPr>
        <w:t>.</w:t>
      </w:r>
    </w:p>
  </w:footnote>
  <w:footnote w:id="2633">
    <w:p w14:paraId="539C3471" w14:textId="77777777" w:rsidR="00865CD2" w:rsidRPr="00FA081B" w:rsidRDefault="00865CD2" w:rsidP="00F35A75">
      <w:pPr>
        <w:pStyle w:val="FootnoteText"/>
        <w:bidi w:val="0"/>
        <w:spacing w:line="240" w:lineRule="auto"/>
        <w:rPr>
          <w:lang w:val="en-US"/>
        </w:rPr>
      </w:pPr>
      <w:r>
        <w:rPr>
          <w:rStyle w:val="FootnoteReference"/>
        </w:rPr>
        <w:footnoteRef/>
      </w:r>
      <w:r>
        <w:rPr>
          <w:rtl/>
        </w:rPr>
        <w:t xml:space="preserve"> </w:t>
      </w:r>
      <w:r>
        <w:t>See above, n. 7</w:t>
      </w:r>
      <w:r>
        <w:rPr>
          <w:lang w:val="en-US"/>
        </w:rPr>
        <w:t>.</w:t>
      </w:r>
    </w:p>
  </w:footnote>
  <w:footnote w:id="2634">
    <w:p w14:paraId="2A94BB47" w14:textId="77777777" w:rsidR="00865CD2" w:rsidRPr="005F539E" w:rsidRDefault="00865CD2" w:rsidP="00955720">
      <w:pPr>
        <w:pStyle w:val="FootnoteText"/>
        <w:bidi w:val="0"/>
        <w:spacing w:line="240" w:lineRule="auto"/>
      </w:pPr>
      <w:r w:rsidRPr="005F539E">
        <w:rPr>
          <w:rStyle w:val="FootnoteReference"/>
        </w:rPr>
        <w:footnoteRef/>
      </w:r>
      <w:r w:rsidRPr="005F539E">
        <w:t xml:space="preserve"> </w:t>
      </w:r>
      <w:r>
        <w:t>See above, n. 3</w:t>
      </w:r>
      <w:r w:rsidRPr="005F539E">
        <w:t>.</w:t>
      </w:r>
    </w:p>
  </w:footnote>
  <w:footnote w:id="2635">
    <w:p w14:paraId="26E15FAC" w14:textId="77777777" w:rsidR="00865CD2" w:rsidRPr="009A4CB8" w:rsidRDefault="00865CD2" w:rsidP="007512C8">
      <w:pPr>
        <w:pStyle w:val="FootnoteText"/>
        <w:bidi w:val="0"/>
        <w:spacing w:line="240" w:lineRule="auto"/>
        <w:rPr>
          <w:rtl/>
        </w:rPr>
      </w:pPr>
      <w:r w:rsidRPr="00DA2B10">
        <w:rPr>
          <w:rStyle w:val="FootnoteReference"/>
          <w:rFonts w:cs="Times New Roman"/>
          <w:rtl/>
        </w:rPr>
        <w:footnoteRef/>
      </w:r>
      <w:r w:rsidRPr="00DA2B10">
        <w:rPr>
          <w:rFonts w:cs="Times New Roman"/>
        </w:rPr>
        <w:t xml:space="preserve"> Biblical, e.g. Exod 6:18. </w:t>
      </w:r>
      <w:r w:rsidRPr="00DA2B10">
        <w:rPr>
          <w:rFonts w:cs="Times New Roman"/>
          <w:rtl/>
        </w:rPr>
        <w:t>עמרם</w:t>
      </w:r>
      <w:r w:rsidRPr="00DA2B10">
        <w:rPr>
          <w:rFonts w:cs="Times New Roman"/>
        </w:rPr>
        <w:t xml:space="preserve"> was Moses’ father. </w:t>
      </w:r>
    </w:p>
  </w:footnote>
  <w:footnote w:id="2636">
    <w:p w14:paraId="2F200AE6" w14:textId="77777777" w:rsidR="00865CD2" w:rsidRPr="00C378A2" w:rsidRDefault="00865CD2" w:rsidP="00ED2AB3">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637">
    <w:p w14:paraId="7B4EE2FB" w14:textId="77777777" w:rsidR="00865CD2" w:rsidRPr="00AF213B" w:rsidRDefault="00865CD2" w:rsidP="005C3380">
      <w:pPr>
        <w:pStyle w:val="FootnoteText"/>
        <w:bidi w:val="0"/>
        <w:spacing w:line="240" w:lineRule="auto"/>
        <w:rPr>
          <w:lang w:val="en-US"/>
        </w:rPr>
      </w:pPr>
      <w:r>
        <w:rPr>
          <w:rStyle w:val="FootnoteReference"/>
        </w:rPr>
        <w:footnoteRef/>
      </w:r>
      <w:r>
        <w:rPr>
          <w:rtl/>
        </w:rPr>
        <w:t xml:space="preserve"> </w:t>
      </w:r>
      <w:r>
        <w:t xml:space="preserve">In Aramaic – </w:t>
      </w:r>
      <w:r w:rsidRPr="00AF213B">
        <w:rPr>
          <w:rFonts w:cs="Times New Roman"/>
          <w:rtl/>
        </w:rPr>
        <w:t>כהנה</w:t>
      </w:r>
      <w:r>
        <w:rPr>
          <w:lang w:val="en-US"/>
        </w:rPr>
        <w:t xml:space="preserve">. </w:t>
      </w:r>
      <w:r>
        <w:t>On such designations see Introduction 3.3.2</w:t>
      </w:r>
      <w:r>
        <w:rPr>
          <w:lang w:val="en-US"/>
        </w:rPr>
        <w:t>.</w:t>
      </w:r>
    </w:p>
  </w:footnote>
  <w:footnote w:id="2638">
    <w:p w14:paraId="1C66B7B0" w14:textId="77777777" w:rsidR="00865CD2" w:rsidRPr="00F02724" w:rsidRDefault="00865CD2" w:rsidP="006D1E23">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639">
    <w:p w14:paraId="2BA1A232"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640">
    <w:p w14:paraId="72D82809" w14:textId="77777777" w:rsidR="00865CD2" w:rsidRPr="00C378A2" w:rsidRDefault="00865CD2" w:rsidP="00955720">
      <w:pPr>
        <w:pStyle w:val="FootnoteText"/>
        <w:bidi w:val="0"/>
        <w:spacing w:line="240" w:lineRule="auto"/>
        <w:rPr>
          <w:lang w:val="en-US"/>
        </w:rPr>
      </w:pPr>
      <w:r>
        <w:rPr>
          <w:rStyle w:val="FootnoteReference"/>
        </w:rPr>
        <w:footnoteRef/>
      </w:r>
      <w:r>
        <w:rPr>
          <w:rtl/>
        </w:rPr>
        <w:t xml:space="preserve"> </w:t>
      </w:r>
      <w:r>
        <w:t>See above, n. 2.</w:t>
      </w:r>
    </w:p>
  </w:footnote>
  <w:footnote w:id="2641">
    <w:p w14:paraId="6984D33C" w14:textId="77777777" w:rsidR="00865CD2" w:rsidRPr="00CC1577" w:rsidRDefault="00865CD2" w:rsidP="00AF213B">
      <w:pPr>
        <w:pStyle w:val="FootnoteText"/>
        <w:bidi w:val="0"/>
        <w:spacing w:line="240" w:lineRule="auto"/>
        <w:rPr>
          <w:rFonts w:cs="Times New Roman"/>
          <w:rtl/>
          <w:lang w:val="en-US"/>
        </w:rPr>
      </w:pPr>
      <w:r w:rsidRPr="00CC1577">
        <w:rPr>
          <w:rStyle w:val="FootnoteReference"/>
          <w:rFonts w:cs="Times New Roman"/>
          <w:rtl/>
        </w:rPr>
        <w:footnoteRef/>
      </w:r>
      <w:r w:rsidRPr="00CC1577">
        <w:rPr>
          <w:rFonts w:cs="Times New Roman"/>
          <w:lang w:val="en-US"/>
        </w:rPr>
        <w:t xml:space="preserve"> In </w:t>
      </w:r>
      <w:r>
        <w:rPr>
          <w:rFonts w:cs="Times New Roman"/>
          <w:lang w:val="en-US"/>
        </w:rPr>
        <w:t xml:space="preserve">Arabic – </w:t>
      </w:r>
      <w:r>
        <w:rPr>
          <w:rFonts w:cs="Times New Roman"/>
          <w:rtl/>
          <w:lang w:val="en-US" w:bidi="ar-SA"/>
        </w:rPr>
        <w:t>ﺿﺮﯿﺮ</w:t>
      </w:r>
      <w:r>
        <w:rPr>
          <w:rFonts w:cs="Times New Roman"/>
          <w:lang w:val="en-US" w:bidi="ar-SA"/>
        </w:rPr>
        <w:t xml:space="preserve"> </w:t>
      </w:r>
      <w:r>
        <w:rPr>
          <w:rFonts w:cs="Times New Roman"/>
          <w:rtl/>
          <w:lang w:val="en-US" w:bidi="ar-SA"/>
        </w:rPr>
        <w:t>ﻋﻣﺮﻢ</w:t>
      </w:r>
      <w:r>
        <w:rPr>
          <w:rFonts w:cs="Times New Roman"/>
          <w:lang w:val="en-US"/>
        </w:rPr>
        <w:t xml:space="preserve"> (Amram ̣the blind</w:t>
      </w:r>
      <w:r w:rsidRPr="00CC1577">
        <w:rPr>
          <w:rFonts w:cs="Times New Roman"/>
          <w:lang w:val="en-US"/>
        </w:rPr>
        <w:t xml:space="preserve">) and </w:t>
      </w:r>
      <w:r>
        <w:rPr>
          <w:rFonts w:cs="Times New Roman"/>
          <w:lang w:val="en-US"/>
        </w:rPr>
        <w:t>the text maintains</w:t>
      </w:r>
      <w:r w:rsidRPr="00CC1577">
        <w:rPr>
          <w:rFonts w:cs="Times New Roman"/>
          <w:lang w:val="en-US"/>
        </w:rPr>
        <w:t xml:space="preserve"> that </w:t>
      </w:r>
      <w:r>
        <w:rPr>
          <w:rFonts w:cs="Times New Roman"/>
          <w:lang w:val="en-US"/>
        </w:rPr>
        <w:t>there are those who identify him with</w:t>
      </w:r>
      <w:r w:rsidRPr="00CC1577">
        <w:rPr>
          <w:rFonts w:cs="Times New Roman"/>
          <w:lang w:val="en-US"/>
        </w:rPr>
        <w:t xml:space="preserve"> the father of </w:t>
      </w:r>
      <w:r w:rsidRPr="00AF213B">
        <w:rPr>
          <w:rFonts w:cs="Times New Roman"/>
          <w:lang w:val="en-US"/>
        </w:rPr>
        <w:t>Ma</w:t>
      </w:r>
      <w:r w:rsidRPr="00AF213B">
        <w:rPr>
          <w:rFonts w:cs="Times New Roman"/>
          <w:lang w:val="en-US"/>
        </w:rPr>
        <w:t>r</w:t>
      </w:r>
      <w:r w:rsidRPr="00AF213B">
        <w:rPr>
          <w:rFonts w:cs="Times New Roman"/>
          <w:lang w:val="en-US"/>
        </w:rPr>
        <w:t>cus (1)</w:t>
      </w:r>
      <w:r w:rsidRPr="00CC1577">
        <w:rPr>
          <w:rFonts w:cs="Times New Roman"/>
          <w:lang w:val="en-US"/>
        </w:rPr>
        <w:t>.</w:t>
      </w:r>
      <w:r>
        <w:rPr>
          <w:rFonts w:cs="Times New Roman"/>
          <w:lang w:val="en-US"/>
        </w:rPr>
        <w:t xml:space="preserve"> Thus, he is perhaps identical with Amram (1). On such designation see Introduction 3.1.3.7.3.</w:t>
      </w:r>
    </w:p>
  </w:footnote>
  <w:footnote w:id="2642">
    <w:p w14:paraId="27A88947" w14:textId="77777777" w:rsidR="00865CD2" w:rsidRPr="00AF213B" w:rsidRDefault="00865CD2" w:rsidP="0035032E">
      <w:pPr>
        <w:pStyle w:val="FootnoteText"/>
        <w:bidi w:val="0"/>
        <w:spacing w:line="240" w:lineRule="auto"/>
        <w:rPr>
          <w:lang w:val="en-US"/>
        </w:rPr>
      </w:pPr>
      <w:r>
        <w:rPr>
          <w:rStyle w:val="FootnoteReference"/>
        </w:rPr>
        <w:footnoteRef/>
      </w:r>
      <w:r>
        <w:t xml:space="preserve"> In Aramaic – </w:t>
      </w:r>
      <w:r w:rsidRPr="0035032E">
        <w:rPr>
          <w:rFonts w:cs="Times New Roman"/>
          <w:rtl/>
        </w:rPr>
        <w:t>בדואה דחכמתה</w:t>
      </w:r>
      <w:r>
        <w:t xml:space="preserve"> (inventor of wisdom).</w:t>
      </w:r>
    </w:p>
  </w:footnote>
  <w:footnote w:id="2643">
    <w:p w14:paraId="07A73287" w14:textId="77777777" w:rsidR="00865CD2" w:rsidRPr="00F02724" w:rsidRDefault="00865CD2" w:rsidP="00955720">
      <w:pPr>
        <w:pStyle w:val="FootnoteText"/>
        <w:bidi w:val="0"/>
        <w:spacing w:line="240" w:lineRule="auto"/>
        <w:rPr>
          <w:lang w:val="en-US"/>
        </w:rPr>
      </w:pPr>
      <w:r>
        <w:rPr>
          <w:rStyle w:val="FootnoteReference"/>
        </w:rPr>
        <w:footnoteRef/>
      </w:r>
      <w:r>
        <w:rPr>
          <w:rtl/>
        </w:rPr>
        <w:t xml:space="preserve"> </w:t>
      </w:r>
      <w:r>
        <w:t>See above, n. 4</w:t>
      </w:r>
      <w:r w:rsidRPr="007803EC">
        <w:rPr>
          <w:rFonts w:cs="Times New Roman"/>
          <w:lang w:val="en-US"/>
        </w:rPr>
        <w:t>.</w:t>
      </w:r>
    </w:p>
  </w:footnote>
  <w:footnote w:id="2644">
    <w:p w14:paraId="344A0E54" w14:textId="77777777" w:rsidR="00865CD2" w:rsidRDefault="00865CD2" w:rsidP="00955720">
      <w:pPr>
        <w:pStyle w:val="FootnoteText"/>
        <w:bidi w:val="0"/>
        <w:spacing w:line="240" w:lineRule="auto"/>
      </w:pPr>
      <w:r w:rsidRPr="009A4CB8">
        <w:rPr>
          <w:rStyle w:val="FootnoteReference"/>
        </w:rPr>
        <w:footnoteRef/>
      </w:r>
      <w:r w:rsidRPr="009A4CB8">
        <w:t xml:space="preserve"> </w:t>
      </w:r>
      <w:r>
        <w:t>See above, n. 5.</w:t>
      </w:r>
    </w:p>
  </w:footnote>
  <w:footnote w:id="2645">
    <w:p w14:paraId="18148994"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346</w:t>
      </w:r>
      <w:r w:rsidRPr="002F6202">
        <w:rPr>
          <w:lang w:val="en-US"/>
        </w:rPr>
        <w:t xml:space="preserve"> years after the destruction</w:t>
      </w:r>
      <w:r w:rsidRPr="00D01BA0">
        <w:rPr>
          <w:lang w:val="en-US"/>
        </w:rPr>
        <w:t xml:space="preserve"> </w:t>
      </w:r>
      <w:r>
        <w:rPr>
          <w:lang w:val="en-US"/>
        </w:rPr>
        <w:t xml:space="preserve">of the </w:t>
      </w:r>
      <w:smartTag w:uri="urn:schemas-microsoft-com:office:smarttags" w:element="City">
        <w:r>
          <w:rPr>
            <w:lang w:val="en-US"/>
          </w:rPr>
          <w:t>Temple</w:t>
        </w:r>
      </w:smartTag>
      <w:r>
        <w:rPr>
          <w:lang w:val="en-US"/>
        </w:rPr>
        <w:t xml:space="preserve">, </w:t>
      </w:r>
      <w:r w:rsidRPr="002F6202">
        <w:rPr>
          <w:lang w:val="en-US"/>
        </w:rPr>
        <w:t>see I</w:t>
      </w:r>
      <w:r w:rsidRPr="002F6202">
        <w:rPr>
          <w:lang w:val="en-US"/>
        </w:rPr>
        <w:t>n</w:t>
      </w:r>
      <w:r w:rsidRPr="002F6202">
        <w:rPr>
          <w:lang w:val="en-US"/>
        </w:rPr>
        <w:t xml:space="preserve">troduction </w:t>
      </w:r>
      <w:r>
        <w:rPr>
          <w:lang w:val="en-US"/>
        </w:rPr>
        <w:t>7.5.2.1</w:t>
      </w:r>
      <w:r w:rsidRPr="002F6202">
        <w:rPr>
          <w:lang w:val="en-US"/>
        </w:rPr>
        <w:t>.</w:t>
      </w:r>
    </w:p>
  </w:footnote>
  <w:footnote w:id="2646">
    <w:p w14:paraId="66EEBD2B" w14:textId="77777777" w:rsidR="00865CD2" w:rsidRPr="00250F05" w:rsidRDefault="00865CD2" w:rsidP="00250F05">
      <w:pPr>
        <w:pStyle w:val="FootnoteText"/>
        <w:bidi w:val="0"/>
        <w:spacing w:line="240" w:lineRule="auto"/>
        <w:rPr>
          <w:lang w:val="en-US"/>
        </w:rPr>
      </w:pPr>
      <w:r>
        <w:rPr>
          <w:rStyle w:val="FootnoteReference"/>
        </w:rPr>
        <w:footnoteRef/>
      </w:r>
      <w:r>
        <w:rPr>
          <w:rtl/>
        </w:rPr>
        <w:t xml:space="preserve"> </w:t>
      </w:r>
      <w:r>
        <w:rPr>
          <w:lang w:val="en-US"/>
        </w:rPr>
        <w:t xml:space="preserve">On the </w:t>
      </w:r>
      <w:r w:rsidRPr="00250F05">
        <w:rPr>
          <w:rFonts w:cs="Times New Roman"/>
          <w:rtl/>
          <w:lang w:val="en-US"/>
        </w:rPr>
        <w:t>ן</w:t>
      </w:r>
      <w:r>
        <w:rPr>
          <w:lang w:val="en-US"/>
        </w:rPr>
        <w:t xml:space="preserve"> suffix see vol. 1, Introduction 2.4.3.1, p. 27.</w:t>
      </w:r>
    </w:p>
  </w:footnote>
  <w:footnote w:id="2647">
    <w:p w14:paraId="6FDC029E"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433</w:t>
      </w:r>
      <w:r w:rsidRPr="002F6202">
        <w:rPr>
          <w:lang w:val="en-US"/>
        </w:rPr>
        <w:t xml:space="preserve"> years after the destruction</w:t>
      </w:r>
      <w:r w:rsidRPr="00D01BA0">
        <w:rPr>
          <w:lang w:val="en-US"/>
        </w:rPr>
        <w:t xml:space="preserve"> </w:t>
      </w:r>
      <w:r>
        <w:rPr>
          <w:lang w:val="en-US"/>
        </w:rPr>
        <w:t xml:space="preserve">of the </w:t>
      </w:r>
      <w:smartTag w:uri="urn:schemas-microsoft-com:office:smarttags" w:element="City">
        <w:r>
          <w:rPr>
            <w:lang w:val="en-US"/>
          </w:rPr>
          <w:t>Temple</w:t>
        </w:r>
      </w:smartTag>
      <w:r>
        <w:rPr>
          <w:lang w:val="en-US"/>
        </w:rPr>
        <w:t xml:space="preserve">, </w:t>
      </w:r>
      <w:r w:rsidRPr="002F6202">
        <w:rPr>
          <w:lang w:val="en-US"/>
        </w:rPr>
        <w:t>see I</w:t>
      </w:r>
      <w:r w:rsidRPr="002F6202">
        <w:rPr>
          <w:lang w:val="en-US"/>
        </w:rPr>
        <w:t>n</w:t>
      </w:r>
      <w:r w:rsidRPr="002F6202">
        <w:rPr>
          <w:lang w:val="en-US"/>
        </w:rPr>
        <w:t xml:space="preserve">troduction </w:t>
      </w:r>
      <w:r>
        <w:rPr>
          <w:lang w:val="en-US"/>
        </w:rPr>
        <w:t>7.5.2.1</w:t>
      </w:r>
      <w:r w:rsidRPr="002F6202">
        <w:rPr>
          <w:lang w:val="en-US"/>
        </w:rPr>
        <w:t>.</w:t>
      </w:r>
    </w:p>
  </w:footnote>
  <w:footnote w:id="2648">
    <w:p w14:paraId="665D6C18" w14:textId="77777777" w:rsidR="00865CD2" w:rsidRPr="00F4434B" w:rsidRDefault="00865CD2" w:rsidP="00F4434B">
      <w:pPr>
        <w:pStyle w:val="FootnoteText"/>
        <w:bidi w:val="0"/>
        <w:spacing w:line="240" w:lineRule="auto"/>
        <w:rPr>
          <w:lang w:val="en-US"/>
        </w:rPr>
      </w:pPr>
      <w:r>
        <w:rPr>
          <w:rStyle w:val="FootnoteReference"/>
        </w:rPr>
        <w:footnoteRef/>
      </w:r>
      <w:r>
        <w:rPr>
          <w:rtl/>
        </w:rPr>
        <w:t xml:space="preserve"> </w:t>
      </w:r>
      <w:r>
        <w:rPr>
          <w:lang w:val="en-US"/>
        </w:rPr>
        <w:t xml:space="preserve">So in </w:t>
      </w:r>
      <w:r>
        <w:rPr>
          <w:i/>
          <w:iCs/>
        </w:rPr>
        <w:t>CIJ</w:t>
      </w:r>
      <w:r>
        <w:t xml:space="preserve"> 1401, but this form makes no sense. </w:t>
      </w:r>
      <w:r w:rsidRPr="00F4434B">
        <w:rPr>
          <w:i/>
          <w:iCs/>
        </w:rPr>
        <w:t>CIIP</w:t>
      </w:r>
      <w:r w:rsidRPr="00F4434B">
        <w:t xml:space="preserve"> reads </w:t>
      </w:r>
      <w:r w:rsidRPr="00F4434B">
        <w:rPr>
          <w:rFonts w:cs="Times New Roman" w:hint="eastAsia"/>
          <w:rtl/>
        </w:rPr>
        <w:t>עמרם</w:t>
      </w:r>
    </w:p>
  </w:footnote>
  <w:footnote w:id="2649">
    <w:p w14:paraId="2908C8EF"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2650">
    <w:p w14:paraId="51114819"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651">
    <w:p w14:paraId="1F07C7AB" w14:textId="77777777" w:rsidR="00865CD2" w:rsidRPr="00250F05" w:rsidRDefault="00865CD2" w:rsidP="00955720">
      <w:pPr>
        <w:pStyle w:val="FootnoteText"/>
        <w:bidi w:val="0"/>
        <w:spacing w:line="240" w:lineRule="auto"/>
        <w:rPr>
          <w:lang w:val="en-US"/>
        </w:rPr>
      </w:pPr>
      <w:r>
        <w:rPr>
          <w:rStyle w:val="FootnoteReference"/>
        </w:rPr>
        <w:footnoteRef/>
      </w:r>
      <w:r>
        <w:rPr>
          <w:rtl/>
        </w:rPr>
        <w:t xml:space="preserve"> </w:t>
      </w:r>
      <w:r>
        <w:t>See above, n. 12</w:t>
      </w:r>
      <w:r>
        <w:rPr>
          <w:lang w:val="en-US"/>
        </w:rPr>
        <w:t>.</w:t>
      </w:r>
    </w:p>
  </w:footnote>
  <w:footnote w:id="2652">
    <w:p w14:paraId="0883A3C5" w14:textId="77777777" w:rsidR="00865CD2" w:rsidRDefault="00865CD2" w:rsidP="00955720">
      <w:pPr>
        <w:pStyle w:val="FootnoteText"/>
        <w:bidi w:val="0"/>
        <w:spacing w:line="240" w:lineRule="auto"/>
        <w:rPr>
          <w:rtl/>
        </w:rPr>
      </w:pPr>
      <w:r w:rsidRPr="005E436F">
        <w:rPr>
          <w:rStyle w:val="FootnoteReference"/>
        </w:rPr>
        <w:footnoteRef/>
      </w:r>
      <w:r>
        <w:t xml:space="preserve"> See above, n. 13</w:t>
      </w:r>
      <w:r w:rsidRPr="009A4CB8">
        <w:t>.</w:t>
      </w:r>
    </w:p>
  </w:footnote>
  <w:footnote w:id="2653">
    <w:p w14:paraId="3D2E7C55" w14:textId="77777777" w:rsidR="00865CD2" w:rsidRPr="001C69FA" w:rsidRDefault="00865CD2" w:rsidP="00955720">
      <w:pPr>
        <w:pStyle w:val="FootnoteText"/>
        <w:bidi w:val="0"/>
        <w:spacing w:line="240" w:lineRule="auto"/>
        <w:rPr>
          <w:lang w:val="en-US"/>
        </w:rPr>
      </w:pPr>
      <w:r>
        <w:rPr>
          <w:rStyle w:val="FootnoteReference"/>
        </w:rPr>
        <w:footnoteRef/>
      </w:r>
      <w:r>
        <w:rPr>
          <w:rtl/>
        </w:rPr>
        <w:t xml:space="preserve"> </w:t>
      </w:r>
      <w:r>
        <w:rPr>
          <w:lang w:val="en-US"/>
        </w:rPr>
        <w:t>See bove, n. 15.</w:t>
      </w:r>
    </w:p>
  </w:footnote>
  <w:footnote w:id="2654">
    <w:p w14:paraId="3B649276" w14:textId="77777777" w:rsidR="00865CD2" w:rsidRDefault="00865CD2">
      <w:pPr>
        <w:pStyle w:val="FootnoteText"/>
        <w:bidi w:val="0"/>
        <w:spacing w:line="240" w:lineRule="auto"/>
        <w:rPr>
          <w:lang w:val="en-US"/>
        </w:rPr>
      </w:pPr>
      <w:r>
        <w:rPr>
          <w:rStyle w:val="FootnoteReference"/>
        </w:rPr>
        <w:footnoteRef/>
      </w:r>
      <w:r>
        <w:rPr>
          <w:rtl/>
        </w:rPr>
        <w:t xml:space="preserve"> </w:t>
      </w:r>
      <w:r w:rsidRPr="009A4CB8">
        <w:t>Biblical, Neh 10:27.</w:t>
      </w:r>
    </w:p>
  </w:footnote>
  <w:footnote w:id="2655">
    <w:p w14:paraId="1C537A95" w14:textId="77777777" w:rsidR="00865CD2" w:rsidRPr="00ED0F4E" w:rsidRDefault="00865CD2" w:rsidP="00310B90">
      <w:pPr>
        <w:pStyle w:val="FootnoteText"/>
        <w:bidi w:val="0"/>
        <w:spacing w:line="240" w:lineRule="auto"/>
        <w:rPr>
          <w:lang w:val="en-US"/>
        </w:rPr>
      </w:pPr>
      <w:r>
        <w:rPr>
          <w:rStyle w:val="FootnoteReference"/>
        </w:rPr>
        <w:footnoteRef/>
      </w:r>
      <w:r>
        <w:t xml:space="preserve"> </w:t>
      </w:r>
      <w:r>
        <w:rPr>
          <w:lang w:val="en-US"/>
        </w:rPr>
        <w:t xml:space="preserve">For this form see vol. 4, under Anan (5) B/M, p. </w:t>
      </w:r>
      <w:r>
        <w:rPr>
          <w:u w:color="FFFF00"/>
          <w:lang w:val="en-US"/>
        </w:rPr>
        <w:t>117</w:t>
      </w:r>
      <w:r>
        <w:rPr>
          <w:lang w:val="en-US"/>
        </w:rPr>
        <w:t>.</w:t>
      </w:r>
    </w:p>
  </w:footnote>
  <w:footnote w:id="2656">
    <w:p w14:paraId="49926512" w14:textId="77777777" w:rsidR="00865CD2" w:rsidRDefault="00865CD2" w:rsidP="00121C30">
      <w:pPr>
        <w:pStyle w:val="FootnoteText"/>
        <w:bidi w:val="0"/>
        <w:spacing w:line="240" w:lineRule="auto"/>
        <w:rPr>
          <w:rtl/>
          <w:lang w:val="en-US"/>
        </w:rPr>
      </w:pPr>
      <w:r>
        <w:rPr>
          <w:rStyle w:val="FootnoteReference"/>
        </w:rPr>
        <w:footnoteRef/>
      </w:r>
      <w:r>
        <w:t xml:space="preserve"> </w:t>
      </w:r>
      <w:r w:rsidRPr="005E436F">
        <w:rPr>
          <w:lang w:val="en-US"/>
        </w:rPr>
        <w:t xml:space="preserve">Although only mentioned here in BT, he is described as clashing with the Palestinian House of the Patriarch, and see Introduction </w:t>
      </w:r>
      <w:r>
        <w:t>5.1.3.2</w:t>
      </w:r>
      <w:r>
        <w:rPr>
          <w:u w:color="FFFF00"/>
        </w:rPr>
        <w:t>.3</w:t>
      </w:r>
      <w:r w:rsidRPr="005E436F">
        <w:rPr>
          <w:lang w:val="en-US"/>
        </w:rPr>
        <w:t>.</w:t>
      </w:r>
    </w:p>
  </w:footnote>
  <w:footnote w:id="2657">
    <w:p w14:paraId="103C2D32" w14:textId="77777777" w:rsidR="00865CD2" w:rsidRPr="008B1F0B" w:rsidRDefault="00865CD2" w:rsidP="008B1F0B">
      <w:pPr>
        <w:pStyle w:val="FootnoteText"/>
        <w:bidi w:val="0"/>
        <w:spacing w:line="240" w:lineRule="auto"/>
        <w:rPr>
          <w:lang w:val="en-US"/>
        </w:rPr>
      </w:pPr>
      <w:r>
        <w:rPr>
          <w:rStyle w:val="FootnoteReference"/>
        </w:rPr>
        <w:footnoteRef/>
      </w:r>
      <w:r>
        <w:rPr>
          <w:rtl/>
        </w:rPr>
        <w:t xml:space="preserve"> </w:t>
      </w:r>
      <w:r>
        <w:rPr>
          <w:lang w:val="en-US"/>
        </w:rPr>
        <w:t xml:space="preserve">Was a contemporary of Rabbi Ami (1), see Introduction 7.4.1. </w:t>
      </w:r>
    </w:p>
  </w:footnote>
  <w:footnote w:id="2658">
    <w:p w14:paraId="6F9E9FD8" w14:textId="77777777" w:rsidR="00865CD2" w:rsidRPr="002D1FA6" w:rsidRDefault="00865CD2" w:rsidP="002D1FA6">
      <w:pPr>
        <w:pStyle w:val="FootnoteText"/>
        <w:bidi w:val="0"/>
        <w:spacing w:line="240" w:lineRule="auto"/>
        <w:rPr>
          <w:lang w:val="en-US"/>
        </w:rPr>
      </w:pPr>
      <w:r>
        <w:rPr>
          <w:rStyle w:val="FootnoteReference"/>
        </w:rPr>
        <w:footnoteRef/>
      </w:r>
      <w:r>
        <w:rPr>
          <w:rtl/>
        </w:rPr>
        <w:t xml:space="preserve"> </w:t>
      </w:r>
      <w:r>
        <w:rPr>
          <w:lang w:val="en-US"/>
        </w:rPr>
        <w:t>The inscription is in Greek, in the Samaritan script, see Introduction 6.1.3.</w:t>
      </w:r>
    </w:p>
  </w:footnote>
  <w:footnote w:id="2659">
    <w:p w14:paraId="336702A7"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660">
    <w:p w14:paraId="11DD8AC6" w14:textId="77777777" w:rsidR="00865CD2" w:rsidRPr="00DA2B10" w:rsidRDefault="00865CD2" w:rsidP="00310B90">
      <w:pPr>
        <w:pStyle w:val="FootnoteText"/>
        <w:bidi w:val="0"/>
        <w:spacing w:line="240" w:lineRule="auto"/>
        <w:rPr>
          <w:rFonts w:cs="Times New Roman"/>
          <w:rtl/>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 xml:space="preserve">Biblical, e.g. Ezra 2:45. </w:t>
      </w:r>
    </w:p>
  </w:footnote>
  <w:footnote w:id="2661">
    <w:p w14:paraId="7B219A0E" w14:textId="77777777" w:rsidR="00865CD2" w:rsidRPr="00250F05" w:rsidRDefault="00865CD2" w:rsidP="00250F05">
      <w:pPr>
        <w:pStyle w:val="FootnoteText"/>
        <w:bidi w:val="0"/>
        <w:spacing w:line="240" w:lineRule="auto"/>
        <w:rPr>
          <w:lang w:val="en-US"/>
        </w:rPr>
      </w:pPr>
      <w:r>
        <w:rPr>
          <w:rStyle w:val="FootnoteReference"/>
        </w:rPr>
        <w:footnoteRef/>
      </w:r>
      <w:r>
        <w:rPr>
          <w:rtl/>
        </w:rPr>
        <w:t xml:space="preserve"> </w:t>
      </w:r>
      <w:r>
        <w:t xml:space="preserve">In the Samaritan script, see Introduction 2.5.1. </w:t>
      </w:r>
      <w:r>
        <w:rPr>
          <w:lang w:val="en-US"/>
        </w:rPr>
        <w:t xml:space="preserve">On the </w:t>
      </w:r>
      <w:r w:rsidRPr="00250F05">
        <w:rPr>
          <w:rFonts w:cs="Times New Roman"/>
          <w:rtl/>
          <w:lang w:val="en-US"/>
        </w:rPr>
        <w:t>ון</w:t>
      </w:r>
      <w:r>
        <w:rPr>
          <w:lang w:val="en-US"/>
        </w:rPr>
        <w:t xml:space="preserve"> suffix see vol. 1, Introduction 2.4.3.1, p. 27.</w:t>
      </w:r>
    </w:p>
  </w:footnote>
  <w:footnote w:id="2662">
    <w:p w14:paraId="531FF9E7" w14:textId="77777777" w:rsidR="00865CD2" w:rsidRPr="000E4347" w:rsidRDefault="00865CD2" w:rsidP="00D35C1D">
      <w:pPr>
        <w:pStyle w:val="FootnoteText"/>
        <w:bidi w:val="0"/>
        <w:spacing w:line="240" w:lineRule="auto"/>
        <w:rPr>
          <w:lang w:val="en-US"/>
        </w:rPr>
      </w:pPr>
      <w:r>
        <w:rPr>
          <w:rStyle w:val="FootnoteReference"/>
        </w:rPr>
        <w:footnoteRef/>
      </w:r>
      <w:r>
        <w:rPr>
          <w:rtl/>
        </w:rPr>
        <w:t xml:space="preserve"> </w:t>
      </w:r>
      <w:r>
        <w:rPr>
          <w:lang w:val="en-US"/>
        </w:rPr>
        <w:t>On this list see Introduction 3.3.2.1.</w:t>
      </w:r>
    </w:p>
  </w:footnote>
  <w:footnote w:id="2663">
    <w:p w14:paraId="0CC305A3" w14:textId="77777777" w:rsidR="00865CD2" w:rsidRPr="00F02724" w:rsidRDefault="00865CD2" w:rsidP="006D1E23">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664">
    <w:p w14:paraId="30BBF537" w14:textId="77777777" w:rsidR="00865CD2" w:rsidRPr="00F12E32" w:rsidRDefault="00865CD2" w:rsidP="00CA4101">
      <w:pPr>
        <w:pStyle w:val="FootnoteText"/>
        <w:bidi w:val="0"/>
        <w:spacing w:line="240" w:lineRule="auto"/>
        <w:rPr>
          <w:lang w:val="en-US"/>
        </w:rPr>
      </w:pPr>
      <w:r>
        <w:rPr>
          <w:rStyle w:val="FootnoteReference"/>
        </w:rPr>
        <w:footnoteRef/>
      </w:r>
      <w:r>
        <w:rPr>
          <w:lang w:val="en-US"/>
        </w:rPr>
        <w:t xml:space="preserve"> Chronology calculated roughly according to the </w:t>
      </w:r>
      <w:r w:rsidRPr="002A74CB">
        <w:rPr>
          <w:i/>
          <w:iCs/>
          <w:lang w:val="en-US"/>
        </w:rPr>
        <w:t>Tulida</w:t>
      </w:r>
      <w:r>
        <w:rPr>
          <w:lang w:val="en-US"/>
        </w:rPr>
        <w:t>, see Introduction 7.2.1.</w:t>
      </w:r>
    </w:p>
  </w:footnote>
  <w:footnote w:id="2665">
    <w:p w14:paraId="35BAFEE5" w14:textId="77777777" w:rsidR="00865CD2" w:rsidRPr="00250F05" w:rsidRDefault="00865CD2" w:rsidP="00955720">
      <w:pPr>
        <w:pStyle w:val="FootnoteText"/>
        <w:bidi w:val="0"/>
        <w:spacing w:line="240" w:lineRule="auto"/>
        <w:rPr>
          <w:lang w:val="en-US"/>
        </w:rPr>
      </w:pPr>
      <w:r>
        <w:rPr>
          <w:rStyle w:val="FootnoteReference"/>
        </w:rPr>
        <w:footnoteRef/>
      </w:r>
      <w:r>
        <w:rPr>
          <w:rtl/>
        </w:rPr>
        <w:t xml:space="preserve"> </w:t>
      </w:r>
      <w:r>
        <w:t>See above, n. 2</w:t>
      </w:r>
      <w:r>
        <w:rPr>
          <w:lang w:val="en-US"/>
        </w:rPr>
        <w:t>.</w:t>
      </w:r>
    </w:p>
  </w:footnote>
  <w:footnote w:id="2666">
    <w:p w14:paraId="61D16EB5" w14:textId="77777777" w:rsidR="00865CD2" w:rsidRPr="000E4347" w:rsidRDefault="00865CD2" w:rsidP="00955720">
      <w:pPr>
        <w:pStyle w:val="FootnoteText"/>
        <w:bidi w:val="0"/>
        <w:spacing w:line="240" w:lineRule="auto"/>
        <w:rPr>
          <w:lang w:val="en-US"/>
        </w:rPr>
      </w:pPr>
      <w:r>
        <w:rPr>
          <w:rStyle w:val="FootnoteReference"/>
        </w:rPr>
        <w:footnoteRef/>
      </w:r>
      <w:r>
        <w:rPr>
          <w:rtl/>
        </w:rPr>
        <w:t xml:space="preserve"> </w:t>
      </w:r>
      <w:r>
        <w:t>See above, n. 3</w:t>
      </w:r>
      <w:r>
        <w:rPr>
          <w:lang w:val="en-US"/>
        </w:rPr>
        <w:t>.</w:t>
      </w:r>
    </w:p>
  </w:footnote>
  <w:footnote w:id="2667">
    <w:p w14:paraId="3A90F596" w14:textId="77777777" w:rsidR="00865CD2" w:rsidRPr="00F02724" w:rsidRDefault="00865CD2" w:rsidP="00955720">
      <w:pPr>
        <w:pStyle w:val="FootnoteText"/>
        <w:bidi w:val="0"/>
        <w:spacing w:line="240" w:lineRule="auto"/>
        <w:rPr>
          <w:lang w:val="en-US"/>
        </w:rPr>
      </w:pPr>
      <w:r>
        <w:rPr>
          <w:rStyle w:val="FootnoteReference"/>
        </w:rPr>
        <w:footnoteRef/>
      </w:r>
      <w:r>
        <w:rPr>
          <w:rtl/>
        </w:rPr>
        <w:t xml:space="preserve"> </w:t>
      </w:r>
      <w:r>
        <w:t>See above, n. 4</w:t>
      </w:r>
      <w:r w:rsidRPr="007803EC">
        <w:rPr>
          <w:rFonts w:cs="Times New Roman"/>
          <w:lang w:val="en-US"/>
        </w:rPr>
        <w:t>.</w:t>
      </w:r>
    </w:p>
  </w:footnote>
  <w:footnote w:id="2668">
    <w:p w14:paraId="662A618B"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669">
    <w:p w14:paraId="02ECFA7A" w14:textId="77777777" w:rsidR="00865CD2" w:rsidRPr="00250F05" w:rsidRDefault="00865CD2" w:rsidP="00955720">
      <w:pPr>
        <w:pStyle w:val="FootnoteText"/>
        <w:bidi w:val="0"/>
        <w:spacing w:line="240" w:lineRule="auto"/>
        <w:rPr>
          <w:lang w:val="en-US"/>
        </w:rPr>
      </w:pPr>
      <w:r>
        <w:rPr>
          <w:rStyle w:val="FootnoteReference"/>
        </w:rPr>
        <w:footnoteRef/>
      </w:r>
      <w:r>
        <w:rPr>
          <w:rtl/>
        </w:rPr>
        <w:t xml:space="preserve"> </w:t>
      </w:r>
      <w:r>
        <w:t>See above, n. 2</w:t>
      </w:r>
      <w:r>
        <w:rPr>
          <w:lang w:val="en-US"/>
        </w:rPr>
        <w:t>.</w:t>
      </w:r>
    </w:p>
  </w:footnote>
  <w:footnote w:id="2670">
    <w:p w14:paraId="5851B9CA" w14:textId="77777777" w:rsidR="00865CD2" w:rsidRPr="000E4347" w:rsidRDefault="00865CD2" w:rsidP="00955720">
      <w:pPr>
        <w:pStyle w:val="FootnoteText"/>
        <w:bidi w:val="0"/>
        <w:spacing w:line="240" w:lineRule="auto"/>
        <w:rPr>
          <w:lang w:val="en-US"/>
        </w:rPr>
      </w:pPr>
      <w:r>
        <w:rPr>
          <w:rStyle w:val="FootnoteReference"/>
        </w:rPr>
        <w:footnoteRef/>
      </w:r>
      <w:r>
        <w:rPr>
          <w:rtl/>
        </w:rPr>
        <w:t xml:space="preserve"> </w:t>
      </w:r>
      <w:r>
        <w:t>See above, n. 3</w:t>
      </w:r>
      <w:r>
        <w:rPr>
          <w:lang w:val="en-US"/>
        </w:rPr>
        <w:t>.</w:t>
      </w:r>
    </w:p>
  </w:footnote>
  <w:footnote w:id="2671">
    <w:p w14:paraId="52515F50" w14:textId="77777777" w:rsidR="00865CD2" w:rsidRPr="00F02724" w:rsidRDefault="00865CD2" w:rsidP="00955720">
      <w:pPr>
        <w:pStyle w:val="FootnoteText"/>
        <w:bidi w:val="0"/>
        <w:spacing w:line="240" w:lineRule="auto"/>
        <w:rPr>
          <w:lang w:val="en-US"/>
        </w:rPr>
      </w:pPr>
      <w:r>
        <w:rPr>
          <w:rStyle w:val="FootnoteReference"/>
        </w:rPr>
        <w:footnoteRef/>
      </w:r>
      <w:r>
        <w:rPr>
          <w:rtl/>
        </w:rPr>
        <w:t xml:space="preserve"> </w:t>
      </w:r>
      <w:r>
        <w:t>See above, n. 4</w:t>
      </w:r>
      <w:r w:rsidRPr="007803EC">
        <w:rPr>
          <w:rFonts w:cs="Times New Roman"/>
          <w:lang w:val="en-US"/>
        </w:rPr>
        <w:t>.</w:t>
      </w:r>
    </w:p>
  </w:footnote>
  <w:footnote w:id="2672">
    <w:p w14:paraId="16C2643F" w14:textId="77777777" w:rsidR="00865CD2" w:rsidRPr="00F12E32" w:rsidRDefault="00865CD2" w:rsidP="00955720">
      <w:pPr>
        <w:pStyle w:val="FootnoteText"/>
        <w:bidi w:val="0"/>
        <w:spacing w:line="240" w:lineRule="auto"/>
        <w:rPr>
          <w:lang w:val="en-US"/>
        </w:rPr>
      </w:pPr>
      <w:r>
        <w:rPr>
          <w:rStyle w:val="FootnoteReference"/>
        </w:rPr>
        <w:footnoteRef/>
      </w:r>
      <w:r>
        <w:rPr>
          <w:lang w:val="en-US"/>
        </w:rPr>
        <w:t xml:space="preserve"> </w:t>
      </w:r>
      <w:r>
        <w:t>See above, n. 5</w:t>
      </w:r>
      <w:r>
        <w:rPr>
          <w:lang w:val="en-US"/>
        </w:rPr>
        <w:t>.</w:t>
      </w:r>
    </w:p>
  </w:footnote>
  <w:footnote w:id="2673">
    <w:p w14:paraId="3A8C72BE" w14:textId="77777777" w:rsidR="00865CD2" w:rsidRPr="00250F05" w:rsidRDefault="00865CD2" w:rsidP="00955720">
      <w:pPr>
        <w:pStyle w:val="FootnoteText"/>
        <w:bidi w:val="0"/>
        <w:spacing w:line="240" w:lineRule="auto"/>
        <w:rPr>
          <w:lang w:val="en-US"/>
        </w:rPr>
      </w:pPr>
      <w:r>
        <w:rPr>
          <w:rStyle w:val="FootnoteReference"/>
        </w:rPr>
        <w:footnoteRef/>
      </w:r>
      <w:r>
        <w:rPr>
          <w:rtl/>
        </w:rPr>
        <w:t xml:space="preserve"> </w:t>
      </w:r>
      <w:r>
        <w:t>See above, n. 2</w:t>
      </w:r>
      <w:r>
        <w:rPr>
          <w:lang w:val="en-US"/>
        </w:rPr>
        <w:t>.</w:t>
      </w:r>
    </w:p>
  </w:footnote>
  <w:footnote w:id="2674">
    <w:p w14:paraId="391AC328" w14:textId="77777777" w:rsidR="00865CD2" w:rsidRPr="000E4347" w:rsidRDefault="00865CD2" w:rsidP="00955720">
      <w:pPr>
        <w:pStyle w:val="FootnoteText"/>
        <w:bidi w:val="0"/>
        <w:spacing w:line="240" w:lineRule="auto"/>
        <w:rPr>
          <w:lang w:val="en-US"/>
        </w:rPr>
      </w:pPr>
      <w:r>
        <w:rPr>
          <w:rStyle w:val="FootnoteReference"/>
        </w:rPr>
        <w:footnoteRef/>
      </w:r>
      <w:r>
        <w:rPr>
          <w:rtl/>
        </w:rPr>
        <w:t xml:space="preserve"> </w:t>
      </w:r>
      <w:r>
        <w:t>See above, n. 3</w:t>
      </w:r>
      <w:r>
        <w:rPr>
          <w:lang w:val="en-US"/>
        </w:rPr>
        <w:t>.</w:t>
      </w:r>
    </w:p>
  </w:footnote>
  <w:footnote w:id="2675">
    <w:p w14:paraId="52BDB118" w14:textId="77777777" w:rsidR="00865CD2" w:rsidRPr="00F02724" w:rsidRDefault="00865CD2" w:rsidP="00955720">
      <w:pPr>
        <w:pStyle w:val="FootnoteText"/>
        <w:bidi w:val="0"/>
        <w:spacing w:line="240" w:lineRule="auto"/>
        <w:rPr>
          <w:lang w:val="en-US"/>
        </w:rPr>
      </w:pPr>
      <w:r>
        <w:rPr>
          <w:rStyle w:val="FootnoteReference"/>
        </w:rPr>
        <w:footnoteRef/>
      </w:r>
      <w:r>
        <w:rPr>
          <w:rtl/>
        </w:rPr>
        <w:t xml:space="preserve"> </w:t>
      </w:r>
      <w:r>
        <w:t>See above, n. 4</w:t>
      </w:r>
      <w:r w:rsidRPr="007803EC">
        <w:rPr>
          <w:rFonts w:cs="Times New Roman"/>
          <w:lang w:val="en-US"/>
        </w:rPr>
        <w:t>.</w:t>
      </w:r>
    </w:p>
  </w:footnote>
  <w:footnote w:id="2676">
    <w:p w14:paraId="523FBE35" w14:textId="77777777" w:rsidR="00865CD2" w:rsidRPr="00F12E32" w:rsidRDefault="00865CD2" w:rsidP="00955720">
      <w:pPr>
        <w:pStyle w:val="FootnoteText"/>
        <w:bidi w:val="0"/>
        <w:spacing w:line="240" w:lineRule="auto"/>
        <w:rPr>
          <w:lang w:val="en-US"/>
        </w:rPr>
      </w:pPr>
      <w:r>
        <w:rPr>
          <w:rStyle w:val="FootnoteReference"/>
        </w:rPr>
        <w:footnoteRef/>
      </w:r>
      <w:r>
        <w:rPr>
          <w:lang w:val="en-US"/>
        </w:rPr>
        <w:t xml:space="preserve"> </w:t>
      </w:r>
      <w:r>
        <w:t>See above, n. 5</w:t>
      </w:r>
      <w:r>
        <w:rPr>
          <w:lang w:val="en-US"/>
        </w:rPr>
        <w:t>.</w:t>
      </w:r>
    </w:p>
  </w:footnote>
  <w:footnote w:id="2677">
    <w:p w14:paraId="7270E4F2" w14:textId="77777777" w:rsidR="00865CD2" w:rsidRPr="00250F05" w:rsidRDefault="00865CD2" w:rsidP="00955720">
      <w:pPr>
        <w:pStyle w:val="FootnoteText"/>
        <w:bidi w:val="0"/>
        <w:spacing w:line="240" w:lineRule="auto"/>
        <w:rPr>
          <w:lang w:val="en-US"/>
        </w:rPr>
      </w:pPr>
      <w:r>
        <w:rPr>
          <w:rStyle w:val="FootnoteReference"/>
        </w:rPr>
        <w:footnoteRef/>
      </w:r>
      <w:r>
        <w:rPr>
          <w:rtl/>
        </w:rPr>
        <w:t xml:space="preserve"> </w:t>
      </w:r>
      <w:r>
        <w:t>See above, n. 2</w:t>
      </w:r>
      <w:r>
        <w:rPr>
          <w:lang w:val="en-US"/>
        </w:rPr>
        <w:t>.</w:t>
      </w:r>
    </w:p>
  </w:footnote>
  <w:footnote w:id="2678">
    <w:p w14:paraId="700C151E" w14:textId="77777777" w:rsidR="00865CD2" w:rsidRPr="000E4347" w:rsidRDefault="00865CD2" w:rsidP="00A77CD6">
      <w:pPr>
        <w:pStyle w:val="FootnoteText"/>
        <w:bidi w:val="0"/>
        <w:spacing w:line="240" w:lineRule="auto"/>
        <w:rPr>
          <w:lang w:val="en-US"/>
        </w:rPr>
      </w:pPr>
      <w:r>
        <w:rPr>
          <w:rStyle w:val="FootnoteReference"/>
        </w:rPr>
        <w:footnoteRef/>
      </w:r>
      <w:r>
        <w:t xml:space="preserve"> In Hebrew – </w:t>
      </w:r>
      <w:r w:rsidRPr="00982EF3">
        <w:rPr>
          <w:rFonts w:cs="Times New Roman"/>
          <w:rtl/>
        </w:rPr>
        <w:t>הגדול</w:t>
      </w:r>
      <w:r>
        <w:rPr>
          <w:lang w:val="en-US"/>
        </w:rPr>
        <w:t>, see Introduction 3.1.3.1. On this list see above, n. 3</w:t>
      </w:r>
    </w:p>
  </w:footnote>
  <w:footnote w:id="2679">
    <w:p w14:paraId="1A930DD2" w14:textId="77777777" w:rsidR="00865CD2" w:rsidRPr="00F02724" w:rsidRDefault="00865CD2" w:rsidP="00A77CD6">
      <w:pPr>
        <w:pStyle w:val="FootnoteText"/>
        <w:bidi w:val="0"/>
        <w:spacing w:line="240" w:lineRule="auto"/>
        <w:rPr>
          <w:lang w:val="en-US"/>
        </w:rPr>
      </w:pPr>
      <w:r>
        <w:rPr>
          <w:rStyle w:val="FootnoteReference"/>
        </w:rPr>
        <w:footnoteRef/>
      </w:r>
      <w:r>
        <w:rPr>
          <w:rtl/>
        </w:rPr>
        <w:t xml:space="preserve"> </w:t>
      </w:r>
      <w:r>
        <w:t>See above, n. 4</w:t>
      </w:r>
      <w:r w:rsidRPr="007803EC">
        <w:rPr>
          <w:rFonts w:cs="Times New Roman"/>
          <w:lang w:val="en-US"/>
        </w:rPr>
        <w:t>.</w:t>
      </w:r>
    </w:p>
  </w:footnote>
  <w:footnote w:id="2680">
    <w:p w14:paraId="1685F6C0" w14:textId="77777777" w:rsidR="00865CD2" w:rsidRPr="00F12E32" w:rsidRDefault="00865CD2" w:rsidP="00CA4101">
      <w:pPr>
        <w:pStyle w:val="FootnoteText"/>
        <w:bidi w:val="0"/>
        <w:spacing w:line="240" w:lineRule="auto"/>
        <w:rPr>
          <w:lang w:val="en-US"/>
        </w:rPr>
      </w:pPr>
      <w:r>
        <w:rPr>
          <w:rStyle w:val="FootnoteReference"/>
        </w:rPr>
        <w:footnoteRef/>
      </w:r>
      <w:r>
        <w:rPr>
          <w:lang w:val="en-US"/>
        </w:rPr>
        <w:t xml:space="preserve"> Chronology calculated roughly according to the </w:t>
      </w:r>
      <w:r w:rsidRPr="008769AE">
        <w:rPr>
          <w:i/>
          <w:iCs/>
          <w:lang w:val="en-US"/>
        </w:rPr>
        <w:t>Tulida</w:t>
      </w:r>
      <w:r>
        <w:rPr>
          <w:lang w:val="en-US"/>
        </w:rPr>
        <w:t>, see Introduction 7.2.1.</w:t>
      </w:r>
    </w:p>
  </w:footnote>
  <w:footnote w:id="2681">
    <w:p w14:paraId="2C57E5D7" w14:textId="77777777" w:rsidR="00865CD2" w:rsidRPr="00250F05" w:rsidRDefault="00865CD2" w:rsidP="00250F05">
      <w:pPr>
        <w:pStyle w:val="FootnoteText"/>
        <w:bidi w:val="0"/>
        <w:spacing w:line="240" w:lineRule="auto"/>
        <w:rPr>
          <w:lang w:val="en-US"/>
        </w:rPr>
      </w:pPr>
      <w:r>
        <w:rPr>
          <w:rStyle w:val="FootnoteReference"/>
        </w:rPr>
        <w:footnoteRef/>
      </w:r>
      <w:r>
        <w:rPr>
          <w:rtl/>
        </w:rPr>
        <w:t xml:space="preserve"> </w:t>
      </w:r>
      <w:r>
        <w:rPr>
          <w:lang w:val="en-US"/>
        </w:rPr>
        <w:t xml:space="preserve">On the </w:t>
      </w:r>
      <w:r w:rsidRPr="00250F05">
        <w:rPr>
          <w:rFonts w:cs="Times New Roman"/>
          <w:rtl/>
          <w:lang w:val="en-US"/>
        </w:rPr>
        <w:t>ון</w:t>
      </w:r>
      <w:r>
        <w:rPr>
          <w:lang w:val="en-US"/>
        </w:rPr>
        <w:t xml:space="preserve"> suffix see vol. 1, Introduction 2.4.3.1, p. 27. The displacement of the </w:t>
      </w:r>
      <w:r w:rsidRPr="00300B44">
        <w:rPr>
          <w:rFonts w:cs="Times New Roman"/>
          <w:rtl/>
          <w:lang w:val="en-US"/>
        </w:rPr>
        <w:t>ו</w:t>
      </w:r>
      <w:r>
        <w:rPr>
          <w:lang w:val="en-US"/>
        </w:rPr>
        <w:t xml:space="preserve"> is probably a dialect variant, see vol. 4, Introduction 2.3.5, pp. 12-3.</w:t>
      </w:r>
    </w:p>
  </w:footnote>
  <w:footnote w:id="2682">
    <w:p w14:paraId="43192486" w14:textId="77777777" w:rsidR="00865CD2" w:rsidRPr="004132D5" w:rsidRDefault="00865CD2" w:rsidP="008B1F0B">
      <w:pPr>
        <w:pStyle w:val="FootnoteText"/>
        <w:bidi w:val="0"/>
        <w:spacing w:line="240" w:lineRule="auto"/>
        <w:rPr>
          <w:lang w:val="en-US"/>
        </w:rPr>
      </w:pPr>
      <w:r>
        <w:rPr>
          <w:rStyle w:val="FootnoteReference"/>
        </w:rPr>
        <w:footnoteRef/>
      </w:r>
      <w:r>
        <w:rPr>
          <w:rtl/>
        </w:rPr>
        <w:t xml:space="preserve"> </w:t>
      </w:r>
      <w:r>
        <w:rPr>
          <w:lang w:val="en-US"/>
        </w:rPr>
        <w:t>Appears in a Palestinian source with no chronological context, see Introduction 7.4.4.</w:t>
      </w:r>
    </w:p>
  </w:footnote>
  <w:footnote w:id="2683">
    <w:p w14:paraId="369B0418" w14:textId="77777777" w:rsidR="00865CD2" w:rsidRPr="00ED0F4E" w:rsidRDefault="00865CD2" w:rsidP="00310B90">
      <w:pPr>
        <w:pStyle w:val="FootnoteText"/>
        <w:bidi w:val="0"/>
        <w:spacing w:line="240" w:lineRule="auto"/>
        <w:rPr>
          <w:lang w:val="en-US"/>
        </w:rPr>
      </w:pPr>
      <w:r>
        <w:rPr>
          <w:rStyle w:val="FootnoteReference"/>
        </w:rPr>
        <w:footnoteRef/>
      </w:r>
      <w:r>
        <w:t xml:space="preserve"> </w:t>
      </w:r>
      <w:r>
        <w:rPr>
          <w:lang w:val="en-US"/>
        </w:rPr>
        <w:t xml:space="preserve">For this form see vol. 4, under Aqub (1) B/M, p. </w:t>
      </w:r>
      <w:r>
        <w:rPr>
          <w:u w:color="FFFF00"/>
          <w:lang w:val="en-US"/>
        </w:rPr>
        <w:t>118</w:t>
      </w:r>
      <w:r>
        <w:rPr>
          <w:lang w:val="en-US"/>
        </w:rPr>
        <w:t>.</w:t>
      </w:r>
    </w:p>
  </w:footnote>
  <w:footnote w:id="2684">
    <w:p w14:paraId="73F8D745" w14:textId="77777777" w:rsidR="00865CD2" w:rsidRPr="00997697" w:rsidRDefault="00865CD2" w:rsidP="008B1F0B">
      <w:pPr>
        <w:pStyle w:val="FootnoteText"/>
        <w:bidi w:val="0"/>
        <w:spacing w:line="240" w:lineRule="auto"/>
        <w:rPr>
          <w:lang w:val="en-US"/>
        </w:rPr>
      </w:pPr>
      <w:r>
        <w:rPr>
          <w:rStyle w:val="FootnoteReference"/>
        </w:rPr>
        <w:footnoteRef/>
      </w:r>
      <w:r>
        <w:rPr>
          <w:rtl/>
        </w:rPr>
        <w:t xml:space="preserve"> </w:t>
      </w:r>
      <w:r>
        <w:rPr>
          <w:lang w:val="en-US"/>
        </w:rPr>
        <w:t>His son was a student of Joseph (13), who was a student of Rabbi Yohanan (1), see Introduction 7.4.1.</w:t>
      </w:r>
    </w:p>
  </w:footnote>
  <w:footnote w:id="2685">
    <w:p w14:paraId="2C676801" w14:textId="77777777" w:rsidR="00865CD2" w:rsidRPr="00ED0F4E" w:rsidRDefault="00865CD2" w:rsidP="00310B90">
      <w:pPr>
        <w:pStyle w:val="FootnoteText"/>
        <w:bidi w:val="0"/>
        <w:spacing w:line="240" w:lineRule="auto"/>
        <w:rPr>
          <w:lang w:val="en-US"/>
        </w:rPr>
      </w:pPr>
      <w:r>
        <w:rPr>
          <w:rStyle w:val="FootnoteReference"/>
        </w:rPr>
        <w:footnoteRef/>
      </w:r>
      <w:r>
        <w:t xml:space="preserve"> </w:t>
      </w:r>
      <w:r>
        <w:rPr>
          <w:lang w:val="en-US"/>
        </w:rPr>
        <w:t>For this form see vol. 1, under Aqub (3) B/M, p. 203.</w:t>
      </w:r>
    </w:p>
  </w:footnote>
  <w:footnote w:id="2686">
    <w:p w14:paraId="160DC49C" w14:textId="77777777" w:rsidR="00865CD2" w:rsidRPr="008B1F0B" w:rsidRDefault="00865CD2" w:rsidP="008B1F0B">
      <w:pPr>
        <w:pStyle w:val="FootnoteText"/>
        <w:bidi w:val="0"/>
        <w:spacing w:line="240" w:lineRule="auto"/>
        <w:rPr>
          <w:lang w:val="en-US"/>
        </w:rPr>
      </w:pPr>
      <w:r>
        <w:rPr>
          <w:rStyle w:val="FootnoteReference"/>
        </w:rPr>
        <w:footnoteRef/>
      </w:r>
      <w:r>
        <w:rPr>
          <w:rtl/>
        </w:rPr>
        <w:t xml:space="preserve"> </w:t>
      </w:r>
      <w:r>
        <w:rPr>
          <w:lang w:val="en-US"/>
        </w:rPr>
        <w:t>Was a student of Resh Laqish (Simon [2]), who was Rabbi Yohanan (1)’s companion, see Introdu</w:t>
      </w:r>
      <w:r>
        <w:rPr>
          <w:lang w:val="en-US"/>
        </w:rPr>
        <w:t>c</w:t>
      </w:r>
      <w:r>
        <w:rPr>
          <w:lang w:val="en-US"/>
        </w:rPr>
        <w:t>tion 7.4.1.</w:t>
      </w:r>
    </w:p>
  </w:footnote>
  <w:footnote w:id="2687">
    <w:p w14:paraId="293C4AC6" w14:textId="77777777" w:rsidR="00865CD2" w:rsidRPr="00250F05" w:rsidRDefault="00865CD2" w:rsidP="00250F05">
      <w:pPr>
        <w:pStyle w:val="FootnoteText"/>
        <w:bidi w:val="0"/>
        <w:spacing w:line="240" w:lineRule="auto"/>
        <w:rPr>
          <w:lang w:val="en-US"/>
        </w:rPr>
      </w:pPr>
      <w:r>
        <w:rPr>
          <w:rStyle w:val="FootnoteReference"/>
        </w:rPr>
        <w:footnoteRef/>
      </w:r>
      <w:r>
        <w:rPr>
          <w:rtl/>
        </w:rPr>
        <w:t xml:space="preserve"> </w:t>
      </w:r>
      <w:r>
        <w:rPr>
          <w:lang w:val="en-US"/>
        </w:rPr>
        <w:t xml:space="preserve">The displacement of the </w:t>
      </w:r>
      <w:r w:rsidRPr="00300B44">
        <w:rPr>
          <w:rFonts w:cs="Times New Roman"/>
          <w:rtl/>
          <w:lang w:val="en-US"/>
        </w:rPr>
        <w:t>ו</w:t>
      </w:r>
      <w:r>
        <w:rPr>
          <w:lang w:val="en-US"/>
        </w:rPr>
        <w:t xml:space="preserve"> is probably a dialect variant, see vol. 4, Introduction 2.3.5, pp. 12-3.On the </w:t>
      </w:r>
      <w:r>
        <w:rPr>
          <w:rFonts w:cs="Times New Roman" w:hint="cs"/>
          <w:rtl/>
          <w:lang w:val="en-US"/>
        </w:rPr>
        <w:t>ה</w:t>
      </w:r>
      <w:r>
        <w:rPr>
          <w:lang w:val="en-US"/>
        </w:rPr>
        <w:t xml:space="preserve"> suffix see vol. 1, Introduction 2.4.2.9, p. 26.</w:t>
      </w:r>
    </w:p>
  </w:footnote>
  <w:footnote w:id="2688">
    <w:p w14:paraId="090D46F4" w14:textId="77777777" w:rsidR="00865CD2" w:rsidRPr="004304F3" w:rsidRDefault="00865CD2" w:rsidP="00925853">
      <w:pPr>
        <w:pStyle w:val="FootnoteText"/>
        <w:bidi w:val="0"/>
        <w:spacing w:line="240" w:lineRule="auto"/>
        <w:rPr>
          <w:lang w:val="en-US"/>
        </w:rPr>
      </w:pPr>
      <w:r>
        <w:rPr>
          <w:rStyle w:val="FootnoteReference"/>
        </w:rPr>
        <w:footnoteRef/>
      </w:r>
      <w:r>
        <w:rPr>
          <w:rtl/>
        </w:rPr>
        <w:t xml:space="preserve"> </w:t>
      </w:r>
      <w:r>
        <w:rPr>
          <w:lang w:val="en-US"/>
        </w:rPr>
        <w:t>His son transmits in the name of Joseph (13), who was a contemporary of Rabbi Yohanan (1), see i</w:t>
      </w:r>
      <w:r>
        <w:rPr>
          <w:lang w:val="en-US"/>
        </w:rPr>
        <w:t>n</w:t>
      </w:r>
      <w:r>
        <w:rPr>
          <w:lang w:val="en-US"/>
        </w:rPr>
        <w:t>troduction 7.4.1.</w:t>
      </w:r>
    </w:p>
  </w:footnote>
  <w:footnote w:id="2689">
    <w:p w14:paraId="5D67BAE2" w14:textId="77777777" w:rsidR="00865CD2" w:rsidRPr="00250F05" w:rsidRDefault="00865CD2" w:rsidP="004433A0">
      <w:pPr>
        <w:pStyle w:val="FootnoteText"/>
        <w:bidi w:val="0"/>
        <w:spacing w:line="240" w:lineRule="auto"/>
        <w:rPr>
          <w:lang w:val="en-US"/>
        </w:rPr>
      </w:pPr>
      <w:r>
        <w:rPr>
          <w:rStyle w:val="FootnoteReference"/>
        </w:rPr>
        <w:footnoteRef/>
      </w:r>
      <w:r>
        <w:rPr>
          <w:rtl/>
        </w:rPr>
        <w:t xml:space="preserve"> </w:t>
      </w:r>
      <w:r>
        <w:t>See above, n. 28</w:t>
      </w:r>
      <w:r>
        <w:rPr>
          <w:lang w:val="en-US"/>
        </w:rPr>
        <w:t>.</w:t>
      </w:r>
    </w:p>
  </w:footnote>
  <w:footnote w:id="2690">
    <w:p w14:paraId="6F794B70" w14:textId="77777777" w:rsidR="00865CD2" w:rsidRPr="00997697" w:rsidRDefault="00865CD2" w:rsidP="002E362B">
      <w:pPr>
        <w:pStyle w:val="FootnoteText"/>
        <w:bidi w:val="0"/>
        <w:spacing w:line="240" w:lineRule="auto"/>
        <w:rPr>
          <w:lang w:val="en-US"/>
        </w:rPr>
      </w:pPr>
      <w:r>
        <w:rPr>
          <w:rStyle w:val="FootnoteReference"/>
        </w:rPr>
        <w:footnoteRef/>
      </w:r>
      <w:r>
        <w:rPr>
          <w:rtl/>
        </w:rPr>
        <w:t xml:space="preserve"> </w:t>
      </w:r>
      <w:r>
        <w:rPr>
          <w:lang w:val="en-US"/>
        </w:rPr>
        <w:t>His son transmits in the name of Joseph (13), who was a student of Rabbi Yohanan (1), see Introdu</w:t>
      </w:r>
      <w:r>
        <w:rPr>
          <w:lang w:val="en-US"/>
        </w:rPr>
        <w:t>c</w:t>
      </w:r>
      <w:r>
        <w:rPr>
          <w:lang w:val="en-US"/>
        </w:rPr>
        <w:t>tion 7.4.1.</w:t>
      </w:r>
    </w:p>
  </w:footnote>
  <w:footnote w:id="2691">
    <w:p w14:paraId="1B4FF1A4" w14:textId="77777777" w:rsidR="00865CD2" w:rsidRPr="00250F05" w:rsidRDefault="00865CD2" w:rsidP="004433A0">
      <w:pPr>
        <w:pStyle w:val="FootnoteText"/>
        <w:bidi w:val="0"/>
        <w:spacing w:line="240" w:lineRule="auto"/>
        <w:rPr>
          <w:lang w:val="en-US"/>
        </w:rPr>
      </w:pPr>
      <w:r>
        <w:rPr>
          <w:rStyle w:val="FootnoteReference"/>
        </w:rPr>
        <w:footnoteRef/>
      </w:r>
      <w:r>
        <w:rPr>
          <w:rtl/>
        </w:rPr>
        <w:t xml:space="preserve"> </w:t>
      </w:r>
      <w:r>
        <w:t>See above, n. 2</w:t>
      </w:r>
      <w:r>
        <w:rPr>
          <w:lang w:val="en-US"/>
        </w:rPr>
        <w:t>8.</w:t>
      </w:r>
    </w:p>
  </w:footnote>
  <w:footnote w:id="2692">
    <w:p w14:paraId="64F5CE0F" w14:textId="77777777" w:rsidR="00865CD2" w:rsidRDefault="00865CD2" w:rsidP="00121C30">
      <w:pPr>
        <w:pStyle w:val="FootnoteText"/>
        <w:bidi w:val="0"/>
        <w:spacing w:line="240" w:lineRule="auto"/>
        <w:rPr>
          <w:lang w:val="en-US"/>
        </w:rPr>
      </w:pPr>
      <w:r>
        <w:rPr>
          <w:rStyle w:val="FootnoteReference"/>
        </w:rPr>
        <w:footnoteRef/>
      </w:r>
      <w:r>
        <w:t xml:space="preserve"> </w:t>
      </w:r>
      <w:r w:rsidRPr="005E436F">
        <w:rPr>
          <w:lang w:val="en-US"/>
        </w:rPr>
        <w:t xml:space="preserve">Although mentioned only here in BT (and in some mss his son is designated </w:t>
      </w:r>
      <w:r w:rsidRPr="005E436F">
        <w:rPr>
          <w:rFonts w:cs="Times New Roman" w:hint="eastAsia"/>
          <w:rtl/>
          <w:lang w:val="en-US"/>
        </w:rPr>
        <w:t>רבי</w:t>
      </w:r>
      <w:r w:rsidRPr="005E436F">
        <w:rPr>
          <w:rFonts w:cs="Times New Roman"/>
          <w:lang w:val="en-US"/>
        </w:rPr>
        <w:t xml:space="preserve">, see Introduction </w:t>
      </w:r>
      <w:r>
        <w:t>5.1.3.2</w:t>
      </w:r>
      <w:r>
        <w:rPr>
          <w:rFonts w:cs="Times New Roman"/>
          <w:u w:color="FFFF00"/>
        </w:rPr>
        <w:t>.2</w:t>
      </w:r>
      <w:r w:rsidRPr="005E436F">
        <w:rPr>
          <w:rFonts w:cs="Times New Roman"/>
          <w:lang w:val="en-US"/>
        </w:rPr>
        <w:t>)</w:t>
      </w:r>
      <w:r w:rsidRPr="005E436F">
        <w:rPr>
          <w:lang w:val="en-US"/>
        </w:rPr>
        <w:t xml:space="preserve">, he </w:t>
      </w:r>
      <w:r>
        <w:rPr>
          <w:lang w:val="en-US"/>
        </w:rPr>
        <w:t xml:space="preserve">is </w:t>
      </w:r>
      <w:r w:rsidRPr="005E436F">
        <w:rPr>
          <w:lang w:val="en-US"/>
        </w:rPr>
        <w:t>described in the pres</w:t>
      </w:r>
      <w:r>
        <w:rPr>
          <w:lang w:val="en-US"/>
        </w:rPr>
        <w:t>ence of a Palestinian rabbi, dea</w:t>
      </w:r>
      <w:r w:rsidRPr="005E436F">
        <w:rPr>
          <w:lang w:val="en-US"/>
        </w:rPr>
        <w:t xml:space="preserve">ling with </w:t>
      </w:r>
      <w:r w:rsidRPr="005E436F">
        <w:rPr>
          <w:rFonts w:cs="Times New Roman"/>
          <w:rtl/>
          <w:lang w:val="en-US"/>
        </w:rPr>
        <w:t>אגדתא</w:t>
      </w:r>
      <w:r w:rsidRPr="005E436F">
        <w:rPr>
          <w:lang w:val="en-US"/>
        </w:rPr>
        <w:t xml:space="preserve"> (aggadah), see Intr</w:t>
      </w:r>
      <w:r w:rsidRPr="005E436F">
        <w:rPr>
          <w:lang w:val="en-US"/>
        </w:rPr>
        <w:t>o</w:t>
      </w:r>
      <w:r w:rsidRPr="005E436F">
        <w:rPr>
          <w:lang w:val="en-US"/>
        </w:rPr>
        <w:t xml:space="preserve">duction </w:t>
      </w:r>
      <w:r>
        <w:t>5.1.3.2</w:t>
      </w:r>
      <w:r>
        <w:rPr>
          <w:u w:color="FFFF00"/>
        </w:rPr>
        <w:t>.6</w:t>
      </w:r>
      <w:r w:rsidRPr="005E436F">
        <w:rPr>
          <w:lang w:val="en-US"/>
        </w:rPr>
        <w:t>.</w:t>
      </w:r>
    </w:p>
  </w:footnote>
  <w:footnote w:id="2693">
    <w:p w14:paraId="44EEF91B" w14:textId="77777777" w:rsidR="00865CD2" w:rsidRPr="00741588" w:rsidRDefault="00865CD2" w:rsidP="003A118E">
      <w:pPr>
        <w:pStyle w:val="FootnoteText"/>
        <w:bidi w:val="0"/>
        <w:spacing w:line="240" w:lineRule="auto"/>
        <w:rPr>
          <w:lang w:val="en-US"/>
        </w:rPr>
      </w:pPr>
      <w:r>
        <w:rPr>
          <w:rStyle w:val="FootnoteReference"/>
        </w:rPr>
        <w:footnoteRef/>
      </w:r>
      <w:r>
        <w:t xml:space="preserve"> </w:t>
      </w:r>
      <w:r>
        <w:rPr>
          <w:lang w:val="en-US"/>
        </w:rPr>
        <w:t>His son w</w:t>
      </w:r>
      <w:r w:rsidRPr="00B32F2E">
        <w:rPr>
          <w:lang w:val="en-US"/>
        </w:rPr>
        <w:t xml:space="preserve">as a contemporary </w:t>
      </w:r>
      <w:r>
        <w:rPr>
          <w:lang w:val="en-US"/>
        </w:rPr>
        <w:t>Simon (34), who was</w:t>
      </w:r>
      <w:r w:rsidRPr="00B32F2E">
        <w:rPr>
          <w:lang w:val="en-US"/>
        </w:rPr>
        <w:t xml:space="preserve"> </w:t>
      </w:r>
      <w:r>
        <w:rPr>
          <w:lang w:val="en-US"/>
        </w:rPr>
        <w:t xml:space="preserve">a student of Rabbi Yohanan (1), </w:t>
      </w:r>
      <w:r w:rsidRPr="00741588">
        <w:rPr>
          <w:lang w:val="en-US"/>
        </w:rPr>
        <w:t xml:space="preserve">see Introduction </w:t>
      </w:r>
      <w:r>
        <w:rPr>
          <w:lang w:val="en-US"/>
        </w:rPr>
        <w:t>7.4.1</w:t>
      </w:r>
      <w:r w:rsidRPr="00741588">
        <w:rPr>
          <w:lang w:val="en-US"/>
        </w:rPr>
        <w:t>.</w:t>
      </w:r>
    </w:p>
  </w:footnote>
  <w:footnote w:id="2694">
    <w:p w14:paraId="1ED74A9E" w14:textId="77777777" w:rsidR="00865CD2" w:rsidRPr="00ED0F4E" w:rsidRDefault="00865CD2" w:rsidP="002D1FA6">
      <w:pPr>
        <w:pStyle w:val="FootnoteText"/>
        <w:bidi w:val="0"/>
        <w:spacing w:line="240" w:lineRule="auto"/>
        <w:rPr>
          <w:lang w:val="en-US"/>
        </w:rPr>
      </w:pPr>
      <w:r>
        <w:rPr>
          <w:rStyle w:val="FootnoteReference"/>
        </w:rPr>
        <w:footnoteRef/>
      </w:r>
      <w:r>
        <w:t xml:space="preserve"> </w:t>
      </w:r>
      <w:r>
        <w:rPr>
          <w:lang w:val="en-US"/>
        </w:rPr>
        <w:t>For this form see vol. 1, under Aqub (3) B/M, p. 203.</w:t>
      </w:r>
    </w:p>
  </w:footnote>
  <w:footnote w:id="2695">
    <w:p w14:paraId="44563FA7" w14:textId="77777777" w:rsidR="00865CD2" w:rsidRPr="002D1FA6" w:rsidRDefault="00865CD2" w:rsidP="00CC70B9">
      <w:pPr>
        <w:pStyle w:val="FootnoteText"/>
        <w:bidi w:val="0"/>
        <w:spacing w:line="240" w:lineRule="auto"/>
        <w:rPr>
          <w:lang w:val="en-US"/>
        </w:rPr>
      </w:pPr>
      <w:r>
        <w:rPr>
          <w:rStyle w:val="FootnoteReference"/>
        </w:rPr>
        <w:footnoteRef/>
      </w:r>
      <w:r>
        <w:rPr>
          <w:rtl/>
        </w:rPr>
        <w:t xml:space="preserve"> </w:t>
      </w:r>
      <w:r>
        <w:rPr>
          <w:rFonts w:hint="cs"/>
        </w:rPr>
        <w:t>I</w:t>
      </w:r>
      <w:r>
        <w:rPr>
          <w:lang w:val="en-US"/>
        </w:rPr>
        <w:t xml:space="preserve">n Hebrew – </w:t>
      </w:r>
      <w:r w:rsidRPr="002D1FA6">
        <w:rPr>
          <w:rFonts w:cs="Times New Roman"/>
          <w:rtl/>
          <w:lang w:val="en-US"/>
        </w:rPr>
        <w:t>האנטוכי</w:t>
      </w:r>
      <w:r>
        <w:rPr>
          <w:lang w:val="en-US"/>
        </w:rPr>
        <w:t xml:space="preserve"> (in </w:t>
      </w:r>
      <w:smartTag w:uri="urn:schemas-microsoft-com:office:smarttags" w:element="place">
        <w:smartTag w:uri="urn:schemas-microsoft-com:office:smarttags" w:element="country-region">
          <w:r>
            <w:rPr>
              <w:lang w:val="en-US"/>
            </w:rPr>
            <w:t>Syria</w:t>
          </w:r>
        </w:smartTag>
      </w:smartTag>
      <w:r>
        <w:rPr>
          <w:lang w:val="en-US"/>
        </w:rPr>
        <w:t xml:space="preserve">). </w:t>
      </w:r>
      <w:r>
        <w:t>On such designations see vol. 1, Introduction 3.2.6, p. 34.</w:t>
      </w:r>
    </w:p>
  </w:footnote>
  <w:footnote w:id="2696">
    <w:p w14:paraId="3BD4C29C" w14:textId="77777777" w:rsidR="00865CD2" w:rsidRPr="00CC70B9" w:rsidRDefault="00865CD2" w:rsidP="00310B90">
      <w:pPr>
        <w:pStyle w:val="FootnoteText"/>
        <w:bidi w:val="0"/>
        <w:spacing w:line="240" w:lineRule="auto"/>
        <w:rPr>
          <w:lang w:val="en-US"/>
        </w:rPr>
      </w:pPr>
      <w:r w:rsidRPr="00310B90">
        <w:rPr>
          <w:rStyle w:val="FootnoteReference"/>
        </w:rPr>
        <w:footnoteRef/>
      </w:r>
      <w:r w:rsidRPr="00310B90">
        <w:rPr>
          <w:rtl/>
        </w:rPr>
        <w:t xml:space="preserve"> </w:t>
      </w:r>
      <w:r w:rsidRPr="00310B90">
        <w:t xml:space="preserve">In Judeo-Arabic – </w:t>
      </w:r>
      <w:r w:rsidRPr="00310B90">
        <w:rPr>
          <w:rFonts w:cs="Times New Roman"/>
          <w:rtl/>
        </w:rPr>
        <w:t>אלטאיר פי אלגנה</w:t>
      </w:r>
      <w:r>
        <w:rPr>
          <w:rFonts w:cs="Times New Roman"/>
        </w:rPr>
        <w:t>.</w:t>
      </w:r>
    </w:p>
  </w:footnote>
  <w:footnote w:id="2697">
    <w:p w14:paraId="6C3AA573" w14:textId="77777777" w:rsidR="00865CD2" w:rsidRPr="00BD0433" w:rsidRDefault="00865CD2" w:rsidP="00982EF3">
      <w:pPr>
        <w:pStyle w:val="FootnoteText"/>
        <w:bidi w:val="0"/>
        <w:spacing w:line="240" w:lineRule="auto"/>
        <w:jc w:val="both"/>
        <w:rPr>
          <w:rFonts w:cs="Times New Roman"/>
          <w:lang w:val="en-US" w:bidi="ar-EG"/>
        </w:rPr>
      </w:pPr>
      <w:r w:rsidRPr="00BD0433">
        <w:rPr>
          <w:rStyle w:val="FootnoteReference"/>
          <w:rFonts w:cs="Times New Roman"/>
        </w:rPr>
        <w:footnoteRef/>
      </w:r>
      <w:r w:rsidRPr="00BD0433">
        <w:rPr>
          <w:rFonts w:cs="Times New Roman"/>
          <w:lang w:val="en-US"/>
        </w:rPr>
        <w:t xml:space="preserve"> On this text</w:t>
      </w:r>
      <w:r w:rsidRPr="00BD0433">
        <w:rPr>
          <w:rFonts w:cs="Times New Roman"/>
        </w:rPr>
        <w:t xml:space="preserve">, see vol. 4, Introduction 6.1.3.1, p. </w:t>
      </w:r>
      <w:r>
        <w:rPr>
          <w:rFonts w:cs="Times New Roman"/>
        </w:rPr>
        <w:t>31</w:t>
      </w:r>
      <w:r w:rsidRPr="00BD0433">
        <w:rPr>
          <w:rFonts w:cs="Times New Roman"/>
          <w:lang w:val="en-US" w:bidi="ar-EG"/>
        </w:rPr>
        <w:t>. This man’s daughter (</w:t>
      </w:r>
      <w:r>
        <w:rPr>
          <w:rFonts w:cs="Times New Roman"/>
          <w:lang w:val="en-US"/>
        </w:rPr>
        <w:t>Muhammad’s</w:t>
      </w:r>
      <w:r w:rsidRPr="00BD0433">
        <w:rPr>
          <w:rFonts w:cs="Times New Roman"/>
          <w:lang w:val="en-US" w:bidi="ar-EG"/>
        </w:rPr>
        <w:t xml:space="preserve"> wife) is known from Muslim sources. </w:t>
      </w:r>
    </w:p>
  </w:footnote>
  <w:footnote w:id="2698">
    <w:p w14:paraId="20EA1142" w14:textId="77777777" w:rsidR="00865CD2" w:rsidRDefault="00865CD2" w:rsidP="00BD0433">
      <w:pPr>
        <w:pStyle w:val="FootnoteText"/>
        <w:bidi w:val="0"/>
        <w:spacing w:line="240" w:lineRule="auto"/>
        <w:jc w:val="both"/>
        <w:rPr>
          <w:rFonts w:ascii="Times Beyrut Roman" w:hAnsi="Times Beyrut Roman"/>
          <w:lang w:val="en-US"/>
        </w:rPr>
      </w:pPr>
      <w:r>
        <w:rPr>
          <w:rStyle w:val="FootnoteReference"/>
          <w:rFonts w:ascii="Times Beyrut Roman" w:hAnsi="Times Beyrut Roman"/>
        </w:rPr>
        <w:footnoteRef/>
      </w:r>
      <w:r>
        <w:rPr>
          <w:rFonts w:ascii="Times Beyrut Roman" w:hAnsi="Times Beyrut Roman"/>
          <w:lang w:val="en-US"/>
        </w:rPr>
        <w:t xml:space="preserve"> Was a contemporary of MuÎammad, who died in this year, see vol. 4, Introduction 8.3.2, p. 42.</w:t>
      </w:r>
    </w:p>
  </w:footnote>
  <w:footnote w:id="2699">
    <w:p w14:paraId="4EA4DAC8" w14:textId="77777777" w:rsidR="00865CD2" w:rsidRPr="00310B90" w:rsidRDefault="00865CD2" w:rsidP="00D75661">
      <w:pPr>
        <w:pStyle w:val="FootnoteText"/>
        <w:bidi w:val="0"/>
        <w:spacing w:line="240" w:lineRule="auto"/>
        <w:rPr>
          <w:rFonts w:cs="Times New Roman"/>
          <w:rtl/>
          <w:lang w:val="en-US"/>
        </w:rPr>
      </w:pPr>
      <w:r w:rsidRPr="00310B90">
        <w:rPr>
          <w:rStyle w:val="FootnoteReference"/>
          <w:rFonts w:cs="Times New Roman"/>
          <w:rtl/>
        </w:rPr>
        <w:footnoteRef/>
      </w:r>
      <w:r w:rsidRPr="00310B90">
        <w:rPr>
          <w:rFonts w:cs="Times New Roman"/>
          <w:lang w:eastAsia="en-GB"/>
        </w:rPr>
        <w:t xml:space="preserve"> </w:t>
      </w:r>
      <w:r w:rsidRPr="00310B90">
        <w:rPr>
          <w:rFonts w:cs="Times New Roman"/>
          <w:lang w:val="en-US"/>
        </w:rPr>
        <w:t>Biblical, e.g. 2 Kgs 23:36.</w:t>
      </w:r>
    </w:p>
  </w:footnote>
  <w:footnote w:id="2700">
    <w:p w14:paraId="256A0146" w14:textId="77777777" w:rsidR="00865CD2" w:rsidRPr="00185535" w:rsidRDefault="00865CD2" w:rsidP="00706A70">
      <w:pPr>
        <w:pStyle w:val="FootnoteText"/>
        <w:bidi w:val="0"/>
        <w:spacing w:line="240" w:lineRule="auto"/>
        <w:rPr>
          <w:rtl/>
          <w:lang w:val="en-US"/>
        </w:rPr>
      </w:pPr>
      <w:r>
        <w:rPr>
          <w:rStyle w:val="FootnoteReference"/>
        </w:rPr>
        <w:footnoteRef/>
      </w:r>
      <w:r>
        <w:rPr>
          <w:rtl/>
        </w:rPr>
        <w:t xml:space="preserve"> </w:t>
      </w:r>
      <w:r>
        <w:t xml:space="preserve">So in PT.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2701">
    <w:p w14:paraId="6EBFB35E" w14:textId="77777777" w:rsidR="00865CD2" w:rsidRPr="003A0135" w:rsidRDefault="00865CD2" w:rsidP="004433A0">
      <w:pPr>
        <w:pStyle w:val="FootnoteText"/>
        <w:bidi w:val="0"/>
        <w:spacing w:line="240" w:lineRule="auto"/>
        <w:rPr>
          <w:rFonts w:cs="Times New Roman"/>
          <w:lang w:val="en-US"/>
        </w:rPr>
      </w:pPr>
      <w:r w:rsidRPr="003A0135">
        <w:rPr>
          <w:rStyle w:val="FootnoteReference"/>
          <w:rFonts w:cs="Times New Roman"/>
        </w:rPr>
        <w:footnoteRef/>
      </w:r>
      <w:r w:rsidRPr="003A0135">
        <w:rPr>
          <w:rFonts w:cs="Times New Roman"/>
          <w:rtl/>
        </w:rPr>
        <w:t xml:space="preserve"> </w:t>
      </w:r>
      <w:r w:rsidRPr="003A0135">
        <w:rPr>
          <w:rFonts w:cs="Times New Roman"/>
          <w:lang w:val="en-US"/>
        </w:rPr>
        <w:t xml:space="preserve">So in BT. On the replacement of the </w:t>
      </w:r>
      <w:r w:rsidRPr="003A0135">
        <w:rPr>
          <w:rFonts w:cs="Times New Roman"/>
          <w:rtl/>
          <w:lang w:val="en-US"/>
        </w:rPr>
        <w:t>ה</w:t>
      </w:r>
      <w:r>
        <w:rPr>
          <w:rFonts w:cs="Times New Roman"/>
          <w:lang w:val="en-US"/>
        </w:rPr>
        <w:t xml:space="preserve"> </w:t>
      </w:r>
      <w:r w:rsidRPr="003A0135">
        <w:rPr>
          <w:rFonts w:cs="Times New Roman"/>
          <w:lang w:val="en-US"/>
        </w:rPr>
        <w:t xml:space="preserve">suffix with </w:t>
      </w:r>
      <w:r w:rsidRPr="003A0135">
        <w:rPr>
          <w:rFonts w:cs="Times New Roman"/>
          <w:rtl/>
          <w:lang w:val="en-US"/>
        </w:rPr>
        <w:t>א</w:t>
      </w:r>
      <w:r>
        <w:rPr>
          <w:rFonts w:cs="Times New Roman"/>
          <w:lang w:val="en-US"/>
        </w:rPr>
        <w:t xml:space="preserve"> </w:t>
      </w:r>
      <w:r w:rsidRPr="003A0135">
        <w:rPr>
          <w:rFonts w:cs="Times New Roman"/>
          <w:lang w:val="en-US"/>
        </w:rPr>
        <w:t>see vol. 1, Introduction 2.4.2.7, p. 26. On bibl</w:t>
      </w:r>
      <w:r w:rsidRPr="003A0135">
        <w:rPr>
          <w:rFonts w:cs="Times New Roman"/>
          <w:lang w:val="en-US"/>
        </w:rPr>
        <w:t>i</w:t>
      </w:r>
      <w:r w:rsidRPr="003A0135">
        <w:rPr>
          <w:rFonts w:cs="Times New Roman"/>
          <w:lang w:val="en-US"/>
        </w:rPr>
        <w:t xml:space="preserve">cal names losing their vocalization see vol. 4, Introduction </w:t>
      </w:r>
      <w:r w:rsidRPr="003A0135">
        <w:rPr>
          <w:rFonts w:cs="Times New Roman"/>
        </w:rPr>
        <w:t xml:space="preserve">2.3.5.6, p. </w:t>
      </w:r>
      <w:r>
        <w:rPr>
          <w:rFonts w:cs="Times New Roman"/>
        </w:rPr>
        <w:t>13</w:t>
      </w:r>
      <w:r w:rsidRPr="003A0135">
        <w:rPr>
          <w:rFonts w:cs="Times New Roman"/>
        </w:rPr>
        <w:t>.</w:t>
      </w:r>
    </w:p>
  </w:footnote>
  <w:footnote w:id="2702">
    <w:p w14:paraId="4B510E4A" w14:textId="77777777" w:rsidR="00865CD2" w:rsidRPr="00701CD0" w:rsidRDefault="00865CD2" w:rsidP="00701CD0">
      <w:pPr>
        <w:pStyle w:val="FootnoteText"/>
        <w:bidi w:val="0"/>
        <w:spacing w:line="240" w:lineRule="auto"/>
        <w:rPr>
          <w:lang w:val="en-US"/>
        </w:rPr>
      </w:pPr>
      <w:r>
        <w:rPr>
          <w:rStyle w:val="FootnoteReference"/>
        </w:rPr>
        <w:footnoteRef/>
      </w:r>
      <w:r>
        <w:rPr>
          <w:rtl/>
        </w:rPr>
        <w:t xml:space="preserve"> </w:t>
      </w:r>
      <w:r>
        <w:rPr>
          <w:lang w:val="en-US"/>
        </w:rPr>
        <w:t xml:space="preserve">In the text – </w:t>
      </w:r>
      <w:r w:rsidRPr="00701CD0">
        <w:rPr>
          <w:rFonts w:cs="Times New Roman"/>
          <w:rtl/>
          <w:lang w:val="en-US"/>
        </w:rPr>
        <w:t>בר פדייה</w:t>
      </w:r>
      <w:r>
        <w:rPr>
          <w:lang w:val="en-US"/>
        </w:rPr>
        <w:t>.</w:t>
      </w:r>
    </w:p>
  </w:footnote>
  <w:footnote w:id="2703">
    <w:p w14:paraId="7F9E1182" w14:textId="77777777" w:rsidR="00865CD2" w:rsidRPr="00587FEC" w:rsidRDefault="00865CD2" w:rsidP="00587FEC">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2704">
    <w:p w14:paraId="6E12A641" w14:textId="77777777" w:rsidR="00865CD2" w:rsidRPr="00310B90" w:rsidRDefault="00865CD2" w:rsidP="004433A0">
      <w:pPr>
        <w:pStyle w:val="FootnoteText"/>
        <w:tabs>
          <w:tab w:val="left" w:pos="4280"/>
        </w:tabs>
        <w:bidi w:val="0"/>
        <w:spacing w:line="240" w:lineRule="auto"/>
        <w:rPr>
          <w:rFonts w:cs="Times New Roman"/>
          <w:rtl/>
          <w:lang w:val="en-US"/>
        </w:rPr>
      </w:pPr>
      <w:r w:rsidRPr="00310B90">
        <w:rPr>
          <w:rStyle w:val="FootnoteReference"/>
          <w:rFonts w:cs="Times New Roman"/>
          <w:rtl/>
        </w:rPr>
        <w:footnoteRef/>
      </w:r>
      <w:r w:rsidRPr="00310B90">
        <w:rPr>
          <w:rFonts w:cs="Times New Roman"/>
          <w:lang w:val="en-US"/>
        </w:rPr>
        <w:t xml:space="preserve"> According to Hyman, identical </w:t>
      </w:r>
      <w:r>
        <w:rPr>
          <w:rFonts w:cs="Times New Roman"/>
          <w:lang w:val="en-US"/>
        </w:rPr>
        <w:t>with</w:t>
      </w:r>
      <w:r w:rsidRPr="00310B90">
        <w:rPr>
          <w:rFonts w:cs="Times New Roman"/>
          <w:lang w:val="en-US"/>
        </w:rPr>
        <w:t xml:space="preserve"> the previous.</w:t>
      </w:r>
      <w:r>
        <w:rPr>
          <w:rFonts w:cs="Times New Roman"/>
          <w:lang w:val="en-US"/>
        </w:rPr>
        <w:tab/>
      </w:r>
    </w:p>
  </w:footnote>
  <w:footnote w:id="2705">
    <w:p w14:paraId="5C80F988" w14:textId="77777777" w:rsidR="00865CD2" w:rsidRPr="00B91430" w:rsidRDefault="00865CD2" w:rsidP="00587FEC">
      <w:pPr>
        <w:pStyle w:val="FootnoteText"/>
        <w:bidi w:val="0"/>
        <w:spacing w:line="240" w:lineRule="auto"/>
        <w:rPr>
          <w:lang w:val="en-US"/>
        </w:rPr>
      </w:pPr>
      <w:r>
        <w:rPr>
          <w:rStyle w:val="FootnoteReference"/>
        </w:rPr>
        <w:footnoteRef/>
      </w:r>
      <w:r>
        <w:rPr>
          <w:rtl/>
        </w:rPr>
        <w:t xml:space="preserve"> </w:t>
      </w:r>
      <w:r>
        <w:rPr>
          <w:lang w:val="en-US"/>
        </w:rPr>
        <w:t>His son w</w:t>
      </w:r>
      <w:r w:rsidRPr="00B91430">
        <w:rPr>
          <w:lang w:val="en-US"/>
        </w:rPr>
        <w:t>as associated with the last tannaim, see Introduction 7.4.1.</w:t>
      </w:r>
    </w:p>
  </w:footnote>
  <w:footnote w:id="2706">
    <w:p w14:paraId="5AF1C23A" w14:textId="77777777" w:rsidR="00865CD2" w:rsidRPr="006378A9" w:rsidRDefault="00865CD2" w:rsidP="00A75C79">
      <w:pPr>
        <w:pStyle w:val="FootnoteText"/>
        <w:bidi w:val="0"/>
        <w:spacing w:line="240" w:lineRule="auto"/>
        <w:rPr>
          <w:rFonts w:cs="Times New Roman"/>
          <w:rtl/>
          <w:lang w:val="en-US"/>
        </w:rPr>
      </w:pPr>
      <w:r w:rsidRPr="006378A9">
        <w:rPr>
          <w:rStyle w:val="FootnoteReference"/>
          <w:rFonts w:cs="Times New Roman"/>
          <w:rtl/>
        </w:rPr>
        <w:footnoteRef/>
      </w:r>
      <w:r w:rsidRPr="006378A9">
        <w:rPr>
          <w:rFonts w:cs="Times New Roman"/>
          <w:lang w:eastAsia="en-GB"/>
        </w:rPr>
        <w:t xml:space="preserve"> </w:t>
      </w:r>
      <w:r w:rsidRPr="006378A9">
        <w:rPr>
          <w:rFonts w:cs="Times New Roman"/>
          <w:lang w:val="en-US"/>
        </w:rPr>
        <w:t>Biblical, e.g. Neh 10:23.</w:t>
      </w:r>
    </w:p>
  </w:footnote>
  <w:footnote w:id="2707">
    <w:p w14:paraId="07B51386"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Leiden</w:t>
          </w:r>
        </w:smartTag>
      </w:smartTag>
      <w:r w:rsidRPr="005E436F">
        <w:rPr>
          <w:lang w:val="en-US"/>
        </w:rPr>
        <w:t xml:space="preserve"> Ms of PT.</w:t>
      </w:r>
      <w:r>
        <w:rPr>
          <w:lang w:val="en-US"/>
        </w:rPr>
        <w:t xml:space="preserve"> This pe</w:t>
      </w:r>
      <w:r>
        <w:rPr>
          <w:lang w:val="en-US"/>
        </w:rPr>
        <w:t>r</w:t>
      </w:r>
      <w:r>
        <w:rPr>
          <w:lang w:val="en-US"/>
        </w:rPr>
        <w:t xml:space="preserve">son was obviously not well known, and his name was not stable so that the scribes of the mss were not sure how to write it, see vol. 4, Introduction 5.1.1.2.1.1, pp. 23-4. On the replacement of the </w:t>
      </w:r>
      <w:r>
        <w:rPr>
          <w:rFonts w:cs="Times New Roman" w:hint="cs"/>
          <w:rtl/>
          <w:lang w:val="en-US"/>
        </w:rPr>
        <w:t xml:space="preserve">ה </w:t>
      </w:r>
      <w:r>
        <w:rPr>
          <w:lang w:val="en-US"/>
        </w:rPr>
        <w:t xml:space="preserve">suffix with </w:t>
      </w:r>
      <w:r>
        <w:rPr>
          <w:rFonts w:cs="Times New Roman"/>
          <w:rtl/>
          <w:lang w:val="en-US"/>
        </w:rPr>
        <w:t xml:space="preserve">א </w:t>
      </w:r>
      <w:r>
        <w:rPr>
          <w:lang w:val="en-US"/>
        </w:rPr>
        <w:t>see vol. 1, Introduction 2.4.2.7, p. 26. On this sort of vari</w:t>
      </w:r>
      <w:r>
        <w:rPr>
          <w:lang w:val="en-US"/>
        </w:rPr>
        <w:t>a</w:t>
      </w:r>
      <w:r>
        <w:rPr>
          <w:lang w:val="en-US"/>
        </w:rPr>
        <w:t>tion see vol. 1, Introduction 2.4.2.5, pp. 25-6.</w:t>
      </w:r>
    </w:p>
  </w:footnote>
  <w:footnote w:id="2708">
    <w:p w14:paraId="48BAB719"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So in </w:t>
      </w:r>
      <w:smartTag w:uri="urn:schemas-microsoft-com:office:smarttags" w:element="place">
        <w:r w:rsidRPr="005E436F">
          <w:rPr>
            <w:lang w:val="en-US"/>
          </w:rPr>
          <w:t>Vatic</w:t>
        </w:r>
        <w:r>
          <w:rPr>
            <w:lang w:val="en-US"/>
          </w:rPr>
          <w:t>a</w:t>
        </w:r>
        <w:r w:rsidRPr="005E436F">
          <w:rPr>
            <w:lang w:val="en-US"/>
          </w:rPr>
          <w:t>n</w:t>
        </w:r>
      </w:smartTag>
      <w:r w:rsidRPr="005E436F">
        <w:rPr>
          <w:lang w:val="en-US"/>
        </w:rPr>
        <w:t xml:space="preserve"> Ms. of PT</w:t>
      </w:r>
      <w:r>
        <w:rPr>
          <w:lang w:val="en-US"/>
        </w:rPr>
        <w:t>, see previous note</w:t>
      </w:r>
      <w:r w:rsidRPr="005E436F">
        <w:rPr>
          <w:lang w:val="en-US"/>
        </w:rPr>
        <w:t>.</w:t>
      </w:r>
      <w:r>
        <w:rPr>
          <w:lang w:val="en-US"/>
        </w:rPr>
        <w:t xml:space="preserve"> On this sort of variation see vol. 1, Introduction 2.4.2.5, pp. 25-6.</w:t>
      </w:r>
    </w:p>
  </w:footnote>
  <w:footnote w:id="2709">
    <w:p w14:paraId="3E0F157F" w14:textId="77777777" w:rsidR="00865CD2" w:rsidRDefault="00865CD2" w:rsidP="00CD0DEA">
      <w:pPr>
        <w:pStyle w:val="FootnoteText"/>
        <w:bidi w:val="0"/>
        <w:spacing w:line="240" w:lineRule="auto"/>
        <w:rPr>
          <w:lang w:val="en-US"/>
        </w:rPr>
      </w:pPr>
      <w:r>
        <w:rPr>
          <w:rStyle w:val="FootnoteReference"/>
        </w:rPr>
        <w:footnoteRef/>
      </w:r>
      <w:r>
        <w:rPr>
          <w:rtl/>
        </w:rPr>
        <w:t xml:space="preserve"> </w:t>
      </w:r>
      <w:r w:rsidRPr="005E436F">
        <w:rPr>
          <w:lang w:val="en-US"/>
        </w:rPr>
        <w:t xml:space="preserve">So in </w:t>
      </w:r>
      <w:r w:rsidRPr="005E436F">
        <w:rPr>
          <w:i/>
          <w:iCs/>
          <w:lang w:val="en-US"/>
        </w:rPr>
        <w:t>Gen Rab</w:t>
      </w:r>
      <w:r w:rsidRPr="005E436F">
        <w:rPr>
          <w:lang w:val="en-US"/>
        </w:rPr>
        <w:t xml:space="preserve"> 50:19, in </w:t>
      </w:r>
      <w:r w:rsidRPr="005E436F">
        <w:rPr>
          <w:i/>
          <w:iCs/>
          <w:lang w:val="en-US"/>
        </w:rPr>
        <w:t xml:space="preserve">bHul </w:t>
      </w:r>
      <w:r w:rsidRPr="005E436F">
        <w:rPr>
          <w:lang w:val="en-US"/>
        </w:rPr>
        <w:t>98a and in Ms. Moscow and London of PT</w:t>
      </w:r>
      <w:r>
        <w:rPr>
          <w:lang w:val="en-US"/>
        </w:rPr>
        <w:t>, see above, n. 2</w:t>
      </w:r>
      <w:r w:rsidRPr="005E436F">
        <w:rPr>
          <w:lang w:val="en-US"/>
        </w:rPr>
        <w:t>. Perhaps this is the original version, in which case this is probably a nickname rather than a name, see Introdu</w:t>
      </w:r>
      <w:r w:rsidRPr="005E436F">
        <w:rPr>
          <w:lang w:val="en-US"/>
        </w:rPr>
        <w:t>c</w:t>
      </w:r>
      <w:r w:rsidRPr="005E436F">
        <w:rPr>
          <w:lang w:val="en-US"/>
        </w:rPr>
        <w:t xml:space="preserve">tion </w:t>
      </w:r>
      <w:r>
        <w:rPr>
          <w:lang w:val="en-US"/>
        </w:rPr>
        <w:t>vol. 1, Introduction 6.1.1, p. 46. For this name see vol. 1, under Parteh P/M, p. 353.</w:t>
      </w:r>
    </w:p>
  </w:footnote>
  <w:footnote w:id="2710">
    <w:p w14:paraId="63B873B0" w14:textId="77777777" w:rsidR="00865CD2" w:rsidRPr="007F39F4" w:rsidRDefault="00865CD2" w:rsidP="00BB2A1C">
      <w:pPr>
        <w:pStyle w:val="FootnoteText"/>
        <w:bidi w:val="0"/>
        <w:spacing w:line="240" w:lineRule="auto"/>
        <w:rPr>
          <w:rtl/>
          <w:lang w:val="en-US"/>
        </w:rPr>
      </w:pPr>
      <w:r>
        <w:rPr>
          <w:rStyle w:val="FootnoteReference"/>
        </w:rPr>
        <w:footnoteRef/>
      </w:r>
      <w:r>
        <w:t xml:space="preserve"> </w:t>
      </w:r>
      <w:r>
        <w:rPr>
          <w:lang w:val="en-US"/>
        </w:rPr>
        <w:t xml:space="preserve">On this chain of tradition see Introduction </w:t>
      </w:r>
      <w:r>
        <w:t>5.1.3.1.1.</w:t>
      </w:r>
    </w:p>
  </w:footnote>
  <w:footnote w:id="2711">
    <w:p w14:paraId="363B1CE0" w14:textId="77777777" w:rsidR="00865CD2" w:rsidRPr="006A51F8" w:rsidRDefault="00865CD2" w:rsidP="00587FEC">
      <w:pPr>
        <w:pStyle w:val="FootnoteText"/>
        <w:bidi w:val="0"/>
        <w:spacing w:line="240" w:lineRule="auto"/>
        <w:rPr>
          <w:lang w:val="en-US"/>
        </w:rPr>
      </w:pPr>
      <w:r>
        <w:rPr>
          <w:rStyle w:val="FootnoteReference"/>
        </w:rPr>
        <w:footnoteRef/>
      </w:r>
      <w:r>
        <w:rPr>
          <w:rtl/>
        </w:rPr>
        <w:t xml:space="preserve"> </w:t>
      </w:r>
      <w:smartTag w:uri="urn:schemas-microsoft-com:office:smarttags" w:element="country-region">
        <w:r>
          <w:rPr>
            <w:lang w:val="en-US"/>
          </w:rPr>
          <w:t>Judah</w:t>
        </w:r>
      </w:smartTag>
      <w:r>
        <w:rPr>
          <w:lang w:val="en-US"/>
        </w:rPr>
        <w:t xml:space="preserve"> (15), whose father was a student of Rabbi Yohanan (1), transmits in his son’s name, see Intr</w:t>
      </w:r>
      <w:r>
        <w:rPr>
          <w:lang w:val="en-US"/>
        </w:rPr>
        <w:t>o</w:t>
      </w:r>
      <w:r>
        <w:rPr>
          <w:lang w:val="en-US"/>
        </w:rPr>
        <w:t>duction 7.4.1.</w:t>
      </w:r>
    </w:p>
  </w:footnote>
  <w:footnote w:id="2712">
    <w:p w14:paraId="14CF9378" w14:textId="77777777" w:rsidR="00865CD2" w:rsidRPr="00ED0F4E" w:rsidRDefault="00865CD2" w:rsidP="00310B90">
      <w:pPr>
        <w:pStyle w:val="FootnoteText"/>
        <w:bidi w:val="0"/>
        <w:spacing w:line="240" w:lineRule="auto"/>
        <w:rPr>
          <w:lang w:val="en-US"/>
        </w:rPr>
      </w:pPr>
      <w:r>
        <w:rPr>
          <w:rStyle w:val="FootnoteReference"/>
        </w:rPr>
        <w:footnoteRef/>
      </w:r>
      <w:r>
        <w:t xml:space="preserve"> </w:t>
      </w:r>
      <w:r>
        <w:rPr>
          <w:lang w:val="en-US"/>
        </w:rPr>
        <w:t>For this form see vol. 1, under Pelatyah (1) B/M, p. 205.</w:t>
      </w:r>
    </w:p>
  </w:footnote>
  <w:footnote w:id="2713">
    <w:p w14:paraId="7A59311E" w14:textId="77777777" w:rsidR="00865CD2" w:rsidRDefault="00865CD2" w:rsidP="00A90AE6">
      <w:pPr>
        <w:pStyle w:val="FootnoteText"/>
        <w:bidi w:val="0"/>
        <w:spacing w:line="240" w:lineRule="auto"/>
        <w:rPr>
          <w:lang w:val="en-US"/>
        </w:rPr>
      </w:pPr>
      <w:r>
        <w:rPr>
          <w:rStyle w:val="FootnoteReference"/>
        </w:rPr>
        <w:footnoteRef/>
      </w:r>
      <w:r>
        <w:t xml:space="preserve"> </w:t>
      </w:r>
      <w:r>
        <w:rPr>
          <w:lang w:val="en-US"/>
        </w:rPr>
        <w:t xml:space="preserve">In Aramaic – </w:t>
      </w:r>
      <w:r w:rsidRPr="0031652E">
        <w:rPr>
          <w:rFonts w:cs="Times New Roman"/>
          <w:rtl/>
        </w:rPr>
        <w:t>דנוה</w:t>
      </w:r>
      <w:r>
        <w:rPr>
          <w:lang w:val="en-US"/>
        </w:rPr>
        <w:t>, see Reeg</w:t>
      </w:r>
      <w:r>
        <w:rPr>
          <w:i/>
          <w:iCs/>
          <w:lang w:val="en-US"/>
        </w:rPr>
        <w:t>, Ortsnamen</w:t>
      </w:r>
      <w:r>
        <w:rPr>
          <w:lang w:val="en-US"/>
        </w:rPr>
        <w:t xml:space="preserve">, 433-5. </w:t>
      </w:r>
      <w:r>
        <w:t>On such designations see vol. 1, Introduction 3.2.6, p. 34.</w:t>
      </w:r>
    </w:p>
  </w:footnote>
  <w:footnote w:id="2714">
    <w:p w14:paraId="4ABE3386" w14:textId="77777777" w:rsidR="00865CD2" w:rsidRPr="004132D5" w:rsidRDefault="00865CD2" w:rsidP="00587FEC">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715">
    <w:p w14:paraId="7DCB7D9C" w14:textId="77777777" w:rsidR="00865CD2" w:rsidRPr="007C4108" w:rsidRDefault="00865CD2" w:rsidP="00B735A8">
      <w:pPr>
        <w:pStyle w:val="FootnoteText"/>
        <w:bidi w:val="0"/>
        <w:spacing w:line="240" w:lineRule="auto"/>
        <w:rPr>
          <w:lang w:val="en-US"/>
        </w:rPr>
      </w:pPr>
      <w:r w:rsidRPr="003F7A75">
        <w:rPr>
          <w:rStyle w:val="FootnoteReference"/>
        </w:rPr>
        <w:footnoteRef/>
      </w:r>
      <w:r w:rsidRPr="003F7A75">
        <w:rPr>
          <w:rtl/>
        </w:rPr>
        <w:t xml:space="preserve"> </w:t>
      </w:r>
      <w:r w:rsidRPr="005E00E4">
        <w:rPr>
          <w:lang w:val="en-US"/>
        </w:rPr>
        <w:t xml:space="preserve">On the additional </w:t>
      </w:r>
      <w:r>
        <w:rPr>
          <w:rFonts w:cs="Times New Roman" w:hint="cs"/>
          <w:rtl/>
          <w:lang w:val="en-US"/>
        </w:rPr>
        <w:t>י</w:t>
      </w:r>
      <w:r w:rsidRPr="005E00E4">
        <w:rPr>
          <w:rFonts w:hint="cs"/>
          <w:lang w:val="en-US"/>
        </w:rPr>
        <w:t xml:space="preserve"> </w:t>
      </w:r>
      <w:r w:rsidRPr="005E00E4">
        <w:rPr>
          <w:lang w:val="en-US"/>
        </w:rPr>
        <w:t>as a</w:t>
      </w:r>
      <w:r w:rsidRPr="005E00E4">
        <w:rPr>
          <w:rFonts w:hint="cs"/>
          <w:lang w:val="en-US"/>
        </w:rPr>
        <w:t xml:space="preserve"> dialect </w:t>
      </w:r>
      <w:r w:rsidRPr="005E00E4">
        <w:rPr>
          <w:lang w:val="en-US"/>
        </w:rPr>
        <w:t xml:space="preserve">variant </w:t>
      </w:r>
      <w:r w:rsidRPr="005E00E4">
        <w:rPr>
          <w:rFonts w:hint="cs"/>
          <w:lang w:val="en-US"/>
        </w:rPr>
        <w:t>see vol</w:t>
      </w:r>
      <w:r w:rsidRPr="005E00E4">
        <w:rPr>
          <w:lang w:val="en-US"/>
        </w:rPr>
        <w:t xml:space="preserve"> 4, Intr</w:t>
      </w:r>
      <w:r w:rsidRPr="005E00E4">
        <w:rPr>
          <w:lang w:val="en-US"/>
        </w:rPr>
        <w:t>o</w:t>
      </w:r>
      <w:r w:rsidRPr="005E00E4">
        <w:rPr>
          <w:lang w:val="en-US"/>
        </w:rPr>
        <w:t>duction 2.3.5.</w:t>
      </w:r>
      <w:r>
        <w:rPr>
          <w:lang w:val="en-US"/>
        </w:rPr>
        <w:t>2, p</w:t>
      </w:r>
      <w:r w:rsidRPr="005E00E4">
        <w:rPr>
          <w:lang w:val="en-US"/>
        </w:rPr>
        <w:t xml:space="preserve">. </w:t>
      </w:r>
      <w:r>
        <w:rPr>
          <w:lang w:val="en-US"/>
        </w:rPr>
        <w:t>13</w:t>
      </w:r>
      <w:r w:rsidRPr="007C4108">
        <w:rPr>
          <w:lang w:val="en-US"/>
        </w:rPr>
        <w:t xml:space="preserve">. </w:t>
      </w:r>
      <w:r>
        <w:rPr>
          <w:lang w:val="en-US"/>
        </w:rPr>
        <w:t>On this sort of variation see vol. 1, Introduction 2.4.2.6, p. 26.</w:t>
      </w:r>
    </w:p>
  </w:footnote>
  <w:footnote w:id="2716">
    <w:p w14:paraId="029EB306" w14:textId="77777777" w:rsidR="00865CD2" w:rsidRPr="009E48D3" w:rsidRDefault="00865CD2" w:rsidP="00184980">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2717">
    <w:p w14:paraId="1D46AFA5"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w:t>
      </w:r>
      <w:r>
        <w:rPr>
          <w:lang w:val="en-US"/>
        </w:rPr>
        <w:t>n</w:t>
      </w:r>
      <w:r>
        <w:rPr>
          <w:lang w:val="en-US"/>
        </w:rPr>
        <w:t>scription and kindly allowed me to make use of her readings. Not all the names she read can be seen in the photograph.</w:t>
      </w:r>
    </w:p>
  </w:footnote>
  <w:footnote w:id="2718">
    <w:p w14:paraId="3BCD04D7" w14:textId="77777777" w:rsidR="00865CD2" w:rsidRPr="00DA2B10" w:rsidRDefault="00865CD2" w:rsidP="004877A8">
      <w:pPr>
        <w:pStyle w:val="FootnoteText"/>
        <w:bidi w:val="0"/>
        <w:spacing w:line="240" w:lineRule="auto"/>
        <w:rPr>
          <w:rFonts w:cs="Times New Roman"/>
          <w:rtl/>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Biblical, 1 Chr 3:24.</w:t>
      </w:r>
    </w:p>
  </w:footnote>
  <w:footnote w:id="2719">
    <w:p w14:paraId="433F89EA" w14:textId="77777777" w:rsidR="00865CD2" w:rsidRPr="00B735A8" w:rsidRDefault="00865CD2" w:rsidP="00357F71">
      <w:pPr>
        <w:pStyle w:val="FootnoteText"/>
        <w:bidi w:val="0"/>
        <w:spacing w:line="240" w:lineRule="auto"/>
        <w:rPr>
          <w:lang w:val="en-US"/>
        </w:rPr>
      </w:pPr>
      <w:r>
        <w:rPr>
          <w:rStyle w:val="FootnoteReference"/>
        </w:rPr>
        <w:footnoteRef/>
      </w:r>
      <w:r>
        <w:rPr>
          <w:rtl/>
        </w:rPr>
        <w:t xml:space="preserve"> </w:t>
      </w:r>
      <w:r>
        <w:rPr>
          <w:lang w:val="en-US"/>
        </w:rPr>
        <w:t>On this sort of variation see vol. 1, Introduction 2.4.2.6, pp. 26.</w:t>
      </w:r>
    </w:p>
  </w:footnote>
  <w:footnote w:id="2720">
    <w:p w14:paraId="779ABFBB" w14:textId="77777777" w:rsidR="00865CD2" w:rsidRPr="006A590C" w:rsidRDefault="00865CD2" w:rsidP="00587FEC">
      <w:pPr>
        <w:pStyle w:val="FootnoteText"/>
        <w:bidi w:val="0"/>
        <w:spacing w:line="240" w:lineRule="auto"/>
        <w:rPr>
          <w:lang w:val="en-US"/>
        </w:rPr>
      </w:pPr>
      <w:r>
        <w:rPr>
          <w:rStyle w:val="FootnoteReference"/>
        </w:rPr>
        <w:footnoteRef/>
      </w:r>
      <w:r>
        <w:rPr>
          <w:rtl/>
        </w:rPr>
        <w:t xml:space="preserve"> </w:t>
      </w:r>
      <w:r>
        <w:rPr>
          <w:lang w:val="en-US"/>
        </w:rPr>
        <w:t xml:space="preserve">His son was a contemporary of Rabbi Yonah (2), see Introduction 7.4.3. </w:t>
      </w:r>
    </w:p>
  </w:footnote>
  <w:footnote w:id="2721">
    <w:p w14:paraId="06BA4E17" w14:textId="77777777" w:rsidR="00865CD2" w:rsidRPr="00ED0F4E" w:rsidRDefault="00865CD2" w:rsidP="006378A9">
      <w:pPr>
        <w:pStyle w:val="FootnoteText"/>
        <w:bidi w:val="0"/>
        <w:spacing w:line="240" w:lineRule="auto"/>
        <w:rPr>
          <w:lang w:val="en-US"/>
        </w:rPr>
      </w:pPr>
      <w:r>
        <w:rPr>
          <w:rStyle w:val="FootnoteReference"/>
        </w:rPr>
        <w:footnoteRef/>
      </w:r>
      <w:r>
        <w:t xml:space="preserve"> </w:t>
      </w:r>
      <w:r>
        <w:rPr>
          <w:lang w:val="en-US"/>
        </w:rPr>
        <w:t>For this form see vol. 1, under Playah (1) B/M, p. 205.</w:t>
      </w:r>
    </w:p>
  </w:footnote>
  <w:footnote w:id="2722">
    <w:p w14:paraId="34528439" w14:textId="77777777" w:rsidR="00865CD2" w:rsidRPr="00587FEC" w:rsidRDefault="00865CD2" w:rsidP="00587FEC">
      <w:pPr>
        <w:pStyle w:val="FootnoteText"/>
        <w:bidi w:val="0"/>
        <w:spacing w:line="240" w:lineRule="auto"/>
        <w:rPr>
          <w:lang w:val="en-US"/>
        </w:rPr>
      </w:pPr>
      <w:r>
        <w:rPr>
          <w:rStyle w:val="FootnoteReference"/>
        </w:rPr>
        <w:footnoteRef/>
      </w:r>
      <w:r>
        <w:rPr>
          <w:rtl/>
        </w:rPr>
        <w:t xml:space="preserve"> </w:t>
      </w:r>
      <w:r>
        <w:rPr>
          <w:lang w:val="en-US"/>
        </w:rPr>
        <w:t>Transmits in the name of Simon (2), who was Rabbi Yohanan (1)’s companion, see Introduction 7.4.1.</w:t>
      </w:r>
    </w:p>
  </w:footnote>
  <w:footnote w:id="2723">
    <w:p w14:paraId="5CA75D91" w14:textId="77777777" w:rsidR="00865CD2" w:rsidRPr="00BC3990" w:rsidRDefault="00865CD2" w:rsidP="006F24E6">
      <w:pPr>
        <w:pStyle w:val="FootnoteText"/>
        <w:bidi w:val="0"/>
        <w:spacing w:line="240" w:lineRule="auto"/>
        <w:rPr>
          <w:rFonts w:cs="Times New Roman"/>
          <w:rtl/>
          <w:lang w:val="en-US"/>
        </w:rPr>
      </w:pPr>
      <w:r w:rsidRPr="00BC3990">
        <w:rPr>
          <w:rStyle w:val="FootnoteReference"/>
          <w:rFonts w:cs="Times New Roman"/>
          <w:rtl/>
        </w:rPr>
        <w:footnoteRef/>
      </w:r>
      <w:r w:rsidRPr="00BC3990">
        <w:rPr>
          <w:rFonts w:cs="Times New Roman"/>
          <w:lang w:eastAsia="en-GB"/>
        </w:rPr>
        <w:t xml:space="preserve"> </w:t>
      </w:r>
      <w:r w:rsidRPr="00BC3990">
        <w:rPr>
          <w:rFonts w:cs="Times New Roman"/>
          <w:lang w:val="en-US"/>
        </w:rPr>
        <w:t xml:space="preserve">Biblical, e.g. Exod 6:25. </w:t>
      </w:r>
      <w:r w:rsidRPr="00BC3990">
        <w:rPr>
          <w:rFonts w:cs="Times New Roman"/>
          <w:rtl/>
          <w:lang w:val="en-US"/>
        </w:rPr>
        <w:t>פנחס</w:t>
      </w:r>
      <w:r w:rsidRPr="00BC3990">
        <w:rPr>
          <w:rFonts w:cs="Times New Roman"/>
          <w:lang w:val="en-US"/>
        </w:rPr>
        <w:t xml:space="preserve"> was the name of Aaron’s grandson. In the Bible the name is spelled as a rule </w:t>
      </w:r>
      <w:r w:rsidRPr="00BC3990">
        <w:rPr>
          <w:rFonts w:cs="Times New Roman"/>
          <w:rtl/>
          <w:lang w:val="en-US"/>
        </w:rPr>
        <w:t>פינחס</w:t>
      </w:r>
      <w:r w:rsidRPr="00BC3990">
        <w:rPr>
          <w:rFonts w:cs="Times New Roman"/>
          <w:lang w:val="en-US"/>
        </w:rPr>
        <w:t>.</w:t>
      </w:r>
    </w:p>
  </w:footnote>
  <w:footnote w:id="2724">
    <w:p w14:paraId="1BBD5BDE" w14:textId="77777777" w:rsidR="00865CD2" w:rsidRPr="00BC3990" w:rsidRDefault="00865CD2" w:rsidP="00FA0788">
      <w:pPr>
        <w:pStyle w:val="FootnoteText"/>
        <w:bidi w:val="0"/>
        <w:spacing w:line="240" w:lineRule="auto"/>
        <w:rPr>
          <w:rFonts w:cs="Times New Roman"/>
          <w:rtl/>
          <w:lang w:val="en-US"/>
        </w:rPr>
      </w:pPr>
      <w:r w:rsidRPr="00BC3990">
        <w:rPr>
          <w:rStyle w:val="FootnoteReference"/>
          <w:rFonts w:cs="Times New Roman"/>
          <w:rtl/>
        </w:rPr>
        <w:footnoteRef/>
      </w:r>
      <w:r w:rsidRPr="00BC3990">
        <w:rPr>
          <w:rFonts w:cs="Times New Roman"/>
          <w:lang w:val="en-US"/>
        </w:rPr>
        <w:t xml:space="preserve"> The original is in Armenian</w:t>
      </w:r>
      <w:r>
        <w:rPr>
          <w:rFonts w:cs="Times New Roman"/>
          <w:lang w:val="en-US"/>
        </w:rPr>
        <w:t>, see vol. 4, Introduction 2.8.5, p. 19</w:t>
      </w:r>
      <w:r w:rsidRPr="00BC3990">
        <w:rPr>
          <w:rFonts w:cs="Times New Roman"/>
          <w:lang w:val="en-US"/>
        </w:rPr>
        <w:t>. So in the translation of Conybeare.</w:t>
      </w:r>
    </w:p>
  </w:footnote>
  <w:footnote w:id="2725">
    <w:p w14:paraId="4A7A2578" w14:textId="77777777" w:rsidR="00865CD2" w:rsidRPr="00E4474E" w:rsidRDefault="00865CD2" w:rsidP="00E4474E">
      <w:pPr>
        <w:pStyle w:val="FootnoteText"/>
        <w:bidi w:val="0"/>
        <w:spacing w:line="240" w:lineRule="auto"/>
        <w:rPr>
          <w:lang w:val="en-US"/>
        </w:rPr>
      </w:pPr>
      <w:r>
        <w:rPr>
          <w:rStyle w:val="FootnoteReference"/>
        </w:rPr>
        <w:footnoteRef/>
      </w:r>
      <w:r>
        <w:rPr>
          <w:rtl/>
        </w:rPr>
        <w:t xml:space="preserve"> </w:t>
      </w:r>
      <w:r>
        <w:rPr>
          <w:lang w:val="en-US"/>
        </w:rPr>
        <w:t>The persons described in this text (in Armenian) are said to be philosophers, and this person is said to originate in Tiberias.</w:t>
      </w:r>
    </w:p>
  </w:footnote>
  <w:footnote w:id="2726">
    <w:p w14:paraId="4AFC53EB" w14:textId="77777777" w:rsidR="00865CD2" w:rsidRPr="00E4474E" w:rsidRDefault="00865CD2" w:rsidP="00022B86">
      <w:pPr>
        <w:pStyle w:val="FootnoteText"/>
        <w:bidi w:val="0"/>
        <w:spacing w:line="240" w:lineRule="auto"/>
        <w:rPr>
          <w:lang w:val="en-US"/>
        </w:rPr>
      </w:pPr>
      <w:r>
        <w:rPr>
          <w:rStyle w:val="FootnoteReference"/>
        </w:rPr>
        <w:footnoteRef/>
      </w:r>
      <w:r>
        <w:rPr>
          <w:rtl/>
        </w:rPr>
        <w:t xml:space="preserve"> </w:t>
      </w:r>
      <w:r>
        <w:rPr>
          <w:lang w:val="en-US"/>
        </w:rPr>
        <w:t>Described in the text (in Armenian) as a Jew.</w:t>
      </w:r>
    </w:p>
  </w:footnote>
  <w:footnote w:id="2727">
    <w:p w14:paraId="4D2C4AB8" w14:textId="77777777" w:rsidR="00865CD2" w:rsidRPr="00E4474E" w:rsidRDefault="00865CD2" w:rsidP="00E4474E">
      <w:pPr>
        <w:pStyle w:val="FootnoteText"/>
        <w:bidi w:val="0"/>
        <w:spacing w:line="240" w:lineRule="auto"/>
        <w:rPr>
          <w:lang w:val="en-US"/>
        </w:rPr>
      </w:pPr>
      <w:r>
        <w:rPr>
          <w:rStyle w:val="FootnoteReference"/>
        </w:rPr>
        <w:footnoteRef/>
      </w:r>
      <w:r>
        <w:rPr>
          <w:rtl/>
        </w:rPr>
        <w:t xml:space="preserve"> </w:t>
      </w:r>
      <w:r>
        <w:rPr>
          <w:lang w:val="en-US"/>
        </w:rPr>
        <w:t>The Pesah calculations in which he was involved are post-Justinian. This is the date of his death.</w:t>
      </w:r>
    </w:p>
  </w:footnote>
  <w:footnote w:id="2728">
    <w:p w14:paraId="373B4159" w14:textId="77777777" w:rsidR="00865CD2" w:rsidRPr="00DA718F" w:rsidRDefault="00865CD2" w:rsidP="00080278">
      <w:pPr>
        <w:pStyle w:val="FootnoteText"/>
        <w:bidi w:val="0"/>
        <w:spacing w:line="240" w:lineRule="auto"/>
        <w:rPr>
          <w:lang w:val="en-US"/>
        </w:rPr>
      </w:pPr>
      <w:r>
        <w:rPr>
          <w:rStyle w:val="FootnoteReference"/>
        </w:rPr>
        <w:footnoteRef/>
      </w:r>
      <w:r>
        <w:t xml:space="preserve"> </w:t>
      </w:r>
      <w:r>
        <w:rPr>
          <w:lang w:val="en-US"/>
        </w:rPr>
        <w:t>In Samaritan script, see Introduction 2.5.1. For this form see vol. 1, under Phineas (13) B/M, p. 206.</w:t>
      </w:r>
    </w:p>
  </w:footnote>
  <w:footnote w:id="2729">
    <w:p w14:paraId="7746B843" w14:textId="77777777" w:rsidR="00865CD2" w:rsidRPr="007803EC" w:rsidRDefault="00865CD2" w:rsidP="006D1E23">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5.1.2.2</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730">
    <w:p w14:paraId="6F17E6BC" w14:textId="77777777" w:rsidR="00865CD2" w:rsidRDefault="00865CD2" w:rsidP="00022B86">
      <w:pPr>
        <w:pStyle w:val="FootnoteText"/>
        <w:bidi w:val="0"/>
        <w:spacing w:line="240" w:lineRule="auto"/>
      </w:pPr>
      <w:r>
        <w:rPr>
          <w:rStyle w:val="FootnoteReference"/>
        </w:rPr>
        <w:footnoteRef/>
      </w:r>
      <w:r>
        <w:rPr>
          <w:rtl/>
        </w:rPr>
        <w:t xml:space="preserve"> </w:t>
      </w:r>
      <w:r>
        <w:t>These are the dates of Baba Rabba (Bebai [1]), see Introduction 7.2.3. He was his contemporary.</w:t>
      </w:r>
    </w:p>
  </w:footnote>
  <w:footnote w:id="2731">
    <w:p w14:paraId="02FBB901" w14:textId="77777777" w:rsidR="00865CD2" w:rsidRPr="00DA718F" w:rsidRDefault="00865CD2" w:rsidP="004433A0">
      <w:pPr>
        <w:pStyle w:val="FootnoteText"/>
        <w:bidi w:val="0"/>
        <w:spacing w:line="240" w:lineRule="auto"/>
        <w:rPr>
          <w:lang w:val="en-US"/>
        </w:rPr>
      </w:pPr>
      <w:r>
        <w:rPr>
          <w:rStyle w:val="FootnoteReference"/>
        </w:rPr>
        <w:footnoteRef/>
      </w:r>
      <w:r>
        <w:rPr>
          <w:rtl/>
        </w:rPr>
        <w:t xml:space="preserve"> </w:t>
      </w:r>
      <w:r>
        <w:rPr>
          <w:lang w:val="en-US"/>
        </w:rPr>
        <w:t>See above, n. 6.</w:t>
      </w:r>
    </w:p>
  </w:footnote>
  <w:footnote w:id="2732">
    <w:p w14:paraId="0DF514D6" w14:textId="77777777" w:rsidR="00865CD2" w:rsidRPr="00FF45AD" w:rsidRDefault="00865CD2" w:rsidP="00077CAE">
      <w:pPr>
        <w:pStyle w:val="FootnoteText"/>
        <w:bidi w:val="0"/>
        <w:spacing w:line="240" w:lineRule="auto"/>
        <w:rPr>
          <w:rFonts w:hint="cs"/>
          <w:lang w:val="en-US"/>
        </w:rPr>
      </w:pPr>
      <w:r>
        <w:rPr>
          <w:rStyle w:val="FootnoteReference"/>
        </w:rPr>
        <w:footnoteRef/>
      </w:r>
      <w:r>
        <w:rPr>
          <w:rtl/>
        </w:rPr>
        <w:t xml:space="preserve"> </w:t>
      </w:r>
      <w:r>
        <w:rPr>
          <w:lang w:val="en-US"/>
        </w:rPr>
        <w:t xml:space="preserve">In Arabic – </w:t>
      </w:r>
      <w:r>
        <w:rPr>
          <w:rFonts w:cs="Times New Roman"/>
          <w:rtl/>
          <w:lang w:val="en-US" w:bidi="ar-SA"/>
        </w:rPr>
        <w:t>الجبار</w:t>
      </w:r>
      <w:r>
        <w:rPr>
          <w:lang w:val="en-US"/>
        </w:rPr>
        <w:t xml:space="preserve">. </w:t>
      </w:r>
      <w:r>
        <w:t>On such designations see Introduction 3.</w:t>
      </w:r>
      <w:r>
        <w:rPr>
          <w:lang w:val="en-US"/>
        </w:rPr>
        <w:t>1.3.1</w:t>
      </w:r>
      <w:r>
        <w:t>.</w:t>
      </w:r>
    </w:p>
  </w:footnote>
  <w:footnote w:id="2733">
    <w:p w14:paraId="0E2D1570" w14:textId="77777777" w:rsidR="00865CD2" w:rsidRPr="007803EC" w:rsidRDefault="00865CD2" w:rsidP="004433A0">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lang w:val="en-US"/>
        </w:rPr>
        <w:t>See above, n. 7</w:t>
      </w:r>
      <w:r w:rsidRPr="007803EC">
        <w:rPr>
          <w:rFonts w:cs="Times New Roman"/>
          <w:lang w:val="en-US"/>
        </w:rPr>
        <w:t>.</w:t>
      </w:r>
    </w:p>
  </w:footnote>
  <w:footnote w:id="2734">
    <w:p w14:paraId="729C1CF0" w14:textId="77777777" w:rsidR="00865CD2" w:rsidRPr="00F12E32" w:rsidRDefault="00865CD2" w:rsidP="001C7692">
      <w:pPr>
        <w:pStyle w:val="FootnoteText"/>
        <w:bidi w:val="0"/>
        <w:spacing w:line="240" w:lineRule="auto"/>
        <w:rPr>
          <w:lang w:val="en-US"/>
        </w:rPr>
      </w:pPr>
      <w:r>
        <w:rPr>
          <w:rStyle w:val="FootnoteReference"/>
        </w:rPr>
        <w:footnoteRef/>
      </w:r>
      <w:r>
        <w:rPr>
          <w:lang w:val="en-US"/>
        </w:rPr>
        <w:t xml:space="preserve"> Chronology calculated roughly according to the </w:t>
      </w:r>
      <w:r w:rsidRPr="00884337">
        <w:rPr>
          <w:i/>
          <w:iCs/>
          <w:lang w:val="en-US"/>
        </w:rPr>
        <w:t>Tulida</w:t>
      </w:r>
      <w:r>
        <w:rPr>
          <w:lang w:val="en-US"/>
        </w:rPr>
        <w:t>, see Introduction 7.2.1.</w:t>
      </w:r>
    </w:p>
  </w:footnote>
  <w:footnote w:id="2735">
    <w:p w14:paraId="6A0F0651" w14:textId="77777777" w:rsidR="00865CD2" w:rsidRPr="00ED0F4E" w:rsidRDefault="00865CD2" w:rsidP="004433A0">
      <w:pPr>
        <w:pStyle w:val="FootnoteText"/>
        <w:bidi w:val="0"/>
        <w:spacing w:line="240" w:lineRule="auto"/>
        <w:rPr>
          <w:lang w:val="en-US"/>
        </w:rPr>
      </w:pPr>
      <w:r>
        <w:rPr>
          <w:rStyle w:val="FootnoteReference"/>
        </w:rPr>
        <w:footnoteRef/>
      </w:r>
      <w:r>
        <w:t xml:space="preserve"> </w:t>
      </w:r>
      <w:r>
        <w:rPr>
          <w:lang w:val="en-US"/>
        </w:rPr>
        <w:t>See above, n. 6.</w:t>
      </w:r>
    </w:p>
  </w:footnote>
  <w:footnote w:id="2736">
    <w:p w14:paraId="5D723740" w14:textId="77777777" w:rsidR="00865CD2" w:rsidRPr="00AA19C6" w:rsidRDefault="00865CD2" w:rsidP="00AA19C6">
      <w:pPr>
        <w:pStyle w:val="FootnoteText"/>
        <w:bidi w:val="0"/>
        <w:spacing w:line="240" w:lineRule="auto"/>
        <w:rPr>
          <w:lang w:val="en-US"/>
        </w:rPr>
      </w:pPr>
      <w:r>
        <w:rPr>
          <w:rStyle w:val="FootnoteReference"/>
        </w:rPr>
        <w:footnoteRef/>
      </w:r>
      <w:r>
        <w:rPr>
          <w:rtl/>
        </w:rPr>
        <w:t xml:space="preserve"> </w:t>
      </w:r>
      <w:r>
        <w:rPr>
          <w:lang w:val="en-US"/>
        </w:rPr>
        <w:t>Was a student of Rabbi Yosi (Joseph [7]), see Introduction 7.4.3.</w:t>
      </w:r>
    </w:p>
  </w:footnote>
  <w:footnote w:id="2737">
    <w:p w14:paraId="01BE8CB0" w14:textId="77777777" w:rsidR="00865CD2" w:rsidRPr="00ED0F4E" w:rsidRDefault="00865CD2" w:rsidP="004433A0">
      <w:pPr>
        <w:pStyle w:val="FootnoteText"/>
        <w:bidi w:val="0"/>
        <w:spacing w:line="240" w:lineRule="auto"/>
        <w:rPr>
          <w:lang w:val="en-US"/>
        </w:rPr>
      </w:pPr>
      <w:r>
        <w:rPr>
          <w:rStyle w:val="FootnoteReference"/>
        </w:rPr>
        <w:footnoteRef/>
      </w:r>
      <w:r>
        <w:t xml:space="preserve"> </w:t>
      </w:r>
      <w:r>
        <w:rPr>
          <w:lang w:val="en-US"/>
        </w:rPr>
        <w:t>See above, n. 6.</w:t>
      </w:r>
    </w:p>
  </w:footnote>
  <w:footnote w:id="2738">
    <w:p w14:paraId="0627E7C6" w14:textId="77777777" w:rsidR="00865CD2" w:rsidRPr="00623D58" w:rsidRDefault="00865CD2" w:rsidP="00AA44BB">
      <w:pPr>
        <w:pStyle w:val="FootnoteText"/>
        <w:bidi w:val="0"/>
        <w:spacing w:line="240" w:lineRule="auto"/>
        <w:rPr>
          <w:lang w:val="en-US"/>
        </w:rPr>
      </w:pPr>
      <w:r>
        <w:rPr>
          <w:rStyle w:val="FootnoteReference"/>
        </w:rPr>
        <w:footnoteRef/>
      </w:r>
      <w:r>
        <w:rPr>
          <w:rtl/>
        </w:rPr>
        <w:t xml:space="preserve"> </w:t>
      </w:r>
      <w:r>
        <w:rPr>
          <w:lang w:val="en-US"/>
        </w:rPr>
        <w:t>Was a contemporary of Hagai (2), who was a student of Rabbi Yosi (Joseph [7]), see Intr</w:t>
      </w:r>
      <w:r>
        <w:rPr>
          <w:lang w:val="en-US"/>
        </w:rPr>
        <w:t>o</w:t>
      </w:r>
      <w:r>
        <w:rPr>
          <w:lang w:val="en-US"/>
        </w:rPr>
        <w:t xml:space="preserve">duction 7.4.3. </w:t>
      </w:r>
    </w:p>
  </w:footnote>
  <w:footnote w:id="2739">
    <w:p w14:paraId="43F35460" w14:textId="77777777" w:rsidR="00865CD2" w:rsidRPr="00ED0F4E" w:rsidRDefault="00865CD2" w:rsidP="004433A0">
      <w:pPr>
        <w:pStyle w:val="FootnoteText"/>
        <w:bidi w:val="0"/>
        <w:spacing w:line="240" w:lineRule="auto"/>
        <w:rPr>
          <w:lang w:val="en-US"/>
        </w:rPr>
      </w:pPr>
      <w:r>
        <w:rPr>
          <w:rStyle w:val="FootnoteReference"/>
        </w:rPr>
        <w:footnoteRef/>
      </w:r>
      <w:r>
        <w:t xml:space="preserve"> </w:t>
      </w:r>
      <w:r>
        <w:rPr>
          <w:lang w:val="en-US"/>
        </w:rPr>
        <w:t>See above, n. 6.</w:t>
      </w:r>
    </w:p>
  </w:footnote>
  <w:footnote w:id="2740">
    <w:p w14:paraId="68F8AF3F" w14:textId="77777777" w:rsidR="00865CD2" w:rsidRPr="00540104" w:rsidRDefault="00865CD2" w:rsidP="00144D32">
      <w:pPr>
        <w:pStyle w:val="FootnoteText"/>
        <w:bidi w:val="0"/>
        <w:spacing w:line="240" w:lineRule="auto"/>
        <w:rPr>
          <w:lang w:val="en-US"/>
        </w:rPr>
      </w:pPr>
      <w:r>
        <w:rPr>
          <w:rStyle w:val="FootnoteReference"/>
        </w:rPr>
        <w:footnoteRef/>
      </w:r>
      <w:r>
        <w:rPr>
          <w:rtl/>
        </w:rPr>
        <w:t xml:space="preserve"> </w:t>
      </w:r>
      <w:r>
        <w:rPr>
          <w:lang w:val="en-US"/>
        </w:rPr>
        <w:t xml:space="preserve">In Aramaic – </w:t>
      </w:r>
      <w:r w:rsidRPr="00540104">
        <w:rPr>
          <w:rFonts w:cs="Times New Roman"/>
          <w:rtl/>
          <w:lang w:val="en-US"/>
        </w:rPr>
        <w:t>דיפו</w:t>
      </w:r>
      <w:r>
        <w:rPr>
          <w:rFonts w:cs="Times New Roman"/>
        </w:rPr>
        <w:t xml:space="preserve">, see Reeg, </w:t>
      </w:r>
      <w:r>
        <w:rPr>
          <w:rFonts w:cs="Times New Roman"/>
          <w:i/>
          <w:iCs/>
        </w:rPr>
        <w:t>Ortsnamen</w:t>
      </w:r>
      <w:r>
        <w:rPr>
          <w:rFonts w:cs="Times New Roman"/>
        </w:rPr>
        <w:t xml:space="preserve">, 308-9. </w:t>
      </w:r>
      <w:r>
        <w:t>On such designations see vol. 1, Introduction 3.2.6, p. 34.</w:t>
      </w:r>
    </w:p>
  </w:footnote>
  <w:footnote w:id="2741">
    <w:p w14:paraId="2767E046"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in in a Palestinian source with no chronological context, see Introduction 7.4.4.</w:t>
      </w:r>
    </w:p>
  </w:footnote>
  <w:footnote w:id="2742">
    <w:p w14:paraId="5713B5D8" w14:textId="77777777" w:rsidR="00865CD2" w:rsidRPr="00ED0F4E" w:rsidRDefault="00865CD2" w:rsidP="004433A0">
      <w:pPr>
        <w:pStyle w:val="FootnoteText"/>
        <w:bidi w:val="0"/>
        <w:spacing w:line="240" w:lineRule="auto"/>
        <w:rPr>
          <w:lang w:val="en-US"/>
        </w:rPr>
      </w:pPr>
      <w:r>
        <w:rPr>
          <w:rStyle w:val="FootnoteReference"/>
        </w:rPr>
        <w:footnoteRef/>
      </w:r>
      <w:r>
        <w:t xml:space="preserve"> </w:t>
      </w:r>
      <w:r>
        <w:rPr>
          <w:lang w:val="en-US"/>
        </w:rPr>
        <w:t>See above, n. 6.</w:t>
      </w:r>
    </w:p>
  </w:footnote>
  <w:footnote w:id="2743">
    <w:p w14:paraId="2A340632" w14:textId="77777777" w:rsidR="00865CD2" w:rsidRPr="006A51F8" w:rsidRDefault="00865CD2" w:rsidP="00941EF8">
      <w:pPr>
        <w:pStyle w:val="FootnoteText"/>
        <w:bidi w:val="0"/>
        <w:spacing w:line="240" w:lineRule="auto"/>
        <w:rPr>
          <w:lang w:val="en-US"/>
        </w:rPr>
      </w:pPr>
      <w:r>
        <w:rPr>
          <w:rStyle w:val="FootnoteReference"/>
        </w:rPr>
        <w:footnoteRef/>
      </w:r>
      <w:r>
        <w:rPr>
          <w:rtl/>
        </w:rPr>
        <w:t xml:space="preserve"> </w:t>
      </w:r>
      <w:r>
        <w:rPr>
          <w:lang w:val="en-US"/>
        </w:rPr>
        <w:t xml:space="preserve">Was a companion of </w:t>
      </w:r>
      <w:smartTag w:uri="urn:schemas-microsoft-com:office:smarttags" w:element="country-region">
        <w:r>
          <w:rPr>
            <w:lang w:val="en-US"/>
          </w:rPr>
          <w:t>Judah</w:t>
        </w:r>
      </w:smartTag>
      <w:r>
        <w:rPr>
          <w:lang w:val="en-US"/>
        </w:rPr>
        <w:t xml:space="preserve"> (16), who was a student of Joseph (7), see Intr</w:t>
      </w:r>
      <w:r>
        <w:rPr>
          <w:lang w:val="en-US"/>
        </w:rPr>
        <w:t>o</w:t>
      </w:r>
      <w:r>
        <w:rPr>
          <w:lang w:val="en-US"/>
        </w:rPr>
        <w:t>duction 7.4.3.</w:t>
      </w:r>
    </w:p>
  </w:footnote>
  <w:footnote w:id="2744">
    <w:p w14:paraId="28DE8721" w14:textId="77777777" w:rsidR="00865CD2" w:rsidRPr="00ED0F4E" w:rsidRDefault="00865CD2" w:rsidP="004433A0">
      <w:pPr>
        <w:pStyle w:val="FootnoteText"/>
        <w:bidi w:val="0"/>
        <w:spacing w:line="240" w:lineRule="auto"/>
        <w:rPr>
          <w:lang w:val="en-US"/>
        </w:rPr>
      </w:pPr>
      <w:r>
        <w:rPr>
          <w:rStyle w:val="FootnoteReference"/>
        </w:rPr>
        <w:footnoteRef/>
      </w:r>
      <w:r>
        <w:t xml:space="preserve"> </w:t>
      </w:r>
      <w:r>
        <w:rPr>
          <w:lang w:val="en-US"/>
        </w:rPr>
        <w:t>See above, n. 6.</w:t>
      </w:r>
    </w:p>
  </w:footnote>
  <w:footnote w:id="2745">
    <w:p w14:paraId="7BF2C418" w14:textId="77777777" w:rsidR="00865CD2" w:rsidRPr="00281C7A" w:rsidRDefault="00865CD2" w:rsidP="00AA44BB">
      <w:pPr>
        <w:pStyle w:val="FootnoteText"/>
        <w:bidi w:val="0"/>
        <w:spacing w:line="240" w:lineRule="auto"/>
        <w:rPr>
          <w:lang w:val="en-US"/>
        </w:rPr>
      </w:pPr>
      <w:r>
        <w:rPr>
          <w:rStyle w:val="FootnoteReference"/>
        </w:rPr>
        <w:footnoteRef/>
      </w:r>
      <w:r>
        <w:rPr>
          <w:rtl/>
        </w:rPr>
        <w:t xml:space="preserve"> </w:t>
      </w:r>
      <w:r>
        <w:rPr>
          <w:lang w:val="en-US"/>
        </w:rPr>
        <w:t>His father was a contemporary of Rabbi Yohanan (1), see Introduction 7.4.1.</w:t>
      </w:r>
    </w:p>
  </w:footnote>
  <w:footnote w:id="2746">
    <w:p w14:paraId="2B59B505" w14:textId="77777777" w:rsidR="00865CD2" w:rsidRPr="004132D5" w:rsidRDefault="00865CD2" w:rsidP="004433A0">
      <w:pPr>
        <w:pStyle w:val="FootnoteText"/>
        <w:bidi w:val="0"/>
        <w:spacing w:line="240" w:lineRule="auto"/>
        <w:rPr>
          <w:lang w:val="en-US"/>
        </w:rPr>
      </w:pPr>
      <w:r>
        <w:rPr>
          <w:rStyle w:val="FootnoteReference"/>
        </w:rPr>
        <w:footnoteRef/>
      </w:r>
      <w:r>
        <w:rPr>
          <w:rtl/>
        </w:rPr>
        <w:t xml:space="preserve"> </w:t>
      </w:r>
      <w:r>
        <w:rPr>
          <w:lang w:val="en-US"/>
        </w:rPr>
        <w:t>See above, n. 19.</w:t>
      </w:r>
    </w:p>
  </w:footnote>
  <w:footnote w:id="2747">
    <w:p w14:paraId="2B8254AA" w14:textId="77777777" w:rsidR="00865CD2" w:rsidRPr="00CB01AD" w:rsidRDefault="00865CD2" w:rsidP="00121C30">
      <w:pPr>
        <w:pStyle w:val="FootnoteText"/>
        <w:bidi w:val="0"/>
        <w:spacing w:line="240" w:lineRule="auto"/>
      </w:pPr>
      <w:r>
        <w:rPr>
          <w:rStyle w:val="FootnoteReference"/>
        </w:rPr>
        <w:footnoteRef/>
      </w:r>
      <w:r>
        <w:rPr>
          <w:rtl/>
        </w:rPr>
        <w:t xml:space="preserve"> </w:t>
      </w:r>
      <w:r w:rsidRPr="00CB01AD">
        <w:t xml:space="preserve">Appears only in BT, here and in </w:t>
      </w:r>
      <w:r w:rsidRPr="00CB01AD">
        <w:rPr>
          <w:i/>
          <w:iCs/>
        </w:rPr>
        <w:t>bHul</w:t>
      </w:r>
      <w:r w:rsidRPr="00CB01AD">
        <w:t xml:space="preserve"> 27b (and also in </w:t>
      </w:r>
      <w:r w:rsidRPr="00CB01AD">
        <w:rPr>
          <w:i/>
          <w:iCs/>
        </w:rPr>
        <w:t xml:space="preserve">bQid </w:t>
      </w:r>
      <w:r w:rsidRPr="00CB01AD">
        <w:t xml:space="preserve">71a, but not in the Vilna print, where his name has been skipped), but I assume he is Palestinian because his son is always </w:t>
      </w:r>
      <w:r w:rsidRPr="005E436F">
        <w:t xml:space="preserve">designated </w:t>
      </w:r>
      <w:r w:rsidRPr="00010228">
        <w:rPr>
          <w:rFonts w:cs="Times New Roman"/>
          <w:rtl/>
          <w:lang w:val="en-US"/>
        </w:rPr>
        <w:t>רבי</w:t>
      </w:r>
      <w:r w:rsidRPr="00CB01AD">
        <w:rPr>
          <w:rFonts w:cs="Times New Roman"/>
        </w:rPr>
        <w:t xml:space="preserve">, see Introduction </w:t>
      </w:r>
      <w:r>
        <w:t>5.1.3.2</w:t>
      </w:r>
      <w:r>
        <w:rPr>
          <w:rFonts w:cs="Times New Roman"/>
          <w:u w:color="FFFF00"/>
        </w:rPr>
        <w:t>.2</w:t>
      </w:r>
      <w:r w:rsidRPr="00CB01AD">
        <w:rPr>
          <w:rFonts w:cs="Times New Roman"/>
        </w:rPr>
        <w:t xml:space="preserve">, because in </w:t>
      </w:r>
      <w:r w:rsidRPr="00CB01AD">
        <w:rPr>
          <w:rFonts w:cs="Times New Roman"/>
          <w:i/>
          <w:iCs/>
        </w:rPr>
        <w:t>bPes</w:t>
      </w:r>
      <w:r w:rsidRPr="00CB01AD">
        <w:rPr>
          <w:rFonts w:cs="Times New Roman"/>
        </w:rPr>
        <w:t xml:space="preserve"> 114a he is designated </w:t>
      </w:r>
      <w:r>
        <w:rPr>
          <w:rFonts w:cs="Times New Roman" w:hint="cs"/>
          <w:rtl/>
          <w:lang w:val="en-US"/>
        </w:rPr>
        <w:t>דאגדתא</w:t>
      </w:r>
      <w:r w:rsidRPr="00CB01AD">
        <w:rPr>
          <w:rFonts w:cs="Times New Roman"/>
        </w:rPr>
        <w:t xml:space="preserve"> (he who transmits aggadah, see Introduction</w:t>
      </w:r>
      <w:r>
        <w:rPr>
          <w:rFonts w:cs="Times New Roman"/>
        </w:rPr>
        <w:t xml:space="preserve"> </w:t>
      </w:r>
      <w:r>
        <w:t>5.1.3.2</w:t>
      </w:r>
      <w:r>
        <w:rPr>
          <w:rFonts w:cs="Times New Roman"/>
          <w:u w:color="FFFF00"/>
        </w:rPr>
        <w:t>.6</w:t>
      </w:r>
      <w:r w:rsidRPr="00CB01AD">
        <w:rPr>
          <w:rFonts w:cs="Times New Roman"/>
        </w:rPr>
        <w:t xml:space="preserve">) and in </w:t>
      </w:r>
      <w:r w:rsidRPr="00CB01AD">
        <w:rPr>
          <w:rFonts w:cs="Times New Roman"/>
          <w:i/>
          <w:iCs/>
        </w:rPr>
        <w:t>bQid</w:t>
      </w:r>
      <w:r w:rsidRPr="00CB01AD">
        <w:rPr>
          <w:rFonts w:cs="Times New Roman"/>
        </w:rPr>
        <w:t xml:space="preserve"> 71 he is described within the context of the Palestinian study house.</w:t>
      </w:r>
    </w:p>
  </w:footnote>
  <w:footnote w:id="2748">
    <w:p w14:paraId="41F6BB0D" w14:textId="77777777" w:rsidR="00865CD2" w:rsidRPr="00B32F2E" w:rsidRDefault="00865CD2" w:rsidP="004030E0">
      <w:pPr>
        <w:pStyle w:val="FootnoteText"/>
        <w:bidi w:val="0"/>
        <w:spacing w:line="240" w:lineRule="auto"/>
        <w:rPr>
          <w:lang w:val="en-US"/>
        </w:rPr>
      </w:pPr>
      <w:r>
        <w:rPr>
          <w:rStyle w:val="FootnoteReference"/>
        </w:rPr>
        <w:footnoteRef/>
      </w:r>
      <w:r>
        <w:rPr>
          <w:rtl/>
        </w:rPr>
        <w:t xml:space="preserve"> </w:t>
      </w:r>
      <w:r w:rsidRPr="00B32F2E">
        <w:rPr>
          <w:lang w:val="en-US"/>
        </w:rPr>
        <w:t xml:space="preserve">Mentioned in </w:t>
      </w:r>
      <w:r>
        <w:rPr>
          <w:lang w:val="en-US"/>
        </w:rPr>
        <w:t>with no chronological context</w:t>
      </w:r>
      <w:r w:rsidRPr="00B32F2E">
        <w:rPr>
          <w:lang w:val="en-US"/>
        </w:rPr>
        <w:t xml:space="preserve">, see Introduction </w:t>
      </w:r>
      <w:r>
        <w:rPr>
          <w:lang w:val="en-US"/>
        </w:rPr>
        <w:t>7.4.4</w:t>
      </w:r>
      <w:r w:rsidRPr="00B32F2E">
        <w:rPr>
          <w:lang w:val="en-US"/>
        </w:rPr>
        <w:t>.</w:t>
      </w:r>
    </w:p>
  </w:footnote>
  <w:footnote w:id="2749">
    <w:p w14:paraId="3172AB87" w14:textId="77777777" w:rsidR="00865CD2" w:rsidRPr="004C68BA" w:rsidRDefault="00865CD2" w:rsidP="004433A0">
      <w:pPr>
        <w:pStyle w:val="FootnoteText"/>
        <w:bidi w:val="0"/>
        <w:spacing w:line="240" w:lineRule="auto"/>
        <w:rPr>
          <w:lang w:val="en-US"/>
        </w:rPr>
      </w:pPr>
      <w:r>
        <w:rPr>
          <w:rStyle w:val="FootnoteReference"/>
        </w:rPr>
        <w:footnoteRef/>
      </w:r>
      <w:r>
        <w:rPr>
          <w:rtl/>
        </w:rPr>
        <w:t xml:space="preserve"> </w:t>
      </w:r>
      <w:r>
        <w:rPr>
          <w:lang w:val="en-US"/>
        </w:rPr>
        <w:t>See above, n. 19.</w:t>
      </w:r>
    </w:p>
  </w:footnote>
  <w:footnote w:id="2750">
    <w:p w14:paraId="172B30AA" w14:textId="77777777" w:rsidR="00865CD2" w:rsidRPr="00DA2B10" w:rsidRDefault="00865CD2">
      <w:pPr>
        <w:pStyle w:val="FootnoteText"/>
        <w:bidi w:val="0"/>
        <w:spacing w:line="240" w:lineRule="auto"/>
        <w:rPr>
          <w:rFonts w:cs="Times New Roman"/>
          <w:lang w:val="en-US"/>
        </w:rPr>
      </w:pPr>
      <w:r w:rsidRPr="00DA2B10">
        <w:rPr>
          <w:rStyle w:val="FootnoteReference"/>
          <w:rFonts w:cs="Times New Roman"/>
        </w:rPr>
        <w:footnoteRef/>
      </w:r>
      <w:r>
        <w:rPr>
          <w:rFonts w:cs="Times New Roman"/>
        </w:rPr>
        <w:t xml:space="preserve"> </w:t>
      </w:r>
      <w:r w:rsidRPr="00DA2B10">
        <w:rPr>
          <w:rFonts w:cs="Times New Roman"/>
          <w:lang w:val="en-US"/>
        </w:rPr>
        <w:t xml:space="preserve">In Hebrew – </w:t>
      </w:r>
      <w:r w:rsidRPr="00DA2B10">
        <w:rPr>
          <w:rFonts w:cs="Times New Roman"/>
          <w:rtl/>
          <w:lang w:val="en-US"/>
        </w:rPr>
        <w:t>החבר</w:t>
      </w:r>
      <w:r w:rsidRPr="00DA2B10">
        <w:rPr>
          <w:rFonts w:cs="Times New Roman"/>
          <w:lang w:val="en-US"/>
        </w:rPr>
        <w:t>.</w:t>
      </w:r>
      <w:r>
        <w:rPr>
          <w:rFonts w:cs="Times New Roman"/>
          <w:lang w:val="en-US"/>
        </w:rPr>
        <w:t xml:space="preserve"> On this title see vol. 4, Introduction 3.2, p. 20.</w:t>
      </w:r>
    </w:p>
  </w:footnote>
  <w:footnote w:id="2751">
    <w:p w14:paraId="6EF69C55" w14:textId="77777777" w:rsidR="00865CD2" w:rsidRPr="00AA19C6" w:rsidRDefault="00865CD2" w:rsidP="00AA19C6">
      <w:pPr>
        <w:pStyle w:val="FootnoteText"/>
        <w:bidi w:val="0"/>
        <w:spacing w:line="240" w:lineRule="auto"/>
        <w:rPr>
          <w:lang w:val="en-US"/>
        </w:rPr>
      </w:pPr>
      <w:r>
        <w:rPr>
          <w:rStyle w:val="FootnoteReference"/>
        </w:rPr>
        <w:footnoteRef/>
      </w:r>
      <w:r>
        <w:rPr>
          <w:rtl/>
        </w:rPr>
        <w:t xml:space="preserve"> </w:t>
      </w:r>
      <w:r>
        <w:rPr>
          <w:lang w:val="en-US"/>
        </w:rPr>
        <w:t>Transmits in the name of Rabbi Yonah (2), see Introduction 7.4.3.</w:t>
      </w:r>
    </w:p>
  </w:footnote>
  <w:footnote w:id="2752">
    <w:p w14:paraId="05D85A06" w14:textId="77777777" w:rsidR="00865CD2" w:rsidRPr="00FD3703" w:rsidRDefault="00865CD2" w:rsidP="00730F8C">
      <w:pPr>
        <w:pStyle w:val="FootnoteText"/>
        <w:bidi w:val="0"/>
        <w:spacing w:line="240" w:lineRule="auto"/>
        <w:rPr>
          <w:rtl/>
          <w:lang w:val="en-US"/>
        </w:rPr>
      </w:pPr>
      <w:r>
        <w:rPr>
          <w:rStyle w:val="FootnoteReference"/>
        </w:rPr>
        <w:footnoteRef/>
      </w:r>
      <w:r>
        <w:t xml:space="preserve"> </w:t>
      </w:r>
      <w:r w:rsidRPr="005E436F">
        <w:rPr>
          <w:lang w:val="en-US"/>
        </w:rPr>
        <w:t>In this composition Se‘adya Gaon explains the work of poets</w:t>
      </w:r>
      <w:r>
        <w:rPr>
          <w:lang w:val="en-US"/>
        </w:rPr>
        <w:t xml:space="preserve"> (</w:t>
      </w:r>
      <w:r>
        <w:rPr>
          <w:rFonts w:cs="Times New Roman" w:hint="cs"/>
          <w:rtl/>
          <w:lang w:val="en-US"/>
        </w:rPr>
        <w:t>אלשערא</w:t>
      </w:r>
      <w:r>
        <w:rPr>
          <w:rFonts w:cs="Times New Roman"/>
          <w:lang w:val="en-US"/>
        </w:rPr>
        <w:t xml:space="preserve"> in Judeo-Arabic</w:t>
      </w:r>
      <w:r>
        <w:rPr>
          <w:lang w:val="en-US"/>
        </w:rPr>
        <w:t>)</w:t>
      </w:r>
      <w:r w:rsidRPr="005E436F">
        <w:rPr>
          <w:lang w:val="en-US"/>
        </w:rPr>
        <w:t>, and lists this one among them.</w:t>
      </w:r>
      <w:r>
        <w:rPr>
          <w:lang w:val="en-US"/>
        </w:rPr>
        <w:t xml:space="preserve"> And see Introduction 3.1.3.6.</w:t>
      </w:r>
    </w:p>
  </w:footnote>
  <w:footnote w:id="2753">
    <w:p w14:paraId="58025672" w14:textId="77777777" w:rsidR="00865CD2" w:rsidRPr="00393C2F" w:rsidRDefault="00865CD2" w:rsidP="00542C66">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Zulay, </w:t>
      </w:r>
      <w:r w:rsidRPr="005E436F">
        <w:rPr>
          <w:rFonts w:cs="Times New Roman"/>
          <w:i/>
          <w:iCs/>
          <w:lang w:val="en-US"/>
        </w:rPr>
        <w:t>Eretz Israel</w:t>
      </w:r>
      <w:r w:rsidRPr="005E436F">
        <w:rPr>
          <w:rFonts w:cs="Times New Roman"/>
          <w:lang w:val="en-US"/>
        </w:rPr>
        <w:t>, 165</w:t>
      </w:r>
      <w:r>
        <w:rPr>
          <w:rFonts w:cs="Times New Roman"/>
          <w:lang w:val="en-US"/>
        </w:rPr>
        <w:t xml:space="preserve"> dates him to the Byzantine period, see Introduction 7.5.5</w:t>
      </w:r>
      <w:r w:rsidRPr="005E436F">
        <w:rPr>
          <w:rFonts w:cs="Times New Roman"/>
          <w:lang w:val="en-US"/>
        </w:rPr>
        <w:t>.</w:t>
      </w:r>
    </w:p>
  </w:footnote>
  <w:footnote w:id="2754">
    <w:p w14:paraId="6CBB2B14" w14:textId="77777777" w:rsidR="00865CD2" w:rsidRPr="0075269C" w:rsidRDefault="00865CD2" w:rsidP="00CC71BD">
      <w:pPr>
        <w:pStyle w:val="FootnoteText"/>
        <w:bidi w:val="0"/>
        <w:spacing w:line="240" w:lineRule="auto"/>
        <w:rPr>
          <w:lang w:val="en-US"/>
        </w:rPr>
      </w:pPr>
      <w:r>
        <w:rPr>
          <w:rStyle w:val="FootnoteReference"/>
        </w:rPr>
        <w:footnoteRef/>
      </w:r>
      <w:r>
        <w:rPr>
          <w:rtl/>
        </w:rPr>
        <w:t xml:space="preserve"> </w:t>
      </w:r>
      <w:r>
        <w:rPr>
          <w:lang w:val="en-US"/>
        </w:rPr>
        <w:t xml:space="preserve">This is the year in which Mar Zutra (Zutra [11] S-H/M, vol. 4, p. 354) ascended to the </w:t>
      </w:r>
      <w:smartTag w:uri="urn:schemas-microsoft-com:office:smarttags" w:element="place">
        <w:smartTag w:uri="urn:schemas-microsoft-com:office:smarttags" w:element="PlaceType">
          <w:r>
            <w:rPr>
              <w:lang w:val="en-US"/>
            </w:rPr>
            <w:t>Land</w:t>
          </w:r>
        </w:smartTag>
        <w:r>
          <w:rPr>
            <w:lang w:val="en-US"/>
          </w:rPr>
          <w:t xml:space="preserve"> of </w:t>
        </w:r>
        <w:smartTag w:uri="urn:schemas-microsoft-com:office:smarttags" w:element="PlaceName">
          <w:r>
            <w:rPr>
              <w:lang w:val="en-US"/>
            </w:rPr>
            <w:t>Israel</w:t>
          </w:r>
        </w:smartTag>
      </w:smartTag>
      <w:r>
        <w:rPr>
          <w:lang w:val="en-US"/>
        </w:rPr>
        <w:t xml:space="preserve"> a</w:t>
      </w:r>
      <w:r>
        <w:rPr>
          <w:lang w:val="en-US"/>
        </w:rPr>
        <w:t>c</w:t>
      </w:r>
      <w:r>
        <w:rPr>
          <w:lang w:val="en-US"/>
        </w:rPr>
        <w:t xml:space="preserve">cording to </w:t>
      </w:r>
      <w:r w:rsidRPr="0075269C">
        <w:rPr>
          <w:i/>
          <w:iCs/>
          <w:lang w:val="en-US"/>
        </w:rPr>
        <w:t>SOZ</w:t>
      </w:r>
      <w:r>
        <w:rPr>
          <w:lang w:val="en-US"/>
        </w:rPr>
        <w:t xml:space="preserve"> 10:1, see vol. 4, Introduction 8.2.5, p. 41. All his descendants in </w:t>
      </w:r>
      <w:smartTag w:uri="urn:schemas-microsoft-com:office:smarttags" w:element="place">
        <w:smartTag w:uri="urn:schemas-microsoft-com:office:smarttags" w:element="City">
          <w:r>
            <w:rPr>
              <w:lang w:val="en-US"/>
            </w:rPr>
            <w:t>Palestine</w:t>
          </w:r>
        </w:smartTag>
      </w:smartTag>
      <w:r>
        <w:rPr>
          <w:lang w:val="en-US"/>
        </w:rPr>
        <w:t xml:space="preserve"> date to after this time.</w:t>
      </w:r>
    </w:p>
  </w:footnote>
  <w:footnote w:id="2755">
    <w:p w14:paraId="63708C09" w14:textId="77777777" w:rsidR="00865CD2" w:rsidRPr="00ED0F4E" w:rsidRDefault="00865CD2" w:rsidP="00BC3990">
      <w:pPr>
        <w:pStyle w:val="FootnoteText"/>
        <w:bidi w:val="0"/>
        <w:spacing w:line="240" w:lineRule="auto"/>
        <w:rPr>
          <w:lang w:val="en-US"/>
        </w:rPr>
      </w:pPr>
      <w:r>
        <w:rPr>
          <w:rStyle w:val="FootnoteReference"/>
        </w:rPr>
        <w:footnoteRef/>
      </w:r>
      <w:r>
        <w:t xml:space="preserve"> </w:t>
      </w:r>
      <w:r>
        <w:rPr>
          <w:lang w:val="en-US"/>
        </w:rPr>
        <w:t>For this form see vol. 1, under Phineas (2) B/M, p. 206.</w:t>
      </w:r>
    </w:p>
  </w:footnote>
  <w:footnote w:id="2756">
    <w:p w14:paraId="6FB91327" w14:textId="77777777" w:rsidR="00865CD2" w:rsidRPr="009A4CB8" w:rsidRDefault="00865CD2" w:rsidP="00F170CE">
      <w:pPr>
        <w:pStyle w:val="FootnoteText"/>
        <w:bidi w:val="0"/>
        <w:spacing w:line="240" w:lineRule="auto"/>
      </w:pPr>
      <w:r w:rsidRPr="009A4CB8">
        <w:rPr>
          <w:rStyle w:val="FootnoteReference"/>
        </w:rPr>
        <w:footnoteRef/>
      </w:r>
      <w:r w:rsidRPr="009A4CB8">
        <w:t xml:space="preserve"> In Greek </w:t>
      </w:r>
      <w:r w:rsidRPr="001B048C">
        <w:rPr>
          <w:rFonts w:cs="Times New Roman"/>
        </w:rPr>
        <w:t>–</w:t>
      </w:r>
      <w:r w:rsidRPr="005E436F">
        <w:t xml:space="preserve">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&lt;</w:t>
      </w:r>
      <w:r>
        <w:rPr>
          <w:rFonts w:ascii="Graeca" w:hAnsi="Graeca" w:cs="Graeca"/>
        </w:rPr>
        <w:t></w:t>
      </w:r>
      <w:r>
        <w:rPr>
          <w:rFonts w:cs="Times New Roman"/>
        </w:rPr>
        <w:t>&gt;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t xml:space="preserve"> (of the most pious of archisyn</w:t>
      </w:r>
      <w:r>
        <w:t>a</w:t>
      </w:r>
      <w:r>
        <w:t>gogoi)</w:t>
      </w:r>
      <w:r w:rsidRPr="009A4CB8">
        <w:t>.</w:t>
      </w:r>
      <w:r>
        <w:t xml:space="preserve"> On this title see vol. 3, Introduction 6.4.1.2.2.5.1, p. 40.</w:t>
      </w:r>
    </w:p>
  </w:footnote>
  <w:footnote w:id="2757">
    <w:p w14:paraId="2A20AFDD" w14:textId="77777777" w:rsidR="00865CD2" w:rsidRPr="00CC1577" w:rsidRDefault="00865CD2" w:rsidP="00884337">
      <w:pPr>
        <w:pStyle w:val="FootnoteText"/>
        <w:bidi w:val="0"/>
        <w:spacing w:line="240" w:lineRule="auto"/>
        <w:rPr>
          <w:rFonts w:cs="Times New Roman"/>
        </w:rPr>
      </w:pPr>
      <w:r w:rsidRPr="00CC1577">
        <w:rPr>
          <w:rStyle w:val="FootnoteReference"/>
          <w:rFonts w:cs="Times New Roman"/>
        </w:rPr>
        <w:footnoteRef/>
      </w:r>
      <w:r w:rsidRPr="00CC1577">
        <w:rPr>
          <w:rFonts w:cs="Times New Roman"/>
        </w:rPr>
        <w:t xml:space="preserve"> This is a synagogue inscription, see </w:t>
      </w:r>
      <w:r>
        <w:rPr>
          <w:rFonts w:cs="Times New Roman"/>
        </w:rPr>
        <w:t xml:space="preserve">vol. 3, </w:t>
      </w:r>
      <w:r w:rsidRPr="00CC1577">
        <w:rPr>
          <w:rFonts w:cs="Times New Roman"/>
        </w:rPr>
        <w:t xml:space="preserve">Introduction </w:t>
      </w:r>
      <w:r>
        <w:rPr>
          <w:rFonts w:cs="Times New Roman"/>
          <w:u w:color="FFFF00"/>
        </w:rPr>
        <w:t>6.4.1, p. 36</w:t>
      </w:r>
      <w:r w:rsidRPr="00CC1577">
        <w:rPr>
          <w:rFonts w:cs="Times New Roman"/>
        </w:rPr>
        <w:t>.</w:t>
      </w:r>
    </w:p>
  </w:footnote>
  <w:footnote w:id="2758">
    <w:p w14:paraId="43076BF4" w14:textId="77777777" w:rsidR="00865CD2" w:rsidRPr="00CC1577" w:rsidRDefault="00865CD2" w:rsidP="00C67700">
      <w:pPr>
        <w:pStyle w:val="FootnoteText"/>
        <w:bidi w:val="0"/>
        <w:spacing w:line="240" w:lineRule="auto"/>
        <w:rPr>
          <w:rFonts w:cs="Times New Roman"/>
          <w:rtl/>
          <w:lang w:val="en-US"/>
        </w:rPr>
      </w:pPr>
      <w:r w:rsidRPr="00CC1577">
        <w:rPr>
          <w:rStyle w:val="FootnoteReference"/>
          <w:rFonts w:cs="Times New Roman"/>
          <w:rtl/>
        </w:rPr>
        <w:footnoteRef/>
      </w:r>
      <w:r w:rsidRPr="00CC1577">
        <w:rPr>
          <w:rFonts w:cs="Times New Roman"/>
        </w:rPr>
        <w:t xml:space="preserve"> </w:t>
      </w:r>
      <w:r w:rsidRPr="00CC1577">
        <w:rPr>
          <w:rFonts w:cs="Times New Roman"/>
          <w:lang w:val="en-US"/>
        </w:rPr>
        <w:t>The mosaic is dated</w:t>
      </w:r>
      <w:r>
        <w:rPr>
          <w:rFonts w:cs="Times New Roman"/>
          <w:lang w:val="en-US"/>
        </w:rPr>
        <w:t xml:space="preserve"> according to the Seleucid era, see Introduction 7.5.4.1</w:t>
      </w:r>
      <w:r w:rsidRPr="00CC1577">
        <w:rPr>
          <w:rFonts w:cs="Times New Roman"/>
          <w:lang w:val="en-US"/>
        </w:rPr>
        <w:t>.</w:t>
      </w:r>
    </w:p>
  </w:footnote>
  <w:footnote w:id="2759">
    <w:p w14:paraId="0EC5521A" w14:textId="77777777" w:rsidR="00865CD2" w:rsidRPr="00ED0F4E" w:rsidRDefault="00865CD2" w:rsidP="008178B3">
      <w:pPr>
        <w:pStyle w:val="FootnoteText"/>
        <w:bidi w:val="0"/>
        <w:spacing w:line="240" w:lineRule="auto"/>
        <w:rPr>
          <w:lang w:val="en-US"/>
        </w:rPr>
      </w:pPr>
      <w:r>
        <w:rPr>
          <w:rStyle w:val="FootnoteReference"/>
        </w:rPr>
        <w:footnoteRef/>
      </w:r>
      <w:r>
        <w:t xml:space="preserve"> </w:t>
      </w:r>
      <w:r>
        <w:rPr>
          <w:lang w:val="en-US"/>
        </w:rPr>
        <w:t>See above, n. 6.</w:t>
      </w:r>
    </w:p>
  </w:footnote>
  <w:footnote w:id="2760">
    <w:p w14:paraId="42EB567C" w14:textId="77777777" w:rsidR="00865CD2" w:rsidRPr="005F3EEF" w:rsidRDefault="00865CD2" w:rsidP="007601F9">
      <w:pPr>
        <w:pStyle w:val="FootnoteText"/>
        <w:bidi w:val="0"/>
        <w:spacing w:line="240" w:lineRule="auto"/>
        <w:rPr>
          <w:lang w:val="en-US"/>
        </w:rPr>
      </w:pPr>
      <w:r w:rsidRPr="007601F9">
        <w:rPr>
          <w:rStyle w:val="FootnoteReference"/>
        </w:rPr>
        <w:footnoteRef/>
      </w:r>
      <w:r w:rsidRPr="007601F9">
        <w:rPr>
          <w:rtl/>
        </w:rPr>
        <w:t xml:space="preserve"> </w:t>
      </w:r>
      <w:r w:rsidRPr="007601F9">
        <w:rPr>
          <w:lang w:val="en-US"/>
        </w:rPr>
        <w:t xml:space="preserve">Located in </w:t>
      </w:r>
      <w:smartTag w:uri="urn:schemas-microsoft-com:office:smarttags" w:element="place">
        <w:r w:rsidRPr="007601F9">
          <w:rPr>
            <w:lang w:val="en-US"/>
          </w:rPr>
          <w:t>Transjordan</w:t>
        </w:r>
      </w:smartTag>
      <w:r w:rsidRPr="007601F9">
        <w:rPr>
          <w:lang w:val="en-US"/>
        </w:rPr>
        <w:t>.</w:t>
      </w:r>
    </w:p>
  </w:footnote>
  <w:footnote w:id="2761">
    <w:p w14:paraId="59619EE0" w14:textId="77777777" w:rsidR="00865CD2" w:rsidRPr="00ED0F4E" w:rsidRDefault="00865CD2" w:rsidP="008178B3">
      <w:pPr>
        <w:pStyle w:val="FootnoteText"/>
        <w:bidi w:val="0"/>
        <w:spacing w:line="240" w:lineRule="auto"/>
        <w:rPr>
          <w:lang w:val="en-US"/>
        </w:rPr>
      </w:pPr>
      <w:r>
        <w:rPr>
          <w:rStyle w:val="FootnoteReference"/>
        </w:rPr>
        <w:footnoteRef/>
      </w:r>
      <w:r>
        <w:t xml:space="preserve"> </w:t>
      </w:r>
      <w:r>
        <w:rPr>
          <w:lang w:val="en-US"/>
        </w:rPr>
        <w:t>See above, n. 6.</w:t>
      </w:r>
    </w:p>
  </w:footnote>
  <w:footnote w:id="2762">
    <w:p w14:paraId="1118CA53" w14:textId="77777777" w:rsidR="00865CD2" w:rsidRPr="00CC1577" w:rsidRDefault="00865CD2">
      <w:pPr>
        <w:pStyle w:val="FootnoteText"/>
        <w:bidi w:val="0"/>
        <w:spacing w:line="240" w:lineRule="auto"/>
        <w:rPr>
          <w:rFonts w:cs="Times New Roman"/>
          <w:lang w:val="en-US"/>
        </w:rPr>
      </w:pPr>
      <w:r w:rsidRPr="00CC1577">
        <w:rPr>
          <w:rStyle w:val="FootnoteReference"/>
          <w:rFonts w:cs="Times New Roman"/>
        </w:rPr>
        <w:footnoteRef/>
      </w:r>
      <w:r w:rsidRPr="00CC1577">
        <w:rPr>
          <w:rFonts w:cs="Times New Roman"/>
          <w:rtl/>
        </w:rPr>
        <w:t xml:space="preserve"> </w:t>
      </w:r>
      <w:r w:rsidRPr="00CC1577">
        <w:rPr>
          <w:rFonts w:cs="Times New Roman"/>
          <w:lang w:val="en-US"/>
        </w:rPr>
        <w:t>In Ar</w:t>
      </w:r>
      <w:r>
        <w:rPr>
          <w:rFonts w:cs="Times New Roman"/>
          <w:lang w:val="en-US"/>
        </w:rPr>
        <w:t>a</w:t>
      </w:r>
      <w:r w:rsidRPr="00CC1577">
        <w:rPr>
          <w:rFonts w:cs="Times New Roman"/>
          <w:lang w:val="en-US"/>
        </w:rPr>
        <w:t xml:space="preserve">maic – </w:t>
      </w:r>
      <w:r w:rsidRPr="00CC1577">
        <w:rPr>
          <w:rFonts w:cs="Times New Roman"/>
          <w:rtl/>
        </w:rPr>
        <w:t>כהנה</w:t>
      </w:r>
      <w:r w:rsidRPr="00CC1577">
        <w:rPr>
          <w:rFonts w:cs="Times New Roman"/>
          <w:lang w:val="en-US"/>
        </w:rPr>
        <w:t>.</w:t>
      </w:r>
      <w:r>
        <w:rPr>
          <w:rFonts w:cs="Times New Roman"/>
          <w:lang w:val="en-US"/>
        </w:rPr>
        <w:t xml:space="preserve"> </w:t>
      </w:r>
      <w:r>
        <w:t>On such designations see vol. 1, Introduction 3.2.5, pp. 33-4.</w:t>
      </w:r>
    </w:p>
  </w:footnote>
  <w:footnote w:id="2763">
    <w:p w14:paraId="7F16888C" w14:textId="77777777" w:rsidR="00865CD2" w:rsidRPr="00E72AD0" w:rsidRDefault="00865CD2" w:rsidP="00E02103">
      <w:pPr>
        <w:pStyle w:val="FootnoteText"/>
        <w:bidi w:val="0"/>
        <w:spacing w:line="240" w:lineRule="auto"/>
        <w:rPr>
          <w:lang w:val="en-US"/>
        </w:rPr>
      </w:pPr>
      <w:r w:rsidRPr="005666CB">
        <w:rPr>
          <w:rStyle w:val="FootnoteReference"/>
        </w:rPr>
        <w:footnoteRef/>
      </w:r>
      <w:r w:rsidRPr="005666CB">
        <w:rPr>
          <w:rtl/>
        </w:rPr>
        <w:t xml:space="preserve"> </w:t>
      </w:r>
      <w:r w:rsidRPr="005666CB">
        <w:rPr>
          <w:lang w:val="en-US"/>
        </w:rPr>
        <w:t xml:space="preserve">North of </w:t>
      </w:r>
      <w:smartTag w:uri="urn:schemas-microsoft-com:office:smarttags" w:element="place">
        <w:smartTag w:uri="urn:schemas-microsoft-com:office:smarttags" w:element="City">
          <w:r w:rsidRPr="005666CB">
            <w:rPr>
              <w:lang w:val="en-US"/>
            </w:rPr>
            <w:t>Jericho</w:t>
          </w:r>
        </w:smartTag>
      </w:smartTag>
      <w:r w:rsidRPr="005666CB">
        <w:rPr>
          <w:lang w:val="en-US"/>
        </w:rPr>
        <w:t>.</w:t>
      </w:r>
    </w:p>
  </w:footnote>
  <w:footnote w:id="2764">
    <w:p w14:paraId="1E815E1E" w14:textId="77777777" w:rsidR="00865CD2" w:rsidRPr="005F539E" w:rsidRDefault="00865CD2" w:rsidP="008178B3">
      <w:pPr>
        <w:pStyle w:val="FootnoteText"/>
        <w:bidi w:val="0"/>
        <w:spacing w:line="240" w:lineRule="auto"/>
      </w:pPr>
      <w:r w:rsidRPr="005F539E">
        <w:rPr>
          <w:rStyle w:val="FootnoteReference"/>
        </w:rPr>
        <w:footnoteRef/>
      </w:r>
      <w:r w:rsidRPr="005F539E">
        <w:t xml:space="preserve"> The inscription</w:t>
      </w:r>
      <w:r>
        <w:t>s</w:t>
      </w:r>
      <w:r w:rsidRPr="005F539E">
        <w:t xml:space="preserve"> </w:t>
      </w:r>
      <w:r>
        <w:t>are</w:t>
      </w:r>
      <w:r w:rsidRPr="005F539E">
        <w:t xml:space="preserve"> not dated. Late antique date presumed</w:t>
      </w:r>
      <w:r>
        <w:t>,</w:t>
      </w:r>
      <w:r w:rsidRPr="00876C71">
        <w:t xml:space="preserve"> </w:t>
      </w:r>
      <w:r>
        <w:t>see vol. 3, Introduction 8.3, p. 60</w:t>
      </w:r>
      <w:r w:rsidRPr="005F539E">
        <w:t>.</w:t>
      </w:r>
    </w:p>
  </w:footnote>
  <w:footnote w:id="2765">
    <w:p w14:paraId="64047718" w14:textId="77777777" w:rsidR="00865CD2" w:rsidRPr="00860E80" w:rsidRDefault="00865CD2" w:rsidP="00860E80">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860E80">
        <w:rPr>
          <w:rFonts w:cs="Times New Roman"/>
          <w:rtl/>
          <w:lang w:val="en-US"/>
        </w:rPr>
        <w:t>[הז]קן</w:t>
      </w:r>
      <w:r>
        <w:rPr>
          <w:rFonts w:cs="Times New Roman"/>
          <w:lang w:val="en-US"/>
        </w:rPr>
        <w:t xml:space="preserve">. </w:t>
      </w:r>
      <w:r>
        <w:t>On such designations see vol. 1, Introduction 3.2.3, p. 33.</w:t>
      </w:r>
    </w:p>
  </w:footnote>
  <w:footnote w:id="2766">
    <w:p w14:paraId="1A59B787" w14:textId="77777777" w:rsidR="00865CD2" w:rsidRPr="005F539E" w:rsidRDefault="00865CD2" w:rsidP="008178B3">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2767">
    <w:p w14:paraId="7EE2676B" w14:textId="77777777" w:rsidR="00865CD2" w:rsidRPr="007C4108" w:rsidRDefault="00865CD2" w:rsidP="00E15932">
      <w:pPr>
        <w:pStyle w:val="FootnoteText"/>
        <w:bidi w:val="0"/>
        <w:spacing w:line="240" w:lineRule="auto"/>
        <w:rPr>
          <w:lang w:val="en-US"/>
        </w:rPr>
      </w:pPr>
      <w:r w:rsidRPr="003F7A75">
        <w:rPr>
          <w:rStyle w:val="FootnoteReference"/>
        </w:rPr>
        <w:footnoteRef/>
      </w:r>
      <w:r w:rsidRPr="003F7A75">
        <w:rPr>
          <w:rtl/>
        </w:rPr>
        <w:t xml:space="preserve"> </w:t>
      </w:r>
      <w:r>
        <w:rPr>
          <w:lang w:val="en-US"/>
        </w:rPr>
        <w:t xml:space="preserve">See above, n. 6. </w:t>
      </w:r>
      <w:r w:rsidRPr="005E00E4">
        <w:rPr>
          <w:lang w:val="en-US"/>
        </w:rPr>
        <w:t xml:space="preserve">On the additional </w:t>
      </w:r>
      <w:r>
        <w:rPr>
          <w:rFonts w:cs="Times New Roman" w:hint="cs"/>
          <w:rtl/>
          <w:lang w:val="en-US"/>
        </w:rPr>
        <w:t>י</w:t>
      </w:r>
      <w:r>
        <w:rPr>
          <w:rFonts w:cs="Times New Roman"/>
          <w:lang w:val="en-US"/>
        </w:rPr>
        <w:t xml:space="preserve"> s</w:t>
      </w:r>
      <w:r w:rsidRPr="005E00E4">
        <w:rPr>
          <w:rFonts w:hint="cs"/>
          <w:lang w:val="en-US"/>
        </w:rPr>
        <w:t xml:space="preserve"> </w:t>
      </w:r>
      <w:r w:rsidRPr="005E00E4">
        <w:rPr>
          <w:lang w:val="en-US"/>
        </w:rPr>
        <w:t>a</w:t>
      </w:r>
      <w:r>
        <w:rPr>
          <w:lang w:val="en-US"/>
        </w:rPr>
        <w:t>s</w:t>
      </w:r>
      <w:r w:rsidRPr="005E00E4">
        <w:rPr>
          <w:rFonts w:hint="cs"/>
          <w:lang w:val="en-US"/>
        </w:rPr>
        <w:t xml:space="preserve"> dialect </w:t>
      </w:r>
      <w:r w:rsidRPr="005E00E4">
        <w:rPr>
          <w:lang w:val="en-US"/>
        </w:rPr>
        <w:t>variant</w:t>
      </w:r>
      <w:r>
        <w:rPr>
          <w:lang w:val="en-US"/>
        </w:rPr>
        <w:t>s</w:t>
      </w:r>
      <w:r w:rsidRPr="005E00E4">
        <w:rPr>
          <w:lang w:val="en-US"/>
        </w:rPr>
        <w:t xml:space="preserve"> </w:t>
      </w:r>
      <w:r w:rsidRPr="005E00E4">
        <w:rPr>
          <w:rFonts w:hint="cs"/>
          <w:lang w:val="en-US"/>
        </w:rPr>
        <w:t>see vol</w:t>
      </w:r>
      <w:r w:rsidRPr="005E00E4">
        <w:rPr>
          <w:lang w:val="en-US"/>
        </w:rPr>
        <w:t xml:space="preserve"> 4, Intr</w:t>
      </w:r>
      <w:r w:rsidRPr="005E00E4">
        <w:rPr>
          <w:lang w:val="en-US"/>
        </w:rPr>
        <w:t>o</w:t>
      </w:r>
      <w:r w:rsidRPr="005E00E4">
        <w:rPr>
          <w:lang w:val="en-US"/>
        </w:rPr>
        <w:t>duction 2.3.5.</w:t>
      </w:r>
      <w:r>
        <w:rPr>
          <w:lang w:val="en-US"/>
        </w:rPr>
        <w:t>2, p</w:t>
      </w:r>
      <w:r w:rsidRPr="005E00E4">
        <w:rPr>
          <w:lang w:val="en-US"/>
        </w:rPr>
        <w:t xml:space="preserve">. </w:t>
      </w:r>
      <w:r>
        <w:rPr>
          <w:lang w:val="en-US"/>
        </w:rPr>
        <w:t>13</w:t>
      </w:r>
      <w:r w:rsidRPr="007C4108">
        <w:rPr>
          <w:lang w:val="en-US"/>
        </w:rPr>
        <w:t xml:space="preserve">. </w:t>
      </w:r>
    </w:p>
  </w:footnote>
  <w:footnote w:id="2768">
    <w:p w14:paraId="4EA6689C"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374</w:t>
      </w:r>
      <w:r w:rsidRPr="002F6202">
        <w:rPr>
          <w:lang w:val="en-US"/>
        </w:rPr>
        <w:t xml:space="preserve"> years after the destruction</w:t>
      </w:r>
      <w:r w:rsidRPr="00D01BA0">
        <w:rPr>
          <w:lang w:val="en-US"/>
        </w:rPr>
        <w:t xml:space="preserve"> </w:t>
      </w:r>
      <w:r>
        <w:rPr>
          <w:lang w:val="en-US"/>
        </w:rPr>
        <w:t xml:space="preserve">of the </w:t>
      </w:r>
      <w:smartTag w:uri="urn:schemas-microsoft-com:office:smarttags" w:element="City">
        <w:r>
          <w:rPr>
            <w:lang w:val="en-US"/>
          </w:rPr>
          <w:t>Temple</w:t>
        </w:r>
      </w:smartTag>
      <w:r>
        <w:rPr>
          <w:lang w:val="en-US"/>
        </w:rPr>
        <w:t xml:space="preserve">, </w:t>
      </w:r>
      <w:r w:rsidRPr="002F6202">
        <w:rPr>
          <w:lang w:val="en-US"/>
        </w:rPr>
        <w:t>see I</w:t>
      </w:r>
      <w:r w:rsidRPr="002F6202">
        <w:rPr>
          <w:lang w:val="en-US"/>
        </w:rPr>
        <w:t>n</w:t>
      </w:r>
      <w:r w:rsidRPr="002F6202">
        <w:rPr>
          <w:lang w:val="en-US"/>
        </w:rPr>
        <w:t xml:space="preserve">troduction </w:t>
      </w:r>
      <w:r>
        <w:rPr>
          <w:lang w:val="en-US"/>
        </w:rPr>
        <w:t>7.5.2.1</w:t>
      </w:r>
      <w:r w:rsidRPr="002F6202">
        <w:rPr>
          <w:lang w:val="en-US"/>
        </w:rPr>
        <w:t>.</w:t>
      </w:r>
    </w:p>
  </w:footnote>
  <w:footnote w:id="2769">
    <w:p w14:paraId="61080282" w14:textId="77777777" w:rsidR="00865CD2" w:rsidRPr="008178B3" w:rsidRDefault="00865CD2" w:rsidP="00BD3DFB">
      <w:pPr>
        <w:pStyle w:val="FootnoteText"/>
        <w:bidi w:val="0"/>
        <w:spacing w:line="240" w:lineRule="auto"/>
        <w:rPr>
          <w:lang w:val="en-US"/>
        </w:rPr>
      </w:pPr>
      <w:r>
        <w:rPr>
          <w:rStyle w:val="FootnoteReference"/>
        </w:rPr>
        <w:footnoteRef/>
      </w:r>
      <w:r>
        <w:rPr>
          <w:rtl/>
        </w:rPr>
        <w:t xml:space="preserve"> </w:t>
      </w:r>
      <w:r>
        <w:rPr>
          <w:lang w:val="en-US"/>
        </w:rPr>
        <w:t>Although no parallel exists, this is a reasonable Greek transliteration of the Hebrew.</w:t>
      </w:r>
    </w:p>
  </w:footnote>
  <w:footnote w:id="2770">
    <w:p w14:paraId="0B552D44" w14:textId="77777777" w:rsidR="00865CD2" w:rsidRPr="00236485" w:rsidRDefault="00865CD2" w:rsidP="00EA56FA">
      <w:pPr>
        <w:pStyle w:val="FootnoteText"/>
        <w:bidi w:val="0"/>
        <w:spacing w:line="240" w:lineRule="auto"/>
        <w:rPr>
          <w:lang w:val="en-US"/>
        </w:rPr>
      </w:pPr>
      <w:r w:rsidRPr="00EA56FA">
        <w:rPr>
          <w:vertAlign w:val="superscript"/>
          <w:lang w:val="en-US"/>
        </w:rPr>
        <w:footnoteRef/>
      </w:r>
      <w:r w:rsidRPr="00941EF8">
        <w:rPr>
          <w:rtl/>
          <w:lang w:val="en-US"/>
        </w:rPr>
        <w:t xml:space="preserve"> </w:t>
      </w:r>
      <w:r>
        <w:rPr>
          <w:lang w:val="en-US"/>
        </w:rPr>
        <w:t xml:space="preserve">For the problems of the Jewishness of persons recorded in this location see Introduction </w:t>
      </w:r>
      <w:r w:rsidRPr="006D05C3">
        <w:t>6.2.1.7</w:t>
      </w:r>
      <w:r>
        <w:rPr>
          <w:lang w:val="en-US"/>
        </w:rPr>
        <w:t>.</w:t>
      </w:r>
    </w:p>
  </w:footnote>
  <w:footnote w:id="2771">
    <w:p w14:paraId="5DB63CBA" w14:textId="77777777" w:rsidR="00865CD2" w:rsidRPr="00236485" w:rsidRDefault="00865CD2" w:rsidP="00941EF8">
      <w:pPr>
        <w:pStyle w:val="FootnoteText"/>
        <w:bidi w:val="0"/>
        <w:spacing w:line="240" w:lineRule="auto"/>
        <w:rPr>
          <w:lang w:val="en-US"/>
        </w:rPr>
      </w:pPr>
      <w:r w:rsidRPr="008178B3">
        <w:rPr>
          <w:vertAlign w:val="superscript"/>
          <w:lang w:val="en-US"/>
        </w:rPr>
        <w:footnoteRef/>
      </w:r>
      <w:r w:rsidRPr="00941EF8">
        <w:rPr>
          <w:rtl/>
          <w:lang w:val="en-US"/>
        </w:rPr>
        <w:t xml:space="preserve"> </w:t>
      </w:r>
      <w:r>
        <w:rPr>
          <w:lang w:val="en-US"/>
        </w:rPr>
        <w:t>On the dating of the Greek inscriptions in the Elijah’s Cave see Appendix 3.1.</w:t>
      </w:r>
    </w:p>
  </w:footnote>
  <w:footnote w:id="2772">
    <w:p w14:paraId="3344A029" w14:textId="77777777" w:rsidR="00865CD2" w:rsidRPr="009A4CB8" w:rsidRDefault="00865CD2" w:rsidP="007601F9">
      <w:pPr>
        <w:pStyle w:val="FootnoteText"/>
        <w:bidi w:val="0"/>
        <w:spacing w:line="240" w:lineRule="auto"/>
        <w:rPr>
          <w:rtl/>
          <w:lang w:val="en-US"/>
        </w:rPr>
      </w:pPr>
      <w:r w:rsidRPr="00DA2B10">
        <w:rPr>
          <w:rStyle w:val="FootnoteReference"/>
          <w:rFonts w:cs="Times New Roman"/>
          <w:rtl/>
        </w:rPr>
        <w:footnoteRef/>
      </w:r>
      <w:r w:rsidRPr="00DA2B10">
        <w:rPr>
          <w:rFonts w:cs="Times New Roman"/>
          <w:lang w:eastAsia="en-GB"/>
        </w:rPr>
        <w:t xml:space="preserve"> </w:t>
      </w:r>
      <w:r w:rsidRPr="005E436F">
        <w:rPr>
          <w:lang w:val="en-US"/>
        </w:rPr>
        <w:t>Biblical, Num 34:25. This is most likely a Persian name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Pr>
          <w:lang w:val="en-US"/>
        </w:rPr>
        <w:t xml:space="preserve"> – </w:t>
      </w:r>
      <w:r w:rsidRPr="005E436F">
        <w:rPr>
          <w:lang w:val="en-US"/>
        </w:rPr>
        <w:t>Pha</w:t>
      </w:r>
      <w:r>
        <w:rPr>
          <w:rFonts w:cs="Times New Roman"/>
          <w:lang w:val="en-US"/>
        </w:rPr>
        <w:t>r</w:t>
      </w:r>
      <w:r w:rsidRPr="005E436F">
        <w:rPr>
          <w:lang w:val="en-US"/>
        </w:rPr>
        <w:t>nak</w:t>
      </w:r>
      <w:r>
        <w:rPr>
          <w:lang w:val="en-US"/>
        </w:rPr>
        <w:t>, see</w:t>
      </w:r>
      <w:r w:rsidRPr="005E436F">
        <w:rPr>
          <w:lang w:val="en-US"/>
        </w:rPr>
        <w:t xml:space="preserve">, Justi, </w:t>
      </w:r>
      <w:r w:rsidRPr="005E436F">
        <w:rPr>
          <w:i/>
          <w:iCs/>
          <w:lang w:val="en-US"/>
        </w:rPr>
        <w:t>INB</w:t>
      </w:r>
      <w:r w:rsidRPr="005E436F">
        <w:rPr>
          <w:lang w:val="en-US"/>
        </w:rPr>
        <w:t xml:space="preserve">, 92-3). </w:t>
      </w:r>
    </w:p>
  </w:footnote>
  <w:footnote w:id="2773">
    <w:p w14:paraId="6AC110A5" w14:textId="77777777" w:rsidR="00865CD2" w:rsidRPr="00AA19C6" w:rsidRDefault="00865CD2" w:rsidP="00AA19C6">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2774">
    <w:p w14:paraId="0BA87C49" w14:textId="77777777" w:rsidR="00865CD2" w:rsidRDefault="00865CD2">
      <w:pPr>
        <w:pStyle w:val="FootnoteText"/>
        <w:bidi w:val="0"/>
        <w:spacing w:line="240" w:lineRule="auto"/>
        <w:rPr>
          <w:lang w:val="en-US"/>
        </w:rPr>
      </w:pPr>
      <w:r>
        <w:rPr>
          <w:rStyle w:val="FootnoteReference"/>
        </w:rPr>
        <w:footnoteRef/>
      </w:r>
      <w:r>
        <w:t xml:space="preserve"> </w:t>
      </w:r>
      <w:r w:rsidRPr="009A4CB8">
        <w:rPr>
          <w:lang w:val="en-US"/>
        </w:rPr>
        <w:t>Biblical,</w:t>
      </w:r>
      <w:r>
        <w:rPr>
          <w:lang w:val="en-US"/>
        </w:rPr>
        <w:t xml:space="preserve"> e.g. Ezra 10:23.</w:t>
      </w:r>
    </w:p>
  </w:footnote>
  <w:footnote w:id="2775">
    <w:p w14:paraId="59B4B70A" w14:textId="77777777" w:rsidR="00865CD2" w:rsidRPr="00860E80" w:rsidRDefault="00865CD2" w:rsidP="0063385E">
      <w:pPr>
        <w:pStyle w:val="FootnoteText"/>
        <w:bidi w:val="0"/>
        <w:spacing w:line="240" w:lineRule="auto"/>
        <w:rPr>
          <w:lang w:val="en-US"/>
        </w:rPr>
      </w:pPr>
      <w:r>
        <w:rPr>
          <w:rStyle w:val="FootnoteReference"/>
        </w:rPr>
        <w:footnoteRef/>
      </w:r>
      <w:r>
        <w:rPr>
          <w:rtl/>
        </w:rPr>
        <w:t xml:space="preserve"> </w:t>
      </w:r>
      <w:r>
        <w:rPr>
          <w:lang w:val="en-US"/>
        </w:rPr>
        <w:t xml:space="preserve">In Aramaic – </w:t>
      </w:r>
      <w:r w:rsidRPr="005C5CD3">
        <w:rPr>
          <w:rFonts w:cs="Times New Roman"/>
          <w:rtl/>
          <w:lang w:val="en-US"/>
        </w:rPr>
        <w:t>רב</w:t>
      </w:r>
      <w:r>
        <w:rPr>
          <w:lang w:val="en-US"/>
        </w:rPr>
        <w:t xml:space="preserve">. </w:t>
      </w:r>
      <w:r>
        <w:t>On this title see vol. 3, Introduction 6.4.1.2.2.5.4, p. 41.</w:t>
      </w:r>
    </w:p>
  </w:footnote>
  <w:footnote w:id="2776">
    <w:p w14:paraId="04DECF28" w14:textId="77777777" w:rsidR="00865CD2" w:rsidRPr="009A4CB8" w:rsidRDefault="00865CD2" w:rsidP="00DA2B10">
      <w:pPr>
        <w:pStyle w:val="FootnoteText"/>
        <w:bidi w:val="0"/>
        <w:spacing w:line="240" w:lineRule="auto"/>
        <w:rPr>
          <w:lang w:val="en-US"/>
        </w:rPr>
      </w:pPr>
      <w:r w:rsidRPr="009A4CB8">
        <w:rPr>
          <w:rStyle w:val="FootnoteReference"/>
          <w:rFonts w:cs="Miriam"/>
          <w:rtl/>
        </w:rPr>
        <w:footnoteRef/>
      </w:r>
      <w:r w:rsidRPr="009A4CB8">
        <w:rPr>
          <w:lang w:eastAsia="en-GB"/>
        </w:rPr>
        <w:t xml:space="preserve"> </w:t>
      </w:r>
      <w:r w:rsidRPr="009A4CB8">
        <w:rPr>
          <w:lang w:val="en-US"/>
        </w:rPr>
        <w:t xml:space="preserve">Biblical, e.g. 2 Sam 15:24. </w:t>
      </w:r>
      <w:r w:rsidRPr="00DA2B10">
        <w:rPr>
          <w:rFonts w:cs="Times New Roman"/>
          <w:rtl/>
        </w:rPr>
        <w:t>צדוק</w:t>
      </w:r>
      <w:r>
        <w:rPr>
          <w:lang w:val="en-US"/>
        </w:rPr>
        <w:t xml:space="preserve"> was King David’s priest.</w:t>
      </w:r>
    </w:p>
  </w:footnote>
  <w:footnote w:id="2777">
    <w:p w14:paraId="72BDE0CF" w14:textId="77777777" w:rsidR="00865CD2" w:rsidRDefault="00865CD2">
      <w:pPr>
        <w:pStyle w:val="FootnoteText"/>
        <w:bidi w:val="0"/>
        <w:spacing w:line="240" w:lineRule="auto"/>
        <w:rPr>
          <w:rtl/>
          <w:lang w:val="en-US"/>
        </w:rPr>
      </w:pPr>
      <w:r>
        <w:rPr>
          <w:rStyle w:val="FootnoteReference"/>
        </w:rPr>
        <w:footnoteRef/>
      </w:r>
      <w:r>
        <w:rPr>
          <w:rtl/>
        </w:rPr>
        <w:t xml:space="preserve"> </w:t>
      </w:r>
      <w:r w:rsidRPr="005E436F">
        <w:rPr>
          <w:lang w:val="en-US"/>
        </w:rPr>
        <w:t>In Syriac</w:t>
      </w:r>
      <w:r>
        <w:rPr>
          <w:lang w:val="en-US"/>
        </w:rPr>
        <w:t xml:space="preserve">, see vol. 4, Introduction </w:t>
      </w:r>
      <w:r>
        <w:rPr>
          <w:u w:color="FFFF00"/>
          <w:lang w:val="en-US"/>
        </w:rPr>
        <w:t>2.8.1, pp. 18-9</w:t>
      </w:r>
      <w:r w:rsidRPr="005E436F">
        <w:rPr>
          <w:lang w:val="en-US"/>
        </w:rPr>
        <w:t>.</w:t>
      </w:r>
      <w:r>
        <w:rPr>
          <w:lang w:val="en-US"/>
        </w:rPr>
        <w:t xml:space="preserve"> In Hebrew this would read </w:t>
      </w:r>
      <w:r>
        <w:rPr>
          <w:rFonts w:cs="Times New Roman" w:hint="cs"/>
          <w:rtl/>
          <w:lang w:val="en-US"/>
        </w:rPr>
        <w:t>צדוק</w:t>
      </w:r>
      <w:r>
        <w:rPr>
          <w:rFonts w:hint="cs"/>
          <w:lang w:val="en-US"/>
        </w:rPr>
        <w:t>.</w:t>
      </w:r>
    </w:p>
  </w:footnote>
  <w:footnote w:id="2778">
    <w:p w14:paraId="796656A3" w14:textId="77777777" w:rsidR="00865CD2" w:rsidRDefault="00865CD2">
      <w:pPr>
        <w:pStyle w:val="FootnoteText"/>
        <w:bidi w:val="0"/>
        <w:spacing w:line="240" w:lineRule="auto"/>
        <w:rPr>
          <w:rFonts w:cs="Estrangelo Edessa"/>
          <w:lang w:bidi="syr-SY"/>
        </w:rPr>
      </w:pPr>
      <w:r>
        <w:rPr>
          <w:rStyle w:val="FootnoteReference"/>
        </w:rPr>
        <w:footnoteRef/>
      </w:r>
      <w:r>
        <w:rPr>
          <w:rtl/>
        </w:rPr>
        <w:t xml:space="preserve"> </w:t>
      </w:r>
      <w:r>
        <w:t xml:space="preserve">In Syriac – </w:t>
      </w:r>
      <w:r>
        <w:rPr>
          <w:rFonts w:cs="Estrangelo Edessa" w:hint="cs"/>
          <w:rtl/>
          <w:lang w:bidi="syr-SY"/>
        </w:rPr>
        <w:t>ܡܢ ܛܝܒܝܪܝܐ</w:t>
      </w:r>
      <w:r>
        <w:rPr>
          <w:rFonts w:cs="Estrangelo Edessa"/>
          <w:lang w:bidi="syr-SY"/>
        </w:rPr>
        <w:t xml:space="preserve">. </w:t>
      </w:r>
      <w:r>
        <w:t>On such designations see vol. 1, Introduction 3.2.6, p. 34.</w:t>
      </w:r>
    </w:p>
  </w:footnote>
  <w:footnote w:id="2779">
    <w:p w14:paraId="6616ABB7" w14:textId="77777777" w:rsidR="00865CD2" w:rsidRPr="0035032E" w:rsidRDefault="00865CD2" w:rsidP="0035032E">
      <w:pPr>
        <w:pStyle w:val="FootnoteText"/>
        <w:bidi w:val="0"/>
        <w:spacing w:line="240" w:lineRule="auto"/>
        <w:rPr>
          <w:lang w:val="en-US"/>
        </w:rPr>
      </w:pPr>
      <w:r>
        <w:rPr>
          <w:rStyle w:val="FootnoteReference"/>
        </w:rPr>
        <w:footnoteRef/>
      </w:r>
      <w:r>
        <w:rPr>
          <w:rtl/>
        </w:rPr>
        <w:t xml:space="preserve"> </w:t>
      </w:r>
      <w:r>
        <w:rPr>
          <w:lang w:val="en-US"/>
        </w:rPr>
        <w:t>Mentioned in association with the birth of Maximus Confessor. This is the date of this event, see Introduction 7.1.</w:t>
      </w:r>
    </w:p>
  </w:footnote>
  <w:footnote w:id="2780">
    <w:p w14:paraId="0EC6791B" w14:textId="77777777" w:rsidR="00865CD2" w:rsidRPr="008A3900" w:rsidRDefault="00865CD2" w:rsidP="00967CAA">
      <w:pPr>
        <w:pStyle w:val="FootnoteText"/>
        <w:bidi w:val="0"/>
        <w:spacing w:line="240" w:lineRule="auto"/>
        <w:rPr>
          <w:rFonts w:cs="Times New Roman"/>
          <w:lang w:val="en-US"/>
        </w:rPr>
      </w:pPr>
      <w:r w:rsidRPr="008A3900">
        <w:rPr>
          <w:rStyle w:val="FootnoteReference"/>
          <w:rFonts w:cs="Times New Roman"/>
        </w:rPr>
        <w:footnoteRef/>
      </w:r>
      <w:r w:rsidRPr="008A3900">
        <w:rPr>
          <w:rFonts w:cs="Times New Roman"/>
          <w:rtl/>
        </w:rPr>
        <w:t xml:space="preserve"> </w:t>
      </w:r>
      <w:r w:rsidRPr="008A3900">
        <w:rPr>
          <w:rFonts w:cs="Times New Roman"/>
          <w:lang w:val="en-US"/>
        </w:rPr>
        <w:t xml:space="preserve">In Arabic, see Introduction </w:t>
      </w:r>
      <w:r>
        <w:rPr>
          <w:rFonts w:cs="Times New Roman"/>
          <w:lang w:val="en-US"/>
        </w:rPr>
        <w:t>2.</w:t>
      </w:r>
      <w:r>
        <w:rPr>
          <w:rFonts w:cs="Times New Roman"/>
          <w:u w:color="FFFF00"/>
          <w:lang w:val="en-US"/>
        </w:rPr>
        <w:t>5.2</w:t>
      </w:r>
      <w:r w:rsidRPr="008A3900">
        <w:rPr>
          <w:rFonts w:cs="Times New Roman"/>
          <w:lang w:val="en-US"/>
        </w:rPr>
        <w:t xml:space="preserve">. In Hebrew this would read </w:t>
      </w:r>
      <w:r>
        <w:rPr>
          <w:rFonts w:cs="Times New Roman" w:hint="cs"/>
          <w:rtl/>
          <w:lang w:val="en-US"/>
        </w:rPr>
        <w:t>ת</w:t>
      </w:r>
      <w:r w:rsidRPr="008A3900">
        <w:rPr>
          <w:rFonts w:cs="Times New Roman"/>
          <w:rtl/>
          <w:lang w:val="en-US"/>
        </w:rPr>
        <w:t>צדק</w:t>
      </w:r>
      <w:r w:rsidRPr="008A3900">
        <w:rPr>
          <w:rFonts w:cs="Times New Roman"/>
          <w:lang w:val="en-US"/>
        </w:rPr>
        <w:t>.</w:t>
      </w:r>
      <w:r>
        <w:rPr>
          <w:rFonts w:cs="Times New Roman"/>
          <w:lang w:val="en-US"/>
        </w:rPr>
        <w:t xml:space="preserve"> It is not clear where the initial letter came from or where the vowel has disappeared, but this is clearly the name intended.</w:t>
      </w:r>
    </w:p>
  </w:footnote>
  <w:footnote w:id="2781">
    <w:p w14:paraId="6F20AA51" w14:textId="77777777" w:rsidR="00865CD2" w:rsidRPr="000E2E75" w:rsidRDefault="00865CD2" w:rsidP="007B2E0A">
      <w:pPr>
        <w:pStyle w:val="FootnoteText"/>
        <w:bidi w:val="0"/>
        <w:spacing w:line="240" w:lineRule="auto"/>
        <w:rPr>
          <w:rFonts w:hint="cs"/>
          <w:rtl/>
          <w:lang w:val="en-US"/>
        </w:rPr>
      </w:pPr>
      <w:r>
        <w:rPr>
          <w:rStyle w:val="FootnoteReference"/>
        </w:rPr>
        <w:footnoteRef/>
      </w:r>
      <w:r>
        <w:t xml:space="preserve"> </w:t>
      </w:r>
      <w:r>
        <w:rPr>
          <w:lang w:val="en-US"/>
        </w:rPr>
        <w:t xml:space="preserve">This text describes a number of Samaritan sects, see Introduction 3.3.3. </w:t>
      </w:r>
    </w:p>
  </w:footnote>
  <w:footnote w:id="2782">
    <w:p w14:paraId="5332D764" w14:textId="77777777" w:rsidR="00865CD2" w:rsidRPr="007803EC" w:rsidRDefault="00865CD2" w:rsidP="006D1E23">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5.1.2.2</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783">
    <w:p w14:paraId="607DFBCE" w14:textId="77777777" w:rsidR="00865CD2" w:rsidRPr="00A91D97" w:rsidRDefault="00865CD2" w:rsidP="006771C0">
      <w:pPr>
        <w:pStyle w:val="FootnoteText"/>
        <w:bidi w:val="0"/>
        <w:spacing w:line="240" w:lineRule="auto"/>
        <w:rPr>
          <w:lang w:val="en-US"/>
        </w:rPr>
      </w:pPr>
      <w:r>
        <w:rPr>
          <w:rStyle w:val="FootnoteReference"/>
        </w:rPr>
        <w:footnoteRef/>
      </w:r>
      <w:r>
        <w:rPr>
          <w:rtl/>
        </w:rPr>
        <w:t xml:space="preserve"> </w:t>
      </w:r>
      <w:r>
        <w:rPr>
          <w:lang w:val="en-US"/>
        </w:rPr>
        <w:t>In his Samaritan heresiology Abu’l Fath is very vague about chronology. I assume all the sects he speaks about date to the meaningful Samaritan revival in the Byzantine period, see Introduction 7.2.2</w:t>
      </w:r>
    </w:p>
  </w:footnote>
  <w:footnote w:id="2784">
    <w:p w14:paraId="5C31FDED" w14:textId="77777777" w:rsidR="00865CD2" w:rsidRPr="005F3EEF" w:rsidRDefault="00865CD2" w:rsidP="007601F9">
      <w:pPr>
        <w:pStyle w:val="FootnoteText"/>
        <w:bidi w:val="0"/>
        <w:spacing w:line="240" w:lineRule="auto"/>
      </w:pPr>
      <w:r>
        <w:rPr>
          <w:rStyle w:val="FootnoteReference"/>
        </w:rPr>
        <w:footnoteRef/>
      </w:r>
      <w:r>
        <w:t xml:space="preserve"> </w:t>
      </w:r>
      <w:r w:rsidRPr="005F3EEF">
        <w:t xml:space="preserve">In Arabic, see Introduction </w:t>
      </w:r>
      <w:r>
        <w:t>2.</w:t>
      </w:r>
      <w:r>
        <w:rPr>
          <w:u w:color="FFFF00"/>
        </w:rPr>
        <w:t>5.2</w:t>
      </w:r>
      <w:r w:rsidRPr="005F3EEF">
        <w:t>.</w:t>
      </w:r>
      <w:r>
        <w:t xml:space="preserve"> </w:t>
      </w:r>
      <w:r>
        <w:rPr>
          <w:lang w:val="en-US"/>
        </w:rPr>
        <w:t xml:space="preserve">In Hebrew this would read </w:t>
      </w:r>
      <w:r>
        <w:rPr>
          <w:rFonts w:cs="Times New Roman" w:hint="cs"/>
          <w:rtl/>
          <w:lang w:val="en-US"/>
        </w:rPr>
        <w:t>צדוק</w:t>
      </w:r>
      <w:r>
        <w:rPr>
          <w:rFonts w:hint="cs"/>
          <w:lang w:val="en-US"/>
        </w:rPr>
        <w:t>.</w:t>
      </w:r>
    </w:p>
  </w:footnote>
  <w:footnote w:id="2785">
    <w:p w14:paraId="04E7631D" w14:textId="77777777" w:rsidR="00865CD2" w:rsidRPr="000E2E75" w:rsidRDefault="00865CD2" w:rsidP="008178B3">
      <w:pPr>
        <w:pStyle w:val="FootnoteText"/>
        <w:bidi w:val="0"/>
        <w:spacing w:line="240" w:lineRule="auto"/>
        <w:rPr>
          <w:rFonts w:hint="cs"/>
          <w:rtl/>
          <w:lang w:val="en-US"/>
        </w:rPr>
      </w:pPr>
      <w:r>
        <w:rPr>
          <w:rStyle w:val="FootnoteReference"/>
        </w:rPr>
        <w:footnoteRef/>
      </w:r>
      <w:r>
        <w:t xml:space="preserve"> </w:t>
      </w:r>
      <w:r>
        <w:rPr>
          <w:lang w:val="en-US"/>
        </w:rPr>
        <w:t xml:space="preserve">See above, n. 6. </w:t>
      </w:r>
    </w:p>
  </w:footnote>
  <w:footnote w:id="2786">
    <w:p w14:paraId="3BD2063C" w14:textId="77777777" w:rsidR="00865CD2" w:rsidRPr="007803EC" w:rsidRDefault="00865CD2" w:rsidP="008178B3">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lang w:val="en-US"/>
        </w:rPr>
        <w:t>See above, n. 7</w:t>
      </w:r>
      <w:r w:rsidRPr="007803EC">
        <w:rPr>
          <w:rFonts w:cs="Times New Roman"/>
          <w:lang w:val="en-US"/>
        </w:rPr>
        <w:t>.</w:t>
      </w:r>
    </w:p>
  </w:footnote>
  <w:footnote w:id="2787">
    <w:p w14:paraId="0345F634" w14:textId="77777777" w:rsidR="00865CD2" w:rsidRPr="00A91D97" w:rsidRDefault="00865CD2" w:rsidP="008178B3">
      <w:pPr>
        <w:pStyle w:val="FootnoteText"/>
        <w:bidi w:val="0"/>
        <w:spacing w:line="240" w:lineRule="auto"/>
        <w:rPr>
          <w:lang w:val="en-US"/>
        </w:rPr>
      </w:pPr>
      <w:r>
        <w:rPr>
          <w:rStyle w:val="FootnoteReference"/>
        </w:rPr>
        <w:footnoteRef/>
      </w:r>
      <w:r>
        <w:rPr>
          <w:rtl/>
        </w:rPr>
        <w:t xml:space="preserve"> </w:t>
      </w:r>
      <w:r>
        <w:rPr>
          <w:lang w:val="en-US"/>
        </w:rPr>
        <w:t>See above, n. 8.</w:t>
      </w:r>
    </w:p>
  </w:footnote>
  <w:footnote w:id="2788">
    <w:p w14:paraId="2E02EA87" w14:textId="77777777" w:rsidR="00865CD2" w:rsidRPr="009A4CB8" w:rsidRDefault="00865CD2" w:rsidP="00DA2B10">
      <w:pPr>
        <w:pStyle w:val="FootnoteText"/>
        <w:bidi w:val="0"/>
        <w:spacing w:line="240" w:lineRule="auto"/>
        <w:rPr>
          <w:rtl/>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 xml:space="preserve">Biblical, e.g. Gen 29:32. </w:t>
      </w:r>
      <w:r w:rsidRPr="00DA2B10">
        <w:rPr>
          <w:rFonts w:cs="Times New Roman"/>
          <w:rtl/>
          <w:lang w:val="en-US"/>
        </w:rPr>
        <w:t>ראובן</w:t>
      </w:r>
      <w:r w:rsidRPr="00DA2B10">
        <w:rPr>
          <w:rFonts w:cs="Times New Roman"/>
          <w:lang w:val="en-US"/>
        </w:rPr>
        <w:t xml:space="preserve"> was a son of Jacob and one of the tribes of Israel. </w:t>
      </w:r>
    </w:p>
  </w:footnote>
  <w:footnote w:id="2789">
    <w:p w14:paraId="40EC1B61" w14:textId="77777777" w:rsidR="00865CD2" w:rsidRPr="005F3EEF" w:rsidRDefault="00865CD2" w:rsidP="00670C90">
      <w:pPr>
        <w:pStyle w:val="FootnoteText"/>
        <w:bidi w:val="0"/>
        <w:spacing w:line="240" w:lineRule="auto"/>
        <w:rPr>
          <w:rtl/>
          <w:lang w:val="en-US"/>
        </w:rPr>
      </w:pPr>
      <w:r>
        <w:rPr>
          <w:rStyle w:val="FootnoteReference"/>
        </w:rPr>
        <w:footnoteRef/>
      </w:r>
      <w:r>
        <w:t xml:space="preserve"> </w:t>
      </w:r>
      <w:r w:rsidRPr="005F3EEF">
        <w:rPr>
          <w:lang w:val="en-US"/>
        </w:rPr>
        <w:t xml:space="preserve">In Arabic, see Introduction </w:t>
      </w:r>
      <w:r>
        <w:rPr>
          <w:lang w:val="en-US"/>
        </w:rPr>
        <w:t>2.</w:t>
      </w:r>
      <w:r>
        <w:rPr>
          <w:u w:color="FFFF00"/>
          <w:lang w:val="en-US"/>
        </w:rPr>
        <w:t>5.2</w:t>
      </w:r>
      <w:r w:rsidRPr="005F3EEF">
        <w:rPr>
          <w:lang w:val="en-US"/>
        </w:rPr>
        <w:t>.</w:t>
      </w:r>
      <w:r>
        <w:rPr>
          <w:lang w:val="en-US"/>
        </w:rPr>
        <w:t xml:space="preserve"> In Hebrew this would read </w:t>
      </w:r>
      <w:r>
        <w:rPr>
          <w:rFonts w:cs="Times New Roman" w:hint="cs"/>
          <w:rtl/>
          <w:lang w:val="en-US"/>
        </w:rPr>
        <w:t>רוביל</w:t>
      </w:r>
      <w:r>
        <w:rPr>
          <w:rFonts w:hint="cs"/>
          <w:lang w:val="en-US"/>
        </w:rPr>
        <w:t>.</w:t>
      </w:r>
      <w:r>
        <w:rPr>
          <w:lang w:val="en-US"/>
        </w:rPr>
        <w:t xml:space="preserve"> On this form of the name see vol. 1, under Reuben B/M, n. 2, p. 210. This could be an example of a Greek transliter</w:t>
      </w:r>
      <w:r>
        <w:rPr>
          <w:lang w:val="en-US"/>
        </w:rPr>
        <w:t>a</w:t>
      </w:r>
      <w:r>
        <w:rPr>
          <w:lang w:val="en-US"/>
        </w:rPr>
        <w:t>tion, transliterated back into Semitic characters, see Introduction 2.2.</w:t>
      </w:r>
    </w:p>
  </w:footnote>
  <w:footnote w:id="2790">
    <w:p w14:paraId="3CE33D04" w14:textId="77777777" w:rsidR="00865CD2" w:rsidRPr="008A6A1B" w:rsidRDefault="00865CD2" w:rsidP="00887993">
      <w:pPr>
        <w:pStyle w:val="FootnoteText"/>
        <w:bidi w:val="0"/>
        <w:spacing w:line="240" w:lineRule="auto"/>
        <w:rPr>
          <w:lang w:val="en-US"/>
        </w:rPr>
      </w:pPr>
      <w:r>
        <w:rPr>
          <w:rStyle w:val="FootnoteReference"/>
        </w:rPr>
        <w:footnoteRef/>
      </w:r>
      <w:r>
        <w:rPr>
          <w:rtl/>
        </w:rPr>
        <w:t xml:space="preserve"> </w:t>
      </w:r>
      <w:r>
        <w:rPr>
          <w:lang w:val="en-US"/>
        </w:rPr>
        <w:t>This is a pseudepigraphic letter. All mentioned in it are fictitious.</w:t>
      </w:r>
    </w:p>
  </w:footnote>
  <w:footnote w:id="2791">
    <w:p w14:paraId="74A8A80E" w14:textId="77777777" w:rsidR="00865CD2" w:rsidRPr="00CB5188" w:rsidRDefault="00865CD2" w:rsidP="00887993">
      <w:pPr>
        <w:pStyle w:val="FootnoteText"/>
        <w:bidi w:val="0"/>
        <w:spacing w:line="240" w:lineRule="auto"/>
      </w:pPr>
      <w:r w:rsidRPr="005E436F">
        <w:rPr>
          <w:rStyle w:val="FootnoteReference"/>
        </w:rPr>
        <w:footnoteRef/>
      </w:r>
      <w:r>
        <w:t xml:space="preserve"> This fictitious letter (see previous note)</w:t>
      </w:r>
      <w:r w:rsidRPr="005E436F">
        <w:t xml:space="preserve"> is dated.</w:t>
      </w:r>
    </w:p>
  </w:footnote>
  <w:footnote w:id="2792">
    <w:p w14:paraId="0544069E" w14:textId="77777777" w:rsidR="00865CD2" w:rsidRPr="00E2403B" w:rsidRDefault="00865CD2" w:rsidP="00300F52">
      <w:pPr>
        <w:pStyle w:val="FootnoteText"/>
        <w:bidi w:val="0"/>
        <w:spacing w:line="240" w:lineRule="auto"/>
        <w:rPr>
          <w:lang w:val="en-US"/>
        </w:rPr>
      </w:pPr>
      <w:r>
        <w:rPr>
          <w:rStyle w:val="FootnoteReference"/>
        </w:rPr>
        <w:footnoteRef/>
      </w:r>
      <w:r>
        <w:rPr>
          <w:rtl/>
        </w:rPr>
        <w:t xml:space="preserve"> </w:t>
      </w:r>
      <w:r>
        <w:rPr>
          <w:lang w:val="en-US"/>
        </w:rPr>
        <w:t>Was a contemporary of Mana (1), who was a contemporary of Rabbi Yohanan (1), see Intr</w:t>
      </w:r>
      <w:r>
        <w:rPr>
          <w:lang w:val="en-US"/>
        </w:rPr>
        <w:t>o</w:t>
      </w:r>
      <w:r>
        <w:rPr>
          <w:lang w:val="en-US"/>
        </w:rPr>
        <w:t>duction 7.4.1.</w:t>
      </w:r>
    </w:p>
  </w:footnote>
  <w:footnote w:id="2793">
    <w:p w14:paraId="1DBE93AC" w14:textId="77777777" w:rsidR="00865CD2" w:rsidRPr="00ED0F4E" w:rsidRDefault="00865CD2" w:rsidP="008E755F">
      <w:pPr>
        <w:pStyle w:val="FootnoteText"/>
        <w:bidi w:val="0"/>
        <w:spacing w:line="240" w:lineRule="auto"/>
        <w:rPr>
          <w:lang w:val="en-US"/>
        </w:rPr>
      </w:pPr>
      <w:r>
        <w:rPr>
          <w:rStyle w:val="FootnoteReference"/>
        </w:rPr>
        <w:footnoteRef/>
      </w:r>
      <w:r>
        <w:t xml:space="preserve"> </w:t>
      </w:r>
      <w:r>
        <w:rPr>
          <w:lang w:val="en-US"/>
        </w:rPr>
        <w:t>For this form see vol. 3, under Reuben (4) B/M, p. 147.</w:t>
      </w:r>
    </w:p>
  </w:footnote>
  <w:footnote w:id="2794">
    <w:p w14:paraId="3333F0C5"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w:t>
      </w:r>
    </w:p>
  </w:footnote>
  <w:footnote w:id="2795">
    <w:p w14:paraId="6AA893C0" w14:textId="77777777" w:rsidR="00865CD2" w:rsidRPr="00C2392A" w:rsidRDefault="00865CD2" w:rsidP="00C2392A">
      <w:pPr>
        <w:pStyle w:val="FootnoteText"/>
        <w:bidi w:val="0"/>
        <w:spacing w:line="240" w:lineRule="auto"/>
        <w:rPr>
          <w:rFonts w:cs="Estrangelo Edessa"/>
          <w:lang w:val="en-US" w:bidi="syr-SY"/>
        </w:rPr>
      </w:pPr>
      <w:r>
        <w:rPr>
          <w:rStyle w:val="FootnoteReference"/>
        </w:rPr>
        <w:footnoteRef/>
      </w:r>
      <w:r>
        <w:rPr>
          <w:rtl/>
        </w:rPr>
        <w:t xml:space="preserve"> </w:t>
      </w:r>
      <w:r>
        <w:t xml:space="preserve">In Hebrew – </w:t>
      </w:r>
      <w:r w:rsidRPr="00C2392A">
        <w:rPr>
          <w:rFonts w:cs="Times New Roman"/>
          <w:rtl/>
          <w:lang w:val="el-GR"/>
        </w:rPr>
        <w:t>הליוי</w:t>
      </w:r>
      <w:r>
        <w:rPr>
          <w:rFonts w:cs="Estrangelo Edessa"/>
          <w:lang w:val="en-US" w:bidi="syr-SY"/>
        </w:rPr>
        <w:t>. On this title see vol. 3, Introduction 6.4.1.2.2.5.4, p. 42.</w:t>
      </w:r>
    </w:p>
  </w:footnote>
  <w:footnote w:id="2796">
    <w:p w14:paraId="603912F3"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Introdu</w:t>
      </w:r>
      <w:r>
        <w:rPr>
          <w:lang w:val="en-US"/>
        </w:rPr>
        <w:t>c</w:t>
      </w:r>
      <w:r>
        <w:rPr>
          <w:lang w:val="en-US"/>
        </w:rPr>
        <w:t>tion 7.5.5.</w:t>
      </w:r>
    </w:p>
  </w:footnote>
  <w:footnote w:id="2797">
    <w:p w14:paraId="0898EB31" w14:textId="77777777" w:rsidR="00865CD2" w:rsidRPr="005F3EEF" w:rsidRDefault="00865CD2" w:rsidP="00D503DD">
      <w:pPr>
        <w:pStyle w:val="FootnoteText"/>
        <w:bidi w:val="0"/>
        <w:spacing w:line="240" w:lineRule="auto"/>
        <w:rPr>
          <w:rtl/>
          <w:lang w:val="en-US"/>
        </w:rPr>
      </w:pPr>
      <w:r>
        <w:rPr>
          <w:rStyle w:val="FootnoteReference"/>
        </w:rPr>
        <w:footnoteRef/>
      </w:r>
      <w:r>
        <w:t xml:space="preserve"> </w:t>
      </w:r>
      <w:r w:rsidRPr="00D503DD">
        <w:rPr>
          <w:lang w:val="en-US"/>
        </w:rPr>
        <w:t xml:space="preserve">On </w:t>
      </w:r>
      <w:r>
        <w:rPr>
          <w:lang w:val="en-US"/>
        </w:rPr>
        <w:t xml:space="preserve">the form </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D503DD">
        <w:rPr>
          <w:lang w:val="en-US"/>
        </w:rPr>
        <w:t xml:space="preserve"> see vol. 1, under Reuben </w:t>
      </w:r>
      <w:r>
        <w:rPr>
          <w:lang w:val="en-US"/>
        </w:rPr>
        <w:t>(1) B/M, n. 2, p. 209</w:t>
      </w:r>
      <w:r w:rsidRPr="00D503DD">
        <w:rPr>
          <w:lang w:val="en-US"/>
        </w:rPr>
        <w:t>.</w:t>
      </w:r>
      <w:r>
        <w:rPr>
          <w:lang w:val="en-US"/>
        </w:rPr>
        <w:t xml:space="preserve"> The suffix is standard Greek.</w:t>
      </w:r>
    </w:p>
  </w:footnote>
  <w:footnote w:id="2798">
    <w:p w14:paraId="6D837464"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799">
    <w:p w14:paraId="67150601" w14:textId="77777777" w:rsidR="00865CD2" w:rsidRPr="00AD0FE4" w:rsidRDefault="00865CD2" w:rsidP="00AD0FE4">
      <w:pPr>
        <w:pStyle w:val="FootnoteText"/>
        <w:bidi w:val="0"/>
        <w:spacing w:line="240" w:lineRule="auto"/>
        <w:rPr>
          <w:lang w:val="en-US"/>
        </w:rPr>
      </w:pPr>
      <w:r>
        <w:rPr>
          <w:rStyle w:val="FootnoteReference"/>
        </w:rPr>
        <w:footnoteRef/>
      </w:r>
      <w:r>
        <w:rPr>
          <w:rtl/>
        </w:rPr>
        <w:t xml:space="preserve"> </w:t>
      </w:r>
      <w:r>
        <w:rPr>
          <w:lang w:val="en-US"/>
        </w:rPr>
        <w:t>There is no way to date the Hebrew inscriptions from Elijah’s Cave, see Appendix 3.1.</w:t>
      </w:r>
    </w:p>
  </w:footnote>
  <w:footnote w:id="2800">
    <w:p w14:paraId="2C9440F0" w14:textId="77777777" w:rsidR="00865CD2" w:rsidRPr="00912842" w:rsidRDefault="00865CD2" w:rsidP="00AE2F45">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801">
    <w:p w14:paraId="4E8BF23B" w14:textId="77777777" w:rsidR="00865CD2" w:rsidRPr="009A4CB8" w:rsidRDefault="00865CD2" w:rsidP="00DA2B10">
      <w:pPr>
        <w:pStyle w:val="FootnoteText"/>
        <w:bidi w:val="0"/>
        <w:spacing w:line="240" w:lineRule="auto"/>
        <w:rPr>
          <w:rtl/>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 xml:space="preserve">Biblical, e.g. 1 Sam 9:2. </w:t>
      </w:r>
      <w:r w:rsidRPr="00DA2B10">
        <w:rPr>
          <w:rFonts w:cs="Times New Roman"/>
          <w:rtl/>
          <w:lang w:val="en-US"/>
        </w:rPr>
        <w:t>שאול</w:t>
      </w:r>
      <w:r w:rsidRPr="00DA2B10">
        <w:rPr>
          <w:rFonts w:cs="Times New Roman"/>
          <w:lang w:val="en-US"/>
        </w:rPr>
        <w:t xml:space="preserve"> was the first k</w:t>
      </w:r>
      <w:r>
        <w:rPr>
          <w:rFonts w:cs="Times New Roman"/>
          <w:lang w:val="en-US"/>
        </w:rPr>
        <w:t>ing of Israel</w:t>
      </w:r>
      <w:r w:rsidRPr="00DA2B10">
        <w:rPr>
          <w:rFonts w:cs="Times New Roman"/>
          <w:lang w:val="en-US"/>
        </w:rPr>
        <w:t xml:space="preserve">. </w:t>
      </w:r>
    </w:p>
  </w:footnote>
  <w:footnote w:id="2802">
    <w:p w14:paraId="69D8A05E" w14:textId="77777777" w:rsidR="00865CD2" w:rsidRPr="00997697" w:rsidRDefault="00865CD2" w:rsidP="00300F52">
      <w:pPr>
        <w:pStyle w:val="FootnoteText"/>
        <w:bidi w:val="0"/>
        <w:spacing w:line="240" w:lineRule="auto"/>
        <w:rPr>
          <w:lang w:val="en-US"/>
        </w:rPr>
      </w:pPr>
      <w:r>
        <w:rPr>
          <w:rStyle w:val="FootnoteReference"/>
        </w:rPr>
        <w:footnoteRef/>
      </w:r>
      <w:r>
        <w:rPr>
          <w:rtl/>
        </w:rPr>
        <w:t xml:space="preserve"> </w:t>
      </w:r>
      <w:r>
        <w:rPr>
          <w:lang w:val="en-US"/>
        </w:rPr>
        <w:t>His son was a student of the last tannaim, see Introduction 7.4.1.</w:t>
      </w:r>
    </w:p>
  </w:footnote>
  <w:footnote w:id="2803">
    <w:p w14:paraId="368D154F" w14:textId="77777777" w:rsidR="00865CD2" w:rsidRPr="004132D5" w:rsidRDefault="00865CD2" w:rsidP="00300F52">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804">
    <w:p w14:paraId="5D774566" w14:textId="77777777" w:rsidR="00865CD2" w:rsidRPr="00701CD0" w:rsidRDefault="00865CD2" w:rsidP="00701CD0">
      <w:pPr>
        <w:pStyle w:val="FootnoteText"/>
        <w:bidi w:val="0"/>
        <w:spacing w:line="240" w:lineRule="auto"/>
        <w:rPr>
          <w:lang w:val="en-US"/>
        </w:rPr>
      </w:pPr>
      <w:r>
        <w:rPr>
          <w:rStyle w:val="FootnoteReference"/>
        </w:rPr>
        <w:footnoteRef/>
      </w:r>
      <w:r>
        <w:rPr>
          <w:rtl/>
        </w:rPr>
        <w:t xml:space="preserve"> </w:t>
      </w:r>
      <w:r>
        <w:rPr>
          <w:lang w:val="en-US"/>
        </w:rPr>
        <w:t>Described in the text as putting his signature to a bill of divorce.</w:t>
      </w:r>
    </w:p>
  </w:footnote>
  <w:footnote w:id="2805">
    <w:p w14:paraId="43AE41C1" w14:textId="77777777" w:rsidR="00865CD2" w:rsidRPr="0082040E" w:rsidRDefault="00865CD2" w:rsidP="008C7469">
      <w:pPr>
        <w:pStyle w:val="FootnoteText"/>
        <w:bidi w:val="0"/>
        <w:spacing w:line="240" w:lineRule="auto"/>
        <w:rPr>
          <w:lang w:val="en-US"/>
        </w:rPr>
      </w:pPr>
      <w:r>
        <w:rPr>
          <w:rStyle w:val="FootnoteReference"/>
        </w:rPr>
        <w:footnoteRef/>
      </w:r>
      <w:r>
        <w:rPr>
          <w:rtl/>
        </w:rPr>
        <w:t xml:space="preserve"> </w:t>
      </w:r>
      <w:r>
        <w:rPr>
          <w:lang w:val="en-US"/>
        </w:rPr>
        <w:t>These names are given as examples for signatures on a document, and probably do not represent real people.</w:t>
      </w:r>
    </w:p>
  </w:footnote>
  <w:footnote w:id="2806">
    <w:p w14:paraId="0F1D71F1" w14:textId="77777777" w:rsidR="00865CD2" w:rsidRPr="00D20B3C"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as giving his signature to a document mentioned by Jeremiah (2), who was a contemp</w:t>
      </w:r>
      <w:r>
        <w:rPr>
          <w:lang w:val="en-US"/>
        </w:rPr>
        <w:t>o</w:t>
      </w:r>
      <w:r>
        <w:rPr>
          <w:lang w:val="en-US"/>
        </w:rPr>
        <w:t>rary of Rabbi Yohanan (1), see Introduction 7.4.1.</w:t>
      </w:r>
    </w:p>
  </w:footnote>
  <w:footnote w:id="2807">
    <w:p w14:paraId="77A8E272" w14:textId="77777777" w:rsidR="00865CD2" w:rsidRPr="00044E5A" w:rsidRDefault="00865CD2" w:rsidP="00022B86">
      <w:pPr>
        <w:pStyle w:val="FootnoteText"/>
        <w:bidi w:val="0"/>
        <w:spacing w:line="240" w:lineRule="auto"/>
        <w:rPr>
          <w:lang w:val="en-US"/>
        </w:rPr>
      </w:pPr>
      <w:r>
        <w:rPr>
          <w:rStyle w:val="FootnoteReference"/>
        </w:rPr>
        <w:footnoteRef/>
      </w:r>
      <w:r>
        <w:rPr>
          <w:rtl/>
        </w:rPr>
        <w:t xml:space="preserve"> </w:t>
      </w:r>
      <w:r>
        <w:rPr>
          <w:lang w:val="en-US"/>
        </w:rPr>
        <w:t>Cited as an aurthority on a medical substance in the Book of Assaph the Physician, see Intr</w:t>
      </w:r>
      <w:r>
        <w:rPr>
          <w:lang w:val="en-US"/>
        </w:rPr>
        <w:t>o</w:t>
      </w:r>
      <w:r>
        <w:rPr>
          <w:lang w:val="en-US"/>
        </w:rPr>
        <w:t xml:space="preserve">duction </w:t>
      </w:r>
      <w:r>
        <w:t>5.1.4.2</w:t>
      </w:r>
      <w:r>
        <w:rPr>
          <w:lang w:val="en-US"/>
        </w:rPr>
        <w:t>.</w:t>
      </w:r>
    </w:p>
  </w:footnote>
  <w:footnote w:id="2808">
    <w:p w14:paraId="25041C96" w14:textId="77777777" w:rsidR="00865CD2" w:rsidRPr="009B322F" w:rsidRDefault="00865CD2" w:rsidP="004B3A24">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So according to </w:t>
      </w:r>
      <w:r w:rsidRPr="005E436F">
        <w:rPr>
          <w:rFonts w:cs="Times New Roman"/>
          <w:lang w:eastAsia="en-GB"/>
        </w:rPr>
        <w:t xml:space="preserve">Muntner, </w:t>
      </w:r>
      <w:r w:rsidRPr="005E436F">
        <w:rPr>
          <w:rFonts w:cs="Times New Roman"/>
          <w:i/>
          <w:iCs/>
          <w:lang w:eastAsia="en-GB"/>
        </w:rPr>
        <w:t>Assaph</w:t>
      </w:r>
      <w:r>
        <w:rPr>
          <w:rFonts w:cs="Times New Roman"/>
          <w:lang w:eastAsia="en-GB"/>
        </w:rPr>
        <w:t>,</w:t>
      </w:r>
      <w:r w:rsidRPr="005E436F">
        <w:rPr>
          <w:rFonts w:cs="Times New Roman"/>
          <w:lang w:val="en-US"/>
        </w:rPr>
        <w:t xml:space="preserve"> 33-7.</w:t>
      </w:r>
    </w:p>
  </w:footnote>
  <w:footnote w:id="2809">
    <w:p w14:paraId="29C972FF" w14:textId="77777777" w:rsidR="00865CD2" w:rsidRPr="00ED0F4E" w:rsidRDefault="00865CD2" w:rsidP="00AF16CC">
      <w:pPr>
        <w:pStyle w:val="FootnoteText"/>
        <w:bidi w:val="0"/>
        <w:spacing w:line="240" w:lineRule="auto"/>
        <w:rPr>
          <w:lang w:val="en-US"/>
        </w:rPr>
      </w:pPr>
      <w:r>
        <w:rPr>
          <w:rStyle w:val="FootnoteReference"/>
        </w:rPr>
        <w:footnoteRef/>
      </w:r>
      <w:r>
        <w:t xml:space="preserve"> </w:t>
      </w:r>
      <w:r>
        <w:rPr>
          <w:lang w:val="en-US"/>
        </w:rPr>
        <w:t>For this form see vol. 1, under Saul (1) B/M, p. 211.</w:t>
      </w:r>
    </w:p>
  </w:footnote>
  <w:footnote w:id="2810">
    <w:p w14:paraId="304D6592" w14:textId="77777777" w:rsidR="00865CD2" w:rsidRPr="009A4CB8" w:rsidRDefault="00865CD2" w:rsidP="00A57095">
      <w:pPr>
        <w:pStyle w:val="FootnoteText"/>
        <w:bidi w:val="0"/>
        <w:spacing w:line="240" w:lineRule="auto"/>
      </w:pPr>
      <w:r w:rsidRPr="009A4CB8">
        <w:rPr>
          <w:rStyle w:val="FootnoteReference"/>
        </w:rPr>
        <w:footnoteRef/>
      </w:r>
      <w:r w:rsidRPr="009A4CB8">
        <w:t xml:space="preserve"> In Greek </w:t>
      </w:r>
      <w:r>
        <w:t>–</w:t>
      </w:r>
      <w:r w:rsidRPr="009A4CB8">
        <w:t xml:space="preserve">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&lt;</w:t>
      </w:r>
      <w:r>
        <w:rPr>
          <w:rFonts w:ascii="Graeca" w:hAnsi="Graeca" w:cs="Graeca"/>
        </w:rPr>
        <w:t></w:t>
      </w:r>
      <w:r>
        <w:rPr>
          <w:rFonts w:cs="Times New Roman"/>
        </w:rPr>
        <w:t>&gt;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t xml:space="preserve"> (of the most pious of elders)</w:t>
      </w:r>
      <w:r w:rsidRPr="009A4CB8">
        <w:t>.</w:t>
      </w:r>
      <w:r>
        <w:t xml:space="preserve"> On this title see vol. 3, Intr</w:t>
      </w:r>
      <w:r>
        <w:t>o</w:t>
      </w:r>
      <w:r>
        <w:t>duction 6.4.1.2.2.5.3, p. 41.</w:t>
      </w:r>
    </w:p>
  </w:footnote>
  <w:footnote w:id="2811">
    <w:p w14:paraId="243E7013" w14:textId="77777777" w:rsidR="00865CD2" w:rsidRPr="00CC1577" w:rsidRDefault="00865CD2" w:rsidP="002A55AC">
      <w:pPr>
        <w:pStyle w:val="FootnoteText"/>
        <w:bidi w:val="0"/>
        <w:spacing w:line="240" w:lineRule="auto"/>
        <w:rPr>
          <w:rFonts w:cs="Times New Roman"/>
        </w:rPr>
      </w:pPr>
      <w:r w:rsidRPr="00CC1577">
        <w:rPr>
          <w:rStyle w:val="FootnoteReference"/>
          <w:rFonts w:cs="Times New Roman"/>
        </w:rPr>
        <w:footnoteRef/>
      </w:r>
      <w:r w:rsidRPr="00CC1577">
        <w:rPr>
          <w:rFonts w:cs="Times New Roman"/>
        </w:rPr>
        <w:t xml:space="preserve"> This is a synagogue inscription, see </w:t>
      </w:r>
      <w:r>
        <w:rPr>
          <w:rFonts w:cs="Times New Roman"/>
        </w:rPr>
        <w:t xml:space="preserve">vol. 3, </w:t>
      </w:r>
      <w:r w:rsidRPr="00CC1577">
        <w:rPr>
          <w:rFonts w:cs="Times New Roman"/>
        </w:rPr>
        <w:t xml:space="preserve">Introduction </w:t>
      </w:r>
      <w:r>
        <w:rPr>
          <w:rFonts w:cs="Times New Roman"/>
          <w:u w:color="FFFF00"/>
        </w:rPr>
        <w:t>6.4.1, p. 36</w:t>
      </w:r>
      <w:r w:rsidRPr="00CC1577">
        <w:rPr>
          <w:rFonts w:cs="Times New Roman"/>
        </w:rPr>
        <w:t>.</w:t>
      </w:r>
    </w:p>
  </w:footnote>
  <w:footnote w:id="2812">
    <w:p w14:paraId="0A5E612C" w14:textId="77777777" w:rsidR="00865CD2" w:rsidRPr="00CC1577" w:rsidRDefault="00865CD2" w:rsidP="00983EE1">
      <w:pPr>
        <w:pStyle w:val="FootnoteText"/>
        <w:bidi w:val="0"/>
        <w:spacing w:line="240" w:lineRule="auto"/>
        <w:rPr>
          <w:rFonts w:cs="Times New Roman"/>
          <w:rtl/>
          <w:lang w:val="en-US"/>
        </w:rPr>
      </w:pPr>
      <w:r w:rsidRPr="00CC1577">
        <w:rPr>
          <w:rStyle w:val="FootnoteReference"/>
          <w:rFonts w:cs="Times New Roman"/>
          <w:rtl/>
        </w:rPr>
        <w:footnoteRef/>
      </w:r>
      <w:r w:rsidRPr="00CC1577">
        <w:rPr>
          <w:rFonts w:cs="Times New Roman"/>
        </w:rPr>
        <w:t xml:space="preserve"> </w:t>
      </w:r>
      <w:r w:rsidRPr="00CC1577">
        <w:rPr>
          <w:rFonts w:cs="Times New Roman"/>
          <w:lang w:val="en-US"/>
        </w:rPr>
        <w:t>The mosaic is dated</w:t>
      </w:r>
      <w:r>
        <w:rPr>
          <w:rFonts w:cs="Times New Roman"/>
          <w:lang w:val="en-US"/>
        </w:rPr>
        <w:t xml:space="preserve"> to the Seleucid era, see Introduction 7.5.4.1</w:t>
      </w:r>
      <w:r w:rsidRPr="00CC1577">
        <w:rPr>
          <w:rFonts w:cs="Times New Roman"/>
          <w:lang w:val="en-US"/>
        </w:rPr>
        <w:t>.</w:t>
      </w:r>
    </w:p>
  </w:footnote>
  <w:footnote w:id="2813">
    <w:p w14:paraId="61C28769" w14:textId="77777777" w:rsidR="00865CD2" w:rsidRPr="00ED0F4E" w:rsidRDefault="00865CD2" w:rsidP="00AF16CC">
      <w:pPr>
        <w:pStyle w:val="FootnoteText"/>
        <w:bidi w:val="0"/>
        <w:spacing w:line="240" w:lineRule="auto"/>
        <w:rPr>
          <w:lang w:val="en-US"/>
        </w:rPr>
      </w:pPr>
      <w:r>
        <w:rPr>
          <w:rStyle w:val="FootnoteReference"/>
        </w:rPr>
        <w:footnoteRef/>
      </w:r>
      <w:r>
        <w:t xml:space="preserve"> </w:t>
      </w:r>
      <w:r>
        <w:rPr>
          <w:lang w:val="en-US"/>
        </w:rPr>
        <w:t>For this form see vol. 3, under Saul (5) B/M, p. 148.</w:t>
      </w:r>
    </w:p>
  </w:footnote>
  <w:footnote w:id="2814">
    <w:p w14:paraId="7ED1AA59"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364</w:t>
      </w:r>
      <w:r w:rsidRPr="002F6202">
        <w:rPr>
          <w:lang w:val="en-US"/>
        </w:rPr>
        <w:t xml:space="preserve"> years after the destruction</w:t>
      </w:r>
      <w:r w:rsidRPr="00D01BA0">
        <w:rPr>
          <w:lang w:val="en-US"/>
        </w:rPr>
        <w:t xml:space="preserve"> </w:t>
      </w:r>
      <w:r>
        <w:rPr>
          <w:lang w:val="en-US"/>
        </w:rPr>
        <w:t xml:space="preserve">of the </w:t>
      </w:r>
      <w:smartTag w:uri="urn:schemas-microsoft-com:office:smarttags" w:element="City">
        <w:r>
          <w:rPr>
            <w:lang w:val="en-US"/>
          </w:rPr>
          <w:t>Temple</w:t>
        </w:r>
      </w:smartTag>
      <w:r>
        <w:rPr>
          <w:lang w:val="en-US"/>
        </w:rPr>
        <w:t xml:space="preserve">, </w:t>
      </w:r>
      <w:r w:rsidRPr="002F6202">
        <w:rPr>
          <w:lang w:val="en-US"/>
        </w:rPr>
        <w:t>see I</w:t>
      </w:r>
      <w:r w:rsidRPr="002F6202">
        <w:rPr>
          <w:lang w:val="en-US"/>
        </w:rPr>
        <w:t>n</w:t>
      </w:r>
      <w:r w:rsidRPr="002F6202">
        <w:rPr>
          <w:lang w:val="en-US"/>
        </w:rPr>
        <w:t xml:space="preserve">troduction </w:t>
      </w:r>
      <w:r>
        <w:rPr>
          <w:lang w:val="en-US"/>
        </w:rPr>
        <w:t>7.5.2.1</w:t>
      </w:r>
      <w:r w:rsidRPr="002F6202">
        <w:rPr>
          <w:lang w:val="en-US"/>
        </w:rPr>
        <w:t>.</w:t>
      </w:r>
    </w:p>
  </w:footnote>
  <w:footnote w:id="2815">
    <w:p w14:paraId="4C81050D" w14:textId="77777777" w:rsidR="00865CD2" w:rsidRPr="00E300CD" w:rsidRDefault="00865CD2" w:rsidP="008178B3">
      <w:pPr>
        <w:pStyle w:val="FootnoteText"/>
        <w:bidi w:val="0"/>
        <w:spacing w:line="240" w:lineRule="auto"/>
        <w:rPr>
          <w:rFonts w:cs="Times New Roman"/>
          <w:lang w:val="en-US"/>
        </w:rPr>
      </w:pPr>
      <w:r>
        <w:rPr>
          <w:rStyle w:val="FootnoteReference"/>
        </w:rPr>
        <w:footnoteRef/>
      </w:r>
      <w:r>
        <w:t xml:space="preserve"> </w:t>
      </w:r>
      <w:r>
        <w:rPr>
          <w:lang w:val="en-US"/>
        </w:rPr>
        <w:t xml:space="preserve">For the form </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Pr>
          <w:lang w:val="en-US"/>
        </w:rPr>
        <w:t xml:space="preserve"> see above, n. 13. The fall of the </w:t>
      </w:r>
      <w:r>
        <w:rPr>
          <w:rFonts w:ascii="Graeca" w:hAnsi="Graeca"/>
          <w:lang w:val="en-US"/>
        </w:rPr>
        <w:t></w:t>
      </w:r>
      <w:r>
        <w:rPr>
          <w:rFonts w:cs="Times New Roman"/>
          <w:lang w:val="en-US"/>
        </w:rPr>
        <w:t xml:space="preserve"> is obviously a scribal error, see vol. 3, Intr</w:t>
      </w:r>
      <w:r>
        <w:rPr>
          <w:rFonts w:cs="Times New Roman"/>
          <w:lang w:val="en-US"/>
        </w:rPr>
        <w:t>o</w:t>
      </w:r>
      <w:r>
        <w:rPr>
          <w:rFonts w:cs="Times New Roman"/>
          <w:lang w:val="en-US"/>
        </w:rPr>
        <w:t>duction 2.8.2, p. 20.</w:t>
      </w:r>
    </w:p>
  </w:footnote>
  <w:footnote w:id="2816">
    <w:p w14:paraId="0CABB325" w14:textId="77777777" w:rsidR="00865CD2" w:rsidRPr="007B2E0A" w:rsidRDefault="00865CD2" w:rsidP="00594460">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cs="Times New Roman"/>
          <w:lang w:val="en-US"/>
        </w:rPr>
        <w:t xml:space="preserve"> On these details see vol. 3, Introduction 3.1, p. 21.</w:t>
      </w:r>
    </w:p>
  </w:footnote>
  <w:footnote w:id="2817">
    <w:p w14:paraId="320449BD" w14:textId="77777777" w:rsidR="00865CD2" w:rsidRPr="000C74F2" w:rsidRDefault="00865CD2" w:rsidP="000C74F2">
      <w:pPr>
        <w:pStyle w:val="FootnoteText"/>
        <w:bidi w:val="0"/>
        <w:spacing w:line="240" w:lineRule="auto"/>
        <w:rPr>
          <w:lang w:val="en-US"/>
        </w:rPr>
      </w:pPr>
      <w:r>
        <w:rPr>
          <w:rStyle w:val="FootnoteReference"/>
        </w:rPr>
        <w:footnoteRef/>
      </w:r>
      <w:r>
        <w:t xml:space="preserve"> </w:t>
      </w:r>
      <w:r>
        <w:rPr>
          <w:lang w:val="en-US"/>
        </w:rPr>
        <w:t>In the Golan.</w:t>
      </w:r>
    </w:p>
  </w:footnote>
  <w:footnote w:id="2818">
    <w:p w14:paraId="698DB372" w14:textId="77777777" w:rsidR="00865CD2" w:rsidRPr="00E2488D" w:rsidRDefault="00865CD2" w:rsidP="00E2488D">
      <w:pPr>
        <w:pStyle w:val="FootnoteText"/>
        <w:bidi w:val="0"/>
        <w:spacing w:line="240" w:lineRule="auto"/>
        <w:rPr>
          <w:lang w:val="en-US"/>
        </w:rPr>
      </w:pPr>
      <w:r>
        <w:rPr>
          <w:rStyle w:val="FootnoteReference"/>
        </w:rPr>
        <w:footnoteRef/>
      </w:r>
      <w:r>
        <w:rPr>
          <w:rtl/>
        </w:rPr>
        <w:t xml:space="preserve"> </w:t>
      </w:r>
      <w:r>
        <w:rPr>
          <w:lang w:val="en-US"/>
        </w:rPr>
        <w:t>Since the name is not quite clear, and since the area was populated by Jews, p</w:t>
      </w:r>
      <w:r>
        <w:rPr>
          <w:lang w:val="en-US"/>
        </w:rPr>
        <w:t>a</w:t>
      </w:r>
      <w:r>
        <w:rPr>
          <w:lang w:val="en-US"/>
        </w:rPr>
        <w:t>gans and Christians, there is no way to specifically identify this epitaph as Jewish, see Introduction 6.2.1.3.</w:t>
      </w:r>
    </w:p>
  </w:footnote>
  <w:footnote w:id="2819">
    <w:p w14:paraId="7C2A09CE"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820">
    <w:p w14:paraId="73C72B87"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w:t>
      </w:r>
    </w:p>
  </w:footnote>
  <w:footnote w:id="2821">
    <w:p w14:paraId="3ADDD873"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328</w:t>
      </w:r>
      <w:r w:rsidRPr="002F6202">
        <w:rPr>
          <w:lang w:val="en-US"/>
        </w:rPr>
        <w:t xml:space="preserve"> years after the destruction</w:t>
      </w:r>
      <w:r w:rsidRPr="00D01BA0">
        <w:rPr>
          <w:lang w:val="en-US"/>
        </w:rPr>
        <w:t xml:space="preserve"> </w:t>
      </w:r>
      <w:r>
        <w:rPr>
          <w:lang w:val="en-US"/>
        </w:rPr>
        <w:t xml:space="preserve">of the </w:t>
      </w:r>
      <w:smartTag w:uri="urn:schemas-microsoft-com:office:smarttags" w:element="City">
        <w:r>
          <w:rPr>
            <w:lang w:val="en-US"/>
          </w:rPr>
          <w:t>Temple</w:t>
        </w:r>
      </w:smartTag>
      <w:r>
        <w:rPr>
          <w:lang w:val="en-US"/>
        </w:rPr>
        <w:t xml:space="preserve">, </w:t>
      </w:r>
      <w:r w:rsidRPr="002F6202">
        <w:rPr>
          <w:lang w:val="en-US"/>
        </w:rPr>
        <w:t>see I</w:t>
      </w:r>
      <w:r w:rsidRPr="002F6202">
        <w:rPr>
          <w:lang w:val="en-US"/>
        </w:rPr>
        <w:t>n</w:t>
      </w:r>
      <w:r w:rsidRPr="002F6202">
        <w:rPr>
          <w:lang w:val="en-US"/>
        </w:rPr>
        <w:t xml:space="preserve">troduction </w:t>
      </w:r>
      <w:r>
        <w:rPr>
          <w:lang w:val="en-US"/>
        </w:rPr>
        <w:t>7.5.2.1</w:t>
      </w:r>
      <w:r w:rsidRPr="002F6202">
        <w:rPr>
          <w:lang w:val="en-US"/>
        </w:rPr>
        <w:t>.</w:t>
      </w:r>
    </w:p>
  </w:footnote>
  <w:footnote w:id="2822">
    <w:p w14:paraId="6BC577BC" w14:textId="77777777" w:rsidR="00865CD2" w:rsidRPr="00ED0F4E" w:rsidRDefault="00865CD2" w:rsidP="008178B3">
      <w:pPr>
        <w:pStyle w:val="FootnoteText"/>
        <w:bidi w:val="0"/>
        <w:spacing w:line="240" w:lineRule="auto"/>
        <w:rPr>
          <w:lang w:val="en-US"/>
        </w:rPr>
      </w:pPr>
      <w:r>
        <w:rPr>
          <w:rStyle w:val="FootnoteReference"/>
        </w:rPr>
        <w:footnoteRef/>
      </w:r>
      <w:r>
        <w:t xml:space="preserve"> </w:t>
      </w:r>
      <w:r>
        <w:rPr>
          <w:lang w:val="en-US"/>
        </w:rPr>
        <w:t>See above, n. 9.</w:t>
      </w:r>
    </w:p>
  </w:footnote>
  <w:footnote w:id="2823">
    <w:p w14:paraId="118F5DD6" w14:textId="77777777" w:rsidR="00865CD2" w:rsidRPr="00553235" w:rsidRDefault="00865CD2" w:rsidP="00553235">
      <w:pPr>
        <w:pStyle w:val="FootnoteText"/>
        <w:bidi w:val="0"/>
        <w:spacing w:line="240" w:lineRule="auto"/>
        <w:rPr>
          <w:lang w:val="en-US"/>
        </w:rPr>
      </w:pPr>
      <w:r>
        <w:rPr>
          <w:rStyle w:val="FootnoteReference"/>
        </w:rPr>
        <w:footnoteRef/>
      </w:r>
      <w:r>
        <w:rPr>
          <w:rtl/>
        </w:rPr>
        <w:t xml:space="preserve"> </w:t>
      </w:r>
      <w:r>
        <w:rPr>
          <w:lang w:val="en-US"/>
        </w:rPr>
        <w:t>Jewishness suggested based on name, but he may also be Christian, see</w:t>
      </w:r>
      <w:r w:rsidRPr="00553235">
        <w:t xml:space="preserve"> </w:t>
      </w:r>
      <w:r>
        <w:t xml:space="preserve">vol. 3, Introduction </w:t>
      </w:r>
      <w:r>
        <w:rPr>
          <w:u w:color="FFFF00"/>
        </w:rPr>
        <w:t>6.6.7, p. 52.</w:t>
      </w:r>
    </w:p>
  </w:footnote>
  <w:footnote w:id="2824">
    <w:p w14:paraId="440F9C01" w14:textId="77777777" w:rsidR="00865CD2" w:rsidRPr="005F539E" w:rsidRDefault="00865CD2" w:rsidP="008178B3">
      <w:pPr>
        <w:pStyle w:val="FootnoteText"/>
        <w:bidi w:val="0"/>
        <w:spacing w:line="240" w:lineRule="auto"/>
      </w:pPr>
      <w:r w:rsidRPr="005F539E">
        <w:rPr>
          <w:rStyle w:val="FootnoteReference"/>
        </w:rPr>
        <w:footnoteRef/>
      </w:r>
      <w:r w:rsidRPr="005F539E">
        <w:t xml:space="preserve"> </w:t>
      </w:r>
      <w:r>
        <w:rPr>
          <w:lang w:val="en-US"/>
        </w:rPr>
        <w:t>See above, n. 19</w:t>
      </w:r>
      <w:r w:rsidRPr="005F539E">
        <w:t>.</w:t>
      </w:r>
    </w:p>
  </w:footnote>
  <w:footnote w:id="2825">
    <w:p w14:paraId="25E0B439" w14:textId="77777777" w:rsidR="00865CD2" w:rsidRPr="004B3075" w:rsidRDefault="00865CD2" w:rsidP="00F262DE">
      <w:pPr>
        <w:pStyle w:val="FootnoteText"/>
        <w:bidi w:val="0"/>
        <w:spacing w:line="240" w:lineRule="auto"/>
        <w:rPr>
          <w:lang w:val="en-US"/>
        </w:rPr>
      </w:pPr>
      <w:r>
        <w:rPr>
          <w:rStyle w:val="FootnoteReference"/>
        </w:rPr>
        <w:footnoteRef/>
      </w:r>
      <w:r>
        <w:rPr>
          <w:rtl/>
        </w:rPr>
        <w:t xml:space="preserve"> </w:t>
      </w:r>
      <w:r>
        <w:rPr>
          <w:lang w:val="en-US"/>
        </w:rPr>
        <w:t xml:space="preserve">South-west of </w:t>
      </w:r>
      <w:smartTag w:uri="urn:schemas-microsoft-com:office:smarttags" w:element="place">
        <w:smartTag w:uri="urn:schemas-microsoft-com:office:smarttags" w:element="City">
          <w:r>
            <w:rPr>
              <w:lang w:val="en-US"/>
            </w:rPr>
            <w:t>Hebron</w:t>
          </w:r>
        </w:smartTag>
      </w:smartTag>
      <w:r>
        <w:rPr>
          <w:lang w:val="en-US"/>
        </w:rPr>
        <w:t>.</w:t>
      </w:r>
    </w:p>
  </w:footnote>
  <w:footnote w:id="2826">
    <w:p w14:paraId="386EAABA"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w:t>
      </w:r>
    </w:p>
  </w:footnote>
  <w:footnote w:id="2827">
    <w:p w14:paraId="08986802" w14:textId="77777777" w:rsidR="00865CD2" w:rsidRPr="009E48D3" w:rsidRDefault="00865CD2" w:rsidP="00184980">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2828">
    <w:p w14:paraId="59DABE4F" w14:textId="77777777" w:rsidR="00865CD2" w:rsidRPr="007E5E61" w:rsidRDefault="00865CD2" w:rsidP="006904C5">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w:t>
      </w:r>
      <w:r>
        <w:rPr>
          <w:lang w:val="en-US"/>
        </w:rPr>
        <w:t>n</w:t>
      </w:r>
      <w:r>
        <w:rPr>
          <w:lang w:val="en-US"/>
        </w:rPr>
        <w:t>scription and kindly allowed me to make use of her readings. Not all the names she read can be seen in the photograph.</w:t>
      </w:r>
    </w:p>
  </w:footnote>
  <w:footnote w:id="2829">
    <w:p w14:paraId="37C3D5A2" w14:textId="77777777" w:rsidR="00865CD2" w:rsidRPr="00F45572" w:rsidRDefault="00865CD2" w:rsidP="00F45572">
      <w:pPr>
        <w:pStyle w:val="FootnoteText"/>
        <w:bidi w:val="0"/>
        <w:spacing w:line="240" w:lineRule="auto"/>
        <w:jc w:val="both"/>
        <w:rPr>
          <w:rFonts w:cs="Times New Roman"/>
        </w:rPr>
      </w:pPr>
      <w:r w:rsidRPr="00F45572">
        <w:rPr>
          <w:rStyle w:val="FootnoteReference"/>
          <w:rFonts w:cs="Times New Roman"/>
        </w:rPr>
        <w:footnoteRef/>
      </w:r>
      <w:r w:rsidRPr="00F45572">
        <w:rPr>
          <w:rFonts w:cs="Times New Roman"/>
        </w:rPr>
        <w:t xml:space="preserve"> Biblical, e.g. Gen 25:3. </w:t>
      </w:r>
      <w:r w:rsidRPr="00F45572">
        <w:rPr>
          <w:rFonts w:cs="Times New Roman"/>
          <w:rtl/>
          <w:lang w:val="el-GR"/>
        </w:rPr>
        <w:t>שבא</w:t>
      </w:r>
      <w:r w:rsidRPr="00F45572" w:rsidDel="00CC26C4">
        <w:rPr>
          <w:rFonts w:cs="Times New Roman"/>
        </w:rPr>
        <w:t xml:space="preserve"> </w:t>
      </w:r>
      <w:r w:rsidRPr="00F45572">
        <w:rPr>
          <w:rFonts w:cs="Times New Roman"/>
        </w:rPr>
        <w:t>was one of Abraham’s descendants from Qetura.</w:t>
      </w:r>
    </w:p>
  </w:footnote>
  <w:footnote w:id="2830">
    <w:p w14:paraId="6EE78822" w14:textId="77777777" w:rsidR="00865CD2" w:rsidRPr="002E0E38" w:rsidRDefault="00865CD2" w:rsidP="00207662">
      <w:pPr>
        <w:pStyle w:val="FootnoteText"/>
        <w:bidi w:val="0"/>
        <w:spacing w:line="240" w:lineRule="auto"/>
        <w:rPr>
          <w:rFonts w:cs="Times New Roman"/>
          <w:rtl/>
          <w:lang w:val="en-US"/>
        </w:rPr>
      </w:pPr>
      <w:r w:rsidRPr="006776A5">
        <w:rPr>
          <w:rStyle w:val="FootnoteReference"/>
          <w:rFonts w:cs="Times New Roman"/>
          <w:rtl/>
        </w:rPr>
        <w:footnoteRef/>
      </w:r>
      <w:r w:rsidRPr="006776A5">
        <w:rPr>
          <w:rFonts w:cs="Times New Roman"/>
        </w:rPr>
        <w:t xml:space="preserve"> This is the only tradition in which he is mentioned, and although it is Babylonian the rabbi expounds </w:t>
      </w:r>
      <w:r w:rsidRPr="002E0E38">
        <w:rPr>
          <w:rFonts w:cs="Times New Roman"/>
        </w:rPr>
        <w:t>a verse connected with the Diaspora, he has a Palestinian title (</w:t>
      </w:r>
      <w:r w:rsidRPr="002E0E38">
        <w:rPr>
          <w:rFonts w:cs="Times New Roman"/>
          <w:rtl/>
        </w:rPr>
        <w:t>רבי</w:t>
      </w:r>
      <w:r w:rsidRPr="002E0E38">
        <w:rPr>
          <w:rFonts w:cs="Times New Roman"/>
        </w:rPr>
        <w:t>)</w:t>
      </w:r>
      <w:r w:rsidRPr="002E0E38">
        <w:rPr>
          <w:rFonts w:cs="Times New Roman"/>
          <w:lang w:val="en-US"/>
        </w:rPr>
        <w:t>, and the tradition is in Hebrew</w:t>
      </w:r>
      <w:r>
        <w:rPr>
          <w:lang w:val="en-US"/>
        </w:rPr>
        <w:t xml:space="preserve">, and see Introduction </w:t>
      </w:r>
      <w:r>
        <w:t>5.1.3.2.2</w:t>
      </w:r>
      <w:r w:rsidRPr="002E0E38">
        <w:rPr>
          <w:rFonts w:cs="Times New Roman"/>
          <w:lang w:val="en-US"/>
        </w:rPr>
        <w:t>.</w:t>
      </w:r>
    </w:p>
  </w:footnote>
  <w:footnote w:id="2831">
    <w:p w14:paraId="435E69DA" w14:textId="77777777" w:rsidR="00865CD2" w:rsidRPr="00B32F2E" w:rsidRDefault="00865CD2" w:rsidP="00D83015">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832">
    <w:p w14:paraId="180FA072" w14:textId="77777777" w:rsidR="00865CD2" w:rsidRDefault="00865CD2" w:rsidP="00274740">
      <w:pPr>
        <w:pStyle w:val="FootnoteText"/>
        <w:bidi w:val="0"/>
        <w:spacing w:line="240" w:lineRule="auto"/>
        <w:rPr>
          <w:lang w:val="en-US"/>
        </w:rPr>
      </w:pPr>
      <w:r>
        <w:rPr>
          <w:rStyle w:val="FootnoteReference"/>
        </w:rPr>
        <w:footnoteRef/>
      </w:r>
      <w:r>
        <w:rPr>
          <w:rtl/>
        </w:rPr>
        <w:t xml:space="preserve"> </w:t>
      </w:r>
      <w:r w:rsidRPr="009A4CB8">
        <w:t>Biblical, e.g. 2 Sam 20:1.</w:t>
      </w:r>
    </w:p>
  </w:footnote>
  <w:footnote w:id="2833">
    <w:p w14:paraId="2A8AFD7F" w14:textId="77777777" w:rsidR="00865CD2" w:rsidRPr="00F14900" w:rsidRDefault="00865CD2" w:rsidP="00274740">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834">
    <w:p w14:paraId="312BC0F0" w14:textId="77777777" w:rsidR="00865CD2" w:rsidRPr="005C3380" w:rsidRDefault="00865CD2" w:rsidP="00274740">
      <w:pPr>
        <w:pStyle w:val="FootnoteText"/>
        <w:bidi w:val="0"/>
        <w:spacing w:line="240" w:lineRule="auto"/>
      </w:pPr>
      <w:r w:rsidRPr="004B6F16">
        <w:rPr>
          <w:rStyle w:val="FootnoteReference"/>
          <w:rFonts w:cs="Times New Roman"/>
          <w:rtl/>
        </w:rPr>
        <w:footnoteRef/>
      </w:r>
      <w:r>
        <w:rPr>
          <w:rFonts w:cs="Times New Roman"/>
          <w:lang w:val="en-US"/>
        </w:rPr>
        <w:t xml:space="preserve"> </w:t>
      </w:r>
      <w:r>
        <w:t>On these see Introduction 3.3.2.2.</w:t>
      </w:r>
    </w:p>
  </w:footnote>
  <w:footnote w:id="2835">
    <w:p w14:paraId="76957BD2" w14:textId="77777777" w:rsidR="00865CD2" w:rsidRPr="007803EC" w:rsidRDefault="00865CD2" w:rsidP="00274740">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7.5.5</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836">
    <w:p w14:paraId="5FBC0FD0" w14:textId="77777777" w:rsidR="00865CD2" w:rsidRDefault="00865CD2" w:rsidP="0018007E">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Introduction 7.2.3.</w:t>
      </w:r>
    </w:p>
  </w:footnote>
  <w:footnote w:id="2837">
    <w:p w14:paraId="4CB78763" w14:textId="77777777" w:rsidR="00865CD2" w:rsidRPr="009A4CB8" w:rsidRDefault="00865CD2" w:rsidP="002848BB">
      <w:pPr>
        <w:pStyle w:val="FootnoteText"/>
        <w:bidi w:val="0"/>
        <w:spacing w:line="240" w:lineRule="auto"/>
        <w:rPr>
          <w:rtl/>
          <w:lang w:val="en-US"/>
        </w:rPr>
      </w:pPr>
      <w:r w:rsidRPr="003E7587">
        <w:rPr>
          <w:rStyle w:val="FootnoteReference"/>
          <w:rFonts w:cs="Times New Roman"/>
          <w:rtl/>
        </w:rPr>
        <w:footnoteRef/>
      </w:r>
      <w:r w:rsidRPr="005E436F">
        <w:rPr>
          <w:lang w:eastAsia="en-GB"/>
        </w:rPr>
        <w:t xml:space="preserve"> </w:t>
      </w:r>
      <w:r w:rsidRPr="005E436F">
        <w:rPr>
          <w:lang w:val="en-US"/>
        </w:rPr>
        <w:t>Biblical, e.g. Ezra 10:15.</w:t>
      </w:r>
    </w:p>
  </w:footnote>
  <w:footnote w:id="2838">
    <w:p w14:paraId="37D1BF3A" w14:textId="77777777" w:rsidR="00865CD2" w:rsidRPr="00E15932" w:rsidRDefault="00865CD2" w:rsidP="008178B3">
      <w:pPr>
        <w:pStyle w:val="FootnoteText"/>
        <w:bidi w:val="0"/>
        <w:spacing w:line="240" w:lineRule="auto"/>
        <w:rPr>
          <w:lang w:val="en-US"/>
        </w:rPr>
      </w:pPr>
      <w:r>
        <w:rPr>
          <w:rStyle w:val="FootnoteReference"/>
        </w:rPr>
        <w:footnoteRef/>
      </w:r>
      <w:r>
        <w:t xml:space="preserve"> </w:t>
      </w:r>
      <w:r w:rsidRPr="009A4CB8">
        <w:rPr>
          <w:lang w:val="en-US"/>
        </w:rPr>
        <w:t xml:space="preserve">So e.g. in </w:t>
      </w:r>
      <w:r w:rsidRPr="009A4CB8">
        <w:rPr>
          <w:i/>
          <w:iCs/>
          <w:lang w:val="en-US"/>
        </w:rPr>
        <w:t>ySot</w:t>
      </w:r>
      <w:r w:rsidRPr="009A4CB8">
        <w:rPr>
          <w:lang w:val="en-US"/>
        </w:rPr>
        <w:t xml:space="preserve"> 3:4, 19a.</w:t>
      </w:r>
      <w:r w:rsidRPr="00E15932">
        <w:rPr>
          <w:lang w:val="en-US"/>
        </w:rPr>
        <w:t xml:space="preserve"> </w:t>
      </w:r>
      <w:r>
        <w:rPr>
          <w:lang w:val="en-US"/>
        </w:rPr>
        <w:t xml:space="preserve">On </w:t>
      </w:r>
      <w:r w:rsidRPr="005E00E4">
        <w:rPr>
          <w:lang w:val="en-US"/>
        </w:rPr>
        <w:t xml:space="preserve">the additional </w:t>
      </w:r>
      <w:r>
        <w:rPr>
          <w:rFonts w:cs="Times New Roman" w:hint="cs"/>
          <w:rtl/>
          <w:lang w:val="en-US"/>
        </w:rPr>
        <w:t>ו</w:t>
      </w:r>
      <w:r w:rsidRPr="005E00E4">
        <w:rPr>
          <w:rFonts w:hint="cs"/>
          <w:lang w:val="en-US"/>
        </w:rPr>
        <w:t xml:space="preserve"> </w:t>
      </w:r>
      <w:r w:rsidRPr="005E00E4">
        <w:rPr>
          <w:lang w:val="en-US"/>
        </w:rPr>
        <w:t>a</w:t>
      </w:r>
      <w:r>
        <w:rPr>
          <w:lang w:val="en-US"/>
        </w:rPr>
        <w:t>s</w:t>
      </w:r>
      <w:r w:rsidRPr="005E00E4">
        <w:rPr>
          <w:rFonts w:hint="cs"/>
          <w:lang w:val="en-US"/>
        </w:rPr>
        <w:t xml:space="preserve"> </w:t>
      </w:r>
      <w:r>
        <w:rPr>
          <w:lang w:val="en-US"/>
        </w:rPr>
        <w:t xml:space="preserve">a </w:t>
      </w:r>
      <w:r w:rsidRPr="005E00E4">
        <w:rPr>
          <w:rFonts w:hint="cs"/>
          <w:lang w:val="en-US"/>
        </w:rPr>
        <w:t xml:space="preserve">dialect </w:t>
      </w:r>
      <w:r w:rsidRPr="005E00E4">
        <w:rPr>
          <w:lang w:val="en-US"/>
        </w:rPr>
        <w:t xml:space="preserve">variant </w:t>
      </w:r>
      <w:r w:rsidRPr="005E00E4">
        <w:rPr>
          <w:rFonts w:hint="cs"/>
          <w:lang w:val="en-US"/>
        </w:rPr>
        <w:t>see vol</w:t>
      </w:r>
      <w:r w:rsidRPr="005E00E4">
        <w:rPr>
          <w:lang w:val="en-US"/>
        </w:rPr>
        <w:t xml:space="preserve"> 4, Intr</w:t>
      </w:r>
      <w:r w:rsidRPr="005E00E4">
        <w:rPr>
          <w:lang w:val="en-US"/>
        </w:rPr>
        <w:t>o</w:t>
      </w:r>
      <w:r w:rsidRPr="005E00E4">
        <w:rPr>
          <w:lang w:val="en-US"/>
        </w:rPr>
        <w:t>duction 2.3.5.</w:t>
      </w:r>
      <w:r>
        <w:rPr>
          <w:lang w:val="en-US"/>
        </w:rPr>
        <w:t xml:space="preserve">2, </w:t>
      </w:r>
      <w:r w:rsidRPr="005E00E4">
        <w:rPr>
          <w:lang w:val="en-US"/>
        </w:rPr>
        <w:t xml:space="preserve">p. </w:t>
      </w:r>
      <w:r>
        <w:rPr>
          <w:lang w:val="en-US"/>
        </w:rPr>
        <w:t>13</w:t>
      </w:r>
      <w:r w:rsidRPr="007C4108">
        <w:rPr>
          <w:lang w:val="en-US"/>
        </w:rPr>
        <w:t>.</w:t>
      </w:r>
      <w:r>
        <w:rPr>
          <w:rtl/>
        </w:rPr>
        <w:t xml:space="preserve"> </w:t>
      </w:r>
    </w:p>
  </w:footnote>
  <w:footnote w:id="2839">
    <w:p w14:paraId="04A1DAE2" w14:textId="77777777" w:rsidR="00865CD2" w:rsidRPr="00300F52" w:rsidRDefault="00865CD2" w:rsidP="00300F52">
      <w:pPr>
        <w:pStyle w:val="FootnoteText"/>
        <w:bidi w:val="0"/>
        <w:spacing w:line="240" w:lineRule="auto"/>
        <w:rPr>
          <w:lang w:val="en-US"/>
        </w:rPr>
      </w:pPr>
      <w:r>
        <w:rPr>
          <w:rStyle w:val="FootnoteReference"/>
        </w:rPr>
        <w:footnoteRef/>
      </w:r>
      <w:r>
        <w:rPr>
          <w:rtl/>
        </w:rPr>
        <w:t xml:space="preserve"> </w:t>
      </w:r>
      <w:r>
        <w:rPr>
          <w:lang w:val="en-US"/>
        </w:rPr>
        <w:t>Was a contemporary of Joseph (28), who was Rabbi Ami (1)’s companion, see Introduction 7.4.1.</w:t>
      </w:r>
    </w:p>
  </w:footnote>
  <w:footnote w:id="2840">
    <w:p w14:paraId="5056B62A" w14:textId="77777777" w:rsidR="00865CD2" w:rsidRPr="007C4108" w:rsidRDefault="00865CD2" w:rsidP="008178B3">
      <w:pPr>
        <w:pStyle w:val="FootnoteText"/>
        <w:bidi w:val="0"/>
        <w:spacing w:line="240" w:lineRule="auto"/>
        <w:rPr>
          <w:lang w:val="en-US"/>
        </w:rPr>
      </w:pPr>
      <w:r w:rsidRPr="003F7A75">
        <w:rPr>
          <w:rStyle w:val="FootnoteReference"/>
        </w:rPr>
        <w:footnoteRef/>
      </w:r>
      <w:r w:rsidRPr="003F7A75">
        <w:rPr>
          <w:rtl/>
        </w:rPr>
        <w:t xml:space="preserve"> </w:t>
      </w:r>
      <w:r>
        <w:rPr>
          <w:lang w:val="en-US"/>
        </w:rPr>
        <w:t>See above, n. 2</w:t>
      </w:r>
      <w:r w:rsidRPr="007C4108">
        <w:rPr>
          <w:lang w:val="en-US"/>
        </w:rPr>
        <w:t xml:space="preserve">. </w:t>
      </w:r>
    </w:p>
  </w:footnote>
  <w:footnote w:id="2841">
    <w:p w14:paraId="29974D97" w14:textId="77777777" w:rsidR="00865CD2" w:rsidRPr="00E15932" w:rsidRDefault="00865CD2" w:rsidP="006C2058">
      <w:pPr>
        <w:pStyle w:val="FootnoteText"/>
        <w:bidi w:val="0"/>
        <w:spacing w:line="240" w:lineRule="auto"/>
        <w:rPr>
          <w:lang w:val="en-US"/>
        </w:rPr>
      </w:pPr>
      <w:r>
        <w:rPr>
          <w:rStyle w:val="FootnoteReference"/>
        </w:rPr>
        <w:footnoteRef/>
      </w:r>
      <w:r>
        <w:t xml:space="preserve"> </w:t>
      </w:r>
      <w:r w:rsidRPr="00E15932">
        <w:rPr>
          <w:lang w:val="en-US"/>
        </w:rPr>
        <w:t xml:space="preserve">In Aramaic – </w:t>
      </w:r>
      <w:r w:rsidRPr="006C2058">
        <w:rPr>
          <w:rFonts w:cs="Times New Roman"/>
          <w:rtl/>
        </w:rPr>
        <w:t>דצדוקי</w:t>
      </w:r>
      <w:r w:rsidRPr="00E15932">
        <w:rPr>
          <w:lang w:val="en-US"/>
        </w:rPr>
        <w:t xml:space="preserve">, see Reeg, </w:t>
      </w:r>
      <w:r w:rsidRPr="00E15932">
        <w:rPr>
          <w:i/>
          <w:iCs/>
          <w:lang w:val="en-US"/>
        </w:rPr>
        <w:t>Ortsnamen</w:t>
      </w:r>
      <w:r w:rsidRPr="00E15932">
        <w:rPr>
          <w:lang w:val="en-US"/>
        </w:rPr>
        <w:t>, 526.</w:t>
      </w:r>
      <w:r>
        <w:rPr>
          <w:lang w:val="en-US"/>
        </w:rPr>
        <w:t xml:space="preserve"> </w:t>
      </w:r>
      <w:r>
        <w:t>On such designations see vol. 1, Introduction 3.2.6, p. 34.</w:t>
      </w:r>
    </w:p>
  </w:footnote>
  <w:footnote w:id="2842">
    <w:p w14:paraId="2C8855A6" w14:textId="77777777" w:rsidR="00865CD2" w:rsidRPr="00300F52" w:rsidRDefault="00865CD2" w:rsidP="008178B3">
      <w:pPr>
        <w:pStyle w:val="FootnoteText"/>
        <w:bidi w:val="0"/>
        <w:spacing w:line="240" w:lineRule="auto"/>
        <w:rPr>
          <w:lang w:val="en-US"/>
        </w:rPr>
      </w:pPr>
      <w:r>
        <w:rPr>
          <w:rStyle w:val="FootnoteReference"/>
        </w:rPr>
        <w:footnoteRef/>
      </w:r>
      <w:r>
        <w:rPr>
          <w:rtl/>
        </w:rPr>
        <w:t xml:space="preserve"> </w:t>
      </w:r>
      <w:r>
        <w:rPr>
          <w:lang w:val="en-US"/>
        </w:rPr>
        <w:t>See above, n. 3.</w:t>
      </w:r>
    </w:p>
  </w:footnote>
  <w:footnote w:id="2843">
    <w:p w14:paraId="054A9933" w14:textId="77777777" w:rsidR="00865CD2" w:rsidRPr="004132D5" w:rsidRDefault="00865CD2" w:rsidP="00300F52">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844">
    <w:p w14:paraId="19E3EF7A" w14:textId="77777777" w:rsidR="00865CD2" w:rsidRPr="004132D5" w:rsidRDefault="00865CD2" w:rsidP="008178B3">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845">
    <w:p w14:paraId="5866ECC4" w14:textId="77777777" w:rsidR="00865CD2" w:rsidRPr="007C4108" w:rsidRDefault="00865CD2" w:rsidP="00E15932">
      <w:pPr>
        <w:pStyle w:val="FootnoteText"/>
        <w:bidi w:val="0"/>
        <w:spacing w:line="240" w:lineRule="auto"/>
        <w:rPr>
          <w:lang w:val="en-US"/>
        </w:rPr>
      </w:pPr>
      <w:r w:rsidRPr="003F7A75">
        <w:rPr>
          <w:rStyle w:val="FootnoteReference"/>
        </w:rPr>
        <w:footnoteRef/>
      </w:r>
      <w:r w:rsidRPr="003F7A75">
        <w:rPr>
          <w:rtl/>
        </w:rPr>
        <w:t xml:space="preserve"> </w:t>
      </w:r>
      <w:r w:rsidRPr="005E00E4">
        <w:rPr>
          <w:lang w:val="en-US"/>
        </w:rPr>
        <w:t xml:space="preserve">On the additional </w:t>
      </w:r>
      <w:r>
        <w:rPr>
          <w:rFonts w:cs="Times New Roman" w:hint="cs"/>
          <w:rtl/>
          <w:lang w:val="en-US"/>
        </w:rPr>
        <w:t>א</w:t>
      </w:r>
      <w:r w:rsidRPr="005E00E4">
        <w:rPr>
          <w:rFonts w:hint="cs"/>
          <w:lang w:val="en-US"/>
        </w:rPr>
        <w:t xml:space="preserve"> </w:t>
      </w:r>
      <w:r w:rsidRPr="005E00E4">
        <w:rPr>
          <w:lang w:val="en-US"/>
        </w:rPr>
        <w:t>a</w:t>
      </w:r>
      <w:r>
        <w:rPr>
          <w:lang w:val="en-US"/>
        </w:rPr>
        <w:t>s</w:t>
      </w:r>
      <w:r w:rsidRPr="005E00E4">
        <w:rPr>
          <w:rFonts w:hint="cs"/>
          <w:lang w:val="en-US"/>
        </w:rPr>
        <w:t xml:space="preserve"> </w:t>
      </w:r>
      <w:r>
        <w:rPr>
          <w:lang w:val="en-US"/>
        </w:rPr>
        <w:t xml:space="preserve">a </w:t>
      </w:r>
      <w:r w:rsidRPr="005E00E4">
        <w:rPr>
          <w:rFonts w:hint="cs"/>
          <w:lang w:val="en-US"/>
        </w:rPr>
        <w:t xml:space="preserve">dialect </w:t>
      </w:r>
      <w:r w:rsidRPr="005E00E4">
        <w:rPr>
          <w:lang w:val="en-US"/>
        </w:rPr>
        <w:t xml:space="preserve">variant </w:t>
      </w:r>
      <w:r w:rsidRPr="005E00E4">
        <w:rPr>
          <w:rFonts w:hint="cs"/>
          <w:lang w:val="en-US"/>
        </w:rPr>
        <w:t>see vol</w:t>
      </w:r>
      <w:r w:rsidRPr="005E00E4">
        <w:rPr>
          <w:lang w:val="en-US"/>
        </w:rPr>
        <w:t xml:space="preserve"> 4, Intr</w:t>
      </w:r>
      <w:r w:rsidRPr="005E00E4">
        <w:rPr>
          <w:lang w:val="en-US"/>
        </w:rPr>
        <w:t>o</w:t>
      </w:r>
      <w:r w:rsidRPr="005E00E4">
        <w:rPr>
          <w:lang w:val="en-US"/>
        </w:rPr>
        <w:t>duction 2.3.5.</w:t>
      </w:r>
      <w:r>
        <w:rPr>
          <w:lang w:val="en-US"/>
        </w:rPr>
        <w:t xml:space="preserve">3, </w:t>
      </w:r>
      <w:r w:rsidRPr="005E00E4">
        <w:rPr>
          <w:lang w:val="en-US"/>
        </w:rPr>
        <w:t xml:space="preserve">p. </w:t>
      </w:r>
      <w:r>
        <w:rPr>
          <w:lang w:val="en-US"/>
        </w:rPr>
        <w:t>13</w:t>
      </w:r>
      <w:r w:rsidRPr="007C4108">
        <w:rPr>
          <w:lang w:val="en-US"/>
        </w:rPr>
        <w:t xml:space="preserve">. </w:t>
      </w:r>
    </w:p>
  </w:footnote>
  <w:footnote w:id="2846">
    <w:p w14:paraId="7F96060C" w14:textId="77777777" w:rsidR="00865CD2" w:rsidRPr="00E15932" w:rsidRDefault="00865CD2" w:rsidP="00051E7A">
      <w:pPr>
        <w:pStyle w:val="FootnoteText"/>
        <w:tabs>
          <w:tab w:val="left" w:pos="3619"/>
        </w:tabs>
        <w:bidi w:val="0"/>
        <w:spacing w:line="240" w:lineRule="auto"/>
        <w:rPr>
          <w:lang w:val="en-US"/>
        </w:rPr>
      </w:pPr>
      <w:r w:rsidRPr="005E436F">
        <w:rPr>
          <w:rStyle w:val="FootnoteReference"/>
        </w:rPr>
        <w:footnoteRef/>
      </w:r>
      <w:r>
        <w:t xml:space="preserve"> </w:t>
      </w:r>
      <w:r w:rsidRPr="00E15932">
        <w:rPr>
          <w:lang w:val="en-US"/>
        </w:rPr>
        <w:t xml:space="preserve">In Aramaic – </w:t>
      </w:r>
      <w:r w:rsidRPr="005E436F">
        <w:rPr>
          <w:rFonts w:cs="Times New Roman"/>
          <w:rtl/>
        </w:rPr>
        <w:t>אצר פירי</w:t>
      </w:r>
      <w:r w:rsidRPr="00E15932">
        <w:rPr>
          <w:rFonts w:cs="Times New Roman"/>
          <w:lang w:val="en-US"/>
        </w:rPr>
        <w:t>.</w:t>
      </w:r>
      <w:r>
        <w:rPr>
          <w:rFonts w:cs="Times New Roman"/>
          <w:lang w:val="en-US"/>
        </w:rPr>
        <w:t xml:space="preserve"> </w:t>
      </w:r>
      <w:r>
        <w:t>On such designations see Introduction 3.1.3.3.</w:t>
      </w:r>
      <w:r>
        <w:rPr>
          <w:rFonts w:cs="Times New Roman"/>
          <w:lang w:val="en-US"/>
        </w:rPr>
        <w:tab/>
      </w:r>
    </w:p>
  </w:footnote>
  <w:footnote w:id="2847">
    <w:p w14:paraId="3972FB50" w14:textId="77777777" w:rsidR="00865CD2" w:rsidRPr="00CE64D3" w:rsidRDefault="00865CD2" w:rsidP="00121C30">
      <w:pPr>
        <w:pStyle w:val="FootnoteText"/>
        <w:bidi w:val="0"/>
        <w:spacing w:line="240" w:lineRule="auto"/>
        <w:rPr>
          <w:lang w:val="en-US"/>
        </w:rPr>
      </w:pPr>
      <w:r w:rsidRPr="005E436F">
        <w:rPr>
          <w:rStyle w:val="FootnoteReference"/>
        </w:rPr>
        <w:footnoteRef/>
      </w:r>
      <w:r>
        <w:t xml:space="preserve"> </w:t>
      </w:r>
      <w:r w:rsidRPr="00E15932">
        <w:rPr>
          <w:lang w:val="en-US"/>
        </w:rPr>
        <w:t>Although he appears only here in BT, he is mentioned within a story that takes place in the Palestin</w:t>
      </w:r>
      <w:r w:rsidRPr="00E15932">
        <w:rPr>
          <w:lang w:val="en-US"/>
        </w:rPr>
        <w:t>i</w:t>
      </w:r>
      <w:r w:rsidRPr="00E15932">
        <w:rPr>
          <w:lang w:val="en-US"/>
        </w:rPr>
        <w:t>an academy, see Introduc</w:t>
      </w:r>
      <w:r w:rsidRPr="00CE64D3">
        <w:rPr>
          <w:lang w:val="en-US"/>
        </w:rPr>
        <w:t xml:space="preserve">tion </w:t>
      </w:r>
      <w:r>
        <w:t>5.1.3.2</w:t>
      </w:r>
      <w:r>
        <w:rPr>
          <w:u w:color="FFFF00"/>
        </w:rPr>
        <w:t>.1</w:t>
      </w:r>
      <w:r w:rsidRPr="00CE64D3">
        <w:rPr>
          <w:lang w:val="en-US"/>
        </w:rPr>
        <w:t>.</w:t>
      </w:r>
    </w:p>
  </w:footnote>
  <w:footnote w:id="2848">
    <w:p w14:paraId="0B1FF6C5" w14:textId="77777777" w:rsidR="00865CD2" w:rsidRPr="00505EFB" w:rsidRDefault="00865CD2" w:rsidP="00505EFB">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2849">
    <w:p w14:paraId="644A9AB6" w14:textId="77777777" w:rsidR="00865CD2" w:rsidRPr="00884337" w:rsidRDefault="00865CD2" w:rsidP="008178B3">
      <w:pPr>
        <w:pStyle w:val="FootnoteText"/>
        <w:bidi w:val="0"/>
        <w:spacing w:line="240" w:lineRule="auto"/>
        <w:rPr>
          <w:lang w:val="en-US"/>
        </w:rPr>
      </w:pPr>
      <w:r w:rsidRPr="003F7A75">
        <w:rPr>
          <w:rStyle w:val="FootnoteReference"/>
        </w:rPr>
        <w:footnoteRef/>
      </w:r>
      <w:r w:rsidRPr="003F7A75">
        <w:rPr>
          <w:rtl/>
        </w:rPr>
        <w:t xml:space="preserve"> </w:t>
      </w:r>
      <w:r>
        <w:rPr>
          <w:lang w:val="en-US"/>
        </w:rPr>
        <w:t>See above, n. 9</w:t>
      </w:r>
      <w:r w:rsidRPr="00884337">
        <w:rPr>
          <w:lang w:val="en-US"/>
        </w:rPr>
        <w:t xml:space="preserve">. </w:t>
      </w:r>
    </w:p>
  </w:footnote>
  <w:footnote w:id="2850">
    <w:p w14:paraId="1D1E2C55" w14:textId="77777777" w:rsidR="00865CD2" w:rsidRPr="00216E0D" w:rsidRDefault="00865CD2" w:rsidP="00121C30">
      <w:pPr>
        <w:pStyle w:val="FootnoteText"/>
        <w:bidi w:val="0"/>
        <w:spacing w:line="240" w:lineRule="auto"/>
        <w:rPr>
          <w:rtl/>
          <w:lang w:val="en-US"/>
        </w:rPr>
      </w:pPr>
      <w:r w:rsidRPr="005E436F">
        <w:rPr>
          <w:rStyle w:val="FootnoteReference"/>
        </w:rPr>
        <w:footnoteRef/>
      </w:r>
      <w:r w:rsidRPr="00884337">
        <w:rPr>
          <w:lang w:val="en-US"/>
        </w:rPr>
        <w:t xml:space="preserve"> This is his only appearance in rabbinic literature and he is described as having come to Babylonia (</w:t>
      </w:r>
      <w:r w:rsidRPr="005E436F">
        <w:rPr>
          <w:rFonts w:cs="Times New Roman"/>
          <w:rtl/>
          <w:lang w:val="en-US"/>
        </w:rPr>
        <w:t>אקלע לבבל</w:t>
      </w:r>
      <w:r w:rsidRPr="00884337">
        <w:rPr>
          <w:lang w:val="en-US"/>
        </w:rPr>
        <w:t xml:space="preserve">) indicating that he is originally from </w:t>
      </w:r>
      <w:smartTag w:uri="urn:schemas-microsoft-com:office:smarttags" w:element="place">
        <w:smartTag w:uri="urn:schemas-microsoft-com:office:smarttags" w:element="City">
          <w:r w:rsidRPr="00884337">
            <w:rPr>
              <w:lang w:val="en-US"/>
            </w:rPr>
            <w:t>Palestine</w:t>
          </w:r>
        </w:smartTag>
      </w:smartTag>
      <w:r w:rsidRPr="00884337">
        <w:rPr>
          <w:lang w:val="en-US"/>
        </w:rPr>
        <w:t xml:space="preserve">, and see Introduction </w:t>
      </w:r>
      <w:r>
        <w:t>5.1.3.2</w:t>
      </w:r>
      <w:r>
        <w:rPr>
          <w:u w:color="FFFF00"/>
        </w:rPr>
        <w:t>.1</w:t>
      </w:r>
      <w:r w:rsidRPr="00884337">
        <w:rPr>
          <w:lang w:val="en-US"/>
        </w:rPr>
        <w:t>.</w:t>
      </w:r>
    </w:p>
  </w:footnote>
  <w:footnote w:id="2851">
    <w:p w14:paraId="29978828" w14:textId="77777777" w:rsidR="00865CD2" w:rsidRPr="00B32F2E" w:rsidRDefault="00865CD2" w:rsidP="008178B3">
      <w:pPr>
        <w:pStyle w:val="FootnoteText"/>
        <w:bidi w:val="0"/>
        <w:spacing w:line="240" w:lineRule="auto"/>
        <w:rPr>
          <w:lang w:val="en-US"/>
        </w:rPr>
      </w:pPr>
      <w:r>
        <w:rPr>
          <w:rStyle w:val="FootnoteReference"/>
        </w:rPr>
        <w:footnoteRef/>
      </w:r>
      <w:r>
        <w:rPr>
          <w:rtl/>
        </w:rPr>
        <w:t xml:space="preserve"> </w:t>
      </w:r>
      <w:r w:rsidRPr="00B32F2E">
        <w:rPr>
          <w:lang w:val="en-US"/>
        </w:rPr>
        <w:t>Mentioned in a</w:t>
      </w:r>
      <w:r>
        <w:rPr>
          <w:lang w:val="en-US"/>
        </w:rPr>
        <w:t>n</w:t>
      </w:r>
      <w:r w:rsidRPr="00B32F2E">
        <w:rPr>
          <w:lang w:val="en-US"/>
        </w:rPr>
        <w:t xml:space="preserve"> 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852">
    <w:p w14:paraId="354F20C0" w14:textId="77777777" w:rsidR="00865CD2" w:rsidRPr="00884337" w:rsidRDefault="00865CD2" w:rsidP="0014192A">
      <w:pPr>
        <w:pStyle w:val="FootnoteText"/>
        <w:bidi w:val="0"/>
        <w:spacing w:line="240" w:lineRule="auto"/>
        <w:rPr>
          <w:lang w:val="en-US"/>
        </w:rPr>
      </w:pPr>
      <w:r w:rsidRPr="003F7A75">
        <w:rPr>
          <w:rStyle w:val="FootnoteReference"/>
        </w:rPr>
        <w:footnoteRef/>
      </w:r>
      <w:r w:rsidRPr="003F7A75">
        <w:rPr>
          <w:rtl/>
        </w:rPr>
        <w:t xml:space="preserve"> </w:t>
      </w:r>
      <w:r>
        <w:rPr>
          <w:lang w:val="en-US"/>
        </w:rPr>
        <w:t xml:space="preserve">On the form </w:t>
      </w:r>
      <w:r w:rsidRPr="0014192A">
        <w:rPr>
          <w:rFonts w:cs="Times New Roman"/>
          <w:rtl/>
          <w:lang w:val="en-US"/>
        </w:rPr>
        <w:t>סמבטי</w:t>
      </w:r>
      <w:r>
        <w:rPr>
          <w:lang w:val="en-US"/>
        </w:rPr>
        <w:t xml:space="preserve"> see vol. 3, under Shabtai (113) G/M, p. 152</w:t>
      </w:r>
      <w:r w:rsidRPr="00884337">
        <w:rPr>
          <w:lang w:val="en-US"/>
        </w:rPr>
        <w:t>.</w:t>
      </w:r>
      <w:r>
        <w:rPr>
          <w:lang w:val="en-US"/>
        </w:rPr>
        <w:t xml:space="preserve"> On the interchange of the </w:t>
      </w:r>
      <w:r>
        <w:rPr>
          <w:rFonts w:hint="cs"/>
          <w:lang w:val="en-US"/>
        </w:rPr>
        <w:t xml:space="preserve">י and </w:t>
      </w:r>
      <w:r w:rsidRPr="0014192A">
        <w:rPr>
          <w:rFonts w:cs="Times New Roman"/>
          <w:rtl/>
          <w:lang w:val="en-US"/>
        </w:rPr>
        <w:t>ו</w:t>
      </w:r>
      <w:r>
        <w:rPr>
          <w:lang w:val="en-US"/>
        </w:rPr>
        <w:t xml:space="preserve"> suffix</w:t>
      </w:r>
      <w:r w:rsidRPr="00884337">
        <w:rPr>
          <w:lang w:val="en-US"/>
        </w:rPr>
        <w:t xml:space="preserve"> </w:t>
      </w:r>
      <w:r>
        <w:rPr>
          <w:lang w:val="en-US"/>
        </w:rPr>
        <w:t>as a scribal or reading error, see see vol. 4, Introduction 2.7, pp. 17-8.</w:t>
      </w:r>
    </w:p>
  </w:footnote>
  <w:footnote w:id="2853">
    <w:p w14:paraId="37A844C3" w14:textId="77777777" w:rsidR="00865CD2" w:rsidRPr="0012422E" w:rsidRDefault="00865CD2" w:rsidP="0012422E">
      <w:pPr>
        <w:pStyle w:val="FootnoteText"/>
        <w:bidi w:val="0"/>
        <w:spacing w:line="240" w:lineRule="auto"/>
        <w:rPr>
          <w:lang w:val="en-US"/>
        </w:rPr>
      </w:pPr>
      <w:r>
        <w:rPr>
          <w:rStyle w:val="FootnoteReference"/>
        </w:rPr>
        <w:footnoteRef/>
      </w:r>
      <w:r>
        <w:t xml:space="preserve"> On the northern Lebanese coast.</w:t>
      </w:r>
      <w:r>
        <w:rPr>
          <w:rtl/>
        </w:rPr>
        <w:t xml:space="preserve"> </w:t>
      </w:r>
    </w:p>
  </w:footnote>
  <w:footnote w:id="2854">
    <w:p w14:paraId="4D62AC9A" w14:textId="77777777" w:rsidR="00865CD2" w:rsidRPr="0012422E" w:rsidRDefault="00865CD2" w:rsidP="0012422E">
      <w:pPr>
        <w:pStyle w:val="FootnoteText"/>
        <w:bidi w:val="0"/>
        <w:spacing w:line="240" w:lineRule="auto"/>
        <w:rPr>
          <w:rFonts w:hint="cs"/>
          <w:lang w:val="en-US"/>
        </w:rPr>
      </w:pPr>
      <w:r>
        <w:rPr>
          <w:rStyle w:val="FootnoteReference"/>
        </w:rPr>
        <w:footnoteRef/>
      </w:r>
      <w:r>
        <w:t xml:space="preserve"> Jewishness indicated by the fact</w:t>
      </w:r>
      <w:r>
        <w:rPr>
          <w:lang w:val="en-US"/>
        </w:rPr>
        <w:t xml:space="preserve"> that the inscription is in Jewish characters, see </w:t>
      </w:r>
      <w:r w:rsidRPr="0014192A">
        <w:rPr>
          <w:lang w:val="en-US"/>
        </w:rPr>
        <w:t xml:space="preserve">vol. 3, Introduction </w:t>
      </w:r>
      <w:r>
        <w:t>6.2, pp. 33-4</w:t>
      </w:r>
      <w:r>
        <w:rPr>
          <w:rtl/>
        </w:rPr>
        <w:t xml:space="preserve"> </w:t>
      </w:r>
    </w:p>
  </w:footnote>
  <w:footnote w:id="2855">
    <w:p w14:paraId="5D847FE3" w14:textId="77777777" w:rsidR="00865CD2" w:rsidRPr="00B32F2E" w:rsidRDefault="00865CD2" w:rsidP="0012422E">
      <w:pPr>
        <w:pStyle w:val="FootnoteText"/>
        <w:bidi w:val="0"/>
        <w:spacing w:line="240" w:lineRule="auto"/>
        <w:rPr>
          <w:lang w:val="en-US"/>
        </w:rPr>
      </w:pPr>
      <w:r>
        <w:rPr>
          <w:rStyle w:val="FootnoteReference"/>
        </w:rPr>
        <w:footnoteRef/>
      </w:r>
      <w:r>
        <w:rPr>
          <w:rtl/>
        </w:rPr>
        <w:t xml:space="preserve"> </w:t>
      </w:r>
      <w:r>
        <w:rPr>
          <w:lang w:val="en-US"/>
        </w:rPr>
        <w:t xml:space="preserve">No date given. Based on vicinity to Greek and Latin, </w:t>
      </w:r>
      <w:r>
        <w:t>l</w:t>
      </w:r>
      <w:r w:rsidRPr="005F539E">
        <w:t>ate antique date presumed</w:t>
      </w:r>
      <w:r>
        <w:t>,</w:t>
      </w:r>
      <w:r w:rsidRPr="00876C71">
        <w:t xml:space="preserve"> </w:t>
      </w:r>
      <w:r>
        <w:t>see vol. 3, Introdu</w:t>
      </w:r>
      <w:r>
        <w:t>c</w:t>
      </w:r>
      <w:r>
        <w:t>tion 8.3, p. 60</w:t>
      </w:r>
      <w:r w:rsidRPr="005F539E">
        <w:t>.</w:t>
      </w:r>
      <w:r w:rsidRPr="00B32F2E">
        <w:rPr>
          <w:lang w:val="en-US"/>
        </w:rPr>
        <w:t>.</w:t>
      </w:r>
    </w:p>
  </w:footnote>
  <w:footnote w:id="2856">
    <w:p w14:paraId="3F2B0F8A" w14:textId="77777777" w:rsidR="00865CD2" w:rsidRPr="00ED0F4E" w:rsidRDefault="00865CD2" w:rsidP="00E961E5">
      <w:pPr>
        <w:pStyle w:val="FootnoteText"/>
        <w:bidi w:val="0"/>
        <w:spacing w:line="240" w:lineRule="auto"/>
        <w:rPr>
          <w:lang w:val="en-US"/>
        </w:rPr>
      </w:pPr>
      <w:r>
        <w:rPr>
          <w:rStyle w:val="FootnoteReference"/>
        </w:rPr>
        <w:footnoteRef/>
      </w:r>
      <w:r>
        <w:t xml:space="preserve"> </w:t>
      </w:r>
      <w:r>
        <w:rPr>
          <w:lang w:val="en-US"/>
        </w:rPr>
        <w:t>For this form see vol. 3, under Shabtai (55) B/M, p. 150.</w:t>
      </w:r>
    </w:p>
  </w:footnote>
  <w:footnote w:id="2857">
    <w:p w14:paraId="7200066F" w14:textId="77777777" w:rsidR="00865CD2" w:rsidRPr="009F0EF7" w:rsidRDefault="00865CD2" w:rsidP="0035374E">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ity">
          <w:r>
            <w:rPr>
              <w:lang w:val="en-US"/>
            </w:rPr>
            <w:t>Samaria</w:t>
          </w:r>
        </w:smartTag>
      </w:smartTag>
      <w:r>
        <w:rPr>
          <w:lang w:val="en-US"/>
        </w:rPr>
        <w:t>.</w:t>
      </w:r>
    </w:p>
  </w:footnote>
  <w:footnote w:id="2858">
    <w:p w14:paraId="0603C059" w14:textId="77777777" w:rsidR="00865CD2" w:rsidRPr="00225D72" w:rsidRDefault="00865CD2" w:rsidP="006D1E23">
      <w:pPr>
        <w:pStyle w:val="FootnoteText"/>
        <w:bidi w:val="0"/>
        <w:spacing w:line="240" w:lineRule="auto"/>
        <w:rPr>
          <w:lang w:val="en-US"/>
        </w:rPr>
      </w:pPr>
      <w:r>
        <w:rPr>
          <w:rStyle w:val="FootnoteReference"/>
        </w:rPr>
        <w:footnoteRef/>
      </w:r>
      <w:r>
        <w:rPr>
          <w:rtl/>
        </w:rPr>
        <w:t xml:space="preserve"> </w:t>
      </w:r>
      <w:r>
        <w:rPr>
          <w:lang w:val="en-US"/>
        </w:rPr>
        <w:t>The location of the find and its nature suggests this, see Introduction 6.15.1.</w:t>
      </w:r>
    </w:p>
  </w:footnote>
  <w:footnote w:id="2859">
    <w:p w14:paraId="58F6B8B9" w14:textId="77777777" w:rsidR="00865CD2" w:rsidRPr="000307CB" w:rsidRDefault="00865CD2">
      <w:pPr>
        <w:pStyle w:val="FootnoteText"/>
        <w:bidi w:val="0"/>
        <w:spacing w:line="240" w:lineRule="auto"/>
        <w:rPr>
          <w:rFonts w:cs="Times New Roman"/>
          <w:lang w:val="en-US"/>
        </w:rPr>
      </w:pPr>
      <w:r w:rsidRPr="000307CB">
        <w:rPr>
          <w:rStyle w:val="FootnoteReference"/>
          <w:rFonts w:cs="Times New Roman"/>
        </w:rPr>
        <w:footnoteRef/>
      </w:r>
      <w:r w:rsidRPr="000307CB">
        <w:rPr>
          <w:rFonts w:cs="Times New Roman"/>
          <w:rtl/>
        </w:rPr>
        <w:t xml:space="preserve"> </w:t>
      </w:r>
      <w:r w:rsidRPr="000307CB">
        <w:rPr>
          <w:rFonts w:cs="Times New Roman"/>
          <w:lang w:val="en-US"/>
        </w:rPr>
        <w:t>Biblical, e.g. 2</w:t>
      </w:r>
      <w:r>
        <w:rPr>
          <w:rFonts w:cs="Times New Roman"/>
          <w:lang w:val="en-US"/>
        </w:rPr>
        <w:t xml:space="preserve"> </w:t>
      </w:r>
      <w:r w:rsidRPr="000307CB">
        <w:rPr>
          <w:rFonts w:cs="Times New Roman"/>
          <w:lang w:val="en-US"/>
        </w:rPr>
        <w:t xml:space="preserve">Kgs 15:13. </w:t>
      </w:r>
      <w:r w:rsidRPr="000307CB">
        <w:rPr>
          <w:rFonts w:cs="Times New Roman"/>
          <w:rtl/>
          <w:lang w:val="en-US"/>
        </w:rPr>
        <w:t>שלום</w:t>
      </w:r>
      <w:r w:rsidRPr="000307CB">
        <w:rPr>
          <w:rFonts w:cs="Times New Roman"/>
          <w:lang w:val="en-US"/>
        </w:rPr>
        <w:t xml:space="preserve"> was the name of a king of Israel.</w:t>
      </w:r>
    </w:p>
  </w:footnote>
  <w:footnote w:id="2860">
    <w:p w14:paraId="0C19795C" w14:textId="77777777" w:rsidR="00865CD2" w:rsidRPr="00F14900" w:rsidRDefault="00865CD2" w:rsidP="00F14900">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861">
    <w:p w14:paraId="48518454" w14:textId="77777777" w:rsidR="00865CD2" w:rsidRPr="004D0812" w:rsidRDefault="00865CD2" w:rsidP="005C3380">
      <w:pPr>
        <w:pStyle w:val="FootnoteText"/>
        <w:bidi w:val="0"/>
        <w:spacing w:line="240" w:lineRule="auto"/>
        <w:rPr>
          <w:lang w:val="en-US"/>
        </w:rPr>
      </w:pPr>
      <w:r>
        <w:rPr>
          <w:rStyle w:val="FootnoteReference"/>
        </w:rPr>
        <w:footnoteRef/>
      </w:r>
      <w:r>
        <w:t xml:space="preserve"> </w:t>
      </w:r>
      <w:r w:rsidRPr="004D0812">
        <w:rPr>
          <w:lang w:val="en-US"/>
        </w:rPr>
        <w:t xml:space="preserve">In Aramaic – </w:t>
      </w:r>
      <w:r w:rsidRPr="000E4347">
        <w:rPr>
          <w:rFonts w:cs="Times New Roman"/>
          <w:rtl/>
          <w:lang w:val="de-DE"/>
        </w:rPr>
        <w:t>כהנה</w:t>
      </w:r>
      <w:r w:rsidRPr="004D0812">
        <w:rPr>
          <w:lang w:val="en-US"/>
        </w:rPr>
        <w:t>.</w:t>
      </w:r>
      <w:r>
        <w:rPr>
          <w:lang w:val="en-US"/>
        </w:rPr>
        <w:t xml:space="preserve"> </w:t>
      </w:r>
      <w:r>
        <w:t>On such designations see Introduction 3.3.2.</w:t>
      </w:r>
    </w:p>
  </w:footnote>
  <w:footnote w:id="2862">
    <w:p w14:paraId="7A4E7669" w14:textId="77777777" w:rsidR="00865CD2" w:rsidRPr="000307CB" w:rsidRDefault="00865CD2" w:rsidP="006D1E23">
      <w:pPr>
        <w:pStyle w:val="FootnoteText"/>
        <w:bidi w:val="0"/>
        <w:spacing w:line="240" w:lineRule="auto"/>
        <w:rPr>
          <w:rFonts w:cs="Times New Roman"/>
          <w:lang w:val="en-US"/>
        </w:rPr>
      </w:pPr>
      <w:r w:rsidRPr="000307CB">
        <w:rPr>
          <w:rStyle w:val="FootnoteReference"/>
          <w:rFonts w:cs="Times New Roman"/>
        </w:rPr>
        <w:footnoteRef/>
      </w:r>
      <w:r w:rsidRPr="000307CB">
        <w:rPr>
          <w:rFonts w:cs="Times New Roman"/>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863">
    <w:p w14:paraId="2F218990" w14:textId="77777777" w:rsidR="00865CD2" w:rsidRDefault="00865CD2" w:rsidP="00487CA0">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864">
    <w:p w14:paraId="34A7370C" w14:textId="77777777" w:rsidR="00865CD2" w:rsidRPr="00214670" w:rsidRDefault="00865CD2" w:rsidP="00B910B6">
      <w:pPr>
        <w:pStyle w:val="FootnoteText"/>
        <w:bidi w:val="0"/>
        <w:spacing w:line="240" w:lineRule="auto"/>
        <w:rPr>
          <w:rFonts w:cs="Times New Roman"/>
          <w:lang w:val="en-US"/>
        </w:rPr>
      </w:pPr>
      <w:r w:rsidRPr="000307CB">
        <w:rPr>
          <w:rStyle w:val="FootnoteReference"/>
          <w:rFonts w:cs="Times New Roman"/>
        </w:rPr>
        <w:footnoteRef/>
      </w:r>
      <w:r>
        <w:rPr>
          <w:rFonts w:cs="Times New Roman"/>
        </w:rPr>
        <w:t xml:space="preserve"> </w:t>
      </w:r>
      <w:r w:rsidRPr="000307CB">
        <w:rPr>
          <w:rFonts w:cs="Times New Roman"/>
          <w:lang w:val="en-US"/>
        </w:rPr>
        <w:t>In Coptic</w:t>
      </w:r>
      <w:r>
        <w:rPr>
          <w:rFonts w:cs="Times New Roman"/>
          <w:lang w:val="en-US"/>
        </w:rPr>
        <w:t xml:space="preserve">, see vol. 1, Introduction </w:t>
      </w:r>
      <w:r>
        <w:rPr>
          <w:rFonts w:cs="Times New Roman"/>
          <w:u w:color="FFFF00"/>
          <w:lang w:val="en-US"/>
        </w:rPr>
        <w:t>2.8.4, p. 31</w:t>
      </w:r>
      <w:r w:rsidRPr="000307CB">
        <w:rPr>
          <w:rFonts w:cs="Times New Roman"/>
          <w:lang w:val="en-US"/>
        </w:rPr>
        <w:t>.</w:t>
      </w:r>
      <w:r>
        <w:rPr>
          <w:rFonts w:cs="Times New Roman"/>
          <w:lang w:val="en-US"/>
        </w:rPr>
        <w:t xml:space="preserve"> In Greek this would read </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cs="Times New Roman"/>
          <w:lang w:val="en-US"/>
        </w:rPr>
        <w:t>. The unusual vowel is pro</w:t>
      </w:r>
      <w:r>
        <w:rPr>
          <w:rFonts w:cs="Times New Roman"/>
          <w:lang w:val="en-US"/>
        </w:rPr>
        <w:t>b</w:t>
      </w:r>
      <w:r>
        <w:rPr>
          <w:rFonts w:cs="Times New Roman"/>
          <w:lang w:val="en-US"/>
        </w:rPr>
        <w:t>ably an error in transmission of the name.</w:t>
      </w:r>
    </w:p>
  </w:footnote>
  <w:footnote w:id="2865">
    <w:p w14:paraId="0DF7AA1E" w14:textId="77777777" w:rsidR="00865CD2" w:rsidRPr="00F4434B" w:rsidRDefault="00865CD2" w:rsidP="00B22AD1">
      <w:pPr>
        <w:pStyle w:val="FootnoteText"/>
        <w:bidi w:val="0"/>
        <w:spacing w:line="240" w:lineRule="auto"/>
        <w:rPr>
          <w:rFonts w:cs="Times New Roman"/>
          <w:lang w:val="en-US"/>
        </w:rPr>
      </w:pPr>
      <w:r w:rsidRPr="000307CB">
        <w:rPr>
          <w:rStyle w:val="FootnoteReference"/>
          <w:rFonts w:cs="Times New Roman"/>
        </w:rPr>
        <w:footnoteRef/>
      </w:r>
      <w:r>
        <w:rPr>
          <w:rFonts w:cs="Times New Roman"/>
        </w:rPr>
        <w:t xml:space="preserve"> </w:t>
      </w:r>
      <w:r w:rsidRPr="000307CB">
        <w:rPr>
          <w:rFonts w:cs="Times New Roman"/>
          <w:lang w:val="en-US"/>
        </w:rPr>
        <w:t xml:space="preserve">In Coptic – </w:t>
      </w:r>
      <w:r>
        <w:rPr>
          <w:rFonts w:ascii="Coptic" w:hAnsi="Coptic" w:cs="Times New Roman"/>
        </w:rPr>
        <w:t>p</w:t>
      </w:r>
      <w:r w:rsidRPr="00B22AD1">
        <w:rPr>
          <w:rFonts w:ascii="Coptic" w:hAnsi="Coptic" w:cs="Times New Roman"/>
        </w:rPr>
        <w:t>aryhereus</w:t>
      </w:r>
      <w:r>
        <w:rPr>
          <w:rFonts w:cs="Times New Roman"/>
        </w:rPr>
        <w:t xml:space="preserve">. </w:t>
      </w:r>
      <w:r>
        <w:t>On such designations see vol. 1, Introduction 3.2.6, p. 34.</w:t>
      </w:r>
    </w:p>
  </w:footnote>
  <w:footnote w:id="2866">
    <w:p w14:paraId="714603CF" w14:textId="77777777" w:rsidR="00865CD2" w:rsidRPr="000307CB" w:rsidRDefault="00865CD2" w:rsidP="00A27E29">
      <w:pPr>
        <w:pStyle w:val="FootnoteText"/>
        <w:bidi w:val="0"/>
        <w:spacing w:line="240" w:lineRule="auto"/>
        <w:rPr>
          <w:rFonts w:cs="Times New Roman"/>
          <w:lang w:val="en-US"/>
        </w:rPr>
      </w:pPr>
      <w:r w:rsidRPr="000307CB">
        <w:rPr>
          <w:rStyle w:val="FootnoteReference"/>
          <w:rFonts w:cs="Times New Roman"/>
        </w:rPr>
        <w:footnoteRef/>
      </w:r>
      <w:r>
        <w:rPr>
          <w:rFonts w:cs="Times New Roman"/>
        </w:rPr>
        <w:t xml:space="preserve"> </w:t>
      </w:r>
      <w:r w:rsidRPr="000307CB">
        <w:rPr>
          <w:rFonts w:cs="Times New Roman"/>
          <w:lang w:val="en-US"/>
        </w:rPr>
        <w:t xml:space="preserve">In the days of </w:t>
      </w:r>
      <w:smartTag w:uri="urn:schemas-microsoft-com:office:smarttags" w:element="place">
        <w:smartTag w:uri="urn:schemas-microsoft-com:office:smarttags" w:element="City">
          <w:r w:rsidRPr="000307CB">
            <w:rPr>
              <w:rFonts w:cs="Times New Roman"/>
              <w:lang w:val="en-US"/>
            </w:rPr>
            <w:t>Constantine</w:t>
          </w:r>
        </w:smartTag>
      </w:smartTag>
      <w:r w:rsidRPr="000307CB">
        <w:rPr>
          <w:rFonts w:cs="Times New Roman"/>
          <w:lang w:val="en-US"/>
        </w:rPr>
        <w:t>. These are his dates</w:t>
      </w:r>
      <w:r>
        <w:rPr>
          <w:rFonts w:cs="Times New Roman"/>
          <w:lang w:val="en-US"/>
        </w:rPr>
        <w:t>, see Introduction 7.1</w:t>
      </w:r>
      <w:r w:rsidRPr="000307CB">
        <w:rPr>
          <w:rFonts w:cs="Times New Roman"/>
          <w:lang w:val="en-US"/>
        </w:rPr>
        <w:t>.</w:t>
      </w:r>
    </w:p>
  </w:footnote>
  <w:footnote w:id="2867">
    <w:p w14:paraId="260CFDE8" w14:textId="77777777" w:rsidR="00865CD2" w:rsidRPr="0035374E" w:rsidRDefault="00865CD2" w:rsidP="00477048">
      <w:pPr>
        <w:pStyle w:val="FootnoteText"/>
        <w:bidi w:val="0"/>
        <w:spacing w:line="240" w:lineRule="auto"/>
        <w:rPr>
          <w:lang w:val="en-US"/>
        </w:rPr>
      </w:pPr>
      <w:r>
        <w:rPr>
          <w:rStyle w:val="FootnoteReference"/>
        </w:rPr>
        <w:footnoteRef/>
      </w:r>
      <w:r>
        <w:rPr>
          <w:rtl/>
        </w:rPr>
        <w:t xml:space="preserve"> </w:t>
      </w:r>
      <w:r>
        <w:rPr>
          <w:lang w:val="en-US"/>
        </w:rPr>
        <w:t xml:space="preserve">In this period, this name, written thus in Jewish charaters is feminine, see vol. 1, under Salome B/F, n. 1, p. 251. This sage could also be designated after his mother. And see Ilan, </w:t>
      </w:r>
      <w:r>
        <w:rPr>
          <w:i/>
          <w:iCs/>
          <w:lang w:val="en-US"/>
        </w:rPr>
        <w:t xml:space="preserve">Silencing the </w:t>
      </w:r>
      <w:r w:rsidRPr="008D2767">
        <w:rPr>
          <w:i/>
          <w:iCs/>
          <w:lang w:val="en-US"/>
        </w:rPr>
        <w:t>Queen</w:t>
      </w:r>
      <w:r>
        <w:rPr>
          <w:lang w:val="en-US"/>
        </w:rPr>
        <w:t>, 261-75.</w:t>
      </w:r>
    </w:p>
  </w:footnote>
  <w:footnote w:id="2868">
    <w:p w14:paraId="5B7581B9" w14:textId="77777777" w:rsidR="00865CD2" w:rsidRPr="00A756A5" w:rsidRDefault="00865CD2" w:rsidP="00A756A5">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869">
    <w:p w14:paraId="45FE8B3F" w14:textId="77777777" w:rsidR="00865CD2" w:rsidRPr="006A51F8" w:rsidRDefault="00865CD2" w:rsidP="00505EFB">
      <w:pPr>
        <w:pStyle w:val="FootnoteText"/>
        <w:bidi w:val="0"/>
        <w:spacing w:line="240" w:lineRule="auto"/>
        <w:rPr>
          <w:lang w:val="en-US"/>
        </w:rPr>
      </w:pPr>
      <w:r>
        <w:rPr>
          <w:rStyle w:val="FootnoteReference"/>
        </w:rPr>
        <w:footnoteRef/>
      </w:r>
      <w:r>
        <w:rPr>
          <w:rtl/>
        </w:rPr>
        <w:t xml:space="preserve"> </w:t>
      </w:r>
      <w:r>
        <w:rPr>
          <w:lang w:val="en-US"/>
        </w:rPr>
        <w:t>His son was a student of Joseph (7), see Introduction 7.4.3.</w:t>
      </w:r>
    </w:p>
  </w:footnote>
  <w:footnote w:id="2870">
    <w:p w14:paraId="5130BF16" w14:textId="77777777" w:rsidR="00865CD2" w:rsidRPr="00A756A5" w:rsidRDefault="00865CD2" w:rsidP="00A756A5">
      <w:pPr>
        <w:pStyle w:val="FootnoteText"/>
        <w:bidi w:val="0"/>
        <w:spacing w:line="240" w:lineRule="auto"/>
        <w:rPr>
          <w:rFonts w:cs="Estrangelo Edessa"/>
          <w:lang w:val="en-US" w:bidi="syr-SY"/>
        </w:rPr>
      </w:pPr>
      <w:r>
        <w:rPr>
          <w:rStyle w:val="FootnoteReference"/>
        </w:rPr>
        <w:footnoteRef/>
      </w:r>
      <w:r>
        <w:rPr>
          <w:rtl/>
        </w:rPr>
        <w:t xml:space="preserve"> </w:t>
      </w:r>
      <w:r>
        <w:rPr>
          <w:lang w:val="en-US"/>
        </w:rPr>
        <w:t xml:space="preserve">This inscription was not seen in modern times. It is reported by a medieval traveler. It may have he read </w:t>
      </w:r>
      <w:r w:rsidRPr="00A756A5">
        <w:rPr>
          <w:rFonts w:cs="Times New Roman"/>
          <w:rtl/>
          <w:lang w:val="el-GR"/>
        </w:rPr>
        <w:t>של</w:t>
      </w:r>
      <w:r>
        <w:rPr>
          <w:rFonts w:cs="Times New Roman"/>
          <w:rtl/>
          <w:lang w:val="el-GR"/>
        </w:rPr>
        <w:t>ום ב</w:t>
      </w:r>
      <w:r>
        <w:rPr>
          <w:rFonts w:cs="Times New Roman" w:hint="cs"/>
          <w:rtl/>
          <w:lang w:val="el-GR"/>
        </w:rPr>
        <w:t>ן</w:t>
      </w:r>
      <w:r w:rsidRPr="00A756A5">
        <w:rPr>
          <w:rFonts w:cs="Times New Roman"/>
          <w:rtl/>
          <w:lang w:val="el-GR"/>
        </w:rPr>
        <w:t xml:space="preserve"> לוי</w:t>
      </w:r>
      <w:r>
        <w:rPr>
          <w:rFonts w:cs="Estrangelo Edessa"/>
          <w:lang w:val="en-US" w:bidi="syr-SY"/>
        </w:rPr>
        <w:t xml:space="preserve">, but it may have read </w:t>
      </w:r>
      <w:r w:rsidRPr="00A756A5">
        <w:rPr>
          <w:rFonts w:cs="Times New Roman"/>
          <w:rtl/>
          <w:lang w:val="el-GR"/>
        </w:rPr>
        <w:t>בת</w:t>
      </w:r>
      <w:r>
        <w:rPr>
          <w:rFonts w:cs="Estrangelo Edessa"/>
          <w:lang w:val="en-US" w:bidi="syr-SY"/>
        </w:rPr>
        <w:t xml:space="preserve"> or </w:t>
      </w:r>
      <w:r w:rsidRPr="00A756A5">
        <w:rPr>
          <w:rFonts w:cs="Times New Roman"/>
          <w:rtl/>
          <w:lang w:val="el-GR"/>
        </w:rPr>
        <w:t>ברת</w:t>
      </w:r>
      <w:r>
        <w:rPr>
          <w:rFonts w:cs="Estrangelo Edessa"/>
          <w:lang w:val="en-US" w:bidi="syr-SY"/>
        </w:rPr>
        <w:t>.</w:t>
      </w:r>
    </w:p>
  </w:footnote>
  <w:footnote w:id="2871">
    <w:p w14:paraId="561F889B" w14:textId="77777777" w:rsidR="00865CD2" w:rsidRPr="00184980" w:rsidRDefault="00865CD2" w:rsidP="009B6A6C">
      <w:pPr>
        <w:pStyle w:val="FootnoteText"/>
        <w:bidi w:val="0"/>
        <w:spacing w:line="240" w:lineRule="auto"/>
        <w:rPr>
          <w:lang w:val="en-US"/>
        </w:rPr>
      </w:pPr>
      <w:r>
        <w:rPr>
          <w:rStyle w:val="FootnoteReference"/>
        </w:rPr>
        <w:footnoteRef/>
      </w:r>
      <w:r>
        <w:t xml:space="preserve"> </w:t>
      </w:r>
      <w:r>
        <w:rPr>
          <w:lang w:val="en-US"/>
        </w:rPr>
        <w:t xml:space="preserve">In </w:t>
      </w:r>
      <w:smartTag w:uri="urn:schemas-microsoft-com:office:smarttags" w:element="place">
        <w:r>
          <w:rPr>
            <w:lang w:val="en-US"/>
          </w:rPr>
          <w:t>Upper Galilee</w:t>
        </w:r>
      </w:smartTag>
      <w:r>
        <w:rPr>
          <w:lang w:val="en-US"/>
        </w:rPr>
        <w:t>.</w:t>
      </w:r>
    </w:p>
  </w:footnote>
  <w:footnote w:id="2872">
    <w:p w14:paraId="12C88571" w14:textId="77777777" w:rsidR="00865CD2" w:rsidRPr="00A756A5" w:rsidRDefault="00865CD2" w:rsidP="00A756A5">
      <w:pPr>
        <w:pStyle w:val="FootnoteText"/>
        <w:bidi w:val="0"/>
        <w:spacing w:line="240" w:lineRule="auto"/>
        <w:rPr>
          <w:lang w:val="en-US"/>
        </w:rPr>
      </w:pPr>
      <w:r>
        <w:rPr>
          <w:rStyle w:val="FootnoteReference"/>
        </w:rPr>
        <w:footnoteRef/>
      </w:r>
      <w:r>
        <w:rPr>
          <w:rtl/>
        </w:rPr>
        <w:t xml:space="preserve"> </w:t>
      </w:r>
      <w:r>
        <w:rPr>
          <w:lang w:val="en-US"/>
        </w:rPr>
        <w:t>See above, n. 12.</w:t>
      </w:r>
    </w:p>
  </w:footnote>
  <w:footnote w:id="2873">
    <w:p w14:paraId="31B3FF71"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874">
    <w:p w14:paraId="615B5F26" w14:textId="77777777" w:rsidR="00865CD2" w:rsidRPr="000307CB" w:rsidRDefault="00865CD2" w:rsidP="00B22AD1">
      <w:pPr>
        <w:pStyle w:val="FootnoteText"/>
        <w:bidi w:val="0"/>
        <w:spacing w:line="240" w:lineRule="auto"/>
        <w:rPr>
          <w:rFonts w:cs="Times New Roman"/>
          <w:lang w:val="en-US"/>
        </w:rPr>
      </w:pPr>
      <w:r w:rsidRPr="000307CB">
        <w:rPr>
          <w:rStyle w:val="FootnoteReference"/>
          <w:rFonts w:cs="Times New Roman"/>
        </w:rPr>
        <w:footnoteRef/>
      </w:r>
      <w:r w:rsidRPr="000307CB">
        <w:rPr>
          <w:rFonts w:cs="Times New Roman"/>
          <w:rtl/>
        </w:rPr>
        <w:t xml:space="preserve"> </w:t>
      </w:r>
      <w:r w:rsidRPr="000307CB">
        <w:rPr>
          <w:rFonts w:cs="Times New Roman"/>
        </w:rPr>
        <w:t xml:space="preserve">This is the year in which Beth She‘arim was destroyed, see Introduction </w:t>
      </w:r>
      <w:r>
        <w:rPr>
          <w:rFonts w:cs="Times New Roman"/>
        </w:rPr>
        <w:t>7.</w:t>
      </w:r>
      <w:r>
        <w:rPr>
          <w:rFonts w:cs="Times New Roman"/>
          <w:u w:color="FFFF00"/>
        </w:rPr>
        <w:t>5.1</w:t>
      </w:r>
      <w:r w:rsidRPr="000307CB">
        <w:rPr>
          <w:rFonts w:cs="Times New Roman"/>
        </w:rPr>
        <w:t>.</w:t>
      </w:r>
    </w:p>
  </w:footnote>
  <w:footnote w:id="2875">
    <w:p w14:paraId="095E317D" w14:textId="77777777" w:rsidR="00865CD2" w:rsidRPr="00E83712" w:rsidRDefault="00865CD2" w:rsidP="00E83712">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LXX, the name is recorded as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rPr>
        <w:t></w:t>
      </w:r>
      <w:r>
        <w:rPr>
          <w:lang w:val="en-US"/>
        </w:rPr>
        <w:t xml:space="preserve">see H &amp; R Suppl. 16. On the single consonant see vol. 1, Introduction 2.3.4, p. 22.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2.3.3.2, p. 22. For the Greek suffix see vol. 1, Introduction 2.1, pp. 17-8.</w:t>
      </w:r>
    </w:p>
  </w:footnote>
  <w:footnote w:id="2876">
    <w:p w14:paraId="7D9D4579" w14:textId="77777777" w:rsidR="00865CD2" w:rsidRPr="00467242" w:rsidRDefault="00865CD2" w:rsidP="00834E75">
      <w:pPr>
        <w:pStyle w:val="FootnoteText"/>
        <w:bidi w:val="0"/>
        <w:spacing w:line="240" w:lineRule="auto"/>
        <w:rPr>
          <w:rFonts w:cs="Times New Roman"/>
          <w:lang w:val="en-US"/>
        </w:rPr>
      </w:pPr>
      <w:r w:rsidRPr="000307CB">
        <w:rPr>
          <w:rStyle w:val="FootnoteReference"/>
          <w:rFonts w:cs="Times New Roman"/>
        </w:rPr>
        <w:footnoteRef/>
      </w:r>
      <w:r>
        <w:t xml:space="preserve"> </w:t>
      </w:r>
      <w:r w:rsidRPr="005E436F">
        <w:rPr>
          <w:lang w:val="en-US"/>
        </w:rPr>
        <w:t xml:space="preserve">In Greek </w:t>
      </w:r>
      <w:r w:rsidRPr="005E436F">
        <w:rPr>
          <w:rFonts w:cs="Times New Roman"/>
          <w:lang w:val="en-US"/>
        </w:rPr>
        <w:t>–</w:t>
      </w:r>
      <w:r w:rsidRPr="005E436F">
        <w:rPr>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sidRPr="00B910B6">
        <w:rPr>
          <w:rFonts w:cs="Times New Roman"/>
          <w:lang w:val="en-US"/>
        </w:rPr>
        <w:t>[</w:t>
      </w:r>
      <w:r>
        <w:rPr>
          <w:rFonts w:ascii="Graeca" w:hAnsi="Graeca"/>
          <w:lang w:val="en-US"/>
        </w:rPr>
        <w:t></w:t>
      </w:r>
      <w:r w:rsidRPr="00B910B6">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cs="Times New Roman"/>
          <w:lang w:val="en-US"/>
        </w:rPr>
        <w:t xml:space="preserve"> On these details see vol. 3, Introduction 3.1, p. 21.</w:t>
      </w:r>
    </w:p>
  </w:footnote>
  <w:footnote w:id="2877">
    <w:p w14:paraId="157F3496" w14:textId="77777777" w:rsidR="00865CD2" w:rsidRPr="00AD119C" w:rsidRDefault="00865CD2" w:rsidP="009D63B4">
      <w:pPr>
        <w:pStyle w:val="FootnoteText"/>
        <w:bidi w:val="0"/>
        <w:spacing w:line="240" w:lineRule="auto"/>
      </w:pPr>
      <w:r>
        <w:rPr>
          <w:rStyle w:val="FootnoteReference"/>
        </w:rPr>
        <w:footnoteRef/>
      </w:r>
      <w:r>
        <w:t xml:space="preserve"> The inscription is neither specifically Christian</w:t>
      </w:r>
      <w:r w:rsidRPr="00AD119C">
        <w:t xml:space="preserve">, </w:t>
      </w:r>
      <w:r>
        <w:t>nor undoubtedly pagan. Since the Zoar cem</w:t>
      </w:r>
      <w:r>
        <w:t>e</w:t>
      </w:r>
      <w:r>
        <w:t>tery includes Jewish tombstones, this one could also be Jewish, see Introduction 6.</w:t>
      </w:r>
      <w:r>
        <w:rPr>
          <w:u w:color="FFFF00"/>
        </w:rPr>
        <w:t>2.1.1</w:t>
      </w:r>
      <w:r>
        <w:t>.</w:t>
      </w:r>
    </w:p>
  </w:footnote>
  <w:footnote w:id="2878">
    <w:p w14:paraId="4C111B42"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to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xml:space="preserve">, </w:t>
      </w:r>
      <w:r w:rsidRPr="002F6202">
        <w:rPr>
          <w:lang w:val="en-US"/>
        </w:rPr>
        <w:t>see I</w:t>
      </w:r>
      <w:r w:rsidRPr="002F6202">
        <w:rPr>
          <w:lang w:val="en-US"/>
        </w:rPr>
        <w:t>n</w:t>
      </w:r>
      <w:r w:rsidRPr="002F6202">
        <w:rPr>
          <w:lang w:val="en-US"/>
        </w:rPr>
        <w:t xml:space="preserve">troduction </w:t>
      </w:r>
      <w:r>
        <w:rPr>
          <w:lang w:val="en-US"/>
        </w:rPr>
        <w:t>7.5.2.2</w:t>
      </w:r>
      <w:r w:rsidRPr="002F6202">
        <w:rPr>
          <w:lang w:val="en-US"/>
        </w:rPr>
        <w:t>.</w:t>
      </w:r>
    </w:p>
  </w:footnote>
  <w:footnote w:id="2879">
    <w:p w14:paraId="474F98BB" w14:textId="77777777" w:rsidR="00865CD2" w:rsidRPr="0035374E" w:rsidRDefault="00865CD2" w:rsidP="0035374E">
      <w:pPr>
        <w:pStyle w:val="FootnoteText"/>
        <w:bidi w:val="0"/>
        <w:spacing w:line="240" w:lineRule="auto"/>
        <w:rPr>
          <w:rFonts w:cs="Estrangelo Edessa"/>
          <w:lang w:val="en-US" w:bidi="syr-SY"/>
        </w:rPr>
      </w:pPr>
      <w:r w:rsidRPr="00FD62BD">
        <w:rPr>
          <w:rStyle w:val="FootnoteReference"/>
          <w:rFonts w:cs="Times New Roman"/>
        </w:rPr>
        <w:footnoteRef/>
      </w:r>
      <w:r w:rsidRPr="00FD62BD">
        <w:rPr>
          <w:rFonts w:cs="Times New Roman"/>
          <w:rtl/>
        </w:rPr>
        <w:t xml:space="preserve"> </w:t>
      </w:r>
      <w:r>
        <w:rPr>
          <w:rFonts w:cs="Times New Roman"/>
        </w:rPr>
        <w:t>The inscription reads</w:t>
      </w:r>
      <w:r w:rsidRPr="0035374E">
        <w:rPr>
          <w:rFonts w:cs="Times New Roman"/>
        </w:rPr>
        <w:t xml:space="preserve"> – </w:t>
      </w:r>
      <w:r>
        <w:rPr>
          <w:rFonts w:cs="Times New Roman" w:hint="cs"/>
          <w:rtl/>
        </w:rPr>
        <w:t xml:space="preserve">שלום </w:t>
      </w:r>
      <w:r w:rsidRPr="0035374E">
        <w:rPr>
          <w:rFonts w:cs="Times New Roman"/>
          <w:rtl/>
        </w:rPr>
        <w:t>ב</w:t>
      </w:r>
      <w:r>
        <w:rPr>
          <w:rFonts w:cs="Times New Roman" w:hint="cs"/>
          <w:rtl/>
        </w:rPr>
        <w:t>[..]</w:t>
      </w:r>
      <w:r w:rsidRPr="0035374E">
        <w:rPr>
          <w:rFonts w:cs="Times New Roman"/>
        </w:rPr>
        <w:t>.</w:t>
      </w:r>
      <w:r>
        <w:rPr>
          <w:rFonts w:cs="Times New Roman"/>
          <w:lang w:val="en-US"/>
        </w:rPr>
        <w:t xml:space="preserve"> It could be read as either </w:t>
      </w:r>
      <w:r>
        <w:rPr>
          <w:rFonts w:cs="Times New Roman" w:hint="cs"/>
          <w:rtl/>
          <w:lang w:val="en-US"/>
        </w:rPr>
        <w:t>בן</w:t>
      </w:r>
      <w:r>
        <w:rPr>
          <w:rFonts w:cs="Estrangelo Edessa"/>
          <w:lang w:val="en-US" w:bidi="syr-SY"/>
        </w:rPr>
        <w:t xml:space="preserve"> or </w:t>
      </w:r>
      <w:r w:rsidRPr="0035374E">
        <w:rPr>
          <w:rFonts w:cs="Times New Roman"/>
          <w:rtl/>
          <w:lang w:val="el-GR"/>
        </w:rPr>
        <w:t>בת</w:t>
      </w:r>
      <w:r>
        <w:rPr>
          <w:rFonts w:cs="Estrangelo Edessa"/>
          <w:lang w:val="en-US" w:bidi="syr-SY"/>
        </w:rPr>
        <w:t>.</w:t>
      </w:r>
    </w:p>
  </w:footnote>
  <w:footnote w:id="2880">
    <w:p w14:paraId="53A30B09" w14:textId="77777777" w:rsidR="00865CD2" w:rsidRPr="00A756A5" w:rsidRDefault="00865CD2" w:rsidP="00A756A5">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881">
    <w:p w14:paraId="30EB2E97" w14:textId="77777777" w:rsidR="00865CD2" w:rsidRPr="005F539E" w:rsidRDefault="00865CD2" w:rsidP="00477048">
      <w:pPr>
        <w:pStyle w:val="FootnoteText"/>
        <w:bidi w:val="0"/>
        <w:spacing w:line="240" w:lineRule="auto"/>
      </w:pPr>
      <w:r w:rsidRPr="005F539E">
        <w:rPr>
          <w:rStyle w:val="FootnoteReference"/>
        </w:rPr>
        <w:footnoteRef/>
      </w:r>
      <w:r w:rsidRPr="005F539E">
        <w:t xml:space="preserve"> </w:t>
      </w:r>
      <w:r>
        <w:rPr>
          <w:lang w:val="en-US"/>
        </w:rPr>
        <w:t>See above, n. 15</w:t>
      </w:r>
      <w:r w:rsidRPr="005F539E">
        <w:t>.</w:t>
      </w:r>
    </w:p>
  </w:footnote>
  <w:footnote w:id="2882">
    <w:p w14:paraId="496713EC" w14:textId="77777777" w:rsidR="00865CD2" w:rsidRDefault="00865CD2">
      <w:pPr>
        <w:pStyle w:val="FootnoteText"/>
        <w:bidi w:val="0"/>
        <w:spacing w:line="240" w:lineRule="auto"/>
        <w:rPr>
          <w:lang w:val="en-US"/>
        </w:rPr>
      </w:pPr>
      <w:r>
        <w:rPr>
          <w:rStyle w:val="FootnoteReference"/>
        </w:rPr>
        <w:footnoteRef/>
      </w:r>
      <w:r>
        <w:t xml:space="preserve"> </w:t>
      </w:r>
      <w:r>
        <w:rPr>
          <w:lang w:val="en-US"/>
        </w:rPr>
        <w:t>Biblical, e.g. 2 S</w:t>
      </w:r>
      <w:r w:rsidRPr="009A4CB8">
        <w:rPr>
          <w:lang w:val="en-US"/>
        </w:rPr>
        <w:t xml:space="preserve">am 12:24. </w:t>
      </w:r>
      <w:r w:rsidRPr="00035B6B">
        <w:rPr>
          <w:rFonts w:cs="Times New Roman"/>
          <w:rtl/>
          <w:lang w:val="en-US"/>
        </w:rPr>
        <w:t>שלמה</w:t>
      </w:r>
      <w:r w:rsidRPr="009A4CB8">
        <w:rPr>
          <w:lang w:val="en-US"/>
        </w:rPr>
        <w:t xml:space="preserve"> was the son of David, King of Israel.</w:t>
      </w:r>
    </w:p>
  </w:footnote>
  <w:footnote w:id="2883">
    <w:p w14:paraId="12742000" w14:textId="77777777" w:rsidR="00865CD2" w:rsidRPr="001F5E9E" w:rsidRDefault="00865CD2" w:rsidP="000B66FD">
      <w:pPr>
        <w:pStyle w:val="FootnoteText"/>
        <w:bidi w:val="0"/>
        <w:spacing w:line="240" w:lineRule="auto"/>
        <w:rPr>
          <w:lang w:val="en-US"/>
        </w:rPr>
      </w:pPr>
      <w:r w:rsidRPr="00C65B3F">
        <w:rPr>
          <w:rStyle w:val="FootnoteReference"/>
        </w:rPr>
        <w:footnoteRef/>
      </w:r>
      <w:r w:rsidRPr="00C65B3F">
        <w:rPr>
          <w:rtl/>
        </w:rPr>
        <w:t xml:space="preserve"> </w:t>
      </w:r>
      <w:r>
        <w:t>South</w:t>
      </w:r>
      <w:r w:rsidRPr="00C65B3F">
        <w:rPr>
          <w:b/>
          <w:bCs/>
        </w:rPr>
        <w:t>-</w:t>
      </w:r>
      <w:r w:rsidRPr="00C65B3F">
        <w:t>west of Safed</w:t>
      </w:r>
      <w:r>
        <w:t>.</w:t>
      </w:r>
    </w:p>
  </w:footnote>
  <w:footnote w:id="2884">
    <w:p w14:paraId="0BFC5C9F" w14:textId="77777777" w:rsidR="00865CD2" w:rsidRPr="000E4347" w:rsidRDefault="00865CD2" w:rsidP="00477048">
      <w:pPr>
        <w:pStyle w:val="FootnoteText"/>
        <w:bidi w:val="0"/>
        <w:spacing w:line="240" w:lineRule="auto"/>
        <w:rPr>
          <w:lang w:val="en-US"/>
        </w:rPr>
      </w:pPr>
      <w:r>
        <w:rPr>
          <w:rStyle w:val="FootnoteReference"/>
        </w:rPr>
        <w:footnoteRef/>
      </w:r>
      <w:r>
        <w:t xml:space="preserve"> </w:t>
      </w:r>
      <w:r w:rsidRPr="000E4347">
        <w:rPr>
          <w:lang w:val="en-US"/>
        </w:rPr>
        <w:t>Ben Zvi maintain</w:t>
      </w:r>
      <w:r>
        <w:rPr>
          <w:lang w:val="en-US"/>
        </w:rPr>
        <w:t>ed</w:t>
      </w:r>
      <w:r w:rsidRPr="000E4347">
        <w:rPr>
          <w:lang w:val="en-US"/>
        </w:rPr>
        <w:t xml:space="preserve"> that it is </w:t>
      </w:r>
      <w:r>
        <w:rPr>
          <w:lang w:val="en-US"/>
        </w:rPr>
        <w:t>im</w:t>
      </w:r>
      <w:r w:rsidRPr="000E4347">
        <w:rPr>
          <w:lang w:val="en-US"/>
        </w:rPr>
        <w:t>possible</w:t>
      </w:r>
      <w:r>
        <w:rPr>
          <w:lang w:val="en-US"/>
        </w:rPr>
        <w:t>,</w:t>
      </w:r>
      <w:r w:rsidRPr="000E4347">
        <w:rPr>
          <w:lang w:val="en-US"/>
        </w:rPr>
        <w:t xml:space="preserve"> according to the shape of</w:t>
      </w:r>
      <w:r>
        <w:rPr>
          <w:lang w:val="en-US"/>
        </w:rPr>
        <w:t xml:space="preserve"> t</w:t>
      </w:r>
      <w:r w:rsidRPr="000E4347">
        <w:rPr>
          <w:lang w:val="en-US"/>
        </w:rPr>
        <w:t xml:space="preserve">he </w:t>
      </w:r>
      <w:r>
        <w:rPr>
          <w:lang w:val="en-US"/>
        </w:rPr>
        <w:t>letters, to date the inscri</w:t>
      </w:r>
      <w:r>
        <w:rPr>
          <w:lang w:val="en-US"/>
        </w:rPr>
        <w:t>p</w:t>
      </w:r>
      <w:r>
        <w:rPr>
          <w:lang w:val="en-US"/>
        </w:rPr>
        <w:t>tions</w:t>
      </w:r>
      <w:r w:rsidRPr="000E4347">
        <w:rPr>
          <w:lang w:val="en-US"/>
        </w:rPr>
        <w:t xml:space="preserve"> but he connect</w:t>
      </w:r>
      <w:r>
        <w:rPr>
          <w:lang w:val="en-US"/>
        </w:rPr>
        <w:t>ed</w:t>
      </w:r>
      <w:r w:rsidRPr="000E4347">
        <w:rPr>
          <w:lang w:val="en-US"/>
        </w:rPr>
        <w:t xml:space="preserve"> the</w:t>
      </w:r>
      <w:r>
        <w:rPr>
          <w:lang w:val="en-US"/>
        </w:rPr>
        <w:t xml:space="preserve">m with reports of medieval pilgrims about their visit to the </w:t>
      </w:r>
      <w:smartTag w:uri="urn:schemas-microsoft-com:office:smarttags" w:element="place">
        <w:smartTag w:uri="urn:schemas-microsoft-com:office:smarttags" w:element="PlaceType">
          <w:r>
            <w:rPr>
              <w:lang w:val="en-US"/>
            </w:rPr>
            <w:t>cave</w:t>
          </w:r>
        </w:smartTag>
        <w:r>
          <w:rPr>
            <w:lang w:val="en-US"/>
          </w:rPr>
          <w:t xml:space="preserve"> of </w:t>
        </w:r>
        <w:smartTag w:uri="urn:schemas-microsoft-com:office:smarttags" w:element="PlaceName">
          <w:r>
            <w:rPr>
              <w:lang w:val="en-US"/>
            </w:rPr>
            <w:t>Rabbi Tanḥum</w:t>
          </w:r>
        </w:smartTag>
      </w:smartTag>
      <w:r>
        <w:rPr>
          <w:lang w:val="en-US"/>
        </w:rPr>
        <w:t xml:space="preserve"> of Parod, and thus concluded that the inscriptions too are medieval. On this sort of problem see Intr</w:t>
      </w:r>
      <w:r>
        <w:rPr>
          <w:lang w:val="en-US"/>
        </w:rPr>
        <w:t>o</w:t>
      </w:r>
      <w:r>
        <w:rPr>
          <w:lang w:val="en-US"/>
        </w:rPr>
        <w:t>duction 6.</w:t>
      </w:r>
      <w:r>
        <w:rPr>
          <w:u w:color="FFFF00"/>
          <w:lang w:val="en-US"/>
        </w:rPr>
        <w:t>4</w:t>
      </w:r>
      <w:r w:rsidRPr="00A8556B">
        <w:rPr>
          <w:lang w:val="en-US"/>
        </w:rPr>
        <w:t>.</w:t>
      </w:r>
    </w:p>
  </w:footnote>
  <w:footnote w:id="2885">
    <w:p w14:paraId="6B79F136" w14:textId="77777777" w:rsidR="00865CD2" w:rsidRPr="005F539E" w:rsidRDefault="00865CD2" w:rsidP="00477048">
      <w:pPr>
        <w:pStyle w:val="FootnoteText"/>
        <w:bidi w:val="0"/>
        <w:spacing w:line="240" w:lineRule="auto"/>
      </w:pPr>
      <w:r w:rsidRPr="005F539E">
        <w:rPr>
          <w:rStyle w:val="FootnoteReference"/>
        </w:rPr>
        <w:footnoteRef/>
      </w:r>
      <w:r w:rsidRPr="005F539E">
        <w:t xml:space="preserve"> </w:t>
      </w:r>
      <w:r>
        <w:t>See pr</w:t>
      </w:r>
      <w:r>
        <w:t>e</w:t>
      </w:r>
      <w:r>
        <w:t>vious note.</w:t>
      </w:r>
    </w:p>
  </w:footnote>
  <w:footnote w:id="2886">
    <w:p w14:paraId="4027A053" w14:textId="77777777" w:rsidR="00865CD2" w:rsidRPr="00B22AD1" w:rsidRDefault="00865CD2" w:rsidP="003069CA">
      <w:pPr>
        <w:pStyle w:val="FootnoteText"/>
        <w:bidi w:val="0"/>
        <w:spacing w:line="240" w:lineRule="auto"/>
        <w:rPr>
          <w:rFonts w:cs="Times New Roman"/>
          <w:rtl/>
          <w:lang w:val="en-US"/>
        </w:rPr>
      </w:pPr>
      <w:r w:rsidRPr="00B22AD1">
        <w:rPr>
          <w:rStyle w:val="FootnoteReference"/>
          <w:rFonts w:cs="Times New Roman"/>
          <w:rtl/>
        </w:rPr>
        <w:footnoteRef/>
      </w:r>
      <w:r w:rsidRPr="00B22AD1">
        <w:rPr>
          <w:rFonts w:cs="Times New Roman"/>
          <w:lang w:eastAsia="en-GB"/>
        </w:rPr>
        <w:t xml:space="preserve"> </w:t>
      </w:r>
      <w:r w:rsidRPr="00B22AD1">
        <w:rPr>
          <w:rFonts w:cs="Times New Roman"/>
          <w:lang w:val="en-US"/>
        </w:rPr>
        <w:t>Biblical, e.g. Jer 37:3.</w:t>
      </w:r>
    </w:p>
  </w:footnote>
  <w:footnote w:id="2887">
    <w:p w14:paraId="4B3E65CC" w14:textId="77777777" w:rsidR="00865CD2" w:rsidRPr="00B22AD1" w:rsidRDefault="00865CD2" w:rsidP="00477048">
      <w:pPr>
        <w:pStyle w:val="FootnoteText"/>
        <w:bidi w:val="0"/>
        <w:spacing w:line="240" w:lineRule="auto"/>
        <w:rPr>
          <w:rFonts w:cs="Times New Roman"/>
          <w:lang w:val="en-US"/>
        </w:rPr>
      </w:pPr>
      <w:r w:rsidRPr="00B22AD1">
        <w:rPr>
          <w:rStyle w:val="FootnoteReference"/>
          <w:rFonts w:cs="Times New Roman"/>
        </w:rPr>
        <w:footnoteRef/>
      </w:r>
      <w:r w:rsidRPr="00B22AD1">
        <w:rPr>
          <w:rFonts w:cs="Times New Roman"/>
          <w:rtl/>
        </w:rPr>
        <w:t xml:space="preserve"> </w:t>
      </w:r>
      <w:r w:rsidRPr="00B22AD1">
        <w:rPr>
          <w:rFonts w:cs="Times New Roman"/>
          <w:lang w:val="en-US"/>
        </w:rPr>
        <w:t xml:space="preserve">So in </w:t>
      </w:r>
      <w:r w:rsidRPr="00B22AD1">
        <w:rPr>
          <w:rFonts w:cs="Times New Roman"/>
          <w:i/>
          <w:iCs/>
          <w:lang w:val="en-US"/>
        </w:rPr>
        <w:t>yBer</w:t>
      </w:r>
      <w:r w:rsidRPr="00B22AD1">
        <w:rPr>
          <w:rFonts w:cs="Times New Roman"/>
          <w:lang w:val="en-US"/>
        </w:rPr>
        <w:t xml:space="preserve"> 4:1, 7c.</w:t>
      </w:r>
      <w:r>
        <w:rPr>
          <w:rFonts w:cs="Times New Roman"/>
          <w:lang w:val="en-US"/>
        </w:rPr>
        <w:t xml:space="preserve"> </w:t>
      </w:r>
      <w:r>
        <w:rPr>
          <w:lang w:val="en-US"/>
        </w:rPr>
        <w:t xml:space="preserve">On the replacement of the </w:t>
      </w:r>
      <w:r>
        <w:rPr>
          <w:rFonts w:cs="Times New Roman" w:hint="cs"/>
          <w:rtl/>
          <w:lang w:val="en-US"/>
        </w:rPr>
        <w:t>ה</w:t>
      </w:r>
      <w:r>
        <w:rPr>
          <w:rFonts w:cs="Times New Roman"/>
          <w:lang w:val="en-US"/>
        </w:rPr>
        <w:t xml:space="preserve"> </w:t>
      </w:r>
      <w:r>
        <w:rPr>
          <w:lang w:val="en-US"/>
        </w:rPr>
        <w:t xml:space="preserve">suffix with </w:t>
      </w:r>
      <w:r>
        <w:rPr>
          <w:rFonts w:cs="Times New Roman"/>
          <w:rtl/>
          <w:lang w:val="en-US"/>
        </w:rPr>
        <w:t>א</w:t>
      </w:r>
      <w:r>
        <w:rPr>
          <w:lang w:val="en-US"/>
        </w:rPr>
        <w:t xml:space="preserve"> see vol. 1, I</w:t>
      </w:r>
      <w:r>
        <w:rPr>
          <w:lang w:val="en-US"/>
        </w:rPr>
        <w:t>n</w:t>
      </w:r>
      <w:r>
        <w:rPr>
          <w:lang w:val="en-US"/>
        </w:rPr>
        <w:t xml:space="preserve">troduction 2.4.2.7, p. 26. </w:t>
      </w:r>
      <w:r w:rsidRPr="005E00E4">
        <w:rPr>
          <w:lang w:val="en-US"/>
        </w:rPr>
        <w:t xml:space="preserve">On the additional </w:t>
      </w:r>
      <w:r>
        <w:rPr>
          <w:rFonts w:cs="Times New Roman" w:hint="cs"/>
          <w:rtl/>
          <w:lang w:val="en-US"/>
        </w:rPr>
        <w:t>י</w:t>
      </w:r>
      <w:r w:rsidRPr="005E00E4">
        <w:rPr>
          <w:rFonts w:hint="cs"/>
          <w:lang w:val="en-US"/>
        </w:rPr>
        <w:t xml:space="preserve"> </w:t>
      </w:r>
      <w:r w:rsidRPr="005E00E4">
        <w:rPr>
          <w:lang w:val="en-US"/>
        </w:rPr>
        <w:t>a</w:t>
      </w:r>
      <w:r>
        <w:rPr>
          <w:lang w:val="en-US"/>
        </w:rPr>
        <w:t>s</w:t>
      </w:r>
      <w:r w:rsidRPr="005E00E4">
        <w:rPr>
          <w:rFonts w:hint="cs"/>
          <w:lang w:val="en-US"/>
        </w:rPr>
        <w:t xml:space="preserve"> </w:t>
      </w:r>
      <w:r>
        <w:rPr>
          <w:lang w:val="en-US"/>
        </w:rPr>
        <w:t xml:space="preserve">a </w:t>
      </w:r>
      <w:r w:rsidRPr="005E00E4">
        <w:rPr>
          <w:rFonts w:hint="cs"/>
          <w:lang w:val="en-US"/>
        </w:rPr>
        <w:t xml:space="preserve">dialect </w:t>
      </w:r>
      <w:r w:rsidRPr="005E00E4">
        <w:rPr>
          <w:lang w:val="en-US"/>
        </w:rPr>
        <w:t xml:space="preserve">variant </w:t>
      </w:r>
      <w:r w:rsidRPr="005E00E4">
        <w:rPr>
          <w:rFonts w:hint="cs"/>
          <w:lang w:val="en-US"/>
        </w:rPr>
        <w:t>see vol</w:t>
      </w:r>
      <w:r w:rsidRPr="005E00E4">
        <w:rPr>
          <w:lang w:val="en-US"/>
        </w:rPr>
        <w:t xml:space="preserve"> 4, Intr</w:t>
      </w:r>
      <w:r w:rsidRPr="005E00E4">
        <w:rPr>
          <w:lang w:val="en-US"/>
        </w:rPr>
        <w:t>o</w:t>
      </w:r>
      <w:r w:rsidRPr="005E00E4">
        <w:rPr>
          <w:lang w:val="en-US"/>
        </w:rPr>
        <w:t>duction 2.3.5.</w:t>
      </w:r>
      <w:r>
        <w:rPr>
          <w:lang w:val="en-US"/>
        </w:rPr>
        <w:t>2, p</w:t>
      </w:r>
      <w:r w:rsidRPr="005E00E4">
        <w:rPr>
          <w:lang w:val="en-US"/>
        </w:rPr>
        <w:t xml:space="preserve">. </w:t>
      </w:r>
      <w:r>
        <w:rPr>
          <w:lang w:val="en-US"/>
        </w:rPr>
        <w:t>13</w:t>
      </w:r>
      <w:r w:rsidRPr="007C4108">
        <w:rPr>
          <w:lang w:val="en-US"/>
        </w:rPr>
        <w:t>.</w:t>
      </w:r>
    </w:p>
  </w:footnote>
  <w:footnote w:id="2888">
    <w:p w14:paraId="33D40E30" w14:textId="77777777" w:rsidR="00865CD2" w:rsidRPr="005F3EEF" w:rsidRDefault="00865CD2" w:rsidP="00B22AD1">
      <w:pPr>
        <w:pStyle w:val="FootnoteText"/>
        <w:bidi w:val="0"/>
        <w:spacing w:line="240" w:lineRule="auto"/>
        <w:rPr>
          <w:rFonts w:cs="Times New Roman"/>
          <w:lang w:val="en-US"/>
        </w:rPr>
      </w:pPr>
      <w:r w:rsidRPr="00B22AD1">
        <w:rPr>
          <w:rStyle w:val="FootnoteReference"/>
          <w:rFonts w:cs="Times New Roman"/>
        </w:rPr>
        <w:footnoteRef/>
      </w:r>
      <w:r w:rsidRPr="00B22AD1">
        <w:rPr>
          <w:rFonts w:cs="Times New Roman"/>
          <w:rtl/>
        </w:rPr>
        <w:t xml:space="preserve"> </w:t>
      </w:r>
      <w:r w:rsidRPr="00B22AD1">
        <w:rPr>
          <w:rFonts w:cs="Times New Roman"/>
        </w:rPr>
        <w:t xml:space="preserve">In Aramaic – </w:t>
      </w:r>
      <w:r w:rsidRPr="00B22AD1">
        <w:rPr>
          <w:rFonts w:cs="Times New Roman"/>
          <w:rtl/>
        </w:rPr>
        <w:t>ספרא</w:t>
      </w:r>
      <w:r w:rsidRPr="005F3EEF">
        <w:rPr>
          <w:rFonts w:cs="Times New Roman"/>
          <w:lang w:val="en-US"/>
        </w:rPr>
        <w:t>.</w:t>
      </w:r>
      <w:r>
        <w:rPr>
          <w:rFonts w:cs="Times New Roman"/>
          <w:lang w:val="en-US"/>
        </w:rPr>
        <w:t xml:space="preserve"> On this title see Introduction 3.1.2.4.</w:t>
      </w:r>
    </w:p>
  </w:footnote>
  <w:footnote w:id="2889">
    <w:p w14:paraId="6931216D" w14:textId="77777777" w:rsidR="00865CD2" w:rsidRPr="00E2403B" w:rsidRDefault="00865CD2" w:rsidP="00505EFB">
      <w:pPr>
        <w:pStyle w:val="FootnoteText"/>
        <w:bidi w:val="0"/>
        <w:spacing w:line="240" w:lineRule="auto"/>
        <w:rPr>
          <w:lang w:val="en-US"/>
        </w:rPr>
      </w:pPr>
      <w:r>
        <w:rPr>
          <w:rStyle w:val="FootnoteReference"/>
        </w:rPr>
        <w:footnoteRef/>
      </w:r>
      <w:r>
        <w:rPr>
          <w:rtl/>
        </w:rPr>
        <w:t xml:space="preserve"> </w:t>
      </w:r>
      <w:r>
        <w:rPr>
          <w:lang w:val="en-US"/>
        </w:rPr>
        <w:t>Was a contemporary of Mana (1), who was a contemporary of Rabbi Yohanan (1), see Intr</w:t>
      </w:r>
      <w:r>
        <w:rPr>
          <w:lang w:val="en-US"/>
        </w:rPr>
        <w:t>o</w:t>
      </w:r>
      <w:r>
        <w:rPr>
          <w:lang w:val="en-US"/>
        </w:rPr>
        <w:t>duction 7.4.1.</w:t>
      </w:r>
    </w:p>
  </w:footnote>
  <w:footnote w:id="2890">
    <w:p w14:paraId="1CDC3235" w14:textId="77777777" w:rsidR="00865CD2" w:rsidRPr="00086F5A" w:rsidRDefault="00865CD2" w:rsidP="006524AE">
      <w:pPr>
        <w:pStyle w:val="FootnoteText"/>
        <w:bidi w:val="0"/>
        <w:spacing w:line="240" w:lineRule="auto"/>
        <w:jc w:val="both"/>
        <w:rPr>
          <w:rFonts w:ascii="Times Beyrut Roman" w:hAnsi="Times Beyrut Roman"/>
          <w:lang w:val="en-US"/>
        </w:rPr>
      </w:pPr>
      <w:r w:rsidRPr="008821BF">
        <w:rPr>
          <w:rStyle w:val="FootnoteReference"/>
          <w:rFonts w:ascii="Times Beyrut Roman" w:hAnsi="Times Beyrut Roman"/>
        </w:rPr>
        <w:footnoteRef/>
      </w:r>
      <w:r w:rsidRPr="00086F5A">
        <w:rPr>
          <w:rFonts w:ascii="Times Beyrut Roman" w:hAnsi="Times Beyrut Roman"/>
          <w:lang w:val="en-US"/>
        </w:rPr>
        <w:t xml:space="preserve"> Biblical, e.g. Hos. 10:4.</w:t>
      </w:r>
    </w:p>
  </w:footnote>
  <w:footnote w:id="2891">
    <w:p w14:paraId="467EEC67" w14:textId="77777777" w:rsidR="00865CD2" w:rsidRPr="00F22B7A" w:rsidRDefault="00865CD2" w:rsidP="00505EFB">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2892">
    <w:p w14:paraId="0E3FFA65" w14:textId="77777777" w:rsidR="00865CD2" w:rsidRPr="00BC196A" w:rsidRDefault="00865CD2" w:rsidP="00E83712">
      <w:pPr>
        <w:pStyle w:val="FootnoteText"/>
        <w:bidi w:val="0"/>
        <w:spacing w:line="240" w:lineRule="auto"/>
        <w:rPr>
          <w:rFonts w:cs="Times New Roman"/>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 xml:space="preserve">tion 2.1, p. 11. The form of this name in LXX is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see H &amp; R Suppl. 133. On the Greek suffix see vol. 1, Introduction 2.1.1, pp. 18-9.</w:t>
      </w:r>
    </w:p>
  </w:footnote>
  <w:footnote w:id="2893">
    <w:p w14:paraId="4775B967" w14:textId="77777777" w:rsidR="00865CD2" w:rsidRPr="00FD62BD" w:rsidRDefault="00865CD2" w:rsidP="00B71B67">
      <w:pPr>
        <w:pStyle w:val="FootnoteText"/>
        <w:bidi w:val="0"/>
        <w:spacing w:line="240" w:lineRule="auto"/>
        <w:rPr>
          <w:rFonts w:cs="Times New Roman"/>
          <w:rtl/>
          <w:lang w:val="en-US"/>
        </w:rPr>
      </w:pPr>
      <w:r w:rsidRPr="00FD62BD">
        <w:rPr>
          <w:rStyle w:val="FootnoteReference"/>
          <w:rFonts w:cs="Times New Roman"/>
          <w:rtl/>
        </w:rPr>
        <w:footnoteRef/>
      </w:r>
      <w:r>
        <w:rPr>
          <w:rFonts w:cs="Times New Roman"/>
          <w:lang w:val="en-US"/>
        </w:rPr>
        <w:t xml:space="preserve"> In </w:t>
      </w:r>
      <w:smartTag w:uri="urn:schemas-microsoft-com:office:smarttags" w:element="place">
        <w:r>
          <w:rPr>
            <w:rFonts w:cs="Times New Roman"/>
            <w:lang w:val="en-US"/>
          </w:rPr>
          <w:t>Transjordan</w:t>
        </w:r>
      </w:smartTag>
      <w:r w:rsidRPr="00FD62BD">
        <w:rPr>
          <w:rFonts w:cs="Times New Roman"/>
          <w:lang w:val="en-US"/>
        </w:rPr>
        <w:t>.</w:t>
      </w:r>
    </w:p>
  </w:footnote>
  <w:footnote w:id="2894">
    <w:p w14:paraId="0A566D8D" w14:textId="77777777" w:rsidR="00865CD2" w:rsidRPr="009A4CB8" w:rsidRDefault="00865CD2" w:rsidP="00477048">
      <w:pPr>
        <w:pStyle w:val="FootnoteText"/>
        <w:bidi w:val="0"/>
        <w:spacing w:line="240" w:lineRule="auto"/>
      </w:pPr>
      <w:r w:rsidRPr="009A4CB8">
        <w:rPr>
          <w:rStyle w:val="FootnoteReference"/>
        </w:rPr>
        <w:footnoteRef/>
      </w:r>
      <w:r w:rsidRPr="009A4CB8">
        <w:t xml:space="preserve"> </w:t>
      </w:r>
      <w:r>
        <w:t xml:space="preserve">Jewishness may be suggested based on name but see vol. 3, Introduction </w:t>
      </w:r>
      <w:r>
        <w:rPr>
          <w:u w:color="FFFF00"/>
        </w:rPr>
        <w:t xml:space="preserve">6.6.7, p. 52. </w:t>
      </w:r>
      <w:r w:rsidRPr="009A4CB8">
        <w:t xml:space="preserve">Di Segni, </w:t>
      </w:r>
      <w:r w:rsidRPr="00DA201D">
        <w:rPr>
          <w:i/>
          <w:iCs/>
        </w:rPr>
        <w:t>SCI</w:t>
      </w:r>
      <w:r w:rsidRPr="00850E66">
        <w:t xml:space="preserve"> 13 (1994)</w:t>
      </w:r>
      <w:r w:rsidRPr="009A4CB8">
        <w:t xml:space="preserve"> 110 notes that the inscription me</w:t>
      </w:r>
      <w:r w:rsidRPr="009A4CB8">
        <w:t>n</w:t>
      </w:r>
      <w:r w:rsidRPr="009A4CB8">
        <w:t xml:space="preserve">tions the formula </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t xml:space="preserve"> with no Christian symbols, which may suggest it was set up by Jews or Samaritans. However both arg</w:t>
      </w:r>
      <w:r w:rsidRPr="009A4CB8">
        <w:t>u</w:t>
      </w:r>
      <w:r w:rsidRPr="009A4CB8">
        <w:t>ments are inconclusive.</w:t>
      </w:r>
    </w:p>
  </w:footnote>
  <w:footnote w:id="2895">
    <w:p w14:paraId="30B5787D" w14:textId="77777777" w:rsidR="00865CD2" w:rsidRPr="005F539E" w:rsidRDefault="00865CD2" w:rsidP="00136BAF">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896">
    <w:p w14:paraId="3CDC2B14" w14:textId="77777777" w:rsidR="00865CD2" w:rsidRPr="0047505A" w:rsidRDefault="00865CD2" w:rsidP="009C37B5">
      <w:pPr>
        <w:pStyle w:val="FootnoteText"/>
        <w:bidi w:val="0"/>
        <w:spacing w:line="240" w:lineRule="auto"/>
        <w:rPr>
          <w:lang w:val="en-US"/>
        </w:rPr>
      </w:pPr>
      <w:r>
        <w:rPr>
          <w:rStyle w:val="FootnoteReference"/>
        </w:rPr>
        <w:footnoteRef/>
      </w:r>
      <w:r>
        <w:rPr>
          <w:rtl/>
        </w:rPr>
        <w:t xml:space="preserve"> </w:t>
      </w:r>
      <w:r>
        <w:rPr>
          <w:lang w:val="en-US"/>
        </w:rPr>
        <w:t>This is the Greek form of this name, translated back into Hebrew, see Introduction 2.2. If this inte</w:t>
      </w:r>
      <w:r>
        <w:rPr>
          <w:lang w:val="en-US"/>
        </w:rPr>
        <w:t>r</w:t>
      </w:r>
      <w:r>
        <w:rPr>
          <w:lang w:val="en-US"/>
        </w:rPr>
        <w:t xml:space="preserve">pretation is correct, this may also be the name </w:t>
      </w:r>
      <w:r w:rsidRPr="009C37B5">
        <w:rPr>
          <w:rFonts w:cs="Times New Roman"/>
          <w:rtl/>
          <w:lang w:val="en-US"/>
        </w:rPr>
        <w:t>שלמה</w:t>
      </w:r>
      <w:r>
        <w:rPr>
          <w:lang w:val="en-US"/>
        </w:rPr>
        <w:t xml:space="preserve">, transliterated into Greek in LXX as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H &amp; R Suppl. 146).</w:t>
      </w:r>
      <w:r>
        <w:rPr>
          <w:lang w:val="en-US"/>
        </w:rPr>
        <w:t xml:space="preserve"> </w:t>
      </w:r>
    </w:p>
  </w:footnote>
  <w:footnote w:id="2897">
    <w:p w14:paraId="656D65AC" w14:textId="77777777" w:rsidR="00865CD2" w:rsidRPr="00E475D9" w:rsidRDefault="00865CD2" w:rsidP="0017021E">
      <w:pPr>
        <w:pStyle w:val="FootnoteText"/>
        <w:bidi w:val="0"/>
        <w:spacing w:line="240" w:lineRule="auto"/>
      </w:pPr>
      <w:r>
        <w:rPr>
          <w:rStyle w:val="FootnoteReference"/>
        </w:rPr>
        <w:footnoteRef/>
      </w:r>
      <w:r>
        <w:rPr>
          <w:rtl/>
        </w:rPr>
        <w:t xml:space="preserve"> </w:t>
      </w:r>
      <w:r w:rsidRPr="005E436F">
        <w:rPr>
          <w:color w:val="000000"/>
          <w:lang w:bidi="ar-SA"/>
        </w:rPr>
        <w:t xml:space="preserve">Most editors suggest that the Hebrew and Aramaic inscriptions on the </w:t>
      </w:r>
      <w:smartTag w:uri="urn:schemas-microsoft-com:office:smarttags" w:element="place">
        <w:smartTag w:uri="urn:schemas-microsoft-com:office:smarttags" w:element="PlaceType">
          <w:r w:rsidRPr="005E436F">
            <w:rPr>
              <w:color w:val="000000"/>
              <w:lang w:bidi="ar-SA"/>
            </w:rPr>
            <w:t>Temple</w:t>
          </w:r>
        </w:smartTag>
        <w:r>
          <w:rPr>
            <w:color w:val="000000"/>
            <w:lang w:val="en-US" w:bidi="ar-SA"/>
          </w:rPr>
          <w:t xml:space="preserve"> </w:t>
        </w:r>
        <w:smartTag w:uri="urn:schemas-microsoft-com:office:smarttags" w:element="PlaceName">
          <w:r w:rsidRPr="005E436F">
            <w:rPr>
              <w:color w:val="000000"/>
              <w:lang w:bidi="ar-SA"/>
            </w:rPr>
            <w:t>Mount</w:t>
          </w:r>
        </w:smartTag>
      </w:smartTag>
      <w:r>
        <w:rPr>
          <w:color w:val="000000"/>
          <w:lang w:bidi="ar-SA"/>
        </w:rPr>
        <w:t xml:space="preserve"> </w:t>
      </w:r>
      <w:r w:rsidRPr="005E436F">
        <w:rPr>
          <w:color w:val="000000"/>
          <w:lang w:bidi="ar-SA"/>
        </w:rPr>
        <w:t xml:space="preserve">are late but see Introduction </w:t>
      </w:r>
      <w:r>
        <w:rPr>
          <w:color w:val="000000"/>
          <w:lang w:bidi="ar-SA"/>
        </w:rPr>
        <w:t>6.</w:t>
      </w:r>
      <w:r>
        <w:rPr>
          <w:color w:val="000000"/>
          <w:u w:color="FFFF00"/>
          <w:lang w:bidi="ar-SA"/>
        </w:rPr>
        <w:t>4.1</w:t>
      </w:r>
      <w:r w:rsidRPr="005E436F">
        <w:rPr>
          <w:color w:val="000000"/>
          <w:lang w:bidi="ar-SA"/>
        </w:rPr>
        <w:t>.</w:t>
      </w:r>
    </w:p>
  </w:footnote>
  <w:footnote w:id="2898">
    <w:p w14:paraId="30E2554C" w14:textId="77777777" w:rsidR="00865CD2" w:rsidRPr="001C69FA" w:rsidRDefault="00865CD2" w:rsidP="0017021E">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899">
    <w:p w14:paraId="75EF07F8" w14:textId="77777777" w:rsidR="00865CD2" w:rsidRPr="00BC196A" w:rsidRDefault="00865CD2" w:rsidP="00BC196A">
      <w:pPr>
        <w:pStyle w:val="FootnoteText"/>
        <w:bidi w:val="0"/>
        <w:spacing w:line="240" w:lineRule="auto"/>
        <w:rPr>
          <w:rFonts w:cs="Times New Roman"/>
          <w:lang w:val="en-US"/>
        </w:rPr>
      </w:pPr>
      <w:r>
        <w:rPr>
          <w:rStyle w:val="FootnoteReference"/>
        </w:rPr>
        <w:footnoteRef/>
      </w:r>
      <w:r>
        <w:t xml:space="preserve"> </w:t>
      </w:r>
      <w:r>
        <w:rPr>
          <w:lang w:val="en-US"/>
        </w:rPr>
        <w:t xml:space="preserve">The form of this name in LXX is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H &amp; R Suppl. 133. On the Greek suffix see vol. 1, Introduction 2.1.1, pp. 18-9. On the interchange of </w:t>
      </w:r>
      <w:r>
        <w:rPr>
          <w:rFonts w:ascii="Graeca" w:hAnsi="Graeca" w:cs="Times New Roman"/>
          <w:lang w:val="en-US"/>
        </w:rPr>
        <w:t></w:t>
      </w:r>
      <w:r>
        <w:rPr>
          <w:rFonts w:cs="Times New Roman"/>
          <w:lang w:val="en-US"/>
        </w:rPr>
        <w:t xml:space="preserve"> and </w:t>
      </w:r>
      <w:r>
        <w:rPr>
          <w:rFonts w:ascii="Graeca" w:hAnsi="Graeca" w:cs="Times New Roman"/>
          <w:lang w:val="en-US"/>
        </w:rPr>
        <w:t></w:t>
      </w:r>
      <w:r>
        <w:rPr>
          <w:rFonts w:cs="Times New Roman"/>
          <w:lang w:val="en-US"/>
        </w:rPr>
        <w:t xml:space="preserve"> as probably a dialect difference see vol. 4, Intr</w:t>
      </w:r>
      <w:r>
        <w:rPr>
          <w:rFonts w:cs="Times New Roman"/>
          <w:lang w:val="en-US"/>
        </w:rPr>
        <w:t>o</w:t>
      </w:r>
      <w:r>
        <w:rPr>
          <w:rFonts w:cs="Times New Roman"/>
          <w:lang w:val="en-US"/>
        </w:rPr>
        <w:t>duction 2.3.5, pp. 12-3.</w:t>
      </w:r>
    </w:p>
  </w:footnote>
  <w:footnote w:id="2900">
    <w:p w14:paraId="6E119A3F" w14:textId="77777777" w:rsidR="00865CD2" w:rsidRPr="00467242" w:rsidRDefault="00865CD2" w:rsidP="00A56484">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cs="Times New Roman"/>
          <w:lang w:val="en-US"/>
        </w:rPr>
        <w:t>On these details see vol. 3, Introduction 3.1, p. 21.</w:t>
      </w:r>
    </w:p>
  </w:footnote>
  <w:footnote w:id="2901">
    <w:p w14:paraId="3457451E" w14:textId="77777777" w:rsidR="00865CD2" w:rsidRPr="00AD119C" w:rsidRDefault="00865CD2" w:rsidP="00441A5D">
      <w:pPr>
        <w:pStyle w:val="FootnoteText"/>
        <w:bidi w:val="0"/>
        <w:spacing w:line="240" w:lineRule="auto"/>
      </w:pPr>
      <w:r>
        <w:rPr>
          <w:rStyle w:val="FootnoteReference"/>
        </w:rPr>
        <w:footnoteRef/>
      </w:r>
      <w:r>
        <w:t xml:space="preserve"> The inscription is neither specifically Christian</w:t>
      </w:r>
      <w:r w:rsidRPr="00AD119C">
        <w:t xml:space="preserve">, </w:t>
      </w:r>
      <w:r>
        <w:t>nor undoubtedly pagan. Since the Zoar cemetery includes Jewish tombstones, this one could also be Jewish, see Introduction 6.</w:t>
      </w:r>
      <w:r>
        <w:rPr>
          <w:u w:color="FFFF00"/>
        </w:rPr>
        <w:t>2.1.1</w:t>
      </w:r>
      <w:r>
        <w:t>.</w:t>
      </w:r>
    </w:p>
  </w:footnote>
  <w:footnote w:id="2902">
    <w:p w14:paraId="13036ED6" w14:textId="77777777" w:rsidR="00865CD2" w:rsidRPr="00983D79" w:rsidRDefault="00865CD2" w:rsidP="00441A5D">
      <w:pPr>
        <w:pStyle w:val="FootnoteText"/>
        <w:bidi w:val="0"/>
        <w:spacing w:line="240" w:lineRule="auto"/>
        <w:rPr>
          <w:rFonts w:hint="cs"/>
          <w:rtl/>
          <w:lang w:val="en-US"/>
        </w:rPr>
      </w:pPr>
      <w:r>
        <w:rPr>
          <w:rStyle w:val="FootnoteReference"/>
        </w:rPr>
        <w:footnoteRef/>
      </w:r>
      <w:r>
        <w:t xml:space="preserve"> </w:t>
      </w:r>
      <w:r>
        <w:rPr>
          <w:lang w:val="en-US"/>
        </w:rPr>
        <w:t xml:space="preserve">The inscription is dated,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see Introduction 7.5.2.2.</w:t>
      </w:r>
    </w:p>
  </w:footnote>
  <w:footnote w:id="2903">
    <w:p w14:paraId="05BFC08B" w14:textId="77777777" w:rsidR="00865CD2" w:rsidRPr="005F3EEF" w:rsidRDefault="00865CD2" w:rsidP="00B9426D">
      <w:pPr>
        <w:pStyle w:val="FootnoteText"/>
        <w:bidi w:val="0"/>
        <w:spacing w:line="240" w:lineRule="auto"/>
        <w:rPr>
          <w:rFonts w:cs="Times New Roman"/>
          <w:rtl/>
          <w:lang w:val="en-US"/>
        </w:rPr>
      </w:pPr>
      <w:r w:rsidRPr="005F3EEF">
        <w:rPr>
          <w:rStyle w:val="FootnoteReference"/>
          <w:rFonts w:cs="Times New Roman"/>
          <w:rtl/>
        </w:rPr>
        <w:footnoteRef/>
      </w:r>
      <w:r w:rsidRPr="005F3EEF">
        <w:rPr>
          <w:rFonts w:cs="Times New Roman"/>
          <w:lang w:eastAsia="en-GB"/>
        </w:rPr>
        <w:t xml:space="preserve"> </w:t>
      </w:r>
      <w:r w:rsidRPr="005F3EEF">
        <w:rPr>
          <w:rFonts w:cs="Times New Roman"/>
          <w:lang w:val="en-US"/>
        </w:rPr>
        <w:t xml:space="preserve">Biblical, e.g. 1 Sam 1:20. </w:t>
      </w:r>
      <w:r w:rsidRPr="005F3EEF">
        <w:rPr>
          <w:rFonts w:cs="Times New Roman"/>
          <w:rtl/>
          <w:lang w:val="en-US"/>
        </w:rPr>
        <w:t>שמואל</w:t>
      </w:r>
      <w:r w:rsidRPr="005F3EEF">
        <w:rPr>
          <w:rFonts w:cs="Times New Roman"/>
          <w:lang w:val="en-US"/>
        </w:rPr>
        <w:t xml:space="preserve"> was the prophet who gave his name to two biblical books</w:t>
      </w:r>
      <w:r>
        <w:rPr>
          <w:rFonts w:cs="Times New Roman"/>
          <w:lang w:val="en-US"/>
        </w:rPr>
        <w:t>.</w:t>
      </w:r>
    </w:p>
  </w:footnote>
  <w:footnote w:id="2904">
    <w:p w14:paraId="284A3BD6" w14:textId="77777777" w:rsidR="00865CD2" w:rsidRPr="00ED0F4E" w:rsidRDefault="00865CD2" w:rsidP="00690540">
      <w:pPr>
        <w:pStyle w:val="FootnoteText"/>
        <w:bidi w:val="0"/>
        <w:spacing w:line="240" w:lineRule="auto"/>
        <w:rPr>
          <w:lang w:val="en-US"/>
        </w:rPr>
      </w:pPr>
      <w:r>
        <w:rPr>
          <w:rStyle w:val="FootnoteReference"/>
        </w:rPr>
        <w:footnoteRef/>
      </w:r>
      <w:r>
        <w:t xml:space="preserve"> </w:t>
      </w:r>
      <w:r>
        <w:rPr>
          <w:lang w:val="en-US"/>
        </w:rPr>
        <w:t>For this form see vol. 1, under Samuel (3) B/M, p. 215.</w:t>
      </w:r>
    </w:p>
  </w:footnote>
  <w:footnote w:id="2905">
    <w:p w14:paraId="42E64214" w14:textId="77777777" w:rsidR="00865CD2" w:rsidRPr="00FD62BD" w:rsidRDefault="00865CD2" w:rsidP="00A452DB">
      <w:pPr>
        <w:pStyle w:val="FootnoteText"/>
        <w:bidi w:val="0"/>
        <w:spacing w:line="240" w:lineRule="auto"/>
      </w:pPr>
      <w:r w:rsidRPr="00FD62BD">
        <w:rPr>
          <w:rStyle w:val="FootnoteReference"/>
        </w:rPr>
        <w:footnoteRef/>
      </w:r>
      <w:r w:rsidRPr="00FD62BD">
        <w:t xml:space="preserve"> On the dating of this text see</w:t>
      </w:r>
      <w:r w:rsidRPr="00A452DB">
        <w:t xml:space="preserve"> </w:t>
      </w:r>
      <w:r w:rsidRPr="00D8372B">
        <w:t xml:space="preserve">Dan, </w:t>
      </w:r>
      <w:smartTag w:uri="urn:schemas-microsoft-com:office:smarttags" w:element="place">
        <w:smartTag w:uri="urn:schemas-microsoft-com:office:smarttags" w:element="City">
          <w:r w:rsidRPr="00D8372B">
            <w:rPr>
              <w:rFonts w:cs="Times New Roman"/>
              <w:i/>
              <w:iCs/>
            </w:rPr>
            <w:t>Zion</w:t>
          </w:r>
        </w:smartTag>
      </w:smartTag>
      <w:r>
        <w:rPr>
          <w:rFonts w:cs="Times New Roman"/>
        </w:rPr>
        <w:t xml:space="preserve"> 36 (1971)</w:t>
      </w:r>
      <w:r w:rsidRPr="00FD62BD">
        <w:rPr>
          <w:rFonts w:cs="Times New Roman"/>
        </w:rPr>
        <w:t>.</w:t>
      </w:r>
    </w:p>
  </w:footnote>
  <w:footnote w:id="2906">
    <w:p w14:paraId="1681E218" w14:textId="77777777" w:rsidR="00865CD2" w:rsidRPr="004132D5" w:rsidRDefault="00865CD2" w:rsidP="00505EFB">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907">
    <w:p w14:paraId="0FCB6A9E" w14:textId="77777777" w:rsidR="00865CD2" w:rsidRPr="006730BA" w:rsidRDefault="00865CD2" w:rsidP="00477048">
      <w:pPr>
        <w:pStyle w:val="FootnoteText"/>
        <w:bidi w:val="0"/>
        <w:spacing w:line="240" w:lineRule="auto"/>
        <w:rPr>
          <w:i/>
          <w:iCs/>
          <w:lang w:val="en-US"/>
        </w:rPr>
      </w:pPr>
      <w:r>
        <w:rPr>
          <w:rStyle w:val="FootnoteReference"/>
        </w:rPr>
        <w:footnoteRef/>
      </w:r>
      <w:r>
        <w:rPr>
          <w:rtl/>
        </w:rPr>
        <w:t xml:space="preserve"> </w:t>
      </w:r>
      <w:r>
        <w:rPr>
          <w:lang w:val="en-US"/>
        </w:rPr>
        <w:t xml:space="preserve">In </w:t>
      </w:r>
      <w:r>
        <w:rPr>
          <w:i/>
          <w:iCs/>
        </w:rPr>
        <w:t>yTer</w:t>
      </w:r>
      <w:r>
        <w:t xml:space="preserve"> 8:4, 46b-c he is associated with the Emperor Diocletian, see I</w:t>
      </w:r>
      <w:r>
        <w:t>n</w:t>
      </w:r>
      <w:r>
        <w:t>troduction 7.4.2.</w:t>
      </w:r>
    </w:p>
  </w:footnote>
  <w:footnote w:id="2908">
    <w:p w14:paraId="09C5F636" w14:textId="77777777" w:rsidR="00865CD2" w:rsidRPr="00D20B3C" w:rsidRDefault="00865CD2" w:rsidP="00C4627E">
      <w:pPr>
        <w:pStyle w:val="FootnoteText"/>
        <w:bidi w:val="0"/>
        <w:spacing w:line="240" w:lineRule="auto"/>
        <w:rPr>
          <w:lang w:val="en-US"/>
        </w:rPr>
      </w:pPr>
      <w:r>
        <w:rPr>
          <w:rStyle w:val="FootnoteReference"/>
        </w:rPr>
        <w:footnoteRef/>
      </w:r>
      <w:r>
        <w:rPr>
          <w:rtl/>
        </w:rPr>
        <w:t xml:space="preserve"> </w:t>
      </w:r>
      <w:r>
        <w:rPr>
          <w:lang w:val="en-US"/>
        </w:rPr>
        <w:t>His brother transmits in the name of Hiyya (4), see Introduction 7.4.2.</w:t>
      </w:r>
    </w:p>
  </w:footnote>
  <w:footnote w:id="2909">
    <w:p w14:paraId="0A831BAF" w14:textId="77777777" w:rsidR="00865CD2" w:rsidRPr="00997697" w:rsidRDefault="00865CD2" w:rsidP="00477048">
      <w:pPr>
        <w:pStyle w:val="FootnoteText"/>
        <w:bidi w:val="0"/>
        <w:spacing w:line="240" w:lineRule="auto"/>
        <w:rPr>
          <w:lang w:val="en-US"/>
        </w:rPr>
      </w:pPr>
      <w:r>
        <w:rPr>
          <w:rStyle w:val="FootnoteReference"/>
        </w:rPr>
        <w:footnoteRef/>
      </w:r>
      <w:r>
        <w:rPr>
          <w:rtl/>
        </w:rPr>
        <w:t xml:space="preserve"> </w:t>
      </w:r>
      <w:r>
        <w:rPr>
          <w:lang w:val="en-US"/>
        </w:rPr>
        <w:t xml:space="preserve">Was a contemporary of </w:t>
      </w:r>
      <w:smartTag w:uri="urn:schemas-microsoft-com:office:smarttags" w:element="place">
        <w:smartTag w:uri="urn:schemas-microsoft-com:office:smarttags" w:element="City">
          <w:r>
            <w:rPr>
              <w:lang w:val="en-US"/>
            </w:rPr>
            <w:t>Hama</w:t>
          </w:r>
        </w:smartTag>
      </w:smartTag>
      <w:r>
        <w:rPr>
          <w:lang w:val="en-US"/>
        </w:rPr>
        <w:t xml:space="preserve"> (1), who was a student of Hiyya (4), see Introduction 7.4.2.</w:t>
      </w:r>
    </w:p>
  </w:footnote>
  <w:footnote w:id="2910">
    <w:p w14:paraId="62C9C68A" w14:textId="77777777" w:rsidR="00865CD2" w:rsidRPr="00997697" w:rsidRDefault="00865CD2" w:rsidP="00505EFB">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2911">
    <w:p w14:paraId="71D27E49"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2912">
    <w:p w14:paraId="3343B4C6" w14:textId="77777777" w:rsidR="00865CD2" w:rsidRPr="00D20B3C" w:rsidRDefault="00865CD2" w:rsidP="00413F16">
      <w:pPr>
        <w:pStyle w:val="FootnoteText"/>
        <w:bidi w:val="0"/>
        <w:spacing w:line="240" w:lineRule="auto"/>
        <w:rPr>
          <w:lang w:val="en-US"/>
        </w:rPr>
      </w:pPr>
      <w:r>
        <w:rPr>
          <w:rStyle w:val="FootnoteReference"/>
        </w:rPr>
        <w:footnoteRef/>
      </w:r>
      <w:r>
        <w:rPr>
          <w:rtl/>
        </w:rPr>
        <w:t xml:space="preserve"> </w:t>
      </w:r>
      <w:r>
        <w:rPr>
          <w:lang w:val="en-US"/>
        </w:rPr>
        <w:t>Jeremiah (2), who was a contemporary of Rabbi Yohanan (1), transmits in his name, see Introduction 7.4.1.</w:t>
      </w:r>
    </w:p>
  </w:footnote>
  <w:footnote w:id="2913">
    <w:p w14:paraId="477AEC51" w14:textId="77777777" w:rsidR="00865CD2" w:rsidRPr="002B189E" w:rsidRDefault="00865CD2" w:rsidP="00CA6635">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w:t>
      </w:r>
      <w:r>
        <w:rPr>
          <w:lang w:val="en-US"/>
        </w:rPr>
        <w:t>o</w:t>
      </w:r>
      <w:r>
        <w:rPr>
          <w:lang w:val="en-US"/>
        </w:rPr>
        <w:t>duction 7.4.1.</w:t>
      </w:r>
    </w:p>
  </w:footnote>
  <w:footnote w:id="2914">
    <w:p w14:paraId="51C8B7D7" w14:textId="77777777" w:rsidR="00865CD2" w:rsidRPr="00413F16"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8.</w:t>
      </w:r>
    </w:p>
  </w:footnote>
  <w:footnote w:id="2915">
    <w:p w14:paraId="1C4199D6" w14:textId="77777777" w:rsidR="00865CD2" w:rsidRPr="004B400A" w:rsidRDefault="00865CD2" w:rsidP="00CA6635">
      <w:pPr>
        <w:pStyle w:val="FootnoteText"/>
        <w:bidi w:val="0"/>
        <w:spacing w:line="240" w:lineRule="auto"/>
        <w:rPr>
          <w:lang w:val="en-US"/>
        </w:rPr>
      </w:pPr>
      <w:r>
        <w:rPr>
          <w:rStyle w:val="FootnoteReference"/>
        </w:rPr>
        <w:footnoteRef/>
      </w:r>
      <w:r>
        <w:rPr>
          <w:rtl/>
        </w:rPr>
        <w:t xml:space="preserve"> </w:t>
      </w:r>
      <w:r>
        <w:rPr>
          <w:lang w:val="en-US"/>
        </w:rPr>
        <w:t>His father was a contemporary of Rabbi Yohanan (1), see Introduction 7.4.1.</w:t>
      </w:r>
    </w:p>
  </w:footnote>
  <w:footnote w:id="2916">
    <w:p w14:paraId="1BB75B58" w14:textId="77777777" w:rsidR="00865CD2" w:rsidRPr="00741588" w:rsidRDefault="00865CD2" w:rsidP="00022B86">
      <w:pPr>
        <w:pStyle w:val="FootnoteText"/>
        <w:bidi w:val="0"/>
        <w:spacing w:line="240" w:lineRule="auto"/>
        <w:rPr>
          <w:lang w:val="en-US"/>
        </w:rPr>
      </w:pPr>
      <w:r>
        <w:rPr>
          <w:rStyle w:val="FootnoteReference"/>
        </w:rPr>
        <w:footnoteRef/>
      </w:r>
      <w:r>
        <w:t xml:space="preserve"> </w:t>
      </w:r>
      <w:r>
        <w:rPr>
          <w:lang w:val="en-US"/>
        </w:rPr>
        <w:t>Was</w:t>
      </w:r>
      <w:r w:rsidRPr="00B32F2E">
        <w:rPr>
          <w:lang w:val="en-US"/>
        </w:rPr>
        <w:t xml:space="preserve"> a </w:t>
      </w:r>
      <w:r>
        <w:rPr>
          <w:lang w:val="en-US"/>
        </w:rPr>
        <w:t>student</w:t>
      </w:r>
      <w:r w:rsidRPr="00B32F2E">
        <w:rPr>
          <w:lang w:val="en-US"/>
        </w:rPr>
        <w:t xml:space="preserve"> of </w:t>
      </w:r>
      <w:r>
        <w:rPr>
          <w:lang w:val="en-US"/>
        </w:rPr>
        <w:t xml:space="preserve">Rabbi Abbahu (1), who was Rabbi Yohanan (1)’s contemporary, </w:t>
      </w:r>
      <w:r w:rsidRPr="00741588">
        <w:rPr>
          <w:lang w:val="en-US"/>
        </w:rPr>
        <w:t>see Introdu</w:t>
      </w:r>
      <w:r w:rsidRPr="00741588">
        <w:rPr>
          <w:lang w:val="en-US"/>
        </w:rPr>
        <w:t>c</w:t>
      </w:r>
      <w:r w:rsidRPr="00741588">
        <w:rPr>
          <w:lang w:val="en-US"/>
        </w:rPr>
        <w:t xml:space="preserve">tion </w:t>
      </w:r>
      <w:r>
        <w:rPr>
          <w:lang w:val="en-US"/>
        </w:rPr>
        <w:t>7.4.1</w:t>
      </w:r>
      <w:r w:rsidRPr="00741588">
        <w:rPr>
          <w:lang w:val="en-US"/>
        </w:rPr>
        <w:t>.</w:t>
      </w:r>
    </w:p>
  </w:footnote>
  <w:footnote w:id="2917">
    <w:p w14:paraId="64380613" w14:textId="77777777" w:rsidR="00865CD2" w:rsidRPr="004132D5" w:rsidRDefault="00865CD2" w:rsidP="00A35FD4">
      <w:pPr>
        <w:pStyle w:val="FootnoteText"/>
        <w:bidi w:val="0"/>
        <w:spacing w:line="240" w:lineRule="auto"/>
        <w:rPr>
          <w:lang w:val="en-US"/>
        </w:rPr>
      </w:pPr>
      <w:r>
        <w:rPr>
          <w:rStyle w:val="FootnoteReference"/>
        </w:rPr>
        <w:footnoteRef/>
      </w:r>
      <w:r>
        <w:rPr>
          <w:rtl/>
        </w:rPr>
        <w:t xml:space="preserve"> </w:t>
      </w:r>
      <w:r>
        <w:rPr>
          <w:lang w:val="en-US"/>
        </w:rPr>
        <w:t>Appears in PT with no chronological context, see Introduction 7.4.4.</w:t>
      </w:r>
    </w:p>
  </w:footnote>
  <w:footnote w:id="2918">
    <w:p w14:paraId="544DEF34" w14:textId="77777777" w:rsidR="00865CD2" w:rsidRPr="00ED0F4E" w:rsidRDefault="00865CD2" w:rsidP="00690540">
      <w:pPr>
        <w:pStyle w:val="FootnoteText"/>
        <w:bidi w:val="0"/>
        <w:spacing w:line="240" w:lineRule="auto"/>
        <w:rPr>
          <w:lang w:val="en-US"/>
        </w:rPr>
      </w:pPr>
      <w:r>
        <w:rPr>
          <w:rStyle w:val="FootnoteReference"/>
        </w:rPr>
        <w:footnoteRef/>
      </w:r>
      <w:r>
        <w:t xml:space="preserve"> </w:t>
      </w:r>
      <w:r>
        <w:rPr>
          <w:lang w:val="en-US"/>
        </w:rPr>
        <w:t>For this form see vol. 1, under Samuel (15) B/M, p. 216.</w:t>
      </w:r>
    </w:p>
  </w:footnote>
  <w:footnote w:id="2919">
    <w:p w14:paraId="4CDE71BC" w14:textId="77777777" w:rsidR="00865CD2" w:rsidRPr="00A4328C" w:rsidRDefault="00865CD2" w:rsidP="00413F16">
      <w:pPr>
        <w:pStyle w:val="FootnoteText"/>
        <w:bidi w:val="0"/>
        <w:spacing w:line="240" w:lineRule="auto"/>
        <w:rPr>
          <w:lang w:val="en-US"/>
        </w:rPr>
      </w:pPr>
      <w:r>
        <w:rPr>
          <w:rStyle w:val="FootnoteReference"/>
        </w:rPr>
        <w:footnoteRef/>
      </w:r>
      <w:r>
        <w:rPr>
          <w:rtl/>
        </w:rPr>
        <w:t xml:space="preserve"> </w:t>
      </w:r>
      <w:r>
        <w:rPr>
          <w:lang w:val="en-US"/>
        </w:rPr>
        <w:t>Was a contemporary of Rabbi Yosi (Joseph [7]), see Introduction 7.4.3.</w:t>
      </w:r>
    </w:p>
  </w:footnote>
  <w:footnote w:id="2920">
    <w:p w14:paraId="0CBE1CF4" w14:textId="77777777" w:rsidR="00865CD2" w:rsidRPr="00ED0F4E" w:rsidRDefault="00865CD2" w:rsidP="00477048">
      <w:pPr>
        <w:pStyle w:val="FootnoteText"/>
        <w:bidi w:val="0"/>
        <w:spacing w:line="240" w:lineRule="auto"/>
        <w:rPr>
          <w:lang w:val="en-US"/>
        </w:rPr>
      </w:pPr>
      <w:r>
        <w:rPr>
          <w:rStyle w:val="FootnoteReference"/>
        </w:rPr>
        <w:footnoteRef/>
      </w:r>
      <w:r>
        <w:t xml:space="preserve"> </w:t>
      </w:r>
      <w:r>
        <w:rPr>
          <w:lang w:val="en-US"/>
        </w:rPr>
        <w:t>See above, n. 16.</w:t>
      </w:r>
    </w:p>
  </w:footnote>
  <w:footnote w:id="2921">
    <w:p w14:paraId="74698671" w14:textId="77777777" w:rsidR="00865CD2" w:rsidRPr="004C68BA" w:rsidRDefault="00865CD2" w:rsidP="004C7088">
      <w:pPr>
        <w:pStyle w:val="FootnoteText"/>
        <w:bidi w:val="0"/>
        <w:spacing w:line="240" w:lineRule="auto"/>
        <w:rPr>
          <w:lang w:val="en-US"/>
        </w:rPr>
      </w:pPr>
      <w:r>
        <w:rPr>
          <w:rStyle w:val="FootnoteReference"/>
        </w:rPr>
        <w:footnoteRef/>
      </w:r>
      <w:r>
        <w:rPr>
          <w:rtl/>
        </w:rPr>
        <w:t xml:space="preserve"> </w:t>
      </w:r>
      <w:r w:rsidRPr="004C68BA">
        <w:rPr>
          <w:lang w:val="en-US"/>
        </w:rPr>
        <w:t xml:space="preserve">Was </w:t>
      </w:r>
      <w:r>
        <w:rPr>
          <w:lang w:val="en-US"/>
        </w:rPr>
        <w:t xml:space="preserve">a student of Ahi (1), who was </w:t>
      </w:r>
      <w:r w:rsidRPr="004C68BA">
        <w:rPr>
          <w:lang w:val="en-US"/>
        </w:rPr>
        <w:t>associ</w:t>
      </w:r>
      <w:r>
        <w:rPr>
          <w:lang w:val="en-US"/>
        </w:rPr>
        <w:t>a</w:t>
      </w:r>
      <w:r w:rsidRPr="004C68BA">
        <w:rPr>
          <w:lang w:val="en-US"/>
        </w:rPr>
        <w:t>te</w:t>
      </w:r>
      <w:r>
        <w:rPr>
          <w:lang w:val="en-US"/>
        </w:rPr>
        <w:t>d with Rabbi Yohanan (1), see Introduction 7.4.1.</w:t>
      </w:r>
    </w:p>
  </w:footnote>
  <w:footnote w:id="2922">
    <w:p w14:paraId="0F579A09" w14:textId="77777777" w:rsidR="00865CD2" w:rsidRPr="009A4CB8" w:rsidRDefault="00865CD2" w:rsidP="007B40E1">
      <w:pPr>
        <w:pStyle w:val="FootnoteText"/>
        <w:bidi w:val="0"/>
        <w:spacing w:line="240" w:lineRule="auto"/>
        <w:rPr>
          <w:i/>
          <w:iCs/>
          <w:rtl/>
          <w:lang w:val="en-US"/>
        </w:rPr>
      </w:pPr>
      <w:r w:rsidRPr="00F9360A">
        <w:rPr>
          <w:rStyle w:val="FootnoteReference"/>
          <w:rFonts w:cs="Times New Roman"/>
          <w:rtl/>
        </w:rPr>
        <w:footnoteRef/>
      </w:r>
      <w:r w:rsidRPr="00F9360A">
        <w:rPr>
          <w:rFonts w:cs="Times New Roman"/>
          <w:lang w:val="en-US"/>
        </w:rPr>
        <w:t xml:space="preserve"> He appears to be a tanna here, but in </w:t>
      </w:r>
      <w:r>
        <w:rPr>
          <w:rFonts w:cs="Times New Roman"/>
          <w:i/>
          <w:iCs/>
          <w:lang w:val="en-US"/>
        </w:rPr>
        <w:t>yDem</w:t>
      </w:r>
      <w:r w:rsidRPr="00F9360A">
        <w:rPr>
          <w:rFonts w:cs="Times New Roman"/>
          <w:lang w:val="en-US"/>
        </w:rPr>
        <w:t xml:space="preserve"> 2:1, 22d it is obvious that he is a contemporary of Ra</w:t>
      </w:r>
      <w:r w:rsidRPr="00F9360A">
        <w:rPr>
          <w:rFonts w:cs="Times New Roman"/>
          <w:lang w:val="en-US"/>
        </w:rPr>
        <w:t>b</w:t>
      </w:r>
      <w:r>
        <w:rPr>
          <w:lang w:val="en-US"/>
        </w:rPr>
        <w:t>bi Yohanan (1</w:t>
      </w:r>
      <w:r w:rsidRPr="005E436F">
        <w:rPr>
          <w:lang w:val="en-US"/>
        </w:rPr>
        <w:t>).</w:t>
      </w:r>
    </w:p>
  </w:footnote>
  <w:footnote w:id="2923">
    <w:p w14:paraId="2EBCFDD9" w14:textId="77777777" w:rsidR="00865CD2" w:rsidRPr="00832653" w:rsidRDefault="00865CD2" w:rsidP="00413F16">
      <w:pPr>
        <w:pStyle w:val="FootnoteText"/>
        <w:bidi w:val="0"/>
        <w:spacing w:line="240" w:lineRule="auto"/>
        <w:rPr>
          <w:lang w:val="en-US"/>
        </w:rPr>
      </w:pPr>
      <w:r>
        <w:rPr>
          <w:rStyle w:val="FootnoteReference"/>
        </w:rPr>
        <w:footnoteRef/>
      </w:r>
      <w:r>
        <w:rPr>
          <w:rtl/>
        </w:rPr>
        <w:t xml:space="preserve"> </w:t>
      </w:r>
      <w:r>
        <w:rPr>
          <w:lang w:val="en-US"/>
        </w:rPr>
        <w:t>See previous note, and Introduction 7.4.1.</w:t>
      </w:r>
    </w:p>
  </w:footnote>
  <w:footnote w:id="2924">
    <w:p w14:paraId="2363389D" w14:textId="77777777" w:rsidR="00865CD2" w:rsidRPr="00B32F2E"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15</w:t>
      </w:r>
      <w:r w:rsidRPr="00B32F2E">
        <w:rPr>
          <w:lang w:val="en-US"/>
        </w:rPr>
        <w:t>.</w:t>
      </w:r>
    </w:p>
  </w:footnote>
  <w:footnote w:id="2925">
    <w:p w14:paraId="307F9D27" w14:textId="77777777" w:rsidR="00865CD2" w:rsidRPr="00344EFC" w:rsidRDefault="00865CD2" w:rsidP="00A31DF6">
      <w:pPr>
        <w:pStyle w:val="FootnoteText"/>
        <w:bidi w:val="0"/>
        <w:spacing w:line="240" w:lineRule="auto"/>
        <w:rPr>
          <w:lang w:val="en-US"/>
        </w:rPr>
      </w:pPr>
      <w:r>
        <w:rPr>
          <w:rStyle w:val="FootnoteReference"/>
        </w:rPr>
        <w:footnoteRef/>
      </w:r>
      <w:r>
        <w:rPr>
          <w:rtl/>
        </w:rPr>
        <w:t xml:space="preserve"> </w:t>
      </w:r>
      <w:r>
        <w:rPr>
          <w:lang w:val="en-US"/>
        </w:rPr>
        <w:t xml:space="preserve">Was a student of Mana (1), who was a contemporary of Rabbi Yohanan (1), see Introduction 7.4.1. </w:t>
      </w:r>
    </w:p>
  </w:footnote>
  <w:footnote w:id="2926">
    <w:p w14:paraId="2ABCAAE6" w14:textId="77777777" w:rsidR="00865CD2" w:rsidRPr="00EF7272" w:rsidRDefault="00865CD2" w:rsidP="004C7088">
      <w:pPr>
        <w:pStyle w:val="FootnoteText"/>
        <w:bidi w:val="0"/>
        <w:spacing w:line="240" w:lineRule="auto"/>
        <w:rPr>
          <w:lang w:val="en-US"/>
        </w:rPr>
      </w:pPr>
      <w:r>
        <w:rPr>
          <w:rStyle w:val="FootnoteReference"/>
        </w:rPr>
        <w:footnoteRef/>
      </w:r>
      <w:r>
        <w:rPr>
          <w:rtl/>
        </w:rPr>
        <w:t xml:space="preserve"> </w:t>
      </w:r>
      <w:r>
        <w:rPr>
          <w:lang w:val="en-US"/>
        </w:rPr>
        <w:t>His brother was of the earliest amoraim, see Introduction 7.4.1.</w:t>
      </w:r>
    </w:p>
  </w:footnote>
  <w:footnote w:id="2927">
    <w:p w14:paraId="22F50935" w14:textId="77777777" w:rsidR="00865CD2" w:rsidRPr="004C68BA" w:rsidRDefault="00865CD2" w:rsidP="001C5FDF">
      <w:pPr>
        <w:pStyle w:val="FootnoteText"/>
        <w:bidi w:val="0"/>
        <w:spacing w:line="240" w:lineRule="auto"/>
        <w:rPr>
          <w:lang w:val="en-US"/>
        </w:rPr>
      </w:pPr>
      <w:r>
        <w:rPr>
          <w:rStyle w:val="FootnoteReference"/>
        </w:rPr>
        <w:footnoteRef/>
      </w:r>
      <w:r>
        <w:rPr>
          <w:rtl/>
        </w:rPr>
        <w:t xml:space="preserve"> </w:t>
      </w:r>
      <w:r w:rsidRPr="004C68BA">
        <w:rPr>
          <w:lang w:val="en-US"/>
        </w:rPr>
        <w:t xml:space="preserve">Was </w:t>
      </w:r>
      <w:r>
        <w:rPr>
          <w:lang w:val="en-US"/>
        </w:rPr>
        <w:t xml:space="preserve">a student of Ahi (1), who was </w:t>
      </w:r>
      <w:r w:rsidRPr="004C68BA">
        <w:rPr>
          <w:lang w:val="en-US"/>
        </w:rPr>
        <w:t>associ</w:t>
      </w:r>
      <w:r>
        <w:rPr>
          <w:lang w:val="en-US"/>
        </w:rPr>
        <w:t>a</w:t>
      </w:r>
      <w:r w:rsidRPr="004C68BA">
        <w:rPr>
          <w:lang w:val="en-US"/>
        </w:rPr>
        <w:t>te</w:t>
      </w:r>
      <w:r>
        <w:rPr>
          <w:lang w:val="en-US"/>
        </w:rPr>
        <w:t>d with Rabbi Yohanan (1), see Introduction 7.4.1.</w:t>
      </w:r>
    </w:p>
  </w:footnote>
  <w:footnote w:id="2928">
    <w:p w14:paraId="2D6EECF4" w14:textId="77777777" w:rsidR="00865CD2" w:rsidRPr="004132D5"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15.</w:t>
      </w:r>
    </w:p>
  </w:footnote>
  <w:footnote w:id="2929">
    <w:p w14:paraId="1385170C" w14:textId="77777777" w:rsidR="00865CD2" w:rsidRPr="004132D5"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15.</w:t>
      </w:r>
    </w:p>
  </w:footnote>
  <w:footnote w:id="2930">
    <w:p w14:paraId="73D1E8FE" w14:textId="77777777" w:rsidR="00865CD2" w:rsidRPr="00F3017A" w:rsidRDefault="00865CD2" w:rsidP="002B6B94">
      <w:pPr>
        <w:pStyle w:val="FootnoteText"/>
        <w:bidi w:val="0"/>
        <w:spacing w:line="240" w:lineRule="auto"/>
        <w:rPr>
          <w:lang w:val="en-US"/>
        </w:rPr>
      </w:pPr>
      <w:r>
        <w:rPr>
          <w:rStyle w:val="FootnoteReference"/>
        </w:rPr>
        <w:footnoteRef/>
      </w:r>
      <w:r>
        <w:t xml:space="preserve"> </w:t>
      </w:r>
      <w:r>
        <w:rPr>
          <w:lang w:val="en-US"/>
        </w:rPr>
        <w:t xml:space="preserve">So in the parallel in </w:t>
      </w:r>
      <w:r w:rsidRPr="00F3017A">
        <w:rPr>
          <w:i/>
          <w:iCs/>
          <w:lang w:val="en-US"/>
        </w:rPr>
        <w:t>yBer</w:t>
      </w:r>
      <w:r>
        <w:rPr>
          <w:lang w:val="en-US"/>
        </w:rPr>
        <w:t xml:space="preserve"> 3:2, 6b. Where he is designated </w:t>
      </w:r>
      <w:r w:rsidRPr="00F3017A">
        <w:rPr>
          <w:rFonts w:cs="Times New Roman"/>
          <w:rtl/>
          <w:lang w:val="en-US"/>
        </w:rPr>
        <w:t>שמעון דתוספתא</w:t>
      </w:r>
      <w:r>
        <w:rPr>
          <w:rFonts w:cs="Times New Roman"/>
          <w:lang w:val="en-US"/>
        </w:rPr>
        <w:t xml:space="preserve">, in the </w:t>
      </w:r>
      <w:smartTag w:uri="urn:schemas-microsoft-com:office:smarttags" w:element="City">
        <w:r>
          <w:rPr>
            <w:rFonts w:cs="Times New Roman"/>
            <w:lang w:val="en-US"/>
          </w:rPr>
          <w:t>Leiden</w:t>
        </w:r>
      </w:smartTag>
      <w:r>
        <w:rPr>
          <w:rFonts w:cs="Times New Roman"/>
          <w:lang w:val="en-US"/>
        </w:rPr>
        <w:t xml:space="preserve">, </w:t>
      </w:r>
      <w:smartTag w:uri="urn:schemas-microsoft-com:office:smarttags" w:element="place">
        <w:smartTag w:uri="urn:schemas-microsoft-com:office:smarttags" w:element="City">
          <w:r>
            <w:rPr>
              <w:rFonts w:cs="Times New Roman"/>
              <w:lang w:val="en-US"/>
            </w:rPr>
            <w:t>Paris</w:t>
          </w:r>
        </w:smartTag>
      </w:smartTag>
      <w:r>
        <w:rPr>
          <w:rFonts w:cs="Times New Roman"/>
          <w:lang w:val="en-US"/>
        </w:rPr>
        <w:t xml:space="preserve"> and </w:t>
      </w:r>
      <w:smartTag w:uri="urn:schemas-microsoft-com:office:smarttags" w:element="City">
        <w:r>
          <w:rPr>
            <w:rFonts w:cs="Times New Roman"/>
            <w:lang w:val="en-US"/>
          </w:rPr>
          <w:t>London</w:t>
        </w:r>
      </w:smartTag>
      <w:r>
        <w:rPr>
          <w:rFonts w:cs="Times New Roman"/>
          <w:lang w:val="en-US"/>
        </w:rPr>
        <w:t xml:space="preserve"> Mss. In the </w:t>
      </w:r>
      <w:smartTag w:uri="urn:schemas-microsoft-com:office:smarttags" w:element="place">
        <w:r>
          <w:rPr>
            <w:rFonts w:cs="Times New Roman"/>
            <w:lang w:val="en-US"/>
          </w:rPr>
          <w:t>Vat</w:t>
        </w:r>
        <w:r>
          <w:rPr>
            <w:rFonts w:cs="Times New Roman"/>
            <w:lang w:val="en-US"/>
          </w:rPr>
          <w:t>i</w:t>
        </w:r>
        <w:r>
          <w:rPr>
            <w:rFonts w:cs="Times New Roman"/>
            <w:lang w:val="en-US"/>
          </w:rPr>
          <w:t>can</w:t>
        </w:r>
      </w:smartTag>
      <w:r>
        <w:rPr>
          <w:rFonts w:cs="Times New Roman"/>
          <w:lang w:val="en-US"/>
        </w:rPr>
        <w:t xml:space="preserve"> Ms. </w:t>
      </w:r>
      <w:r>
        <w:rPr>
          <w:rFonts w:cs="Times New Roman" w:hint="cs"/>
          <w:rtl/>
          <w:lang w:val="en-US"/>
        </w:rPr>
        <w:t>שמוא' דתוספתה</w:t>
      </w:r>
      <w:r>
        <w:rPr>
          <w:rFonts w:cs="Times New Roman"/>
          <w:lang w:val="en-US"/>
        </w:rPr>
        <w:t>. It is hard to decide which is the correct reading.</w:t>
      </w:r>
    </w:p>
  </w:footnote>
  <w:footnote w:id="2931">
    <w:p w14:paraId="56E45CF8" w14:textId="77777777" w:rsidR="00865CD2" w:rsidRPr="00BF0FDA" w:rsidRDefault="00865CD2" w:rsidP="0031652E">
      <w:pPr>
        <w:pStyle w:val="FootnoteText"/>
        <w:bidi w:val="0"/>
        <w:spacing w:line="240" w:lineRule="auto"/>
        <w:rPr>
          <w:rFonts w:cs="Times New Roman"/>
          <w:lang w:val="en-US"/>
        </w:rPr>
      </w:pPr>
      <w:r w:rsidRPr="00FD62BD">
        <w:rPr>
          <w:rStyle w:val="FootnoteReference"/>
          <w:rFonts w:cs="Times New Roman"/>
        </w:rPr>
        <w:footnoteRef/>
      </w:r>
      <w:r>
        <w:rPr>
          <w:rFonts w:cs="Times New Roman"/>
        </w:rPr>
        <w:t xml:space="preserve"> </w:t>
      </w:r>
      <w:r w:rsidRPr="005F3EEF">
        <w:rPr>
          <w:rFonts w:cs="Times New Roman"/>
          <w:lang w:val="en-US"/>
        </w:rPr>
        <w:t xml:space="preserve">In Aramaic – </w:t>
      </w:r>
      <w:r w:rsidRPr="00BF0FDA">
        <w:rPr>
          <w:rFonts w:cs="Times New Roman"/>
          <w:rtl/>
        </w:rPr>
        <w:t>דסופפתא</w:t>
      </w:r>
      <w:r>
        <w:t xml:space="preserve">. I do not know where this place is. Reeg, </w:t>
      </w:r>
      <w:r>
        <w:rPr>
          <w:i/>
          <w:iCs/>
        </w:rPr>
        <w:t>Ortsnamen</w:t>
      </w:r>
      <w:r>
        <w:t xml:space="preserve">, does not mention it. If the correct reading is </w:t>
      </w:r>
      <w:r>
        <w:rPr>
          <w:rFonts w:cs="Times New Roman" w:hint="cs"/>
          <w:rtl/>
          <w:lang w:val="en-US"/>
        </w:rPr>
        <w:t>תוספתה</w:t>
      </w:r>
      <w:r>
        <w:rPr>
          <w:rFonts w:cs="Times New Roman"/>
          <w:lang w:val="en-US"/>
        </w:rPr>
        <w:t xml:space="preserve"> (see previous note) than he is not from </w:t>
      </w:r>
      <w:smartTag w:uri="urn:schemas-microsoft-com:office:smarttags" w:element="City">
        <w:r>
          <w:rPr>
            <w:rFonts w:cs="Times New Roman"/>
            <w:lang w:val="en-US"/>
          </w:rPr>
          <w:t>Palestine</w:t>
        </w:r>
      </w:smartTag>
      <w:r>
        <w:rPr>
          <w:rFonts w:cs="Times New Roman"/>
          <w:lang w:val="en-US"/>
        </w:rPr>
        <w:t xml:space="preserve"> at all, but rather from </w:t>
      </w:r>
      <w:smartTag w:uri="urn:schemas-microsoft-com:office:smarttags" w:element="City">
        <w:r>
          <w:rPr>
            <w:rFonts w:cs="Times New Roman"/>
            <w:lang w:val="en-US"/>
          </w:rPr>
          <w:t>Ctesiphon</w:t>
        </w:r>
      </w:smartTag>
      <w:r>
        <w:rPr>
          <w:rFonts w:cs="Times New Roman"/>
          <w:lang w:val="en-US"/>
        </w:rPr>
        <w:t xml:space="preserve"> in </w:t>
      </w:r>
      <w:smartTag w:uri="urn:schemas-microsoft-com:office:smarttags" w:element="place">
        <w:r>
          <w:rPr>
            <w:rFonts w:cs="Times New Roman"/>
            <w:lang w:val="en-US"/>
          </w:rPr>
          <w:t>Mesopotamia</w:t>
        </w:r>
      </w:smartTag>
      <w:r>
        <w:rPr>
          <w:rFonts w:cs="Times New Roman"/>
          <w:lang w:val="en-US"/>
        </w:rPr>
        <w:t xml:space="preserve">, see Oppenheimer, </w:t>
      </w:r>
      <w:r>
        <w:rPr>
          <w:rFonts w:cs="Times New Roman"/>
          <w:i/>
          <w:iCs/>
          <w:lang w:val="en-US"/>
        </w:rPr>
        <w:t>Babylonia Judaica</w:t>
      </w:r>
      <w:r>
        <w:rPr>
          <w:rFonts w:cs="Times New Roman"/>
          <w:lang w:val="en-US"/>
        </w:rPr>
        <w:t xml:space="preserve"> , 206-7. But </w:t>
      </w:r>
      <w:r w:rsidRPr="00BF0FDA">
        <w:rPr>
          <w:rFonts w:cs="Times New Roman"/>
          <w:rtl/>
        </w:rPr>
        <w:t>סופפתא</w:t>
      </w:r>
      <w:r>
        <w:rPr>
          <w:rFonts w:cs="Times New Roman"/>
        </w:rPr>
        <w:t xml:space="preserve"> is the </w:t>
      </w:r>
      <w:r w:rsidRPr="00477048">
        <w:rPr>
          <w:rFonts w:cs="Times New Roman"/>
          <w:i/>
          <w:iCs/>
        </w:rPr>
        <w:t>lectio diff</w:t>
      </w:r>
      <w:r w:rsidRPr="00477048">
        <w:rPr>
          <w:rFonts w:cs="Times New Roman"/>
          <w:i/>
          <w:iCs/>
        </w:rPr>
        <w:t>i</w:t>
      </w:r>
      <w:r w:rsidRPr="00477048">
        <w:rPr>
          <w:rFonts w:cs="Times New Roman"/>
          <w:i/>
          <w:iCs/>
        </w:rPr>
        <w:t>cilior</w:t>
      </w:r>
      <w:r>
        <w:rPr>
          <w:rFonts w:cs="Times New Roman"/>
        </w:rPr>
        <w:t>, and he is mentioned only in PT.</w:t>
      </w:r>
    </w:p>
  </w:footnote>
  <w:footnote w:id="2932">
    <w:p w14:paraId="11CF8A50" w14:textId="77777777" w:rsidR="00865CD2" w:rsidRPr="00BF0FDA" w:rsidRDefault="00865CD2" w:rsidP="00BF0FDA">
      <w:pPr>
        <w:pStyle w:val="FootnoteText"/>
        <w:bidi w:val="0"/>
        <w:spacing w:line="240" w:lineRule="auto"/>
        <w:rPr>
          <w:lang w:val="en-US"/>
        </w:rPr>
      </w:pPr>
      <w:r>
        <w:rPr>
          <w:rStyle w:val="FootnoteReference"/>
        </w:rPr>
        <w:footnoteRef/>
      </w:r>
      <w:r>
        <w:rPr>
          <w:rtl/>
        </w:rPr>
        <w:t xml:space="preserve"> </w:t>
      </w:r>
      <w:r>
        <w:rPr>
          <w:lang w:val="en-US"/>
        </w:rPr>
        <w:t>See previous note and Introduction 6.5.</w:t>
      </w:r>
    </w:p>
  </w:footnote>
  <w:footnote w:id="2933">
    <w:p w14:paraId="61F9C7F9" w14:textId="77777777" w:rsidR="00865CD2" w:rsidRPr="004132D5"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15.</w:t>
      </w:r>
    </w:p>
  </w:footnote>
  <w:footnote w:id="2934">
    <w:p w14:paraId="46797C0A" w14:textId="77777777" w:rsidR="00865CD2" w:rsidRPr="00ED0F4E" w:rsidRDefault="00865CD2" w:rsidP="005F3EEF">
      <w:pPr>
        <w:pStyle w:val="FootnoteText"/>
        <w:bidi w:val="0"/>
        <w:spacing w:line="240" w:lineRule="auto"/>
        <w:rPr>
          <w:lang w:val="en-US"/>
        </w:rPr>
      </w:pPr>
      <w:r>
        <w:rPr>
          <w:rStyle w:val="FootnoteReference"/>
        </w:rPr>
        <w:footnoteRef/>
      </w:r>
      <w:r>
        <w:t xml:space="preserve"> </w:t>
      </w:r>
      <w:r>
        <w:rPr>
          <w:lang w:val="en-US"/>
        </w:rPr>
        <w:t>For this form see vol. 1, under Samuel (16) B/M, p. 216.</w:t>
      </w:r>
    </w:p>
  </w:footnote>
  <w:footnote w:id="2935">
    <w:p w14:paraId="3D986AA4" w14:textId="77777777" w:rsidR="00865CD2" w:rsidRPr="002126D1" w:rsidRDefault="00865CD2" w:rsidP="0016533B">
      <w:pPr>
        <w:pStyle w:val="FootnoteText"/>
        <w:bidi w:val="0"/>
        <w:spacing w:line="240" w:lineRule="auto"/>
        <w:rPr>
          <w:rtl/>
          <w:lang w:val="en-US"/>
        </w:rPr>
      </w:pPr>
      <w:r>
        <w:rPr>
          <w:rStyle w:val="FootnoteReference"/>
        </w:rPr>
        <w:footnoteRef/>
      </w:r>
      <w:r>
        <w:t xml:space="preserve"> </w:t>
      </w:r>
      <w:r w:rsidRPr="005F3EEF">
        <w:rPr>
          <w:lang w:val="en-US"/>
        </w:rPr>
        <w:t xml:space="preserve">Although mentioned only here in BT (and in some mss his son is designated </w:t>
      </w:r>
      <w:r>
        <w:rPr>
          <w:rFonts w:cs="Times New Roman" w:hint="cs"/>
          <w:rtl/>
          <w:lang w:val="en-US"/>
        </w:rPr>
        <w:t>רב</w:t>
      </w:r>
      <w:r w:rsidRPr="005F3EEF">
        <w:rPr>
          <w:rFonts w:cs="Times New Roman"/>
          <w:lang w:val="en-US"/>
        </w:rPr>
        <w:t xml:space="preserve">, see Introduction </w:t>
      </w:r>
      <w:r>
        <w:t>5.1.3.2</w:t>
      </w:r>
      <w:r>
        <w:rPr>
          <w:rFonts w:cs="Times New Roman"/>
          <w:u w:color="FFFF00"/>
        </w:rPr>
        <w:t>.2</w:t>
      </w:r>
      <w:r w:rsidRPr="005F3EEF">
        <w:rPr>
          <w:rFonts w:cs="Times New Roman"/>
          <w:lang w:val="en-US"/>
        </w:rPr>
        <w:t>)</w:t>
      </w:r>
      <w:r w:rsidRPr="005F3EEF">
        <w:rPr>
          <w:lang w:val="en-US"/>
        </w:rPr>
        <w:t xml:space="preserve">, he </w:t>
      </w:r>
      <w:r>
        <w:rPr>
          <w:lang w:val="en-US"/>
        </w:rPr>
        <w:t xml:space="preserve">is </w:t>
      </w:r>
      <w:r w:rsidRPr="005F3EEF">
        <w:rPr>
          <w:lang w:val="en-US"/>
        </w:rPr>
        <w:t>described in the pres</w:t>
      </w:r>
      <w:r>
        <w:rPr>
          <w:lang w:val="en-US"/>
        </w:rPr>
        <w:t>ence of a Palestinian rabbi, dea</w:t>
      </w:r>
      <w:r w:rsidRPr="005F3EEF">
        <w:rPr>
          <w:lang w:val="en-US"/>
        </w:rPr>
        <w:t xml:space="preserve">ling with </w:t>
      </w:r>
      <w:r w:rsidRPr="002126D1">
        <w:rPr>
          <w:rFonts w:cs="Times New Roman"/>
          <w:rtl/>
          <w:lang w:val="en-US"/>
        </w:rPr>
        <w:t>אגדתא</w:t>
      </w:r>
      <w:r w:rsidRPr="005F3EEF">
        <w:rPr>
          <w:lang w:val="en-US"/>
        </w:rPr>
        <w:t xml:space="preserve"> (aggadah), see I</w:t>
      </w:r>
      <w:r w:rsidRPr="005F3EEF">
        <w:rPr>
          <w:lang w:val="en-US"/>
        </w:rPr>
        <w:t>n</w:t>
      </w:r>
      <w:r w:rsidRPr="005F3EEF">
        <w:rPr>
          <w:lang w:val="en-US"/>
        </w:rPr>
        <w:t xml:space="preserve">troduction </w:t>
      </w:r>
      <w:r>
        <w:t>5.1.3.2</w:t>
      </w:r>
      <w:r>
        <w:rPr>
          <w:u w:color="FFFF00"/>
        </w:rPr>
        <w:t>.6</w:t>
      </w:r>
      <w:r w:rsidRPr="005F3EEF">
        <w:rPr>
          <w:lang w:val="en-US"/>
        </w:rPr>
        <w:t>.</w:t>
      </w:r>
    </w:p>
  </w:footnote>
  <w:footnote w:id="2936">
    <w:p w14:paraId="1B3FFBB5" w14:textId="77777777" w:rsidR="00865CD2" w:rsidRPr="00741588" w:rsidRDefault="00865CD2" w:rsidP="004C7088">
      <w:pPr>
        <w:pStyle w:val="FootnoteText"/>
        <w:bidi w:val="0"/>
        <w:spacing w:line="240" w:lineRule="auto"/>
        <w:rPr>
          <w:lang w:val="en-US"/>
        </w:rPr>
      </w:pPr>
      <w:r>
        <w:rPr>
          <w:rStyle w:val="FootnoteReference"/>
        </w:rPr>
        <w:footnoteRef/>
      </w:r>
      <w:r>
        <w:t xml:space="preserve"> </w:t>
      </w:r>
      <w:r>
        <w:rPr>
          <w:lang w:val="en-US"/>
        </w:rPr>
        <w:t>W</w:t>
      </w:r>
      <w:r w:rsidRPr="00B32F2E">
        <w:rPr>
          <w:lang w:val="en-US"/>
        </w:rPr>
        <w:t xml:space="preserve">as a contemporary </w:t>
      </w:r>
      <w:r>
        <w:rPr>
          <w:lang w:val="en-US"/>
        </w:rPr>
        <w:t>Simon (34), who was</w:t>
      </w:r>
      <w:r w:rsidRPr="00B32F2E">
        <w:rPr>
          <w:lang w:val="en-US"/>
        </w:rPr>
        <w:t xml:space="preserve"> </w:t>
      </w:r>
      <w:r>
        <w:rPr>
          <w:lang w:val="en-US"/>
        </w:rPr>
        <w:t xml:space="preserve">a student of Rabbi Yohanan (1), </w:t>
      </w:r>
      <w:r w:rsidRPr="00741588">
        <w:rPr>
          <w:lang w:val="en-US"/>
        </w:rPr>
        <w:t xml:space="preserve">see Introduction </w:t>
      </w:r>
      <w:r>
        <w:rPr>
          <w:lang w:val="en-US"/>
        </w:rPr>
        <w:t>7.4.1</w:t>
      </w:r>
      <w:r w:rsidRPr="00741588">
        <w:rPr>
          <w:lang w:val="en-US"/>
        </w:rPr>
        <w:t>.</w:t>
      </w:r>
    </w:p>
  </w:footnote>
  <w:footnote w:id="2937">
    <w:p w14:paraId="00A81856" w14:textId="77777777" w:rsidR="00865CD2" w:rsidRPr="00B9426D" w:rsidRDefault="00865CD2" w:rsidP="006A79D4">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B9426D">
        <w:rPr>
          <w:rFonts w:cs="Times New Roman"/>
          <w:rtl/>
          <w:lang w:val="en-US"/>
        </w:rPr>
        <w:t>הזקן</w:t>
      </w:r>
      <w:r>
        <w:rPr>
          <w:lang w:val="en-US"/>
        </w:rPr>
        <w:t xml:space="preserve">. </w:t>
      </w:r>
      <w:r>
        <w:t>On such designations see vol. 1, Introduction 3.2.3, p. 33.</w:t>
      </w:r>
    </w:p>
  </w:footnote>
  <w:footnote w:id="2938">
    <w:p w14:paraId="4BBA5CF4" w14:textId="77777777" w:rsidR="00865CD2" w:rsidRPr="004C68BA"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25.</w:t>
      </w:r>
    </w:p>
  </w:footnote>
  <w:footnote w:id="2939">
    <w:p w14:paraId="478CE1F2" w14:textId="77777777" w:rsidR="00865CD2" w:rsidRPr="0054225B" w:rsidRDefault="00865CD2" w:rsidP="00121C30">
      <w:pPr>
        <w:pStyle w:val="FootnoteText"/>
        <w:bidi w:val="0"/>
        <w:spacing w:line="240" w:lineRule="auto"/>
        <w:rPr>
          <w:lang w:val="en-US"/>
        </w:rPr>
      </w:pPr>
      <w:r>
        <w:rPr>
          <w:rStyle w:val="FootnoteReference"/>
        </w:rPr>
        <w:footnoteRef/>
      </w:r>
      <w:r>
        <w:rPr>
          <w:rtl/>
        </w:rPr>
        <w:t xml:space="preserve"> </w:t>
      </w:r>
      <w:r w:rsidRPr="0054225B">
        <w:rPr>
          <w:lang w:val="en-US"/>
        </w:rPr>
        <w:t xml:space="preserve">Although he appears only here, in BT, he is designated </w:t>
      </w:r>
      <w:r w:rsidRPr="005E436F">
        <w:rPr>
          <w:rFonts w:cs="Times New Roman"/>
          <w:rtl/>
          <w:lang w:val="en-US"/>
        </w:rPr>
        <w:t>רבי</w:t>
      </w:r>
      <w:r w:rsidRPr="0054225B">
        <w:rPr>
          <w:rFonts w:cs="Times New Roman"/>
          <w:lang w:val="en-US"/>
        </w:rPr>
        <w:t xml:space="preserve">, see Introduction </w:t>
      </w:r>
      <w:r>
        <w:t>5.1.3.2</w:t>
      </w:r>
      <w:r>
        <w:rPr>
          <w:rFonts w:cs="Times New Roman"/>
          <w:u w:color="FFFF00"/>
        </w:rPr>
        <w:t>.2</w:t>
      </w:r>
      <w:r w:rsidRPr="0054225B">
        <w:rPr>
          <w:rFonts w:cs="Times New Roman"/>
          <w:lang w:val="en-US"/>
        </w:rPr>
        <w:t xml:space="preserve"> and is related to a prominent Palestinian rabbi, see Introduction </w:t>
      </w:r>
      <w:r>
        <w:t>5.1.3.2</w:t>
      </w:r>
      <w:r>
        <w:rPr>
          <w:rFonts w:cs="Times New Roman"/>
          <w:u w:color="FFFF00"/>
        </w:rPr>
        <w:t>.3</w:t>
      </w:r>
      <w:r w:rsidRPr="0054225B">
        <w:rPr>
          <w:rFonts w:cs="Times New Roman"/>
          <w:lang w:val="en-US"/>
        </w:rPr>
        <w:t>.</w:t>
      </w:r>
    </w:p>
  </w:footnote>
  <w:footnote w:id="2940">
    <w:p w14:paraId="02C4D609" w14:textId="77777777" w:rsidR="00865CD2" w:rsidRPr="002043E3" w:rsidRDefault="00865CD2" w:rsidP="004C7088">
      <w:pPr>
        <w:pStyle w:val="FootnoteText"/>
        <w:bidi w:val="0"/>
        <w:spacing w:line="240" w:lineRule="auto"/>
        <w:rPr>
          <w:lang w:val="en-US"/>
        </w:rPr>
      </w:pPr>
      <w:r>
        <w:rPr>
          <w:rStyle w:val="FootnoteReference"/>
        </w:rPr>
        <w:footnoteRef/>
      </w:r>
      <w:r>
        <w:rPr>
          <w:rtl/>
        </w:rPr>
        <w:t xml:space="preserve"> </w:t>
      </w:r>
      <w:r>
        <w:rPr>
          <w:lang w:val="en-US"/>
        </w:rPr>
        <w:t>His relative (Ahi [5]) w</w:t>
      </w:r>
      <w:r w:rsidRPr="002043E3">
        <w:rPr>
          <w:lang w:val="en-US"/>
        </w:rPr>
        <w:t>as a student of Joseph (</w:t>
      </w:r>
      <w:r>
        <w:rPr>
          <w:lang w:val="en-US"/>
        </w:rPr>
        <w:t>7</w:t>
      </w:r>
      <w:r w:rsidRPr="002043E3">
        <w:rPr>
          <w:lang w:val="en-US"/>
        </w:rPr>
        <w:t>)</w:t>
      </w:r>
      <w:r>
        <w:rPr>
          <w:lang w:val="en-US"/>
        </w:rPr>
        <w:t>, see Introduction 7.4.3.</w:t>
      </w:r>
    </w:p>
  </w:footnote>
  <w:footnote w:id="2941">
    <w:p w14:paraId="5453D7EF" w14:textId="77777777" w:rsidR="00865CD2" w:rsidRPr="008230A3" w:rsidRDefault="00865CD2" w:rsidP="00121C30">
      <w:pPr>
        <w:pStyle w:val="FootnoteText"/>
        <w:bidi w:val="0"/>
        <w:spacing w:line="240" w:lineRule="auto"/>
        <w:rPr>
          <w:rFonts w:cs="Times New Roman"/>
          <w:rtl/>
          <w:lang w:val="en-US"/>
        </w:rPr>
      </w:pPr>
      <w:r w:rsidRPr="008230A3">
        <w:rPr>
          <w:rStyle w:val="FootnoteReference"/>
          <w:rFonts w:cs="Times New Roman"/>
          <w:rtl/>
        </w:rPr>
        <w:footnoteRef/>
      </w:r>
      <w:r w:rsidRPr="005E436F">
        <w:rPr>
          <w:rFonts w:cs="Times New Roman"/>
        </w:rPr>
        <w:t xml:space="preserve"> Appears in only two traditions. In one he is designated </w:t>
      </w:r>
      <w:r w:rsidRPr="005E436F">
        <w:rPr>
          <w:rFonts w:cs="Times New Roman"/>
          <w:rtl/>
        </w:rPr>
        <w:t>רבי</w:t>
      </w:r>
      <w:r w:rsidRPr="005E436F">
        <w:rPr>
          <w:rFonts w:cs="Times New Roman"/>
          <w:lang w:val="en-US"/>
        </w:rPr>
        <w:t xml:space="preserve"> (=Palestinian </w:t>
      </w:r>
      <w:r w:rsidRPr="005E436F">
        <w:rPr>
          <w:rFonts w:cs="Times New Roman"/>
          <w:i/>
          <w:iCs/>
          <w:lang w:val="en-US"/>
        </w:rPr>
        <w:t>bBM</w:t>
      </w:r>
      <w:r w:rsidRPr="005E436F">
        <w:rPr>
          <w:rFonts w:cs="Times New Roman"/>
          <w:lang w:val="en-US"/>
        </w:rPr>
        <w:t xml:space="preserve"> 72b</w:t>
      </w:r>
      <w:r>
        <w:rPr>
          <w:rFonts w:cs="Times New Roman"/>
          <w:lang w:val="en-US"/>
        </w:rPr>
        <w:t xml:space="preserve">, see Introduction </w:t>
      </w:r>
      <w:r>
        <w:t>5.1.3.2.2</w:t>
      </w:r>
      <w:r w:rsidRPr="005E436F">
        <w:rPr>
          <w:rFonts w:cs="Times New Roman"/>
          <w:lang w:val="en-US"/>
        </w:rPr>
        <w:t xml:space="preserve">) and in one </w:t>
      </w:r>
      <w:r w:rsidRPr="005E436F">
        <w:rPr>
          <w:rFonts w:cs="Times New Roman"/>
          <w:rtl/>
          <w:lang w:val="en-US"/>
        </w:rPr>
        <w:t>רב</w:t>
      </w:r>
      <w:r w:rsidRPr="005E436F">
        <w:rPr>
          <w:rFonts w:cs="Times New Roman"/>
          <w:lang w:val="en-US"/>
        </w:rPr>
        <w:t xml:space="preserve"> (=Babylonian </w:t>
      </w:r>
      <w:r w:rsidRPr="005E436F">
        <w:rPr>
          <w:rFonts w:cs="Times New Roman"/>
          <w:i/>
          <w:iCs/>
          <w:lang w:val="en-US"/>
        </w:rPr>
        <w:t>bHul</w:t>
      </w:r>
      <w:r w:rsidRPr="005E436F">
        <w:rPr>
          <w:rFonts w:cs="Times New Roman"/>
          <w:lang w:val="en-US"/>
        </w:rPr>
        <w:t xml:space="preserve"> 56b</w:t>
      </w:r>
      <w:r>
        <w:rPr>
          <w:rFonts w:cs="Times New Roman"/>
          <w:lang w:val="en-US"/>
        </w:rPr>
        <w:t>, see vol. 4, Introduction 6.6.1, p. 36</w:t>
      </w:r>
      <w:r w:rsidRPr="005E436F">
        <w:rPr>
          <w:rFonts w:cs="Times New Roman"/>
          <w:lang w:val="en-US"/>
        </w:rPr>
        <w:t>). However, in both cases he is transmitting traditions in the name of Pale</w:t>
      </w:r>
      <w:r w:rsidRPr="005E436F">
        <w:rPr>
          <w:rFonts w:cs="Times New Roman"/>
          <w:lang w:val="en-US"/>
        </w:rPr>
        <w:t>s</w:t>
      </w:r>
      <w:r w:rsidRPr="005E436F">
        <w:rPr>
          <w:rFonts w:cs="Times New Roman"/>
          <w:lang w:val="en-US"/>
        </w:rPr>
        <w:t>tinian rabbis</w:t>
      </w:r>
      <w:r w:rsidRPr="005E436F">
        <w:rPr>
          <w:lang w:val="en-US"/>
        </w:rPr>
        <w:t xml:space="preserve">, and see Introduction </w:t>
      </w:r>
      <w:r>
        <w:t>5.1.3.2</w:t>
      </w:r>
      <w:r>
        <w:rPr>
          <w:u w:color="FFFF00"/>
        </w:rPr>
        <w:t>.3</w:t>
      </w:r>
      <w:r w:rsidRPr="005E436F">
        <w:rPr>
          <w:rFonts w:cs="Times New Roman"/>
          <w:lang w:val="en-US"/>
        </w:rPr>
        <w:t>.</w:t>
      </w:r>
    </w:p>
  </w:footnote>
  <w:footnote w:id="2942">
    <w:p w14:paraId="2F8FBC4D" w14:textId="77777777" w:rsidR="00865CD2" w:rsidRPr="004132D5" w:rsidRDefault="00865CD2" w:rsidP="00BE60D2">
      <w:pPr>
        <w:pStyle w:val="FootnoteText"/>
        <w:bidi w:val="0"/>
        <w:spacing w:line="240" w:lineRule="auto"/>
        <w:rPr>
          <w:lang w:val="en-US"/>
        </w:rPr>
      </w:pPr>
      <w:r>
        <w:rPr>
          <w:rStyle w:val="FootnoteReference"/>
        </w:rPr>
        <w:footnoteRef/>
      </w:r>
      <w:r>
        <w:rPr>
          <w:rtl/>
        </w:rPr>
        <w:t xml:space="preserve"> </w:t>
      </w:r>
      <w:r>
        <w:rPr>
          <w:lang w:val="en-US"/>
        </w:rPr>
        <w:t>Appears with no chronological context, see Introduction 7.4.4.</w:t>
      </w:r>
    </w:p>
  </w:footnote>
  <w:footnote w:id="2943">
    <w:p w14:paraId="3837A399" w14:textId="77777777" w:rsidR="00865CD2" w:rsidRPr="007610FE"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37</w:t>
      </w:r>
      <w:r w:rsidRPr="005E436F">
        <w:rPr>
          <w:lang w:val="en-US"/>
        </w:rPr>
        <w:t>.</w:t>
      </w:r>
    </w:p>
  </w:footnote>
  <w:footnote w:id="2944">
    <w:p w14:paraId="498C0550" w14:textId="77777777" w:rsidR="00865CD2" w:rsidRPr="008F2F56" w:rsidRDefault="00865CD2" w:rsidP="004C7088">
      <w:pPr>
        <w:pStyle w:val="FootnoteText"/>
        <w:bidi w:val="0"/>
        <w:spacing w:line="240" w:lineRule="auto"/>
        <w:rPr>
          <w:lang w:val="en-US"/>
        </w:rPr>
      </w:pPr>
      <w:r>
        <w:rPr>
          <w:rStyle w:val="FootnoteReference"/>
        </w:rPr>
        <w:footnoteRef/>
      </w:r>
      <w:r>
        <w:rPr>
          <w:rtl/>
        </w:rPr>
        <w:t xml:space="preserve"> </w:t>
      </w:r>
      <w:r>
        <w:rPr>
          <w:lang w:val="en-US"/>
        </w:rPr>
        <w:t>Transmits in the name of the last tannaim, see Introduction 7.4.1.</w:t>
      </w:r>
    </w:p>
  </w:footnote>
  <w:footnote w:id="2945">
    <w:p w14:paraId="1BB4BB03" w14:textId="77777777" w:rsidR="00865CD2" w:rsidRPr="006A51F8" w:rsidRDefault="00865CD2" w:rsidP="00BE60D2">
      <w:pPr>
        <w:pStyle w:val="FootnoteText"/>
        <w:bidi w:val="0"/>
        <w:spacing w:line="240" w:lineRule="auto"/>
        <w:rPr>
          <w:lang w:val="en-US"/>
        </w:rPr>
      </w:pPr>
      <w:r>
        <w:rPr>
          <w:rStyle w:val="FootnoteReference"/>
        </w:rPr>
        <w:footnoteRef/>
      </w:r>
      <w:r>
        <w:rPr>
          <w:rtl/>
        </w:rPr>
        <w:t xml:space="preserve"> </w:t>
      </w:r>
      <w:r>
        <w:rPr>
          <w:lang w:val="en-US"/>
        </w:rPr>
        <w:t xml:space="preserve">His brother was a companion of </w:t>
      </w:r>
      <w:smartTag w:uri="urn:schemas-microsoft-com:office:smarttags" w:element="country-region">
        <w:r>
          <w:rPr>
            <w:lang w:val="en-US"/>
          </w:rPr>
          <w:t>Judah</w:t>
        </w:r>
      </w:smartTag>
      <w:r>
        <w:rPr>
          <w:lang w:val="en-US"/>
        </w:rPr>
        <w:t xml:space="preserve"> (16), who was a student of Joseph (7), see Intr</w:t>
      </w:r>
      <w:r>
        <w:rPr>
          <w:lang w:val="en-US"/>
        </w:rPr>
        <w:t>o</w:t>
      </w:r>
      <w:r>
        <w:rPr>
          <w:lang w:val="en-US"/>
        </w:rPr>
        <w:t>duction 7.4.3.</w:t>
      </w:r>
    </w:p>
  </w:footnote>
  <w:footnote w:id="2946">
    <w:p w14:paraId="7F77199C" w14:textId="77777777" w:rsidR="00865CD2" w:rsidRPr="00D20B3C" w:rsidRDefault="00865CD2" w:rsidP="00BE60D2">
      <w:pPr>
        <w:pStyle w:val="FootnoteText"/>
        <w:bidi w:val="0"/>
        <w:spacing w:line="240" w:lineRule="auto"/>
        <w:rPr>
          <w:lang w:val="en-US"/>
        </w:rPr>
      </w:pPr>
      <w:r>
        <w:rPr>
          <w:rStyle w:val="FootnoteReference"/>
        </w:rPr>
        <w:footnoteRef/>
      </w:r>
      <w:r>
        <w:rPr>
          <w:rtl/>
        </w:rPr>
        <w:t xml:space="preserve"> </w:t>
      </w:r>
      <w:r>
        <w:rPr>
          <w:lang w:val="en-US"/>
        </w:rPr>
        <w:t>Was a contemporary of Hanan (11), who transmits in the name of Jeremiah (2), who was a conte</w:t>
      </w:r>
      <w:r>
        <w:rPr>
          <w:lang w:val="en-US"/>
        </w:rPr>
        <w:t>m</w:t>
      </w:r>
      <w:r>
        <w:rPr>
          <w:lang w:val="en-US"/>
        </w:rPr>
        <w:t>porary of Rabbi Yohanan (1), see Intr</w:t>
      </w:r>
      <w:r>
        <w:rPr>
          <w:lang w:val="en-US"/>
        </w:rPr>
        <w:t>o</w:t>
      </w:r>
      <w:r>
        <w:rPr>
          <w:lang w:val="en-US"/>
        </w:rPr>
        <w:t>duction 7.4.1.</w:t>
      </w:r>
    </w:p>
  </w:footnote>
  <w:footnote w:id="2947">
    <w:p w14:paraId="171E665E" w14:textId="77777777" w:rsidR="00865CD2" w:rsidRPr="002B189E" w:rsidRDefault="00865CD2" w:rsidP="00BE60D2">
      <w:pPr>
        <w:pStyle w:val="FootnoteText"/>
        <w:bidi w:val="0"/>
        <w:spacing w:line="240" w:lineRule="auto"/>
        <w:rPr>
          <w:lang w:val="en-US"/>
        </w:rPr>
      </w:pPr>
      <w:r>
        <w:rPr>
          <w:rStyle w:val="FootnoteReference"/>
        </w:rPr>
        <w:footnoteRef/>
      </w:r>
      <w:r>
        <w:rPr>
          <w:rtl/>
        </w:rPr>
        <w:t xml:space="preserve"> </w:t>
      </w:r>
      <w:r>
        <w:rPr>
          <w:lang w:val="en-US"/>
        </w:rPr>
        <w:t>His father-in-law was a contemporary of Ze‘ira (4), who was a contemporary of Rabbi Yohanan (1), see I</w:t>
      </w:r>
      <w:r>
        <w:rPr>
          <w:lang w:val="en-US"/>
        </w:rPr>
        <w:t>n</w:t>
      </w:r>
      <w:r>
        <w:rPr>
          <w:lang w:val="en-US"/>
        </w:rPr>
        <w:t>troduction 7.4.1.</w:t>
      </w:r>
    </w:p>
  </w:footnote>
  <w:footnote w:id="2948">
    <w:p w14:paraId="0449DED2" w14:textId="77777777" w:rsidR="00865CD2" w:rsidRPr="00ED0F4E" w:rsidRDefault="00865CD2" w:rsidP="00477048">
      <w:pPr>
        <w:pStyle w:val="FootnoteText"/>
        <w:bidi w:val="0"/>
        <w:spacing w:line="240" w:lineRule="auto"/>
        <w:rPr>
          <w:lang w:val="en-US"/>
        </w:rPr>
      </w:pPr>
      <w:r>
        <w:rPr>
          <w:rStyle w:val="FootnoteReference"/>
        </w:rPr>
        <w:footnoteRef/>
      </w:r>
      <w:r>
        <w:t xml:space="preserve"> </w:t>
      </w:r>
      <w:r>
        <w:rPr>
          <w:lang w:val="en-US"/>
        </w:rPr>
        <w:t>See above, n. 32.</w:t>
      </w:r>
    </w:p>
  </w:footnote>
  <w:footnote w:id="2949">
    <w:p w14:paraId="20F5DA62" w14:textId="77777777" w:rsidR="00865CD2" w:rsidRPr="004245C4" w:rsidRDefault="00865CD2" w:rsidP="007252AD">
      <w:pPr>
        <w:pStyle w:val="FootnoteText"/>
        <w:bidi w:val="0"/>
        <w:spacing w:line="240" w:lineRule="auto"/>
        <w:rPr>
          <w:lang w:val="en-US"/>
        </w:rPr>
      </w:pPr>
      <w:r>
        <w:rPr>
          <w:rStyle w:val="FootnoteReference"/>
        </w:rPr>
        <w:footnoteRef/>
      </w:r>
      <w:r>
        <w:t xml:space="preserve"> </w:t>
      </w:r>
      <w:r>
        <w:rPr>
          <w:lang w:val="en-US"/>
        </w:rPr>
        <w:t xml:space="preserve">In Aramaic – </w:t>
      </w:r>
      <w:r w:rsidRPr="00265A46">
        <w:rPr>
          <w:rFonts w:cs="Times New Roman"/>
          <w:rtl/>
          <w:lang w:val="el-GR"/>
        </w:rPr>
        <w:t>דק</w:t>
      </w:r>
      <w:r w:rsidRPr="00265A46">
        <w:rPr>
          <w:rFonts w:cs="Times New Roman"/>
          <w:rtl/>
          <w:lang w:val="en-US"/>
        </w:rPr>
        <w:t>י</w:t>
      </w:r>
      <w:r w:rsidRPr="00265A46">
        <w:rPr>
          <w:rFonts w:cs="Times New Roman"/>
          <w:rtl/>
          <w:lang w:val="el-GR"/>
        </w:rPr>
        <w:t>סרין</w:t>
      </w:r>
      <w:r>
        <w:rPr>
          <w:rFonts w:cs="Times New Roman"/>
          <w:lang w:val="en-US"/>
        </w:rPr>
        <w:t xml:space="preserve">, see Reeg, </w:t>
      </w:r>
      <w:r>
        <w:rPr>
          <w:rFonts w:cs="Times New Roman"/>
          <w:i/>
          <w:iCs/>
          <w:lang w:val="en-US"/>
        </w:rPr>
        <w:t>Ortsnamen</w:t>
      </w:r>
      <w:r>
        <w:rPr>
          <w:rFonts w:cs="Times New Roman"/>
          <w:lang w:val="en-US"/>
        </w:rPr>
        <w:t>, 563-8</w:t>
      </w:r>
      <w:r>
        <w:rPr>
          <w:lang w:val="en-US"/>
        </w:rPr>
        <w:t xml:space="preserve">. </w:t>
      </w:r>
      <w:r>
        <w:t>On such designations see vol. 1, Introduction 3.2.6, p. 34.</w:t>
      </w:r>
      <w:r>
        <w:rPr>
          <w:lang w:val="en-US"/>
        </w:rPr>
        <w:t xml:space="preserve"> Hyman, </w:t>
      </w:r>
      <w:r>
        <w:rPr>
          <w:i/>
          <w:iCs/>
          <w:lang w:val="en-US"/>
        </w:rPr>
        <w:t>Toldoth</w:t>
      </w:r>
      <w:r>
        <w:rPr>
          <w:lang w:val="en-US"/>
        </w:rPr>
        <w:t xml:space="preserve">, 118 identifies him with Samuel (14), but if that were so, the designation “of </w:t>
      </w:r>
      <w:smartTag w:uri="urn:schemas-microsoft-com:office:smarttags" w:element="place">
        <w:r>
          <w:rPr>
            <w:lang w:val="en-US"/>
          </w:rPr>
          <w:t>Caesarea</w:t>
        </w:r>
      </w:smartTag>
      <w:r>
        <w:rPr>
          <w:lang w:val="en-US"/>
        </w:rPr>
        <w:t>” would be superfluous.</w:t>
      </w:r>
    </w:p>
  </w:footnote>
  <w:footnote w:id="2950">
    <w:p w14:paraId="12C7AF01" w14:textId="77777777" w:rsidR="00865CD2" w:rsidRPr="004C68BA" w:rsidRDefault="00865CD2" w:rsidP="00B16AA7">
      <w:pPr>
        <w:pStyle w:val="FootnoteText"/>
        <w:bidi w:val="0"/>
        <w:spacing w:line="240" w:lineRule="auto"/>
        <w:rPr>
          <w:lang w:val="en-US"/>
        </w:rPr>
      </w:pPr>
      <w:r>
        <w:rPr>
          <w:rStyle w:val="FootnoteReference"/>
        </w:rPr>
        <w:footnoteRef/>
      </w:r>
      <w:r>
        <w:rPr>
          <w:rtl/>
        </w:rPr>
        <w:t xml:space="preserve"> </w:t>
      </w:r>
      <w:r w:rsidRPr="00B16AA7">
        <w:rPr>
          <w:lang w:val="en-US"/>
        </w:rPr>
        <w:t xml:space="preserve"> </w:t>
      </w:r>
      <w:r>
        <w:rPr>
          <w:lang w:val="en-US"/>
        </w:rPr>
        <w:t>See above, n. 15.</w:t>
      </w:r>
    </w:p>
  </w:footnote>
  <w:footnote w:id="2951">
    <w:p w14:paraId="11918532" w14:textId="77777777" w:rsidR="00865CD2" w:rsidRPr="00D20B3C" w:rsidRDefault="00865CD2" w:rsidP="00BE60D2">
      <w:pPr>
        <w:pStyle w:val="FootnoteText"/>
        <w:bidi w:val="0"/>
        <w:spacing w:line="240" w:lineRule="auto"/>
        <w:rPr>
          <w:lang w:val="en-US"/>
        </w:rPr>
      </w:pPr>
      <w:r>
        <w:rPr>
          <w:rStyle w:val="FootnoteReference"/>
        </w:rPr>
        <w:footnoteRef/>
      </w:r>
      <w:r>
        <w:rPr>
          <w:rtl/>
        </w:rPr>
        <w:t xml:space="preserve"> </w:t>
      </w:r>
      <w:r>
        <w:rPr>
          <w:lang w:val="en-US"/>
        </w:rPr>
        <w:t>Jeremiah (2), who was a contemporary of Rabbi Yohanan (1), transmits in his name, see Introduction 7.4.1.</w:t>
      </w:r>
    </w:p>
  </w:footnote>
  <w:footnote w:id="2952">
    <w:p w14:paraId="16AF7BC0" w14:textId="77777777" w:rsidR="00865CD2" w:rsidRPr="004C68BA"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15.</w:t>
      </w:r>
    </w:p>
  </w:footnote>
  <w:footnote w:id="2953">
    <w:p w14:paraId="652B2B25" w14:textId="77777777" w:rsidR="00865CD2" w:rsidRPr="00856A8D" w:rsidRDefault="00865CD2" w:rsidP="00D51CDB">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For this form see vol. 1, under Samuel (3) B/M, p. 215. </w:t>
      </w:r>
      <w:r>
        <w:t xml:space="preserve">On the interchange of </w:t>
      </w:r>
      <w:r>
        <w:rPr>
          <w:rFonts w:ascii="Graeca" w:hAnsi="Graeca"/>
        </w:rPr>
        <w:t></w:t>
      </w:r>
      <w:r>
        <w:rPr>
          <w:rFonts w:cs="Times New Roman"/>
        </w:rPr>
        <w:t xml:space="preserve"> with </w:t>
      </w:r>
      <w:r>
        <w:rPr>
          <w:rFonts w:ascii="Graeca" w:hAnsi="Graeca" w:cs="Times New Roman"/>
        </w:rPr>
        <w:t></w:t>
      </w:r>
      <w:r>
        <w:rPr>
          <w:rFonts w:cs="Times New Roman"/>
        </w:rPr>
        <w:t xml:space="preserve"> in Greek o</w:t>
      </w:r>
      <w:r>
        <w:rPr>
          <w:rFonts w:cs="Times New Roman"/>
        </w:rPr>
        <w:t>r</w:t>
      </w:r>
      <w:r>
        <w:rPr>
          <w:rFonts w:cs="Times New Roman"/>
        </w:rPr>
        <w:t>thography see vol. 1, Introduction 2.3.3.2, p. 22.</w:t>
      </w:r>
    </w:p>
  </w:footnote>
  <w:footnote w:id="2954">
    <w:p w14:paraId="442325B3" w14:textId="77777777" w:rsidR="00865CD2" w:rsidRPr="00B46A41" w:rsidRDefault="00865CD2" w:rsidP="00592CB3">
      <w:pPr>
        <w:pStyle w:val="FootnoteText"/>
        <w:bidi w:val="0"/>
        <w:spacing w:line="240" w:lineRule="auto"/>
        <w:rPr>
          <w:rFonts w:cs="Times New Roman"/>
          <w:rtl/>
          <w:lang w:val="en-US"/>
        </w:rPr>
      </w:pPr>
      <w:r w:rsidRPr="00B46A41">
        <w:rPr>
          <w:rStyle w:val="FootnoteReference"/>
          <w:rFonts w:cs="Times New Roman"/>
          <w:rtl/>
        </w:rPr>
        <w:footnoteRef/>
      </w:r>
      <w:r w:rsidRPr="00B46A41">
        <w:rPr>
          <w:rFonts w:cs="Times New Roman"/>
        </w:rPr>
        <w:t xml:space="preserve"> Slightly north-east of </w:t>
      </w:r>
      <w:smartTag w:uri="urn:schemas-microsoft-com:office:smarttags" w:element="place">
        <w:smartTag w:uri="urn:schemas-microsoft-com:office:smarttags" w:element="City">
          <w:r w:rsidRPr="00B46A41">
            <w:rPr>
              <w:rFonts w:cs="Times New Roman"/>
            </w:rPr>
            <w:t>Damascus</w:t>
          </w:r>
        </w:smartTag>
      </w:smartTag>
      <w:r w:rsidRPr="00B46A41">
        <w:rPr>
          <w:rFonts w:cs="Times New Roman"/>
        </w:rPr>
        <w:t>.</w:t>
      </w:r>
    </w:p>
  </w:footnote>
  <w:footnote w:id="2955">
    <w:p w14:paraId="136A1627" w14:textId="77777777" w:rsidR="00865CD2" w:rsidRDefault="00865CD2" w:rsidP="00C93D26">
      <w:pPr>
        <w:pStyle w:val="FootnoteText"/>
        <w:bidi w:val="0"/>
        <w:spacing w:line="240" w:lineRule="auto"/>
      </w:pPr>
      <w:r>
        <w:rPr>
          <w:rStyle w:val="FootnoteReference"/>
        </w:rPr>
        <w:footnoteRef/>
      </w:r>
      <w:r>
        <w:t xml:space="preserve"> The suggestion that this is a Jewish inscription is based, 1. On the formula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t xml:space="preserve"> (God is one), but see Introduction 6.</w:t>
      </w:r>
      <w:r>
        <w:rPr>
          <w:u w:color="FFFF00"/>
        </w:rPr>
        <w:t>1.6</w:t>
      </w:r>
      <w:r>
        <w:t xml:space="preserve">; 2. The biblical name Samuel (35) is found in the inscription, but he could be Christian, see vol. 3, Introduction </w:t>
      </w:r>
      <w:r>
        <w:rPr>
          <w:u w:color="FFFF00"/>
        </w:rPr>
        <w:t>6.6.7, p. 52</w:t>
      </w:r>
      <w:r>
        <w:t>; 3. However, the name of his brother, Tanḥum, was clearly Je</w:t>
      </w:r>
      <w:r>
        <w:t>w</w:t>
      </w:r>
      <w:r>
        <w:t>ish, see Introduction 6.2.2.4.</w:t>
      </w:r>
    </w:p>
  </w:footnote>
  <w:footnote w:id="2956">
    <w:p w14:paraId="67E08CA4" w14:textId="77777777" w:rsidR="00865CD2" w:rsidRPr="005B0491" w:rsidRDefault="00865CD2" w:rsidP="00B16AA7">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See above, n. 51. The interchange of </w:t>
      </w:r>
      <w:r>
        <w:rPr>
          <w:rFonts w:ascii="Graeca" w:hAnsi="Graeca"/>
          <w:lang w:val="en-US"/>
        </w:rPr>
        <w:t></w:t>
      </w:r>
      <w:r>
        <w:rPr>
          <w:rFonts w:cs="Times New Roman"/>
          <w:lang w:val="en-US"/>
        </w:rPr>
        <w:t xml:space="preserve"> with </w:t>
      </w:r>
      <w:r>
        <w:rPr>
          <w:rFonts w:ascii="Graeca" w:hAnsi="Graeca" w:cs="Times New Roman"/>
          <w:lang w:val="en-US"/>
        </w:rPr>
        <w:t></w:t>
      </w:r>
      <w:r>
        <w:rPr>
          <w:rFonts w:cs="Times New Roman"/>
          <w:lang w:val="en-US"/>
        </w:rPr>
        <w:t xml:space="preserve"> is probably a scribal error, see vol. 3, introduction 2.8.4, p. 20.</w:t>
      </w:r>
    </w:p>
  </w:footnote>
  <w:footnote w:id="2957">
    <w:p w14:paraId="2C804B71" w14:textId="77777777" w:rsidR="00865CD2" w:rsidRPr="00BF0FDA" w:rsidRDefault="00865CD2" w:rsidP="00BF0FDA">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Transjordan</w:t>
        </w:r>
      </w:smartTag>
      <w:r>
        <w:rPr>
          <w:lang w:val="en-US"/>
        </w:rPr>
        <w:t>.</w:t>
      </w:r>
    </w:p>
  </w:footnote>
  <w:footnote w:id="2958">
    <w:p w14:paraId="50DAFC0D" w14:textId="77777777" w:rsidR="00865CD2" w:rsidRPr="00B46A41" w:rsidRDefault="00865CD2" w:rsidP="00B16AA7">
      <w:pPr>
        <w:pStyle w:val="FootnoteText"/>
        <w:bidi w:val="0"/>
        <w:spacing w:line="240" w:lineRule="auto"/>
        <w:rPr>
          <w:lang w:val="en-US"/>
        </w:rPr>
      </w:pPr>
      <w:r w:rsidRPr="00446772">
        <w:rPr>
          <w:rStyle w:val="FootnoteReference"/>
        </w:rPr>
        <w:footnoteRef/>
      </w:r>
      <w:r w:rsidRPr="00446772">
        <w:rPr>
          <w:rtl/>
        </w:rPr>
        <w:t xml:space="preserve"> </w:t>
      </w:r>
      <w:r>
        <w:rPr>
          <w:lang w:val="en-US"/>
        </w:rPr>
        <w:t>See previous note</w:t>
      </w:r>
      <w:r w:rsidRPr="00446772">
        <w:rPr>
          <w:lang w:val="en-US"/>
        </w:rPr>
        <w:t>.</w:t>
      </w:r>
    </w:p>
  </w:footnote>
  <w:footnote w:id="2959">
    <w:p w14:paraId="7C045BEE" w14:textId="77777777" w:rsidR="00865CD2" w:rsidRPr="00ED0F4E" w:rsidRDefault="00865CD2" w:rsidP="00B16AA7">
      <w:pPr>
        <w:pStyle w:val="FootnoteText"/>
        <w:bidi w:val="0"/>
        <w:spacing w:line="240" w:lineRule="auto"/>
        <w:rPr>
          <w:lang w:val="en-US"/>
        </w:rPr>
      </w:pPr>
      <w:r>
        <w:rPr>
          <w:rStyle w:val="FootnoteReference"/>
        </w:rPr>
        <w:footnoteRef/>
      </w:r>
      <w:r>
        <w:t xml:space="preserve"> </w:t>
      </w:r>
      <w:r>
        <w:rPr>
          <w:lang w:val="en-US"/>
        </w:rPr>
        <w:t>See above, n. 2.</w:t>
      </w:r>
    </w:p>
  </w:footnote>
  <w:footnote w:id="2960">
    <w:p w14:paraId="4E47B82A" w14:textId="77777777" w:rsidR="00865CD2" w:rsidRPr="009A4CB8" w:rsidRDefault="00865CD2" w:rsidP="004D6B2F">
      <w:pPr>
        <w:pStyle w:val="FootnoteText"/>
        <w:bidi w:val="0"/>
        <w:spacing w:line="240" w:lineRule="auto"/>
        <w:rPr>
          <w:lang w:val="en-US"/>
        </w:rPr>
      </w:pPr>
      <w:r w:rsidRPr="009A4CB8">
        <w:rPr>
          <w:rStyle w:val="FootnoteReference"/>
        </w:rPr>
        <w:footnoteRef/>
      </w:r>
      <w:r w:rsidRPr="009A4CB8">
        <w:t xml:space="preserve"> The inscription is accompanied by a menorah, see </w:t>
      </w:r>
      <w:r>
        <w:t xml:space="preserve">vol. 3, </w:t>
      </w:r>
      <w:r w:rsidRPr="009A4CB8">
        <w:t xml:space="preserve">Introduction </w:t>
      </w:r>
      <w:r>
        <w:rPr>
          <w:u w:color="FFFF00"/>
        </w:rPr>
        <w:t>6.3.1, p. 35</w:t>
      </w:r>
      <w:r w:rsidRPr="009A4CB8">
        <w:t>.</w:t>
      </w:r>
    </w:p>
  </w:footnote>
  <w:footnote w:id="2961">
    <w:p w14:paraId="30710318" w14:textId="77777777" w:rsidR="00865CD2" w:rsidRPr="00ED0F4E" w:rsidRDefault="00865CD2" w:rsidP="00B16AA7">
      <w:pPr>
        <w:pStyle w:val="FootnoteText"/>
        <w:bidi w:val="0"/>
        <w:spacing w:line="240" w:lineRule="auto"/>
        <w:rPr>
          <w:lang w:val="en-US"/>
        </w:rPr>
      </w:pPr>
      <w:r>
        <w:rPr>
          <w:rStyle w:val="FootnoteReference"/>
        </w:rPr>
        <w:footnoteRef/>
      </w:r>
      <w:r>
        <w:t xml:space="preserve"> </w:t>
      </w:r>
      <w:r>
        <w:rPr>
          <w:lang w:val="en-US"/>
        </w:rPr>
        <w:t>See above, n. 2.</w:t>
      </w:r>
    </w:p>
  </w:footnote>
  <w:footnote w:id="2962">
    <w:p w14:paraId="7A906F68" w14:textId="77777777" w:rsidR="00865CD2" w:rsidRPr="009A4CB8" w:rsidRDefault="00865CD2" w:rsidP="00B16AA7">
      <w:pPr>
        <w:pStyle w:val="FootnoteText"/>
        <w:bidi w:val="0"/>
        <w:spacing w:line="240" w:lineRule="auto"/>
        <w:rPr>
          <w:lang w:val="en-US"/>
        </w:rPr>
      </w:pPr>
      <w:r w:rsidRPr="009A4CB8">
        <w:rPr>
          <w:rStyle w:val="FootnoteReference"/>
        </w:rPr>
        <w:footnoteRef/>
      </w:r>
      <w:r w:rsidRPr="009A4CB8">
        <w:t xml:space="preserve"> </w:t>
      </w:r>
      <w:r>
        <w:rPr>
          <w:lang w:val="en-US"/>
        </w:rPr>
        <w:t>See above, n. 58</w:t>
      </w:r>
      <w:r w:rsidRPr="009A4CB8">
        <w:t>.</w:t>
      </w:r>
    </w:p>
  </w:footnote>
  <w:footnote w:id="2963">
    <w:p w14:paraId="120ED1C2" w14:textId="77777777" w:rsidR="00865CD2" w:rsidRPr="00ED0F4E" w:rsidRDefault="00865CD2" w:rsidP="00B16AA7">
      <w:pPr>
        <w:pStyle w:val="FootnoteText"/>
        <w:bidi w:val="0"/>
        <w:spacing w:line="240" w:lineRule="auto"/>
        <w:rPr>
          <w:lang w:val="en-US"/>
        </w:rPr>
      </w:pPr>
      <w:r>
        <w:rPr>
          <w:rStyle w:val="FootnoteReference"/>
        </w:rPr>
        <w:footnoteRef/>
      </w:r>
      <w:r>
        <w:t xml:space="preserve"> </w:t>
      </w:r>
      <w:r>
        <w:rPr>
          <w:lang w:val="en-US"/>
        </w:rPr>
        <w:t>See above, n. 2.</w:t>
      </w:r>
    </w:p>
  </w:footnote>
  <w:footnote w:id="2964">
    <w:p w14:paraId="5D91C562" w14:textId="77777777" w:rsidR="00865CD2" w:rsidRPr="00ED0F4E" w:rsidRDefault="00865CD2" w:rsidP="006A690C">
      <w:pPr>
        <w:pStyle w:val="FootnoteText"/>
        <w:bidi w:val="0"/>
        <w:spacing w:line="240" w:lineRule="auto"/>
        <w:rPr>
          <w:lang w:val="en-US"/>
        </w:rPr>
      </w:pPr>
      <w:r>
        <w:rPr>
          <w:rStyle w:val="FootnoteReference"/>
        </w:rPr>
        <w:footnoteRef/>
      </w:r>
      <w:r>
        <w:t xml:space="preserve"> </w:t>
      </w:r>
      <w:r>
        <w:rPr>
          <w:lang w:val="en-US"/>
        </w:rPr>
        <w:t>For this form see vol. 1, under Samuel (7) B/M, p. 215.</w:t>
      </w:r>
    </w:p>
  </w:footnote>
  <w:footnote w:id="2965">
    <w:p w14:paraId="3C4E2C80" w14:textId="77777777" w:rsidR="00865CD2" w:rsidRPr="00ED0F4E" w:rsidRDefault="00865CD2" w:rsidP="006A690C">
      <w:pPr>
        <w:pStyle w:val="FootnoteText"/>
        <w:bidi w:val="0"/>
        <w:spacing w:line="240" w:lineRule="auto"/>
        <w:rPr>
          <w:lang w:val="en-US"/>
        </w:rPr>
      </w:pPr>
      <w:r>
        <w:rPr>
          <w:rStyle w:val="FootnoteReference"/>
        </w:rPr>
        <w:footnoteRef/>
      </w:r>
      <w:r>
        <w:t xml:space="preserve"> </w:t>
      </w:r>
      <w:r>
        <w:rPr>
          <w:lang w:val="en-US"/>
        </w:rPr>
        <w:t>For this form see vol. 3, under Samuel (40) B/M, p. 163.</w:t>
      </w:r>
    </w:p>
  </w:footnote>
  <w:footnote w:id="2966">
    <w:p w14:paraId="1E0DF38F" w14:textId="77777777" w:rsidR="00865CD2" w:rsidRPr="005B0491" w:rsidRDefault="00865CD2" w:rsidP="00B16AA7">
      <w:pPr>
        <w:pStyle w:val="FootnoteText"/>
        <w:bidi w:val="0"/>
        <w:spacing w:line="240" w:lineRule="auto"/>
        <w:rPr>
          <w:rFonts w:cs="Times New Roman"/>
          <w:lang w:val="en-US"/>
        </w:rPr>
      </w:pPr>
      <w:r>
        <w:rPr>
          <w:rStyle w:val="FootnoteReference"/>
        </w:rPr>
        <w:footnoteRef/>
      </w:r>
      <w:r>
        <w:rPr>
          <w:rtl/>
        </w:rPr>
        <w:t xml:space="preserve"> </w:t>
      </w:r>
      <w:r>
        <w:t xml:space="preserve">For the form </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5B0491">
        <w:rPr>
          <w:lang w:val="en-US"/>
        </w:rPr>
        <w:t xml:space="preserve"> </w:t>
      </w:r>
      <w:r>
        <w:rPr>
          <w:lang w:val="en-US"/>
        </w:rPr>
        <w:t xml:space="preserve">see above, n. 2. The fall of the </w:t>
      </w:r>
      <w:r>
        <w:rPr>
          <w:rFonts w:ascii="Graeca" w:hAnsi="Graeca"/>
          <w:lang w:val="en-US"/>
        </w:rPr>
        <w:t></w:t>
      </w:r>
      <w:r>
        <w:rPr>
          <w:rFonts w:cs="Times New Roman"/>
          <w:lang w:val="en-US"/>
        </w:rPr>
        <w:t xml:space="preserve"> is probably a scribal error, see vol. 3, i</w:t>
      </w:r>
      <w:r>
        <w:rPr>
          <w:rFonts w:cs="Times New Roman"/>
          <w:lang w:val="en-US"/>
        </w:rPr>
        <w:t>n</w:t>
      </w:r>
      <w:r>
        <w:rPr>
          <w:rFonts w:cs="Times New Roman"/>
          <w:lang w:val="en-US"/>
        </w:rPr>
        <w:t>troduction 2.8.2, p. 20.</w:t>
      </w:r>
    </w:p>
  </w:footnote>
  <w:footnote w:id="2967">
    <w:p w14:paraId="18456C40" w14:textId="77777777" w:rsidR="00865CD2" w:rsidRPr="00E8118E" w:rsidRDefault="00865CD2" w:rsidP="001F5CC1">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6.6.7, p. 52. The region was not pa</w:t>
      </w:r>
      <w:r>
        <w:rPr>
          <w:lang w:val="en-US"/>
        </w:rPr>
        <w:t>r</w:t>
      </w:r>
      <w:r>
        <w:rPr>
          <w:lang w:val="en-US"/>
        </w:rPr>
        <w:t>ticularly Jewish, see Introduction 6.2.1.6.</w:t>
      </w:r>
    </w:p>
  </w:footnote>
  <w:footnote w:id="2968">
    <w:p w14:paraId="3A5688AD" w14:textId="77777777" w:rsidR="00865CD2" w:rsidRPr="005F539E" w:rsidRDefault="00865CD2" w:rsidP="00136BAF">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969">
    <w:p w14:paraId="24C61BE2" w14:textId="77777777" w:rsidR="00865CD2" w:rsidRPr="00ED0F4E" w:rsidRDefault="00865CD2" w:rsidP="00B16AA7">
      <w:pPr>
        <w:pStyle w:val="FootnoteText"/>
        <w:bidi w:val="0"/>
        <w:spacing w:line="240" w:lineRule="auto"/>
        <w:rPr>
          <w:lang w:val="en-US"/>
        </w:rPr>
      </w:pPr>
      <w:r>
        <w:rPr>
          <w:rStyle w:val="FootnoteReference"/>
        </w:rPr>
        <w:footnoteRef/>
      </w:r>
      <w:r>
        <w:t xml:space="preserve"> </w:t>
      </w:r>
      <w:r>
        <w:rPr>
          <w:lang w:val="en-US"/>
        </w:rPr>
        <w:t>See above, n. 2.</w:t>
      </w:r>
    </w:p>
  </w:footnote>
  <w:footnote w:id="2970">
    <w:p w14:paraId="5F286812" w14:textId="77777777" w:rsidR="00865CD2" w:rsidRPr="00611847" w:rsidRDefault="00865CD2" w:rsidP="00695AFD">
      <w:pPr>
        <w:pStyle w:val="FootnoteText"/>
        <w:bidi w:val="0"/>
        <w:spacing w:line="240" w:lineRule="auto"/>
        <w:rPr>
          <w:lang w:val="en-US"/>
        </w:rPr>
      </w:pPr>
      <w:r>
        <w:rPr>
          <w:rStyle w:val="FootnoteReference"/>
        </w:rPr>
        <w:footnoteRef/>
      </w:r>
      <w:r>
        <w:rPr>
          <w:rtl/>
        </w:rPr>
        <w:t xml:space="preserve"> </w:t>
      </w:r>
      <w:r>
        <w:rPr>
          <w:lang w:val="en-US"/>
        </w:rPr>
        <w:t xml:space="preserve">South of the </w:t>
      </w:r>
      <w:smartTag w:uri="urn:schemas-microsoft-com:office:smarttags" w:element="place">
        <w:smartTag w:uri="urn:schemas-microsoft-com:office:smarttags" w:element="City">
          <w:r>
            <w:rPr>
              <w:lang w:val="en-US"/>
            </w:rPr>
            <w:t>Carmel</w:t>
          </w:r>
        </w:smartTag>
      </w:smartTag>
      <w:r>
        <w:rPr>
          <w:lang w:val="en-US"/>
        </w:rPr>
        <w:t>.</w:t>
      </w:r>
    </w:p>
  </w:footnote>
  <w:footnote w:id="2971">
    <w:p w14:paraId="2C2D5282" w14:textId="77777777" w:rsidR="00865CD2" w:rsidRPr="001F5CC1" w:rsidRDefault="00865CD2" w:rsidP="001F5CC1">
      <w:pPr>
        <w:pStyle w:val="FootnoteText"/>
        <w:bidi w:val="0"/>
        <w:spacing w:line="240" w:lineRule="auto"/>
        <w:rPr>
          <w:lang w:val="en-US"/>
        </w:rPr>
      </w:pPr>
      <w:r>
        <w:rPr>
          <w:rStyle w:val="FootnoteReference"/>
        </w:rPr>
        <w:footnoteRef/>
      </w:r>
      <w:r>
        <w:rPr>
          <w:rtl/>
        </w:rPr>
        <w:t xml:space="preserve"> </w:t>
      </w:r>
      <w:r>
        <w:t xml:space="preserve">The inscription is accompanied by the Hebrew word </w:t>
      </w:r>
      <w:r w:rsidRPr="001F5CC1">
        <w:rPr>
          <w:rFonts w:cs="Times New Roman"/>
          <w:rtl/>
        </w:rPr>
        <w:t>שלום</w:t>
      </w:r>
      <w:r>
        <w:rPr>
          <w:lang w:val="en-US"/>
        </w:rPr>
        <w:t>, see vol. 3, Introduction 6.6.7, p. 52.</w:t>
      </w:r>
    </w:p>
  </w:footnote>
  <w:footnote w:id="2972">
    <w:p w14:paraId="61C30224" w14:textId="77777777" w:rsidR="00865CD2" w:rsidRPr="005F539E" w:rsidRDefault="00865CD2" w:rsidP="00B16AA7">
      <w:pPr>
        <w:pStyle w:val="FootnoteText"/>
        <w:bidi w:val="0"/>
        <w:spacing w:line="240" w:lineRule="auto"/>
      </w:pPr>
      <w:r w:rsidRPr="005F539E">
        <w:rPr>
          <w:rStyle w:val="FootnoteReference"/>
        </w:rPr>
        <w:footnoteRef/>
      </w:r>
      <w:r w:rsidRPr="005F539E">
        <w:t xml:space="preserve"> </w:t>
      </w:r>
      <w:r>
        <w:rPr>
          <w:lang w:val="en-US"/>
        </w:rPr>
        <w:t>See above, n. 66</w:t>
      </w:r>
      <w:r w:rsidRPr="005F539E">
        <w:t>.</w:t>
      </w:r>
    </w:p>
  </w:footnote>
  <w:footnote w:id="2973">
    <w:p w14:paraId="113612C5" w14:textId="77777777" w:rsidR="00865CD2" w:rsidRPr="00E72AD0" w:rsidRDefault="00865CD2" w:rsidP="00E02103">
      <w:pPr>
        <w:pStyle w:val="FootnoteText"/>
        <w:bidi w:val="0"/>
        <w:spacing w:line="240" w:lineRule="auto"/>
        <w:rPr>
          <w:lang w:val="en-US"/>
        </w:rPr>
      </w:pPr>
      <w:r w:rsidRPr="005666CB">
        <w:rPr>
          <w:rStyle w:val="FootnoteReference"/>
        </w:rPr>
        <w:footnoteRef/>
      </w:r>
      <w:r w:rsidRPr="005666CB">
        <w:rPr>
          <w:rtl/>
        </w:rPr>
        <w:t xml:space="preserve"> </w:t>
      </w:r>
      <w:r w:rsidRPr="005666CB">
        <w:rPr>
          <w:lang w:val="en-US"/>
        </w:rPr>
        <w:t xml:space="preserve">North of </w:t>
      </w:r>
      <w:smartTag w:uri="urn:schemas-microsoft-com:office:smarttags" w:element="place">
        <w:smartTag w:uri="urn:schemas-microsoft-com:office:smarttags" w:element="City">
          <w:r w:rsidRPr="005666CB">
            <w:rPr>
              <w:lang w:val="en-US"/>
            </w:rPr>
            <w:t>Jericho</w:t>
          </w:r>
        </w:smartTag>
      </w:smartTag>
      <w:r w:rsidRPr="005666CB">
        <w:rPr>
          <w:lang w:val="en-US"/>
        </w:rPr>
        <w:t>.</w:t>
      </w:r>
    </w:p>
  </w:footnote>
  <w:footnote w:id="2974">
    <w:p w14:paraId="627AD46C" w14:textId="77777777" w:rsidR="00865CD2" w:rsidRPr="005F539E" w:rsidRDefault="00865CD2" w:rsidP="00B16AA7">
      <w:pPr>
        <w:pStyle w:val="FootnoteText"/>
        <w:bidi w:val="0"/>
        <w:spacing w:line="240" w:lineRule="auto"/>
      </w:pPr>
      <w:r w:rsidRPr="005F539E">
        <w:rPr>
          <w:rStyle w:val="FootnoteReference"/>
        </w:rPr>
        <w:footnoteRef/>
      </w:r>
      <w:r w:rsidRPr="005F539E">
        <w:t xml:space="preserve"> </w:t>
      </w:r>
      <w:r>
        <w:rPr>
          <w:lang w:val="en-US"/>
        </w:rPr>
        <w:t>See above, n. 66</w:t>
      </w:r>
      <w:r w:rsidRPr="005F539E">
        <w:t>.</w:t>
      </w:r>
    </w:p>
  </w:footnote>
  <w:footnote w:id="2975">
    <w:p w14:paraId="1D3430AB" w14:textId="77777777" w:rsidR="00865CD2" w:rsidRPr="00EC0A57" w:rsidRDefault="00865CD2" w:rsidP="00EC0A57">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2976">
    <w:p w14:paraId="763BC624" w14:textId="77777777" w:rsidR="00865CD2" w:rsidRPr="00731FA3" w:rsidRDefault="00865CD2" w:rsidP="00731FA3">
      <w:pPr>
        <w:pStyle w:val="FootnoteText"/>
        <w:bidi w:val="0"/>
        <w:spacing w:line="240" w:lineRule="auto"/>
        <w:rPr>
          <w:lang w:val="en-US"/>
        </w:rPr>
      </w:pPr>
      <w:r>
        <w:rPr>
          <w:rStyle w:val="FootnoteReference"/>
        </w:rPr>
        <w:footnoteRef/>
      </w:r>
      <w:r>
        <w:rPr>
          <w:rtl/>
        </w:rPr>
        <w:t xml:space="preserve"> </w:t>
      </w:r>
      <w:r>
        <w:rPr>
          <w:lang w:val="en-US"/>
        </w:rPr>
        <w:t xml:space="preserve">There was obviously no fixed form for the abbreviated </w:t>
      </w:r>
      <w:r w:rsidRPr="00731FA3">
        <w:rPr>
          <w:rFonts w:cs="Times New Roman"/>
          <w:rtl/>
          <w:lang w:val="en-US"/>
        </w:rPr>
        <w:t>שמאי</w:t>
      </w:r>
      <w:r>
        <w:rPr>
          <w:lang w:val="en-US"/>
        </w:rPr>
        <w:t xml:space="preserve"> as this and other names in this list ind</w:t>
      </w:r>
      <w:r>
        <w:rPr>
          <w:lang w:val="en-US"/>
        </w:rPr>
        <w:t>i</w:t>
      </w:r>
      <w:r>
        <w:rPr>
          <w:lang w:val="en-US"/>
        </w:rPr>
        <w:t>cate.</w:t>
      </w:r>
    </w:p>
  </w:footnote>
  <w:footnote w:id="2977">
    <w:p w14:paraId="6E2D51DB"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78">
    <w:p w14:paraId="5BAA2549" w14:textId="77777777" w:rsidR="00865CD2" w:rsidRPr="00ED0F4E" w:rsidRDefault="00865CD2" w:rsidP="006A690C">
      <w:pPr>
        <w:pStyle w:val="FootnoteText"/>
        <w:bidi w:val="0"/>
        <w:spacing w:line="240" w:lineRule="auto"/>
        <w:rPr>
          <w:lang w:val="en-US"/>
        </w:rPr>
      </w:pPr>
      <w:r>
        <w:rPr>
          <w:rStyle w:val="FootnoteReference"/>
        </w:rPr>
        <w:footnoteRef/>
      </w:r>
      <w:r>
        <w:t xml:space="preserve"> So in </w:t>
      </w:r>
      <w:r>
        <w:rPr>
          <w:i/>
          <w:iCs/>
        </w:rPr>
        <w:t xml:space="preserve">BS </w:t>
      </w:r>
      <w:r>
        <w:t xml:space="preserve">2:94. </w:t>
      </w:r>
      <w:r>
        <w:rPr>
          <w:lang w:val="en-US"/>
        </w:rPr>
        <w:t>For this form see vol. 1, under Samuel (5) B/M, p. 215.</w:t>
      </w:r>
    </w:p>
  </w:footnote>
  <w:footnote w:id="2979">
    <w:p w14:paraId="29653C8F" w14:textId="77777777" w:rsidR="00865CD2" w:rsidRPr="000E41E3" w:rsidRDefault="00865CD2" w:rsidP="00B16AA7">
      <w:pPr>
        <w:pStyle w:val="FootnoteText"/>
        <w:bidi w:val="0"/>
        <w:spacing w:line="240" w:lineRule="auto"/>
        <w:rPr>
          <w:lang w:val="en-US"/>
        </w:rPr>
      </w:pPr>
      <w:r>
        <w:rPr>
          <w:rStyle w:val="FootnoteReference"/>
        </w:rPr>
        <w:footnoteRef/>
      </w:r>
      <w:r>
        <w:t xml:space="preserve"> So in </w:t>
      </w:r>
      <w:r>
        <w:rPr>
          <w:i/>
          <w:iCs/>
        </w:rPr>
        <w:t xml:space="preserve">BS </w:t>
      </w:r>
      <w:r>
        <w:t xml:space="preserve">2:96.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 For this form see above, n. 2.</w:t>
      </w:r>
    </w:p>
  </w:footnote>
  <w:footnote w:id="2980">
    <w:p w14:paraId="2BD10807"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81">
    <w:p w14:paraId="0D2DB25D" w14:textId="77777777" w:rsidR="00865CD2" w:rsidRPr="00856A8D" w:rsidRDefault="00865CD2" w:rsidP="00D51CDB">
      <w:pPr>
        <w:pStyle w:val="FootnoteText"/>
        <w:bidi w:val="0"/>
        <w:spacing w:line="240" w:lineRule="auto"/>
        <w:rPr>
          <w:rFonts w:cs="Times New Roman"/>
          <w:lang w:val="en-US"/>
        </w:rPr>
      </w:pPr>
      <w:r>
        <w:rPr>
          <w:rStyle w:val="FootnoteReference"/>
        </w:rPr>
        <w:footnoteRef/>
      </w:r>
      <w:r>
        <w:rPr>
          <w:rtl/>
        </w:rPr>
        <w:t xml:space="preserve"> </w:t>
      </w:r>
      <w:r>
        <w:t xml:space="preserve">So in </w:t>
      </w:r>
      <w:r>
        <w:rPr>
          <w:i/>
          <w:iCs/>
        </w:rPr>
        <w:t xml:space="preserve">BS </w:t>
      </w:r>
      <w:r>
        <w:t xml:space="preserve">2:99. </w:t>
      </w:r>
      <w:r>
        <w:rPr>
          <w:lang w:val="en-US"/>
        </w:rPr>
        <w:t>For this form see vol. 1, under Samuel (7) B/M, p. 215.</w:t>
      </w:r>
      <w:r>
        <w:t xml:space="preserve">On the interchange of </w:t>
      </w:r>
      <w:r>
        <w:rPr>
          <w:rFonts w:ascii="Graeca" w:hAnsi="Graeca"/>
        </w:rPr>
        <w:t></w:t>
      </w:r>
      <w:r>
        <w:rPr>
          <w:rFonts w:cs="Times New Roman"/>
        </w:rPr>
        <w:t xml:space="preserve"> with </w:t>
      </w:r>
      <w:r>
        <w:rPr>
          <w:rFonts w:ascii="Graeca" w:hAnsi="Graeca" w:cs="Times New Roman"/>
        </w:rPr>
        <w:t></w:t>
      </w:r>
      <w:r>
        <w:rPr>
          <w:rFonts w:cs="Times New Roman"/>
        </w:rPr>
        <w:t xml:space="preserve"> in Greek o</w:t>
      </w:r>
      <w:r>
        <w:rPr>
          <w:rFonts w:cs="Times New Roman"/>
        </w:rPr>
        <w:t>r</w:t>
      </w:r>
      <w:r>
        <w:rPr>
          <w:rFonts w:cs="Times New Roman"/>
        </w:rPr>
        <w:t>thography see vol. 1, Introduction 2.3.3.2, p. 22.</w:t>
      </w:r>
    </w:p>
  </w:footnote>
  <w:footnote w:id="2982">
    <w:p w14:paraId="2D2047A5" w14:textId="77777777" w:rsidR="00865CD2" w:rsidRPr="000E41E3" w:rsidRDefault="00865CD2" w:rsidP="00B16AA7">
      <w:pPr>
        <w:pStyle w:val="FootnoteText"/>
        <w:bidi w:val="0"/>
        <w:spacing w:line="240" w:lineRule="auto"/>
        <w:rPr>
          <w:lang w:val="en-US"/>
        </w:rPr>
      </w:pPr>
      <w:r>
        <w:rPr>
          <w:rStyle w:val="FootnoteReference"/>
        </w:rPr>
        <w:footnoteRef/>
      </w:r>
      <w:r>
        <w:t xml:space="preserve"> So in </w:t>
      </w:r>
      <w:r>
        <w:rPr>
          <w:i/>
          <w:iCs/>
        </w:rPr>
        <w:t xml:space="preserve">BS </w:t>
      </w:r>
      <w:r>
        <w:t xml:space="preserve">2:105.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 For this form see above, n. 62.</w:t>
      </w:r>
    </w:p>
  </w:footnote>
  <w:footnote w:id="2983">
    <w:p w14:paraId="4A693EB6"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84">
    <w:p w14:paraId="4297A7AE" w14:textId="77777777" w:rsidR="00865CD2" w:rsidRPr="00ED0F4E" w:rsidRDefault="00865CD2" w:rsidP="00B16AA7">
      <w:pPr>
        <w:pStyle w:val="FootnoteText"/>
        <w:bidi w:val="0"/>
        <w:spacing w:line="240" w:lineRule="auto"/>
        <w:rPr>
          <w:lang w:val="en-US"/>
        </w:rPr>
      </w:pPr>
      <w:r>
        <w:rPr>
          <w:rStyle w:val="FootnoteReference"/>
        </w:rPr>
        <w:footnoteRef/>
      </w:r>
      <w:r>
        <w:t xml:space="preserve"> </w:t>
      </w:r>
      <w:r>
        <w:rPr>
          <w:lang w:val="en-US"/>
        </w:rPr>
        <w:t>See above, n. 2.</w:t>
      </w:r>
    </w:p>
  </w:footnote>
  <w:footnote w:id="2985">
    <w:p w14:paraId="4F0896B3" w14:textId="77777777" w:rsidR="00865CD2" w:rsidRDefault="00865CD2" w:rsidP="007252AD">
      <w:pPr>
        <w:pStyle w:val="FootnoteText"/>
        <w:bidi w:val="0"/>
        <w:spacing w:line="240" w:lineRule="auto"/>
        <w:rPr>
          <w:lang w:val="en-US"/>
        </w:rPr>
      </w:pPr>
      <w:r>
        <w:rPr>
          <w:rStyle w:val="FootnoteReference"/>
        </w:rPr>
        <w:footnoteRef/>
      </w:r>
      <w: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sidRPr="00D537E5">
        <w:rPr>
          <w:lang w:val="en-US"/>
        </w:rPr>
        <w:t>.</w:t>
      </w:r>
      <w:r>
        <w:rPr>
          <w:lang w:val="en-US"/>
        </w:rPr>
        <w:t xml:space="preserve"> On this title see vol. 3, under Eusebis (4) G/M, p. 275. </w:t>
      </w:r>
    </w:p>
  </w:footnote>
  <w:footnote w:id="2986">
    <w:p w14:paraId="178A3EBA"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87">
    <w:p w14:paraId="2D95160D" w14:textId="77777777" w:rsidR="00865CD2" w:rsidRPr="00ED0F4E" w:rsidRDefault="00865CD2" w:rsidP="00B16AA7">
      <w:pPr>
        <w:pStyle w:val="FootnoteText"/>
        <w:bidi w:val="0"/>
        <w:spacing w:line="240" w:lineRule="auto"/>
        <w:rPr>
          <w:lang w:val="en-US"/>
        </w:rPr>
      </w:pPr>
      <w:r>
        <w:rPr>
          <w:rStyle w:val="FootnoteReference"/>
        </w:rPr>
        <w:footnoteRef/>
      </w:r>
      <w:r>
        <w:t xml:space="preserve"> </w:t>
      </w:r>
      <w:r>
        <w:rPr>
          <w:lang w:val="en-US"/>
        </w:rPr>
        <w:t>See above, n. 2.</w:t>
      </w:r>
    </w:p>
  </w:footnote>
  <w:footnote w:id="2988">
    <w:p w14:paraId="4B7BB834"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89">
    <w:p w14:paraId="645687AB" w14:textId="77777777" w:rsidR="00865CD2" w:rsidRPr="00731FA3"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74.</w:t>
      </w:r>
    </w:p>
  </w:footnote>
  <w:footnote w:id="2990">
    <w:p w14:paraId="669F90B9"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91">
    <w:p w14:paraId="127FEEBD" w14:textId="77777777" w:rsidR="00865CD2" w:rsidRPr="00731FA3" w:rsidRDefault="00865CD2" w:rsidP="00731FA3">
      <w:pPr>
        <w:pStyle w:val="FootnoteText"/>
        <w:bidi w:val="0"/>
        <w:spacing w:line="240" w:lineRule="auto"/>
        <w:rPr>
          <w:lang w:val="en-US"/>
        </w:rPr>
      </w:pPr>
      <w:r>
        <w:rPr>
          <w:rStyle w:val="FootnoteReference"/>
        </w:rPr>
        <w:footnoteRef/>
      </w:r>
      <w:r>
        <w:rPr>
          <w:rtl/>
        </w:rPr>
        <w:t xml:space="preserve"> </w:t>
      </w:r>
      <w:r>
        <w:t xml:space="preserve">The form intended is probably </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Pr>
          <w:rFonts w:cs="Times New Roman"/>
        </w:rPr>
        <w:t xml:space="preserve">. </w:t>
      </w:r>
      <w:r>
        <w:rPr>
          <w:lang w:val="en-US"/>
        </w:rPr>
        <w:t>The vowel replacements in this form are obviously scri</w:t>
      </w:r>
      <w:r>
        <w:rPr>
          <w:lang w:val="en-US"/>
        </w:rPr>
        <w:t>b</w:t>
      </w:r>
      <w:r>
        <w:rPr>
          <w:lang w:val="en-US"/>
        </w:rPr>
        <w:t>al errors, see vol. 3, Intr</w:t>
      </w:r>
      <w:r>
        <w:rPr>
          <w:lang w:val="en-US"/>
        </w:rPr>
        <w:t>o</w:t>
      </w:r>
      <w:r>
        <w:rPr>
          <w:lang w:val="en-US"/>
        </w:rPr>
        <w:t>duction 2.8.4, p. 20.</w:t>
      </w:r>
    </w:p>
  </w:footnote>
  <w:footnote w:id="2992">
    <w:p w14:paraId="50F680DB" w14:textId="77777777" w:rsidR="00865CD2" w:rsidRDefault="00865CD2">
      <w:pPr>
        <w:pStyle w:val="FootnoteText"/>
        <w:bidi w:val="0"/>
        <w:spacing w:line="240" w:lineRule="auto"/>
        <w:rPr>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sidRPr="00D537E5">
        <w:rPr>
          <w:lang w:val="en-US"/>
        </w:rPr>
        <w:t>.</w:t>
      </w:r>
      <w:r>
        <w:rPr>
          <w:lang w:val="en-US"/>
        </w:rPr>
        <w:t xml:space="preserve"> </w:t>
      </w:r>
      <w:r>
        <w:t>On such designations see Introduction 3.1.3.3.</w:t>
      </w:r>
    </w:p>
  </w:footnote>
  <w:footnote w:id="2993">
    <w:p w14:paraId="1BBA343E"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94">
    <w:p w14:paraId="5172EA77" w14:textId="77777777" w:rsidR="00865CD2" w:rsidRPr="000E41E3" w:rsidRDefault="00865CD2" w:rsidP="00B16AA7">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 For this form see above, n. 2.</w:t>
      </w:r>
    </w:p>
  </w:footnote>
  <w:footnote w:id="2995">
    <w:p w14:paraId="4099BD0F" w14:textId="77777777" w:rsidR="00865CD2" w:rsidRDefault="00865CD2" w:rsidP="004D7932">
      <w:pPr>
        <w:pStyle w:val="FootnoteText"/>
        <w:bidi w:val="0"/>
        <w:spacing w:line="240" w:lineRule="auto"/>
        <w:rPr>
          <w:lang w:val="en-US"/>
        </w:rPr>
      </w:pPr>
      <w:r>
        <w:rPr>
          <w:rStyle w:val="FootnoteReference"/>
        </w:rPr>
        <w:footnoteRef/>
      </w:r>
      <w:r>
        <w:t xml:space="preserve"> </w:t>
      </w:r>
      <w:r>
        <w:rPr>
          <w:lang w:val="en-US"/>
        </w:rPr>
        <w:t>In Greek – [</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sidRPr="00D537E5">
        <w:rPr>
          <w:lang w:val="en-US"/>
        </w:rPr>
        <w:t>.</w:t>
      </w:r>
      <w:r>
        <w:rPr>
          <w:lang w:val="en-US"/>
        </w:rPr>
        <w:t xml:space="preserve"> On such designations see Introduction 3.1.3.7.3.</w:t>
      </w:r>
    </w:p>
  </w:footnote>
  <w:footnote w:id="2996">
    <w:p w14:paraId="64F6BC84"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97">
    <w:p w14:paraId="68AB0C83" w14:textId="77777777" w:rsidR="00865CD2" w:rsidRPr="000E41E3" w:rsidRDefault="00865CD2" w:rsidP="00B16AA7">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74.</w:t>
      </w:r>
    </w:p>
  </w:footnote>
  <w:footnote w:id="2998">
    <w:p w14:paraId="050BE166" w14:textId="77777777" w:rsidR="00865CD2" w:rsidRDefault="00865CD2" w:rsidP="008B7AE6">
      <w:pPr>
        <w:pStyle w:val="FootnoteText"/>
        <w:bidi w:val="0"/>
        <w:spacing w:line="240" w:lineRule="auto"/>
        <w:rPr>
          <w:lang w:val="en-US"/>
        </w:rPr>
      </w:pPr>
      <w:r>
        <w:rPr>
          <w:rStyle w:val="FootnoteReference"/>
        </w:rPr>
        <w:footnoteRef/>
      </w:r>
      <w:r>
        <w:rPr>
          <w:rFonts w:hint="cs"/>
        </w:rPr>
        <w:t xml:space="preserve"> </w:t>
      </w:r>
      <w:r>
        <w:rPr>
          <w:lang w:val="en-US"/>
        </w:rPr>
        <w:t xml:space="preserve">West of </w:t>
      </w:r>
      <w:smartTag w:uri="urn:schemas-microsoft-com:office:smarttags" w:element="place">
        <w:smartTag w:uri="urn:schemas-microsoft-com:office:smarttags" w:element="City">
          <w:r>
            <w:rPr>
              <w:lang w:val="en-US"/>
            </w:rPr>
            <w:t>Nablus</w:t>
          </w:r>
        </w:smartTag>
      </w:smartTag>
      <w:r>
        <w:rPr>
          <w:lang w:val="en-US"/>
        </w:rPr>
        <w:t xml:space="preserve"> (Sichem).</w:t>
      </w:r>
    </w:p>
  </w:footnote>
  <w:footnote w:id="2999">
    <w:p w14:paraId="33D2B76F" w14:textId="77777777" w:rsidR="00865CD2" w:rsidRPr="00225D72" w:rsidRDefault="00865CD2" w:rsidP="006D1E23">
      <w:pPr>
        <w:pStyle w:val="FootnoteText"/>
        <w:bidi w:val="0"/>
        <w:spacing w:line="240" w:lineRule="auto"/>
        <w:rPr>
          <w:lang w:val="en-US"/>
        </w:rPr>
      </w:pPr>
      <w:r>
        <w:rPr>
          <w:rStyle w:val="FootnoteReference"/>
        </w:rPr>
        <w:footnoteRef/>
      </w:r>
      <w:r>
        <w:rPr>
          <w:rtl/>
        </w:rPr>
        <w:t xml:space="preserve"> </w:t>
      </w:r>
      <w:r>
        <w:rPr>
          <w:lang w:val="en-US"/>
        </w:rPr>
        <w:t>On Samaritan synagogues, see Introduction 6.1.4.</w:t>
      </w:r>
    </w:p>
  </w:footnote>
  <w:footnote w:id="3000">
    <w:p w14:paraId="35D3EBB3" w14:textId="77777777" w:rsidR="00865CD2" w:rsidRPr="000E41E3" w:rsidRDefault="00865CD2" w:rsidP="00B16AA7">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 For this form see above, n. 62.</w:t>
      </w:r>
    </w:p>
  </w:footnote>
  <w:footnote w:id="3001">
    <w:p w14:paraId="1E060BB8" w14:textId="77777777" w:rsidR="00865CD2" w:rsidRPr="00FC48F4"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58</w:t>
      </w:r>
      <w:r>
        <w:t>.</w:t>
      </w:r>
    </w:p>
  </w:footnote>
  <w:footnote w:id="3002">
    <w:p w14:paraId="68FC5594"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w:t>
      </w:r>
      <w:r>
        <w:rPr>
          <w:lang w:val="en-US"/>
        </w:rPr>
        <w:t>o</w:t>
      </w:r>
      <w:r>
        <w:rPr>
          <w:lang w:val="en-US"/>
        </w:rPr>
        <w:t>duction 7.5.5.</w:t>
      </w:r>
    </w:p>
  </w:footnote>
  <w:footnote w:id="3003">
    <w:p w14:paraId="336BF066" w14:textId="77777777" w:rsidR="00865CD2" w:rsidRPr="005B0491" w:rsidRDefault="00865CD2" w:rsidP="00531465">
      <w:pPr>
        <w:pStyle w:val="FootnoteText"/>
        <w:bidi w:val="0"/>
        <w:spacing w:line="240" w:lineRule="auto"/>
        <w:rPr>
          <w:rFonts w:cs="Times New Roman"/>
          <w:lang w:val="en-US"/>
        </w:rPr>
      </w:pPr>
      <w:r>
        <w:rPr>
          <w:rStyle w:val="FootnoteReference"/>
        </w:rPr>
        <w:footnoteRef/>
      </w:r>
      <w:r>
        <w:rPr>
          <w:rtl/>
        </w:rPr>
        <w:t xml:space="preserve"> </w:t>
      </w:r>
      <w:r>
        <w:t xml:space="preserve">For the form </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5B0491">
        <w:rPr>
          <w:lang w:val="en-US"/>
        </w:rPr>
        <w:t xml:space="preserve"> </w:t>
      </w:r>
      <w:r>
        <w:rPr>
          <w:lang w:val="en-US"/>
        </w:rPr>
        <w:t xml:space="preserve">see above, n. 2. For the interchange of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as part of the iotacism phenomenon, see vol. 3, introduction 2.3.3.4, p. 15.</w:t>
      </w:r>
    </w:p>
  </w:footnote>
  <w:footnote w:id="3004">
    <w:p w14:paraId="4EF24688" w14:textId="77777777" w:rsidR="00865CD2" w:rsidRPr="00E8118E" w:rsidRDefault="00865CD2" w:rsidP="00FF4C85">
      <w:pPr>
        <w:pStyle w:val="FootnoteText"/>
        <w:bidi w:val="0"/>
        <w:spacing w:line="240" w:lineRule="auto"/>
        <w:rPr>
          <w:lang w:val="en-US"/>
        </w:rPr>
      </w:pPr>
      <w:r>
        <w:rPr>
          <w:rStyle w:val="FootnoteReference"/>
        </w:rPr>
        <w:footnoteRef/>
      </w:r>
      <w:r>
        <w:rPr>
          <w:rtl/>
        </w:rPr>
        <w:t xml:space="preserve"> </w:t>
      </w:r>
      <w:r>
        <w:rPr>
          <w:lang w:val="en-US"/>
        </w:rPr>
        <w:t>Jewishness may be suggested based on names mentioned in the inscription, but see vol. 3, Introdu</w:t>
      </w:r>
      <w:r>
        <w:rPr>
          <w:lang w:val="en-US"/>
        </w:rPr>
        <w:t>c</w:t>
      </w:r>
      <w:r>
        <w:rPr>
          <w:lang w:val="en-US"/>
        </w:rPr>
        <w:t>tion 6.6.7, p. 52. The region was not particula</w:t>
      </w:r>
      <w:r>
        <w:rPr>
          <w:lang w:val="en-US"/>
        </w:rPr>
        <w:t>r</w:t>
      </w:r>
      <w:r>
        <w:rPr>
          <w:lang w:val="en-US"/>
        </w:rPr>
        <w:t>ly Jewish, see Introduction 6.2.1.2.</w:t>
      </w:r>
    </w:p>
  </w:footnote>
  <w:footnote w:id="3005">
    <w:p w14:paraId="3F88A234" w14:textId="77777777" w:rsidR="00865CD2" w:rsidRPr="005F539E" w:rsidRDefault="00865CD2" w:rsidP="00531465">
      <w:pPr>
        <w:pStyle w:val="FootnoteText"/>
        <w:bidi w:val="0"/>
        <w:spacing w:line="240" w:lineRule="auto"/>
      </w:pPr>
      <w:r w:rsidRPr="005F539E">
        <w:rPr>
          <w:rStyle w:val="FootnoteReference"/>
        </w:rPr>
        <w:footnoteRef/>
      </w:r>
      <w:r w:rsidRPr="005F539E">
        <w:t xml:space="preserve"> </w:t>
      </w:r>
      <w:r>
        <w:rPr>
          <w:lang w:val="en-US"/>
        </w:rPr>
        <w:t>See above, n. 66</w:t>
      </w:r>
      <w:r w:rsidRPr="005F539E">
        <w:t>.</w:t>
      </w:r>
    </w:p>
  </w:footnote>
  <w:footnote w:id="3006">
    <w:p w14:paraId="77C373B6" w14:textId="77777777" w:rsidR="00865CD2" w:rsidRPr="000E41E3" w:rsidRDefault="00865CD2" w:rsidP="00531465">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 For this form see above, n. 2.</w:t>
      </w:r>
    </w:p>
  </w:footnote>
  <w:footnote w:id="3007">
    <w:p w14:paraId="203B109E" w14:textId="77777777" w:rsidR="00865CD2" w:rsidRPr="00E8118E" w:rsidRDefault="00865CD2" w:rsidP="00531465">
      <w:pPr>
        <w:pStyle w:val="FootnoteText"/>
        <w:bidi w:val="0"/>
        <w:spacing w:line="240" w:lineRule="auto"/>
        <w:rPr>
          <w:lang w:val="en-US"/>
        </w:rPr>
      </w:pPr>
      <w:r>
        <w:rPr>
          <w:rStyle w:val="FootnoteReference"/>
        </w:rPr>
        <w:footnoteRef/>
      </w:r>
      <w:r>
        <w:rPr>
          <w:rtl/>
        </w:rPr>
        <w:t xml:space="preserve"> </w:t>
      </w:r>
      <w:r>
        <w:rPr>
          <w:lang w:val="en-US"/>
        </w:rPr>
        <w:t>See above, n. 102.</w:t>
      </w:r>
    </w:p>
  </w:footnote>
  <w:footnote w:id="3008">
    <w:p w14:paraId="14F94ED9" w14:textId="77777777" w:rsidR="00865CD2" w:rsidRPr="005F539E" w:rsidRDefault="00865CD2" w:rsidP="00531465">
      <w:pPr>
        <w:pStyle w:val="FootnoteText"/>
        <w:bidi w:val="0"/>
        <w:spacing w:line="240" w:lineRule="auto"/>
      </w:pPr>
      <w:r w:rsidRPr="005F539E">
        <w:rPr>
          <w:rStyle w:val="FootnoteReference"/>
        </w:rPr>
        <w:footnoteRef/>
      </w:r>
      <w:r w:rsidRPr="005F539E">
        <w:t xml:space="preserve"> </w:t>
      </w:r>
      <w:r>
        <w:rPr>
          <w:lang w:val="en-US"/>
        </w:rPr>
        <w:t>See above, n. 66</w:t>
      </w:r>
      <w:r w:rsidRPr="005F539E">
        <w:t>.</w:t>
      </w:r>
    </w:p>
  </w:footnote>
  <w:footnote w:id="3009">
    <w:p w14:paraId="3B529F51" w14:textId="77777777" w:rsidR="00865CD2" w:rsidRPr="000E41E3" w:rsidRDefault="00865CD2" w:rsidP="00531465">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 For this form see above, n. 2.</w:t>
      </w:r>
    </w:p>
  </w:footnote>
  <w:footnote w:id="3010">
    <w:p w14:paraId="6BB6C103" w14:textId="77777777" w:rsidR="00865CD2" w:rsidRPr="009A4CB8" w:rsidRDefault="00865CD2" w:rsidP="002C48FD">
      <w:pPr>
        <w:pStyle w:val="FootnoteText"/>
        <w:bidi w:val="0"/>
        <w:spacing w:line="240" w:lineRule="auto"/>
        <w:rPr>
          <w:lang w:val="en-US"/>
        </w:rPr>
      </w:pPr>
      <w:r w:rsidRPr="009A4CB8">
        <w:rPr>
          <w:rStyle w:val="FootnoteReference"/>
        </w:rPr>
        <w:footnoteRef/>
      </w:r>
      <w:r w:rsidRPr="009A4CB8">
        <w:t xml:space="preserve"> In Greek </w:t>
      </w:r>
      <w:r>
        <w:t>–</w:t>
      </w:r>
      <w:r w:rsidRPr="009A4CB8">
        <w:t xml:space="preserve"> </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t>]</w:t>
      </w:r>
      <w:r>
        <w:t xml:space="preserve"> (in </w:t>
      </w:r>
      <w:smartTag w:uri="urn:schemas-microsoft-com:office:smarttags" w:element="place">
        <w:smartTag w:uri="urn:schemas-microsoft-com:office:smarttags" w:element="country-region">
          <w:r>
            <w:t>Syria</w:t>
          </w:r>
        </w:smartTag>
      </w:smartTag>
      <w:r>
        <w:t>)</w:t>
      </w:r>
      <w:r w:rsidRPr="009A4CB8">
        <w:t>.</w:t>
      </w:r>
      <w:r>
        <w:t xml:space="preserve"> On such designations see vol. 1, Introduction 3.2.6, p. 34.</w:t>
      </w:r>
    </w:p>
  </w:footnote>
  <w:footnote w:id="3011">
    <w:p w14:paraId="5D178115" w14:textId="77777777" w:rsidR="00865CD2" w:rsidRPr="009A4CB8" w:rsidRDefault="00865CD2" w:rsidP="002C48FD">
      <w:pPr>
        <w:pStyle w:val="FootnoteText"/>
        <w:bidi w:val="0"/>
        <w:spacing w:line="240" w:lineRule="auto"/>
        <w:rPr>
          <w:lang w:val="en-US"/>
        </w:rPr>
      </w:pPr>
      <w:r w:rsidRPr="009A4CB8">
        <w:rPr>
          <w:rStyle w:val="FootnoteReference"/>
        </w:rPr>
        <w:footnoteRef/>
      </w:r>
      <w:r w:rsidRPr="009A4CB8">
        <w:t xml:space="preserve"> The inscription was found in Tiberias</w:t>
      </w:r>
      <w:r>
        <w:t>, a mainly Jewish city</w:t>
      </w:r>
      <w:r w:rsidRPr="009A4CB8">
        <w:t xml:space="preserve">. It may be assumed that Antiocheans </w:t>
      </w:r>
      <w:r>
        <w:t xml:space="preserve">with biblical names, </w:t>
      </w:r>
      <w:r w:rsidRPr="009A4CB8">
        <w:t xml:space="preserve">who migrated from </w:t>
      </w:r>
      <w:smartTag w:uri="urn:schemas-microsoft-com:office:smarttags" w:element="country-region">
        <w:r w:rsidRPr="009A4CB8">
          <w:t>Syria</w:t>
        </w:r>
      </w:smartTag>
      <w:r w:rsidRPr="009A4CB8">
        <w:t xml:space="preserve"> to Tiberias in </w:t>
      </w:r>
      <w:smartTag w:uri="urn:schemas-microsoft-com:office:smarttags" w:element="place">
        <w:smartTag w:uri="urn:schemas-microsoft-com:office:smarttags" w:element="City">
          <w:r w:rsidRPr="009A4CB8">
            <w:t>Palestine</w:t>
          </w:r>
        </w:smartTag>
      </w:smartTag>
      <w:r w:rsidRPr="009A4CB8">
        <w:t xml:space="preserve"> were Jews</w:t>
      </w:r>
      <w:r>
        <w:t>, see vol. 3, Introdu</w:t>
      </w:r>
      <w:r>
        <w:t>c</w:t>
      </w:r>
      <w:r>
        <w:t>tion 6.6, pp. 50-1</w:t>
      </w:r>
      <w:r w:rsidRPr="009A4CB8">
        <w:t xml:space="preserve">. However, </w:t>
      </w:r>
      <w:r w:rsidRPr="009A4CB8">
        <w:rPr>
          <w:i/>
          <w:iCs/>
        </w:rPr>
        <w:t>IJO</w:t>
      </w:r>
      <w:r w:rsidRPr="009A4CB8">
        <w:t xml:space="preserve"> 3, App18 specifically denied the Jewishness of this inscription.</w:t>
      </w:r>
    </w:p>
  </w:footnote>
  <w:footnote w:id="3012">
    <w:p w14:paraId="69BFD92B" w14:textId="77777777" w:rsidR="00865CD2" w:rsidRPr="009A4CB8" w:rsidRDefault="00865CD2" w:rsidP="00FA1F24">
      <w:pPr>
        <w:pStyle w:val="FootnoteText"/>
        <w:bidi w:val="0"/>
        <w:spacing w:line="240" w:lineRule="auto"/>
        <w:rPr>
          <w:rtl/>
          <w:lang w:val="en-US"/>
        </w:rPr>
      </w:pPr>
      <w:r w:rsidRPr="00295D72">
        <w:rPr>
          <w:rStyle w:val="FootnoteReference"/>
          <w:rFonts w:cs="Times New Roman"/>
          <w:rtl/>
        </w:rPr>
        <w:footnoteRef/>
      </w:r>
      <w:r w:rsidRPr="00295D72">
        <w:rPr>
          <w:rFonts w:cs="Times New Roman"/>
        </w:rPr>
        <w:t xml:space="preserve"> </w:t>
      </w:r>
      <w:r w:rsidRPr="00295D72">
        <w:rPr>
          <w:rFonts w:cs="Times New Roman"/>
          <w:lang w:val="en-US"/>
        </w:rPr>
        <w:t xml:space="preserve">It is not clear in which alphabet the name appears. </w:t>
      </w:r>
      <w:smartTag w:uri="urn:schemas-microsoft-com:office:smarttags" w:element="place">
        <w:r w:rsidRPr="00295D72">
          <w:rPr>
            <w:rFonts w:cs="Times New Roman"/>
            <w:lang w:val="en-US"/>
          </w:rPr>
          <w:t>Negev</w:t>
        </w:r>
      </w:smartTag>
      <w:r w:rsidRPr="00295D72">
        <w:rPr>
          <w:rFonts w:cs="Times New Roman"/>
          <w:lang w:val="en-US"/>
        </w:rPr>
        <w:t xml:space="preserve"> reports about it in this early popular publ</w:t>
      </w:r>
      <w:r w:rsidRPr="00295D72">
        <w:rPr>
          <w:rFonts w:cs="Times New Roman"/>
          <w:lang w:val="en-US"/>
        </w:rPr>
        <w:t>i</w:t>
      </w:r>
      <w:r w:rsidRPr="009A4CB8">
        <w:rPr>
          <w:lang w:val="en-US"/>
        </w:rPr>
        <w:t>cation but not in his final report (see next note). It may have been in Greek or in Nab</w:t>
      </w:r>
      <w:r>
        <w:rPr>
          <w:lang w:val="en-US"/>
        </w:rPr>
        <w:t>atean. I present it here in H</w:t>
      </w:r>
      <w:r w:rsidRPr="009A4CB8">
        <w:rPr>
          <w:lang w:val="en-US"/>
        </w:rPr>
        <w:t xml:space="preserve">ebrew because </w:t>
      </w:r>
      <w:smartTag w:uri="urn:schemas-microsoft-com:office:smarttags" w:element="place">
        <w:r>
          <w:rPr>
            <w:lang w:val="en-US"/>
          </w:rPr>
          <w:t>N</w:t>
        </w:r>
        <w:r w:rsidRPr="009A4CB8">
          <w:rPr>
            <w:lang w:val="en-US"/>
          </w:rPr>
          <w:t>egev</w:t>
        </w:r>
      </w:smartTag>
      <w:r w:rsidRPr="009A4CB8">
        <w:rPr>
          <w:lang w:val="en-US"/>
        </w:rPr>
        <w:t>’s publication is in this language</w:t>
      </w:r>
      <w:r>
        <w:rPr>
          <w:lang w:val="en-US"/>
        </w:rPr>
        <w:t>, see Introduction 2.4.</w:t>
      </w:r>
    </w:p>
  </w:footnote>
  <w:footnote w:id="3013">
    <w:p w14:paraId="7FFB3EF4" w14:textId="77777777" w:rsidR="00865CD2" w:rsidRPr="00012AB6" w:rsidRDefault="00865CD2" w:rsidP="00FB4053">
      <w:pPr>
        <w:pStyle w:val="FootnoteText"/>
        <w:bidi w:val="0"/>
        <w:spacing w:line="240" w:lineRule="auto"/>
        <w:rPr>
          <w:lang w:val="en-US"/>
        </w:rPr>
      </w:pPr>
      <w:r>
        <w:rPr>
          <w:rStyle w:val="FootnoteReference"/>
        </w:rPr>
        <w:footnoteRef/>
      </w:r>
      <w:r>
        <w:rPr>
          <w:rtl/>
        </w:rPr>
        <w:t xml:space="preserve"> </w:t>
      </w:r>
      <w:r>
        <w:t xml:space="preserve">In this popular book in Hebrew, </w:t>
      </w:r>
      <w:smartTag w:uri="urn:schemas-microsoft-com:office:smarttags" w:element="place">
        <w:r>
          <w:t>Negev</w:t>
        </w:r>
      </w:smartTag>
      <w:r>
        <w:t xml:space="preserve"> writes: “Samuel, the artist who produced this fresco, signed his name under one of his paintings” (translation and paraphrase mine). Nowhere (not even in his book </w:t>
      </w:r>
      <w:r>
        <w:rPr>
          <w:i/>
          <w:iCs/>
        </w:rPr>
        <w:t>Greek Inscriptions from the Negev</w:t>
      </w:r>
      <w:r>
        <w:t xml:space="preserve"> (</w:t>
      </w:r>
      <w:smartTag w:uri="urn:schemas-microsoft-com:office:smarttags" w:element="City">
        <w:r>
          <w:t>Jerusalem</w:t>
        </w:r>
      </w:smartTag>
      <w:r>
        <w:t xml:space="preserve"> 1981), where he published all other inscri</w:t>
      </w:r>
      <w:r>
        <w:t>p</w:t>
      </w:r>
      <w:r>
        <w:t>tions from Mampsis, and mentioned the exact fresco he claims this Samuel has painted, has he pu</w:t>
      </w:r>
      <w:r>
        <w:t>b</w:t>
      </w:r>
      <w:r>
        <w:t>lished this inscription.</w:t>
      </w:r>
    </w:p>
  </w:footnote>
  <w:footnote w:id="3014">
    <w:p w14:paraId="64AB0BE7" w14:textId="77777777" w:rsidR="00865CD2" w:rsidRPr="00611847" w:rsidRDefault="00865CD2" w:rsidP="00FA1F24">
      <w:pPr>
        <w:pStyle w:val="FootnoteText"/>
        <w:bidi w:val="0"/>
        <w:spacing w:line="240" w:lineRule="auto"/>
        <w:rPr>
          <w:lang w:val="en-US"/>
        </w:rPr>
      </w:pPr>
      <w:r>
        <w:rPr>
          <w:rStyle w:val="FootnoteReference"/>
        </w:rPr>
        <w:footnoteRef/>
      </w:r>
      <w:r>
        <w:rPr>
          <w:rtl/>
        </w:rPr>
        <w:t xml:space="preserve"> </w:t>
      </w:r>
      <w:r>
        <w:rPr>
          <w:lang w:val="en-US"/>
        </w:rPr>
        <w:t xml:space="preserve">In the </w:t>
      </w:r>
      <w:smartTag w:uri="urn:schemas-microsoft-com:office:smarttags" w:element="place">
        <w:r>
          <w:rPr>
            <w:lang w:val="en-US"/>
          </w:rPr>
          <w:t>Negev</w:t>
        </w:r>
      </w:smartTag>
      <w:r>
        <w:rPr>
          <w:lang w:val="en-US"/>
        </w:rPr>
        <w:t>.</w:t>
      </w:r>
    </w:p>
  </w:footnote>
  <w:footnote w:id="3015">
    <w:p w14:paraId="10F4811A" w14:textId="77777777" w:rsidR="00865CD2" w:rsidRPr="009A4CB8" w:rsidRDefault="00865CD2" w:rsidP="009D42B9">
      <w:pPr>
        <w:pStyle w:val="FootnoteText"/>
        <w:bidi w:val="0"/>
        <w:spacing w:line="240" w:lineRule="auto"/>
        <w:rPr>
          <w:rtl/>
          <w:lang w:val="en-US"/>
        </w:rPr>
      </w:pPr>
      <w:r w:rsidRPr="00295D72">
        <w:rPr>
          <w:rStyle w:val="FootnoteReference"/>
          <w:rFonts w:cs="Times New Roman"/>
          <w:rtl/>
        </w:rPr>
        <w:footnoteRef/>
      </w:r>
      <w:r w:rsidRPr="00295D72">
        <w:rPr>
          <w:rFonts w:cs="Times New Roman"/>
          <w:lang w:val="en-US"/>
        </w:rPr>
        <w:t xml:space="preserve">According to J. Goodman, “The Frescoes in Building XII,” in A. Negev (ed.), </w:t>
      </w:r>
      <w:r w:rsidRPr="00295D72">
        <w:rPr>
          <w:rFonts w:cs="Times New Roman"/>
          <w:i/>
          <w:iCs/>
          <w:lang w:val="en-US"/>
        </w:rPr>
        <w:t>The Architecture of</w:t>
      </w:r>
      <w:r w:rsidRPr="009A4CB8">
        <w:rPr>
          <w:i/>
          <w:iCs/>
          <w:lang w:val="en-US"/>
        </w:rPr>
        <w:t xml:space="preserve"> Mampsis, Final Report. Vol I: The Middle and Late Nabatean Period</w:t>
      </w:r>
      <w:r w:rsidRPr="009A4CB8">
        <w:rPr>
          <w:lang w:val="en-US"/>
        </w:rPr>
        <w:t xml:space="preserve"> (Qedem 26; Jerusalem 1988) 147, the frescoes are no older than 222 and thus are unlikely to be Christian. The name is, therefore, Jewish and so must the artist have been.</w:t>
      </w:r>
    </w:p>
  </w:footnote>
  <w:footnote w:id="3016">
    <w:p w14:paraId="0F09704E" w14:textId="77777777" w:rsidR="00865CD2" w:rsidRPr="00012AB6" w:rsidRDefault="00865CD2" w:rsidP="00012AB6">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3017">
    <w:p w14:paraId="78261A1A" w14:textId="77777777" w:rsidR="00865CD2" w:rsidRPr="00731FA3" w:rsidRDefault="00865CD2" w:rsidP="00531465">
      <w:pPr>
        <w:pStyle w:val="FootnoteText"/>
        <w:bidi w:val="0"/>
        <w:spacing w:line="240" w:lineRule="auto"/>
        <w:rPr>
          <w:lang w:val="en-US"/>
        </w:rPr>
      </w:pPr>
      <w:r>
        <w:rPr>
          <w:rStyle w:val="FootnoteReference"/>
        </w:rPr>
        <w:footnoteRef/>
      </w:r>
      <w:r>
        <w:rPr>
          <w:rtl/>
        </w:rPr>
        <w:t xml:space="preserve"> </w:t>
      </w:r>
      <w:r>
        <w:rPr>
          <w:lang w:val="en-US"/>
        </w:rPr>
        <w:t>See above, n. 74.</w:t>
      </w:r>
    </w:p>
  </w:footnote>
  <w:footnote w:id="3018">
    <w:p w14:paraId="68C4595E" w14:textId="77777777" w:rsidR="00865CD2" w:rsidRPr="00D537E5" w:rsidRDefault="00865CD2" w:rsidP="00337C1B">
      <w:pPr>
        <w:pStyle w:val="FootnoteText"/>
        <w:bidi w:val="0"/>
        <w:spacing w:line="240" w:lineRule="auto"/>
        <w:rPr>
          <w:lang w:val="en-US"/>
        </w:rPr>
      </w:pPr>
      <w:r>
        <w:rPr>
          <w:rStyle w:val="FootnoteReference"/>
        </w:rPr>
        <w:footnoteRef/>
      </w:r>
      <w:r>
        <w:rPr>
          <w:rtl/>
        </w:rPr>
        <w:t xml:space="preserve"> </w:t>
      </w:r>
      <w:r>
        <w:rPr>
          <w:lang w:val="en-US"/>
        </w:rPr>
        <w:t>See above, n. 55.</w:t>
      </w:r>
    </w:p>
  </w:footnote>
  <w:footnote w:id="3019">
    <w:p w14:paraId="4FA56A27" w14:textId="77777777" w:rsidR="00865CD2" w:rsidRPr="00B44D14" w:rsidRDefault="00865CD2" w:rsidP="00E2488D">
      <w:pPr>
        <w:pStyle w:val="FootnoteText"/>
        <w:bidi w:val="0"/>
        <w:spacing w:line="240" w:lineRule="auto"/>
        <w:rPr>
          <w:rFonts w:cs="Times New Roman"/>
          <w:rtl/>
          <w:lang w:val="en-US"/>
        </w:rPr>
      </w:pPr>
      <w:r w:rsidRPr="00B44D14">
        <w:rPr>
          <w:rStyle w:val="FootnoteReference"/>
          <w:rFonts w:cs="Times New Roman"/>
          <w:rtl/>
        </w:rPr>
        <w:footnoteRef/>
      </w:r>
      <w:r>
        <w:rPr>
          <w:rFonts w:cs="Times New Roman"/>
          <w:lang w:val="en-US"/>
        </w:rPr>
        <w:t xml:space="preserve"> This</w:t>
      </w:r>
      <w:r w:rsidRPr="00B44D14">
        <w:rPr>
          <w:rFonts w:cs="Times New Roman"/>
          <w:lang w:val="en-US"/>
        </w:rPr>
        <w:t xml:space="preserve"> list </w:t>
      </w:r>
      <w:r>
        <w:rPr>
          <w:rFonts w:cs="Times New Roman"/>
          <w:lang w:val="en-US"/>
        </w:rPr>
        <w:t>includes</w:t>
      </w:r>
      <w:r w:rsidRPr="00B44D14">
        <w:rPr>
          <w:rFonts w:cs="Times New Roman"/>
          <w:lang w:val="en-US"/>
        </w:rPr>
        <w:t xml:space="preserve"> many citizens</w:t>
      </w:r>
      <w:r>
        <w:rPr>
          <w:rFonts w:cs="Times New Roman"/>
          <w:lang w:val="en-US"/>
        </w:rPr>
        <w:t>, most of whom are clearly not Jewish,</w:t>
      </w:r>
      <w:r w:rsidRPr="00B44D14">
        <w:rPr>
          <w:rFonts w:cs="Times New Roman"/>
          <w:lang w:val="en-US"/>
        </w:rPr>
        <w:t xml:space="preserve"> but both father and son here seem to have Je</w:t>
      </w:r>
      <w:r w:rsidRPr="00B44D14">
        <w:rPr>
          <w:rFonts w:cs="Times New Roman"/>
          <w:lang w:val="en-US"/>
        </w:rPr>
        <w:t>w</w:t>
      </w:r>
      <w:r w:rsidRPr="00B44D14">
        <w:rPr>
          <w:rFonts w:cs="Times New Roman"/>
          <w:lang w:val="en-US"/>
        </w:rPr>
        <w:t>ish names</w:t>
      </w:r>
      <w:r>
        <w:rPr>
          <w:rFonts w:cs="Times New Roman"/>
          <w:lang w:val="en-US"/>
        </w:rPr>
        <w:t>, see vol. 3, Introduction 6.6, pp. 50-1</w:t>
      </w:r>
      <w:r w:rsidRPr="00B44D14">
        <w:rPr>
          <w:rFonts w:cs="Times New Roman"/>
          <w:lang w:val="en-US"/>
        </w:rPr>
        <w:t>.</w:t>
      </w:r>
    </w:p>
  </w:footnote>
  <w:footnote w:id="3020">
    <w:p w14:paraId="17E62F70" w14:textId="77777777" w:rsidR="00865CD2" w:rsidRPr="005F539E" w:rsidRDefault="00865CD2" w:rsidP="00337C1B">
      <w:pPr>
        <w:pStyle w:val="FootnoteText"/>
        <w:bidi w:val="0"/>
        <w:spacing w:line="240" w:lineRule="auto"/>
      </w:pPr>
      <w:r w:rsidRPr="005F539E">
        <w:rPr>
          <w:rStyle w:val="FootnoteReference"/>
        </w:rPr>
        <w:footnoteRef/>
      </w:r>
      <w:r w:rsidRPr="005F539E">
        <w:t xml:space="preserve"> </w:t>
      </w:r>
      <w:r>
        <w:rPr>
          <w:lang w:val="en-US"/>
        </w:rPr>
        <w:t>See above, n.</w:t>
      </w:r>
      <w:r>
        <w:t xml:space="preserve"> 66</w:t>
      </w:r>
      <w:r w:rsidRPr="005F539E">
        <w:t>.</w:t>
      </w:r>
    </w:p>
  </w:footnote>
  <w:footnote w:id="3021">
    <w:p w14:paraId="74B6AA49" w14:textId="77777777" w:rsidR="00865CD2" w:rsidRPr="00731FA3" w:rsidRDefault="00865CD2" w:rsidP="00337C1B">
      <w:pPr>
        <w:pStyle w:val="FootnoteText"/>
        <w:bidi w:val="0"/>
        <w:spacing w:line="240" w:lineRule="auto"/>
        <w:rPr>
          <w:lang w:val="en-US"/>
        </w:rPr>
      </w:pPr>
      <w:r>
        <w:rPr>
          <w:rStyle w:val="FootnoteReference"/>
        </w:rPr>
        <w:footnoteRef/>
      </w:r>
      <w:r>
        <w:rPr>
          <w:rtl/>
        </w:rPr>
        <w:t xml:space="preserve"> </w:t>
      </w:r>
      <w:r>
        <w:rPr>
          <w:lang w:val="en-US"/>
        </w:rPr>
        <w:t>See above, n. 74.</w:t>
      </w:r>
    </w:p>
  </w:footnote>
  <w:footnote w:id="3022">
    <w:p w14:paraId="1EAFA11E" w14:textId="77777777" w:rsidR="00865CD2" w:rsidRPr="00CC1577" w:rsidRDefault="00865CD2" w:rsidP="00337C1B">
      <w:pPr>
        <w:pStyle w:val="FootnoteText"/>
        <w:bidi w:val="0"/>
        <w:spacing w:line="240" w:lineRule="auto"/>
        <w:rPr>
          <w:rFonts w:cs="Times New Roman"/>
          <w:rtl/>
          <w:lang w:val="en-US"/>
        </w:rPr>
      </w:pPr>
      <w:r w:rsidRPr="00CC1577">
        <w:rPr>
          <w:rStyle w:val="FootnoteReference"/>
          <w:rFonts w:cs="Times New Roman"/>
          <w:rtl/>
        </w:rPr>
        <w:footnoteRef/>
      </w:r>
      <w:r w:rsidRPr="00CC1577">
        <w:rPr>
          <w:rFonts w:cs="Times New Roman"/>
          <w:lang w:val="en-US"/>
        </w:rPr>
        <w:t xml:space="preserve"> </w:t>
      </w:r>
      <w:r>
        <w:rPr>
          <w:lang w:val="en-US"/>
        </w:rPr>
        <w:t>See above, n.</w:t>
      </w:r>
      <w:r>
        <w:rPr>
          <w:rFonts w:cs="Times New Roman"/>
          <w:lang w:val="en-US"/>
        </w:rPr>
        <w:t xml:space="preserve"> 55</w:t>
      </w:r>
      <w:r w:rsidRPr="00CC1577">
        <w:rPr>
          <w:rFonts w:cs="Times New Roman"/>
          <w:lang w:val="en-US"/>
        </w:rPr>
        <w:t>.</w:t>
      </w:r>
    </w:p>
  </w:footnote>
  <w:footnote w:id="3023">
    <w:p w14:paraId="52C4B345" w14:textId="77777777" w:rsidR="00865CD2" w:rsidRPr="00CC1577" w:rsidRDefault="00865CD2" w:rsidP="00337C1B">
      <w:pPr>
        <w:pStyle w:val="FootnoteText"/>
        <w:bidi w:val="0"/>
        <w:spacing w:line="240" w:lineRule="auto"/>
        <w:rPr>
          <w:rFonts w:cs="Times New Roman"/>
          <w:lang w:val="en-US"/>
        </w:rPr>
      </w:pPr>
      <w:r w:rsidRPr="00CC1577">
        <w:rPr>
          <w:rStyle w:val="FootnoteReference"/>
          <w:rFonts w:cs="Times New Roman"/>
        </w:rPr>
        <w:footnoteRef/>
      </w:r>
      <w:r w:rsidRPr="00CC1577">
        <w:rPr>
          <w:rFonts w:cs="Times New Roman"/>
        </w:rPr>
        <w:t xml:space="preserve"> </w:t>
      </w:r>
      <w:r>
        <w:rPr>
          <w:lang w:val="en-US"/>
        </w:rPr>
        <w:t>See above, n.</w:t>
      </w:r>
      <w:r>
        <w:rPr>
          <w:rFonts w:cs="Times New Roman"/>
        </w:rPr>
        <w:t xml:space="preserve"> 102</w:t>
      </w:r>
      <w:r w:rsidRPr="00CC1577">
        <w:rPr>
          <w:rFonts w:cs="Times New Roman"/>
        </w:rPr>
        <w:t>.</w:t>
      </w:r>
    </w:p>
  </w:footnote>
  <w:footnote w:id="3024">
    <w:p w14:paraId="5F1E40D2" w14:textId="77777777" w:rsidR="00865CD2" w:rsidRPr="005F539E" w:rsidRDefault="00865CD2" w:rsidP="00337C1B">
      <w:pPr>
        <w:pStyle w:val="FootnoteText"/>
        <w:bidi w:val="0"/>
        <w:spacing w:line="240" w:lineRule="auto"/>
      </w:pPr>
      <w:r w:rsidRPr="005F539E">
        <w:rPr>
          <w:rStyle w:val="FootnoteReference"/>
        </w:rPr>
        <w:footnoteRef/>
      </w:r>
      <w:r w:rsidRPr="005F539E">
        <w:t xml:space="preserve"> </w:t>
      </w:r>
      <w:r>
        <w:rPr>
          <w:lang w:val="en-US"/>
        </w:rPr>
        <w:t>See above, n.</w:t>
      </w:r>
      <w:r>
        <w:t xml:space="preserve"> 66</w:t>
      </w:r>
      <w:r w:rsidRPr="005F539E">
        <w:t>.</w:t>
      </w:r>
    </w:p>
  </w:footnote>
  <w:footnote w:id="3025">
    <w:p w14:paraId="26A9A191" w14:textId="77777777" w:rsidR="00865CD2" w:rsidRPr="00611847" w:rsidRDefault="00865CD2" w:rsidP="00611847">
      <w:pPr>
        <w:pStyle w:val="FootnoteText"/>
        <w:bidi w:val="0"/>
        <w:spacing w:line="240" w:lineRule="auto"/>
        <w:rPr>
          <w:lang w:val="en-US"/>
        </w:rPr>
      </w:pPr>
      <w:r>
        <w:rPr>
          <w:rStyle w:val="FootnoteReference"/>
        </w:rPr>
        <w:footnoteRef/>
      </w:r>
      <w:r>
        <w:rPr>
          <w:rtl/>
        </w:rPr>
        <w:t xml:space="preserve"> </w:t>
      </w:r>
      <w:r>
        <w:rPr>
          <w:lang w:val="en-US"/>
        </w:rPr>
        <w:t>In Sinai.</w:t>
      </w:r>
    </w:p>
  </w:footnote>
  <w:footnote w:id="3026">
    <w:p w14:paraId="54A7F305" w14:textId="77777777" w:rsidR="00865CD2" w:rsidRPr="009A4CB8" w:rsidRDefault="00865CD2" w:rsidP="00D97EC3">
      <w:pPr>
        <w:pStyle w:val="FootnoteText"/>
        <w:bidi w:val="0"/>
        <w:spacing w:line="240" w:lineRule="auto"/>
      </w:pPr>
      <w:r w:rsidRPr="009A4CB8">
        <w:rPr>
          <w:rStyle w:val="FootnoteReference"/>
        </w:rPr>
        <w:footnoteRef/>
      </w:r>
      <w:r w:rsidRPr="009A4CB8">
        <w:t xml:space="preserve"> The name is biblical and the inscription is in Hebrew characters, see </w:t>
      </w:r>
      <w:r>
        <w:t xml:space="preserve">vol. 3, </w:t>
      </w:r>
      <w:r w:rsidRPr="009A4CB8">
        <w:t xml:space="preserve">Introduction </w:t>
      </w:r>
      <w:r>
        <w:rPr>
          <w:u w:color="FFFF00"/>
        </w:rPr>
        <w:t>6.2, pp. 33-4</w:t>
      </w:r>
      <w:r w:rsidRPr="009A4CB8">
        <w:t>.</w:t>
      </w:r>
    </w:p>
  </w:footnote>
  <w:footnote w:id="3027">
    <w:p w14:paraId="4A22DB43" w14:textId="77777777" w:rsidR="00865CD2" w:rsidRPr="005F539E" w:rsidRDefault="00865CD2" w:rsidP="00337C1B">
      <w:pPr>
        <w:pStyle w:val="FootnoteText"/>
        <w:bidi w:val="0"/>
        <w:spacing w:line="240" w:lineRule="auto"/>
      </w:pPr>
      <w:r w:rsidRPr="005F539E">
        <w:rPr>
          <w:rStyle w:val="FootnoteReference"/>
        </w:rPr>
        <w:footnoteRef/>
      </w:r>
      <w:r w:rsidRPr="005F539E">
        <w:t xml:space="preserve"> </w:t>
      </w:r>
      <w:r>
        <w:rPr>
          <w:lang w:val="en-US"/>
        </w:rPr>
        <w:t>See above, n.</w:t>
      </w:r>
      <w:r>
        <w:t xml:space="preserve"> 66</w:t>
      </w:r>
      <w:r w:rsidRPr="005F539E">
        <w:t>.</w:t>
      </w:r>
    </w:p>
  </w:footnote>
  <w:footnote w:id="3028">
    <w:p w14:paraId="36426804" w14:textId="77777777" w:rsidR="00865CD2" w:rsidRPr="0035434F" w:rsidRDefault="00865CD2" w:rsidP="00337C1B">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prefix see vol. 1, Introduction 2.1.1.2.1, p. 18. </w:t>
      </w:r>
      <w:r>
        <w:rPr>
          <w:lang w:val="en-US"/>
        </w:rPr>
        <w:t>And see also above, n. 74.</w:t>
      </w:r>
    </w:p>
  </w:footnote>
  <w:footnote w:id="3029">
    <w:p w14:paraId="2C9D30A7" w14:textId="77777777" w:rsidR="00865CD2" w:rsidRPr="002F470D" w:rsidRDefault="00865CD2" w:rsidP="002F470D">
      <w:pPr>
        <w:pStyle w:val="FootnoteText"/>
        <w:bidi w:val="0"/>
        <w:spacing w:line="240" w:lineRule="auto"/>
        <w:rPr>
          <w:lang w:val="en-US"/>
        </w:rPr>
      </w:pPr>
      <w:r>
        <w:rPr>
          <w:rStyle w:val="FootnoteReference"/>
        </w:rPr>
        <w:footnoteRef/>
      </w:r>
      <w:r>
        <w:rPr>
          <w:rtl/>
        </w:rPr>
        <w:t xml:space="preserve"> </w:t>
      </w:r>
      <w:r>
        <w:t>The editor gave his article the title, “A Jewish Sarcophagus at Tiberias” but he nowhere explains this claim, and the names are not decisive, see vol. 3, Introduction 6.6.7, p. 52.</w:t>
      </w:r>
    </w:p>
  </w:footnote>
  <w:footnote w:id="3030">
    <w:p w14:paraId="25605049" w14:textId="77777777" w:rsidR="00865CD2" w:rsidRPr="00ED0F4E" w:rsidRDefault="00865CD2" w:rsidP="00337C1B">
      <w:pPr>
        <w:pStyle w:val="FootnoteText"/>
        <w:bidi w:val="0"/>
        <w:spacing w:line="240" w:lineRule="auto"/>
        <w:rPr>
          <w:lang w:val="en-US"/>
        </w:rPr>
      </w:pPr>
      <w:r>
        <w:rPr>
          <w:rStyle w:val="FootnoteReference"/>
        </w:rPr>
        <w:footnoteRef/>
      </w:r>
      <w:r>
        <w:t xml:space="preserve"> </w:t>
      </w:r>
      <w:r>
        <w:rPr>
          <w:lang w:val="en-US"/>
        </w:rPr>
        <w:t>See above, n. 62.</w:t>
      </w:r>
    </w:p>
  </w:footnote>
  <w:footnote w:id="3031">
    <w:p w14:paraId="7AF4BD48" w14:textId="77777777" w:rsidR="00865CD2" w:rsidRPr="00F505D2" w:rsidRDefault="00865CD2" w:rsidP="00337C1B">
      <w:pPr>
        <w:pStyle w:val="FootnoteText"/>
        <w:bidi w:val="0"/>
        <w:spacing w:line="240" w:lineRule="auto"/>
        <w:rPr>
          <w:lang w:val="en-US"/>
        </w:rPr>
      </w:pPr>
      <w:r>
        <w:rPr>
          <w:rStyle w:val="FootnoteReference"/>
        </w:rPr>
        <w:footnoteRef/>
      </w:r>
      <w:r>
        <w:rPr>
          <w:rtl/>
        </w:rPr>
        <w:t xml:space="preserve"> </w:t>
      </w:r>
      <w:r>
        <w:rPr>
          <w:lang w:val="en-US"/>
        </w:rPr>
        <w:t xml:space="preserve">See above, n. 102. </w:t>
      </w:r>
    </w:p>
  </w:footnote>
  <w:footnote w:id="3032">
    <w:p w14:paraId="1A0E7F46" w14:textId="77777777" w:rsidR="00865CD2" w:rsidRPr="005F539E" w:rsidRDefault="00865CD2" w:rsidP="00337C1B">
      <w:pPr>
        <w:pStyle w:val="FootnoteText"/>
        <w:bidi w:val="0"/>
        <w:spacing w:line="240" w:lineRule="auto"/>
      </w:pPr>
      <w:r w:rsidRPr="005F539E">
        <w:rPr>
          <w:rStyle w:val="FootnoteReference"/>
        </w:rPr>
        <w:footnoteRef/>
      </w:r>
      <w:r w:rsidRPr="005F539E">
        <w:t xml:space="preserve"> </w:t>
      </w:r>
      <w:r>
        <w:rPr>
          <w:lang w:val="en-US"/>
        </w:rPr>
        <w:t>See above, n.</w:t>
      </w:r>
      <w:r>
        <w:t xml:space="preserve"> 66</w:t>
      </w:r>
      <w:r w:rsidRPr="005F539E">
        <w:t>.</w:t>
      </w:r>
    </w:p>
  </w:footnote>
  <w:footnote w:id="3033">
    <w:p w14:paraId="39356DAE"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323</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see I</w:t>
      </w:r>
      <w:r w:rsidRPr="002F6202">
        <w:rPr>
          <w:lang w:val="en-US"/>
        </w:rPr>
        <w:t>n</w:t>
      </w:r>
      <w:r w:rsidRPr="002F6202">
        <w:rPr>
          <w:lang w:val="en-US"/>
        </w:rPr>
        <w:t xml:space="preserve">troduction </w:t>
      </w:r>
      <w:r>
        <w:rPr>
          <w:lang w:val="en-US"/>
        </w:rPr>
        <w:t>7.5.2.1</w:t>
      </w:r>
      <w:r w:rsidRPr="002F6202">
        <w:rPr>
          <w:lang w:val="en-US"/>
        </w:rPr>
        <w:t>.</w:t>
      </w:r>
    </w:p>
  </w:footnote>
  <w:footnote w:id="3034">
    <w:p w14:paraId="51BD9077" w14:textId="77777777" w:rsidR="00865CD2" w:rsidRPr="00731FA3" w:rsidRDefault="00865CD2" w:rsidP="00337C1B">
      <w:pPr>
        <w:pStyle w:val="FootnoteText"/>
        <w:bidi w:val="0"/>
        <w:spacing w:line="240" w:lineRule="auto"/>
        <w:rPr>
          <w:lang w:val="en-US"/>
        </w:rPr>
      </w:pPr>
      <w:r>
        <w:rPr>
          <w:rStyle w:val="FootnoteReference"/>
        </w:rPr>
        <w:footnoteRef/>
      </w:r>
      <w:r>
        <w:rPr>
          <w:rtl/>
        </w:rPr>
        <w:t xml:space="preserve"> </w:t>
      </w:r>
      <w:r>
        <w:rPr>
          <w:lang w:val="en-US"/>
        </w:rPr>
        <w:t>See above, n. 74.</w:t>
      </w:r>
    </w:p>
  </w:footnote>
  <w:footnote w:id="3035">
    <w:p w14:paraId="705C006A" w14:textId="77777777" w:rsidR="00865CD2" w:rsidRPr="000C425B" w:rsidRDefault="00865CD2" w:rsidP="0044768C">
      <w:pPr>
        <w:pStyle w:val="FootnoteText"/>
        <w:bidi w:val="0"/>
        <w:spacing w:line="240" w:lineRule="auto"/>
        <w:rPr>
          <w:lang w:val="en-US"/>
        </w:rPr>
      </w:pPr>
      <w:r>
        <w:rPr>
          <w:rStyle w:val="FootnoteReference"/>
        </w:rPr>
        <w:footnoteRef/>
      </w:r>
      <w:r>
        <w:rPr>
          <w:rtl/>
        </w:rPr>
        <w:t xml:space="preserve"> </w:t>
      </w:r>
      <w:r>
        <w:rPr>
          <w:lang w:val="en-US"/>
        </w:rPr>
        <w:t xml:space="preserve">The early editors of the Jewish inscriptions from </w:t>
      </w:r>
      <w:smartTag w:uri="urn:schemas-microsoft-com:office:smarttags" w:element="place">
        <w:smartTag w:uri="urn:schemas-microsoft-com:office:smarttags" w:element="City">
          <w:r>
            <w:rPr>
              <w:lang w:val="en-US"/>
            </w:rPr>
            <w:t>Jaffa</w:t>
          </w:r>
        </w:smartTag>
      </w:smartTag>
      <w:r>
        <w:rPr>
          <w:lang w:val="en-US"/>
        </w:rPr>
        <w:t xml:space="preserve"> suggested this date for them, see Introduction </w:t>
      </w:r>
      <w:r w:rsidRPr="00B95278">
        <w:rPr>
          <w:lang w:val="en-US"/>
        </w:rPr>
        <w:t>5.2.2</w:t>
      </w:r>
      <w:r>
        <w:rPr>
          <w:lang w:val="en-US"/>
        </w:rPr>
        <w:t>.1</w:t>
      </w:r>
      <w:r w:rsidRPr="00B95278">
        <w:rPr>
          <w:lang w:val="en-US"/>
        </w:rPr>
        <w:t>.</w:t>
      </w:r>
      <w:r>
        <w:rPr>
          <w:lang w:val="en-US"/>
        </w:rPr>
        <w:t xml:space="preserve"> If the date is correct for the other </w:t>
      </w:r>
      <w:smartTag w:uri="urn:schemas-microsoft-com:office:smarttags" w:element="place">
        <w:smartTag w:uri="urn:schemas-microsoft-com:office:smarttags" w:element="City">
          <w:r>
            <w:rPr>
              <w:lang w:val="en-US"/>
            </w:rPr>
            <w:t>Jaffa</w:t>
          </w:r>
        </w:smartTag>
      </w:smartTag>
      <w:r>
        <w:rPr>
          <w:lang w:val="en-US"/>
        </w:rPr>
        <w:t xml:space="preserve"> inscriptions, it is correct for this one as well.</w:t>
      </w:r>
    </w:p>
  </w:footnote>
  <w:footnote w:id="3036">
    <w:p w14:paraId="1488E4E3" w14:textId="77777777" w:rsidR="00865CD2" w:rsidRPr="00CC1577" w:rsidRDefault="00865CD2">
      <w:pPr>
        <w:pStyle w:val="FootnoteText"/>
        <w:bidi w:val="0"/>
        <w:spacing w:line="240" w:lineRule="auto"/>
        <w:rPr>
          <w:rFonts w:cs="Times New Roman"/>
          <w:lang w:val="en-US"/>
        </w:rPr>
      </w:pPr>
      <w:r w:rsidRPr="00CC1577">
        <w:rPr>
          <w:rStyle w:val="FootnoteReference"/>
          <w:rFonts w:cs="Times New Roman"/>
        </w:rPr>
        <w:footnoteRef/>
      </w:r>
      <w:r w:rsidRPr="00CC1577">
        <w:rPr>
          <w:rFonts w:cs="Times New Roman"/>
          <w:rtl/>
        </w:rPr>
        <w:t xml:space="preserve"> </w:t>
      </w:r>
      <w:r w:rsidRPr="00CC1577">
        <w:rPr>
          <w:rFonts w:cs="Times New Roman"/>
          <w:lang w:val="en-US"/>
        </w:rPr>
        <w:t xml:space="preserve">In Aramaic – </w:t>
      </w:r>
      <w:r w:rsidRPr="00CC1577">
        <w:rPr>
          <w:rFonts w:cs="Times New Roman"/>
          <w:rtl/>
          <w:lang w:val="en-US"/>
        </w:rPr>
        <w:t>ספרה</w:t>
      </w:r>
      <w:r w:rsidRPr="00CC1577">
        <w:rPr>
          <w:rFonts w:cs="Times New Roman"/>
          <w:lang w:val="en-US"/>
        </w:rPr>
        <w:t>.</w:t>
      </w:r>
      <w:r>
        <w:rPr>
          <w:rFonts w:cs="Times New Roman"/>
          <w:lang w:val="en-US"/>
        </w:rPr>
        <w:t xml:space="preserve"> On this title see Introduction 3.1.2.4.</w:t>
      </w:r>
    </w:p>
  </w:footnote>
  <w:footnote w:id="3037">
    <w:p w14:paraId="62C18E09" w14:textId="77777777" w:rsidR="00865CD2" w:rsidRPr="002F6202" w:rsidRDefault="00865CD2" w:rsidP="00D01BA0">
      <w:pPr>
        <w:pStyle w:val="FootnoteText"/>
        <w:bidi w:val="0"/>
        <w:spacing w:line="240" w:lineRule="auto"/>
        <w:rPr>
          <w:lang w:val="en-US"/>
        </w:rPr>
      </w:pPr>
      <w:r>
        <w:rPr>
          <w:rStyle w:val="FootnoteReference"/>
        </w:rPr>
        <w:footnoteRef/>
      </w:r>
      <w:r>
        <w:rPr>
          <w:rtl/>
        </w:rPr>
        <w:t xml:space="preserve"> </w:t>
      </w:r>
      <w:r>
        <w:rPr>
          <w:lang w:val="en-US"/>
        </w:rPr>
        <w:t>The inscription is dated to 291</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see I</w:t>
      </w:r>
      <w:r w:rsidRPr="002F6202">
        <w:rPr>
          <w:lang w:val="en-US"/>
        </w:rPr>
        <w:t>n</w:t>
      </w:r>
      <w:r w:rsidRPr="002F6202">
        <w:rPr>
          <w:lang w:val="en-US"/>
        </w:rPr>
        <w:t xml:space="preserve">troduction </w:t>
      </w:r>
      <w:r>
        <w:rPr>
          <w:lang w:val="en-US"/>
        </w:rPr>
        <w:t>7.5.2.1</w:t>
      </w:r>
      <w:r w:rsidRPr="002F6202">
        <w:rPr>
          <w:lang w:val="en-US"/>
        </w:rPr>
        <w:t>.</w:t>
      </w:r>
    </w:p>
  </w:footnote>
  <w:footnote w:id="3038">
    <w:p w14:paraId="3672EA9A"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w:t>
      </w:r>
    </w:p>
  </w:footnote>
  <w:footnote w:id="3039">
    <w:p w14:paraId="719EEF08" w14:textId="77777777" w:rsidR="00865CD2" w:rsidRPr="00F22852" w:rsidRDefault="00865CD2" w:rsidP="00337C1B">
      <w:pPr>
        <w:pStyle w:val="FootnoteText"/>
        <w:bidi w:val="0"/>
        <w:spacing w:line="240" w:lineRule="auto"/>
        <w:rPr>
          <w:lang w:val="en-US"/>
        </w:rPr>
      </w:pPr>
      <w:r>
        <w:rPr>
          <w:rStyle w:val="FootnoteReference"/>
        </w:rPr>
        <w:footnoteRef/>
      </w:r>
      <w:r>
        <w:rPr>
          <w:rtl/>
        </w:rPr>
        <w:t xml:space="preserve"> </w:t>
      </w:r>
      <w:r>
        <w:rPr>
          <w:lang w:val="en-US"/>
        </w:rPr>
        <w:t>See above, n. 134</w:t>
      </w:r>
      <w:r>
        <w:rPr>
          <w:rFonts w:cs="Times New Roman"/>
          <w:lang w:val="en-US"/>
        </w:rPr>
        <w:t>.</w:t>
      </w:r>
    </w:p>
  </w:footnote>
  <w:footnote w:id="3040">
    <w:p w14:paraId="794504FB" w14:textId="77777777" w:rsidR="00865CD2" w:rsidRPr="005F433D" w:rsidRDefault="00865CD2" w:rsidP="005F433D">
      <w:pPr>
        <w:pStyle w:val="FootnoteText"/>
        <w:bidi w:val="0"/>
        <w:spacing w:line="240" w:lineRule="auto"/>
        <w:rPr>
          <w:lang w:val="en-US"/>
        </w:rPr>
      </w:pPr>
      <w:r>
        <w:rPr>
          <w:rStyle w:val="FootnoteReference"/>
        </w:rPr>
        <w:footnoteRef/>
      </w:r>
      <w:r>
        <w:rPr>
          <w:rtl/>
        </w:rPr>
        <w:t xml:space="preserve"> </w:t>
      </w:r>
      <w:r>
        <w:t xml:space="preserve">West of the </w:t>
      </w:r>
      <w:smartTag w:uri="urn:schemas-microsoft-com:office:smarttags" w:element="place">
        <w:r>
          <w:t>Sea of Galilee</w:t>
        </w:r>
      </w:smartTag>
      <w:r>
        <w:t>.</w:t>
      </w:r>
    </w:p>
  </w:footnote>
  <w:footnote w:id="3041">
    <w:p w14:paraId="67DD13C8" w14:textId="77777777" w:rsidR="00865CD2" w:rsidRPr="00856A8D" w:rsidRDefault="00865CD2" w:rsidP="00337C1B">
      <w:pPr>
        <w:pStyle w:val="FootnoteText"/>
        <w:bidi w:val="0"/>
        <w:spacing w:line="240" w:lineRule="auto"/>
        <w:rPr>
          <w:rFonts w:cs="Times New Roman"/>
          <w:lang w:val="en-US"/>
        </w:rPr>
      </w:pPr>
      <w:r>
        <w:rPr>
          <w:rStyle w:val="FootnoteReference"/>
        </w:rPr>
        <w:footnoteRef/>
      </w:r>
      <w:r>
        <w:rPr>
          <w:rtl/>
        </w:rPr>
        <w:t xml:space="preserve"> </w:t>
      </w:r>
      <w:r>
        <w:rPr>
          <w:lang w:val="en-US"/>
        </w:rPr>
        <w:t>See above, n. 79</w:t>
      </w:r>
      <w:r>
        <w:rPr>
          <w:rFonts w:cs="Times New Roman"/>
        </w:rPr>
        <w:t>.</w:t>
      </w:r>
    </w:p>
  </w:footnote>
  <w:footnote w:id="3042">
    <w:p w14:paraId="274CD093" w14:textId="77777777" w:rsidR="00865CD2" w:rsidRPr="00CC1577" w:rsidRDefault="00865CD2" w:rsidP="00337C1B">
      <w:pPr>
        <w:pStyle w:val="FootnoteText"/>
        <w:bidi w:val="0"/>
        <w:spacing w:line="240" w:lineRule="auto"/>
        <w:rPr>
          <w:rFonts w:cs="Times New Roman"/>
          <w:rtl/>
          <w:lang w:val="en-US"/>
        </w:rPr>
      </w:pPr>
      <w:r w:rsidRPr="00CC1577">
        <w:rPr>
          <w:rStyle w:val="FootnoteReference"/>
          <w:rFonts w:cs="Times New Roman"/>
          <w:rtl/>
        </w:rPr>
        <w:footnoteRef/>
      </w:r>
      <w:r>
        <w:rPr>
          <w:rFonts w:cs="Times New Roman"/>
          <w:lang w:val="en-US"/>
        </w:rPr>
        <w:t xml:space="preserve"> Jewishness suggested based on name and </w:t>
      </w:r>
      <w:r w:rsidRPr="00CC1577">
        <w:rPr>
          <w:rFonts w:cs="Times New Roman"/>
          <w:lang w:val="en-US"/>
        </w:rPr>
        <w:t>provenance, but he could be also Christian</w:t>
      </w:r>
      <w:r>
        <w:rPr>
          <w:rFonts w:cs="Times New Roman"/>
          <w:lang w:val="en-US"/>
        </w:rPr>
        <w:t xml:space="preserve">, see </w:t>
      </w:r>
      <w:r>
        <w:t>vol. 3, Introdu</w:t>
      </w:r>
      <w:r>
        <w:t>c</w:t>
      </w:r>
      <w:r>
        <w:t xml:space="preserve">tion </w:t>
      </w:r>
      <w:r>
        <w:rPr>
          <w:u w:color="FFFF00"/>
        </w:rPr>
        <w:t>6.6.7, p. 52</w:t>
      </w:r>
      <w:r w:rsidRPr="00CC1577">
        <w:rPr>
          <w:rFonts w:cs="Times New Roman"/>
          <w:lang w:val="en-US"/>
        </w:rPr>
        <w:t>.</w:t>
      </w:r>
    </w:p>
  </w:footnote>
  <w:footnote w:id="3043">
    <w:p w14:paraId="48EA66FA" w14:textId="77777777" w:rsidR="00865CD2" w:rsidRPr="005F539E" w:rsidRDefault="00865CD2" w:rsidP="00337C1B">
      <w:pPr>
        <w:pStyle w:val="FootnoteText"/>
        <w:bidi w:val="0"/>
        <w:spacing w:line="240" w:lineRule="auto"/>
      </w:pPr>
      <w:r w:rsidRPr="005F539E">
        <w:rPr>
          <w:rStyle w:val="FootnoteReference"/>
        </w:rPr>
        <w:footnoteRef/>
      </w:r>
      <w:r w:rsidRPr="005F539E">
        <w:t xml:space="preserve"> </w:t>
      </w:r>
      <w:r>
        <w:rPr>
          <w:lang w:val="en-US"/>
        </w:rPr>
        <w:t>See above, n.</w:t>
      </w:r>
      <w:r>
        <w:t xml:space="preserve"> 66</w:t>
      </w:r>
      <w:r w:rsidRPr="005F539E">
        <w:t>.</w:t>
      </w:r>
    </w:p>
  </w:footnote>
  <w:footnote w:id="3044">
    <w:p w14:paraId="637D5AE9" w14:textId="77777777" w:rsidR="00865CD2" w:rsidRPr="00ED0F4E" w:rsidRDefault="00865CD2" w:rsidP="00446772">
      <w:pPr>
        <w:pStyle w:val="FootnoteText"/>
        <w:bidi w:val="0"/>
        <w:spacing w:line="240" w:lineRule="auto"/>
        <w:rPr>
          <w:lang w:val="en-US"/>
        </w:rPr>
      </w:pPr>
      <w:r>
        <w:rPr>
          <w:rStyle w:val="FootnoteReference"/>
        </w:rPr>
        <w:footnoteRef/>
      </w:r>
      <w:r>
        <w:t xml:space="preserve"> </w:t>
      </w:r>
      <w:r>
        <w:rPr>
          <w:lang w:val="en-US"/>
        </w:rPr>
        <w:t>For this form see vol. 3, under Samuel (29) B/M, p. 162.</w:t>
      </w:r>
    </w:p>
  </w:footnote>
  <w:footnote w:id="3045">
    <w:p w14:paraId="5B159188" w14:textId="77777777" w:rsidR="00865CD2" w:rsidRPr="00CC1577" w:rsidRDefault="00865CD2" w:rsidP="00337C1B">
      <w:pPr>
        <w:pStyle w:val="FootnoteText"/>
        <w:bidi w:val="0"/>
        <w:spacing w:line="240" w:lineRule="auto"/>
        <w:rPr>
          <w:rFonts w:cs="Times New Roman"/>
          <w:rtl/>
          <w:lang w:val="en-US"/>
        </w:rPr>
      </w:pPr>
      <w:r w:rsidRPr="00CC1577">
        <w:rPr>
          <w:rStyle w:val="FootnoteReference"/>
          <w:rFonts w:cs="Times New Roman"/>
          <w:rtl/>
        </w:rPr>
        <w:footnoteRef/>
      </w:r>
      <w:r>
        <w:rPr>
          <w:rFonts w:cs="Times New Roman"/>
          <w:lang w:val="en-US"/>
        </w:rPr>
        <w:t xml:space="preserve"> </w:t>
      </w:r>
      <w:r>
        <w:rPr>
          <w:lang w:val="en-US"/>
        </w:rPr>
        <w:t>See above, n.</w:t>
      </w:r>
      <w:r>
        <w:rPr>
          <w:rFonts w:cs="Times New Roman"/>
          <w:lang w:val="en-US"/>
        </w:rPr>
        <w:t xml:space="preserve"> 140</w:t>
      </w:r>
      <w:r w:rsidRPr="00CC1577">
        <w:rPr>
          <w:rFonts w:cs="Times New Roman"/>
          <w:lang w:val="en-US"/>
        </w:rPr>
        <w:t>.</w:t>
      </w:r>
    </w:p>
  </w:footnote>
  <w:footnote w:id="3046">
    <w:p w14:paraId="657CF608" w14:textId="77777777" w:rsidR="00865CD2" w:rsidRPr="005F539E" w:rsidRDefault="00865CD2" w:rsidP="00337C1B">
      <w:pPr>
        <w:pStyle w:val="FootnoteText"/>
        <w:bidi w:val="0"/>
        <w:spacing w:line="240" w:lineRule="auto"/>
      </w:pPr>
      <w:r w:rsidRPr="005F539E">
        <w:rPr>
          <w:rStyle w:val="FootnoteReference"/>
        </w:rPr>
        <w:footnoteRef/>
      </w:r>
      <w:r w:rsidRPr="005F539E">
        <w:t xml:space="preserve"> </w:t>
      </w:r>
      <w:r>
        <w:rPr>
          <w:lang w:val="en-US"/>
        </w:rPr>
        <w:t>See above, n.</w:t>
      </w:r>
      <w:r>
        <w:t xml:space="preserve"> 66</w:t>
      </w:r>
      <w:r w:rsidRPr="005F539E">
        <w:t>.</w:t>
      </w:r>
    </w:p>
  </w:footnote>
  <w:footnote w:id="3047">
    <w:p w14:paraId="05F772C4" w14:textId="77777777" w:rsidR="00865CD2" w:rsidRPr="009E48D3" w:rsidRDefault="00865CD2" w:rsidP="00611847">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3048">
    <w:p w14:paraId="00FA853A" w14:textId="77777777" w:rsidR="00865CD2" w:rsidRPr="007E5E61" w:rsidRDefault="00865CD2" w:rsidP="00E2783F">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w:t>
      </w:r>
      <w:r>
        <w:rPr>
          <w:lang w:val="en-US"/>
        </w:rPr>
        <w:t>n</w:t>
      </w:r>
      <w:r>
        <w:rPr>
          <w:lang w:val="en-US"/>
        </w:rPr>
        <w:t>scription and kindly allowed me to make use of her readings. Not all the names she read can be seen in the photograph.</w:t>
      </w:r>
    </w:p>
  </w:footnote>
  <w:footnote w:id="3049">
    <w:p w14:paraId="25D5A224" w14:textId="77777777" w:rsidR="00865CD2" w:rsidRPr="001B0B28" w:rsidRDefault="00865CD2" w:rsidP="001B0B28">
      <w:pPr>
        <w:pStyle w:val="FootnoteText"/>
        <w:bidi w:val="0"/>
        <w:spacing w:line="240" w:lineRule="auto"/>
        <w:rPr>
          <w:lang w:val="en-US"/>
        </w:rPr>
      </w:pPr>
      <w:r w:rsidRPr="001B0B28">
        <w:rPr>
          <w:vertAlign w:val="superscript"/>
          <w:lang w:val="en-US"/>
        </w:rPr>
        <w:footnoteRef/>
      </w:r>
      <w:r w:rsidRPr="001B0B28">
        <w:rPr>
          <w:vertAlign w:val="superscript"/>
          <w:lang w:val="en-US"/>
        </w:rPr>
        <w:t xml:space="preserve"> </w:t>
      </w:r>
      <w:smartTag w:uri="urn:schemas-microsoft-com:office:smarttags" w:element="place">
        <w:smartTag w:uri="urn:schemas-microsoft-com:office:smarttags" w:element="City">
          <w:r w:rsidR="00751B3E">
            <w:rPr>
              <w:lang w:val="en-US"/>
            </w:rPr>
            <w:t>Reading</w:t>
          </w:r>
        </w:smartTag>
      </w:smartTag>
      <w:r w:rsidR="00751B3E">
        <w:rPr>
          <w:lang w:val="en-US"/>
        </w:rPr>
        <w:t xml:space="preserve"> reconstructed by us, see vol. 3, Introduction 2.1, p. 11. </w:t>
      </w:r>
      <w:r>
        <w:rPr>
          <w:lang w:val="en-US"/>
        </w:rPr>
        <w:t xml:space="preserve">This form is not recorded elsewhere. For the form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vol. 3, under Samuel (4) B/M, p. 162.</w:t>
      </w:r>
      <w:r>
        <w:rPr>
          <w:lang w:val="en-US"/>
        </w:rPr>
        <w:t xml:space="preserve"> This is a variation of this name and the form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w:t>
      </w:r>
      <w:r>
        <w:rPr>
          <w:lang w:val="en-US"/>
        </w:rPr>
        <w:t>vol. 1, under Samuel (5) B/M, p. 215.</w:t>
      </w:r>
    </w:p>
  </w:footnote>
  <w:footnote w:id="3050">
    <w:p w14:paraId="0FBA0F08" w14:textId="77777777" w:rsidR="00865CD2" w:rsidRPr="00236485" w:rsidRDefault="00865CD2" w:rsidP="001058D5">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3051">
    <w:p w14:paraId="6FDF5D9D" w14:textId="77777777" w:rsidR="00865CD2" w:rsidRPr="00CC1577" w:rsidRDefault="00865CD2" w:rsidP="00AF1542">
      <w:pPr>
        <w:pStyle w:val="FootnoteText"/>
        <w:bidi w:val="0"/>
        <w:spacing w:line="240" w:lineRule="auto"/>
        <w:rPr>
          <w:rFonts w:cs="Times New Roman"/>
          <w:rtl/>
          <w:lang w:val="en-US"/>
        </w:rPr>
      </w:pPr>
      <w:r w:rsidRPr="00CC1577">
        <w:rPr>
          <w:rStyle w:val="FootnoteReference"/>
          <w:rFonts w:cs="Times New Roman"/>
          <w:rtl/>
        </w:rPr>
        <w:footnoteRef/>
      </w:r>
      <w:r w:rsidRPr="00CC1577">
        <w:rPr>
          <w:rFonts w:cs="Times New Roman"/>
          <w:lang w:eastAsia="en-GB"/>
        </w:rPr>
        <w:t xml:space="preserve"> Biblical, e.g. Gen 29:33. </w:t>
      </w:r>
      <w:r w:rsidRPr="00CC1577">
        <w:rPr>
          <w:rFonts w:cs="Times New Roman"/>
          <w:rtl/>
          <w:lang w:eastAsia="en-GB"/>
        </w:rPr>
        <w:t>שמעון</w:t>
      </w:r>
      <w:r w:rsidRPr="00CC1577">
        <w:rPr>
          <w:rFonts w:cs="Times New Roman"/>
          <w:lang w:val="en-US"/>
        </w:rPr>
        <w:t xml:space="preserve"> was a son of Jacob and one of the tribes of Israel. Note also, that this is a Hasmonean name, see </w:t>
      </w:r>
      <w:r w:rsidRPr="00CC1577">
        <w:rPr>
          <w:rFonts w:cs="Times New Roman"/>
          <w:lang w:eastAsia="en-GB"/>
        </w:rPr>
        <w:t xml:space="preserve">Introduction </w:t>
      </w:r>
      <w:r>
        <w:rPr>
          <w:rFonts w:cs="Times New Roman"/>
          <w:lang w:eastAsia="en-GB"/>
        </w:rPr>
        <w:t>1.</w:t>
      </w:r>
      <w:r>
        <w:rPr>
          <w:rFonts w:cs="Times New Roman"/>
          <w:u w:color="FFFF00"/>
          <w:lang w:eastAsia="en-GB"/>
        </w:rPr>
        <w:t>1.1.2</w:t>
      </w:r>
      <w:r w:rsidRPr="00CC1577">
        <w:rPr>
          <w:rFonts w:cs="Times New Roman"/>
          <w:lang w:eastAsia="en-GB"/>
        </w:rPr>
        <w:t xml:space="preserve">. </w:t>
      </w:r>
    </w:p>
  </w:footnote>
  <w:footnote w:id="3052">
    <w:p w14:paraId="67173EF7" w14:textId="77777777" w:rsidR="00865CD2" w:rsidRPr="004B3394" w:rsidRDefault="00865CD2" w:rsidP="00214670">
      <w:pPr>
        <w:pStyle w:val="FootnoteText"/>
        <w:bidi w:val="0"/>
        <w:spacing w:line="240" w:lineRule="auto"/>
        <w:rPr>
          <w:lang w:val="en-US"/>
        </w:rPr>
      </w:pPr>
      <w:r>
        <w:rPr>
          <w:rStyle w:val="FootnoteReference"/>
        </w:rPr>
        <w:footnoteRef/>
      </w:r>
      <w:r>
        <w:t xml:space="preserve"> </w:t>
      </w:r>
      <w:r>
        <w:rPr>
          <w:lang w:val="en-US"/>
        </w:rPr>
        <w:t>In Arabic, see Introduction 2.</w:t>
      </w:r>
      <w:r>
        <w:rPr>
          <w:u w:color="FFFF00"/>
          <w:lang w:val="en-US"/>
        </w:rPr>
        <w:t>5.2</w:t>
      </w:r>
      <w:r>
        <w:rPr>
          <w:lang w:val="en-US"/>
        </w:rPr>
        <w:t xml:space="preserve">. In Hebrew this would read </w:t>
      </w:r>
      <w:r w:rsidRPr="00214670">
        <w:rPr>
          <w:rFonts w:cs="Times New Roman"/>
          <w:rtl/>
          <w:lang w:val="en-US"/>
        </w:rPr>
        <w:t>שמעון</w:t>
      </w:r>
      <w:r>
        <w:rPr>
          <w:rFonts w:hint="cs"/>
          <w:lang w:val="en-US"/>
        </w:rPr>
        <w:t>.</w:t>
      </w:r>
    </w:p>
  </w:footnote>
  <w:footnote w:id="3053">
    <w:p w14:paraId="01D773C2" w14:textId="77777777" w:rsidR="00865CD2" w:rsidRPr="00214670" w:rsidRDefault="00865CD2" w:rsidP="006A21B9">
      <w:pPr>
        <w:pStyle w:val="FootnoteText"/>
        <w:bidi w:val="0"/>
        <w:spacing w:line="240" w:lineRule="auto"/>
        <w:rPr>
          <w:rFonts w:cs="Times New Roman"/>
          <w:lang w:val="en-US"/>
        </w:rPr>
      </w:pPr>
      <w:r w:rsidRPr="00CC1577">
        <w:rPr>
          <w:rStyle w:val="FootnoteReference"/>
          <w:rFonts w:cs="Times New Roman"/>
        </w:rPr>
        <w:footnoteRef/>
      </w:r>
      <w:r w:rsidRPr="00CC1577">
        <w:rPr>
          <w:rFonts w:cs="Times New Roman"/>
          <w:rtl/>
        </w:rPr>
        <w:t xml:space="preserve"> </w:t>
      </w:r>
      <w:r w:rsidRPr="00CC1577">
        <w:rPr>
          <w:rFonts w:cs="Times New Roman"/>
          <w:lang w:val="en-US"/>
        </w:rPr>
        <w:t>In Coptic</w:t>
      </w:r>
      <w:r>
        <w:rPr>
          <w:rFonts w:cs="Times New Roman"/>
          <w:lang w:val="en-US"/>
        </w:rPr>
        <w:t xml:space="preserve">, see vol. Introduction </w:t>
      </w:r>
      <w:r>
        <w:rPr>
          <w:rFonts w:cs="Times New Roman"/>
          <w:u w:color="FFFF00"/>
          <w:lang w:val="en-US"/>
        </w:rPr>
        <w:t>2.8.4, p. 31</w:t>
      </w:r>
      <w:r w:rsidRPr="00CC1577">
        <w:rPr>
          <w:rFonts w:cs="Times New Roman"/>
          <w:lang w:val="en-US"/>
        </w:rPr>
        <w:t>.</w:t>
      </w:r>
      <w:r>
        <w:rPr>
          <w:rFonts w:cs="Times New Roman"/>
          <w:lang w:val="en-US"/>
        </w:rPr>
        <w:t xml:space="preserve"> In Greek this would read </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cs="Times New Roman"/>
          <w:lang w:val="en-US"/>
        </w:rPr>
        <w:t>. For this form see vol. 1, under S</w:t>
      </w:r>
      <w:r>
        <w:rPr>
          <w:rFonts w:cs="Times New Roman"/>
          <w:lang w:val="en-US"/>
        </w:rPr>
        <w:t>i</w:t>
      </w:r>
      <w:r>
        <w:rPr>
          <w:rFonts w:cs="Times New Roman"/>
          <w:lang w:val="en-US"/>
        </w:rPr>
        <w:t>mon (17) B/M, p. 219.</w:t>
      </w:r>
    </w:p>
  </w:footnote>
  <w:footnote w:id="3054">
    <w:p w14:paraId="41808DC7" w14:textId="77777777" w:rsidR="00865CD2" w:rsidRPr="000810DE" w:rsidRDefault="00865CD2" w:rsidP="00F56545">
      <w:pPr>
        <w:pStyle w:val="FootnoteText"/>
        <w:bidi w:val="0"/>
        <w:spacing w:line="240" w:lineRule="auto"/>
        <w:rPr>
          <w:lang w:val="en-US"/>
        </w:rPr>
      </w:pPr>
      <w:r>
        <w:rPr>
          <w:rStyle w:val="FootnoteReference"/>
        </w:rPr>
        <w:footnoteRef/>
      </w:r>
      <w:r>
        <w:t xml:space="preserve"> </w:t>
      </w:r>
      <w:r>
        <w:rPr>
          <w:lang w:val="en-US"/>
        </w:rPr>
        <w:t xml:space="preserve">In the days of </w:t>
      </w:r>
      <w:smartTag w:uri="urn:schemas-microsoft-com:office:smarttags" w:element="place">
        <w:smartTag w:uri="urn:schemas-microsoft-com:office:smarttags" w:element="City">
          <w:r>
            <w:rPr>
              <w:lang w:val="en-US"/>
            </w:rPr>
            <w:t>Constantine</w:t>
          </w:r>
        </w:smartTag>
      </w:smartTag>
      <w:r>
        <w:rPr>
          <w:lang w:val="en-US"/>
        </w:rPr>
        <w:t>. These are his dates, see Introduction 7.1.</w:t>
      </w:r>
    </w:p>
  </w:footnote>
  <w:footnote w:id="3055">
    <w:p w14:paraId="7BCBDCE4" w14:textId="77777777" w:rsidR="00865CD2" w:rsidRPr="003D106A" w:rsidRDefault="00865CD2" w:rsidP="00337C1B">
      <w:pPr>
        <w:pStyle w:val="FootnoteText"/>
        <w:bidi w:val="0"/>
        <w:spacing w:line="240" w:lineRule="auto"/>
        <w:rPr>
          <w:lang w:val="en-US"/>
        </w:rPr>
      </w:pPr>
      <w:r>
        <w:rPr>
          <w:rStyle w:val="FootnoteReference"/>
        </w:rPr>
        <w:footnoteRef/>
      </w:r>
      <w:r>
        <w:rPr>
          <w:rtl/>
        </w:rPr>
        <w:t xml:space="preserve"> </w:t>
      </w:r>
      <w:r w:rsidRPr="003D106A">
        <w:rPr>
          <w:lang w:val="en-US"/>
        </w:rPr>
        <w:t xml:space="preserve"> </w:t>
      </w:r>
      <w:r>
        <w:rPr>
          <w:lang w:val="en-US"/>
        </w:rPr>
        <w:t xml:space="preserve">Was Rabbi Yohanan (1)’s companion, </w:t>
      </w:r>
      <w:r w:rsidRPr="001E08FE">
        <w:rPr>
          <w:lang w:val="en-US"/>
        </w:rPr>
        <w:t xml:space="preserve">see Introduction </w:t>
      </w:r>
      <w:r>
        <w:rPr>
          <w:lang w:val="en-US"/>
        </w:rPr>
        <w:t>7.4.1</w:t>
      </w:r>
      <w:r w:rsidRPr="001E08FE">
        <w:rPr>
          <w:lang w:val="en-US"/>
        </w:rPr>
        <w:t>.</w:t>
      </w:r>
    </w:p>
  </w:footnote>
  <w:footnote w:id="3056">
    <w:p w14:paraId="56E60040" w14:textId="77777777" w:rsidR="00865CD2" w:rsidRPr="00E15932" w:rsidRDefault="00865CD2" w:rsidP="00E15932">
      <w:pPr>
        <w:pStyle w:val="FootnoteText"/>
        <w:bidi w:val="0"/>
        <w:spacing w:line="240" w:lineRule="auto"/>
        <w:rPr>
          <w:lang w:val="en-US"/>
        </w:rPr>
      </w:pPr>
      <w:r>
        <w:rPr>
          <w:rStyle w:val="FootnoteReference"/>
        </w:rPr>
        <w:footnoteRef/>
      </w:r>
      <w:r>
        <w:t xml:space="preserve"> </w:t>
      </w:r>
      <w:r>
        <w:rPr>
          <w:lang w:val="en-US"/>
        </w:rPr>
        <w:t xml:space="preserve">For the form </w:t>
      </w:r>
      <w:r w:rsidRPr="00E15932">
        <w:rPr>
          <w:rFonts w:cs="Times New Roman"/>
          <w:rtl/>
          <w:lang w:val="en-US"/>
        </w:rPr>
        <w:t>סמון</w:t>
      </w:r>
      <w:r>
        <w:rPr>
          <w:lang w:val="en-US"/>
        </w:rPr>
        <w:t xml:space="preserve"> see vol. 1, under Simon (237) B/M, p. 226. </w:t>
      </w:r>
      <w:r w:rsidRPr="005E00E4">
        <w:rPr>
          <w:lang w:val="en-US"/>
        </w:rPr>
        <w:t xml:space="preserve">On the additional </w:t>
      </w:r>
      <w:r>
        <w:rPr>
          <w:rFonts w:cs="Times New Roman" w:hint="cs"/>
          <w:rtl/>
          <w:lang w:val="en-US"/>
        </w:rPr>
        <w:t>י</w:t>
      </w:r>
      <w:r w:rsidRPr="005E00E4">
        <w:rPr>
          <w:rFonts w:hint="cs"/>
          <w:lang w:val="en-US"/>
        </w:rPr>
        <w:t xml:space="preserve"> </w:t>
      </w:r>
      <w:r w:rsidRPr="005E00E4">
        <w:rPr>
          <w:lang w:val="en-US"/>
        </w:rPr>
        <w:t>a</w:t>
      </w:r>
      <w:r>
        <w:rPr>
          <w:lang w:val="en-US"/>
        </w:rPr>
        <w:t>s</w:t>
      </w:r>
      <w:r w:rsidRPr="005E00E4">
        <w:rPr>
          <w:rFonts w:hint="cs"/>
          <w:lang w:val="en-US"/>
        </w:rPr>
        <w:t xml:space="preserve"> </w:t>
      </w:r>
      <w:r>
        <w:rPr>
          <w:lang w:val="en-US"/>
        </w:rPr>
        <w:t xml:space="preserve">a </w:t>
      </w:r>
      <w:r w:rsidRPr="005E00E4">
        <w:rPr>
          <w:rFonts w:hint="cs"/>
          <w:lang w:val="en-US"/>
        </w:rPr>
        <w:t xml:space="preserve">dialect </w:t>
      </w:r>
      <w:r w:rsidRPr="005E00E4">
        <w:rPr>
          <w:lang w:val="en-US"/>
        </w:rPr>
        <w:t xml:space="preserve">variant </w:t>
      </w:r>
      <w:r w:rsidRPr="005E00E4">
        <w:rPr>
          <w:rFonts w:hint="cs"/>
          <w:lang w:val="en-US"/>
        </w:rPr>
        <w:t>see vol</w:t>
      </w:r>
      <w:r w:rsidRPr="005E00E4">
        <w:rPr>
          <w:lang w:val="en-US"/>
        </w:rPr>
        <w:t xml:space="preserve"> 4, Introduction 2.3.5.</w:t>
      </w:r>
      <w:r>
        <w:rPr>
          <w:lang w:val="en-US"/>
        </w:rPr>
        <w:t>2</w:t>
      </w:r>
      <w:r w:rsidRPr="005E00E4">
        <w:rPr>
          <w:lang w:val="en-US"/>
        </w:rPr>
        <w:t xml:space="preserve">, p. </w:t>
      </w:r>
      <w:r>
        <w:rPr>
          <w:lang w:val="en-US"/>
        </w:rPr>
        <w:t>13</w:t>
      </w:r>
      <w:r w:rsidRPr="007C4108">
        <w:rPr>
          <w:lang w:val="en-US"/>
        </w:rPr>
        <w:t>.</w:t>
      </w:r>
      <w:r>
        <w:rPr>
          <w:lang w:val="en-US"/>
        </w:rPr>
        <w:t xml:space="preserve"> This is probably the Greek form of this name, transliterated back into H</w:t>
      </w:r>
      <w:r>
        <w:rPr>
          <w:lang w:val="en-US"/>
        </w:rPr>
        <w:t>e</w:t>
      </w:r>
      <w:r>
        <w:rPr>
          <w:lang w:val="en-US"/>
        </w:rPr>
        <w:t>brew, although see Introduction 2.2.1.</w:t>
      </w:r>
    </w:p>
  </w:footnote>
  <w:footnote w:id="3057">
    <w:p w14:paraId="50A486F8" w14:textId="77777777" w:rsidR="00865CD2" w:rsidRPr="00FA56AA" w:rsidRDefault="00865CD2" w:rsidP="00FA56AA">
      <w:pPr>
        <w:pStyle w:val="FootnoteText"/>
        <w:bidi w:val="0"/>
        <w:spacing w:line="240" w:lineRule="auto"/>
        <w:rPr>
          <w:lang w:val="en-US"/>
        </w:rPr>
      </w:pPr>
      <w:r>
        <w:rPr>
          <w:rStyle w:val="FootnoteReference"/>
        </w:rPr>
        <w:footnoteRef/>
      </w:r>
      <w:r>
        <w:rPr>
          <w:rtl/>
        </w:rPr>
        <w:t xml:space="preserve"> </w:t>
      </w:r>
      <w:r>
        <w:rPr>
          <w:lang w:val="en-US"/>
        </w:rPr>
        <w:t>Was a student of the last tannaim, see Introduction 7.4.1.</w:t>
      </w:r>
    </w:p>
  </w:footnote>
  <w:footnote w:id="3058">
    <w:p w14:paraId="52DAAB43" w14:textId="77777777" w:rsidR="00865CD2" w:rsidRPr="00CB54FE" w:rsidRDefault="00865CD2" w:rsidP="009D162A">
      <w:pPr>
        <w:pStyle w:val="FootnoteText"/>
        <w:bidi w:val="0"/>
        <w:spacing w:line="240" w:lineRule="auto"/>
        <w:rPr>
          <w:lang w:val="en-US"/>
        </w:rPr>
      </w:pPr>
      <w:r>
        <w:rPr>
          <w:rStyle w:val="FootnoteReference"/>
        </w:rPr>
        <w:footnoteRef/>
      </w:r>
      <w:r>
        <w:rPr>
          <w:rtl/>
        </w:rPr>
        <w:t xml:space="preserve"> </w:t>
      </w:r>
      <w:r>
        <w:rPr>
          <w:lang w:val="en-US"/>
        </w:rPr>
        <w:t>His son transmits in the name of Rabbi Yohanan (1), see Introduction 7.4.1.</w:t>
      </w:r>
    </w:p>
  </w:footnote>
  <w:footnote w:id="3059">
    <w:p w14:paraId="29E91B02" w14:textId="77777777" w:rsidR="00865CD2" w:rsidRPr="00E15932" w:rsidRDefault="00865CD2" w:rsidP="00337C1B">
      <w:pPr>
        <w:pStyle w:val="FootnoteText"/>
        <w:bidi w:val="0"/>
        <w:spacing w:line="240" w:lineRule="auto"/>
        <w:rPr>
          <w:lang w:val="en-US"/>
        </w:rPr>
      </w:pPr>
      <w:r>
        <w:rPr>
          <w:rStyle w:val="FootnoteReference"/>
        </w:rPr>
        <w:footnoteRef/>
      </w:r>
      <w:r>
        <w:t xml:space="preserve"> </w:t>
      </w:r>
      <w:r>
        <w:rPr>
          <w:lang w:val="en-US"/>
        </w:rPr>
        <w:t>See above, n. 6.</w:t>
      </w:r>
    </w:p>
  </w:footnote>
  <w:footnote w:id="3060">
    <w:p w14:paraId="6EBDE441" w14:textId="77777777" w:rsidR="00865CD2" w:rsidRPr="00F22B7A" w:rsidRDefault="00865CD2" w:rsidP="00E71AA7">
      <w:pPr>
        <w:pStyle w:val="FootnoteText"/>
        <w:bidi w:val="0"/>
        <w:spacing w:line="240" w:lineRule="auto"/>
        <w:rPr>
          <w:lang w:val="en-US"/>
        </w:rPr>
      </w:pPr>
      <w:r>
        <w:rPr>
          <w:rStyle w:val="FootnoteReference"/>
        </w:rPr>
        <w:footnoteRef/>
      </w:r>
      <w:r>
        <w:rPr>
          <w:rtl/>
        </w:rPr>
        <w:t xml:space="preserve"> </w:t>
      </w:r>
      <w:r>
        <w:rPr>
          <w:lang w:val="en-US"/>
        </w:rPr>
        <w:t>Was a contemporary of Samuel (3), see Introduction 7.4.2.</w:t>
      </w:r>
    </w:p>
  </w:footnote>
  <w:footnote w:id="3061">
    <w:p w14:paraId="05EA8B3A" w14:textId="77777777" w:rsidR="00865CD2" w:rsidRPr="00A15CB9" w:rsidRDefault="00865CD2" w:rsidP="00A15CB9">
      <w:pPr>
        <w:pStyle w:val="FootnoteText"/>
        <w:bidi w:val="0"/>
        <w:spacing w:line="240" w:lineRule="auto"/>
        <w:rPr>
          <w:rFonts w:cs="Times New Roman"/>
          <w:lang w:val="en-US"/>
        </w:rPr>
      </w:pPr>
      <w:r w:rsidRPr="00A15CB9">
        <w:rPr>
          <w:rStyle w:val="FootnoteReference"/>
          <w:rFonts w:cs="Times New Roman"/>
        </w:rPr>
        <w:footnoteRef/>
      </w:r>
      <w:r>
        <w:rPr>
          <w:rFonts w:cs="Times New Roman"/>
        </w:rPr>
        <w:t xml:space="preserve"> </w:t>
      </w:r>
      <w:r w:rsidRPr="00A15CB9">
        <w:rPr>
          <w:rFonts w:cs="Times New Roman"/>
          <w:lang w:val="en-US"/>
        </w:rPr>
        <w:t xml:space="preserve">In Aramaic – </w:t>
      </w:r>
      <w:r w:rsidRPr="00A15CB9">
        <w:rPr>
          <w:rFonts w:cs="Times New Roman"/>
          <w:rtl/>
          <w:lang w:val="en-US"/>
        </w:rPr>
        <w:t>חסידא</w:t>
      </w:r>
      <w:r w:rsidRPr="00A15CB9">
        <w:rPr>
          <w:rFonts w:cs="Times New Roman"/>
          <w:lang w:val="en-US"/>
        </w:rPr>
        <w:t>.</w:t>
      </w:r>
      <w:r>
        <w:rPr>
          <w:rFonts w:cs="Times New Roman"/>
          <w:lang w:val="en-US"/>
        </w:rPr>
        <w:t xml:space="preserve"> On such designations see Introduction 3.1.3.7.1. He is probably not to be ident</w:t>
      </w:r>
      <w:r>
        <w:rPr>
          <w:rFonts w:cs="Times New Roman"/>
          <w:lang w:val="en-US"/>
        </w:rPr>
        <w:t>i</w:t>
      </w:r>
      <w:r>
        <w:rPr>
          <w:rFonts w:cs="Times New Roman"/>
          <w:lang w:val="en-US"/>
        </w:rPr>
        <w:t>fied with Simon (3), of vol. 4, p. 131 or with Simon (85) of vol. 1, p. 221.</w:t>
      </w:r>
    </w:p>
  </w:footnote>
  <w:footnote w:id="3062">
    <w:p w14:paraId="11EBDC0E" w14:textId="77777777" w:rsidR="00865CD2" w:rsidRPr="00FA56AA" w:rsidRDefault="00865CD2" w:rsidP="00FA56AA">
      <w:pPr>
        <w:pStyle w:val="FootnoteText"/>
        <w:bidi w:val="0"/>
        <w:spacing w:line="240" w:lineRule="auto"/>
        <w:rPr>
          <w:lang w:val="en-US"/>
        </w:rPr>
      </w:pPr>
      <w:r>
        <w:rPr>
          <w:rStyle w:val="FootnoteReference"/>
        </w:rPr>
        <w:footnoteRef/>
      </w:r>
      <w:r>
        <w:rPr>
          <w:rtl/>
        </w:rPr>
        <w:t xml:space="preserve"> </w:t>
      </w:r>
      <w:r>
        <w:rPr>
          <w:lang w:val="en-US"/>
        </w:rPr>
        <w:t>Rabbi Yonah (2) transmits in his name, see Introduction 7.4.3.</w:t>
      </w:r>
    </w:p>
  </w:footnote>
  <w:footnote w:id="3063">
    <w:p w14:paraId="2065D077" w14:textId="77777777" w:rsidR="00865CD2" w:rsidRPr="00276014" w:rsidRDefault="00865CD2" w:rsidP="00276014">
      <w:pPr>
        <w:pStyle w:val="FootnoteText"/>
        <w:bidi w:val="0"/>
        <w:spacing w:line="240" w:lineRule="auto"/>
        <w:rPr>
          <w:rFonts w:cs="Times New Roman"/>
          <w:lang w:val="en-US"/>
        </w:rPr>
      </w:pPr>
      <w:r>
        <w:rPr>
          <w:rStyle w:val="FootnoteReference"/>
        </w:rPr>
        <w:footnoteRef/>
      </w:r>
      <w:r>
        <w:rPr>
          <w:rtl/>
        </w:rPr>
        <w:t xml:space="preserve"> </w:t>
      </w:r>
      <w:r>
        <w:t xml:space="preserve">In Greek, in Jewish characters – </w:t>
      </w:r>
      <w:r w:rsidRPr="00276014">
        <w:rPr>
          <w:rFonts w:cs="Times New Roman"/>
          <w:rtl/>
        </w:rPr>
        <w:t>קמטריא</w:t>
      </w:r>
      <w:r>
        <w:rPr>
          <w:lang w:val="en-US"/>
        </w:rPr>
        <w:t xml:space="preserve">. From the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Jastrow, </w:t>
      </w:r>
      <w:r w:rsidRPr="00276014">
        <w:rPr>
          <w:rFonts w:cs="Times New Roman"/>
          <w:i/>
          <w:iCs/>
          <w:lang w:val="en-US"/>
        </w:rPr>
        <w:t>DTTBYML</w:t>
      </w:r>
      <w:r>
        <w:rPr>
          <w:rFonts w:cs="Times New Roman"/>
          <w:lang w:val="en-US"/>
        </w:rPr>
        <w:t xml:space="preserve">, 1385). This is the word used in the Targum for </w:t>
      </w:r>
      <w:r w:rsidRPr="00276014">
        <w:rPr>
          <w:rFonts w:cs="Times New Roman"/>
          <w:rtl/>
          <w:lang w:val="en-US"/>
        </w:rPr>
        <w:t>אֲשֶׁר עַל הַמֶּלְתָּחָה</w:t>
      </w:r>
      <w:r>
        <w:rPr>
          <w:rFonts w:cs="Times New Roman"/>
          <w:lang w:val="en-US"/>
        </w:rPr>
        <w:t xml:space="preserve"> in 2 Kgs 10:22. </w:t>
      </w:r>
      <w:r>
        <w:t>On such designations see Intr</w:t>
      </w:r>
      <w:r>
        <w:t>o</w:t>
      </w:r>
      <w:r>
        <w:t>duction 3.1.3.3.</w:t>
      </w:r>
    </w:p>
  </w:footnote>
  <w:footnote w:id="3064">
    <w:p w14:paraId="7CFB34BA" w14:textId="77777777" w:rsidR="00865CD2" w:rsidRPr="00FA56AA" w:rsidRDefault="00865CD2" w:rsidP="00FA56AA">
      <w:pPr>
        <w:pStyle w:val="FootnoteText"/>
        <w:bidi w:val="0"/>
        <w:spacing w:line="240" w:lineRule="auto"/>
        <w:rPr>
          <w:lang w:val="en-US"/>
        </w:rPr>
      </w:pPr>
      <w:r>
        <w:rPr>
          <w:rStyle w:val="FootnoteReference"/>
        </w:rPr>
        <w:footnoteRef/>
      </w:r>
      <w:r>
        <w:rPr>
          <w:rtl/>
        </w:rPr>
        <w:t xml:space="preserve"> </w:t>
      </w:r>
      <w:r>
        <w:rPr>
          <w:lang w:val="en-US"/>
        </w:rPr>
        <w:t>Was a contemporary of Hiyya (4), see Introduction 7.4.2.</w:t>
      </w:r>
    </w:p>
  </w:footnote>
  <w:footnote w:id="3065">
    <w:p w14:paraId="4C22B90F" w14:textId="77777777" w:rsidR="00865CD2" w:rsidRPr="00306F44" w:rsidRDefault="00865CD2" w:rsidP="00E71AA7">
      <w:pPr>
        <w:pStyle w:val="FootnoteText"/>
        <w:bidi w:val="0"/>
        <w:spacing w:line="240" w:lineRule="auto"/>
        <w:rPr>
          <w:lang w:val="en-US"/>
        </w:rPr>
      </w:pPr>
      <w:r>
        <w:rPr>
          <w:rStyle w:val="FootnoteReference"/>
        </w:rPr>
        <w:footnoteRef/>
      </w:r>
      <w:r>
        <w:rPr>
          <w:rtl/>
        </w:rPr>
        <w:t xml:space="preserve"> </w:t>
      </w:r>
      <w:r>
        <w:rPr>
          <w:lang w:val="en-US"/>
        </w:rPr>
        <w:t>Was a contemporary of Rabbi Yosi (Joseph [7]), see Introduction 7.4.3.</w:t>
      </w:r>
    </w:p>
  </w:footnote>
  <w:footnote w:id="3066">
    <w:p w14:paraId="6B224718" w14:textId="77777777" w:rsidR="00865CD2" w:rsidRPr="00A15CB9" w:rsidRDefault="00865CD2" w:rsidP="00A15CB9">
      <w:pPr>
        <w:pStyle w:val="FootnoteText"/>
        <w:bidi w:val="0"/>
        <w:spacing w:line="240" w:lineRule="auto"/>
        <w:rPr>
          <w:rFonts w:cs="Times New Roman"/>
          <w:lang w:val="en-US"/>
        </w:rPr>
      </w:pPr>
      <w:r w:rsidRPr="00A15CB9">
        <w:rPr>
          <w:rStyle w:val="FootnoteReference"/>
          <w:rFonts w:cs="Times New Roman"/>
        </w:rPr>
        <w:footnoteRef/>
      </w:r>
      <w:r>
        <w:rPr>
          <w:rFonts w:cs="Times New Roman"/>
        </w:rPr>
        <w:t xml:space="preserve"> </w:t>
      </w:r>
      <w:r w:rsidRPr="00A15CB9">
        <w:rPr>
          <w:rFonts w:cs="Times New Roman"/>
          <w:lang w:val="en-US"/>
        </w:rPr>
        <w:t xml:space="preserve">In Aramaic – </w:t>
      </w:r>
      <w:r w:rsidRPr="00A15CB9">
        <w:rPr>
          <w:rFonts w:cs="Times New Roman"/>
          <w:rtl/>
          <w:lang w:val="en-US"/>
        </w:rPr>
        <w:t>דיינא</w:t>
      </w:r>
      <w:r w:rsidRPr="00A15CB9">
        <w:rPr>
          <w:rFonts w:cs="Times New Roman"/>
          <w:lang w:val="en-US"/>
        </w:rPr>
        <w:t>.</w:t>
      </w:r>
      <w:r>
        <w:rPr>
          <w:rFonts w:cs="Times New Roman"/>
          <w:lang w:val="en-US"/>
        </w:rPr>
        <w:t xml:space="preserve"> On such designations see Introduction 3.1.3.5.</w:t>
      </w:r>
    </w:p>
  </w:footnote>
  <w:footnote w:id="3067">
    <w:p w14:paraId="1D0E4AF9"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w:t>
      </w:r>
      <w:r>
        <w:rPr>
          <w:lang w:val="en-US"/>
        </w:rPr>
        <w:t>o</w:t>
      </w:r>
      <w:r>
        <w:rPr>
          <w:lang w:val="en-US"/>
        </w:rPr>
        <w:t>duction 7.4.1.</w:t>
      </w:r>
    </w:p>
  </w:footnote>
  <w:footnote w:id="3068">
    <w:p w14:paraId="485EF19F" w14:textId="77777777" w:rsidR="00865CD2" w:rsidRPr="00E8387D" w:rsidRDefault="00865CD2" w:rsidP="00582C70">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3069">
    <w:p w14:paraId="7D683F51"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contemporay of Rabbi Yohanan (1), see Introduction 7.4.1.</w:t>
      </w:r>
    </w:p>
  </w:footnote>
  <w:footnote w:id="3070">
    <w:p w14:paraId="23520F79" w14:textId="77777777" w:rsidR="00865CD2" w:rsidRPr="007D7133" w:rsidRDefault="00865CD2" w:rsidP="00337C1B">
      <w:pPr>
        <w:pStyle w:val="FootnoteText"/>
        <w:bidi w:val="0"/>
        <w:spacing w:line="240" w:lineRule="auto"/>
        <w:rPr>
          <w:lang w:val="en-US"/>
        </w:rPr>
      </w:pPr>
      <w:r>
        <w:rPr>
          <w:rStyle w:val="FootnoteReference"/>
        </w:rPr>
        <w:footnoteRef/>
      </w:r>
      <w:r>
        <w:rPr>
          <w:rtl/>
        </w:rPr>
        <w:t xml:space="preserve"> </w:t>
      </w:r>
      <w:r>
        <w:rPr>
          <w:lang w:val="en-US"/>
        </w:rPr>
        <w:t>See above, n. 12.</w:t>
      </w:r>
    </w:p>
  </w:footnote>
  <w:footnote w:id="3071">
    <w:p w14:paraId="1E2850FA" w14:textId="77777777" w:rsidR="00865CD2" w:rsidRPr="003F1BB1"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Designated in this text </w:t>
      </w:r>
      <w:r w:rsidRPr="003F1BB1">
        <w:rPr>
          <w:rFonts w:cs="Times New Roman"/>
          <w:rtl/>
          <w:lang w:val="en-US"/>
        </w:rPr>
        <w:t>שמעון</w:t>
      </w:r>
      <w:r>
        <w:rPr>
          <w:rFonts w:hint="cs"/>
          <w:rtl/>
          <w:lang w:val="en-US"/>
        </w:rPr>
        <w:t xml:space="preserve"> </w:t>
      </w:r>
      <w:r w:rsidRPr="003F1BB1">
        <w:rPr>
          <w:rFonts w:cs="Times New Roman"/>
          <w:rtl/>
          <w:lang w:val="en-US"/>
        </w:rPr>
        <w:t>בר נרשיה</w:t>
      </w:r>
      <w:r>
        <w:rPr>
          <w:lang w:val="en-US"/>
        </w:rPr>
        <w:t xml:space="preserve">. In </w:t>
      </w:r>
      <w:r w:rsidRPr="009A7E44">
        <w:rPr>
          <w:i/>
          <w:iCs/>
          <w:lang w:val="en-US"/>
        </w:rPr>
        <w:t>yKil</w:t>
      </w:r>
      <w:r w:rsidRPr="009A7E44">
        <w:rPr>
          <w:lang w:val="en-US"/>
        </w:rPr>
        <w:t xml:space="preserve"> 3:1, 28d</w:t>
      </w:r>
      <w:r>
        <w:rPr>
          <w:lang w:val="en-US"/>
        </w:rPr>
        <w:t xml:space="preserve"> he is designated simply </w:t>
      </w:r>
      <w:r w:rsidRPr="003F1BB1">
        <w:rPr>
          <w:rFonts w:cs="Times New Roman"/>
          <w:rtl/>
          <w:lang w:val="en-US"/>
        </w:rPr>
        <w:t>נרש</w:t>
      </w:r>
      <w:r>
        <w:rPr>
          <w:rFonts w:cs="Times New Roman" w:hint="cs"/>
          <w:rtl/>
          <w:lang w:val="en-US"/>
        </w:rPr>
        <w:t>י</w:t>
      </w:r>
      <w:r w:rsidRPr="003F1BB1">
        <w:rPr>
          <w:rFonts w:cs="Times New Roman"/>
          <w:rtl/>
          <w:lang w:val="en-US"/>
        </w:rPr>
        <w:t>יה</w:t>
      </w:r>
      <w:r>
        <w:rPr>
          <w:lang w:val="en-US"/>
        </w:rPr>
        <w:t xml:space="preserve"> (of N</w:t>
      </w:r>
      <w:r>
        <w:rPr>
          <w:lang w:val="en-US"/>
        </w:rPr>
        <w:t>a</w:t>
      </w:r>
      <w:r w:rsidRPr="009A7E44">
        <w:rPr>
          <w:lang w:val="en-US"/>
        </w:rPr>
        <w:t>resh)</w:t>
      </w:r>
      <w:r>
        <w:rPr>
          <w:lang w:val="en-US"/>
        </w:rPr>
        <w:t>.</w:t>
      </w:r>
      <w:r w:rsidRPr="009A7E44">
        <w:rPr>
          <w:lang w:val="en-US"/>
        </w:rPr>
        <w:t xml:space="preserve"> </w:t>
      </w:r>
      <w:r>
        <w:rPr>
          <w:lang w:val="en-US"/>
        </w:rPr>
        <w:t xml:space="preserve">A place called </w:t>
      </w:r>
      <w:r w:rsidRPr="003F1BB1">
        <w:rPr>
          <w:rFonts w:cs="Times New Roman"/>
          <w:rtl/>
          <w:lang w:val="en-US"/>
        </w:rPr>
        <w:t>נרש</w:t>
      </w:r>
      <w:r>
        <w:rPr>
          <w:lang w:val="en-US"/>
        </w:rPr>
        <w:t xml:space="preserve"> is d</w:t>
      </w:r>
      <w:r>
        <w:rPr>
          <w:lang w:val="en-US"/>
        </w:rPr>
        <w:t>o</w:t>
      </w:r>
      <w:r>
        <w:rPr>
          <w:lang w:val="en-US"/>
        </w:rPr>
        <w:t xml:space="preserve">cumented in </w:t>
      </w:r>
      <w:smartTag w:uri="urn:schemas-microsoft-com:office:smarttags" w:element="place">
        <w:r>
          <w:rPr>
            <w:lang w:val="en-US"/>
          </w:rPr>
          <w:t>Babylonia</w:t>
        </w:r>
      </w:smartTag>
      <w:r>
        <w:rPr>
          <w:lang w:val="en-US"/>
        </w:rPr>
        <w:t xml:space="preserve"> (see Oppenheimer, </w:t>
      </w:r>
      <w:r>
        <w:rPr>
          <w:i/>
          <w:iCs/>
          <w:lang w:val="en-US"/>
        </w:rPr>
        <w:t>Babylonia Judaica</w:t>
      </w:r>
      <w:r>
        <w:rPr>
          <w:lang w:val="en-US"/>
        </w:rPr>
        <w:t xml:space="preserve">, 258-66. Perhaps this is what this name means. </w:t>
      </w:r>
    </w:p>
  </w:footnote>
  <w:footnote w:id="3072">
    <w:p w14:paraId="0BB74D42" w14:textId="77777777" w:rsidR="00865CD2" w:rsidRPr="003F1BB1" w:rsidRDefault="00865CD2" w:rsidP="003F1BB1">
      <w:pPr>
        <w:pStyle w:val="FootnoteText"/>
        <w:bidi w:val="0"/>
        <w:spacing w:line="240" w:lineRule="auto"/>
        <w:rPr>
          <w:lang w:val="en-US"/>
        </w:rPr>
      </w:pPr>
      <w:r>
        <w:rPr>
          <w:rStyle w:val="FootnoteReference"/>
        </w:rPr>
        <w:footnoteRef/>
      </w:r>
      <w:r>
        <w:rPr>
          <w:rtl/>
        </w:rPr>
        <w:t xml:space="preserve"> </w:t>
      </w:r>
      <w:r>
        <w:rPr>
          <w:lang w:val="en-US"/>
        </w:rPr>
        <w:t>See previous note and Introduction 6.5,</w:t>
      </w:r>
    </w:p>
  </w:footnote>
  <w:footnote w:id="3073">
    <w:p w14:paraId="121B8691" w14:textId="77777777" w:rsidR="00865CD2" w:rsidRPr="00CD609C" w:rsidRDefault="00865CD2" w:rsidP="00CD609C">
      <w:pPr>
        <w:pStyle w:val="FootnoteText"/>
        <w:bidi w:val="0"/>
        <w:spacing w:line="240" w:lineRule="auto"/>
        <w:rPr>
          <w:lang w:val="en-US"/>
        </w:rPr>
      </w:pPr>
      <w:r>
        <w:rPr>
          <w:rStyle w:val="FootnoteReference"/>
        </w:rPr>
        <w:footnoteRef/>
      </w:r>
      <w:r>
        <w:rPr>
          <w:rtl/>
        </w:rPr>
        <w:t xml:space="preserve"> </w:t>
      </w:r>
      <w:r>
        <w:rPr>
          <w:lang w:val="en-US"/>
        </w:rPr>
        <w:t>Transmits in the name of Simon (2), who was Rabbi Yohanan (1)’s companion, see Introduction 7.4.1.</w:t>
      </w:r>
    </w:p>
  </w:footnote>
  <w:footnote w:id="3074">
    <w:p w14:paraId="450614E2" w14:textId="77777777" w:rsidR="00865CD2" w:rsidRPr="004C68BA" w:rsidRDefault="00865CD2" w:rsidP="00CD609C">
      <w:pPr>
        <w:pStyle w:val="FootnoteText"/>
        <w:bidi w:val="0"/>
        <w:spacing w:line="240" w:lineRule="auto"/>
        <w:rPr>
          <w:lang w:val="en-US"/>
        </w:rPr>
      </w:pPr>
      <w:r>
        <w:rPr>
          <w:rStyle w:val="FootnoteReference"/>
        </w:rPr>
        <w:footnoteRef/>
      </w:r>
      <w:r>
        <w:rPr>
          <w:rtl/>
        </w:rPr>
        <w:t xml:space="preserve"> </w:t>
      </w:r>
      <w:r w:rsidRPr="004C68BA">
        <w:rPr>
          <w:lang w:val="en-US"/>
        </w:rPr>
        <w:t xml:space="preserve">Was </w:t>
      </w:r>
      <w:r>
        <w:rPr>
          <w:lang w:val="en-US"/>
        </w:rPr>
        <w:t xml:space="preserve">a student of Ahi (1), who was </w:t>
      </w:r>
      <w:r w:rsidRPr="004C68BA">
        <w:rPr>
          <w:lang w:val="en-US"/>
        </w:rPr>
        <w:t>associ</w:t>
      </w:r>
      <w:r>
        <w:rPr>
          <w:lang w:val="en-US"/>
        </w:rPr>
        <w:t>a</w:t>
      </w:r>
      <w:r w:rsidRPr="004C68BA">
        <w:rPr>
          <w:lang w:val="en-US"/>
        </w:rPr>
        <w:t>te</w:t>
      </w:r>
      <w:r>
        <w:rPr>
          <w:lang w:val="en-US"/>
        </w:rPr>
        <w:t>d with Rabbi Yohanan (1), see Introduction 7.4.1.</w:t>
      </w:r>
    </w:p>
  </w:footnote>
  <w:footnote w:id="3075">
    <w:p w14:paraId="155C0263" w14:textId="77777777" w:rsidR="00865CD2" w:rsidRPr="00E247F6" w:rsidRDefault="00865CD2" w:rsidP="00E247F6">
      <w:pPr>
        <w:pStyle w:val="FootnoteText"/>
        <w:bidi w:val="0"/>
        <w:spacing w:line="240" w:lineRule="auto"/>
        <w:rPr>
          <w:lang w:val="en-US"/>
        </w:rPr>
      </w:pPr>
      <w:r>
        <w:rPr>
          <w:rStyle w:val="FootnoteReference"/>
        </w:rPr>
        <w:footnoteRef/>
      </w:r>
      <w:r>
        <w:rPr>
          <w:rtl/>
        </w:rPr>
        <w:t xml:space="preserve"> </w:t>
      </w:r>
      <w:r>
        <w:rPr>
          <w:lang w:val="en-US"/>
        </w:rPr>
        <w:t>Was a student of Rav (Abba [70] in vol. 4, p. 311), see Introduction 7.4.5.</w:t>
      </w:r>
    </w:p>
  </w:footnote>
  <w:footnote w:id="3076">
    <w:p w14:paraId="05D4531B" w14:textId="77777777" w:rsidR="00865CD2" w:rsidRPr="00E15932" w:rsidRDefault="00865CD2" w:rsidP="00337C1B">
      <w:pPr>
        <w:pStyle w:val="FootnoteText"/>
        <w:bidi w:val="0"/>
        <w:spacing w:line="240" w:lineRule="auto"/>
        <w:rPr>
          <w:lang w:val="en-US"/>
        </w:rPr>
      </w:pPr>
      <w:r>
        <w:rPr>
          <w:rStyle w:val="FootnoteReference"/>
        </w:rPr>
        <w:footnoteRef/>
      </w:r>
      <w:r>
        <w:t xml:space="preserve"> </w:t>
      </w:r>
      <w:r>
        <w:rPr>
          <w:lang w:val="en-US"/>
        </w:rPr>
        <w:t>See above, n. 6.</w:t>
      </w:r>
    </w:p>
  </w:footnote>
  <w:footnote w:id="3077">
    <w:p w14:paraId="3D84DCB2" w14:textId="77777777" w:rsidR="00865CD2" w:rsidRPr="004132D5" w:rsidRDefault="00865CD2" w:rsidP="00582C70">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3078">
    <w:p w14:paraId="2D1360BF" w14:textId="77777777" w:rsidR="00865CD2" w:rsidRPr="00A1110E" w:rsidRDefault="00865CD2" w:rsidP="00E247F6">
      <w:pPr>
        <w:pStyle w:val="FootnoteText"/>
        <w:bidi w:val="0"/>
        <w:spacing w:line="240" w:lineRule="auto"/>
        <w:rPr>
          <w:lang w:val="en-US"/>
        </w:rPr>
      </w:pPr>
      <w:r>
        <w:rPr>
          <w:rStyle w:val="FootnoteReference"/>
        </w:rPr>
        <w:footnoteRef/>
      </w:r>
      <w:r>
        <w:rPr>
          <w:rtl/>
        </w:rPr>
        <w:t xml:space="preserve"> </w:t>
      </w:r>
      <w:r>
        <w:rPr>
          <w:lang w:val="en-US"/>
        </w:rPr>
        <w:t>Transmits in the name of Isaac (5), who was a contemporary of Rav Hisda (in vol. 4, Hesediah [1] B/M, p. 79) who died in 309, see I</w:t>
      </w:r>
      <w:r>
        <w:rPr>
          <w:lang w:val="en-US"/>
        </w:rPr>
        <w:t>n</w:t>
      </w:r>
      <w:r>
        <w:rPr>
          <w:lang w:val="en-US"/>
        </w:rPr>
        <w:t xml:space="preserve">troduction 7.4.5. </w:t>
      </w:r>
    </w:p>
  </w:footnote>
  <w:footnote w:id="3079">
    <w:p w14:paraId="5B734F2F" w14:textId="77777777" w:rsidR="00865CD2" w:rsidRPr="00B32F2E" w:rsidRDefault="00865CD2" w:rsidP="00582C70">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3080">
    <w:p w14:paraId="71B1A912" w14:textId="77777777" w:rsidR="00865CD2" w:rsidRPr="002927C1" w:rsidRDefault="00865CD2" w:rsidP="002927C1">
      <w:pPr>
        <w:pStyle w:val="FootnoteText"/>
        <w:bidi w:val="0"/>
        <w:spacing w:line="240" w:lineRule="auto"/>
        <w:rPr>
          <w:lang w:val="en-US"/>
        </w:rPr>
      </w:pPr>
      <w:r>
        <w:rPr>
          <w:rStyle w:val="FootnoteReference"/>
        </w:rPr>
        <w:footnoteRef/>
      </w:r>
      <w:r>
        <w:rPr>
          <w:rtl/>
        </w:rPr>
        <w:t xml:space="preserve"> </w:t>
      </w:r>
      <w:r>
        <w:t>In vol. 1, under Jonathan (21) B/M, p. 145.</w:t>
      </w:r>
    </w:p>
  </w:footnote>
  <w:footnote w:id="3081">
    <w:p w14:paraId="47B00010" w14:textId="77777777" w:rsidR="00865CD2" w:rsidRPr="00E247F6" w:rsidRDefault="00865CD2" w:rsidP="00E247F6">
      <w:pPr>
        <w:pStyle w:val="FootnoteText"/>
        <w:bidi w:val="0"/>
        <w:spacing w:line="240" w:lineRule="auto"/>
        <w:rPr>
          <w:lang w:val="en-US"/>
        </w:rPr>
      </w:pPr>
      <w:r>
        <w:rPr>
          <w:rStyle w:val="FootnoteReference"/>
        </w:rPr>
        <w:footnoteRef/>
      </w:r>
      <w:r>
        <w:rPr>
          <w:rtl/>
        </w:rPr>
        <w:t xml:space="preserve"> </w:t>
      </w:r>
      <w:r>
        <w:rPr>
          <w:lang w:val="en-US"/>
        </w:rPr>
        <w:t>Was the son of a late tanna, see Introduction 7.4.1.</w:t>
      </w:r>
    </w:p>
  </w:footnote>
  <w:footnote w:id="3082">
    <w:p w14:paraId="45FF4EA3" w14:textId="77777777" w:rsidR="00865CD2" w:rsidRDefault="00865CD2" w:rsidP="00A15CB9">
      <w:pPr>
        <w:pStyle w:val="FootnoteText"/>
        <w:bidi w:val="0"/>
        <w:spacing w:line="240" w:lineRule="auto"/>
        <w:rPr>
          <w:lang w:val="en-US"/>
        </w:rPr>
      </w:pPr>
      <w:r w:rsidRPr="00A15CB9">
        <w:rPr>
          <w:rStyle w:val="FootnoteReference"/>
          <w:rFonts w:cs="Times New Roman"/>
        </w:rPr>
        <w:footnoteRef/>
      </w:r>
      <w:r>
        <w:rPr>
          <w:rFonts w:cs="Times New Roman"/>
        </w:rPr>
        <w:t xml:space="preserve"> </w:t>
      </w:r>
      <w:r w:rsidRPr="00A15CB9">
        <w:rPr>
          <w:rFonts w:cs="Times New Roman"/>
          <w:lang w:val="en-US"/>
        </w:rPr>
        <w:t xml:space="preserve">In Greek, in Hebrew letter – </w:t>
      </w:r>
      <w:r w:rsidRPr="00A15CB9">
        <w:rPr>
          <w:rFonts w:cs="Times New Roman"/>
          <w:rtl/>
          <w:lang w:val="en-US"/>
        </w:rPr>
        <w:t>בולווטה</w:t>
      </w:r>
      <w:r>
        <w:rPr>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lang w:val="en-US"/>
        </w:rPr>
        <w:t>). On such titles see Introduction 3.1.3.4.</w:t>
      </w:r>
    </w:p>
  </w:footnote>
  <w:footnote w:id="3083">
    <w:p w14:paraId="6E78A179" w14:textId="77777777" w:rsidR="00865CD2" w:rsidRPr="00FD6A5E" w:rsidRDefault="00865CD2" w:rsidP="00FD6A5E">
      <w:pPr>
        <w:pStyle w:val="FootnoteText"/>
        <w:bidi w:val="0"/>
        <w:spacing w:line="240" w:lineRule="auto"/>
        <w:rPr>
          <w:lang w:val="en-US"/>
        </w:rPr>
      </w:pPr>
      <w:r>
        <w:rPr>
          <w:rStyle w:val="FootnoteReference"/>
        </w:rPr>
        <w:footnoteRef/>
      </w:r>
      <w:r>
        <w:rPr>
          <w:rtl/>
        </w:rPr>
        <w:t xml:space="preserve"> </w:t>
      </w:r>
      <w:r>
        <w:rPr>
          <w:lang w:val="en-US"/>
        </w:rPr>
        <w:t>Transmits in the name of Hananiah (2), in vol. 4, p. 75, see Introduction 7.4.5.</w:t>
      </w:r>
    </w:p>
  </w:footnote>
  <w:footnote w:id="3084">
    <w:p w14:paraId="24D78C21" w14:textId="77777777" w:rsidR="00865CD2" w:rsidRPr="00E15932" w:rsidRDefault="00865CD2" w:rsidP="00337C1B">
      <w:pPr>
        <w:pStyle w:val="FootnoteText"/>
        <w:bidi w:val="0"/>
        <w:spacing w:line="240" w:lineRule="auto"/>
        <w:rPr>
          <w:lang w:val="en-US"/>
        </w:rPr>
      </w:pPr>
      <w:r>
        <w:rPr>
          <w:rStyle w:val="FootnoteReference"/>
        </w:rPr>
        <w:footnoteRef/>
      </w:r>
      <w:r>
        <w:t xml:space="preserve"> </w:t>
      </w:r>
      <w:r>
        <w:rPr>
          <w:lang w:val="en-US"/>
        </w:rPr>
        <w:t>See above, n. 6.</w:t>
      </w:r>
    </w:p>
  </w:footnote>
  <w:footnote w:id="3085">
    <w:p w14:paraId="7C279A7D" w14:textId="77777777" w:rsidR="00865CD2" w:rsidRPr="00B32F2E" w:rsidRDefault="00865CD2" w:rsidP="00337C1B">
      <w:pPr>
        <w:pStyle w:val="FootnoteText"/>
        <w:bidi w:val="0"/>
        <w:spacing w:line="240" w:lineRule="auto"/>
        <w:rPr>
          <w:lang w:val="en-US"/>
        </w:rPr>
      </w:pPr>
      <w:r>
        <w:rPr>
          <w:rStyle w:val="FootnoteReference"/>
        </w:rPr>
        <w:footnoteRef/>
      </w:r>
      <w:r>
        <w:rPr>
          <w:rtl/>
        </w:rPr>
        <w:t xml:space="preserve"> </w:t>
      </w:r>
      <w:r>
        <w:rPr>
          <w:lang w:val="en-US"/>
        </w:rPr>
        <w:t>See above, n. 27</w:t>
      </w:r>
      <w:r w:rsidRPr="00B32F2E">
        <w:rPr>
          <w:lang w:val="en-US"/>
        </w:rPr>
        <w:t>.</w:t>
      </w:r>
    </w:p>
  </w:footnote>
  <w:footnote w:id="3086">
    <w:p w14:paraId="165E98B6" w14:textId="77777777" w:rsidR="00865CD2" w:rsidRPr="00063122" w:rsidRDefault="00865CD2" w:rsidP="00E4548F">
      <w:pPr>
        <w:pStyle w:val="FootnoteText"/>
        <w:bidi w:val="0"/>
        <w:spacing w:line="240" w:lineRule="auto"/>
        <w:rPr>
          <w:lang w:val="en-US"/>
        </w:rPr>
      </w:pPr>
      <w:r>
        <w:rPr>
          <w:rStyle w:val="FootnoteReference"/>
        </w:rPr>
        <w:footnoteRef/>
      </w:r>
      <w:r>
        <w:rPr>
          <w:rtl/>
        </w:rPr>
        <w:t xml:space="preserve"> </w:t>
      </w:r>
      <w:r>
        <w:rPr>
          <w:lang w:val="en-US"/>
        </w:rPr>
        <w:t>His son transmits a tradition in the name of Rabbi Yohanan (1), see I</w:t>
      </w:r>
      <w:r>
        <w:rPr>
          <w:lang w:val="en-US"/>
        </w:rPr>
        <w:t>n</w:t>
      </w:r>
      <w:r>
        <w:rPr>
          <w:lang w:val="en-US"/>
        </w:rPr>
        <w:t>troduction 7.4.1.</w:t>
      </w:r>
    </w:p>
  </w:footnote>
  <w:footnote w:id="3087">
    <w:p w14:paraId="461535CA" w14:textId="77777777" w:rsidR="00865CD2" w:rsidRPr="00102597" w:rsidRDefault="00865CD2" w:rsidP="00EA5A97">
      <w:pPr>
        <w:pStyle w:val="FootnoteText"/>
        <w:bidi w:val="0"/>
        <w:spacing w:line="240" w:lineRule="auto"/>
        <w:rPr>
          <w:lang w:val="en-US"/>
        </w:rPr>
      </w:pPr>
      <w:r>
        <w:rPr>
          <w:rStyle w:val="FootnoteReference"/>
        </w:rPr>
        <w:footnoteRef/>
      </w:r>
      <w:r>
        <w:rPr>
          <w:rtl/>
        </w:rPr>
        <w:t xml:space="preserve"> </w:t>
      </w:r>
      <w:r>
        <w:rPr>
          <w:lang w:val="en-US"/>
        </w:rPr>
        <w:t>Was a contemporary of Eleazar (8), who was associated with the general Ursicinus, see I</w:t>
      </w:r>
      <w:r>
        <w:rPr>
          <w:lang w:val="en-US"/>
        </w:rPr>
        <w:t>n</w:t>
      </w:r>
      <w:r>
        <w:rPr>
          <w:lang w:val="en-US"/>
        </w:rPr>
        <w:t>troduction 7.4.3.</w:t>
      </w:r>
    </w:p>
  </w:footnote>
  <w:footnote w:id="3088">
    <w:p w14:paraId="36BD5EA6" w14:textId="77777777" w:rsidR="00865CD2" w:rsidRPr="007C53B7" w:rsidRDefault="00865CD2">
      <w:pPr>
        <w:pStyle w:val="FootnoteText"/>
        <w:bidi w:val="0"/>
        <w:spacing w:line="240" w:lineRule="auto"/>
        <w:rPr>
          <w:rFonts w:cs="Times New Roman"/>
          <w:lang w:val="en-US"/>
        </w:rPr>
      </w:pPr>
      <w:r w:rsidRPr="00A15CB9">
        <w:rPr>
          <w:rStyle w:val="FootnoteReference"/>
          <w:rFonts w:cs="Times New Roman"/>
        </w:rPr>
        <w:footnoteRef/>
      </w:r>
      <w:r w:rsidRPr="00A15CB9">
        <w:rPr>
          <w:rFonts w:cs="Times New Roman"/>
          <w:lang w:val="en-US"/>
        </w:rPr>
        <w:t xml:space="preserve"> In Aramaic –</w:t>
      </w:r>
      <w:r w:rsidRPr="00A15CB9">
        <w:rPr>
          <w:rFonts w:cs="Times New Roman"/>
        </w:rPr>
        <w:t xml:space="preserve"> </w:t>
      </w:r>
      <w:r>
        <w:rPr>
          <w:rFonts w:cs="Times New Roman" w:hint="cs"/>
          <w:rtl/>
        </w:rPr>
        <w:t>ספרא ד</w:t>
      </w:r>
      <w:r w:rsidRPr="00A15CB9">
        <w:rPr>
          <w:rFonts w:cs="Times New Roman"/>
          <w:rtl/>
        </w:rPr>
        <w:t>טרכנת</w:t>
      </w:r>
      <w:r w:rsidRPr="00A15CB9">
        <w:rPr>
          <w:rFonts w:cs="Times New Roman"/>
        </w:rPr>
        <w:t xml:space="preserve">, see Reeg, </w:t>
      </w:r>
      <w:r w:rsidRPr="00A15CB9">
        <w:rPr>
          <w:rFonts w:cs="Times New Roman"/>
          <w:i/>
          <w:iCs/>
        </w:rPr>
        <w:t>Ortsnamen</w:t>
      </w:r>
      <w:r w:rsidRPr="00A15CB9">
        <w:rPr>
          <w:rFonts w:cs="Times New Roman"/>
        </w:rPr>
        <w:t>, 278-9.</w:t>
      </w:r>
      <w:r>
        <w:rPr>
          <w:rFonts w:cs="Times New Roman"/>
        </w:rPr>
        <w:t xml:space="preserve"> On the title “scribe” see Introduction 3.1.2.4.</w:t>
      </w:r>
    </w:p>
  </w:footnote>
  <w:footnote w:id="3089">
    <w:p w14:paraId="19E4DF19" w14:textId="77777777" w:rsidR="00865CD2" w:rsidRPr="00FD6A5E" w:rsidRDefault="00865CD2" w:rsidP="00FD6A5E">
      <w:pPr>
        <w:pStyle w:val="FootnoteText"/>
        <w:bidi w:val="0"/>
        <w:spacing w:line="240" w:lineRule="auto"/>
        <w:rPr>
          <w:lang w:val="en-US"/>
        </w:rPr>
      </w:pPr>
      <w:r>
        <w:rPr>
          <w:rStyle w:val="FootnoteReference"/>
        </w:rPr>
        <w:footnoteRef/>
      </w:r>
      <w:r>
        <w:rPr>
          <w:rtl/>
        </w:rPr>
        <w:t xml:space="preserve"> </w:t>
      </w:r>
      <w:r>
        <w:rPr>
          <w:lang w:val="en-US"/>
        </w:rPr>
        <w:t>Was a contemporary of Hananiah (2), in vol. 4, p. 75, see Introduction 7.4.5.</w:t>
      </w:r>
    </w:p>
  </w:footnote>
  <w:footnote w:id="3090">
    <w:p w14:paraId="7C4F7EEC" w14:textId="77777777" w:rsidR="00865CD2" w:rsidRPr="00D20B3C" w:rsidRDefault="00865CD2" w:rsidP="00582C70">
      <w:pPr>
        <w:pStyle w:val="FootnoteText"/>
        <w:bidi w:val="0"/>
        <w:spacing w:line="240" w:lineRule="auto"/>
        <w:rPr>
          <w:lang w:val="en-US"/>
        </w:rPr>
      </w:pPr>
      <w:r>
        <w:rPr>
          <w:rStyle w:val="FootnoteReference"/>
        </w:rPr>
        <w:footnoteRef/>
      </w:r>
      <w:r>
        <w:t xml:space="preserve"> Was a contemporary of Aila (1), who t</w:t>
      </w:r>
      <w:r>
        <w:rPr>
          <w:lang w:val="en-US"/>
        </w:rPr>
        <w:t>ransmits in the name of Rabbi Yohanan (1), see Intr</w:t>
      </w:r>
      <w:r>
        <w:rPr>
          <w:lang w:val="en-US"/>
        </w:rPr>
        <w:t>o</w:t>
      </w:r>
      <w:r>
        <w:rPr>
          <w:lang w:val="en-US"/>
        </w:rPr>
        <w:t>duction 7.4.1.</w:t>
      </w:r>
    </w:p>
  </w:footnote>
  <w:footnote w:id="3091">
    <w:p w14:paraId="10C51075" w14:textId="77777777" w:rsidR="00865CD2" w:rsidRPr="00F25D41" w:rsidRDefault="00865CD2" w:rsidP="00EA5A97">
      <w:pPr>
        <w:pStyle w:val="FootnoteText"/>
        <w:bidi w:val="0"/>
        <w:spacing w:line="240" w:lineRule="auto"/>
        <w:rPr>
          <w:lang w:val="en-US"/>
        </w:rPr>
      </w:pPr>
      <w:r>
        <w:rPr>
          <w:rStyle w:val="FootnoteReference"/>
        </w:rPr>
        <w:footnoteRef/>
      </w:r>
      <w:r>
        <w:rPr>
          <w:rtl/>
        </w:rPr>
        <w:t xml:space="preserve"> </w:t>
      </w:r>
      <w:r>
        <w:rPr>
          <w:lang w:val="en-US"/>
        </w:rPr>
        <w:t>His son was a contemporary of Rabbi Yohanan (1), see Introduction 7.4.1.</w:t>
      </w:r>
    </w:p>
  </w:footnote>
  <w:footnote w:id="3092">
    <w:p w14:paraId="7315218E" w14:textId="77777777" w:rsidR="00865CD2" w:rsidRPr="00ED0F4E" w:rsidRDefault="00865CD2" w:rsidP="0072111F">
      <w:pPr>
        <w:pStyle w:val="FootnoteText"/>
        <w:bidi w:val="0"/>
        <w:spacing w:line="240" w:lineRule="auto"/>
        <w:rPr>
          <w:lang w:val="en-US"/>
        </w:rPr>
      </w:pPr>
      <w:r>
        <w:rPr>
          <w:rStyle w:val="FootnoteReference"/>
        </w:rPr>
        <w:footnoteRef/>
      </w:r>
      <w:r>
        <w:t xml:space="preserve"> </w:t>
      </w:r>
      <w:r>
        <w:rPr>
          <w:lang w:val="en-US"/>
        </w:rPr>
        <w:t>For this form see vol. 1, under Simon (168) B/M, p. 224. This is probably the Greek form of this name, translated back into H</w:t>
      </w:r>
      <w:r>
        <w:rPr>
          <w:lang w:val="en-US"/>
        </w:rPr>
        <w:t>e</w:t>
      </w:r>
      <w:r>
        <w:rPr>
          <w:lang w:val="en-US"/>
        </w:rPr>
        <w:t>brew, although see Introduction 2.2.1.</w:t>
      </w:r>
    </w:p>
  </w:footnote>
  <w:footnote w:id="3093">
    <w:p w14:paraId="0CB5489D" w14:textId="77777777" w:rsidR="00865CD2" w:rsidRPr="00A15CB9" w:rsidRDefault="00865CD2">
      <w:pPr>
        <w:pStyle w:val="FootnoteText"/>
        <w:bidi w:val="0"/>
        <w:spacing w:line="240" w:lineRule="auto"/>
        <w:rPr>
          <w:rFonts w:cs="Times New Roman"/>
          <w:lang w:val="en-US"/>
        </w:rPr>
      </w:pPr>
      <w:r w:rsidRPr="00A15CB9">
        <w:rPr>
          <w:rStyle w:val="FootnoteReference"/>
          <w:rFonts w:cs="Times New Roman"/>
        </w:rPr>
        <w:footnoteRef/>
      </w:r>
      <w:r>
        <w:rPr>
          <w:rFonts w:cs="Times New Roman"/>
        </w:rPr>
        <w:t xml:space="preserve"> </w:t>
      </w:r>
      <w:r w:rsidRPr="00A15CB9">
        <w:rPr>
          <w:rFonts w:cs="Times New Roman"/>
          <w:lang w:val="en-US"/>
        </w:rPr>
        <w:t xml:space="preserve">In Aramaic – </w:t>
      </w:r>
      <w:r w:rsidRPr="00A15CB9">
        <w:rPr>
          <w:rFonts w:cs="Times New Roman"/>
          <w:rtl/>
          <w:lang w:val="en-US"/>
        </w:rPr>
        <w:t>אבא</w:t>
      </w:r>
      <w:r w:rsidRPr="00A15CB9">
        <w:rPr>
          <w:rFonts w:cs="Times New Roman"/>
          <w:lang w:val="en-US"/>
        </w:rPr>
        <w:t xml:space="preserve">, see </w:t>
      </w:r>
      <w:r>
        <w:rPr>
          <w:rFonts w:cs="Times New Roman"/>
          <w:lang w:val="en-US"/>
        </w:rPr>
        <w:t xml:space="preserve">vol. 1, </w:t>
      </w:r>
      <w:r w:rsidRPr="00A15CB9">
        <w:rPr>
          <w:rFonts w:cs="Times New Roman"/>
          <w:lang w:val="en-US"/>
        </w:rPr>
        <w:t xml:space="preserve">Introduction </w:t>
      </w:r>
      <w:r>
        <w:rPr>
          <w:rFonts w:cs="Times New Roman"/>
          <w:u w:color="FFFF00"/>
          <w:lang w:val="en-US"/>
        </w:rPr>
        <w:t>3.2.1, p. 33</w:t>
      </w:r>
      <w:r w:rsidRPr="00A15CB9">
        <w:rPr>
          <w:rFonts w:cs="Times New Roman"/>
          <w:lang w:val="en-US"/>
        </w:rPr>
        <w:t xml:space="preserve">. </w:t>
      </w:r>
    </w:p>
  </w:footnote>
  <w:footnote w:id="3094">
    <w:p w14:paraId="21AF649C" w14:textId="77777777" w:rsidR="00865CD2" w:rsidRPr="00FD6A5E" w:rsidRDefault="00865CD2" w:rsidP="00FD6A5E">
      <w:pPr>
        <w:pStyle w:val="FootnoteText"/>
        <w:bidi w:val="0"/>
        <w:spacing w:line="240" w:lineRule="auto"/>
        <w:rPr>
          <w:rFonts w:hint="cs"/>
          <w:lang w:val="en-US"/>
        </w:rPr>
      </w:pPr>
      <w:r>
        <w:rPr>
          <w:rStyle w:val="FootnoteReference"/>
        </w:rPr>
        <w:footnoteRef/>
      </w:r>
      <w:r>
        <w:rPr>
          <w:rtl/>
        </w:rPr>
        <w:t xml:space="preserve"> </w:t>
      </w:r>
      <w:r>
        <w:rPr>
          <w:lang w:val="en-US"/>
        </w:rPr>
        <w:t>Rabbi Yohanan (1) reacts to his story, see Introduction 7.4.1.</w:t>
      </w:r>
    </w:p>
  </w:footnote>
  <w:footnote w:id="3095">
    <w:p w14:paraId="60B389A4" w14:textId="77777777" w:rsidR="00865CD2" w:rsidRPr="004132D5" w:rsidRDefault="00865CD2" w:rsidP="00582C70">
      <w:pPr>
        <w:pStyle w:val="FootnoteText"/>
        <w:bidi w:val="0"/>
        <w:spacing w:line="240" w:lineRule="auto"/>
        <w:rPr>
          <w:lang w:val="en-US"/>
        </w:rPr>
      </w:pPr>
      <w:r>
        <w:rPr>
          <w:rStyle w:val="FootnoteReference"/>
        </w:rPr>
        <w:footnoteRef/>
      </w:r>
      <w:r>
        <w:rPr>
          <w:rtl/>
        </w:rPr>
        <w:t xml:space="preserve"> </w:t>
      </w:r>
      <w:r>
        <w:t>His father was a contemporary of Rabbi Ami (1), see Introduction 7.4.1.</w:t>
      </w:r>
    </w:p>
  </w:footnote>
  <w:footnote w:id="3096">
    <w:p w14:paraId="62B431AB" w14:textId="77777777" w:rsidR="00865CD2" w:rsidRPr="00E15932" w:rsidRDefault="00865CD2" w:rsidP="003A65BE">
      <w:pPr>
        <w:pStyle w:val="FootnoteText"/>
        <w:bidi w:val="0"/>
        <w:spacing w:line="240" w:lineRule="auto"/>
        <w:rPr>
          <w:lang w:val="en-US"/>
        </w:rPr>
      </w:pPr>
      <w:r>
        <w:rPr>
          <w:rStyle w:val="FootnoteReference"/>
        </w:rPr>
        <w:footnoteRef/>
      </w:r>
      <w:r>
        <w:t xml:space="preserve"> </w:t>
      </w:r>
      <w:r>
        <w:rPr>
          <w:lang w:val="en-US"/>
        </w:rPr>
        <w:t>See above, n. 6.</w:t>
      </w:r>
    </w:p>
  </w:footnote>
  <w:footnote w:id="3097">
    <w:p w14:paraId="35E245D6" w14:textId="77777777" w:rsidR="00865CD2" w:rsidRPr="00995676" w:rsidRDefault="00865CD2" w:rsidP="00EA5A97">
      <w:pPr>
        <w:pStyle w:val="FootnoteText"/>
        <w:bidi w:val="0"/>
        <w:spacing w:line="240" w:lineRule="auto"/>
        <w:rPr>
          <w:lang w:val="en-US"/>
        </w:rPr>
      </w:pPr>
      <w:r>
        <w:rPr>
          <w:rStyle w:val="FootnoteReference"/>
        </w:rPr>
        <w:footnoteRef/>
      </w:r>
      <w:r>
        <w:rPr>
          <w:rtl/>
        </w:rPr>
        <w:t xml:space="preserve"> </w:t>
      </w:r>
      <w:r>
        <w:rPr>
          <w:lang w:val="en-US"/>
        </w:rPr>
        <w:t>Samuel (3) transmits in his brother’s name, see Introduction 7.4.2.</w:t>
      </w:r>
    </w:p>
  </w:footnote>
  <w:footnote w:id="3098">
    <w:p w14:paraId="449DFEFB" w14:textId="77777777" w:rsidR="00865CD2" w:rsidRPr="004050A2" w:rsidRDefault="00865CD2" w:rsidP="00022B86">
      <w:pPr>
        <w:pStyle w:val="FootnoteText"/>
        <w:bidi w:val="0"/>
        <w:spacing w:line="240" w:lineRule="auto"/>
        <w:rPr>
          <w:lang w:val="en-US"/>
        </w:rPr>
      </w:pPr>
      <w:r>
        <w:rPr>
          <w:rStyle w:val="FootnoteReference"/>
        </w:rPr>
        <w:footnoteRef/>
      </w:r>
      <w:r>
        <w:rPr>
          <w:rtl/>
        </w:rPr>
        <w:t xml:space="preserve"> </w:t>
      </w:r>
      <w:r>
        <w:rPr>
          <w:lang w:val="en-US"/>
        </w:rPr>
        <w:t>Witnessed an inscription of Diocletian in Tyr, see Introduction 7.4.2.</w:t>
      </w:r>
    </w:p>
  </w:footnote>
  <w:footnote w:id="3099">
    <w:p w14:paraId="7C4BADA9" w14:textId="77777777" w:rsidR="00865CD2" w:rsidRPr="009108F5" w:rsidRDefault="00865CD2" w:rsidP="003A65BE">
      <w:pPr>
        <w:pStyle w:val="FootnoteText"/>
        <w:bidi w:val="0"/>
        <w:spacing w:line="240" w:lineRule="auto"/>
        <w:rPr>
          <w:lang w:val="en-US"/>
        </w:rPr>
      </w:pPr>
      <w:r>
        <w:rPr>
          <w:rStyle w:val="FootnoteReference"/>
        </w:rPr>
        <w:footnoteRef/>
      </w:r>
      <w:r>
        <w:t xml:space="preserve"> </w:t>
      </w:r>
      <w:r w:rsidRPr="005E436F">
        <w:rPr>
          <w:lang w:val="en-US"/>
        </w:rPr>
        <w:t xml:space="preserve">Although mentioned only in BT, he is designated </w:t>
      </w:r>
      <w:r w:rsidRPr="004730A4">
        <w:rPr>
          <w:rFonts w:cs="Times New Roman"/>
          <w:rtl/>
          <w:lang w:val="en-US"/>
        </w:rPr>
        <w:t>רבי</w:t>
      </w:r>
      <w:r w:rsidRPr="005E436F">
        <w:rPr>
          <w:lang w:val="en-US"/>
        </w:rPr>
        <w:t xml:space="preserve"> in all the traditions in which he </w:t>
      </w:r>
      <w:r>
        <w:rPr>
          <w:lang w:val="en-US"/>
        </w:rPr>
        <w:t>appears</w:t>
      </w:r>
      <w:r w:rsidRPr="005E436F">
        <w:rPr>
          <w:lang w:val="en-US"/>
        </w:rPr>
        <w:t xml:space="preserve"> (</w:t>
      </w:r>
      <w:r w:rsidRPr="005E436F">
        <w:rPr>
          <w:i/>
          <w:iCs/>
          <w:lang w:val="en-US"/>
        </w:rPr>
        <w:t xml:space="preserve">bBer </w:t>
      </w:r>
      <w:r w:rsidRPr="005E436F">
        <w:rPr>
          <w:lang w:val="en-US"/>
        </w:rPr>
        <w:t xml:space="preserve">7a; </w:t>
      </w:r>
      <w:r w:rsidRPr="005E436F">
        <w:rPr>
          <w:i/>
          <w:iCs/>
          <w:lang w:val="en-US"/>
        </w:rPr>
        <w:t xml:space="preserve">bMeg </w:t>
      </w:r>
      <w:r w:rsidRPr="005E436F">
        <w:rPr>
          <w:lang w:val="en-US"/>
        </w:rPr>
        <w:t xml:space="preserve">14a and </w:t>
      </w:r>
      <w:r w:rsidRPr="005E436F">
        <w:rPr>
          <w:i/>
          <w:iCs/>
          <w:lang w:val="en-US"/>
        </w:rPr>
        <w:t>bBB</w:t>
      </w:r>
      <w:r w:rsidRPr="005E436F">
        <w:rPr>
          <w:lang w:val="en-US"/>
        </w:rPr>
        <w:t xml:space="preserve"> 68a), see Introduction </w:t>
      </w:r>
      <w:r>
        <w:t>5.1.3.2</w:t>
      </w:r>
      <w:r>
        <w:rPr>
          <w:u w:color="FFFF00"/>
        </w:rPr>
        <w:t>.2</w:t>
      </w:r>
      <w:r w:rsidRPr="005E436F">
        <w:rPr>
          <w:lang w:val="en-US"/>
        </w:rPr>
        <w:t xml:space="preserve"> and transmits traditions in Hebrew, see Intr</w:t>
      </w:r>
      <w:r w:rsidRPr="005E436F">
        <w:rPr>
          <w:lang w:val="en-US"/>
        </w:rPr>
        <w:t>o</w:t>
      </w:r>
      <w:r w:rsidRPr="005E436F">
        <w:rPr>
          <w:lang w:val="en-US"/>
        </w:rPr>
        <w:t xml:space="preserve">duction </w:t>
      </w:r>
      <w:r>
        <w:t>5.1.3.2</w:t>
      </w:r>
      <w:r>
        <w:rPr>
          <w:u w:color="FFFF00"/>
        </w:rPr>
        <w:t>.5</w:t>
      </w:r>
      <w:r w:rsidRPr="005E436F">
        <w:rPr>
          <w:lang w:val="en-US"/>
        </w:rPr>
        <w:t>.</w:t>
      </w:r>
    </w:p>
  </w:footnote>
  <w:footnote w:id="3100">
    <w:p w14:paraId="7E521B5C"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with no chronological context, see Introduction 7.4.4.</w:t>
      </w:r>
    </w:p>
  </w:footnote>
  <w:footnote w:id="3101">
    <w:p w14:paraId="2EF09913" w14:textId="77777777" w:rsidR="00865CD2" w:rsidRPr="00611847" w:rsidRDefault="00865CD2" w:rsidP="00B61E49">
      <w:pPr>
        <w:pStyle w:val="FootnoteText"/>
        <w:bidi w:val="0"/>
        <w:spacing w:line="240" w:lineRule="auto"/>
        <w:rPr>
          <w:lang w:val="en-US"/>
        </w:rPr>
      </w:pPr>
      <w:r>
        <w:rPr>
          <w:rStyle w:val="FootnoteReference"/>
        </w:rPr>
        <w:footnoteRef/>
      </w:r>
      <w:r>
        <w:rPr>
          <w:rtl/>
        </w:rPr>
        <w:t xml:space="preserve"> </w:t>
      </w:r>
      <w:r w:rsidRPr="00611847">
        <w:rPr>
          <w:lang w:val="en-US"/>
        </w:rPr>
        <w:t>Although mentioned only her</w:t>
      </w:r>
      <w:r>
        <w:rPr>
          <w:lang w:val="en-US"/>
        </w:rPr>
        <w:t>e</w:t>
      </w:r>
      <w:r w:rsidRPr="00611847">
        <w:rPr>
          <w:lang w:val="en-US"/>
        </w:rPr>
        <w:t xml:space="preserve"> in BT, he is designated </w:t>
      </w:r>
      <w:r w:rsidRPr="005E436F">
        <w:rPr>
          <w:rFonts w:cs="Times New Roman" w:hint="eastAsia"/>
          <w:rtl/>
          <w:lang w:val="en-US"/>
        </w:rPr>
        <w:t>רבי</w:t>
      </w:r>
      <w:r w:rsidRPr="00611847">
        <w:rPr>
          <w:lang w:val="en-US"/>
        </w:rPr>
        <w:t xml:space="preserve">, see Introduction </w:t>
      </w:r>
      <w:r>
        <w:t>5.1.3.2</w:t>
      </w:r>
      <w:r>
        <w:rPr>
          <w:u w:color="FFFF00"/>
        </w:rPr>
        <w:t>.2</w:t>
      </w:r>
      <w:r w:rsidRPr="00611847">
        <w:rPr>
          <w:lang w:val="en-US"/>
        </w:rPr>
        <w:t>, and transmits trad</w:t>
      </w:r>
      <w:r w:rsidRPr="00611847">
        <w:rPr>
          <w:lang w:val="en-US"/>
        </w:rPr>
        <w:t>i</w:t>
      </w:r>
      <w:r w:rsidRPr="00611847">
        <w:rPr>
          <w:lang w:val="en-US"/>
        </w:rPr>
        <w:t>tion</w:t>
      </w:r>
      <w:r>
        <w:rPr>
          <w:lang w:val="en-US"/>
        </w:rPr>
        <w:t>s</w:t>
      </w:r>
      <w:r w:rsidRPr="00611847">
        <w:rPr>
          <w:lang w:val="en-US"/>
        </w:rPr>
        <w:t xml:space="preserve"> in the name of </w:t>
      </w:r>
      <w:r>
        <w:rPr>
          <w:lang w:val="en-US"/>
        </w:rPr>
        <w:t>the Palestinian Rabbi Yohanan (1</w:t>
      </w:r>
      <w:r w:rsidRPr="00611847">
        <w:rPr>
          <w:lang w:val="en-US"/>
        </w:rPr>
        <w:t xml:space="preserve">), see Introduction </w:t>
      </w:r>
      <w:r>
        <w:t>5.1.3.2</w:t>
      </w:r>
      <w:r>
        <w:rPr>
          <w:u w:color="FFFF00"/>
        </w:rPr>
        <w:t>.3</w:t>
      </w:r>
      <w:r w:rsidRPr="00611847">
        <w:rPr>
          <w:lang w:val="en-US"/>
        </w:rPr>
        <w:t>.</w:t>
      </w:r>
    </w:p>
  </w:footnote>
  <w:footnote w:id="3102">
    <w:p w14:paraId="5F2D4318" w14:textId="77777777" w:rsidR="00865CD2" w:rsidRDefault="00865CD2" w:rsidP="003A65BE">
      <w:pPr>
        <w:pStyle w:val="FootnoteText"/>
        <w:bidi w:val="0"/>
        <w:spacing w:line="240" w:lineRule="auto"/>
        <w:rPr>
          <w:lang w:val="en-US"/>
        </w:rPr>
      </w:pPr>
      <w:r>
        <w:rPr>
          <w:rStyle w:val="FootnoteReference"/>
        </w:rPr>
        <w:footnoteRef/>
      </w:r>
      <w:r>
        <w:rPr>
          <w:rtl/>
        </w:rPr>
        <w:t xml:space="preserve"> </w:t>
      </w:r>
      <w:r w:rsidRPr="005E436F">
        <w:rPr>
          <w:lang w:val="en-US"/>
        </w:rPr>
        <w:t>The tex</w:t>
      </w:r>
      <w:r>
        <w:rPr>
          <w:lang w:val="en-US"/>
        </w:rPr>
        <w:t>t tells of Abdimi (1</w:t>
      </w:r>
      <w:r w:rsidRPr="005E436F">
        <w:rPr>
          <w:lang w:val="en-US"/>
        </w:rPr>
        <w:t xml:space="preserve">) (S-H/M </w:t>
      </w:r>
      <w:r>
        <w:rPr>
          <w:lang w:val="en-US"/>
        </w:rPr>
        <w:t>in</w:t>
      </w:r>
      <w:r w:rsidRPr="005E436F">
        <w:rPr>
          <w:lang w:val="en-US"/>
        </w:rPr>
        <w:t xml:space="preserve"> vol. 4, </w:t>
      </w:r>
      <w:r>
        <w:rPr>
          <w:u w:color="FFFF00"/>
          <w:lang w:val="en-US"/>
        </w:rPr>
        <w:t>318</w:t>
      </w:r>
      <w:r w:rsidRPr="005E436F">
        <w:rPr>
          <w:lang w:val="en-US"/>
        </w:rPr>
        <w:t xml:space="preserve">) coming to </w:t>
      </w:r>
      <w:smartTag w:uri="urn:schemas-microsoft-com:office:smarttags" w:element="place">
        <w:r w:rsidRPr="005E436F">
          <w:rPr>
            <w:lang w:val="en-US"/>
          </w:rPr>
          <w:t>Babylonia</w:t>
        </w:r>
      </w:smartTag>
      <w:r w:rsidRPr="005E436F">
        <w:rPr>
          <w:lang w:val="en-US"/>
        </w:rPr>
        <w:t xml:space="preserve"> and transmitting a tradition in </w:t>
      </w:r>
      <w:r>
        <w:rPr>
          <w:lang w:val="en-US"/>
        </w:rPr>
        <w:t xml:space="preserve">his and Judah (47)’s </w:t>
      </w:r>
      <w:r w:rsidRPr="005E436F">
        <w:rPr>
          <w:lang w:val="en-US"/>
        </w:rPr>
        <w:t xml:space="preserve"> name. Usually </w:t>
      </w:r>
      <w:r w:rsidRPr="007B5FE4">
        <w:rPr>
          <w:rFonts w:cs="Times New Roman"/>
          <w:rtl/>
        </w:rPr>
        <w:t>ר' יהודה ור' שמעון</w:t>
      </w:r>
      <w:r w:rsidRPr="005E436F">
        <w:rPr>
          <w:lang w:val="en-US"/>
        </w:rPr>
        <w:t xml:space="preserve"> are the famous Judah (30) B/M vol.1, p. 113 and Simon (51) B/M vol. 1, p. 220, but they cannot be</w:t>
      </w:r>
      <w:r>
        <w:rPr>
          <w:lang w:val="en-US"/>
        </w:rPr>
        <w:t xml:space="preserve"> students of Yohanan (1</w:t>
      </w:r>
      <w:r w:rsidRPr="005E436F">
        <w:rPr>
          <w:lang w:val="en-US"/>
        </w:rPr>
        <w:t xml:space="preserve">). Thus I assume these are otherwise unknown students, from </w:t>
      </w:r>
      <w:smartTag w:uri="urn:schemas-microsoft-com:office:smarttags" w:element="place">
        <w:smartTag w:uri="urn:schemas-microsoft-com:office:smarttags" w:element="City">
          <w:r w:rsidRPr="005E436F">
            <w:rPr>
              <w:lang w:val="en-US"/>
            </w:rPr>
            <w:t>Palestine</w:t>
          </w:r>
        </w:smartTag>
      </w:smartTag>
      <w:r w:rsidRPr="005E436F">
        <w:rPr>
          <w:lang w:val="en-US"/>
        </w:rPr>
        <w:t xml:space="preserve"> of course, although it cannot be ruled out that they are a literary invention of an early sage.</w:t>
      </w:r>
    </w:p>
  </w:footnote>
  <w:footnote w:id="3103">
    <w:p w14:paraId="6673DDB6" w14:textId="77777777" w:rsidR="00865CD2" w:rsidRPr="00EA5A97" w:rsidRDefault="00865CD2" w:rsidP="00EA5A97">
      <w:pPr>
        <w:pStyle w:val="FootnoteText"/>
        <w:bidi w:val="0"/>
        <w:spacing w:line="240" w:lineRule="auto"/>
        <w:rPr>
          <w:lang w:val="en-US"/>
        </w:rPr>
      </w:pPr>
      <w:r>
        <w:rPr>
          <w:rStyle w:val="FootnoteReference"/>
        </w:rPr>
        <w:footnoteRef/>
      </w:r>
      <w:r>
        <w:rPr>
          <w:rtl/>
        </w:rPr>
        <w:t xml:space="preserve"> </w:t>
      </w:r>
      <w:r>
        <w:rPr>
          <w:lang w:val="en-US"/>
        </w:rPr>
        <w:t xml:space="preserve">See Introduction 7.4.1. </w:t>
      </w:r>
    </w:p>
  </w:footnote>
  <w:footnote w:id="3104">
    <w:p w14:paraId="060D81D6" w14:textId="77777777" w:rsidR="00865CD2" w:rsidRPr="009108F5" w:rsidRDefault="00865CD2" w:rsidP="0071610B">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0D08D4">
        <w:rPr>
          <w:rFonts w:cs="Times New Roman"/>
          <w:rtl/>
        </w:rPr>
        <w:t>דמן צור</w:t>
      </w:r>
      <w:r w:rsidRPr="005E436F">
        <w:rPr>
          <w:lang w:val="en-US"/>
        </w:rPr>
        <w:t xml:space="preserve">, see Reeg, </w:t>
      </w:r>
      <w:r w:rsidRPr="005E436F">
        <w:rPr>
          <w:i/>
          <w:iCs/>
          <w:lang w:val="en-US"/>
        </w:rPr>
        <w:t>Ortsnamen</w:t>
      </w:r>
      <w:r w:rsidRPr="005E436F">
        <w:rPr>
          <w:lang w:val="en-US"/>
        </w:rPr>
        <w:t>, 531-33.</w:t>
      </w:r>
      <w:r>
        <w:rPr>
          <w:lang w:val="en-US"/>
        </w:rPr>
        <w:t xml:space="preserve"> On such designations see vol. 1, Introduction 3.2.6, p. 34.</w:t>
      </w:r>
    </w:p>
  </w:footnote>
  <w:footnote w:id="3105">
    <w:p w14:paraId="4F3AA5BD" w14:textId="77777777" w:rsidR="00865CD2" w:rsidRPr="000C21A9" w:rsidRDefault="00865CD2" w:rsidP="00B61E49">
      <w:pPr>
        <w:pStyle w:val="FootnoteText"/>
        <w:bidi w:val="0"/>
        <w:spacing w:line="240" w:lineRule="auto"/>
        <w:rPr>
          <w:rtl/>
          <w:lang w:val="en-US"/>
        </w:rPr>
      </w:pPr>
      <w:r>
        <w:rPr>
          <w:rStyle w:val="FootnoteReference"/>
        </w:rPr>
        <w:footnoteRef/>
      </w:r>
      <w:r>
        <w:rPr>
          <w:rtl/>
        </w:rPr>
        <w:t xml:space="preserve"> </w:t>
      </w:r>
      <w:r>
        <w:t xml:space="preserve">Although mentioned only here and in </w:t>
      </w:r>
      <w:r>
        <w:rPr>
          <w:i/>
          <w:iCs/>
        </w:rPr>
        <w:t xml:space="preserve">bKet </w:t>
      </w:r>
      <w:r>
        <w:t xml:space="preserve">7a in BT, his provenance is </w:t>
      </w:r>
      <w:smartTag w:uri="urn:schemas-microsoft-com:office:smarttags" w:element="country-region">
        <w:r>
          <w:t>Syria</w:t>
        </w:r>
      </w:smartTag>
      <w:r>
        <w:t xml:space="preserve"> (</w:t>
      </w:r>
      <w:smartTag w:uri="urn:schemas-microsoft-com:office:smarttags" w:element="place">
        <w:smartTag w:uri="urn:schemas-microsoft-com:office:smarttags" w:element="City">
          <w:r>
            <w:t>Tyre</w:t>
          </w:r>
        </w:smartTag>
      </w:smartTag>
      <w:r>
        <w:t>), see Introduction 5.1.3.2.1.</w:t>
      </w:r>
    </w:p>
  </w:footnote>
  <w:footnote w:id="3106">
    <w:p w14:paraId="17F529F1" w14:textId="77777777" w:rsidR="00865CD2" w:rsidRPr="00485351" w:rsidRDefault="00865CD2" w:rsidP="003A65BE">
      <w:pPr>
        <w:pStyle w:val="FootnoteText"/>
        <w:bidi w:val="0"/>
        <w:spacing w:line="240" w:lineRule="auto"/>
        <w:rPr>
          <w:lang w:val="en-US"/>
        </w:rPr>
      </w:pPr>
      <w:r>
        <w:rPr>
          <w:rStyle w:val="FootnoteReference"/>
        </w:rPr>
        <w:footnoteRef/>
      </w:r>
      <w:r>
        <w:rPr>
          <w:rtl/>
        </w:rPr>
        <w:t xml:space="preserve"> </w:t>
      </w:r>
      <w:r>
        <w:rPr>
          <w:lang w:val="en-US"/>
        </w:rPr>
        <w:t>See above, n. 19.</w:t>
      </w:r>
    </w:p>
  </w:footnote>
  <w:footnote w:id="3107">
    <w:p w14:paraId="3356B3B4" w14:textId="77777777" w:rsidR="00865CD2" w:rsidRDefault="00865CD2" w:rsidP="00286CE6">
      <w:pPr>
        <w:pStyle w:val="FootnoteText"/>
        <w:bidi w:val="0"/>
        <w:spacing w:line="240" w:lineRule="auto"/>
        <w:rPr>
          <w:rtl/>
          <w:lang w:val="en-US"/>
        </w:rPr>
      </w:pPr>
      <w:r>
        <w:rPr>
          <w:rStyle w:val="FootnoteReference"/>
        </w:rPr>
        <w:footnoteRef/>
      </w:r>
      <w:r>
        <w:t xml:space="preserve"> </w:t>
      </w:r>
      <w:r w:rsidRPr="005E436F">
        <w:rPr>
          <w:lang w:val="en-US"/>
        </w:rPr>
        <w:t xml:space="preserve">Though only mentioned in BT, he is Palestinian because he is always designated </w:t>
      </w:r>
      <w:r w:rsidRPr="005E436F">
        <w:rPr>
          <w:rFonts w:cs="Times New Roman"/>
          <w:rtl/>
          <w:lang w:val="en-US"/>
        </w:rPr>
        <w:t>רבי</w:t>
      </w:r>
      <w:r w:rsidRPr="005E436F">
        <w:rPr>
          <w:lang w:val="en-US"/>
        </w:rPr>
        <w:t xml:space="preserve"> (see Introdu</w:t>
      </w:r>
      <w:r w:rsidRPr="005E436F">
        <w:rPr>
          <w:lang w:val="en-US"/>
        </w:rPr>
        <w:t>c</w:t>
      </w:r>
      <w:r w:rsidRPr="005E436F">
        <w:rPr>
          <w:lang w:val="en-US"/>
        </w:rPr>
        <w:t xml:space="preserve">tion </w:t>
      </w:r>
      <w:r>
        <w:t>5.1.3.2</w:t>
      </w:r>
      <w:r>
        <w:rPr>
          <w:u w:color="FFFF00"/>
        </w:rPr>
        <w:t>.2</w:t>
      </w:r>
      <w:r w:rsidRPr="005E436F">
        <w:rPr>
          <w:lang w:val="en-US"/>
        </w:rPr>
        <w:t>), and transmit</w:t>
      </w:r>
      <w:r>
        <w:rPr>
          <w:lang w:val="en-US"/>
        </w:rPr>
        <w:t>s</w:t>
      </w:r>
      <w:r w:rsidRPr="005E436F">
        <w:rPr>
          <w:lang w:val="en-US"/>
        </w:rPr>
        <w:t xml:space="preserve"> in the name of Palestinian sages, see Hyman, </w:t>
      </w:r>
      <w:r w:rsidRPr="005E436F">
        <w:rPr>
          <w:i/>
          <w:iCs/>
          <w:lang w:val="en-US"/>
        </w:rPr>
        <w:t>Toldoth</w:t>
      </w:r>
      <w:r w:rsidRPr="005E436F">
        <w:rPr>
          <w:lang w:val="en-US"/>
        </w:rPr>
        <w:t xml:space="preserve">, 1210, </w:t>
      </w:r>
      <w:r>
        <w:rPr>
          <w:lang w:val="en-US"/>
        </w:rPr>
        <w:t>and</w:t>
      </w:r>
      <w:r w:rsidRPr="005E436F">
        <w:rPr>
          <w:lang w:val="en-US"/>
        </w:rPr>
        <w:t xml:space="preserve"> Intr</w:t>
      </w:r>
      <w:r w:rsidRPr="005E436F">
        <w:rPr>
          <w:lang w:val="en-US"/>
        </w:rPr>
        <w:t>o</w:t>
      </w:r>
      <w:r w:rsidRPr="005E436F">
        <w:rPr>
          <w:lang w:val="en-US"/>
        </w:rPr>
        <w:t xml:space="preserve">duction </w:t>
      </w:r>
      <w:r>
        <w:t>5.1.3.2</w:t>
      </w:r>
      <w:r>
        <w:rPr>
          <w:u w:color="FFFF00"/>
        </w:rPr>
        <w:t>.3</w:t>
      </w:r>
      <w:r w:rsidRPr="005E436F">
        <w:rPr>
          <w:lang w:val="en-US"/>
        </w:rPr>
        <w:t xml:space="preserve">. </w:t>
      </w:r>
    </w:p>
  </w:footnote>
  <w:footnote w:id="3108">
    <w:p w14:paraId="2038E03A" w14:textId="77777777" w:rsidR="00865CD2" w:rsidRPr="00741588" w:rsidRDefault="00865CD2" w:rsidP="003A65BE">
      <w:pPr>
        <w:pStyle w:val="FootnoteText"/>
        <w:bidi w:val="0"/>
        <w:spacing w:line="240" w:lineRule="auto"/>
        <w:rPr>
          <w:lang w:val="en-US"/>
        </w:rPr>
      </w:pPr>
      <w:r>
        <w:rPr>
          <w:rStyle w:val="FootnoteReference"/>
        </w:rPr>
        <w:footnoteRef/>
      </w:r>
      <w:r>
        <w:t xml:space="preserve"> </w:t>
      </w:r>
      <w:r w:rsidRPr="003A65BE">
        <w:rPr>
          <w:lang w:val="en-US"/>
        </w:rPr>
        <w:t xml:space="preserve"> </w:t>
      </w:r>
      <w:r>
        <w:rPr>
          <w:lang w:val="en-US"/>
        </w:rPr>
        <w:t>See above, n.  19</w:t>
      </w:r>
      <w:r w:rsidRPr="00741588">
        <w:rPr>
          <w:lang w:val="en-US"/>
        </w:rPr>
        <w:t>.</w:t>
      </w:r>
    </w:p>
  </w:footnote>
  <w:footnote w:id="3109">
    <w:p w14:paraId="40FED0C2" w14:textId="77777777" w:rsidR="00865CD2" w:rsidRPr="009A4CB8" w:rsidRDefault="00865CD2" w:rsidP="00C57A2F">
      <w:pPr>
        <w:pStyle w:val="FootnoteText"/>
        <w:bidi w:val="0"/>
        <w:spacing w:line="240" w:lineRule="auto"/>
      </w:pPr>
      <w:r w:rsidRPr="009A4CB8">
        <w:rPr>
          <w:rStyle w:val="FootnoteReference"/>
        </w:rPr>
        <w:footnoteRef/>
      </w:r>
      <w:r w:rsidRPr="009A4CB8">
        <w:t xml:space="preserve"> </w:t>
      </w:r>
      <w:r>
        <w:t>I</w:t>
      </w:r>
      <w:r w:rsidRPr="009A4CB8">
        <w:t xml:space="preserve">n </w:t>
      </w:r>
      <w:r>
        <w:t>most</w:t>
      </w:r>
      <w:r w:rsidRPr="009A4CB8">
        <w:t xml:space="preserve"> </w:t>
      </w:r>
      <w:r>
        <w:t>m</w:t>
      </w:r>
      <w:r w:rsidRPr="009A4CB8">
        <w:t>s</w:t>
      </w:r>
      <w:r>
        <w:t xml:space="preserve">s – </w:t>
      </w:r>
      <w:r w:rsidRPr="005E436F">
        <w:rPr>
          <w:rFonts w:cs="Times New Roman"/>
          <w:rtl/>
        </w:rPr>
        <w:t>הצידוני</w:t>
      </w:r>
      <w:r>
        <w:rPr>
          <w:rFonts w:cs="Times New Roman"/>
        </w:rPr>
        <w:t xml:space="preserve">, see Reeg, </w:t>
      </w:r>
      <w:r>
        <w:rPr>
          <w:rFonts w:cs="Times New Roman"/>
          <w:i/>
          <w:iCs/>
        </w:rPr>
        <w:t>Ortsnamen</w:t>
      </w:r>
      <w:r>
        <w:rPr>
          <w:rFonts w:cs="Times New Roman"/>
        </w:rPr>
        <w:t>, 533-5</w:t>
      </w:r>
      <w:r w:rsidRPr="009A4CB8">
        <w:t xml:space="preserve">. In the </w:t>
      </w:r>
      <w:r>
        <w:t xml:space="preserve">Munich 95 Ms and the </w:t>
      </w:r>
      <w:r w:rsidRPr="009A4CB8">
        <w:t xml:space="preserve">printed edition – </w:t>
      </w:r>
      <w:r w:rsidRPr="005E436F">
        <w:rPr>
          <w:rFonts w:cs="Times New Roman"/>
          <w:rtl/>
        </w:rPr>
        <w:t>השלוני</w:t>
      </w:r>
      <w:r w:rsidRPr="009A4CB8">
        <w:t>.</w:t>
      </w:r>
      <w:r>
        <w:t xml:space="preserve"> </w:t>
      </w:r>
      <w:r>
        <w:rPr>
          <w:lang w:val="en-US"/>
        </w:rPr>
        <w:t>On such designations see vol. 1, Introduction 3.2.6, p. 34.</w:t>
      </w:r>
    </w:p>
  </w:footnote>
  <w:footnote w:id="3110">
    <w:p w14:paraId="0A9B8B74" w14:textId="77777777" w:rsidR="00865CD2" w:rsidRDefault="00865CD2" w:rsidP="00B61E49">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only mentioned here in BT, his provenance indicates his association with </w:t>
      </w:r>
      <w:smartTag w:uri="urn:schemas-microsoft-com:office:smarttags" w:element="place">
        <w:smartTag w:uri="urn:schemas-microsoft-com:office:smarttags" w:element="City">
          <w:r w:rsidRPr="005E436F">
            <w:rPr>
              <w:lang w:val="en-US"/>
            </w:rPr>
            <w:t>Palestine</w:t>
          </w:r>
        </w:smartTag>
      </w:smartTag>
      <w:r w:rsidRPr="005E436F">
        <w:rPr>
          <w:lang w:val="en-US"/>
        </w:rPr>
        <w:t xml:space="preserve">, see Introduction </w:t>
      </w:r>
      <w:r>
        <w:t>5.1.3.2</w:t>
      </w:r>
      <w:r>
        <w:rPr>
          <w:u w:color="FFFF00"/>
        </w:rPr>
        <w:t>.3</w:t>
      </w:r>
      <w:r w:rsidRPr="005E436F">
        <w:rPr>
          <w:lang w:val="en-US"/>
        </w:rPr>
        <w:t>.</w:t>
      </w:r>
    </w:p>
  </w:footnote>
  <w:footnote w:id="3111">
    <w:p w14:paraId="0C41A6FA" w14:textId="77777777" w:rsidR="00865CD2" w:rsidRPr="000C5725" w:rsidRDefault="00865CD2" w:rsidP="009F5CFF">
      <w:pPr>
        <w:pStyle w:val="FootnoteText"/>
        <w:bidi w:val="0"/>
        <w:spacing w:line="240" w:lineRule="auto"/>
        <w:rPr>
          <w:lang w:val="en-US"/>
        </w:rPr>
      </w:pPr>
      <w:r>
        <w:rPr>
          <w:rStyle w:val="FootnoteReference"/>
        </w:rPr>
        <w:footnoteRef/>
      </w:r>
      <w:r>
        <w:rPr>
          <w:rtl/>
        </w:rPr>
        <w:t xml:space="preserve"> </w:t>
      </w:r>
      <w:r>
        <w:rPr>
          <w:lang w:val="en-US"/>
        </w:rPr>
        <w:t>Jewishness based on source in which he is mentioned, see vol. 3, Introduction 6.7, pp. 53-4.</w:t>
      </w:r>
    </w:p>
  </w:footnote>
  <w:footnote w:id="3112">
    <w:p w14:paraId="4DAF8363" w14:textId="77777777" w:rsidR="00865CD2" w:rsidRPr="00B32F2E" w:rsidRDefault="00865CD2" w:rsidP="003A65BE">
      <w:pPr>
        <w:pStyle w:val="FootnoteText"/>
        <w:bidi w:val="0"/>
        <w:spacing w:line="240" w:lineRule="auto"/>
        <w:rPr>
          <w:lang w:val="en-US"/>
        </w:rPr>
      </w:pPr>
      <w:r>
        <w:rPr>
          <w:rStyle w:val="FootnoteReference"/>
        </w:rPr>
        <w:footnoteRef/>
      </w:r>
      <w:r>
        <w:rPr>
          <w:rtl/>
        </w:rPr>
        <w:t xml:space="preserve"> </w:t>
      </w:r>
      <w:r>
        <w:rPr>
          <w:lang w:val="en-US"/>
        </w:rPr>
        <w:t>See above, n. 52</w:t>
      </w:r>
      <w:r w:rsidRPr="00B32F2E">
        <w:rPr>
          <w:lang w:val="en-US"/>
        </w:rPr>
        <w:t>.</w:t>
      </w:r>
    </w:p>
  </w:footnote>
  <w:footnote w:id="3113">
    <w:p w14:paraId="61503A24"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printed versions to </w:t>
      </w:r>
      <w:r w:rsidRPr="005E436F">
        <w:rPr>
          <w:i/>
          <w:iCs/>
          <w:lang w:val="en-US"/>
        </w:rPr>
        <w:t>bAZ</w:t>
      </w:r>
      <w:r w:rsidRPr="005E436F">
        <w:rPr>
          <w:lang w:val="en-US"/>
        </w:rPr>
        <w:t xml:space="preserve"> 30a, but in all mss </w:t>
      </w:r>
      <w:r w:rsidRPr="005E436F">
        <w:rPr>
          <w:rFonts w:cs="Times New Roman"/>
          <w:rtl/>
          <w:lang w:val="en-US"/>
        </w:rPr>
        <w:t>שמעון</w:t>
      </w:r>
      <w:r w:rsidRPr="005E436F">
        <w:rPr>
          <w:rFonts w:cs="Times New Roman"/>
          <w:lang w:val="en-US"/>
        </w:rPr>
        <w:t>.</w:t>
      </w:r>
      <w:r>
        <w:rPr>
          <w:rFonts w:cs="Times New Roman"/>
          <w:lang w:val="en-US"/>
        </w:rPr>
        <w:t xml:space="preserve"> On this name see under Ishmael B/M.</w:t>
      </w:r>
    </w:p>
  </w:footnote>
  <w:footnote w:id="3114">
    <w:p w14:paraId="5DD3545D" w14:textId="77777777" w:rsidR="00865CD2" w:rsidRPr="000B6352" w:rsidRDefault="00865CD2" w:rsidP="00B61E49">
      <w:pPr>
        <w:pStyle w:val="FootnoteText"/>
        <w:bidi w:val="0"/>
        <w:spacing w:line="240" w:lineRule="auto"/>
        <w:rPr>
          <w:rFonts w:cs="Times New Roman"/>
          <w:rtl/>
          <w:lang w:val="en-US"/>
        </w:rPr>
      </w:pPr>
      <w:r w:rsidRPr="000B6352">
        <w:rPr>
          <w:rStyle w:val="FootnoteReference"/>
          <w:rFonts w:cs="Times New Roman"/>
        </w:rPr>
        <w:footnoteRef/>
      </w:r>
      <w:r>
        <w:rPr>
          <w:rFonts w:cs="Times New Roman"/>
        </w:rPr>
        <w:t xml:space="preserve"> </w:t>
      </w:r>
      <w:r w:rsidRPr="000B6352">
        <w:rPr>
          <w:rFonts w:cs="Times New Roman"/>
          <w:lang w:val="en-US"/>
        </w:rPr>
        <w:t xml:space="preserve">Although mentioned only in BT, here and in </w:t>
      </w:r>
      <w:r w:rsidRPr="000B6352">
        <w:rPr>
          <w:rFonts w:cs="Times New Roman"/>
          <w:i/>
          <w:iCs/>
          <w:lang w:val="en-US"/>
        </w:rPr>
        <w:t xml:space="preserve">bAZ </w:t>
      </w:r>
      <w:r w:rsidRPr="000B6352">
        <w:rPr>
          <w:rFonts w:cs="Times New Roman"/>
          <w:lang w:val="en-US"/>
        </w:rPr>
        <w:t xml:space="preserve">30 a, he bears the Palestinian title </w:t>
      </w:r>
      <w:r w:rsidRPr="000B6352">
        <w:rPr>
          <w:rFonts w:cs="Times New Roman"/>
          <w:rtl/>
          <w:lang w:val="en-US"/>
        </w:rPr>
        <w:t>רבי</w:t>
      </w:r>
      <w:r w:rsidRPr="000B6352">
        <w:rPr>
          <w:rFonts w:cs="Times New Roman"/>
          <w:lang w:val="en-US"/>
        </w:rPr>
        <w:t xml:space="preserve"> (see Introdu</w:t>
      </w:r>
      <w:r w:rsidRPr="000B6352">
        <w:rPr>
          <w:rFonts w:cs="Times New Roman"/>
          <w:lang w:val="en-US"/>
        </w:rPr>
        <w:t>c</w:t>
      </w:r>
      <w:r w:rsidRPr="000B6352">
        <w:rPr>
          <w:rFonts w:cs="Times New Roman"/>
          <w:lang w:val="en-US"/>
        </w:rPr>
        <w:t>tion</w:t>
      </w:r>
      <w:r>
        <w:rPr>
          <w:rFonts w:cs="Times New Roman"/>
          <w:lang w:val="en-US"/>
        </w:rPr>
        <w:t xml:space="preserve"> </w:t>
      </w:r>
      <w:r>
        <w:t>5.1.3.2</w:t>
      </w:r>
      <w:r>
        <w:rPr>
          <w:rFonts w:cs="Times New Roman"/>
          <w:u w:color="FFFF00"/>
        </w:rPr>
        <w:t>.2</w:t>
      </w:r>
      <w:r w:rsidRPr="000B6352">
        <w:rPr>
          <w:rFonts w:cs="Times New Roman"/>
          <w:lang w:val="en-US"/>
        </w:rPr>
        <w:t xml:space="preserve">) and is found in association with Palestinian rabbis, and see Introduction </w:t>
      </w:r>
      <w:r>
        <w:t>5.1.3.2</w:t>
      </w:r>
      <w:r>
        <w:rPr>
          <w:rFonts w:cs="Times New Roman"/>
          <w:u w:color="FFFF00"/>
        </w:rPr>
        <w:t>.3</w:t>
      </w:r>
      <w:r w:rsidRPr="000B6352">
        <w:rPr>
          <w:rFonts w:cs="Times New Roman"/>
          <w:lang w:val="en-US"/>
        </w:rPr>
        <w:t>.</w:t>
      </w:r>
    </w:p>
  </w:footnote>
  <w:footnote w:id="3115">
    <w:p w14:paraId="0F585319" w14:textId="77777777" w:rsidR="00865CD2" w:rsidRPr="00791D5E" w:rsidRDefault="00865CD2" w:rsidP="003A65BE">
      <w:pPr>
        <w:pStyle w:val="FootnoteText"/>
        <w:bidi w:val="0"/>
        <w:spacing w:line="240" w:lineRule="auto"/>
        <w:rPr>
          <w:rFonts w:hint="cs"/>
          <w:rtl/>
          <w:lang w:val="en-US"/>
        </w:rPr>
      </w:pPr>
      <w:r>
        <w:rPr>
          <w:rStyle w:val="FootnoteReference"/>
        </w:rPr>
        <w:footnoteRef/>
      </w:r>
      <w:r>
        <w:rPr>
          <w:rtl/>
        </w:rPr>
        <w:t xml:space="preserve"> </w:t>
      </w:r>
      <w:r>
        <w:rPr>
          <w:lang w:val="en-US"/>
        </w:rPr>
        <w:t>See above, n. 19.</w:t>
      </w:r>
    </w:p>
  </w:footnote>
  <w:footnote w:id="3116">
    <w:p w14:paraId="4A789B5B" w14:textId="77777777" w:rsidR="00865CD2" w:rsidRPr="000B6352" w:rsidRDefault="00865CD2">
      <w:pPr>
        <w:pStyle w:val="FootnoteText"/>
        <w:bidi w:val="0"/>
        <w:spacing w:line="240" w:lineRule="auto"/>
        <w:rPr>
          <w:rFonts w:cs="Times New Roman"/>
          <w:lang w:val="en-US"/>
        </w:rPr>
      </w:pPr>
      <w:r w:rsidRPr="000B6352">
        <w:rPr>
          <w:rStyle w:val="FootnoteReference"/>
          <w:rFonts w:cs="Times New Roman"/>
        </w:rPr>
        <w:footnoteRef/>
      </w:r>
      <w:r>
        <w:rPr>
          <w:rFonts w:cs="Times New Roman"/>
        </w:rPr>
        <w:t xml:space="preserve"> </w:t>
      </w:r>
      <w:r w:rsidRPr="000B6352">
        <w:rPr>
          <w:rFonts w:cs="Times New Roman"/>
          <w:lang w:val="en-US"/>
        </w:rPr>
        <w:t xml:space="preserve">In Aramaic – </w:t>
      </w:r>
      <w:r w:rsidRPr="000B6352">
        <w:rPr>
          <w:rFonts w:cs="Times New Roman"/>
          <w:rtl/>
          <w:lang w:val="en-US"/>
        </w:rPr>
        <w:t>לודייא</w:t>
      </w:r>
      <w:r w:rsidRPr="000B6352">
        <w:rPr>
          <w:rFonts w:cs="Times New Roman"/>
          <w:lang w:val="en-US"/>
        </w:rPr>
        <w:t>.</w:t>
      </w:r>
      <w:r>
        <w:rPr>
          <w:rFonts w:cs="Times New Roman"/>
          <w:lang w:val="en-US"/>
        </w:rPr>
        <w:t xml:space="preserve"> </w:t>
      </w:r>
      <w:r>
        <w:t>On such designations see Introduction 3.1.3.3.</w:t>
      </w:r>
    </w:p>
  </w:footnote>
  <w:footnote w:id="3117">
    <w:p w14:paraId="0FECD185" w14:textId="77777777" w:rsidR="00865CD2" w:rsidRPr="00791D5E" w:rsidRDefault="00865CD2" w:rsidP="00791D5E">
      <w:pPr>
        <w:pStyle w:val="FootnoteText"/>
        <w:bidi w:val="0"/>
        <w:spacing w:line="240" w:lineRule="auto"/>
        <w:rPr>
          <w:lang w:val="en-US"/>
        </w:rPr>
      </w:pPr>
      <w:r>
        <w:rPr>
          <w:rStyle w:val="FootnoteReference"/>
        </w:rPr>
        <w:footnoteRef/>
      </w:r>
      <w:r>
        <w:rPr>
          <w:rtl/>
        </w:rPr>
        <w:t xml:space="preserve"> </w:t>
      </w:r>
      <w:r>
        <w:rPr>
          <w:lang w:val="en-US"/>
        </w:rPr>
        <w:t>Transmits in the name of Simon (2), who was Rabbi Yohanan (1)’s companion, see Introduction 7.4.1.</w:t>
      </w:r>
    </w:p>
  </w:footnote>
  <w:footnote w:id="3118">
    <w:p w14:paraId="0B2E9E88" w14:textId="77777777" w:rsidR="00865CD2" w:rsidRPr="00E15932" w:rsidRDefault="00865CD2" w:rsidP="003A65BE">
      <w:pPr>
        <w:pStyle w:val="FootnoteText"/>
        <w:bidi w:val="0"/>
        <w:spacing w:line="240" w:lineRule="auto"/>
        <w:rPr>
          <w:lang w:val="en-US"/>
        </w:rPr>
      </w:pPr>
      <w:r>
        <w:rPr>
          <w:rStyle w:val="FootnoteReference"/>
        </w:rPr>
        <w:footnoteRef/>
      </w:r>
      <w:r>
        <w:t xml:space="preserve"> </w:t>
      </w:r>
      <w:r>
        <w:rPr>
          <w:lang w:val="en-US"/>
        </w:rPr>
        <w:t>See above, n. 6.</w:t>
      </w:r>
    </w:p>
  </w:footnote>
  <w:footnote w:id="3119">
    <w:p w14:paraId="16847843" w14:textId="77777777" w:rsidR="00865CD2" w:rsidRPr="005C724F" w:rsidRDefault="00865CD2" w:rsidP="00791D5E">
      <w:pPr>
        <w:pStyle w:val="FootnoteText"/>
        <w:bidi w:val="0"/>
        <w:spacing w:line="240" w:lineRule="auto"/>
        <w:rPr>
          <w:lang w:val="en-US"/>
        </w:rPr>
      </w:pPr>
      <w:r>
        <w:rPr>
          <w:rStyle w:val="FootnoteReference"/>
        </w:rPr>
        <w:footnoteRef/>
      </w:r>
      <w:r>
        <w:rPr>
          <w:rtl/>
        </w:rPr>
        <w:t xml:space="preserve"> </w:t>
      </w:r>
      <w:r>
        <w:rPr>
          <w:lang w:val="en-US"/>
        </w:rPr>
        <w:t>Transmits in the name of Levi (6), who was a contemporary of Rabbi Yohanan (1), , see Introdu</w:t>
      </w:r>
      <w:r>
        <w:rPr>
          <w:lang w:val="en-US"/>
        </w:rPr>
        <w:t>c</w:t>
      </w:r>
      <w:r>
        <w:rPr>
          <w:lang w:val="en-US"/>
        </w:rPr>
        <w:t>tion 7.4.1.</w:t>
      </w:r>
    </w:p>
  </w:footnote>
  <w:footnote w:id="3120">
    <w:p w14:paraId="7306664C" w14:textId="77777777" w:rsidR="00865CD2" w:rsidRPr="00E15932" w:rsidRDefault="00865CD2" w:rsidP="003A65BE">
      <w:pPr>
        <w:pStyle w:val="FootnoteText"/>
        <w:bidi w:val="0"/>
        <w:spacing w:line="240" w:lineRule="auto"/>
        <w:rPr>
          <w:lang w:val="en-US"/>
        </w:rPr>
      </w:pPr>
      <w:r>
        <w:rPr>
          <w:rStyle w:val="FootnoteReference"/>
        </w:rPr>
        <w:footnoteRef/>
      </w:r>
      <w:r>
        <w:t xml:space="preserve"> </w:t>
      </w:r>
      <w:r>
        <w:rPr>
          <w:lang w:val="en-US"/>
        </w:rPr>
        <w:t>See above, n. 6.</w:t>
      </w:r>
    </w:p>
  </w:footnote>
  <w:footnote w:id="3121">
    <w:p w14:paraId="578F6825" w14:textId="77777777" w:rsidR="00865CD2" w:rsidRPr="0087162E" w:rsidRDefault="00865CD2" w:rsidP="00EA5A97">
      <w:pPr>
        <w:pStyle w:val="FootnoteText"/>
        <w:bidi w:val="0"/>
        <w:spacing w:line="240" w:lineRule="auto"/>
        <w:rPr>
          <w:lang w:val="en-US"/>
        </w:rPr>
      </w:pPr>
      <w:r>
        <w:rPr>
          <w:rStyle w:val="FootnoteReference"/>
        </w:rPr>
        <w:footnoteRef/>
      </w:r>
      <w:r>
        <w:rPr>
          <w:rtl/>
        </w:rPr>
        <w:t xml:space="preserve"> </w:t>
      </w:r>
      <w:r w:rsidRPr="005E58FA">
        <w:rPr>
          <w:lang w:val="en-US"/>
        </w:rPr>
        <w:t xml:space="preserve">Rabbi Yohanan (1) transmits in his </w:t>
      </w:r>
      <w:r>
        <w:rPr>
          <w:lang w:val="en-US"/>
        </w:rPr>
        <w:t xml:space="preserve">son’s </w:t>
      </w:r>
      <w:r w:rsidRPr="005E58FA">
        <w:rPr>
          <w:lang w:val="en-US"/>
        </w:rPr>
        <w:t>name, see Introduction 7.4.1.</w:t>
      </w:r>
    </w:p>
  </w:footnote>
  <w:footnote w:id="3122">
    <w:p w14:paraId="339B3B11" w14:textId="77777777" w:rsidR="00865CD2" w:rsidRPr="009C5643" w:rsidRDefault="00865CD2" w:rsidP="00791D5E">
      <w:pPr>
        <w:pStyle w:val="FootnoteText"/>
        <w:bidi w:val="0"/>
        <w:spacing w:line="240" w:lineRule="auto"/>
        <w:rPr>
          <w:lang w:val="en-US"/>
        </w:rPr>
      </w:pPr>
      <w:r>
        <w:rPr>
          <w:rStyle w:val="FootnoteReference"/>
        </w:rPr>
        <w:footnoteRef/>
      </w:r>
      <w:r>
        <w:rPr>
          <w:rtl/>
        </w:rPr>
        <w:t xml:space="preserve"> </w:t>
      </w:r>
      <w:r>
        <w:rPr>
          <w:lang w:val="en-US"/>
        </w:rPr>
        <w:t>Judah (8), who transmits in the name of Samuel (3), also transmits in his name, see Introduction 7.4.2.</w:t>
      </w:r>
    </w:p>
  </w:footnote>
  <w:footnote w:id="3123">
    <w:p w14:paraId="6535DD08" w14:textId="77777777" w:rsidR="00865CD2" w:rsidRPr="003A65BE" w:rsidRDefault="00865CD2" w:rsidP="00AD06A6">
      <w:pPr>
        <w:pStyle w:val="FootnoteText"/>
        <w:bidi w:val="0"/>
        <w:spacing w:line="240" w:lineRule="auto"/>
        <w:rPr>
          <w:rFonts w:hint="cs"/>
          <w:lang w:val="de-DE"/>
        </w:rPr>
      </w:pPr>
      <w:r>
        <w:rPr>
          <w:rStyle w:val="FootnoteReference"/>
        </w:rPr>
        <w:footnoteRef/>
      </w:r>
      <w:r>
        <w:rPr>
          <w:rtl/>
        </w:rPr>
        <w:t xml:space="preserve"> </w:t>
      </w:r>
      <w:r>
        <w:rPr>
          <w:lang w:val="en-US"/>
        </w:rPr>
        <w:t xml:space="preserve">In Aramaic – </w:t>
      </w:r>
      <w:r w:rsidRPr="00F52C53">
        <w:rPr>
          <w:rFonts w:cs="Times New Roman"/>
          <w:rtl/>
          <w:lang w:val="en-US"/>
        </w:rPr>
        <w:t>תפילות וסילחות שמסרו לנו רבותינו אנשי השם מימות שמעון כיפה שיסד סדר של יום הכיפורים</w:t>
      </w:r>
      <w:r>
        <w:rPr>
          <w:rFonts w:cs="Times New Roman"/>
          <w:lang w:val="en-US"/>
        </w:rPr>
        <w:t xml:space="preserve"> (pra</w:t>
      </w:r>
      <w:r>
        <w:rPr>
          <w:rFonts w:cs="Times New Roman"/>
          <w:lang w:val="en-US"/>
        </w:rPr>
        <w:t>y</w:t>
      </w:r>
      <w:r>
        <w:rPr>
          <w:rFonts w:cs="Times New Roman"/>
          <w:lang w:val="en-US"/>
        </w:rPr>
        <w:t xml:space="preserve">ers and </w:t>
      </w:r>
      <w:r>
        <w:rPr>
          <w:lang w:val="en-US"/>
        </w:rPr>
        <w:t>forgiveness-beggings that were handed down to us by our renown teachers from the days of Shimeon Kefa, who founded the ritual for the Day of Atonement). Who this Shimeon Kefa was is u</w:t>
      </w:r>
      <w:r>
        <w:rPr>
          <w:lang w:val="en-US"/>
        </w:rPr>
        <w:t>n</w:t>
      </w:r>
      <w:r>
        <w:rPr>
          <w:lang w:val="en-US"/>
        </w:rPr>
        <w:t xml:space="preserve">clear, as perhaps the other reference to him in </w:t>
      </w:r>
      <w:r>
        <w:rPr>
          <w:i/>
          <w:iCs/>
          <w:lang w:val="en-US"/>
        </w:rPr>
        <w:t>Mahzor Vitri</w:t>
      </w:r>
      <w:r>
        <w:rPr>
          <w:lang w:val="en-US"/>
        </w:rPr>
        <w:t xml:space="preserve"> demonstrates. In </w:t>
      </w:r>
      <w:r w:rsidRPr="003F51DB">
        <w:rPr>
          <w:rFonts w:hint="cs"/>
        </w:rPr>
        <w:t>§</w:t>
      </w:r>
      <w:r>
        <w:t>66 someone who is also reputed to have written liturgical poetry (</w:t>
      </w:r>
      <w:r w:rsidRPr="003F51DB">
        <w:rPr>
          <w:rFonts w:cs="Times New Roman"/>
          <w:rtl/>
        </w:rPr>
        <w:t>נשמת כל חי</w:t>
      </w:r>
      <w:r>
        <w:t>)</w:t>
      </w:r>
      <w:r>
        <w:rPr>
          <w:lang w:val="en-US"/>
        </w:rPr>
        <w:t xml:space="preserve"> is designated </w:t>
      </w:r>
      <w:r w:rsidRPr="003F51DB">
        <w:rPr>
          <w:rFonts w:cs="Times New Roman"/>
          <w:rtl/>
          <w:lang w:val="en-US"/>
        </w:rPr>
        <w:t>אותו נבל שמעון פטר חמור</w:t>
      </w:r>
      <w:r>
        <w:rPr>
          <w:rFonts w:cs="Times New Roman"/>
          <w:lang w:val="en-US"/>
        </w:rPr>
        <w:t xml:space="preserve"> (that criminal Shimeon Peter [=also in Hebrew firstborn] of a donkey)</w:t>
      </w:r>
      <w:r>
        <w:rPr>
          <w:lang w:val="en-US"/>
        </w:rPr>
        <w:t xml:space="preserve"> and in Krauss, </w:t>
      </w:r>
      <w:r>
        <w:rPr>
          <w:i/>
          <w:iCs/>
          <w:lang w:val="en-US"/>
        </w:rPr>
        <w:t>Leben Jesu</w:t>
      </w:r>
      <w:r>
        <w:rPr>
          <w:lang w:val="en-US"/>
        </w:rPr>
        <w:t>, pp. 86-8, he is identified as Simon Peter (in vol. 1, Simon [35] B/M. p. 219), although his role as liturgical poet is maintained (</w:t>
      </w:r>
      <w:r w:rsidRPr="00DA3436">
        <w:rPr>
          <w:rFonts w:cs="Times New Roman"/>
          <w:rtl/>
          <w:lang w:val="en-US"/>
        </w:rPr>
        <w:t>עשה הרבה פזמונים גדולים לישראל וכולם קימים בשמו</w:t>
      </w:r>
      <w:r>
        <w:rPr>
          <w:lang w:val="en-US"/>
        </w:rPr>
        <w:t xml:space="preserve">). </w:t>
      </w:r>
      <w:r w:rsidRPr="003A65BE">
        <w:rPr>
          <w:lang w:val="de-DE"/>
        </w:rPr>
        <w:t>I agree with H. Graetz, “Die Anfänge der ne</w:t>
      </w:r>
      <w:r w:rsidRPr="003A65BE">
        <w:rPr>
          <w:lang w:val="de-DE"/>
        </w:rPr>
        <w:t>u</w:t>
      </w:r>
      <w:r w:rsidRPr="003A65BE">
        <w:rPr>
          <w:lang w:val="de-DE"/>
        </w:rPr>
        <w:t xml:space="preserve">hebräischen Poesie,” </w:t>
      </w:r>
      <w:r w:rsidRPr="003A65BE">
        <w:rPr>
          <w:i/>
          <w:iCs/>
          <w:lang w:val="de-DE"/>
        </w:rPr>
        <w:t>Monatsschrift für Geschichte und Wissenschaft des Judentums</w:t>
      </w:r>
      <w:r w:rsidRPr="003A65BE">
        <w:rPr>
          <w:lang w:val="de-DE"/>
        </w:rPr>
        <w:t xml:space="preserve"> 9 (1860) 21-2</w:t>
      </w:r>
      <w:r w:rsidRPr="003A65BE">
        <w:rPr>
          <w:sz w:val="22"/>
          <w:szCs w:val="22"/>
          <w:lang w:val="de-DE"/>
        </w:rPr>
        <w:t xml:space="preserve"> </w:t>
      </w:r>
      <w:r w:rsidRPr="003A65BE">
        <w:rPr>
          <w:lang w:val="de-DE"/>
        </w:rPr>
        <w:t xml:space="preserve">that “Simon Kephas ist aber keine Mythe, sondern der Name eine jüdischen Poetan.”  </w:t>
      </w:r>
    </w:p>
  </w:footnote>
  <w:footnote w:id="3124">
    <w:p w14:paraId="5E6D5E49" w14:textId="77777777" w:rsidR="00865CD2" w:rsidRPr="000C4646" w:rsidRDefault="00865CD2" w:rsidP="00AD06A6">
      <w:pPr>
        <w:pStyle w:val="FootnoteText"/>
        <w:bidi w:val="0"/>
        <w:spacing w:line="240" w:lineRule="auto"/>
        <w:rPr>
          <w:lang w:val="en-US"/>
        </w:rPr>
      </w:pPr>
      <w:r>
        <w:rPr>
          <w:rStyle w:val="FootnoteReference"/>
        </w:rPr>
        <w:footnoteRef/>
      </w:r>
      <w:r>
        <w:rPr>
          <w:rtl/>
        </w:rPr>
        <w:t xml:space="preserve"> </w:t>
      </w:r>
      <w:r>
        <w:rPr>
          <w:lang w:val="en-US"/>
        </w:rPr>
        <w:t xml:space="preserve"> Although Graetz (see previous note) identifies him as a contemporary of the earliest </w:t>
      </w:r>
      <w:r w:rsidRPr="003A65BE">
        <w:rPr>
          <w:i/>
          <w:iCs/>
          <w:lang w:val="en-US"/>
        </w:rPr>
        <w:t>paytanim</w:t>
      </w:r>
      <w:r>
        <w:rPr>
          <w:lang w:val="en-US"/>
        </w:rPr>
        <w:t>, his name only shows up in medieval compositions. Thus we do not really know when to date him, and if he belongs to antiquity at all.</w:t>
      </w:r>
    </w:p>
  </w:footnote>
  <w:footnote w:id="3125">
    <w:p w14:paraId="24C70351" w14:textId="77777777" w:rsidR="00865CD2" w:rsidRPr="000C4646" w:rsidRDefault="00865CD2" w:rsidP="000C4646">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3126">
    <w:p w14:paraId="01D70A61" w14:textId="77777777" w:rsidR="00865CD2" w:rsidRPr="00ED0F4E" w:rsidRDefault="00865CD2" w:rsidP="00E81B6D">
      <w:pPr>
        <w:pStyle w:val="FootnoteText"/>
        <w:bidi w:val="0"/>
        <w:spacing w:line="240" w:lineRule="auto"/>
        <w:rPr>
          <w:lang w:val="en-US"/>
        </w:rPr>
      </w:pPr>
      <w:r>
        <w:rPr>
          <w:rStyle w:val="FootnoteReference"/>
        </w:rPr>
        <w:footnoteRef/>
      </w:r>
      <w:r>
        <w:t xml:space="preserve"> </w:t>
      </w:r>
      <w:r>
        <w:rPr>
          <w:lang w:val="en-US"/>
        </w:rPr>
        <w:t>For this form see vol. 1, under Simon (90) B/M, p. 221.</w:t>
      </w:r>
    </w:p>
  </w:footnote>
  <w:footnote w:id="3127">
    <w:p w14:paraId="31B5D772" w14:textId="77777777" w:rsidR="00865CD2" w:rsidRPr="00342FD0" w:rsidRDefault="00865CD2" w:rsidP="00B960CF">
      <w:pPr>
        <w:pStyle w:val="FootnoteText"/>
        <w:bidi w:val="0"/>
        <w:spacing w:line="240" w:lineRule="auto"/>
        <w:rPr>
          <w:lang w:val="en-US"/>
        </w:rPr>
      </w:pPr>
      <w:r>
        <w:rPr>
          <w:rStyle w:val="FootnoteReference"/>
        </w:rPr>
        <w:footnoteRef/>
      </w:r>
      <w:r>
        <w:rPr>
          <w:rtl/>
        </w:rPr>
        <w:t xml:space="preserve"> </w:t>
      </w:r>
      <w:r>
        <w:rPr>
          <w:lang w:val="en-US"/>
        </w:rPr>
        <w:t xml:space="preserve">In southern </w:t>
      </w:r>
      <w:smartTag w:uri="urn:schemas-microsoft-com:office:smarttags" w:element="place">
        <w:smartTag w:uri="urn:schemas-microsoft-com:office:smarttags" w:element="country-region">
          <w:r>
            <w:rPr>
              <w:lang w:val="en-US"/>
            </w:rPr>
            <w:t>Lebanon</w:t>
          </w:r>
        </w:smartTag>
      </w:smartTag>
      <w:r>
        <w:rPr>
          <w:lang w:val="en-US"/>
        </w:rPr>
        <w:t>.</w:t>
      </w:r>
    </w:p>
  </w:footnote>
  <w:footnote w:id="3128">
    <w:p w14:paraId="281710B3" w14:textId="77777777" w:rsidR="00865CD2" w:rsidRPr="009A4CB8" w:rsidRDefault="00865CD2" w:rsidP="00E2488D">
      <w:pPr>
        <w:pStyle w:val="FootnoteText"/>
        <w:bidi w:val="0"/>
        <w:spacing w:line="240" w:lineRule="auto"/>
      </w:pPr>
      <w:r w:rsidRPr="009A4CB8">
        <w:rPr>
          <w:rStyle w:val="FootnoteReference"/>
        </w:rPr>
        <w:footnoteRef/>
      </w:r>
      <w:r w:rsidRPr="009A4CB8">
        <w:t xml:space="preserve"> Jewishness suggested based on names, but see </w:t>
      </w:r>
      <w:r>
        <w:t>vol. 3, Introdu</w:t>
      </w:r>
      <w:r>
        <w:t>c</w:t>
      </w:r>
      <w:r>
        <w:t xml:space="preserve">tion </w:t>
      </w:r>
      <w:r>
        <w:rPr>
          <w:u w:color="FFFF00"/>
        </w:rPr>
        <w:t>6.6.7, p. 52</w:t>
      </w:r>
      <w:r w:rsidRPr="009A4CB8">
        <w:t>.</w:t>
      </w:r>
    </w:p>
  </w:footnote>
  <w:footnote w:id="3129">
    <w:p w14:paraId="17E87D2B" w14:textId="77777777" w:rsidR="00865CD2" w:rsidRPr="005F539E" w:rsidRDefault="00865CD2" w:rsidP="00136BAF">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130">
    <w:p w14:paraId="4D16A1CD" w14:textId="77777777" w:rsidR="00865CD2" w:rsidRPr="00ED0F4E" w:rsidRDefault="00865CD2" w:rsidP="00E81B6D">
      <w:pPr>
        <w:pStyle w:val="FootnoteText"/>
        <w:bidi w:val="0"/>
        <w:spacing w:line="240" w:lineRule="auto"/>
        <w:rPr>
          <w:lang w:val="en-US"/>
        </w:rPr>
      </w:pPr>
      <w:r>
        <w:rPr>
          <w:rStyle w:val="FootnoteReference"/>
        </w:rPr>
        <w:footnoteRef/>
      </w:r>
      <w:r>
        <w:t xml:space="preserve"> </w:t>
      </w:r>
      <w:r>
        <w:rPr>
          <w:lang w:val="en-US"/>
        </w:rPr>
        <w:t>For this form see vol. 1, under Simon (36) B/M, p. 219.</w:t>
      </w:r>
    </w:p>
  </w:footnote>
  <w:footnote w:id="3131">
    <w:p w14:paraId="784A24BD" w14:textId="77777777" w:rsidR="00865CD2" w:rsidRPr="00B50CE5" w:rsidRDefault="00865CD2" w:rsidP="00B50CE5">
      <w:pPr>
        <w:pStyle w:val="FootnoteText"/>
        <w:bidi w:val="0"/>
        <w:spacing w:line="240" w:lineRule="auto"/>
        <w:rPr>
          <w:lang w:val="en-US"/>
        </w:rPr>
      </w:pPr>
      <w:r>
        <w:rPr>
          <w:rStyle w:val="FootnoteReference"/>
        </w:rPr>
        <w:footnoteRef/>
      </w:r>
      <w:r>
        <w:rPr>
          <w:rtl/>
        </w:rPr>
        <w:t xml:space="preserve"> </w:t>
      </w:r>
      <w:r>
        <w:rPr>
          <w:lang w:val="en-US"/>
        </w:rPr>
        <w:t>The inscription is accompanied by a menorah, see vol. 3, Introduction 6.3.1, p. 35.</w:t>
      </w:r>
    </w:p>
  </w:footnote>
  <w:footnote w:id="3132">
    <w:p w14:paraId="4F705CBF" w14:textId="77777777" w:rsidR="00865CD2" w:rsidRPr="005F539E" w:rsidRDefault="00865CD2" w:rsidP="003A65BE">
      <w:pPr>
        <w:pStyle w:val="FootnoteText"/>
        <w:bidi w:val="0"/>
        <w:spacing w:line="240" w:lineRule="auto"/>
      </w:pPr>
      <w:r w:rsidRPr="005F539E">
        <w:rPr>
          <w:rStyle w:val="FootnoteReference"/>
        </w:rPr>
        <w:footnoteRef/>
      </w:r>
      <w:r w:rsidRPr="005F539E">
        <w:t xml:space="preserve"> </w:t>
      </w:r>
      <w:r>
        <w:rPr>
          <w:lang w:val="en-US"/>
        </w:rPr>
        <w:t>See above, n.</w:t>
      </w:r>
      <w:r>
        <w:t xml:space="preserve"> 79</w:t>
      </w:r>
      <w:r w:rsidRPr="005F539E">
        <w:t>.</w:t>
      </w:r>
    </w:p>
  </w:footnote>
  <w:footnote w:id="3133">
    <w:p w14:paraId="24A2EF6B" w14:textId="77777777" w:rsidR="00865CD2" w:rsidRPr="00ED0F4E" w:rsidRDefault="00865CD2" w:rsidP="003A65BE">
      <w:pPr>
        <w:pStyle w:val="FootnoteText"/>
        <w:bidi w:val="0"/>
        <w:spacing w:line="240" w:lineRule="auto"/>
        <w:rPr>
          <w:lang w:val="en-US"/>
        </w:rPr>
      </w:pPr>
      <w:r>
        <w:rPr>
          <w:rStyle w:val="FootnoteReference"/>
        </w:rPr>
        <w:footnoteRef/>
      </w:r>
      <w:r>
        <w:t xml:space="preserve"> </w:t>
      </w:r>
      <w:r>
        <w:rPr>
          <w:lang w:val="en-US"/>
        </w:rPr>
        <w:t>See above, n. 76.</w:t>
      </w:r>
    </w:p>
  </w:footnote>
  <w:footnote w:id="3134">
    <w:p w14:paraId="19C7A228" w14:textId="77777777" w:rsidR="00865CD2" w:rsidRPr="00ED0F4E" w:rsidRDefault="00865CD2" w:rsidP="003A65BE">
      <w:pPr>
        <w:pStyle w:val="FootnoteText"/>
        <w:bidi w:val="0"/>
        <w:spacing w:line="240" w:lineRule="auto"/>
        <w:rPr>
          <w:lang w:val="en-US"/>
        </w:rPr>
      </w:pPr>
      <w:r>
        <w:rPr>
          <w:rStyle w:val="FootnoteReference"/>
        </w:rPr>
        <w:footnoteRef/>
      </w:r>
      <w:r>
        <w:t xml:space="preserve"> </w:t>
      </w:r>
      <w:r>
        <w:rPr>
          <w:lang w:val="en-US"/>
        </w:rPr>
        <w:t>See above, n. 76.</w:t>
      </w:r>
    </w:p>
  </w:footnote>
  <w:footnote w:id="3135">
    <w:p w14:paraId="1AA49A8C" w14:textId="77777777" w:rsidR="00865CD2" w:rsidRPr="00C02F5B" w:rsidRDefault="00865CD2" w:rsidP="00C02F5B">
      <w:pPr>
        <w:pStyle w:val="FootnoteText"/>
        <w:bidi w:val="0"/>
        <w:spacing w:line="240" w:lineRule="auto"/>
        <w:rPr>
          <w:lang w:val="en-US"/>
        </w:rPr>
      </w:pPr>
      <w:r>
        <w:rPr>
          <w:rStyle w:val="FootnoteReference"/>
        </w:rPr>
        <w:footnoteRef/>
      </w:r>
      <w:r>
        <w:rPr>
          <w:rtl/>
        </w:rPr>
        <w:t xml:space="preserve"> </w:t>
      </w:r>
      <w:r>
        <w:t>This form is not recorded anywhere, but obviously this is the name intended.</w:t>
      </w:r>
    </w:p>
  </w:footnote>
  <w:footnote w:id="3136">
    <w:p w14:paraId="37C9A14F" w14:textId="77777777" w:rsidR="00865CD2" w:rsidRPr="00830B5B" w:rsidRDefault="00865CD2" w:rsidP="003A65BE">
      <w:pPr>
        <w:pStyle w:val="FootnoteText"/>
        <w:bidi w:val="0"/>
        <w:spacing w:line="240" w:lineRule="auto"/>
        <w:rPr>
          <w:rFonts w:cs="Times New Roman"/>
          <w:lang w:val="en-US"/>
        </w:rPr>
      </w:pPr>
      <w:r>
        <w:rPr>
          <w:rStyle w:val="FootnoteReference"/>
        </w:rPr>
        <w:footnoteRef/>
      </w:r>
      <w:r>
        <w:t xml:space="preserve"> </w:t>
      </w:r>
      <w:r>
        <w:rPr>
          <w:lang w:val="en-US"/>
        </w:rPr>
        <w:t xml:space="preserve">For the form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Pr>
          <w:lang w:val="en-US"/>
        </w:rPr>
        <w:t xml:space="preserve"> see above, n. 76. The additional </w:t>
      </w:r>
      <w:r>
        <w:rPr>
          <w:rFonts w:ascii="Graeca" w:hAnsi="Graeca"/>
          <w:lang w:val="en-US"/>
        </w:rPr>
        <w:t></w:t>
      </w:r>
      <w:r>
        <w:rPr>
          <w:rFonts w:cs="Times New Roman"/>
          <w:lang w:val="en-US"/>
        </w:rPr>
        <w:t xml:space="preserve"> is obviously a scribal error, see vol. 3, I</w:t>
      </w:r>
      <w:r>
        <w:rPr>
          <w:rFonts w:cs="Times New Roman"/>
          <w:lang w:val="en-US"/>
        </w:rPr>
        <w:t>n</w:t>
      </w:r>
      <w:r>
        <w:rPr>
          <w:rFonts w:cs="Times New Roman"/>
          <w:lang w:val="en-US"/>
        </w:rPr>
        <w:t xml:space="preserve">troduction 2.8.1, p. 20. </w:t>
      </w:r>
    </w:p>
  </w:footnote>
  <w:footnote w:id="3137">
    <w:p w14:paraId="4D3E333B" w14:textId="77777777" w:rsidR="00865CD2" w:rsidRPr="005F666A" w:rsidRDefault="00865CD2" w:rsidP="002F1ABA">
      <w:pPr>
        <w:pStyle w:val="FootnoteText"/>
        <w:bidi w:val="0"/>
        <w:spacing w:line="240" w:lineRule="auto"/>
        <w:rPr>
          <w:lang w:val="en-US"/>
        </w:rPr>
      </w:pPr>
      <w:r>
        <w:rPr>
          <w:rStyle w:val="FootnoteReference"/>
        </w:rPr>
        <w:footnoteRef/>
      </w:r>
      <w:r>
        <w:t xml:space="preserve"> </w:t>
      </w:r>
      <w:r>
        <w:rPr>
          <w:lang w:val="en-US"/>
        </w:rPr>
        <w:t xml:space="preserve">For the form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Pr>
          <w:lang w:val="en-US"/>
        </w:rPr>
        <w:t xml:space="preserve"> see above, n. 83.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2.3.3.1, p. 22.</w:t>
      </w:r>
      <w:r>
        <w:rPr>
          <w:rtl/>
        </w:rPr>
        <w:t xml:space="preserve"> </w:t>
      </w:r>
    </w:p>
  </w:footnote>
  <w:footnote w:id="3138">
    <w:p w14:paraId="66404EF9" w14:textId="77777777" w:rsidR="00865CD2" w:rsidRPr="00ED0F4E" w:rsidRDefault="00865CD2" w:rsidP="002F1ABA">
      <w:pPr>
        <w:pStyle w:val="FootnoteText"/>
        <w:bidi w:val="0"/>
        <w:spacing w:line="240" w:lineRule="auto"/>
        <w:rPr>
          <w:lang w:val="en-US"/>
        </w:rPr>
      </w:pPr>
      <w:r>
        <w:rPr>
          <w:rStyle w:val="FootnoteReference"/>
        </w:rPr>
        <w:footnoteRef/>
      </w:r>
      <w:r>
        <w:t xml:space="preserve"> </w:t>
      </w:r>
      <w:r>
        <w:rPr>
          <w:lang w:val="en-US"/>
        </w:rPr>
        <w:t>See above, n. 83.</w:t>
      </w:r>
    </w:p>
  </w:footnote>
  <w:footnote w:id="3139">
    <w:p w14:paraId="4C229FEA" w14:textId="77777777" w:rsidR="00865CD2" w:rsidRPr="00FB08CB" w:rsidRDefault="00865CD2" w:rsidP="00FB08CB">
      <w:pPr>
        <w:pStyle w:val="FootnoteText"/>
        <w:bidi w:val="0"/>
        <w:spacing w:line="240" w:lineRule="auto"/>
        <w:rPr>
          <w:rFonts w:cs="Times New Roman"/>
          <w:lang w:val="en-US"/>
        </w:rPr>
      </w:pPr>
      <w:r>
        <w:rPr>
          <w:rStyle w:val="FootnoteReference"/>
        </w:rPr>
        <w:footnoteRef/>
      </w:r>
      <w:r>
        <w:rPr>
          <w:rtl/>
        </w:rPr>
        <w:t xml:space="preserve"> </w:t>
      </w:r>
      <w:r>
        <w:t xml:space="preserve">In Greek –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w:t>
      </w:r>
      <w:r>
        <w:rPr>
          <w:rFonts w:ascii="Graeca" w:hAnsi="Graeca"/>
        </w:rPr>
        <w:t></w:t>
      </w:r>
      <w:r>
        <w:rPr>
          <w:rFonts w:cs="Times New Roman"/>
        </w:rPr>
        <w:t>)</w:t>
      </w:r>
      <w:r>
        <w:rPr>
          <w:rFonts w:ascii="Graeca" w:hAnsi="Graeca"/>
        </w:rPr>
        <w:t></w:t>
      </w:r>
      <w:r>
        <w:rPr>
          <w:rFonts w:cs="Times New Roman"/>
        </w:rPr>
        <w:t xml:space="preserve">. This is Lod, see Reeg, </w:t>
      </w:r>
      <w:r>
        <w:rPr>
          <w:rFonts w:cs="Times New Roman"/>
          <w:i/>
          <w:iCs/>
        </w:rPr>
        <w:t>Ortsnamen</w:t>
      </w:r>
      <w:r w:rsidRPr="00FB08CB">
        <w:rPr>
          <w:rFonts w:cs="Times New Roman"/>
        </w:rPr>
        <w:t>,</w:t>
      </w:r>
      <w:r>
        <w:rPr>
          <w:rFonts w:cs="Times New Roman"/>
          <w:i/>
          <w:iCs/>
        </w:rPr>
        <w:t xml:space="preserve"> </w:t>
      </w:r>
      <w:r>
        <w:rPr>
          <w:rFonts w:cs="Times New Roman"/>
        </w:rPr>
        <w:t>381-4.</w:t>
      </w:r>
    </w:p>
  </w:footnote>
  <w:footnote w:id="3140">
    <w:p w14:paraId="675DBEB4" w14:textId="77777777" w:rsidR="00865CD2" w:rsidRPr="004D081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Hebrew – </w:t>
      </w:r>
      <w:r w:rsidRPr="005E436F">
        <w:rPr>
          <w:rFonts w:cs="Times New Roman"/>
          <w:rtl/>
        </w:rPr>
        <w:t>הכהן</w:t>
      </w:r>
      <w:r>
        <w:t xml:space="preserve">. </w:t>
      </w:r>
      <w:r>
        <w:rPr>
          <w:lang w:val="en-US"/>
        </w:rPr>
        <w:t>On such designations see vol. 1, Introduction 3.2.5, pp. 33-4.</w:t>
      </w:r>
    </w:p>
  </w:footnote>
  <w:footnote w:id="3141">
    <w:p w14:paraId="1269F269" w14:textId="77777777" w:rsidR="00865CD2" w:rsidRPr="00611847" w:rsidRDefault="00865CD2" w:rsidP="00611847">
      <w:pPr>
        <w:pStyle w:val="FootnoteText"/>
        <w:bidi w:val="0"/>
        <w:spacing w:line="240" w:lineRule="auto"/>
        <w:rPr>
          <w:lang w:val="en-US"/>
        </w:rPr>
      </w:pPr>
      <w:r>
        <w:rPr>
          <w:rStyle w:val="FootnoteReference"/>
        </w:rPr>
        <w:footnoteRef/>
      </w:r>
      <w:r>
        <w:rPr>
          <w:rtl/>
        </w:rPr>
        <w:t xml:space="preserve"> </w:t>
      </w:r>
      <w:r>
        <w:rPr>
          <w:lang w:val="en-US"/>
        </w:rPr>
        <w:t xml:space="preserve">In the upper </w:t>
      </w:r>
      <w:smartTag w:uri="urn:schemas-microsoft-com:office:smarttags" w:element="place">
        <w:smartTag w:uri="urn:schemas-microsoft-com:office:smarttags" w:element="PlaceName">
          <w:r>
            <w:rPr>
              <w:lang w:val="en-US"/>
            </w:rPr>
            <w:t>Jordan</w:t>
          </w:r>
        </w:smartTag>
        <w:r>
          <w:rPr>
            <w:lang w:val="en-US"/>
          </w:rPr>
          <w:t xml:space="preserve"> </w:t>
        </w:r>
        <w:smartTag w:uri="urn:schemas-microsoft-com:office:smarttags" w:element="PlaceName">
          <w:r>
            <w:rPr>
              <w:lang w:val="en-US"/>
            </w:rPr>
            <w:t>Valley</w:t>
          </w:r>
        </w:smartTag>
      </w:smartTag>
      <w:r>
        <w:rPr>
          <w:lang w:val="en-US"/>
        </w:rPr>
        <w:t>.</w:t>
      </w:r>
    </w:p>
  </w:footnote>
  <w:footnote w:id="3142">
    <w:p w14:paraId="058552A8"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t xml:space="preserve"> 79</w:t>
      </w:r>
      <w:r w:rsidRPr="005F539E">
        <w:t>.</w:t>
      </w:r>
    </w:p>
  </w:footnote>
  <w:footnote w:id="3143">
    <w:p w14:paraId="66C0A675" w14:textId="77777777" w:rsidR="00865CD2" w:rsidRPr="00C02F5B" w:rsidRDefault="00865CD2" w:rsidP="00C02F5B">
      <w:pPr>
        <w:pStyle w:val="FootnoteText"/>
        <w:bidi w:val="0"/>
        <w:spacing w:line="240" w:lineRule="auto"/>
        <w:rPr>
          <w:lang w:val="en-US"/>
        </w:rPr>
      </w:pPr>
      <w:r>
        <w:rPr>
          <w:rStyle w:val="FootnoteReference"/>
        </w:rPr>
        <w:footnoteRef/>
      </w:r>
      <w:r>
        <w:rPr>
          <w:rtl/>
        </w:rPr>
        <w:t xml:space="preserve"> </w:t>
      </w:r>
      <w:r>
        <w:t>This form is not recorded anywhere, but obviously this is the name intended.</w:t>
      </w:r>
    </w:p>
  </w:footnote>
  <w:footnote w:id="3144">
    <w:p w14:paraId="07BED5E3" w14:textId="77777777" w:rsidR="00865CD2" w:rsidRPr="00A41A20" w:rsidRDefault="00865CD2" w:rsidP="00A41A20">
      <w:pPr>
        <w:pStyle w:val="FootnoteText"/>
        <w:bidi w:val="0"/>
        <w:spacing w:line="240" w:lineRule="auto"/>
        <w:rPr>
          <w:rFonts w:cs="Times New Roman"/>
          <w:lang w:val="en-US"/>
        </w:rPr>
      </w:pPr>
      <w:r>
        <w:rPr>
          <w:rStyle w:val="FootnoteReference"/>
        </w:rPr>
        <w:footnoteRef/>
      </w:r>
      <w:r>
        <w:rPr>
          <w:rtl/>
        </w:rPr>
        <w:t xml:space="preserve"> </w:t>
      </w:r>
      <w:r>
        <w:t xml:space="preserve">In Greek –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The editors suggest this refers to Arabeh (Arav) in </w:t>
      </w:r>
      <w:smartTag w:uri="urn:schemas-microsoft-com:office:smarttags" w:element="place">
        <w:r>
          <w:rPr>
            <w:rFonts w:cs="Times New Roman"/>
          </w:rPr>
          <w:t>Galilee</w:t>
        </w:r>
      </w:smartTag>
      <w:r>
        <w:rPr>
          <w:rFonts w:cs="Times New Roman"/>
        </w:rPr>
        <w:t xml:space="preserve">. </w:t>
      </w:r>
      <w:r>
        <w:rPr>
          <w:lang w:val="en-US"/>
        </w:rPr>
        <w:t>On such design</w:t>
      </w:r>
      <w:r>
        <w:rPr>
          <w:lang w:val="en-US"/>
        </w:rPr>
        <w:t>a</w:t>
      </w:r>
      <w:r>
        <w:rPr>
          <w:lang w:val="en-US"/>
        </w:rPr>
        <w:t>tions see vol. 1, Introduction 3.2.6, p. 34.</w:t>
      </w:r>
    </w:p>
  </w:footnote>
  <w:footnote w:id="3145">
    <w:p w14:paraId="3F2010D9" w14:textId="77777777" w:rsidR="00865CD2" w:rsidRPr="000B6352" w:rsidRDefault="00865CD2" w:rsidP="000B6352">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3146">
    <w:p w14:paraId="4C333530" w14:textId="77777777" w:rsidR="00865CD2" w:rsidRPr="00ED0F4E" w:rsidRDefault="00865CD2" w:rsidP="00E81B6D">
      <w:pPr>
        <w:pStyle w:val="FootnoteText"/>
        <w:bidi w:val="0"/>
        <w:spacing w:line="240" w:lineRule="auto"/>
        <w:rPr>
          <w:lang w:val="en-US"/>
        </w:rPr>
      </w:pPr>
      <w:r>
        <w:rPr>
          <w:rStyle w:val="FootnoteReference"/>
        </w:rPr>
        <w:footnoteRef/>
      </w:r>
      <w:r>
        <w:rPr>
          <w:rtl/>
        </w:rPr>
        <w:t xml:space="preserve"> </w:t>
      </w:r>
      <w:r>
        <w:rPr>
          <w:lang w:val="en-US"/>
        </w:rPr>
        <w:t>For this form see vol. 1, under Simon (1) B/M, p. 218.</w:t>
      </w:r>
    </w:p>
  </w:footnote>
  <w:footnote w:id="3147">
    <w:p w14:paraId="638C62E7" w14:textId="77777777" w:rsidR="00865CD2" w:rsidRPr="000B6352"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95</w:t>
      </w:r>
      <w:r w:rsidRPr="00F54791">
        <w:rPr>
          <w:rFonts w:cs="Times New Roman"/>
        </w:rPr>
        <w:t>.</w:t>
      </w:r>
    </w:p>
  </w:footnote>
  <w:footnote w:id="3148">
    <w:p w14:paraId="1BBB2A69" w14:textId="77777777" w:rsidR="00865CD2" w:rsidRPr="00ED0F4E"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96</w:t>
      </w:r>
      <w:r>
        <w:rPr>
          <w:lang w:val="en-US"/>
        </w:rPr>
        <w:t>.</w:t>
      </w:r>
    </w:p>
  </w:footnote>
  <w:footnote w:id="3149">
    <w:p w14:paraId="7656C699" w14:textId="77777777" w:rsidR="00865CD2" w:rsidRPr="00A41A20" w:rsidRDefault="00865CD2" w:rsidP="00231766">
      <w:pPr>
        <w:pStyle w:val="FootnoteText"/>
        <w:bidi w:val="0"/>
        <w:spacing w:line="240" w:lineRule="auto"/>
        <w:rPr>
          <w:rFonts w:cs="Times New Roman"/>
          <w:lang w:val="en-US"/>
        </w:rPr>
      </w:pPr>
      <w:r>
        <w:rPr>
          <w:rStyle w:val="FootnoteReference"/>
        </w:rPr>
        <w:footnoteRef/>
      </w:r>
      <w:r>
        <w:rPr>
          <w:rtl/>
        </w:rPr>
        <w:t xml:space="preserve"> </w:t>
      </w:r>
      <w:r>
        <w:t xml:space="preserve">In Greek –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The editors suggest a location near Beit She‘arim. </w:t>
      </w:r>
      <w:r>
        <w:rPr>
          <w:lang w:val="en-US"/>
        </w:rPr>
        <w:t>On such designations see vol. 1, Introduction 3.2.6, p. 34.</w:t>
      </w:r>
    </w:p>
  </w:footnote>
  <w:footnote w:id="3150">
    <w:p w14:paraId="7A0DCE38" w14:textId="77777777" w:rsidR="00865CD2" w:rsidRPr="000B6352"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95</w:t>
      </w:r>
      <w:r w:rsidRPr="00F54791">
        <w:rPr>
          <w:rFonts w:cs="Times New Roman"/>
        </w:rPr>
        <w:t>.</w:t>
      </w:r>
    </w:p>
  </w:footnote>
  <w:footnote w:id="3151">
    <w:p w14:paraId="7EAD373F" w14:textId="77777777" w:rsidR="00865CD2" w:rsidRPr="000E41E3" w:rsidRDefault="00865CD2" w:rsidP="002F1ABA">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 For this form see see abov, n. 76.</w:t>
      </w:r>
    </w:p>
  </w:footnote>
  <w:footnote w:id="3152">
    <w:p w14:paraId="562D644C" w14:textId="77777777" w:rsidR="00865CD2" w:rsidRPr="000B6352"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95</w:t>
      </w:r>
      <w:r w:rsidRPr="00F54791">
        <w:rPr>
          <w:rFonts w:cs="Times New Roman"/>
        </w:rPr>
        <w:t>.</w:t>
      </w:r>
    </w:p>
  </w:footnote>
  <w:footnote w:id="3153">
    <w:p w14:paraId="266D8D8E" w14:textId="77777777" w:rsidR="00865CD2" w:rsidRPr="00ED0F4E" w:rsidRDefault="00865CD2" w:rsidP="002F1ABA">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83</w:t>
      </w:r>
      <w:r>
        <w:rPr>
          <w:lang w:val="en-US"/>
        </w:rPr>
        <w:t>.</w:t>
      </w:r>
    </w:p>
  </w:footnote>
  <w:footnote w:id="3154">
    <w:p w14:paraId="53DC412C" w14:textId="77777777" w:rsidR="00865CD2" w:rsidRPr="000B6352"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95</w:t>
      </w:r>
      <w:r w:rsidRPr="00F54791">
        <w:rPr>
          <w:rFonts w:cs="Times New Roman"/>
        </w:rPr>
        <w:t>.</w:t>
      </w:r>
    </w:p>
  </w:footnote>
  <w:footnote w:id="3155">
    <w:p w14:paraId="43BD24DA" w14:textId="77777777" w:rsidR="00865CD2" w:rsidRPr="000B6352"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95</w:t>
      </w:r>
      <w:r w:rsidRPr="00F54791">
        <w:rPr>
          <w:rFonts w:cs="Times New Roman"/>
        </w:rPr>
        <w:t>.</w:t>
      </w:r>
    </w:p>
  </w:footnote>
  <w:footnote w:id="3156">
    <w:p w14:paraId="4A3BA04D" w14:textId="77777777" w:rsidR="00865CD2" w:rsidRPr="00B44D14" w:rsidRDefault="00865CD2">
      <w:pPr>
        <w:pStyle w:val="FootnoteText"/>
        <w:bidi w:val="0"/>
        <w:spacing w:line="240" w:lineRule="auto"/>
        <w:rPr>
          <w:rFonts w:cs="Times New Roman"/>
          <w:lang w:val="en-US"/>
        </w:rPr>
      </w:pPr>
      <w:r w:rsidRPr="00B44D14">
        <w:rPr>
          <w:rStyle w:val="FootnoteReference"/>
          <w:rFonts w:cs="Times New Roman"/>
        </w:rPr>
        <w:footnoteRef/>
      </w:r>
      <w:r>
        <w:rPr>
          <w:rFonts w:cs="Times New Roman"/>
        </w:rPr>
        <w:t xml:space="preserve"> </w:t>
      </w:r>
      <w:r w:rsidRPr="00B44D14">
        <w:rPr>
          <w:rFonts w:cs="Times New Roman"/>
          <w:lang w:val="en-US"/>
        </w:rPr>
        <w:t xml:space="preserve">In Hebrew – </w:t>
      </w:r>
      <w:r w:rsidRPr="00B44D14">
        <w:rPr>
          <w:rFonts w:cs="Times New Roman"/>
          <w:rtl/>
          <w:lang w:val="en-US"/>
        </w:rPr>
        <w:t>רבי</w:t>
      </w:r>
      <w:r w:rsidRPr="00B44D14">
        <w:rPr>
          <w:rFonts w:cs="Times New Roman"/>
          <w:lang w:val="en-US"/>
        </w:rPr>
        <w:t>.</w:t>
      </w:r>
      <w:r>
        <w:rPr>
          <w:rFonts w:cs="Times New Roman"/>
          <w:lang w:val="en-US"/>
        </w:rPr>
        <w:t xml:space="preserve"> </w:t>
      </w:r>
      <w:r>
        <w:t>On this title see vol. 3, Introduction 6.4.1.2.2.5.4, p. 41.</w:t>
      </w:r>
    </w:p>
  </w:footnote>
  <w:footnote w:id="3157">
    <w:p w14:paraId="6C819365" w14:textId="77777777" w:rsidR="00865CD2" w:rsidRPr="000B6352"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95</w:t>
      </w:r>
      <w:r w:rsidRPr="00F54791">
        <w:rPr>
          <w:rFonts w:cs="Times New Roman"/>
        </w:rPr>
        <w:t>.</w:t>
      </w:r>
    </w:p>
  </w:footnote>
  <w:footnote w:id="3158">
    <w:p w14:paraId="42007956" w14:textId="77777777" w:rsidR="00865CD2" w:rsidRPr="00ED0F4E" w:rsidRDefault="00865CD2" w:rsidP="000C3E2C">
      <w:pPr>
        <w:pStyle w:val="FootnoteText"/>
        <w:bidi w:val="0"/>
        <w:spacing w:line="240" w:lineRule="auto"/>
        <w:rPr>
          <w:lang w:val="en-US"/>
        </w:rPr>
      </w:pPr>
      <w:r>
        <w:rPr>
          <w:rStyle w:val="FootnoteReference"/>
        </w:rPr>
        <w:footnoteRef/>
      </w:r>
      <w:r>
        <w:t xml:space="preserve"> </w:t>
      </w:r>
      <w:r>
        <w:rPr>
          <w:lang w:val="en-US"/>
        </w:rPr>
        <w:t>For this form see vol. 1, under Simon (145) B/M, p. 223.</w:t>
      </w:r>
    </w:p>
  </w:footnote>
  <w:footnote w:id="3159">
    <w:p w14:paraId="273BA499" w14:textId="77777777" w:rsidR="00865CD2" w:rsidRPr="00976F78" w:rsidRDefault="00865CD2" w:rsidP="00D30F88">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Lower Galilee</w:t>
        </w:r>
      </w:smartTag>
      <w:r>
        <w:rPr>
          <w:lang w:val="en-US"/>
        </w:rPr>
        <w:t>.</w:t>
      </w:r>
    </w:p>
  </w:footnote>
  <w:footnote w:id="3160">
    <w:p w14:paraId="36263895"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61">
    <w:p w14:paraId="73556C0A" w14:textId="77777777" w:rsidR="00865CD2" w:rsidRPr="002165C1" w:rsidRDefault="00865CD2" w:rsidP="002F1ABA">
      <w:pPr>
        <w:pStyle w:val="FootnoteText"/>
        <w:bidi w:val="0"/>
        <w:spacing w:line="240" w:lineRule="auto"/>
        <w:rPr>
          <w:lang w:val="en-US"/>
        </w:rPr>
      </w:pPr>
      <w:r w:rsidRPr="009F0EF7">
        <w:rPr>
          <w:rStyle w:val="FootnoteReference"/>
        </w:rPr>
        <w:footnoteRef/>
      </w:r>
      <w:r w:rsidRPr="009F0EF7">
        <w:rPr>
          <w:rtl/>
        </w:rPr>
        <w:t xml:space="preserve"> </w:t>
      </w:r>
      <w:r>
        <w:t>I</w:t>
      </w:r>
      <w:r w:rsidRPr="009F0EF7">
        <w:t xml:space="preserve">n southern </w:t>
      </w:r>
      <w:smartTag w:uri="urn:schemas-microsoft-com:office:smarttags" w:element="place">
        <w:smartTag w:uri="urn:schemas-microsoft-com:office:smarttags" w:element="PlaceType">
          <w:r w:rsidRPr="009F0EF7">
            <w:t>Mount</w:t>
          </w:r>
        </w:smartTag>
        <w:r w:rsidRPr="009F0EF7">
          <w:t xml:space="preserve"> </w:t>
        </w:r>
        <w:smartTag w:uri="urn:schemas-microsoft-com:office:smarttags" w:element="PlaceName">
          <w:r w:rsidRPr="009F0EF7">
            <w:t>Hebron</w:t>
          </w:r>
        </w:smartTag>
      </w:smartTag>
      <w:r w:rsidRPr="009F0EF7">
        <w:t>.</w:t>
      </w:r>
    </w:p>
  </w:footnote>
  <w:footnote w:id="3162">
    <w:p w14:paraId="2F1EB984"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63">
    <w:p w14:paraId="48BFB66C" w14:textId="77777777" w:rsidR="00865CD2" w:rsidRPr="002165C1" w:rsidRDefault="00865CD2" w:rsidP="002F1ABA">
      <w:pPr>
        <w:pStyle w:val="FootnoteText"/>
        <w:bidi w:val="0"/>
        <w:spacing w:line="240" w:lineRule="auto"/>
        <w:rPr>
          <w:lang w:val="en-US"/>
        </w:rPr>
      </w:pPr>
      <w:r w:rsidRPr="009F0EF7">
        <w:rPr>
          <w:rStyle w:val="FootnoteReference"/>
        </w:rPr>
        <w:footnoteRef/>
      </w:r>
      <w:r w:rsidRPr="009F0EF7">
        <w:rPr>
          <w:rtl/>
        </w:rPr>
        <w:t xml:space="preserve"> </w:t>
      </w:r>
      <w:r>
        <w:rPr>
          <w:lang w:val="en-US"/>
        </w:rPr>
        <w:t>See above, n.</w:t>
      </w:r>
      <w:r>
        <w:rPr>
          <w:rFonts w:cs="Times New Roman"/>
        </w:rPr>
        <w:t xml:space="preserve"> 111</w:t>
      </w:r>
      <w:r w:rsidRPr="009F0EF7">
        <w:t>.</w:t>
      </w:r>
    </w:p>
  </w:footnote>
  <w:footnote w:id="3164">
    <w:p w14:paraId="7DC63349"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65">
    <w:p w14:paraId="37AA607F" w14:textId="77777777" w:rsidR="00865CD2" w:rsidRPr="003A0135" w:rsidRDefault="00865CD2" w:rsidP="002C6470">
      <w:pPr>
        <w:pStyle w:val="FootnoteText"/>
        <w:bidi w:val="0"/>
        <w:spacing w:line="240" w:lineRule="auto"/>
        <w:rPr>
          <w:rFonts w:cs="Times New Roman"/>
          <w:lang w:val="en-US"/>
        </w:rPr>
      </w:pPr>
      <w:r w:rsidRPr="003A0135">
        <w:rPr>
          <w:rStyle w:val="FootnoteReference"/>
          <w:rFonts w:cs="Times New Roman"/>
        </w:rPr>
        <w:footnoteRef/>
      </w:r>
      <w:r w:rsidRPr="003A0135">
        <w:rPr>
          <w:rFonts w:cs="Times New Roman"/>
          <w:rtl/>
        </w:rPr>
        <w:t xml:space="preserve"> </w:t>
      </w:r>
      <w:r>
        <w:rPr>
          <w:lang w:val="en-US"/>
        </w:rPr>
        <w:t xml:space="preserve">For the form </w:t>
      </w:r>
      <w:r w:rsidRPr="00E15932">
        <w:rPr>
          <w:rFonts w:cs="Times New Roman"/>
          <w:rtl/>
          <w:lang w:val="en-US"/>
        </w:rPr>
        <w:t>סמון</w:t>
      </w:r>
      <w:r>
        <w:rPr>
          <w:lang w:val="en-US"/>
        </w:rPr>
        <w:t xml:space="preserve"> see vol. 1, under Simon (237) B/M, p. 226. </w:t>
      </w:r>
      <w:r w:rsidRPr="003A0135">
        <w:rPr>
          <w:rFonts w:cs="Times New Roman"/>
          <w:lang w:val="en-US"/>
        </w:rPr>
        <w:t>On biblical names losing their vocal</w:t>
      </w:r>
      <w:r w:rsidRPr="003A0135">
        <w:rPr>
          <w:rFonts w:cs="Times New Roman"/>
          <w:lang w:val="en-US"/>
        </w:rPr>
        <w:t>i</w:t>
      </w:r>
      <w:r w:rsidRPr="003A0135">
        <w:rPr>
          <w:rFonts w:cs="Times New Roman"/>
          <w:lang w:val="en-US"/>
        </w:rPr>
        <w:t xml:space="preserve">zation see vol. 4, Introduction </w:t>
      </w:r>
      <w:r w:rsidRPr="003A0135">
        <w:rPr>
          <w:rFonts w:cs="Times New Roman"/>
        </w:rPr>
        <w:t xml:space="preserve">2.3.5.6, p. </w:t>
      </w:r>
      <w:r>
        <w:rPr>
          <w:rFonts w:cs="Times New Roman"/>
        </w:rPr>
        <w:t>13</w:t>
      </w:r>
      <w:r w:rsidRPr="003A0135">
        <w:rPr>
          <w:rFonts w:cs="Times New Roman"/>
        </w:rPr>
        <w:t>.</w:t>
      </w:r>
      <w:r>
        <w:rPr>
          <w:rFonts w:cs="Times New Roman"/>
        </w:rPr>
        <w:t xml:space="preserve"> </w:t>
      </w:r>
      <w:r>
        <w:rPr>
          <w:lang w:val="en-US"/>
        </w:rPr>
        <w:t>This is probably the Greek form of this name, translitera</w:t>
      </w:r>
      <w:r>
        <w:rPr>
          <w:lang w:val="en-US"/>
        </w:rPr>
        <w:t>t</w:t>
      </w:r>
      <w:r>
        <w:rPr>
          <w:lang w:val="en-US"/>
        </w:rPr>
        <w:t>ed back into H</w:t>
      </w:r>
      <w:r>
        <w:rPr>
          <w:lang w:val="en-US"/>
        </w:rPr>
        <w:t>e</w:t>
      </w:r>
      <w:r>
        <w:rPr>
          <w:lang w:val="en-US"/>
        </w:rPr>
        <w:t>brew, although see Introduction 2.2.1.</w:t>
      </w:r>
    </w:p>
  </w:footnote>
  <w:footnote w:id="3166">
    <w:p w14:paraId="1E44AE0C"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67">
    <w:p w14:paraId="4BD5C7E4" w14:textId="77777777" w:rsidR="00865CD2" w:rsidRPr="00ED0F4E"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96</w:t>
      </w:r>
      <w:r>
        <w:rPr>
          <w:lang w:val="en-US"/>
        </w:rPr>
        <w:t>.</w:t>
      </w:r>
    </w:p>
  </w:footnote>
  <w:footnote w:id="3168">
    <w:p w14:paraId="6362653F" w14:textId="77777777" w:rsidR="00865CD2" w:rsidRPr="000C74F2" w:rsidRDefault="00865CD2" w:rsidP="000C74F2">
      <w:pPr>
        <w:pStyle w:val="FootnoteText"/>
        <w:bidi w:val="0"/>
        <w:spacing w:line="240" w:lineRule="auto"/>
        <w:rPr>
          <w:lang w:val="en-US"/>
        </w:rPr>
      </w:pPr>
      <w:r>
        <w:rPr>
          <w:rStyle w:val="FootnoteReference"/>
        </w:rPr>
        <w:footnoteRef/>
      </w:r>
      <w:r>
        <w:t xml:space="preserve"> </w:t>
      </w:r>
      <w:r>
        <w:rPr>
          <w:lang w:val="en-US"/>
        </w:rPr>
        <w:t>In the Golan.</w:t>
      </w:r>
    </w:p>
  </w:footnote>
  <w:footnote w:id="3169">
    <w:p w14:paraId="50D2FF8C" w14:textId="77777777" w:rsidR="00865CD2" w:rsidRPr="00F8629F" w:rsidRDefault="00865CD2" w:rsidP="007919F1">
      <w:pPr>
        <w:pStyle w:val="FootnoteText"/>
        <w:bidi w:val="0"/>
        <w:spacing w:line="240" w:lineRule="auto"/>
        <w:rPr>
          <w:lang w:val="en-US"/>
        </w:rPr>
      </w:pPr>
      <w:r>
        <w:rPr>
          <w:rStyle w:val="FootnoteReference"/>
        </w:rPr>
        <w:footnoteRef/>
      </w:r>
      <w:r>
        <w:rPr>
          <w:rtl/>
        </w:rPr>
        <w:t xml:space="preserve"> </w:t>
      </w:r>
      <w:r>
        <w:t>The editors thought the inscription Jewish because of the names, but this is not decisive, see vol. 3, Introduction 6.6.7, p. 52.</w:t>
      </w:r>
    </w:p>
  </w:footnote>
  <w:footnote w:id="3170">
    <w:p w14:paraId="49A279A5"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71">
    <w:p w14:paraId="79219C55" w14:textId="77777777" w:rsidR="00865CD2" w:rsidRPr="00ED0F4E" w:rsidRDefault="00865CD2" w:rsidP="002F1ABA">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80</w:t>
      </w:r>
      <w:r>
        <w:rPr>
          <w:lang w:val="en-US"/>
        </w:rPr>
        <w:t>.</w:t>
      </w:r>
    </w:p>
  </w:footnote>
  <w:footnote w:id="3172">
    <w:p w14:paraId="19777094" w14:textId="77777777" w:rsidR="00865CD2" w:rsidRPr="001B1619"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81</w:t>
      </w:r>
      <w:r>
        <w:t>.</w:t>
      </w:r>
    </w:p>
  </w:footnote>
  <w:footnote w:id="3173">
    <w:p w14:paraId="16268F72"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74">
    <w:p w14:paraId="6059CC4C" w14:textId="77777777" w:rsidR="00865CD2" w:rsidRPr="00ED0F4E" w:rsidRDefault="00865CD2" w:rsidP="002F1ABA">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83</w:t>
      </w:r>
      <w:r>
        <w:rPr>
          <w:lang w:val="en-US"/>
        </w:rPr>
        <w:t>.</w:t>
      </w:r>
    </w:p>
  </w:footnote>
  <w:footnote w:id="3175">
    <w:p w14:paraId="6FFF6F2D" w14:textId="77777777" w:rsidR="00865CD2" w:rsidRPr="00E8118E"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78</w:t>
      </w:r>
      <w:r>
        <w:rPr>
          <w:lang w:val="en-US"/>
        </w:rPr>
        <w:t>.</w:t>
      </w:r>
    </w:p>
  </w:footnote>
  <w:footnote w:id="3176">
    <w:p w14:paraId="3558FCF2"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77">
    <w:p w14:paraId="31ECA376" w14:textId="77777777" w:rsidR="00865CD2" w:rsidRPr="00AF74AA" w:rsidRDefault="00865CD2" w:rsidP="00CF3780">
      <w:pPr>
        <w:pStyle w:val="FootnoteText"/>
        <w:bidi w:val="0"/>
        <w:spacing w:line="240" w:lineRule="auto"/>
        <w:rPr>
          <w:rFonts w:cs="Times New Roman"/>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 xml:space="preserve">tion 2.1, p. 11. The form </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Pr>
          <w:rFonts w:cs="Times New Roman"/>
        </w:rPr>
        <w:t xml:space="preserve"> is recorded in vol. 1, under Simon (4) B/M, p. 219.</w:t>
      </w:r>
    </w:p>
  </w:footnote>
  <w:footnote w:id="3178">
    <w:p w14:paraId="5E47ADA6" w14:textId="77777777" w:rsidR="00865CD2" w:rsidRPr="009A4CB8" w:rsidRDefault="00865CD2" w:rsidP="00F651EE">
      <w:pPr>
        <w:pStyle w:val="FootnoteText"/>
        <w:bidi w:val="0"/>
        <w:spacing w:line="240" w:lineRule="auto"/>
        <w:rPr>
          <w:rtl/>
          <w:lang w:val="en-US"/>
        </w:rPr>
      </w:pPr>
      <w:r w:rsidRPr="00B44D14">
        <w:rPr>
          <w:rStyle w:val="FootnoteReference"/>
          <w:rFonts w:cs="Times New Roman"/>
          <w:rtl/>
        </w:rPr>
        <w:footnoteRef/>
      </w:r>
      <w:r w:rsidRPr="00B44D14">
        <w:rPr>
          <w:rFonts w:cs="Times New Roman"/>
          <w:lang w:val="en-US"/>
        </w:rPr>
        <w:t xml:space="preserve"> In Greek –</w:t>
      </w:r>
      <w:r w:rsidRPr="00B44D14">
        <w:rPr>
          <w:lang w:val="en-US"/>
        </w:rPr>
        <w:t xml:space="preserve"> [</w:t>
      </w:r>
      <w:r w:rsidRPr="009A4CB8">
        <w:rPr>
          <w:rFonts w:ascii="Graeca" w:hAnsi="Graeca" w:cs="Graeca"/>
          <w:lang w:val="en-US"/>
        </w:rPr>
        <w:t></w:t>
      </w:r>
      <w:r w:rsidRPr="00B44D14">
        <w:rPr>
          <w:lang w:val="en-US"/>
        </w:rPr>
        <w:t>]</w:t>
      </w:r>
      <w:r w:rsidRPr="009A4CB8">
        <w:rPr>
          <w:rFonts w:ascii="Graeca" w:hAnsi="Graeca" w:cs="Graeca"/>
          <w:lang w:val="en-US"/>
        </w:rPr>
        <w:t></w:t>
      </w:r>
      <w:r w:rsidRPr="009A4CB8">
        <w:rPr>
          <w:rFonts w:ascii="Graeca" w:hAnsi="Graeca" w:cs="Graeca"/>
          <w:lang w:val="en-US"/>
        </w:rPr>
        <w:t></w:t>
      </w:r>
      <w:r w:rsidRPr="009A4CB8">
        <w:rPr>
          <w:rFonts w:ascii="Graeca" w:hAnsi="Graeca" w:cs="Graeca"/>
          <w:lang w:val="en-US"/>
        </w:rPr>
        <w:t></w:t>
      </w:r>
      <w:r w:rsidRPr="009A4CB8">
        <w:rPr>
          <w:rFonts w:ascii="Graeca" w:hAnsi="Graeca" w:cs="Graeca"/>
          <w:lang w:val="en-US"/>
        </w:rPr>
        <w:t></w:t>
      </w:r>
      <w:r w:rsidRPr="00B44D14">
        <w:rPr>
          <w:lang w:val="en-US"/>
        </w:rPr>
        <w:t>[</w:t>
      </w:r>
      <w:r w:rsidRPr="009A4CB8">
        <w:rPr>
          <w:rFonts w:ascii="Graeca" w:hAnsi="Graeca" w:cs="Graeca"/>
          <w:lang w:val="en-US"/>
        </w:rPr>
        <w:t></w:t>
      </w:r>
      <w:r w:rsidRPr="009A4CB8">
        <w:rPr>
          <w:rFonts w:ascii="Graeca" w:hAnsi="Graeca" w:cs="Graeca"/>
          <w:lang w:val="en-US"/>
        </w:rPr>
        <w:t></w:t>
      </w:r>
      <w:r w:rsidRPr="009A4CB8">
        <w:rPr>
          <w:rFonts w:ascii="Graeca" w:hAnsi="Graeca" w:cs="Graeca"/>
          <w:lang w:val="en-US"/>
        </w:rPr>
        <w:t></w:t>
      </w:r>
      <w:r w:rsidRPr="009A4CB8">
        <w:rPr>
          <w:rFonts w:ascii="Graeca" w:hAnsi="Graeca" w:cs="Graeca"/>
          <w:lang w:val="en-US"/>
        </w:rPr>
        <w:t></w:t>
      </w:r>
      <w:r w:rsidRPr="009A4CB8">
        <w:rPr>
          <w:rFonts w:ascii="Graeca" w:hAnsi="Graeca" w:cs="Graeca"/>
          <w:lang w:val="en-US"/>
        </w:rPr>
        <w:t></w:t>
      </w:r>
      <w:r w:rsidRPr="009A4CB8">
        <w:rPr>
          <w:rFonts w:ascii="Graeca" w:hAnsi="Graeca" w:cs="Graeca"/>
          <w:lang w:val="en-US"/>
        </w:rPr>
        <w:t></w:t>
      </w:r>
      <w:r w:rsidRPr="00B44D14">
        <w:rPr>
          <w:lang w:val="en-US"/>
        </w:rPr>
        <w:t>].</w:t>
      </w:r>
      <w:r>
        <w:t>On such designations see Introduction 3.1.3.3.</w:t>
      </w:r>
    </w:p>
  </w:footnote>
  <w:footnote w:id="3179">
    <w:p w14:paraId="7EDD9397" w14:textId="77777777" w:rsidR="00865CD2" w:rsidRPr="00E8118E" w:rsidRDefault="00865CD2" w:rsidP="002F1ABA">
      <w:pPr>
        <w:pStyle w:val="FootnoteText"/>
        <w:bidi w:val="0"/>
        <w:spacing w:line="240" w:lineRule="auto"/>
        <w:rPr>
          <w:lang w:val="en-US"/>
        </w:rPr>
      </w:pPr>
      <w:r>
        <w:rPr>
          <w:rStyle w:val="FootnoteReference"/>
        </w:rPr>
        <w:footnoteRef/>
      </w:r>
      <w:r>
        <w:rPr>
          <w:lang w:val="en-US"/>
        </w:rPr>
        <w:t>See above, n.</w:t>
      </w:r>
      <w:r>
        <w:rPr>
          <w:rFonts w:cs="Times New Roman"/>
        </w:rPr>
        <w:t xml:space="preserve"> 7</w:t>
      </w:r>
      <w:r>
        <w:rPr>
          <w:rFonts w:cs="Times New Roman"/>
          <w:lang w:val="en-US"/>
        </w:rPr>
        <w:t>8</w:t>
      </w:r>
      <w:r>
        <w:rPr>
          <w:lang w:val="en-US"/>
        </w:rPr>
        <w:t>.</w:t>
      </w:r>
    </w:p>
  </w:footnote>
  <w:footnote w:id="3180">
    <w:p w14:paraId="15740357" w14:textId="77777777" w:rsidR="00865CD2" w:rsidRPr="005F539E" w:rsidRDefault="00865CD2" w:rsidP="00136BAF">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181">
    <w:p w14:paraId="1EB0E145" w14:textId="77777777" w:rsidR="00865CD2" w:rsidRPr="000E41E3" w:rsidRDefault="00865CD2" w:rsidP="002F1ABA">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the form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Pr>
          <w:lang w:val="en-US"/>
        </w:rPr>
        <w:t xml:space="preserve"> see above, n. 87.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w:t>
      </w:r>
      <w:r>
        <w:rPr>
          <w:rFonts w:cs="Times New Roman"/>
          <w:lang w:val="en-US"/>
        </w:rPr>
        <w:t>n</w:t>
      </w:r>
      <w:r>
        <w:rPr>
          <w:rFonts w:cs="Times New Roman"/>
          <w:lang w:val="en-US"/>
        </w:rPr>
        <w:t>troduction 2.3.3.1, p. 22.</w:t>
      </w:r>
    </w:p>
  </w:footnote>
  <w:footnote w:id="3182">
    <w:p w14:paraId="02BEE48B" w14:textId="77777777" w:rsidR="00865CD2" w:rsidRPr="00E8118E"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78</w:t>
      </w:r>
      <w:r>
        <w:rPr>
          <w:lang w:val="en-US"/>
        </w:rPr>
        <w:t>.</w:t>
      </w:r>
    </w:p>
  </w:footnote>
  <w:footnote w:id="3183">
    <w:p w14:paraId="70525F1E"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84">
    <w:p w14:paraId="2317EBB4"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 For this form see vol. 1, under Simon (36) B/M, p. 219.</w:t>
      </w:r>
    </w:p>
  </w:footnote>
  <w:footnote w:id="3185">
    <w:p w14:paraId="67BA0EDD" w14:textId="77777777" w:rsidR="00865CD2" w:rsidRPr="00E8118E"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78</w:t>
      </w:r>
      <w:r>
        <w:rPr>
          <w:lang w:val="en-US"/>
        </w:rPr>
        <w:t>.</w:t>
      </w:r>
    </w:p>
  </w:footnote>
  <w:footnote w:id="3186">
    <w:p w14:paraId="67D91025"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87">
    <w:p w14:paraId="0D4D4FCF" w14:textId="77777777" w:rsidR="00865CD2" w:rsidRPr="00D165A2" w:rsidRDefault="00865CD2" w:rsidP="00731FA3">
      <w:pPr>
        <w:pStyle w:val="FootnoteText"/>
        <w:bidi w:val="0"/>
        <w:spacing w:line="240" w:lineRule="auto"/>
        <w:rPr>
          <w:lang w:val="en-US"/>
        </w:rPr>
      </w:pPr>
      <w:r>
        <w:rPr>
          <w:rStyle w:val="FootnoteReference"/>
        </w:rPr>
        <w:footnoteRef/>
      </w:r>
      <w:r>
        <w:t xml:space="preserve"> </w:t>
      </w:r>
      <w:r>
        <w:rPr>
          <w:lang w:val="en-US"/>
        </w:rPr>
        <w:t>On this sort of kern form see vol. 1, Introduction 2.6.2, p. 29. This name is also recorded in the Bible, see 1 Chr 11:44.</w:t>
      </w:r>
    </w:p>
  </w:footnote>
  <w:footnote w:id="3188">
    <w:p w14:paraId="69FB6F0B" w14:textId="77777777" w:rsidR="00865CD2" w:rsidRPr="002316F5" w:rsidRDefault="00865CD2" w:rsidP="00731FA3">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w:t>
      </w:r>
      <w:r>
        <w:rPr>
          <w:lang w:val="en-US"/>
        </w:rPr>
        <w:t>o</w:t>
      </w:r>
      <w:r>
        <w:rPr>
          <w:lang w:val="en-US"/>
        </w:rPr>
        <w:t>duction 7.5.5.</w:t>
      </w:r>
    </w:p>
  </w:footnote>
  <w:footnote w:id="3189">
    <w:p w14:paraId="6DDFF7B3" w14:textId="77777777" w:rsidR="00865CD2" w:rsidRPr="00ED0F4E" w:rsidRDefault="00865CD2" w:rsidP="002F1ABA">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76</w:t>
      </w:r>
      <w:r>
        <w:rPr>
          <w:lang w:val="en-US"/>
        </w:rPr>
        <w:t>.</w:t>
      </w:r>
    </w:p>
  </w:footnote>
  <w:footnote w:id="3190">
    <w:p w14:paraId="442E6DC9" w14:textId="77777777" w:rsidR="00865CD2" w:rsidRPr="002F470D" w:rsidRDefault="00865CD2" w:rsidP="002F470D">
      <w:pPr>
        <w:pStyle w:val="FootnoteText"/>
        <w:bidi w:val="0"/>
        <w:spacing w:line="240" w:lineRule="auto"/>
        <w:rPr>
          <w:lang w:val="en-US"/>
        </w:rPr>
      </w:pPr>
      <w:r>
        <w:rPr>
          <w:rStyle w:val="FootnoteReference"/>
        </w:rPr>
        <w:footnoteRef/>
      </w:r>
      <w:r>
        <w:rPr>
          <w:rtl/>
        </w:rPr>
        <w:t xml:space="preserve"> </w:t>
      </w:r>
      <w:r>
        <w:t>The editor gave his article the title, “A Jewish Sarcophagus at Tiberias” but he nowhere explains this claim, and the names are not decisive, see vol. 3, Introduction 6.6.7, p. 52.</w:t>
      </w:r>
    </w:p>
  </w:footnote>
  <w:footnote w:id="3191">
    <w:p w14:paraId="44369741" w14:textId="77777777" w:rsidR="00865CD2" w:rsidRPr="00ED0F4E" w:rsidRDefault="00865CD2" w:rsidP="002F1ABA">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76</w:t>
      </w:r>
      <w:r>
        <w:rPr>
          <w:lang w:val="en-US"/>
        </w:rPr>
        <w:t>.</w:t>
      </w:r>
    </w:p>
  </w:footnote>
  <w:footnote w:id="3192">
    <w:p w14:paraId="7D556D47" w14:textId="77777777" w:rsidR="00865CD2" w:rsidRPr="009F0EF7" w:rsidRDefault="00865CD2" w:rsidP="009F0EF7">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ity">
          <w:r>
            <w:rPr>
              <w:lang w:val="en-US"/>
            </w:rPr>
            <w:t>Samaria</w:t>
          </w:r>
        </w:smartTag>
      </w:smartTag>
      <w:r>
        <w:rPr>
          <w:lang w:val="en-US"/>
        </w:rPr>
        <w:t>.</w:t>
      </w:r>
    </w:p>
  </w:footnote>
  <w:footnote w:id="3193">
    <w:p w14:paraId="514E46BC" w14:textId="77777777" w:rsidR="00865CD2" w:rsidRPr="00225D72" w:rsidRDefault="00865CD2" w:rsidP="006D1E23">
      <w:pPr>
        <w:pStyle w:val="FootnoteText"/>
        <w:bidi w:val="0"/>
        <w:spacing w:line="240" w:lineRule="auto"/>
        <w:rPr>
          <w:lang w:val="en-US"/>
        </w:rPr>
      </w:pPr>
      <w:r>
        <w:rPr>
          <w:rStyle w:val="FootnoteReference"/>
        </w:rPr>
        <w:footnoteRef/>
      </w:r>
      <w:r>
        <w:rPr>
          <w:rtl/>
        </w:rPr>
        <w:t xml:space="preserve"> </w:t>
      </w:r>
      <w:r>
        <w:rPr>
          <w:lang w:val="en-US"/>
        </w:rPr>
        <w:t>The location of the find and its nature suggest this, see Introduction 6.1.5.1.</w:t>
      </w:r>
    </w:p>
  </w:footnote>
  <w:footnote w:id="3194">
    <w:p w14:paraId="42FC8392" w14:textId="77777777" w:rsidR="00865CD2" w:rsidRPr="00A75C06" w:rsidRDefault="00865CD2" w:rsidP="00A75C06">
      <w:pPr>
        <w:pStyle w:val="FootnoteText"/>
        <w:bidi w:val="0"/>
        <w:spacing w:line="240" w:lineRule="auto"/>
        <w:rPr>
          <w:lang w:val="en-US"/>
        </w:rPr>
      </w:pPr>
      <w:r>
        <w:rPr>
          <w:rStyle w:val="FootnoteReference"/>
        </w:rPr>
        <w:footnoteRef/>
      </w:r>
      <w:r>
        <w:rPr>
          <w:rtl/>
        </w:rPr>
        <w:t xml:space="preserve"> </w:t>
      </w:r>
      <w:r>
        <w:rPr>
          <w:lang w:val="en-US"/>
        </w:rPr>
        <w:t xml:space="preserve">In Aramaic – </w:t>
      </w:r>
      <w:r w:rsidRPr="00A75C06">
        <w:rPr>
          <w:rFonts w:cs="Times New Roman"/>
          <w:rtl/>
          <w:lang w:val="en-US"/>
        </w:rPr>
        <w:t>בר שנין כו</w:t>
      </w:r>
      <w:r>
        <w:rPr>
          <w:lang w:val="en-US"/>
        </w:rPr>
        <w:t>. On these details see vol. 3, Introduction 3.1, p. 21.</w:t>
      </w:r>
    </w:p>
  </w:footnote>
  <w:footnote w:id="3195">
    <w:p w14:paraId="6C5059BE" w14:textId="77777777" w:rsidR="00865CD2" w:rsidRPr="00BD63B9"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118</w:t>
      </w:r>
      <w:r>
        <w:rPr>
          <w:lang w:val="en-US"/>
        </w:rPr>
        <w:t>.</w:t>
      </w:r>
    </w:p>
  </w:footnote>
  <w:footnote w:id="3196">
    <w:p w14:paraId="618FC8D4"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w:t>
      </w:r>
    </w:p>
  </w:footnote>
  <w:footnote w:id="3197">
    <w:p w14:paraId="64186220" w14:textId="77777777" w:rsidR="00865CD2" w:rsidRPr="00B44D14" w:rsidRDefault="00865CD2" w:rsidP="00B44D14">
      <w:pPr>
        <w:pStyle w:val="FootnoteText"/>
        <w:bidi w:val="0"/>
        <w:spacing w:line="240" w:lineRule="auto"/>
        <w:rPr>
          <w:rFonts w:cs="Times New Roman"/>
          <w:lang w:val="en-US"/>
        </w:rPr>
      </w:pPr>
      <w:r w:rsidRPr="00B44D14">
        <w:rPr>
          <w:rStyle w:val="FootnoteReference"/>
          <w:rFonts w:cs="Times New Roman"/>
        </w:rPr>
        <w:footnoteRef/>
      </w:r>
      <w:r w:rsidRPr="00B44D14">
        <w:rPr>
          <w:rFonts w:cs="Times New Roman"/>
          <w:rtl/>
        </w:rPr>
        <w:t xml:space="preserve"> </w:t>
      </w:r>
      <w:r w:rsidRPr="00B44D14">
        <w:rPr>
          <w:rFonts w:cs="Times New Roman"/>
          <w:lang w:val="en-US"/>
        </w:rPr>
        <w:t xml:space="preserve">In Aramaic – </w:t>
      </w:r>
      <w:r w:rsidRPr="00B44D14">
        <w:rPr>
          <w:rFonts w:cs="Times New Roman"/>
          <w:rtl/>
          <w:lang w:val="en-US"/>
        </w:rPr>
        <w:t>שפי</w:t>
      </w:r>
      <w:r w:rsidRPr="00B44D14">
        <w:rPr>
          <w:rFonts w:cs="Times New Roman"/>
          <w:lang w:val="en-US"/>
        </w:rPr>
        <w:t>.</w:t>
      </w:r>
      <w:r>
        <w:rPr>
          <w:rFonts w:cs="Times New Roman"/>
          <w:lang w:val="en-US"/>
        </w:rPr>
        <w:t xml:space="preserve"> On such designations see </w:t>
      </w:r>
      <w:r>
        <w:t>3.1.3.7.2.</w:t>
      </w:r>
      <w:r w:rsidRPr="00B44D14">
        <w:rPr>
          <w:rFonts w:cs="Times New Roman"/>
          <w:lang w:val="en-US"/>
        </w:rPr>
        <w:t xml:space="preserve"> </w:t>
      </w:r>
    </w:p>
  </w:footnote>
  <w:footnote w:id="3198">
    <w:p w14:paraId="16796229" w14:textId="77777777" w:rsidR="00865CD2" w:rsidRPr="009E48D3" w:rsidRDefault="00865CD2" w:rsidP="00184980">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3199">
    <w:p w14:paraId="49B76E06"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00">
    <w:p w14:paraId="1D04BFB0" w14:textId="77777777" w:rsidR="00865CD2" w:rsidRPr="002F6202" w:rsidRDefault="00865CD2" w:rsidP="000F2B87">
      <w:pPr>
        <w:pStyle w:val="FootnoteText"/>
        <w:bidi w:val="0"/>
        <w:spacing w:line="240" w:lineRule="auto"/>
        <w:rPr>
          <w:lang w:val="en-US"/>
        </w:rPr>
      </w:pPr>
      <w:r>
        <w:rPr>
          <w:rStyle w:val="FootnoteReference"/>
        </w:rPr>
        <w:footnoteRef/>
      </w:r>
      <w:r>
        <w:rPr>
          <w:rtl/>
        </w:rPr>
        <w:t xml:space="preserve"> </w:t>
      </w:r>
      <w:r w:rsidRPr="002F6202">
        <w:rPr>
          <w:lang w:val="en-US"/>
        </w:rPr>
        <w:t xml:space="preserve">In the </w:t>
      </w:r>
      <w:smartTag w:uri="urn:schemas-microsoft-com:office:smarttags" w:element="place">
        <w:smartTag w:uri="urn:schemas-microsoft-com:office:smarttags" w:element="PlaceName">
          <w:r w:rsidRPr="002F6202">
            <w:rPr>
              <w:lang w:val="en-US"/>
            </w:rPr>
            <w:t>Upper</w:t>
          </w:r>
        </w:smartTag>
        <w:r w:rsidRPr="002F6202">
          <w:rPr>
            <w:lang w:val="en-US"/>
          </w:rPr>
          <w:t xml:space="preserve"> </w:t>
        </w:r>
        <w:smartTag w:uri="urn:schemas-microsoft-com:office:smarttags" w:element="PlaceName">
          <w:r w:rsidRPr="002F6202">
            <w:rPr>
              <w:lang w:val="en-US"/>
            </w:rPr>
            <w:t>Jordan</w:t>
          </w:r>
        </w:smartTag>
        <w:r w:rsidRPr="002F6202">
          <w:rPr>
            <w:lang w:val="en-US"/>
          </w:rPr>
          <w:t xml:space="preserve"> </w:t>
        </w:r>
        <w:smartTag w:uri="urn:schemas-microsoft-com:office:smarttags" w:element="PlaceName">
          <w:r w:rsidRPr="002F6202">
            <w:rPr>
              <w:lang w:val="en-US"/>
            </w:rPr>
            <w:t>Valley</w:t>
          </w:r>
        </w:smartTag>
      </w:smartTag>
      <w:r w:rsidRPr="002F6202">
        <w:rPr>
          <w:lang w:val="en-US"/>
        </w:rPr>
        <w:t>.</w:t>
      </w:r>
    </w:p>
  </w:footnote>
  <w:footnote w:id="3201">
    <w:p w14:paraId="5A3A7ECE"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w:t>
      </w:r>
    </w:p>
  </w:footnote>
  <w:footnote w:id="3202">
    <w:p w14:paraId="111F83B3" w14:textId="77777777" w:rsidR="00865CD2" w:rsidRPr="00AB5639" w:rsidRDefault="00865CD2" w:rsidP="000D4820">
      <w:pPr>
        <w:pStyle w:val="FootnoteText"/>
        <w:bidi w:val="0"/>
        <w:spacing w:line="240" w:lineRule="auto"/>
        <w:rPr>
          <w:lang w:val="en-US"/>
        </w:rPr>
      </w:pPr>
      <w:r>
        <w:rPr>
          <w:rStyle w:val="FootnoteReference"/>
        </w:rPr>
        <w:footnoteRef/>
      </w:r>
      <w:r>
        <w:rPr>
          <w:rtl/>
        </w:rPr>
        <w:t xml:space="preserve"> </w:t>
      </w:r>
      <w:r w:rsidRPr="000D4820">
        <w:rPr>
          <w:lang w:val="en-US"/>
        </w:rPr>
        <w:t xml:space="preserve">Near </w:t>
      </w:r>
      <w:smartTag w:uri="urn:schemas-microsoft-com:office:smarttags" w:element="place">
        <w:smartTag w:uri="urn:schemas-microsoft-com:office:smarttags" w:element="City">
          <w:r w:rsidRPr="000D4820">
            <w:rPr>
              <w:lang w:val="en-US"/>
            </w:rPr>
            <w:t>Gaza</w:t>
          </w:r>
        </w:smartTag>
      </w:smartTag>
      <w:r w:rsidRPr="000D4820">
        <w:rPr>
          <w:lang w:val="en-US"/>
        </w:rPr>
        <w:t>.</w:t>
      </w:r>
    </w:p>
  </w:footnote>
  <w:footnote w:id="3203">
    <w:p w14:paraId="010C1BDC"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04">
    <w:p w14:paraId="48957261" w14:textId="77777777" w:rsidR="00865CD2" w:rsidRPr="00DF0D88" w:rsidRDefault="00865CD2" w:rsidP="008D0FF2">
      <w:pPr>
        <w:pStyle w:val="FootnoteText"/>
        <w:bidi w:val="0"/>
        <w:spacing w:line="240" w:lineRule="auto"/>
        <w:rPr>
          <w:lang w:val="en-US"/>
        </w:rPr>
      </w:pPr>
      <w:r>
        <w:rPr>
          <w:rStyle w:val="FootnoteReference"/>
        </w:rPr>
        <w:footnoteRef/>
      </w:r>
      <w:r>
        <w:rPr>
          <w:lang w:val="en-US"/>
        </w:rPr>
        <w:t>See above, n.</w:t>
      </w:r>
      <w:r>
        <w:rPr>
          <w:rFonts w:cs="Times New Roman"/>
        </w:rPr>
        <w:t xml:space="preserve"> 118</w:t>
      </w:r>
      <w:r>
        <w:rPr>
          <w:lang w:val="en-US"/>
        </w:rPr>
        <w:t>.</w:t>
      </w:r>
    </w:p>
  </w:footnote>
  <w:footnote w:id="3205">
    <w:p w14:paraId="2851DA91"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06">
    <w:p w14:paraId="673ABE1F"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346</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see I</w:t>
      </w:r>
      <w:r w:rsidRPr="002F6202">
        <w:rPr>
          <w:lang w:val="en-US"/>
        </w:rPr>
        <w:t>n</w:t>
      </w:r>
      <w:r w:rsidRPr="002F6202">
        <w:rPr>
          <w:lang w:val="en-US"/>
        </w:rPr>
        <w:t xml:space="preserve">troduction </w:t>
      </w:r>
      <w:r>
        <w:rPr>
          <w:lang w:val="en-US"/>
        </w:rPr>
        <w:t>7.5.2.1</w:t>
      </w:r>
      <w:r w:rsidRPr="002F6202">
        <w:rPr>
          <w:lang w:val="en-US"/>
        </w:rPr>
        <w:t>.</w:t>
      </w:r>
    </w:p>
  </w:footnote>
  <w:footnote w:id="3207">
    <w:p w14:paraId="539C961C" w14:textId="77777777" w:rsidR="00865CD2" w:rsidRPr="00E15932" w:rsidRDefault="00865CD2" w:rsidP="008D0FF2">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6</w:t>
      </w:r>
      <w:r>
        <w:rPr>
          <w:lang w:val="en-US"/>
        </w:rPr>
        <w:t>.</w:t>
      </w:r>
    </w:p>
  </w:footnote>
  <w:footnote w:id="3208">
    <w:p w14:paraId="39378AC3" w14:textId="77777777" w:rsidR="00865CD2" w:rsidRPr="00B44D14" w:rsidRDefault="00865CD2">
      <w:pPr>
        <w:pStyle w:val="FootnoteText"/>
        <w:bidi w:val="0"/>
        <w:spacing w:line="240" w:lineRule="auto"/>
        <w:rPr>
          <w:rFonts w:cs="Times New Roman"/>
          <w:lang w:val="en-US"/>
        </w:rPr>
      </w:pPr>
      <w:r w:rsidRPr="00B44D14">
        <w:rPr>
          <w:rStyle w:val="FootnoteReference"/>
          <w:rFonts w:cs="Times New Roman"/>
        </w:rPr>
        <w:footnoteRef/>
      </w:r>
      <w:r w:rsidRPr="00B44D14">
        <w:rPr>
          <w:rFonts w:cs="Times New Roman"/>
          <w:lang w:val="en-US"/>
        </w:rPr>
        <w:t xml:space="preserve"> In Aramaic – </w:t>
      </w:r>
      <w:r w:rsidRPr="00B44D14">
        <w:rPr>
          <w:rFonts w:cs="Times New Roman"/>
          <w:rtl/>
        </w:rPr>
        <w:t>בירבי</w:t>
      </w:r>
      <w:r>
        <w:rPr>
          <w:rFonts w:cs="Times New Roman"/>
        </w:rPr>
        <w:t>. On this title</w:t>
      </w:r>
      <w:r w:rsidRPr="00B44D14">
        <w:rPr>
          <w:rFonts w:cs="Times New Roman"/>
          <w:lang w:val="en-US"/>
        </w:rPr>
        <w:t xml:space="preserve"> see Introduction </w:t>
      </w:r>
      <w:r>
        <w:rPr>
          <w:rFonts w:cs="Times New Roman"/>
          <w:lang w:val="en-US"/>
        </w:rPr>
        <w:t>3.1.1</w:t>
      </w:r>
      <w:r w:rsidRPr="00500476">
        <w:rPr>
          <w:rFonts w:cs="Times New Roman"/>
          <w:lang w:val="en-US"/>
        </w:rPr>
        <w:t>.</w:t>
      </w:r>
    </w:p>
  </w:footnote>
  <w:footnote w:id="3209">
    <w:p w14:paraId="22D32578"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385</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see I</w:t>
      </w:r>
      <w:r w:rsidRPr="002F6202">
        <w:rPr>
          <w:lang w:val="en-US"/>
        </w:rPr>
        <w:t>n</w:t>
      </w:r>
      <w:r w:rsidRPr="002F6202">
        <w:rPr>
          <w:lang w:val="en-US"/>
        </w:rPr>
        <w:t xml:space="preserve">troduction </w:t>
      </w:r>
      <w:r>
        <w:rPr>
          <w:lang w:val="en-US"/>
        </w:rPr>
        <w:t>7.5.2.1</w:t>
      </w:r>
      <w:r w:rsidRPr="002F6202">
        <w:rPr>
          <w:lang w:val="en-US"/>
        </w:rPr>
        <w:t>.</w:t>
      </w:r>
    </w:p>
  </w:footnote>
  <w:footnote w:id="3210">
    <w:p w14:paraId="19514323" w14:textId="77777777" w:rsidR="00865CD2" w:rsidRPr="00E15932" w:rsidRDefault="00865CD2" w:rsidP="008D0FF2">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6</w:t>
      </w:r>
      <w:r>
        <w:rPr>
          <w:lang w:val="en-US"/>
        </w:rPr>
        <w:t>.</w:t>
      </w:r>
    </w:p>
  </w:footnote>
  <w:footnote w:id="3211">
    <w:p w14:paraId="5D8967AF" w14:textId="77777777" w:rsidR="00865CD2" w:rsidRPr="00F56545" w:rsidRDefault="00865CD2" w:rsidP="00F56545">
      <w:pPr>
        <w:pStyle w:val="FootnoteText"/>
        <w:bidi w:val="0"/>
        <w:spacing w:line="240" w:lineRule="auto"/>
        <w:rPr>
          <w:lang w:val="en-US"/>
        </w:rPr>
      </w:pPr>
      <w:r>
        <w:rPr>
          <w:rStyle w:val="FootnoteReference"/>
        </w:rPr>
        <w:footnoteRef/>
      </w:r>
      <w:r>
        <w:rPr>
          <w:rtl/>
        </w:rPr>
        <w:t xml:space="preserve"> </w:t>
      </w:r>
      <w:r>
        <w:rPr>
          <w:lang w:val="en-US"/>
        </w:rPr>
        <w:t>Even when not dated, compared to other inscriptions in this cemetery one can approximately date the others, see Introduction 7.5.2.3.</w:t>
      </w:r>
    </w:p>
  </w:footnote>
  <w:footnote w:id="3212">
    <w:p w14:paraId="7B5B99D5" w14:textId="77777777" w:rsidR="00865CD2" w:rsidRPr="001E3E3C" w:rsidRDefault="00865CD2" w:rsidP="001E3E3C">
      <w:pPr>
        <w:pStyle w:val="FootnoteText"/>
        <w:bidi w:val="0"/>
        <w:spacing w:line="240" w:lineRule="auto"/>
        <w:rPr>
          <w:lang w:val="en-US"/>
        </w:rPr>
      </w:pPr>
      <w:r>
        <w:rPr>
          <w:rStyle w:val="FootnoteReference"/>
        </w:rPr>
        <w:footnoteRef/>
      </w:r>
      <w:r>
        <w:rPr>
          <w:rtl/>
        </w:rPr>
        <w:t xml:space="preserve"> </w:t>
      </w:r>
      <w:r>
        <w:rPr>
          <w:lang w:val="en-US"/>
        </w:rPr>
        <w:t xml:space="preserve">On the </w:t>
      </w:r>
      <w:r w:rsidRPr="001E3E3C">
        <w:rPr>
          <w:rFonts w:cs="Times New Roman"/>
          <w:rtl/>
          <w:lang w:val="en-US"/>
        </w:rPr>
        <w:t>א</w:t>
      </w:r>
      <w:r>
        <w:rPr>
          <w:lang w:val="en-US"/>
        </w:rPr>
        <w:t xml:space="preserve"> suffix see vol. 1, Introduction 2.4.2, p. 25.On the </w:t>
      </w:r>
      <w:r w:rsidRPr="00500476">
        <w:rPr>
          <w:rFonts w:cs="Times New Roman"/>
          <w:rtl/>
          <w:lang w:val="en-US"/>
        </w:rPr>
        <w:t>י</w:t>
      </w:r>
      <w:r>
        <w:rPr>
          <w:lang w:val="en-US"/>
        </w:rPr>
        <w:t xml:space="preserve"> as a vowel see vol. 4, Introduction 2.3.5.2, p. 13.</w:t>
      </w:r>
    </w:p>
  </w:footnote>
  <w:footnote w:id="3213">
    <w:p w14:paraId="04298ADA" w14:textId="77777777" w:rsidR="00865CD2" w:rsidRPr="005F433D" w:rsidRDefault="00865CD2" w:rsidP="00F22852">
      <w:pPr>
        <w:pStyle w:val="FootnoteText"/>
        <w:bidi w:val="0"/>
        <w:spacing w:line="240" w:lineRule="auto"/>
        <w:rPr>
          <w:lang w:val="en-US"/>
        </w:rPr>
      </w:pPr>
      <w:r>
        <w:rPr>
          <w:rStyle w:val="FootnoteReference"/>
        </w:rPr>
        <w:footnoteRef/>
      </w:r>
      <w:r>
        <w:rPr>
          <w:rtl/>
        </w:rPr>
        <w:t xml:space="preserve"> </w:t>
      </w:r>
      <w:r>
        <w:t xml:space="preserve">West of the </w:t>
      </w:r>
      <w:smartTag w:uri="urn:schemas-microsoft-com:office:smarttags" w:element="place">
        <w:r>
          <w:t>Sea of Galilee</w:t>
        </w:r>
      </w:smartTag>
      <w:r>
        <w:t>.</w:t>
      </w:r>
    </w:p>
  </w:footnote>
  <w:footnote w:id="3214">
    <w:p w14:paraId="48C07415"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w:t>
      </w:r>
      <w:r>
        <w:rPr>
          <w:lang w:val="en-US"/>
        </w:rPr>
        <w:t>c</w:t>
      </w:r>
      <w:r>
        <w:rPr>
          <w:lang w:val="en-US"/>
        </w:rPr>
        <w:t>tion 2.1, p. 11.</w:t>
      </w:r>
    </w:p>
  </w:footnote>
  <w:footnote w:id="3215">
    <w:p w14:paraId="1A322DE3"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16">
    <w:p w14:paraId="1217124B" w14:textId="77777777" w:rsidR="00865CD2" w:rsidRPr="00E15932" w:rsidRDefault="00865CD2" w:rsidP="008D0FF2">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6</w:t>
      </w:r>
      <w:r>
        <w:rPr>
          <w:lang w:val="en-US"/>
        </w:rPr>
        <w:t>.</w:t>
      </w:r>
    </w:p>
  </w:footnote>
  <w:footnote w:id="3217">
    <w:p w14:paraId="1A257CE6" w14:textId="77777777" w:rsidR="00865CD2" w:rsidRPr="00EF021D" w:rsidRDefault="00865CD2" w:rsidP="00A41A20">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Galilee</w:t>
        </w:r>
      </w:smartTag>
      <w:r>
        <w:rPr>
          <w:lang w:val="en-US"/>
        </w:rPr>
        <w:t>.</w:t>
      </w:r>
    </w:p>
  </w:footnote>
  <w:footnote w:id="3218">
    <w:p w14:paraId="2B353921"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19">
    <w:p w14:paraId="33DD7BF5" w14:textId="77777777" w:rsidR="00865CD2" w:rsidRPr="008E0431" w:rsidRDefault="00865CD2" w:rsidP="001F69F2">
      <w:pPr>
        <w:pStyle w:val="FootnoteText"/>
        <w:bidi w:val="0"/>
        <w:spacing w:line="240" w:lineRule="auto"/>
        <w:rPr>
          <w:rFonts w:cs="Times New Roman"/>
          <w:lang w:val="en-US"/>
        </w:rPr>
      </w:pPr>
      <w:r w:rsidRPr="00B44D14">
        <w:rPr>
          <w:rStyle w:val="FootnoteReference"/>
          <w:rFonts w:cs="Times New Roman"/>
        </w:rPr>
        <w:footnoteRef/>
      </w:r>
      <w:r w:rsidRPr="00B44D14">
        <w:rPr>
          <w:rFonts w:cs="Times New Roman"/>
          <w:rtl/>
        </w:rPr>
        <w:t xml:space="preserve"> </w:t>
      </w:r>
      <w:r w:rsidRPr="008E0431">
        <w:rPr>
          <w:rFonts w:cs="Times New Roman"/>
          <w:lang w:val="en-US"/>
        </w:rPr>
        <w:t xml:space="preserve">In Aramaic – </w:t>
      </w:r>
      <w:r w:rsidRPr="00B44D14">
        <w:rPr>
          <w:rFonts w:cs="Times New Roman"/>
          <w:rtl/>
        </w:rPr>
        <w:t>פלכה</w:t>
      </w:r>
      <w:r w:rsidRPr="008E0431">
        <w:rPr>
          <w:rFonts w:cs="Times New Roman"/>
          <w:lang w:val="en-US"/>
        </w:rPr>
        <w:t>.</w:t>
      </w:r>
      <w:r>
        <w:rPr>
          <w:rFonts w:cs="Times New Roman"/>
          <w:lang w:val="en-US"/>
        </w:rPr>
        <w:t xml:space="preserve"> </w:t>
      </w:r>
      <w:r>
        <w:t>On such designations see Introduction 3.1.3.3.</w:t>
      </w:r>
    </w:p>
  </w:footnote>
  <w:footnote w:id="3220">
    <w:p w14:paraId="52E93F18"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21">
    <w:p w14:paraId="5926546F" w14:textId="77777777" w:rsidR="00865CD2" w:rsidRPr="00ED0F4E" w:rsidRDefault="00865CD2" w:rsidP="00E81B6D">
      <w:pPr>
        <w:pStyle w:val="FootnoteText"/>
        <w:bidi w:val="0"/>
        <w:spacing w:line="240" w:lineRule="auto"/>
        <w:rPr>
          <w:lang w:val="en-US"/>
        </w:rPr>
      </w:pPr>
      <w:r>
        <w:rPr>
          <w:rStyle w:val="FootnoteReference"/>
        </w:rPr>
        <w:footnoteRef/>
      </w:r>
      <w:r>
        <w:t xml:space="preserve"> </w:t>
      </w:r>
      <w:r>
        <w:rPr>
          <w:lang w:val="en-US"/>
        </w:rPr>
        <w:t>For this form see vol. 1, under Simon (90) B/M, p. 221.</w:t>
      </w:r>
    </w:p>
  </w:footnote>
  <w:footnote w:id="3222">
    <w:p w14:paraId="2E820290" w14:textId="77777777" w:rsidR="00865CD2" w:rsidRPr="007D5031" w:rsidRDefault="00865CD2" w:rsidP="007D5031">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On such titles see Introduction 3.1.3.4.</w:t>
      </w:r>
    </w:p>
  </w:footnote>
  <w:footnote w:id="3223">
    <w:p w14:paraId="4CA918CA" w14:textId="77777777" w:rsidR="00865CD2" w:rsidRPr="00D14629" w:rsidRDefault="00865CD2" w:rsidP="00D14629">
      <w:pPr>
        <w:pStyle w:val="FootnoteText"/>
        <w:bidi w:val="0"/>
        <w:spacing w:line="240" w:lineRule="auto"/>
        <w:rPr>
          <w:lang w:val="en-US"/>
        </w:rPr>
      </w:pPr>
      <w:r>
        <w:rPr>
          <w:rStyle w:val="FootnoteReference"/>
        </w:rPr>
        <w:footnoteRef/>
      </w:r>
      <w:r>
        <w:rPr>
          <w:rtl/>
        </w:rPr>
        <w:t xml:space="preserve"> </w:t>
      </w:r>
      <w:r>
        <w:rPr>
          <w:lang w:val="en-US"/>
        </w:rPr>
        <w:t>The editor wrote: “Simon – certainly a Jew – from a city with a Jewish population,” but this is not dsecisive, see vol. 3, Introduction 6.6.4, pp. 51-2.</w:t>
      </w:r>
    </w:p>
  </w:footnote>
  <w:footnote w:id="3224">
    <w:p w14:paraId="0E28EC5B"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25">
    <w:p w14:paraId="530012E8" w14:textId="77777777" w:rsidR="00865CD2" w:rsidRPr="00ED0F4E" w:rsidRDefault="00865CD2" w:rsidP="008D0FF2">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96</w:t>
      </w:r>
      <w:r>
        <w:rPr>
          <w:lang w:val="en-US"/>
        </w:rPr>
        <w:t>.</w:t>
      </w:r>
    </w:p>
  </w:footnote>
  <w:footnote w:id="3226">
    <w:p w14:paraId="44E242CB" w14:textId="77777777" w:rsidR="00865CD2" w:rsidRPr="004A530F" w:rsidRDefault="00865CD2" w:rsidP="00B50CE5">
      <w:pPr>
        <w:pStyle w:val="FootnoteText"/>
        <w:bidi w:val="0"/>
        <w:spacing w:line="240" w:lineRule="auto"/>
        <w:rPr>
          <w:lang w:val="en-US"/>
        </w:rPr>
      </w:pPr>
      <w:r>
        <w:rPr>
          <w:rStyle w:val="FootnoteReference"/>
        </w:rPr>
        <w:footnoteRef/>
      </w:r>
      <w:r>
        <w:rPr>
          <w:rtl/>
        </w:rPr>
        <w:t xml:space="preserve"> </w:t>
      </w:r>
      <w:r>
        <w:rPr>
          <w:lang w:val="en-US"/>
        </w:rPr>
        <w:t>The editor suggested that the persons mentioned on this lamp were Jewish because of their names, and because this type of lamp was idenitifed as being in use by Jews, but at this time, both are not dec</w:t>
      </w:r>
      <w:r>
        <w:rPr>
          <w:lang w:val="en-US"/>
        </w:rPr>
        <w:t>i</w:t>
      </w:r>
      <w:r>
        <w:rPr>
          <w:lang w:val="en-US"/>
        </w:rPr>
        <w:t>sive, see Introduction 6.6.7, p. 52.</w:t>
      </w:r>
    </w:p>
  </w:footnote>
  <w:footnote w:id="3227">
    <w:p w14:paraId="372950E5"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28">
    <w:p w14:paraId="4711314A" w14:textId="77777777" w:rsidR="00865CD2" w:rsidRPr="008433A2" w:rsidRDefault="00865CD2" w:rsidP="008433A2">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country-region">
        <w:smartTag w:uri="urn:schemas-microsoft-com:office:smarttags" w:element="place">
          <w:r>
            <w:rPr>
              <w:lang w:val="en-US"/>
            </w:rPr>
            <w:t>Aram</w:t>
          </w:r>
        </w:smartTag>
      </w:smartTag>
      <w:r>
        <w:rPr>
          <w:lang w:val="en-US"/>
        </w:rPr>
        <w:t xml:space="preserve">aic – </w:t>
      </w:r>
      <w:r w:rsidRPr="008433A2">
        <w:rPr>
          <w:rFonts w:cs="Times New Roman"/>
          <w:rtl/>
          <w:lang w:val="en-US"/>
        </w:rPr>
        <w:t>כהנה</w:t>
      </w:r>
      <w:r>
        <w:rPr>
          <w:rFonts w:cs="Times New Roman"/>
          <w:lang w:val="en-US"/>
        </w:rPr>
        <w:t>.</w:t>
      </w:r>
      <w:r>
        <w:rPr>
          <w:lang w:val="en-US"/>
        </w:rPr>
        <w:t xml:space="preserve"> On such titles see Introduction </w:t>
      </w:r>
      <w:r>
        <w:t>3.3.2.</w:t>
      </w:r>
    </w:p>
  </w:footnote>
  <w:footnote w:id="3229">
    <w:p w14:paraId="799CC463" w14:textId="77777777" w:rsidR="00865CD2" w:rsidRPr="008433A2" w:rsidRDefault="00865CD2" w:rsidP="008433A2">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8433A2">
        <w:rPr>
          <w:rFonts w:cs="Times New Roman"/>
          <w:rtl/>
          <w:lang w:val="en-US"/>
        </w:rPr>
        <w:t>רבי</w:t>
      </w:r>
      <w:r>
        <w:rPr>
          <w:lang w:val="en-US"/>
        </w:rPr>
        <w:t xml:space="preserve">. </w:t>
      </w:r>
      <w:r>
        <w:t>On this title see vol. 3, Introduction 6.4.1.2.2.5.4, p. 41.</w:t>
      </w:r>
    </w:p>
  </w:footnote>
  <w:footnote w:id="3230">
    <w:p w14:paraId="0E27085F" w14:textId="77777777" w:rsidR="00865CD2" w:rsidRPr="00CF1A86" w:rsidRDefault="00865CD2" w:rsidP="00CF1A86">
      <w:pPr>
        <w:pStyle w:val="FootnoteText"/>
        <w:bidi w:val="0"/>
        <w:spacing w:line="240" w:lineRule="auto"/>
        <w:rPr>
          <w:lang w:val="en-US"/>
        </w:rPr>
      </w:pPr>
      <w:r>
        <w:rPr>
          <w:rStyle w:val="FootnoteReference"/>
        </w:rPr>
        <w:footnoteRef/>
      </w:r>
      <w:r>
        <w:rPr>
          <w:rtl/>
        </w:rPr>
        <w:t xml:space="preserve"> </w:t>
      </w:r>
      <w:r>
        <w:rPr>
          <w:lang w:val="en-US"/>
        </w:rPr>
        <w:t xml:space="preserve">West of </w:t>
      </w:r>
      <w:smartTag w:uri="urn:schemas-microsoft-com:office:smarttags" w:element="place">
        <w:smartTag w:uri="urn:schemas-microsoft-com:office:smarttags" w:element="City">
          <w:r>
            <w:rPr>
              <w:lang w:val="en-US"/>
            </w:rPr>
            <w:t>Hebron</w:t>
          </w:r>
        </w:smartTag>
      </w:smartTag>
      <w:r>
        <w:rPr>
          <w:lang w:val="en-US"/>
        </w:rPr>
        <w:t>.</w:t>
      </w:r>
    </w:p>
  </w:footnote>
  <w:footnote w:id="3231">
    <w:p w14:paraId="0A78E87A"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32">
    <w:p w14:paraId="5B7B3A21" w14:textId="77777777" w:rsidR="00865CD2" w:rsidRPr="009E48D3" w:rsidRDefault="00865CD2" w:rsidP="00184980">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3233">
    <w:p w14:paraId="2171EB77"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w:t>
      </w:r>
      <w:r>
        <w:rPr>
          <w:lang w:val="en-US"/>
        </w:rPr>
        <w:t>n</w:t>
      </w:r>
      <w:r>
        <w:rPr>
          <w:lang w:val="en-US"/>
        </w:rPr>
        <w:t>scription and kindly allowed me to make use of her readings. Not all the names she read can be seen in the photograph.</w:t>
      </w:r>
    </w:p>
  </w:footnote>
  <w:footnote w:id="3234">
    <w:p w14:paraId="2A630827" w14:textId="77777777" w:rsidR="00865CD2" w:rsidRPr="009E48D3" w:rsidRDefault="00865CD2" w:rsidP="008D0FF2">
      <w:pPr>
        <w:pStyle w:val="FootnoteText"/>
        <w:bidi w:val="0"/>
        <w:spacing w:line="240" w:lineRule="auto"/>
        <w:rPr>
          <w:lang w:val="en-US"/>
        </w:rPr>
      </w:pPr>
      <w:r>
        <w:rPr>
          <w:rStyle w:val="FootnoteReference"/>
        </w:rPr>
        <w:footnoteRef/>
      </w:r>
      <w:r>
        <w:rPr>
          <w:lang w:val="en-US"/>
        </w:rPr>
        <w:t xml:space="preserve"> See above, n.</w:t>
      </w:r>
      <w:r>
        <w:rPr>
          <w:rFonts w:cs="Times New Roman"/>
        </w:rPr>
        <w:t xml:space="preserve"> 180</w:t>
      </w:r>
      <w:r>
        <w:rPr>
          <w:lang w:val="en-US"/>
        </w:rPr>
        <w:t>.</w:t>
      </w:r>
    </w:p>
  </w:footnote>
  <w:footnote w:id="3235">
    <w:p w14:paraId="343C846E" w14:textId="77777777" w:rsidR="00865CD2" w:rsidRPr="007E5E61" w:rsidRDefault="00865CD2" w:rsidP="008D0FF2">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181</w:t>
      </w:r>
      <w:r>
        <w:rPr>
          <w:lang w:val="en-US"/>
        </w:rPr>
        <w:t>.</w:t>
      </w:r>
    </w:p>
  </w:footnote>
  <w:footnote w:id="3236">
    <w:p w14:paraId="10B135A6" w14:textId="77777777" w:rsidR="00865CD2" w:rsidRPr="00B44D14" w:rsidRDefault="00865CD2" w:rsidP="007512C8">
      <w:pPr>
        <w:pStyle w:val="FootnoteText"/>
        <w:bidi w:val="0"/>
        <w:spacing w:line="240" w:lineRule="auto"/>
        <w:rPr>
          <w:rFonts w:cs="Times New Roman"/>
          <w:rtl/>
          <w:lang w:val="en-US"/>
        </w:rPr>
      </w:pPr>
      <w:r w:rsidRPr="00B44D14">
        <w:rPr>
          <w:rStyle w:val="FootnoteReference"/>
          <w:rFonts w:cs="Times New Roman"/>
          <w:rtl/>
        </w:rPr>
        <w:footnoteRef/>
      </w:r>
      <w:r w:rsidRPr="00B44D14">
        <w:rPr>
          <w:rFonts w:cs="Times New Roman"/>
          <w:lang w:eastAsia="en-GB"/>
        </w:rPr>
        <w:t xml:space="preserve"> </w:t>
      </w:r>
      <w:r w:rsidRPr="00B44D14">
        <w:rPr>
          <w:rFonts w:cs="Times New Roman"/>
          <w:lang w:val="en-US"/>
        </w:rPr>
        <w:t xml:space="preserve">Biblical, e.g. 1 Kgs 12:22. </w:t>
      </w:r>
    </w:p>
  </w:footnote>
  <w:footnote w:id="3237">
    <w:p w14:paraId="7963D1EE" w14:textId="77777777" w:rsidR="00865CD2" w:rsidRPr="001E43E5" w:rsidRDefault="00865CD2" w:rsidP="00AB0C03">
      <w:pPr>
        <w:pStyle w:val="FootnoteText"/>
        <w:bidi w:val="0"/>
        <w:spacing w:line="240" w:lineRule="auto"/>
        <w:rPr>
          <w:lang w:val="en-US"/>
        </w:rPr>
      </w:pPr>
      <w:r>
        <w:rPr>
          <w:rStyle w:val="FootnoteReference"/>
        </w:rPr>
        <w:footnoteRef/>
      </w:r>
      <w:r>
        <w:rPr>
          <w:rtl/>
        </w:rPr>
        <w:t xml:space="preserve"> </w:t>
      </w:r>
      <w:r w:rsidRPr="00B44D14">
        <w:rPr>
          <w:rFonts w:cs="Times New Roman"/>
          <w:lang w:val="en-US"/>
        </w:rPr>
        <w:t xml:space="preserve">So in </w:t>
      </w:r>
      <w:smartTag w:uri="urn:schemas-microsoft-com:office:smarttags" w:element="place">
        <w:smartTag w:uri="urn:schemas-microsoft-com:office:smarttags" w:element="country-region">
          <w:r w:rsidRPr="00B44D14">
            <w:rPr>
              <w:rFonts w:cs="Times New Roman"/>
              <w:lang w:val="en-US"/>
            </w:rPr>
            <w:t>Vatican</w:t>
          </w:r>
        </w:smartTag>
      </w:smartTag>
      <w:r w:rsidRPr="00B44D14">
        <w:rPr>
          <w:rFonts w:cs="Times New Roman"/>
          <w:lang w:val="en-US"/>
        </w:rPr>
        <w:t xml:space="preserve"> Ms. </w:t>
      </w:r>
      <w:r>
        <w:rPr>
          <w:rFonts w:cs="Times New Roman"/>
          <w:lang w:val="en-US"/>
        </w:rPr>
        <w:t xml:space="preserve">Most mss have </w:t>
      </w:r>
      <w:r>
        <w:rPr>
          <w:rFonts w:cs="Times New Roman" w:hint="cs"/>
          <w:rtl/>
          <w:lang w:val="en-US"/>
        </w:rPr>
        <w:t>שמעיה</w:t>
      </w:r>
      <w:r w:rsidRPr="00B44D14">
        <w:rPr>
          <w:rFonts w:cs="Times New Roman"/>
          <w:lang w:val="en-US"/>
        </w:rPr>
        <w:t>.</w:t>
      </w:r>
      <w:r>
        <w:rPr>
          <w:lang w:val="en-US"/>
        </w:rPr>
        <w:t xml:space="preserve"> On this name see Isaiah B/M, above.</w:t>
      </w:r>
    </w:p>
  </w:footnote>
  <w:footnote w:id="3238">
    <w:p w14:paraId="0579933F"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in in a Palestinian source with no chronological context, see Introduction 7.4.4.</w:t>
      </w:r>
    </w:p>
  </w:footnote>
  <w:footnote w:id="3239">
    <w:p w14:paraId="24128E10" w14:textId="77777777" w:rsidR="00865CD2" w:rsidRPr="00185535" w:rsidRDefault="00865CD2" w:rsidP="00AA333D">
      <w:pPr>
        <w:pStyle w:val="FootnoteText"/>
        <w:bidi w:val="0"/>
        <w:spacing w:line="240" w:lineRule="auto"/>
        <w:rPr>
          <w:rtl/>
          <w:lang w:val="en-US"/>
        </w:rPr>
      </w:pPr>
      <w:r>
        <w:rPr>
          <w:rStyle w:val="FootnoteReference"/>
        </w:rPr>
        <w:footnoteRef/>
      </w:r>
      <w:r>
        <w:rPr>
          <w:rtl/>
        </w:rPr>
        <w:t xml:space="preserve"> </w:t>
      </w:r>
      <w:r>
        <w:t xml:space="preserve">Reading according to Naveh, </w:t>
      </w:r>
      <w:r>
        <w:rPr>
          <w:i/>
          <w:iCs/>
        </w:rPr>
        <w:t>OSM</w:t>
      </w:r>
      <w:r>
        <w:t>, no. 71.</w:t>
      </w:r>
      <w:r>
        <w:rPr>
          <w:i/>
          <w:iCs/>
        </w:rPr>
        <w:t xml:space="preserve"> </w:t>
      </w:r>
      <w:r>
        <w:t xml:space="preserve">In the Bible the form </w:t>
      </w:r>
      <w:r w:rsidRPr="003A0135">
        <w:rPr>
          <w:rFonts w:cs="Times New Roman"/>
          <w:rtl/>
        </w:rPr>
        <w:t>שמעי</w:t>
      </w:r>
      <w:r>
        <w:rPr>
          <w:lang w:val="en-US"/>
        </w:rPr>
        <w:t xml:space="preserve"> is mentioned, e.g. Exod 6:17.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w:t>
      </w:r>
      <w:r w:rsidRPr="00A0126A">
        <w:rPr>
          <w:lang w:val="en-US"/>
        </w:rPr>
        <w:t>o</w:t>
      </w:r>
      <w:r w:rsidRPr="00A0126A">
        <w:rPr>
          <w:lang w:val="en-US"/>
        </w:rPr>
        <w:t>duction 2.3.4.3</w:t>
      </w:r>
      <w:r>
        <w:rPr>
          <w:lang w:val="en-US"/>
        </w:rPr>
        <w:t xml:space="preserve">, p. </w:t>
      </w:r>
      <w:r>
        <w:rPr>
          <w:u w:color="FFFF00"/>
          <w:lang w:val="en-US"/>
        </w:rPr>
        <w:t>12</w:t>
      </w:r>
      <w:r>
        <w:rPr>
          <w:lang w:val="en-US"/>
        </w:rPr>
        <w:t>.</w:t>
      </w:r>
    </w:p>
  </w:footnote>
  <w:footnote w:id="3240">
    <w:p w14:paraId="76E0BBCC" w14:textId="77777777" w:rsidR="00865CD2" w:rsidRPr="00706A70" w:rsidRDefault="00865CD2">
      <w:pPr>
        <w:pStyle w:val="FootnoteText"/>
        <w:bidi w:val="0"/>
        <w:spacing w:line="240" w:lineRule="auto"/>
        <w:rPr>
          <w:rFonts w:cs="Times New Roman"/>
          <w:lang w:val="en-US"/>
        </w:rPr>
      </w:pPr>
      <w:r w:rsidRPr="00B44D14">
        <w:rPr>
          <w:rStyle w:val="FootnoteReference"/>
          <w:rFonts w:cs="Times New Roman"/>
        </w:rPr>
        <w:footnoteRef/>
      </w:r>
      <w:r w:rsidRPr="00B44D14">
        <w:rPr>
          <w:rFonts w:cs="Times New Roman"/>
          <w:rtl/>
        </w:rPr>
        <w:t xml:space="preserve"> </w:t>
      </w:r>
      <w:r w:rsidRPr="00706A70">
        <w:rPr>
          <w:rFonts w:cs="Times New Roman"/>
          <w:lang w:val="en-US"/>
        </w:rPr>
        <w:t xml:space="preserve">In Greek in Hebrew characters </w:t>
      </w:r>
      <w:r w:rsidRPr="00B44D14">
        <w:rPr>
          <w:rFonts w:cs="Times New Roman"/>
        </w:rPr>
        <w:t xml:space="preserve">– </w:t>
      </w:r>
      <w:r w:rsidRPr="00B44D14">
        <w:rPr>
          <w:rFonts w:cs="Times New Roman"/>
          <w:rtl/>
        </w:rPr>
        <w:t>קוריס</w:t>
      </w:r>
      <w:r w:rsidRPr="00B44D14">
        <w:rPr>
          <w:rFonts w:cs="Times New Roman"/>
        </w:rPr>
        <w:t>.</w:t>
      </w:r>
      <w:r>
        <w:rPr>
          <w:rFonts w:cs="Times New Roman"/>
        </w:rPr>
        <w:t xml:space="preserve"> In this title see Introduction 3.1.3.2.</w:t>
      </w:r>
    </w:p>
  </w:footnote>
  <w:footnote w:id="3241">
    <w:p w14:paraId="269185F6" w14:textId="77777777" w:rsidR="00865CD2" w:rsidRPr="00FA1F24" w:rsidRDefault="00865CD2" w:rsidP="00FA1F24">
      <w:pPr>
        <w:pStyle w:val="FootnoteText"/>
        <w:bidi w:val="0"/>
        <w:spacing w:line="240" w:lineRule="auto"/>
        <w:rPr>
          <w:lang w:val="en-US"/>
        </w:rPr>
      </w:pPr>
      <w:r>
        <w:rPr>
          <w:rStyle w:val="FootnoteReference"/>
        </w:rPr>
        <w:footnoteRef/>
      </w:r>
      <w:r>
        <w:t xml:space="preserve"> </w:t>
      </w:r>
      <w:r>
        <w:rPr>
          <w:lang w:val="en-US"/>
        </w:rPr>
        <w:t xml:space="preserve">West of </w:t>
      </w:r>
      <w:smartTag w:uri="urn:schemas-microsoft-com:office:smarttags" w:element="place">
        <w:smartTag w:uri="urn:schemas-microsoft-com:office:smarttags" w:element="City">
          <w:r>
            <w:rPr>
              <w:lang w:val="en-US"/>
            </w:rPr>
            <w:t>Hebron</w:t>
          </w:r>
        </w:smartTag>
      </w:smartTag>
      <w:r>
        <w:rPr>
          <w:lang w:val="en-US"/>
        </w:rPr>
        <w:t>.</w:t>
      </w:r>
    </w:p>
  </w:footnote>
  <w:footnote w:id="3242">
    <w:p w14:paraId="37CCE3CB" w14:textId="77777777" w:rsidR="00865CD2" w:rsidRPr="005F539E" w:rsidRDefault="00865CD2" w:rsidP="00F56545">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243">
    <w:p w14:paraId="4A4BA9C7"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435</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see I</w:t>
      </w:r>
      <w:r w:rsidRPr="002F6202">
        <w:rPr>
          <w:lang w:val="en-US"/>
        </w:rPr>
        <w:t>n</w:t>
      </w:r>
      <w:r w:rsidRPr="002F6202">
        <w:rPr>
          <w:lang w:val="en-US"/>
        </w:rPr>
        <w:t xml:space="preserve">troduction </w:t>
      </w:r>
      <w:r>
        <w:rPr>
          <w:lang w:val="en-US"/>
        </w:rPr>
        <w:t>7.5.2.1</w:t>
      </w:r>
      <w:r w:rsidRPr="002F6202">
        <w:rPr>
          <w:lang w:val="en-US"/>
        </w:rPr>
        <w:t>.</w:t>
      </w:r>
    </w:p>
  </w:footnote>
  <w:footnote w:id="3244">
    <w:p w14:paraId="53BD18A0" w14:textId="77777777" w:rsidR="00865CD2" w:rsidRPr="00B44D14" w:rsidRDefault="00865CD2" w:rsidP="009C5DC6">
      <w:pPr>
        <w:pStyle w:val="FootnoteText"/>
        <w:bidi w:val="0"/>
        <w:spacing w:line="240" w:lineRule="auto"/>
        <w:rPr>
          <w:rFonts w:cs="Times New Roman"/>
          <w:rtl/>
          <w:lang w:val="en-US"/>
        </w:rPr>
      </w:pPr>
      <w:r w:rsidRPr="00B44D14">
        <w:rPr>
          <w:rStyle w:val="FootnoteReference"/>
          <w:rFonts w:cs="Times New Roman"/>
          <w:rtl/>
        </w:rPr>
        <w:footnoteRef/>
      </w:r>
      <w:r w:rsidRPr="00B44D14">
        <w:rPr>
          <w:rFonts w:cs="Times New Roman"/>
          <w:lang w:val="en-US"/>
        </w:rPr>
        <w:t xml:space="preserve"> Biblical, e.g. </w:t>
      </w:r>
      <w:r>
        <w:rPr>
          <w:rFonts w:cs="Times New Roman"/>
          <w:lang w:val="en-US"/>
        </w:rPr>
        <w:t>1 Kgs</w:t>
      </w:r>
      <w:r w:rsidRPr="00B44D14">
        <w:rPr>
          <w:rFonts w:cs="Times New Roman"/>
          <w:lang w:val="en-US"/>
        </w:rPr>
        <w:t xml:space="preserve"> </w:t>
      </w:r>
      <w:r>
        <w:rPr>
          <w:rFonts w:cs="Times New Roman"/>
          <w:lang w:val="en-US"/>
        </w:rPr>
        <w:t>19:16</w:t>
      </w:r>
      <w:r w:rsidRPr="00B44D14">
        <w:rPr>
          <w:rFonts w:cs="Times New Roman"/>
          <w:lang w:val="en-US"/>
        </w:rPr>
        <w:t>.</w:t>
      </w:r>
      <w:r>
        <w:rPr>
          <w:rFonts w:cs="Times New Roman"/>
          <w:lang w:val="en-US"/>
        </w:rPr>
        <w:t xml:space="preserve"> Shafat was the name of the prophet Elisha’s father.</w:t>
      </w:r>
    </w:p>
  </w:footnote>
  <w:footnote w:id="3245">
    <w:p w14:paraId="18668A18" w14:textId="77777777" w:rsidR="00865CD2" w:rsidRPr="00F14900" w:rsidRDefault="00865CD2" w:rsidP="00F14900">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3246">
    <w:p w14:paraId="30CC77A3" w14:textId="77777777" w:rsidR="00865CD2" w:rsidRPr="001B19D8" w:rsidRDefault="00865CD2" w:rsidP="00292E86">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list </w:t>
      </w:r>
      <w:r w:rsidRPr="001B19D8">
        <w:rPr>
          <w:rFonts w:cs="Times New Roman"/>
          <w:lang w:val="en-US"/>
        </w:rPr>
        <w:t>see I</w:t>
      </w:r>
      <w:r w:rsidRPr="001B19D8">
        <w:rPr>
          <w:rFonts w:cs="Times New Roman"/>
          <w:lang w:val="en-US"/>
        </w:rPr>
        <w:t>n</w:t>
      </w:r>
      <w:r w:rsidRPr="001B19D8">
        <w:rPr>
          <w:rFonts w:cs="Times New Roman"/>
          <w:lang w:val="en-US"/>
        </w:rPr>
        <w:t xml:space="preserve">troduction </w:t>
      </w:r>
      <w:r>
        <w:rPr>
          <w:rFonts w:cs="Times New Roman"/>
          <w:lang w:val="en-US"/>
        </w:rPr>
        <w:t>3.3.1</w:t>
      </w:r>
      <w:r w:rsidRPr="001B19D8">
        <w:rPr>
          <w:rFonts w:cs="Times New Roman"/>
          <w:lang w:val="en-US"/>
        </w:rPr>
        <w:t xml:space="preserve">. </w:t>
      </w:r>
    </w:p>
  </w:footnote>
  <w:footnote w:id="3247">
    <w:p w14:paraId="2F16758B" w14:textId="77777777" w:rsidR="00865CD2" w:rsidRPr="00B44D14" w:rsidRDefault="00865CD2" w:rsidP="006D1E23">
      <w:pPr>
        <w:pStyle w:val="FootnoteText"/>
        <w:bidi w:val="0"/>
        <w:spacing w:line="240" w:lineRule="auto"/>
        <w:rPr>
          <w:rFonts w:cs="Times New Roman"/>
          <w:lang w:val="en-US"/>
        </w:rPr>
      </w:pPr>
      <w:r w:rsidRPr="00B44D14">
        <w:rPr>
          <w:rStyle w:val="FootnoteReference"/>
          <w:rFonts w:cs="Times New Roman"/>
        </w:rPr>
        <w:footnoteRef/>
      </w:r>
      <w:r w:rsidRPr="00B44D14">
        <w:rPr>
          <w:rFonts w:cs="Times New Roman"/>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w:t>
      </w:r>
      <w:r>
        <w:rPr>
          <w:rFonts w:cs="Times New Roman"/>
          <w:lang w:val="en-US"/>
        </w:rPr>
        <w:t>r</w:t>
      </w:r>
      <w:r>
        <w:rPr>
          <w:rFonts w:cs="Times New Roman"/>
          <w:lang w:val="en-US"/>
        </w:rPr>
        <w:t>wise stated,</w:t>
      </w:r>
      <w:r w:rsidRPr="007803EC">
        <w:rPr>
          <w:rFonts w:cs="Times New Roman"/>
          <w:lang w:val="en-US"/>
        </w:rPr>
        <w:t xml:space="preserve"> are S</w:t>
      </w:r>
      <w:r w:rsidRPr="007803EC">
        <w:rPr>
          <w:rFonts w:cs="Times New Roman"/>
          <w:lang w:val="en-US"/>
        </w:rPr>
        <w:t>a</w:t>
      </w:r>
      <w:r w:rsidRPr="007803EC">
        <w:rPr>
          <w:rFonts w:cs="Times New Roman"/>
          <w:lang w:val="en-US"/>
        </w:rPr>
        <w:t xml:space="preserve">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3248">
    <w:p w14:paraId="0BA81A5C"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3249">
    <w:p w14:paraId="4B07EC20" w14:textId="77777777" w:rsidR="00865CD2" w:rsidRDefault="00865CD2" w:rsidP="008D0FF2">
      <w:pPr>
        <w:pStyle w:val="FootnoteText"/>
        <w:bidi w:val="0"/>
        <w:spacing w:line="240" w:lineRule="auto"/>
        <w:rPr>
          <w:lang w:val="en-US"/>
        </w:rPr>
      </w:pPr>
      <w:r>
        <w:rPr>
          <w:rStyle w:val="FootnoteReference"/>
        </w:rPr>
        <w:footnoteRef/>
      </w:r>
      <w:r>
        <w:rPr>
          <w:rtl/>
        </w:rPr>
        <w:t xml:space="preserve"> </w:t>
      </w:r>
      <w:r w:rsidRPr="005E436F">
        <w:rPr>
          <w:lang w:val="en-US"/>
        </w:rPr>
        <w:t>So in the Vilna Print</w:t>
      </w:r>
      <w:r>
        <w:rPr>
          <w:lang w:val="en-US"/>
        </w:rPr>
        <w:t>.</w:t>
      </w:r>
      <w:r w:rsidRPr="005E436F">
        <w:rPr>
          <w:lang w:val="en-US"/>
        </w:rPr>
        <w:t xml:space="preserve"> </w:t>
      </w:r>
      <w:r>
        <w:rPr>
          <w:lang w:val="en-US"/>
        </w:rPr>
        <w:t>This pe</w:t>
      </w:r>
      <w:r>
        <w:rPr>
          <w:lang w:val="en-US"/>
        </w:rPr>
        <w:t>r</w:t>
      </w:r>
      <w:r>
        <w:rPr>
          <w:lang w:val="en-US"/>
        </w:rPr>
        <w:t>son was obviously not well known, and his name was not stable so that the scribes of the mss were not sure how to write it, see vol. 4, Introduction 5.1.1.2.1.1, pp. 23-4. This being a biblical name e.g. 2 Sam 3:4, this is obviously a scribal “correction,” see vol. 4, Introdu</w:t>
      </w:r>
      <w:r>
        <w:rPr>
          <w:lang w:val="en-US"/>
        </w:rPr>
        <w:t>c</w:t>
      </w:r>
      <w:r>
        <w:rPr>
          <w:lang w:val="en-US"/>
        </w:rPr>
        <w:t>tion 2.7.2, p. 18.</w:t>
      </w:r>
    </w:p>
  </w:footnote>
  <w:footnote w:id="3250">
    <w:p w14:paraId="09FA6404" w14:textId="77777777" w:rsidR="00865CD2" w:rsidRDefault="00865CD2" w:rsidP="008D0FF2">
      <w:pPr>
        <w:pStyle w:val="FootnoteText"/>
        <w:bidi w:val="0"/>
        <w:spacing w:line="240" w:lineRule="auto"/>
        <w:rPr>
          <w:lang w:val="en-US"/>
        </w:rPr>
      </w:pPr>
      <w:r>
        <w:rPr>
          <w:rStyle w:val="FootnoteReference"/>
        </w:rPr>
        <w:footnoteRef/>
      </w:r>
      <w:r>
        <w:rPr>
          <w:rtl/>
        </w:rPr>
        <w:t xml:space="preserve"> </w:t>
      </w:r>
      <w:r w:rsidRPr="005E436F">
        <w:rPr>
          <w:lang w:val="en-US"/>
        </w:rPr>
        <w:t>So in most versions</w:t>
      </w:r>
      <w:r>
        <w:rPr>
          <w:lang w:val="en-US"/>
        </w:rPr>
        <w:t>, see previous note. On this suffix see vol. 1, Intr</w:t>
      </w:r>
      <w:r>
        <w:rPr>
          <w:lang w:val="en-US"/>
        </w:rPr>
        <w:t>o</w:t>
      </w:r>
      <w:r>
        <w:rPr>
          <w:lang w:val="en-US"/>
        </w:rPr>
        <w:t>duction 2.4.1, p. 23.</w:t>
      </w:r>
    </w:p>
  </w:footnote>
  <w:footnote w:id="3251">
    <w:p w14:paraId="65DB9F81" w14:textId="77777777" w:rsidR="00865CD2" w:rsidRDefault="00865CD2" w:rsidP="008D0FF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Oxford</w:t>
          </w:r>
        </w:smartTag>
      </w:smartTag>
      <w:r w:rsidRPr="005E436F">
        <w:rPr>
          <w:lang w:val="en-US"/>
        </w:rPr>
        <w:t xml:space="preserve"> Opp.Add. fol. 23 Ms</w:t>
      </w:r>
      <w:r>
        <w:rPr>
          <w:lang w:val="en-US"/>
        </w:rPr>
        <w:t>, see n. 6</w:t>
      </w:r>
      <w:r w:rsidRPr="005E436F">
        <w:rPr>
          <w:lang w:val="en-US"/>
        </w:rPr>
        <w:t>.</w:t>
      </w:r>
    </w:p>
  </w:footnote>
  <w:footnote w:id="3252">
    <w:p w14:paraId="3582FE97" w14:textId="77777777" w:rsidR="00865CD2" w:rsidRDefault="00865CD2" w:rsidP="00B61E49">
      <w:pPr>
        <w:pStyle w:val="FootnoteText"/>
        <w:bidi w:val="0"/>
        <w:spacing w:line="240" w:lineRule="auto"/>
        <w:rPr>
          <w:rFonts w:cs="Times New Roman"/>
          <w:lang w:val="en-US"/>
        </w:rPr>
      </w:pPr>
      <w:r>
        <w:rPr>
          <w:rStyle w:val="FootnoteReference"/>
        </w:rPr>
        <w:footnoteRef/>
      </w:r>
      <w:r>
        <w:rPr>
          <w:rtl/>
        </w:rPr>
        <w:t xml:space="preserve"> </w:t>
      </w:r>
      <w:r w:rsidRPr="005E436F">
        <w:rPr>
          <w:lang w:val="en-US"/>
        </w:rPr>
        <w:t xml:space="preserve">Although he appears only here in BT, he is designated </w:t>
      </w:r>
      <w:r w:rsidRPr="005E436F">
        <w:rPr>
          <w:rFonts w:cs="Times New Roman" w:hint="eastAsia"/>
          <w:rtl/>
          <w:lang w:val="en-US"/>
        </w:rPr>
        <w:t>רבי</w:t>
      </w:r>
      <w:r w:rsidRPr="005E436F">
        <w:rPr>
          <w:rFonts w:cs="Times New Roman"/>
          <w:lang w:val="en-US"/>
        </w:rPr>
        <w:t xml:space="preserve">, see Introduction </w:t>
      </w:r>
      <w:r>
        <w:t>5.1.3.2</w:t>
      </w:r>
      <w:r>
        <w:rPr>
          <w:rFonts w:cs="Times New Roman"/>
          <w:u w:color="FFFF00"/>
        </w:rPr>
        <w:t>.2</w:t>
      </w:r>
      <w:r w:rsidRPr="005E436F">
        <w:rPr>
          <w:rFonts w:cs="Times New Roman"/>
          <w:lang w:val="en-US"/>
        </w:rPr>
        <w:t>, and is found in a</w:t>
      </w:r>
      <w:r w:rsidRPr="005E436F">
        <w:rPr>
          <w:rFonts w:cs="Times New Roman"/>
          <w:lang w:val="en-US"/>
        </w:rPr>
        <w:t>s</w:t>
      </w:r>
      <w:r w:rsidRPr="005E436F">
        <w:rPr>
          <w:rFonts w:cs="Times New Roman"/>
          <w:lang w:val="en-US"/>
        </w:rPr>
        <w:t xml:space="preserve">sociation with Palestinian rabbis, see Introduction </w:t>
      </w:r>
      <w:r>
        <w:t>5.1.3.2</w:t>
      </w:r>
      <w:r>
        <w:rPr>
          <w:rFonts w:cs="Times New Roman"/>
          <w:u w:color="FFFF00"/>
        </w:rPr>
        <w:t>.3</w:t>
      </w:r>
      <w:r w:rsidRPr="005E436F">
        <w:rPr>
          <w:rFonts w:cs="Times New Roman"/>
          <w:lang w:val="en-US"/>
        </w:rPr>
        <w:t>.</w:t>
      </w:r>
    </w:p>
  </w:footnote>
  <w:footnote w:id="3253">
    <w:p w14:paraId="7D6DC1D1" w14:textId="77777777" w:rsidR="00865CD2" w:rsidRPr="00791D5E" w:rsidRDefault="00865CD2" w:rsidP="00791D5E">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3254">
    <w:p w14:paraId="76B15C65" w14:textId="77777777" w:rsidR="00865CD2" w:rsidRPr="00B703CB" w:rsidRDefault="00865CD2" w:rsidP="000B4AD5">
      <w:pPr>
        <w:pStyle w:val="FootnoteText"/>
        <w:bidi w:val="0"/>
        <w:spacing w:line="240" w:lineRule="auto"/>
        <w:rPr>
          <w:rFonts w:cs="Times New Roman"/>
          <w:rtl/>
        </w:rPr>
      </w:pPr>
      <w:r w:rsidRPr="00B703CB">
        <w:rPr>
          <w:rFonts w:cs="Times New Roman"/>
          <w:vertAlign w:val="superscript"/>
          <w:rtl/>
        </w:rPr>
        <w:footnoteRef/>
      </w:r>
      <w:r w:rsidRPr="00B703CB">
        <w:rPr>
          <w:rFonts w:cs="Times New Roman"/>
        </w:rPr>
        <w:t xml:space="preserve"> Biblical, 1 Chr 4:12.</w:t>
      </w:r>
    </w:p>
  </w:footnote>
  <w:footnote w:id="3255">
    <w:p w14:paraId="0D327712" w14:textId="77777777" w:rsidR="00865CD2" w:rsidRPr="00B703CB" w:rsidRDefault="00865CD2" w:rsidP="00B703CB">
      <w:pPr>
        <w:pStyle w:val="FootnoteText"/>
        <w:bidi w:val="0"/>
        <w:spacing w:line="240" w:lineRule="auto"/>
        <w:rPr>
          <w:lang w:val="en-US"/>
        </w:rPr>
      </w:pPr>
      <w:r>
        <w:rPr>
          <w:rStyle w:val="FootnoteReference"/>
        </w:rPr>
        <w:footnoteRef/>
      </w:r>
      <w:r>
        <w:rPr>
          <w:rtl/>
        </w:rPr>
        <w:t xml:space="preserve"> </w:t>
      </w:r>
      <w:r>
        <w:rPr>
          <w:lang w:val="en-US"/>
        </w:rPr>
        <w:t xml:space="preserve">In Aramaic – </w:t>
      </w:r>
      <w:r w:rsidRPr="00B703CB">
        <w:rPr>
          <w:rFonts w:cs="Times New Roman"/>
          <w:rtl/>
          <w:lang w:val="en-US"/>
        </w:rPr>
        <w:t>חסידא</w:t>
      </w:r>
      <w:r>
        <w:rPr>
          <w:lang w:val="en-US"/>
        </w:rPr>
        <w:t>. On such designation see Introduction 3.1.3.7.1.</w:t>
      </w:r>
    </w:p>
  </w:footnote>
  <w:footnote w:id="3256">
    <w:p w14:paraId="640EA210" w14:textId="77777777" w:rsidR="00865CD2" w:rsidRPr="00B32F2E" w:rsidRDefault="00865CD2" w:rsidP="00ED04FD">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3257">
    <w:p w14:paraId="206C2651" w14:textId="77777777" w:rsidR="00865CD2" w:rsidRPr="009C31C8" w:rsidRDefault="00865CD2" w:rsidP="00E166FA">
      <w:pPr>
        <w:pStyle w:val="FootnoteText"/>
        <w:bidi w:val="0"/>
        <w:spacing w:line="240" w:lineRule="auto"/>
        <w:rPr>
          <w:rFonts w:cs="Times New Roman"/>
          <w:rtl/>
        </w:rPr>
      </w:pPr>
      <w:r w:rsidRPr="00FD62BD">
        <w:rPr>
          <w:rFonts w:cs="Times New Roman"/>
          <w:vertAlign w:val="superscript"/>
          <w:rtl/>
        </w:rPr>
        <w:footnoteRef/>
      </w:r>
      <w:r w:rsidRPr="00FD62BD">
        <w:rPr>
          <w:rFonts w:cs="Times New Roman"/>
        </w:rPr>
        <w:t xml:space="preserve"> Biblical, e.g. Gen 25:15. The name is associated with a son of Ishmael – i.e. it may be of Arab</w:t>
      </w:r>
      <w:r w:rsidRPr="009A4CB8">
        <w:t xml:space="preserve"> </w:t>
      </w:r>
      <w:r w:rsidRPr="009C31C8">
        <w:rPr>
          <w:rFonts w:cs="Times New Roman"/>
        </w:rPr>
        <w:t>extra</w:t>
      </w:r>
      <w:r w:rsidRPr="009C31C8">
        <w:rPr>
          <w:rFonts w:cs="Times New Roman"/>
        </w:rPr>
        <w:t>c</w:t>
      </w:r>
      <w:r w:rsidRPr="009C31C8">
        <w:rPr>
          <w:rFonts w:cs="Times New Roman"/>
        </w:rPr>
        <w:t xml:space="preserve">tion. The name </w:t>
      </w:r>
      <w:r w:rsidRPr="009C31C8">
        <w:rPr>
          <w:rFonts w:cs="Times New Roman"/>
          <w:rtl/>
        </w:rPr>
        <w:t>תימא</w:t>
      </w:r>
      <w:r w:rsidRPr="009C31C8">
        <w:rPr>
          <w:rFonts w:cs="Times New Roman"/>
        </w:rPr>
        <w:t xml:space="preserve"> is recorded in </w:t>
      </w:r>
      <w:smartTag w:uri="urn:schemas-microsoft-com:office:smarttags" w:element="place">
        <w:smartTag w:uri="urn:schemas-microsoft-com:office:smarttags" w:element="City">
          <w:r w:rsidRPr="009C31C8">
            <w:rPr>
              <w:rFonts w:cs="Times New Roman"/>
            </w:rPr>
            <w:t>Palmyra</w:t>
          </w:r>
        </w:smartTag>
      </w:smartTag>
      <w:r w:rsidRPr="009C31C8">
        <w:rPr>
          <w:rFonts w:cs="Times New Roman"/>
        </w:rPr>
        <w:t xml:space="preserve"> (Stark, </w:t>
      </w:r>
      <w:r w:rsidRPr="00FD62BD">
        <w:rPr>
          <w:rFonts w:cs="Times New Roman"/>
          <w:i/>
          <w:iCs/>
        </w:rPr>
        <w:t>PNPI</w:t>
      </w:r>
      <w:r w:rsidRPr="009C31C8">
        <w:rPr>
          <w:rFonts w:cs="Times New Roman"/>
        </w:rPr>
        <w:t>, 117).</w:t>
      </w:r>
    </w:p>
  </w:footnote>
  <w:footnote w:id="3258">
    <w:p w14:paraId="7006B77B" w14:textId="77777777" w:rsidR="00865CD2" w:rsidRPr="001524B6" w:rsidRDefault="00865CD2" w:rsidP="00731B35">
      <w:pPr>
        <w:pStyle w:val="FootnoteText"/>
        <w:bidi w:val="0"/>
        <w:spacing w:line="240" w:lineRule="auto"/>
        <w:rPr>
          <w:lang w:val="en-US"/>
        </w:rPr>
      </w:pPr>
      <w:r>
        <w:rPr>
          <w:rStyle w:val="FootnoteReference"/>
        </w:rPr>
        <w:footnoteRef/>
      </w:r>
      <w:r>
        <w:t xml:space="preserve"> </w:t>
      </w:r>
      <w:r w:rsidRPr="001524B6">
        <w:rPr>
          <w:lang w:val="en-US"/>
        </w:rPr>
        <w:t>Transmits in the name of Rabbi Hoshaya (</w:t>
      </w:r>
      <w:r>
        <w:rPr>
          <w:lang w:val="en-US"/>
        </w:rPr>
        <w:t>2</w:t>
      </w:r>
      <w:r w:rsidRPr="001524B6">
        <w:rPr>
          <w:lang w:val="en-US"/>
        </w:rPr>
        <w:t xml:space="preserve">), </w:t>
      </w:r>
      <w:r>
        <w:rPr>
          <w:lang w:val="en-US"/>
        </w:rPr>
        <w:t xml:space="preserve">who was a contemporary of Rabbi Yohanan (1), </w:t>
      </w:r>
      <w:r w:rsidRPr="001524B6">
        <w:rPr>
          <w:lang w:val="en-US"/>
        </w:rPr>
        <w:t xml:space="preserve">see Introduction </w:t>
      </w:r>
      <w:r>
        <w:rPr>
          <w:lang w:val="en-US"/>
        </w:rPr>
        <w:t>7.4.1</w:t>
      </w:r>
      <w:r w:rsidRPr="001524B6">
        <w:rPr>
          <w:lang w:val="en-US"/>
        </w:rPr>
        <w:t>.</w:t>
      </w:r>
    </w:p>
  </w:footnote>
  <w:footnote w:id="3259">
    <w:p w14:paraId="4CB9E384" w14:textId="77777777" w:rsidR="00865CD2" w:rsidRPr="001212F5" w:rsidRDefault="00865CD2" w:rsidP="00A306B3">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The inscription is bilingual Greek and Latin. So in the Greek. In LXX this name is recorded as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in Gen 25:15, see H &amp; R Suppl, 69. This is a close enough rendition. </w:t>
      </w:r>
    </w:p>
  </w:footnote>
  <w:footnote w:id="3260">
    <w:p w14:paraId="125A2648" w14:textId="77777777" w:rsidR="00865CD2" w:rsidRPr="00A306B3" w:rsidRDefault="00865CD2" w:rsidP="00A306B3">
      <w:pPr>
        <w:pStyle w:val="FootnoteText"/>
        <w:bidi w:val="0"/>
        <w:spacing w:line="240" w:lineRule="auto"/>
        <w:rPr>
          <w:lang w:val="en-US"/>
        </w:rPr>
      </w:pPr>
      <w:r>
        <w:rPr>
          <w:rStyle w:val="FootnoteReference"/>
        </w:rPr>
        <w:footnoteRef/>
      </w:r>
      <w:r>
        <w:rPr>
          <w:rtl/>
        </w:rPr>
        <w:t xml:space="preserve"> </w:t>
      </w:r>
      <w:r>
        <w:rPr>
          <w:lang w:val="en-US"/>
        </w:rPr>
        <w:t xml:space="preserve">The inscription is bilingual Greek and Latin. So in the Latin. In the Vulgate the reading is for Gen 25:15 is Thema. </w:t>
      </w:r>
      <w:r>
        <w:rPr>
          <w:rFonts w:cs="Times New Roman"/>
          <w:lang w:val="en-US"/>
        </w:rPr>
        <w:t>This is a close enough rendition.</w:t>
      </w:r>
    </w:p>
  </w:footnote>
  <w:footnote w:id="3261">
    <w:p w14:paraId="277B5E24" w14:textId="77777777" w:rsidR="00865CD2" w:rsidRDefault="00865CD2" w:rsidP="00752EAC">
      <w:pPr>
        <w:pStyle w:val="FootnoteText"/>
        <w:bidi w:val="0"/>
        <w:spacing w:line="240" w:lineRule="auto"/>
        <w:rPr>
          <w:rtl/>
          <w:lang w:val="en-US"/>
        </w:rPr>
      </w:pPr>
      <w:r w:rsidRPr="00926459">
        <w:rPr>
          <w:rFonts w:cs="Times New Roman"/>
          <w:vertAlign w:val="superscript"/>
          <w:rtl/>
        </w:rPr>
        <w:footnoteRef/>
      </w:r>
      <w:r w:rsidRPr="00926459">
        <w:rPr>
          <w:rFonts w:cs="Times New Roman"/>
        </w:rPr>
        <w:t xml:space="preserve"> In Greek</w:t>
      </w:r>
      <w:r>
        <w:t xml:space="preserve"> –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w:t>
      </w:r>
      <w:r>
        <w:rPr>
          <w:rFonts w:ascii="Graeca" w:hAnsi="Graeca"/>
        </w:rPr>
        <w:t></w:t>
      </w:r>
      <w:r>
        <w:rPr>
          <w:rFonts w:ascii="Graeca" w:hAnsi="Graeca"/>
        </w:rPr>
        <w:t></w:t>
      </w:r>
      <w: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w:t>
      </w:r>
      <w:r>
        <w:rPr>
          <w:rFonts w:ascii="Graeca" w:hAnsi="Graeca"/>
        </w:rPr>
        <w:t></w:t>
      </w:r>
      <w:r>
        <w:rPr>
          <w:rFonts w:ascii="Graeca" w:hAnsi="Graeca"/>
        </w:rPr>
        <w:t></w:t>
      </w:r>
      <w: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 xml:space="preserve">. In Latin – Septimiano Canotha (Septimiana being the Latin name of the town). Canatha is situated in </w:t>
      </w:r>
      <w:smartTag w:uri="urn:schemas-microsoft-com:office:smarttags" w:element="place">
        <w:r>
          <w:t>Transjordan</w:t>
        </w:r>
      </w:smartTag>
      <w:r>
        <w:t>. On such designations see vol. 1, Introduction 3.2.6, p. 34.</w:t>
      </w:r>
    </w:p>
  </w:footnote>
  <w:footnote w:id="3262">
    <w:p w14:paraId="42D75794" w14:textId="77777777" w:rsidR="00865CD2" w:rsidRPr="009A4CB8" w:rsidRDefault="00865CD2" w:rsidP="00F46845">
      <w:pPr>
        <w:pStyle w:val="FootnoteText"/>
        <w:bidi w:val="0"/>
        <w:spacing w:line="240" w:lineRule="auto"/>
        <w:rPr>
          <w:lang w:val="en-US"/>
        </w:rPr>
      </w:pPr>
      <w:r w:rsidRPr="009C31C8">
        <w:rPr>
          <w:rStyle w:val="FootnoteReference"/>
          <w:rFonts w:cs="Times New Roman"/>
        </w:rPr>
        <w:footnoteRef/>
      </w:r>
      <w:r w:rsidRPr="009C31C8">
        <w:rPr>
          <w:rFonts w:cs="Times New Roman"/>
        </w:rPr>
        <w:t xml:space="preserve"> Oehler, </w:t>
      </w:r>
      <w:r w:rsidRPr="009C31C8">
        <w:rPr>
          <w:rFonts w:cs="Times New Roman"/>
          <w:i/>
          <w:iCs/>
        </w:rPr>
        <w:t xml:space="preserve">MGWJ </w:t>
      </w:r>
      <w:r w:rsidRPr="009C31C8">
        <w:rPr>
          <w:rFonts w:cs="Times New Roman"/>
        </w:rPr>
        <w:t>53 (1909) 449</w:t>
      </w:r>
      <w:r w:rsidRPr="009A4CB8">
        <w:t xml:space="preserve"> writes “vielleicht ein Jude” probably based on the fact that he came to Gaul from Syria and had a Semitic name, but both criteria are not decisive</w:t>
      </w:r>
      <w:r>
        <w:t>, see vol. 3, Introdu</w:t>
      </w:r>
      <w:r>
        <w:t>c</w:t>
      </w:r>
      <w:r>
        <w:t xml:space="preserve">tion </w:t>
      </w:r>
      <w:r>
        <w:rPr>
          <w:u w:color="FFFF00"/>
        </w:rPr>
        <w:t>6.6.7, p. 52</w:t>
      </w:r>
      <w:r w:rsidRPr="009A4CB8">
        <w:t xml:space="preserve">. </w:t>
      </w:r>
      <w:r w:rsidRPr="009A4CB8">
        <w:rPr>
          <w:i/>
          <w:iCs/>
        </w:rPr>
        <w:t>CIJ</w:t>
      </w:r>
      <w:r w:rsidRPr="009A4CB8">
        <w:t xml:space="preserve"> thought he was a p</w:t>
      </w:r>
      <w:r w:rsidRPr="009A4CB8">
        <w:t>a</w:t>
      </w:r>
      <w:r w:rsidRPr="009A4CB8">
        <w:t>gan.</w:t>
      </w:r>
    </w:p>
  </w:footnote>
  <w:footnote w:id="3263">
    <w:p w14:paraId="5A47B410" w14:textId="77777777" w:rsidR="00865CD2" w:rsidRPr="0034297B" w:rsidRDefault="00865CD2" w:rsidP="008D2767">
      <w:pPr>
        <w:pStyle w:val="FootnoteText"/>
        <w:bidi w:val="0"/>
        <w:spacing w:line="240" w:lineRule="auto"/>
        <w:rPr>
          <w:lang w:val="en-US"/>
        </w:rPr>
      </w:pPr>
      <w:r>
        <w:rPr>
          <w:rStyle w:val="FootnoteReference"/>
        </w:rPr>
        <w:footnoteRef/>
      </w:r>
      <w:r>
        <w:rPr>
          <w:rtl/>
        </w:rPr>
        <w:t xml:space="preserve"> </w:t>
      </w:r>
      <w:r>
        <w:rPr>
          <w:lang w:val="en-US"/>
        </w:rPr>
        <w:t>The name of the town “[S]eptimiano,” is after the emperor Septimius Severus. This is the year in which he died, see Introduction 7.1.</w:t>
      </w:r>
    </w:p>
  </w:footnote>
  <w:footnote w:id="3264">
    <w:p w14:paraId="0BD3A7DA" w14:textId="77777777" w:rsidR="00865CD2" w:rsidRPr="00864387" w:rsidRDefault="00865CD2" w:rsidP="00FD4C59">
      <w:pPr>
        <w:pStyle w:val="FootnoteText"/>
        <w:bidi w:val="0"/>
        <w:spacing w:line="240" w:lineRule="auto"/>
        <w:rPr>
          <w:lang w:val="en-US"/>
        </w:rPr>
      </w:pPr>
      <w:r>
        <w:rPr>
          <w:rStyle w:val="FootnoteReference"/>
        </w:rPr>
        <w:footnoteRef/>
      </w:r>
      <w:r>
        <w:rPr>
          <w:rtl/>
        </w:rPr>
        <w:t xml:space="preserve"> </w:t>
      </w:r>
      <w:r w:rsidRPr="003A0135">
        <w:rPr>
          <w:rFonts w:cs="Times New Roman"/>
        </w:rPr>
        <w:t>The inscription</w:t>
      </w:r>
      <w:r>
        <w:rPr>
          <w:rFonts w:cs="Times New Roman"/>
        </w:rPr>
        <w:t>s</w:t>
      </w:r>
      <w:r w:rsidRPr="003A0135">
        <w:rPr>
          <w:rFonts w:cs="Times New Roman"/>
        </w:rPr>
        <w:t xml:space="preserve"> </w:t>
      </w:r>
      <w:r>
        <w:rPr>
          <w:rFonts w:cs="Times New Roman"/>
        </w:rPr>
        <w:t>are</w:t>
      </w:r>
      <w:r w:rsidRPr="003A0135">
        <w:rPr>
          <w:rFonts w:cs="Times New Roman"/>
        </w:rPr>
        <w:t xml:space="preserve"> </w:t>
      </w:r>
      <w:r>
        <w:rPr>
          <w:rFonts w:cs="Times New Roman"/>
        </w:rPr>
        <w:t xml:space="preserve">bilingual, Greek and Palmyran. This is </w:t>
      </w:r>
      <w:r w:rsidRPr="003A0135">
        <w:rPr>
          <w:rFonts w:cs="Times New Roman"/>
        </w:rPr>
        <w:t>the</w:t>
      </w:r>
      <w:r>
        <w:rPr>
          <w:rFonts w:cs="Times New Roman"/>
        </w:rPr>
        <w:t xml:space="preserve"> Greek (</w:t>
      </w:r>
      <w:r>
        <w:rPr>
          <w:rFonts w:cs="Times New Roman"/>
          <w:i/>
          <w:iCs/>
        </w:rPr>
        <w:t>BS</w:t>
      </w:r>
      <w:r>
        <w:rPr>
          <w:rFonts w:cs="Times New Roman"/>
        </w:rPr>
        <w:t xml:space="preserve"> 2:11, 12). It is very diffe</w:t>
      </w:r>
      <w:r>
        <w:rPr>
          <w:rFonts w:cs="Times New Roman"/>
        </w:rPr>
        <w:t>r</w:t>
      </w:r>
      <w:r>
        <w:rPr>
          <w:rFonts w:cs="Times New Roman"/>
        </w:rPr>
        <w:t>ent from the Greek renditions of this name in LXX, but the Palmyran version makes the idenitification with this name certain.</w:t>
      </w:r>
    </w:p>
  </w:footnote>
  <w:footnote w:id="3265">
    <w:p w14:paraId="51DB0819" w14:textId="77777777" w:rsidR="00865CD2" w:rsidRPr="003A0135" w:rsidRDefault="00865CD2" w:rsidP="00500476">
      <w:pPr>
        <w:pStyle w:val="FootnoteText"/>
        <w:bidi w:val="0"/>
        <w:spacing w:line="240" w:lineRule="auto"/>
        <w:rPr>
          <w:rFonts w:cs="Times New Roman"/>
          <w:lang w:val="en-US"/>
        </w:rPr>
      </w:pPr>
      <w:r w:rsidRPr="003A0135">
        <w:rPr>
          <w:rStyle w:val="FootnoteReference"/>
          <w:rFonts w:cs="Times New Roman"/>
        </w:rPr>
        <w:footnoteRef/>
      </w:r>
      <w:r w:rsidRPr="003A0135">
        <w:rPr>
          <w:rFonts w:cs="Times New Roman"/>
          <w:rtl/>
        </w:rPr>
        <w:t xml:space="preserve"> </w:t>
      </w:r>
      <w:r w:rsidRPr="003A0135">
        <w:rPr>
          <w:rFonts w:cs="Times New Roman"/>
        </w:rPr>
        <w:t>The inscription</w:t>
      </w:r>
      <w:r>
        <w:rPr>
          <w:rFonts w:cs="Times New Roman"/>
        </w:rPr>
        <w:t>s</w:t>
      </w:r>
      <w:r w:rsidRPr="003A0135">
        <w:rPr>
          <w:rFonts w:cs="Times New Roman"/>
        </w:rPr>
        <w:t xml:space="preserve"> </w:t>
      </w:r>
      <w:r>
        <w:rPr>
          <w:rFonts w:cs="Times New Roman"/>
        </w:rPr>
        <w:t>are</w:t>
      </w:r>
      <w:r w:rsidRPr="003A0135">
        <w:rPr>
          <w:rFonts w:cs="Times New Roman"/>
        </w:rPr>
        <w:t xml:space="preserve"> </w:t>
      </w:r>
      <w:r>
        <w:rPr>
          <w:rFonts w:cs="Times New Roman"/>
        </w:rPr>
        <w:t xml:space="preserve">bilingual Greek and Palmyran. This is </w:t>
      </w:r>
      <w:r w:rsidRPr="003A0135">
        <w:rPr>
          <w:rFonts w:cs="Times New Roman"/>
        </w:rPr>
        <w:t>the Palmyran</w:t>
      </w:r>
      <w:r>
        <w:rPr>
          <w:rFonts w:cs="Times New Roman"/>
        </w:rPr>
        <w:t xml:space="preserve"> (</w:t>
      </w:r>
      <w:r>
        <w:rPr>
          <w:rFonts w:cs="Times New Roman"/>
          <w:i/>
          <w:iCs/>
        </w:rPr>
        <w:t xml:space="preserve">BS </w:t>
      </w:r>
      <w:r>
        <w:rPr>
          <w:rFonts w:cs="Times New Roman"/>
        </w:rPr>
        <w:t>1:12), see vol. 4, Intr</w:t>
      </w:r>
      <w:r>
        <w:rPr>
          <w:rFonts w:cs="Times New Roman"/>
        </w:rPr>
        <w:t>o</w:t>
      </w:r>
      <w:r>
        <w:rPr>
          <w:rFonts w:cs="Times New Roman"/>
        </w:rPr>
        <w:t>duction 2.8.2, p. 19</w:t>
      </w:r>
      <w:r w:rsidRPr="003A0135">
        <w:rPr>
          <w:rFonts w:cs="Times New Roman"/>
        </w:rPr>
        <w:t xml:space="preserve">. </w:t>
      </w:r>
      <w:r w:rsidRPr="003A0135">
        <w:rPr>
          <w:rFonts w:cs="Times New Roman"/>
          <w:lang w:val="en-US"/>
        </w:rPr>
        <w:t>On biblical names losing their vocalization see vol. 4, Intr</w:t>
      </w:r>
      <w:r w:rsidRPr="003A0135">
        <w:rPr>
          <w:rFonts w:cs="Times New Roman"/>
          <w:lang w:val="en-US"/>
        </w:rPr>
        <w:t>o</w:t>
      </w:r>
      <w:r w:rsidRPr="003A0135">
        <w:rPr>
          <w:rFonts w:cs="Times New Roman"/>
          <w:lang w:val="en-US"/>
        </w:rPr>
        <w:t xml:space="preserve">duction </w:t>
      </w:r>
      <w:r w:rsidRPr="003A0135">
        <w:rPr>
          <w:rFonts w:cs="Times New Roman"/>
        </w:rPr>
        <w:t xml:space="preserve">2.3.5.6, p. </w:t>
      </w:r>
      <w:r>
        <w:rPr>
          <w:rFonts w:cs="Times New Roman"/>
        </w:rPr>
        <w:t>13</w:t>
      </w:r>
      <w:r w:rsidRPr="003A0135">
        <w:rPr>
          <w:rFonts w:cs="Times New Roman"/>
        </w:rPr>
        <w:t>.</w:t>
      </w:r>
    </w:p>
  </w:footnote>
  <w:footnote w:id="3266">
    <w:p w14:paraId="5AD27FDF" w14:textId="77777777" w:rsidR="00865CD2" w:rsidRPr="009C31C8" w:rsidRDefault="00865CD2" w:rsidP="000C4C70">
      <w:pPr>
        <w:pStyle w:val="FootnoteText"/>
        <w:bidi w:val="0"/>
        <w:spacing w:line="240" w:lineRule="auto"/>
        <w:rPr>
          <w:rFonts w:cs="Times New Roman"/>
          <w:lang w:val="en-US"/>
        </w:rPr>
      </w:pPr>
      <w:r w:rsidRPr="009A4CB8">
        <w:rPr>
          <w:rStyle w:val="FootnoteReference"/>
        </w:rPr>
        <w:footnoteRef/>
      </w:r>
      <w:r w:rsidRPr="009A4CB8">
        <w:t xml:space="preserve"> In Greek</w:t>
      </w:r>
      <w:r>
        <w:t xml:space="preserve"> –</w:t>
      </w:r>
      <w:r w:rsidRPr="009A4CB8">
        <w:t xml:space="preserve"> </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t xml:space="preserve">. In </w:t>
      </w:r>
      <w:r w:rsidRPr="009C31C8">
        <w:rPr>
          <w:rFonts w:cs="Times New Roman"/>
        </w:rPr>
        <w:t xml:space="preserve">Hebrew – </w:t>
      </w:r>
      <w:r w:rsidRPr="009C31C8">
        <w:rPr>
          <w:rFonts w:cs="Times New Roman"/>
          <w:rtl/>
        </w:rPr>
        <w:t>אמשא</w:t>
      </w:r>
      <w:r w:rsidRPr="009C31C8">
        <w:rPr>
          <w:rFonts w:cs="Times New Roman"/>
        </w:rPr>
        <w:t>.</w:t>
      </w:r>
      <w:r>
        <w:rPr>
          <w:rFonts w:cs="Times New Roman"/>
        </w:rPr>
        <w:t xml:space="preserve"> This is in </w:t>
      </w:r>
      <w:smartTag w:uri="urn:schemas-microsoft-com:office:smarttags" w:element="place">
        <w:smartTag w:uri="urn:schemas-microsoft-com:office:smarttags" w:element="country-region">
          <w:r>
            <w:rPr>
              <w:rFonts w:cs="Times New Roman"/>
            </w:rPr>
            <w:t>Syria</w:t>
          </w:r>
        </w:smartTag>
      </w:smartTag>
      <w:r>
        <w:rPr>
          <w:rFonts w:cs="Times New Roman"/>
        </w:rPr>
        <w:t xml:space="preserve">. </w:t>
      </w:r>
      <w:r>
        <w:t>On such designations see vol. 1, Intr</w:t>
      </w:r>
      <w:r>
        <w:t>o</w:t>
      </w:r>
      <w:r>
        <w:t>duction 3.2.6, p. 34.</w:t>
      </w:r>
    </w:p>
  </w:footnote>
  <w:footnote w:id="3267">
    <w:p w14:paraId="58807137" w14:textId="77777777" w:rsidR="00865CD2" w:rsidRPr="009A4CB8" w:rsidRDefault="00865CD2" w:rsidP="000C4C70">
      <w:pPr>
        <w:pStyle w:val="FootnoteText"/>
        <w:bidi w:val="0"/>
        <w:spacing w:line="240" w:lineRule="auto"/>
      </w:pPr>
      <w:r w:rsidRPr="005E436F">
        <w:rPr>
          <w:rStyle w:val="FootnoteReference"/>
        </w:rPr>
        <w:footnoteRef/>
      </w:r>
      <w:r w:rsidRPr="005E436F">
        <w:t xml:space="preserve"> The inscription was found in a Jewish cemetery in </w:t>
      </w:r>
      <w:smartTag w:uri="urn:schemas-microsoft-com:office:smarttags" w:element="place">
        <w:smartTag w:uri="urn:schemas-microsoft-com:office:smarttags" w:element="City">
          <w:r w:rsidRPr="005E436F">
            <w:t>Palestine</w:t>
          </w:r>
        </w:smartTag>
      </w:smartTag>
      <w:r w:rsidRPr="005E436F">
        <w:t xml:space="preserve">, see </w:t>
      </w:r>
      <w:r>
        <w:t xml:space="preserve">vol. 3, </w:t>
      </w:r>
      <w:r w:rsidRPr="005E436F">
        <w:t xml:space="preserve">Introduction </w:t>
      </w:r>
      <w:r>
        <w:rPr>
          <w:u w:color="FFFF00"/>
        </w:rPr>
        <w:t>6.5.7, pp. 49-50</w:t>
      </w:r>
      <w:r w:rsidRPr="005E436F">
        <w:t>.</w:t>
      </w:r>
    </w:p>
  </w:footnote>
  <w:footnote w:id="3268">
    <w:p w14:paraId="528437B3" w14:textId="77777777" w:rsidR="00865CD2" w:rsidRPr="006E14BF" w:rsidRDefault="00865CD2" w:rsidP="009C31C8">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3269">
    <w:p w14:paraId="3559BD5F" w14:textId="77777777" w:rsidR="00865CD2" w:rsidRPr="00A90AE6" w:rsidRDefault="00865CD2" w:rsidP="00A90AE6">
      <w:pPr>
        <w:pStyle w:val="FootnoteText"/>
        <w:bidi w:val="0"/>
        <w:spacing w:line="240" w:lineRule="auto"/>
        <w:rPr>
          <w:rFonts w:cs="Times New Roman"/>
          <w:lang w:val="en-US"/>
        </w:rPr>
      </w:pPr>
      <w:r w:rsidRPr="00A90AE6">
        <w:rPr>
          <w:rStyle w:val="FootnoteReference"/>
          <w:rFonts w:cs="Times New Roman"/>
        </w:rPr>
        <w:footnoteRef/>
      </w:r>
      <w:r w:rsidRPr="00A90AE6">
        <w:rPr>
          <w:rFonts w:cs="Times New Roman"/>
          <w:rtl/>
        </w:rPr>
        <w:t xml:space="preserve"> </w:t>
      </w:r>
      <w:r w:rsidRPr="00A90AE6">
        <w:rPr>
          <w:rFonts w:cs="Times New Roman"/>
          <w:lang w:val="en-US"/>
        </w:rPr>
        <w:t xml:space="preserve">On biblical names losing their vocalization see vol. 4, Introduction </w:t>
      </w:r>
      <w:r w:rsidRPr="00A90AE6">
        <w:rPr>
          <w:rFonts w:cs="Times New Roman"/>
        </w:rPr>
        <w:t xml:space="preserve">2.3.5.6, p. </w:t>
      </w:r>
      <w:r>
        <w:rPr>
          <w:rFonts w:cs="Times New Roman"/>
        </w:rPr>
        <w:t>13</w:t>
      </w:r>
      <w:r w:rsidRPr="00A90AE6">
        <w:rPr>
          <w:rFonts w:cs="Times New Roman"/>
        </w:rPr>
        <w:t xml:space="preserve">. </w:t>
      </w:r>
      <w:r w:rsidRPr="00A90AE6">
        <w:rPr>
          <w:rFonts w:cs="Times New Roman"/>
          <w:lang w:val="en-US"/>
        </w:rPr>
        <w:t xml:space="preserve">On the replacement of the </w:t>
      </w:r>
      <w:r w:rsidRPr="00A90AE6">
        <w:rPr>
          <w:rFonts w:cs="Times New Roman"/>
          <w:rtl/>
          <w:lang w:val="en-US"/>
        </w:rPr>
        <w:t>א</w:t>
      </w:r>
      <w:r w:rsidRPr="00A90AE6">
        <w:rPr>
          <w:rFonts w:cs="Times New Roman"/>
          <w:lang w:val="en-US"/>
        </w:rPr>
        <w:t xml:space="preserve"> suffix with </w:t>
      </w:r>
      <w:r w:rsidRPr="00A90AE6">
        <w:rPr>
          <w:rFonts w:cs="Times New Roman"/>
          <w:rtl/>
          <w:lang w:val="en-US"/>
        </w:rPr>
        <w:t>ה</w:t>
      </w:r>
      <w:r w:rsidRPr="00A90AE6">
        <w:rPr>
          <w:rFonts w:cs="Times New Roman"/>
          <w:lang w:val="en-US"/>
        </w:rPr>
        <w:t xml:space="preserve"> see vol. 1, I</w:t>
      </w:r>
      <w:r w:rsidRPr="00A90AE6">
        <w:rPr>
          <w:rFonts w:cs="Times New Roman"/>
          <w:lang w:val="en-US"/>
        </w:rPr>
        <w:t>n</w:t>
      </w:r>
      <w:r w:rsidRPr="00A90AE6">
        <w:rPr>
          <w:rFonts w:cs="Times New Roman"/>
          <w:lang w:val="en-US"/>
        </w:rPr>
        <w:t>troduction 2.4.2.7, p. 26.</w:t>
      </w:r>
    </w:p>
  </w:footnote>
  <w:footnote w:id="3270">
    <w:p w14:paraId="4EC2BC34" w14:textId="77777777" w:rsidR="00865CD2" w:rsidRPr="009B6A6C" w:rsidRDefault="00865CD2" w:rsidP="00A02DEA">
      <w:pPr>
        <w:pStyle w:val="FootnoteText"/>
        <w:bidi w:val="0"/>
        <w:spacing w:line="240" w:lineRule="auto"/>
        <w:rPr>
          <w:lang w:val="en-US"/>
        </w:rPr>
      </w:pPr>
      <w:r>
        <w:rPr>
          <w:rStyle w:val="FootnoteReference"/>
        </w:rPr>
        <w:footnoteRef/>
      </w:r>
      <w:r>
        <w:rPr>
          <w:rtl/>
        </w:rPr>
        <w:t xml:space="preserve"> </w:t>
      </w:r>
      <w:r>
        <w:rPr>
          <w:lang w:val="en-US"/>
        </w:rPr>
        <w:t xml:space="preserve">In the north-western </w:t>
      </w:r>
      <w:smartTag w:uri="urn:schemas-microsoft-com:office:smarttags" w:element="place">
        <w:r>
          <w:rPr>
            <w:lang w:val="en-US"/>
          </w:rPr>
          <w:t>Negev</w:t>
        </w:r>
      </w:smartTag>
      <w:r>
        <w:rPr>
          <w:lang w:val="en-US"/>
        </w:rPr>
        <w:t>.</w:t>
      </w:r>
    </w:p>
  </w:footnote>
  <w:footnote w:id="3271">
    <w:p w14:paraId="1FBAF6CD" w14:textId="77777777" w:rsidR="00865CD2" w:rsidRPr="005F539E" w:rsidRDefault="00865CD2" w:rsidP="00136BAF">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F65EFE2C"/>
    <w:lvl w:ilvl="0">
      <w:start w:val="1"/>
      <w:numFmt w:val="decimal"/>
      <w:lvlText w:val="%1."/>
      <w:lvlJc w:val="left"/>
      <w:pPr>
        <w:tabs>
          <w:tab w:val="num" w:pos="720"/>
        </w:tabs>
        <w:ind w:left="720" w:hanging="360"/>
      </w:pPr>
    </w:lvl>
  </w:abstractNum>
  <w:abstractNum w:abstractNumId="1" w15:restartNumberingAfterBreak="0">
    <w:nsid w:val="001B29C5"/>
    <w:multiLevelType w:val="hybridMultilevel"/>
    <w:tmpl w:val="0DD85B2A"/>
    <w:lvl w:ilvl="0" w:tplc="CB42208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02A7CA5"/>
    <w:multiLevelType w:val="hybridMultilevel"/>
    <w:tmpl w:val="1FCE6BF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1276CDF"/>
    <w:multiLevelType w:val="hybridMultilevel"/>
    <w:tmpl w:val="D89A4340"/>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1CD42B2"/>
    <w:multiLevelType w:val="hybridMultilevel"/>
    <w:tmpl w:val="2B16791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1FD7746"/>
    <w:multiLevelType w:val="hybridMultilevel"/>
    <w:tmpl w:val="251CF31C"/>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3F74850"/>
    <w:multiLevelType w:val="hybridMultilevel"/>
    <w:tmpl w:val="EB8E25B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56F1613"/>
    <w:multiLevelType w:val="hybridMultilevel"/>
    <w:tmpl w:val="1D742C92"/>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8D17BFC"/>
    <w:multiLevelType w:val="hybridMultilevel"/>
    <w:tmpl w:val="88C4658A"/>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09A0005C"/>
    <w:multiLevelType w:val="hybridMultilevel"/>
    <w:tmpl w:val="D4CC3EAA"/>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0C4435D7"/>
    <w:multiLevelType w:val="hybridMultilevel"/>
    <w:tmpl w:val="1AE04E16"/>
    <w:lvl w:ilvl="0" w:tplc="0ABAF4E6">
      <w:start w:val="1"/>
      <w:numFmt w:val="decimal"/>
      <w:lvlText w:val="%1."/>
      <w:lvlJc w:val="left"/>
      <w:pPr>
        <w:ind w:left="720" w:hanging="360"/>
      </w:pPr>
      <w:rPr>
        <w:b w:val="0"/>
        <w:bCs w:val="0"/>
        <w:i w:val="0"/>
        <w:iCs w:val="0"/>
        <w:u w:val="no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C8447CE"/>
    <w:multiLevelType w:val="hybridMultilevel"/>
    <w:tmpl w:val="F0B01328"/>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C86326E"/>
    <w:multiLevelType w:val="hybridMultilevel"/>
    <w:tmpl w:val="A8205BD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D854D6F"/>
    <w:multiLevelType w:val="hybridMultilevel"/>
    <w:tmpl w:val="B14094A0"/>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0E4D5813"/>
    <w:multiLevelType w:val="hybridMultilevel"/>
    <w:tmpl w:val="1DEC34AA"/>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0EF04A5E"/>
    <w:multiLevelType w:val="hybridMultilevel"/>
    <w:tmpl w:val="2B16791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0FBE2FE0"/>
    <w:multiLevelType w:val="hybridMultilevel"/>
    <w:tmpl w:val="9C722B60"/>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0FC654A5"/>
    <w:multiLevelType w:val="hybridMultilevel"/>
    <w:tmpl w:val="FBB2632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0FCD6DAE"/>
    <w:multiLevelType w:val="hybridMultilevel"/>
    <w:tmpl w:val="0DEA1C80"/>
    <w:lvl w:ilvl="0" w:tplc="DCDC8B94">
      <w:start w:val="1"/>
      <w:numFmt w:val="decimal"/>
      <w:lvlText w:val="%1."/>
      <w:lvlJc w:val="left"/>
      <w:pPr>
        <w:ind w:left="720" w:hanging="360"/>
      </w:pPr>
      <w:rPr>
        <w:b w:val="0"/>
        <w:bCs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0FF150F1"/>
    <w:multiLevelType w:val="hybridMultilevel"/>
    <w:tmpl w:val="DE109F78"/>
    <w:lvl w:ilvl="0" w:tplc="CB42208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10634C16"/>
    <w:multiLevelType w:val="hybridMultilevel"/>
    <w:tmpl w:val="7A5EE7B2"/>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11964CA6"/>
    <w:multiLevelType w:val="hybridMultilevel"/>
    <w:tmpl w:val="E0128C7A"/>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11DC522F"/>
    <w:multiLevelType w:val="hybridMultilevel"/>
    <w:tmpl w:val="3788C6FE"/>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13CC2AC1"/>
    <w:multiLevelType w:val="hybridMultilevel"/>
    <w:tmpl w:val="BEC4016E"/>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140B20EA"/>
    <w:multiLevelType w:val="hybridMultilevel"/>
    <w:tmpl w:val="D996F02E"/>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14B75543"/>
    <w:multiLevelType w:val="hybridMultilevel"/>
    <w:tmpl w:val="7004C69A"/>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17141F7E"/>
    <w:multiLevelType w:val="hybridMultilevel"/>
    <w:tmpl w:val="CB2E2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9865B27"/>
    <w:multiLevelType w:val="hybridMultilevel"/>
    <w:tmpl w:val="4E1AD0DE"/>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1AEB64CE"/>
    <w:multiLevelType w:val="hybridMultilevel"/>
    <w:tmpl w:val="5D20047A"/>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1B5D7F91"/>
    <w:multiLevelType w:val="hybridMultilevel"/>
    <w:tmpl w:val="5D20047A"/>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1B72299D"/>
    <w:multiLevelType w:val="hybridMultilevel"/>
    <w:tmpl w:val="45CACF6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1D8B2663"/>
    <w:multiLevelType w:val="hybridMultilevel"/>
    <w:tmpl w:val="BA38926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1D921AAF"/>
    <w:multiLevelType w:val="hybridMultilevel"/>
    <w:tmpl w:val="D06EA5C0"/>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1E4736F4"/>
    <w:multiLevelType w:val="hybridMultilevel"/>
    <w:tmpl w:val="C7B6082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1ED20FF3"/>
    <w:multiLevelType w:val="hybridMultilevel"/>
    <w:tmpl w:val="FAA2D18E"/>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1EFB4A0B"/>
    <w:multiLevelType w:val="hybridMultilevel"/>
    <w:tmpl w:val="9880D3F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1F401078"/>
    <w:multiLevelType w:val="hybridMultilevel"/>
    <w:tmpl w:val="1AE04E16"/>
    <w:lvl w:ilvl="0" w:tplc="0ABAF4E6">
      <w:start w:val="1"/>
      <w:numFmt w:val="decimal"/>
      <w:lvlText w:val="%1."/>
      <w:lvlJc w:val="left"/>
      <w:pPr>
        <w:ind w:left="720" w:hanging="360"/>
      </w:pPr>
      <w:rPr>
        <w:b w:val="0"/>
        <w:bCs w:val="0"/>
        <w:i w:val="0"/>
        <w:iCs w:val="0"/>
        <w:u w:val="no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1FBF2821"/>
    <w:multiLevelType w:val="hybridMultilevel"/>
    <w:tmpl w:val="636479A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21CF40CC"/>
    <w:multiLevelType w:val="hybridMultilevel"/>
    <w:tmpl w:val="39861F86"/>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21ED3378"/>
    <w:multiLevelType w:val="hybridMultilevel"/>
    <w:tmpl w:val="FFA8996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22D15507"/>
    <w:multiLevelType w:val="hybridMultilevel"/>
    <w:tmpl w:val="4CA611E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22D20143"/>
    <w:multiLevelType w:val="hybridMultilevel"/>
    <w:tmpl w:val="BAEEDCD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22FB2297"/>
    <w:multiLevelType w:val="hybridMultilevel"/>
    <w:tmpl w:val="52D648DC"/>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24213234"/>
    <w:multiLevelType w:val="hybridMultilevel"/>
    <w:tmpl w:val="39DCFF96"/>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262044E7"/>
    <w:multiLevelType w:val="hybridMultilevel"/>
    <w:tmpl w:val="9A1C9378"/>
    <w:lvl w:ilvl="0" w:tplc="E55ECA10">
      <w:start w:val="1"/>
      <w:numFmt w:val="decimal"/>
      <w:lvlText w:val="%1."/>
      <w:lvlJc w:val="left"/>
      <w:pPr>
        <w:ind w:left="786" w:hanging="360"/>
      </w:pPr>
      <w:rPr>
        <w:b w:val="0"/>
        <w:bCs w:val="0"/>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284B7582"/>
    <w:multiLevelType w:val="hybridMultilevel"/>
    <w:tmpl w:val="27929588"/>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2D0C6911"/>
    <w:multiLevelType w:val="hybridMultilevel"/>
    <w:tmpl w:val="10C2389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2D10785D"/>
    <w:multiLevelType w:val="hybridMultilevel"/>
    <w:tmpl w:val="AC4C578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2EBA57F9"/>
    <w:multiLevelType w:val="hybridMultilevel"/>
    <w:tmpl w:val="452622F8"/>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15:restartNumberingAfterBreak="0">
    <w:nsid w:val="2EEF4F1C"/>
    <w:multiLevelType w:val="hybridMultilevel"/>
    <w:tmpl w:val="3974AA5A"/>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15:restartNumberingAfterBreak="0">
    <w:nsid w:val="2EEF501C"/>
    <w:multiLevelType w:val="hybridMultilevel"/>
    <w:tmpl w:val="4CA611E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15:restartNumberingAfterBreak="0">
    <w:nsid w:val="2F312512"/>
    <w:multiLevelType w:val="hybridMultilevel"/>
    <w:tmpl w:val="D3DE957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31BF3551"/>
    <w:multiLevelType w:val="hybridMultilevel"/>
    <w:tmpl w:val="5316D1C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32117681"/>
    <w:multiLevelType w:val="hybridMultilevel"/>
    <w:tmpl w:val="2670156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32C73BD5"/>
    <w:multiLevelType w:val="hybridMultilevel"/>
    <w:tmpl w:val="1916E7B0"/>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5" w15:restartNumberingAfterBreak="0">
    <w:nsid w:val="33592D8F"/>
    <w:multiLevelType w:val="hybridMultilevel"/>
    <w:tmpl w:val="F49CBAE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6" w15:restartNumberingAfterBreak="0">
    <w:nsid w:val="3373004D"/>
    <w:multiLevelType w:val="hybridMultilevel"/>
    <w:tmpl w:val="0480036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7" w15:restartNumberingAfterBreak="0">
    <w:nsid w:val="34C47129"/>
    <w:multiLevelType w:val="hybridMultilevel"/>
    <w:tmpl w:val="E042F3DC"/>
    <w:lvl w:ilvl="0" w:tplc="3FDC59A0">
      <w:start w:val="1"/>
      <w:numFmt w:val="decimal"/>
      <w:lvlText w:val="%1."/>
      <w:lvlJc w:val="left"/>
      <w:pPr>
        <w:ind w:left="720" w:hanging="360"/>
      </w:pPr>
      <w:rPr>
        <w:rFonts w:ascii="Times New Roman" w:hAnsi="Times New Roman" w:cs="Times New Roman" w:hint="default"/>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8" w15:restartNumberingAfterBreak="0">
    <w:nsid w:val="35AF3C2C"/>
    <w:multiLevelType w:val="hybridMultilevel"/>
    <w:tmpl w:val="B14094A0"/>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3634331B"/>
    <w:multiLevelType w:val="hybridMultilevel"/>
    <w:tmpl w:val="39DCFF96"/>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0" w15:restartNumberingAfterBreak="0">
    <w:nsid w:val="363E349A"/>
    <w:multiLevelType w:val="hybridMultilevel"/>
    <w:tmpl w:val="E4E48956"/>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1" w15:restartNumberingAfterBreak="0">
    <w:nsid w:val="36493C20"/>
    <w:multiLevelType w:val="hybridMultilevel"/>
    <w:tmpl w:val="C5E2157A"/>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2" w15:restartNumberingAfterBreak="0">
    <w:nsid w:val="38862256"/>
    <w:multiLevelType w:val="hybridMultilevel"/>
    <w:tmpl w:val="FA46E1AA"/>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3" w15:restartNumberingAfterBreak="0">
    <w:nsid w:val="38AB3623"/>
    <w:multiLevelType w:val="hybridMultilevel"/>
    <w:tmpl w:val="1380888E"/>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4" w15:restartNumberingAfterBreak="0">
    <w:nsid w:val="38CB781C"/>
    <w:multiLevelType w:val="hybridMultilevel"/>
    <w:tmpl w:val="1F9033A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5" w15:restartNumberingAfterBreak="0">
    <w:nsid w:val="3BB1295F"/>
    <w:multiLevelType w:val="hybridMultilevel"/>
    <w:tmpl w:val="D236FFF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6" w15:restartNumberingAfterBreak="0">
    <w:nsid w:val="3BF679EF"/>
    <w:multiLevelType w:val="hybridMultilevel"/>
    <w:tmpl w:val="41CC8318"/>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7" w15:restartNumberingAfterBreak="0">
    <w:nsid w:val="3DC57626"/>
    <w:multiLevelType w:val="hybridMultilevel"/>
    <w:tmpl w:val="BC5821E0"/>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8" w15:restartNumberingAfterBreak="0">
    <w:nsid w:val="3E9F16E1"/>
    <w:multiLevelType w:val="hybridMultilevel"/>
    <w:tmpl w:val="DE449A2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9" w15:restartNumberingAfterBreak="0">
    <w:nsid w:val="41453D65"/>
    <w:multiLevelType w:val="hybridMultilevel"/>
    <w:tmpl w:val="156E8068"/>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0" w15:restartNumberingAfterBreak="0">
    <w:nsid w:val="43CF110D"/>
    <w:multiLevelType w:val="hybridMultilevel"/>
    <w:tmpl w:val="94061824"/>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1" w15:restartNumberingAfterBreak="0">
    <w:nsid w:val="442F0E15"/>
    <w:multiLevelType w:val="hybridMultilevel"/>
    <w:tmpl w:val="E278BB4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2" w15:restartNumberingAfterBreak="0">
    <w:nsid w:val="44497839"/>
    <w:multiLevelType w:val="hybridMultilevel"/>
    <w:tmpl w:val="CE1A363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3" w15:restartNumberingAfterBreak="0">
    <w:nsid w:val="46F738C7"/>
    <w:multiLevelType w:val="hybridMultilevel"/>
    <w:tmpl w:val="3FD2B18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4" w15:restartNumberingAfterBreak="0">
    <w:nsid w:val="4B1818B4"/>
    <w:multiLevelType w:val="hybridMultilevel"/>
    <w:tmpl w:val="AEF69A68"/>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5" w15:restartNumberingAfterBreak="0">
    <w:nsid w:val="4BA65C7D"/>
    <w:multiLevelType w:val="hybridMultilevel"/>
    <w:tmpl w:val="589022B0"/>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6" w15:restartNumberingAfterBreak="0">
    <w:nsid w:val="4C355B07"/>
    <w:multiLevelType w:val="hybridMultilevel"/>
    <w:tmpl w:val="383CBAC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7" w15:restartNumberingAfterBreak="0">
    <w:nsid w:val="4CCA3372"/>
    <w:multiLevelType w:val="hybridMultilevel"/>
    <w:tmpl w:val="B9A8F73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8" w15:restartNumberingAfterBreak="0">
    <w:nsid w:val="4D9D4BE4"/>
    <w:multiLevelType w:val="hybridMultilevel"/>
    <w:tmpl w:val="6972A264"/>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9" w15:restartNumberingAfterBreak="0">
    <w:nsid w:val="4E723C2B"/>
    <w:multiLevelType w:val="hybridMultilevel"/>
    <w:tmpl w:val="177AFC7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0" w15:restartNumberingAfterBreak="0">
    <w:nsid w:val="4EEF7B5B"/>
    <w:multiLevelType w:val="hybridMultilevel"/>
    <w:tmpl w:val="500EB0F6"/>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1" w15:restartNumberingAfterBreak="0">
    <w:nsid w:val="4F000794"/>
    <w:multiLevelType w:val="hybridMultilevel"/>
    <w:tmpl w:val="DE10CA7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2" w15:restartNumberingAfterBreak="0">
    <w:nsid w:val="4F220A92"/>
    <w:multiLevelType w:val="hybridMultilevel"/>
    <w:tmpl w:val="43FEBF9E"/>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3" w15:restartNumberingAfterBreak="0">
    <w:nsid w:val="516300AD"/>
    <w:multiLevelType w:val="hybridMultilevel"/>
    <w:tmpl w:val="0480036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4" w15:restartNumberingAfterBreak="0">
    <w:nsid w:val="524E3683"/>
    <w:multiLevelType w:val="hybridMultilevel"/>
    <w:tmpl w:val="01A0B02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5" w15:restartNumberingAfterBreak="0">
    <w:nsid w:val="53400D8F"/>
    <w:multiLevelType w:val="hybridMultilevel"/>
    <w:tmpl w:val="E724FC1E"/>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6" w15:restartNumberingAfterBreak="0">
    <w:nsid w:val="53727B31"/>
    <w:multiLevelType w:val="hybridMultilevel"/>
    <w:tmpl w:val="D89A4340"/>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7" w15:restartNumberingAfterBreak="0">
    <w:nsid w:val="54934001"/>
    <w:multiLevelType w:val="hybridMultilevel"/>
    <w:tmpl w:val="BC4A1A44"/>
    <w:lvl w:ilvl="0" w:tplc="015C90B0">
      <w:start w:val="1"/>
      <w:numFmt w:val="decimal"/>
      <w:lvlText w:val="%1."/>
      <w:lvlJc w:val="left"/>
      <w:pPr>
        <w:ind w:left="720" w:hanging="360"/>
      </w:pPr>
      <w:rPr>
        <w:b w:val="0"/>
        <w:bCs w:val="0"/>
        <w:lang w:bidi="he-I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8" w15:restartNumberingAfterBreak="0">
    <w:nsid w:val="56B05CB9"/>
    <w:multiLevelType w:val="hybridMultilevel"/>
    <w:tmpl w:val="F1CA9AF8"/>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9" w15:restartNumberingAfterBreak="0">
    <w:nsid w:val="56F94E7C"/>
    <w:multiLevelType w:val="hybridMultilevel"/>
    <w:tmpl w:val="A224B234"/>
    <w:lvl w:ilvl="0" w:tplc="0A8263C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A715AA9"/>
    <w:multiLevelType w:val="hybridMultilevel"/>
    <w:tmpl w:val="8C18FE08"/>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1" w15:restartNumberingAfterBreak="0">
    <w:nsid w:val="5AE54FB8"/>
    <w:multiLevelType w:val="hybridMultilevel"/>
    <w:tmpl w:val="F9B07FE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2" w15:restartNumberingAfterBreak="0">
    <w:nsid w:val="5BB85AFE"/>
    <w:multiLevelType w:val="hybridMultilevel"/>
    <w:tmpl w:val="38E04440"/>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3" w15:restartNumberingAfterBreak="0">
    <w:nsid w:val="5C4042AC"/>
    <w:multiLevelType w:val="hybridMultilevel"/>
    <w:tmpl w:val="25CC698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4" w15:restartNumberingAfterBreak="0">
    <w:nsid w:val="5C4639B6"/>
    <w:multiLevelType w:val="hybridMultilevel"/>
    <w:tmpl w:val="88E40D68"/>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5" w15:restartNumberingAfterBreak="0">
    <w:nsid w:val="5C7541BF"/>
    <w:multiLevelType w:val="hybridMultilevel"/>
    <w:tmpl w:val="6A2C9710"/>
    <w:lvl w:ilvl="0" w:tplc="EF1A7428">
      <w:start w:val="1"/>
      <w:numFmt w:val="decimal"/>
      <w:lvlText w:val="%1."/>
      <w:lvlJc w:val="left"/>
      <w:pPr>
        <w:ind w:left="720" w:hanging="360"/>
      </w:pPr>
      <w:rPr>
        <w:b w:val="0"/>
        <w:bCs w:val="0"/>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6" w15:restartNumberingAfterBreak="0">
    <w:nsid w:val="5DD87510"/>
    <w:multiLevelType w:val="hybridMultilevel"/>
    <w:tmpl w:val="F8FC6D20"/>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7" w15:restartNumberingAfterBreak="0">
    <w:nsid w:val="5EB93075"/>
    <w:multiLevelType w:val="hybridMultilevel"/>
    <w:tmpl w:val="5D446FD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8" w15:restartNumberingAfterBreak="0">
    <w:nsid w:val="5EEA0C6D"/>
    <w:multiLevelType w:val="hybridMultilevel"/>
    <w:tmpl w:val="8A52F5BC"/>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9" w15:restartNumberingAfterBreak="0">
    <w:nsid w:val="5EEF5277"/>
    <w:multiLevelType w:val="hybridMultilevel"/>
    <w:tmpl w:val="E0128C7A"/>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0" w15:restartNumberingAfterBreak="0">
    <w:nsid w:val="5FC5482E"/>
    <w:multiLevelType w:val="hybridMultilevel"/>
    <w:tmpl w:val="383CBAC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1" w15:restartNumberingAfterBreak="0">
    <w:nsid w:val="60A306C1"/>
    <w:multiLevelType w:val="hybridMultilevel"/>
    <w:tmpl w:val="79923C3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2" w15:restartNumberingAfterBreak="0">
    <w:nsid w:val="616239CE"/>
    <w:multiLevelType w:val="hybridMultilevel"/>
    <w:tmpl w:val="ED2E9912"/>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3" w15:restartNumberingAfterBreak="0">
    <w:nsid w:val="61D61FB8"/>
    <w:multiLevelType w:val="hybridMultilevel"/>
    <w:tmpl w:val="38C2CA1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4" w15:restartNumberingAfterBreak="0">
    <w:nsid w:val="64AB4D86"/>
    <w:multiLevelType w:val="hybridMultilevel"/>
    <w:tmpl w:val="93CC62F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5" w15:restartNumberingAfterBreak="0">
    <w:nsid w:val="66064D93"/>
    <w:multiLevelType w:val="hybridMultilevel"/>
    <w:tmpl w:val="BABAFDE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6" w15:restartNumberingAfterBreak="0">
    <w:nsid w:val="664F37B9"/>
    <w:multiLevelType w:val="hybridMultilevel"/>
    <w:tmpl w:val="D9EA5E7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7" w15:restartNumberingAfterBreak="0">
    <w:nsid w:val="67322594"/>
    <w:multiLevelType w:val="hybridMultilevel"/>
    <w:tmpl w:val="BC465FA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8" w15:restartNumberingAfterBreak="0">
    <w:nsid w:val="67B25C37"/>
    <w:multiLevelType w:val="hybridMultilevel"/>
    <w:tmpl w:val="C936D682"/>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9" w15:restartNumberingAfterBreak="0">
    <w:nsid w:val="68FC4E25"/>
    <w:multiLevelType w:val="hybridMultilevel"/>
    <w:tmpl w:val="39DCFF96"/>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0" w15:restartNumberingAfterBreak="0">
    <w:nsid w:val="69A8261D"/>
    <w:multiLevelType w:val="hybridMultilevel"/>
    <w:tmpl w:val="A2DC842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1" w15:restartNumberingAfterBreak="0">
    <w:nsid w:val="6C100220"/>
    <w:multiLevelType w:val="hybridMultilevel"/>
    <w:tmpl w:val="8AE4B970"/>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2" w15:restartNumberingAfterBreak="0">
    <w:nsid w:val="6CF36C3F"/>
    <w:multiLevelType w:val="hybridMultilevel"/>
    <w:tmpl w:val="01A0B02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3" w15:restartNumberingAfterBreak="0">
    <w:nsid w:val="6DDE1F8B"/>
    <w:multiLevelType w:val="hybridMultilevel"/>
    <w:tmpl w:val="EE6C306A"/>
    <w:lvl w:ilvl="0" w:tplc="D744CEE0">
      <w:start w:val="1"/>
      <w:numFmt w:val="decimal"/>
      <w:lvlText w:val="%1."/>
      <w:lvlJc w:val="left"/>
      <w:pPr>
        <w:ind w:left="720" w:hanging="360"/>
      </w:pPr>
      <w:rPr>
        <w:b w:val="0"/>
        <w:bCs w:val="0"/>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4" w15:restartNumberingAfterBreak="0">
    <w:nsid w:val="6EF74836"/>
    <w:multiLevelType w:val="hybridMultilevel"/>
    <w:tmpl w:val="156E8068"/>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5" w15:restartNumberingAfterBreak="0">
    <w:nsid w:val="6FF55457"/>
    <w:multiLevelType w:val="hybridMultilevel"/>
    <w:tmpl w:val="A72AA01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6" w15:restartNumberingAfterBreak="0">
    <w:nsid w:val="706942EB"/>
    <w:multiLevelType w:val="hybridMultilevel"/>
    <w:tmpl w:val="CBA286FE"/>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7" w15:restartNumberingAfterBreak="0">
    <w:nsid w:val="7167423D"/>
    <w:multiLevelType w:val="hybridMultilevel"/>
    <w:tmpl w:val="8A52F5BC"/>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8" w15:restartNumberingAfterBreak="0">
    <w:nsid w:val="72B30B03"/>
    <w:multiLevelType w:val="hybridMultilevel"/>
    <w:tmpl w:val="47DC1C5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9" w15:restartNumberingAfterBreak="0">
    <w:nsid w:val="72EF7B65"/>
    <w:multiLevelType w:val="hybridMultilevel"/>
    <w:tmpl w:val="381E5D7E"/>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0" w15:restartNumberingAfterBreak="0">
    <w:nsid w:val="7326425A"/>
    <w:multiLevelType w:val="hybridMultilevel"/>
    <w:tmpl w:val="615A124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1" w15:restartNumberingAfterBreak="0">
    <w:nsid w:val="733B6DF3"/>
    <w:multiLevelType w:val="hybridMultilevel"/>
    <w:tmpl w:val="A9F49056"/>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2" w15:restartNumberingAfterBreak="0">
    <w:nsid w:val="74227F04"/>
    <w:multiLevelType w:val="hybridMultilevel"/>
    <w:tmpl w:val="4232F9B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3" w15:restartNumberingAfterBreak="0">
    <w:nsid w:val="744B2DFB"/>
    <w:multiLevelType w:val="hybridMultilevel"/>
    <w:tmpl w:val="ED2E9912"/>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4" w15:restartNumberingAfterBreak="0">
    <w:nsid w:val="775F428E"/>
    <w:multiLevelType w:val="hybridMultilevel"/>
    <w:tmpl w:val="14AA223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5" w15:restartNumberingAfterBreak="0">
    <w:nsid w:val="777D56F0"/>
    <w:multiLevelType w:val="hybridMultilevel"/>
    <w:tmpl w:val="3FD2B18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6" w15:restartNumberingAfterBreak="0">
    <w:nsid w:val="77C47AF0"/>
    <w:multiLevelType w:val="hybridMultilevel"/>
    <w:tmpl w:val="FFA8996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7" w15:restartNumberingAfterBreak="0">
    <w:nsid w:val="79225D10"/>
    <w:multiLevelType w:val="hybridMultilevel"/>
    <w:tmpl w:val="AEF69A68"/>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8" w15:restartNumberingAfterBreak="0">
    <w:nsid w:val="798A79F4"/>
    <w:multiLevelType w:val="hybridMultilevel"/>
    <w:tmpl w:val="8EE6A686"/>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9" w15:restartNumberingAfterBreak="0">
    <w:nsid w:val="7DAB5F5F"/>
    <w:multiLevelType w:val="hybridMultilevel"/>
    <w:tmpl w:val="589022B0"/>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0" w15:restartNumberingAfterBreak="0">
    <w:nsid w:val="7FF23419"/>
    <w:multiLevelType w:val="hybridMultilevel"/>
    <w:tmpl w:val="D2C2DECA"/>
    <w:lvl w:ilvl="0" w:tplc="04090001">
      <w:start w:val="1"/>
      <w:numFmt w:val="bullet"/>
      <w:lvlText w:val=""/>
      <w:lvlJc w:val="left"/>
      <w:pPr>
        <w:ind w:left="720" w:hanging="360"/>
      </w:pPr>
      <w:rPr>
        <w:rFonts w:ascii="Symbol" w:hAnsi="Symbol" w:hint="default"/>
        <w:b w:val="0"/>
        <w:bCs w:val="0"/>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5"/>
  </w:num>
  <w:num w:numId="2">
    <w:abstractNumId w:val="128"/>
  </w:num>
  <w:num w:numId="3">
    <w:abstractNumId w:val="7"/>
  </w:num>
  <w:num w:numId="4">
    <w:abstractNumId w:val="20"/>
  </w:num>
  <w:num w:numId="5">
    <w:abstractNumId w:val="14"/>
  </w:num>
  <w:num w:numId="6">
    <w:abstractNumId w:val="120"/>
  </w:num>
  <w:num w:numId="7">
    <w:abstractNumId w:val="21"/>
  </w:num>
  <w:num w:numId="8">
    <w:abstractNumId w:val="99"/>
  </w:num>
  <w:num w:numId="9">
    <w:abstractNumId w:val="123"/>
  </w:num>
  <w:num w:numId="10">
    <w:abstractNumId w:val="102"/>
  </w:num>
  <w:num w:numId="11">
    <w:abstractNumId w:val="75"/>
  </w:num>
  <w:num w:numId="12">
    <w:abstractNumId w:val="129"/>
  </w:num>
  <w:num w:numId="13">
    <w:abstractNumId w:val="5"/>
  </w:num>
  <w:num w:numId="14">
    <w:abstractNumId w:val="28"/>
  </w:num>
  <w:num w:numId="15">
    <w:abstractNumId w:val="29"/>
  </w:num>
  <w:num w:numId="16">
    <w:abstractNumId w:val="62"/>
  </w:num>
  <w:num w:numId="17">
    <w:abstractNumId w:val="119"/>
  </w:num>
  <w:num w:numId="18">
    <w:abstractNumId w:val="27"/>
  </w:num>
  <w:num w:numId="19">
    <w:abstractNumId w:val="54"/>
  </w:num>
  <w:num w:numId="20">
    <w:abstractNumId w:val="65"/>
  </w:num>
  <w:num w:numId="21">
    <w:abstractNumId w:val="100"/>
  </w:num>
  <w:num w:numId="22">
    <w:abstractNumId w:val="76"/>
  </w:num>
  <w:num w:numId="23">
    <w:abstractNumId w:val="115"/>
  </w:num>
  <w:num w:numId="24">
    <w:abstractNumId w:val="105"/>
  </w:num>
  <w:num w:numId="25">
    <w:abstractNumId w:val="84"/>
  </w:num>
  <w:num w:numId="26">
    <w:abstractNumId w:val="112"/>
  </w:num>
  <w:num w:numId="27">
    <w:abstractNumId w:val="13"/>
  </w:num>
  <w:num w:numId="28">
    <w:abstractNumId w:val="58"/>
  </w:num>
  <w:num w:numId="29">
    <w:abstractNumId w:val="47"/>
  </w:num>
  <w:num w:numId="30">
    <w:abstractNumId w:val="108"/>
  </w:num>
  <w:num w:numId="31">
    <w:abstractNumId w:val="121"/>
  </w:num>
  <w:num w:numId="32">
    <w:abstractNumId w:val="85"/>
  </w:num>
  <w:num w:numId="33">
    <w:abstractNumId w:val="88"/>
  </w:num>
  <w:num w:numId="34">
    <w:abstractNumId w:val="80"/>
  </w:num>
  <w:num w:numId="35">
    <w:abstractNumId w:val="38"/>
  </w:num>
  <w:num w:numId="36">
    <w:abstractNumId w:val="114"/>
  </w:num>
  <w:num w:numId="37">
    <w:abstractNumId w:val="48"/>
  </w:num>
  <w:num w:numId="38">
    <w:abstractNumId w:val="111"/>
  </w:num>
  <w:num w:numId="39">
    <w:abstractNumId w:val="70"/>
  </w:num>
  <w:num w:numId="40">
    <w:abstractNumId w:val="74"/>
  </w:num>
  <w:num w:numId="41">
    <w:abstractNumId w:val="127"/>
  </w:num>
  <w:num w:numId="42">
    <w:abstractNumId w:val="96"/>
  </w:num>
  <w:num w:numId="43">
    <w:abstractNumId w:val="59"/>
  </w:num>
  <w:num w:numId="44">
    <w:abstractNumId w:val="109"/>
  </w:num>
  <w:num w:numId="45">
    <w:abstractNumId w:val="24"/>
  </w:num>
  <w:num w:numId="46">
    <w:abstractNumId w:val="98"/>
  </w:num>
  <w:num w:numId="47">
    <w:abstractNumId w:val="117"/>
  </w:num>
  <w:num w:numId="48">
    <w:abstractNumId w:val="78"/>
  </w:num>
  <w:num w:numId="49">
    <w:abstractNumId w:val="44"/>
  </w:num>
  <w:num w:numId="50">
    <w:abstractNumId w:val="60"/>
  </w:num>
  <w:num w:numId="51">
    <w:abstractNumId w:val="42"/>
  </w:num>
  <w:num w:numId="52">
    <w:abstractNumId w:val="10"/>
  </w:num>
  <w:num w:numId="53">
    <w:abstractNumId w:val="1"/>
  </w:num>
  <w:num w:numId="54">
    <w:abstractNumId w:val="19"/>
  </w:num>
  <w:num w:numId="55">
    <w:abstractNumId w:val="41"/>
  </w:num>
  <w:num w:numId="56">
    <w:abstractNumId w:val="23"/>
  </w:num>
  <w:num w:numId="57">
    <w:abstractNumId w:val="45"/>
  </w:num>
  <w:num w:numId="58">
    <w:abstractNumId w:val="113"/>
  </w:num>
  <w:num w:numId="59">
    <w:abstractNumId w:val="73"/>
  </w:num>
  <w:num w:numId="60">
    <w:abstractNumId w:val="125"/>
  </w:num>
  <w:num w:numId="61">
    <w:abstractNumId w:val="6"/>
  </w:num>
  <w:num w:numId="62">
    <w:abstractNumId w:val="55"/>
  </w:num>
  <w:num w:numId="63">
    <w:abstractNumId w:val="35"/>
  </w:num>
  <w:num w:numId="64">
    <w:abstractNumId w:val="104"/>
  </w:num>
  <w:num w:numId="65">
    <w:abstractNumId w:val="118"/>
  </w:num>
  <w:num w:numId="66">
    <w:abstractNumId w:val="122"/>
  </w:num>
  <w:num w:numId="67">
    <w:abstractNumId w:val="63"/>
  </w:num>
  <w:num w:numId="68">
    <w:abstractNumId w:val="40"/>
  </w:num>
  <w:num w:numId="69">
    <w:abstractNumId w:val="50"/>
  </w:num>
  <w:num w:numId="70">
    <w:abstractNumId w:val="11"/>
  </w:num>
  <w:num w:numId="71">
    <w:abstractNumId w:val="106"/>
  </w:num>
  <w:num w:numId="72">
    <w:abstractNumId w:val="90"/>
  </w:num>
  <w:num w:numId="73">
    <w:abstractNumId w:val="2"/>
  </w:num>
  <w:num w:numId="74">
    <w:abstractNumId w:val="8"/>
  </w:num>
  <w:num w:numId="75">
    <w:abstractNumId w:val="110"/>
  </w:num>
  <w:num w:numId="76">
    <w:abstractNumId w:val="9"/>
  </w:num>
  <w:num w:numId="77">
    <w:abstractNumId w:val="72"/>
  </w:num>
  <w:num w:numId="78">
    <w:abstractNumId w:val="101"/>
  </w:num>
  <w:num w:numId="79">
    <w:abstractNumId w:val="39"/>
  </w:num>
  <w:num w:numId="80">
    <w:abstractNumId w:val="126"/>
  </w:num>
  <w:num w:numId="81">
    <w:abstractNumId w:val="30"/>
  </w:num>
  <w:num w:numId="82">
    <w:abstractNumId w:val="61"/>
  </w:num>
  <w:num w:numId="83">
    <w:abstractNumId w:val="49"/>
  </w:num>
  <w:num w:numId="84">
    <w:abstractNumId w:val="34"/>
  </w:num>
  <w:num w:numId="85">
    <w:abstractNumId w:val="97"/>
  </w:num>
  <w:num w:numId="86">
    <w:abstractNumId w:val="56"/>
  </w:num>
  <w:num w:numId="87">
    <w:abstractNumId w:val="31"/>
  </w:num>
  <w:num w:numId="88">
    <w:abstractNumId w:val="33"/>
  </w:num>
  <w:num w:numId="89">
    <w:abstractNumId w:val="83"/>
  </w:num>
  <w:num w:numId="90">
    <w:abstractNumId w:val="46"/>
  </w:num>
  <w:num w:numId="91">
    <w:abstractNumId w:val="22"/>
  </w:num>
  <w:num w:numId="92">
    <w:abstractNumId w:val="79"/>
  </w:num>
  <w:num w:numId="93">
    <w:abstractNumId w:val="67"/>
  </w:num>
  <w:num w:numId="94">
    <w:abstractNumId w:val="4"/>
  </w:num>
  <w:num w:numId="95">
    <w:abstractNumId w:val="15"/>
  </w:num>
  <w:num w:numId="96">
    <w:abstractNumId w:val="68"/>
  </w:num>
  <w:num w:numId="97">
    <w:abstractNumId w:val="3"/>
  </w:num>
  <w:num w:numId="98">
    <w:abstractNumId w:val="86"/>
  </w:num>
  <w:num w:numId="99">
    <w:abstractNumId w:val="103"/>
  </w:num>
  <w:num w:numId="100">
    <w:abstractNumId w:val="16"/>
  </w:num>
  <w:num w:numId="101">
    <w:abstractNumId w:val="64"/>
  </w:num>
  <w:num w:numId="102">
    <w:abstractNumId w:val="77"/>
  </w:num>
  <w:num w:numId="103">
    <w:abstractNumId w:val="51"/>
  </w:num>
  <w:num w:numId="104">
    <w:abstractNumId w:val="94"/>
  </w:num>
  <w:num w:numId="105">
    <w:abstractNumId w:val="82"/>
  </w:num>
  <w:num w:numId="106">
    <w:abstractNumId w:val="92"/>
  </w:num>
  <w:num w:numId="107">
    <w:abstractNumId w:val="107"/>
  </w:num>
  <w:num w:numId="108">
    <w:abstractNumId w:val="32"/>
  </w:num>
  <w:num w:numId="109">
    <w:abstractNumId w:val="18"/>
  </w:num>
  <w:num w:numId="110">
    <w:abstractNumId w:val="93"/>
  </w:num>
  <w:num w:numId="111">
    <w:abstractNumId w:val="12"/>
  </w:num>
  <w:num w:numId="112">
    <w:abstractNumId w:val="116"/>
  </w:num>
  <w:num w:numId="113">
    <w:abstractNumId w:val="37"/>
  </w:num>
  <w:num w:numId="114">
    <w:abstractNumId w:val="53"/>
  </w:num>
  <w:num w:numId="115">
    <w:abstractNumId w:val="25"/>
  </w:num>
  <w:num w:numId="116">
    <w:abstractNumId w:val="71"/>
  </w:num>
  <w:num w:numId="117">
    <w:abstractNumId w:val="81"/>
  </w:num>
  <w:num w:numId="118">
    <w:abstractNumId w:val="91"/>
  </w:num>
  <w:num w:numId="119">
    <w:abstractNumId w:val="124"/>
  </w:num>
  <w:num w:numId="120">
    <w:abstractNumId w:val="66"/>
  </w:num>
  <w:num w:numId="121">
    <w:abstractNumId w:val="87"/>
  </w:num>
  <w:num w:numId="122">
    <w:abstractNumId w:val="17"/>
  </w:num>
  <w:num w:numId="123">
    <w:abstractNumId w:val="52"/>
  </w:num>
  <w:num w:numId="124">
    <w:abstractNumId w:val="89"/>
  </w:num>
  <w:num w:numId="125">
    <w:abstractNumId w:val="57"/>
  </w:num>
  <w:num w:numId="126">
    <w:abstractNumId w:val="26"/>
  </w:num>
  <w:num w:numId="127">
    <w:abstractNumId w:val="36"/>
  </w:num>
  <w:num w:numId="128">
    <w:abstractNumId w:val="130"/>
  </w:num>
  <w:num w:numId="129">
    <w:abstractNumId w:val="43"/>
  </w:num>
  <w:num w:numId="130">
    <w:abstractNumId w:val="69"/>
  </w:num>
  <w:num w:numId="131">
    <w:abstractNumId w:val="0"/>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TrueTypeFonts/>
  <w:embedSystemFonts/>
  <w:saveSubsetFonts/>
  <w:hideSpellingErrors/>
  <w:hideGrammaticalError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hyphenationZone w:val="425"/>
  <w:displayHorizontalDrawingGridEvery w:val="0"/>
  <w:displayVerticalDrawingGridEvery w:val="0"/>
  <w:doNotUseMarginsForDrawingGridOrigin/>
  <w:noPunctuationKerning/>
  <w:characterSpacingControl w:val="doNotCompress"/>
  <w:savePreviewPicture/>
  <w:footnotePr>
    <w:pos w:val="beneathText"/>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C33"/>
    <w:rsid w:val="000009ED"/>
    <w:rsid w:val="00000FE0"/>
    <w:rsid w:val="0000103C"/>
    <w:rsid w:val="00001524"/>
    <w:rsid w:val="000019EE"/>
    <w:rsid w:val="00001F50"/>
    <w:rsid w:val="00002A82"/>
    <w:rsid w:val="00002ADA"/>
    <w:rsid w:val="000033DF"/>
    <w:rsid w:val="00003702"/>
    <w:rsid w:val="00003808"/>
    <w:rsid w:val="00003B0F"/>
    <w:rsid w:val="00003C91"/>
    <w:rsid w:val="00003D08"/>
    <w:rsid w:val="00003EAC"/>
    <w:rsid w:val="00003F18"/>
    <w:rsid w:val="000044F7"/>
    <w:rsid w:val="000044FF"/>
    <w:rsid w:val="000045B4"/>
    <w:rsid w:val="00004809"/>
    <w:rsid w:val="0000485B"/>
    <w:rsid w:val="000048F6"/>
    <w:rsid w:val="00005289"/>
    <w:rsid w:val="00005709"/>
    <w:rsid w:val="00005751"/>
    <w:rsid w:val="00005C09"/>
    <w:rsid w:val="00005DEB"/>
    <w:rsid w:val="0000602F"/>
    <w:rsid w:val="0000632E"/>
    <w:rsid w:val="00006483"/>
    <w:rsid w:val="00006947"/>
    <w:rsid w:val="00006F32"/>
    <w:rsid w:val="0000798D"/>
    <w:rsid w:val="00007BF6"/>
    <w:rsid w:val="00007CDA"/>
    <w:rsid w:val="00010014"/>
    <w:rsid w:val="00010228"/>
    <w:rsid w:val="000102A8"/>
    <w:rsid w:val="00010E90"/>
    <w:rsid w:val="00011A44"/>
    <w:rsid w:val="00011AD0"/>
    <w:rsid w:val="0001224D"/>
    <w:rsid w:val="000124C5"/>
    <w:rsid w:val="0001291C"/>
    <w:rsid w:val="00012A17"/>
    <w:rsid w:val="00012AB6"/>
    <w:rsid w:val="00013D6A"/>
    <w:rsid w:val="00014026"/>
    <w:rsid w:val="00014583"/>
    <w:rsid w:val="00014673"/>
    <w:rsid w:val="00014C3B"/>
    <w:rsid w:val="00015057"/>
    <w:rsid w:val="00015222"/>
    <w:rsid w:val="00015D6C"/>
    <w:rsid w:val="00016C0B"/>
    <w:rsid w:val="00016E2C"/>
    <w:rsid w:val="00017639"/>
    <w:rsid w:val="0002013F"/>
    <w:rsid w:val="000202B5"/>
    <w:rsid w:val="00020457"/>
    <w:rsid w:val="0002057E"/>
    <w:rsid w:val="00020816"/>
    <w:rsid w:val="00020938"/>
    <w:rsid w:val="00021591"/>
    <w:rsid w:val="00021619"/>
    <w:rsid w:val="00021FF9"/>
    <w:rsid w:val="00022199"/>
    <w:rsid w:val="00022815"/>
    <w:rsid w:val="00022B86"/>
    <w:rsid w:val="00022F39"/>
    <w:rsid w:val="000230AD"/>
    <w:rsid w:val="0002373B"/>
    <w:rsid w:val="0002401F"/>
    <w:rsid w:val="00024099"/>
    <w:rsid w:val="000243D9"/>
    <w:rsid w:val="0002475D"/>
    <w:rsid w:val="00024805"/>
    <w:rsid w:val="00024C6E"/>
    <w:rsid w:val="00024D7F"/>
    <w:rsid w:val="00024E3A"/>
    <w:rsid w:val="00025B2B"/>
    <w:rsid w:val="000266C6"/>
    <w:rsid w:val="0002680B"/>
    <w:rsid w:val="0002690D"/>
    <w:rsid w:val="00027270"/>
    <w:rsid w:val="000275D3"/>
    <w:rsid w:val="000276D3"/>
    <w:rsid w:val="000277A9"/>
    <w:rsid w:val="00027DDA"/>
    <w:rsid w:val="00027EA6"/>
    <w:rsid w:val="00027F29"/>
    <w:rsid w:val="0003016C"/>
    <w:rsid w:val="000302AC"/>
    <w:rsid w:val="0003054D"/>
    <w:rsid w:val="000305E7"/>
    <w:rsid w:val="000307CB"/>
    <w:rsid w:val="000318AE"/>
    <w:rsid w:val="0003220F"/>
    <w:rsid w:val="000323E5"/>
    <w:rsid w:val="00032F9E"/>
    <w:rsid w:val="000337A6"/>
    <w:rsid w:val="00033B6E"/>
    <w:rsid w:val="00033E37"/>
    <w:rsid w:val="00033F95"/>
    <w:rsid w:val="000340B3"/>
    <w:rsid w:val="000354A5"/>
    <w:rsid w:val="00035B6B"/>
    <w:rsid w:val="00036104"/>
    <w:rsid w:val="000368C8"/>
    <w:rsid w:val="0003726A"/>
    <w:rsid w:val="00037800"/>
    <w:rsid w:val="00037D58"/>
    <w:rsid w:val="000410DE"/>
    <w:rsid w:val="00041B08"/>
    <w:rsid w:val="0004274E"/>
    <w:rsid w:val="00042962"/>
    <w:rsid w:val="00043642"/>
    <w:rsid w:val="0004407E"/>
    <w:rsid w:val="0004439C"/>
    <w:rsid w:val="000443AB"/>
    <w:rsid w:val="00044738"/>
    <w:rsid w:val="00044AEA"/>
    <w:rsid w:val="00044B57"/>
    <w:rsid w:val="00044E5A"/>
    <w:rsid w:val="000451F4"/>
    <w:rsid w:val="00045771"/>
    <w:rsid w:val="00045AF3"/>
    <w:rsid w:val="00046678"/>
    <w:rsid w:val="00046A87"/>
    <w:rsid w:val="00046DDC"/>
    <w:rsid w:val="00047779"/>
    <w:rsid w:val="00047BA0"/>
    <w:rsid w:val="00047F25"/>
    <w:rsid w:val="0005051C"/>
    <w:rsid w:val="0005071A"/>
    <w:rsid w:val="00050825"/>
    <w:rsid w:val="0005141E"/>
    <w:rsid w:val="00051CF8"/>
    <w:rsid w:val="00051D1D"/>
    <w:rsid w:val="00051E7A"/>
    <w:rsid w:val="00052D60"/>
    <w:rsid w:val="0005352B"/>
    <w:rsid w:val="0005395D"/>
    <w:rsid w:val="00053B5A"/>
    <w:rsid w:val="00053EFE"/>
    <w:rsid w:val="000542FA"/>
    <w:rsid w:val="00054577"/>
    <w:rsid w:val="000548BD"/>
    <w:rsid w:val="00054E80"/>
    <w:rsid w:val="00055FF1"/>
    <w:rsid w:val="00056933"/>
    <w:rsid w:val="000569C8"/>
    <w:rsid w:val="0005701C"/>
    <w:rsid w:val="000575A9"/>
    <w:rsid w:val="00057D3E"/>
    <w:rsid w:val="000601AF"/>
    <w:rsid w:val="00060240"/>
    <w:rsid w:val="00060422"/>
    <w:rsid w:val="00060479"/>
    <w:rsid w:val="0006166A"/>
    <w:rsid w:val="00062227"/>
    <w:rsid w:val="0006296D"/>
    <w:rsid w:val="00062B21"/>
    <w:rsid w:val="00063122"/>
    <w:rsid w:val="00063291"/>
    <w:rsid w:val="0006331A"/>
    <w:rsid w:val="00063871"/>
    <w:rsid w:val="00063FB0"/>
    <w:rsid w:val="00064009"/>
    <w:rsid w:val="00064667"/>
    <w:rsid w:val="00064DAA"/>
    <w:rsid w:val="000652E2"/>
    <w:rsid w:val="00065423"/>
    <w:rsid w:val="00065586"/>
    <w:rsid w:val="000658C3"/>
    <w:rsid w:val="000663BA"/>
    <w:rsid w:val="00066856"/>
    <w:rsid w:val="00066938"/>
    <w:rsid w:val="00066F6E"/>
    <w:rsid w:val="00067053"/>
    <w:rsid w:val="0006708C"/>
    <w:rsid w:val="00067445"/>
    <w:rsid w:val="00067CFF"/>
    <w:rsid w:val="0007016D"/>
    <w:rsid w:val="0007059E"/>
    <w:rsid w:val="000717C2"/>
    <w:rsid w:val="000718D1"/>
    <w:rsid w:val="00071A2B"/>
    <w:rsid w:val="00071B4E"/>
    <w:rsid w:val="00071BC8"/>
    <w:rsid w:val="00071CE3"/>
    <w:rsid w:val="00071DF2"/>
    <w:rsid w:val="00071E35"/>
    <w:rsid w:val="00072AEE"/>
    <w:rsid w:val="00072F9D"/>
    <w:rsid w:val="000738F7"/>
    <w:rsid w:val="00073A11"/>
    <w:rsid w:val="00075564"/>
    <w:rsid w:val="00075689"/>
    <w:rsid w:val="00075775"/>
    <w:rsid w:val="00075A41"/>
    <w:rsid w:val="00075AA4"/>
    <w:rsid w:val="000761C8"/>
    <w:rsid w:val="000765E6"/>
    <w:rsid w:val="000769C4"/>
    <w:rsid w:val="000779E2"/>
    <w:rsid w:val="00077A43"/>
    <w:rsid w:val="00077CAE"/>
    <w:rsid w:val="00077D60"/>
    <w:rsid w:val="0008003F"/>
    <w:rsid w:val="00080278"/>
    <w:rsid w:val="00080299"/>
    <w:rsid w:val="00080420"/>
    <w:rsid w:val="00080A7C"/>
    <w:rsid w:val="00081537"/>
    <w:rsid w:val="0008173C"/>
    <w:rsid w:val="000826C2"/>
    <w:rsid w:val="0008315E"/>
    <w:rsid w:val="0008361E"/>
    <w:rsid w:val="000837C0"/>
    <w:rsid w:val="00083EFE"/>
    <w:rsid w:val="00083FF3"/>
    <w:rsid w:val="00084300"/>
    <w:rsid w:val="00084347"/>
    <w:rsid w:val="0008558D"/>
    <w:rsid w:val="000858CA"/>
    <w:rsid w:val="00085B20"/>
    <w:rsid w:val="00085BDA"/>
    <w:rsid w:val="0008661C"/>
    <w:rsid w:val="000867DA"/>
    <w:rsid w:val="0008699D"/>
    <w:rsid w:val="00086E92"/>
    <w:rsid w:val="00087A23"/>
    <w:rsid w:val="00087CAE"/>
    <w:rsid w:val="00087CB1"/>
    <w:rsid w:val="00090458"/>
    <w:rsid w:val="0009092E"/>
    <w:rsid w:val="00091850"/>
    <w:rsid w:val="00091BBD"/>
    <w:rsid w:val="00091BFF"/>
    <w:rsid w:val="00091D28"/>
    <w:rsid w:val="00092B38"/>
    <w:rsid w:val="00093618"/>
    <w:rsid w:val="000936A0"/>
    <w:rsid w:val="00094BA2"/>
    <w:rsid w:val="00094F51"/>
    <w:rsid w:val="00094FC6"/>
    <w:rsid w:val="00095232"/>
    <w:rsid w:val="00095233"/>
    <w:rsid w:val="00095324"/>
    <w:rsid w:val="000961BD"/>
    <w:rsid w:val="00096335"/>
    <w:rsid w:val="000965D2"/>
    <w:rsid w:val="00096AC2"/>
    <w:rsid w:val="00097239"/>
    <w:rsid w:val="00097685"/>
    <w:rsid w:val="00097F7E"/>
    <w:rsid w:val="000A0272"/>
    <w:rsid w:val="000A0308"/>
    <w:rsid w:val="000A0ABA"/>
    <w:rsid w:val="000A0E6F"/>
    <w:rsid w:val="000A1282"/>
    <w:rsid w:val="000A147A"/>
    <w:rsid w:val="000A1BBF"/>
    <w:rsid w:val="000A1E04"/>
    <w:rsid w:val="000A2CD1"/>
    <w:rsid w:val="000A2DB5"/>
    <w:rsid w:val="000A2E28"/>
    <w:rsid w:val="000A318A"/>
    <w:rsid w:val="000A3499"/>
    <w:rsid w:val="000A36B9"/>
    <w:rsid w:val="000A3936"/>
    <w:rsid w:val="000A3941"/>
    <w:rsid w:val="000A3C80"/>
    <w:rsid w:val="000A40EA"/>
    <w:rsid w:val="000A5713"/>
    <w:rsid w:val="000A57EC"/>
    <w:rsid w:val="000A5932"/>
    <w:rsid w:val="000A6196"/>
    <w:rsid w:val="000A65D1"/>
    <w:rsid w:val="000A69EF"/>
    <w:rsid w:val="000A6AD8"/>
    <w:rsid w:val="000A6B5A"/>
    <w:rsid w:val="000A6B9F"/>
    <w:rsid w:val="000A7234"/>
    <w:rsid w:val="000A793A"/>
    <w:rsid w:val="000B139A"/>
    <w:rsid w:val="000B1D36"/>
    <w:rsid w:val="000B1D3F"/>
    <w:rsid w:val="000B1FBC"/>
    <w:rsid w:val="000B26DE"/>
    <w:rsid w:val="000B26E8"/>
    <w:rsid w:val="000B340F"/>
    <w:rsid w:val="000B41E1"/>
    <w:rsid w:val="000B41FB"/>
    <w:rsid w:val="000B455E"/>
    <w:rsid w:val="000B4598"/>
    <w:rsid w:val="000B4772"/>
    <w:rsid w:val="000B486A"/>
    <w:rsid w:val="000B4AD5"/>
    <w:rsid w:val="000B4BB2"/>
    <w:rsid w:val="000B4FE5"/>
    <w:rsid w:val="000B50A2"/>
    <w:rsid w:val="000B50DB"/>
    <w:rsid w:val="000B58BE"/>
    <w:rsid w:val="000B5B24"/>
    <w:rsid w:val="000B6093"/>
    <w:rsid w:val="000B6352"/>
    <w:rsid w:val="000B63E6"/>
    <w:rsid w:val="000B65EB"/>
    <w:rsid w:val="000B6651"/>
    <w:rsid w:val="000B66FD"/>
    <w:rsid w:val="000B753D"/>
    <w:rsid w:val="000B7640"/>
    <w:rsid w:val="000B7C9A"/>
    <w:rsid w:val="000C0554"/>
    <w:rsid w:val="000C0B23"/>
    <w:rsid w:val="000C0B4B"/>
    <w:rsid w:val="000C1888"/>
    <w:rsid w:val="000C21A9"/>
    <w:rsid w:val="000C2793"/>
    <w:rsid w:val="000C27E2"/>
    <w:rsid w:val="000C28CD"/>
    <w:rsid w:val="000C28E8"/>
    <w:rsid w:val="000C3E2C"/>
    <w:rsid w:val="000C3F84"/>
    <w:rsid w:val="000C4646"/>
    <w:rsid w:val="000C493E"/>
    <w:rsid w:val="000C4A65"/>
    <w:rsid w:val="000C4C70"/>
    <w:rsid w:val="000C5E6E"/>
    <w:rsid w:val="000C6054"/>
    <w:rsid w:val="000C6606"/>
    <w:rsid w:val="000C74F2"/>
    <w:rsid w:val="000C7FB7"/>
    <w:rsid w:val="000D0445"/>
    <w:rsid w:val="000D06D0"/>
    <w:rsid w:val="000D078C"/>
    <w:rsid w:val="000D08D4"/>
    <w:rsid w:val="000D0A60"/>
    <w:rsid w:val="000D0BC4"/>
    <w:rsid w:val="000D1302"/>
    <w:rsid w:val="000D1FD3"/>
    <w:rsid w:val="000D206C"/>
    <w:rsid w:val="000D278A"/>
    <w:rsid w:val="000D28BA"/>
    <w:rsid w:val="000D2C1A"/>
    <w:rsid w:val="000D3152"/>
    <w:rsid w:val="000D3379"/>
    <w:rsid w:val="000D34F0"/>
    <w:rsid w:val="000D43E9"/>
    <w:rsid w:val="000D4820"/>
    <w:rsid w:val="000D4A2F"/>
    <w:rsid w:val="000D4A7A"/>
    <w:rsid w:val="000D56A2"/>
    <w:rsid w:val="000D64DF"/>
    <w:rsid w:val="000D69A7"/>
    <w:rsid w:val="000D7C22"/>
    <w:rsid w:val="000D7E6B"/>
    <w:rsid w:val="000E0593"/>
    <w:rsid w:val="000E06B4"/>
    <w:rsid w:val="000E07E5"/>
    <w:rsid w:val="000E1620"/>
    <w:rsid w:val="000E1C17"/>
    <w:rsid w:val="000E1CA8"/>
    <w:rsid w:val="000E25E9"/>
    <w:rsid w:val="000E2697"/>
    <w:rsid w:val="000E2899"/>
    <w:rsid w:val="000E2DE8"/>
    <w:rsid w:val="000E307B"/>
    <w:rsid w:val="000E36EB"/>
    <w:rsid w:val="000E3DBA"/>
    <w:rsid w:val="000E41E3"/>
    <w:rsid w:val="000E42EB"/>
    <w:rsid w:val="000E4347"/>
    <w:rsid w:val="000E45FD"/>
    <w:rsid w:val="000E463C"/>
    <w:rsid w:val="000E46D0"/>
    <w:rsid w:val="000E4FCE"/>
    <w:rsid w:val="000E7469"/>
    <w:rsid w:val="000E7B87"/>
    <w:rsid w:val="000E7C94"/>
    <w:rsid w:val="000F0D78"/>
    <w:rsid w:val="000F13E2"/>
    <w:rsid w:val="000F17F0"/>
    <w:rsid w:val="000F20DA"/>
    <w:rsid w:val="000F262D"/>
    <w:rsid w:val="000F2982"/>
    <w:rsid w:val="000F2B87"/>
    <w:rsid w:val="000F2EF1"/>
    <w:rsid w:val="000F350E"/>
    <w:rsid w:val="000F3855"/>
    <w:rsid w:val="000F3A04"/>
    <w:rsid w:val="000F47FA"/>
    <w:rsid w:val="000F48E6"/>
    <w:rsid w:val="000F4987"/>
    <w:rsid w:val="000F4C6F"/>
    <w:rsid w:val="000F4CAA"/>
    <w:rsid w:val="000F54F3"/>
    <w:rsid w:val="000F6094"/>
    <w:rsid w:val="000F67A4"/>
    <w:rsid w:val="000F69C6"/>
    <w:rsid w:val="000F6E3E"/>
    <w:rsid w:val="000F7086"/>
    <w:rsid w:val="000F7429"/>
    <w:rsid w:val="000F74C7"/>
    <w:rsid w:val="000F75F3"/>
    <w:rsid w:val="000F7789"/>
    <w:rsid w:val="000F7D43"/>
    <w:rsid w:val="000F7FD5"/>
    <w:rsid w:val="00100138"/>
    <w:rsid w:val="00100615"/>
    <w:rsid w:val="001006DA"/>
    <w:rsid w:val="00100A5D"/>
    <w:rsid w:val="00100FF6"/>
    <w:rsid w:val="001016A2"/>
    <w:rsid w:val="00101949"/>
    <w:rsid w:val="00102597"/>
    <w:rsid w:val="001026A2"/>
    <w:rsid w:val="0010289E"/>
    <w:rsid w:val="00103586"/>
    <w:rsid w:val="0010390C"/>
    <w:rsid w:val="00103A0D"/>
    <w:rsid w:val="00103CA9"/>
    <w:rsid w:val="00104275"/>
    <w:rsid w:val="0010433C"/>
    <w:rsid w:val="001055A0"/>
    <w:rsid w:val="001058D5"/>
    <w:rsid w:val="00105E24"/>
    <w:rsid w:val="00105F0C"/>
    <w:rsid w:val="001062BF"/>
    <w:rsid w:val="0010681F"/>
    <w:rsid w:val="00106835"/>
    <w:rsid w:val="00106D41"/>
    <w:rsid w:val="00107287"/>
    <w:rsid w:val="001072DF"/>
    <w:rsid w:val="0010736C"/>
    <w:rsid w:val="001075B4"/>
    <w:rsid w:val="0010792A"/>
    <w:rsid w:val="001103F8"/>
    <w:rsid w:val="00110511"/>
    <w:rsid w:val="00110C3C"/>
    <w:rsid w:val="00113989"/>
    <w:rsid w:val="00113994"/>
    <w:rsid w:val="00113DEE"/>
    <w:rsid w:val="00114136"/>
    <w:rsid w:val="001147D0"/>
    <w:rsid w:val="001151E0"/>
    <w:rsid w:val="00115355"/>
    <w:rsid w:val="00115519"/>
    <w:rsid w:val="001155A8"/>
    <w:rsid w:val="00115ACE"/>
    <w:rsid w:val="00115AEF"/>
    <w:rsid w:val="00116046"/>
    <w:rsid w:val="0011643E"/>
    <w:rsid w:val="00116CC3"/>
    <w:rsid w:val="00116CFC"/>
    <w:rsid w:val="00116D53"/>
    <w:rsid w:val="001172C6"/>
    <w:rsid w:val="00117B6F"/>
    <w:rsid w:val="00117F40"/>
    <w:rsid w:val="00120D67"/>
    <w:rsid w:val="001212F5"/>
    <w:rsid w:val="00121642"/>
    <w:rsid w:val="00121C30"/>
    <w:rsid w:val="00121ED0"/>
    <w:rsid w:val="00122386"/>
    <w:rsid w:val="001223F2"/>
    <w:rsid w:val="00122798"/>
    <w:rsid w:val="00122977"/>
    <w:rsid w:val="00122B7C"/>
    <w:rsid w:val="0012350E"/>
    <w:rsid w:val="0012399E"/>
    <w:rsid w:val="00123CE8"/>
    <w:rsid w:val="00123D6B"/>
    <w:rsid w:val="00123DF9"/>
    <w:rsid w:val="0012422E"/>
    <w:rsid w:val="00124622"/>
    <w:rsid w:val="001246D8"/>
    <w:rsid w:val="00124CE1"/>
    <w:rsid w:val="00125934"/>
    <w:rsid w:val="00125CC2"/>
    <w:rsid w:val="00126839"/>
    <w:rsid w:val="00126C7C"/>
    <w:rsid w:val="00127D1A"/>
    <w:rsid w:val="00130173"/>
    <w:rsid w:val="001301CD"/>
    <w:rsid w:val="00130B9B"/>
    <w:rsid w:val="00130C81"/>
    <w:rsid w:val="001312AB"/>
    <w:rsid w:val="0013210A"/>
    <w:rsid w:val="001321FA"/>
    <w:rsid w:val="001327ED"/>
    <w:rsid w:val="001328B5"/>
    <w:rsid w:val="00132C15"/>
    <w:rsid w:val="00132C9F"/>
    <w:rsid w:val="00133366"/>
    <w:rsid w:val="0013364F"/>
    <w:rsid w:val="001341F1"/>
    <w:rsid w:val="001349DA"/>
    <w:rsid w:val="00134B16"/>
    <w:rsid w:val="00134DE2"/>
    <w:rsid w:val="001362CA"/>
    <w:rsid w:val="00136521"/>
    <w:rsid w:val="00136BAF"/>
    <w:rsid w:val="00136C0C"/>
    <w:rsid w:val="00137031"/>
    <w:rsid w:val="0013727D"/>
    <w:rsid w:val="0013750F"/>
    <w:rsid w:val="001402ED"/>
    <w:rsid w:val="00140494"/>
    <w:rsid w:val="001415B8"/>
    <w:rsid w:val="0014192A"/>
    <w:rsid w:val="0014214E"/>
    <w:rsid w:val="001424DB"/>
    <w:rsid w:val="001424F1"/>
    <w:rsid w:val="00142DE8"/>
    <w:rsid w:val="00142FC1"/>
    <w:rsid w:val="001431D0"/>
    <w:rsid w:val="0014363B"/>
    <w:rsid w:val="00143B01"/>
    <w:rsid w:val="00143B89"/>
    <w:rsid w:val="00143F4D"/>
    <w:rsid w:val="0014482E"/>
    <w:rsid w:val="00144D32"/>
    <w:rsid w:val="001455B7"/>
    <w:rsid w:val="001455FA"/>
    <w:rsid w:val="001465B0"/>
    <w:rsid w:val="001469B1"/>
    <w:rsid w:val="001469E2"/>
    <w:rsid w:val="001471EF"/>
    <w:rsid w:val="00147508"/>
    <w:rsid w:val="0014751F"/>
    <w:rsid w:val="0014797C"/>
    <w:rsid w:val="00147AF5"/>
    <w:rsid w:val="00147C46"/>
    <w:rsid w:val="00150351"/>
    <w:rsid w:val="00150764"/>
    <w:rsid w:val="00150945"/>
    <w:rsid w:val="00150F04"/>
    <w:rsid w:val="001515D6"/>
    <w:rsid w:val="00151D7D"/>
    <w:rsid w:val="00152647"/>
    <w:rsid w:val="0015264F"/>
    <w:rsid w:val="001527C2"/>
    <w:rsid w:val="00152A5B"/>
    <w:rsid w:val="00152DE0"/>
    <w:rsid w:val="00152F20"/>
    <w:rsid w:val="001539FA"/>
    <w:rsid w:val="001549A0"/>
    <w:rsid w:val="00154CCE"/>
    <w:rsid w:val="00154E2E"/>
    <w:rsid w:val="001554FC"/>
    <w:rsid w:val="00155770"/>
    <w:rsid w:val="00155BBD"/>
    <w:rsid w:val="00155BFD"/>
    <w:rsid w:val="00155F42"/>
    <w:rsid w:val="00156293"/>
    <w:rsid w:val="0015655B"/>
    <w:rsid w:val="00156CB2"/>
    <w:rsid w:val="001572FB"/>
    <w:rsid w:val="001573A2"/>
    <w:rsid w:val="001577DD"/>
    <w:rsid w:val="001607DC"/>
    <w:rsid w:val="00160F88"/>
    <w:rsid w:val="00161068"/>
    <w:rsid w:val="00161343"/>
    <w:rsid w:val="00161424"/>
    <w:rsid w:val="001615A2"/>
    <w:rsid w:val="00161A55"/>
    <w:rsid w:val="00161B8F"/>
    <w:rsid w:val="001625AD"/>
    <w:rsid w:val="00163363"/>
    <w:rsid w:val="00163768"/>
    <w:rsid w:val="00163831"/>
    <w:rsid w:val="001639F0"/>
    <w:rsid w:val="00164452"/>
    <w:rsid w:val="0016533B"/>
    <w:rsid w:val="001658D4"/>
    <w:rsid w:val="001668EB"/>
    <w:rsid w:val="00166AE8"/>
    <w:rsid w:val="00166C0A"/>
    <w:rsid w:val="00166EF8"/>
    <w:rsid w:val="00167471"/>
    <w:rsid w:val="00167DD3"/>
    <w:rsid w:val="001700EA"/>
    <w:rsid w:val="0017021E"/>
    <w:rsid w:val="00170686"/>
    <w:rsid w:val="001706BB"/>
    <w:rsid w:val="001715B6"/>
    <w:rsid w:val="0017184B"/>
    <w:rsid w:val="001720C2"/>
    <w:rsid w:val="001720FC"/>
    <w:rsid w:val="0017213B"/>
    <w:rsid w:val="0017229E"/>
    <w:rsid w:val="00172E01"/>
    <w:rsid w:val="00172F81"/>
    <w:rsid w:val="001740CC"/>
    <w:rsid w:val="001741D0"/>
    <w:rsid w:val="001742BA"/>
    <w:rsid w:val="001743C6"/>
    <w:rsid w:val="001744EC"/>
    <w:rsid w:val="001745BE"/>
    <w:rsid w:val="00174B57"/>
    <w:rsid w:val="00175440"/>
    <w:rsid w:val="001755C1"/>
    <w:rsid w:val="00175B7C"/>
    <w:rsid w:val="00175E60"/>
    <w:rsid w:val="00176396"/>
    <w:rsid w:val="00176451"/>
    <w:rsid w:val="001768B1"/>
    <w:rsid w:val="001768DD"/>
    <w:rsid w:val="00176DCC"/>
    <w:rsid w:val="00176E24"/>
    <w:rsid w:val="001777DE"/>
    <w:rsid w:val="00177E63"/>
    <w:rsid w:val="0018007E"/>
    <w:rsid w:val="0018016D"/>
    <w:rsid w:val="00180577"/>
    <w:rsid w:val="001820D0"/>
    <w:rsid w:val="001825F5"/>
    <w:rsid w:val="00184146"/>
    <w:rsid w:val="00184478"/>
    <w:rsid w:val="00184667"/>
    <w:rsid w:val="00184823"/>
    <w:rsid w:val="00184980"/>
    <w:rsid w:val="00184F3C"/>
    <w:rsid w:val="001853B7"/>
    <w:rsid w:val="00185535"/>
    <w:rsid w:val="00185B46"/>
    <w:rsid w:val="00185BEA"/>
    <w:rsid w:val="00185FED"/>
    <w:rsid w:val="0018624D"/>
    <w:rsid w:val="00186332"/>
    <w:rsid w:val="00186428"/>
    <w:rsid w:val="001872FB"/>
    <w:rsid w:val="001875FE"/>
    <w:rsid w:val="001876B7"/>
    <w:rsid w:val="00187793"/>
    <w:rsid w:val="00187AD8"/>
    <w:rsid w:val="00187B6A"/>
    <w:rsid w:val="001901A4"/>
    <w:rsid w:val="00190B25"/>
    <w:rsid w:val="00190C6B"/>
    <w:rsid w:val="00190D80"/>
    <w:rsid w:val="001914B1"/>
    <w:rsid w:val="001915FE"/>
    <w:rsid w:val="00191CAB"/>
    <w:rsid w:val="00191CAD"/>
    <w:rsid w:val="00192CB5"/>
    <w:rsid w:val="00192CCF"/>
    <w:rsid w:val="00192D80"/>
    <w:rsid w:val="001930C7"/>
    <w:rsid w:val="0019334B"/>
    <w:rsid w:val="001938D4"/>
    <w:rsid w:val="0019392A"/>
    <w:rsid w:val="00194688"/>
    <w:rsid w:val="00194C1A"/>
    <w:rsid w:val="00194DE7"/>
    <w:rsid w:val="00194E5E"/>
    <w:rsid w:val="001959D5"/>
    <w:rsid w:val="00195C5C"/>
    <w:rsid w:val="00195DEE"/>
    <w:rsid w:val="0019628E"/>
    <w:rsid w:val="0019641F"/>
    <w:rsid w:val="001965AC"/>
    <w:rsid w:val="00196B3F"/>
    <w:rsid w:val="00196E77"/>
    <w:rsid w:val="001977E5"/>
    <w:rsid w:val="00197967"/>
    <w:rsid w:val="00197BDA"/>
    <w:rsid w:val="00197C59"/>
    <w:rsid w:val="001A06F6"/>
    <w:rsid w:val="001A0D6E"/>
    <w:rsid w:val="001A0EE5"/>
    <w:rsid w:val="001A19D8"/>
    <w:rsid w:val="001A1E0C"/>
    <w:rsid w:val="001A1EE7"/>
    <w:rsid w:val="001A1FA5"/>
    <w:rsid w:val="001A2277"/>
    <w:rsid w:val="001A23B7"/>
    <w:rsid w:val="001A2445"/>
    <w:rsid w:val="001A3092"/>
    <w:rsid w:val="001A3219"/>
    <w:rsid w:val="001A3F62"/>
    <w:rsid w:val="001A3F81"/>
    <w:rsid w:val="001A62B9"/>
    <w:rsid w:val="001A6B53"/>
    <w:rsid w:val="001A6F56"/>
    <w:rsid w:val="001A77BC"/>
    <w:rsid w:val="001A7A37"/>
    <w:rsid w:val="001A7E02"/>
    <w:rsid w:val="001B0053"/>
    <w:rsid w:val="001B0B28"/>
    <w:rsid w:val="001B120B"/>
    <w:rsid w:val="001B1619"/>
    <w:rsid w:val="001B19D8"/>
    <w:rsid w:val="001B1C49"/>
    <w:rsid w:val="001B1E97"/>
    <w:rsid w:val="001B1EBA"/>
    <w:rsid w:val="001B1FAC"/>
    <w:rsid w:val="001B2214"/>
    <w:rsid w:val="001B22AB"/>
    <w:rsid w:val="001B24AE"/>
    <w:rsid w:val="001B2880"/>
    <w:rsid w:val="001B2F8D"/>
    <w:rsid w:val="001B3496"/>
    <w:rsid w:val="001B41B2"/>
    <w:rsid w:val="001B41B5"/>
    <w:rsid w:val="001B50F6"/>
    <w:rsid w:val="001B518A"/>
    <w:rsid w:val="001B5BE9"/>
    <w:rsid w:val="001B67DF"/>
    <w:rsid w:val="001C0916"/>
    <w:rsid w:val="001C096C"/>
    <w:rsid w:val="001C0BF7"/>
    <w:rsid w:val="001C0F14"/>
    <w:rsid w:val="001C110E"/>
    <w:rsid w:val="001C1433"/>
    <w:rsid w:val="001C17BB"/>
    <w:rsid w:val="001C1A70"/>
    <w:rsid w:val="001C20B5"/>
    <w:rsid w:val="001C2203"/>
    <w:rsid w:val="001C322C"/>
    <w:rsid w:val="001C3DE5"/>
    <w:rsid w:val="001C3E4E"/>
    <w:rsid w:val="001C5131"/>
    <w:rsid w:val="001C5922"/>
    <w:rsid w:val="001C5F65"/>
    <w:rsid w:val="001C5FDF"/>
    <w:rsid w:val="001C5FF3"/>
    <w:rsid w:val="001C66E1"/>
    <w:rsid w:val="001C69FA"/>
    <w:rsid w:val="001C7692"/>
    <w:rsid w:val="001C7EFD"/>
    <w:rsid w:val="001D04BA"/>
    <w:rsid w:val="001D08AF"/>
    <w:rsid w:val="001D0B21"/>
    <w:rsid w:val="001D0BA0"/>
    <w:rsid w:val="001D0EA2"/>
    <w:rsid w:val="001D0F6E"/>
    <w:rsid w:val="001D0FB6"/>
    <w:rsid w:val="001D10B4"/>
    <w:rsid w:val="001D1158"/>
    <w:rsid w:val="001D127A"/>
    <w:rsid w:val="001D1D53"/>
    <w:rsid w:val="001D1DDD"/>
    <w:rsid w:val="001D21AE"/>
    <w:rsid w:val="001D2985"/>
    <w:rsid w:val="001D2A18"/>
    <w:rsid w:val="001D2C2F"/>
    <w:rsid w:val="001D35CF"/>
    <w:rsid w:val="001D3661"/>
    <w:rsid w:val="001D4591"/>
    <w:rsid w:val="001D50E1"/>
    <w:rsid w:val="001D523B"/>
    <w:rsid w:val="001D6511"/>
    <w:rsid w:val="001D6923"/>
    <w:rsid w:val="001D6BF0"/>
    <w:rsid w:val="001D6C39"/>
    <w:rsid w:val="001D6E9F"/>
    <w:rsid w:val="001D6EE1"/>
    <w:rsid w:val="001D7040"/>
    <w:rsid w:val="001D7859"/>
    <w:rsid w:val="001E0B9A"/>
    <w:rsid w:val="001E117F"/>
    <w:rsid w:val="001E1354"/>
    <w:rsid w:val="001E182D"/>
    <w:rsid w:val="001E1CC9"/>
    <w:rsid w:val="001E2248"/>
    <w:rsid w:val="001E244C"/>
    <w:rsid w:val="001E2823"/>
    <w:rsid w:val="001E2A7A"/>
    <w:rsid w:val="001E2E33"/>
    <w:rsid w:val="001E329E"/>
    <w:rsid w:val="001E3983"/>
    <w:rsid w:val="001E39A8"/>
    <w:rsid w:val="001E3C7A"/>
    <w:rsid w:val="001E3E3C"/>
    <w:rsid w:val="001E424F"/>
    <w:rsid w:val="001E4313"/>
    <w:rsid w:val="001E43E5"/>
    <w:rsid w:val="001E496D"/>
    <w:rsid w:val="001E4F32"/>
    <w:rsid w:val="001E53A9"/>
    <w:rsid w:val="001E5651"/>
    <w:rsid w:val="001E5A2E"/>
    <w:rsid w:val="001E5D97"/>
    <w:rsid w:val="001E6597"/>
    <w:rsid w:val="001E6776"/>
    <w:rsid w:val="001E6AE4"/>
    <w:rsid w:val="001E6E45"/>
    <w:rsid w:val="001E788B"/>
    <w:rsid w:val="001E7DFB"/>
    <w:rsid w:val="001F028E"/>
    <w:rsid w:val="001F07A0"/>
    <w:rsid w:val="001F0E6F"/>
    <w:rsid w:val="001F0F38"/>
    <w:rsid w:val="001F15A2"/>
    <w:rsid w:val="001F1A58"/>
    <w:rsid w:val="001F1B4E"/>
    <w:rsid w:val="001F1E00"/>
    <w:rsid w:val="001F2250"/>
    <w:rsid w:val="001F2BCD"/>
    <w:rsid w:val="001F3A97"/>
    <w:rsid w:val="001F3AEB"/>
    <w:rsid w:val="001F462C"/>
    <w:rsid w:val="001F4E2D"/>
    <w:rsid w:val="001F513C"/>
    <w:rsid w:val="001F5262"/>
    <w:rsid w:val="001F5CC1"/>
    <w:rsid w:val="001F5E97"/>
    <w:rsid w:val="001F5E9E"/>
    <w:rsid w:val="001F5F13"/>
    <w:rsid w:val="001F69F2"/>
    <w:rsid w:val="001F76C3"/>
    <w:rsid w:val="001F7E73"/>
    <w:rsid w:val="001F7E8B"/>
    <w:rsid w:val="00200189"/>
    <w:rsid w:val="00201004"/>
    <w:rsid w:val="00201410"/>
    <w:rsid w:val="00201A27"/>
    <w:rsid w:val="00201DA3"/>
    <w:rsid w:val="00202062"/>
    <w:rsid w:val="002022E8"/>
    <w:rsid w:val="0020243D"/>
    <w:rsid w:val="002028B3"/>
    <w:rsid w:val="00202920"/>
    <w:rsid w:val="00202EC4"/>
    <w:rsid w:val="00203009"/>
    <w:rsid w:val="0020348F"/>
    <w:rsid w:val="00203C2A"/>
    <w:rsid w:val="00203EE1"/>
    <w:rsid w:val="0020408C"/>
    <w:rsid w:val="002043E3"/>
    <w:rsid w:val="002045B7"/>
    <w:rsid w:val="00204692"/>
    <w:rsid w:val="002046CF"/>
    <w:rsid w:val="002049C8"/>
    <w:rsid w:val="00204BE5"/>
    <w:rsid w:val="00205414"/>
    <w:rsid w:val="002068CA"/>
    <w:rsid w:val="00206948"/>
    <w:rsid w:val="00206B4B"/>
    <w:rsid w:val="00206F83"/>
    <w:rsid w:val="00207662"/>
    <w:rsid w:val="0020799D"/>
    <w:rsid w:val="00207ED1"/>
    <w:rsid w:val="00210A91"/>
    <w:rsid w:val="00210CF5"/>
    <w:rsid w:val="00211623"/>
    <w:rsid w:val="002123A5"/>
    <w:rsid w:val="002126A3"/>
    <w:rsid w:val="002126D1"/>
    <w:rsid w:val="00212BFC"/>
    <w:rsid w:val="00212CCE"/>
    <w:rsid w:val="00212D1E"/>
    <w:rsid w:val="00212FCD"/>
    <w:rsid w:val="002131B6"/>
    <w:rsid w:val="00213294"/>
    <w:rsid w:val="00213770"/>
    <w:rsid w:val="00213F13"/>
    <w:rsid w:val="00214670"/>
    <w:rsid w:val="00214ACA"/>
    <w:rsid w:val="00214D57"/>
    <w:rsid w:val="00215061"/>
    <w:rsid w:val="002155B5"/>
    <w:rsid w:val="00215CB8"/>
    <w:rsid w:val="00215E98"/>
    <w:rsid w:val="00216589"/>
    <w:rsid w:val="002165C1"/>
    <w:rsid w:val="00216973"/>
    <w:rsid w:val="0021735F"/>
    <w:rsid w:val="0021736F"/>
    <w:rsid w:val="002176BC"/>
    <w:rsid w:val="00217D30"/>
    <w:rsid w:val="00217E0E"/>
    <w:rsid w:val="00217F1D"/>
    <w:rsid w:val="002207A7"/>
    <w:rsid w:val="00221C4E"/>
    <w:rsid w:val="00222040"/>
    <w:rsid w:val="00222485"/>
    <w:rsid w:val="002230DD"/>
    <w:rsid w:val="002237C7"/>
    <w:rsid w:val="00223802"/>
    <w:rsid w:val="00224065"/>
    <w:rsid w:val="00224AC5"/>
    <w:rsid w:val="00224E94"/>
    <w:rsid w:val="00225067"/>
    <w:rsid w:val="00225C92"/>
    <w:rsid w:val="00225D72"/>
    <w:rsid w:val="00226CCD"/>
    <w:rsid w:val="00226F0E"/>
    <w:rsid w:val="0023078E"/>
    <w:rsid w:val="00230C5D"/>
    <w:rsid w:val="00230E87"/>
    <w:rsid w:val="0023108D"/>
    <w:rsid w:val="002316D3"/>
    <w:rsid w:val="002316F5"/>
    <w:rsid w:val="00231766"/>
    <w:rsid w:val="00231823"/>
    <w:rsid w:val="00231967"/>
    <w:rsid w:val="002324EC"/>
    <w:rsid w:val="002326DC"/>
    <w:rsid w:val="00232745"/>
    <w:rsid w:val="00232BB0"/>
    <w:rsid w:val="00232DE3"/>
    <w:rsid w:val="0023304A"/>
    <w:rsid w:val="00233446"/>
    <w:rsid w:val="002339A8"/>
    <w:rsid w:val="00233F06"/>
    <w:rsid w:val="0023426D"/>
    <w:rsid w:val="00234334"/>
    <w:rsid w:val="00234655"/>
    <w:rsid w:val="0023504D"/>
    <w:rsid w:val="0023560D"/>
    <w:rsid w:val="00236485"/>
    <w:rsid w:val="00236AF6"/>
    <w:rsid w:val="0023728F"/>
    <w:rsid w:val="002374AE"/>
    <w:rsid w:val="002375DC"/>
    <w:rsid w:val="00237AD2"/>
    <w:rsid w:val="00237BD6"/>
    <w:rsid w:val="00240275"/>
    <w:rsid w:val="0024055E"/>
    <w:rsid w:val="0024171F"/>
    <w:rsid w:val="002421A7"/>
    <w:rsid w:val="002429E3"/>
    <w:rsid w:val="002430B1"/>
    <w:rsid w:val="0024335C"/>
    <w:rsid w:val="00243B78"/>
    <w:rsid w:val="00243F4A"/>
    <w:rsid w:val="00244361"/>
    <w:rsid w:val="00244908"/>
    <w:rsid w:val="00244E3C"/>
    <w:rsid w:val="00245193"/>
    <w:rsid w:val="002453BF"/>
    <w:rsid w:val="00245E9F"/>
    <w:rsid w:val="0024604D"/>
    <w:rsid w:val="00246431"/>
    <w:rsid w:val="00246663"/>
    <w:rsid w:val="00246969"/>
    <w:rsid w:val="00247534"/>
    <w:rsid w:val="0024753C"/>
    <w:rsid w:val="0025005A"/>
    <w:rsid w:val="002502B0"/>
    <w:rsid w:val="00250724"/>
    <w:rsid w:val="00250CBC"/>
    <w:rsid w:val="00250E86"/>
    <w:rsid w:val="00250F05"/>
    <w:rsid w:val="00251C6C"/>
    <w:rsid w:val="0025202F"/>
    <w:rsid w:val="00252E3A"/>
    <w:rsid w:val="00253304"/>
    <w:rsid w:val="0025341C"/>
    <w:rsid w:val="002548B7"/>
    <w:rsid w:val="00254D83"/>
    <w:rsid w:val="00256621"/>
    <w:rsid w:val="00256BEF"/>
    <w:rsid w:val="00256C89"/>
    <w:rsid w:val="002578DD"/>
    <w:rsid w:val="00260059"/>
    <w:rsid w:val="0026020A"/>
    <w:rsid w:val="002602DA"/>
    <w:rsid w:val="00260873"/>
    <w:rsid w:val="002611A0"/>
    <w:rsid w:val="002617D0"/>
    <w:rsid w:val="00262591"/>
    <w:rsid w:val="002625FB"/>
    <w:rsid w:val="00262613"/>
    <w:rsid w:val="002627B7"/>
    <w:rsid w:val="002628D3"/>
    <w:rsid w:val="002629FF"/>
    <w:rsid w:val="00262A2F"/>
    <w:rsid w:val="00263308"/>
    <w:rsid w:val="00263567"/>
    <w:rsid w:val="0026414A"/>
    <w:rsid w:val="002645D0"/>
    <w:rsid w:val="0026504F"/>
    <w:rsid w:val="002655EE"/>
    <w:rsid w:val="00265A46"/>
    <w:rsid w:val="00266F72"/>
    <w:rsid w:val="002675AD"/>
    <w:rsid w:val="00270252"/>
    <w:rsid w:val="00270362"/>
    <w:rsid w:val="0027160B"/>
    <w:rsid w:val="00271F9E"/>
    <w:rsid w:val="00272355"/>
    <w:rsid w:val="00272471"/>
    <w:rsid w:val="002729F8"/>
    <w:rsid w:val="00272BDB"/>
    <w:rsid w:val="00273450"/>
    <w:rsid w:val="002736FC"/>
    <w:rsid w:val="00273A0C"/>
    <w:rsid w:val="00273F1A"/>
    <w:rsid w:val="00274342"/>
    <w:rsid w:val="00274698"/>
    <w:rsid w:val="00274740"/>
    <w:rsid w:val="00274916"/>
    <w:rsid w:val="00274C29"/>
    <w:rsid w:val="00275212"/>
    <w:rsid w:val="002753EA"/>
    <w:rsid w:val="00275B0F"/>
    <w:rsid w:val="00275D23"/>
    <w:rsid w:val="00275D64"/>
    <w:rsid w:val="00275D71"/>
    <w:rsid w:val="00275DC6"/>
    <w:rsid w:val="00276014"/>
    <w:rsid w:val="00276032"/>
    <w:rsid w:val="002761D8"/>
    <w:rsid w:val="002764D9"/>
    <w:rsid w:val="002765CD"/>
    <w:rsid w:val="00276848"/>
    <w:rsid w:val="00276971"/>
    <w:rsid w:val="00277168"/>
    <w:rsid w:val="00277381"/>
    <w:rsid w:val="00277ADF"/>
    <w:rsid w:val="00277B28"/>
    <w:rsid w:val="00277B5B"/>
    <w:rsid w:val="0028065A"/>
    <w:rsid w:val="0028075D"/>
    <w:rsid w:val="002810CE"/>
    <w:rsid w:val="002819C3"/>
    <w:rsid w:val="00281C7A"/>
    <w:rsid w:val="00282446"/>
    <w:rsid w:val="00282735"/>
    <w:rsid w:val="002833CE"/>
    <w:rsid w:val="0028421C"/>
    <w:rsid w:val="002842E2"/>
    <w:rsid w:val="002847C9"/>
    <w:rsid w:val="002848BB"/>
    <w:rsid w:val="002849F6"/>
    <w:rsid w:val="00284AB1"/>
    <w:rsid w:val="002851E1"/>
    <w:rsid w:val="002857B5"/>
    <w:rsid w:val="00285EDE"/>
    <w:rsid w:val="00286CE6"/>
    <w:rsid w:val="002871AC"/>
    <w:rsid w:val="00287207"/>
    <w:rsid w:val="00287979"/>
    <w:rsid w:val="002905A6"/>
    <w:rsid w:val="002907E8"/>
    <w:rsid w:val="00290D97"/>
    <w:rsid w:val="00290FB3"/>
    <w:rsid w:val="002916C3"/>
    <w:rsid w:val="00291F33"/>
    <w:rsid w:val="002925D5"/>
    <w:rsid w:val="002927C1"/>
    <w:rsid w:val="00292813"/>
    <w:rsid w:val="00292BA1"/>
    <w:rsid w:val="00292BC4"/>
    <w:rsid w:val="00292E86"/>
    <w:rsid w:val="00292F50"/>
    <w:rsid w:val="00293142"/>
    <w:rsid w:val="00293406"/>
    <w:rsid w:val="002936F5"/>
    <w:rsid w:val="00294143"/>
    <w:rsid w:val="00294300"/>
    <w:rsid w:val="00294C98"/>
    <w:rsid w:val="00294FFC"/>
    <w:rsid w:val="00295D72"/>
    <w:rsid w:val="00295F42"/>
    <w:rsid w:val="0029667D"/>
    <w:rsid w:val="0029688A"/>
    <w:rsid w:val="0029696C"/>
    <w:rsid w:val="00297DF6"/>
    <w:rsid w:val="002A01E6"/>
    <w:rsid w:val="002A03FD"/>
    <w:rsid w:val="002A0421"/>
    <w:rsid w:val="002A16BE"/>
    <w:rsid w:val="002A192A"/>
    <w:rsid w:val="002A1C18"/>
    <w:rsid w:val="002A202C"/>
    <w:rsid w:val="002A2EB5"/>
    <w:rsid w:val="002A3676"/>
    <w:rsid w:val="002A36B2"/>
    <w:rsid w:val="002A402E"/>
    <w:rsid w:val="002A40A4"/>
    <w:rsid w:val="002A48DC"/>
    <w:rsid w:val="002A4D23"/>
    <w:rsid w:val="002A520E"/>
    <w:rsid w:val="002A5263"/>
    <w:rsid w:val="002A55AC"/>
    <w:rsid w:val="002A5BEA"/>
    <w:rsid w:val="002A5C96"/>
    <w:rsid w:val="002A5FC2"/>
    <w:rsid w:val="002A6175"/>
    <w:rsid w:val="002A6CB7"/>
    <w:rsid w:val="002A6DBB"/>
    <w:rsid w:val="002A74CB"/>
    <w:rsid w:val="002A77F7"/>
    <w:rsid w:val="002A7F56"/>
    <w:rsid w:val="002B026B"/>
    <w:rsid w:val="002B095F"/>
    <w:rsid w:val="002B0DDE"/>
    <w:rsid w:val="002B1082"/>
    <w:rsid w:val="002B17A5"/>
    <w:rsid w:val="002B1C3F"/>
    <w:rsid w:val="002B24CB"/>
    <w:rsid w:val="002B273A"/>
    <w:rsid w:val="002B2A44"/>
    <w:rsid w:val="002B3190"/>
    <w:rsid w:val="002B46E6"/>
    <w:rsid w:val="002B529E"/>
    <w:rsid w:val="002B5B7F"/>
    <w:rsid w:val="002B6724"/>
    <w:rsid w:val="002B6B94"/>
    <w:rsid w:val="002B765C"/>
    <w:rsid w:val="002B78E5"/>
    <w:rsid w:val="002B7953"/>
    <w:rsid w:val="002C096C"/>
    <w:rsid w:val="002C1E09"/>
    <w:rsid w:val="002C1FA5"/>
    <w:rsid w:val="002C2B11"/>
    <w:rsid w:val="002C2DA4"/>
    <w:rsid w:val="002C3261"/>
    <w:rsid w:val="002C33EA"/>
    <w:rsid w:val="002C36DC"/>
    <w:rsid w:val="002C4196"/>
    <w:rsid w:val="002C4415"/>
    <w:rsid w:val="002C48FD"/>
    <w:rsid w:val="002C4EDB"/>
    <w:rsid w:val="002C5413"/>
    <w:rsid w:val="002C5727"/>
    <w:rsid w:val="002C61F3"/>
    <w:rsid w:val="002C6470"/>
    <w:rsid w:val="002C678C"/>
    <w:rsid w:val="002C6D10"/>
    <w:rsid w:val="002C71F7"/>
    <w:rsid w:val="002C7619"/>
    <w:rsid w:val="002C76F1"/>
    <w:rsid w:val="002C7F66"/>
    <w:rsid w:val="002D0522"/>
    <w:rsid w:val="002D073D"/>
    <w:rsid w:val="002D0F75"/>
    <w:rsid w:val="002D170C"/>
    <w:rsid w:val="002D1A59"/>
    <w:rsid w:val="002D1B8E"/>
    <w:rsid w:val="002D1BC1"/>
    <w:rsid w:val="002D1EE3"/>
    <w:rsid w:val="002D1FA6"/>
    <w:rsid w:val="002D267B"/>
    <w:rsid w:val="002D2ADC"/>
    <w:rsid w:val="002D3021"/>
    <w:rsid w:val="002D3429"/>
    <w:rsid w:val="002D4320"/>
    <w:rsid w:val="002D4412"/>
    <w:rsid w:val="002D4415"/>
    <w:rsid w:val="002D473B"/>
    <w:rsid w:val="002D4765"/>
    <w:rsid w:val="002D4DA8"/>
    <w:rsid w:val="002D64C8"/>
    <w:rsid w:val="002D6D59"/>
    <w:rsid w:val="002D77FE"/>
    <w:rsid w:val="002D7952"/>
    <w:rsid w:val="002E03FB"/>
    <w:rsid w:val="002E0FE4"/>
    <w:rsid w:val="002E129F"/>
    <w:rsid w:val="002E1881"/>
    <w:rsid w:val="002E1F77"/>
    <w:rsid w:val="002E2739"/>
    <w:rsid w:val="002E2A92"/>
    <w:rsid w:val="002E3539"/>
    <w:rsid w:val="002E362B"/>
    <w:rsid w:val="002E43A5"/>
    <w:rsid w:val="002E4780"/>
    <w:rsid w:val="002E4AB8"/>
    <w:rsid w:val="002E5004"/>
    <w:rsid w:val="002E5CB4"/>
    <w:rsid w:val="002E6024"/>
    <w:rsid w:val="002E61AA"/>
    <w:rsid w:val="002E61C3"/>
    <w:rsid w:val="002E6201"/>
    <w:rsid w:val="002E65A8"/>
    <w:rsid w:val="002E6D99"/>
    <w:rsid w:val="002E769E"/>
    <w:rsid w:val="002F14F3"/>
    <w:rsid w:val="002F186B"/>
    <w:rsid w:val="002F193E"/>
    <w:rsid w:val="002F1ABA"/>
    <w:rsid w:val="002F1B8F"/>
    <w:rsid w:val="002F1F08"/>
    <w:rsid w:val="002F27F2"/>
    <w:rsid w:val="002F2D72"/>
    <w:rsid w:val="002F2E72"/>
    <w:rsid w:val="002F2FA4"/>
    <w:rsid w:val="002F34EC"/>
    <w:rsid w:val="002F3760"/>
    <w:rsid w:val="002F3AF7"/>
    <w:rsid w:val="002F3B11"/>
    <w:rsid w:val="002F3BF0"/>
    <w:rsid w:val="002F455A"/>
    <w:rsid w:val="002F4579"/>
    <w:rsid w:val="002F4664"/>
    <w:rsid w:val="002F470D"/>
    <w:rsid w:val="002F485D"/>
    <w:rsid w:val="002F5619"/>
    <w:rsid w:val="002F5D1D"/>
    <w:rsid w:val="002F6202"/>
    <w:rsid w:val="002F6AF2"/>
    <w:rsid w:val="002F6C7D"/>
    <w:rsid w:val="002F6CAE"/>
    <w:rsid w:val="003002A8"/>
    <w:rsid w:val="00300658"/>
    <w:rsid w:val="003008B4"/>
    <w:rsid w:val="00300B44"/>
    <w:rsid w:val="00300C6D"/>
    <w:rsid w:val="00300E0F"/>
    <w:rsid w:val="00300F52"/>
    <w:rsid w:val="00301470"/>
    <w:rsid w:val="00301753"/>
    <w:rsid w:val="003018E8"/>
    <w:rsid w:val="00301B0E"/>
    <w:rsid w:val="003021C5"/>
    <w:rsid w:val="0030278E"/>
    <w:rsid w:val="0030323C"/>
    <w:rsid w:val="003035AD"/>
    <w:rsid w:val="003037AB"/>
    <w:rsid w:val="00303C51"/>
    <w:rsid w:val="003047A7"/>
    <w:rsid w:val="00305479"/>
    <w:rsid w:val="00305A07"/>
    <w:rsid w:val="00305F85"/>
    <w:rsid w:val="00306377"/>
    <w:rsid w:val="003069CA"/>
    <w:rsid w:val="00306DCC"/>
    <w:rsid w:val="00306F44"/>
    <w:rsid w:val="00307250"/>
    <w:rsid w:val="003075C2"/>
    <w:rsid w:val="00307884"/>
    <w:rsid w:val="0031094E"/>
    <w:rsid w:val="00310B90"/>
    <w:rsid w:val="00311601"/>
    <w:rsid w:val="00311B75"/>
    <w:rsid w:val="00311D24"/>
    <w:rsid w:val="00311F59"/>
    <w:rsid w:val="00312897"/>
    <w:rsid w:val="00312D1C"/>
    <w:rsid w:val="003132F9"/>
    <w:rsid w:val="00313746"/>
    <w:rsid w:val="003138E1"/>
    <w:rsid w:val="00313E43"/>
    <w:rsid w:val="00315238"/>
    <w:rsid w:val="00315292"/>
    <w:rsid w:val="003152F3"/>
    <w:rsid w:val="00315778"/>
    <w:rsid w:val="00315A02"/>
    <w:rsid w:val="00315CBB"/>
    <w:rsid w:val="00315D57"/>
    <w:rsid w:val="0031652E"/>
    <w:rsid w:val="00316855"/>
    <w:rsid w:val="0031691A"/>
    <w:rsid w:val="00316E21"/>
    <w:rsid w:val="00317730"/>
    <w:rsid w:val="00317763"/>
    <w:rsid w:val="003200EC"/>
    <w:rsid w:val="00320A0A"/>
    <w:rsid w:val="00320B9E"/>
    <w:rsid w:val="00320EFC"/>
    <w:rsid w:val="003214B4"/>
    <w:rsid w:val="0032152D"/>
    <w:rsid w:val="00321A46"/>
    <w:rsid w:val="00321BB4"/>
    <w:rsid w:val="00322447"/>
    <w:rsid w:val="00322464"/>
    <w:rsid w:val="003226EE"/>
    <w:rsid w:val="003227B3"/>
    <w:rsid w:val="00322C08"/>
    <w:rsid w:val="0032397E"/>
    <w:rsid w:val="00323C42"/>
    <w:rsid w:val="00324049"/>
    <w:rsid w:val="00324328"/>
    <w:rsid w:val="003246E7"/>
    <w:rsid w:val="00325121"/>
    <w:rsid w:val="00325763"/>
    <w:rsid w:val="003258F7"/>
    <w:rsid w:val="00325EDE"/>
    <w:rsid w:val="003261C4"/>
    <w:rsid w:val="00326677"/>
    <w:rsid w:val="0032685C"/>
    <w:rsid w:val="00326ADF"/>
    <w:rsid w:val="00326D92"/>
    <w:rsid w:val="0032764F"/>
    <w:rsid w:val="00327823"/>
    <w:rsid w:val="003303F3"/>
    <w:rsid w:val="00330A74"/>
    <w:rsid w:val="00330B7C"/>
    <w:rsid w:val="00330FA5"/>
    <w:rsid w:val="00332C97"/>
    <w:rsid w:val="00333130"/>
    <w:rsid w:val="0033357A"/>
    <w:rsid w:val="00333645"/>
    <w:rsid w:val="00333688"/>
    <w:rsid w:val="00334AC7"/>
    <w:rsid w:val="00335114"/>
    <w:rsid w:val="00335AE4"/>
    <w:rsid w:val="00335DAD"/>
    <w:rsid w:val="003368BF"/>
    <w:rsid w:val="00336D84"/>
    <w:rsid w:val="00336FC3"/>
    <w:rsid w:val="003374AA"/>
    <w:rsid w:val="00337C13"/>
    <w:rsid w:val="00337C1B"/>
    <w:rsid w:val="00337DBF"/>
    <w:rsid w:val="0034007B"/>
    <w:rsid w:val="00340680"/>
    <w:rsid w:val="0034148E"/>
    <w:rsid w:val="00341DC7"/>
    <w:rsid w:val="00342465"/>
    <w:rsid w:val="003428E5"/>
    <w:rsid w:val="00342FD0"/>
    <w:rsid w:val="00343580"/>
    <w:rsid w:val="00343ADD"/>
    <w:rsid w:val="00343FF5"/>
    <w:rsid w:val="00344164"/>
    <w:rsid w:val="00344656"/>
    <w:rsid w:val="003448CB"/>
    <w:rsid w:val="00344C13"/>
    <w:rsid w:val="0034554E"/>
    <w:rsid w:val="00345F50"/>
    <w:rsid w:val="00346223"/>
    <w:rsid w:val="003465E0"/>
    <w:rsid w:val="003467EF"/>
    <w:rsid w:val="003468DF"/>
    <w:rsid w:val="00346C25"/>
    <w:rsid w:val="00346D87"/>
    <w:rsid w:val="0034707B"/>
    <w:rsid w:val="003474E5"/>
    <w:rsid w:val="00347561"/>
    <w:rsid w:val="00347B7C"/>
    <w:rsid w:val="00347BFC"/>
    <w:rsid w:val="00347CA1"/>
    <w:rsid w:val="0035032E"/>
    <w:rsid w:val="00351C4E"/>
    <w:rsid w:val="0035208A"/>
    <w:rsid w:val="003525D3"/>
    <w:rsid w:val="00352824"/>
    <w:rsid w:val="0035374E"/>
    <w:rsid w:val="0035434F"/>
    <w:rsid w:val="003544CC"/>
    <w:rsid w:val="00354C57"/>
    <w:rsid w:val="00354DA7"/>
    <w:rsid w:val="00354F9C"/>
    <w:rsid w:val="0035549A"/>
    <w:rsid w:val="003565C3"/>
    <w:rsid w:val="00356939"/>
    <w:rsid w:val="00356DE0"/>
    <w:rsid w:val="0035706A"/>
    <w:rsid w:val="00357D10"/>
    <w:rsid w:val="00357F71"/>
    <w:rsid w:val="003606EB"/>
    <w:rsid w:val="0036121E"/>
    <w:rsid w:val="003613F8"/>
    <w:rsid w:val="0036179C"/>
    <w:rsid w:val="003618B2"/>
    <w:rsid w:val="00361EFE"/>
    <w:rsid w:val="003624F8"/>
    <w:rsid w:val="00362D1C"/>
    <w:rsid w:val="00362DD1"/>
    <w:rsid w:val="0036330F"/>
    <w:rsid w:val="003643A3"/>
    <w:rsid w:val="0036446E"/>
    <w:rsid w:val="0036577F"/>
    <w:rsid w:val="003658E0"/>
    <w:rsid w:val="00366148"/>
    <w:rsid w:val="00366817"/>
    <w:rsid w:val="00366EF0"/>
    <w:rsid w:val="003674D8"/>
    <w:rsid w:val="003703EA"/>
    <w:rsid w:val="00370500"/>
    <w:rsid w:val="0037069B"/>
    <w:rsid w:val="003707AA"/>
    <w:rsid w:val="003707F3"/>
    <w:rsid w:val="00370ABA"/>
    <w:rsid w:val="0037107C"/>
    <w:rsid w:val="0037161A"/>
    <w:rsid w:val="00371A01"/>
    <w:rsid w:val="00371E60"/>
    <w:rsid w:val="003723D0"/>
    <w:rsid w:val="00373201"/>
    <w:rsid w:val="00373ADD"/>
    <w:rsid w:val="00373C65"/>
    <w:rsid w:val="00373E69"/>
    <w:rsid w:val="003752AF"/>
    <w:rsid w:val="00375462"/>
    <w:rsid w:val="0037590F"/>
    <w:rsid w:val="00375CC4"/>
    <w:rsid w:val="00375D2C"/>
    <w:rsid w:val="003761FC"/>
    <w:rsid w:val="00376900"/>
    <w:rsid w:val="003769EB"/>
    <w:rsid w:val="00376B8B"/>
    <w:rsid w:val="00376C2A"/>
    <w:rsid w:val="00376FEE"/>
    <w:rsid w:val="003770C5"/>
    <w:rsid w:val="00377640"/>
    <w:rsid w:val="00377A5D"/>
    <w:rsid w:val="00381C06"/>
    <w:rsid w:val="00381D05"/>
    <w:rsid w:val="00381D18"/>
    <w:rsid w:val="003822AB"/>
    <w:rsid w:val="00382338"/>
    <w:rsid w:val="003824DF"/>
    <w:rsid w:val="003829B8"/>
    <w:rsid w:val="00382DF6"/>
    <w:rsid w:val="00382EE0"/>
    <w:rsid w:val="003833C9"/>
    <w:rsid w:val="0038348B"/>
    <w:rsid w:val="00383571"/>
    <w:rsid w:val="00383865"/>
    <w:rsid w:val="00384150"/>
    <w:rsid w:val="00384F1E"/>
    <w:rsid w:val="003851CC"/>
    <w:rsid w:val="003853AF"/>
    <w:rsid w:val="0038609E"/>
    <w:rsid w:val="003865BD"/>
    <w:rsid w:val="003868AB"/>
    <w:rsid w:val="00386A56"/>
    <w:rsid w:val="00386A6D"/>
    <w:rsid w:val="0038779C"/>
    <w:rsid w:val="003906D3"/>
    <w:rsid w:val="00390869"/>
    <w:rsid w:val="00390AC6"/>
    <w:rsid w:val="0039152C"/>
    <w:rsid w:val="003915F7"/>
    <w:rsid w:val="00391E51"/>
    <w:rsid w:val="00393005"/>
    <w:rsid w:val="00393896"/>
    <w:rsid w:val="0039389D"/>
    <w:rsid w:val="00393C2F"/>
    <w:rsid w:val="00394222"/>
    <w:rsid w:val="0039426C"/>
    <w:rsid w:val="00394AE0"/>
    <w:rsid w:val="00394F8B"/>
    <w:rsid w:val="003951CA"/>
    <w:rsid w:val="00395919"/>
    <w:rsid w:val="00395BBB"/>
    <w:rsid w:val="00395C30"/>
    <w:rsid w:val="00396624"/>
    <w:rsid w:val="003972EC"/>
    <w:rsid w:val="00397419"/>
    <w:rsid w:val="00397607"/>
    <w:rsid w:val="0039795E"/>
    <w:rsid w:val="00397C0F"/>
    <w:rsid w:val="003A0135"/>
    <w:rsid w:val="003A037B"/>
    <w:rsid w:val="003A0616"/>
    <w:rsid w:val="003A1165"/>
    <w:rsid w:val="003A118E"/>
    <w:rsid w:val="003A1338"/>
    <w:rsid w:val="003A1FA4"/>
    <w:rsid w:val="003A2C04"/>
    <w:rsid w:val="003A2E37"/>
    <w:rsid w:val="003A35CE"/>
    <w:rsid w:val="003A3691"/>
    <w:rsid w:val="003A4540"/>
    <w:rsid w:val="003A4D64"/>
    <w:rsid w:val="003A4DE4"/>
    <w:rsid w:val="003A52C7"/>
    <w:rsid w:val="003A53FD"/>
    <w:rsid w:val="003A5556"/>
    <w:rsid w:val="003A5E8E"/>
    <w:rsid w:val="003A65BE"/>
    <w:rsid w:val="003A6B8F"/>
    <w:rsid w:val="003A6FA9"/>
    <w:rsid w:val="003A70FF"/>
    <w:rsid w:val="003B02EA"/>
    <w:rsid w:val="003B080B"/>
    <w:rsid w:val="003B1037"/>
    <w:rsid w:val="003B12E3"/>
    <w:rsid w:val="003B12E8"/>
    <w:rsid w:val="003B150F"/>
    <w:rsid w:val="003B1687"/>
    <w:rsid w:val="003B2319"/>
    <w:rsid w:val="003B23E3"/>
    <w:rsid w:val="003B24A7"/>
    <w:rsid w:val="003B2AF8"/>
    <w:rsid w:val="003B3768"/>
    <w:rsid w:val="003B3C6E"/>
    <w:rsid w:val="003B3FBB"/>
    <w:rsid w:val="003B3FDB"/>
    <w:rsid w:val="003B4573"/>
    <w:rsid w:val="003B4B58"/>
    <w:rsid w:val="003B5043"/>
    <w:rsid w:val="003B508A"/>
    <w:rsid w:val="003B513F"/>
    <w:rsid w:val="003B556F"/>
    <w:rsid w:val="003B5850"/>
    <w:rsid w:val="003B5E1C"/>
    <w:rsid w:val="003B6655"/>
    <w:rsid w:val="003B6885"/>
    <w:rsid w:val="003B6A12"/>
    <w:rsid w:val="003B793E"/>
    <w:rsid w:val="003B7B3D"/>
    <w:rsid w:val="003B7C34"/>
    <w:rsid w:val="003C02E1"/>
    <w:rsid w:val="003C0584"/>
    <w:rsid w:val="003C086E"/>
    <w:rsid w:val="003C09CB"/>
    <w:rsid w:val="003C0E9B"/>
    <w:rsid w:val="003C1137"/>
    <w:rsid w:val="003C13E6"/>
    <w:rsid w:val="003C1D5D"/>
    <w:rsid w:val="003C1DAC"/>
    <w:rsid w:val="003C1F14"/>
    <w:rsid w:val="003C22A5"/>
    <w:rsid w:val="003C2BAF"/>
    <w:rsid w:val="003C2C1C"/>
    <w:rsid w:val="003C2FD8"/>
    <w:rsid w:val="003C3B41"/>
    <w:rsid w:val="003C3FC4"/>
    <w:rsid w:val="003C4001"/>
    <w:rsid w:val="003C40F7"/>
    <w:rsid w:val="003C4A00"/>
    <w:rsid w:val="003C4C28"/>
    <w:rsid w:val="003C5079"/>
    <w:rsid w:val="003C5A28"/>
    <w:rsid w:val="003C5BA6"/>
    <w:rsid w:val="003C5E24"/>
    <w:rsid w:val="003D043B"/>
    <w:rsid w:val="003D06C1"/>
    <w:rsid w:val="003D0D19"/>
    <w:rsid w:val="003D106A"/>
    <w:rsid w:val="003D1177"/>
    <w:rsid w:val="003D133C"/>
    <w:rsid w:val="003D1511"/>
    <w:rsid w:val="003D1F96"/>
    <w:rsid w:val="003D2261"/>
    <w:rsid w:val="003D2416"/>
    <w:rsid w:val="003D2CBD"/>
    <w:rsid w:val="003D3077"/>
    <w:rsid w:val="003D3235"/>
    <w:rsid w:val="003D37E1"/>
    <w:rsid w:val="003D38E6"/>
    <w:rsid w:val="003D39B0"/>
    <w:rsid w:val="003D3B45"/>
    <w:rsid w:val="003D407D"/>
    <w:rsid w:val="003D4E23"/>
    <w:rsid w:val="003D4FEB"/>
    <w:rsid w:val="003D513F"/>
    <w:rsid w:val="003D5252"/>
    <w:rsid w:val="003D5A10"/>
    <w:rsid w:val="003D5C29"/>
    <w:rsid w:val="003D5F19"/>
    <w:rsid w:val="003D65BA"/>
    <w:rsid w:val="003D6EC4"/>
    <w:rsid w:val="003D74A1"/>
    <w:rsid w:val="003D7814"/>
    <w:rsid w:val="003D7B6D"/>
    <w:rsid w:val="003D7C45"/>
    <w:rsid w:val="003E010D"/>
    <w:rsid w:val="003E0165"/>
    <w:rsid w:val="003E034D"/>
    <w:rsid w:val="003E069F"/>
    <w:rsid w:val="003E11EC"/>
    <w:rsid w:val="003E2192"/>
    <w:rsid w:val="003E22BD"/>
    <w:rsid w:val="003E304A"/>
    <w:rsid w:val="003E3464"/>
    <w:rsid w:val="003E3467"/>
    <w:rsid w:val="003E419A"/>
    <w:rsid w:val="003E44C9"/>
    <w:rsid w:val="003E4508"/>
    <w:rsid w:val="003E47DF"/>
    <w:rsid w:val="003E4850"/>
    <w:rsid w:val="003E50E9"/>
    <w:rsid w:val="003E519A"/>
    <w:rsid w:val="003E522B"/>
    <w:rsid w:val="003E60C3"/>
    <w:rsid w:val="003E65AA"/>
    <w:rsid w:val="003E69BC"/>
    <w:rsid w:val="003E71EA"/>
    <w:rsid w:val="003E7489"/>
    <w:rsid w:val="003E7502"/>
    <w:rsid w:val="003E7587"/>
    <w:rsid w:val="003F00DD"/>
    <w:rsid w:val="003F0913"/>
    <w:rsid w:val="003F0B8A"/>
    <w:rsid w:val="003F0E2D"/>
    <w:rsid w:val="003F15BC"/>
    <w:rsid w:val="003F1BB1"/>
    <w:rsid w:val="003F1C3A"/>
    <w:rsid w:val="003F29F1"/>
    <w:rsid w:val="003F2D30"/>
    <w:rsid w:val="003F3B65"/>
    <w:rsid w:val="003F41EE"/>
    <w:rsid w:val="003F438C"/>
    <w:rsid w:val="003F450F"/>
    <w:rsid w:val="003F474C"/>
    <w:rsid w:val="003F4D55"/>
    <w:rsid w:val="003F4E35"/>
    <w:rsid w:val="003F51DB"/>
    <w:rsid w:val="003F52C3"/>
    <w:rsid w:val="003F58C4"/>
    <w:rsid w:val="003F60AC"/>
    <w:rsid w:val="003F619E"/>
    <w:rsid w:val="003F6488"/>
    <w:rsid w:val="003F6BB9"/>
    <w:rsid w:val="003F6D3F"/>
    <w:rsid w:val="003F6FD4"/>
    <w:rsid w:val="003F700F"/>
    <w:rsid w:val="003F77A9"/>
    <w:rsid w:val="003F7A75"/>
    <w:rsid w:val="003F7E98"/>
    <w:rsid w:val="00400418"/>
    <w:rsid w:val="004005C3"/>
    <w:rsid w:val="0040104A"/>
    <w:rsid w:val="00401406"/>
    <w:rsid w:val="00401627"/>
    <w:rsid w:val="0040174B"/>
    <w:rsid w:val="00401842"/>
    <w:rsid w:val="004019D3"/>
    <w:rsid w:val="00401C09"/>
    <w:rsid w:val="00401FA8"/>
    <w:rsid w:val="00401FE5"/>
    <w:rsid w:val="00402600"/>
    <w:rsid w:val="004028A2"/>
    <w:rsid w:val="00402B20"/>
    <w:rsid w:val="00402BCE"/>
    <w:rsid w:val="00402EA0"/>
    <w:rsid w:val="00402F60"/>
    <w:rsid w:val="004030E0"/>
    <w:rsid w:val="004036A3"/>
    <w:rsid w:val="004036E2"/>
    <w:rsid w:val="00403DB8"/>
    <w:rsid w:val="00404623"/>
    <w:rsid w:val="00404873"/>
    <w:rsid w:val="00404DBF"/>
    <w:rsid w:val="004050A2"/>
    <w:rsid w:val="004056AE"/>
    <w:rsid w:val="00405885"/>
    <w:rsid w:val="00406703"/>
    <w:rsid w:val="00406BC5"/>
    <w:rsid w:val="00406EB6"/>
    <w:rsid w:val="00406FEF"/>
    <w:rsid w:val="004073B8"/>
    <w:rsid w:val="004075E0"/>
    <w:rsid w:val="004078B8"/>
    <w:rsid w:val="00407A2E"/>
    <w:rsid w:val="00410716"/>
    <w:rsid w:val="00410880"/>
    <w:rsid w:val="00410C9F"/>
    <w:rsid w:val="00411108"/>
    <w:rsid w:val="00411572"/>
    <w:rsid w:val="004116F7"/>
    <w:rsid w:val="0041170E"/>
    <w:rsid w:val="004121B6"/>
    <w:rsid w:val="00412789"/>
    <w:rsid w:val="00412C58"/>
    <w:rsid w:val="00412D10"/>
    <w:rsid w:val="0041338B"/>
    <w:rsid w:val="00413AA3"/>
    <w:rsid w:val="00413F16"/>
    <w:rsid w:val="00413F66"/>
    <w:rsid w:val="00414277"/>
    <w:rsid w:val="00414983"/>
    <w:rsid w:val="00414A0B"/>
    <w:rsid w:val="00414C64"/>
    <w:rsid w:val="00415305"/>
    <w:rsid w:val="0041534F"/>
    <w:rsid w:val="00415471"/>
    <w:rsid w:val="004158E6"/>
    <w:rsid w:val="004160C8"/>
    <w:rsid w:val="00416578"/>
    <w:rsid w:val="00416C95"/>
    <w:rsid w:val="00416D2B"/>
    <w:rsid w:val="00416EC8"/>
    <w:rsid w:val="00417C2E"/>
    <w:rsid w:val="0042054F"/>
    <w:rsid w:val="00420FD6"/>
    <w:rsid w:val="004218B7"/>
    <w:rsid w:val="0042227E"/>
    <w:rsid w:val="0042272E"/>
    <w:rsid w:val="00422978"/>
    <w:rsid w:val="00422A88"/>
    <w:rsid w:val="00422D30"/>
    <w:rsid w:val="00422F5D"/>
    <w:rsid w:val="00423050"/>
    <w:rsid w:val="00423199"/>
    <w:rsid w:val="004236E5"/>
    <w:rsid w:val="00423717"/>
    <w:rsid w:val="00423CC4"/>
    <w:rsid w:val="00423DA2"/>
    <w:rsid w:val="00424569"/>
    <w:rsid w:val="004245C4"/>
    <w:rsid w:val="00424E18"/>
    <w:rsid w:val="00424EE8"/>
    <w:rsid w:val="00425A2D"/>
    <w:rsid w:val="00425DFD"/>
    <w:rsid w:val="00425E42"/>
    <w:rsid w:val="00426854"/>
    <w:rsid w:val="00426B00"/>
    <w:rsid w:val="00426DE2"/>
    <w:rsid w:val="0042704C"/>
    <w:rsid w:val="004273B4"/>
    <w:rsid w:val="0042745F"/>
    <w:rsid w:val="00430789"/>
    <w:rsid w:val="00430ABE"/>
    <w:rsid w:val="00430E0A"/>
    <w:rsid w:val="004312FA"/>
    <w:rsid w:val="0043223C"/>
    <w:rsid w:val="004324EF"/>
    <w:rsid w:val="0043330A"/>
    <w:rsid w:val="00433458"/>
    <w:rsid w:val="00433533"/>
    <w:rsid w:val="00433592"/>
    <w:rsid w:val="00433947"/>
    <w:rsid w:val="00433B38"/>
    <w:rsid w:val="004344EE"/>
    <w:rsid w:val="00434986"/>
    <w:rsid w:val="00434CE3"/>
    <w:rsid w:val="00434E6A"/>
    <w:rsid w:val="00434FBE"/>
    <w:rsid w:val="00435197"/>
    <w:rsid w:val="0043535B"/>
    <w:rsid w:val="00435562"/>
    <w:rsid w:val="00435A04"/>
    <w:rsid w:val="004362D1"/>
    <w:rsid w:val="00436B04"/>
    <w:rsid w:val="00437349"/>
    <w:rsid w:val="004375F7"/>
    <w:rsid w:val="00437B34"/>
    <w:rsid w:val="00437B4F"/>
    <w:rsid w:val="00437C17"/>
    <w:rsid w:val="00440245"/>
    <w:rsid w:val="00440797"/>
    <w:rsid w:val="00440C99"/>
    <w:rsid w:val="00441141"/>
    <w:rsid w:val="00441172"/>
    <w:rsid w:val="0044161E"/>
    <w:rsid w:val="00441A01"/>
    <w:rsid w:val="00441A4B"/>
    <w:rsid w:val="00441A5D"/>
    <w:rsid w:val="00441C3F"/>
    <w:rsid w:val="00441C7E"/>
    <w:rsid w:val="00441F8A"/>
    <w:rsid w:val="0044239B"/>
    <w:rsid w:val="004423E3"/>
    <w:rsid w:val="00442647"/>
    <w:rsid w:val="00442C22"/>
    <w:rsid w:val="00442F0B"/>
    <w:rsid w:val="00443100"/>
    <w:rsid w:val="004433A0"/>
    <w:rsid w:val="00443459"/>
    <w:rsid w:val="00443711"/>
    <w:rsid w:val="004437BA"/>
    <w:rsid w:val="00443B0E"/>
    <w:rsid w:val="00443D10"/>
    <w:rsid w:val="0044435A"/>
    <w:rsid w:val="00444423"/>
    <w:rsid w:val="00445069"/>
    <w:rsid w:val="004452AD"/>
    <w:rsid w:val="004453AA"/>
    <w:rsid w:val="0044597E"/>
    <w:rsid w:val="00445A44"/>
    <w:rsid w:val="00445B06"/>
    <w:rsid w:val="00445BCC"/>
    <w:rsid w:val="00445DB9"/>
    <w:rsid w:val="0044657A"/>
    <w:rsid w:val="00446772"/>
    <w:rsid w:val="00446803"/>
    <w:rsid w:val="00447165"/>
    <w:rsid w:val="00447237"/>
    <w:rsid w:val="0044768C"/>
    <w:rsid w:val="00447DE3"/>
    <w:rsid w:val="00450120"/>
    <w:rsid w:val="0045060E"/>
    <w:rsid w:val="004506D6"/>
    <w:rsid w:val="004508B7"/>
    <w:rsid w:val="00450C3F"/>
    <w:rsid w:val="00450D48"/>
    <w:rsid w:val="00450E14"/>
    <w:rsid w:val="004511B5"/>
    <w:rsid w:val="00451459"/>
    <w:rsid w:val="004519CF"/>
    <w:rsid w:val="004527E4"/>
    <w:rsid w:val="00452808"/>
    <w:rsid w:val="004529D3"/>
    <w:rsid w:val="00452A39"/>
    <w:rsid w:val="00452A55"/>
    <w:rsid w:val="00452EC1"/>
    <w:rsid w:val="004532FE"/>
    <w:rsid w:val="00453A2D"/>
    <w:rsid w:val="00453DE6"/>
    <w:rsid w:val="0045449D"/>
    <w:rsid w:val="00454F37"/>
    <w:rsid w:val="00455176"/>
    <w:rsid w:val="0045543E"/>
    <w:rsid w:val="00456445"/>
    <w:rsid w:val="00457275"/>
    <w:rsid w:val="00457330"/>
    <w:rsid w:val="00457DEA"/>
    <w:rsid w:val="00460517"/>
    <w:rsid w:val="0046059B"/>
    <w:rsid w:val="0046076A"/>
    <w:rsid w:val="0046195D"/>
    <w:rsid w:val="00461DD1"/>
    <w:rsid w:val="004620B5"/>
    <w:rsid w:val="004620C6"/>
    <w:rsid w:val="0046256F"/>
    <w:rsid w:val="00462761"/>
    <w:rsid w:val="00462771"/>
    <w:rsid w:val="004633CC"/>
    <w:rsid w:val="004644A2"/>
    <w:rsid w:val="00464698"/>
    <w:rsid w:val="00464CB7"/>
    <w:rsid w:val="00465900"/>
    <w:rsid w:val="00465F39"/>
    <w:rsid w:val="00466188"/>
    <w:rsid w:val="004668E3"/>
    <w:rsid w:val="0046711D"/>
    <w:rsid w:val="00467242"/>
    <w:rsid w:val="0046796F"/>
    <w:rsid w:val="00467A0A"/>
    <w:rsid w:val="00467D95"/>
    <w:rsid w:val="00470159"/>
    <w:rsid w:val="00470312"/>
    <w:rsid w:val="004703E9"/>
    <w:rsid w:val="00470C45"/>
    <w:rsid w:val="00470FA4"/>
    <w:rsid w:val="00471330"/>
    <w:rsid w:val="00471399"/>
    <w:rsid w:val="004714A2"/>
    <w:rsid w:val="004719C1"/>
    <w:rsid w:val="004722DA"/>
    <w:rsid w:val="00472590"/>
    <w:rsid w:val="00473040"/>
    <w:rsid w:val="004730A4"/>
    <w:rsid w:val="004732AD"/>
    <w:rsid w:val="004733A1"/>
    <w:rsid w:val="00473685"/>
    <w:rsid w:val="0047475F"/>
    <w:rsid w:val="00474958"/>
    <w:rsid w:val="00474BC8"/>
    <w:rsid w:val="0047505A"/>
    <w:rsid w:val="0047561A"/>
    <w:rsid w:val="00475995"/>
    <w:rsid w:val="00476462"/>
    <w:rsid w:val="004768DE"/>
    <w:rsid w:val="00476A29"/>
    <w:rsid w:val="00477048"/>
    <w:rsid w:val="00477CE9"/>
    <w:rsid w:val="00477E6E"/>
    <w:rsid w:val="00477F9B"/>
    <w:rsid w:val="00480F6D"/>
    <w:rsid w:val="00481537"/>
    <w:rsid w:val="00481C62"/>
    <w:rsid w:val="00481DF6"/>
    <w:rsid w:val="00482706"/>
    <w:rsid w:val="0048270E"/>
    <w:rsid w:val="00482C92"/>
    <w:rsid w:val="00482DCC"/>
    <w:rsid w:val="004845CF"/>
    <w:rsid w:val="00484B6B"/>
    <w:rsid w:val="00484BC5"/>
    <w:rsid w:val="004852D0"/>
    <w:rsid w:val="00485351"/>
    <w:rsid w:val="00485885"/>
    <w:rsid w:val="00486545"/>
    <w:rsid w:val="00486694"/>
    <w:rsid w:val="0048701E"/>
    <w:rsid w:val="004877A8"/>
    <w:rsid w:val="004879A3"/>
    <w:rsid w:val="00487CA0"/>
    <w:rsid w:val="00487E02"/>
    <w:rsid w:val="00487EEA"/>
    <w:rsid w:val="0049009C"/>
    <w:rsid w:val="00490515"/>
    <w:rsid w:val="00490B18"/>
    <w:rsid w:val="00491628"/>
    <w:rsid w:val="0049211E"/>
    <w:rsid w:val="004928C4"/>
    <w:rsid w:val="00492A34"/>
    <w:rsid w:val="00492ADD"/>
    <w:rsid w:val="00492EEB"/>
    <w:rsid w:val="00492FE1"/>
    <w:rsid w:val="0049309D"/>
    <w:rsid w:val="00493A28"/>
    <w:rsid w:val="00494EFC"/>
    <w:rsid w:val="0049593C"/>
    <w:rsid w:val="00495E52"/>
    <w:rsid w:val="00495EAE"/>
    <w:rsid w:val="00495EF9"/>
    <w:rsid w:val="00495F5C"/>
    <w:rsid w:val="004964D8"/>
    <w:rsid w:val="00496787"/>
    <w:rsid w:val="00496796"/>
    <w:rsid w:val="00496A47"/>
    <w:rsid w:val="00496A94"/>
    <w:rsid w:val="004A02A8"/>
    <w:rsid w:val="004A0C8D"/>
    <w:rsid w:val="004A1F19"/>
    <w:rsid w:val="004A32B3"/>
    <w:rsid w:val="004A39A7"/>
    <w:rsid w:val="004A39CE"/>
    <w:rsid w:val="004A3A5C"/>
    <w:rsid w:val="004A42CA"/>
    <w:rsid w:val="004A4D9F"/>
    <w:rsid w:val="004A4E51"/>
    <w:rsid w:val="004A530F"/>
    <w:rsid w:val="004A580A"/>
    <w:rsid w:val="004A5DC5"/>
    <w:rsid w:val="004A6548"/>
    <w:rsid w:val="004A6744"/>
    <w:rsid w:val="004A6BB0"/>
    <w:rsid w:val="004A6F51"/>
    <w:rsid w:val="004A7868"/>
    <w:rsid w:val="004A7AD0"/>
    <w:rsid w:val="004A7B24"/>
    <w:rsid w:val="004A7C12"/>
    <w:rsid w:val="004A7DE2"/>
    <w:rsid w:val="004B026B"/>
    <w:rsid w:val="004B04DD"/>
    <w:rsid w:val="004B0AD0"/>
    <w:rsid w:val="004B0DAB"/>
    <w:rsid w:val="004B1167"/>
    <w:rsid w:val="004B12AF"/>
    <w:rsid w:val="004B166B"/>
    <w:rsid w:val="004B1A25"/>
    <w:rsid w:val="004B2041"/>
    <w:rsid w:val="004B209F"/>
    <w:rsid w:val="004B2EB6"/>
    <w:rsid w:val="004B3075"/>
    <w:rsid w:val="004B32E4"/>
    <w:rsid w:val="004B3341"/>
    <w:rsid w:val="004B3394"/>
    <w:rsid w:val="004B36B3"/>
    <w:rsid w:val="004B3914"/>
    <w:rsid w:val="004B3A24"/>
    <w:rsid w:val="004B4101"/>
    <w:rsid w:val="004B46D3"/>
    <w:rsid w:val="004B47C7"/>
    <w:rsid w:val="004B4869"/>
    <w:rsid w:val="004B4984"/>
    <w:rsid w:val="004B4BDF"/>
    <w:rsid w:val="004B4D04"/>
    <w:rsid w:val="004B4D16"/>
    <w:rsid w:val="004B588F"/>
    <w:rsid w:val="004B6086"/>
    <w:rsid w:val="004B6406"/>
    <w:rsid w:val="004B6653"/>
    <w:rsid w:val="004B6BED"/>
    <w:rsid w:val="004B6CD7"/>
    <w:rsid w:val="004B6DB7"/>
    <w:rsid w:val="004B754D"/>
    <w:rsid w:val="004B7A25"/>
    <w:rsid w:val="004B7DBB"/>
    <w:rsid w:val="004C0421"/>
    <w:rsid w:val="004C0CA6"/>
    <w:rsid w:val="004C0E69"/>
    <w:rsid w:val="004C0EDB"/>
    <w:rsid w:val="004C15C2"/>
    <w:rsid w:val="004C19ED"/>
    <w:rsid w:val="004C1F1C"/>
    <w:rsid w:val="004C204D"/>
    <w:rsid w:val="004C24F7"/>
    <w:rsid w:val="004C25F3"/>
    <w:rsid w:val="004C2938"/>
    <w:rsid w:val="004C386B"/>
    <w:rsid w:val="004C3AC0"/>
    <w:rsid w:val="004C3FA7"/>
    <w:rsid w:val="004C4095"/>
    <w:rsid w:val="004C471E"/>
    <w:rsid w:val="004C4738"/>
    <w:rsid w:val="004C528F"/>
    <w:rsid w:val="004C53B8"/>
    <w:rsid w:val="004C5749"/>
    <w:rsid w:val="004C59A2"/>
    <w:rsid w:val="004C5AD3"/>
    <w:rsid w:val="004C68BA"/>
    <w:rsid w:val="004C6C34"/>
    <w:rsid w:val="004C6CF0"/>
    <w:rsid w:val="004C6FE9"/>
    <w:rsid w:val="004C7088"/>
    <w:rsid w:val="004C70D3"/>
    <w:rsid w:val="004C793C"/>
    <w:rsid w:val="004C7E9E"/>
    <w:rsid w:val="004D01D1"/>
    <w:rsid w:val="004D05AE"/>
    <w:rsid w:val="004D0812"/>
    <w:rsid w:val="004D0ADD"/>
    <w:rsid w:val="004D0FCD"/>
    <w:rsid w:val="004D10F7"/>
    <w:rsid w:val="004D1354"/>
    <w:rsid w:val="004D13EE"/>
    <w:rsid w:val="004D18AD"/>
    <w:rsid w:val="004D1D0A"/>
    <w:rsid w:val="004D1F28"/>
    <w:rsid w:val="004D2381"/>
    <w:rsid w:val="004D2571"/>
    <w:rsid w:val="004D276E"/>
    <w:rsid w:val="004D2A41"/>
    <w:rsid w:val="004D2B4A"/>
    <w:rsid w:val="004D2BC7"/>
    <w:rsid w:val="004D2D6A"/>
    <w:rsid w:val="004D2EE8"/>
    <w:rsid w:val="004D2FE7"/>
    <w:rsid w:val="004D357A"/>
    <w:rsid w:val="004D3842"/>
    <w:rsid w:val="004D393D"/>
    <w:rsid w:val="004D4DBF"/>
    <w:rsid w:val="004D5007"/>
    <w:rsid w:val="004D5061"/>
    <w:rsid w:val="004D6355"/>
    <w:rsid w:val="004D66A1"/>
    <w:rsid w:val="004D683E"/>
    <w:rsid w:val="004D69A1"/>
    <w:rsid w:val="004D6B2F"/>
    <w:rsid w:val="004D6D38"/>
    <w:rsid w:val="004D71E2"/>
    <w:rsid w:val="004D72BB"/>
    <w:rsid w:val="004D7932"/>
    <w:rsid w:val="004D7AA9"/>
    <w:rsid w:val="004E043A"/>
    <w:rsid w:val="004E0C32"/>
    <w:rsid w:val="004E0CC3"/>
    <w:rsid w:val="004E1068"/>
    <w:rsid w:val="004E1957"/>
    <w:rsid w:val="004E1EB4"/>
    <w:rsid w:val="004E1FF8"/>
    <w:rsid w:val="004E261B"/>
    <w:rsid w:val="004E2864"/>
    <w:rsid w:val="004E307C"/>
    <w:rsid w:val="004E44FE"/>
    <w:rsid w:val="004E4A4E"/>
    <w:rsid w:val="004E4D6E"/>
    <w:rsid w:val="004E4D81"/>
    <w:rsid w:val="004E4E11"/>
    <w:rsid w:val="004E4EC2"/>
    <w:rsid w:val="004E5D09"/>
    <w:rsid w:val="004E622C"/>
    <w:rsid w:val="004E717B"/>
    <w:rsid w:val="004E71A8"/>
    <w:rsid w:val="004E7241"/>
    <w:rsid w:val="004E7B1A"/>
    <w:rsid w:val="004E7DDF"/>
    <w:rsid w:val="004F0058"/>
    <w:rsid w:val="004F1378"/>
    <w:rsid w:val="004F1C4F"/>
    <w:rsid w:val="004F27B1"/>
    <w:rsid w:val="004F2BC8"/>
    <w:rsid w:val="004F2E26"/>
    <w:rsid w:val="004F3654"/>
    <w:rsid w:val="004F376F"/>
    <w:rsid w:val="004F3F34"/>
    <w:rsid w:val="004F4392"/>
    <w:rsid w:val="004F4BD1"/>
    <w:rsid w:val="004F5B1E"/>
    <w:rsid w:val="004F5C27"/>
    <w:rsid w:val="004F6335"/>
    <w:rsid w:val="004F65DE"/>
    <w:rsid w:val="004F7278"/>
    <w:rsid w:val="004F729E"/>
    <w:rsid w:val="004F74F6"/>
    <w:rsid w:val="00500476"/>
    <w:rsid w:val="00500B63"/>
    <w:rsid w:val="005014FF"/>
    <w:rsid w:val="005017E3"/>
    <w:rsid w:val="00501B10"/>
    <w:rsid w:val="005022A8"/>
    <w:rsid w:val="00502ADD"/>
    <w:rsid w:val="00503056"/>
    <w:rsid w:val="0050320C"/>
    <w:rsid w:val="00503336"/>
    <w:rsid w:val="00503691"/>
    <w:rsid w:val="005036C3"/>
    <w:rsid w:val="00503E1B"/>
    <w:rsid w:val="00503F59"/>
    <w:rsid w:val="0050429D"/>
    <w:rsid w:val="0050467D"/>
    <w:rsid w:val="005049A3"/>
    <w:rsid w:val="00504AEA"/>
    <w:rsid w:val="00505AB4"/>
    <w:rsid w:val="00505CA9"/>
    <w:rsid w:val="00505EFB"/>
    <w:rsid w:val="00506034"/>
    <w:rsid w:val="00506394"/>
    <w:rsid w:val="00506915"/>
    <w:rsid w:val="00507519"/>
    <w:rsid w:val="0050756C"/>
    <w:rsid w:val="005075A8"/>
    <w:rsid w:val="00507E15"/>
    <w:rsid w:val="00510442"/>
    <w:rsid w:val="0051084F"/>
    <w:rsid w:val="00510AFB"/>
    <w:rsid w:val="00511191"/>
    <w:rsid w:val="005111E5"/>
    <w:rsid w:val="00511AF2"/>
    <w:rsid w:val="00511BB7"/>
    <w:rsid w:val="00511F83"/>
    <w:rsid w:val="00513B9E"/>
    <w:rsid w:val="00513DC7"/>
    <w:rsid w:val="00513F5A"/>
    <w:rsid w:val="0051405F"/>
    <w:rsid w:val="00514241"/>
    <w:rsid w:val="005143DC"/>
    <w:rsid w:val="00514601"/>
    <w:rsid w:val="00515334"/>
    <w:rsid w:val="00516320"/>
    <w:rsid w:val="00516CAF"/>
    <w:rsid w:val="0051704E"/>
    <w:rsid w:val="005171F2"/>
    <w:rsid w:val="005174CB"/>
    <w:rsid w:val="00517527"/>
    <w:rsid w:val="0051786F"/>
    <w:rsid w:val="00517F8F"/>
    <w:rsid w:val="0052029A"/>
    <w:rsid w:val="00520DF1"/>
    <w:rsid w:val="0052110C"/>
    <w:rsid w:val="00521216"/>
    <w:rsid w:val="00521542"/>
    <w:rsid w:val="005221A8"/>
    <w:rsid w:val="0052249C"/>
    <w:rsid w:val="00522D46"/>
    <w:rsid w:val="00522F24"/>
    <w:rsid w:val="00523004"/>
    <w:rsid w:val="00523B2D"/>
    <w:rsid w:val="005244DE"/>
    <w:rsid w:val="00524815"/>
    <w:rsid w:val="00525127"/>
    <w:rsid w:val="005251E1"/>
    <w:rsid w:val="00525BAD"/>
    <w:rsid w:val="00525C2C"/>
    <w:rsid w:val="0052607A"/>
    <w:rsid w:val="005269D3"/>
    <w:rsid w:val="00526DC4"/>
    <w:rsid w:val="00526E44"/>
    <w:rsid w:val="0052703A"/>
    <w:rsid w:val="005272E4"/>
    <w:rsid w:val="00527351"/>
    <w:rsid w:val="005274D7"/>
    <w:rsid w:val="00527F3F"/>
    <w:rsid w:val="0053023D"/>
    <w:rsid w:val="00530857"/>
    <w:rsid w:val="00530EF6"/>
    <w:rsid w:val="00531465"/>
    <w:rsid w:val="00531DD1"/>
    <w:rsid w:val="00533088"/>
    <w:rsid w:val="0053320A"/>
    <w:rsid w:val="00533AEF"/>
    <w:rsid w:val="00533D54"/>
    <w:rsid w:val="00533DAD"/>
    <w:rsid w:val="005345D9"/>
    <w:rsid w:val="00534C19"/>
    <w:rsid w:val="00534C5A"/>
    <w:rsid w:val="00534E5F"/>
    <w:rsid w:val="0053501D"/>
    <w:rsid w:val="005353A6"/>
    <w:rsid w:val="00535484"/>
    <w:rsid w:val="0053613D"/>
    <w:rsid w:val="00536272"/>
    <w:rsid w:val="00536778"/>
    <w:rsid w:val="005367B4"/>
    <w:rsid w:val="00537045"/>
    <w:rsid w:val="0053756D"/>
    <w:rsid w:val="005375D1"/>
    <w:rsid w:val="005379D2"/>
    <w:rsid w:val="00540104"/>
    <w:rsid w:val="00540507"/>
    <w:rsid w:val="00540693"/>
    <w:rsid w:val="00540AB9"/>
    <w:rsid w:val="0054156F"/>
    <w:rsid w:val="005415FB"/>
    <w:rsid w:val="00541A7C"/>
    <w:rsid w:val="00541F86"/>
    <w:rsid w:val="0054225B"/>
    <w:rsid w:val="00542336"/>
    <w:rsid w:val="00542590"/>
    <w:rsid w:val="00542AC1"/>
    <w:rsid w:val="00542C66"/>
    <w:rsid w:val="00542E41"/>
    <w:rsid w:val="005434BF"/>
    <w:rsid w:val="00543ACB"/>
    <w:rsid w:val="005440FF"/>
    <w:rsid w:val="00544204"/>
    <w:rsid w:val="005445CA"/>
    <w:rsid w:val="00544DB2"/>
    <w:rsid w:val="00544EA7"/>
    <w:rsid w:val="00544EEF"/>
    <w:rsid w:val="005450FC"/>
    <w:rsid w:val="005451CF"/>
    <w:rsid w:val="00545675"/>
    <w:rsid w:val="005460FC"/>
    <w:rsid w:val="00546BE4"/>
    <w:rsid w:val="00546F41"/>
    <w:rsid w:val="00547305"/>
    <w:rsid w:val="0054762F"/>
    <w:rsid w:val="00550A4C"/>
    <w:rsid w:val="00550A76"/>
    <w:rsid w:val="00550F76"/>
    <w:rsid w:val="005516DE"/>
    <w:rsid w:val="00551969"/>
    <w:rsid w:val="00551C64"/>
    <w:rsid w:val="00551D44"/>
    <w:rsid w:val="00552A1D"/>
    <w:rsid w:val="00552C13"/>
    <w:rsid w:val="00552E28"/>
    <w:rsid w:val="00553100"/>
    <w:rsid w:val="00553235"/>
    <w:rsid w:val="00553EE8"/>
    <w:rsid w:val="005549DA"/>
    <w:rsid w:val="005552E3"/>
    <w:rsid w:val="005553C4"/>
    <w:rsid w:val="0055567E"/>
    <w:rsid w:val="00555F44"/>
    <w:rsid w:val="005561EA"/>
    <w:rsid w:val="005576E5"/>
    <w:rsid w:val="005577F4"/>
    <w:rsid w:val="00557C6E"/>
    <w:rsid w:val="0056038F"/>
    <w:rsid w:val="005604EE"/>
    <w:rsid w:val="00560A3A"/>
    <w:rsid w:val="00561591"/>
    <w:rsid w:val="00562981"/>
    <w:rsid w:val="00562C02"/>
    <w:rsid w:val="00562C85"/>
    <w:rsid w:val="005635AE"/>
    <w:rsid w:val="0056376B"/>
    <w:rsid w:val="005646A7"/>
    <w:rsid w:val="00564A21"/>
    <w:rsid w:val="00564B41"/>
    <w:rsid w:val="00564E0E"/>
    <w:rsid w:val="00564FFA"/>
    <w:rsid w:val="00565395"/>
    <w:rsid w:val="005655C9"/>
    <w:rsid w:val="00565A53"/>
    <w:rsid w:val="005666CB"/>
    <w:rsid w:val="0056787F"/>
    <w:rsid w:val="00567893"/>
    <w:rsid w:val="00567A34"/>
    <w:rsid w:val="00567B8B"/>
    <w:rsid w:val="00567D90"/>
    <w:rsid w:val="0057079F"/>
    <w:rsid w:val="00571001"/>
    <w:rsid w:val="00571059"/>
    <w:rsid w:val="0057190B"/>
    <w:rsid w:val="00572603"/>
    <w:rsid w:val="00572976"/>
    <w:rsid w:val="00572EBB"/>
    <w:rsid w:val="00572EF2"/>
    <w:rsid w:val="0057328D"/>
    <w:rsid w:val="00573384"/>
    <w:rsid w:val="0057353B"/>
    <w:rsid w:val="00573EA4"/>
    <w:rsid w:val="00573F26"/>
    <w:rsid w:val="0057431B"/>
    <w:rsid w:val="00574695"/>
    <w:rsid w:val="00575046"/>
    <w:rsid w:val="005750C0"/>
    <w:rsid w:val="005755BF"/>
    <w:rsid w:val="005756E1"/>
    <w:rsid w:val="00575BCB"/>
    <w:rsid w:val="00576569"/>
    <w:rsid w:val="005778C9"/>
    <w:rsid w:val="00577F27"/>
    <w:rsid w:val="00580016"/>
    <w:rsid w:val="005811EE"/>
    <w:rsid w:val="00581217"/>
    <w:rsid w:val="0058227E"/>
    <w:rsid w:val="00582C70"/>
    <w:rsid w:val="005832E5"/>
    <w:rsid w:val="00583C11"/>
    <w:rsid w:val="005843A9"/>
    <w:rsid w:val="005843AE"/>
    <w:rsid w:val="00585088"/>
    <w:rsid w:val="0058577B"/>
    <w:rsid w:val="00585FEC"/>
    <w:rsid w:val="005864BE"/>
    <w:rsid w:val="0058700A"/>
    <w:rsid w:val="0058702B"/>
    <w:rsid w:val="00587091"/>
    <w:rsid w:val="00587130"/>
    <w:rsid w:val="005876BF"/>
    <w:rsid w:val="00587B8B"/>
    <w:rsid w:val="00587FEC"/>
    <w:rsid w:val="00590E29"/>
    <w:rsid w:val="00590FB2"/>
    <w:rsid w:val="00591422"/>
    <w:rsid w:val="00591921"/>
    <w:rsid w:val="00591B4A"/>
    <w:rsid w:val="00591D01"/>
    <w:rsid w:val="005922E5"/>
    <w:rsid w:val="005923C2"/>
    <w:rsid w:val="005923E0"/>
    <w:rsid w:val="005928BB"/>
    <w:rsid w:val="00592CAB"/>
    <w:rsid w:val="00592CB3"/>
    <w:rsid w:val="00592E8A"/>
    <w:rsid w:val="00592F16"/>
    <w:rsid w:val="005933D5"/>
    <w:rsid w:val="00593B2C"/>
    <w:rsid w:val="00594460"/>
    <w:rsid w:val="00595474"/>
    <w:rsid w:val="005954ED"/>
    <w:rsid w:val="00595D06"/>
    <w:rsid w:val="0059658B"/>
    <w:rsid w:val="00596604"/>
    <w:rsid w:val="005967F3"/>
    <w:rsid w:val="005968F5"/>
    <w:rsid w:val="00597059"/>
    <w:rsid w:val="005971D6"/>
    <w:rsid w:val="00597208"/>
    <w:rsid w:val="005972D8"/>
    <w:rsid w:val="00597C43"/>
    <w:rsid w:val="005A1278"/>
    <w:rsid w:val="005A16CD"/>
    <w:rsid w:val="005A1BC0"/>
    <w:rsid w:val="005A1CBD"/>
    <w:rsid w:val="005A1D56"/>
    <w:rsid w:val="005A1D97"/>
    <w:rsid w:val="005A258B"/>
    <w:rsid w:val="005A2AB3"/>
    <w:rsid w:val="005A30FD"/>
    <w:rsid w:val="005A34E8"/>
    <w:rsid w:val="005A3F30"/>
    <w:rsid w:val="005A44C8"/>
    <w:rsid w:val="005A4A7B"/>
    <w:rsid w:val="005A4E6B"/>
    <w:rsid w:val="005A51BE"/>
    <w:rsid w:val="005A5443"/>
    <w:rsid w:val="005A62BE"/>
    <w:rsid w:val="005A643E"/>
    <w:rsid w:val="005A75A9"/>
    <w:rsid w:val="005A77CE"/>
    <w:rsid w:val="005A791D"/>
    <w:rsid w:val="005B00C5"/>
    <w:rsid w:val="005B0313"/>
    <w:rsid w:val="005B0491"/>
    <w:rsid w:val="005B052F"/>
    <w:rsid w:val="005B0EF5"/>
    <w:rsid w:val="005B2122"/>
    <w:rsid w:val="005B2A39"/>
    <w:rsid w:val="005B32D0"/>
    <w:rsid w:val="005B389B"/>
    <w:rsid w:val="005B3DBE"/>
    <w:rsid w:val="005B418B"/>
    <w:rsid w:val="005B44E1"/>
    <w:rsid w:val="005B48B7"/>
    <w:rsid w:val="005B4A4B"/>
    <w:rsid w:val="005B4E23"/>
    <w:rsid w:val="005B552D"/>
    <w:rsid w:val="005B5930"/>
    <w:rsid w:val="005B5D20"/>
    <w:rsid w:val="005B5DD9"/>
    <w:rsid w:val="005B5F07"/>
    <w:rsid w:val="005B65BB"/>
    <w:rsid w:val="005B65F4"/>
    <w:rsid w:val="005B6693"/>
    <w:rsid w:val="005B66F5"/>
    <w:rsid w:val="005B75A6"/>
    <w:rsid w:val="005B776E"/>
    <w:rsid w:val="005B7A48"/>
    <w:rsid w:val="005C0D91"/>
    <w:rsid w:val="005C165F"/>
    <w:rsid w:val="005C1669"/>
    <w:rsid w:val="005C1707"/>
    <w:rsid w:val="005C1F91"/>
    <w:rsid w:val="005C2D6F"/>
    <w:rsid w:val="005C2E61"/>
    <w:rsid w:val="005C3380"/>
    <w:rsid w:val="005C4614"/>
    <w:rsid w:val="005C4A6D"/>
    <w:rsid w:val="005C54E8"/>
    <w:rsid w:val="005C56CF"/>
    <w:rsid w:val="005C57E7"/>
    <w:rsid w:val="005C5C9A"/>
    <w:rsid w:val="005C5CD3"/>
    <w:rsid w:val="005C5E83"/>
    <w:rsid w:val="005C66A0"/>
    <w:rsid w:val="005C6A0C"/>
    <w:rsid w:val="005C6B10"/>
    <w:rsid w:val="005C6C06"/>
    <w:rsid w:val="005C7215"/>
    <w:rsid w:val="005C724F"/>
    <w:rsid w:val="005C7849"/>
    <w:rsid w:val="005D0072"/>
    <w:rsid w:val="005D06E7"/>
    <w:rsid w:val="005D1295"/>
    <w:rsid w:val="005D18C8"/>
    <w:rsid w:val="005D2211"/>
    <w:rsid w:val="005D2566"/>
    <w:rsid w:val="005D3A7E"/>
    <w:rsid w:val="005D3BF5"/>
    <w:rsid w:val="005D427C"/>
    <w:rsid w:val="005D463B"/>
    <w:rsid w:val="005D4B91"/>
    <w:rsid w:val="005D4BBF"/>
    <w:rsid w:val="005D4D5A"/>
    <w:rsid w:val="005D5A24"/>
    <w:rsid w:val="005D65C6"/>
    <w:rsid w:val="005D68A5"/>
    <w:rsid w:val="005D6D52"/>
    <w:rsid w:val="005D7A0E"/>
    <w:rsid w:val="005E00E4"/>
    <w:rsid w:val="005E0DF3"/>
    <w:rsid w:val="005E11D0"/>
    <w:rsid w:val="005E1260"/>
    <w:rsid w:val="005E1729"/>
    <w:rsid w:val="005E1EB7"/>
    <w:rsid w:val="005E1EED"/>
    <w:rsid w:val="005E2040"/>
    <w:rsid w:val="005E2A0C"/>
    <w:rsid w:val="005E2C6D"/>
    <w:rsid w:val="005E34E0"/>
    <w:rsid w:val="005E3EB1"/>
    <w:rsid w:val="005E436F"/>
    <w:rsid w:val="005E458C"/>
    <w:rsid w:val="005E4672"/>
    <w:rsid w:val="005E477E"/>
    <w:rsid w:val="005E4BE9"/>
    <w:rsid w:val="005E562F"/>
    <w:rsid w:val="005E58FA"/>
    <w:rsid w:val="005E5E5F"/>
    <w:rsid w:val="005E60E0"/>
    <w:rsid w:val="005E65B5"/>
    <w:rsid w:val="005E66EB"/>
    <w:rsid w:val="005E6CC7"/>
    <w:rsid w:val="005E7A1B"/>
    <w:rsid w:val="005E7C2C"/>
    <w:rsid w:val="005F13D9"/>
    <w:rsid w:val="005F16EA"/>
    <w:rsid w:val="005F1850"/>
    <w:rsid w:val="005F1DAD"/>
    <w:rsid w:val="005F1F7E"/>
    <w:rsid w:val="005F25B8"/>
    <w:rsid w:val="005F2AF0"/>
    <w:rsid w:val="005F3EEF"/>
    <w:rsid w:val="005F3F69"/>
    <w:rsid w:val="005F42C8"/>
    <w:rsid w:val="005F433D"/>
    <w:rsid w:val="005F5280"/>
    <w:rsid w:val="005F6404"/>
    <w:rsid w:val="005F666A"/>
    <w:rsid w:val="005F66E9"/>
    <w:rsid w:val="005F6EE4"/>
    <w:rsid w:val="005F6F6A"/>
    <w:rsid w:val="005F7414"/>
    <w:rsid w:val="005F74BB"/>
    <w:rsid w:val="005F7B3C"/>
    <w:rsid w:val="00600027"/>
    <w:rsid w:val="0060022A"/>
    <w:rsid w:val="00600513"/>
    <w:rsid w:val="006005F7"/>
    <w:rsid w:val="0060125A"/>
    <w:rsid w:val="00601CB4"/>
    <w:rsid w:val="00602031"/>
    <w:rsid w:val="006021B1"/>
    <w:rsid w:val="00602D78"/>
    <w:rsid w:val="00602DFC"/>
    <w:rsid w:val="006048F8"/>
    <w:rsid w:val="00604AA9"/>
    <w:rsid w:val="00605249"/>
    <w:rsid w:val="00606018"/>
    <w:rsid w:val="006064F8"/>
    <w:rsid w:val="0060689B"/>
    <w:rsid w:val="00606B4B"/>
    <w:rsid w:val="00607308"/>
    <w:rsid w:val="0060734E"/>
    <w:rsid w:val="00607616"/>
    <w:rsid w:val="00607853"/>
    <w:rsid w:val="0060797D"/>
    <w:rsid w:val="00610292"/>
    <w:rsid w:val="00611259"/>
    <w:rsid w:val="006112D2"/>
    <w:rsid w:val="00611407"/>
    <w:rsid w:val="00611814"/>
    <w:rsid w:val="00611847"/>
    <w:rsid w:val="00611AAA"/>
    <w:rsid w:val="00611BFA"/>
    <w:rsid w:val="00611E6D"/>
    <w:rsid w:val="00612625"/>
    <w:rsid w:val="006129F2"/>
    <w:rsid w:val="0061363C"/>
    <w:rsid w:val="00614142"/>
    <w:rsid w:val="00614282"/>
    <w:rsid w:val="00614467"/>
    <w:rsid w:val="00614E41"/>
    <w:rsid w:val="00615B1C"/>
    <w:rsid w:val="00615DA6"/>
    <w:rsid w:val="0061603F"/>
    <w:rsid w:val="0061674B"/>
    <w:rsid w:val="0061681F"/>
    <w:rsid w:val="00616BA5"/>
    <w:rsid w:val="0061728B"/>
    <w:rsid w:val="006177F2"/>
    <w:rsid w:val="00617B58"/>
    <w:rsid w:val="00617B8B"/>
    <w:rsid w:val="00617FC8"/>
    <w:rsid w:val="00620422"/>
    <w:rsid w:val="00620823"/>
    <w:rsid w:val="00621966"/>
    <w:rsid w:val="00622DDE"/>
    <w:rsid w:val="006234CC"/>
    <w:rsid w:val="00623D58"/>
    <w:rsid w:val="00623EB0"/>
    <w:rsid w:val="0062439D"/>
    <w:rsid w:val="006249B9"/>
    <w:rsid w:val="00624CF4"/>
    <w:rsid w:val="00624DD1"/>
    <w:rsid w:val="00624E57"/>
    <w:rsid w:val="00625087"/>
    <w:rsid w:val="006255BC"/>
    <w:rsid w:val="0062664E"/>
    <w:rsid w:val="00627A49"/>
    <w:rsid w:val="00627BAA"/>
    <w:rsid w:val="00627D99"/>
    <w:rsid w:val="00630615"/>
    <w:rsid w:val="00630C7A"/>
    <w:rsid w:val="00631488"/>
    <w:rsid w:val="006316C5"/>
    <w:rsid w:val="00631BF0"/>
    <w:rsid w:val="006321D4"/>
    <w:rsid w:val="0063224F"/>
    <w:rsid w:val="00632861"/>
    <w:rsid w:val="00632A08"/>
    <w:rsid w:val="00632D22"/>
    <w:rsid w:val="0063303E"/>
    <w:rsid w:val="006337A1"/>
    <w:rsid w:val="0063385E"/>
    <w:rsid w:val="00634374"/>
    <w:rsid w:val="00634BB3"/>
    <w:rsid w:val="00635F63"/>
    <w:rsid w:val="0063616D"/>
    <w:rsid w:val="006361DF"/>
    <w:rsid w:val="006365D9"/>
    <w:rsid w:val="006369B3"/>
    <w:rsid w:val="006370A3"/>
    <w:rsid w:val="00637220"/>
    <w:rsid w:val="006378A9"/>
    <w:rsid w:val="00637CD6"/>
    <w:rsid w:val="00640266"/>
    <w:rsid w:val="006402BB"/>
    <w:rsid w:val="006404C0"/>
    <w:rsid w:val="00640A2A"/>
    <w:rsid w:val="0064101F"/>
    <w:rsid w:val="00641917"/>
    <w:rsid w:val="00641AA4"/>
    <w:rsid w:val="00641F07"/>
    <w:rsid w:val="0064314D"/>
    <w:rsid w:val="006432F6"/>
    <w:rsid w:val="00643470"/>
    <w:rsid w:val="00643CC9"/>
    <w:rsid w:val="00643F9D"/>
    <w:rsid w:val="006442F5"/>
    <w:rsid w:val="0064463E"/>
    <w:rsid w:val="006448D4"/>
    <w:rsid w:val="0064504E"/>
    <w:rsid w:val="0064522D"/>
    <w:rsid w:val="00645288"/>
    <w:rsid w:val="00645590"/>
    <w:rsid w:val="00646494"/>
    <w:rsid w:val="00646681"/>
    <w:rsid w:val="006466D4"/>
    <w:rsid w:val="00646895"/>
    <w:rsid w:val="00646EF2"/>
    <w:rsid w:val="006471B0"/>
    <w:rsid w:val="0064762A"/>
    <w:rsid w:val="00647A9A"/>
    <w:rsid w:val="00647ED9"/>
    <w:rsid w:val="006503FC"/>
    <w:rsid w:val="0065148B"/>
    <w:rsid w:val="006516BC"/>
    <w:rsid w:val="00651750"/>
    <w:rsid w:val="00651DFA"/>
    <w:rsid w:val="006524AE"/>
    <w:rsid w:val="006524B7"/>
    <w:rsid w:val="006531D5"/>
    <w:rsid w:val="00653BCA"/>
    <w:rsid w:val="00654870"/>
    <w:rsid w:val="006548DE"/>
    <w:rsid w:val="00654E35"/>
    <w:rsid w:val="0065529B"/>
    <w:rsid w:val="00655DBE"/>
    <w:rsid w:val="00655F67"/>
    <w:rsid w:val="00656372"/>
    <w:rsid w:val="00656468"/>
    <w:rsid w:val="006565F6"/>
    <w:rsid w:val="00656961"/>
    <w:rsid w:val="00656C53"/>
    <w:rsid w:val="00657335"/>
    <w:rsid w:val="00657448"/>
    <w:rsid w:val="00657796"/>
    <w:rsid w:val="00657A48"/>
    <w:rsid w:val="00660A16"/>
    <w:rsid w:val="00661422"/>
    <w:rsid w:val="00661A14"/>
    <w:rsid w:val="006620E1"/>
    <w:rsid w:val="00662108"/>
    <w:rsid w:val="00662BB1"/>
    <w:rsid w:val="0066334A"/>
    <w:rsid w:val="0066384F"/>
    <w:rsid w:val="006645F0"/>
    <w:rsid w:val="0066486A"/>
    <w:rsid w:val="00664D03"/>
    <w:rsid w:val="006651D2"/>
    <w:rsid w:val="0066548B"/>
    <w:rsid w:val="006654AF"/>
    <w:rsid w:val="00665576"/>
    <w:rsid w:val="00665AD2"/>
    <w:rsid w:val="006667F9"/>
    <w:rsid w:val="00666816"/>
    <w:rsid w:val="006672CA"/>
    <w:rsid w:val="0066795F"/>
    <w:rsid w:val="00670282"/>
    <w:rsid w:val="00670C90"/>
    <w:rsid w:val="00671041"/>
    <w:rsid w:val="00672146"/>
    <w:rsid w:val="006727FF"/>
    <w:rsid w:val="0067335B"/>
    <w:rsid w:val="006735F2"/>
    <w:rsid w:val="00674117"/>
    <w:rsid w:val="006747E2"/>
    <w:rsid w:val="00674D84"/>
    <w:rsid w:val="00674F84"/>
    <w:rsid w:val="006751C5"/>
    <w:rsid w:val="00675812"/>
    <w:rsid w:val="00675A54"/>
    <w:rsid w:val="00676EAC"/>
    <w:rsid w:val="00676EFD"/>
    <w:rsid w:val="006770FF"/>
    <w:rsid w:val="006771C0"/>
    <w:rsid w:val="00677273"/>
    <w:rsid w:val="00677F18"/>
    <w:rsid w:val="0068009A"/>
    <w:rsid w:val="00680296"/>
    <w:rsid w:val="006804C1"/>
    <w:rsid w:val="00680B02"/>
    <w:rsid w:val="00681095"/>
    <w:rsid w:val="006810FF"/>
    <w:rsid w:val="00681529"/>
    <w:rsid w:val="00681E50"/>
    <w:rsid w:val="00682063"/>
    <w:rsid w:val="006820CF"/>
    <w:rsid w:val="0068218B"/>
    <w:rsid w:val="006825B7"/>
    <w:rsid w:val="00682DB6"/>
    <w:rsid w:val="00683064"/>
    <w:rsid w:val="006830DC"/>
    <w:rsid w:val="00683A68"/>
    <w:rsid w:val="00683FC1"/>
    <w:rsid w:val="00683FEC"/>
    <w:rsid w:val="00684201"/>
    <w:rsid w:val="006843E8"/>
    <w:rsid w:val="00684696"/>
    <w:rsid w:val="00684D30"/>
    <w:rsid w:val="006850E1"/>
    <w:rsid w:val="0068555B"/>
    <w:rsid w:val="00685DF8"/>
    <w:rsid w:val="00685E48"/>
    <w:rsid w:val="00686113"/>
    <w:rsid w:val="006864F0"/>
    <w:rsid w:val="00686AFF"/>
    <w:rsid w:val="00687286"/>
    <w:rsid w:val="00687502"/>
    <w:rsid w:val="006879CF"/>
    <w:rsid w:val="00687B0A"/>
    <w:rsid w:val="00687C8E"/>
    <w:rsid w:val="00687D6A"/>
    <w:rsid w:val="006904C5"/>
    <w:rsid w:val="00690540"/>
    <w:rsid w:val="0069127A"/>
    <w:rsid w:val="00691551"/>
    <w:rsid w:val="00691574"/>
    <w:rsid w:val="00691748"/>
    <w:rsid w:val="006919BE"/>
    <w:rsid w:val="00691ABF"/>
    <w:rsid w:val="00691E1C"/>
    <w:rsid w:val="00692169"/>
    <w:rsid w:val="00692C92"/>
    <w:rsid w:val="006941F0"/>
    <w:rsid w:val="0069421B"/>
    <w:rsid w:val="00694C15"/>
    <w:rsid w:val="00695038"/>
    <w:rsid w:val="006958DA"/>
    <w:rsid w:val="00695AFD"/>
    <w:rsid w:val="00695E41"/>
    <w:rsid w:val="0069610C"/>
    <w:rsid w:val="00696195"/>
    <w:rsid w:val="006961DF"/>
    <w:rsid w:val="00696BD9"/>
    <w:rsid w:val="00697572"/>
    <w:rsid w:val="006978EB"/>
    <w:rsid w:val="006A00E7"/>
    <w:rsid w:val="006A0117"/>
    <w:rsid w:val="006A068A"/>
    <w:rsid w:val="006A0CD3"/>
    <w:rsid w:val="006A0D8C"/>
    <w:rsid w:val="006A12D4"/>
    <w:rsid w:val="006A17DA"/>
    <w:rsid w:val="006A1ADD"/>
    <w:rsid w:val="006A1E17"/>
    <w:rsid w:val="006A21B9"/>
    <w:rsid w:val="006A2CB0"/>
    <w:rsid w:val="006A2E22"/>
    <w:rsid w:val="006A3812"/>
    <w:rsid w:val="006A4274"/>
    <w:rsid w:val="006A450E"/>
    <w:rsid w:val="006A4521"/>
    <w:rsid w:val="006A475B"/>
    <w:rsid w:val="006A4C85"/>
    <w:rsid w:val="006A51F8"/>
    <w:rsid w:val="006A5732"/>
    <w:rsid w:val="006A590C"/>
    <w:rsid w:val="006A6402"/>
    <w:rsid w:val="006A6881"/>
    <w:rsid w:val="006A690C"/>
    <w:rsid w:val="006A6A07"/>
    <w:rsid w:val="006A76D2"/>
    <w:rsid w:val="006A799A"/>
    <w:rsid w:val="006A79D4"/>
    <w:rsid w:val="006B0826"/>
    <w:rsid w:val="006B1175"/>
    <w:rsid w:val="006B11E0"/>
    <w:rsid w:val="006B1550"/>
    <w:rsid w:val="006B161B"/>
    <w:rsid w:val="006B166B"/>
    <w:rsid w:val="006B1723"/>
    <w:rsid w:val="006B172D"/>
    <w:rsid w:val="006B2661"/>
    <w:rsid w:val="006B27B0"/>
    <w:rsid w:val="006B32A4"/>
    <w:rsid w:val="006B3750"/>
    <w:rsid w:val="006B3D91"/>
    <w:rsid w:val="006B4115"/>
    <w:rsid w:val="006B422D"/>
    <w:rsid w:val="006B434B"/>
    <w:rsid w:val="006B5333"/>
    <w:rsid w:val="006B570E"/>
    <w:rsid w:val="006B581B"/>
    <w:rsid w:val="006B5AC5"/>
    <w:rsid w:val="006B5AEE"/>
    <w:rsid w:val="006B61AB"/>
    <w:rsid w:val="006B67B1"/>
    <w:rsid w:val="006B6A90"/>
    <w:rsid w:val="006B7EB4"/>
    <w:rsid w:val="006C06AE"/>
    <w:rsid w:val="006C06DF"/>
    <w:rsid w:val="006C0C14"/>
    <w:rsid w:val="006C0CB8"/>
    <w:rsid w:val="006C0E24"/>
    <w:rsid w:val="006C11CD"/>
    <w:rsid w:val="006C17A3"/>
    <w:rsid w:val="006C1FBB"/>
    <w:rsid w:val="006C2058"/>
    <w:rsid w:val="006C20A7"/>
    <w:rsid w:val="006C24F1"/>
    <w:rsid w:val="006C2853"/>
    <w:rsid w:val="006C29CD"/>
    <w:rsid w:val="006C2B20"/>
    <w:rsid w:val="006C2BAD"/>
    <w:rsid w:val="006C32AA"/>
    <w:rsid w:val="006C3B5F"/>
    <w:rsid w:val="006C3FA6"/>
    <w:rsid w:val="006C40AC"/>
    <w:rsid w:val="006C425A"/>
    <w:rsid w:val="006C4377"/>
    <w:rsid w:val="006C48A4"/>
    <w:rsid w:val="006C5795"/>
    <w:rsid w:val="006C5C95"/>
    <w:rsid w:val="006C61B0"/>
    <w:rsid w:val="006C646C"/>
    <w:rsid w:val="006C652B"/>
    <w:rsid w:val="006C6636"/>
    <w:rsid w:val="006C66F7"/>
    <w:rsid w:val="006C7262"/>
    <w:rsid w:val="006D0163"/>
    <w:rsid w:val="006D0818"/>
    <w:rsid w:val="006D090A"/>
    <w:rsid w:val="006D0973"/>
    <w:rsid w:val="006D1CCA"/>
    <w:rsid w:val="006D1E23"/>
    <w:rsid w:val="006D1E78"/>
    <w:rsid w:val="006D223A"/>
    <w:rsid w:val="006D2BAC"/>
    <w:rsid w:val="006D2DBF"/>
    <w:rsid w:val="006D2EFA"/>
    <w:rsid w:val="006D3389"/>
    <w:rsid w:val="006D3D78"/>
    <w:rsid w:val="006D3F80"/>
    <w:rsid w:val="006D42B8"/>
    <w:rsid w:val="006D46D7"/>
    <w:rsid w:val="006D52C8"/>
    <w:rsid w:val="006D558D"/>
    <w:rsid w:val="006D579E"/>
    <w:rsid w:val="006D5A37"/>
    <w:rsid w:val="006D5B2A"/>
    <w:rsid w:val="006D5E8A"/>
    <w:rsid w:val="006D6977"/>
    <w:rsid w:val="006D70BD"/>
    <w:rsid w:val="006D7139"/>
    <w:rsid w:val="006D7142"/>
    <w:rsid w:val="006D74BF"/>
    <w:rsid w:val="006D798F"/>
    <w:rsid w:val="006E0B46"/>
    <w:rsid w:val="006E130E"/>
    <w:rsid w:val="006E13A8"/>
    <w:rsid w:val="006E14BF"/>
    <w:rsid w:val="006E1755"/>
    <w:rsid w:val="006E17C2"/>
    <w:rsid w:val="006E1A64"/>
    <w:rsid w:val="006E2971"/>
    <w:rsid w:val="006E3BE9"/>
    <w:rsid w:val="006E3F8F"/>
    <w:rsid w:val="006E4901"/>
    <w:rsid w:val="006E5BDA"/>
    <w:rsid w:val="006E702E"/>
    <w:rsid w:val="006E78A0"/>
    <w:rsid w:val="006E78F8"/>
    <w:rsid w:val="006E7BE2"/>
    <w:rsid w:val="006E7C1D"/>
    <w:rsid w:val="006E7D34"/>
    <w:rsid w:val="006E7DC9"/>
    <w:rsid w:val="006E7F67"/>
    <w:rsid w:val="006F045E"/>
    <w:rsid w:val="006F06F0"/>
    <w:rsid w:val="006F0E24"/>
    <w:rsid w:val="006F0E3E"/>
    <w:rsid w:val="006F1D9E"/>
    <w:rsid w:val="006F24E6"/>
    <w:rsid w:val="006F278F"/>
    <w:rsid w:val="006F27DB"/>
    <w:rsid w:val="006F29D9"/>
    <w:rsid w:val="006F2E7F"/>
    <w:rsid w:val="006F33C1"/>
    <w:rsid w:val="006F411A"/>
    <w:rsid w:val="006F438C"/>
    <w:rsid w:val="006F499F"/>
    <w:rsid w:val="006F4CD5"/>
    <w:rsid w:val="006F5068"/>
    <w:rsid w:val="006F5224"/>
    <w:rsid w:val="006F5E7E"/>
    <w:rsid w:val="006F6BE2"/>
    <w:rsid w:val="006F768F"/>
    <w:rsid w:val="006F77F5"/>
    <w:rsid w:val="006F7B2B"/>
    <w:rsid w:val="006F7F89"/>
    <w:rsid w:val="007003D8"/>
    <w:rsid w:val="007009AF"/>
    <w:rsid w:val="00700F90"/>
    <w:rsid w:val="007010C2"/>
    <w:rsid w:val="007012DF"/>
    <w:rsid w:val="007014A2"/>
    <w:rsid w:val="00701CD0"/>
    <w:rsid w:val="0070363A"/>
    <w:rsid w:val="007037D1"/>
    <w:rsid w:val="007037E9"/>
    <w:rsid w:val="00703864"/>
    <w:rsid w:val="00705130"/>
    <w:rsid w:val="00705729"/>
    <w:rsid w:val="00705B6B"/>
    <w:rsid w:val="00705F2E"/>
    <w:rsid w:val="00706A70"/>
    <w:rsid w:val="0070713D"/>
    <w:rsid w:val="00707240"/>
    <w:rsid w:val="00707B8C"/>
    <w:rsid w:val="00707BAE"/>
    <w:rsid w:val="007105B8"/>
    <w:rsid w:val="00710D7F"/>
    <w:rsid w:val="00711BEA"/>
    <w:rsid w:val="00711EB2"/>
    <w:rsid w:val="007120B2"/>
    <w:rsid w:val="007128C1"/>
    <w:rsid w:val="00712F11"/>
    <w:rsid w:val="00713447"/>
    <w:rsid w:val="0071423D"/>
    <w:rsid w:val="00714853"/>
    <w:rsid w:val="00714947"/>
    <w:rsid w:val="0071518D"/>
    <w:rsid w:val="00715357"/>
    <w:rsid w:val="007153AA"/>
    <w:rsid w:val="00715871"/>
    <w:rsid w:val="00715BF1"/>
    <w:rsid w:val="00715D77"/>
    <w:rsid w:val="0071610B"/>
    <w:rsid w:val="00716936"/>
    <w:rsid w:val="0071713A"/>
    <w:rsid w:val="0071722F"/>
    <w:rsid w:val="0071772A"/>
    <w:rsid w:val="00717741"/>
    <w:rsid w:val="007177E8"/>
    <w:rsid w:val="0072025E"/>
    <w:rsid w:val="007204E7"/>
    <w:rsid w:val="0072056A"/>
    <w:rsid w:val="00720A3F"/>
    <w:rsid w:val="00720A45"/>
    <w:rsid w:val="00720ADB"/>
    <w:rsid w:val="00720D83"/>
    <w:rsid w:val="0072111F"/>
    <w:rsid w:val="0072147A"/>
    <w:rsid w:val="007214DF"/>
    <w:rsid w:val="0072167F"/>
    <w:rsid w:val="0072172A"/>
    <w:rsid w:val="0072173B"/>
    <w:rsid w:val="007226F0"/>
    <w:rsid w:val="00722885"/>
    <w:rsid w:val="00723160"/>
    <w:rsid w:val="007234C5"/>
    <w:rsid w:val="007236C2"/>
    <w:rsid w:val="007239B6"/>
    <w:rsid w:val="007249CD"/>
    <w:rsid w:val="0072502D"/>
    <w:rsid w:val="007252AD"/>
    <w:rsid w:val="007253DD"/>
    <w:rsid w:val="007268A4"/>
    <w:rsid w:val="0072753C"/>
    <w:rsid w:val="00727D98"/>
    <w:rsid w:val="00727E1C"/>
    <w:rsid w:val="007300F7"/>
    <w:rsid w:val="00730449"/>
    <w:rsid w:val="00730B5B"/>
    <w:rsid w:val="00730B98"/>
    <w:rsid w:val="00730F70"/>
    <w:rsid w:val="00730F8C"/>
    <w:rsid w:val="0073127D"/>
    <w:rsid w:val="00731366"/>
    <w:rsid w:val="00731374"/>
    <w:rsid w:val="007317CE"/>
    <w:rsid w:val="00731B06"/>
    <w:rsid w:val="00731B35"/>
    <w:rsid w:val="00731F37"/>
    <w:rsid w:val="00731FA3"/>
    <w:rsid w:val="0073227A"/>
    <w:rsid w:val="00733C61"/>
    <w:rsid w:val="00733ED1"/>
    <w:rsid w:val="00734005"/>
    <w:rsid w:val="00734B1A"/>
    <w:rsid w:val="00734CF5"/>
    <w:rsid w:val="007351EA"/>
    <w:rsid w:val="00735FB1"/>
    <w:rsid w:val="007360F9"/>
    <w:rsid w:val="007367A6"/>
    <w:rsid w:val="00736920"/>
    <w:rsid w:val="00736FB8"/>
    <w:rsid w:val="0073769A"/>
    <w:rsid w:val="00737D8D"/>
    <w:rsid w:val="00740004"/>
    <w:rsid w:val="00740483"/>
    <w:rsid w:val="00740795"/>
    <w:rsid w:val="00740E45"/>
    <w:rsid w:val="0074109F"/>
    <w:rsid w:val="0074144F"/>
    <w:rsid w:val="00741C5C"/>
    <w:rsid w:val="00741DFF"/>
    <w:rsid w:val="00741E68"/>
    <w:rsid w:val="00742229"/>
    <w:rsid w:val="00742263"/>
    <w:rsid w:val="0074231D"/>
    <w:rsid w:val="007426F7"/>
    <w:rsid w:val="007442BE"/>
    <w:rsid w:val="0074459E"/>
    <w:rsid w:val="00744A49"/>
    <w:rsid w:val="00744C73"/>
    <w:rsid w:val="00745282"/>
    <w:rsid w:val="007454AF"/>
    <w:rsid w:val="00745DE7"/>
    <w:rsid w:val="00745E6C"/>
    <w:rsid w:val="00746380"/>
    <w:rsid w:val="007465DB"/>
    <w:rsid w:val="00746DF7"/>
    <w:rsid w:val="0074769B"/>
    <w:rsid w:val="00747B45"/>
    <w:rsid w:val="0075058E"/>
    <w:rsid w:val="0075096B"/>
    <w:rsid w:val="00750A93"/>
    <w:rsid w:val="007512C8"/>
    <w:rsid w:val="00751444"/>
    <w:rsid w:val="00751631"/>
    <w:rsid w:val="00751AE4"/>
    <w:rsid w:val="00751B3E"/>
    <w:rsid w:val="0075269C"/>
    <w:rsid w:val="00752AF2"/>
    <w:rsid w:val="00752EAC"/>
    <w:rsid w:val="00753519"/>
    <w:rsid w:val="007536D6"/>
    <w:rsid w:val="007538B8"/>
    <w:rsid w:val="00753AC0"/>
    <w:rsid w:val="00753B21"/>
    <w:rsid w:val="00753D25"/>
    <w:rsid w:val="00753DA7"/>
    <w:rsid w:val="007543C2"/>
    <w:rsid w:val="007549BD"/>
    <w:rsid w:val="00754BF7"/>
    <w:rsid w:val="00755780"/>
    <w:rsid w:val="007558EC"/>
    <w:rsid w:val="00755ADB"/>
    <w:rsid w:val="00756969"/>
    <w:rsid w:val="00757446"/>
    <w:rsid w:val="00757590"/>
    <w:rsid w:val="007575C3"/>
    <w:rsid w:val="0075763D"/>
    <w:rsid w:val="007579B3"/>
    <w:rsid w:val="00757C92"/>
    <w:rsid w:val="00757EF4"/>
    <w:rsid w:val="00757F56"/>
    <w:rsid w:val="007601F9"/>
    <w:rsid w:val="007604C9"/>
    <w:rsid w:val="007610FE"/>
    <w:rsid w:val="0076170C"/>
    <w:rsid w:val="00761CAE"/>
    <w:rsid w:val="00761D53"/>
    <w:rsid w:val="00762D7F"/>
    <w:rsid w:val="00762F88"/>
    <w:rsid w:val="0076311C"/>
    <w:rsid w:val="00763C51"/>
    <w:rsid w:val="00763D96"/>
    <w:rsid w:val="0076425C"/>
    <w:rsid w:val="007643F7"/>
    <w:rsid w:val="00764625"/>
    <w:rsid w:val="007652DE"/>
    <w:rsid w:val="00765B5B"/>
    <w:rsid w:val="00765DDD"/>
    <w:rsid w:val="00766F8B"/>
    <w:rsid w:val="007672EC"/>
    <w:rsid w:val="007675EF"/>
    <w:rsid w:val="00767A05"/>
    <w:rsid w:val="00767D4B"/>
    <w:rsid w:val="00767DE5"/>
    <w:rsid w:val="00770079"/>
    <w:rsid w:val="00770619"/>
    <w:rsid w:val="007706B6"/>
    <w:rsid w:val="0077151C"/>
    <w:rsid w:val="00771F3B"/>
    <w:rsid w:val="00772E0E"/>
    <w:rsid w:val="0077329F"/>
    <w:rsid w:val="00773749"/>
    <w:rsid w:val="007739C4"/>
    <w:rsid w:val="00773AB7"/>
    <w:rsid w:val="00773E4F"/>
    <w:rsid w:val="007748BD"/>
    <w:rsid w:val="007753C2"/>
    <w:rsid w:val="007754F2"/>
    <w:rsid w:val="00775C90"/>
    <w:rsid w:val="00775F25"/>
    <w:rsid w:val="007763A5"/>
    <w:rsid w:val="00776B04"/>
    <w:rsid w:val="00776EDD"/>
    <w:rsid w:val="0077754D"/>
    <w:rsid w:val="00777F1C"/>
    <w:rsid w:val="00781706"/>
    <w:rsid w:val="00782127"/>
    <w:rsid w:val="00782BBF"/>
    <w:rsid w:val="00782FE1"/>
    <w:rsid w:val="007837DE"/>
    <w:rsid w:val="00783B08"/>
    <w:rsid w:val="00783B64"/>
    <w:rsid w:val="00784410"/>
    <w:rsid w:val="00784D2D"/>
    <w:rsid w:val="00784F67"/>
    <w:rsid w:val="007854AD"/>
    <w:rsid w:val="00785B06"/>
    <w:rsid w:val="00785E84"/>
    <w:rsid w:val="00785FD5"/>
    <w:rsid w:val="00785FE5"/>
    <w:rsid w:val="0078694A"/>
    <w:rsid w:val="00786C84"/>
    <w:rsid w:val="00786E69"/>
    <w:rsid w:val="00786FCA"/>
    <w:rsid w:val="0078782F"/>
    <w:rsid w:val="00787A0F"/>
    <w:rsid w:val="00787C87"/>
    <w:rsid w:val="00787FF9"/>
    <w:rsid w:val="007901C0"/>
    <w:rsid w:val="00790AB2"/>
    <w:rsid w:val="00791427"/>
    <w:rsid w:val="00791583"/>
    <w:rsid w:val="00791988"/>
    <w:rsid w:val="007919F1"/>
    <w:rsid w:val="00791D5E"/>
    <w:rsid w:val="007925AB"/>
    <w:rsid w:val="00793276"/>
    <w:rsid w:val="007937BB"/>
    <w:rsid w:val="00793B63"/>
    <w:rsid w:val="00793CFD"/>
    <w:rsid w:val="00793E8D"/>
    <w:rsid w:val="00794F58"/>
    <w:rsid w:val="00794FE9"/>
    <w:rsid w:val="007958BB"/>
    <w:rsid w:val="007962B9"/>
    <w:rsid w:val="007968A5"/>
    <w:rsid w:val="00796E44"/>
    <w:rsid w:val="00796EF8"/>
    <w:rsid w:val="00797142"/>
    <w:rsid w:val="007975E0"/>
    <w:rsid w:val="00797686"/>
    <w:rsid w:val="00797E2D"/>
    <w:rsid w:val="007A0210"/>
    <w:rsid w:val="007A0520"/>
    <w:rsid w:val="007A093B"/>
    <w:rsid w:val="007A0965"/>
    <w:rsid w:val="007A0AFA"/>
    <w:rsid w:val="007A130C"/>
    <w:rsid w:val="007A1664"/>
    <w:rsid w:val="007A191E"/>
    <w:rsid w:val="007A1CED"/>
    <w:rsid w:val="007A1F3F"/>
    <w:rsid w:val="007A23DC"/>
    <w:rsid w:val="007A3CAF"/>
    <w:rsid w:val="007A5864"/>
    <w:rsid w:val="007A58F2"/>
    <w:rsid w:val="007A6556"/>
    <w:rsid w:val="007A7B24"/>
    <w:rsid w:val="007A7B42"/>
    <w:rsid w:val="007B027A"/>
    <w:rsid w:val="007B04A5"/>
    <w:rsid w:val="007B07D4"/>
    <w:rsid w:val="007B0A41"/>
    <w:rsid w:val="007B0BF7"/>
    <w:rsid w:val="007B1186"/>
    <w:rsid w:val="007B1E43"/>
    <w:rsid w:val="007B2CB5"/>
    <w:rsid w:val="007B2E0A"/>
    <w:rsid w:val="007B3074"/>
    <w:rsid w:val="007B3F26"/>
    <w:rsid w:val="007B4066"/>
    <w:rsid w:val="007B40E1"/>
    <w:rsid w:val="007B429E"/>
    <w:rsid w:val="007B4325"/>
    <w:rsid w:val="007B486F"/>
    <w:rsid w:val="007B492B"/>
    <w:rsid w:val="007B49D5"/>
    <w:rsid w:val="007B5591"/>
    <w:rsid w:val="007B5CBF"/>
    <w:rsid w:val="007B5FE4"/>
    <w:rsid w:val="007B6353"/>
    <w:rsid w:val="007B67AA"/>
    <w:rsid w:val="007B67F9"/>
    <w:rsid w:val="007B6A19"/>
    <w:rsid w:val="007B6D2F"/>
    <w:rsid w:val="007B76D4"/>
    <w:rsid w:val="007B777F"/>
    <w:rsid w:val="007B7981"/>
    <w:rsid w:val="007C02F1"/>
    <w:rsid w:val="007C0EEB"/>
    <w:rsid w:val="007C0F9F"/>
    <w:rsid w:val="007C1432"/>
    <w:rsid w:val="007C15DC"/>
    <w:rsid w:val="007C1C7B"/>
    <w:rsid w:val="007C201F"/>
    <w:rsid w:val="007C2146"/>
    <w:rsid w:val="007C261C"/>
    <w:rsid w:val="007C26D1"/>
    <w:rsid w:val="007C2F30"/>
    <w:rsid w:val="007C33F9"/>
    <w:rsid w:val="007C35E5"/>
    <w:rsid w:val="007C3672"/>
    <w:rsid w:val="007C37B2"/>
    <w:rsid w:val="007C37CA"/>
    <w:rsid w:val="007C37E9"/>
    <w:rsid w:val="007C392C"/>
    <w:rsid w:val="007C3B27"/>
    <w:rsid w:val="007C3CB8"/>
    <w:rsid w:val="007C4108"/>
    <w:rsid w:val="007C454A"/>
    <w:rsid w:val="007C458E"/>
    <w:rsid w:val="007C4904"/>
    <w:rsid w:val="007C4A31"/>
    <w:rsid w:val="007C4BC2"/>
    <w:rsid w:val="007C53B7"/>
    <w:rsid w:val="007C55F1"/>
    <w:rsid w:val="007C5FB7"/>
    <w:rsid w:val="007C6277"/>
    <w:rsid w:val="007C62ED"/>
    <w:rsid w:val="007C68BD"/>
    <w:rsid w:val="007C6A16"/>
    <w:rsid w:val="007C6ACE"/>
    <w:rsid w:val="007C6B64"/>
    <w:rsid w:val="007C6D65"/>
    <w:rsid w:val="007C7D5E"/>
    <w:rsid w:val="007D00DB"/>
    <w:rsid w:val="007D2045"/>
    <w:rsid w:val="007D222C"/>
    <w:rsid w:val="007D2678"/>
    <w:rsid w:val="007D2766"/>
    <w:rsid w:val="007D2790"/>
    <w:rsid w:val="007D29DC"/>
    <w:rsid w:val="007D3360"/>
    <w:rsid w:val="007D3D78"/>
    <w:rsid w:val="007D3EC9"/>
    <w:rsid w:val="007D453D"/>
    <w:rsid w:val="007D4E50"/>
    <w:rsid w:val="007D4EE6"/>
    <w:rsid w:val="007D5031"/>
    <w:rsid w:val="007D540E"/>
    <w:rsid w:val="007D5595"/>
    <w:rsid w:val="007D59F6"/>
    <w:rsid w:val="007D5A03"/>
    <w:rsid w:val="007D5D5E"/>
    <w:rsid w:val="007D5DB7"/>
    <w:rsid w:val="007D61FE"/>
    <w:rsid w:val="007D62BB"/>
    <w:rsid w:val="007D7133"/>
    <w:rsid w:val="007D74DE"/>
    <w:rsid w:val="007E04AB"/>
    <w:rsid w:val="007E04B9"/>
    <w:rsid w:val="007E0BC0"/>
    <w:rsid w:val="007E0D1B"/>
    <w:rsid w:val="007E1005"/>
    <w:rsid w:val="007E1167"/>
    <w:rsid w:val="007E163D"/>
    <w:rsid w:val="007E164B"/>
    <w:rsid w:val="007E198A"/>
    <w:rsid w:val="007E1AD6"/>
    <w:rsid w:val="007E1C4F"/>
    <w:rsid w:val="007E22CE"/>
    <w:rsid w:val="007E2766"/>
    <w:rsid w:val="007E283C"/>
    <w:rsid w:val="007E2B1A"/>
    <w:rsid w:val="007E2B1D"/>
    <w:rsid w:val="007E2F62"/>
    <w:rsid w:val="007E333F"/>
    <w:rsid w:val="007E33EE"/>
    <w:rsid w:val="007E3C3E"/>
    <w:rsid w:val="007E3DCF"/>
    <w:rsid w:val="007E4BB7"/>
    <w:rsid w:val="007E4CCA"/>
    <w:rsid w:val="007E4E35"/>
    <w:rsid w:val="007E5758"/>
    <w:rsid w:val="007E5E61"/>
    <w:rsid w:val="007E6880"/>
    <w:rsid w:val="007E6BA1"/>
    <w:rsid w:val="007E72FD"/>
    <w:rsid w:val="007E73FC"/>
    <w:rsid w:val="007E74F0"/>
    <w:rsid w:val="007E7A13"/>
    <w:rsid w:val="007E7C9F"/>
    <w:rsid w:val="007E7D36"/>
    <w:rsid w:val="007F0318"/>
    <w:rsid w:val="007F0C04"/>
    <w:rsid w:val="007F0CE4"/>
    <w:rsid w:val="007F105A"/>
    <w:rsid w:val="007F108E"/>
    <w:rsid w:val="007F112B"/>
    <w:rsid w:val="007F1695"/>
    <w:rsid w:val="007F1903"/>
    <w:rsid w:val="007F2A93"/>
    <w:rsid w:val="007F2C03"/>
    <w:rsid w:val="007F349A"/>
    <w:rsid w:val="007F3AC4"/>
    <w:rsid w:val="007F4084"/>
    <w:rsid w:val="007F42E1"/>
    <w:rsid w:val="007F4780"/>
    <w:rsid w:val="007F479A"/>
    <w:rsid w:val="007F5159"/>
    <w:rsid w:val="007F53D4"/>
    <w:rsid w:val="007F5488"/>
    <w:rsid w:val="007F562C"/>
    <w:rsid w:val="007F5782"/>
    <w:rsid w:val="007F57F4"/>
    <w:rsid w:val="007F5D1C"/>
    <w:rsid w:val="007F5DC6"/>
    <w:rsid w:val="007F666C"/>
    <w:rsid w:val="007F6FDA"/>
    <w:rsid w:val="007F7745"/>
    <w:rsid w:val="008001C1"/>
    <w:rsid w:val="008004DF"/>
    <w:rsid w:val="00800BB4"/>
    <w:rsid w:val="00800F0E"/>
    <w:rsid w:val="0080132B"/>
    <w:rsid w:val="00801D97"/>
    <w:rsid w:val="00801E52"/>
    <w:rsid w:val="00802920"/>
    <w:rsid w:val="00802CDE"/>
    <w:rsid w:val="00802D57"/>
    <w:rsid w:val="00802F95"/>
    <w:rsid w:val="008033F4"/>
    <w:rsid w:val="0080368C"/>
    <w:rsid w:val="00803CC7"/>
    <w:rsid w:val="008047C9"/>
    <w:rsid w:val="00804836"/>
    <w:rsid w:val="00804AAD"/>
    <w:rsid w:val="00805C14"/>
    <w:rsid w:val="00805D02"/>
    <w:rsid w:val="008065A2"/>
    <w:rsid w:val="00806858"/>
    <w:rsid w:val="00807640"/>
    <w:rsid w:val="00807682"/>
    <w:rsid w:val="008078C0"/>
    <w:rsid w:val="00807DB5"/>
    <w:rsid w:val="00807E81"/>
    <w:rsid w:val="008107A3"/>
    <w:rsid w:val="00810854"/>
    <w:rsid w:val="008109D9"/>
    <w:rsid w:val="00811422"/>
    <w:rsid w:val="008119BD"/>
    <w:rsid w:val="00811A61"/>
    <w:rsid w:val="00811D75"/>
    <w:rsid w:val="008121B1"/>
    <w:rsid w:val="008121FD"/>
    <w:rsid w:val="00812A7E"/>
    <w:rsid w:val="00812E70"/>
    <w:rsid w:val="00813045"/>
    <w:rsid w:val="0081307D"/>
    <w:rsid w:val="00813A8F"/>
    <w:rsid w:val="00814425"/>
    <w:rsid w:val="008145B6"/>
    <w:rsid w:val="0081478E"/>
    <w:rsid w:val="00814A29"/>
    <w:rsid w:val="008151F1"/>
    <w:rsid w:val="00815778"/>
    <w:rsid w:val="00815A85"/>
    <w:rsid w:val="00815EF2"/>
    <w:rsid w:val="00815F05"/>
    <w:rsid w:val="00817542"/>
    <w:rsid w:val="00817808"/>
    <w:rsid w:val="008178B3"/>
    <w:rsid w:val="00817A3C"/>
    <w:rsid w:val="008203FB"/>
    <w:rsid w:val="0082040E"/>
    <w:rsid w:val="008204B6"/>
    <w:rsid w:val="0082089C"/>
    <w:rsid w:val="00820AA8"/>
    <w:rsid w:val="00820B82"/>
    <w:rsid w:val="00820DB2"/>
    <w:rsid w:val="0082140A"/>
    <w:rsid w:val="0082172E"/>
    <w:rsid w:val="00822289"/>
    <w:rsid w:val="00822470"/>
    <w:rsid w:val="00822B79"/>
    <w:rsid w:val="00822ECE"/>
    <w:rsid w:val="008233FB"/>
    <w:rsid w:val="00823D50"/>
    <w:rsid w:val="00824B2D"/>
    <w:rsid w:val="00824BB4"/>
    <w:rsid w:val="00825415"/>
    <w:rsid w:val="0082558F"/>
    <w:rsid w:val="008256F0"/>
    <w:rsid w:val="0082579D"/>
    <w:rsid w:val="008259C4"/>
    <w:rsid w:val="00825D33"/>
    <w:rsid w:val="00825EA2"/>
    <w:rsid w:val="00826E49"/>
    <w:rsid w:val="00826F43"/>
    <w:rsid w:val="008270F3"/>
    <w:rsid w:val="00827338"/>
    <w:rsid w:val="00827BAC"/>
    <w:rsid w:val="00830B5B"/>
    <w:rsid w:val="00830D7A"/>
    <w:rsid w:val="00831E1D"/>
    <w:rsid w:val="00832653"/>
    <w:rsid w:val="00832E0C"/>
    <w:rsid w:val="00833094"/>
    <w:rsid w:val="008335CE"/>
    <w:rsid w:val="008338B1"/>
    <w:rsid w:val="00833DEE"/>
    <w:rsid w:val="008340F9"/>
    <w:rsid w:val="0083420E"/>
    <w:rsid w:val="00834831"/>
    <w:rsid w:val="0083499E"/>
    <w:rsid w:val="00834C33"/>
    <w:rsid w:val="00834E75"/>
    <w:rsid w:val="00834E89"/>
    <w:rsid w:val="00834FB0"/>
    <w:rsid w:val="008351AF"/>
    <w:rsid w:val="0083538D"/>
    <w:rsid w:val="008355EF"/>
    <w:rsid w:val="00835954"/>
    <w:rsid w:val="00835E54"/>
    <w:rsid w:val="008360EB"/>
    <w:rsid w:val="00836173"/>
    <w:rsid w:val="00836285"/>
    <w:rsid w:val="00836810"/>
    <w:rsid w:val="00836A3F"/>
    <w:rsid w:val="00836B1F"/>
    <w:rsid w:val="008371D4"/>
    <w:rsid w:val="00837732"/>
    <w:rsid w:val="008379C1"/>
    <w:rsid w:val="00840629"/>
    <w:rsid w:val="00840904"/>
    <w:rsid w:val="008409D6"/>
    <w:rsid w:val="00840B48"/>
    <w:rsid w:val="0084160B"/>
    <w:rsid w:val="00841E8A"/>
    <w:rsid w:val="0084206A"/>
    <w:rsid w:val="0084210A"/>
    <w:rsid w:val="00842D97"/>
    <w:rsid w:val="008433A2"/>
    <w:rsid w:val="008441C3"/>
    <w:rsid w:val="0084462B"/>
    <w:rsid w:val="008446E9"/>
    <w:rsid w:val="00844851"/>
    <w:rsid w:val="00844970"/>
    <w:rsid w:val="00844B05"/>
    <w:rsid w:val="008450ED"/>
    <w:rsid w:val="00845308"/>
    <w:rsid w:val="008453D9"/>
    <w:rsid w:val="00846705"/>
    <w:rsid w:val="00846922"/>
    <w:rsid w:val="008469B3"/>
    <w:rsid w:val="0084707F"/>
    <w:rsid w:val="0084758E"/>
    <w:rsid w:val="00847D4D"/>
    <w:rsid w:val="00850F06"/>
    <w:rsid w:val="00851030"/>
    <w:rsid w:val="0085112B"/>
    <w:rsid w:val="0085137D"/>
    <w:rsid w:val="008519D6"/>
    <w:rsid w:val="00852298"/>
    <w:rsid w:val="00852368"/>
    <w:rsid w:val="00852953"/>
    <w:rsid w:val="00852F60"/>
    <w:rsid w:val="008535E7"/>
    <w:rsid w:val="0085379E"/>
    <w:rsid w:val="008545E4"/>
    <w:rsid w:val="00855400"/>
    <w:rsid w:val="00855453"/>
    <w:rsid w:val="008554E4"/>
    <w:rsid w:val="00855956"/>
    <w:rsid w:val="008560CC"/>
    <w:rsid w:val="008561C6"/>
    <w:rsid w:val="00856A8D"/>
    <w:rsid w:val="00856ED1"/>
    <w:rsid w:val="00857500"/>
    <w:rsid w:val="0086072C"/>
    <w:rsid w:val="00860A80"/>
    <w:rsid w:val="00860E80"/>
    <w:rsid w:val="00861383"/>
    <w:rsid w:val="00861BDB"/>
    <w:rsid w:val="00861BE1"/>
    <w:rsid w:val="00861D4F"/>
    <w:rsid w:val="00862EA4"/>
    <w:rsid w:val="00862FD4"/>
    <w:rsid w:val="00863275"/>
    <w:rsid w:val="008636EC"/>
    <w:rsid w:val="00863871"/>
    <w:rsid w:val="0086388A"/>
    <w:rsid w:val="00864387"/>
    <w:rsid w:val="008647B7"/>
    <w:rsid w:val="0086536D"/>
    <w:rsid w:val="00865592"/>
    <w:rsid w:val="00865BB2"/>
    <w:rsid w:val="00865CD2"/>
    <w:rsid w:val="0086660E"/>
    <w:rsid w:val="00866714"/>
    <w:rsid w:val="0086681A"/>
    <w:rsid w:val="00866914"/>
    <w:rsid w:val="00866D86"/>
    <w:rsid w:val="0086733B"/>
    <w:rsid w:val="00867364"/>
    <w:rsid w:val="008676C5"/>
    <w:rsid w:val="00867D13"/>
    <w:rsid w:val="0087026C"/>
    <w:rsid w:val="008709B0"/>
    <w:rsid w:val="00870C38"/>
    <w:rsid w:val="00870C54"/>
    <w:rsid w:val="00870F34"/>
    <w:rsid w:val="0087119A"/>
    <w:rsid w:val="008713BA"/>
    <w:rsid w:val="0087162E"/>
    <w:rsid w:val="00871B4B"/>
    <w:rsid w:val="00871BE5"/>
    <w:rsid w:val="00871F31"/>
    <w:rsid w:val="008725F3"/>
    <w:rsid w:val="0087296F"/>
    <w:rsid w:val="00872F7D"/>
    <w:rsid w:val="0087306D"/>
    <w:rsid w:val="008738A2"/>
    <w:rsid w:val="00873A54"/>
    <w:rsid w:val="00873B7E"/>
    <w:rsid w:val="00873DF2"/>
    <w:rsid w:val="008743E8"/>
    <w:rsid w:val="00874587"/>
    <w:rsid w:val="008745C5"/>
    <w:rsid w:val="0087461B"/>
    <w:rsid w:val="008748C5"/>
    <w:rsid w:val="00874F7D"/>
    <w:rsid w:val="00874FC5"/>
    <w:rsid w:val="0087559B"/>
    <w:rsid w:val="00875C0F"/>
    <w:rsid w:val="00876856"/>
    <w:rsid w:val="00876914"/>
    <w:rsid w:val="008769AE"/>
    <w:rsid w:val="00876C71"/>
    <w:rsid w:val="00876E78"/>
    <w:rsid w:val="0087704B"/>
    <w:rsid w:val="008778F5"/>
    <w:rsid w:val="00877982"/>
    <w:rsid w:val="00877CA5"/>
    <w:rsid w:val="008809C6"/>
    <w:rsid w:val="00880B5F"/>
    <w:rsid w:val="0088137C"/>
    <w:rsid w:val="00881494"/>
    <w:rsid w:val="00881C5D"/>
    <w:rsid w:val="00881C61"/>
    <w:rsid w:val="008822C5"/>
    <w:rsid w:val="00882887"/>
    <w:rsid w:val="0088301C"/>
    <w:rsid w:val="00883166"/>
    <w:rsid w:val="00883C8A"/>
    <w:rsid w:val="00883E07"/>
    <w:rsid w:val="00884238"/>
    <w:rsid w:val="00884337"/>
    <w:rsid w:val="00884436"/>
    <w:rsid w:val="008849E6"/>
    <w:rsid w:val="0088570A"/>
    <w:rsid w:val="00885711"/>
    <w:rsid w:val="0088583B"/>
    <w:rsid w:val="00885A77"/>
    <w:rsid w:val="00885DB8"/>
    <w:rsid w:val="00885DEA"/>
    <w:rsid w:val="00886121"/>
    <w:rsid w:val="0088635F"/>
    <w:rsid w:val="0088637D"/>
    <w:rsid w:val="008865B0"/>
    <w:rsid w:val="00886B3C"/>
    <w:rsid w:val="008871C4"/>
    <w:rsid w:val="00887359"/>
    <w:rsid w:val="0088742A"/>
    <w:rsid w:val="00887993"/>
    <w:rsid w:val="008879CC"/>
    <w:rsid w:val="00887BC6"/>
    <w:rsid w:val="00890010"/>
    <w:rsid w:val="0089093A"/>
    <w:rsid w:val="008913A7"/>
    <w:rsid w:val="00891E4B"/>
    <w:rsid w:val="00892071"/>
    <w:rsid w:val="00892C1C"/>
    <w:rsid w:val="0089396A"/>
    <w:rsid w:val="00893D96"/>
    <w:rsid w:val="0089412A"/>
    <w:rsid w:val="00894427"/>
    <w:rsid w:val="00894AF4"/>
    <w:rsid w:val="00894DED"/>
    <w:rsid w:val="00894EA0"/>
    <w:rsid w:val="00895B56"/>
    <w:rsid w:val="00895F9D"/>
    <w:rsid w:val="00895F9F"/>
    <w:rsid w:val="008961B1"/>
    <w:rsid w:val="00896250"/>
    <w:rsid w:val="00896DD3"/>
    <w:rsid w:val="008973AC"/>
    <w:rsid w:val="00897B11"/>
    <w:rsid w:val="00897F26"/>
    <w:rsid w:val="008A0162"/>
    <w:rsid w:val="008A0752"/>
    <w:rsid w:val="008A10B6"/>
    <w:rsid w:val="008A1354"/>
    <w:rsid w:val="008A18C1"/>
    <w:rsid w:val="008A1F6C"/>
    <w:rsid w:val="008A1F88"/>
    <w:rsid w:val="008A2C97"/>
    <w:rsid w:val="008A3600"/>
    <w:rsid w:val="008A36FE"/>
    <w:rsid w:val="008A3900"/>
    <w:rsid w:val="008A422C"/>
    <w:rsid w:val="008A433C"/>
    <w:rsid w:val="008A467D"/>
    <w:rsid w:val="008A470C"/>
    <w:rsid w:val="008A4DF5"/>
    <w:rsid w:val="008A5386"/>
    <w:rsid w:val="008A5E9B"/>
    <w:rsid w:val="008A60DC"/>
    <w:rsid w:val="008A6232"/>
    <w:rsid w:val="008A6A1B"/>
    <w:rsid w:val="008A6E7B"/>
    <w:rsid w:val="008A7520"/>
    <w:rsid w:val="008A7827"/>
    <w:rsid w:val="008B000A"/>
    <w:rsid w:val="008B012A"/>
    <w:rsid w:val="008B0932"/>
    <w:rsid w:val="008B0D4C"/>
    <w:rsid w:val="008B15C0"/>
    <w:rsid w:val="008B1F0B"/>
    <w:rsid w:val="008B2EE7"/>
    <w:rsid w:val="008B301C"/>
    <w:rsid w:val="008B3048"/>
    <w:rsid w:val="008B3CF6"/>
    <w:rsid w:val="008B3F21"/>
    <w:rsid w:val="008B3FA9"/>
    <w:rsid w:val="008B40D3"/>
    <w:rsid w:val="008B481E"/>
    <w:rsid w:val="008B4D14"/>
    <w:rsid w:val="008B59C0"/>
    <w:rsid w:val="008B59E9"/>
    <w:rsid w:val="008B5B11"/>
    <w:rsid w:val="008B5CB6"/>
    <w:rsid w:val="008B5EB5"/>
    <w:rsid w:val="008B6501"/>
    <w:rsid w:val="008B6B96"/>
    <w:rsid w:val="008B6E80"/>
    <w:rsid w:val="008B6F3B"/>
    <w:rsid w:val="008B7924"/>
    <w:rsid w:val="008B7AE6"/>
    <w:rsid w:val="008B7D14"/>
    <w:rsid w:val="008B7F42"/>
    <w:rsid w:val="008C0682"/>
    <w:rsid w:val="008C08E1"/>
    <w:rsid w:val="008C0F89"/>
    <w:rsid w:val="008C100C"/>
    <w:rsid w:val="008C11A4"/>
    <w:rsid w:val="008C11BC"/>
    <w:rsid w:val="008C185D"/>
    <w:rsid w:val="008C1A0C"/>
    <w:rsid w:val="008C1A12"/>
    <w:rsid w:val="008C1A87"/>
    <w:rsid w:val="008C295C"/>
    <w:rsid w:val="008C3DB1"/>
    <w:rsid w:val="008C402E"/>
    <w:rsid w:val="008C57CF"/>
    <w:rsid w:val="008C5993"/>
    <w:rsid w:val="008C5C28"/>
    <w:rsid w:val="008C5DC7"/>
    <w:rsid w:val="008C615E"/>
    <w:rsid w:val="008C6401"/>
    <w:rsid w:val="008C6D5A"/>
    <w:rsid w:val="008C73A1"/>
    <w:rsid w:val="008C7469"/>
    <w:rsid w:val="008C7711"/>
    <w:rsid w:val="008C7CE8"/>
    <w:rsid w:val="008D02E3"/>
    <w:rsid w:val="008D0C42"/>
    <w:rsid w:val="008D0FF2"/>
    <w:rsid w:val="008D1391"/>
    <w:rsid w:val="008D1895"/>
    <w:rsid w:val="008D19E7"/>
    <w:rsid w:val="008D2676"/>
    <w:rsid w:val="008D2767"/>
    <w:rsid w:val="008D2D08"/>
    <w:rsid w:val="008D373D"/>
    <w:rsid w:val="008D3A23"/>
    <w:rsid w:val="008D3FFA"/>
    <w:rsid w:val="008D4726"/>
    <w:rsid w:val="008D4A41"/>
    <w:rsid w:val="008D4CC8"/>
    <w:rsid w:val="008D5325"/>
    <w:rsid w:val="008D57E7"/>
    <w:rsid w:val="008D595F"/>
    <w:rsid w:val="008D64A3"/>
    <w:rsid w:val="008D64A8"/>
    <w:rsid w:val="008D6868"/>
    <w:rsid w:val="008D69EF"/>
    <w:rsid w:val="008D7147"/>
    <w:rsid w:val="008D7F05"/>
    <w:rsid w:val="008E0431"/>
    <w:rsid w:val="008E0589"/>
    <w:rsid w:val="008E0853"/>
    <w:rsid w:val="008E090A"/>
    <w:rsid w:val="008E107C"/>
    <w:rsid w:val="008E14AF"/>
    <w:rsid w:val="008E1C42"/>
    <w:rsid w:val="008E2584"/>
    <w:rsid w:val="008E31D5"/>
    <w:rsid w:val="008E32FB"/>
    <w:rsid w:val="008E3412"/>
    <w:rsid w:val="008E3917"/>
    <w:rsid w:val="008E4B28"/>
    <w:rsid w:val="008E4DDF"/>
    <w:rsid w:val="008E5351"/>
    <w:rsid w:val="008E576F"/>
    <w:rsid w:val="008E6030"/>
    <w:rsid w:val="008E6D96"/>
    <w:rsid w:val="008E755F"/>
    <w:rsid w:val="008E79A4"/>
    <w:rsid w:val="008F003F"/>
    <w:rsid w:val="008F01E3"/>
    <w:rsid w:val="008F0253"/>
    <w:rsid w:val="008F0815"/>
    <w:rsid w:val="008F12AA"/>
    <w:rsid w:val="008F172C"/>
    <w:rsid w:val="008F1CFB"/>
    <w:rsid w:val="008F1E6C"/>
    <w:rsid w:val="008F2487"/>
    <w:rsid w:val="008F2593"/>
    <w:rsid w:val="008F2F56"/>
    <w:rsid w:val="008F35B6"/>
    <w:rsid w:val="008F38E7"/>
    <w:rsid w:val="008F3A0A"/>
    <w:rsid w:val="008F406D"/>
    <w:rsid w:val="008F4993"/>
    <w:rsid w:val="008F4FE8"/>
    <w:rsid w:val="008F568A"/>
    <w:rsid w:val="008F5F90"/>
    <w:rsid w:val="008F639D"/>
    <w:rsid w:val="008F66E2"/>
    <w:rsid w:val="008F66F0"/>
    <w:rsid w:val="008F68DA"/>
    <w:rsid w:val="008F6926"/>
    <w:rsid w:val="008F6CE6"/>
    <w:rsid w:val="008F7343"/>
    <w:rsid w:val="008F740C"/>
    <w:rsid w:val="008F792C"/>
    <w:rsid w:val="008F795A"/>
    <w:rsid w:val="00900015"/>
    <w:rsid w:val="0090040A"/>
    <w:rsid w:val="00900413"/>
    <w:rsid w:val="009016B1"/>
    <w:rsid w:val="0090179B"/>
    <w:rsid w:val="009018D0"/>
    <w:rsid w:val="00901F2D"/>
    <w:rsid w:val="009020E8"/>
    <w:rsid w:val="009023C4"/>
    <w:rsid w:val="00904578"/>
    <w:rsid w:val="00904C3E"/>
    <w:rsid w:val="009050C4"/>
    <w:rsid w:val="00905902"/>
    <w:rsid w:val="00905E1F"/>
    <w:rsid w:val="009067F3"/>
    <w:rsid w:val="00906977"/>
    <w:rsid w:val="00906A89"/>
    <w:rsid w:val="00906D99"/>
    <w:rsid w:val="0090728C"/>
    <w:rsid w:val="009073CF"/>
    <w:rsid w:val="00910002"/>
    <w:rsid w:val="009100F0"/>
    <w:rsid w:val="0091068E"/>
    <w:rsid w:val="009108F5"/>
    <w:rsid w:val="00910B13"/>
    <w:rsid w:val="00910B53"/>
    <w:rsid w:val="0091116F"/>
    <w:rsid w:val="00911173"/>
    <w:rsid w:val="009111E2"/>
    <w:rsid w:val="00911292"/>
    <w:rsid w:val="0091178E"/>
    <w:rsid w:val="00911F4C"/>
    <w:rsid w:val="0091258C"/>
    <w:rsid w:val="00912842"/>
    <w:rsid w:val="00912AC5"/>
    <w:rsid w:val="009134D0"/>
    <w:rsid w:val="00913594"/>
    <w:rsid w:val="00913762"/>
    <w:rsid w:val="00914FFA"/>
    <w:rsid w:val="0091514B"/>
    <w:rsid w:val="009151A8"/>
    <w:rsid w:val="00915C12"/>
    <w:rsid w:val="009166DA"/>
    <w:rsid w:val="009166ED"/>
    <w:rsid w:val="00916E4E"/>
    <w:rsid w:val="00916F9F"/>
    <w:rsid w:val="00917F69"/>
    <w:rsid w:val="00920273"/>
    <w:rsid w:val="009206E8"/>
    <w:rsid w:val="00920865"/>
    <w:rsid w:val="00921806"/>
    <w:rsid w:val="00921F8E"/>
    <w:rsid w:val="00922A36"/>
    <w:rsid w:val="0092330E"/>
    <w:rsid w:val="0092348F"/>
    <w:rsid w:val="00924E59"/>
    <w:rsid w:val="0092519E"/>
    <w:rsid w:val="00925380"/>
    <w:rsid w:val="00925401"/>
    <w:rsid w:val="00925853"/>
    <w:rsid w:val="00925AA4"/>
    <w:rsid w:val="00926459"/>
    <w:rsid w:val="00926607"/>
    <w:rsid w:val="00927310"/>
    <w:rsid w:val="00927936"/>
    <w:rsid w:val="00927FC1"/>
    <w:rsid w:val="0093041C"/>
    <w:rsid w:val="0093049C"/>
    <w:rsid w:val="009306F2"/>
    <w:rsid w:val="00930C58"/>
    <w:rsid w:val="00932B85"/>
    <w:rsid w:val="00932E99"/>
    <w:rsid w:val="00933013"/>
    <w:rsid w:val="00933249"/>
    <w:rsid w:val="00934160"/>
    <w:rsid w:val="009343C4"/>
    <w:rsid w:val="0093540C"/>
    <w:rsid w:val="009354AD"/>
    <w:rsid w:val="0093570E"/>
    <w:rsid w:val="00936146"/>
    <w:rsid w:val="009362E7"/>
    <w:rsid w:val="00936CDA"/>
    <w:rsid w:val="00936F14"/>
    <w:rsid w:val="009370E4"/>
    <w:rsid w:val="00937291"/>
    <w:rsid w:val="0093790F"/>
    <w:rsid w:val="00937A8C"/>
    <w:rsid w:val="00937B07"/>
    <w:rsid w:val="00937B1C"/>
    <w:rsid w:val="00940038"/>
    <w:rsid w:val="00940278"/>
    <w:rsid w:val="00940455"/>
    <w:rsid w:val="0094074F"/>
    <w:rsid w:val="00940B8C"/>
    <w:rsid w:val="0094105B"/>
    <w:rsid w:val="00941295"/>
    <w:rsid w:val="0094134B"/>
    <w:rsid w:val="009416F8"/>
    <w:rsid w:val="00941EF8"/>
    <w:rsid w:val="00941F55"/>
    <w:rsid w:val="009423A1"/>
    <w:rsid w:val="00943399"/>
    <w:rsid w:val="00943501"/>
    <w:rsid w:val="009438FC"/>
    <w:rsid w:val="00943A7E"/>
    <w:rsid w:val="00943CB4"/>
    <w:rsid w:val="00943DC2"/>
    <w:rsid w:val="00943DD8"/>
    <w:rsid w:val="00944C8B"/>
    <w:rsid w:val="00945815"/>
    <w:rsid w:val="009459D7"/>
    <w:rsid w:val="009460F7"/>
    <w:rsid w:val="009468F8"/>
    <w:rsid w:val="00946EF1"/>
    <w:rsid w:val="00950D3C"/>
    <w:rsid w:val="00950E18"/>
    <w:rsid w:val="009510F1"/>
    <w:rsid w:val="009511D9"/>
    <w:rsid w:val="009511FE"/>
    <w:rsid w:val="009513C9"/>
    <w:rsid w:val="009515C8"/>
    <w:rsid w:val="009519B7"/>
    <w:rsid w:val="0095246C"/>
    <w:rsid w:val="00952522"/>
    <w:rsid w:val="00952984"/>
    <w:rsid w:val="00952D03"/>
    <w:rsid w:val="00952E32"/>
    <w:rsid w:val="0095337B"/>
    <w:rsid w:val="00953E0C"/>
    <w:rsid w:val="00953F67"/>
    <w:rsid w:val="00955720"/>
    <w:rsid w:val="00955FBC"/>
    <w:rsid w:val="009562CD"/>
    <w:rsid w:val="009563FE"/>
    <w:rsid w:val="00956626"/>
    <w:rsid w:val="00956792"/>
    <w:rsid w:val="009569C5"/>
    <w:rsid w:val="00956ED2"/>
    <w:rsid w:val="00957206"/>
    <w:rsid w:val="009573E0"/>
    <w:rsid w:val="0095744C"/>
    <w:rsid w:val="00957A01"/>
    <w:rsid w:val="00957E5C"/>
    <w:rsid w:val="00960211"/>
    <w:rsid w:val="009611AE"/>
    <w:rsid w:val="00961846"/>
    <w:rsid w:val="009618AC"/>
    <w:rsid w:val="00962710"/>
    <w:rsid w:val="009629EC"/>
    <w:rsid w:val="00962E03"/>
    <w:rsid w:val="009637E9"/>
    <w:rsid w:val="00963889"/>
    <w:rsid w:val="00963891"/>
    <w:rsid w:val="0096389D"/>
    <w:rsid w:val="00963949"/>
    <w:rsid w:val="00963995"/>
    <w:rsid w:val="0096404A"/>
    <w:rsid w:val="00965F4A"/>
    <w:rsid w:val="00966277"/>
    <w:rsid w:val="0096662D"/>
    <w:rsid w:val="009669F1"/>
    <w:rsid w:val="009673CC"/>
    <w:rsid w:val="00967929"/>
    <w:rsid w:val="00967AC7"/>
    <w:rsid w:val="00967CAA"/>
    <w:rsid w:val="00967EF0"/>
    <w:rsid w:val="00970D16"/>
    <w:rsid w:val="00971900"/>
    <w:rsid w:val="0097230D"/>
    <w:rsid w:val="009723DD"/>
    <w:rsid w:val="00973089"/>
    <w:rsid w:val="0097319D"/>
    <w:rsid w:val="009731E4"/>
    <w:rsid w:val="0097320B"/>
    <w:rsid w:val="0097320F"/>
    <w:rsid w:val="00973871"/>
    <w:rsid w:val="00973B1A"/>
    <w:rsid w:val="00973E0F"/>
    <w:rsid w:val="009757DF"/>
    <w:rsid w:val="00975B43"/>
    <w:rsid w:val="00976F78"/>
    <w:rsid w:val="00976FAC"/>
    <w:rsid w:val="009803CB"/>
    <w:rsid w:val="00980B82"/>
    <w:rsid w:val="00980F48"/>
    <w:rsid w:val="00981741"/>
    <w:rsid w:val="00981A12"/>
    <w:rsid w:val="00981A2B"/>
    <w:rsid w:val="00982EF3"/>
    <w:rsid w:val="009830D7"/>
    <w:rsid w:val="0098357C"/>
    <w:rsid w:val="00983EE1"/>
    <w:rsid w:val="00984549"/>
    <w:rsid w:val="00984AE6"/>
    <w:rsid w:val="00984CD6"/>
    <w:rsid w:val="0098547A"/>
    <w:rsid w:val="009856E6"/>
    <w:rsid w:val="009858C9"/>
    <w:rsid w:val="00986194"/>
    <w:rsid w:val="009861ED"/>
    <w:rsid w:val="0098634A"/>
    <w:rsid w:val="0098653A"/>
    <w:rsid w:val="009871E6"/>
    <w:rsid w:val="0098731D"/>
    <w:rsid w:val="009873F9"/>
    <w:rsid w:val="0098787C"/>
    <w:rsid w:val="00987A74"/>
    <w:rsid w:val="00987C4B"/>
    <w:rsid w:val="0099023E"/>
    <w:rsid w:val="00990809"/>
    <w:rsid w:val="009909C2"/>
    <w:rsid w:val="00990BEB"/>
    <w:rsid w:val="00990C84"/>
    <w:rsid w:val="00991B6D"/>
    <w:rsid w:val="009920D6"/>
    <w:rsid w:val="00992148"/>
    <w:rsid w:val="00992851"/>
    <w:rsid w:val="00992B82"/>
    <w:rsid w:val="00992E06"/>
    <w:rsid w:val="009930EC"/>
    <w:rsid w:val="009937C8"/>
    <w:rsid w:val="00993B87"/>
    <w:rsid w:val="00993D86"/>
    <w:rsid w:val="00993DFB"/>
    <w:rsid w:val="009940C9"/>
    <w:rsid w:val="00994472"/>
    <w:rsid w:val="00994F20"/>
    <w:rsid w:val="0099551B"/>
    <w:rsid w:val="009955A0"/>
    <w:rsid w:val="00995676"/>
    <w:rsid w:val="00995A00"/>
    <w:rsid w:val="00996327"/>
    <w:rsid w:val="009963C3"/>
    <w:rsid w:val="0099650A"/>
    <w:rsid w:val="00996A35"/>
    <w:rsid w:val="00996B64"/>
    <w:rsid w:val="009971E4"/>
    <w:rsid w:val="00997515"/>
    <w:rsid w:val="00997697"/>
    <w:rsid w:val="009A002C"/>
    <w:rsid w:val="009A08D6"/>
    <w:rsid w:val="009A0F68"/>
    <w:rsid w:val="009A1052"/>
    <w:rsid w:val="009A144C"/>
    <w:rsid w:val="009A18E3"/>
    <w:rsid w:val="009A1EF5"/>
    <w:rsid w:val="009A268C"/>
    <w:rsid w:val="009A2CC4"/>
    <w:rsid w:val="009A2F3A"/>
    <w:rsid w:val="009A313D"/>
    <w:rsid w:val="009A325D"/>
    <w:rsid w:val="009A3265"/>
    <w:rsid w:val="009A3A5C"/>
    <w:rsid w:val="009A3D8B"/>
    <w:rsid w:val="009A458D"/>
    <w:rsid w:val="009A4999"/>
    <w:rsid w:val="009A4A6D"/>
    <w:rsid w:val="009A4CB8"/>
    <w:rsid w:val="009A5309"/>
    <w:rsid w:val="009A579B"/>
    <w:rsid w:val="009A6183"/>
    <w:rsid w:val="009A6184"/>
    <w:rsid w:val="009A6B4D"/>
    <w:rsid w:val="009A75F4"/>
    <w:rsid w:val="009A7E44"/>
    <w:rsid w:val="009A7E7B"/>
    <w:rsid w:val="009B09A9"/>
    <w:rsid w:val="009B0DAD"/>
    <w:rsid w:val="009B0E52"/>
    <w:rsid w:val="009B0E98"/>
    <w:rsid w:val="009B11C9"/>
    <w:rsid w:val="009B1DD0"/>
    <w:rsid w:val="009B1E58"/>
    <w:rsid w:val="009B1F35"/>
    <w:rsid w:val="009B2115"/>
    <w:rsid w:val="009B21CC"/>
    <w:rsid w:val="009B26BB"/>
    <w:rsid w:val="009B2BF1"/>
    <w:rsid w:val="009B2EE1"/>
    <w:rsid w:val="009B3203"/>
    <w:rsid w:val="009B322F"/>
    <w:rsid w:val="009B34EA"/>
    <w:rsid w:val="009B3EA3"/>
    <w:rsid w:val="009B437D"/>
    <w:rsid w:val="009B46A0"/>
    <w:rsid w:val="009B4880"/>
    <w:rsid w:val="009B5165"/>
    <w:rsid w:val="009B54EC"/>
    <w:rsid w:val="009B55CB"/>
    <w:rsid w:val="009B5DB0"/>
    <w:rsid w:val="009B66FC"/>
    <w:rsid w:val="009B6A6C"/>
    <w:rsid w:val="009B7132"/>
    <w:rsid w:val="009B73C0"/>
    <w:rsid w:val="009B77E7"/>
    <w:rsid w:val="009B7DCC"/>
    <w:rsid w:val="009C0A43"/>
    <w:rsid w:val="009C0BCF"/>
    <w:rsid w:val="009C1F2A"/>
    <w:rsid w:val="009C24AA"/>
    <w:rsid w:val="009C30C0"/>
    <w:rsid w:val="009C31C8"/>
    <w:rsid w:val="009C37B5"/>
    <w:rsid w:val="009C3BC4"/>
    <w:rsid w:val="009C3F2F"/>
    <w:rsid w:val="009C40C3"/>
    <w:rsid w:val="009C41DA"/>
    <w:rsid w:val="009C4265"/>
    <w:rsid w:val="009C439F"/>
    <w:rsid w:val="009C43BE"/>
    <w:rsid w:val="009C4498"/>
    <w:rsid w:val="009C4903"/>
    <w:rsid w:val="009C511A"/>
    <w:rsid w:val="009C5643"/>
    <w:rsid w:val="009C5DC6"/>
    <w:rsid w:val="009C651D"/>
    <w:rsid w:val="009C7911"/>
    <w:rsid w:val="009C7B7B"/>
    <w:rsid w:val="009D074F"/>
    <w:rsid w:val="009D091E"/>
    <w:rsid w:val="009D162A"/>
    <w:rsid w:val="009D192F"/>
    <w:rsid w:val="009D1949"/>
    <w:rsid w:val="009D1AF0"/>
    <w:rsid w:val="009D2002"/>
    <w:rsid w:val="009D284C"/>
    <w:rsid w:val="009D2B8A"/>
    <w:rsid w:val="009D2C6C"/>
    <w:rsid w:val="009D2DAA"/>
    <w:rsid w:val="009D389E"/>
    <w:rsid w:val="009D3B51"/>
    <w:rsid w:val="009D4022"/>
    <w:rsid w:val="009D42B9"/>
    <w:rsid w:val="009D447C"/>
    <w:rsid w:val="009D4544"/>
    <w:rsid w:val="009D476A"/>
    <w:rsid w:val="009D4891"/>
    <w:rsid w:val="009D507E"/>
    <w:rsid w:val="009D597B"/>
    <w:rsid w:val="009D60CD"/>
    <w:rsid w:val="009D63B4"/>
    <w:rsid w:val="009D63CE"/>
    <w:rsid w:val="009D6481"/>
    <w:rsid w:val="009D67FC"/>
    <w:rsid w:val="009D6C67"/>
    <w:rsid w:val="009D6ED7"/>
    <w:rsid w:val="009D78C0"/>
    <w:rsid w:val="009E0422"/>
    <w:rsid w:val="009E0550"/>
    <w:rsid w:val="009E06A3"/>
    <w:rsid w:val="009E083C"/>
    <w:rsid w:val="009E0856"/>
    <w:rsid w:val="009E08F4"/>
    <w:rsid w:val="009E0B53"/>
    <w:rsid w:val="009E15C8"/>
    <w:rsid w:val="009E1711"/>
    <w:rsid w:val="009E172F"/>
    <w:rsid w:val="009E1A92"/>
    <w:rsid w:val="009E1C85"/>
    <w:rsid w:val="009E1EA8"/>
    <w:rsid w:val="009E290E"/>
    <w:rsid w:val="009E29FB"/>
    <w:rsid w:val="009E2BEA"/>
    <w:rsid w:val="009E323A"/>
    <w:rsid w:val="009E3253"/>
    <w:rsid w:val="009E37A5"/>
    <w:rsid w:val="009E3C59"/>
    <w:rsid w:val="009E3CDF"/>
    <w:rsid w:val="009E433F"/>
    <w:rsid w:val="009E48D3"/>
    <w:rsid w:val="009E49C2"/>
    <w:rsid w:val="009E4D0E"/>
    <w:rsid w:val="009E4D7C"/>
    <w:rsid w:val="009E5221"/>
    <w:rsid w:val="009E54A7"/>
    <w:rsid w:val="009E5B15"/>
    <w:rsid w:val="009E62EC"/>
    <w:rsid w:val="009E686D"/>
    <w:rsid w:val="009E6937"/>
    <w:rsid w:val="009E7FD1"/>
    <w:rsid w:val="009F0270"/>
    <w:rsid w:val="009F02BA"/>
    <w:rsid w:val="009F0CCB"/>
    <w:rsid w:val="009F0EF7"/>
    <w:rsid w:val="009F0F19"/>
    <w:rsid w:val="009F1002"/>
    <w:rsid w:val="009F17F5"/>
    <w:rsid w:val="009F1C81"/>
    <w:rsid w:val="009F1D57"/>
    <w:rsid w:val="009F20AA"/>
    <w:rsid w:val="009F219F"/>
    <w:rsid w:val="009F2D45"/>
    <w:rsid w:val="009F3F54"/>
    <w:rsid w:val="009F52BE"/>
    <w:rsid w:val="009F540A"/>
    <w:rsid w:val="009F5765"/>
    <w:rsid w:val="009F5CFF"/>
    <w:rsid w:val="009F5EAC"/>
    <w:rsid w:val="009F5F7A"/>
    <w:rsid w:val="009F62DF"/>
    <w:rsid w:val="009F66D7"/>
    <w:rsid w:val="009F725C"/>
    <w:rsid w:val="009F7800"/>
    <w:rsid w:val="009F7CD0"/>
    <w:rsid w:val="00A0066F"/>
    <w:rsid w:val="00A00820"/>
    <w:rsid w:val="00A00896"/>
    <w:rsid w:val="00A008F3"/>
    <w:rsid w:val="00A00DCA"/>
    <w:rsid w:val="00A0126A"/>
    <w:rsid w:val="00A01FE6"/>
    <w:rsid w:val="00A027E3"/>
    <w:rsid w:val="00A0283B"/>
    <w:rsid w:val="00A02DEA"/>
    <w:rsid w:val="00A02E4F"/>
    <w:rsid w:val="00A03149"/>
    <w:rsid w:val="00A036D8"/>
    <w:rsid w:val="00A03BE4"/>
    <w:rsid w:val="00A03C00"/>
    <w:rsid w:val="00A03EEF"/>
    <w:rsid w:val="00A04372"/>
    <w:rsid w:val="00A045AD"/>
    <w:rsid w:val="00A04968"/>
    <w:rsid w:val="00A04A7F"/>
    <w:rsid w:val="00A04DF7"/>
    <w:rsid w:val="00A04F81"/>
    <w:rsid w:val="00A0531C"/>
    <w:rsid w:val="00A0623B"/>
    <w:rsid w:val="00A068BB"/>
    <w:rsid w:val="00A06A8E"/>
    <w:rsid w:val="00A06F23"/>
    <w:rsid w:val="00A07634"/>
    <w:rsid w:val="00A078EC"/>
    <w:rsid w:val="00A10004"/>
    <w:rsid w:val="00A10262"/>
    <w:rsid w:val="00A10793"/>
    <w:rsid w:val="00A10DF7"/>
    <w:rsid w:val="00A1110E"/>
    <w:rsid w:val="00A116D9"/>
    <w:rsid w:val="00A12695"/>
    <w:rsid w:val="00A143F9"/>
    <w:rsid w:val="00A1442E"/>
    <w:rsid w:val="00A14556"/>
    <w:rsid w:val="00A14AA0"/>
    <w:rsid w:val="00A157D2"/>
    <w:rsid w:val="00A15CB9"/>
    <w:rsid w:val="00A160BE"/>
    <w:rsid w:val="00A160F3"/>
    <w:rsid w:val="00A1623D"/>
    <w:rsid w:val="00A16978"/>
    <w:rsid w:val="00A16D1F"/>
    <w:rsid w:val="00A1757E"/>
    <w:rsid w:val="00A179FF"/>
    <w:rsid w:val="00A17D50"/>
    <w:rsid w:val="00A17FED"/>
    <w:rsid w:val="00A2016A"/>
    <w:rsid w:val="00A202EC"/>
    <w:rsid w:val="00A20A44"/>
    <w:rsid w:val="00A21488"/>
    <w:rsid w:val="00A21500"/>
    <w:rsid w:val="00A22222"/>
    <w:rsid w:val="00A223C6"/>
    <w:rsid w:val="00A22C50"/>
    <w:rsid w:val="00A23673"/>
    <w:rsid w:val="00A23A76"/>
    <w:rsid w:val="00A23B6B"/>
    <w:rsid w:val="00A2420A"/>
    <w:rsid w:val="00A2441D"/>
    <w:rsid w:val="00A2464B"/>
    <w:rsid w:val="00A247BE"/>
    <w:rsid w:val="00A24A51"/>
    <w:rsid w:val="00A24E2F"/>
    <w:rsid w:val="00A24F13"/>
    <w:rsid w:val="00A25454"/>
    <w:rsid w:val="00A2652D"/>
    <w:rsid w:val="00A26692"/>
    <w:rsid w:val="00A266C0"/>
    <w:rsid w:val="00A267FC"/>
    <w:rsid w:val="00A26A34"/>
    <w:rsid w:val="00A26AD1"/>
    <w:rsid w:val="00A26FA9"/>
    <w:rsid w:val="00A27A14"/>
    <w:rsid w:val="00A27E29"/>
    <w:rsid w:val="00A30431"/>
    <w:rsid w:val="00A306B3"/>
    <w:rsid w:val="00A3070E"/>
    <w:rsid w:val="00A311C3"/>
    <w:rsid w:val="00A3148E"/>
    <w:rsid w:val="00A31867"/>
    <w:rsid w:val="00A31DF6"/>
    <w:rsid w:val="00A31E5C"/>
    <w:rsid w:val="00A322D9"/>
    <w:rsid w:val="00A326E2"/>
    <w:rsid w:val="00A32C18"/>
    <w:rsid w:val="00A339AC"/>
    <w:rsid w:val="00A339F6"/>
    <w:rsid w:val="00A3536B"/>
    <w:rsid w:val="00A355BA"/>
    <w:rsid w:val="00A35A25"/>
    <w:rsid w:val="00A35BED"/>
    <w:rsid w:val="00A35F82"/>
    <w:rsid w:val="00A35FC7"/>
    <w:rsid w:val="00A35FD4"/>
    <w:rsid w:val="00A36A09"/>
    <w:rsid w:val="00A36C1E"/>
    <w:rsid w:val="00A36E4A"/>
    <w:rsid w:val="00A37136"/>
    <w:rsid w:val="00A37441"/>
    <w:rsid w:val="00A37593"/>
    <w:rsid w:val="00A37697"/>
    <w:rsid w:val="00A37B18"/>
    <w:rsid w:val="00A37DA1"/>
    <w:rsid w:val="00A37E5F"/>
    <w:rsid w:val="00A37FD2"/>
    <w:rsid w:val="00A4053A"/>
    <w:rsid w:val="00A406D8"/>
    <w:rsid w:val="00A40738"/>
    <w:rsid w:val="00A40C6D"/>
    <w:rsid w:val="00A40DDC"/>
    <w:rsid w:val="00A40E92"/>
    <w:rsid w:val="00A40FB1"/>
    <w:rsid w:val="00A4132C"/>
    <w:rsid w:val="00A414B9"/>
    <w:rsid w:val="00A41851"/>
    <w:rsid w:val="00A41A20"/>
    <w:rsid w:val="00A4234A"/>
    <w:rsid w:val="00A4244F"/>
    <w:rsid w:val="00A42548"/>
    <w:rsid w:val="00A43096"/>
    <w:rsid w:val="00A4328C"/>
    <w:rsid w:val="00A43832"/>
    <w:rsid w:val="00A43E87"/>
    <w:rsid w:val="00A44052"/>
    <w:rsid w:val="00A4416D"/>
    <w:rsid w:val="00A4488E"/>
    <w:rsid w:val="00A448D5"/>
    <w:rsid w:val="00A44A99"/>
    <w:rsid w:val="00A44B59"/>
    <w:rsid w:val="00A4510F"/>
    <w:rsid w:val="00A452DB"/>
    <w:rsid w:val="00A45B5F"/>
    <w:rsid w:val="00A45D2E"/>
    <w:rsid w:val="00A45E08"/>
    <w:rsid w:val="00A464F2"/>
    <w:rsid w:val="00A46BCB"/>
    <w:rsid w:val="00A46DDE"/>
    <w:rsid w:val="00A4735F"/>
    <w:rsid w:val="00A474EF"/>
    <w:rsid w:val="00A47DE3"/>
    <w:rsid w:val="00A50338"/>
    <w:rsid w:val="00A50C27"/>
    <w:rsid w:val="00A51961"/>
    <w:rsid w:val="00A51BAB"/>
    <w:rsid w:val="00A51E14"/>
    <w:rsid w:val="00A51F02"/>
    <w:rsid w:val="00A52174"/>
    <w:rsid w:val="00A52457"/>
    <w:rsid w:val="00A52849"/>
    <w:rsid w:val="00A52882"/>
    <w:rsid w:val="00A536A9"/>
    <w:rsid w:val="00A53E17"/>
    <w:rsid w:val="00A5420F"/>
    <w:rsid w:val="00A54246"/>
    <w:rsid w:val="00A545B2"/>
    <w:rsid w:val="00A55439"/>
    <w:rsid w:val="00A55A03"/>
    <w:rsid w:val="00A55BA6"/>
    <w:rsid w:val="00A55C67"/>
    <w:rsid w:val="00A55CE1"/>
    <w:rsid w:val="00A561B9"/>
    <w:rsid w:val="00A56484"/>
    <w:rsid w:val="00A566A1"/>
    <w:rsid w:val="00A56D8E"/>
    <w:rsid w:val="00A57095"/>
    <w:rsid w:val="00A6040D"/>
    <w:rsid w:val="00A607DA"/>
    <w:rsid w:val="00A60EFF"/>
    <w:rsid w:val="00A611B1"/>
    <w:rsid w:val="00A614CD"/>
    <w:rsid w:val="00A61EF9"/>
    <w:rsid w:val="00A622A9"/>
    <w:rsid w:val="00A623EB"/>
    <w:rsid w:val="00A63024"/>
    <w:rsid w:val="00A63458"/>
    <w:rsid w:val="00A64B0C"/>
    <w:rsid w:val="00A64F32"/>
    <w:rsid w:val="00A65199"/>
    <w:rsid w:val="00A660E2"/>
    <w:rsid w:val="00A6617B"/>
    <w:rsid w:val="00A667BE"/>
    <w:rsid w:val="00A66808"/>
    <w:rsid w:val="00A66C70"/>
    <w:rsid w:val="00A66CED"/>
    <w:rsid w:val="00A66DDF"/>
    <w:rsid w:val="00A66E45"/>
    <w:rsid w:val="00A67344"/>
    <w:rsid w:val="00A676A3"/>
    <w:rsid w:val="00A67D0B"/>
    <w:rsid w:val="00A70363"/>
    <w:rsid w:val="00A70442"/>
    <w:rsid w:val="00A70FB5"/>
    <w:rsid w:val="00A7194B"/>
    <w:rsid w:val="00A71C6E"/>
    <w:rsid w:val="00A71CA5"/>
    <w:rsid w:val="00A71E49"/>
    <w:rsid w:val="00A7212C"/>
    <w:rsid w:val="00A723CF"/>
    <w:rsid w:val="00A72724"/>
    <w:rsid w:val="00A72867"/>
    <w:rsid w:val="00A728EB"/>
    <w:rsid w:val="00A730BD"/>
    <w:rsid w:val="00A7380E"/>
    <w:rsid w:val="00A73FC6"/>
    <w:rsid w:val="00A741D3"/>
    <w:rsid w:val="00A7470A"/>
    <w:rsid w:val="00A74860"/>
    <w:rsid w:val="00A74BBE"/>
    <w:rsid w:val="00A7557C"/>
    <w:rsid w:val="00A756A5"/>
    <w:rsid w:val="00A75C06"/>
    <w:rsid w:val="00A75C79"/>
    <w:rsid w:val="00A7658E"/>
    <w:rsid w:val="00A770C2"/>
    <w:rsid w:val="00A770E1"/>
    <w:rsid w:val="00A77163"/>
    <w:rsid w:val="00A77715"/>
    <w:rsid w:val="00A77C4F"/>
    <w:rsid w:val="00A77CD6"/>
    <w:rsid w:val="00A807A6"/>
    <w:rsid w:val="00A80ED4"/>
    <w:rsid w:val="00A81848"/>
    <w:rsid w:val="00A82DE5"/>
    <w:rsid w:val="00A82F85"/>
    <w:rsid w:val="00A831A2"/>
    <w:rsid w:val="00A834FA"/>
    <w:rsid w:val="00A838A8"/>
    <w:rsid w:val="00A841A8"/>
    <w:rsid w:val="00A841CA"/>
    <w:rsid w:val="00A8499C"/>
    <w:rsid w:val="00A851CD"/>
    <w:rsid w:val="00A853F4"/>
    <w:rsid w:val="00A8556B"/>
    <w:rsid w:val="00A8620B"/>
    <w:rsid w:val="00A864A0"/>
    <w:rsid w:val="00A86548"/>
    <w:rsid w:val="00A87311"/>
    <w:rsid w:val="00A87CC8"/>
    <w:rsid w:val="00A87EF7"/>
    <w:rsid w:val="00A87F2A"/>
    <w:rsid w:val="00A90AE6"/>
    <w:rsid w:val="00A90D69"/>
    <w:rsid w:val="00A90D8F"/>
    <w:rsid w:val="00A90E60"/>
    <w:rsid w:val="00A91323"/>
    <w:rsid w:val="00A91D97"/>
    <w:rsid w:val="00A92179"/>
    <w:rsid w:val="00A92688"/>
    <w:rsid w:val="00A927F3"/>
    <w:rsid w:val="00A92DFD"/>
    <w:rsid w:val="00A92F72"/>
    <w:rsid w:val="00A93CB7"/>
    <w:rsid w:val="00A941A7"/>
    <w:rsid w:val="00A94CC2"/>
    <w:rsid w:val="00A950CA"/>
    <w:rsid w:val="00A952F2"/>
    <w:rsid w:val="00A9531A"/>
    <w:rsid w:val="00A953BA"/>
    <w:rsid w:val="00A955C4"/>
    <w:rsid w:val="00A9584F"/>
    <w:rsid w:val="00A96450"/>
    <w:rsid w:val="00A96924"/>
    <w:rsid w:val="00A97142"/>
    <w:rsid w:val="00A97D26"/>
    <w:rsid w:val="00A97DFF"/>
    <w:rsid w:val="00AA01F0"/>
    <w:rsid w:val="00AA060A"/>
    <w:rsid w:val="00AA080F"/>
    <w:rsid w:val="00AA08D2"/>
    <w:rsid w:val="00AA0A55"/>
    <w:rsid w:val="00AA19C6"/>
    <w:rsid w:val="00AA1AB4"/>
    <w:rsid w:val="00AA1C96"/>
    <w:rsid w:val="00AA1CDB"/>
    <w:rsid w:val="00AA2BFD"/>
    <w:rsid w:val="00AA2E2C"/>
    <w:rsid w:val="00AA31E8"/>
    <w:rsid w:val="00AA333D"/>
    <w:rsid w:val="00AA3CC4"/>
    <w:rsid w:val="00AA4425"/>
    <w:rsid w:val="00AA44BB"/>
    <w:rsid w:val="00AA4788"/>
    <w:rsid w:val="00AA4C0A"/>
    <w:rsid w:val="00AA4C3B"/>
    <w:rsid w:val="00AA4DCD"/>
    <w:rsid w:val="00AA514E"/>
    <w:rsid w:val="00AA51C4"/>
    <w:rsid w:val="00AA559A"/>
    <w:rsid w:val="00AA5E0E"/>
    <w:rsid w:val="00AA65F2"/>
    <w:rsid w:val="00AA69DB"/>
    <w:rsid w:val="00AA6B53"/>
    <w:rsid w:val="00AA6B7E"/>
    <w:rsid w:val="00AA6FD4"/>
    <w:rsid w:val="00AA7416"/>
    <w:rsid w:val="00AA7509"/>
    <w:rsid w:val="00AA7AA7"/>
    <w:rsid w:val="00AA7D14"/>
    <w:rsid w:val="00AA7DE0"/>
    <w:rsid w:val="00AB0453"/>
    <w:rsid w:val="00AB07A4"/>
    <w:rsid w:val="00AB07C7"/>
    <w:rsid w:val="00AB0C03"/>
    <w:rsid w:val="00AB128A"/>
    <w:rsid w:val="00AB182C"/>
    <w:rsid w:val="00AB1A94"/>
    <w:rsid w:val="00AB211F"/>
    <w:rsid w:val="00AB246F"/>
    <w:rsid w:val="00AB2F8E"/>
    <w:rsid w:val="00AB31D5"/>
    <w:rsid w:val="00AB32F2"/>
    <w:rsid w:val="00AB3566"/>
    <w:rsid w:val="00AB3A89"/>
    <w:rsid w:val="00AB3BBF"/>
    <w:rsid w:val="00AB477E"/>
    <w:rsid w:val="00AB491C"/>
    <w:rsid w:val="00AB4F2F"/>
    <w:rsid w:val="00AB5639"/>
    <w:rsid w:val="00AB59AB"/>
    <w:rsid w:val="00AB644B"/>
    <w:rsid w:val="00AB6646"/>
    <w:rsid w:val="00AB683F"/>
    <w:rsid w:val="00AB7534"/>
    <w:rsid w:val="00AB7559"/>
    <w:rsid w:val="00AC04EA"/>
    <w:rsid w:val="00AC0C4C"/>
    <w:rsid w:val="00AC0D79"/>
    <w:rsid w:val="00AC10AD"/>
    <w:rsid w:val="00AC1218"/>
    <w:rsid w:val="00AC237A"/>
    <w:rsid w:val="00AC2521"/>
    <w:rsid w:val="00AC2DEC"/>
    <w:rsid w:val="00AC3272"/>
    <w:rsid w:val="00AC3659"/>
    <w:rsid w:val="00AC5000"/>
    <w:rsid w:val="00AC55E5"/>
    <w:rsid w:val="00AC5AFA"/>
    <w:rsid w:val="00AC5D68"/>
    <w:rsid w:val="00AC61F0"/>
    <w:rsid w:val="00AC7FC4"/>
    <w:rsid w:val="00AD049E"/>
    <w:rsid w:val="00AD06A6"/>
    <w:rsid w:val="00AD0CE2"/>
    <w:rsid w:val="00AD0D13"/>
    <w:rsid w:val="00AD0F41"/>
    <w:rsid w:val="00AD0FE4"/>
    <w:rsid w:val="00AD114F"/>
    <w:rsid w:val="00AD152E"/>
    <w:rsid w:val="00AD1CBE"/>
    <w:rsid w:val="00AD252D"/>
    <w:rsid w:val="00AD3027"/>
    <w:rsid w:val="00AD3DC7"/>
    <w:rsid w:val="00AD3E33"/>
    <w:rsid w:val="00AD4AD1"/>
    <w:rsid w:val="00AD506A"/>
    <w:rsid w:val="00AD65AD"/>
    <w:rsid w:val="00AD6C88"/>
    <w:rsid w:val="00AD740E"/>
    <w:rsid w:val="00AD798A"/>
    <w:rsid w:val="00AD7F02"/>
    <w:rsid w:val="00AE0AFB"/>
    <w:rsid w:val="00AE1C11"/>
    <w:rsid w:val="00AE2493"/>
    <w:rsid w:val="00AE2891"/>
    <w:rsid w:val="00AE29ED"/>
    <w:rsid w:val="00AE2EAD"/>
    <w:rsid w:val="00AE2F45"/>
    <w:rsid w:val="00AE3904"/>
    <w:rsid w:val="00AE3DF2"/>
    <w:rsid w:val="00AE42A4"/>
    <w:rsid w:val="00AE47BF"/>
    <w:rsid w:val="00AE4A72"/>
    <w:rsid w:val="00AE4DA2"/>
    <w:rsid w:val="00AE5B3F"/>
    <w:rsid w:val="00AE6B80"/>
    <w:rsid w:val="00AE6DB0"/>
    <w:rsid w:val="00AE73DD"/>
    <w:rsid w:val="00AF021F"/>
    <w:rsid w:val="00AF0466"/>
    <w:rsid w:val="00AF0661"/>
    <w:rsid w:val="00AF0ED7"/>
    <w:rsid w:val="00AF1542"/>
    <w:rsid w:val="00AF16CC"/>
    <w:rsid w:val="00AF213B"/>
    <w:rsid w:val="00AF217E"/>
    <w:rsid w:val="00AF21B6"/>
    <w:rsid w:val="00AF29C5"/>
    <w:rsid w:val="00AF2CB6"/>
    <w:rsid w:val="00AF3364"/>
    <w:rsid w:val="00AF36BE"/>
    <w:rsid w:val="00AF4033"/>
    <w:rsid w:val="00AF4EC2"/>
    <w:rsid w:val="00AF54AC"/>
    <w:rsid w:val="00AF58F4"/>
    <w:rsid w:val="00AF5963"/>
    <w:rsid w:val="00AF6125"/>
    <w:rsid w:val="00AF65CF"/>
    <w:rsid w:val="00AF66CA"/>
    <w:rsid w:val="00AF6872"/>
    <w:rsid w:val="00AF68D5"/>
    <w:rsid w:val="00AF6969"/>
    <w:rsid w:val="00AF6A3E"/>
    <w:rsid w:val="00AF71E1"/>
    <w:rsid w:val="00AF74AA"/>
    <w:rsid w:val="00AF751B"/>
    <w:rsid w:val="00AF7807"/>
    <w:rsid w:val="00B009D7"/>
    <w:rsid w:val="00B0174B"/>
    <w:rsid w:val="00B02060"/>
    <w:rsid w:val="00B02687"/>
    <w:rsid w:val="00B02992"/>
    <w:rsid w:val="00B0418D"/>
    <w:rsid w:val="00B04521"/>
    <w:rsid w:val="00B04871"/>
    <w:rsid w:val="00B04B6D"/>
    <w:rsid w:val="00B04B97"/>
    <w:rsid w:val="00B04EDA"/>
    <w:rsid w:val="00B058F9"/>
    <w:rsid w:val="00B063D0"/>
    <w:rsid w:val="00B06AF2"/>
    <w:rsid w:val="00B06C6B"/>
    <w:rsid w:val="00B06F9B"/>
    <w:rsid w:val="00B07095"/>
    <w:rsid w:val="00B07772"/>
    <w:rsid w:val="00B10387"/>
    <w:rsid w:val="00B10740"/>
    <w:rsid w:val="00B11017"/>
    <w:rsid w:val="00B11090"/>
    <w:rsid w:val="00B1119D"/>
    <w:rsid w:val="00B1134A"/>
    <w:rsid w:val="00B119CC"/>
    <w:rsid w:val="00B11A2D"/>
    <w:rsid w:val="00B12CC1"/>
    <w:rsid w:val="00B13635"/>
    <w:rsid w:val="00B13C24"/>
    <w:rsid w:val="00B14841"/>
    <w:rsid w:val="00B14BD4"/>
    <w:rsid w:val="00B14E39"/>
    <w:rsid w:val="00B160A2"/>
    <w:rsid w:val="00B16257"/>
    <w:rsid w:val="00B16994"/>
    <w:rsid w:val="00B16999"/>
    <w:rsid w:val="00B16AA7"/>
    <w:rsid w:val="00B1717D"/>
    <w:rsid w:val="00B17237"/>
    <w:rsid w:val="00B17483"/>
    <w:rsid w:val="00B203E8"/>
    <w:rsid w:val="00B20865"/>
    <w:rsid w:val="00B20A16"/>
    <w:rsid w:val="00B214B8"/>
    <w:rsid w:val="00B21D32"/>
    <w:rsid w:val="00B21FEF"/>
    <w:rsid w:val="00B22AD1"/>
    <w:rsid w:val="00B22D97"/>
    <w:rsid w:val="00B22DAD"/>
    <w:rsid w:val="00B2308F"/>
    <w:rsid w:val="00B23417"/>
    <w:rsid w:val="00B23E8C"/>
    <w:rsid w:val="00B24406"/>
    <w:rsid w:val="00B24647"/>
    <w:rsid w:val="00B24D37"/>
    <w:rsid w:val="00B25583"/>
    <w:rsid w:val="00B2569B"/>
    <w:rsid w:val="00B25951"/>
    <w:rsid w:val="00B25FAB"/>
    <w:rsid w:val="00B2693A"/>
    <w:rsid w:val="00B27174"/>
    <w:rsid w:val="00B273CA"/>
    <w:rsid w:val="00B30182"/>
    <w:rsid w:val="00B308F8"/>
    <w:rsid w:val="00B3118E"/>
    <w:rsid w:val="00B31A0D"/>
    <w:rsid w:val="00B324DB"/>
    <w:rsid w:val="00B3280C"/>
    <w:rsid w:val="00B32985"/>
    <w:rsid w:val="00B33097"/>
    <w:rsid w:val="00B33245"/>
    <w:rsid w:val="00B33643"/>
    <w:rsid w:val="00B33B44"/>
    <w:rsid w:val="00B348FA"/>
    <w:rsid w:val="00B34B38"/>
    <w:rsid w:val="00B36AB0"/>
    <w:rsid w:val="00B36C86"/>
    <w:rsid w:val="00B3754D"/>
    <w:rsid w:val="00B37586"/>
    <w:rsid w:val="00B379D2"/>
    <w:rsid w:val="00B40392"/>
    <w:rsid w:val="00B40C39"/>
    <w:rsid w:val="00B40D98"/>
    <w:rsid w:val="00B418E4"/>
    <w:rsid w:val="00B41B13"/>
    <w:rsid w:val="00B41E0F"/>
    <w:rsid w:val="00B420BC"/>
    <w:rsid w:val="00B421BE"/>
    <w:rsid w:val="00B42656"/>
    <w:rsid w:val="00B44ACD"/>
    <w:rsid w:val="00B44D14"/>
    <w:rsid w:val="00B45D62"/>
    <w:rsid w:val="00B45E77"/>
    <w:rsid w:val="00B46146"/>
    <w:rsid w:val="00B4629C"/>
    <w:rsid w:val="00B462F9"/>
    <w:rsid w:val="00B4655D"/>
    <w:rsid w:val="00B465E1"/>
    <w:rsid w:val="00B46A41"/>
    <w:rsid w:val="00B47236"/>
    <w:rsid w:val="00B47766"/>
    <w:rsid w:val="00B5088D"/>
    <w:rsid w:val="00B50CE5"/>
    <w:rsid w:val="00B50EF0"/>
    <w:rsid w:val="00B514D3"/>
    <w:rsid w:val="00B5165F"/>
    <w:rsid w:val="00B519F8"/>
    <w:rsid w:val="00B51C9F"/>
    <w:rsid w:val="00B52191"/>
    <w:rsid w:val="00B5275B"/>
    <w:rsid w:val="00B528AD"/>
    <w:rsid w:val="00B52DFA"/>
    <w:rsid w:val="00B52ED5"/>
    <w:rsid w:val="00B54A89"/>
    <w:rsid w:val="00B54D3D"/>
    <w:rsid w:val="00B5514F"/>
    <w:rsid w:val="00B55990"/>
    <w:rsid w:val="00B55F67"/>
    <w:rsid w:val="00B562ED"/>
    <w:rsid w:val="00B5660D"/>
    <w:rsid w:val="00B56EE7"/>
    <w:rsid w:val="00B5707F"/>
    <w:rsid w:val="00B5714F"/>
    <w:rsid w:val="00B5720B"/>
    <w:rsid w:val="00B57B5A"/>
    <w:rsid w:val="00B57DF8"/>
    <w:rsid w:val="00B61069"/>
    <w:rsid w:val="00B61154"/>
    <w:rsid w:val="00B61867"/>
    <w:rsid w:val="00B61E49"/>
    <w:rsid w:val="00B61F84"/>
    <w:rsid w:val="00B62149"/>
    <w:rsid w:val="00B62618"/>
    <w:rsid w:val="00B62801"/>
    <w:rsid w:val="00B62DF5"/>
    <w:rsid w:val="00B63869"/>
    <w:rsid w:val="00B63919"/>
    <w:rsid w:val="00B64381"/>
    <w:rsid w:val="00B64C5F"/>
    <w:rsid w:val="00B64D10"/>
    <w:rsid w:val="00B64F4A"/>
    <w:rsid w:val="00B653CB"/>
    <w:rsid w:val="00B65706"/>
    <w:rsid w:val="00B6584F"/>
    <w:rsid w:val="00B65AC2"/>
    <w:rsid w:val="00B65F35"/>
    <w:rsid w:val="00B66295"/>
    <w:rsid w:val="00B6662C"/>
    <w:rsid w:val="00B66A7F"/>
    <w:rsid w:val="00B66BC0"/>
    <w:rsid w:val="00B66F91"/>
    <w:rsid w:val="00B67B05"/>
    <w:rsid w:val="00B700C1"/>
    <w:rsid w:val="00B703CB"/>
    <w:rsid w:val="00B71846"/>
    <w:rsid w:val="00B718F2"/>
    <w:rsid w:val="00B71B67"/>
    <w:rsid w:val="00B71E75"/>
    <w:rsid w:val="00B7238F"/>
    <w:rsid w:val="00B725E1"/>
    <w:rsid w:val="00B72F01"/>
    <w:rsid w:val="00B73181"/>
    <w:rsid w:val="00B735A8"/>
    <w:rsid w:val="00B742E1"/>
    <w:rsid w:val="00B752BB"/>
    <w:rsid w:val="00B7537A"/>
    <w:rsid w:val="00B757F4"/>
    <w:rsid w:val="00B75B5A"/>
    <w:rsid w:val="00B75CAE"/>
    <w:rsid w:val="00B75F09"/>
    <w:rsid w:val="00B7626D"/>
    <w:rsid w:val="00B7648E"/>
    <w:rsid w:val="00B76650"/>
    <w:rsid w:val="00B76E48"/>
    <w:rsid w:val="00B7707C"/>
    <w:rsid w:val="00B7770C"/>
    <w:rsid w:val="00B77957"/>
    <w:rsid w:val="00B77B78"/>
    <w:rsid w:val="00B80411"/>
    <w:rsid w:val="00B819C3"/>
    <w:rsid w:val="00B81A99"/>
    <w:rsid w:val="00B81B13"/>
    <w:rsid w:val="00B81BB8"/>
    <w:rsid w:val="00B8248D"/>
    <w:rsid w:val="00B82ACF"/>
    <w:rsid w:val="00B833B3"/>
    <w:rsid w:val="00B835F9"/>
    <w:rsid w:val="00B83D94"/>
    <w:rsid w:val="00B849A3"/>
    <w:rsid w:val="00B852C4"/>
    <w:rsid w:val="00B859B7"/>
    <w:rsid w:val="00B86330"/>
    <w:rsid w:val="00B86549"/>
    <w:rsid w:val="00B86910"/>
    <w:rsid w:val="00B87017"/>
    <w:rsid w:val="00B8703C"/>
    <w:rsid w:val="00B878FA"/>
    <w:rsid w:val="00B90657"/>
    <w:rsid w:val="00B90E80"/>
    <w:rsid w:val="00B91009"/>
    <w:rsid w:val="00B910B6"/>
    <w:rsid w:val="00B91430"/>
    <w:rsid w:val="00B91445"/>
    <w:rsid w:val="00B91AD3"/>
    <w:rsid w:val="00B91D15"/>
    <w:rsid w:val="00B92D60"/>
    <w:rsid w:val="00B92DE0"/>
    <w:rsid w:val="00B92EA7"/>
    <w:rsid w:val="00B92F5C"/>
    <w:rsid w:val="00B932D3"/>
    <w:rsid w:val="00B9363E"/>
    <w:rsid w:val="00B9426D"/>
    <w:rsid w:val="00B94BEE"/>
    <w:rsid w:val="00B95278"/>
    <w:rsid w:val="00B9545D"/>
    <w:rsid w:val="00B95633"/>
    <w:rsid w:val="00B95A29"/>
    <w:rsid w:val="00B95D95"/>
    <w:rsid w:val="00B960CF"/>
    <w:rsid w:val="00B962A6"/>
    <w:rsid w:val="00B967A6"/>
    <w:rsid w:val="00B96CC3"/>
    <w:rsid w:val="00B97509"/>
    <w:rsid w:val="00B978D0"/>
    <w:rsid w:val="00B97BA3"/>
    <w:rsid w:val="00BA0293"/>
    <w:rsid w:val="00BA0320"/>
    <w:rsid w:val="00BA0783"/>
    <w:rsid w:val="00BA1AC2"/>
    <w:rsid w:val="00BA1ECF"/>
    <w:rsid w:val="00BA1F5C"/>
    <w:rsid w:val="00BA220A"/>
    <w:rsid w:val="00BA2B04"/>
    <w:rsid w:val="00BA2B8E"/>
    <w:rsid w:val="00BA2EAF"/>
    <w:rsid w:val="00BA31E4"/>
    <w:rsid w:val="00BA3487"/>
    <w:rsid w:val="00BA413D"/>
    <w:rsid w:val="00BA572F"/>
    <w:rsid w:val="00BA5FD9"/>
    <w:rsid w:val="00BA6052"/>
    <w:rsid w:val="00BA60AC"/>
    <w:rsid w:val="00BA6654"/>
    <w:rsid w:val="00BA669A"/>
    <w:rsid w:val="00BA6DEE"/>
    <w:rsid w:val="00BA6FDD"/>
    <w:rsid w:val="00BA7A69"/>
    <w:rsid w:val="00BA7FC8"/>
    <w:rsid w:val="00BA7FFA"/>
    <w:rsid w:val="00BB0646"/>
    <w:rsid w:val="00BB06F7"/>
    <w:rsid w:val="00BB0AB8"/>
    <w:rsid w:val="00BB0FB1"/>
    <w:rsid w:val="00BB1607"/>
    <w:rsid w:val="00BB18C6"/>
    <w:rsid w:val="00BB2244"/>
    <w:rsid w:val="00BB25B9"/>
    <w:rsid w:val="00BB2A1C"/>
    <w:rsid w:val="00BB2C42"/>
    <w:rsid w:val="00BB3B72"/>
    <w:rsid w:val="00BB4436"/>
    <w:rsid w:val="00BB4860"/>
    <w:rsid w:val="00BB4ACB"/>
    <w:rsid w:val="00BB4DA0"/>
    <w:rsid w:val="00BB5168"/>
    <w:rsid w:val="00BB52F0"/>
    <w:rsid w:val="00BB58FA"/>
    <w:rsid w:val="00BB5C7A"/>
    <w:rsid w:val="00BB5FB2"/>
    <w:rsid w:val="00BB609F"/>
    <w:rsid w:val="00BB652B"/>
    <w:rsid w:val="00BB6657"/>
    <w:rsid w:val="00BB6717"/>
    <w:rsid w:val="00BB68B3"/>
    <w:rsid w:val="00BB6E8C"/>
    <w:rsid w:val="00BB72C4"/>
    <w:rsid w:val="00BB78D1"/>
    <w:rsid w:val="00BC03DD"/>
    <w:rsid w:val="00BC0743"/>
    <w:rsid w:val="00BC0911"/>
    <w:rsid w:val="00BC0F17"/>
    <w:rsid w:val="00BC15FB"/>
    <w:rsid w:val="00BC196A"/>
    <w:rsid w:val="00BC1EA0"/>
    <w:rsid w:val="00BC24C8"/>
    <w:rsid w:val="00BC2640"/>
    <w:rsid w:val="00BC2753"/>
    <w:rsid w:val="00BC2C08"/>
    <w:rsid w:val="00BC2E15"/>
    <w:rsid w:val="00BC317F"/>
    <w:rsid w:val="00BC389C"/>
    <w:rsid w:val="00BC3990"/>
    <w:rsid w:val="00BC3C1B"/>
    <w:rsid w:val="00BC3F02"/>
    <w:rsid w:val="00BC4281"/>
    <w:rsid w:val="00BC482A"/>
    <w:rsid w:val="00BC49F3"/>
    <w:rsid w:val="00BC5416"/>
    <w:rsid w:val="00BC58EC"/>
    <w:rsid w:val="00BC5B4B"/>
    <w:rsid w:val="00BC5D02"/>
    <w:rsid w:val="00BC62B2"/>
    <w:rsid w:val="00BC6974"/>
    <w:rsid w:val="00BC730D"/>
    <w:rsid w:val="00BC736A"/>
    <w:rsid w:val="00BC73EA"/>
    <w:rsid w:val="00BD0433"/>
    <w:rsid w:val="00BD06E8"/>
    <w:rsid w:val="00BD0717"/>
    <w:rsid w:val="00BD0C6C"/>
    <w:rsid w:val="00BD104A"/>
    <w:rsid w:val="00BD1226"/>
    <w:rsid w:val="00BD1740"/>
    <w:rsid w:val="00BD1DDA"/>
    <w:rsid w:val="00BD2112"/>
    <w:rsid w:val="00BD22B2"/>
    <w:rsid w:val="00BD2A47"/>
    <w:rsid w:val="00BD2C37"/>
    <w:rsid w:val="00BD3853"/>
    <w:rsid w:val="00BD3DFB"/>
    <w:rsid w:val="00BD3E28"/>
    <w:rsid w:val="00BD3FE9"/>
    <w:rsid w:val="00BD418B"/>
    <w:rsid w:val="00BD42E1"/>
    <w:rsid w:val="00BD4F07"/>
    <w:rsid w:val="00BD52A7"/>
    <w:rsid w:val="00BD583B"/>
    <w:rsid w:val="00BD588B"/>
    <w:rsid w:val="00BD6096"/>
    <w:rsid w:val="00BD66A7"/>
    <w:rsid w:val="00BD73C0"/>
    <w:rsid w:val="00BD7E59"/>
    <w:rsid w:val="00BD7F62"/>
    <w:rsid w:val="00BE0348"/>
    <w:rsid w:val="00BE0974"/>
    <w:rsid w:val="00BE1691"/>
    <w:rsid w:val="00BE175A"/>
    <w:rsid w:val="00BE1C1F"/>
    <w:rsid w:val="00BE1D02"/>
    <w:rsid w:val="00BE213D"/>
    <w:rsid w:val="00BE3E77"/>
    <w:rsid w:val="00BE454E"/>
    <w:rsid w:val="00BE4B6C"/>
    <w:rsid w:val="00BE4B97"/>
    <w:rsid w:val="00BE4D35"/>
    <w:rsid w:val="00BE53B6"/>
    <w:rsid w:val="00BE5BED"/>
    <w:rsid w:val="00BE5D61"/>
    <w:rsid w:val="00BE60D2"/>
    <w:rsid w:val="00BE632F"/>
    <w:rsid w:val="00BE64EE"/>
    <w:rsid w:val="00BE65C2"/>
    <w:rsid w:val="00BE6716"/>
    <w:rsid w:val="00BE6A02"/>
    <w:rsid w:val="00BE6EE7"/>
    <w:rsid w:val="00BE72D6"/>
    <w:rsid w:val="00BE75FE"/>
    <w:rsid w:val="00BE785F"/>
    <w:rsid w:val="00BE7C0A"/>
    <w:rsid w:val="00BF0A2B"/>
    <w:rsid w:val="00BF0FDA"/>
    <w:rsid w:val="00BF1299"/>
    <w:rsid w:val="00BF12FA"/>
    <w:rsid w:val="00BF2977"/>
    <w:rsid w:val="00BF2A64"/>
    <w:rsid w:val="00BF2BAC"/>
    <w:rsid w:val="00BF2D42"/>
    <w:rsid w:val="00BF314A"/>
    <w:rsid w:val="00BF3C9F"/>
    <w:rsid w:val="00BF43A6"/>
    <w:rsid w:val="00BF4738"/>
    <w:rsid w:val="00BF48C5"/>
    <w:rsid w:val="00BF4901"/>
    <w:rsid w:val="00BF4ABB"/>
    <w:rsid w:val="00BF4AC8"/>
    <w:rsid w:val="00BF5B00"/>
    <w:rsid w:val="00BF5DCC"/>
    <w:rsid w:val="00BF631C"/>
    <w:rsid w:val="00BF6A9F"/>
    <w:rsid w:val="00BF6CA8"/>
    <w:rsid w:val="00BF6D43"/>
    <w:rsid w:val="00BF77CB"/>
    <w:rsid w:val="00BF789E"/>
    <w:rsid w:val="00BF7E5F"/>
    <w:rsid w:val="00C002DA"/>
    <w:rsid w:val="00C00BDA"/>
    <w:rsid w:val="00C00E60"/>
    <w:rsid w:val="00C019ED"/>
    <w:rsid w:val="00C01C67"/>
    <w:rsid w:val="00C01DB8"/>
    <w:rsid w:val="00C02229"/>
    <w:rsid w:val="00C024C7"/>
    <w:rsid w:val="00C0273C"/>
    <w:rsid w:val="00C02B32"/>
    <w:rsid w:val="00C02F5B"/>
    <w:rsid w:val="00C03E41"/>
    <w:rsid w:val="00C04191"/>
    <w:rsid w:val="00C04249"/>
    <w:rsid w:val="00C04A6E"/>
    <w:rsid w:val="00C052EC"/>
    <w:rsid w:val="00C05425"/>
    <w:rsid w:val="00C05746"/>
    <w:rsid w:val="00C05775"/>
    <w:rsid w:val="00C05995"/>
    <w:rsid w:val="00C05BC6"/>
    <w:rsid w:val="00C05C5A"/>
    <w:rsid w:val="00C0621B"/>
    <w:rsid w:val="00C063C0"/>
    <w:rsid w:val="00C069AF"/>
    <w:rsid w:val="00C07484"/>
    <w:rsid w:val="00C1036B"/>
    <w:rsid w:val="00C109E0"/>
    <w:rsid w:val="00C10ED8"/>
    <w:rsid w:val="00C11B11"/>
    <w:rsid w:val="00C11B25"/>
    <w:rsid w:val="00C12E08"/>
    <w:rsid w:val="00C133E0"/>
    <w:rsid w:val="00C133E5"/>
    <w:rsid w:val="00C13891"/>
    <w:rsid w:val="00C13C6B"/>
    <w:rsid w:val="00C14066"/>
    <w:rsid w:val="00C142D9"/>
    <w:rsid w:val="00C15015"/>
    <w:rsid w:val="00C15164"/>
    <w:rsid w:val="00C15AC8"/>
    <w:rsid w:val="00C15C19"/>
    <w:rsid w:val="00C163CD"/>
    <w:rsid w:val="00C16673"/>
    <w:rsid w:val="00C1710C"/>
    <w:rsid w:val="00C1724E"/>
    <w:rsid w:val="00C1787A"/>
    <w:rsid w:val="00C17A75"/>
    <w:rsid w:val="00C203C5"/>
    <w:rsid w:val="00C2057B"/>
    <w:rsid w:val="00C20CCE"/>
    <w:rsid w:val="00C214A4"/>
    <w:rsid w:val="00C21B85"/>
    <w:rsid w:val="00C21F35"/>
    <w:rsid w:val="00C222DA"/>
    <w:rsid w:val="00C229A3"/>
    <w:rsid w:val="00C22F6C"/>
    <w:rsid w:val="00C2355A"/>
    <w:rsid w:val="00C23737"/>
    <w:rsid w:val="00C237EF"/>
    <w:rsid w:val="00C2392A"/>
    <w:rsid w:val="00C243AA"/>
    <w:rsid w:val="00C24CE4"/>
    <w:rsid w:val="00C24ECF"/>
    <w:rsid w:val="00C2505B"/>
    <w:rsid w:val="00C25296"/>
    <w:rsid w:val="00C25B62"/>
    <w:rsid w:val="00C25B86"/>
    <w:rsid w:val="00C25D3F"/>
    <w:rsid w:val="00C25EFC"/>
    <w:rsid w:val="00C260A2"/>
    <w:rsid w:val="00C26130"/>
    <w:rsid w:val="00C267ED"/>
    <w:rsid w:val="00C26A37"/>
    <w:rsid w:val="00C272E8"/>
    <w:rsid w:val="00C301AD"/>
    <w:rsid w:val="00C309D3"/>
    <w:rsid w:val="00C30E29"/>
    <w:rsid w:val="00C31ED3"/>
    <w:rsid w:val="00C3259B"/>
    <w:rsid w:val="00C3265A"/>
    <w:rsid w:val="00C32F21"/>
    <w:rsid w:val="00C3315E"/>
    <w:rsid w:val="00C33721"/>
    <w:rsid w:val="00C33B59"/>
    <w:rsid w:val="00C33D20"/>
    <w:rsid w:val="00C33DB9"/>
    <w:rsid w:val="00C3445D"/>
    <w:rsid w:val="00C34A90"/>
    <w:rsid w:val="00C34C7A"/>
    <w:rsid w:val="00C35102"/>
    <w:rsid w:val="00C35280"/>
    <w:rsid w:val="00C35633"/>
    <w:rsid w:val="00C35958"/>
    <w:rsid w:val="00C35B27"/>
    <w:rsid w:val="00C3618C"/>
    <w:rsid w:val="00C361F8"/>
    <w:rsid w:val="00C364B0"/>
    <w:rsid w:val="00C3652B"/>
    <w:rsid w:val="00C3762A"/>
    <w:rsid w:val="00C40747"/>
    <w:rsid w:val="00C40927"/>
    <w:rsid w:val="00C41A52"/>
    <w:rsid w:val="00C41DF0"/>
    <w:rsid w:val="00C4291F"/>
    <w:rsid w:val="00C42D69"/>
    <w:rsid w:val="00C42F96"/>
    <w:rsid w:val="00C43913"/>
    <w:rsid w:val="00C444C9"/>
    <w:rsid w:val="00C45866"/>
    <w:rsid w:val="00C458DE"/>
    <w:rsid w:val="00C45ED8"/>
    <w:rsid w:val="00C4627E"/>
    <w:rsid w:val="00C46AFF"/>
    <w:rsid w:val="00C470AB"/>
    <w:rsid w:val="00C479CD"/>
    <w:rsid w:val="00C47A52"/>
    <w:rsid w:val="00C47E34"/>
    <w:rsid w:val="00C507D5"/>
    <w:rsid w:val="00C50AE5"/>
    <w:rsid w:val="00C50E96"/>
    <w:rsid w:val="00C51907"/>
    <w:rsid w:val="00C51ACB"/>
    <w:rsid w:val="00C522AA"/>
    <w:rsid w:val="00C52B7B"/>
    <w:rsid w:val="00C52D4D"/>
    <w:rsid w:val="00C52FEF"/>
    <w:rsid w:val="00C53108"/>
    <w:rsid w:val="00C5354B"/>
    <w:rsid w:val="00C5355C"/>
    <w:rsid w:val="00C536F4"/>
    <w:rsid w:val="00C53B37"/>
    <w:rsid w:val="00C53F87"/>
    <w:rsid w:val="00C5410F"/>
    <w:rsid w:val="00C542C6"/>
    <w:rsid w:val="00C54320"/>
    <w:rsid w:val="00C54569"/>
    <w:rsid w:val="00C5464B"/>
    <w:rsid w:val="00C549B3"/>
    <w:rsid w:val="00C54ABA"/>
    <w:rsid w:val="00C54CA9"/>
    <w:rsid w:val="00C55204"/>
    <w:rsid w:val="00C553E8"/>
    <w:rsid w:val="00C5587F"/>
    <w:rsid w:val="00C55B3C"/>
    <w:rsid w:val="00C55D5C"/>
    <w:rsid w:val="00C55DC0"/>
    <w:rsid w:val="00C56576"/>
    <w:rsid w:val="00C566E4"/>
    <w:rsid w:val="00C56FA4"/>
    <w:rsid w:val="00C572D5"/>
    <w:rsid w:val="00C57A2F"/>
    <w:rsid w:val="00C60C94"/>
    <w:rsid w:val="00C61456"/>
    <w:rsid w:val="00C6196F"/>
    <w:rsid w:val="00C61BCB"/>
    <w:rsid w:val="00C61CCE"/>
    <w:rsid w:val="00C61DE8"/>
    <w:rsid w:val="00C622D5"/>
    <w:rsid w:val="00C64275"/>
    <w:rsid w:val="00C6469B"/>
    <w:rsid w:val="00C64B40"/>
    <w:rsid w:val="00C64CAA"/>
    <w:rsid w:val="00C64DDE"/>
    <w:rsid w:val="00C65285"/>
    <w:rsid w:val="00C653F0"/>
    <w:rsid w:val="00C65A08"/>
    <w:rsid w:val="00C65B3F"/>
    <w:rsid w:val="00C66424"/>
    <w:rsid w:val="00C6721E"/>
    <w:rsid w:val="00C67362"/>
    <w:rsid w:val="00C6769B"/>
    <w:rsid w:val="00C67700"/>
    <w:rsid w:val="00C6782F"/>
    <w:rsid w:val="00C678D1"/>
    <w:rsid w:val="00C70573"/>
    <w:rsid w:val="00C7087A"/>
    <w:rsid w:val="00C708A5"/>
    <w:rsid w:val="00C70AA4"/>
    <w:rsid w:val="00C7137C"/>
    <w:rsid w:val="00C71736"/>
    <w:rsid w:val="00C717FB"/>
    <w:rsid w:val="00C71C1F"/>
    <w:rsid w:val="00C71E74"/>
    <w:rsid w:val="00C7210F"/>
    <w:rsid w:val="00C722B9"/>
    <w:rsid w:val="00C73113"/>
    <w:rsid w:val="00C745D5"/>
    <w:rsid w:val="00C74698"/>
    <w:rsid w:val="00C74C4F"/>
    <w:rsid w:val="00C75D9D"/>
    <w:rsid w:val="00C75FC4"/>
    <w:rsid w:val="00C76814"/>
    <w:rsid w:val="00C7745B"/>
    <w:rsid w:val="00C77DC1"/>
    <w:rsid w:val="00C77F9F"/>
    <w:rsid w:val="00C8159A"/>
    <w:rsid w:val="00C8208F"/>
    <w:rsid w:val="00C8217E"/>
    <w:rsid w:val="00C825E5"/>
    <w:rsid w:val="00C82892"/>
    <w:rsid w:val="00C82F39"/>
    <w:rsid w:val="00C832CC"/>
    <w:rsid w:val="00C8355A"/>
    <w:rsid w:val="00C838E7"/>
    <w:rsid w:val="00C839EC"/>
    <w:rsid w:val="00C846D4"/>
    <w:rsid w:val="00C850D4"/>
    <w:rsid w:val="00C855B1"/>
    <w:rsid w:val="00C86041"/>
    <w:rsid w:val="00C86079"/>
    <w:rsid w:val="00C86403"/>
    <w:rsid w:val="00C86B9F"/>
    <w:rsid w:val="00C87B53"/>
    <w:rsid w:val="00C87C1F"/>
    <w:rsid w:val="00C87CA4"/>
    <w:rsid w:val="00C87DFF"/>
    <w:rsid w:val="00C87E19"/>
    <w:rsid w:val="00C87F25"/>
    <w:rsid w:val="00C90B7E"/>
    <w:rsid w:val="00C90DBB"/>
    <w:rsid w:val="00C911E6"/>
    <w:rsid w:val="00C918C1"/>
    <w:rsid w:val="00C91FE2"/>
    <w:rsid w:val="00C928B1"/>
    <w:rsid w:val="00C92C6E"/>
    <w:rsid w:val="00C9367D"/>
    <w:rsid w:val="00C93793"/>
    <w:rsid w:val="00C938C3"/>
    <w:rsid w:val="00C93ABF"/>
    <w:rsid w:val="00C93D26"/>
    <w:rsid w:val="00C93E45"/>
    <w:rsid w:val="00C94882"/>
    <w:rsid w:val="00C9585E"/>
    <w:rsid w:val="00C95C9C"/>
    <w:rsid w:val="00C95DF9"/>
    <w:rsid w:val="00C96102"/>
    <w:rsid w:val="00C96B82"/>
    <w:rsid w:val="00C96ED0"/>
    <w:rsid w:val="00C97984"/>
    <w:rsid w:val="00C97AB6"/>
    <w:rsid w:val="00C97BE8"/>
    <w:rsid w:val="00C97E2D"/>
    <w:rsid w:val="00CA001D"/>
    <w:rsid w:val="00CA0DAD"/>
    <w:rsid w:val="00CA164C"/>
    <w:rsid w:val="00CA18EC"/>
    <w:rsid w:val="00CA198D"/>
    <w:rsid w:val="00CA1E19"/>
    <w:rsid w:val="00CA1F4D"/>
    <w:rsid w:val="00CA21C1"/>
    <w:rsid w:val="00CA2CFD"/>
    <w:rsid w:val="00CA38BF"/>
    <w:rsid w:val="00CA3B9F"/>
    <w:rsid w:val="00CA3F72"/>
    <w:rsid w:val="00CA3F77"/>
    <w:rsid w:val="00CA4101"/>
    <w:rsid w:val="00CA43F6"/>
    <w:rsid w:val="00CA4B11"/>
    <w:rsid w:val="00CA4DC9"/>
    <w:rsid w:val="00CA52BD"/>
    <w:rsid w:val="00CA5D88"/>
    <w:rsid w:val="00CA6514"/>
    <w:rsid w:val="00CA6635"/>
    <w:rsid w:val="00CA66F8"/>
    <w:rsid w:val="00CA69FF"/>
    <w:rsid w:val="00CA6C88"/>
    <w:rsid w:val="00CA6CD9"/>
    <w:rsid w:val="00CA6FE9"/>
    <w:rsid w:val="00CA72BA"/>
    <w:rsid w:val="00CA742F"/>
    <w:rsid w:val="00CA7724"/>
    <w:rsid w:val="00CA7CF2"/>
    <w:rsid w:val="00CA7E86"/>
    <w:rsid w:val="00CB003E"/>
    <w:rsid w:val="00CB01AD"/>
    <w:rsid w:val="00CB09FA"/>
    <w:rsid w:val="00CB0A63"/>
    <w:rsid w:val="00CB0A77"/>
    <w:rsid w:val="00CB0EAF"/>
    <w:rsid w:val="00CB25E9"/>
    <w:rsid w:val="00CB2D62"/>
    <w:rsid w:val="00CB37F2"/>
    <w:rsid w:val="00CB3966"/>
    <w:rsid w:val="00CB3B93"/>
    <w:rsid w:val="00CB4506"/>
    <w:rsid w:val="00CB4520"/>
    <w:rsid w:val="00CB47FB"/>
    <w:rsid w:val="00CB5188"/>
    <w:rsid w:val="00CB646F"/>
    <w:rsid w:val="00CB6FEF"/>
    <w:rsid w:val="00CB7A2C"/>
    <w:rsid w:val="00CB7B4B"/>
    <w:rsid w:val="00CC05B0"/>
    <w:rsid w:val="00CC0743"/>
    <w:rsid w:val="00CC0AC4"/>
    <w:rsid w:val="00CC0C0D"/>
    <w:rsid w:val="00CC0F09"/>
    <w:rsid w:val="00CC10E4"/>
    <w:rsid w:val="00CC1361"/>
    <w:rsid w:val="00CC1434"/>
    <w:rsid w:val="00CC146A"/>
    <w:rsid w:val="00CC1577"/>
    <w:rsid w:val="00CC1623"/>
    <w:rsid w:val="00CC192A"/>
    <w:rsid w:val="00CC1CC0"/>
    <w:rsid w:val="00CC1DCA"/>
    <w:rsid w:val="00CC1EC9"/>
    <w:rsid w:val="00CC20D5"/>
    <w:rsid w:val="00CC2AAC"/>
    <w:rsid w:val="00CC31E1"/>
    <w:rsid w:val="00CC34C1"/>
    <w:rsid w:val="00CC3ACE"/>
    <w:rsid w:val="00CC3B00"/>
    <w:rsid w:val="00CC3C42"/>
    <w:rsid w:val="00CC3D9E"/>
    <w:rsid w:val="00CC4564"/>
    <w:rsid w:val="00CC46E8"/>
    <w:rsid w:val="00CC499E"/>
    <w:rsid w:val="00CC49C1"/>
    <w:rsid w:val="00CC4BA3"/>
    <w:rsid w:val="00CC4EB2"/>
    <w:rsid w:val="00CC513D"/>
    <w:rsid w:val="00CC5B38"/>
    <w:rsid w:val="00CC5D61"/>
    <w:rsid w:val="00CC6888"/>
    <w:rsid w:val="00CC6954"/>
    <w:rsid w:val="00CC6A18"/>
    <w:rsid w:val="00CC6BB5"/>
    <w:rsid w:val="00CC6C51"/>
    <w:rsid w:val="00CC6D1B"/>
    <w:rsid w:val="00CC7056"/>
    <w:rsid w:val="00CC70B9"/>
    <w:rsid w:val="00CC71BD"/>
    <w:rsid w:val="00CC74F2"/>
    <w:rsid w:val="00CC7B95"/>
    <w:rsid w:val="00CC7FBB"/>
    <w:rsid w:val="00CD00D8"/>
    <w:rsid w:val="00CD0712"/>
    <w:rsid w:val="00CD0DEA"/>
    <w:rsid w:val="00CD0EEA"/>
    <w:rsid w:val="00CD0FBB"/>
    <w:rsid w:val="00CD114C"/>
    <w:rsid w:val="00CD1282"/>
    <w:rsid w:val="00CD1A75"/>
    <w:rsid w:val="00CD1D6F"/>
    <w:rsid w:val="00CD1FB0"/>
    <w:rsid w:val="00CD240D"/>
    <w:rsid w:val="00CD26CE"/>
    <w:rsid w:val="00CD2C22"/>
    <w:rsid w:val="00CD2E1F"/>
    <w:rsid w:val="00CD2EBA"/>
    <w:rsid w:val="00CD3199"/>
    <w:rsid w:val="00CD3A5E"/>
    <w:rsid w:val="00CD3D93"/>
    <w:rsid w:val="00CD3EB1"/>
    <w:rsid w:val="00CD4301"/>
    <w:rsid w:val="00CD4802"/>
    <w:rsid w:val="00CD4963"/>
    <w:rsid w:val="00CD4C42"/>
    <w:rsid w:val="00CD4D73"/>
    <w:rsid w:val="00CD50F0"/>
    <w:rsid w:val="00CD5F72"/>
    <w:rsid w:val="00CD5F7F"/>
    <w:rsid w:val="00CD6008"/>
    <w:rsid w:val="00CD609C"/>
    <w:rsid w:val="00CD62CF"/>
    <w:rsid w:val="00CD6B65"/>
    <w:rsid w:val="00CD6F0C"/>
    <w:rsid w:val="00CD722D"/>
    <w:rsid w:val="00CD72FF"/>
    <w:rsid w:val="00CD7489"/>
    <w:rsid w:val="00CD74CE"/>
    <w:rsid w:val="00CD7F59"/>
    <w:rsid w:val="00CE090B"/>
    <w:rsid w:val="00CE09D4"/>
    <w:rsid w:val="00CE0A1B"/>
    <w:rsid w:val="00CE0FDC"/>
    <w:rsid w:val="00CE10FF"/>
    <w:rsid w:val="00CE1116"/>
    <w:rsid w:val="00CE14CF"/>
    <w:rsid w:val="00CE1FCF"/>
    <w:rsid w:val="00CE219D"/>
    <w:rsid w:val="00CE2205"/>
    <w:rsid w:val="00CE2783"/>
    <w:rsid w:val="00CE319B"/>
    <w:rsid w:val="00CE35D2"/>
    <w:rsid w:val="00CE37A7"/>
    <w:rsid w:val="00CE3B5B"/>
    <w:rsid w:val="00CE3D1A"/>
    <w:rsid w:val="00CE3F79"/>
    <w:rsid w:val="00CE4E44"/>
    <w:rsid w:val="00CE5922"/>
    <w:rsid w:val="00CE5AB8"/>
    <w:rsid w:val="00CE5DC5"/>
    <w:rsid w:val="00CE64D3"/>
    <w:rsid w:val="00CE6727"/>
    <w:rsid w:val="00CE709A"/>
    <w:rsid w:val="00CE74E2"/>
    <w:rsid w:val="00CE7692"/>
    <w:rsid w:val="00CE7955"/>
    <w:rsid w:val="00CE79E2"/>
    <w:rsid w:val="00CF0137"/>
    <w:rsid w:val="00CF0713"/>
    <w:rsid w:val="00CF1107"/>
    <w:rsid w:val="00CF1245"/>
    <w:rsid w:val="00CF15AE"/>
    <w:rsid w:val="00CF17AF"/>
    <w:rsid w:val="00CF1A10"/>
    <w:rsid w:val="00CF1A86"/>
    <w:rsid w:val="00CF1B09"/>
    <w:rsid w:val="00CF2054"/>
    <w:rsid w:val="00CF218F"/>
    <w:rsid w:val="00CF22D5"/>
    <w:rsid w:val="00CF2965"/>
    <w:rsid w:val="00CF29E1"/>
    <w:rsid w:val="00CF30A3"/>
    <w:rsid w:val="00CF3780"/>
    <w:rsid w:val="00CF37BF"/>
    <w:rsid w:val="00CF3A73"/>
    <w:rsid w:val="00CF410D"/>
    <w:rsid w:val="00CF4BBF"/>
    <w:rsid w:val="00CF4C89"/>
    <w:rsid w:val="00CF5BBC"/>
    <w:rsid w:val="00CF5D4F"/>
    <w:rsid w:val="00CF5E41"/>
    <w:rsid w:val="00CF5EBE"/>
    <w:rsid w:val="00CF62BA"/>
    <w:rsid w:val="00CF677D"/>
    <w:rsid w:val="00CF67D8"/>
    <w:rsid w:val="00CF6869"/>
    <w:rsid w:val="00CF6CC4"/>
    <w:rsid w:val="00CF6CEF"/>
    <w:rsid w:val="00CF6EC3"/>
    <w:rsid w:val="00CF6F21"/>
    <w:rsid w:val="00CF71F8"/>
    <w:rsid w:val="00CF73F9"/>
    <w:rsid w:val="00D0004C"/>
    <w:rsid w:val="00D006F8"/>
    <w:rsid w:val="00D00DF4"/>
    <w:rsid w:val="00D00FED"/>
    <w:rsid w:val="00D011DA"/>
    <w:rsid w:val="00D01432"/>
    <w:rsid w:val="00D019DE"/>
    <w:rsid w:val="00D01A05"/>
    <w:rsid w:val="00D01BA0"/>
    <w:rsid w:val="00D01BF5"/>
    <w:rsid w:val="00D02D2E"/>
    <w:rsid w:val="00D02DA4"/>
    <w:rsid w:val="00D03097"/>
    <w:rsid w:val="00D03A2B"/>
    <w:rsid w:val="00D03E8A"/>
    <w:rsid w:val="00D03FA3"/>
    <w:rsid w:val="00D0424F"/>
    <w:rsid w:val="00D05528"/>
    <w:rsid w:val="00D0556D"/>
    <w:rsid w:val="00D058F6"/>
    <w:rsid w:val="00D0610B"/>
    <w:rsid w:val="00D06387"/>
    <w:rsid w:val="00D0666B"/>
    <w:rsid w:val="00D066A4"/>
    <w:rsid w:val="00D067C9"/>
    <w:rsid w:val="00D0683F"/>
    <w:rsid w:val="00D06B6E"/>
    <w:rsid w:val="00D06B75"/>
    <w:rsid w:val="00D06F14"/>
    <w:rsid w:val="00D07A2E"/>
    <w:rsid w:val="00D07AE5"/>
    <w:rsid w:val="00D07B68"/>
    <w:rsid w:val="00D10EF6"/>
    <w:rsid w:val="00D1165B"/>
    <w:rsid w:val="00D11A1B"/>
    <w:rsid w:val="00D11A6D"/>
    <w:rsid w:val="00D11CEA"/>
    <w:rsid w:val="00D12959"/>
    <w:rsid w:val="00D12A62"/>
    <w:rsid w:val="00D12BC1"/>
    <w:rsid w:val="00D12DEC"/>
    <w:rsid w:val="00D144A5"/>
    <w:rsid w:val="00D14629"/>
    <w:rsid w:val="00D14B6A"/>
    <w:rsid w:val="00D16184"/>
    <w:rsid w:val="00D162C2"/>
    <w:rsid w:val="00D163A6"/>
    <w:rsid w:val="00D165A2"/>
    <w:rsid w:val="00D168B3"/>
    <w:rsid w:val="00D17593"/>
    <w:rsid w:val="00D17B2F"/>
    <w:rsid w:val="00D17D62"/>
    <w:rsid w:val="00D17DDC"/>
    <w:rsid w:val="00D20547"/>
    <w:rsid w:val="00D20B3C"/>
    <w:rsid w:val="00D22184"/>
    <w:rsid w:val="00D22FD4"/>
    <w:rsid w:val="00D2315C"/>
    <w:rsid w:val="00D23418"/>
    <w:rsid w:val="00D23C83"/>
    <w:rsid w:val="00D241C0"/>
    <w:rsid w:val="00D243CE"/>
    <w:rsid w:val="00D24BC8"/>
    <w:rsid w:val="00D24DA3"/>
    <w:rsid w:val="00D25251"/>
    <w:rsid w:val="00D25901"/>
    <w:rsid w:val="00D2631B"/>
    <w:rsid w:val="00D27A3E"/>
    <w:rsid w:val="00D27B5A"/>
    <w:rsid w:val="00D27B78"/>
    <w:rsid w:val="00D30D98"/>
    <w:rsid w:val="00D30F88"/>
    <w:rsid w:val="00D31272"/>
    <w:rsid w:val="00D317D0"/>
    <w:rsid w:val="00D31CEB"/>
    <w:rsid w:val="00D31EAE"/>
    <w:rsid w:val="00D32ACF"/>
    <w:rsid w:val="00D33AF5"/>
    <w:rsid w:val="00D33F0F"/>
    <w:rsid w:val="00D34716"/>
    <w:rsid w:val="00D34A7C"/>
    <w:rsid w:val="00D34F41"/>
    <w:rsid w:val="00D3535D"/>
    <w:rsid w:val="00D355A6"/>
    <w:rsid w:val="00D35C1D"/>
    <w:rsid w:val="00D35D32"/>
    <w:rsid w:val="00D360AD"/>
    <w:rsid w:val="00D360E1"/>
    <w:rsid w:val="00D36703"/>
    <w:rsid w:val="00D36B45"/>
    <w:rsid w:val="00D37738"/>
    <w:rsid w:val="00D40173"/>
    <w:rsid w:val="00D401AB"/>
    <w:rsid w:val="00D40325"/>
    <w:rsid w:val="00D407A7"/>
    <w:rsid w:val="00D40959"/>
    <w:rsid w:val="00D414DA"/>
    <w:rsid w:val="00D41B4A"/>
    <w:rsid w:val="00D421CA"/>
    <w:rsid w:val="00D42BEC"/>
    <w:rsid w:val="00D42E1D"/>
    <w:rsid w:val="00D42E88"/>
    <w:rsid w:val="00D42F0A"/>
    <w:rsid w:val="00D42F0F"/>
    <w:rsid w:val="00D437A9"/>
    <w:rsid w:val="00D440E7"/>
    <w:rsid w:val="00D446A9"/>
    <w:rsid w:val="00D44739"/>
    <w:rsid w:val="00D449E4"/>
    <w:rsid w:val="00D44A81"/>
    <w:rsid w:val="00D44D8A"/>
    <w:rsid w:val="00D453EF"/>
    <w:rsid w:val="00D46180"/>
    <w:rsid w:val="00D465D6"/>
    <w:rsid w:val="00D4666F"/>
    <w:rsid w:val="00D46A36"/>
    <w:rsid w:val="00D46C53"/>
    <w:rsid w:val="00D47457"/>
    <w:rsid w:val="00D4770A"/>
    <w:rsid w:val="00D47A4D"/>
    <w:rsid w:val="00D47B19"/>
    <w:rsid w:val="00D5019B"/>
    <w:rsid w:val="00D503DD"/>
    <w:rsid w:val="00D506E1"/>
    <w:rsid w:val="00D50A06"/>
    <w:rsid w:val="00D50A2D"/>
    <w:rsid w:val="00D51255"/>
    <w:rsid w:val="00D5126A"/>
    <w:rsid w:val="00D514F2"/>
    <w:rsid w:val="00D51CDB"/>
    <w:rsid w:val="00D52B62"/>
    <w:rsid w:val="00D52CC9"/>
    <w:rsid w:val="00D52CCF"/>
    <w:rsid w:val="00D537E5"/>
    <w:rsid w:val="00D538E1"/>
    <w:rsid w:val="00D53AEB"/>
    <w:rsid w:val="00D53D3D"/>
    <w:rsid w:val="00D546B3"/>
    <w:rsid w:val="00D5471C"/>
    <w:rsid w:val="00D54FA5"/>
    <w:rsid w:val="00D552E6"/>
    <w:rsid w:val="00D55739"/>
    <w:rsid w:val="00D557E7"/>
    <w:rsid w:val="00D55F01"/>
    <w:rsid w:val="00D57390"/>
    <w:rsid w:val="00D57470"/>
    <w:rsid w:val="00D57988"/>
    <w:rsid w:val="00D57BA3"/>
    <w:rsid w:val="00D601F2"/>
    <w:rsid w:val="00D6048B"/>
    <w:rsid w:val="00D60A3C"/>
    <w:rsid w:val="00D60F03"/>
    <w:rsid w:val="00D6101B"/>
    <w:rsid w:val="00D612F4"/>
    <w:rsid w:val="00D61C9D"/>
    <w:rsid w:val="00D62275"/>
    <w:rsid w:val="00D62C5B"/>
    <w:rsid w:val="00D62DDC"/>
    <w:rsid w:val="00D63DA8"/>
    <w:rsid w:val="00D641B2"/>
    <w:rsid w:val="00D64770"/>
    <w:rsid w:val="00D64AC2"/>
    <w:rsid w:val="00D64FAB"/>
    <w:rsid w:val="00D65112"/>
    <w:rsid w:val="00D6541A"/>
    <w:rsid w:val="00D65F37"/>
    <w:rsid w:val="00D661A1"/>
    <w:rsid w:val="00D66E0E"/>
    <w:rsid w:val="00D674F7"/>
    <w:rsid w:val="00D67651"/>
    <w:rsid w:val="00D6785B"/>
    <w:rsid w:val="00D70149"/>
    <w:rsid w:val="00D7057A"/>
    <w:rsid w:val="00D70EBE"/>
    <w:rsid w:val="00D714FD"/>
    <w:rsid w:val="00D71823"/>
    <w:rsid w:val="00D71BC4"/>
    <w:rsid w:val="00D724FD"/>
    <w:rsid w:val="00D72A6F"/>
    <w:rsid w:val="00D72BDE"/>
    <w:rsid w:val="00D72C45"/>
    <w:rsid w:val="00D72D19"/>
    <w:rsid w:val="00D736D6"/>
    <w:rsid w:val="00D73BAE"/>
    <w:rsid w:val="00D746A1"/>
    <w:rsid w:val="00D74ACE"/>
    <w:rsid w:val="00D75458"/>
    <w:rsid w:val="00D75661"/>
    <w:rsid w:val="00D75FEA"/>
    <w:rsid w:val="00D7615D"/>
    <w:rsid w:val="00D77170"/>
    <w:rsid w:val="00D77DC0"/>
    <w:rsid w:val="00D800E5"/>
    <w:rsid w:val="00D80413"/>
    <w:rsid w:val="00D81382"/>
    <w:rsid w:val="00D81460"/>
    <w:rsid w:val="00D81BF4"/>
    <w:rsid w:val="00D81D4F"/>
    <w:rsid w:val="00D828DA"/>
    <w:rsid w:val="00D82E0E"/>
    <w:rsid w:val="00D82F51"/>
    <w:rsid w:val="00D83015"/>
    <w:rsid w:val="00D83ADE"/>
    <w:rsid w:val="00D849BE"/>
    <w:rsid w:val="00D85139"/>
    <w:rsid w:val="00D85873"/>
    <w:rsid w:val="00D85A4F"/>
    <w:rsid w:val="00D85F33"/>
    <w:rsid w:val="00D85FBD"/>
    <w:rsid w:val="00D860A0"/>
    <w:rsid w:val="00D863A9"/>
    <w:rsid w:val="00D86505"/>
    <w:rsid w:val="00D869FC"/>
    <w:rsid w:val="00D87FA4"/>
    <w:rsid w:val="00D90090"/>
    <w:rsid w:val="00D90384"/>
    <w:rsid w:val="00D90E6A"/>
    <w:rsid w:val="00D90ECE"/>
    <w:rsid w:val="00D91362"/>
    <w:rsid w:val="00D91410"/>
    <w:rsid w:val="00D91982"/>
    <w:rsid w:val="00D932D0"/>
    <w:rsid w:val="00D942B3"/>
    <w:rsid w:val="00D95835"/>
    <w:rsid w:val="00D95BBC"/>
    <w:rsid w:val="00D95CAE"/>
    <w:rsid w:val="00D95E6C"/>
    <w:rsid w:val="00D969A5"/>
    <w:rsid w:val="00D96B3E"/>
    <w:rsid w:val="00D9722D"/>
    <w:rsid w:val="00D97339"/>
    <w:rsid w:val="00D97EC3"/>
    <w:rsid w:val="00DA0066"/>
    <w:rsid w:val="00DA062F"/>
    <w:rsid w:val="00DA0818"/>
    <w:rsid w:val="00DA09E1"/>
    <w:rsid w:val="00DA0B49"/>
    <w:rsid w:val="00DA18C3"/>
    <w:rsid w:val="00DA1A48"/>
    <w:rsid w:val="00DA1E30"/>
    <w:rsid w:val="00DA21C8"/>
    <w:rsid w:val="00DA2B10"/>
    <w:rsid w:val="00DA2FBA"/>
    <w:rsid w:val="00DA3436"/>
    <w:rsid w:val="00DA47C8"/>
    <w:rsid w:val="00DA4806"/>
    <w:rsid w:val="00DA48F4"/>
    <w:rsid w:val="00DA4978"/>
    <w:rsid w:val="00DA51BE"/>
    <w:rsid w:val="00DA68CA"/>
    <w:rsid w:val="00DA718F"/>
    <w:rsid w:val="00DA7527"/>
    <w:rsid w:val="00DA777D"/>
    <w:rsid w:val="00DA7EB2"/>
    <w:rsid w:val="00DB0995"/>
    <w:rsid w:val="00DB13BD"/>
    <w:rsid w:val="00DB1462"/>
    <w:rsid w:val="00DB161C"/>
    <w:rsid w:val="00DB177A"/>
    <w:rsid w:val="00DB19A9"/>
    <w:rsid w:val="00DB1EC5"/>
    <w:rsid w:val="00DB2890"/>
    <w:rsid w:val="00DB2F1F"/>
    <w:rsid w:val="00DB403E"/>
    <w:rsid w:val="00DB4213"/>
    <w:rsid w:val="00DB49B7"/>
    <w:rsid w:val="00DB4A2B"/>
    <w:rsid w:val="00DB4AFC"/>
    <w:rsid w:val="00DB4F89"/>
    <w:rsid w:val="00DB57DF"/>
    <w:rsid w:val="00DB5E31"/>
    <w:rsid w:val="00DB64DC"/>
    <w:rsid w:val="00DB6E08"/>
    <w:rsid w:val="00DB73DB"/>
    <w:rsid w:val="00DB7FA1"/>
    <w:rsid w:val="00DC04F3"/>
    <w:rsid w:val="00DC07F2"/>
    <w:rsid w:val="00DC0EB2"/>
    <w:rsid w:val="00DC1850"/>
    <w:rsid w:val="00DC1C8C"/>
    <w:rsid w:val="00DC205E"/>
    <w:rsid w:val="00DC2664"/>
    <w:rsid w:val="00DC28DA"/>
    <w:rsid w:val="00DC3075"/>
    <w:rsid w:val="00DC3ADB"/>
    <w:rsid w:val="00DC3E1B"/>
    <w:rsid w:val="00DC3F26"/>
    <w:rsid w:val="00DC409B"/>
    <w:rsid w:val="00DC4DEB"/>
    <w:rsid w:val="00DC4E6D"/>
    <w:rsid w:val="00DC4EFB"/>
    <w:rsid w:val="00DC5BB5"/>
    <w:rsid w:val="00DC5CBB"/>
    <w:rsid w:val="00DC5D12"/>
    <w:rsid w:val="00DC6135"/>
    <w:rsid w:val="00DC6460"/>
    <w:rsid w:val="00DC6D7D"/>
    <w:rsid w:val="00DD0FCD"/>
    <w:rsid w:val="00DD0FD3"/>
    <w:rsid w:val="00DD101F"/>
    <w:rsid w:val="00DD1945"/>
    <w:rsid w:val="00DD19EC"/>
    <w:rsid w:val="00DD1A71"/>
    <w:rsid w:val="00DD1B1F"/>
    <w:rsid w:val="00DD1B44"/>
    <w:rsid w:val="00DD237B"/>
    <w:rsid w:val="00DD2DF2"/>
    <w:rsid w:val="00DD3241"/>
    <w:rsid w:val="00DD328B"/>
    <w:rsid w:val="00DD3455"/>
    <w:rsid w:val="00DD3896"/>
    <w:rsid w:val="00DD3BB2"/>
    <w:rsid w:val="00DD3E03"/>
    <w:rsid w:val="00DD4410"/>
    <w:rsid w:val="00DD4704"/>
    <w:rsid w:val="00DD5244"/>
    <w:rsid w:val="00DD5905"/>
    <w:rsid w:val="00DD6B0D"/>
    <w:rsid w:val="00DD6EA9"/>
    <w:rsid w:val="00DD789B"/>
    <w:rsid w:val="00DD79F1"/>
    <w:rsid w:val="00DD7A25"/>
    <w:rsid w:val="00DD7C6F"/>
    <w:rsid w:val="00DE0847"/>
    <w:rsid w:val="00DE093B"/>
    <w:rsid w:val="00DE0F7C"/>
    <w:rsid w:val="00DE14F8"/>
    <w:rsid w:val="00DE1F06"/>
    <w:rsid w:val="00DE2424"/>
    <w:rsid w:val="00DE256F"/>
    <w:rsid w:val="00DE2DD7"/>
    <w:rsid w:val="00DE3683"/>
    <w:rsid w:val="00DE38BB"/>
    <w:rsid w:val="00DE3BFE"/>
    <w:rsid w:val="00DE3D1B"/>
    <w:rsid w:val="00DE426E"/>
    <w:rsid w:val="00DE440C"/>
    <w:rsid w:val="00DE4F1E"/>
    <w:rsid w:val="00DE52F3"/>
    <w:rsid w:val="00DE5EF6"/>
    <w:rsid w:val="00DE63CB"/>
    <w:rsid w:val="00DE659C"/>
    <w:rsid w:val="00DE6633"/>
    <w:rsid w:val="00DE7E71"/>
    <w:rsid w:val="00DF047A"/>
    <w:rsid w:val="00DF08F5"/>
    <w:rsid w:val="00DF0CB7"/>
    <w:rsid w:val="00DF0F59"/>
    <w:rsid w:val="00DF1509"/>
    <w:rsid w:val="00DF1533"/>
    <w:rsid w:val="00DF15C4"/>
    <w:rsid w:val="00DF182E"/>
    <w:rsid w:val="00DF1B34"/>
    <w:rsid w:val="00DF1E16"/>
    <w:rsid w:val="00DF1F16"/>
    <w:rsid w:val="00DF1F6A"/>
    <w:rsid w:val="00DF2F6D"/>
    <w:rsid w:val="00DF30DF"/>
    <w:rsid w:val="00DF33A1"/>
    <w:rsid w:val="00DF474B"/>
    <w:rsid w:val="00DF51E2"/>
    <w:rsid w:val="00DF5615"/>
    <w:rsid w:val="00DF636E"/>
    <w:rsid w:val="00DF6684"/>
    <w:rsid w:val="00DF68A8"/>
    <w:rsid w:val="00DF68D0"/>
    <w:rsid w:val="00DF69A0"/>
    <w:rsid w:val="00DF6D2A"/>
    <w:rsid w:val="00DF6E36"/>
    <w:rsid w:val="00DF73BE"/>
    <w:rsid w:val="00DF75FF"/>
    <w:rsid w:val="00DF7B1A"/>
    <w:rsid w:val="00E0007E"/>
    <w:rsid w:val="00E007FD"/>
    <w:rsid w:val="00E00C93"/>
    <w:rsid w:val="00E00DF9"/>
    <w:rsid w:val="00E01119"/>
    <w:rsid w:val="00E01418"/>
    <w:rsid w:val="00E02103"/>
    <w:rsid w:val="00E028C8"/>
    <w:rsid w:val="00E0300E"/>
    <w:rsid w:val="00E032C9"/>
    <w:rsid w:val="00E0334B"/>
    <w:rsid w:val="00E03D8A"/>
    <w:rsid w:val="00E03E67"/>
    <w:rsid w:val="00E03F40"/>
    <w:rsid w:val="00E04738"/>
    <w:rsid w:val="00E04841"/>
    <w:rsid w:val="00E04936"/>
    <w:rsid w:val="00E05145"/>
    <w:rsid w:val="00E058AF"/>
    <w:rsid w:val="00E0590D"/>
    <w:rsid w:val="00E05AD0"/>
    <w:rsid w:val="00E05D19"/>
    <w:rsid w:val="00E0614B"/>
    <w:rsid w:val="00E064CA"/>
    <w:rsid w:val="00E06A78"/>
    <w:rsid w:val="00E06F34"/>
    <w:rsid w:val="00E07236"/>
    <w:rsid w:val="00E072CE"/>
    <w:rsid w:val="00E07397"/>
    <w:rsid w:val="00E07774"/>
    <w:rsid w:val="00E0780B"/>
    <w:rsid w:val="00E07DF5"/>
    <w:rsid w:val="00E10055"/>
    <w:rsid w:val="00E10057"/>
    <w:rsid w:val="00E101B1"/>
    <w:rsid w:val="00E1057E"/>
    <w:rsid w:val="00E10604"/>
    <w:rsid w:val="00E107A2"/>
    <w:rsid w:val="00E115E5"/>
    <w:rsid w:val="00E117C5"/>
    <w:rsid w:val="00E11A13"/>
    <w:rsid w:val="00E11A91"/>
    <w:rsid w:val="00E11AB5"/>
    <w:rsid w:val="00E11F57"/>
    <w:rsid w:val="00E1232C"/>
    <w:rsid w:val="00E1241A"/>
    <w:rsid w:val="00E12CAE"/>
    <w:rsid w:val="00E12D43"/>
    <w:rsid w:val="00E12EAB"/>
    <w:rsid w:val="00E12FB4"/>
    <w:rsid w:val="00E1325A"/>
    <w:rsid w:val="00E13D6B"/>
    <w:rsid w:val="00E13DC8"/>
    <w:rsid w:val="00E145D2"/>
    <w:rsid w:val="00E146A5"/>
    <w:rsid w:val="00E14955"/>
    <w:rsid w:val="00E149EB"/>
    <w:rsid w:val="00E14AA0"/>
    <w:rsid w:val="00E15453"/>
    <w:rsid w:val="00E15932"/>
    <w:rsid w:val="00E166C8"/>
    <w:rsid w:val="00E166FA"/>
    <w:rsid w:val="00E16825"/>
    <w:rsid w:val="00E16C7A"/>
    <w:rsid w:val="00E1748C"/>
    <w:rsid w:val="00E179B1"/>
    <w:rsid w:val="00E2019A"/>
    <w:rsid w:val="00E20250"/>
    <w:rsid w:val="00E204AA"/>
    <w:rsid w:val="00E2080E"/>
    <w:rsid w:val="00E22544"/>
    <w:rsid w:val="00E2267C"/>
    <w:rsid w:val="00E229F6"/>
    <w:rsid w:val="00E22CF4"/>
    <w:rsid w:val="00E232B6"/>
    <w:rsid w:val="00E2361A"/>
    <w:rsid w:val="00E2403B"/>
    <w:rsid w:val="00E24738"/>
    <w:rsid w:val="00E247F0"/>
    <w:rsid w:val="00E247F6"/>
    <w:rsid w:val="00E2488D"/>
    <w:rsid w:val="00E25144"/>
    <w:rsid w:val="00E26015"/>
    <w:rsid w:val="00E261B2"/>
    <w:rsid w:val="00E269DC"/>
    <w:rsid w:val="00E26A59"/>
    <w:rsid w:val="00E272F9"/>
    <w:rsid w:val="00E275B9"/>
    <w:rsid w:val="00E2783F"/>
    <w:rsid w:val="00E27CE2"/>
    <w:rsid w:val="00E27CEF"/>
    <w:rsid w:val="00E27DAA"/>
    <w:rsid w:val="00E300CD"/>
    <w:rsid w:val="00E30700"/>
    <w:rsid w:val="00E309A7"/>
    <w:rsid w:val="00E30F50"/>
    <w:rsid w:val="00E3118A"/>
    <w:rsid w:val="00E31765"/>
    <w:rsid w:val="00E31803"/>
    <w:rsid w:val="00E31D3F"/>
    <w:rsid w:val="00E32B05"/>
    <w:rsid w:val="00E32B8E"/>
    <w:rsid w:val="00E32BD9"/>
    <w:rsid w:val="00E33637"/>
    <w:rsid w:val="00E33712"/>
    <w:rsid w:val="00E33A8B"/>
    <w:rsid w:val="00E34458"/>
    <w:rsid w:val="00E3448F"/>
    <w:rsid w:val="00E35306"/>
    <w:rsid w:val="00E35D0D"/>
    <w:rsid w:val="00E36063"/>
    <w:rsid w:val="00E36463"/>
    <w:rsid w:val="00E36EEC"/>
    <w:rsid w:val="00E3708E"/>
    <w:rsid w:val="00E3743C"/>
    <w:rsid w:val="00E37DCC"/>
    <w:rsid w:val="00E401B7"/>
    <w:rsid w:val="00E401FF"/>
    <w:rsid w:val="00E40439"/>
    <w:rsid w:val="00E40E15"/>
    <w:rsid w:val="00E413A7"/>
    <w:rsid w:val="00E4169F"/>
    <w:rsid w:val="00E41F35"/>
    <w:rsid w:val="00E42897"/>
    <w:rsid w:val="00E42952"/>
    <w:rsid w:val="00E42AA7"/>
    <w:rsid w:val="00E42ED2"/>
    <w:rsid w:val="00E42F26"/>
    <w:rsid w:val="00E43A1B"/>
    <w:rsid w:val="00E43AA9"/>
    <w:rsid w:val="00E43C07"/>
    <w:rsid w:val="00E443F6"/>
    <w:rsid w:val="00E4459C"/>
    <w:rsid w:val="00E4474E"/>
    <w:rsid w:val="00E44917"/>
    <w:rsid w:val="00E4528E"/>
    <w:rsid w:val="00E4548F"/>
    <w:rsid w:val="00E466AB"/>
    <w:rsid w:val="00E46F0F"/>
    <w:rsid w:val="00E4703F"/>
    <w:rsid w:val="00E47047"/>
    <w:rsid w:val="00E4707A"/>
    <w:rsid w:val="00E47143"/>
    <w:rsid w:val="00E475D9"/>
    <w:rsid w:val="00E478C3"/>
    <w:rsid w:val="00E47AB5"/>
    <w:rsid w:val="00E50500"/>
    <w:rsid w:val="00E50A4A"/>
    <w:rsid w:val="00E50C8A"/>
    <w:rsid w:val="00E51135"/>
    <w:rsid w:val="00E519A0"/>
    <w:rsid w:val="00E51CD4"/>
    <w:rsid w:val="00E52152"/>
    <w:rsid w:val="00E521FD"/>
    <w:rsid w:val="00E52338"/>
    <w:rsid w:val="00E52488"/>
    <w:rsid w:val="00E5282B"/>
    <w:rsid w:val="00E52E98"/>
    <w:rsid w:val="00E52ED8"/>
    <w:rsid w:val="00E53127"/>
    <w:rsid w:val="00E5398F"/>
    <w:rsid w:val="00E53E86"/>
    <w:rsid w:val="00E5416F"/>
    <w:rsid w:val="00E54A5C"/>
    <w:rsid w:val="00E559E5"/>
    <w:rsid w:val="00E55E32"/>
    <w:rsid w:val="00E563B2"/>
    <w:rsid w:val="00E56432"/>
    <w:rsid w:val="00E56921"/>
    <w:rsid w:val="00E56DD3"/>
    <w:rsid w:val="00E56E4B"/>
    <w:rsid w:val="00E57A63"/>
    <w:rsid w:val="00E57DE2"/>
    <w:rsid w:val="00E603E2"/>
    <w:rsid w:val="00E604A7"/>
    <w:rsid w:val="00E609FB"/>
    <w:rsid w:val="00E60A67"/>
    <w:rsid w:val="00E60BD4"/>
    <w:rsid w:val="00E61AD9"/>
    <w:rsid w:val="00E61B07"/>
    <w:rsid w:val="00E624F8"/>
    <w:rsid w:val="00E627C3"/>
    <w:rsid w:val="00E63013"/>
    <w:rsid w:val="00E633B5"/>
    <w:rsid w:val="00E63BCE"/>
    <w:rsid w:val="00E63D0E"/>
    <w:rsid w:val="00E640A3"/>
    <w:rsid w:val="00E64237"/>
    <w:rsid w:val="00E6437A"/>
    <w:rsid w:val="00E647A3"/>
    <w:rsid w:val="00E64C9D"/>
    <w:rsid w:val="00E64FD5"/>
    <w:rsid w:val="00E65A6E"/>
    <w:rsid w:val="00E65BDC"/>
    <w:rsid w:val="00E66693"/>
    <w:rsid w:val="00E66B65"/>
    <w:rsid w:val="00E66CE4"/>
    <w:rsid w:val="00E674D2"/>
    <w:rsid w:val="00E67CFA"/>
    <w:rsid w:val="00E705B7"/>
    <w:rsid w:val="00E70ED7"/>
    <w:rsid w:val="00E70F0B"/>
    <w:rsid w:val="00E71AA7"/>
    <w:rsid w:val="00E71DED"/>
    <w:rsid w:val="00E71E4C"/>
    <w:rsid w:val="00E71E6E"/>
    <w:rsid w:val="00E723F6"/>
    <w:rsid w:val="00E72684"/>
    <w:rsid w:val="00E72AD0"/>
    <w:rsid w:val="00E73359"/>
    <w:rsid w:val="00E73452"/>
    <w:rsid w:val="00E735BA"/>
    <w:rsid w:val="00E73C37"/>
    <w:rsid w:val="00E73E88"/>
    <w:rsid w:val="00E73EB2"/>
    <w:rsid w:val="00E741F6"/>
    <w:rsid w:val="00E744DA"/>
    <w:rsid w:val="00E74586"/>
    <w:rsid w:val="00E74B6A"/>
    <w:rsid w:val="00E754E7"/>
    <w:rsid w:val="00E7570C"/>
    <w:rsid w:val="00E75759"/>
    <w:rsid w:val="00E7597D"/>
    <w:rsid w:val="00E75B2F"/>
    <w:rsid w:val="00E764A5"/>
    <w:rsid w:val="00E76509"/>
    <w:rsid w:val="00E7664C"/>
    <w:rsid w:val="00E767AD"/>
    <w:rsid w:val="00E77DE7"/>
    <w:rsid w:val="00E77F56"/>
    <w:rsid w:val="00E803E9"/>
    <w:rsid w:val="00E80E6F"/>
    <w:rsid w:val="00E80F91"/>
    <w:rsid w:val="00E8100A"/>
    <w:rsid w:val="00E81017"/>
    <w:rsid w:val="00E8103B"/>
    <w:rsid w:val="00E8118E"/>
    <w:rsid w:val="00E818A3"/>
    <w:rsid w:val="00E81B6D"/>
    <w:rsid w:val="00E81C1F"/>
    <w:rsid w:val="00E82063"/>
    <w:rsid w:val="00E8239B"/>
    <w:rsid w:val="00E82764"/>
    <w:rsid w:val="00E82A1B"/>
    <w:rsid w:val="00E82DE4"/>
    <w:rsid w:val="00E830F0"/>
    <w:rsid w:val="00E83119"/>
    <w:rsid w:val="00E83186"/>
    <w:rsid w:val="00E83712"/>
    <w:rsid w:val="00E8387D"/>
    <w:rsid w:val="00E83A3D"/>
    <w:rsid w:val="00E83B6F"/>
    <w:rsid w:val="00E8424F"/>
    <w:rsid w:val="00E847A3"/>
    <w:rsid w:val="00E84851"/>
    <w:rsid w:val="00E84E53"/>
    <w:rsid w:val="00E85063"/>
    <w:rsid w:val="00E8548E"/>
    <w:rsid w:val="00E85747"/>
    <w:rsid w:val="00E85A3D"/>
    <w:rsid w:val="00E86AD9"/>
    <w:rsid w:val="00E86B84"/>
    <w:rsid w:val="00E870EC"/>
    <w:rsid w:val="00E87AA3"/>
    <w:rsid w:val="00E87C45"/>
    <w:rsid w:val="00E87D79"/>
    <w:rsid w:val="00E90850"/>
    <w:rsid w:val="00E91501"/>
    <w:rsid w:val="00E9189D"/>
    <w:rsid w:val="00E91AA1"/>
    <w:rsid w:val="00E92117"/>
    <w:rsid w:val="00E92C2C"/>
    <w:rsid w:val="00E92FC3"/>
    <w:rsid w:val="00E93605"/>
    <w:rsid w:val="00E93E4D"/>
    <w:rsid w:val="00E94E23"/>
    <w:rsid w:val="00E954DB"/>
    <w:rsid w:val="00E961E5"/>
    <w:rsid w:val="00E96807"/>
    <w:rsid w:val="00E96F96"/>
    <w:rsid w:val="00E975FF"/>
    <w:rsid w:val="00E9768A"/>
    <w:rsid w:val="00E976AD"/>
    <w:rsid w:val="00E978A7"/>
    <w:rsid w:val="00EA00A1"/>
    <w:rsid w:val="00EA05A6"/>
    <w:rsid w:val="00EA0BF2"/>
    <w:rsid w:val="00EA1769"/>
    <w:rsid w:val="00EA1A7B"/>
    <w:rsid w:val="00EA1F55"/>
    <w:rsid w:val="00EA24A8"/>
    <w:rsid w:val="00EA2CEF"/>
    <w:rsid w:val="00EA2DE5"/>
    <w:rsid w:val="00EA32A0"/>
    <w:rsid w:val="00EA3C22"/>
    <w:rsid w:val="00EA40CA"/>
    <w:rsid w:val="00EA4473"/>
    <w:rsid w:val="00EA4919"/>
    <w:rsid w:val="00EA56FA"/>
    <w:rsid w:val="00EA5A97"/>
    <w:rsid w:val="00EA613C"/>
    <w:rsid w:val="00EA6F0C"/>
    <w:rsid w:val="00EA7474"/>
    <w:rsid w:val="00EA7518"/>
    <w:rsid w:val="00EA76F2"/>
    <w:rsid w:val="00EA77F4"/>
    <w:rsid w:val="00EA7B18"/>
    <w:rsid w:val="00EA7F87"/>
    <w:rsid w:val="00EB059D"/>
    <w:rsid w:val="00EB0768"/>
    <w:rsid w:val="00EB08CC"/>
    <w:rsid w:val="00EB0A49"/>
    <w:rsid w:val="00EB1878"/>
    <w:rsid w:val="00EB1A9E"/>
    <w:rsid w:val="00EB2107"/>
    <w:rsid w:val="00EB227D"/>
    <w:rsid w:val="00EB2BFC"/>
    <w:rsid w:val="00EB349A"/>
    <w:rsid w:val="00EB3814"/>
    <w:rsid w:val="00EB3B96"/>
    <w:rsid w:val="00EB3C49"/>
    <w:rsid w:val="00EB4309"/>
    <w:rsid w:val="00EB5649"/>
    <w:rsid w:val="00EB5F59"/>
    <w:rsid w:val="00EB6791"/>
    <w:rsid w:val="00EB6D17"/>
    <w:rsid w:val="00EB7095"/>
    <w:rsid w:val="00EC0A57"/>
    <w:rsid w:val="00EC0D8D"/>
    <w:rsid w:val="00EC0EA3"/>
    <w:rsid w:val="00EC0FBD"/>
    <w:rsid w:val="00EC1765"/>
    <w:rsid w:val="00EC1A6A"/>
    <w:rsid w:val="00EC1DFB"/>
    <w:rsid w:val="00EC3023"/>
    <w:rsid w:val="00EC3162"/>
    <w:rsid w:val="00EC357C"/>
    <w:rsid w:val="00EC376F"/>
    <w:rsid w:val="00EC381C"/>
    <w:rsid w:val="00EC3C14"/>
    <w:rsid w:val="00EC3EF4"/>
    <w:rsid w:val="00EC495D"/>
    <w:rsid w:val="00EC4AC5"/>
    <w:rsid w:val="00EC4BC2"/>
    <w:rsid w:val="00EC553C"/>
    <w:rsid w:val="00EC558E"/>
    <w:rsid w:val="00EC6045"/>
    <w:rsid w:val="00EC623D"/>
    <w:rsid w:val="00EC6535"/>
    <w:rsid w:val="00EC727E"/>
    <w:rsid w:val="00EC7613"/>
    <w:rsid w:val="00EC7FDE"/>
    <w:rsid w:val="00EC7FFA"/>
    <w:rsid w:val="00ED04FD"/>
    <w:rsid w:val="00ED0793"/>
    <w:rsid w:val="00ED08A6"/>
    <w:rsid w:val="00ED0F4E"/>
    <w:rsid w:val="00ED10E0"/>
    <w:rsid w:val="00ED1778"/>
    <w:rsid w:val="00ED1EF3"/>
    <w:rsid w:val="00ED1F40"/>
    <w:rsid w:val="00ED21AA"/>
    <w:rsid w:val="00ED2AB3"/>
    <w:rsid w:val="00ED2D14"/>
    <w:rsid w:val="00ED3D59"/>
    <w:rsid w:val="00ED4698"/>
    <w:rsid w:val="00ED48AD"/>
    <w:rsid w:val="00ED48FD"/>
    <w:rsid w:val="00ED4ABD"/>
    <w:rsid w:val="00ED4FDF"/>
    <w:rsid w:val="00ED56CA"/>
    <w:rsid w:val="00ED5AFA"/>
    <w:rsid w:val="00ED5B33"/>
    <w:rsid w:val="00ED5EAC"/>
    <w:rsid w:val="00ED634B"/>
    <w:rsid w:val="00ED6EFC"/>
    <w:rsid w:val="00ED78DE"/>
    <w:rsid w:val="00EE0340"/>
    <w:rsid w:val="00EE08ED"/>
    <w:rsid w:val="00EE1196"/>
    <w:rsid w:val="00EE15AC"/>
    <w:rsid w:val="00EE1650"/>
    <w:rsid w:val="00EE1D01"/>
    <w:rsid w:val="00EE1D71"/>
    <w:rsid w:val="00EE1F20"/>
    <w:rsid w:val="00EE2934"/>
    <w:rsid w:val="00EE2EE8"/>
    <w:rsid w:val="00EE3B4B"/>
    <w:rsid w:val="00EE4173"/>
    <w:rsid w:val="00EE4252"/>
    <w:rsid w:val="00EE4774"/>
    <w:rsid w:val="00EE4A14"/>
    <w:rsid w:val="00EE50B0"/>
    <w:rsid w:val="00EE56A1"/>
    <w:rsid w:val="00EE5CD9"/>
    <w:rsid w:val="00EE5E77"/>
    <w:rsid w:val="00EE6BAE"/>
    <w:rsid w:val="00EE763B"/>
    <w:rsid w:val="00EE78BA"/>
    <w:rsid w:val="00EE79CD"/>
    <w:rsid w:val="00EF013F"/>
    <w:rsid w:val="00EF0716"/>
    <w:rsid w:val="00EF13AC"/>
    <w:rsid w:val="00EF14C4"/>
    <w:rsid w:val="00EF196C"/>
    <w:rsid w:val="00EF282C"/>
    <w:rsid w:val="00EF2DFE"/>
    <w:rsid w:val="00EF2E3C"/>
    <w:rsid w:val="00EF2EB6"/>
    <w:rsid w:val="00EF2F32"/>
    <w:rsid w:val="00EF306F"/>
    <w:rsid w:val="00EF31C4"/>
    <w:rsid w:val="00EF3D09"/>
    <w:rsid w:val="00EF446A"/>
    <w:rsid w:val="00EF454E"/>
    <w:rsid w:val="00EF4B18"/>
    <w:rsid w:val="00EF51AC"/>
    <w:rsid w:val="00EF523E"/>
    <w:rsid w:val="00EF548D"/>
    <w:rsid w:val="00EF6C3F"/>
    <w:rsid w:val="00EF77B2"/>
    <w:rsid w:val="00EF7895"/>
    <w:rsid w:val="00EF78E8"/>
    <w:rsid w:val="00EF7FEA"/>
    <w:rsid w:val="00F00186"/>
    <w:rsid w:val="00F00564"/>
    <w:rsid w:val="00F00593"/>
    <w:rsid w:val="00F00633"/>
    <w:rsid w:val="00F00A82"/>
    <w:rsid w:val="00F00E3B"/>
    <w:rsid w:val="00F011C9"/>
    <w:rsid w:val="00F01708"/>
    <w:rsid w:val="00F020CB"/>
    <w:rsid w:val="00F02566"/>
    <w:rsid w:val="00F025E1"/>
    <w:rsid w:val="00F02620"/>
    <w:rsid w:val="00F02681"/>
    <w:rsid w:val="00F02724"/>
    <w:rsid w:val="00F028C9"/>
    <w:rsid w:val="00F02DBC"/>
    <w:rsid w:val="00F032FC"/>
    <w:rsid w:val="00F0397C"/>
    <w:rsid w:val="00F04684"/>
    <w:rsid w:val="00F04759"/>
    <w:rsid w:val="00F0478F"/>
    <w:rsid w:val="00F04E15"/>
    <w:rsid w:val="00F05B14"/>
    <w:rsid w:val="00F05B6B"/>
    <w:rsid w:val="00F05CE4"/>
    <w:rsid w:val="00F06633"/>
    <w:rsid w:val="00F06982"/>
    <w:rsid w:val="00F0750C"/>
    <w:rsid w:val="00F07A8D"/>
    <w:rsid w:val="00F1059E"/>
    <w:rsid w:val="00F106F3"/>
    <w:rsid w:val="00F10A90"/>
    <w:rsid w:val="00F10EB3"/>
    <w:rsid w:val="00F10F6A"/>
    <w:rsid w:val="00F10FCB"/>
    <w:rsid w:val="00F11EFA"/>
    <w:rsid w:val="00F124DC"/>
    <w:rsid w:val="00F12551"/>
    <w:rsid w:val="00F12800"/>
    <w:rsid w:val="00F12A60"/>
    <w:rsid w:val="00F12E32"/>
    <w:rsid w:val="00F13B42"/>
    <w:rsid w:val="00F13DAC"/>
    <w:rsid w:val="00F13F25"/>
    <w:rsid w:val="00F14114"/>
    <w:rsid w:val="00F14126"/>
    <w:rsid w:val="00F141B7"/>
    <w:rsid w:val="00F143A0"/>
    <w:rsid w:val="00F146EE"/>
    <w:rsid w:val="00F14851"/>
    <w:rsid w:val="00F14900"/>
    <w:rsid w:val="00F14A1B"/>
    <w:rsid w:val="00F14E20"/>
    <w:rsid w:val="00F14F61"/>
    <w:rsid w:val="00F150AA"/>
    <w:rsid w:val="00F1526D"/>
    <w:rsid w:val="00F1555A"/>
    <w:rsid w:val="00F15C30"/>
    <w:rsid w:val="00F15C81"/>
    <w:rsid w:val="00F16A04"/>
    <w:rsid w:val="00F170CE"/>
    <w:rsid w:val="00F17555"/>
    <w:rsid w:val="00F17814"/>
    <w:rsid w:val="00F17828"/>
    <w:rsid w:val="00F17839"/>
    <w:rsid w:val="00F1786B"/>
    <w:rsid w:val="00F17D5F"/>
    <w:rsid w:val="00F17E67"/>
    <w:rsid w:val="00F2012D"/>
    <w:rsid w:val="00F201D5"/>
    <w:rsid w:val="00F20414"/>
    <w:rsid w:val="00F20536"/>
    <w:rsid w:val="00F21078"/>
    <w:rsid w:val="00F218B3"/>
    <w:rsid w:val="00F21979"/>
    <w:rsid w:val="00F21A37"/>
    <w:rsid w:val="00F21CCE"/>
    <w:rsid w:val="00F22361"/>
    <w:rsid w:val="00F223EA"/>
    <w:rsid w:val="00F22852"/>
    <w:rsid w:val="00F22978"/>
    <w:rsid w:val="00F22B7A"/>
    <w:rsid w:val="00F22DED"/>
    <w:rsid w:val="00F22F32"/>
    <w:rsid w:val="00F23759"/>
    <w:rsid w:val="00F237DF"/>
    <w:rsid w:val="00F23D3E"/>
    <w:rsid w:val="00F23E4E"/>
    <w:rsid w:val="00F23F80"/>
    <w:rsid w:val="00F242AC"/>
    <w:rsid w:val="00F2472D"/>
    <w:rsid w:val="00F24E4E"/>
    <w:rsid w:val="00F24E70"/>
    <w:rsid w:val="00F25190"/>
    <w:rsid w:val="00F25621"/>
    <w:rsid w:val="00F25D41"/>
    <w:rsid w:val="00F25E31"/>
    <w:rsid w:val="00F25F68"/>
    <w:rsid w:val="00F25F82"/>
    <w:rsid w:val="00F262DE"/>
    <w:rsid w:val="00F266A2"/>
    <w:rsid w:val="00F26FCA"/>
    <w:rsid w:val="00F2706C"/>
    <w:rsid w:val="00F2781A"/>
    <w:rsid w:val="00F27B9A"/>
    <w:rsid w:val="00F27DC3"/>
    <w:rsid w:val="00F3017A"/>
    <w:rsid w:val="00F3027B"/>
    <w:rsid w:val="00F3072D"/>
    <w:rsid w:val="00F3175C"/>
    <w:rsid w:val="00F317E3"/>
    <w:rsid w:val="00F320E2"/>
    <w:rsid w:val="00F323C0"/>
    <w:rsid w:val="00F32819"/>
    <w:rsid w:val="00F32D9E"/>
    <w:rsid w:val="00F344CB"/>
    <w:rsid w:val="00F34ADC"/>
    <w:rsid w:val="00F35093"/>
    <w:rsid w:val="00F35365"/>
    <w:rsid w:val="00F35A75"/>
    <w:rsid w:val="00F35B0B"/>
    <w:rsid w:val="00F35F17"/>
    <w:rsid w:val="00F36135"/>
    <w:rsid w:val="00F366F9"/>
    <w:rsid w:val="00F36717"/>
    <w:rsid w:val="00F3683C"/>
    <w:rsid w:val="00F36910"/>
    <w:rsid w:val="00F36E98"/>
    <w:rsid w:val="00F36F3B"/>
    <w:rsid w:val="00F378B5"/>
    <w:rsid w:val="00F37ACD"/>
    <w:rsid w:val="00F37EDD"/>
    <w:rsid w:val="00F40307"/>
    <w:rsid w:val="00F4065A"/>
    <w:rsid w:val="00F40BA7"/>
    <w:rsid w:val="00F41135"/>
    <w:rsid w:val="00F4113D"/>
    <w:rsid w:val="00F41505"/>
    <w:rsid w:val="00F4207E"/>
    <w:rsid w:val="00F4317E"/>
    <w:rsid w:val="00F43F8A"/>
    <w:rsid w:val="00F440FB"/>
    <w:rsid w:val="00F442A0"/>
    <w:rsid w:val="00F4434B"/>
    <w:rsid w:val="00F4496F"/>
    <w:rsid w:val="00F44FB0"/>
    <w:rsid w:val="00F45572"/>
    <w:rsid w:val="00F461F9"/>
    <w:rsid w:val="00F4634A"/>
    <w:rsid w:val="00F4654B"/>
    <w:rsid w:val="00F46845"/>
    <w:rsid w:val="00F5026D"/>
    <w:rsid w:val="00F502E1"/>
    <w:rsid w:val="00F505D2"/>
    <w:rsid w:val="00F50A16"/>
    <w:rsid w:val="00F51E17"/>
    <w:rsid w:val="00F51F45"/>
    <w:rsid w:val="00F52132"/>
    <w:rsid w:val="00F522A7"/>
    <w:rsid w:val="00F522D6"/>
    <w:rsid w:val="00F523EF"/>
    <w:rsid w:val="00F52C53"/>
    <w:rsid w:val="00F54791"/>
    <w:rsid w:val="00F54910"/>
    <w:rsid w:val="00F54A6C"/>
    <w:rsid w:val="00F54A93"/>
    <w:rsid w:val="00F54D79"/>
    <w:rsid w:val="00F54E56"/>
    <w:rsid w:val="00F55BD0"/>
    <w:rsid w:val="00F56025"/>
    <w:rsid w:val="00F56491"/>
    <w:rsid w:val="00F56545"/>
    <w:rsid w:val="00F569A8"/>
    <w:rsid w:val="00F5739D"/>
    <w:rsid w:val="00F575A0"/>
    <w:rsid w:val="00F57B76"/>
    <w:rsid w:val="00F57EAE"/>
    <w:rsid w:val="00F57FF1"/>
    <w:rsid w:val="00F60345"/>
    <w:rsid w:val="00F60594"/>
    <w:rsid w:val="00F605DB"/>
    <w:rsid w:val="00F609A2"/>
    <w:rsid w:val="00F61099"/>
    <w:rsid w:val="00F611C1"/>
    <w:rsid w:val="00F61886"/>
    <w:rsid w:val="00F6189A"/>
    <w:rsid w:val="00F61DE8"/>
    <w:rsid w:val="00F629E8"/>
    <w:rsid w:val="00F63057"/>
    <w:rsid w:val="00F638B1"/>
    <w:rsid w:val="00F63B07"/>
    <w:rsid w:val="00F63EAB"/>
    <w:rsid w:val="00F64342"/>
    <w:rsid w:val="00F64892"/>
    <w:rsid w:val="00F651EE"/>
    <w:rsid w:val="00F6546F"/>
    <w:rsid w:val="00F66402"/>
    <w:rsid w:val="00F66A93"/>
    <w:rsid w:val="00F6744D"/>
    <w:rsid w:val="00F67844"/>
    <w:rsid w:val="00F679E5"/>
    <w:rsid w:val="00F70190"/>
    <w:rsid w:val="00F701D4"/>
    <w:rsid w:val="00F7112D"/>
    <w:rsid w:val="00F7113D"/>
    <w:rsid w:val="00F718C2"/>
    <w:rsid w:val="00F7193D"/>
    <w:rsid w:val="00F71A43"/>
    <w:rsid w:val="00F71B83"/>
    <w:rsid w:val="00F71E42"/>
    <w:rsid w:val="00F7236A"/>
    <w:rsid w:val="00F73869"/>
    <w:rsid w:val="00F73D59"/>
    <w:rsid w:val="00F73F4D"/>
    <w:rsid w:val="00F74B93"/>
    <w:rsid w:val="00F75235"/>
    <w:rsid w:val="00F757CE"/>
    <w:rsid w:val="00F75AF1"/>
    <w:rsid w:val="00F75CB6"/>
    <w:rsid w:val="00F76073"/>
    <w:rsid w:val="00F76335"/>
    <w:rsid w:val="00F7692E"/>
    <w:rsid w:val="00F76CB3"/>
    <w:rsid w:val="00F76F9A"/>
    <w:rsid w:val="00F770C7"/>
    <w:rsid w:val="00F7759C"/>
    <w:rsid w:val="00F7767E"/>
    <w:rsid w:val="00F802F0"/>
    <w:rsid w:val="00F80ECE"/>
    <w:rsid w:val="00F81686"/>
    <w:rsid w:val="00F82431"/>
    <w:rsid w:val="00F82A12"/>
    <w:rsid w:val="00F836AD"/>
    <w:rsid w:val="00F8429E"/>
    <w:rsid w:val="00F848F8"/>
    <w:rsid w:val="00F84C5F"/>
    <w:rsid w:val="00F84F6B"/>
    <w:rsid w:val="00F85C26"/>
    <w:rsid w:val="00F85E81"/>
    <w:rsid w:val="00F86243"/>
    <w:rsid w:val="00F8629F"/>
    <w:rsid w:val="00F86D79"/>
    <w:rsid w:val="00F879E7"/>
    <w:rsid w:val="00F90091"/>
    <w:rsid w:val="00F906F1"/>
    <w:rsid w:val="00F907FB"/>
    <w:rsid w:val="00F9094C"/>
    <w:rsid w:val="00F90AE6"/>
    <w:rsid w:val="00F90B70"/>
    <w:rsid w:val="00F90F68"/>
    <w:rsid w:val="00F9141B"/>
    <w:rsid w:val="00F9278D"/>
    <w:rsid w:val="00F92B88"/>
    <w:rsid w:val="00F9360A"/>
    <w:rsid w:val="00F93C86"/>
    <w:rsid w:val="00F93D2D"/>
    <w:rsid w:val="00F93EAD"/>
    <w:rsid w:val="00F94D73"/>
    <w:rsid w:val="00F94E0F"/>
    <w:rsid w:val="00F95D8B"/>
    <w:rsid w:val="00F96418"/>
    <w:rsid w:val="00F967BA"/>
    <w:rsid w:val="00F9733F"/>
    <w:rsid w:val="00F9738A"/>
    <w:rsid w:val="00F97634"/>
    <w:rsid w:val="00FA0590"/>
    <w:rsid w:val="00FA0788"/>
    <w:rsid w:val="00FA081B"/>
    <w:rsid w:val="00FA0AE7"/>
    <w:rsid w:val="00FA10DA"/>
    <w:rsid w:val="00FA144D"/>
    <w:rsid w:val="00FA16CC"/>
    <w:rsid w:val="00FA17FC"/>
    <w:rsid w:val="00FA1F24"/>
    <w:rsid w:val="00FA2307"/>
    <w:rsid w:val="00FA260B"/>
    <w:rsid w:val="00FA26AF"/>
    <w:rsid w:val="00FA29DD"/>
    <w:rsid w:val="00FA2F28"/>
    <w:rsid w:val="00FA3433"/>
    <w:rsid w:val="00FA398F"/>
    <w:rsid w:val="00FA3EEC"/>
    <w:rsid w:val="00FA496B"/>
    <w:rsid w:val="00FA56AA"/>
    <w:rsid w:val="00FA5712"/>
    <w:rsid w:val="00FA6BAE"/>
    <w:rsid w:val="00FA705E"/>
    <w:rsid w:val="00FA75C9"/>
    <w:rsid w:val="00FA784C"/>
    <w:rsid w:val="00FA7E71"/>
    <w:rsid w:val="00FB05A3"/>
    <w:rsid w:val="00FB08C9"/>
    <w:rsid w:val="00FB08CB"/>
    <w:rsid w:val="00FB0BEE"/>
    <w:rsid w:val="00FB0D92"/>
    <w:rsid w:val="00FB10DF"/>
    <w:rsid w:val="00FB19E1"/>
    <w:rsid w:val="00FB20EC"/>
    <w:rsid w:val="00FB2580"/>
    <w:rsid w:val="00FB2743"/>
    <w:rsid w:val="00FB2C77"/>
    <w:rsid w:val="00FB2DCB"/>
    <w:rsid w:val="00FB2F7E"/>
    <w:rsid w:val="00FB4053"/>
    <w:rsid w:val="00FB4246"/>
    <w:rsid w:val="00FB50C9"/>
    <w:rsid w:val="00FB53A9"/>
    <w:rsid w:val="00FB55AF"/>
    <w:rsid w:val="00FB5DD2"/>
    <w:rsid w:val="00FB5F8C"/>
    <w:rsid w:val="00FB607E"/>
    <w:rsid w:val="00FB6F24"/>
    <w:rsid w:val="00FB6F46"/>
    <w:rsid w:val="00FB76A3"/>
    <w:rsid w:val="00FC01F4"/>
    <w:rsid w:val="00FC080F"/>
    <w:rsid w:val="00FC0DF3"/>
    <w:rsid w:val="00FC0F35"/>
    <w:rsid w:val="00FC24E2"/>
    <w:rsid w:val="00FC271D"/>
    <w:rsid w:val="00FC2A97"/>
    <w:rsid w:val="00FC2E3A"/>
    <w:rsid w:val="00FC3037"/>
    <w:rsid w:val="00FC3229"/>
    <w:rsid w:val="00FC3248"/>
    <w:rsid w:val="00FC3C74"/>
    <w:rsid w:val="00FC3CD4"/>
    <w:rsid w:val="00FC3D19"/>
    <w:rsid w:val="00FC48F4"/>
    <w:rsid w:val="00FC4A4B"/>
    <w:rsid w:val="00FC4D32"/>
    <w:rsid w:val="00FC52F8"/>
    <w:rsid w:val="00FC5C6F"/>
    <w:rsid w:val="00FC5C73"/>
    <w:rsid w:val="00FC607A"/>
    <w:rsid w:val="00FC6169"/>
    <w:rsid w:val="00FC625F"/>
    <w:rsid w:val="00FC639B"/>
    <w:rsid w:val="00FC668C"/>
    <w:rsid w:val="00FC6C4C"/>
    <w:rsid w:val="00FC6C50"/>
    <w:rsid w:val="00FC6EFC"/>
    <w:rsid w:val="00FC7687"/>
    <w:rsid w:val="00FC7F9B"/>
    <w:rsid w:val="00FD029A"/>
    <w:rsid w:val="00FD02C6"/>
    <w:rsid w:val="00FD0488"/>
    <w:rsid w:val="00FD20FA"/>
    <w:rsid w:val="00FD3A68"/>
    <w:rsid w:val="00FD4215"/>
    <w:rsid w:val="00FD43B8"/>
    <w:rsid w:val="00FD457F"/>
    <w:rsid w:val="00FD4C59"/>
    <w:rsid w:val="00FD5036"/>
    <w:rsid w:val="00FD5EA8"/>
    <w:rsid w:val="00FD6060"/>
    <w:rsid w:val="00FD62BD"/>
    <w:rsid w:val="00FD67D2"/>
    <w:rsid w:val="00FD6A5E"/>
    <w:rsid w:val="00FD6B22"/>
    <w:rsid w:val="00FD7517"/>
    <w:rsid w:val="00FD7AC0"/>
    <w:rsid w:val="00FD7F44"/>
    <w:rsid w:val="00FE0878"/>
    <w:rsid w:val="00FE1619"/>
    <w:rsid w:val="00FE19EB"/>
    <w:rsid w:val="00FE1D8F"/>
    <w:rsid w:val="00FE1E69"/>
    <w:rsid w:val="00FE1FC5"/>
    <w:rsid w:val="00FE21A7"/>
    <w:rsid w:val="00FE2481"/>
    <w:rsid w:val="00FE2484"/>
    <w:rsid w:val="00FE2692"/>
    <w:rsid w:val="00FE2A63"/>
    <w:rsid w:val="00FE2AC9"/>
    <w:rsid w:val="00FE2CFF"/>
    <w:rsid w:val="00FE2EF0"/>
    <w:rsid w:val="00FE3BD2"/>
    <w:rsid w:val="00FE45D8"/>
    <w:rsid w:val="00FE499D"/>
    <w:rsid w:val="00FE4F13"/>
    <w:rsid w:val="00FE50BD"/>
    <w:rsid w:val="00FE6074"/>
    <w:rsid w:val="00FE6607"/>
    <w:rsid w:val="00FE6B51"/>
    <w:rsid w:val="00FE6E34"/>
    <w:rsid w:val="00FE7D81"/>
    <w:rsid w:val="00FE7E52"/>
    <w:rsid w:val="00FF01DE"/>
    <w:rsid w:val="00FF041F"/>
    <w:rsid w:val="00FF05B5"/>
    <w:rsid w:val="00FF09F8"/>
    <w:rsid w:val="00FF0C0B"/>
    <w:rsid w:val="00FF1D95"/>
    <w:rsid w:val="00FF1E92"/>
    <w:rsid w:val="00FF259A"/>
    <w:rsid w:val="00FF2861"/>
    <w:rsid w:val="00FF2E50"/>
    <w:rsid w:val="00FF343D"/>
    <w:rsid w:val="00FF448F"/>
    <w:rsid w:val="00FF45AD"/>
    <w:rsid w:val="00FF493C"/>
    <w:rsid w:val="00FF4C85"/>
    <w:rsid w:val="00FF62FD"/>
    <w:rsid w:val="00FF6FA9"/>
    <w:rsid w:val="00FF7747"/>
    <w:rsid w:val="00FF77DC"/>
    <w:rsid w:val="00FF7C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place"/>
  <w:smartTagType w:namespaceuri="urn:schemas-microsoft-com:office:smarttags" w:name="State"/>
  <w:smartTagType w:namespaceuri="urn:schemas-microsoft-com:office:smarttags" w:name="City"/>
  <w:shapeDefaults>
    <o:shapedefaults v:ext="edit" spidmax="1026"/>
    <o:shapelayout v:ext="edit">
      <o:idmap v:ext="edit" data="1"/>
    </o:shapelayout>
  </w:shapeDefaults>
  <w:decimalSymbol w:val="."/>
  <w:listSeparator w:val=","/>
  <w14:docId w14:val="3A2C67AD"/>
  <w15:chartTrackingRefBased/>
  <w15:docId w15:val="{AEB491B2-46D7-4144-9327-BE1195EAC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Miriam"/>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6856"/>
    <w:pPr>
      <w:bidi/>
    </w:pPr>
    <w:rPr>
      <w:lang w:bidi="he-IL"/>
    </w:rPr>
  </w:style>
  <w:style w:type="paragraph" w:styleId="Heading1">
    <w:name w:val="heading 1"/>
    <w:basedOn w:val="Normal"/>
    <w:next w:val="Normal"/>
    <w:link w:val="Heading1Char"/>
    <w:qFormat/>
    <w:rsid w:val="00FF041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D27A3E"/>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9E3C59"/>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D27A3E"/>
    <w:pPr>
      <w:keepNext/>
      <w:spacing w:before="240" w:after="60"/>
      <w:outlineLvl w:val="3"/>
    </w:pPr>
    <w:rPr>
      <w:rFonts w:cs="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D06F14"/>
    <w:pPr>
      <w:spacing w:line="360" w:lineRule="auto"/>
    </w:pPr>
    <w:rPr>
      <w:rFonts w:cs="David"/>
      <w:lang w:val="en-GB"/>
    </w:rPr>
  </w:style>
  <w:style w:type="character" w:styleId="FootnoteReference">
    <w:name w:val="footnote reference"/>
    <w:semiHidden/>
    <w:rsid w:val="00D06F14"/>
    <w:rPr>
      <w:vertAlign w:val="superscript"/>
    </w:rPr>
  </w:style>
  <w:style w:type="character" w:styleId="Hyperlink">
    <w:name w:val="Hyperlink"/>
    <w:rsid w:val="00D06F14"/>
    <w:rPr>
      <w:color w:val="0000FF"/>
      <w:u w:val="single"/>
    </w:rPr>
  </w:style>
  <w:style w:type="paragraph" w:styleId="BalloonText">
    <w:name w:val="Balloon Text"/>
    <w:basedOn w:val="Normal"/>
    <w:link w:val="BalloonTextChar"/>
    <w:semiHidden/>
    <w:rsid w:val="00C04191"/>
    <w:rPr>
      <w:rFonts w:ascii="Tahoma" w:hAnsi="Tahoma" w:cs="Tahoma"/>
      <w:sz w:val="16"/>
      <w:szCs w:val="16"/>
    </w:rPr>
  </w:style>
  <w:style w:type="paragraph" w:styleId="BodyText">
    <w:name w:val="Body Text"/>
    <w:basedOn w:val="Normal"/>
    <w:link w:val="BodyTextChar"/>
    <w:rsid w:val="00D27A3E"/>
    <w:pPr>
      <w:spacing w:after="120"/>
    </w:pPr>
  </w:style>
  <w:style w:type="paragraph" w:styleId="BodyTextIndent">
    <w:name w:val="Body Text Indent"/>
    <w:basedOn w:val="Normal"/>
    <w:link w:val="BodyTextIndentChar"/>
    <w:rsid w:val="00D27A3E"/>
    <w:pPr>
      <w:spacing w:after="120"/>
      <w:ind w:left="283"/>
    </w:pPr>
  </w:style>
  <w:style w:type="paragraph" w:styleId="BodyTextFirstIndent2">
    <w:name w:val="Body Text First Indent 2"/>
    <w:basedOn w:val="BodyTextIndent"/>
    <w:link w:val="BodyTextFirstIndent2Char"/>
    <w:rsid w:val="00D27A3E"/>
    <w:pPr>
      <w:ind w:firstLine="210"/>
    </w:pPr>
  </w:style>
  <w:style w:type="paragraph" w:styleId="EndnoteText">
    <w:name w:val="endnote text"/>
    <w:basedOn w:val="Normal"/>
    <w:link w:val="EndnoteTextChar"/>
    <w:semiHidden/>
    <w:rsid w:val="009C40C3"/>
  </w:style>
  <w:style w:type="character" w:styleId="EndnoteReference">
    <w:name w:val="endnote reference"/>
    <w:semiHidden/>
    <w:rsid w:val="009C40C3"/>
    <w:rPr>
      <w:vertAlign w:val="superscript"/>
    </w:rPr>
  </w:style>
  <w:style w:type="character" w:customStyle="1" w:styleId="Heading1Char">
    <w:name w:val="Heading 1 Char"/>
    <w:link w:val="Heading1"/>
    <w:rsid w:val="00292BC4"/>
    <w:rPr>
      <w:rFonts w:ascii="Arial" w:hAnsi="Arial" w:cs="Arial"/>
      <w:b/>
      <w:bCs/>
      <w:kern w:val="32"/>
      <w:sz w:val="32"/>
      <w:szCs w:val="32"/>
      <w:lang w:val="en-US" w:eastAsia="en-US" w:bidi="he-IL"/>
    </w:rPr>
  </w:style>
  <w:style w:type="character" w:customStyle="1" w:styleId="Heading2Char">
    <w:name w:val="Heading 2 Char"/>
    <w:link w:val="Heading2"/>
    <w:rsid w:val="00292BC4"/>
    <w:rPr>
      <w:rFonts w:ascii="Arial" w:hAnsi="Arial" w:cs="Arial"/>
      <w:b/>
      <w:bCs/>
      <w:i/>
      <w:iCs/>
      <w:sz w:val="28"/>
      <w:szCs w:val="28"/>
      <w:lang w:val="en-US" w:eastAsia="en-US" w:bidi="he-IL"/>
    </w:rPr>
  </w:style>
  <w:style w:type="character" w:customStyle="1" w:styleId="Heading3Char">
    <w:name w:val="Heading 3 Char"/>
    <w:link w:val="Heading3"/>
    <w:rsid w:val="00292BC4"/>
    <w:rPr>
      <w:rFonts w:ascii="Arial" w:hAnsi="Arial" w:cs="Arial"/>
      <w:b/>
      <w:bCs/>
      <w:sz w:val="26"/>
      <w:szCs w:val="26"/>
      <w:lang w:val="en-US" w:eastAsia="en-US" w:bidi="he-IL"/>
    </w:rPr>
  </w:style>
  <w:style w:type="character" w:customStyle="1" w:styleId="Heading4Char">
    <w:name w:val="Heading 4 Char"/>
    <w:link w:val="Heading4"/>
    <w:rsid w:val="00292BC4"/>
    <w:rPr>
      <w:b/>
      <w:bCs/>
      <w:sz w:val="28"/>
      <w:szCs w:val="28"/>
      <w:lang w:val="en-US" w:eastAsia="en-US" w:bidi="he-IL"/>
    </w:rPr>
  </w:style>
  <w:style w:type="character" w:customStyle="1" w:styleId="FootnoteTextChar">
    <w:name w:val="Footnote Text Char"/>
    <w:link w:val="FootnoteText"/>
    <w:rsid w:val="00292BC4"/>
    <w:rPr>
      <w:rFonts w:cs="David"/>
      <w:lang w:val="en-GB" w:eastAsia="en-US" w:bidi="he-IL"/>
    </w:rPr>
  </w:style>
  <w:style w:type="character" w:customStyle="1" w:styleId="BalloonTextChar">
    <w:name w:val="Balloon Text Char"/>
    <w:link w:val="BalloonText"/>
    <w:semiHidden/>
    <w:rsid w:val="00292BC4"/>
    <w:rPr>
      <w:rFonts w:ascii="Tahoma" w:hAnsi="Tahoma" w:cs="Tahoma"/>
      <w:sz w:val="16"/>
      <w:szCs w:val="16"/>
      <w:lang w:val="en-US" w:eastAsia="en-US" w:bidi="he-IL"/>
    </w:rPr>
  </w:style>
  <w:style w:type="character" w:customStyle="1" w:styleId="BodyTextChar">
    <w:name w:val="Body Text Char"/>
    <w:link w:val="BodyText"/>
    <w:rsid w:val="00292BC4"/>
    <w:rPr>
      <w:rFonts w:cs="Miriam"/>
      <w:lang w:val="en-US" w:eastAsia="en-US" w:bidi="he-IL"/>
    </w:rPr>
  </w:style>
  <w:style w:type="character" w:customStyle="1" w:styleId="BodyTextIndentChar">
    <w:name w:val="Body Text Indent Char"/>
    <w:link w:val="BodyTextIndent"/>
    <w:rsid w:val="00292BC4"/>
    <w:rPr>
      <w:rFonts w:cs="Miriam"/>
      <w:lang w:val="en-US" w:eastAsia="en-US" w:bidi="he-IL"/>
    </w:rPr>
  </w:style>
  <w:style w:type="character" w:customStyle="1" w:styleId="BodyTextFirstIndent2Char">
    <w:name w:val="Body Text First Indent 2 Char"/>
    <w:basedOn w:val="BodyTextIndentChar"/>
    <w:link w:val="BodyTextFirstIndent2"/>
    <w:rsid w:val="00292BC4"/>
    <w:rPr>
      <w:rFonts w:cs="Miriam"/>
      <w:lang w:val="en-US" w:eastAsia="en-US" w:bidi="he-IL"/>
    </w:rPr>
  </w:style>
  <w:style w:type="character" w:customStyle="1" w:styleId="EndnoteTextChar">
    <w:name w:val="Endnote Text Char"/>
    <w:link w:val="EndnoteText"/>
    <w:semiHidden/>
    <w:rsid w:val="00292BC4"/>
    <w:rPr>
      <w:rFonts w:cs="Miriam"/>
      <w:lang w:val="en-US" w:eastAsia="en-US" w:bidi="he-IL"/>
    </w:rPr>
  </w:style>
  <w:style w:type="paragraph" w:styleId="Header">
    <w:name w:val="header"/>
    <w:basedOn w:val="Normal"/>
    <w:rsid w:val="00292BC4"/>
    <w:pPr>
      <w:tabs>
        <w:tab w:val="center" w:pos="4153"/>
        <w:tab w:val="right" w:pos="8306"/>
      </w:tabs>
    </w:pPr>
  </w:style>
  <w:style w:type="paragraph" w:styleId="Footer">
    <w:name w:val="footer"/>
    <w:basedOn w:val="Normal"/>
    <w:link w:val="FooterChar"/>
    <w:uiPriority w:val="99"/>
    <w:rsid w:val="00292BC4"/>
    <w:pPr>
      <w:tabs>
        <w:tab w:val="center" w:pos="4153"/>
        <w:tab w:val="right" w:pos="8306"/>
      </w:tabs>
    </w:pPr>
  </w:style>
  <w:style w:type="character" w:styleId="CommentReference">
    <w:name w:val="annotation reference"/>
    <w:rsid w:val="00687C8E"/>
    <w:rPr>
      <w:sz w:val="16"/>
      <w:szCs w:val="16"/>
    </w:rPr>
  </w:style>
  <w:style w:type="paragraph" w:styleId="CommentText">
    <w:name w:val="annotation text"/>
    <w:basedOn w:val="Normal"/>
    <w:link w:val="CommentTextChar"/>
    <w:rsid w:val="00687C8E"/>
  </w:style>
  <w:style w:type="paragraph" w:styleId="CommentSubject">
    <w:name w:val="annotation subject"/>
    <w:basedOn w:val="CommentText"/>
    <w:next w:val="CommentText"/>
    <w:semiHidden/>
    <w:rsid w:val="00687C8E"/>
    <w:rPr>
      <w:b/>
      <w:bCs/>
    </w:rPr>
  </w:style>
  <w:style w:type="paragraph" w:customStyle="1" w:styleId="1">
    <w:name w:val="מהדורה1"/>
    <w:hidden/>
    <w:uiPriority w:val="99"/>
    <w:semiHidden/>
    <w:rsid w:val="00CB3B93"/>
    <w:rPr>
      <w:lang w:bidi="he-IL"/>
    </w:rPr>
  </w:style>
  <w:style w:type="character" w:customStyle="1" w:styleId="CommentTextChar">
    <w:name w:val="Comment Text Char"/>
    <w:link w:val="CommentText"/>
    <w:rsid w:val="00B56EE7"/>
    <w:rPr>
      <w:lang w:bidi="he-IL"/>
    </w:rPr>
  </w:style>
  <w:style w:type="character" w:customStyle="1" w:styleId="FunotentextZchn">
    <w:name w:val="Fußnotentext Zchn"/>
    <w:locked/>
    <w:rsid w:val="00C002DA"/>
    <w:rPr>
      <w:rFonts w:cs="David" w:hint="cs"/>
      <w:lang w:val="en-GB" w:bidi="he-IL"/>
    </w:rPr>
  </w:style>
  <w:style w:type="character" w:customStyle="1" w:styleId="FooterChar">
    <w:name w:val="Footer Char"/>
    <w:link w:val="Footer"/>
    <w:uiPriority w:val="99"/>
    <w:rsid w:val="00445A44"/>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70559">
      <w:bodyDiv w:val="1"/>
      <w:marLeft w:val="0"/>
      <w:marRight w:val="0"/>
      <w:marTop w:val="0"/>
      <w:marBottom w:val="0"/>
      <w:divBdr>
        <w:top w:val="none" w:sz="0" w:space="0" w:color="auto"/>
        <w:left w:val="none" w:sz="0" w:space="0" w:color="auto"/>
        <w:bottom w:val="none" w:sz="0" w:space="0" w:color="auto"/>
        <w:right w:val="none" w:sz="0" w:space="0" w:color="auto"/>
      </w:divBdr>
    </w:div>
    <w:div w:id="116266852">
      <w:bodyDiv w:val="1"/>
      <w:marLeft w:val="0"/>
      <w:marRight w:val="0"/>
      <w:marTop w:val="0"/>
      <w:marBottom w:val="0"/>
      <w:divBdr>
        <w:top w:val="none" w:sz="0" w:space="0" w:color="auto"/>
        <w:left w:val="none" w:sz="0" w:space="0" w:color="auto"/>
        <w:bottom w:val="none" w:sz="0" w:space="0" w:color="auto"/>
        <w:right w:val="none" w:sz="0" w:space="0" w:color="auto"/>
      </w:divBdr>
    </w:div>
    <w:div w:id="338972869">
      <w:bodyDiv w:val="1"/>
      <w:marLeft w:val="0"/>
      <w:marRight w:val="0"/>
      <w:marTop w:val="0"/>
      <w:marBottom w:val="0"/>
      <w:divBdr>
        <w:top w:val="none" w:sz="0" w:space="0" w:color="auto"/>
        <w:left w:val="none" w:sz="0" w:space="0" w:color="auto"/>
        <w:bottom w:val="none" w:sz="0" w:space="0" w:color="auto"/>
        <w:right w:val="none" w:sz="0" w:space="0" w:color="auto"/>
      </w:divBdr>
    </w:div>
    <w:div w:id="378632434">
      <w:bodyDiv w:val="1"/>
      <w:marLeft w:val="0"/>
      <w:marRight w:val="0"/>
      <w:marTop w:val="0"/>
      <w:marBottom w:val="0"/>
      <w:divBdr>
        <w:top w:val="none" w:sz="0" w:space="0" w:color="auto"/>
        <w:left w:val="none" w:sz="0" w:space="0" w:color="auto"/>
        <w:bottom w:val="none" w:sz="0" w:space="0" w:color="auto"/>
        <w:right w:val="none" w:sz="0" w:space="0" w:color="auto"/>
      </w:divBdr>
    </w:div>
    <w:div w:id="572131878">
      <w:bodyDiv w:val="1"/>
      <w:marLeft w:val="0"/>
      <w:marRight w:val="0"/>
      <w:marTop w:val="0"/>
      <w:marBottom w:val="0"/>
      <w:divBdr>
        <w:top w:val="none" w:sz="0" w:space="0" w:color="auto"/>
        <w:left w:val="none" w:sz="0" w:space="0" w:color="auto"/>
        <w:bottom w:val="none" w:sz="0" w:space="0" w:color="auto"/>
        <w:right w:val="none" w:sz="0" w:space="0" w:color="auto"/>
      </w:divBdr>
      <w:divsChild>
        <w:div w:id="1351756694">
          <w:marLeft w:val="0"/>
          <w:marRight w:val="0"/>
          <w:marTop w:val="0"/>
          <w:marBottom w:val="0"/>
          <w:divBdr>
            <w:top w:val="none" w:sz="0" w:space="0" w:color="auto"/>
            <w:left w:val="none" w:sz="0" w:space="0" w:color="auto"/>
            <w:bottom w:val="none" w:sz="0" w:space="0" w:color="auto"/>
            <w:right w:val="none" w:sz="0" w:space="0" w:color="auto"/>
          </w:divBdr>
          <w:divsChild>
            <w:div w:id="1139107263">
              <w:marLeft w:val="0"/>
              <w:marRight w:val="0"/>
              <w:marTop w:val="0"/>
              <w:marBottom w:val="0"/>
              <w:divBdr>
                <w:top w:val="none" w:sz="0" w:space="0" w:color="auto"/>
                <w:left w:val="none" w:sz="0" w:space="0" w:color="auto"/>
                <w:bottom w:val="none" w:sz="0" w:space="0" w:color="auto"/>
                <w:right w:val="none" w:sz="0" w:space="0" w:color="auto"/>
              </w:divBdr>
            </w:div>
            <w:div w:id="202601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1656">
      <w:bodyDiv w:val="1"/>
      <w:marLeft w:val="0"/>
      <w:marRight w:val="0"/>
      <w:marTop w:val="0"/>
      <w:marBottom w:val="0"/>
      <w:divBdr>
        <w:top w:val="none" w:sz="0" w:space="0" w:color="auto"/>
        <w:left w:val="none" w:sz="0" w:space="0" w:color="auto"/>
        <w:bottom w:val="none" w:sz="0" w:space="0" w:color="auto"/>
        <w:right w:val="none" w:sz="0" w:space="0" w:color="auto"/>
      </w:divBdr>
    </w:div>
    <w:div w:id="807940024">
      <w:bodyDiv w:val="1"/>
      <w:marLeft w:val="0"/>
      <w:marRight w:val="0"/>
      <w:marTop w:val="0"/>
      <w:marBottom w:val="0"/>
      <w:divBdr>
        <w:top w:val="none" w:sz="0" w:space="0" w:color="auto"/>
        <w:left w:val="none" w:sz="0" w:space="0" w:color="auto"/>
        <w:bottom w:val="none" w:sz="0" w:space="0" w:color="auto"/>
        <w:right w:val="none" w:sz="0" w:space="0" w:color="auto"/>
      </w:divBdr>
    </w:div>
    <w:div w:id="828404407">
      <w:bodyDiv w:val="1"/>
      <w:marLeft w:val="0"/>
      <w:marRight w:val="0"/>
      <w:marTop w:val="0"/>
      <w:marBottom w:val="0"/>
      <w:divBdr>
        <w:top w:val="none" w:sz="0" w:space="0" w:color="auto"/>
        <w:left w:val="none" w:sz="0" w:space="0" w:color="auto"/>
        <w:bottom w:val="none" w:sz="0" w:space="0" w:color="auto"/>
        <w:right w:val="none" w:sz="0" w:space="0" w:color="auto"/>
      </w:divBdr>
    </w:div>
    <w:div w:id="975601643">
      <w:bodyDiv w:val="1"/>
      <w:marLeft w:val="0"/>
      <w:marRight w:val="0"/>
      <w:marTop w:val="0"/>
      <w:marBottom w:val="0"/>
      <w:divBdr>
        <w:top w:val="none" w:sz="0" w:space="0" w:color="auto"/>
        <w:left w:val="none" w:sz="0" w:space="0" w:color="auto"/>
        <w:bottom w:val="none" w:sz="0" w:space="0" w:color="auto"/>
        <w:right w:val="none" w:sz="0" w:space="0" w:color="auto"/>
      </w:divBdr>
    </w:div>
    <w:div w:id="1186750279">
      <w:bodyDiv w:val="1"/>
      <w:marLeft w:val="0"/>
      <w:marRight w:val="0"/>
      <w:marTop w:val="0"/>
      <w:marBottom w:val="0"/>
      <w:divBdr>
        <w:top w:val="none" w:sz="0" w:space="0" w:color="auto"/>
        <w:left w:val="none" w:sz="0" w:space="0" w:color="auto"/>
        <w:bottom w:val="none" w:sz="0" w:space="0" w:color="auto"/>
        <w:right w:val="none" w:sz="0" w:space="0" w:color="auto"/>
      </w:divBdr>
    </w:div>
    <w:div w:id="1461803722">
      <w:bodyDiv w:val="1"/>
      <w:marLeft w:val="0"/>
      <w:marRight w:val="0"/>
      <w:marTop w:val="0"/>
      <w:marBottom w:val="0"/>
      <w:divBdr>
        <w:top w:val="none" w:sz="0" w:space="0" w:color="auto"/>
        <w:left w:val="none" w:sz="0" w:space="0" w:color="auto"/>
        <w:bottom w:val="none" w:sz="0" w:space="0" w:color="auto"/>
        <w:right w:val="none" w:sz="0" w:space="0" w:color="auto"/>
      </w:divBdr>
    </w:div>
    <w:div w:id="1489711958">
      <w:bodyDiv w:val="1"/>
      <w:marLeft w:val="0"/>
      <w:marRight w:val="0"/>
      <w:marTop w:val="0"/>
      <w:marBottom w:val="0"/>
      <w:divBdr>
        <w:top w:val="none" w:sz="0" w:space="0" w:color="auto"/>
        <w:left w:val="none" w:sz="0" w:space="0" w:color="auto"/>
        <w:bottom w:val="none" w:sz="0" w:space="0" w:color="auto"/>
        <w:right w:val="none" w:sz="0" w:space="0" w:color="auto"/>
      </w:divBdr>
    </w:div>
    <w:div w:id="1514566999">
      <w:bodyDiv w:val="1"/>
      <w:marLeft w:val="0"/>
      <w:marRight w:val="0"/>
      <w:marTop w:val="0"/>
      <w:marBottom w:val="0"/>
      <w:divBdr>
        <w:top w:val="none" w:sz="0" w:space="0" w:color="auto"/>
        <w:left w:val="none" w:sz="0" w:space="0" w:color="auto"/>
        <w:bottom w:val="none" w:sz="0" w:space="0" w:color="auto"/>
        <w:right w:val="none" w:sz="0" w:space="0" w:color="auto"/>
      </w:divBdr>
    </w:div>
    <w:div w:id="1981498895">
      <w:bodyDiv w:val="1"/>
      <w:marLeft w:val="0"/>
      <w:marRight w:val="0"/>
      <w:marTop w:val="0"/>
      <w:marBottom w:val="0"/>
      <w:divBdr>
        <w:top w:val="none" w:sz="0" w:space="0" w:color="auto"/>
        <w:left w:val="none" w:sz="0" w:space="0" w:color="auto"/>
        <w:bottom w:val="none" w:sz="0" w:space="0" w:color="auto"/>
        <w:right w:val="none" w:sz="0" w:space="0" w:color="auto"/>
      </w:divBdr>
    </w:div>
    <w:div w:id="199355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1" Type="http://schemas.openxmlformats.org/officeDocument/2006/relationships/hyperlink" Target="http://www.schechter.ac.il/pdf/&#149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5BDBB4-43DC-4507-972F-4AACFB411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124</Pages>
  <Words>20147</Words>
  <Characters>114838</Characters>
  <Application>Microsoft Office Word</Application>
  <DocSecurity>0</DocSecurity>
  <Lines>956</Lines>
  <Paragraphs>269</Paragraphs>
  <ScaleCrop>false</ScaleCrop>
  <HeadingPairs>
    <vt:vector size="6" baseType="variant">
      <vt:variant>
        <vt:lpstr>Title</vt:lpstr>
      </vt:variant>
      <vt:variant>
        <vt:i4>1</vt:i4>
      </vt:variant>
      <vt:variant>
        <vt:lpstr>שם</vt:lpstr>
      </vt:variant>
      <vt:variant>
        <vt:i4>1</vt:i4>
      </vt:variant>
      <vt:variant>
        <vt:lpstr>Titel</vt:lpstr>
      </vt:variant>
      <vt:variant>
        <vt:i4>1</vt:i4>
      </vt:variant>
    </vt:vector>
  </HeadingPairs>
  <TitlesOfParts>
    <vt:vector size="3" baseType="lpstr">
      <vt:lpstr>תלמוד ירושלמי מסכת שבת פרק יב דף יג עמוד ב /מ"ג</vt:lpstr>
      <vt:lpstr>תלמוד ירושלמי מסכת שבת פרק יב דף יג עמוד ב /מ"ג</vt:lpstr>
      <vt:lpstr>תלמוד ירושלמי מסכת שבת פרק יב דף יג עמוד ב /מ"ג</vt:lpstr>
    </vt:vector>
  </TitlesOfParts>
  <Company>DELLNBX</Company>
  <LinksUpToDate>false</LinksUpToDate>
  <CharactersWithSpaces>134716</CharactersWithSpaces>
  <SharedDoc>false</SharedDoc>
  <HLinks>
    <vt:vector size="6" baseType="variant">
      <vt:variant>
        <vt:i4>94502993</vt:i4>
      </vt:variant>
      <vt:variant>
        <vt:i4>0</vt:i4>
      </vt:variant>
      <vt:variant>
        <vt:i4>0</vt:i4>
      </vt:variant>
      <vt:variant>
        <vt:i4>5</vt:i4>
      </vt:variant>
      <vt:variant>
        <vt:lpwstr>http://www.schechter.ac.il/pdf/ה.pdf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תלמוד ירושלמי מסכת שבת פרק יב דף יג עמוד ב /מ"ג</dc:title>
  <dc:subject/>
  <dc:creator>SERG</dc:creator>
  <cp:keywords/>
  <cp:lastModifiedBy>Hayim Lapin</cp:lastModifiedBy>
  <cp:revision>2</cp:revision>
  <dcterms:created xsi:type="dcterms:W3CDTF">2020-05-27T15:13:00Z</dcterms:created>
  <dcterms:modified xsi:type="dcterms:W3CDTF">2020-05-27T15:13:00Z</dcterms:modified>
</cp:coreProperties>
</file>